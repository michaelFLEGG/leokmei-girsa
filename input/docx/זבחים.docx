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63EC" w:rsidRDefault="00DA63EC" w:rsidP="00DA63EC">
      <w:pPr>
        <w:pStyle w:val="afff6"/>
        <w:framePr w:wrap="around"/>
        <w:rPr>
          <w:del w:id="102921" w:author="Claude" w:date="2026-10-11T09:07:44Z"/>
          <w:rtl/>
        </w:rPr>
      </w:pPr>
      <w:del w:id="102920" w:author="Claude" w:date="2026-10-11T09:07:44Z">
        <w:r w:rsidRPr="00C63571">
          <w:rPr>
            <w:rFonts w:hint="cs"/>
            <w:rtl/>
          </w:rPr>
          <w:delText xml:space="preserve">פרק ראשון</w:delText>
        </w:r>
      </w:del>
    </w:p>
    <w:p w:rsidR="00DA63EC" w:rsidRDefault="00DA63EC" w:rsidP="00DA63EC">
      <w:pPr>
        <w:pStyle w:val="afff5"/>
        <w:framePr w:wrap="around"/>
        <w:tabs>
          <w:tab w:val="left" w:pos="0"/>
        </w:tabs>
        <w:jc w:val="both"/>
        <w:rPr>
          <w:rtl/>
        </w:rPr>
      </w:pPr>
      <w:r>
        <w:rPr>
          <w:rFonts w:hint="cs"/>
          <w:rtl/>
        </w:rPr>
        <w:t>זבחים</w:t>
      </w:r>
    </w:p>
    <w:p w:rsidR="00DA63EC" w:rsidRDefault="00DA63EC" w:rsidP="00DA63EC">
      <w:pPr>
        <w:pStyle w:val="afff8"/>
        <w:framePr w:wrap="around"/>
        <w:tabs>
          <w:tab w:val="left" w:pos="0"/>
        </w:tabs>
        <w:rPr>
          <w:sz w:val="10"/>
          <w:szCs w:val="16"/>
          <w:rtl/>
        </w:rPr>
      </w:pPr>
    </w:p>
    <w:p w:rsidR="00DA63EC" w:rsidRDefault="00DA63EC" w:rsidP="00DA63EC">
      <w:pPr>
        <w:pStyle w:val="afff7"/>
        <w:framePr w:wrap="around"/>
        <w:tabs>
          <w:tab w:val="left" w:pos="0"/>
        </w:tabs>
        <w:rPr>
          <w:del w:id="102923" w:author="Claude" w:date="2026-10-11T09:07:44Z"/>
          <w:rtl/>
        </w:rPr>
      </w:pPr>
      <w:del w:id="102922" w:author="Claude" w:date="2026-10-11T09:07:44Z">
        <w:r>
          <w:rPr>
            <w:rFonts w:hint="cs"/>
            <w:rtl/>
          </w:rPr>
          <w:delText xml:space="preserve">כל הזבחים</w:delText>
        </w:r>
      </w:del>
    </w:p>
    <w:p w:rsidR="004D68F4" w:rsidRDefault="004D68F4">
      <w:pPr>
        <w:bidi w:val="0"/>
        <w:spacing w:after="160" w:line="259" w:lineRule="auto"/>
        <w:ind w:left="0" w:firstLine="0"/>
        <w:jc w:val="left"/>
        <w:rPr>
          <w:rFonts w:cs="BA Vilna Bold"/>
          <w:bCs/>
          <w:spacing w:val="10"/>
        </w:rPr>
      </w:pPr>
      <w:r>
        <w:rPr>
          <w:rtl/>
        </w:rPr>
        <w:br w:type="page"/>
      </w:r>
    </w:p>
    <w:p>
      <w:pPr>
        <w:pStyle w:val="afff7"/>
        <w:framePr w:wrap="around"/>
        <w:tabs>
          <w:tab w:val="left" w:pos="0"/>
        </w:tabs>
        <w:rPr>
          <w:del w:id="103001" w:author="Claude" w:date="2026-10-11T09:07:44Z"/>
          <w:rtl/>
        </w:rPr>
      </w:pPr>
      <w:ins w:id="40001" w:author="Claude" w:date="2026-10-11T09:07:30Z">
        <w:del w:id="103000" w:author="Claude" w:date="2026-10-11T09:07:44Z">
          <w:r>
            <w:rPr>
              <w:rFonts w:hint="cs"/>
              <w:rtl/>
            </w:rPr>
            <w:lastRenderedPageBreak/>
            <w:delText xml:space="preserve">כל הזבחים  </w:delText>
          </w:r>
        </w:del>
      </w:ins>
    </w:p>
    <w:p>
      <w:pPr>
        <w:pStyle w:val="PetichatPerek"/>
        <w:rPr>
          <w:ins w:id="102919" w:author="Claude" w:date="2026-10-11T09:07:44Z"/>
        </w:rPr>
      </w:pPr>
      <w:ins w:id="102918" w:author="Claude" w:date="2026-10-11T09:07:44Z">
        <w:r>
          <w:rPr>
            <w:rFonts w:hint="cs"/>
            <w:rtl/>
          </w:rPr>
          <w:t xml:space="preserve">פרק ראשון</w:t>
        </w:r>
        <w:r>
          <w:rPr>
            <w:rFonts w:hint="cs"/>
            <w:rtl/>
          </w:rPr>
          <w:t xml:space="preserve"> - </w:t>
        </w:r>
        <w:r>
          <w:rPr>
            <w:rFonts w:hint="cs"/>
            <w:rtl/>
          </w:rPr>
          <w:t xml:space="preserve">כל הזבחים</w:t>
        </w:r>
      </w:ins>
    </w:p>
    <w:p w:rsidR="00DA63EC" w:rsidRPr="000A334C" w:rsidRDefault="00DA63EC" w:rsidP="003B6D22">
      <w:pPr>
        <w:pStyle w:val="afff9"/>
        <w:spacing w:before="120"/>
        <w:rPr>
          <w:rtl/>
        </w:rPr>
        <w:pPrChange w:id="90001" w:author="קלוד" w:date="2026-10-11T12:09:42Z">
          <w:pPr>
            <w:pStyle w:val="afff9"/>
          </w:pPr>
        </w:pPrChange>
      </w:pPr>
      <w:r w:rsidRPr="000A334C">
        <w:rPr>
          <w:rtl/>
        </w:rPr>
        <w:lastRenderedPageBreak/>
        <w:t>מתני'.</w:t>
      </w:r>
    </w:p>
    <w:p w:rsidR="00DA63EC" w:rsidRDefault="00DA63EC" w:rsidP="00DA63EC">
      <w:pPr>
        <w:pStyle w:val="afff3"/>
        <w:framePr w:wrap="around"/>
        <w:tabs>
          <w:tab w:val="left" w:pos="0"/>
        </w:tabs>
        <w:rPr>
          <w:rtl/>
        </w:rPr>
      </w:pPr>
      <w:r>
        <w:rPr>
          <w:rFonts w:hint="cs"/>
          <w:rtl/>
        </w:rPr>
        <w:t>ב.</w:t>
      </w:r>
    </w:p>
    <w:p w:rsidR="00DA63EC" w:rsidRDefault="00DA63EC" w:rsidP="00DA63EC">
      <w:pPr>
        <w:pStyle w:val="afff8"/>
        <w:framePr w:wrap="around"/>
        <w:rPr>
          <w:rtl/>
        </w:rPr>
      </w:pPr>
      <w:r>
        <w:rPr>
          <w:rFonts w:hint="cs"/>
          <w:rtl/>
        </w:rPr>
        <w:t>(ב.- טו:)</w:t>
      </w:r>
    </w:p>
    <w:p>
      <w:pPr>
        <w:pStyle w:val="MishnaBatzad"/>
        <w:rPr>
          <w:ins w:id="20316" w:author="קלוד" w:date="2026-10-11T09:07:24Z"/>
        </w:rPr>
      </w:pPr>
      <w:ins w:id="20315" w:author="קלוד" w:date="2026-10-11T09:07:24Z">
        <w:r>
          <w:t xml:space="preserve">משנה א</w:t>
        </w:r>
      </w:ins>
    </w:p>
    <w:p w:rsidR="00DA63EC" w:rsidRPr="000A334C" w:rsidRDefault="00DA63EC" w:rsidP="003B6D22">
      <w:pPr>
        <w:pStyle w:val="afff9"/>
        <w:rPr>
          <w:rtl/>
        </w:rPr>
      </w:pPr>
      <w:r w:rsidRPr="000A334C">
        <w:rPr>
          <w:rtl/>
        </w:rPr>
        <w:t>כל הזבחים שנזבחו שלא לשמן - כשרים, אלא שלא עלו לבעלים לשם חובה, חוץ מן הפסח והחטאת, הפסח בזמנו, והחטאת בכל זמן;</w:t>
      </w:r>
    </w:p>
    <w:p w:rsidR="00DA63EC" w:rsidRPr="000A334C" w:rsidRDefault="00DA63EC" w:rsidP="003B6D22">
      <w:pPr>
        <w:pStyle w:val="afff9"/>
        <w:rPr>
          <w:rtl/>
        </w:rPr>
      </w:pPr>
      <w:r>
        <w:rPr>
          <w:rStyle w:val="TanaimMishna"/>
          <w:rtl/>
          <w:rPrChange w:id="20001" w:author="קלוד" w:date="2026-10-11T09:07:24Z">
            <w:rPr>
              <w:rtl/>
            </w:rPr>
          </w:rPrChange>
        </w:rPr>
        <w:t xml:space="preserve">רבי אליעזר</w:t>
      </w:r>
      <w:r>
        <w:rPr>
          <w:rtl/>
        </w:rPr>
        <w:t xml:space="preserve"> אומר</w:t>
      </w:r>
      <w:r>
        <w:rPr>
          <w:rStyle w:val="TanaimMishna"/>
          <w:rtl/>
          <w:rPrChange w:id="102782" w:author="Claude" w:date="2026-10-11T09:07:44Z">
            <w:rPr>
              <w:rtl/>
            </w:rPr>
          </w:rPrChange>
        </w:rPr>
        <w:t xml:space="preserve">:</w:t>
      </w:r>
      <w:r>
        <w:rPr>
          <w:rtl/>
        </w:rPr>
        <w:t xml:space="preserve"> אף האשם, הפסח בזמנו, והחטאת והאשם בכל זמן, </w:t>
      </w:r>
    </w:p>
    <w:p w:rsidR="00DA63EC" w:rsidRPr="000A334C" w:rsidRDefault="00DA63EC" w:rsidP="003B6D22">
      <w:pPr>
        <w:pStyle w:val="afff9"/>
        <w:rPr>
          <w:rtl/>
        </w:rPr>
      </w:pPr>
      <w:r>
        <w:rPr>
          <w:rtl/>
        </w:rPr>
        <w:t xml:space="preserve">אמר </w:t>
      </w:r>
      <w:r>
        <w:rPr>
          <w:rStyle w:val="TanaimMishna"/>
          <w:rtl/>
          <w:rPrChange w:id="20002" w:author="קלוד" w:date="2026-10-11T09:07:24Z">
            <w:rPr>
              <w:rtl/>
            </w:rPr>
          </w:rPrChange>
        </w:rPr>
        <w:t xml:space="preserve">רבי אליעזר</w:t>
      </w:r>
      <w:r>
        <w:rPr>
          <w:rStyle w:val="TanaimMishna"/>
          <w:rtl/>
          <w:rPrChange w:id="102783" w:author="Claude" w:date="2026-10-11T09:07:44Z">
            <w:rPr>
              <w:rtl/>
            </w:rPr>
          </w:rPrChange>
        </w:rPr>
        <w:t xml:space="preserve">:</w:t>
      </w:r>
      <w:r>
        <w:rPr>
          <w:rtl/>
        </w:rPr>
        <w:t xml:space="preserve"> החטאת באה על חטא והאשם בא על חטא, מה חטאת פסולה שלא לשמה, אף האשם פסול שלא לשמו.</w:t>
      </w:r>
    </w:p>
    <w:p w:rsidR="00DA63EC" w:rsidRPr="000A334C" w:rsidRDefault="00DA63EC" w:rsidP="003B6D22">
      <w:pPr>
        <w:pStyle w:val="afff9"/>
        <w:rPr>
          <w:rtl/>
        </w:rPr>
      </w:pPr>
      <w:r w:rsidRPr="000A334C">
        <w:rPr>
          <w:rtl/>
        </w:rPr>
        <w:t>יוסי בן חוני אומר: הנשחטין לשם פסח ולשם חטאת - פסולין;</w:t>
      </w:r>
    </w:p>
    <w:p w:rsidR="00DA63EC" w:rsidRPr="000A334C" w:rsidRDefault="00DA63EC" w:rsidP="003B6D22">
      <w:pPr>
        <w:pStyle w:val="afff9"/>
        <w:rPr>
          <w:rtl/>
        </w:rPr>
      </w:pPr>
      <w:r w:rsidRPr="000A334C">
        <w:rPr>
          <w:rtl/>
        </w:rPr>
        <w:t>שמעון אחי עזריה אומר: שחטן לשם גבוה מהן כשרין, לשם נמוך מהן פסולין.</w:t>
      </w:r>
    </w:p>
    <w:p w:rsidR="00DA63EC" w:rsidRPr="000A334C" w:rsidRDefault="00DA63EC" w:rsidP="003B6D22">
      <w:pPr>
        <w:pStyle w:val="afff9"/>
        <w:rPr>
          <w:rtl/>
        </w:rPr>
      </w:pPr>
      <w:r w:rsidRPr="000A334C">
        <w:rPr>
          <w:rtl/>
        </w:rPr>
        <w:t xml:space="preserve">כיצד? קדשי קדשים ששחטן לשם קדשים קלים פסולין, </w:t>
      </w:r>
    </w:p>
    <w:p w:rsidR="00DA63EC" w:rsidRPr="000A334C" w:rsidRDefault="00DA63EC" w:rsidP="003B6D22">
      <w:pPr>
        <w:pStyle w:val="afff9"/>
        <w:rPr>
          <w:rtl/>
        </w:rPr>
      </w:pPr>
      <w:r w:rsidRPr="000A334C">
        <w:rPr>
          <w:rtl/>
        </w:rPr>
        <w:tab/>
        <w:t>קדשים קלים ששחטן לשם קדשי קדשים - כשרין;</w:t>
      </w:r>
    </w:p>
    <w:p w:rsidR="00DA63EC" w:rsidRPr="000A334C" w:rsidRDefault="00DA63EC" w:rsidP="003B6D22">
      <w:pPr>
        <w:pStyle w:val="afff9"/>
        <w:rPr>
          <w:rtl/>
        </w:rPr>
      </w:pPr>
      <w:r w:rsidRPr="000A334C">
        <w:rPr>
          <w:rtl/>
        </w:rPr>
        <w:t xml:space="preserve">הבכור והמעשר ששחטן לשם שלמים כשרין, </w:t>
      </w:r>
    </w:p>
    <w:p w:rsidR="00DA63EC" w:rsidRPr="000A334C" w:rsidRDefault="00DA63EC" w:rsidP="003B6D22">
      <w:pPr>
        <w:pStyle w:val="afff9"/>
        <w:rPr>
          <w:rtl/>
        </w:rPr>
      </w:pPr>
      <w:r w:rsidRPr="000A334C">
        <w:rPr>
          <w:rtl/>
        </w:rPr>
        <w:t>שלמים ששחטן לשם בכור ולשם מעשר - פסולין.</w:t>
      </w:r>
    </w:p>
    <w:p w:rsidR="00DA63EC" w:rsidRDefault="00DA63EC" w:rsidP="00DA63EC">
      <w:pPr>
        <w:pStyle w:val="affffd"/>
        <w:rPr>
          <w:rtl/>
        </w:rPr>
      </w:pPr>
      <w:r>
        <w:rPr>
          <w:rtl/>
        </w:rPr>
        <w:t>׹</w:t>
      </w:r>
    </w:p>
    <w:p>
      <w:pPr>
        <w:pStyle w:val="afffff8"/>
        <w:rPr>
          <w:ins w:id="90683" w:author="קלוד" w:date="2026-10-11T12:29:36Z"/>
        </w:rPr>
      </w:pPr>
      <w:ins w:id="90684" w:author="קלוד" w:date="2026-10-11T12:29:36Z">
        <w:r>
          <w:rPr>
            <w:color w:val="7B3F00"/>
          </w:rPr>
          <w:t xml:space="preserve">זבח שלא לשמו - לבעלים לא עלה, ובקדושתו קיים</w:t>
        </w:r>
      </w:ins>
    </w:p>
    <w:p>
      <w:pPr>
        <w:pStyle w:val="38"/>
        <w:rPr>
          <w:ins w:id="97475" w:author="מנוע מכני" w:date="2026-10-11T12:04:39Z"/>
        </w:rPr>
      </w:pPr>
      <w:r w:rsidRPr="001E5193">
        <w:t>אלא</w:t>
      </w:r>
    </w:p>
    <w:p w:rsidR="00DA63EC" w:rsidRDefault="00DA63EC" w:rsidP="00DA63EC">
      <w:pPr>
        <w:tabs>
          <w:tab w:val="left" w:pos="0"/>
          <w:tab w:val="center" w:pos="2835"/>
        </w:tabs>
        <w:rPr>
          <w:rFonts w:ascii="FrankRuehl" w:hAnsi="FrankRuehl"/>
          <w:b/>
          <w:bCs/>
          <w:sz w:val="20"/>
          <w:rtl/>
        </w:rPr>
      </w:pPr>
      <w:del w:id="97476"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שלא עלו </w:t>
      </w:r>
      <w:r w:rsidRPr="001E5193">
        <w:rPr>
          <w:rFonts w:ascii="FrankRuehl" w:hAnsi="FrankRuehl"/>
          <w:sz w:val="20"/>
          <w:rtl/>
        </w:rPr>
        <w:t xml:space="preserve">קמ"ל</w:t>
      </w:r>
      <w:r w:rsidRPr="001E5193">
        <w:rPr>
          <w:rFonts w:ascii="FrankRuehl" w:hAnsi="FrankRuehl"/>
          <w:sz w:val="20"/>
          <w:rtl/>
        </w:rPr>
        <w:t xml:space="preserve">, לבעלים הוא דלא עלו לשם חובה, אבל בקדושתייהו קיימי ואסור לשנויי </w:t>
      </w:r>
      <w:ins w:id="92267" w:author="מנוע מכני" w:date="2026-10-11T12:04:39Z">
        <w:r>
          <w:rPr>
            <w:rFonts w:ascii="FrankRuehl" w:hAnsi="FrankRuehl"/>
            <w:sz w:val="20"/>
            <w:rtl/>
          </w:rPr>
          <w:t xml:space="preserve">בהם</w:t>
        </w:r>
      </w:ins>
      <w:del w:id="92268" w:author="מנוע מכני" w:date="2026-10-11T12:04:39Z">
        <w:r w:rsidRPr="001E5193">
          <w:rPr>
            <w:rFonts w:ascii="FrankRuehl" w:hAnsi="FrankRuehl"/>
            <w:sz w:val="20"/>
            <w:rtl/>
          </w:rPr>
          <w:delText xml:space="preserve">בהו</w:delText>
        </w:r>
      </w:del>
      <w:r w:rsidRPr="001E5193">
        <w:rPr>
          <w:rFonts w:ascii="FrankRuehl" w:hAnsi="FrankRuehl"/>
          <w:sz w:val="20"/>
          <w:rtl/>
        </w:rPr>
        <w:t xml:space="preserve">, </w:t>
      </w:r>
      <w:r w:rsidRPr="001E5193">
        <w:rPr>
          <w:rStyle w:val="2fb"/>
          <w:rFonts w:ascii="FrankRuehl" w:hAnsi="FrankRuehl"/>
          <w:sz w:val="20"/>
          <w:rtl/>
        </w:rPr>
        <w:t xml:space="preserve">וכדרבא</w:t>
      </w:r>
      <w:r w:rsidRPr="001E5193">
        <w:rPr>
          <w:rFonts w:ascii="FrankRuehl" w:hAnsi="FrankRuehl"/>
          <w:sz w:val="20"/>
          <w:rtl/>
        </w:rPr>
        <w:t xml:space="preserve">, דעולה ששחטה שלא לשמה - אסור לזרוק דמה שלא לשמה.</w:t>
      </w:r>
    </w:p>
    <w:p w:rsidR="00DA63EC" w:rsidRDefault="00DA63EC" w:rsidP="00DA63EC">
      <w:pPr>
        <w:rPr>
          <w:rtl/>
        </w:rPr>
      </w:pPr>
      <w:r w:rsidRPr="003E6863">
        <w:rPr>
          <w:b/>
          <w:bCs/>
          <w:rtl/>
        </w:rPr>
        <w:t>אב"א</w:t>
      </w:r>
      <w:r w:rsidRPr="001E5193">
        <w:rPr>
          <w:rtl/>
        </w:rPr>
        <w:t xml:space="preserve"> סברא, משום דשני בה, כל </w:t>
      </w:r>
      <w:ins w:id="92269" w:author="מנוע מכני" w:date="2026-10-11T12:04:39Z">
        <w:r>
          <w:rPr>
            <w:rtl/>
          </w:rPr>
          <w:t xml:space="preserve">אלו</w:t>
        </w:r>
      </w:ins>
      <w:del w:id="92270" w:author="מנוע מכני" w:date="2026-10-11T12:04:39Z">
        <w:r w:rsidRPr="001E5193">
          <w:rPr>
            <w:rtl/>
          </w:rPr>
          <w:delText xml:space="preserve">הני</w:delText>
        </w:r>
      </w:del>
      <w:r w:rsidRPr="001E5193">
        <w:rPr>
          <w:rtl/>
        </w:rPr>
        <w:t xml:space="preserve"> לישני בה וליזיל?</w:t>
      </w:r>
      <w:ins w:id="94053" w:author="מנוע מכני" w:date="2026-10-11T12:04:39Z">
        <w:r>
          <w:rPr>
            <w:rtl/>
          </w:rPr>
          <w:t xml:space="preserve"> </w:t>
        </w:r>
      </w:ins>
      <w:del w:id="94054" w:author="מנוע מכני" w:date="2026-10-11T12:04:39Z">
        <w:r w:rsidRPr="001E5193">
          <w:rPr>
            <w:rtl/>
          </w:rPr>
          <w:delText xml:space="preserve">  </w:delText>
        </w:r>
      </w:del>
    </w:p>
    <w:p w:rsidR="00DA63EC" w:rsidRDefault="00DA63EC" w:rsidP="00DA63EC">
      <w:pPr>
        <w:tabs>
          <w:tab w:val="left" w:pos="0"/>
          <w:tab w:val="center" w:pos="2835"/>
        </w:tabs>
        <w:rPr>
          <w:rFonts w:ascii="FrankRuehl" w:hAnsi="FrankRuehl"/>
          <w:sz w:val="20"/>
          <w:rtl/>
        </w:rPr>
      </w:pPr>
      <w:r w:rsidRPr="001E5193">
        <w:rPr>
          <w:rFonts w:ascii="FrankRuehl" w:hAnsi="FrankRuehl"/>
          <w:b/>
          <w:bCs/>
          <w:sz w:val="20"/>
          <w:rtl/>
        </w:rPr>
        <w:t>אב</w:t>
      </w:r>
      <w:r>
        <w:rPr>
          <w:rFonts w:ascii="FrankRuehl" w:hAnsi="FrankRuehl"/>
          <w:b/>
          <w:bCs/>
          <w:sz w:val="20"/>
          <w:rtl/>
        </w:rPr>
        <w:t>"</w:t>
      </w:r>
      <w:r w:rsidRPr="001E5193">
        <w:rPr>
          <w:rFonts w:ascii="FrankRuehl" w:hAnsi="FrankRuehl"/>
          <w:b/>
          <w:bCs/>
          <w:sz w:val="20"/>
          <w:rtl/>
        </w:rPr>
        <w:t>א קרא</w:t>
      </w:r>
      <w:r w:rsidRPr="001E5193">
        <w:rPr>
          <w:rFonts w:ascii="FrankRuehl" w:hAnsi="FrankRuehl"/>
          <w:sz w:val="20"/>
          <w:rtl/>
        </w:rPr>
        <w:t xml:space="preserve">, </w:t>
      </w:r>
      <w:r w:rsidRPr="00DC7891">
        <w:rPr>
          <w:rStyle w:val="afffff0"/>
          <w:rtl/>
        </w:rPr>
        <w:t xml:space="preserve">'</w:t>
      </w:r>
      <w:ins w:id="90375" w:author="Claude - סמנטי" w:date="2026-10-11T12:26:16Z">
        <w:r>
          <w:rPr>
            <w:rStyle w:val="afffff0"/>
            <w:rtl/>
          </w:rPr>
          <w:t xml:space="preserve">מוֹצָא שְׂפָתֶיךָ תִּשְׁמוֹר וְעָשִׂיתָ כַּאֲשֶׁר נָדַרְתָּ לַה</w:t>
        </w:r>
      </w:ins>
      <w:del w:id="90376" w:author="Claude - סמנטי" w:date="2026-10-11T12:26:16Z">
        <w:r w:rsidRPr="00DC7891">
          <w:rPr>
            <w:rStyle w:val="afffff0"/>
            <w:rtl/>
          </w:rPr>
          <w:delText xml:space="preserve">מוצא שפתיך תשמור ועשית כאשר נדרת לה</w:delText>
        </w:r>
      </w:del>
      <w:r w:rsidRPr="00DC7891">
        <w:rPr>
          <w:rStyle w:val="afffff0"/>
          <w:rtl/>
        </w:rPr>
        <w:t xml:space="preserve">' אלהיך נדבה וגו'</w:t>
      </w:r>
      <w:r w:rsidRPr="001E5193">
        <w:rPr>
          <w:rFonts w:ascii="FrankRuehl" w:hAnsi="FrankRuehl"/>
          <w:sz w:val="20"/>
          <w:rtl/>
        </w:rPr>
        <w:t xml:space="preserve"> </w:t>
      </w:r>
    </w:p>
    <w:p w:rsidR="00DA63EC" w:rsidRDefault="00DA63EC" w:rsidP="00DA63EC">
      <w:pPr>
        <w:pStyle w:val="afff3"/>
        <w:framePr w:wrap="around"/>
        <w:tabs>
          <w:tab w:val="left" w:pos="0"/>
        </w:tabs>
        <w:rPr>
          <w:rFonts w:ascii="FrankRuehl" w:hAnsi="FrankRuehl" w:cs="FrankRuehl"/>
          <w:sz w:val="34"/>
          <w:szCs w:val="20"/>
          <w:rtl/>
        </w:rPr>
      </w:pPr>
      <w:r w:rsidRPr="001E5193">
        <w:rPr>
          <w:rFonts w:ascii="FrankRuehl" w:hAnsi="FrankRuehl" w:cs="FrankRuehl"/>
          <w:sz w:val="34"/>
          <w:szCs w:val="20"/>
          <w:rtl/>
        </w:rPr>
        <w:t>ב.</w:t>
      </w:r>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 xml:space="preserve">- אם כמה שנדרת עשית יהא נדר, ואם </w:t>
      </w:r>
      <w:r w:rsidRPr="001E5193">
        <w:rPr>
          <w:rFonts w:ascii="FrankRuehl" w:hAnsi="FrankRuehl"/>
          <w:sz w:val="20"/>
          <w:rtl/>
        </w:rPr>
        <w:t xml:space="preserve">לא</w:t>
      </w:r>
      <w:r w:rsidRPr="001E5193">
        <w:rPr>
          <w:rFonts w:ascii="FrankRuehl" w:hAnsi="FrankRuehl"/>
          <w:sz w:val="20"/>
          <w:rtl/>
        </w:rPr>
        <w:t xml:space="preserve"> - נדבה יהא, ונדבה מי שרי לשנויי בה.</w:t>
      </w:r>
    </w:p>
    <w:p w:rsidR="00DA63EC" w:rsidRDefault="00DA63EC" w:rsidP="00DA63EC">
      <w:pPr>
        <w:tabs>
          <w:tab w:val="left" w:pos="0"/>
          <w:tab w:val="center" w:pos="2835"/>
        </w:tabs>
        <w:rPr>
          <w:rFonts w:ascii="FrankRuehl" w:hAnsi="FrankRuehl"/>
          <w:sz w:val="20"/>
          <w:rtl/>
        </w:rPr>
      </w:pPr>
    </w:p>
    <w:p>
      <w:pPr>
        <w:pStyle w:val="afffff8"/>
        <w:rPr>
          <w:ins w:id="90681" w:author="קלוד" w:date="2026-10-11T12:29:36Z"/>
        </w:rPr>
      </w:pPr>
      <w:ins w:id="90682" w:author="קלוד" w:date="2026-10-11T12:29:36Z">
        <w:r>
          <w:rPr>
            <w:color w:val="7B3F00"/>
          </w:rPr>
          <w:t xml:space="preserve">סתם זבחים - לשמן עומדין, בשונה מסתם גט</w:t>
        </w:r>
      </w:ins>
    </w:p>
    <w:p>
      <w:pPr>
        <w:pStyle w:val="38"/>
        <w:rPr>
          <w:ins w:id="97477" w:author="מנוע מכני" w:date="2026-10-11T12:04:39Z"/>
        </w:rPr>
      </w:pPr>
      <w:del w:id="101750" w:author="מנוע מכני" w:date="2026-10-11T12:04:39Z">
        <w:r w:rsidRPr="001E5193">
          <w:delText xml:space="preserve">א</w:delText>
        </w:r>
        <w:r>
          <w:delText xml:space="preserve">"</w:delText>
        </w:r>
        <w:r w:rsidRPr="001E5193">
          <w:delText xml:space="preserve">ל </w:delText>
        </w:r>
      </w:del>
      <w:r w:rsidRPr="001E5193">
        <w:t xml:space="preserve">רבינא לר</w:t>
      </w:r>
      <w:r>
        <w:t>"</w:t>
      </w:r>
      <w:r w:rsidRPr="001E5193">
        <w:t xml:space="preserve">פ:</w:t>
      </w:r>
    </w:p>
    <w:p w:rsidR="00DA63EC" w:rsidRDefault="00DA63EC" w:rsidP="00DA63EC">
      <w:pPr>
        <w:tabs>
          <w:tab w:val="left" w:pos="0"/>
          <w:tab w:val="center" w:pos="2835"/>
        </w:tabs>
        <w:rPr>
          <w:rFonts w:ascii="FrankRuehl" w:hAnsi="FrankRuehl"/>
          <w:sz w:val="20"/>
          <w:rtl/>
        </w:rPr>
      </w:pPr>
      <w:del w:id="97478"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לא</w:t>
      </w:r>
      <w:r w:rsidRPr="001E5193">
        <w:rPr>
          <w:rFonts w:ascii="FrankRuehl" w:hAnsi="FrankRuehl"/>
          <w:sz w:val="20"/>
          <w:rtl/>
        </w:rPr>
        <w:t xml:space="preserve"> היית אצלנו בערב תחומא בי חרמך, דרמי </w:t>
      </w:r>
      <w:r w:rsidRPr="001E5193">
        <w:rPr>
          <w:rStyle w:val="2fb"/>
          <w:rFonts w:ascii="FrankRuehl" w:hAnsi="FrankRuehl"/>
          <w:sz w:val="20"/>
          <w:rtl/>
        </w:rPr>
        <w:t xml:space="preserve">רבא</w:t>
      </w:r>
      <w:r w:rsidRPr="001E5193">
        <w:rPr>
          <w:rFonts w:ascii="FrankRuehl" w:hAnsi="FrankRuehl"/>
          <w:sz w:val="20"/>
          <w:rtl/>
        </w:rPr>
        <w:t xml:space="preserve"> </w:t>
      </w:r>
      <w:ins w:id="92271" w:author="מנוע מכני" w:date="2026-10-11T12:04:39Z">
        <w:r>
          <w:rPr>
            <w:rFonts w:ascii="FrankRuehl" w:hAnsi="FrankRuehl"/>
            <w:sz w:val="20"/>
            <w:rtl/>
          </w:rPr>
          <w:t xml:space="preserve">דברים</w:t>
        </w:r>
      </w:ins>
      <w:del w:id="92272" w:author="מנוע מכני" w:date="2026-10-11T12:04:39Z">
        <w:r w:rsidRPr="001E5193">
          <w:rPr>
            <w:rFonts w:ascii="FrankRuehl" w:hAnsi="FrankRuehl"/>
            <w:sz w:val="20"/>
            <w:rtl/>
          </w:rPr>
          <w:delText xml:space="preserve">מילי</w:delText>
        </w:r>
      </w:del>
      <w:r w:rsidRPr="001E5193">
        <w:rPr>
          <w:rFonts w:ascii="FrankRuehl" w:hAnsi="FrankRuehl"/>
          <w:sz w:val="20"/>
          <w:rtl/>
        </w:rPr>
        <w:t xml:space="preserve"> </w:t>
      </w:r>
      <w:ins w:id="96125" w:author="מנוע מכני" w:date="2026-10-11T12:04:39Z">
        <w:r>
          <w:rPr>
            <w:rFonts w:ascii="FrankRuehl" w:hAnsi="FrankRuehl"/>
            <w:sz w:val="20"/>
            <w:rtl/>
          </w:rPr>
          <w:t xml:space="preserve">מעולה</w:t>
        </w:r>
      </w:ins>
      <w:del w:id="96126" w:author="מנוע מכני" w:date="2026-10-11T12:04:39Z">
        <w:r w:rsidRPr="001E5193">
          <w:rPr>
            <w:rFonts w:ascii="FrankRuehl" w:hAnsi="FrankRuehl"/>
            <w:sz w:val="20"/>
            <w:rtl/>
          </w:rPr>
          <w:delText xml:space="preserve">מעלייתא</w:delText>
        </w:r>
      </w:del>
      <w:r w:rsidRPr="001E5193">
        <w:rPr>
          <w:rFonts w:ascii="FrankRuehl" w:hAnsi="FrankRuehl"/>
          <w:sz w:val="20"/>
          <w:rtl/>
        </w:rPr>
        <w:t xml:space="preserve"> אהדדי ושני </w:t>
      </w:r>
      <w:ins w:id="95419" w:author="מנוע מכני" w:date="2026-10-11T12:04:39Z">
        <w:r>
          <w:rPr>
            <w:rFonts w:ascii="FrankRuehl" w:hAnsi="FrankRuehl"/>
            <w:sz w:val="20"/>
            <w:rtl/>
          </w:rPr>
          <w:t xml:space="preserve">להם</w:t>
        </w:r>
      </w:ins>
      <w:del w:id="95420" w:author="מנוע מכני" w:date="2026-10-11T12:04:39Z">
        <w:r w:rsidRPr="001E5193">
          <w:rPr>
            <w:rFonts w:ascii="FrankRuehl" w:hAnsi="FrankRuehl"/>
            <w:sz w:val="20"/>
            <w:rtl/>
          </w:rPr>
          <w:delText xml:space="preserve">להו</w:delText>
        </w:r>
      </w:del>
      <w:r w:rsidRPr="001E5193">
        <w:rPr>
          <w:rFonts w:ascii="FrankRuehl" w:hAnsi="FrankRuehl"/>
          <w:sz w:val="20"/>
          <w:rtl/>
        </w:rPr>
        <w:t xml:space="preserve">.</w:t>
      </w:r>
    </w:p>
    <w:p>
      <w:pPr>
        <w:pStyle w:val="38"/>
        <w:rPr>
          <w:ins w:id="97479" w:author="מנוע מכני" w:date="2026-10-11T12:04:39Z"/>
        </w:rPr>
      </w:pPr>
      <w:r w:rsidRPr="000F630A">
        <w:t xml:space="preserve">דתנן</w:t>
      </w:r>
      <w:r w:rsidRPr="000F630A">
        <w:t xml:space="preserve">:</w:t>
      </w:r>
    </w:p>
    <w:p w:rsidR="00DA63EC" w:rsidRDefault="00DA63EC" w:rsidP="00DA63EC">
      <w:pPr>
        <w:rPr>
          <w:rtl/>
        </w:rPr>
      </w:pPr>
      <w:del w:id="97480" w:author="מנוע מכני" w:date="2026-10-11T12:04:39Z">
        <w:r w:rsidRPr="000F630A">
          <w:rPr>
            <w:rtl/>
          </w:rPr>
          <w:delText xml:space="preserve"> </w:delText>
        </w:r>
      </w:del>
      <w:r w:rsidRPr="000F630A">
        <w:rPr>
          <w:rtl/>
        </w:rPr>
        <w:t xml:space="preserve">כל הזבחים שנזבחו שלא לשמן כו', הא סתמא עלו </w:t>
      </w:r>
      <w:ins w:id="90539" w:author="מנוע מכני" w:date="2026-10-11T12:04:39Z">
        <w:r>
          <w:rPr>
            <w:rtl/>
          </w:rPr>
          <w:t xml:space="preserve">גם</w:t>
        </w:r>
      </w:ins>
      <w:del w:id="90540" w:author="מנוע מכני" w:date="2026-10-11T12:04:39Z">
        <w:r w:rsidRPr="000F630A">
          <w:rPr>
            <w:rtl/>
          </w:rPr>
          <w:delText xml:space="preserve">נמי</w:delText>
        </w:r>
      </w:del>
      <w:r w:rsidRPr="000F630A">
        <w:rPr>
          <w:rtl/>
        </w:rPr>
        <w:t xml:space="preserve"> לבעלים לשם חובה, </w:t>
      </w:r>
      <w:ins w:id="95399" w:author="מנוע מכני" w:date="2026-10-11T12:04:39Z">
        <w:r>
          <w:rPr>
            <w:rtl/>
          </w:rPr>
          <w:t xml:space="preserve">ומשמע ש</w:t>
        </w:r>
      </w:ins>
      <w:del w:id="95400" w:author="מנוע מכני" w:date="2026-10-11T12:04:39Z">
        <w:r w:rsidRPr="000F630A">
          <w:rPr>
            <w:rtl/>
          </w:rPr>
          <w:delText xml:space="preserve">אלמא </w:delText>
        </w:r>
      </w:del>
      <w:r w:rsidRPr="000F630A">
        <w:rPr>
          <w:rtl/>
        </w:rPr>
        <w:t xml:space="preserve">סתמא כלשמן </w:t>
      </w:r>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 xml:space="preserve">ורמינהי: כל הגט שנכתב שלא לשם אשה פסול, וסתמא </w:t>
      </w:r>
      <w:ins w:id="90541" w:author="מנוע מכני" w:date="2026-10-11T12:04:39Z">
        <w:r>
          <w:rPr>
            <w:rFonts w:ascii="FrankRuehl" w:hAnsi="FrankRuehl"/>
            <w:sz w:val="20"/>
            <w:rtl/>
          </w:rPr>
          <w:t xml:space="preserve">גם</w:t>
        </w:r>
      </w:ins>
      <w:del w:id="90542" w:author="מנוע מכני" w:date="2026-10-11T12:04:39Z">
        <w:r w:rsidRPr="001E5193">
          <w:rPr>
            <w:rFonts w:ascii="FrankRuehl" w:hAnsi="FrankRuehl"/>
            <w:sz w:val="20"/>
            <w:rtl/>
          </w:rPr>
          <w:delText xml:space="preserve">נמי</w:delText>
        </w:r>
      </w:del>
      <w:r w:rsidRPr="001E5193">
        <w:rPr>
          <w:rFonts w:ascii="FrankRuehl" w:hAnsi="FrankRuehl"/>
          <w:sz w:val="20"/>
          <w:rtl/>
        </w:rPr>
        <w:t xml:space="preserve"> פסול! </w:t>
      </w:r>
    </w:p>
    <w:p w:rsidR="00DA63EC" w:rsidRDefault="00DA63EC" w:rsidP="00DA63EC">
      <w:pPr>
        <w:pStyle w:val="affffb"/>
        <w:rPr>
          <w:rtl/>
        </w:rPr>
      </w:pPr>
      <w:r>
        <w:rPr>
          <w:rtl/>
        </w:rPr>
        <w:t xml:space="preserve">- </w:t>
      </w:r>
      <w:r>
        <w:rPr>
          <w:rFonts w:hint="cs"/>
          <w:rtl/>
        </w:rPr>
        <w:t xml:space="preserve">- </w:t>
      </w:r>
      <w:r w:rsidRPr="00C62948">
        <w:rPr>
          <w:rtl/>
        </w:rPr>
        <w:t xml:space="preserve">ושני: זבחים בסתם לשמן עומדין, אשה בסתמא </w:t>
      </w:r>
      <w:ins w:id="90543" w:author="מנוע מכני" w:date="2026-10-11T12:04:39Z">
        <w:r>
          <w:rPr>
            <w:rtl/>
          </w:rPr>
          <w:t xml:space="preserve">לא</w:t>
        </w:r>
      </w:ins>
      <w:del w:id="90544" w:author="מנוע מכני" w:date="2026-10-11T12:04:39Z">
        <w:r w:rsidRPr="00C62948">
          <w:rPr>
            <w:rtl/>
          </w:rPr>
          <w:delText xml:space="preserve">לאו</w:delText>
        </w:r>
      </w:del>
      <w:r w:rsidRPr="00C62948">
        <w:rPr>
          <w:rtl/>
        </w:rPr>
        <w:t xml:space="preserve"> לגירושין עומדת.</w:t>
      </w:r>
    </w:p>
    <w:p w:rsidR="00DA63EC" w:rsidRDefault="00DA63EC" w:rsidP="00DA63EC">
      <w:pPr>
        <w:tabs>
          <w:tab w:val="left" w:pos="0"/>
          <w:tab w:val="center" w:pos="2835"/>
        </w:tabs>
        <w:rPr>
          <w:rFonts w:ascii="FrankRuehl" w:hAnsi="FrankRuehl"/>
          <w:sz w:val="20"/>
          <w:rtl/>
        </w:rPr>
      </w:pPr>
    </w:p>
    <w:p w:rsidR="00DA63EC" w:rsidRDefault="00DA63EC" w:rsidP="00DA63EC">
      <w:pPr>
        <w:tabs>
          <w:tab w:val="left" w:pos="0"/>
          <w:tab w:val="center" w:pos="2835"/>
        </w:tabs>
        <w:rPr>
          <w:rFonts w:ascii="FrankRuehl" w:hAnsi="FrankRuehl"/>
          <w:b/>
          <w:bCs/>
          <w:sz w:val="20"/>
          <w:rtl/>
        </w:rPr>
      </w:pPr>
      <w:r w:rsidRPr="001E5193">
        <w:rPr>
          <w:rFonts w:ascii="FrankRuehl" w:hAnsi="FrankRuehl"/>
          <w:b/>
          <w:bCs/>
          <w:sz w:val="20"/>
          <w:rtl/>
        </w:rPr>
        <w:t xml:space="preserve">וזבחים בסתמא כשירין </w:t>
      </w:r>
    </w:p>
    <w:p w:rsidR="00DA63EC" w:rsidRDefault="00DA63EC" w:rsidP="00DA63EC">
      <w:pPr>
        <w:tabs>
          <w:tab w:val="left" w:pos="0"/>
          <w:tab w:val="center" w:pos="2835"/>
        </w:tabs>
        <w:rPr>
          <w:rFonts w:ascii="FrankRuehl" w:hAnsi="FrankRuehl"/>
          <w:sz w:val="20"/>
          <w:rtl/>
        </w:rPr>
      </w:pPr>
      <w:ins w:id="90547" w:author="מנוע מכני" w:date="2026-10-11T12:04:39Z">
        <w:r>
          <w:rPr>
            <w:rFonts w:ascii="FrankRuehl" w:hAnsi="FrankRuehl"/>
            <w:b/>
            <w:bCs/>
            <w:sz w:val="20"/>
            <w:rtl/>
          </w:rPr>
          <w:t xml:space="preserve">לא</w:t>
        </w:r>
      </w:ins>
      <w:del w:id="90548" w:author="מנוע מכני" w:date="2026-10-11T12:04:39Z">
        <w:r w:rsidRPr="001E5193">
          <w:rPr>
            <w:rFonts w:ascii="FrankRuehl" w:hAnsi="FrankRuehl"/>
            <w:b/>
            <w:bCs/>
            <w:sz w:val="20"/>
            <w:rtl/>
          </w:rPr>
          <w:delText xml:space="preserve">לאו</w:delText>
        </w:r>
      </w:del>
      <w:r w:rsidRPr="001E5193">
        <w:rPr>
          <w:rFonts w:ascii="FrankRuehl" w:hAnsi="FrankRuehl"/>
          <w:b/>
          <w:bCs/>
          <w:sz w:val="20"/>
          <w:rtl/>
        </w:rPr>
        <w:t xml:space="preserve"> דלא קתני</w:t>
      </w:r>
      <w:r w:rsidRPr="001E5193">
        <w:rPr>
          <w:rFonts w:ascii="FrankRuehl" w:hAnsi="FrankRuehl"/>
          <w:sz w:val="20"/>
          <w:rtl/>
        </w:rPr>
        <w:t xml:space="preserve"> שלא נזבחן לשמן,-</w:t>
      </w:r>
      <w:ins w:id="94055" w:author="מנוע מכני" w:date="2026-10-11T12:04:39Z">
        <w:r>
          <w:rPr>
            <w:rFonts w:ascii="FrankRuehl" w:hAnsi="FrankRuehl"/>
            <w:sz w:val="20"/>
            <w:rtl/>
          </w:rPr>
          <w:t xml:space="preserve"> </w:t>
        </w:r>
      </w:ins>
      <w:del w:id="94056"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דגבי גט </w:t>
      </w:r>
      <w:ins w:id="90545" w:author="מנוע מכני" w:date="2026-10-11T12:04:39Z">
        <w:r>
          <w:rPr>
            <w:rFonts w:ascii="FrankRuehl" w:hAnsi="FrankRuehl"/>
            <w:sz w:val="20"/>
            <w:rtl/>
          </w:rPr>
          <w:t xml:space="preserve">גם</w:t>
        </w:r>
      </w:ins>
      <w:del w:id="90546" w:author="מנוע מכני" w:date="2026-10-11T12:04:39Z">
        <w:r w:rsidRPr="001E5193">
          <w:rPr>
            <w:rFonts w:ascii="FrankRuehl" w:hAnsi="FrankRuehl"/>
            <w:sz w:val="20"/>
            <w:rtl/>
          </w:rPr>
          <w:delText xml:space="preserve">נמי</w:delText>
        </w:r>
      </w:del>
      <w:r w:rsidRPr="001E5193">
        <w:rPr>
          <w:rFonts w:ascii="FrankRuehl" w:hAnsi="FrankRuehl"/>
          <w:sz w:val="20"/>
          <w:rtl/>
        </w:rPr>
        <w:t xml:space="preserve"> </w:t>
      </w:r>
      <w:r w:rsidRPr="001E5193">
        <w:rPr>
          <w:rFonts w:ascii="FrankRuehl" w:hAnsi="FrankRuehl"/>
          <w:sz w:val="20"/>
          <w:rtl/>
        </w:rPr>
        <w:t xml:space="preserve">ל</w:t>
      </w:r>
      <w:r>
        <w:rPr>
          <w:rFonts w:ascii="FrankRuehl" w:hAnsi="FrankRuehl"/>
          <w:sz w:val="20"/>
          <w:rtl/>
        </w:rPr>
        <w:t>"</w:t>
      </w:r>
      <w:r w:rsidRPr="001E5193">
        <w:rPr>
          <w:rFonts w:ascii="FrankRuehl" w:hAnsi="FrankRuehl"/>
          <w:sz w:val="20"/>
          <w:rtl/>
        </w:rPr>
        <w:t xml:space="preserve">ק</w:t>
      </w:r>
      <w:r w:rsidRPr="001E5193">
        <w:rPr>
          <w:rFonts w:ascii="FrankRuehl" w:hAnsi="FrankRuehl"/>
          <w:sz w:val="20"/>
          <w:rtl/>
        </w:rPr>
        <w:t xml:space="preserve"> שלא נכתב לשון אשה פסול </w:t>
      </w:r>
    </w:p>
    <w:p w:rsidR="00DA63EC" w:rsidRDefault="00DA63EC" w:rsidP="00DA63EC">
      <w:pPr>
        <w:tabs>
          <w:tab w:val="left" w:pos="0"/>
          <w:tab w:val="center" w:pos="2835"/>
        </w:tabs>
        <w:rPr>
          <w:rFonts w:ascii="FrankRuehl" w:hAnsi="FrankRuehl"/>
          <w:sz w:val="20"/>
          <w:rtl/>
        </w:rPr>
      </w:pPr>
      <w:ins w:id="90549" w:author="מנוע מכני" w:date="2026-10-11T12:04:39Z">
        <w:r>
          <w:rPr>
            <w:rFonts w:ascii="FrankRuehl" w:hAnsi="FrankRuehl"/>
            <w:b/>
            <w:bCs/>
            <w:sz w:val="20"/>
            <w:rtl/>
          </w:rPr>
          <w:t xml:space="preserve">ולא</w:t>
        </w:r>
      </w:ins>
      <w:del w:id="90550" w:author="מנוע מכני" w:date="2026-10-11T12:04:39Z">
        <w:r w:rsidRPr="001E5193">
          <w:rPr>
            <w:rFonts w:ascii="FrankRuehl" w:hAnsi="FrankRuehl"/>
            <w:b/>
            <w:bCs/>
            <w:sz w:val="20"/>
            <w:rtl/>
          </w:rPr>
          <w:delText xml:space="preserve">ולאו</w:delText>
        </w:r>
      </w:del>
      <w:r w:rsidRPr="001E5193">
        <w:rPr>
          <w:rFonts w:ascii="FrankRuehl" w:hAnsi="FrankRuehl"/>
          <w:b/>
          <w:bCs/>
          <w:sz w:val="20"/>
          <w:rtl/>
        </w:rPr>
        <w:t xml:space="preserve"> מדתנן ברישא</w:t>
      </w:r>
      <w:r w:rsidRPr="001E5193">
        <w:rPr>
          <w:rFonts w:ascii="FrankRuehl" w:hAnsi="FrankRuehl"/>
          <w:sz w:val="20"/>
          <w:rtl/>
        </w:rPr>
        <w:t xml:space="preserve"> לשם פסח ולשם שלמי</w:t>
      </w:r>
      <w:ins w:id="90035" w:author="מנוע מכני" w:date="2026-10-11T12:04:39Z">
        <w:r>
          <w:rPr>
            <w:rFonts w:ascii="FrankRuehl" w:hAnsi="FrankRuehl"/>
            <w:sz w:val="20"/>
            <w:rtl/>
          </w:rPr>
          <w:t xml:space="preserve">ם, ה</w:t>
        </w:r>
      </w:ins>
      <w:del w:id="90036" w:author="מנוע מכני" w:date="2026-10-11T12:04:39Z">
        <w:r w:rsidRPr="001E5193">
          <w:rPr>
            <w:rFonts w:ascii="FrankRuehl" w:hAnsi="FrankRuehl"/>
            <w:sz w:val="20"/>
            <w:rtl/>
          </w:rPr>
          <w:delText xml:space="preserve">ם,ה</w:delText>
        </w:r>
      </w:del>
      <w:r w:rsidRPr="001E5193">
        <w:rPr>
          <w:rFonts w:ascii="FrankRuehl" w:hAnsi="FrankRuehl"/>
          <w:sz w:val="20"/>
          <w:rtl/>
        </w:rPr>
        <w:t xml:space="preserve">א שלא לשם פסח וסתמא כשר וסתמא כשר </w:t>
      </w:r>
    </w:p>
    <w:p w:rsidR="00DA63EC" w:rsidRDefault="00DA63EC" w:rsidP="00DA63EC">
      <w:pPr>
        <w:pStyle w:val="affffb"/>
        <w:rPr>
          <w:rtl/>
        </w:rPr>
      </w:pPr>
      <w:r>
        <w:rPr>
          <w:rtl/>
        </w:rPr>
        <w:t xml:space="preserve">- </w:t>
      </w:r>
      <w:r w:rsidRPr="001E5193">
        <w:rPr>
          <w:rtl/>
        </w:rPr>
        <w:t xml:space="preserve">דאפשר דשאני </w:t>
      </w:r>
      <w:ins w:id="90551" w:author="מנוע מכני" w:date="2026-10-11T12:04:39Z">
        <w:r>
          <w:rPr>
            <w:rtl/>
          </w:rPr>
          <w:t xml:space="preserve">שם</w:t>
        </w:r>
      </w:ins>
      <w:del w:id="90552" w:author="מנוע מכני" w:date="2026-10-11T12:04:39Z">
        <w:r w:rsidRPr="001E5193">
          <w:rPr>
            <w:rtl/>
          </w:rPr>
          <w:delText xml:space="preserve">התם</w:delText>
        </w:r>
      </w:del>
      <w:r w:rsidRPr="001E5193">
        <w:rPr>
          <w:rtl/>
        </w:rPr>
        <w:t xml:space="preserve"> דכל העושה - על דעת ראשונה הוא עושה! </w:t>
      </w:r>
    </w:p>
    <w:p w:rsidR="00DA63EC" w:rsidRDefault="00DA63EC" w:rsidP="00DA63EC">
      <w:pPr>
        <w:tabs>
          <w:tab w:val="left" w:pos="0"/>
          <w:tab w:val="center" w:pos="2835"/>
        </w:tabs>
        <w:rPr>
          <w:rFonts w:ascii="FrankRuehl" w:hAnsi="FrankRuehl"/>
          <w:sz w:val="20"/>
          <w:rtl/>
        </w:rPr>
      </w:pPr>
      <w:ins w:id="90553" w:author="מנוע מכני" w:date="2026-10-11T12:04:39Z">
        <w:r>
          <w:rPr>
            <w:rFonts w:ascii="FrankRuehl" w:hAnsi="FrankRuehl"/>
            <w:b/>
            <w:bCs/>
            <w:sz w:val="20"/>
            <w:rtl/>
          </w:rPr>
          <w:t xml:space="preserve">ולא</w:t>
        </w:r>
      </w:ins>
      <w:del w:id="90554" w:author="מנוע מכני" w:date="2026-10-11T12:04:39Z">
        <w:r w:rsidRPr="001E5193">
          <w:rPr>
            <w:rFonts w:ascii="FrankRuehl" w:hAnsi="FrankRuehl"/>
            <w:b/>
            <w:bCs/>
            <w:sz w:val="20"/>
            <w:rtl/>
          </w:rPr>
          <w:delText xml:space="preserve">ולאו</w:delText>
        </w:r>
      </w:del>
      <w:r w:rsidRPr="001E5193">
        <w:rPr>
          <w:rFonts w:ascii="FrankRuehl" w:hAnsi="FrankRuehl"/>
          <w:b/>
          <w:bCs/>
          <w:sz w:val="20"/>
          <w:rtl/>
        </w:rPr>
        <w:t xml:space="preserve"> מדתנן בסיפא </w:t>
      </w:r>
      <w:r w:rsidRPr="001E5193">
        <w:rPr>
          <w:rFonts w:ascii="FrankRuehl" w:hAnsi="FrankRuehl"/>
          <w:sz w:val="20"/>
          <w:rtl/>
        </w:rPr>
        <w:t xml:space="preserve">דלשם שלמים ולשם פסח, הא סתמא ולשם פסח - כשר</w:t>
      </w:r>
      <w:ins w:id="94057" w:author="מנוע מכני" w:date="2026-10-11T12:04:39Z">
        <w:r>
          <w:rPr>
            <w:rFonts w:ascii="FrankRuehl" w:hAnsi="FrankRuehl"/>
            <w:sz w:val="20"/>
            <w:rtl/>
          </w:rPr>
          <w:t xml:space="preserve">,</w:t>
        </w:r>
      </w:ins>
      <w:del w:id="94058" w:author="מנוע מכני" w:date="2026-10-11T12:04:39Z">
        <w:r w:rsidRPr="001E5193">
          <w:rPr>
            <w:rFonts w:ascii="FrankRuehl" w:hAnsi="FrankRuehl"/>
            <w:sz w:val="20"/>
            <w:rtl/>
          </w:rPr>
          <w:delText xml:space="preserve">;</w:delText>
        </w:r>
      </w:del>
    </w:p>
    <w:p w:rsidR="00DA63EC" w:rsidRDefault="00DA63EC" w:rsidP="00DA63EC">
      <w:pPr>
        <w:pStyle w:val="affffb"/>
      </w:pPr>
      <w:r>
        <w:rPr>
          <w:rtl/>
        </w:rPr>
        <w:t xml:space="preserve">- </w:t>
      </w:r>
      <w:r w:rsidRPr="001E5193">
        <w:rPr>
          <w:rtl/>
        </w:rPr>
        <w:t xml:space="preserve">דאפשר שאני </w:t>
      </w:r>
      <w:ins w:id="90555" w:author="מנוע מכני" w:date="2026-10-11T12:04:39Z">
        <w:r>
          <w:rPr>
            <w:rtl/>
          </w:rPr>
          <w:t xml:space="preserve">שם</w:t>
        </w:r>
      </w:ins>
      <w:del w:id="90556" w:author="מנוע מכני" w:date="2026-10-11T12:04:39Z">
        <w:r w:rsidRPr="001E5193">
          <w:rPr>
            <w:rtl/>
          </w:rPr>
          <w:delText xml:space="preserve">התם</w:delText>
        </w:r>
      </w:del>
      <w:r w:rsidRPr="001E5193">
        <w:rPr>
          <w:rtl/>
        </w:rPr>
        <w:t xml:space="preserve"> דסופו יוכיח על תחילתו </w:t>
      </w:r>
    </w:p>
    <w:p w:rsidR="00DA63EC" w:rsidRDefault="00DA63EC" w:rsidP="00DA63EC">
      <w:pPr>
        <w:pStyle w:val="affffb"/>
        <w:rPr>
          <w:rtl/>
        </w:rPr>
      </w:pPr>
      <w:r>
        <w:rPr>
          <w:rtl/>
        </w:rPr>
        <w:t xml:space="preserve">- </w:t>
      </w:r>
      <w:r w:rsidRPr="001E5193">
        <w:rPr>
          <w:rtl/>
        </w:rPr>
        <w:t>א</w:t>
      </w:r>
      <w:r>
        <w:rPr>
          <w:rtl/>
        </w:rPr>
        <w:t>"</w:t>
      </w:r>
      <w:r w:rsidRPr="001E5193">
        <w:rPr>
          <w:rtl/>
        </w:rPr>
        <w:t xml:space="preserve">נ</w:t>
      </w:r>
      <w:r w:rsidRPr="001E5193">
        <w:rPr>
          <w:rtl/>
        </w:rPr>
        <w:t xml:space="preserve"> איידי דתנא לשמן ושלא לשמן, תנא </w:t>
      </w:r>
      <w:ins w:id="90557" w:author="מנוע מכני" w:date="2026-10-11T12:04:39Z">
        <w:r>
          <w:rPr>
            <w:rtl/>
          </w:rPr>
          <w:t xml:space="preserve">גם</w:t>
        </w:r>
      </w:ins>
      <w:del w:id="90558" w:author="מנוע מכני" w:date="2026-10-11T12:04:39Z">
        <w:r w:rsidRPr="001E5193">
          <w:rPr>
            <w:rtl/>
          </w:rPr>
          <w:delText xml:space="preserve">נמי</w:delText>
        </w:r>
      </w:del>
      <w:r w:rsidRPr="001E5193">
        <w:rPr>
          <w:rtl/>
        </w:rPr>
        <w:t xml:space="preserve"> שלא לשמן ולשמן! </w:t>
      </w:r>
    </w:p>
    <w:p>
      <w:pPr>
        <w:pStyle w:val="38"/>
        <w:rPr>
          <w:ins w:id="97481" w:author="מנוע מכני" w:date="2026-10-11T12:04:39Z"/>
        </w:rPr>
      </w:pPr>
      <w:r w:rsidRPr="001E5193">
        <w:t xml:space="preserve">אלא</w:t>
      </w:r>
    </w:p>
    <w:p w:rsidR="00DA63EC" w:rsidRDefault="00DA63EC" w:rsidP="00DA63EC">
      <w:pPr>
        <w:tabs>
          <w:tab w:val="left" w:pos="0"/>
          <w:tab w:val="center" w:pos="2835"/>
        </w:tabs>
        <w:rPr>
          <w:rFonts w:ascii="FrankRuehl" w:hAnsi="FrankRuehl"/>
          <w:sz w:val="20"/>
          <w:rtl/>
        </w:rPr>
      </w:pPr>
      <w:del w:id="97482" w:author="מנוע מכני" w:date="2026-10-11T12:04:39Z">
        <w:r w:rsidRPr="001E5193">
          <w:rPr>
            <w:rFonts w:ascii="FrankRuehl" w:hAnsi="FrankRuehl"/>
            <w:b/>
            <w:bCs/>
            <w:sz w:val="20"/>
            <w:rtl/>
          </w:rPr>
          <w:delText xml:space="preserve"> </w:delText>
        </w:r>
      </w:del>
      <w:r w:rsidRPr="001E5193">
        <w:rPr>
          <w:rFonts w:ascii="FrankRuehl" w:hAnsi="FrankRuehl"/>
          <w:b/>
          <w:bCs/>
          <w:sz w:val="20"/>
          <w:rtl/>
        </w:rPr>
        <w:t xml:space="preserve">מהא,</w:t>
      </w:r>
      <w:r w:rsidRPr="001E5193">
        <w:rPr>
          <w:rFonts w:ascii="FrankRuehl" w:hAnsi="FrankRuehl"/>
          <w:sz w:val="20"/>
          <w:rtl/>
        </w:rPr>
        <w:t xml:space="preserve"> לשם ששה דברים הזבח נזבח: לשם זבח, לשם זובח, לשם שם, לשם אשים, לשם ריח, לשם ניחוח, והחטאת ואשם - לשם חטא</w:t>
      </w:r>
      <w:ins w:id="94059" w:author="מנוע מכני" w:date="2026-10-11T12:04:39Z">
        <w:r>
          <w:rPr>
            <w:rFonts w:ascii="FrankRuehl" w:hAnsi="FrankRuehl"/>
            <w:sz w:val="20"/>
            <w:rtl/>
          </w:rPr>
          <w:t xml:space="preserve">,</w:t>
        </w:r>
      </w:ins>
      <w:del w:id="94060" w:author="מנוע מכני" w:date="2026-10-11T12:04:39Z">
        <w:r w:rsidRPr="001E5193">
          <w:rPr>
            <w:rFonts w:ascii="FrankRuehl" w:hAnsi="FrankRuehl"/>
            <w:sz w:val="20"/>
            <w:rtl/>
          </w:rPr>
          <w:delText xml:space="preserve">;</w:delText>
        </w:r>
      </w:del>
    </w:p>
    <w:p>
      <w:pPr>
        <w:pStyle w:val="38"/>
        <w:rPr>
          <w:ins w:id="97483" w:author="מנוע מכני" w:date="2026-10-11T12:04:39Z"/>
        </w:rPr>
      </w:pPr>
      <w:r w:rsidRPr="001E5193">
        <w:tab/>
        <w:t xml:space="preserve">א"ר יוסי:</w:t>
      </w:r>
    </w:p>
    <w:p w:rsidR="00DA63EC" w:rsidRDefault="00DA63EC" w:rsidP="00DA63EC">
      <w:pPr>
        <w:tabs>
          <w:tab w:val="left" w:pos="0"/>
          <w:tab w:val="center" w:pos="2835"/>
        </w:tabs>
        <w:rPr>
          <w:rFonts w:ascii="FrankRuehl" w:hAnsi="FrankRuehl"/>
          <w:sz w:val="20"/>
          <w:rtl/>
        </w:rPr>
      </w:pPr>
      <w:del w:id="97484" w:author="מנוע מכני" w:date="2026-10-11T12:04:39Z">
        <w:r w:rsidRPr="001E5193">
          <w:rPr>
            <w:rFonts w:ascii="FrankRuehl" w:hAnsi="FrankRuehl"/>
            <w:sz w:val="20"/>
            <w:rtl/>
          </w:rPr>
          <w:tab/>
          <w:delText xml:space="preserve"> </w:delText>
        </w:r>
      </w:del>
      <w:r w:rsidRPr="001E5193">
        <w:rPr>
          <w:rFonts w:ascii="FrankRuehl" w:hAnsi="FrankRuehl"/>
          <w:sz w:val="20"/>
          <w:rtl/>
        </w:rPr>
        <w:tab/>
        <w:t xml:space="preserve">אף מי שלא היה בלבו לשם אחת מכל אלו כשר, שתנאי בית דין הוא, אתנו ב</w:t>
      </w:r>
      <w:r>
        <w:rPr>
          <w:rFonts w:ascii="FrankRuehl" w:hAnsi="FrankRuehl"/>
          <w:sz w:val="20"/>
          <w:rtl/>
        </w:rPr>
        <w:t>"</w:t>
      </w:r>
      <w:r w:rsidRPr="001E5193">
        <w:rPr>
          <w:rFonts w:ascii="FrankRuehl" w:hAnsi="FrankRuehl"/>
          <w:sz w:val="20"/>
          <w:rtl/>
        </w:rPr>
        <w:t xml:space="preserve">ד דלא לימא לשמו, שמא יאמר שלא לשמו </w:t>
      </w:r>
    </w:p>
    <w:p w:rsidR="00DA63EC" w:rsidRDefault="00DA63EC" w:rsidP="00DA63EC">
      <w:pPr>
        <w:tabs>
          <w:tab w:val="left" w:pos="0"/>
          <w:tab w:val="center" w:pos="2835"/>
        </w:tabs>
        <w:rPr>
          <w:rFonts w:ascii="FrankRuehl" w:hAnsi="FrankRuehl"/>
          <w:sz w:val="20"/>
          <w:rtl/>
        </w:rPr>
      </w:pPr>
      <w:ins w:id="95739" w:author="מנוע מכני" w:date="2026-10-11T12:04:39Z">
        <w:r>
          <w:rPr>
            <w:rFonts w:ascii="FrankRuehl" w:hAnsi="FrankRuehl"/>
            <w:sz w:val="20"/>
            <w:rtl/>
          </w:rPr>
          <w:t xml:space="preserve">ואם </w:t>
        </w:r>
      </w:ins>
      <w:del w:id="95740" w:author="מנוע מכני" w:date="2026-10-11T12:04:39Z">
        <w:r w:rsidRPr="001E5193">
          <w:rPr>
            <w:rFonts w:ascii="FrankRuehl" w:hAnsi="FrankRuehl"/>
            <w:sz w:val="20"/>
            <w:rtl/>
          </w:rPr>
          <w:tab/>
          <w:delText xml:space="preserve">ואי </w:delText>
        </w:r>
      </w:del>
      <w:r w:rsidRPr="001E5193">
        <w:rPr>
          <w:rFonts w:ascii="FrankRuehl" w:hAnsi="FrankRuehl"/>
          <w:sz w:val="20"/>
          <w:rtl/>
        </w:rPr>
        <w:tab/>
        <w:t xml:space="preserve">ס</w:t>
      </w:r>
      <w:r>
        <w:rPr>
          <w:rFonts w:ascii="FrankRuehl" w:hAnsi="FrankRuehl"/>
          <w:sz w:val="20"/>
          <w:rtl/>
        </w:rPr>
        <w:t>"</w:t>
      </w:r>
      <w:r w:rsidRPr="001E5193">
        <w:rPr>
          <w:rFonts w:ascii="FrankRuehl" w:hAnsi="FrankRuehl"/>
          <w:sz w:val="20"/>
          <w:rtl/>
        </w:rPr>
        <w:t xml:space="preserve">ד</w:t>
      </w:r>
      <w:r w:rsidRPr="001E5193">
        <w:rPr>
          <w:rFonts w:ascii="FrankRuehl" w:hAnsi="FrankRuehl"/>
          <w:sz w:val="20"/>
          <w:rtl/>
        </w:rPr>
        <w:t xml:space="preserve"> סתמא פסול, קיימי בית דין </w:t>
      </w:r>
      <w:ins w:id="96551" w:author="מנוע מכני" w:date="2026-10-11T12:04:39Z">
        <w:r>
          <w:rPr>
            <w:rFonts w:ascii="FrankRuehl" w:hAnsi="FrankRuehl"/>
            <w:sz w:val="20"/>
            <w:rtl/>
          </w:rPr>
          <w:t xml:space="preserve">ושונה</w:t>
        </w:r>
      </w:ins>
      <w:del w:id="96552" w:author="מנוע מכני" w:date="2026-10-11T12:04:39Z">
        <w:r w:rsidRPr="001E5193">
          <w:rPr>
            <w:rFonts w:ascii="FrankRuehl" w:hAnsi="FrankRuehl"/>
            <w:sz w:val="20"/>
            <w:rtl/>
          </w:rPr>
          <w:delText xml:space="preserve">ומתני</w:delText>
        </w:r>
      </w:del>
      <w:r w:rsidRPr="001E5193">
        <w:rPr>
          <w:rFonts w:ascii="FrankRuehl" w:hAnsi="FrankRuehl"/>
          <w:sz w:val="20"/>
          <w:rtl/>
        </w:rPr>
        <w:t xml:space="preserve"> </w:t>
      </w:r>
      <w:ins w:id="90559" w:author="מנוע מכני" w:date="2026-10-11T12:04:39Z">
        <w:r>
          <w:rPr>
            <w:rFonts w:ascii="FrankRuehl" w:hAnsi="FrankRuehl"/>
            <w:sz w:val="20"/>
            <w:rtl/>
          </w:rPr>
          <w:t xml:space="preserve">דבר</w:t>
        </w:r>
      </w:ins>
      <w:del w:id="90560" w:author="מנוע מכני" w:date="2026-10-11T12:04:39Z">
        <w:r w:rsidRPr="001E5193">
          <w:rPr>
            <w:rFonts w:ascii="FrankRuehl" w:hAnsi="FrankRuehl"/>
            <w:sz w:val="20"/>
            <w:rtl/>
          </w:rPr>
          <w:delText xml:space="preserve">מילתא</w:delText>
        </w:r>
      </w:del>
      <w:r w:rsidRPr="001E5193">
        <w:rPr>
          <w:rFonts w:ascii="FrankRuehl" w:hAnsi="FrankRuehl"/>
          <w:sz w:val="20"/>
          <w:rtl/>
        </w:rPr>
        <w:t xml:space="preserve"> דמיפסיל </w:t>
      </w:r>
      <w:ins w:id="92273" w:author="מנוע מכני" w:date="2026-10-11T12:04:39Z">
        <w:r>
          <w:rPr>
            <w:rFonts w:ascii="FrankRuehl" w:hAnsi="FrankRuehl"/>
            <w:sz w:val="20"/>
            <w:rtl/>
          </w:rPr>
          <w:t xml:space="preserve">בו</w:t>
        </w:r>
      </w:ins>
      <w:del w:id="92274" w:author="מנוע מכני" w:date="2026-10-11T12:04:39Z">
        <w:r w:rsidRPr="001E5193">
          <w:rPr>
            <w:rFonts w:ascii="FrankRuehl" w:hAnsi="FrankRuehl"/>
            <w:sz w:val="20"/>
            <w:rtl/>
          </w:rPr>
          <w:delText xml:space="preserve">ביה</w:delText>
        </w:r>
      </w:del>
      <w:r w:rsidRPr="001E5193">
        <w:rPr>
          <w:rFonts w:ascii="FrankRuehl" w:hAnsi="FrankRuehl"/>
          <w:sz w:val="20"/>
          <w:rtl/>
        </w:rPr>
        <w:t xml:space="preserve">? </w:t>
      </w:r>
    </w:p>
    <w:p w:rsidR="00DA63EC" w:rsidRDefault="00DA63EC" w:rsidP="00DA63EC">
      <w:pPr>
        <w:tabs>
          <w:tab w:val="left" w:pos="0"/>
          <w:tab w:val="center" w:pos="2835"/>
        </w:tabs>
        <w:rPr>
          <w:rFonts w:ascii="FrankRuehl" w:hAnsi="FrankRuehl"/>
          <w:sz w:val="20"/>
          <w:rtl/>
        </w:rPr>
      </w:pPr>
    </w:p>
    <w:p w:rsidR="00DA63EC" w:rsidRDefault="00DA63EC" w:rsidP="00DA63EC">
      <w:pPr>
        <w:tabs>
          <w:tab w:val="left" w:pos="0"/>
          <w:tab w:val="center" w:pos="2835"/>
        </w:tabs>
        <w:rPr>
          <w:rFonts w:ascii="FrankRuehl" w:hAnsi="FrankRuehl"/>
          <w:b/>
          <w:bCs/>
          <w:sz w:val="20"/>
          <w:rtl/>
        </w:rPr>
      </w:pPr>
      <w:r w:rsidRPr="001E5193">
        <w:rPr>
          <w:rFonts w:ascii="FrankRuehl" w:hAnsi="FrankRuehl"/>
          <w:b/>
          <w:bCs/>
          <w:sz w:val="20"/>
          <w:rtl/>
        </w:rPr>
        <w:t xml:space="preserve">• וגבי גט דסתמא פסול </w:t>
      </w:r>
    </w:p>
    <w:p w:rsidR="00DA63EC" w:rsidRDefault="00DA63EC" w:rsidP="00DA63EC">
      <w:pPr>
        <w:tabs>
          <w:tab w:val="left" w:pos="0"/>
          <w:tab w:val="center" w:pos="2835"/>
        </w:tabs>
        <w:rPr>
          <w:rFonts w:ascii="FrankRuehl" w:hAnsi="FrankRuehl"/>
          <w:sz w:val="20"/>
          <w:rtl/>
        </w:rPr>
      </w:pPr>
      <w:ins w:id="90561" w:author="מנוע מכני" w:date="2026-10-11T12:04:39Z">
        <w:r>
          <w:rPr>
            <w:rFonts w:ascii="FrankRuehl" w:hAnsi="FrankRuehl"/>
            <w:b/>
            <w:bCs/>
            <w:sz w:val="20"/>
            <w:rtl/>
          </w:rPr>
          <w:t xml:space="preserve">לא</w:t>
        </w:r>
      </w:ins>
      <w:del w:id="90562" w:author="מנוע מכני" w:date="2026-10-11T12:04:39Z">
        <w:r w:rsidRPr="001E5193">
          <w:rPr>
            <w:rFonts w:ascii="FrankRuehl" w:hAnsi="FrankRuehl"/>
            <w:b/>
            <w:bCs/>
            <w:sz w:val="20"/>
            <w:rtl/>
          </w:rPr>
          <w:delText xml:space="preserve">לאו</w:delText>
        </w:r>
      </w:del>
      <w:r w:rsidRPr="001E5193">
        <w:rPr>
          <w:rFonts w:ascii="FrankRuehl" w:hAnsi="FrankRuehl"/>
          <w:b/>
          <w:bCs/>
          <w:sz w:val="20"/>
          <w:rtl/>
        </w:rPr>
        <w:t xml:space="preserve"> מדתנן</w:t>
      </w:r>
      <w:r w:rsidRPr="001E5193">
        <w:rPr>
          <w:rFonts w:ascii="FrankRuehl" w:hAnsi="FrankRuehl"/>
          <w:sz w:val="20"/>
          <w:rtl/>
        </w:rPr>
        <w:t xml:space="preserve"> היה עובר בשוק ושמע סופרים מקרין איש פלוני גירש פלונית ממקום פלוני, ואמר: זה שמי וזה שם אשתי - פסול לגרש בו</w:t>
      </w:r>
      <w:ins w:id="94061" w:author="מנוע מכני" w:date="2026-10-11T12:04:39Z">
        <w:r>
          <w:rPr>
            <w:rFonts w:ascii="FrankRuehl" w:hAnsi="FrankRuehl"/>
            <w:sz w:val="20"/>
            <w:rtl/>
          </w:rPr>
          <w:t xml:space="preserve">,</w:t>
        </w:r>
      </w:ins>
      <w:del w:id="94062" w:author="מנוע מכני" w:date="2026-10-11T12:04:39Z">
        <w:r w:rsidRPr="001E5193">
          <w:rPr>
            <w:rFonts w:ascii="FrankRuehl" w:hAnsi="FrankRuehl"/>
            <w:sz w:val="20"/>
            <w:rtl/>
          </w:rPr>
          <w:delText xml:space="preserve">;</w:delText>
        </w:r>
      </w:del>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 xml:space="preserve">- </w:t>
      </w:r>
      <w:r w:rsidRPr="001E5193">
        <w:rPr>
          <w:rFonts w:ascii="FrankRuehl" w:hAnsi="FrankRuehl"/>
          <w:sz w:val="20"/>
          <w:rtl/>
        </w:rPr>
        <w:tab/>
        <w:t xml:space="preserve">דשמא </w:t>
      </w:r>
      <w:r w:rsidRPr="001E5193">
        <w:rPr>
          <w:rStyle w:val="2fb"/>
          <w:rFonts w:ascii="FrankRuehl" w:hAnsi="FrankRuehl"/>
          <w:sz w:val="20"/>
          <w:rtl/>
        </w:rPr>
        <w:tab/>
        <w:t xml:space="preserve">כר</w:t>
      </w:r>
      <w:r>
        <w:rPr>
          <w:rStyle w:val="2fb"/>
          <w:rFonts w:ascii="FrankRuehl" w:hAnsi="FrankRuehl"/>
          <w:sz w:val="20"/>
          <w:rtl/>
        </w:rPr>
        <w:t>"</w:t>
      </w:r>
      <w:r w:rsidRPr="001E5193">
        <w:rPr>
          <w:rStyle w:val="2fb"/>
          <w:rFonts w:ascii="FrankRuehl" w:hAnsi="FrankRuehl"/>
          <w:sz w:val="20"/>
          <w:rtl/>
        </w:rPr>
        <w:t xml:space="preserve">פ</w:t>
      </w:r>
      <w:r w:rsidRPr="001E5193">
        <w:rPr>
          <w:rFonts w:ascii="FrankRuehl" w:hAnsi="FrankRuehl"/>
          <w:sz w:val="20"/>
          <w:rtl/>
        </w:rPr>
        <w:t xml:space="preserve"> דמיירי בסופרים העשויין להתלמד ולא איכתוב לשום כריתות כלל! </w:t>
      </w:r>
    </w:p>
    <w:p w:rsidR="00DA63EC" w:rsidRDefault="00DA63EC" w:rsidP="00DA63EC">
      <w:pPr>
        <w:pStyle w:val="afff3"/>
        <w:framePr w:wrap="around"/>
        <w:tabs>
          <w:tab w:val="left" w:pos="0"/>
        </w:tabs>
        <w:rPr>
          <w:rFonts w:ascii="FrankRuehl" w:hAnsi="FrankRuehl" w:cs="FrankRuehl"/>
          <w:sz w:val="34"/>
          <w:szCs w:val="20"/>
          <w:rtl/>
        </w:rPr>
      </w:pPr>
      <w:r w:rsidRPr="001E5193">
        <w:rPr>
          <w:rFonts w:ascii="FrankRuehl" w:hAnsi="FrankRuehl" w:cs="FrankRuehl"/>
          <w:sz w:val="34"/>
          <w:szCs w:val="20"/>
          <w:rtl/>
        </w:rPr>
        <w:lastRenderedPageBreak/>
        <w:t>ג.</w:t>
      </w:r>
    </w:p>
    <w:p w:rsidR="00DA63EC" w:rsidRDefault="00DA63EC" w:rsidP="00DA63EC">
      <w:pPr>
        <w:tabs>
          <w:tab w:val="left" w:pos="0"/>
          <w:tab w:val="center" w:pos="2835"/>
        </w:tabs>
        <w:rPr>
          <w:rFonts w:ascii="FrankRuehl" w:hAnsi="FrankRuehl"/>
          <w:sz w:val="20"/>
          <w:rtl/>
        </w:rPr>
      </w:pPr>
      <w:ins w:id="90563" w:author="מנוע מכני" w:date="2026-10-11T12:04:39Z">
        <w:r>
          <w:rPr>
            <w:rFonts w:ascii="FrankRuehl" w:hAnsi="FrankRuehl"/>
            <w:b/>
            <w:bCs/>
            <w:sz w:val="20"/>
            <w:rtl/>
          </w:rPr>
          <w:t xml:space="preserve">ולא</w:t>
        </w:r>
      </w:ins>
      <w:del w:id="90564" w:author="מנוע מכני" w:date="2026-10-11T12:04:39Z">
        <w:r w:rsidRPr="000F630A">
          <w:rPr>
            <w:rFonts w:ascii="FrankRuehl" w:hAnsi="FrankRuehl"/>
            <w:b/>
            <w:bCs/>
            <w:sz w:val="20"/>
            <w:rtl/>
          </w:rPr>
          <w:delText xml:space="preserve">ולאו</w:delText>
        </w:r>
      </w:del>
      <w:r w:rsidRPr="000F630A">
        <w:rPr>
          <w:rFonts w:ascii="FrankRuehl" w:hAnsi="FrankRuehl"/>
          <w:b/>
          <w:bCs/>
          <w:sz w:val="20"/>
          <w:rtl/>
        </w:rPr>
        <w:t xml:space="preserve"> מדתנן</w:t>
      </w:r>
      <w:r w:rsidRPr="000F630A">
        <w:rPr>
          <w:rFonts w:ascii="FrankRuehl" w:hAnsi="FrankRuehl"/>
          <w:sz w:val="20"/>
          <w:rtl/>
        </w:rPr>
        <w:t xml:space="preserve">: כתב לגרש את אשתו ונמלך, מצאו בן עירו </w:t>
      </w:r>
      <w:r w:rsidRPr="000F630A">
        <w:rPr>
          <w:rFonts w:ascii="FrankRuehl" w:hAnsi="FrankRuehl"/>
          <w:sz w:val="20"/>
          <w:rtl/>
        </w:rPr>
        <w:t xml:space="preserve">וא"ל</w:t>
      </w:r>
      <w:r w:rsidRPr="000F630A">
        <w:rPr>
          <w:rFonts w:ascii="FrankRuehl" w:hAnsi="FrankRuehl"/>
          <w:sz w:val="20"/>
          <w:rtl/>
        </w:rPr>
        <w:t xml:space="preserve">: שמי כשמך ושם אשתי כשם אשתך - פסול לגרש בו</w:t>
      </w:r>
      <w:ins w:id="94063" w:author="מנוע מכני" w:date="2026-10-11T12:04:39Z">
        <w:r>
          <w:rPr>
            <w:rFonts w:ascii="FrankRuehl" w:hAnsi="FrankRuehl"/>
            <w:sz w:val="20"/>
            <w:rtl/>
          </w:rPr>
          <w:t xml:space="preserve">,</w:t>
        </w:r>
      </w:ins>
      <w:del w:id="94064" w:author="מנוע מכני" w:date="2026-10-11T12:04:39Z">
        <w:r w:rsidRPr="000F630A">
          <w:rPr>
            <w:rFonts w:ascii="FrankRuehl" w:hAnsi="FrankRuehl"/>
            <w:sz w:val="20"/>
            <w:rtl/>
          </w:rPr>
          <w:delText xml:space="preserve">;</w:delText>
        </w:r>
      </w:del>
    </w:p>
    <w:p w:rsidR="00DA63EC" w:rsidRDefault="00DA63EC" w:rsidP="00DA63EC">
      <w:pPr>
        <w:ind w:left="141"/>
        <w:rPr>
          <w:rFonts w:ascii="FrankRuehl" w:hAnsi="FrankRuehl"/>
          <w:sz w:val="20"/>
          <w:rtl/>
        </w:rPr>
      </w:pPr>
      <w:r>
        <w:rPr>
          <w:rFonts w:ascii="FrankRuehl" w:hAnsi="FrankRuehl"/>
          <w:sz w:val="20"/>
          <w:rtl/>
        </w:rPr>
        <w:tab/>
      </w:r>
      <w:r w:rsidRPr="005C0CE8">
        <w:rPr>
          <w:rFonts w:ascii="FrankRuehl" w:hAnsi="FrankRuehl"/>
          <w:sz w:val="20"/>
          <w:rtl/>
        </w:rPr>
        <w:t xml:space="preserve">דאפשר שאני </w:t>
      </w:r>
      <w:ins w:id="90565" w:author="מנוע מכני" w:date="2026-10-11T12:04:39Z">
        <w:r>
          <w:rPr>
            <w:rFonts w:ascii="FrankRuehl" w:hAnsi="FrankRuehl"/>
            <w:sz w:val="20"/>
            <w:rtl/>
          </w:rPr>
          <w:t xml:space="preserve">מקום</w:t>
        </w:r>
      </w:ins>
      <w:del w:id="90566" w:author="מנוע מכני" w:date="2026-10-11T12:04:39Z">
        <w:r w:rsidRPr="005C0CE8">
          <w:rPr>
            <w:rFonts w:ascii="FrankRuehl" w:hAnsi="FrankRuehl"/>
            <w:sz w:val="20"/>
            <w:rtl/>
          </w:rPr>
          <w:delText xml:space="preserve">היכא</w:delText>
        </w:r>
      </w:del>
      <w:r w:rsidRPr="005C0CE8">
        <w:rPr>
          <w:rFonts w:ascii="FrankRuehl" w:hAnsi="FrankRuehl"/>
          <w:sz w:val="20"/>
          <w:rtl/>
        </w:rPr>
        <w:t xml:space="preserve"> דניתק לשם גירושין דההוא! </w:t>
      </w:r>
    </w:p>
    <w:p w:rsidR="00DA63EC" w:rsidRDefault="00DA63EC" w:rsidP="00DA63EC">
      <w:pPr>
        <w:rPr>
          <w:rtl/>
        </w:rPr>
      </w:pPr>
      <w:ins w:id="90567" w:author="מנוע מכני" w:date="2026-10-11T12:04:39Z">
        <w:r>
          <w:rPr>
            <w:bCs/>
            <w:rtl/>
          </w:rPr>
          <w:t xml:space="preserve">ולא</w:t>
        </w:r>
      </w:ins>
      <w:del w:id="90568" w:author="מנוע מכני" w:date="2026-10-11T12:04:39Z">
        <w:r w:rsidRPr="001E5193">
          <w:rPr>
            <w:bCs/>
            <w:rtl/>
          </w:rPr>
          <w:delText xml:space="preserve">ולאו</w:delText>
        </w:r>
      </w:del>
      <w:r w:rsidRPr="001E5193">
        <w:rPr>
          <w:bCs/>
          <w:rtl/>
        </w:rPr>
        <w:t xml:space="preserve"> מדתנן</w:t>
      </w:r>
      <w:r w:rsidRPr="001E5193">
        <w:rPr>
          <w:rtl/>
        </w:rPr>
        <w:t xml:space="preserve">: יתר על כן, יש לו שתי נשים ששמותיהן שוות, כתב לגרש את הגדולה </w:t>
      </w:r>
      <w:r w:rsidRPr="001E5193">
        <w:rPr>
          <w:rtl/>
        </w:rPr>
        <w:t xml:space="preserve">לא</w:t>
      </w:r>
      <w:r w:rsidRPr="001E5193">
        <w:rPr>
          <w:rtl/>
        </w:rPr>
        <w:t xml:space="preserve"> יגרש בו את הקטנה</w:t>
      </w:r>
      <w:ins w:id="94065" w:author="מנוע מכני" w:date="2026-10-11T12:04:39Z">
        <w:r>
          <w:rPr>
            <w:rtl/>
          </w:rPr>
          <w:t xml:space="preserve">,</w:t>
        </w:r>
      </w:ins>
      <w:del w:id="94066" w:author="מנוע מכני" w:date="2026-10-11T12:04:39Z">
        <w:r w:rsidRPr="001E5193">
          <w:rPr>
            <w:rtl/>
          </w:rPr>
          <w:delText xml:space="preserve">;</w:delText>
        </w:r>
      </w:del>
    </w:p>
    <w:p w:rsidR="00DA63EC" w:rsidRDefault="00DA63EC" w:rsidP="00DA63EC">
      <w:pPr>
        <w:pStyle w:val="affffb"/>
      </w:pPr>
      <w:r>
        <w:rPr>
          <w:rtl/>
        </w:rPr>
        <w:t xml:space="preserve">- </w:t>
      </w:r>
      <w:r w:rsidRPr="001E5193">
        <w:rPr>
          <w:rtl/>
        </w:rPr>
        <w:t xml:space="preserve">דאפשר שאני </w:t>
      </w:r>
      <w:ins w:id="90569" w:author="מנוע מכני" w:date="2026-10-11T12:04:39Z">
        <w:r>
          <w:rPr>
            <w:rtl/>
          </w:rPr>
          <w:t xml:space="preserve">מקום</w:t>
        </w:r>
      </w:ins>
      <w:del w:id="90570" w:author="מנוע מכני" w:date="2026-10-11T12:04:39Z">
        <w:r w:rsidRPr="001E5193">
          <w:rPr>
            <w:rtl/>
          </w:rPr>
          <w:delText xml:space="preserve">היכא</w:delText>
        </w:r>
      </w:del>
      <w:r w:rsidRPr="001E5193">
        <w:rPr>
          <w:rtl/>
        </w:rPr>
        <w:t xml:space="preserve"> דניתן לשם גירושין דההוא </w:t>
      </w:r>
    </w:p>
    <w:p w:rsidR="00DA63EC" w:rsidRDefault="00DA63EC" w:rsidP="00DA63EC">
      <w:pPr>
        <w:pStyle w:val="affffb"/>
        <w:rPr>
          <w:rtl/>
        </w:rPr>
      </w:pPr>
      <w:r>
        <w:rPr>
          <w:bCs/>
          <w:rtl/>
        </w:rPr>
        <w:t xml:space="preserve">- </w:t>
      </w:r>
      <w:ins w:id="90571" w:author="מנוע מכני" w:date="2026-10-11T12:04:39Z">
        <w:r>
          <w:rPr>
            <w:bCs/>
            <w:rtl/>
          </w:rPr>
          <w:t xml:space="preserve">ולא</w:t>
        </w:r>
      </w:ins>
      <w:del w:id="90572" w:author="מנוע מכני" w:date="2026-10-11T12:04:39Z">
        <w:r w:rsidRPr="001E5193">
          <w:rPr>
            <w:bCs/>
            <w:rtl/>
          </w:rPr>
          <w:delText xml:space="preserve">ולאו</w:delText>
        </w:r>
      </w:del>
      <w:r w:rsidRPr="001E5193">
        <w:rPr>
          <w:bCs/>
          <w:rtl/>
        </w:rPr>
        <w:t xml:space="preserve"> מדתנן</w:t>
      </w:r>
      <w:r w:rsidRPr="001E5193">
        <w:rPr>
          <w:rtl/>
        </w:rPr>
        <w:t xml:space="preserve"> </w:t>
      </w:r>
      <w:r w:rsidRPr="001E5193">
        <w:rPr>
          <w:rtl/>
        </w:rPr>
        <w:t xml:space="preserve">אמר</w:t>
      </w:r>
      <w:r w:rsidRPr="001E5193">
        <w:rPr>
          <w:rtl/>
        </w:rPr>
        <w:t xml:space="preserve"> ללבלר: כתוב ולאיזה שארצה אגרש - פסול לגרש בו</w:t>
      </w:r>
      <w:ins w:id="94067" w:author="מנוע מכני" w:date="2026-10-11T12:04:39Z">
        <w:r>
          <w:rPr>
            <w:rtl/>
          </w:rPr>
          <w:t xml:space="preserve">,</w:t>
        </w:r>
      </w:ins>
      <w:del w:id="94068" w:author="מנוע מכני" w:date="2026-10-11T12:04:39Z">
        <w:r w:rsidRPr="001E5193">
          <w:rPr>
            <w:rtl/>
          </w:rPr>
          <w:delText xml:space="preserve">;</w:delText>
        </w:r>
      </w:del>
    </w:p>
    <w:p w:rsidR="00DA63EC" w:rsidRDefault="00DA63EC" w:rsidP="00DA63EC">
      <w:pPr>
        <w:pStyle w:val="affffb"/>
        <w:rPr>
          <w:rtl/>
        </w:rPr>
      </w:pPr>
      <w:r>
        <w:rPr>
          <w:rtl/>
        </w:rPr>
        <w:t xml:space="preserve">- </w:t>
      </w:r>
      <w:r w:rsidRPr="001E5193">
        <w:rPr>
          <w:rtl/>
        </w:rPr>
        <w:t xml:space="preserve">דאפשר שאני </w:t>
      </w:r>
      <w:ins w:id="90573" w:author="מנוע מכני" w:date="2026-10-11T12:04:39Z">
        <w:r>
          <w:rPr>
            <w:rtl/>
          </w:rPr>
          <w:t xml:space="preserve">שם</w:t>
        </w:r>
      </w:ins>
      <w:del w:id="90574" w:author="מנוע מכני" w:date="2026-10-11T12:04:39Z">
        <w:r w:rsidRPr="001E5193">
          <w:rPr>
            <w:rtl/>
          </w:rPr>
          <w:delText xml:space="preserve">התם</w:delText>
        </w:r>
      </w:del>
      <w:r w:rsidRPr="001E5193">
        <w:rPr>
          <w:rtl/>
        </w:rPr>
        <w:t xml:space="preserve">, דאין ברירה! </w:t>
      </w:r>
    </w:p>
    <w:p>
      <w:pPr>
        <w:pStyle w:val="38"/>
        <w:rPr>
          <w:ins w:id="97485" w:author="מנוע מכני" w:date="2026-10-11T12:04:39Z"/>
        </w:rPr>
      </w:pPr>
      <w:r w:rsidRPr="001E5193">
        <w:t>אלא מהא</w:t>
      </w:r>
      <w:r w:rsidRPr="001E5193">
        <w:t xml:space="preserve">:</w:t>
      </w:r>
    </w:p>
    <w:p w:rsidR="00DA63EC" w:rsidRDefault="00DA63EC" w:rsidP="00DA63EC">
      <w:pPr>
        <w:tabs>
          <w:tab w:val="left" w:pos="0"/>
          <w:tab w:val="center" w:pos="2835"/>
        </w:tabs>
        <w:rPr>
          <w:rFonts w:ascii="FrankRuehl" w:hAnsi="FrankRuehl"/>
          <w:sz w:val="20"/>
          <w:rtl/>
        </w:rPr>
      </w:pPr>
      <w:del w:id="97486"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הכותב טופסי גיטין - צריך שיניח מקום האיש ומקום האשה ומקום העדים ומקום הזמן, </w:t>
      </w:r>
      <w:r w:rsidRPr="001E5193">
        <w:rPr>
          <w:rStyle w:val="2fb"/>
          <w:rFonts w:ascii="FrankRuehl" w:hAnsi="FrankRuehl"/>
          <w:sz w:val="20"/>
          <w:rtl/>
        </w:rPr>
        <w:t xml:space="preserve">ואריא</w:t>
      </w:r>
      <w:r>
        <w:rPr>
          <w:rStyle w:val="2fb"/>
          <w:rFonts w:ascii="FrankRuehl" w:hAnsi="FrankRuehl"/>
          <w:sz w:val="20"/>
          <w:rtl/>
        </w:rPr>
        <w:t>"</w:t>
      </w:r>
      <w:r w:rsidRPr="001E5193">
        <w:rPr>
          <w:rStyle w:val="2fb"/>
          <w:rFonts w:ascii="FrankRuehl" w:hAnsi="FrankRuehl"/>
          <w:sz w:val="20"/>
          <w:rtl/>
        </w:rPr>
        <w:t xml:space="preserve">ש</w:t>
      </w:r>
      <w:r w:rsidRPr="001E5193">
        <w:rPr>
          <w:rFonts w:ascii="FrankRuehl" w:hAnsi="FrankRuehl"/>
          <w:sz w:val="20"/>
          <w:rtl/>
        </w:rPr>
        <w:t xml:space="preserve">: אף צריך שיניח מקום הרי את מותרת לכל אדם.</w:t>
      </w:r>
    </w:p>
    <w:p w:rsidR="00DA63EC" w:rsidRPr="001E5193" w:rsidRDefault="00DA63EC" w:rsidP="00DA63EC">
      <w:pPr>
        <w:pStyle w:val="affffd"/>
        <w:rPr>
          <w:rtl/>
        </w:rPr>
      </w:pPr>
      <w:r>
        <w:rPr>
          <w:rFonts w:ascii="FrankRuehl" w:hAnsi="FrankRuehl"/>
          <w:sz w:val="20"/>
          <w:rtl/>
        </w:rPr>
        <w:t>׹</w:t>
      </w:r>
    </w:p>
    <w:p>
      <w:pPr>
        <w:pStyle w:val="afffff8"/>
        <w:rPr>
          <w:ins w:id="90679" w:author="קלוד" w:date="2026-10-11T12:29:36Z"/>
        </w:rPr>
      </w:pPr>
      <w:ins w:id="90680" w:author="קלוד" w:date="2026-10-11T12:29:36Z">
        <w:r>
          <w:rPr>
            <w:color w:val="7B3F00"/>
          </w:rPr>
          <w:t xml:space="preserve">חטאת לשם חולין - כשרה, וגט לשם נכרי - פסול</w:t>
        </w:r>
      </w:ins>
    </w:p>
    <w:p w:rsidR="00DA63EC" w:rsidRDefault="00DA63EC" w:rsidP="00DA63EC">
      <w:pPr>
        <w:tabs>
          <w:tab w:val="left" w:pos="0"/>
          <w:tab w:val="center" w:pos="2835"/>
        </w:tabs>
        <w:rPr>
          <w:rFonts w:ascii="FrankRuehl" w:hAnsi="FrankRuehl"/>
          <w:sz w:val="20"/>
          <w:rtl/>
        </w:rPr>
      </w:pPr>
      <w:r w:rsidRPr="001E5193">
        <w:rPr>
          <w:rFonts w:ascii="FrankRuehl" w:hAnsi="FrankRuehl"/>
          <w:b/>
          <w:bCs/>
          <w:sz w:val="20"/>
          <w:rtl/>
        </w:rPr>
        <w:t xml:space="preserve">תו רמי </w:t>
      </w:r>
      <w:ins w:id="90575" w:author="מנוע מכני" w:date="2026-10-11T12:04:39Z">
        <w:r>
          <w:rPr>
            <w:rFonts w:ascii="FrankRuehl" w:hAnsi="FrankRuehl"/>
            <w:b/>
            <w:bCs/>
            <w:sz w:val="20"/>
            <w:rtl/>
          </w:rPr>
          <w:t xml:space="preserve">דבר</w:t>
        </w:r>
      </w:ins>
      <w:del w:id="90576" w:author="מנוע מכני" w:date="2026-10-11T12:04:39Z">
        <w:r w:rsidRPr="001E5193">
          <w:rPr>
            <w:rFonts w:ascii="FrankRuehl" w:hAnsi="FrankRuehl"/>
            <w:b/>
            <w:bCs/>
            <w:sz w:val="20"/>
            <w:rtl/>
          </w:rPr>
          <w:delText xml:space="preserve">מילתא</w:delText>
        </w:r>
      </w:del>
      <w:r w:rsidRPr="001E5193">
        <w:rPr>
          <w:rFonts w:ascii="FrankRuehl" w:hAnsi="FrankRuehl"/>
          <w:b/>
          <w:bCs/>
          <w:sz w:val="20"/>
          <w:rtl/>
        </w:rPr>
        <w:t xml:space="preserve"> אחריתי</w:t>
      </w:r>
      <w:r w:rsidRPr="001E5193">
        <w:rPr>
          <w:rFonts w:ascii="FrankRuehl" w:hAnsi="FrankRuehl"/>
          <w:sz w:val="20"/>
          <w:rtl/>
        </w:rPr>
        <w:t xml:space="preserve">, מי </w:t>
      </w:r>
      <w:r w:rsidRPr="001E5193">
        <w:rPr>
          <w:rStyle w:val="2fb"/>
          <w:rFonts w:ascii="FrankRuehl" w:hAnsi="FrankRuehl"/>
          <w:sz w:val="20"/>
          <w:rtl/>
        </w:rPr>
        <w:t xml:space="preserve">אריא</w:t>
      </w:r>
      <w:r>
        <w:rPr>
          <w:rStyle w:val="2fb"/>
          <w:rFonts w:ascii="FrankRuehl" w:hAnsi="FrankRuehl"/>
          <w:sz w:val="20"/>
          <w:rtl/>
        </w:rPr>
        <w:t>"</w:t>
      </w:r>
      <w:r w:rsidRPr="001E5193">
        <w:rPr>
          <w:rStyle w:val="2fb"/>
          <w:rFonts w:ascii="FrankRuehl" w:hAnsi="FrankRuehl"/>
          <w:sz w:val="20"/>
          <w:rtl/>
        </w:rPr>
        <w:t xml:space="preserve">ר</w:t>
      </w:r>
      <w:r w:rsidRPr="001E5193">
        <w:rPr>
          <w:rFonts w:ascii="FrankRuehl" w:hAnsi="FrankRuehl"/>
          <w:sz w:val="20"/>
          <w:rtl/>
        </w:rPr>
        <w:t xml:space="preserve">: חטאת ששחטה לשם עולה - פסולה, שחטה לשם חולין - כשירה, </w:t>
      </w:r>
    </w:p>
    <w:p w:rsidR="00DA63EC" w:rsidRDefault="00DA63EC" w:rsidP="00DA63EC">
      <w:pPr>
        <w:tabs>
          <w:tab w:val="left" w:pos="0"/>
          <w:tab w:val="center" w:pos="2835"/>
        </w:tabs>
        <w:rPr>
          <w:rFonts w:ascii="FrankRuehl" w:hAnsi="FrankRuehl"/>
          <w:b/>
          <w:bCs/>
          <w:sz w:val="20"/>
          <w:rtl/>
        </w:rPr>
      </w:pPr>
      <w:r w:rsidRPr="001E5193">
        <w:rPr>
          <w:rFonts w:ascii="FrankRuehl" w:hAnsi="FrankRuehl"/>
          <w:b/>
          <w:bCs/>
          <w:sz w:val="20"/>
          <w:rtl/>
        </w:rPr>
        <w:t xml:space="preserve">משמע דמינה מחריב בה, </w:t>
      </w:r>
      <w:ins w:id="90577" w:author="מנוע מכני" w:date="2026-10-11T12:04:39Z">
        <w:r>
          <w:rPr>
            <w:rFonts w:ascii="FrankRuehl" w:hAnsi="FrankRuehl"/>
            <w:b/>
            <w:bCs/>
            <w:sz w:val="20"/>
            <w:rtl/>
          </w:rPr>
          <w:t xml:space="preserve">דלא</w:t>
        </w:r>
      </w:ins>
      <w:del w:id="90578" w:author="מנוע מכני" w:date="2026-10-11T12:04:39Z">
        <w:r w:rsidRPr="001E5193">
          <w:rPr>
            <w:rFonts w:ascii="FrankRuehl" w:hAnsi="FrankRuehl"/>
            <w:b/>
            <w:bCs/>
            <w:sz w:val="20"/>
            <w:rtl/>
          </w:rPr>
          <w:delText xml:space="preserve">דלאו</w:delText>
        </w:r>
      </w:del>
      <w:r w:rsidRPr="001E5193">
        <w:rPr>
          <w:rFonts w:ascii="FrankRuehl" w:hAnsi="FrankRuehl"/>
          <w:b/>
          <w:bCs/>
          <w:sz w:val="20"/>
          <w:rtl/>
        </w:rPr>
        <w:t xml:space="preserve"> מינה </w:t>
      </w:r>
      <w:r w:rsidRPr="001E5193">
        <w:rPr>
          <w:rFonts w:ascii="FrankRuehl" w:hAnsi="FrankRuehl"/>
          <w:b/>
          <w:bCs/>
          <w:sz w:val="20"/>
          <w:rtl/>
        </w:rPr>
        <w:t xml:space="preserve">לא</w:t>
      </w:r>
      <w:r w:rsidRPr="001E5193">
        <w:rPr>
          <w:rFonts w:ascii="FrankRuehl" w:hAnsi="FrankRuehl"/>
          <w:b/>
          <w:bCs/>
          <w:sz w:val="20"/>
          <w:rtl/>
        </w:rPr>
        <w:t xml:space="preserve"> מחריב בה</w:t>
      </w:r>
      <w:ins w:id="94069" w:author="מנוע מכני" w:date="2026-10-11T12:04:39Z">
        <w:r>
          <w:rPr>
            <w:rFonts w:ascii="FrankRuehl" w:hAnsi="FrankRuehl"/>
            <w:b/>
            <w:bCs/>
            <w:sz w:val="20"/>
            <w:rtl/>
          </w:rPr>
          <w:t xml:space="preserve">,</w:t>
        </w:r>
      </w:ins>
      <w:del w:id="94070" w:author="מנוע מכני" w:date="2026-10-11T12:04:39Z">
        <w:r w:rsidRPr="001E5193">
          <w:rPr>
            <w:rFonts w:ascii="FrankRuehl" w:hAnsi="FrankRuehl"/>
            <w:b/>
            <w:bCs/>
            <w:sz w:val="20"/>
            <w:rtl/>
          </w:rPr>
          <w:delText xml:space="preserve">;</w:delText>
        </w:r>
      </w:del>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 xml:space="preserve">ורמינהו: 'כל הגט שנכתב שלא לשם אשה - פסול, ואפי' לשם </w:t>
      </w:r>
      <w:ins w:id="96797" w:author="מנוע מכני" w:date="2026-10-11T12:04:39Z">
        <w:r>
          <w:rPr>
            <w:rFonts w:ascii="FrankRuehl" w:hAnsi="FrankRuehl"/>
            <w:sz w:val="20"/>
            <w:rtl/>
          </w:rPr>
          <w:t xml:space="preserve">נכרי</w:t>
        </w:r>
      </w:ins>
      <w:del w:id="96798" w:author="מנוע מכני" w:date="2026-10-11T12:04:39Z">
        <w:r w:rsidRPr="001E5193">
          <w:rPr>
            <w:rFonts w:ascii="FrankRuehl" w:hAnsi="FrankRuehl"/>
            <w:sz w:val="20"/>
            <w:rtl/>
          </w:rPr>
          <w:delText xml:space="preserve">עכו</w:delText>
        </w:r>
        <w:r>
          <w:rPr>
            <w:rFonts w:ascii="FrankRuehl" w:hAnsi="FrankRuehl"/>
            <w:sz w:val="20"/>
            <w:rtl/>
          </w:rPr>
          <w:delText xml:space="preserve">"</w:delText>
        </w:r>
        <w:r w:rsidRPr="001E5193">
          <w:rPr>
            <w:rFonts w:ascii="FrankRuehl" w:hAnsi="FrankRuehl"/>
            <w:sz w:val="20"/>
            <w:rtl/>
          </w:rPr>
          <w:delText xml:space="preserve">ם</w:delText>
        </w:r>
      </w:del>
      <w:r w:rsidRPr="001E5193">
        <w:rPr>
          <w:rFonts w:ascii="FrankRuehl" w:hAnsi="FrankRuehl"/>
          <w:sz w:val="20"/>
          <w:rtl/>
        </w:rPr>
        <w:t xml:space="preserve"> </w:t>
      </w:r>
      <w:ins w:id="90579" w:author="מנוע מכני" w:date="2026-10-11T12:04:39Z">
        <w:r>
          <w:rPr>
            <w:rFonts w:ascii="FrankRuehl" w:hAnsi="FrankRuehl"/>
            <w:sz w:val="20"/>
            <w:rtl/>
          </w:rPr>
          <w:t xml:space="preserve">גם</w:t>
        </w:r>
      </w:ins>
      <w:del w:id="90580" w:author="מנוע מכני" w:date="2026-10-11T12:04:39Z">
        <w:r w:rsidRPr="001E5193">
          <w:rPr>
            <w:rFonts w:ascii="FrankRuehl" w:hAnsi="FrankRuehl"/>
            <w:sz w:val="20"/>
            <w:rtl/>
          </w:rPr>
          <w:delText xml:space="preserve">נמי</w:delText>
        </w:r>
      </w:del>
      <w:r w:rsidRPr="001E5193">
        <w:rPr>
          <w:rFonts w:ascii="FrankRuehl" w:hAnsi="FrankRuehl"/>
          <w:sz w:val="20"/>
          <w:rtl/>
        </w:rPr>
        <w:t xml:space="preserve"> פסול! </w:t>
      </w:r>
    </w:p>
    <w:p w:rsidR="00DA63EC" w:rsidRPr="00801096" w:rsidRDefault="00DA63EC" w:rsidP="00DA63EC">
      <w:pPr>
        <w:pStyle w:val="affffb"/>
        <w:rPr>
          <w:spacing w:val="-2"/>
        </w:rPr>
      </w:pPr>
      <w:r w:rsidRPr="00801096">
        <w:rPr>
          <w:bCs/>
          <w:spacing w:val="-2"/>
          <w:rtl/>
        </w:rPr>
        <w:t>- ושאני</w:t>
      </w:r>
      <w:r w:rsidRPr="00801096">
        <w:rPr>
          <w:spacing w:val="-2"/>
          <w:rtl/>
        </w:rPr>
        <w:t xml:space="preserve">: גט דל לשם עכום </w:t>
      </w:r>
      <w:r w:rsidRPr="00801096">
        <w:rPr>
          <w:spacing w:val="-2"/>
          <w:rtl/>
        </w:rPr>
        <w:t xml:space="preserve">הו"ל</w:t>
      </w:r>
      <w:r w:rsidRPr="00801096">
        <w:rPr>
          <w:spacing w:val="-2"/>
          <w:rtl/>
        </w:rPr>
        <w:t xml:space="preserve"> סתמא ופסול, אבל קדשים דל חולין </w:t>
      </w:r>
      <w:r w:rsidRPr="00801096">
        <w:rPr>
          <w:spacing w:val="-2"/>
          <w:rtl/>
        </w:rPr>
        <w:t xml:space="preserve">הו"ל</w:t>
      </w:r>
      <w:r w:rsidRPr="00801096">
        <w:rPr>
          <w:spacing w:val="-2"/>
          <w:rtl/>
        </w:rPr>
        <w:t xml:space="preserve"> סתמא וכשרים.</w:t>
      </w:r>
    </w:p>
    <w:p w:rsidR="00DA63EC" w:rsidRPr="001E5193" w:rsidRDefault="00DA63EC" w:rsidP="00DA63EC">
      <w:pPr>
        <w:pStyle w:val="affffd"/>
        <w:rPr>
          <w:rtl/>
        </w:rPr>
      </w:pPr>
      <w:r>
        <w:rPr>
          <w:rFonts w:ascii="FrankRuehl" w:hAnsi="FrankRuehl"/>
          <w:sz w:val="20"/>
          <w:rtl/>
        </w:rPr>
        <w:t>׹</w:t>
      </w:r>
    </w:p>
    <w:p>
      <w:pPr>
        <w:pStyle w:val="38"/>
        <w:rPr>
          <w:ins w:id="97487" w:author="מנוע מכני" w:date="2026-10-11T12:04:39Z"/>
        </w:rPr>
      </w:pPr>
      <w:r w:rsidRPr="001E5193">
        <w:t xml:space="preserve">ורמא </w:t>
      </w:r>
      <w:ins w:id="90581" w:author="מנוע מכני" w:date="2026-10-11T12:04:39Z">
        <w:r>
          <w:t xml:space="preserve">דבר</w:t>
        </w:r>
      </w:ins>
      <w:del w:id="90582" w:author="מנוע מכני" w:date="2026-10-11T12:04:39Z">
        <w:r w:rsidRPr="001E5193">
          <w:delText xml:space="preserve">מילתא</w:delText>
        </w:r>
      </w:del>
      <w:r w:rsidRPr="001E5193">
        <w:t xml:space="preserve"> אחריתי</w:t>
      </w:r>
      <w:r w:rsidRPr="001E5193">
        <w:t>, מי אריא</w:t>
      </w:r>
      <w:r>
        <w:t>"</w:t>
      </w:r>
      <w:r w:rsidRPr="001E5193">
        <w:t xml:space="preserve">ר:</w:t>
      </w:r>
    </w:p>
    <w:p w:rsidR="00DA63EC" w:rsidRDefault="00DA63EC" w:rsidP="00DA63EC">
      <w:pPr>
        <w:tabs>
          <w:tab w:val="left" w:pos="0"/>
          <w:tab w:val="center" w:pos="2835"/>
        </w:tabs>
        <w:rPr>
          <w:rFonts w:ascii="FrankRuehl" w:hAnsi="FrankRuehl"/>
          <w:sz w:val="20"/>
          <w:rtl/>
        </w:rPr>
      </w:pPr>
      <w:del w:id="97488"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חטאת ששחטה לשם עולה - פסולה, שחטה לשם חולין - כשירה, </w:t>
      </w:r>
      <w:ins w:id="95401" w:author="מנוע מכני" w:date="2026-10-11T12:04:39Z">
        <w:r>
          <w:rPr>
            <w:rFonts w:ascii="FrankRuehl" w:hAnsi="FrankRuehl"/>
            <w:sz w:val="20"/>
            <w:rtl/>
          </w:rPr>
          <w:t xml:space="preserve">ומשמע ש</w:t>
        </w:r>
      </w:ins>
      <w:del w:id="95402" w:author="מנוע מכני" w:date="2026-10-11T12:04:39Z">
        <w:r w:rsidRPr="001E5193">
          <w:rPr>
            <w:rFonts w:ascii="FrankRuehl" w:hAnsi="FrankRuehl"/>
            <w:sz w:val="20"/>
            <w:rtl/>
          </w:rPr>
          <w:delText xml:space="preserve">אלמא </w:delText>
        </w:r>
      </w:del>
      <w:r w:rsidRPr="001E5193">
        <w:rPr>
          <w:rFonts w:ascii="FrankRuehl" w:hAnsi="FrankRuehl"/>
          <w:sz w:val="20"/>
          <w:rtl/>
        </w:rPr>
        <w:t xml:space="preserve">דמינה מחריב בה, דלא מינה </w:t>
      </w:r>
      <w:r w:rsidRPr="001E5193">
        <w:rPr>
          <w:rFonts w:ascii="FrankRuehl" w:hAnsi="FrankRuehl"/>
          <w:sz w:val="20"/>
          <w:rtl/>
        </w:rPr>
        <w:t xml:space="preserve">לא</w:t>
      </w:r>
      <w:r w:rsidRPr="001E5193">
        <w:rPr>
          <w:rFonts w:ascii="FrankRuehl" w:hAnsi="FrankRuehl"/>
          <w:sz w:val="20"/>
          <w:rtl/>
        </w:rPr>
        <w:t xml:space="preserve"> מחריב בה</w:t>
      </w:r>
      <w:ins w:id="94071" w:author="מנוע מכני" w:date="2026-10-11T12:04:39Z">
        <w:r>
          <w:rPr>
            <w:rFonts w:ascii="FrankRuehl" w:hAnsi="FrankRuehl"/>
            <w:sz w:val="20"/>
            <w:rtl/>
          </w:rPr>
          <w:t xml:space="preserve">,</w:t>
        </w:r>
      </w:ins>
      <w:del w:id="94072" w:author="מנוע מכני" w:date="2026-10-11T12:04:39Z">
        <w:r w:rsidRPr="001E5193">
          <w:rPr>
            <w:rFonts w:ascii="FrankRuehl" w:hAnsi="FrankRuehl"/>
            <w:sz w:val="20"/>
            <w:rtl/>
          </w:rPr>
          <w:delText xml:space="preserve">;</w:delText>
        </w:r>
      </w:del>
    </w:p>
    <w:p>
      <w:pPr>
        <w:pStyle w:val="38"/>
        <w:rPr>
          <w:ins w:id="97489" w:author="מנוע מכני" w:date="2026-10-11T12:04:39Z"/>
        </w:rPr>
      </w:pPr>
      <w:r w:rsidRPr="001E5193">
        <w:t xml:space="preserve">והתניא:</w:t>
      </w:r>
    </w:p>
    <w:p w:rsidR="00DA63EC" w:rsidRDefault="00DA63EC" w:rsidP="00DA63EC">
      <w:pPr>
        <w:tabs>
          <w:tab w:val="left" w:pos="0"/>
          <w:tab w:val="center" w:pos="2835"/>
        </w:tabs>
        <w:rPr>
          <w:rFonts w:ascii="FrankRuehl" w:hAnsi="FrankRuehl"/>
          <w:sz w:val="20"/>
          <w:rtl/>
        </w:rPr>
      </w:pPr>
      <w:del w:id="97490"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'ת</w:t>
      </w:r>
      <w:r>
        <w:rPr>
          <w:rFonts w:ascii="FrankRuehl" w:hAnsi="FrankRuehl"/>
          <w:sz w:val="20"/>
          <w:rtl/>
        </w:rPr>
        <w:t>וכו</w:t>
      </w:r>
      <w:r w:rsidR="005608A0">
        <w:rPr>
          <w:rFonts w:ascii="FrankRuehl" w:hAnsi="FrankRuehl"/>
          <w:sz w:val="20"/>
          <w:rtl/>
        </w:rPr>
        <w:t>'</w:t>
      </w:r>
      <w:r w:rsidRPr="001E5193">
        <w:rPr>
          <w:rFonts w:ascii="FrankRuehl" w:hAnsi="FrankRuehl"/>
          <w:sz w:val="20"/>
          <w:rtl/>
        </w:rPr>
        <w:t xml:space="preserve">, ולא תוך תוכו, ואפי' כלי שטף מציל! </w:t>
      </w:r>
    </w:p>
    <w:p w:rsidR="00DA63EC" w:rsidRDefault="00DA63EC" w:rsidP="00DA63EC">
      <w:pPr>
        <w:pStyle w:val="affffb"/>
        <w:rPr>
          <w:rtl/>
        </w:rPr>
      </w:pPr>
      <w:r>
        <w:rPr>
          <w:bCs/>
          <w:rtl/>
        </w:rPr>
        <w:t xml:space="preserve">- </w:t>
      </w:r>
      <w:r w:rsidRPr="001E5193">
        <w:rPr>
          <w:bCs/>
          <w:rtl/>
        </w:rPr>
        <w:t>ושאני</w:t>
      </w:r>
      <w:r w:rsidRPr="001E5193">
        <w:rPr>
          <w:rtl/>
        </w:rPr>
        <w:t xml:space="preserve">: עשו חולין אצל קדשים כמחיצה אצל תנור, דלא מהניא </w:t>
      </w:r>
      <w:ins w:id="92275" w:author="מנוע מכני" w:date="2026-10-11T12:04:39Z">
        <w:r>
          <w:rPr>
            <w:rtl/>
          </w:rPr>
          <w:t xml:space="preserve">לו</w:t>
        </w:r>
      </w:ins>
      <w:del w:id="92276" w:author="מנוע מכני" w:date="2026-10-11T12:04:39Z">
        <w:r w:rsidRPr="001E5193">
          <w:rPr>
            <w:rtl/>
          </w:rPr>
          <w:delText xml:space="preserve">ליה</w:delText>
        </w:r>
      </w:del>
      <w:r w:rsidRPr="001E5193">
        <w:rPr>
          <w:rtl/>
        </w:rPr>
        <w:t xml:space="preserve"> כלל</w:t>
      </w:r>
      <w:ins w:id="94073" w:author="מנוע מכני" w:date="2026-10-11T12:04:39Z">
        <w:r>
          <w:rPr>
            <w:rtl/>
          </w:rPr>
          <w:t xml:space="preserve">,</w:t>
        </w:r>
      </w:ins>
      <w:del w:id="94074" w:author="מנוע מכני" w:date="2026-10-11T12:04:39Z">
        <w:r w:rsidRPr="001E5193">
          <w:rPr>
            <w:rtl/>
          </w:rPr>
          <w:delText xml:space="preserve">;</w:delText>
        </w:r>
      </w:del>
    </w:p>
    <w:p>
      <w:pPr>
        <w:pStyle w:val="38"/>
        <w:rPr>
          <w:ins w:id="97491" w:author="מנוע מכני" w:date="2026-10-11T12:04:39Z"/>
        </w:rPr>
      </w:pPr>
      <w:r w:rsidRPr="001E5193">
        <w:tab/>
        <w:t xml:space="preserve">דתנן</w:t>
      </w:r>
      <w:del w:id="102784" w:author="Claude" w:date="2026-10-11T09:07:44Z">
        <w:r>
          <w:delText xml:space="preserve">	</w:delText>
        </w:r>
      </w:del>
      <w:r>
        <w:t xml:space="preserve">:</w:t>
      </w:r>
    </w:p>
    <w:p w:rsidR="00DA63EC" w:rsidRDefault="00DA63EC" w:rsidP="00DA63EC">
      <w:pPr>
        <w:tabs>
          <w:tab w:val="left" w:pos="0"/>
          <w:tab w:val="center" w:pos="2835"/>
        </w:tabs>
        <w:rPr>
          <w:rFonts w:ascii="FrankRuehl" w:hAnsi="FrankRuehl"/>
          <w:sz w:val="20"/>
          <w:rtl/>
        </w:rPr>
      </w:pPr>
      <w:del w:id="97492" w:author="מנוע מכני" w:date="2026-10-11T12:04:39Z">
        <w:r w:rsidRPr="001E5193">
          <w:rPr>
            <w:rFonts w:ascii="FrankRuehl" w:hAnsi="FrankRuehl"/>
            <w:sz w:val="20"/>
            <w:rtl/>
          </w:rPr>
          <w:tab/>
          <w:delText xml:space="preserve"> </w:delText>
        </w:r>
      </w:del>
      <w:r w:rsidRPr="001E5193">
        <w:rPr>
          <w:rFonts w:ascii="FrankRuehl" w:hAnsi="FrankRuehl"/>
          <w:sz w:val="20"/>
          <w:rtl/>
        </w:rPr>
        <w:tab/>
        <w:t xml:space="preserve">תנור שחצצו בנסרים או ביריעות ונמצא שרץ במקום אחד - הכל טמא, </w:t>
      </w:r>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ab/>
        <w:t xml:space="preserve">כוורת שהיא פחותה ופקוקה בקש ומשולשלת לאויר התנור, </w:t>
      </w:r>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ab/>
        <w:t xml:space="preserve">שרץ בתוכה - התנור טמא, </w:t>
      </w:r>
    </w:p>
    <w:p>
      <w:pPr>
        <w:pStyle w:val="38"/>
        <w:rPr>
          <w:ins w:id="97493" w:author="מנוע מכני" w:date="2026-10-11T12:04:39Z"/>
        </w:rPr>
      </w:pPr>
      <w:r w:rsidRPr="001E5193">
        <w:tab/>
      </w:r>
      <w:r w:rsidRPr="001E5193">
        <w:t>שרץ בתנור</w:t>
      </w:r>
      <w:r w:rsidRPr="001E5193">
        <w:t xml:space="preserve"> – </w:t>
      </w:r>
      <w:r w:rsidRPr="001E5193">
        <w:t>לרבנן</w:t>
      </w:r>
      <w:r w:rsidRPr="001E5193">
        <w:t xml:space="preserve">:</w:t>
      </w:r>
    </w:p>
    <w:p w:rsidR="00DA63EC" w:rsidRDefault="00DA63EC" w:rsidP="00DA63EC">
      <w:pPr>
        <w:tabs>
          <w:tab w:val="left" w:pos="0"/>
          <w:tab w:val="center" w:pos="2835"/>
        </w:tabs>
        <w:rPr>
          <w:rFonts w:ascii="FrankRuehl" w:hAnsi="FrankRuehl"/>
          <w:sz w:val="20"/>
          <w:rtl/>
        </w:rPr>
      </w:pPr>
      <w:del w:id="97494"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אוכלין שבתוכה </w:t>
      </w:r>
      <w:r w:rsidRPr="001E5193">
        <w:rPr>
          <w:rFonts w:ascii="FrankRuehl" w:hAnsi="FrankRuehl"/>
          <w:b/>
          <w:bCs/>
          <w:sz w:val="20"/>
          <w:rtl/>
        </w:rPr>
        <w:t>טמאין</w:t>
      </w:r>
      <w:r w:rsidRPr="001E5193">
        <w:rPr>
          <w:rFonts w:ascii="FrankRuehl" w:hAnsi="FrankRuehl"/>
          <w:sz w:val="20"/>
          <w:rtl/>
        </w:rPr>
        <w:t xml:space="preserve">, </w:t>
      </w:r>
    </w:p>
    <w:p>
      <w:pPr>
        <w:pStyle w:val="38"/>
        <w:rPr>
          <w:ins w:id="97495" w:author="מנוע מכני" w:date="2026-10-11T12:04:39Z"/>
        </w:rPr>
      </w:pPr>
      <w:r w:rsidRPr="001E5193">
        <w:tab/>
      </w:r>
      <w:del w:id="90075" w:author="מנוע מכני" w:date="2026-10-11T12:04:39Z">
        <w:r w:rsidRPr="001E5193">
          <w:tab/>
          <w:delText xml:space="preserve">        </w:delText>
        </w:r>
      </w:del>
      <w:r w:rsidRPr="001E5193">
        <w:tab/>
        <w:t xml:space="preserve">ור</w:t>
      </w:r>
      <w:r>
        <w:t>"</w:t>
      </w:r>
      <w:r w:rsidRPr="001E5193">
        <w:t>א מטהר</w:t>
      </w:r>
      <w:r w:rsidRPr="001E5193">
        <w:t xml:space="preserve">:</w:t>
      </w:r>
    </w:p>
    <w:p w:rsidR="00DA63EC" w:rsidRDefault="00DA63EC" w:rsidP="00DA63EC">
      <w:pPr>
        <w:tabs>
          <w:tab w:val="left" w:pos="0"/>
          <w:tab w:val="center" w:pos="2835"/>
        </w:tabs>
        <w:ind w:left="708"/>
        <w:rPr>
          <w:rFonts w:ascii="FrankRuehl" w:hAnsi="FrankRuehl"/>
          <w:sz w:val="20"/>
          <w:rtl/>
        </w:rPr>
      </w:pPr>
      <w:del w:id="97496"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ק"ו</w:t>
      </w:r>
      <w:r w:rsidRPr="001E5193">
        <w:rPr>
          <w:rFonts w:ascii="FrankRuehl" w:hAnsi="FrankRuehl"/>
          <w:sz w:val="20"/>
          <w:rtl/>
        </w:rPr>
        <w:t xml:space="preserve">, אם הציל במת החמור, יציל בכלי חרס הקל</w:t>
      </w:r>
    </w:p>
    <w:p w:rsidR="00DA63EC" w:rsidRDefault="00DA63EC" w:rsidP="00DA63EC">
      <w:pPr>
        <w:pStyle w:val="afff3"/>
        <w:framePr w:wrap="around"/>
        <w:tabs>
          <w:tab w:val="left" w:pos="0"/>
        </w:tabs>
        <w:ind w:left="708"/>
        <w:rPr>
          <w:rFonts w:ascii="FrankRuehl" w:hAnsi="FrankRuehl" w:cs="FrankRuehl"/>
          <w:sz w:val="34"/>
          <w:szCs w:val="20"/>
          <w:rtl/>
        </w:rPr>
      </w:pPr>
      <w:r w:rsidRPr="001E5193">
        <w:rPr>
          <w:rFonts w:ascii="FrankRuehl" w:hAnsi="FrankRuehl" w:cs="FrankRuehl"/>
          <w:sz w:val="34"/>
          <w:szCs w:val="20"/>
          <w:rtl/>
        </w:rPr>
        <w:t>ג:</w:t>
      </w:r>
    </w:p>
    <w:p>
      <w:pPr>
        <w:pStyle w:val="38"/>
        <w:rPr>
          <w:ins w:id="97497" w:author="מנוע מכני" w:date="2026-10-11T12:04:39Z"/>
        </w:rPr>
      </w:pPr>
      <w:r w:rsidRPr="00801096">
        <w:t>אמרו לו</w:t>
      </w:r>
      <w:r w:rsidRPr="00801096">
        <w:t xml:space="preserve">:</w:t>
      </w:r>
    </w:p>
    <w:p w:rsidR="00DA63EC" w:rsidRPr="00801096" w:rsidRDefault="00DA63EC" w:rsidP="00DA63EC">
      <w:pPr>
        <w:tabs>
          <w:tab w:val="left" w:pos="0"/>
          <w:tab w:val="center" w:pos="2835"/>
        </w:tabs>
        <w:ind w:left="708"/>
        <w:rPr>
          <w:rFonts w:ascii="FrankRuehl" w:hAnsi="FrankRuehl"/>
          <w:spacing w:val="-8"/>
          <w:sz w:val="20"/>
          <w:rtl/>
        </w:rPr>
      </w:pPr>
      <w:del w:id="97498" w:author="מנוע מכני" w:date="2026-10-11T12:04:39Z">
        <w:r w:rsidRPr="00801096">
          <w:rPr>
            <w:rFonts w:ascii="FrankRuehl" w:hAnsi="FrankRuehl"/>
            <w:spacing w:val="-8"/>
            <w:sz w:val="20"/>
            <w:rtl/>
          </w:rPr>
          <w:delText xml:space="preserve"> </w:delText>
        </w:r>
      </w:del>
      <w:r w:rsidRPr="00801096">
        <w:rPr>
          <w:rFonts w:ascii="FrankRuehl" w:hAnsi="FrankRuehl"/>
          <w:spacing w:val="-8"/>
          <w:sz w:val="20"/>
          <w:rtl/>
        </w:rPr>
        <w:t xml:space="preserve">לא</w:t>
      </w:r>
      <w:r w:rsidRPr="00801096">
        <w:rPr>
          <w:rFonts w:ascii="FrankRuehl" w:hAnsi="FrankRuehl"/>
          <w:spacing w:val="-8"/>
          <w:sz w:val="20"/>
          <w:rtl/>
        </w:rPr>
        <w:t xml:space="preserve">, דהציל במת חמור שכן חלוקה באוהלין, </w:t>
      </w:r>
      <w:r w:rsidRPr="00801096">
        <w:rPr>
          <w:rFonts w:ascii="FrankRuehl" w:hAnsi="FrankRuehl"/>
          <w:spacing w:val="-8"/>
          <w:sz w:val="20"/>
          <w:rtl/>
        </w:rPr>
        <w:t xml:space="preserve">משא"כ</w:t>
      </w:r>
      <w:r w:rsidRPr="00801096">
        <w:rPr>
          <w:rFonts w:ascii="FrankRuehl" w:hAnsi="FrankRuehl"/>
          <w:spacing w:val="-8"/>
          <w:sz w:val="20"/>
          <w:rtl/>
        </w:rPr>
        <w:t xml:space="preserve"> בכלי חרש הקל אין חלוקין באוהלין </w:t>
      </w:r>
    </w:p>
    <w:p>
      <w:pPr>
        <w:pStyle w:val="38"/>
        <w:rPr>
          <w:ins w:id="97499" w:author="מנוע מכני" w:date="2026-10-11T12:04:39Z"/>
        </w:rPr>
      </w:pPr>
      <w:r w:rsidRPr="001E5193">
        <w:t>וטעמא דר</w:t>
      </w:r>
      <w:r>
        <w:t>"</w:t>
      </w:r>
      <w:r w:rsidRPr="001E5193">
        <w:t>א</w:t>
      </w:r>
      <w:r w:rsidRPr="001E5193">
        <w:t xml:space="preserve">:</w:t>
      </w:r>
    </w:p>
    <w:p w:rsidR="00DA63EC" w:rsidRDefault="00DA63EC" w:rsidP="00DA63EC">
      <w:pPr>
        <w:tabs>
          <w:tab w:val="left" w:pos="0"/>
          <w:tab w:val="center" w:pos="2835"/>
        </w:tabs>
        <w:ind w:left="708"/>
        <w:rPr>
          <w:rFonts w:ascii="FrankRuehl" w:hAnsi="FrankRuehl"/>
          <w:sz w:val="20"/>
          <w:rtl/>
        </w:rPr>
      </w:pPr>
      <w:del w:id="97500" w:author="מנוע מכני" w:date="2026-10-11T12:04:39Z">
        <w:r w:rsidRPr="001E5193">
          <w:rPr>
            <w:rFonts w:ascii="FrankRuehl" w:hAnsi="FrankRuehl"/>
            <w:sz w:val="20"/>
            <w:rtl/>
          </w:rPr>
          <w:delText xml:space="preserve"> </w:delText>
        </w:r>
      </w:del>
      <w:ins w:id="90583" w:author="מנוע מכני" w:date="2026-10-11T12:04:39Z">
        <w:r>
          <w:rPr>
            <w:rFonts w:ascii="FrankRuehl" w:hAnsi="FrankRuehl"/>
            <w:sz w:val="20"/>
            <w:rtl/>
          </w:rPr>
          <w:t xml:space="preserve">לא</w:t>
        </w:r>
      </w:ins>
      <w:del w:id="90584" w:author="מנוע מכני" w:date="2026-10-11T12:04:39Z">
        <w:r w:rsidRPr="001E5193">
          <w:rPr>
            <w:rFonts w:ascii="FrankRuehl" w:hAnsi="FrankRuehl"/>
            <w:sz w:val="20"/>
            <w:rtl/>
          </w:rPr>
          <w:delText xml:space="preserve">לאו</w:delText>
        </w:r>
      </w:del>
      <w:r w:rsidRPr="001E5193">
        <w:rPr>
          <w:rFonts w:ascii="FrankRuehl" w:hAnsi="FrankRuehl"/>
          <w:sz w:val="20"/>
          <w:rtl/>
        </w:rPr>
        <w:t xml:space="preserve"> מק</w:t>
      </w:r>
      <w:r>
        <w:rPr>
          <w:rFonts w:ascii="FrankRuehl" w:hAnsi="FrankRuehl"/>
          <w:sz w:val="20"/>
          <w:rtl/>
        </w:rPr>
        <w:t>"</w:t>
      </w:r>
      <w:r w:rsidRPr="001E5193">
        <w:rPr>
          <w:rFonts w:ascii="FrankRuehl" w:hAnsi="FrankRuehl"/>
          <w:sz w:val="20"/>
          <w:rtl/>
        </w:rPr>
        <w:t xml:space="preserve">ק </w:t>
      </w:r>
      <w:r w:rsidRPr="001E5193">
        <w:rPr>
          <w:rFonts w:ascii="FrankRuehl" w:hAnsi="FrankRuehl"/>
          <w:sz w:val="20"/>
          <w:rtl/>
        </w:rPr>
        <w:t xml:space="preserve">דא</w:t>
      </w:r>
      <w:r>
        <w:rPr>
          <w:rFonts w:ascii="FrankRuehl" w:hAnsi="FrankRuehl"/>
          <w:sz w:val="20"/>
          <w:rtl/>
        </w:rPr>
        <w:t>"</w:t>
      </w:r>
      <w:r w:rsidRPr="001E5193">
        <w:rPr>
          <w:rFonts w:ascii="FrankRuehl" w:hAnsi="FrankRuehl"/>
          <w:sz w:val="20"/>
          <w:rtl/>
        </w:rPr>
        <w:t xml:space="preserve">כ</w:t>
      </w:r>
      <w:r w:rsidRPr="001E5193">
        <w:rPr>
          <w:rFonts w:ascii="FrankRuehl" w:hAnsi="FrankRuehl"/>
          <w:sz w:val="20"/>
          <w:rtl/>
        </w:rPr>
        <w:t xml:space="preserve"> לילף </w:t>
      </w:r>
      <w:r w:rsidRPr="001E5193">
        <w:rPr>
          <w:rFonts w:ascii="FrankRuehl" w:hAnsi="FrankRuehl"/>
          <w:sz w:val="20"/>
          <w:rtl/>
        </w:rPr>
        <w:t xml:space="preserve">כ</w:t>
      </w:r>
      <w:r>
        <w:rPr>
          <w:rFonts w:ascii="FrankRuehl" w:hAnsi="FrankRuehl"/>
          <w:sz w:val="20"/>
          <w:rtl/>
        </w:rPr>
        <w:t>"</w:t>
      </w:r>
      <w:r w:rsidRPr="001E5193">
        <w:rPr>
          <w:rFonts w:ascii="FrankRuehl" w:hAnsi="FrankRuehl"/>
          <w:sz w:val="20"/>
          <w:rtl/>
        </w:rPr>
        <w:t xml:space="preserve">ש</w:t>
      </w:r>
      <w:r w:rsidRPr="001E5193">
        <w:rPr>
          <w:rFonts w:ascii="FrankRuehl" w:hAnsi="FrankRuehl"/>
          <w:sz w:val="20"/>
          <w:rtl/>
        </w:rPr>
        <w:t xml:space="preserve"> מקדשים דמחללין קדשין לחולין </w:t>
      </w:r>
    </w:p>
    <w:p>
      <w:pPr>
        <w:pStyle w:val="38"/>
        <w:rPr>
          <w:ins w:id="97501" w:author="מנוע מכני" w:date="2026-10-11T12:04:39Z"/>
        </w:rPr>
      </w:pPr>
      <w:r w:rsidRPr="00801096">
        <w:t>אלא:</w:t>
      </w:r>
    </w:p>
    <w:p w:rsidR="00DA63EC" w:rsidRPr="00801096" w:rsidRDefault="00DA63EC" w:rsidP="00DA63EC">
      <w:pPr>
        <w:tabs>
          <w:tab w:val="left" w:pos="0"/>
          <w:tab w:val="center" w:pos="2835"/>
        </w:tabs>
        <w:ind w:left="708"/>
        <w:rPr>
          <w:rFonts w:ascii="FrankRuehl" w:hAnsi="FrankRuehl"/>
          <w:spacing w:val="-2"/>
          <w:sz w:val="20"/>
          <w:rtl/>
        </w:rPr>
      </w:pPr>
      <w:del w:id="97502" w:author="מנוע מכני" w:date="2026-10-11T12:04:39Z">
        <w:r w:rsidRPr="00801096">
          <w:rPr>
            <w:rFonts w:ascii="FrankRuehl" w:hAnsi="FrankRuehl"/>
            <w:spacing w:val="-2"/>
            <w:sz w:val="20"/>
            <w:rtl/>
          </w:rPr>
          <w:delText xml:space="preserve"> </w:delText>
        </w:r>
      </w:del>
      <w:r w:rsidRPr="00801096">
        <w:rPr>
          <w:rStyle w:val="afffff0"/>
          <w:spacing w:val="-2"/>
          <w:rtl/>
        </w:rPr>
        <w:t xml:space="preserve">'</w:t>
      </w:r>
      <w:ins w:id="90377" w:author="Claude - סמנטי" w:date="2026-10-11T12:26:16Z">
        <w:r>
          <w:rPr>
            <w:rStyle w:val="afffff0"/>
            <w:spacing w:val="-2"/>
            <w:rtl/>
          </w:rPr>
          <w:t xml:space="preserve">וְלֹא יְחַלְּלוּ אֶת קָדְשֵׁי בְּנֵי יִשְׂרָאֵל וְגוֹ</w:t>
        </w:r>
      </w:ins>
      <w:del w:id="90378" w:author="Claude - סמנטי" w:date="2026-10-11T12:26:16Z">
        <w:r w:rsidRPr="00801096">
          <w:rPr>
            <w:rStyle w:val="afffff0"/>
            <w:spacing w:val="-2"/>
            <w:rtl/>
          </w:rPr>
          <w:delText xml:space="preserve">ולא יחללו את קדשי בני ישראל וגו</w:delText>
        </w:r>
      </w:del>
      <w:r w:rsidRPr="00801096">
        <w:rPr>
          <w:rStyle w:val="afffff0"/>
          <w:spacing w:val="-2"/>
          <w:rtl/>
        </w:rPr>
        <w:t xml:space="preserve">' </w:t>
      </w:r>
      <w:r w:rsidRPr="00801096">
        <w:rPr>
          <w:rFonts w:ascii="FrankRuehl" w:hAnsi="FrankRuehl"/>
          <w:spacing w:val="-2"/>
          <w:sz w:val="20"/>
          <w:rtl/>
        </w:rPr>
        <w:t>- קדשים מחללין קדשים, ואין חולין מחללין קדשים.</w:t>
      </w:r>
    </w:p>
    <w:p w:rsidR="00DA63EC" w:rsidRPr="00801096" w:rsidRDefault="00DA63EC" w:rsidP="00DA63EC">
      <w:pPr>
        <w:tabs>
          <w:tab w:val="left" w:pos="0"/>
          <w:tab w:val="center" w:pos="2835"/>
        </w:tabs>
        <w:ind w:left="708"/>
        <w:rPr>
          <w:rFonts w:ascii="FrankRuehl" w:hAnsi="FrankRuehl"/>
          <w:spacing w:val="-6"/>
          <w:sz w:val="20"/>
          <w:rtl/>
        </w:rPr>
      </w:pPr>
      <w:r w:rsidRPr="00801096">
        <w:rPr>
          <w:rFonts w:ascii="FrankRuehl" w:hAnsi="FrankRuehl"/>
          <w:spacing w:val="-6"/>
          <w:sz w:val="20"/>
          <w:rtl/>
        </w:rPr>
        <w:t xml:space="preserve">אבל בתוכו קרא </w:t>
      </w:r>
      <w:r w:rsidRPr="00801096">
        <w:rPr>
          <w:rFonts w:ascii="FrankRuehl" w:hAnsi="FrankRuehl"/>
          <w:spacing w:val="-6"/>
          <w:sz w:val="20"/>
          <w:rtl/>
        </w:rPr>
        <w:t xml:space="preserve">לא</w:t>
      </w:r>
      <w:r w:rsidRPr="00801096">
        <w:rPr>
          <w:rFonts w:ascii="FrankRuehl" w:hAnsi="FrankRuehl"/>
          <w:spacing w:val="-6"/>
          <w:sz w:val="20"/>
          <w:rtl/>
        </w:rPr>
        <w:t xml:space="preserve"> מפיק </w:t>
      </w:r>
      <w:r w:rsidRPr="00801096">
        <w:rPr>
          <w:rFonts w:ascii="FrankRuehl" w:hAnsi="FrankRuehl"/>
          <w:spacing w:val="-6"/>
          <w:sz w:val="20"/>
          <w:rtl/>
        </w:rPr>
        <w:t xml:space="preserve">ק"ו</w:t>
      </w:r>
      <w:r w:rsidRPr="00801096">
        <w:rPr>
          <w:rFonts w:ascii="FrankRuehl" w:hAnsi="FrankRuehl"/>
          <w:spacing w:val="-6"/>
          <w:sz w:val="20"/>
          <w:rtl/>
        </w:rPr>
        <w:t xml:space="preserve"> </w:t>
      </w:r>
      <w:ins w:id="96811" w:author="מנוע מכני" w:date="2026-10-11T12:04:39Z">
        <w:r>
          <w:rPr>
            <w:rFonts w:ascii="FrankRuehl" w:hAnsi="FrankRuehl"/>
            <w:spacing w:val="-6"/>
            <w:sz w:val="20"/>
            <w:rtl/>
          </w:rPr>
          <w:t xml:space="preserve">דצריך</w:t>
        </w:r>
      </w:ins>
      <w:del w:id="96812" w:author="מנוע מכני" w:date="2026-10-11T12:04:39Z">
        <w:r w:rsidRPr="00801096">
          <w:rPr>
            <w:rFonts w:ascii="FrankRuehl" w:hAnsi="FrankRuehl"/>
            <w:spacing w:val="-6"/>
            <w:sz w:val="20"/>
            <w:rtl/>
          </w:rPr>
          <w:delText xml:space="preserve">דמיבעי</w:delText>
        </w:r>
      </w:del>
      <w:r w:rsidRPr="00801096">
        <w:rPr>
          <w:rFonts w:ascii="FrankRuehl" w:hAnsi="FrankRuehl"/>
          <w:spacing w:val="-6"/>
          <w:sz w:val="20"/>
          <w:rtl/>
        </w:rPr>
        <w:t xml:space="preserve"> לאוכלין שגיבלן בטיט והכניסן לאויר תנור, - דלא מטמאו.</w:t>
      </w:r>
    </w:p>
    <w:p w:rsidR="00DA63EC" w:rsidRDefault="00DA63EC" w:rsidP="00DA63EC">
      <w:pPr>
        <w:tabs>
          <w:tab w:val="left" w:pos="0"/>
          <w:tab w:val="center" w:pos="2835"/>
        </w:tabs>
        <w:ind w:left="708"/>
        <w:rPr>
          <w:rFonts w:ascii="FrankRuehl" w:hAnsi="FrankRuehl"/>
          <w:sz w:val="20"/>
          <w:rtl/>
        </w:rPr>
      </w:pPr>
      <w:r w:rsidRPr="001E5193">
        <w:rPr>
          <w:rFonts w:ascii="FrankRuehl" w:hAnsi="FrankRuehl"/>
          <w:b/>
          <w:bCs/>
          <w:sz w:val="20"/>
          <w:rtl/>
        </w:rPr>
        <w:t>ולרבנן</w:t>
      </w:r>
      <w:r w:rsidRPr="001E5193">
        <w:rPr>
          <w:rFonts w:ascii="FrankRuehl" w:hAnsi="FrankRuehl"/>
          <w:sz w:val="20"/>
          <w:rtl/>
        </w:rPr>
        <w:t xml:space="preserve">- הנך </w:t>
      </w:r>
      <w:r w:rsidRPr="001E5193">
        <w:rPr>
          <w:rFonts w:ascii="FrankRuehl" w:hAnsi="FrankRuehl"/>
          <w:sz w:val="20"/>
          <w:rtl/>
        </w:rPr>
        <w:t xml:space="preserve">לא</w:t>
      </w:r>
      <w:r w:rsidRPr="001E5193">
        <w:rPr>
          <w:rFonts w:ascii="FrankRuehl" w:hAnsi="FrankRuehl"/>
          <w:sz w:val="20"/>
          <w:rtl/>
        </w:rPr>
        <w:t xml:space="preserve"> צריכי קרא.</w:t>
      </w:r>
    </w:p>
    <w:p w:rsidR="00DA63EC" w:rsidRPr="001E5193" w:rsidRDefault="00DA63EC" w:rsidP="00DA63EC">
      <w:pPr>
        <w:pStyle w:val="affffd"/>
        <w:rPr>
          <w:rtl/>
        </w:rPr>
      </w:pPr>
      <w:r>
        <w:rPr>
          <w:rFonts w:ascii="FrankRuehl" w:hAnsi="FrankRuehl"/>
          <w:sz w:val="20"/>
          <w:rtl/>
        </w:rPr>
        <w:t>׹</w:t>
      </w:r>
    </w:p>
    <w:p>
      <w:pPr>
        <w:pStyle w:val="afffff8"/>
        <w:rPr>
          <w:ins w:id="90677" w:author="קלוד" w:date="2026-10-11T12:29:36Z"/>
        </w:rPr>
      </w:pPr>
      <w:ins w:id="90678" w:author="קלוד" w:date="2026-10-11T12:29:36Z">
        <w:r>
          <w:rPr>
            <w:color w:val="7B3F00"/>
          </w:rPr>
          <w:t xml:space="preserve">שינוי קודש ושינוי בעלים - חטאת על מחויב עולה</w:t>
        </w:r>
      </w:ins>
    </w:p>
    <w:p w:rsidR="00DA63EC" w:rsidRDefault="00DA63EC" w:rsidP="00DA63EC">
      <w:pPr>
        <w:tabs>
          <w:tab w:val="left" w:pos="0"/>
          <w:tab w:val="center" w:pos="2835"/>
        </w:tabs>
        <w:rPr>
          <w:rFonts w:ascii="FrankRuehl" w:hAnsi="FrankRuehl"/>
          <w:b/>
          <w:bCs/>
          <w:sz w:val="20"/>
          <w:rtl/>
        </w:rPr>
      </w:pPr>
      <w:r w:rsidRPr="001E5193">
        <w:rPr>
          <w:rStyle w:val="2fb"/>
          <w:rFonts w:ascii="FrankRuehl" w:hAnsi="FrankRuehl"/>
          <w:b/>
          <w:bCs/>
          <w:sz w:val="20"/>
          <w:rtl/>
        </w:rPr>
        <w:t xml:space="preserve">רב יוסף</w:t>
      </w:r>
      <w:r w:rsidRPr="001E5193">
        <w:rPr>
          <w:rFonts w:ascii="FrankRuehl" w:hAnsi="FrankRuehl"/>
          <w:b/>
          <w:bCs/>
          <w:sz w:val="20"/>
          <w:rtl/>
        </w:rPr>
        <w:t xml:space="preserve"> בר אמי רמי שינוי קודש אשינוי בעלים ומשני</w:t>
      </w:r>
      <w:ins w:id="94075" w:author="מנוע מכני" w:date="2026-10-11T12:04:39Z">
        <w:r>
          <w:rPr>
            <w:rFonts w:ascii="FrankRuehl" w:hAnsi="FrankRuehl"/>
            <w:b/>
            <w:bCs/>
            <w:sz w:val="20"/>
            <w:rtl/>
          </w:rPr>
          <w:t xml:space="preserve">,</w:t>
        </w:r>
      </w:ins>
      <w:del w:id="94076" w:author="מנוע מכני" w:date="2026-10-11T12:04:39Z">
        <w:r w:rsidRPr="001E5193">
          <w:rPr>
            <w:rFonts w:ascii="FrankRuehl" w:hAnsi="FrankRuehl"/>
            <w:b/>
            <w:bCs/>
            <w:sz w:val="20"/>
            <w:rtl/>
          </w:rPr>
          <w:delText xml:space="preserve">;</w:delText>
        </w:r>
      </w:del>
    </w:p>
    <w:p>
      <w:pPr>
        <w:pStyle w:val="38"/>
        <w:rPr>
          <w:ins w:id="97503" w:author="מנוע מכני" w:date="2026-10-11T12:04:39Z"/>
        </w:rPr>
      </w:pPr>
      <w:r w:rsidRPr="001E5193">
        <w:t xml:space="preserve">מי </w:t>
      </w:r>
      <w:r w:rsidRPr="001E5193">
        <w:t xml:space="preserve">אמר</w:t>
      </w:r>
      <w:r w:rsidRPr="001E5193">
        <w:t xml:space="preserve"> רב:</w:t>
      </w:r>
    </w:p>
    <w:p w:rsidR="00DA63EC" w:rsidRDefault="00DA63EC" w:rsidP="00DA63EC">
      <w:pPr>
        <w:tabs>
          <w:tab w:val="left" w:pos="0"/>
          <w:tab w:val="center" w:pos="2835"/>
        </w:tabs>
        <w:rPr>
          <w:rFonts w:ascii="FrankRuehl" w:hAnsi="FrankRuehl"/>
          <w:sz w:val="20"/>
          <w:rtl/>
        </w:rPr>
      </w:pPr>
      <w:del w:id="97504"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חטאת ששחטה לשם חטאת - כשירה, לשם עולה - פסולה, </w:t>
      </w:r>
    </w:p>
    <w:p>
      <w:pPr>
        <w:pStyle w:val="38"/>
        <w:rPr>
          <w:ins w:id="97505" w:author="מנוע מכני" w:date="2026-10-11T12:04:39Z"/>
        </w:rPr>
      </w:pPr>
      <w:del w:id="90076" w:author="מנוע מכני" w:date="2026-10-11T12:04:39Z">
        <w:r w:rsidRPr="001E5193">
          <w:tab/>
          <w:delText xml:space="preserve">     </w:delText>
        </w:r>
      </w:del>
    </w:p>
    <w:p w:rsidR="00DA63EC" w:rsidRDefault="00DA63EC" w:rsidP="00DA63EC">
      <w:pPr>
        <w:tabs>
          <w:tab w:val="left" w:pos="0"/>
          <w:tab w:val="center" w:pos="2835"/>
        </w:tabs>
        <w:rPr>
          <w:rFonts w:ascii="FrankRuehl" w:hAnsi="FrankRuehl"/>
          <w:sz w:val="20"/>
          <w:rtl/>
        </w:rPr>
      </w:pPr>
      <w:ins w:id="95403" w:author="מנוע מכני" w:date="2026-10-11T12:04:39Z">
        <w:r>
          <w:rPr>
            <w:rFonts w:ascii="FrankRuehl" w:hAnsi="FrankRuehl"/>
            <w:sz w:val="20"/>
            <w:rtl/>
          </w:rPr>
          <w:t xml:space="preserve">ומשמע</w:t>
        </w:r>
        <w:r>
          <w:rPr>
            <w:rFonts w:ascii="FrankRuehl" w:hAnsi="FrankRuehl"/>
            <w:sz w:val="20"/>
            <w:rtl/>
          </w:rPr>
          <w:t xml:space="preserve"> ש</w:t>
        </w:r>
      </w:ins>
      <w:del w:id="95404" w:author="מנוע מכני" w:date="2026-10-11T12:04:39Z">
        <w:r w:rsidRPr="001E5193">
          <w:rPr>
            <w:rFonts w:ascii="FrankRuehl" w:hAnsi="FrankRuehl"/>
            <w:sz w:val="20"/>
            <w:rtl/>
          </w:rPr>
          <w:tab/>
          <w:delText xml:space="preserve">אלמא </w:delText>
        </w:r>
      </w:del>
      <w:ins w:id="90585" w:author="מנוע מכני" w:date="2026-10-11T12:04:39Z">
        <w:r>
          <w:rPr>
            <w:rFonts w:ascii="FrankRuehl" w:hAnsi="FrankRuehl"/>
            <w:sz w:val="20"/>
            <w:rtl/>
          </w:rPr>
          <w:t xml:space="preserve">דלא</w:t>
        </w:r>
      </w:ins>
      <w:del w:id="90586" w:author="מנוע מכני" w:date="2026-10-11T12:04:39Z">
        <w:r w:rsidRPr="001E5193">
          <w:rPr>
            <w:rFonts w:ascii="FrankRuehl" w:hAnsi="FrankRuehl"/>
            <w:sz w:val="20"/>
            <w:rtl/>
          </w:rPr>
          <w:tab/>
          <w:delText xml:space="preserve">דלאו</w:delText>
        </w:r>
      </w:del>
      <w:r w:rsidRPr="001E5193">
        <w:rPr>
          <w:rFonts w:ascii="FrankRuehl" w:hAnsi="FrankRuehl"/>
          <w:sz w:val="20"/>
          <w:rtl/>
        </w:rPr>
        <w:tab/>
        <w:t xml:space="preserve"> מינה מחריב בה, דמינה </w:t>
      </w:r>
      <w:r w:rsidRPr="001E5193">
        <w:rPr>
          <w:rFonts w:ascii="FrankRuehl" w:hAnsi="FrankRuehl"/>
          <w:sz w:val="20"/>
          <w:rtl/>
        </w:rPr>
        <w:tab/>
        <w:t xml:space="preserve">לא</w:t>
      </w:r>
      <w:r w:rsidRPr="001E5193">
        <w:rPr>
          <w:rFonts w:ascii="FrankRuehl" w:hAnsi="FrankRuehl"/>
          <w:sz w:val="20"/>
          <w:rtl/>
        </w:rPr>
        <w:tab/>
        <w:t xml:space="preserve"> מחריב בה, </w:t>
      </w:r>
    </w:p>
    <w:p>
      <w:pPr>
        <w:pStyle w:val="38"/>
        <w:rPr>
          <w:ins w:id="97506" w:author="מנוע מכני" w:date="2026-10-11T12:04:39Z"/>
        </w:rPr>
      </w:pPr>
      <w:r w:rsidRPr="001E5193">
        <w:t xml:space="preserve">והאמר רב:</w:t>
      </w:r>
    </w:p>
    <w:p w:rsidR="00DA63EC" w:rsidRDefault="00DA63EC" w:rsidP="00DA63EC">
      <w:pPr>
        <w:tabs>
          <w:tab w:val="left" w:pos="0"/>
          <w:tab w:val="center" w:pos="2835"/>
        </w:tabs>
        <w:rPr>
          <w:rFonts w:ascii="FrankRuehl" w:hAnsi="FrankRuehl"/>
          <w:sz w:val="20"/>
          <w:rtl/>
        </w:rPr>
      </w:pPr>
      <w:del w:id="97507"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חטאת ששחטה על מי שמחוייב חטאת - פסולה, על מי שמחוייב עולה - כשרה, </w:t>
      </w:r>
    </w:p>
    <w:p>
      <w:pPr>
        <w:pStyle w:val="38"/>
        <w:rPr>
          <w:ins w:id="97508" w:author="מנוע מכני" w:date="2026-10-11T12:04:39Z"/>
        </w:rPr>
      </w:pPr>
      <w:del w:id="90077" w:author="מנוע מכני" w:date="2026-10-11T12:04:39Z">
        <w:r w:rsidRPr="001E5193">
          <w:tab/>
          <w:delText xml:space="preserve">     </w:delText>
        </w:r>
      </w:del>
    </w:p>
    <w:p w:rsidR="00DA63EC" w:rsidRDefault="00DA63EC" w:rsidP="00DA63EC">
      <w:pPr>
        <w:tabs>
          <w:tab w:val="left" w:pos="0"/>
          <w:tab w:val="center" w:pos="2835"/>
        </w:tabs>
        <w:rPr>
          <w:rFonts w:ascii="FrankRuehl" w:hAnsi="FrankRuehl"/>
          <w:sz w:val="20"/>
          <w:rtl/>
        </w:rPr>
      </w:pPr>
      <w:ins w:id="95405" w:author="מנוע מכני" w:date="2026-10-11T12:04:39Z">
        <w:r>
          <w:rPr>
            <w:rFonts w:ascii="FrankRuehl" w:hAnsi="FrankRuehl"/>
            <w:sz w:val="20"/>
            <w:rtl/>
          </w:rPr>
          <w:t xml:space="preserve">ומשמע</w:t>
        </w:r>
        <w:r>
          <w:rPr>
            <w:rFonts w:ascii="FrankRuehl" w:hAnsi="FrankRuehl"/>
            <w:sz w:val="20"/>
            <w:rtl/>
          </w:rPr>
          <w:t xml:space="preserve"> ש</w:t>
        </w:r>
      </w:ins>
      <w:del w:id="95406" w:author="מנוע מכני" w:date="2026-10-11T12:04:39Z">
        <w:r w:rsidRPr="001E5193">
          <w:rPr>
            <w:rFonts w:ascii="FrankRuehl" w:hAnsi="FrankRuehl"/>
            <w:sz w:val="20"/>
            <w:rtl/>
          </w:rPr>
          <w:tab/>
          <w:delText xml:space="preserve">אלמא </w:delText>
        </w:r>
      </w:del>
      <w:r w:rsidRPr="001E5193">
        <w:rPr>
          <w:rFonts w:ascii="FrankRuehl" w:hAnsi="FrankRuehl"/>
          <w:b/>
          <w:bCs/>
          <w:sz w:val="20"/>
          <w:rtl/>
        </w:rPr>
        <w:t>דבר מינה מחריב בה,</w:t>
      </w:r>
      <w:r w:rsidRPr="001E5193">
        <w:rPr>
          <w:rFonts w:ascii="FrankRuehl" w:hAnsi="FrankRuehl"/>
          <w:sz w:val="20"/>
          <w:rtl/>
        </w:rPr>
        <w:t xml:space="preserve"> </w:t>
      </w:r>
      <w:ins w:id="90587" w:author="מנוע מכני" w:date="2026-10-11T12:04:39Z">
        <w:r>
          <w:rPr>
            <w:rFonts w:ascii="FrankRuehl" w:hAnsi="FrankRuehl"/>
            <w:sz w:val="20"/>
            <w:rtl/>
          </w:rPr>
          <w:t xml:space="preserve">דלא</w:t>
        </w:r>
      </w:ins>
      <w:del w:id="90588" w:author="מנוע מכני" w:date="2026-10-11T12:04:39Z">
        <w:r w:rsidRPr="001E5193">
          <w:rPr>
            <w:rFonts w:ascii="FrankRuehl" w:hAnsi="FrankRuehl"/>
            <w:sz w:val="20"/>
            <w:rtl/>
          </w:rPr>
          <w:delText xml:space="preserve">דלאו</w:delText>
        </w:r>
      </w:del>
      <w:r w:rsidRPr="001E5193">
        <w:rPr>
          <w:rFonts w:ascii="FrankRuehl" w:hAnsi="FrankRuehl"/>
          <w:sz w:val="20"/>
          <w:rtl/>
        </w:rPr>
        <w:t xml:space="preserve"> מינה </w:t>
      </w:r>
      <w:r w:rsidRPr="001E5193">
        <w:rPr>
          <w:rFonts w:ascii="FrankRuehl" w:hAnsi="FrankRuehl"/>
          <w:sz w:val="20"/>
          <w:rtl/>
        </w:rPr>
        <w:t xml:space="preserve">לא</w:t>
      </w:r>
      <w:r w:rsidRPr="001E5193">
        <w:rPr>
          <w:rFonts w:ascii="FrankRuehl" w:hAnsi="FrankRuehl"/>
          <w:sz w:val="20"/>
          <w:rtl/>
        </w:rPr>
        <w:t xml:space="preserve"> מחריב בה! </w:t>
      </w:r>
    </w:p>
    <w:p w:rsidR="00DA63EC" w:rsidRDefault="00DA63EC" w:rsidP="00DA63EC">
      <w:pPr>
        <w:pStyle w:val="affffb"/>
        <w:rPr>
          <w:rtl/>
        </w:rPr>
      </w:pPr>
      <w:r>
        <w:rPr>
          <w:bCs/>
          <w:rtl/>
        </w:rPr>
        <w:t xml:space="preserve">- </w:t>
      </w:r>
      <w:r w:rsidRPr="001E5193">
        <w:rPr>
          <w:bCs/>
          <w:rtl/>
        </w:rPr>
        <w:t>ומשני</w:t>
      </w:r>
      <w:r w:rsidRPr="001E5193">
        <w:rPr>
          <w:rtl/>
        </w:rPr>
        <w:t xml:space="preserve">: </w:t>
      </w:r>
      <w:ins w:id="90589" w:author="מנוע מכני" w:date="2026-10-11T12:04:39Z">
        <w:r>
          <w:rPr>
            <w:rtl/>
          </w:rPr>
          <w:t xml:space="preserve">שם</w:t>
        </w:r>
      </w:ins>
      <w:del w:id="90590" w:author="מנוע מכני" w:date="2026-10-11T12:04:39Z">
        <w:r w:rsidRPr="001E5193">
          <w:rPr>
            <w:rtl/>
          </w:rPr>
          <w:delText xml:space="preserve">התם</w:delText>
        </w:r>
      </w:del>
      <w:r w:rsidRPr="001E5193">
        <w:rPr>
          <w:rtl/>
        </w:rPr>
        <w:t xml:space="preserve"> </w:t>
      </w:r>
      <w:r w:rsidRPr="00DC7891">
        <w:rPr>
          <w:rStyle w:val="afffff0"/>
          <w:rtl/>
        </w:rPr>
        <w:t xml:space="preserve">'</w:t>
      </w:r>
      <w:ins w:id="90379" w:author="Claude - סמנטי" w:date="2026-10-11T12:26:16Z">
        <w:r>
          <w:rPr>
            <w:rStyle w:val="afffff0"/>
            <w:rtl/>
          </w:rPr>
          <w:t xml:space="preserve">וְשָׁחַט אוֹתָהּ לְחַטָּאת</w:t>
        </w:r>
      </w:ins>
      <w:del w:id="90380" w:author="Claude - סמנטי" w:date="2026-10-11T12:26:16Z">
        <w:r w:rsidRPr="00DC7891">
          <w:rPr>
            <w:rStyle w:val="afffff0"/>
            <w:rtl/>
          </w:rPr>
          <w:delText xml:space="preserve">ושחט אותה לחטאת</w:delText>
        </w:r>
      </w:del>
      <w:r w:rsidRPr="00DC7891">
        <w:rPr>
          <w:rStyle w:val="afffff0"/>
          <w:rtl/>
        </w:rPr>
        <w:t xml:space="preserve">',</w:t>
      </w:r>
      <w:r w:rsidRPr="001E5193">
        <w:rPr>
          <w:rtl/>
        </w:rPr>
        <w:t xml:space="preserve"> והרי חטאת לשם חטאת נשחטה</w:t>
      </w:r>
      <w:ins w:id="94077" w:author="מנוע מכני" w:date="2026-10-11T12:04:39Z">
        <w:r>
          <w:rPr>
            <w:rtl/>
          </w:rPr>
          <w:t xml:space="preserve">,</w:t>
        </w:r>
      </w:ins>
      <w:del w:id="94078" w:author="מנוע מכני" w:date="2026-10-11T12:04:39Z">
        <w:r w:rsidRPr="001E5193">
          <w:rPr>
            <w:rtl/>
          </w:rPr>
          <w:delText xml:space="preserve">;</w:delText>
        </w:r>
      </w:del>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ab/>
      </w:r>
      <w:del w:id="90078" w:author="מנוע מכני" w:date="2026-10-11T12:04:39Z">
        <w:r w:rsidRPr="001E5193">
          <w:rPr>
            <w:rFonts w:ascii="FrankRuehl" w:hAnsi="FrankRuehl"/>
            <w:sz w:val="20"/>
            <w:rtl/>
          </w:rPr>
          <w:tab/>
          <w:delText xml:space="preserve">            </w:delText>
        </w:r>
      </w:del>
      <w:ins w:id="90591" w:author="מנוע מכני" w:date="2026-10-11T12:04:39Z">
        <w:r>
          <w:rPr>
            <w:rFonts w:ascii="FrankRuehl" w:hAnsi="FrankRuehl"/>
            <w:sz w:val="20"/>
            <w:rtl/>
          </w:rPr>
          <w:t xml:space="preserve">כאן</w:t>
        </w:r>
      </w:ins>
      <w:del w:id="90592" w:author="מנוע מכני" w:date="2026-10-11T12:04:39Z">
        <w:r w:rsidRPr="001E5193">
          <w:rPr>
            <w:rFonts w:ascii="FrankRuehl" w:hAnsi="FrankRuehl"/>
            <w:sz w:val="20"/>
            <w:rtl/>
          </w:rPr>
          <w:tab/>
          <w:delText xml:space="preserve">הכא</w:delText>
        </w:r>
      </w:del>
      <w:r w:rsidRPr="001E5193">
        <w:rPr>
          <w:rFonts w:ascii="FrankRuehl" w:hAnsi="FrankRuehl"/>
          <w:sz w:val="20"/>
          <w:rtl/>
        </w:rPr>
        <w:tab/>
        <w:t xml:space="preserve"> </w:t>
      </w:r>
      <w:r w:rsidRPr="00DC7891">
        <w:rPr>
          <w:rStyle w:val="afffff0"/>
          <w:rtl/>
        </w:rPr>
        <w:t xml:space="preserve">'</w:t>
      </w:r>
      <w:ins w:id="90381" w:author="Claude - סמנטי" w:date="2026-10-11T12:26:16Z">
        <w:r>
          <w:rPr>
            <w:rStyle w:val="afffff0"/>
            <w:rtl/>
          </w:rPr>
          <w:t xml:space="preserve">וְכִפֶּר עָלָיו</w:t>
        </w:r>
      </w:ins>
      <w:del w:id="90382" w:author="Claude - סמנטי" w:date="2026-10-11T12:26:16Z">
        <w:r w:rsidRPr="00DC7891">
          <w:rPr>
            <w:rStyle w:val="afffff0"/>
            <w:rtl/>
          </w:rPr>
          <w:delText xml:space="preserve">וכפר עליו</w:delText>
        </w:r>
      </w:del>
      <w:r w:rsidRPr="00DC7891">
        <w:rPr>
          <w:rStyle w:val="afffff0"/>
          <w:rtl/>
        </w:rPr>
        <w:t xml:space="preserve">' </w:t>
      </w:r>
      <w:r w:rsidRPr="001E5193">
        <w:rPr>
          <w:rFonts w:ascii="FrankRuehl" w:hAnsi="FrankRuehl"/>
          <w:sz w:val="20"/>
          <w:rtl/>
        </w:rPr>
        <w:t xml:space="preserve">- ולא על חבירו, חבירו דומיא </w:t>
      </w:r>
      <w:ins w:id="92277" w:author="מנוע מכני" w:date="2026-10-11T12:04:39Z">
        <w:r>
          <w:rPr>
            <w:rFonts w:ascii="FrankRuehl" w:hAnsi="FrankRuehl"/>
            <w:sz w:val="20"/>
            <w:rtl/>
          </w:rPr>
          <w:t xml:space="preserve">שלו</w:t>
        </w:r>
      </w:ins>
      <w:del w:id="92278" w:author="מנוע מכני" w:date="2026-10-11T12:04:39Z">
        <w:r w:rsidRPr="001E5193">
          <w:rPr>
            <w:rFonts w:ascii="FrankRuehl" w:hAnsi="FrankRuehl"/>
            <w:sz w:val="20"/>
            <w:rtl/>
          </w:rPr>
          <w:delText xml:space="preserve">דידיה</w:delText>
        </w:r>
      </w:del>
      <w:r w:rsidRPr="001E5193">
        <w:rPr>
          <w:rFonts w:ascii="FrankRuehl" w:hAnsi="FrankRuehl"/>
          <w:sz w:val="20"/>
          <w:rtl/>
        </w:rPr>
        <w:t xml:space="preserve"> שמחוייב כפרה כמותה.</w:t>
      </w:r>
    </w:p>
    <w:p w:rsidR="00DA63EC" w:rsidRPr="001E5193" w:rsidRDefault="00DA63EC" w:rsidP="00DA63EC">
      <w:pPr>
        <w:pStyle w:val="affffd"/>
        <w:rPr>
          <w:rtl/>
        </w:rPr>
      </w:pPr>
      <w:r>
        <w:rPr>
          <w:rFonts w:ascii="FrankRuehl" w:hAnsi="FrankRuehl"/>
          <w:sz w:val="20"/>
          <w:rtl/>
        </w:rPr>
        <w:t>׹</w:t>
      </w:r>
    </w:p>
    <w:p>
      <w:pPr>
        <w:pStyle w:val="afffff8"/>
        <w:rPr>
          <w:ins w:id="90675" w:author="קלוד" w:date="2026-10-11T12:29:36Z"/>
        </w:rPr>
      </w:pPr>
      <w:ins w:id="90676" w:author="קלוד" w:date="2026-10-11T12:29:36Z">
        <w:r>
          <w:rPr>
            <w:color w:val="7B3F00"/>
          </w:rPr>
          <w:t xml:space="preserve">שינוי בעלים - 'תוכו' ולא תוך תוכו</w:t>
        </w:r>
      </w:ins>
    </w:p>
    <w:p w:rsidR="00DA63EC" w:rsidRDefault="00DA63EC" w:rsidP="00DA63EC">
      <w:pPr>
        <w:tabs>
          <w:tab w:val="left" w:pos="0"/>
          <w:tab w:val="center" w:pos="2835"/>
        </w:tabs>
        <w:rPr>
          <w:rFonts w:ascii="FrankRuehl" w:hAnsi="FrankRuehl"/>
          <w:b/>
          <w:bCs/>
          <w:sz w:val="20"/>
          <w:rtl/>
        </w:rPr>
      </w:pPr>
      <w:r w:rsidRPr="001E5193">
        <w:rPr>
          <w:rStyle w:val="2fb"/>
          <w:rFonts w:ascii="FrankRuehl" w:hAnsi="FrankRuehl"/>
          <w:b/>
          <w:bCs/>
          <w:sz w:val="20"/>
          <w:rtl/>
        </w:rPr>
        <w:t xml:space="preserve">רב</w:t>
      </w:r>
      <w:r w:rsidRPr="001E5193">
        <w:rPr>
          <w:rFonts w:ascii="FrankRuehl" w:hAnsi="FrankRuehl"/>
          <w:b/>
          <w:bCs/>
          <w:sz w:val="20"/>
          <w:rtl/>
        </w:rPr>
        <w:t xml:space="preserve"> חביבא רמי שינוי בעלים אתוך תוכו ומשני</w:t>
      </w:r>
      <w:ins w:id="94079" w:author="מנוע מכני" w:date="2026-10-11T12:04:39Z">
        <w:r>
          <w:rPr>
            <w:rFonts w:ascii="FrankRuehl" w:hAnsi="FrankRuehl"/>
            <w:b/>
            <w:bCs/>
            <w:sz w:val="20"/>
            <w:rtl/>
          </w:rPr>
          <w:t xml:space="preserve">,</w:t>
        </w:r>
      </w:ins>
      <w:del w:id="94080" w:author="מנוע מכני" w:date="2026-10-11T12:04:39Z">
        <w:r w:rsidRPr="001E5193">
          <w:rPr>
            <w:rFonts w:ascii="FrankRuehl" w:hAnsi="FrankRuehl"/>
            <w:b/>
            <w:bCs/>
            <w:sz w:val="20"/>
            <w:rtl/>
          </w:rPr>
          <w:delText xml:space="preserve">;</w:delText>
        </w:r>
      </w:del>
    </w:p>
    <w:p>
      <w:pPr>
        <w:pStyle w:val="38"/>
        <w:rPr>
          <w:ins w:id="97509" w:author="מנוע מכני" w:date="2026-10-11T12:04:39Z"/>
        </w:rPr>
      </w:pPr>
      <w:r w:rsidRPr="001E5193">
        <w:t xml:space="preserve">ומי </w:t>
      </w:r>
      <w:r w:rsidRPr="001E5193">
        <w:t xml:space="preserve">אמר</w:t>
      </w:r>
      <w:r w:rsidRPr="001E5193">
        <w:t xml:space="preserve"> רב:</w:t>
      </w:r>
    </w:p>
    <w:p w:rsidR="00DA63EC" w:rsidRDefault="00DA63EC" w:rsidP="00DA63EC">
      <w:pPr>
        <w:tabs>
          <w:tab w:val="left" w:pos="0"/>
          <w:tab w:val="center" w:pos="2835"/>
        </w:tabs>
        <w:rPr>
          <w:rFonts w:ascii="FrankRuehl" w:hAnsi="FrankRuehl"/>
          <w:sz w:val="20"/>
          <w:rtl/>
        </w:rPr>
      </w:pPr>
      <w:del w:id="97510"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חטאת ששחטה על מי שמחוייב חטאת - פסולה, על מי שמחוייב עולה - כשירה, </w:t>
      </w:r>
    </w:p>
    <w:p>
      <w:pPr>
        <w:pStyle w:val="38"/>
        <w:rPr>
          <w:ins w:id="97511" w:author="מנוע מכני" w:date="2026-10-11T12:04:39Z"/>
        </w:rPr>
      </w:pPr>
      <w:r w:rsidRPr="001E5193">
        <w:tab/>
      </w:r>
    </w:p>
    <w:p w:rsidR="00DA63EC" w:rsidRDefault="00DA63EC" w:rsidP="00DA63EC">
      <w:pPr>
        <w:tabs>
          <w:tab w:val="left" w:pos="0"/>
          <w:tab w:val="center" w:pos="2835"/>
        </w:tabs>
        <w:rPr>
          <w:rFonts w:ascii="FrankRuehl" w:hAnsi="FrankRuehl"/>
          <w:sz w:val="20"/>
          <w:rtl/>
        </w:rPr>
      </w:pPr>
      <w:ins w:id="95407" w:author="מנוע מכני" w:date="2026-10-11T12:04:39Z">
        <w:r>
          <w:rPr>
            <w:rFonts w:ascii="FrankRuehl" w:hAnsi="FrankRuehl"/>
            <w:b/>
            <w:bCs/>
            <w:sz w:val="20"/>
            <w:rtl/>
          </w:rPr>
          <w:t xml:space="preserve">ומשמע</w:t>
        </w:r>
        <w:r>
          <w:rPr>
            <w:rFonts w:ascii="FrankRuehl" w:hAnsi="FrankRuehl"/>
            <w:b/>
            <w:bCs/>
            <w:sz w:val="20"/>
            <w:rtl/>
          </w:rPr>
          <w:t xml:space="preserve"> ש</w:t>
        </w:r>
      </w:ins>
      <w:del w:id="95408" w:author="מנוע מכני" w:date="2026-10-11T12:04:39Z">
        <w:r w:rsidRPr="001E5193">
          <w:rPr>
            <w:rFonts w:ascii="FrankRuehl" w:hAnsi="FrankRuehl"/>
            <w:b/>
            <w:bCs/>
            <w:sz w:val="20"/>
            <w:rtl/>
          </w:rPr>
          <w:delText xml:space="preserve">אלמא</w:delText>
        </w:r>
        <w:r w:rsidRPr="001E5193">
          <w:rPr>
            <w:rFonts w:ascii="FrankRuehl" w:hAnsi="FrankRuehl"/>
            <w:sz w:val="20"/>
            <w:rtl/>
          </w:rPr>
          <w:delText xml:space="preserve"> </w:delText>
        </w:r>
      </w:del>
      <w:r w:rsidRPr="001E5193">
        <w:rPr>
          <w:rFonts w:ascii="FrankRuehl" w:hAnsi="FrankRuehl"/>
          <w:sz w:val="20"/>
          <w:rtl/>
        </w:rPr>
        <w:t xml:space="preserve">דמינה מחריב בה, </w:t>
      </w:r>
      <w:ins w:id="90593" w:author="מנוע מכני" w:date="2026-10-11T12:04:39Z">
        <w:r>
          <w:rPr>
            <w:rFonts w:ascii="FrankRuehl" w:hAnsi="FrankRuehl"/>
            <w:sz w:val="20"/>
            <w:rtl/>
          </w:rPr>
          <w:t xml:space="preserve">לא</w:t>
        </w:r>
      </w:ins>
      <w:del w:id="90594" w:author="מנוע מכני" w:date="2026-10-11T12:04:39Z">
        <w:r w:rsidRPr="001E5193">
          <w:rPr>
            <w:rFonts w:ascii="FrankRuehl" w:hAnsi="FrankRuehl"/>
            <w:sz w:val="20"/>
            <w:rtl/>
          </w:rPr>
          <w:delText xml:space="preserve">לאו</w:delText>
        </w:r>
      </w:del>
      <w:r w:rsidRPr="001E5193">
        <w:rPr>
          <w:rFonts w:ascii="FrankRuehl" w:hAnsi="FrankRuehl"/>
          <w:sz w:val="20"/>
          <w:rtl/>
        </w:rPr>
        <w:t xml:space="preserve"> מינה </w:t>
      </w:r>
      <w:r w:rsidRPr="001E5193">
        <w:rPr>
          <w:rFonts w:ascii="FrankRuehl" w:hAnsi="FrankRuehl"/>
          <w:sz w:val="20"/>
          <w:rtl/>
        </w:rPr>
        <w:t xml:space="preserve">לא</w:t>
      </w:r>
      <w:r w:rsidRPr="001E5193">
        <w:rPr>
          <w:rFonts w:ascii="FrankRuehl" w:hAnsi="FrankRuehl"/>
          <w:sz w:val="20"/>
          <w:rtl/>
        </w:rPr>
        <w:t xml:space="preserve"> מחריב בה, </w:t>
      </w:r>
    </w:p>
    <w:p>
      <w:pPr>
        <w:pStyle w:val="38"/>
        <w:rPr>
          <w:ins w:id="97512" w:author="מנוע מכני" w:date="2026-10-11T12:04:39Z"/>
        </w:rPr>
      </w:pPr>
      <w:r w:rsidRPr="001E5193">
        <w:t xml:space="preserve">והתניא:</w:t>
      </w:r>
    </w:p>
    <w:p w:rsidR="00DA63EC" w:rsidRDefault="00DA63EC" w:rsidP="00DA63EC">
      <w:pPr>
        <w:tabs>
          <w:tab w:val="left" w:pos="0"/>
          <w:tab w:val="center" w:pos="2835"/>
        </w:tabs>
        <w:rPr>
          <w:rFonts w:ascii="FrankRuehl" w:hAnsi="FrankRuehl"/>
          <w:sz w:val="20"/>
          <w:rtl/>
        </w:rPr>
      </w:pPr>
      <w:del w:id="97513"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'ת</w:t>
      </w:r>
      <w:r>
        <w:rPr>
          <w:rFonts w:ascii="FrankRuehl" w:hAnsi="FrankRuehl"/>
          <w:sz w:val="20"/>
          <w:rtl/>
        </w:rPr>
        <w:t>וכו</w:t>
      </w:r>
      <w:r w:rsidR="005608A0">
        <w:rPr>
          <w:rFonts w:ascii="FrankRuehl" w:hAnsi="FrankRuehl"/>
          <w:sz w:val="20"/>
          <w:rtl/>
        </w:rPr>
        <w:t>'</w:t>
      </w:r>
      <w:r w:rsidRPr="001E5193">
        <w:rPr>
          <w:rFonts w:ascii="FrankRuehl" w:hAnsi="FrankRuehl"/>
          <w:sz w:val="20"/>
          <w:rtl/>
        </w:rPr>
        <w:t xml:space="preserve"> - ולא תוך תוכו, </w:t>
      </w:r>
      <w:ins w:id="90169" w:author="מנוע מכני" w:date="2026-10-11T12:04:39Z">
        <w:r>
          <w:rPr>
            <w:rFonts w:ascii="FrankRuehl" w:hAnsi="FrankRuehl"/>
            <w:sz w:val="20"/>
            <w:rtl/>
          </w:rPr>
          <w:t xml:space="preserve">אפי'</w:t>
        </w:r>
      </w:ins>
      <w:del w:id="90170" w:author="מנוע מכני" w:date="2026-10-11T12:04:39Z">
        <w:r w:rsidRPr="001E5193">
          <w:rPr>
            <w:rFonts w:ascii="FrankRuehl" w:hAnsi="FrankRuehl"/>
            <w:sz w:val="20"/>
            <w:rtl/>
          </w:rPr>
          <w:delText xml:space="preserve">אפילו</w:delText>
        </w:r>
      </w:del>
      <w:r w:rsidRPr="001E5193">
        <w:rPr>
          <w:rFonts w:ascii="FrankRuehl" w:hAnsi="FrankRuehl"/>
          <w:sz w:val="20"/>
          <w:rtl/>
        </w:rPr>
        <w:t xml:space="preserve"> כלי שטף מציל! ומשני: ארבעה תוכו כתיבי, </w:t>
      </w:r>
    </w:p>
    <w:p w:rsidR="00DA63EC" w:rsidRPr="00FE1B89" w:rsidRDefault="00DA63EC" w:rsidP="00DA63EC">
      <w:pPr>
        <w:tabs>
          <w:tab w:val="left" w:pos="0"/>
          <w:tab w:val="center" w:pos="2835"/>
        </w:tabs>
        <w:rPr>
          <w:rFonts w:ascii="FrankRuehl" w:hAnsi="FrankRuehl"/>
          <w:spacing w:val="-6"/>
          <w:sz w:val="20"/>
          <w:rtl/>
        </w:rPr>
      </w:pPr>
      <w:r w:rsidRPr="00FE1B89">
        <w:rPr>
          <w:rFonts w:ascii="FrankRuehl" w:hAnsi="FrankRuehl"/>
          <w:b/>
          <w:bCs/>
          <w:spacing w:val="-6"/>
          <w:sz w:val="20"/>
          <w:rtl/>
        </w:rPr>
        <w:lastRenderedPageBreak/>
        <w:t>תוך</w:t>
      </w:r>
      <w:r w:rsidRPr="00FE1B89">
        <w:rPr>
          <w:rFonts w:ascii="FrankRuehl" w:hAnsi="FrankRuehl"/>
          <w:spacing w:val="-6"/>
          <w:sz w:val="20"/>
          <w:rtl/>
        </w:rPr>
        <w:t xml:space="preserve"> – </w:t>
      </w:r>
      <w:r w:rsidRPr="00FE1B89">
        <w:rPr>
          <w:rFonts w:ascii="FrankRuehl" w:hAnsi="FrankRuehl"/>
          <w:b/>
          <w:bCs/>
          <w:spacing w:val="-6"/>
          <w:sz w:val="20"/>
          <w:rtl/>
        </w:rPr>
        <w:t>תוכו-</w:t>
      </w:r>
      <w:r w:rsidRPr="00FE1B89">
        <w:rPr>
          <w:rFonts w:ascii="FrankRuehl" w:hAnsi="FrankRuehl"/>
          <w:spacing w:val="-6"/>
          <w:sz w:val="20"/>
          <w:rtl/>
        </w:rPr>
        <w:t xml:space="preserve"> </w:t>
      </w:r>
      <w:r w:rsidRPr="00FE1B89">
        <w:rPr>
          <w:rFonts w:ascii="FrankRuehl" w:hAnsi="FrankRuehl"/>
          <w:b/>
          <w:bCs/>
          <w:spacing w:val="-6"/>
          <w:sz w:val="20"/>
          <w:rtl/>
        </w:rPr>
        <w:t>תוך</w:t>
      </w:r>
      <w:r w:rsidRPr="00FE1B89">
        <w:rPr>
          <w:rFonts w:ascii="FrankRuehl" w:hAnsi="FrankRuehl"/>
          <w:spacing w:val="-6"/>
          <w:sz w:val="20"/>
          <w:rtl/>
        </w:rPr>
        <w:t xml:space="preserve"> - </w:t>
      </w:r>
      <w:r w:rsidRPr="00FE1B89">
        <w:rPr>
          <w:rFonts w:ascii="FrankRuehl" w:hAnsi="FrankRuehl"/>
          <w:b/>
          <w:bCs/>
          <w:spacing w:val="-6"/>
          <w:sz w:val="20"/>
          <w:rtl/>
        </w:rPr>
        <w:t>תוכו</w:t>
      </w:r>
      <w:r w:rsidRPr="00FE1B89">
        <w:rPr>
          <w:rFonts w:ascii="FrankRuehl" w:hAnsi="FrankRuehl"/>
          <w:spacing w:val="-6"/>
          <w:sz w:val="20"/>
          <w:rtl/>
        </w:rPr>
        <w:t xml:space="preserve">, חד </w:t>
      </w:r>
      <w:ins w:id="96127" w:author="מנוע מכני" w:date="2026-10-11T12:04:39Z">
        <w:r>
          <w:rPr>
            <w:rFonts w:ascii="FrankRuehl" w:hAnsi="FrankRuehl"/>
            <w:b/>
            <w:bCs/>
            <w:spacing w:val="-6"/>
            <w:sz w:val="20"/>
            <w:rtl/>
          </w:rPr>
          <w:t xml:space="preserve">לגופו</w:t>
        </w:r>
      </w:ins>
      <w:del w:id="96128" w:author="מנוע מכני" w:date="2026-10-11T12:04:39Z">
        <w:r w:rsidRPr="00FE1B89">
          <w:rPr>
            <w:rFonts w:ascii="FrankRuehl" w:hAnsi="FrankRuehl"/>
            <w:b/>
            <w:bCs/>
            <w:spacing w:val="-6"/>
            <w:sz w:val="20"/>
            <w:rtl/>
          </w:rPr>
          <w:delText xml:space="preserve">לגופיה</w:delText>
        </w:r>
      </w:del>
      <w:r w:rsidRPr="00FE1B89">
        <w:rPr>
          <w:rFonts w:ascii="FrankRuehl" w:hAnsi="FrankRuehl"/>
          <w:spacing w:val="-6"/>
          <w:sz w:val="20"/>
          <w:rtl/>
        </w:rPr>
        <w:t xml:space="preserve">, וחד לגז"ש, </w:t>
      </w:r>
      <w:r w:rsidRPr="00FE1B89">
        <w:rPr>
          <w:rFonts w:ascii="FrankRuehl" w:hAnsi="FrankRuehl"/>
          <w:b/>
          <w:bCs/>
          <w:spacing w:val="-6"/>
          <w:sz w:val="20"/>
          <w:rtl/>
        </w:rPr>
        <w:t>חד</w:t>
      </w:r>
      <w:r w:rsidRPr="00FE1B89">
        <w:rPr>
          <w:rFonts w:ascii="FrankRuehl" w:hAnsi="FrankRuehl"/>
          <w:spacing w:val="-6"/>
          <w:sz w:val="20"/>
          <w:rtl/>
        </w:rPr>
        <w:t xml:space="preserve"> ולא תוכו של אחר, </w:t>
      </w:r>
      <w:r w:rsidRPr="00FE1B89">
        <w:rPr>
          <w:rFonts w:ascii="FrankRuehl" w:hAnsi="FrankRuehl"/>
          <w:b/>
          <w:bCs/>
          <w:spacing w:val="-6"/>
          <w:sz w:val="20"/>
          <w:rtl/>
        </w:rPr>
        <w:t>אידך</w:t>
      </w:r>
      <w:r w:rsidRPr="00FE1B89">
        <w:rPr>
          <w:rFonts w:ascii="FrankRuehl" w:hAnsi="FrankRuehl"/>
          <w:spacing w:val="-6"/>
          <w:sz w:val="20"/>
          <w:rtl/>
        </w:rPr>
        <w:t xml:space="preserve"> ואפי' כלי שטף מציל.</w:t>
      </w:r>
    </w:p>
    <w:p w:rsidR="00DA63EC" w:rsidRPr="001E5193" w:rsidRDefault="00DA63EC" w:rsidP="00DA63EC">
      <w:pPr>
        <w:pStyle w:val="affffd"/>
        <w:rPr>
          <w:rtl/>
        </w:rPr>
      </w:pPr>
      <w:r>
        <w:rPr>
          <w:rFonts w:ascii="FrankRuehl" w:hAnsi="FrankRuehl"/>
          <w:sz w:val="20"/>
          <w:rtl/>
        </w:rPr>
        <w:t>׹</w:t>
      </w:r>
    </w:p>
    <w:p w:rsidR="00DA63EC" w:rsidRDefault="00DA63EC" w:rsidP="00DA63EC">
      <w:pPr>
        <w:pStyle w:val="afff3"/>
        <w:framePr w:wrap="around"/>
        <w:tabs>
          <w:tab w:val="left" w:pos="0"/>
        </w:tabs>
        <w:rPr>
          <w:rFonts w:ascii="FrankRuehl" w:hAnsi="FrankRuehl" w:cs="FrankRuehl"/>
          <w:sz w:val="34"/>
          <w:szCs w:val="20"/>
          <w:rtl/>
        </w:rPr>
      </w:pPr>
      <w:r w:rsidRPr="001E5193">
        <w:rPr>
          <w:rFonts w:ascii="FrankRuehl" w:hAnsi="FrankRuehl" w:cs="FrankRuehl"/>
          <w:sz w:val="34"/>
          <w:szCs w:val="20"/>
          <w:rtl/>
        </w:rPr>
        <w:t>ד.</w:t>
      </w:r>
    </w:p>
    <w:p>
      <w:pPr>
        <w:pStyle w:val="afffff8"/>
        <w:rPr>
          <w:ins w:id="90673" w:author="קלוד" w:date="2026-10-11T12:29:36Z"/>
        </w:rPr>
      </w:pPr>
      <w:ins w:id="90674" w:author="קלוד" w:date="2026-10-11T12:29:36Z">
        <w:r>
          <w:rPr>
            <w:color w:val="7B3F00"/>
          </w:rPr>
          <w:t xml:space="preserve">זביחה לשמה - מקור לכל עבודות הזבח</w:t>
        </w:r>
      </w:ins>
    </w:p>
    <w:p w:rsidR="00DA63EC" w:rsidRDefault="00DA63EC" w:rsidP="00DA63EC">
      <w:pPr>
        <w:tabs>
          <w:tab w:val="left" w:pos="0"/>
          <w:tab w:val="center" w:pos="2835"/>
        </w:tabs>
        <w:rPr>
          <w:rFonts w:ascii="FrankRuehl" w:hAnsi="FrankRuehl"/>
          <w:sz w:val="20"/>
          <w:rtl/>
        </w:rPr>
      </w:pPr>
      <w:r w:rsidRPr="001E5193">
        <w:rPr>
          <w:rFonts w:ascii="FrankRuehl" w:hAnsi="FrankRuehl"/>
          <w:b/>
          <w:bCs/>
          <w:sz w:val="20"/>
          <w:rtl/>
        </w:rPr>
        <w:t xml:space="preserve">מנלן </w:t>
      </w:r>
      <w:ins w:id="90595" w:author="מנוע מכני" w:date="2026-10-11T12:04:39Z">
        <w:r>
          <w:rPr>
            <w:rFonts w:ascii="FrankRuehl" w:hAnsi="FrankRuehl"/>
            <w:b/>
            <w:bCs/>
            <w:sz w:val="20"/>
            <w:rtl/>
          </w:rPr>
          <w:t xml:space="preserve">דצריך</w:t>
        </w:r>
      </w:ins>
      <w:del w:id="90596" w:author="מנוע מכני" w:date="2026-10-11T12:04:39Z">
        <w:r w:rsidRPr="001E5193">
          <w:rPr>
            <w:rFonts w:ascii="FrankRuehl" w:hAnsi="FrankRuehl"/>
            <w:b/>
            <w:bCs/>
            <w:sz w:val="20"/>
            <w:rtl/>
          </w:rPr>
          <w:delText xml:space="preserve">דבעינן</w:delText>
        </w:r>
      </w:del>
      <w:r w:rsidRPr="001E5193">
        <w:rPr>
          <w:rFonts w:ascii="FrankRuehl" w:hAnsi="FrankRuehl"/>
          <w:b/>
          <w:bCs/>
          <w:sz w:val="20"/>
          <w:rtl/>
        </w:rPr>
        <w:t xml:space="preserve"> זביחה לשמה</w:t>
      </w:r>
      <w:r w:rsidRPr="001E5193">
        <w:rPr>
          <w:rFonts w:ascii="FrankRuehl" w:hAnsi="FrankRuehl"/>
          <w:sz w:val="20"/>
          <w:rtl/>
        </w:rPr>
        <w:t xml:space="preserve">? </w:t>
      </w:r>
    </w:p>
    <w:p w:rsidR="00DA63EC" w:rsidRDefault="00DA63EC" w:rsidP="00DA63EC">
      <w:pPr>
        <w:tabs>
          <w:tab w:val="left" w:pos="0"/>
          <w:tab w:val="center" w:pos="2835"/>
        </w:tabs>
        <w:rPr>
          <w:rFonts w:ascii="FrankRuehl" w:hAnsi="FrankRuehl"/>
          <w:sz w:val="20"/>
          <w:rtl/>
        </w:rPr>
      </w:pPr>
      <w:r w:rsidRPr="00DC7891">
        <w:rPr>
          <w:rStyle w:val="afffff0"/>
          <w:rtl/>
        </w:rPr>
        <w:t xml:space="preserve">'</w:t>
      </w:r>
      <w:ins w:id="90383" w:author="Claude - סמנטי" w:date="2026-10-11T12:26:16Z">
        <w:r>
          <w:rPr>
            <w:rStyle w:val="afffff0"/>
            <w:rtl/>
          </w:rPr>
          <w:t xml:space="preserve">וְאִם זֶבַח שְׁלָמִים קָרְבָּנוֹ</w:t>
        </w:r>
      </w:ins>
      <w:del w:id="90384" w:author="Claude - סמנטי" w:date="2026-10-11T12:26:16Z">
        <w:r w:rsidRPr="00DC7891">
          <w:rPr>
            <w:rStyle w:val="afffff0"/>
            <w:rtl/>
          </w:rPr>
          <w:delText xml:space="preserve">ואם זבח שלמים קרבנו</w:delText>
        </w:r>
      </w:del>
      <w:r w:rsidRPr="00DC7891">
        <w:rPr>
          <w:rStyle w:val="afffff0"/>
          <w:rtl/>
        </w:rPr>
        <w:t xml:space="preserve">',</w:t>
      </w:r>
      <w:r w:rsidRPr="001E5193">
        <w:rPr>
          <w:rFonts w:ascii="FrankRuehl" w:hAnsi="FrankRuehl"/>
          <w:sz w:val="20"/>
          <w:rtl/>
        </w:rPr>
        <w:t xml:space="preserve"> שתהא זביחה לשם שלמים.</w:t>
      </w:r>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ab/>
        <w:t>[ומדבמק</w:t>
      </w:r>
      <w:r>
        <w:rPr>
          <w:rFonts w:ascii="FrankRuehl" w:hAnsi="FrankRuehl"/>
          <w:sz w:val="20"/>
          <w:rtl/>
        </w:rPr>
        <w:t>"</w:t>
      </w:r>
      <w:r w:rsidRPr="001E5193">
        <w:rPr>
          <w:rFonts w:ascii="FrankRuehl" w:hAnsi="FrankRuehl"/>
          <w:sz w:val="20"/>
          <w:rtl/>
        </w:rPr>
        <w:t xml:space="preserve">א </w:t>
      </w:r>
      <w:r w:rsidRPr="001E5193">
        <w:rPr>
          <w:rFonts w:ascii="FrankRuehl" w:hAnsi="FrankRuehl"/>
          <w:sz w:val="20"/>
          <w:rtl/>
        </w:rPr>
        <w:t xml:space="preserve">לא</w:t>
      </w:r>
      <w:r w:rsidRPr="001E5193">
        <w:rPr>
          <w:rFonts w:ascii="FrankRuehl" w:hAnsi="FrankRuehl"/>
          <w:sz w:val="20"/>
          <w:rtl/>
        </w:rPr>
        <w:t xml:space="preserve"> כתיב </w:t>
      </w:r>
      <w:r w:rsidRPr="001E5193">
        <w:rPr>
          <w:rFonts w:ascii="FrankRuehl" w:hAnsi="FrankRuehl"/>
          <w:b/>
          <w:bCs/>
          <w:sz w:val="20"/>
          <w:rtl/>
        </w:rPr>
        <w:t>זבח</w:t>
      </w:r>
      <w:r>
        <w:rPr>
          <w:rFonts w:ascii="FrankRuehl" w:hAnsi="FrankRuehl"/>
          <w:sz w:val="20"/>
          <w:rtl/>
        </w:rPr>
        <w:t xml:space="preserve"> ד'</w:t>
      </w:r>
      <w:r>
        <w:rPr>
          <w:rStyle w:val="afffff0"/>
          <w:rFonts w:ascii="FrankRuehl" w:hAnsi="FrankRuehl"/>
          <w:sz w:val="20"/>
          <w:rtl/>
          <w:rPrChange w:id="9001" w:author="מנוע פסוקים" w:date="2026-10-11T09:29:40Z">
            <w:rPr>
              <w:rFonts w:ascii="FrankRuehl" w:hAnsi="FrankRuehl"/>
              <w:sz w:val="20"/>
              <w:rtl/>
            </w:rPr>
          </w:rPrChange>
        </w:rPr>
        <w:t xml:space="preserve">המקריב את דם השלמים</w:t>
      </w:r>
      <w:r>
        <w:rPr>
          <w:rFonts w:ascii="FrankRuehl" w:hAnsi="FrankRuehl"/>
          <w:sz w:val="20"/>
          <w:rtl/>
        </w:rPr>
        <w:t xml:space="preserve"> הזורק את דם השלמים'],</w:t>
      </w:r>
    </w:p>
    <w:p w:rsidR="00DA63EC" w:rsidRDefault="00DA63EC" w:rsidP="00DA63EC">
      <w:pPr>
        <w:tabs>
          <w:tab w:val="left" w:pos="0"/>
          <w:tab w:val="center" w:pos="2835"/>
        </w:tabs>
        <w:rPr>
          <w:rFonts w:ascii="FrankRuehl" w:hAnsi="FrankRuehl"/>
          <w:b/>
          <w:bCs/>
          <w:sz w:val="20"/>
          <w:rtl/>
        </w:rPr>
      </w:pPr>
      <w:r w:rsidRPr="001E5193">
        <w:rPr>
          <w:rFonts w:ascii="FrankRuehl" w:hAnsi="FrankRuehl"/>
          <w:b/>
          <w:bCs/>
          <w:sz w:val="20"/>
          <w:rtl/>
        </w:rPr>
        <w:t xml:space="preserve">שאר עבודות לשמה </w:t>
      </w:r>
    </w:p>
    <w:p w:rsidR="00DA63EC" w:rsidRDefault="00DA63EC" w:rsidP="00DA63EC">
      <w:pPr>
        <w:tabs>
          <w:tab w:val="left" w:pos="0"/>
          <w:tab w:val="center" w:pos="2835"/>
        </w:tabs>
        <w:rPr>
          <w:rFonts w:ascii="FrankRuehl" w:hAnsi="FrankRuehl"/>
          <w:sz w:val="20"/>
          <w:rtl/>
        </w:rPr>
      </w:pPr>
      <w:r w:rsidRPr="001E5193">
        <w:rPr>
          <w:rFonts w:ascii="FrankRuehl" w:hAnsi="FrankRuehl"/>
          <w:b/>
          <w:bCs/>
          <w:sz w:val="20"/>
          <w:rtl/>
        </w:rPr>
        <w:t>קבלה</w:t>
      </w:r>
      <w:r w:rsidRPr="001E5193">
        <w:rPr>
          <w:rFonts w:ascii="FrankRuehl" w:hAnsi="FrankRuehl"/>
          <w:sz w:val="20"/>
          <w:rtl/>
        </w:rPr>
        <w:t xml:space="preserve"> -מ'המקריב את דם השלמים שתהא קבלה לשם שלמים</w:t>
      </w:r>
    </w:p>
    <w:p w:rsidR="00DA63EC" w:rsidRDefault="00DA63EC" w:rsidP="00DA63EC">
      <w:pPr>
        <w:tabs>
          <w:tab w:val="left" w:pos="0"/>
          <w:tab w:val="center" w:pos="2835"/>
        </w:tabs>
        <w:rPr>
          <w:rFonts w:ascii="FrankRuehl" w:hAnsi="FrankRuehl"/>
          <w:sz w:val="20"/>
          <w:rtl/>
        </w:rPr>
      </w:pPr>
      <w:ins w:id="90597" w:author="מנוע מכני" w:date="2026-10-11T12:04:39Z">
        <w:r>
          <w:rPr>
            <w:rFonts w:ascii="FrankRuehl" w:hAnsi="FrankRuehl"/>
            <w:sz w:val="20"/>
            <w:rtl/>
          </w:rPr>
          <w:t xml:space="preserve">ולא</w:t>
        </w:r>
      </w:ins>
      <w:del w:id="90598" w:author="מנוע מכני" w:date="2026-10-11T12:04:39Z">
        <w:r w:rsidRPr="001E5193">
          <w:rPr>
            <w:rFonts w:ascii="FrankRuehl" w:hAnsi="FrankRuehl"/>
            <w:sz w:val="20"/>
            <w:rtl/>
          </w:rPr>
          <w:tab/>
          <w:delText xml:space="preserve">ולאו</w:delText>
        </w:r>
      </w:del>
      <w:r w:rsidRPr="001E5193">
        <w:rPr>
          <w:rFonts w:ascii="FrankRuehl" w:hAnsi="FrankRuehl"/>
          <w:sz w:val="20"/>
          <w:rtl/>
        </w:rPr>
        <w:tab/>
        <w:t xml:space="preserve"> מזביחה דמה לזבחיה שנפסלה שלא לשם אוכלין בפסח </w:t>
      </w:r>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ab/>
        <w:t xml:space="preserve">ולא יליף שחיטה מקבלה דמה לקבלה שכן פסולה בזר ואשה </w:t>
      </w:r>
    </w:p>
    <w:p w:rsidR="00DA63EC" w:rsidRDefault="00DA63EC" w:rsidP="00DA63EC">
      <w:pPr>
        <w:tabs>
          <w:tab w:val="left" w:pos="0"/>
          <w:tab w:val="center" w:pos="2835"/>
        </w:tabs>
        <w:rPr>
          <w:rFonts w:ascii="FrankRuehl" w:hAnsi="FrankRuehl"/>
          <w:sz w:val="20"/>
          <w:rtl/>
        </w:rPr>
      </w:pPr>
      <w:r w:rsidRPr="001E5193">
        <w:rPr>
          <w:rFonts w:ascii="FrankRuehl" w:hAnsi="FrankRuehl"/>
          <w:b/>
          <w:bCs/>
          <w:sz w:val="20"/>
          <w:rtl/>
        </w:rPr>
        <w:t xml:space="preserve">זריקה- </w:t>
      </w:r>
      <w:r w:rsidRPr="00DC7891">
        <w:rPr>
          <w:rStyle w:val="afffff0"/>
          <w:rtl/>
        </w:rPr>
        <w:t xml:space="preserve">'הזורק את דם השלמים' </w:t>
      </w:r>
      <w:r w:rsidRPr="001E5193">
        <w:rPr>
          <w:rFonts w:ascii="FrankRuehl" w:hAnsi="FrankRuehl"/>
          <w:sz w:val="20"/>
          <w:rtl/>
        </w:rPr>
        <w:t xml:space="preserve">שתהא זריקה לשם שלמים </w:t>
      </w:r>
    </w:p>
    <w:p w:rsidR="00DA63EC" w:rsidRDefault="00DA63EC" w:rsidP="00DA63EC">
      <w:pPr>
        <w:tabs>
          <w:tab w:val="left" w:pos="0"/>
          <w:tab w:val="center" w:pos="2835"/>
        </w:tabs>
        <w:rPr>
          <w:rFonts w:ascii="FrankRuehl" w:hAnsi="FrankRuehl"/>
          <w:sz w:val="20"/>
          <w:rtl/>
        </w:rPr>
      </w:pPr>
      <w:ins w:id="90599" w:author="מנוע מכני" w:date="2026-10-11T12:04:39Z">
        <w:r>
          <w:rPr>
            <w:rFonts w:ascii="FrankRuehl" w:hAnsi="FrankRuehl"/>
            <w:sz w:val="20"/>
            <w:rtl/>
          </w:rPr>
          <w:t xml:space="preserve">ולא</w:t>
        </w:r>
      </w:ins>
      <w:del w:id="90600" w:author="מנוע מכני" w:date="2026-10-11T12:04:39Z">
        <w:r w:rsidRPr="001E5193">
          <w:rPr>
            <w:rFonts w:ascii="FrankRuehl" w:hAnsi="FrankRuehl"/>
            <w:sz w:val="20"/>
            <w:rtl/>
          </w:rPr>
          <w:tab/>
          <w:delText xml:space="preserve">ולאו</w:delText>
        </w:r>
      </w:del>
      <w:r w:rsidRPr="001E5193">
        <w:rPr>
          <w:rFonts w:ascii="FrankRuehl" w:hAnsi="FrankRuehl"/>
          <w:sz w:val="20"/>
          <w:rtl/>
        </w:rPr>
        <w:tab/>
        <w:t xml:space="preserve"> </w:t>
      </w:r>
      <w:ins w:id="92279" w:author="מנוע מכני" w:date="2026-10-11T12:04:39Z">
        <w:r>
          <w:rPr>
            <w:rFonts w:ascii="FrankRuehl" w:hAnsi="FrankRuehl"/>
            <w:sz w:val="20"/>
            <w:rtl/>
          </w:rPr>
          <w:t xml:space="preserve">מאלו</w:t>
        </w:r>
      </w:ins>
      <w:del w:id="92280" w:author="מנוע מכני" w:date="2026-10-11T12:04:39Z">
        <w:r w:rsidRPr="001E5193">
          <w:rPr>
            <w:rFonts w:ascii="FrankRuehl" w:hAnsi="FrankRuehl"/>
            <w:sz w:val="20"/>
            <w:rtl/>
          </w:rPr>
          <w:tab/>
          <w:delText xml:space="preserve">מהני</w:delText>
        </w:r>
      </w:del>
      <w:r w:rsidRPr="001E5193">
        <w:rPr>
          <w:rFonts w:ascii="FrankRuehl" w:hAnsi="FrankRuehl"/>
          <w:sz w:val="20"/>
          <w:rtl/>
        </w:rPr>
        <w:tab/>
        <w:t xml:space="preserve"> דמה </w:t>
      </w:r>
      <w:ins w:id="92281" w:author="מנוע מכני" w:date="2026-10-11T12:04:39Z">
        <w:r>
          <w:rPr>
            <w:rFonts w:ascii="FrankRuehl" w:hAnsi="FrankRuehl"/>
            <w:sz w:val="20"/>
            <w:rtl/>
          </w:rPr>
          <w:t xml:space="preserve">לאלו</w:t>
        </w:r>
      </w:ins>
      <w:del w:id="92282" w:author="מנוע מכני" w:date="2026-10-11T12:04:39Z">
        <w:r w:rsidRPr="001E5193">
          <w:rPr>
            <w:rFonts w:ascii="FrankRuehl" w:hAnsi="FrankRuehl"/>
            <w:sz w:val="20"/>
            <w:rtl/>
          </w:rPr>
          <w:tab/>
          <w:delText xml:space="preserve">להני</w:delText>
        </w:r>
      </w:del>
      <w:r w:rsidRPr="001E5193">
        <w:rPr>
          <w:rFonts w:ascii="FrankRuehl" w:hAnsi="FrankRuehl"/>
          <w:sz w:val="20"/>
          <w:rtl/>
        </w:rPr>
        <w:tab/>
        <w:t xml:space="preserve"> שכן טעונות צפון וישנן בחטאות הפנימיות! </w:t>
      </w:r>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ab/>
        <w:t xml:space="preserve">ולא יליף </w:t>
      </w:r>
      <w:ins w:id="90601" w:author="מנוע מכני" w:date="2026-10-11T12:04:39Z">
        <w:r>
          <w:rPr>
            <w:rFonts w:ascii="FrankRuehl" w:hAnsi="FrankRuehl"/>
            <w:sz w:val="20"/>
            <w:rtl/>
          </w:rPr>
          <w:t xml:space="preserve">כולם</w:t>
        </w:r>
      </w:ins>
      <w:del w:id="90602" w:author="מנוע מכני" w:date="2026-10-11T12:04:39Z">
        <w:r w:rsidRPr="001E5193">
          <w:rPr>
            <w:rFonts w:ascii="FrankRuehl" w:hAnsi="FrankRuehl"/>
            <w:sz w:val="20"/>
            <w:rtl/>
          </w:rPr>
          <w:tab/>
          <w:delText xml:space="preserve">כולהו</w:delText>
        </w:r>
      </w:del>
      <w:r w:rsidRPr="001E5193">
        <w:rPr>
          <w:rFonts w:ascii="FrankRuehl" w:hAnsi="FrankRuehl"/>
          <w:sz w:val="20"/>
          <w:rtl/>
        </w:rPr>
        <w:tab/>
        <w:t xml:space="preserve"> מזריקה שכן חייב </w:t>
      </w:r>
      <w:ins w:id="92283" w:author="מנוע מכני" w:date="2026-10-11T12:04:39Z">
        <w:r>
          <w:rPr>
            <w:rFonts w:ascii="FrankRuehl" w:hAnsi="FrankRuehl"/>
            <w:sz w:val="20"/>
            <w:rtl/>
          </w:rPr>
          <w:t xml:space="preserve">עליו</w:t>
        </w:r>
      </w:ins>
      <w:del w:id="92284" w:author="מנוע מכני" w:date="2026-10-11T12:04:39Z">
        <w:r w:rsidRPr="001E5193">
          <w:rPr>
            <w:rFonts w:ascii="FrankRuehl" w:hAnsi="FrankRuehl"/>
            <w:sz w:val="20"/>
            <w:rtl/>
          </w:rPr>
          <w:tab/>
          <w:delText xml:space="preserve">עליה</w:delText>
        </w:r>
      </w:del>
      <w:r w:rsidRPr="001E5193">
        <w:rPr>
          <w:rFonts w:ascii="FrankRuehl" w:hAnsi="FrankRuehl"/>
          <w:sz w:val="20"/>
          <w:rtl/>
        </w:rPr>
        <w:tab/>
        <w:t xml:space="preserve"> זר מיתה </w:t>
      </w:r>
    </w:p>
    <w:p w:rsidR="00DA63EC" w:rsidRDefault="00DA63EC" w:rsidP="00DA63EC">
      <w:pPr>
        <w:tabs>
          <w:tab w:val="left" w:pos="0"/>
          <w:tab w:val="center" w:pos="2835"/>
        </w:tabs>
        <w:rPr>
          <w:rFonts w:ascii="FrankRuehl" w:hAnsi="FrankRuehl"/>
          <w:sz w:val="20"/>
          <w:rtl/>
        </w:rPr>
      </w:pPr>
      <w:r w:rsidRPr="001E5193">
        <w:rPr>
          <w:rFonts w:ascii="FrankRuehl" w:hAnsi="FrankRuehl"/>
          <w:b/>
          <w:bCs/>
          <w:sz w:val="20"/>
          <w:rtl/>
        </w:rPr>
        <w:t>הולכה</w:t>
      </w:r>
      <w:r w:rsidRPr="001E5193">
        <w:rPr>
          <w:rFonts w:ascii="FrankRuehl" w:hAnsi="FrankRuehl"/>
          <w:sz w:val="20"/>
          <w:rtl/>
        </w:rPr>
        <w:t xml:space="preserve"> </w:t>
      </w:r>
      <w:r w:rsidRPr="00DC7891">
        <w:rPr>
          <w:rStyle w:val="afffff0"/>
          <w:rtl/>
        </w:rPr>
        <w:t xml:space="preserve">'</w:t>
      </w:r>
      <w:r w:rsidRPr="00DC7891">
        <w:rPr>
          <w:rStyle w:val="afffff0"/>
          <w:rtl/>
        </w:rPr>
        <w:t xml:space="preserve">והקריב את הכל המזבחה</w:t>
      </w:r>
      <w:r w:rsidRPr="00DC7891">
        <w:rPr>
          <w:rStyle w:val="afffff0"/>
          <w:rtl/>
        </w:rPr>
        <w:t xml:space="preserve">' </w:t>
      </w:r>
      <w:r w:rsidRPr="001E5193">
        <w:rPr>
          <w:rFonts w:ascii="FrankRuehl" w:hAnsi="FrankRuehl"/>
          <w:sz w:val="20"/>
          <w:rtl/>
        </w:rPr>
        <w:t xml:space="preserve">זו הולכת אברים לכבש </w:t>
      </w:r>
    </w:p>
    <w:p w:rsidR="00DA63EC" w:rsidRDefault="00DA63EC" w:rsidP="00DA63EC">
      <w:pPr>
        <w:tabs>
          <w:tab w:val="left" w:pos="0"/>
          <w:tab w:val="center" w:pos="2835"/>
        </w:tabs>
        <w:rPr>
          <w:rFonts w:ascii="FrankRuehl" w:hAnsi="FrankRuehl"/>
          <w:sz w:val="20"/>
          <w:rtl/>
        </w:rPr>
      </w:pPr>
      <w:r w:rsidRPr="001E5193">
        <w:rPr>
          <w:rFonts w:ascii="FrankRuehl" w:hAnsi="FrankRuehl"/>
          <w:b/>
          <w:bCs/>
          <w:sz w:val="20"/>
          <w:rtl/>
        </w:rPr>
        <w:tab/>
      </w:r>
      <w:r w:rsidRPr="001E5193">
        <w:rPr>
          <w:rFonts w:ascii="FrankRuehl" w:hAnsi="FrankRuehl"/>
          <w:sz w:val="20"/>
          <w:rtl/>
        </w:rPr>
        <w:t xml:space="preserve">ולא יליף </w:t>
      </w:r>
      <w:ins w:id="90603" w:author="מנוע מכני" w:date="2026-10-11T12:04:39Z">
        <w:r>
          <w:rPr>
            <w:rFonts w:ascii="FrankRuehl" w:hAnsi="FrankRuehl"/>
            <w:sz w:val="20"/>
            <w:rtl/>
          </w:rPr>
          <w:t xml:space="preserve">מכולם</w:t>
        </w:r>
      </w:ins>
      <w:del w:id="90604" w:author="מנוע מכני" w:date="2026-10-11T12:04:39Z">
        <w:r w:rsidRPr="001E5193">
          <w:rPr>
            <w:rFonts w:ascii="FrankRuehl" w:hAnsi="FrankRuehl"/>
            <w:sz w:val="20"/>
            <w:rtl/>
          </w:rPr>
          <w:delText xml:space="preserve">מכולהו</w:delText>
        </w:r>
      </w:del>
      <w:r w:rsidRPr="001E5193">
        <w:rPr>
          <w:rFonts w:ascii="FrankRuehl" w:hAnsi="FrankRuehl"/>
          <w:sz w:val="20"/>
          <w:rtl/>
        </w:rPr>
        <w:t xml:space="preserve"> שכן הן עבודה שאי אפשר לבטלה,</w:t>
      </w:r>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ab/>
      </w:r>
      <w:r w:rsidRPr="00DC7891">
        <w:rPr>
          <w:rStyle w:val="afffff0"/>
          <w:rtl/>
        </w:rPr>
        <w:t xml:space="preserve">'</w:t>
      </w:r>
      <w:r w:rsidRPr="00DC7891">
        <w:rPr>
          <w:rStyle w:val="afffff0"/>
          <w:rtl/>
        </w:rPr>
        <w:t xml:space="preserve">והקריבו</w:t>
      </w:r>
      <w:r w:rsidRPr="00DC7891">
        <w:rPr>
          <w:rStyle w:val="afffff0"/>
          <w:rtl/>
        </w:rPr>
        <w:t xml:space="preserve">' </w:t>
      </w:r>
      <w:r w:rsidRPr="001E5193">
        <w:rPr>
          <w:rFonts w:ascii="FrankRuehl" w:hAnsi="FrankRuehl"/>
          <w:sz w:val="20"/>
          <w:rtl/>
        </w:rPr>
        <w:t xml:space="preserve">זו קבלת הדם, ואפיק </w:t>
      </w:r>
      <w:ins w:id="92285" w:author="מנוע מכני" w:date="2026-10-11T12:04:39Z">
        <w:r>
          <w:rPr>
            <w:rFonts w:ascii="FrankRuehl" w:hAnsi="FrankRuehl"/>
            <w:sz w:val="20"/>
            <w:rtl/>
          </w:rPr>
          <w:t xml:space="preserve">התורה</w:t>
        </w:r>
      </w:ins>
      <w:del w:id="92286" w:author="מנוע מכני" w:date="2026-10-11T12:04:39Z">
        <w:r w:rsidRPr="001E5193">
          <w:rPr>
            <w:rFonts w:ascii="FrankRuehl" w:hAnsi="FrankRuehl"/>
            <w:sz w:val="20"/>
            <w:rtl/>
          </w:rPr>
          <w:delText xml:space="preserve">רחמנא</w:delText>
        </w:r>
      </w:del>
      <w:r w:rsidRPr="001E5193">
        <w:rPr>
          <w:rFonts w:ascii="FrankRuehl" w:hAnsi="FrankRuehl"/>
          <w:sz w:val="20"/>
          <w:rtl/>
        </w:rPr>
        <w:t xml:space="preserve"> בלשון הולכה, שלא נלמד </w:t>
      </w:r>
      <w:ins w:id="90001" w:author="Claude - סמנטי" w:date="2026-10-11T12:26:16Z">
        <w:r>
          <w:rPr>
            <w:rFonts w:ascii="FrankRuehl" w:hAnsi="FrankRuehl"/>
            <w:sz w:val="20"/>
            <w:rtl/>
          </w:rPr>
          <w:t xml:space="preserve">הולכה</w:t>
        </w:r>
      </w:ins>
      <w:del w:id="90002" w:author="Claude - סמנטי" w:date="2026-10-11T12:26:16Z">
        <w:r w:rsidRPr="001E5193">
          <w:rPr>
            <w:rFonts w:ascii="FrankRuehl" w:hAnsi="FrankRuehl"/>
            <w:sz w:val="20"/>
            <w:rtl/>
          </w:rPr>
          <w:delText xml:space="preserve">דהולכה</w:delText>
        </w:r>
      </w:del>
      <w:r w:rsidRPr="001E5193">
        <w:rPr>
          <w:rFonts w:ascii="FrankRuehl" w:hAnsi="FrankRuehl"/>
          <w:sz w:val="20"/>
          <w:rtl/>
        </w:rPr>
        <w:t xml:space="preserve"> מקבלה.</w:t>
      </w:r>
    </w:p>
    <w:p w:rsidR="00DA63EC" w:rsidRDefault="00DA63EC" w:rsidP="00DA63EC">
      <w:pPr>
        <w:tabs>
          <w:tab w:val="left" w:pos="0"/>
          <w:tab w:val="center" w:pos="2835"/>
        </w:tabs>
        <w:rPr>
          <w:rFonts w:ascii="FrankRuehl" w:hAnsi="FrankRuehl"/>
          <w:sz w:val="20"/>
          <w:rtl/>
        </w:rPr>
      </w:pPr>
    </w:p>
    <w:p w:rsidR="00DA63EC" w:rsidRDefault="00DA63EC" w:rsidP="00DA63EC">
      <w:pPr>
        <w:tabs>
          <w:tab w:val="left" w:pos="0"/>
          <w:tab w:val="center" w:pos="2835"/>
        </w:tabs>
        <w:rPr>
          <w:rFonts w:ascii="FrankRuehl" w:hAnsi="FrankRuehl"/>
          <w:sz w:val="20"/>
          <w:rtl/>
        </w:rPr>
      </w:pPr>
      <w:r w:rsidRPr="001E5193">
        <w:rPr>
          <w:rFonts w:ascii="FrankRuehl" w:hAnsi="FrankRuehl"/>
          <w:b/>
          <w:bCs/>
          <w:sz w:val="20"/>
          <w:rtl/>
        </w:rPr>
        <w:t>ואשכחן שנוי קודש,</w:t>
      </w:r>
      <w:r w:rsidRPr="001E5193">
        <w:rPr>
          <w:rFonts w:ascii="FrankRuehl" w:hAnsi="FrankRuehl"/>
          <w:sz w:val="20"/>
          <w:rtl/>
        </w:rPr>
        <w:t xml:space="preserve"> </w:t>
      </w:r>
    </w:p>
    <w:p>
      <w:pPr>
        <w:pStyle w:val="afffff8"/>
        <w:rPr>
          <w:ins w:id="90671" w:author="קלוד" w:date="2026-10-11T12:29:36Z"/>
        </w:rPr>
      </w:pPr>
      <w:ins w:id="90672" w:author="קלוד" w:date="2026-10-11T12:29:36Z">
        <w:r>
          <w:rPr>
            <w:color w:val="7B3F00"/>
          </w:rPr>
          <w:t xml:space="preserve">שינוי בעלים - 'ובשר זבח תודת שלמיו'</w:t>
        </w:r>
      </w:ins>
    </w:p>
    <w:p>
      <w:pPr>
        <w:pStyle w:val="38"/>
        <w:rPr>
          <w:ins w:id="97514" w:author="מנוע מכני" w:date="2026-10-11T12:04:39Z"/>
        </w:rPr>
      </w:pPr>
      <w:r w:rsidRPr="001E5193">
        <w:t>שנוי בעלים</w:t>
      </w:r>
      <w:r w:rsidRPr="001E5193">
        <w:t>- רפבדר</w:t>
      </w:r>
      <w:r>
        <w:t>"</w:t>
      </w:r>
      <w:r w:rsidRPr="001E5193">
        <w:t xml:space="preserve">א:</w:t>
      </w:r>
    </w:p>
    <w:p w:rsidR="00DA63EC" w:rsidRDefault="00DA63EC" w:rsidP="00DA63EC">
      <w:pPr>
        <w:rPr>
          <w:rtl/>
        </w:rPr>
      </w:pPr>
      <w:del w:id="97515" w:author="מנוע מכני" w:date="2026-10-11T12:04:39Z">
        <w:r w:rsidRPr="001E5193">
          <w:rPr>
            <w:rtl/>
          </w:rPr>
          <w:delText xml:space="preserve"> </w:delText>
        </w:r>
      </w:del>
      <w:r w:rsidRPr="00DC7891">
        <w:rPr>
          <w:rStyle w:val="afffff0"/>
          <w:rtl/>
        </w:rPr>
        <w:t xml:space="preserve">'</w:t>
      </w:r>
      <w:ins w:id="90385" w:author="Claude - סמנטי" w:date="2026-10-11T12:26:16Z">
        <w:r>
          <w:rPr>
            <w:rStyle w:val="afffff0"/>
            <w:rtl/>
          </w:rPr>
          <w:t xml:space="preserve">וּבְשַׂר זֶבַח תּוֹדַת שְׁלָמָיו</w:t>
        </w:r>
      </w:ins>
      <w:del w:id="90386" w:author="Claude - סמנטי" w:date="2026-10-11T12:26:16Z">
        <w:r w:rsidRPr="00DC7891">
          <w:rPr>
            <w:rStyle w:val="afffff0"/>
            <w:rtl/>
          </w:rPr>
          <w:delText xml:space="preserve">ובשר זבח תודת שלמיו</w:delText>
        </w:r>
      </w:del>
      <w:r w:rsidRPr="00DC7891">
        <w:rPr>
          <w:rStyle w:val="afffff0"/>
          <w:rtl/>
        </w:rPr>
        <w:t xml:space="preserve">',</w:t>
      </w:r>
      <w:r w:rsidRPr="001E5193">
        <w:rPr>
          <w:rtl/>
        </w:rPr>
        <w:t xml:space="preserve"> שתהא זביחה לשם תודה, [דכבר אשמעי' שינוי קודש]</w:t>
      </w:r>
    </w:p>
    <w:p w:rsidR="00DA63EC" w:rsidRDefault="00DA63EC" w:rsidP="00DA63EC">
      <w:pPr>
        <w:tabs>
          <w:tab w:val="left" w:pos="0"/>
          <w:tab w:val="center" w:pos="2835"/>
        </w:tabs>
        <w:rPr>
          <w:rFonts w:ascii="FrankRuehl" w:hAnsi="FrankRuehl"/>
          <w:sz w:val="20"/>
          <w:rtl/>
        </w:rPr>
      </w:pPr>
      <w:ins w:id="92287" w:author="מנוע מכני" w:date="2026-10-11T12:04:39Z">
        <w:r>
          <w:rPr>
            <w:rFonts w:ascii="FrankRuehl" w:hAnsi="FrankRuehl"/>
            <w:sz w:val="20"/>
            <w:rtl/>
          </w:rPr>
          <w:t xml:space="preserve">וזה</w:t>
        </w:r>
      </w:ins>
      <w:del w:id="92288" w:author="מנוע מכני" w:date="2026-10-11T12:04:39Z">
        <w:r w:rsidRPr="001E5193">
          <w:rPr>
            <w:rFonts w:ascii="FrankRuehl" w:hAnsi="FrankRuehl"/>
            <w:sz w:val="20"/>
            <w:rtl/>
          </w:rPr>
          <w:delText xml:space="preserve">והאי</w:delText>
        </w:r>
      </w:del>
      <w:r w:rsidRPr="001E5193">
        <w:rPr>
          <w:rFonts w:ascii="FrankRuehl" w:hAnsi="FrankRuehl"/>
          <w:sz w:val="20"/>
          <w:rtl/>
        </w:rPr>
        <w:t xml:space="preserve"> </w:t>
      </w:r>
      <w:ins w:id="96813" w:author="מנוע מכני" w:date="2026-10-11T12:04:39Z">
        <w:r>
          <w:rPr>
            <w:rFonts w:ascii="FrankRuehl" w:hAnsi="FrankRuehl"/>
            <w:sz w:val="20"/>
            <w:rtl/>
          </w:rPr>
          <w:t xml:space="preserve">דצריך</w:t>
        </w:r>
      </w:ins>
      <w:del w:id="96814" w:author="מנוע מכני" w:date="2026-10-11T12:04:39Z">
        <w:r w:rsidRPr="001E5193">
          <w:rPr>
            <w:rFonts w:ascii="FrankRuehl" w:hAnsi="FrankRuehl"/>
            <w:sz w:val="20"/>
            <w:rtl/>
          </w:rPr>
          <w:delText xml:space="preserve">דמיבעי</w:delText>
        </w:r>
      </w:del>
      <w:r w:rsidRPr="001E5193">
        <w:rPr>
          <w:rFonts w:ascii="FrankRuehl" w:hAnsi="FrankRuehl"/>
          <w:sz w:val="20"/>
          <w:rtl/>
        </w:rPr>
        <w:t xml:space="preserve"> ל</w:t>
      </w:r>
      <w:r w:rsidRPr="00DC7891">
        <w:rPr>
          <w:rStyle w:val="afffff0"/>
          <w:rtl/>
        </w:rPr>
        <w:t xml:space="preserve">'</w:t>
      </w:r>
      <w:ins w:id="90387" w:author="Claude - סמנטי" w:date="2026-10-11T12:26:16Z">
        <w:r>
          <w:rPr>
            <w:rStyle w:val="afffff0"/>
            <w:rtl/>
          </w:rPr>
          <w:t xml:space="preserve">וּבְשַׂר זֶבַח תּוֹדַת שְׁלָמָיו</w:t>
        </w:r>
      </w:ins>
      <w:del w:id="90388" w:author="Claude - סמנטי" w:date="2026-10-11T12:26:16Z">
        <w:r w:rsidRPr="00DC7891">
          <w:rPr>
            <w:rStyle w:val="afffff0"/>
            <w:rtl/>
          </w:rPr>
          <w:delText xml:space="preserve">ובשר זבח תודת שלמיו</w:delText>
        </w:r>
      </w:del>
      <w:r w:rsidRPr="00DC7891">
        <w:rPr>
          <w:rStyle w:val="afffff0"/>
          <w:rtl/>
        </w:rPr>
        <w:t xml:space="preserve">' </w:t>
      </w:r>
      <w:r w:rsidRPr="001E5193">
        <w:rPr>
          <w:rFonts w:ascii="FrankRuehl" w:hAnsi="FrankRuehl"/>
          <w:sz w:val="20"/>
          <w:rtl/>
        </w:rPr>
        <w:t xml:space="preserve">דבא ללמד, תודה ששחטה לשם שלמים כשרה, שלמים ששחטן לשם תודה - פסולה, דתודה קרויה שלמים, ואין שלמים קרויה תודה! </w:t>
      </w:r>
    </w:p>
    <w:p w:rsidR="00DA63EC" w:rsidRDefault="00DA63EC" w:rsidP="00DA63EC">
      <w:pPr>
        <w:rPr>
          <w:rtl/>
        </w:rPr>
      </w:pPr>
      <w:r w:rsidRPr="001E5193">
        <w:rPr>
          <w:rtl/>
        </w:rPr>
        <w:tab/>
        <w:t xml:space="preserve">אנן מזבח </w:t>
      </w:r>
      <w:ins w:id="96815" w:author="מנוע מכני" w:date="2026-10-11T12:04:39Z">
        <w:r>
          <w:rPr>
            <w:rtl/>
          </w:rPr>
          <w:t xml:space="preserve">אומרים</w:t>
        </w:r>
      </w:ins>
      <w:del w:id="96816" w:author="מנוע מכני" w:date="2026-10-11T12:04:39Z">
        <w:r w:rsidRPr="001E5193">
          <w:rPr>
            <w:rtl/>
          </w:rPr>
          <w:tab/>
          <w:delText xml:space="preserve">קאמרינן</w:delText>
        </w:r>
      </w:del>
      <w:r w:rsidRPr="001E5193">
        <w:rPr>
          <w:rtl/>
        </w:rPr>
        <w:tab/>
        <w:t xml:space="preserve">. והך </w:t>
      </w:r>
      <w:r w:rsidRPr="00DC7891">
        <w:rPr>
          <w:rStyle w:val="afffff0"/>
          <w:rtl/>
        </w:rPr>
        <w:t xml:space="preserve">'דזבח' </w:t>
      </w:r>
      <w:r w:rsidRPr="001E5193">
        <w:rPr>
          <w:rtl/>
        </w:rPr>
        <w:t xml:space="preserve">לחטאת ואשם</w:t>
      </w:r>
      <w:ins w:id="95717" w:author="מנוע מכני" w:date="2026-10-11T12:04:39Z">
        <w:r>
          <w:rPr>
            <w:rtl/>
          </w:rPr>
          <w:t xml:space="preserve">,</w:t>
        </w:r>
      </w:ins>
      <w:del w:id="95718" w:author="מנוע מכני" w:date="2026-10-11T12:04:39Z">
        <w:r w:rsidRPr="001E5193">
          <w:rPr>
            <w:rtl/>
          </w:rPr>
          <w:delText xml:space="preserve"> ,</w:delText>
        </w:r>
      </w:del>
      <w:r w:rsidRPr="001E5193">
        <w:rPr>
          <w:rtl/>
        </w:rPr>
        <w:t xml:space="preserve"> </w:t>
      </w:r>
      <w:r w:rsidRPr="001E5193">
        <w:rPr>
          <w:rtl/>
        </w:rPr>
        <w:t xml:space="preserve">א</w:t>
      </w:r>
      <w:r>
        <w:rPr>
          <w:rtl/>
        </w:rPr>
        <w:t>"</w:t>
      </w:r>
      <w:r w:rsidRPr="001E5193">
        <w:rPr>
          <w:rtl/>
        </w:rPr>
        <w:t xml:space="preserve">כ</w:t>
      </w:r>
      <w:r w:rsidRPr="001E5193">
        <w:rPr>
          <w:rtl/>
        </w:rPr>
        <w:t xml:space="preserve"> נכתוב ובשר תודת שלמיו זבח, - </w:t>
      </w:r>
      <w:r w:rsidRPr="001E5193">
        <w:rPr>
          <w:rtl/>
        </w:rPr>
        <w:t xml:space="preserve">ש</w:t>
      </w:r>
      <w:r>
        <w:rPr>
          <w:rtl/>
        </w:rPr>
        <w:t>"</w:t>
      </w:r>
      <w:r w:rsidRPr="001E5193">
        <w:rPr>
          <w:rtl/>
        </w:rPr>
        <w:t xml:space="preserve">מ</w:t>
      </w:r>
      <w:r w:rsidRPr="001E5193">
        <w:rPr>
          <w:rtl/>
        </w:rPr>
        <w:t xml:space="preserve"> תרתי.</w:t>
      </w:r>
    </w:p>
    <w:p w:rsidR="00DA63EC" w:rsidRDefault="00DA63EC" w:rsidP="00DA63EC">
      <w:pPr>
        <w:tabs>
          <w:tab w:val="left" w:pos="0"/>
          <w:tab w:val="center" w:pos="2835"/>
        </w:tabs>
        <w:rPr>
          <w:rFonts w:ascii="FrankRuehl" w:hAnsi="FrankRuehl"/>
          <w:sz w:val="20"/>
          <w:rtl/>
        </w:rPr>
      </w:pPr>
    </w:p>
    <w:p w:rsidR="00DA63EC" w:rsidRDefault="00DA63EC" w:rsidP="00DA63EC">
      <w:pPr>
        <w:tabs>
          <w:tab w:val="left" w:pos="0"/>
          <w:tab w:val="center" w:pos="2835"/>
        </w:tabs>
        <w:rPr>
          <w:rFonts w:ascii="FrankRuehl" w:hAnsi="FrankRuehl"/>
          <w:b/>
          <w:bCs/>
          <w:sz w:val="20"/>
          <w:rtl/>
        </w:rPr>
      </w:pPr>
      <w:r w:rsidRPr="001E5193">
        <w:rPr>
          <w:rFonts w:ascii="FrankRuehl" w:hAnsi="FrankRuehl"/>
          <w:b/>
          <w:bCs/>
          <w:sz w:val="20"/>
          <w:rtl/>
        </w:rPr>
        <w:t xml:space="preserve">אשכחן זביחה, </w:t>
      </w:r>
    </w:p>
    <w:p w:rsidR="00DA63EC" w:rsidRDefault="00DA63EC" w:rsidP="00DA63EC">
      <w:pPr>
        <w:tabs>
          <w:tab w:val="left" w:pos="0"/>
          <w:tab w:val="center" w:pos="2835"/>
        </w:tabs>
        <w:rPr>
          <w:rFonts w:ascii="FrankRuehl" w:hAnsi="FrankRuehl"/>
          <w:sz w:val="20"/>
          <w:rtl/>
        </w:rPr>
      </w:pPr>
      <w:r w:rsidRPr="001E5193">
        <w:rPr>
          <w:rFonts w:ascii="FrankRuehl" w:hAnsi="FrankRuehl"/>
          <w:b/>
          <w:bCs/>
          <w:sz w:val="20"/>
          <w:rtl/>
        </w:rPr>
        <w:t>שאר עבודות</w:t>
      </w:r>
      <w:r w:rsidRPr="001E5193">
        <w:rPr>
          <w:rFonts w:ascii="FrankRuehl" w:hAnsi="FrankRuehl"/>
          <w:sz w:val="20"/>
          <w:rtl/>
        </w:rPr>
        <w:t xml:space="preserve"> </w:t>
      </w:r>
      <w:ins w:id="90605" w:author="מנוע מכני" w:date="2026-10-11T12:04:39Z">
        <w:r>
          <w:rPr>
            <w:rFonts w:ascii="FrankRuehl" w:hAnsi="FrankRuehl"/>
            <w:sz w:val="20"/>
            <w:rtl/>
          </w:rPr>
          <w:t xml:space="preserve">לא</w:t>
        </w:r>
      </w:ins>
      <w:del w:id="90606" w:author="מנוע מכני" w:date="2026-10-11T12:04:39Z">
        <w:r w:rsidRPr="001E5193">
          <w:rPr>
            <w:rFonts w:ascii="FrankRuehl" w:hAnsi="FrankRuehl"/>
            <w:sz w:val="20"/>
            <w:rtl/>
          </w:rPr>
          <w:delText xml:space="preserve">לאו</w:delText>
        </w:r>
      </w:del>
      <w:r w:rsidRPr="001E5193">
        <w:rPr>
          <w:rFonts w:ascii="FrankRuehl" w:hAnsi="FrankRuehl"/>
          <w:sz w:val="20"/>
          <w:rtl/>
        </w:rPr>
        <w:t xml:space="preserve"> מזביחה ומה זביחה האמורה בשינוי קודש </w:t>
      </w:r>
      <w:r w:rsidRPr="001E5193">
        <w:rPr>
          <w:rFonts w:ascii="FrankRuehl" w:hAnsi="FrankRuehl"/>
          <w:sz w:val="20"/>
          <w:rtl/>
        </w:rPr>
        <w:t xml:space="preserve">לא</w:t>
      </w:r>
      <w:r w:rsidRPr="001E5193">
        <w:rPr>
          <w:rFonts w:ascii="FrankRuehl" w:hAnsi="FrankRuehl"/>
          <w:sz w:val="20"/>
          <w:rtl/>
        </w:rPr>
        <w:t xml:space="preserve"> חלקת לשאר עבודות אף שינוי בעלים </w:t>
      </w:r>
    </w:p>
    <w:p w:rsidR="00DA63EC" w:rsidRPr="00FE1B89" w:rsidRDefault="00DA63EC" w:rsidP="00DA63EC">
      <w:pPr>
        <w:tabs>
          <w:tab w:val="left" w:pos="0"/>
          <w:tab w:val="center" w:pos="2835"/>
        </w:tabs>
        <w:rPr>
          <w:rFonts w:ascii="FrankRuehl" w:hAnsi="FrankRuehl"/>
          <w:spacing w:val="-8"/>
          <w:sz w:val="20"/>
          <w:rtl/>
        </w:rPr>
      </w:pPr>
      <w:r w:rsidRPr="00FE1B89">
        <w:rPr>
          <w:rFonts w:ascii="FrankRuehl" w:hAnsi="FrankRuehl"/>
          <w:spacing w:val="-8"/>
          <w:sz w:val="20"/>
          <w:rtl/>
        </w:rPr>
        <w:t xml:space="preserve">דמה לשינוי קודש שכן פסולה בגופה, וישנו בארבע עבודות, וישנו לאחר מיתה, וישנו בציבור כביחיד! </w:t>
      </w:r>
    </w:p>
    <w:p w:rsidR="00DA63EC" w:rsidRDefault="00DA63EC" w:rsidP="00DA63EC">
      <w:pPr>
        <w:pStyle w:val="afff3"/>
        <w:framePr w:wrap="around"/>
        <w:tabs>
          <w:tab w:val="left" w:pos="0"/>
        </w:tabs>
        <w:rPr>
          <w:rFonts w:ascii="FrankRuehl" w:hAnsi="FrankRuehl" w:cs="FrankRuehl"/>
          <w:sz w:val="34"/>
          <w:szCs w:val="20"/>
          <w:rtl/>
        </w:rPr>
      </w:pPr>
      <w:r w:rsidRPr="001E5193">
        <w:rPr>
          <w:rFonts w:ascii="FrankRuehl" w:hAnsi="FrankRuehl" w:cs="FrankRuehl"/>
          <w:sz w:val="34"/>
          <w:szCs w:val="20"/>
          <w:rtl/>
        </w:rPr>
        <w:t>ד:</w:t>
      </w:r>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ואע</w:t>
      </w:r>
      <w:r>
        <w:rPr>
          <w:rFonts w:ascii="FrankRuehl" w:hAnsi="FrankRuehl"/>
          <w:sz w:val="20"/>
          <w:rtl/>
        </w:rPr>
        <w:t>"</w:t>
      </w:r>
      <w:r w:rsidRPr="001E5193">
        <w:rPr>
          <w:rFonts w:ascii="FrankRuehl" w:hAnsi="FrankRuehl"/>
          <w:sz w:val="20"/>
          <w:rtl/>
        </w:rPr>
        <w:t xml:space="preserve">ג דתרתי </w:t>
      </w:r>
      <w:ins w:id="90607" w:author="מנוע מכני" w:date="2026-10-11T12:04:39Z">
        <w:r>
          <w:rPr>
            <w:rFonts w:ascii="FrankRuehl" w:hAnsi="FrankRuehl"/>
            <w:sz w:val="20"/>
            <w:rtl/>
          </w:rPr>
          <w:t xml:space="preserve">לא</w:t>
        </w:r>
      </w:ins>
      <w:del w:id="90608" w:author="מנוע מכני" w:date="2026-10-11T12:04:39Z">
        <w:r w:rsidRPr="001E5193">
          <w:rPr>
            <w:rFonts w:ascii="FrankRuehl" w:hAnsi="FrankRuehl"/>
            <w:sz w:val="20"/>
            <w:rtl/>
          </w:rPr>
          <w:delText xml:space="preserve">לאו</w:delText>
        </w:r>
      </w:del>
      <w:r w:rsidRPr="001E5193">
        <w:rPr>
          <w:rFonts w:ascii="FrankRuehl" w:hAnsi="FrankRuehl"/>
          <w:sz w:val="20"/>
          <w:rtl/>
        </w:rPr>
        <w:t xml:space="preserve"> דוקא, תרתי מיהא דוקא, </w:t>
      </w:r>
    </w:p>
    <w:p w:rsidR="00DA63EC" w:rsidRDefault="00DA63EC" w:rsidP="00DA63EC">
      <w:pPr>
        <w:tabs>
          <w:tab w:val="left" w:pos="0"/>
          <w:tab w:val="center" w:pos="2835"/>
        </w:tabs>
        <w:rPr>
          <w:rFonts w:ascii="FrankRuehl" w:hAnsi="FrankRuehl"/>
          <w:sz w:val="20"/>
          <w:rtl/>
        </w:rPr>
      </w:pPr>
      <w:r w:rsidRPr="001E5193">
        <w:rPr>
          <w:rFonts w:ascii="FrankRuehl" w:hAnsi="FrankRuehl"/>
          <w:b/>
          <w:bCs/>
          <w:sz w:val="20"/>
          <w:rtl/>
        </w:rPr>
        <w:t>שינוי בעלים</w:t>
      </w:r>
      <w:r w:rsidRPr="001E5193">
        <w:rPr>
          <w:rFonts w:ascii="FrankRuehl" w:hAnsi="FrankRuehl"/>
          <w:sz w:val="20"/>
          <w:rtl/>
        </w:rPr>
        <w:t xml:space="preserve"> כיון דאחשבה פסלה, </w:t>
      </w:r>
      <w:r w:rsidRPr="001E5193">
        <w:rPr>
          <w:rFonts w:ascii="FrankRuehl" w:hAnsi="FrankRuehl"/>
          <w:sz w:val="20"/>
          <w:rtl/>
        </w:rPr>
        <w:t xml:space="preserve">ה"נ</w:t>
      </w:r>
      <w:r w:rsidRPr="001E5193">
        <w:rPr>
          <w:rFonts w:ascii="FrankRuehl" w:hAnsi="FrankRuehl"/>
          <w:sz w:val="20"/>
          <w:rtl/>
        </w:rPr>
        <w:t xml:space="preserve"> כיון דאחשבה פסלה! </w:t>
      </w:r>
    </w:p>
    <w:p>
      <w:pPr>
        <w:pStyle w:val="38"/>
        <w:rPr>
          <w:ins w:id="97516" w:author="מנוע מכני" w:date="2026-10-11T12:04:39Z"/>
        </w:rPr>
      </w:pPr>
      <w:r w:rsidRPr="001E5193">
        <w:t>ולרפבדר</w:t>
      </w:r>
      <w:r>
        <w:t>"</w:t>
      </w:r>
      <w:r w:rsidRPr="001E5193">
        <w:t xml:space="preserve">מ:</w:t>
      </w:r>
    </w:p>
    <w:p w:rsidR="00DA63EC" w:rsidRDefault="00DA63EC" w:rsidP="00DA63EC">
      <w:pPr>
        <w:tabs>
          <w:tab w:val="left" w:pos="0"/>
          <w:tab w:val="center" w:pos="2835"/>
        </w:tabs>
        <w:rPr>
          <w:rFonts w:ascii="FrankRuehl" w:hAnsi="FrankRuehl"/>
          <w:sz w:val="20"/>
          <w:rtl/>
        </w:rPr>
      </w:pPr>
      <w:del w:id="97517"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דיש שינוי בעלים לאחר מיתה, תרתי מיהא </w:t>
      </w:r>
      <w:ins w:id="90609" w:author="מנוע מכני" w:date="2026-10-11T12:04:39Z">
        <w:r>
          <w:rPr>
            <w:rFonts w:ascii="FrankRuehl" w:hAnsi="FrankRuehl"/>
            <w:sz w:val="20"/>
            <w:rtl/>
          </w:rPr>
          <w:t xml:space="preserve">יש</w:t>
        </w:r>
      </w:ins>
      <w:del w:id="90610" w:author="מנוע מכני" w:date="2026-10-11T12:04:39Z">
        <w:r w:rsidRPr="001E5193">
          <w:rPr>
            <w:rFonts w:ascii="FrankRuehl" w:hAnsi="FrankRuehl"/>
            <w:sz w:val="20"/>
            <w:rtl/>
          </w:rPr>
          <w:delText xml:space="preserve">איכא</w:delText>
        </w:r>
      </w:del>
      <w:r w:rsidRPr="001E5193">
        <w:rPr>
          <w:rFonts w:ascii="FrankRuehl" w:hAnsi="FrankRuehl"/>
          <w:sz w:val="20"/>
          <w:rtl/>
        </w:rPr>
        <w:t xml:space="preserve"> </w:t>
      </w:r>
      <w:ins w:id="97435" w:author="מנוע מכני" w:date="2026-10-11T12:04:39Z">
        <w:r>
          <w:rPr>
            <w:rFonts w:ascii="FrankRuehl" w:hAnsi="FrankRuehl"/>
            <w:sz w:val="20"/>
            <w:rtl/>
          </w:rPr>
          <w:t xml:space="preserve">להקשות</w:t>
        </w:r>
      </w:ins>
      <w:del w:id="97436" w:author="מנוע מכני" w:date="2026-10-11T12:04:39Z">
        <w:r w:rsidRPr="001E5193">
          <w:rPr>
            <w:rFonts w:ascii="FrankRuehl" w:hAnsi="FrankRuehl"/>
            <w:sz w:val="20"/>
            <w:rtl/>
          </w:rPr>
          <w:delText xml:space="preserve">למיפרך</w:delText>
        </w:r>
      </w:del>
      <w:r w:rsidRPr="001E5193">
        <w:rPr>
          <w:rFonts w:ascii="FrankRuehl" w:hAnsi="FrankRuehl"/>
          <w:sz w:val="20"/>
          <w:rtl/>
        </w:rPr>
        <w:t xml:space="preserve">! </w:t>
      </w:r>
    </w:p>
    <w:p>
      <w:pPr>
        <w:pStyle w:val="38"/>
        <w:rPr>
          <w:ins w:id="97518" w:author="מנוע מכני" w:date="2026-10-11T12:04:39Z"/>
        </w:rPr>
      </w:pPr>
      <w:r>
        <w:t xml:space="preserve">- </w:t>
      </w:r>
      <w:r w:rsidRPr="001E5193">
        <w:t xml:space="preserve">אלא</w:t>
      </w:r>
    </w:p>
    <w:p w:rsidR="00DA63EC" w:rsidRDefault="00DA63EC" w:rsidP="00DA63EC">
      <w:pPr>
        <w:pStyle w:val="affffb"/>
        <w:rPr>
          <w:rtl/>
        </w:rPr>
      </w:pPr>
      <w:del w:id="97519" w:author="מנוע מכני" w:date="2026-10-11T12:04:39Z">
        <w:r w:rsidRPr="001E5193">
          <w:rPr>
            <w:rtl/>
          </w:rPr>
          <w:delText xml:space="preserve"> </w:delText>
        </w:r>
      </w:del>
      <w:r w:rsidRPr="001E5193">
        <w:rPr>
          <w:rStyle w:val="2fb"/>
          <w:rtl/>
        </w:rPr>
        <w:t xml:space="preserve">רב אשי</w:t>
      </w:r>
      <w:r w:rsidRPr="001E5193">
        <w:rPr>
          <w:rtl/>
        </w:rPr>
        <w:t xml:space="preserve">:</w:t>
      </w:r>
      <w:r w:rsidRPr="00DC7891">
        <w:rPr>
          <w:rStyle w:val="afffff0"/>
          <w:rtl/>
        </w:rPr>
        <w:t xml:space="preserve">'</w:t>
      </w:r>
      <w:ins w:id="90389" w:author="Claude - סמנטי" w:date="2026-10-11T12:26:16Z">
        <w:r>
          <w:rPr>
            <w:rStyle w:val="afffff0"/>
            <w:rtl/>
          </w:rPr>
          <w:t xml:space="preserve">וְנִרְצָה לוֹ לְכַפֵּר עָלָיו</w:t>
        </w:r>
      </w:ins>
      <w:del w:id="90390" w:author="Claude - סמנטי" w:date="2026-10-11T12:26:16Z">
        <w:r w:rsidRPr="00DC7891">
          <w:rPr>
            <w:rStyle w:val="afffff0"/>
            <w:rtl/>
          </w:rPr>
          <w:delText xml:space="preserve">ונרצה לו לכפר עליו</w:delText>
        </w:r>
      </w:del>
      <w:r w:rsidRPr="00DC7891">
        <w:rPr>
          <w:rStyle w:val="afffff0"/>
          <w:rtl/>
        </w:rPr>
        <w:t xml:space="preserve">',</w:t>
      </w:r>
      <w:r w:rsidRPr="001E5193">
        <w:rPr>
          <w:rtl/>
        </w:rPr>
        <w:t xml:space="preserve"> ולא על חבירו.</w:t>
      </w:r>
    </w:p>
    <w:p>
      <w:pPr>
        <w:pStyle w:val="38"/>
        <w:rPr>
          <w:ins w:id="97520" w:author="מנוע מכני" w:date="2026-10-11T12:04:39Z"/>
        </w:rPr>
      </w:pPr>
      <w:r w:rsidRPr="00FE1B89">
        <w:tab/>
        <w:t xml:space="preserve">ור"ש דיליף:</w:t>
      </w:r>
    </w:p>
    <w:p w:rsidR="00DA63EC" w:rsidRPr="00FE1B89" w:rsidRDefault="00DA63EC" w:rsidP="00DA63EC">
      <w:pPr>
        <w:tabs>
          <w:tab w:val="left" w:pos="0"/>
          <w:tab w:val="center" w:pos="2835"/>
        </w:tabs>
        <w:rPr>
          <w:rFonts w:ascii="FrankRuehl" w:hAnsi="FrankRuehl"/>
          <w:spacing w:val="-4"/>
          <w:sz w:val="20"/>
          <w:rtl/>
        </w:rPr>
      </w:pPr>
      <w:del w:id="97521" w:author="מנוע מכני" w:date="2026-10-11T12:04:39Z">
        <w:r w:rsidRPr="00FE1B89">
          <w:rPr>
            <w:rFonts w:ascii="FrankRuehl" w:hAnsi="FrankRuehl"/>
            <w:spacing w:val="-4"/>
            <w:sz w:val="20"/>
            <w:rtl/>
          </w:rPr>
          <w:tab/>
          <w:delText xml:space="preserve"> </w:delText>
        </w:r>
      </w:del>
      <w:r w:rsidRPr="00FE1B89">
        <w:rPr>
          <w:rFonts w:ascii="FrankRuehl" w:hAnsi="FrankRuehl"/>
          <w:spacing w:val="-4"/>
          <w:sz w:val="20"/>
          <w:rtl/>
        </w:rPr>
        <w:tab/>
        <w:t xml:space="preserve">רק את </w:t>
      </w:r>
      <w:r w:rsidRPr="00FE1B89">
        <w:rPr>
          <w:rFonts w:ascii="FrankRuehl" w:hAnsi="FrankRuehl"/>
          <w:b/>
          <w:bCs/>
          <w:spacing w:val="-4"/>
          <w:sz w:val="20"/>
          <w:rtl/>
        </w:rPr>
        <w:t>שעליו</w:t>
      </w:r>
      <w:r w:rsidRPr="00FE1B89">
        <w:rPr>
          <w:rFonts w:ascii="FrankRuehl" w:hAnsi="FrankRuehl"/>
          <w:spacing w:val="-4"/>
          <w:sz w:val="20"/>
          <w:rtl/>
        </w:rPr>
        <w:t xml:space="preserve"> חייב באחריותו, </w:t>
      </w:r>
      <w:r w:rsidRPr="00FE1B89">
        <w:rPr>
          <w:rStyle w:val="2fb"/>
          <w:rFonts w:ascii="FrankRuehl" w:hAnsi="FrankRuehl"/>
          <w:spacing w:val="-4"/>
          <w:sz w:val="20"/>
          <w:rtl/>
        </w:rPr>
        <w:t xml:space="preserve">וארי"צ</w:t>
      </w:r>
      <w:r w:rsidRPr="00FE1B89">
        <w:rPr>
          <w:rFonts w:ascii="FrankRuehl" w:hAnsi="FrankRuehl"/>
          <w:spacing w:val="-4"/>
          <w:sz w:val="20"/>
          <w:rtl/>
        </w:rPr>
        <w:t xml:space="preserve"> דכיון דאמר עלי כמאן דטעון אכתפיה </w:t>
      </w:r>
    </w:p>
    <w:p w:rsidR="00DA63EC" w:rsidRPr="001E5193" w:rsidRDefault="00DA63EC" w:rsidP="00DA63EC">
      <w:pPr>
        <w:pStyle w:val="affffd"/>
        <w:rPr>
          <w:rtl/>
        </w:rPr>
      </w:pPr>
      <w:r>
        <w:rPr>
          <w:rFonts w:ascii="FrankRuehl" w:hAnsi="FrankRuehl"/>
          <w:sz w:val="20"/>
          <w:rtl/>
        </w:rPr>
        <w:t>׹</w:t>
      </w:r>
    </w:p>
    <w:p>
      <w:pPr>
        <w:pStyle w:val="afffff8"/>
        <w:rPr>
          <w:ins w:id="90669" w:author="קלוד" w:date="2026-10-11T12:29:36Z"/>
        </w:rPr>
      </w:pPr>
      <w:ins w:id="90670" w:author="קלוד" w:date="2026-10-11T12:29:36Z">
        <w:r>
          <w:rPr>
            <w:color w:val="7B3F00"/>
          </w:rPr>
          <w:t xml:space="preserve">שינוי בעלים בקבלה - מאיל נזיר</w:t>
        </w:r>
      </w:ins>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 xml:space="preserve">אשכחן זביחה וזריקה, </w:t>
      </w:r>
    </w:p>
    <w:p w:rsidR="00DA63EC" w:rsidRDefault="00DA63EC" w:rsidP="00DA63EC">
      <w:pPr>
        <w:tabs>
          <w:tab w:val="left" w:pos="0"/>
          <w:tab w:val="center" w:pos="2835"/>
        </w:tabs>
        <w:rPr>
          <w:rFonts w:ascii="FrankRuehl" w:hAnsi="FrankRuehl"/>
          <w:sz w:val="20"/>
          <w:rtl/>
        </w:rPr>
      </w:pPr>
      <w:r w:rsidRPr="001E5193">
        <w:rPr>
          <w:rFonts w:ascii="FrankRuehl" w:hAnsi="FrankRuehl"/>
          <w:b/>
          <w:bCs/>
          <w:sz w:val="20"/>
          <w:rtl/>
        </w:rPr>
        <w:t>קבלה</w:t>
      </w:r>
      <w:r w:rsidRPr="001E5193">
        <w:rPr>
          <w:rFonts w:ascii="FrankRuehl" w:hAnsi="FrankRuehl"/>
          <w:sz w:val="20"/>
          <w:rtl/>
        </w:rPr>
        <w:t xml:space="preserve">- </w:t>
      </w:r>
      <w:ins w:id="90611" w:author="מנוע מכני" w:date="2026-10-11T12:04:39Z">
        <w:r>
          <w:rPr>
            <w:rFonts w:ascii="FrankRuehl" w:hAnsi="FrankRuehl"/>
            <w:sz w:val="20"/>
            <w:rtl/>
          </w:rPr>
          <w:t xml:space="preserve">לא</w:t>
        </w:r>
      </w:ins>
      <w:del w:id="90612" w:author="מנוע מכני" w:date="2026-10-11T12:04:39Z">
        <w:r w:rsidRPr="001E5193">
          <w:rPr>
            <w:rFonts w:ascii="FrankRuehl" w:hAnsi="FrankRuehl"/>
            <w:sz w:val="20"/>
            <w:rtl/>
          </w:rPr>
          <w:delText xml:space="preserve">לאו</w:delText>
        </w:r>
      </w:del>
      <w:r w:rsidRPr="001E5193">
        <w:rPr>
          <w:rFonts w:ascii="FrankRuehl" w:hAnsi="FrankRuehl"/>
          <w:sz w:val="20"/>
          <w:rtl/>
        </w:rPr>
        <w:t xml:space="preserve"> מזביחה וזריקה שכן עבודה שחייבין </w:t>
      </w:r>
      <w:ins w:id="92289" w:author="מנוע מכני" w:date="2026-10-11T12:04:39Z">
        <w:r>
          <w:rPr>
            <w:rFonts w:ascii="FrankRuehl" w:hAnsi="FrankRuehl"/>
            <w:sz w:val="20"/>
            <w:rtl/>
          </w:rPr>
          <w:t xml:space="preserve">עליו</w:t>
        </w:r>
      </w:ins>
      <w:del w:id="92290" w:author="מנוע מכני" w:date="2026-10-11T12:04:39Z">
        <w:r w:rsidRPr="001E5193">
          <w:rPr>
            <w:rFonts w:ascii="FrankRuehl" w:hAnsi="FrankRuehl"/>
            <w:sz w:val="20"/>
            <w:rtl/>
          </w:rPr>
          <w:delText xml:space="preserve">עליה</w:delText>
        </w:r>
      </w:del>
      <w:r w:rsidRPr="001E5193">
        <w:rPr>
          <w:rFonts w:ascii="FrankRuehl" w:hAnsi="FrankRuehl"/>
          <w:sz w:val="20"/>
          <w:rtl/>
        </w:rPr>
        <w:t xml:space="preserve"> בחוץ! </w:t>
      </w:r>
    </w:p>
    <w:p>
      <w:pPr>
        <w:pStyle w:val="38"/>
        <w:rPr>
          <w:ins w:id="97522" w:author="מנוע מכני" w:date="2026-10-11T12:04:39Z"/>
        </w:rPr>
      </w:pPr>
      <w:r w:rsidRPr="001E5193">
        <w:tab/>
        <w:t>ר</w:t>
      </w:r>
      <w:r>
        <w:t>"</w:t>
      </w:r>
      <w:r w:rsidRPr="001E5193">
        <w:t>א</w:t>
      </w:r>
      <w:r w:rsidRPr="001E5193">
        <w:t xml:space="preserve">:</w:t>
      </w:r>
    </w:p>
    <w:p w:rsidR="00DA63EC" w:rsidRDefault="00DA63EC" w:rsidP="00DA63EC">
      <w:pPr>
        <w:tabs>
          <w:tab w:val="left" w:pos="0"/>
          <w:tab w:val="center" w:pos="2835"/>
        </w:tabs>
        <w:rPr>
          <w:rFonts w:ascii="FrankRuehl" w:hAnsi="FrankRuehl"/>
          <w:sz w:val="20"/>
          <w:rtl/>
        </w:rPr>
      </w:pPr>
      <w:del w:id="97523"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מאיל נזיר, </w:t>
      </w:r>
      <w:r w:rsidRPr="0046594B">
        <w:rPr>
          <w:rStyle w:val="afffff0"/>
          <w:rtl/>
        </w:rPr>
        <w:t>ד</w:t>
      </w:r>
      <w:r w:rsidRPr="00DC7891">
        <w:rPr>
          <w:rStyle w:val="afffff0"/>
          <w:rtl/>
        </w:rPr>
        <w:t>'ואת האיל יעשה זבח שלמים שתהא עשייתו לשם שלמים',</w:t>
      </w:r>
      <w:r w:rsidRPr="001E5193">
        <w:rPr>
          <w:rFonts w:ascii="FrankRuehl" w:hAnsi="FrankRuehl"/>
          <w:sz w:val="20"/>
          <w:rtl/>
        </w:rPr>
        <w:t xml:space="preserve"> </w:t>
      </w:r>
    </w:p>
    <w:p w:rsidR="00DA63EC" w:rsidRDefault="00DA63EC" w:rsidP="00DA63EC">
      <w:pPr>
        <w:tabs>
          <w:tab w:val="left" w:pos="0"/>
          <w:tab w:val="center" w:pos="2835"/>
        </w:tabs>
        <w:rPr>
          <w:rFonts w:ascii="FrankRuehl" w:hAnsi="FrankRuehl"/>
          <w:sz w:val="20"/>
          <w:rtl/>
        </w:rPr>
      </w:pPr>
      <w:del w:id="90079" w:author="מנוע מכני" w:date="2026-10-11T12:04:39Z">
        <w:r w:rsidRPr="001E5193">
          <w:rPr>
            <w:rFonts w:ascii="FrankRuehl" w:hAnsi="FrankRuehl"/>
            <w:b/>
            <w:bCs/>
            <w:sz w:val="20"/>
            <w:rtl/>
          </w:rPr>
          <w:tab/>
          <w:delText xml:space="preserve">         </w:delText>
        </w:r>
      </w:del>
      <w:r w:rsidRPr="001E5193">
        <w:rPr>
          <w:rFonts w:ascii="FrankRuehl" w:hAnsi="FrankRuehl"/>
          <w:sz w:val="20"/>
          <w:rtl/>
        </w:rPr>
        <w:t xml:space="preserve">ואם אינו ענין לשינוי קודש, דנפקא </w:t>
      </w:r>
      <w:ins w:id="90613" w:author="מנוע מכני" w:date="2026-10-11T12:04:39Z">
        <w:r>
          <w:rPr>
            <w:rFonts w:ascii="FrankRuehl" w:hAnsi="FrankRuehl"/>
            <w:sz w:val="20"/>
            <w:rtl/>
          </w:rPr>
          <w:t xml:space="preserve">משם</w:t>
        </w:r>
      </w:ins>
      <w:del w:id="90614" w:author="מנוע מכני" w:date="2026-10-11T12:04:39Z">
        <w:r w:rsidRPr="001E5193">
          <w:rPr>
            <w:rFonts w:ascii="FrankRuehl" w:hAnsi="FrankRuehl"/>
            <w:sz w:val="20"/>
            <w:rtl/>
          </w:rPr>
          <w:delText xml:space="preserve">מהתם</w:delText>
        </w:r>
      </w:del>
      <w:r w:rsidRPr="001E5193">
        <w:rPr>
          <w:rFonts w:ascii="FrankRuehl" w:hAnsi="FrankRuehl"/>
          <w:sz w:val="20"/>
          <w:rtl/>
        </w:rPr>
        <w:t xml:space="preserve">, תנהו ענין לשינוי בעלים.</w:t>
      </w:r>
    </w:p>
    <w:p>
      <w:pPr>
        <w:pStyle w:val="38"/>
        <w:rPr>
          <w:ins w:id="97524" w:author="מנוע מכני" w:date="2026-10-11T12:04:39Z"/>
        </w:rPr>
      </w:pPr>
      <w:del w:id="101751" w:author="מנוע מכני" w:date="2026-10-11T12:04:39Z">
        <w:r w:rsidRPr="001E5193">
          <w:delText xml:space="preserve">א</w:delText>
        </w:r>
        <w:r>
          <w:delText xml:space="preserve">"</w:delText>
        </w:r>
        <w:r w:rsidRPr="001E5193">
          <w:delText xml:space="preserve">ל </w:delText>
        </w:r>
      </w:del>
      <w:r w:rsidRPr="001E5193">
        <w:t xml:space="preserve">ראב</w:t>
      </w:r>
      <w:r>
        <w:t>"</w:t>
      </w:r>
      <w:r w:rsidRPr="001E5193">
        <w:t xml:space="preserve">א לרבא:</w:t>
      </w:r>
    </w:p>
    <w:p w:rsidR="00DA63EC" w:rsidRDefault="00DA63EC" w:rsidP="00DA63EC">
      <w:pPr>
        <w:tabs>
          <w:tab w:val="left" w:pos="0"/>
          <w:tab w:val="center" w:pos="2835"/>
        </w:tabs>
        <w:rPr>
          <w:rFonts w:ascii="FrankRuehl" w:hAnsi="FrankRuehl"/>
          <w:sz w:val="20"/>
          <w:rtl/>
        </w:rPr>
      </w:pPr>
      <w:del w:id="97525" w:author="מנוע מכני" w:date="2026-10-11T12:04:39Z">
        <w:r w:rsidRPr="001E5193">
          <w:rPr>
            <w:rFonts w:ascii="FrankRuehl" w:hAnsi="FrankRuehl"/>
            <w:sz w:val="20"/>
            <w:rtl/>
          </w:rPr>
          <w:delText xml:space="preserve"> </w:delText>
        </w:r>
      </w:del>
      <w:r w:rsidRPr="00DC7891">
        <w:rPr>
          <w:rStyle w:val="afffff0"/>
          <w:rtl/>
        </w:rPr>
        <w:t xml:space="preserve">'יעשה' </w:t>
      </w:r>
      <w:r w:rsidRPr="001E5193">
        <w:rPr>
          <w:rFonts w:ascii="FrankRuehl" w:hAnsi="FrankRuehl"/>
          <w:sz w:val="20"/>
          <w:rtl/>
        </w:rPr>
        <w:t xml:space="preserve">כלל, </w:t>
      </w:r>
      <w:r w:rsidRPr="00DC7891">
        <w:rPr>
          <w:rStyle w:val="afffff0"/>
          <w:rtl/>
        </w:rPr>
        <w:t xml:space="preserve">'זבח' </w:t>
      </w:r>
      <w:r w:rsidRPr="001E5193">
        <w:rPr>
          <w:rFonts w:ascii="FrankRuehl" w:hAnsi="FrankRuehl"/>
          <w:sz w:val="20"/>
          <w:rtl/>
        </w:rPr>
        <w:t xml:space="preserve">פרט, כלל ופרט אין בכלל אלא מה שבפרט, דווקא זביחה </w:t>
      </w:r>
    </w:p>
    <w:p w:rsidR="00DA63EC" w:rsidRDefault="00DA63EC" w:rsidP="00DA63EC">
      <w:pPr>
        <w:tabs>
          <w:tab w:val="left" w:pos="0"/>
          <w:tab w:val="center" w:pos="2835"/>
        </w:tabs>
        <w:rPr>
          <w:rFonts w:ascii="FrankRuehl" w:hAnsi="FrankRuehl"/>
          <w:sz w:val="20"/>
          <w:rtl/>
        </w:rPr>
      </w:pPr>
      <w:r>
        <w:rPr>
          <w:rFonts w:ascii="FrankRuehl" w:hAnsi="FrankRuehl"/>
          <w:sz w:val="20"/>
          <w:rtl/>
        </w:rPr>
        <w:t xml:space="preserve">- א. </w:t>
      </w:r>
      <w:r>
        <w:rPr>
          <w:rFonts w:ascii="FrankRuehl" w:hAnsi="FrankRuehl"/>
          <w:sz w:val="20"/>
          <w:rtl/>
        </w:rPr>
        <w:t xml:space="preserve">א</w:t>
      </w:r>
      <w:r>
        <w:rPr>
          <w:rFonts w:ascii="FrankRuehl" w:hAnsi="FrankRuehl" w:hint="cs"/>
          <w:sz w:val="20"/>
          <w:rtl/>
        </w:rPr>
        <w:t>"ל</w:t>
      </w:r>
      <w:r>
        <w:rPr>
          <w:rFonts w:ascii="FrankRuehl" w:hAnsi="FrankRuehl"/>
          <w:sz w:val="20"/>
          <w:rtl/>
        </w:rPr>
        <w:t xml:space="preserve"> כיוון דכתיב </w:t>
      </w:r>
      <w:r>
        <w:rPr>
          <w:rStyle w:val="afffff0"/>
          <w:rFonts w:ascii="FrankRuehl" w:hAnsi="FrankRuehl"/>
          <w:sz w:val="20"/>
          <w:rtl/>
          <w:rPrChange w:id="9002" w:author="מנוע פסוקים" w:date="2026-10-11T09:29:40Z">
            <w:rPr>
              <w:rFonts w:ascii="FrankRuehl" w:hAnsi="FrankRuehl"/>
              <w:sz w:val="20"/>
              <w:rtl/>
            </w:rPr>
          </w:rPrChange>
        </w:rPr>
        <w:t xml:space="preserve">יעשה זבח שלמים</w:t>
      </w:r>
      <w:r>
        <w:rPr>
          <w:rFonts w:ascii="FrankRuehl" w:hAnsi="FrankRuehl"/>
          <w:sz w:val="20"/>
          <w:rtl/>
        </w:rPr>
        <w:t xml:space="preserve">, </w:t>
      </w:r>
      <w:ins w:id="96305" w:author="מנוע מכני" w:date="2026-10-11T12:04:39Z">
        <w:r>
          <w:rPr>
            <w:rFonts w:ascii="FrankRuehl" w:hAnsi="FrankRuehl"/>
            <w:sz w:val="20"/>
            <w:rtl/>
          </w:rPr>
          <w:t xml:space="preserve">היה</w:t>
        </w:r>
      </w:ins>
      <w:del w:id="96306" w:author="מנוע מכני" w:date="2026-10-11T12:04:39Z">
        <w:r w:rsidRPr="001E5193">
          <w:rPr>
            <w:rFonts w:ascii="FrankRuehl" w:hAnsi="FrankRuehl"/>
            <w:sz w:val="20"/>
            <w:rtl/>
          </w:rPr>
          <w:delText xml:space="preserve">הוה</w:delText>
        </w:r>
      </w:del>
      <w:r w:rsidRPr="001E5193">
        <w:rPr>
          <w:rFonts w:ascii="FrankRuehl" w:hAnsi="FrankRuehl"/>
          <w:sz w:val="20"/>
          <w:rtl/>
        </w:rPr>
        <w:t xml:space="preserve"> </w:t>
      </w:r>
      <w:ins w:id="92291" w:author="מנוע מכני" w:date="2026-10-11T12:04:39Z">
        <w:r>
          <w:rPr>
            <w:rFonts w:ascii="FrankRuehl" w:hAnsi="FrankRuehl"/>
            <w:sz w:val="20"/>
            <w:rtl/>
          </w:rPr>
          <w:t xml:space="preserve">לו</w:t>
        </w:r>
      </w:ins>
      <w:del w:id="92292" w:author="מנוע מכני" w:date="2026-10-11T12:04:39Z">
        <w:r w:rsidRPr="001E5193">
          <w:rPr>
            <w:rFonts w:ascii="FrankRuehl" w:hAnsi="FrankRuehl"/>
            <w:sz w:val="20"/>
            <w:rtl/>
          </w:rPr>
          <w:delText xml:space="preserve">ליה</w:delText>
        </w:r>
      </w:del>
      <w:r w:rsidRPr="001E5193">
        <w:rPr>
          <w:rFonts w:ascii="FrankRuehl" w:hAnsi="FrankRuehl"/>
          <w:sz w:val="20"/>
          <w:rtl/>
        </w:rPr>
        <w:t xml:space="preserve"> כלל שאינו מל</w:t>
      </w:r>
      <w:ins w:id="90037" w:author="מנוע מכני" w:date="2026-10-11T12:04:39Z">
        <w:r>
          <w:rPr>
            <w:rFonts w:ascii="FrankRuehl" w:hAnsi="FrankRuehl"/>
            <w:sz w:val="20"/>
            <w:rtl/>
          </w:rPr>
          <w:t xml:space="preserve">א, ו</w:t>
        </w:r>
      </w:ins>
      <w:del w:id="90038" w:author="מנוע מכני" w:date="2026-10-11T12:04:39Z">
        <w:r w:rsidRPr="001E5193">
          <w:rPr>
            <w:rFonts w:ascii="FrankRuehl" w:hAnsi="FrankRuehl"/>
            <w:sz w:val="20"/>
            <w:rtl/>
          </w:rPr>
          <w:delText xml:space="preserve">א,ו</w:delText>
        </w:r>
      </w:del>
      <w:r w:rsidRPr="001E5193">
        <w:rPr>
          <w:rFonts w:ascii="FrankRuehl" w:hAnsi="FrankRuehl"/>
          <w:sz w:val="20"/>
          <w:rtl/>
        </w:rPr>
        <w:t xml:space="preserve">אין דנין אותו בכלל ופרט.</w:t>
      </w:r>
    </w:p>
    <w:p>
      <w:pPr>
        <w:pStyle w:val="38"/>
        <w:rPr>
          <w:ins w:id="97526" w:author="מנוע מכני" w:date="2026-10-11T12:04:39Z"/>
        </w:rPr>
      </w:pPr>
      <w:r w:rsidRPr="001E5193">
        <w:t xml:space="preserve">- ב. רבינא:</w:t>
      </w:r>
    </w:p>
    <w:p w:rsidR="00DA63EC" w:rsidRDefault="00DA63EC" w:rsidP="00DA63EC">
      <w:pPr>
        <w:tabs>
          <w:tab w:val="left" w:pos="0"/>
          <w:tab w:val="center" w:pos="2835"/>
        </w:tabs>
        <w:rPr>
          <w:rFonts w:ascii="FrankRuehl" w:hAnsi="FrankRuehl"/>
          <w:sz w:val="20"/>
          <w:rtl/>
        </w:rPr>
      </w:pPr>
      <w:del w:id="97527"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לעולם דנין, </w:t>
      </w:r>
      <w:r w:rsidRPr="003017EE">
        <w:rPr>
          <w:rStyle w:val="afffff0"/>
          <w:rtl/>
        </w:rPr>
        <w:t>ולה'</w:t>
      </w:r>
      <w:r w:rsidRPr="001E5193">
        <w:rPr>
          <w:rFonts w:ascii="FrankRuehl" w:hAnsi="FrankRuehl"/>
          <w:sz w:val="20"/>
          <w:rtl/>
        </w:rPr>
        <w:t xml:space="preserve"> - חזר וכלל.</w:t>
      </w:r>
    </w:p>
    <w:p>
      <w:pPr>
        <w:pStyle w:val="38"/>
        <w:rPr>
          <w:ins w:id="97528" w:author="מנוע מכני" w:date="2026-10-11T12:04:39Z"/>
        </w:rPr>
      </w:pPr>
      <w:r w:rsidRPr="001E5193">
        <w:t>א</w:t>
      </w:r>
      <w:r>
        <w:t>"</w:t>
      </w:r>
      <w:r w:rsidRPr="001E5193">
        <w:t xml:space="preserve">ל</w:t>
      </w:r>
      <w:r w:rsidRPr="001E5193">
        <w:t xml:space="preserve"> ר</w:t>
      </w:r>
      <w:r>
        <w:t>"</w:t>
      </w:r>
      <w:r w:rsidRPr="001E5193">
        <w:t xml:space="preserve">א מדיפתי לרבינא:</w:t>
      </w:r>
    </w:p>
    <w:p w:rsidR="00DA63EC" w:rsidRDefault="00DA63EC" w:rsidP="00DA63EC">
      <w:pPr>
        <w:tabs>
          <w:tab w:val="left" w:pos="0"/>
          <w:tab w:val="center" w:pos="2835"/>
        </w:tabs>
        <w:rPr>
          <w:rFonts w:ascii="FrankRuehl" w:hAnsi="FrankRuehl"/>
          <w:sz w:val="20"/>
          <w:rtl/>
        </w:rPr>
      </w:pPr>
      <w:del w:id="97529"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והא </w:t>
      </w:r>
      <w:r w:rsidRPr="001E5193">
        <w:rPr>
          <w:rFonts w:ascii="FrankRuehl" w:hAnsi="FrankRuehl"/>
          <w:sz w:val="20"/>
          <w:rtl/>
        </w:rPr>
        <w:t xml:space="preserve">לא</w:t>
      </w:r>
      <w:r w:rsidRPr="001E5193">
        <w:rPr>
          <w:rFonts w:ascii="FrankRuehl" w:hAnsi="FrankRuehl"/>
          <w:sz w:val="20"/>
          <w:rtl/>
        </w:rPr>
        <w:t xml:space="preserve"> דמי כללא </w:t>
      </w:r>
      <w:ins w:id="95525" w:author="מנוע מכני" w:date="2026-10-11T12:04:39Z">
        <w:r>
          <w:rPr>
            <w:rFonts w:ascii="FrankRuehl" w:hAnsi="FrankRuehl"/>
            <w:sz w:val="20"/>
            <w:rtl/>
          </w:rPr>
          <w:t xml:space="preserve">ראשון</w:t>
        </w:r>
      </w:ins>
      <w:del w:id="95526" w:author="מנוע מכני" w:date="2026-10-11T12:04:39Z">
        <w:r w:rsidRPr="001E5193">
          <w:rPr>
            <w:rFonts w:ascii="FrankRuehl" w:hAnsi="FrankRuehl"/>
            <w:sz w:val="20"/>
            <w:rtl/>
          </w:rPr>
          <w:delText xml:space="preserve">קמא</w:delText>
        </w:r>
      </w:del>
      <w:r w:rsidRPr="001E5193">
        <w:rPr>
          <w:rFonts w:ascii="FrankRuehl" w:hAnsi="FrankRuehl"/>
          <w:sz w:val="20"/>
          <w:rtl/>
        </w:rPr>
        <w:t xml:space="preserve"> דמרבה עשיות לכללא בתרא דכל לה', </w:t>
      </w:r>
      <w:ins w:id="90171" w:author="מנוע מכני" w:date="2026-10-11T12:04:39Z">
        <w:r>
          <w:rPr>
            <w:rFonts w:ascii="FrankRuehl" w:hAnsi="FrankRuehl"/>
            <w:sz w:val="20"/>
            <w:rtl/>
          </w:rPr>
          <w:t xml:space="preserve">ואפי'</w:t>
        </w:r>
      </w:ins>
      <w:del w:id="90172" w:author="מנוע מכני" w:date="2026-10-11T12:04:39Z">
        <w:r w:rsidRPr="001E5193">
          <w:rPr>
            <w:rFonts w:ascii="FrankRuehl" w:hAnsi="FrankRuehl"/>
            <w:sz w:val="20"/>
            <w:rtl/>
          </w:rPr>
          <w:delText xml:space="preserve">ואפילו</w:delText>
        </w:r>
      </w:del>
      <w:r w:rsidRPr="001E5193">
        <w:rPr>
          <w:rFonts w:ascii="FrankRuehl" w:hAnsi="FrankRuehl"/>
          <w:sz w:val="20"/>
          <w:rtl/>
        </w:rPr>
        <w:t xml:space="preserve"> שפיכת שיריים והקטרת אימורין! </w:t>
      </w:r>
    </w:p>
    <w:p>
      <w:pPr>
        <w:pStyle w:val="38"/>
        <w:rPr>
          <w:ins w:id="97530" w:author="מנוע מכני" w:date="2026-10-11T12:04:39Z"/>
        </w:rPr>
      </w:pPr>
      <w:r w:rsidRPr="001E5193">
        <w:tab/>
        <w:t xml:space="preserve">הא תנא דבי רבי ישמעאל:</w:t>
      </w:r>
    </w:p>
    <w:p w:rsidR="00DA63EC" w:rsidRDefault="00DA63EC" w:rsidP="00DA63EC">
      <w:pPr>
        <w:tabs>
          <w:tab w:val="left" w:pos="0"/>
          <w:tab w:val="center" w:pos="2835"/>
        </w:tabs>
        <w:rPr>
          <w:rFonts w:ascii="FrankRuehl" w:hAnsi="FrankRuehl"/>
          <w:sz w:val="20"/>
          <w:rtl/>
        </w:rPr>
      </w:pPr>
      <w:del w:id="97531" w:author="מנוע מכני" w:date="2026-10-11T12:04:39Z">
        <w:r w:rsidRPr="001E5193">
          <w:rPr>
            <w:rFonts w:ascii="FrankRuehl" w:hAnsi="FrankRuehl"/>
            <w:sz w:val="20"/>
            <w:rtl/>
          </w:rPr>
          <w:tab/>
          <w:delText xml:space="preserve"> </w:delText>
        </w:r>
      </w:del>
      <w:r w:rsidRPr="001E5193">
        <w:rPr>
          <w:rFonts w:ascii="FrankRuehl" w:hAnsi="FrankRuehl"/>
          <w:sz w:val="20"/>
          <w:rtl/>
        </w:rPr>
        <w:tab/>
        <w:t xml:space="preserve">בכללי ופרטי דריש </w:t>
      </w:r>
      <w:r w:rsidRPr="001E5193">
        <w:rPr>
          <w:rFonts w:ascii="FrankRuehl" w:hAnsi="FrankRuehl"/>
          <w:sz w:val="20"/>
          <w:rtl/>
        </w:rPr>
        <w:tab/>
        <w:t xml:space="preserve">כה</w:t>
      </w:r>
      <w:r>
        <w:rPr>
          <w:rFonts w:ascii="FrankRuehl" w:hAnsi="FrankRuehl"/>
          <w:sz w:val="20"/>
          <w:rtl/>
        </w:rPr>
        <w:t>"</w:t>
      </w:r>
      <w:r w:rsidRPr="001E5193">
        <w:rPr>
          <w:rFonts w:ascii="FrankRuehl" w:hAnsi="FrankRuehl"/>
          <w:sz w:val="20"/>
          <w:rtl/>
        </w:rPr>
        <w:t xml:space="preserve">ג</w:t>
      </w:r>
      <w:r w:rsidRPr="001E5193">
        <w:rPr>
          <w:rFonts w:ascii="FrankRuehl" w:hAnsi="FrankRuehl"/>
          <w:sz w:val="20"/>
          <w:rtl/>
        </w:rPr>
        <w:t xml:space="preserve">, כלל ופרט וכלל אי אתה דן אלא כעין הפרט, מה הפרט מפורש עבודה </w:t>
      </w:r>
      <w:ins w:id="90615" w:author="מנוע מכני" w:date="2026-10-11T12:04:39Z">
        <w:r>
          <w:rPr>
            <w:rFonts w:ascii="FrankRuehl" w:hAnsi="FrankRuehl"/>
            <w:sz w:val="20"/>
            <w:rtl/>
          </w:rPr>
          <w:t xml:space="preserve">וצריך</w:t>
        </w:r>
      </w:ins>
      <w:del w:id="90616" w:author="מנוע מכני" w:date="2026-10-11T12:04:39Z">
        <w:r w:rsidRPr="001E5193">
          <w:rPr>
            <w:rFonts w:ascii="FrankRuehl" w:hAnsi="FrankRuehl"/>
            <w:sz w:val="20"/>
            <w:rtl/>
          </w:rPr>
          <w:delText xml:space="preserve">ובעינן</w:delText>
        </w:r>
      </w:del>
      <w:r w:rsidRPr="001E5193">
        <w:rPr>
          <w:rFonts w:ascii="FrankRuehl" w:hAnsi="FrankRuehl"/>
          <w:sz w:val="20"/>
          <w:rtl/>
        </w:rPr>
        <w:t xml:space="preserve"> לשמן, אף כל עבודה </w:t>
      </w:r>
      <w:ins w:id="90617" w:author="מנוע מכני" w:date="2026-10-11T12:04:39Z">
        <w:r>
          <w:rPr>
            <w:rFonts w:ascii="FrankRuehl" w:hAnsi="FrankRuehl"/>
            <w:sz w:val="20"/>
            <w:rtl/>
          </w:rPr>
          <w:t xml:space="preserve">וצריך</w:t>
        </w:r>
      </w:ins>
      <w:del w:id="90618" w:author="מנוע מכני" w:date="2026-10-11T12:04:39Z">
        <w:r w:rsidRPr="001E5193">
          <w:rPr>
            <w:rFonts w:ascii="FrankRuehl" w:hAnsi="FrankRuehl"/>
            <w:sz w:val="20"/>
            <w:rtl/>
          </w:rPr>
          <w:delText xml:space="preserve">ובעינן</w:delText>
        </w:r>
      </w:del>
      <w:r w:rsidRPr="001E5193">
        <w:rPr>
          <w:rFonts w:ascii="FrankRuehl" w:hAnsi="FrankRuehl"/>
          <w:sz w:val="20"/>
          <w:rtl/>
        </w:rPr>
        <w:t xml:space="preserve"> לשמן.</w:t>
      </w:r>
    </w:p>
    <w:p w:rsidR="00DA63EC" w:rsidRDefault="00DA63EC" w:rsidP="00DA63EC">
      <w:pPr>
        <w:tabs>
          <w:tab w:val="left" w:pos="0"/>
          <w:tab w:val="center" w:pos="2835"/>
        </w:tabs>
        <w:rPr>
          <w:rFonts w:ascii="FrankRuehl" w:hAnsi="FrankRuehl"/>
          <w:sz w:val="20"/>
          <w:rtl/>
        </w:rPr>
      </w:pPr>
      <w:ins w:id="95741" w:author="מנוע מכני" w:date="2026-10-11T12:04:39Z">
        <w:r>
          <w:rPr>
            <w:rFonts w:ascii="FrankRuehl" w:hAnsi="FrankRuehl"/>
            <w:sz w:val="20"/>
            <w:rtl/>
          </w:rPr>
          <w:t xml:space="preserve">אם </w:t>
        </w:r>
      </w:ins>
      <w:del w:id="95742" w:author="מנוע מכני" w:date="2026-10-11T12:04:39Z">
        <w:r w:rsidRPr="001E5193">
          <w:rPr>
            <w:rFonts w:ascii="FrankRuehl" w:hAnsi="FrankRuehl"/>
            <w:sz w:val="20"/>
            <w:rtl/>
          </w:rPr>
          <w:lastRenderedPageBreak/>
          <w:tab/>
          <w:delText xml:space="preserve">אי </w:delText>
        </w:r>
      </w:del>
      <w:r w:rsidRPr="001E5193">
        <w:rPr>
          <w:rFonts w:ascii="FrankRuehl" w:hAnsi="FrankRuehl"/>
          <w:sz w:val="20"/>
          <w:rtl/>
        </w:rPr>
        <w:lastRenderedPageBreak/>
        <w:tab/>
        <w:t xml:space="preserve">מה הפרט מפורש עבודה וחייבין </w:t>
      </w:r>
      <w:ins w:id="92293" w:author="מנוע מכני" w:date="2026-10-11T12:04:39Z">
        <w:r>
          <w:rPr>
            <w:rFonts w:ascii="FrankRuehl" w:hAnsi="FrankRuehl"/>
            <w:sz w:val="20"/>
            <w:rtl/>
          </w:rPr>
          <w:t xml:space="preserve">עליו</w:t>
        </w:r>
      </w:ins>
      <w:del w:id="92294" w:author="מנוע מכני" w:date="2026-10-11T12:04:39Z">
        <w:r w:rsidRPr="001E5193">
          <w:rPr>
            <w:rFonts w:ascii="FrankRuehl" w:hAnsi="FrankRuehl"/>
            <w:sz w:val="20"/>
            <w:rtl/>
          </w:rPr>
          <w:lastRenderedPageBreak/>
          <w:tab/>
          <w:delText xml:space="preserve">עליה</w:delText>
        </w:r>
      </w:del>
      <w:r w:rsidRPr="001E5193">
        <w:rPr>
          <w:rFonts w:ascii="FrankRuehl" w:hAnsi="FrankRuehl"/>
          <w:sz w:val="20"/>
          <w:rtl/>
        </w:rPr>
        <w:lastRenderedPageBreak/>
        <w:tab/>
        <w:t xml:space="preserve"> בחוץ, אף כל </w:t>
      </w:r>
      <w:r w:rsidRPr="001E5193">
        <w:rPr>
          <w:rFonts w:ascii="FrankRuehl" w:hAnsi="FrankRuehl"/>
          <w:sz w:val="20"/>
          <w:rtl/>
        </w:rPr>
        <w:lastRenderedPageBreak/>
        <w:tab/>
        <w:t xml:space="preserve">כה</w:t>
      </w:r>
      <w:r>
        <w:rPr>
          <w:rFonts w:ascii="FrankRuehl" w:hAnsi="FrankRuehl"/>
          <w:sz w:val="20"/>
          <w:rtl/>
        </w:rPr>
        <w:t>"</w:t>
      </w:r>
      <w:r w:rsidRPr="001E5193">
        <w:rPr>
          <w:rFonts w:ascii="FrankRuehl" w:hAnsi="FrankRuehl"/>
          <w:sz w:val="20"/>
          <w:rtl/>
        </w:rPr>
        <w:t xml:space="preserve">ג</w:t>
      </w:r>
      <w:r w:rsidRPr="001E5193">
        <w:rPr>
          <w:rFonts w:ascii="FrankRuehl" w:hAnsi="FrankRuehl"/>
          <w:sz w:val="20"/>
          <w:rtl/>
        </w:rPr>
        <w:t xml:space="preserve"> שחיטה וזריקה ולא קבלה והולכה </w:t>
      </w:r>
    </w:p>
    <w:p w:rsidR="00DA63EC" w:rsidRPr="00FE1B89" w:rsidRDefault="00DA63EC" w:rsidP="00DA63EC">
      <w:pPr>
        <w:tabs>
          <w:tab w:val="left" w:pos="0"/>
          <w:tab w:val="center" w:pos="2835"/>
        </w:tabs>
        <w:rPr>
          <w:rFonts w:ascii="FrankRuehl" w:hAnsi="FrankRuehl"/>
          <w:spacing w:val="-2"/>
          <w:sz w:val="20"/>
          <w:rtl/>
        </w:rPr>
      </w:pPr>
      <w:ins w:id="95743" w:author="מנוע מכני" w:date="2026-10-11T12:04:39Z">
        <w:r>
          <w:rPr>
            <w:rFonts w:ascii="FrankRuehl" w:hAnsi="FrankRuehl"/>
            <w:spacing w:val="-2"/>
            <w:sz w:val="20"/>
            <w:rtl/>
          </w:rPr>
          <w:t xml:space="preserve">אם </w:t>
        </w:r>
      </w:ins>
      <w:del w:id="95744" w:author="מנוע מכני" w:date="2026-10-11T12:04:39Z">
        <w:r w:rsidRPr="00FE1B89">
          <w:rPr>
            <w:rFonts w:ascii="FrankRuehl" w:hAnsi="FrankRuehl"/>
            <w:spacing w:val="-2"/>
            <w:sz w:val="20"/>
            <w:rtl/>
          </w:rPr>
          <w:tab/>
          <w:delText xml:space="preserve">אי </w:delText>
        </w:r>
      </w:del>
      <w:ins w:id="90619" w:author="מנוע מכני" w:date="2026-10-11T12:04:39Z">
        <w:r>
          <w:rPr>
            <w:rFonts w:ascii="FrankRuehl" w:hAnsi="FrankRuehl"/>
            <w:spacing w:val="-2"/>
            <w:sz w:val="20"/>
            <w:rtl/>
          </w:rPr>
          <w:t xml:space="preserve">גם</w:t>
        </w:r>
      </w:ins>
      <w:del w:id="90620" w:author="מנוע מכני" w:date="2026-10-11T12:04:39Z">
        <w:r w:rsidRPr="00FE1B89">
          <w:rPr>
            <w:rFonts w:ascii="FrankRuehl" w:hAnsi="FrankRuehl"/>
            <w:spacing w:val="-2"/>
            <w:sz w:val="20"/>
            <w:rtl/>
          </w:rPr>
          <w:tab/>
          <w:delText xml:space="preserve">נמי</w:delText>
        </w:r>
      </w:del>
      <w:r w:rsidRPr="00FE1B89">
        <w:rPr>
          <w:rFonts w:ascii="FrankRuehl" w:hAnsi="FrankRuehl"/>
          <w:spacing w:val="-2"/>
          <w:sz w:val="20"/>
          <w:rtl/>
        </w:rPr>
        <w:tab/>
        <w:t xml:space="preserve">, מה הפרט מפורש דבר הטעון צפון וישנו בחטאות הפנימיות, אף כל, ולא זריקה</w:t>
      </w:r>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ab/>
      </w:r>
      <w:ins w:id="90621" w:author="מנוע מכני" w:date="2026-10-11T12:04:39Z">
        <w:r>
          <w:rPr>
            <w:rFonts w:ascii="FrankRuehl" w:hAnsi="FrankRuehl"/>
            <w:b/>
            <w:bCs/>
            <w:sz w:val="20"/>
            <w:rtl/>
          </w:rPr>
          <w:t xml:space="preserve">יש</w:t>
        </w:r>
      </w:ins>
      <w:del w:id="90622" w:author="מנוע מכני" w:date="2026-10-11T12:04:39Z">
        <w:r w:rsidRPr="001E5193">
          <w:rPr>
            <w:rFonts w:ascii="FrankRuehl" w:hAnsi="FrankRuehl"/>
            <w:b/>
            <w:bCs/>
            <w:sz w:val="20"/>
            <w:rtl/>
          </w:rPr>
          <w:delText xml:space="preserve">איכא</w:delText>
        </w:r>
      </w:del>
      <w:r w:rsidRPr="001E5193">
        <w:rPr>
          <w:rFonts w:ascii="FrankRuehl" w:hAnsi="FrankRuehl"/>
          <w:b/>
          <w:bCs/>
          <w:sz w:val="20"/>
          <w:rtl/>
        </w:rPr>
        <w:t xml:space="preserve"> </w:t>
      </w:r>
      <w:ins w:id="96817" w:author="מנוע מכני" w:date="2026-10-11T12:04:39Z">
        <w:r>
          <w:rPr>
            <w:rFonts w:ascii="FrankRuehl" w:hAnsi="FrankRuehl"/>
            <w:b/>
            <w:bCs/>
            <w:sz w:val="20"/>
            <w:rtl/>
          </w:rPr>
          <w:t xml:space="preserve">לומר</w:t>
        </w:r>
      </w:ins>
      <w:del w:id="96818" w:author="מנוע מכני" w:date="2026-10-11T12:04:39Z">
        <w:r w:rsidRPr="001E5193">
          <w:rPr>
            <w:rFonts w:ascii="FrankRuehl" w:hAnsi="FrankRuehl"/>
            <w:b/>
            <w:bCs/>
            <w:sz w:val="20"/>
            <w:rtl/>
          </w:rPr>
          <w:delText xml:space="preserve">למימר</w:delText>
        </w:r>
      </w:del>
      <w:r w:rsidRPr="001E5193">
        <w:rPr>
          <w:rFonts w:ascii="FrankRuehl" w:hAnsi="FrankRuehl"/>
          <w:b/>
          <w:bCs/>
          <w:sz w:val="20"/>
          <w:rtl/>
        </w:rPr>
        <w:t xml:space="preserve"> </w:t>
      </w:r>
      <w:ins w:id="92295" w:author="מנוע מכני" w:date="2026-10-11T12:04:39Z">
        <w:r>
          <w:rPr>
            <w:rFonts w:ascii="FrankRuehl" w:hAnsi="FrankRuehl"/>
            <w:b/>
            <w:bCs/>
            <w:sz w:val="20"/>
            <w:rtl/>
          </w:rPr>
          <w:t xml:space="preserve">כך</w:t>
        </w:r>
      </w:ins>
      <w:del w:id="92296" w:author="מנוע מכני" w:date="2026-10-11T12:04:39Z">
        <w:r w:rsidRPr="001E5193">
          <w:rPr>
            <w:rFonts w:ascii="FrankRuehl" w:hAnsi="FrankRuehl"/>
            <w:b/>
            <w:bCs/>
            <w:sz w:val="20"/>
            <w:rtl/>
          </w:rPr>
          <w:delText xml:space="preserve">הכי</w:delText>
        </w:r>
      </w:del>
      <w:r w:rsidRPr="001E5193">
        <w:rPr>
          <w:rFonts w:ascii="FrankRuehl" w:hAnsi="FrankRuehl"/>
          <w:sz w:val="20"/>
          <w:rtl/>
        </w:rPr>
        <w:t xml:space="preserve">, </w:t>
      </w:r>
      <w:ins w:id="90623" w:author="מנוע מכני" w:date="2026-10-11T12:04:39Z">
        <w:r>
          <w:rPr>
            <w:rFonts w:ascii="FrankRuehl" w:hAnsi="FrankRuehl"/>
            <w:sz w:val="20"/>
            <w:rtl/>
          </w:rPr>
          <w:t xml:space="preserve">ויש</w:t>
        </w:r>
      </w:ins>
      <w:del w:id="90624" w:author="מנוע מכני" w:date="2026-10-11T12:04:39Z">
        <w:r w:rsidRPr="001E5193">
          <w:rPr>
            <w:rFonts w:ascii="FrankRuehl" w:hAnsi="FrankRuehl"/>
            <w:sz w:val="20"/>
            <w:rtl/>
          </w:rPr>
          <w:delText xml:space="preserve">ואיכא</w:delText>
        </w:r>
      </w:del>
      <w:r w:rsidRPr="001E5193">
        <w:rPr>
          <w:rFonts w:ascii="FrankRuehl" w:hAnsi="FrankRuehl"/>
          <w:sz w:val="20"/>
          <w:rtl/>
        </w:rPr>
        <w:t xml:space="preserve"> </w:t>
      </w:r>
      <w:ins w:id="96819" w:author="מנוע מכני" w:date="2026-10-11T12:04:39Z">
        <w:r>
          <w:rPr>
            <w:rFonts w:ascii="FrankRuehl" w:hAnsi="FrankRuehl"/>
            <w:sz w:val="20"/>
            <w:rtl/>
          </w:rPr>
          <w:t xml:space="preserve">לומר</w:t>
        </w:r>
      </w:ins>
      <w:del w:id="96820" w:author="מנוע מכני" w:date="2026-10-11T12:04:39Z">
        <w:r w:rsidRPr="001E5193">
          <w:rPr>
            <w:rFonts w:ascii="FrankRuehl" w:hAnsi="FrankRuehl"/>
            <w:sz w:val="20"/>
            <w:rtl/>
          </w:rPr>
          <w:delText xml:space="preserve">למימר</w:delText>
        </w:r>
      </w:del>
      <w:r w:rsidRPr="001E5193">
        <w:rPr>
          <w:rFonts w:ascii="FrankRuehl" w:hAnsi="FrankRuehl"/>
          <w:sz w:val="20"/>
          <w:rtl/>
        </w:rPr>
        <w:t xml:space="preserve"> </w:t>
      </w:r>
      <w:ins w:id="92297" w:author="מנוע מכני" w:date="2026-10-11T12:04:39Z">
        <w:r>
          <w:rPr>
            <w:rFonts w:ascii="FrankRuehl" w:hAnsi="FrankRuehl"/>
            <w:sz w:val="20"/>
            <w:rtl/>
          </w:rPr>
          <w:t xml:space="preserve">כך</w:t>
        </w:r>
      </w:ins>
      <w:del w:id="92298" w:author="מנוע מכני" w:date="2026-10-11T12:04:39Z">
        <w:r w:rsidRPr="001E5193">
          <w:rPr>
            <w:rFonts w:ascii="FrankRuehl" w:hAnsi="FrankRuehl"/>
            <w:sz w:val="20"/>
            <w:rtl/>
          </w:rPr>
          <w:delText xml:space="preserve">הכי</w:delText>
        </w:r>
      </w:del>
      <w:r w:rsidRPr="001E5193">
        <w:rPr>
          <w:rFonts w:ascii="FrankRuehl" w:hAnsi="FrankRuehl"/>
          <w:sz w:val="20"/>
          <w:rtl/>
        </w:rPr>
        <w:t xml:space="preserve">, שקולין הן ויבאו שניהן.</w:t>
      </w:r>
    </w:p>
    <w:p>
      <w:pPr>
        <w:pStyle w:val="38"/>
        <w:rPr>
          <w:ins w:id="97532" w:author="מנוע מכני" w:date="2026-10-11T12:04:39Z"/>
        </w:rPr>
      </w:pPr>
      <w:r w:rsidRPr="001E5193">
        <w:tab/>
      </w:r>
      <w:r w:rsidRPr="001E5193">
        <w:t>לישנא אחרינא</w:t>
      </w:r>
      <w:r w:rsidRPr="001E5193">
        <w:t xml:space="preserve">:</w:t>
      </w:r>
    </w:p>
    <w:p w:rsidR="00DA63EC" w:rsidRDefault="00DA63EC" w:rsidP="00DA63EC">
      <w:pPr>
        <w:tabs>
          <w:tab w:val="left" w:pos="0"/>
          <w:tab w:val="center" w:pos="2835"/>
        </w:tabs>
        <w:rPr>
          <w:rFonts w:ascii="FrankRuehl" w:hAnsi="FrankRuehl"/>
          <w:sz w:val="20"/>
          <w:rtl/>
        </w:rPr>
      </w:pPr>
      <w:del w:id="97533" w:author="מנוע מכני" w:date="2026-10-11T12:04:39Z">
        <w:r w:rsidRPr="001E5193">
          <w:rPr>
            <w:rFonts w:ascii="FrankRuehl" w:hAnsi="FrankRuehl"/>
            <w:sz w:val="20"/>
            <w:rtl/>
          </w:rPr>
          <w:delText xml:space="preserve"> </w:delText>
        </w:r>
      </w:del>
      <w:ins w:id="92299" w:author="מנוע מכני" w:date="2026-10-11T12:04:39Z">
        <w:r>
          <w:rPr>
            <w:rFonts w:ascii="FrankRuehl" w:hAnsi="FrankRuehl"/>
            <w:sz w:val="20"/>
            <w:rtl/>
          </w:rPr>
          <w:t xml:space="preserve">ואחת</w:t>
        </w:r>
      </w:ins>
      <w:del w:id="92300" w:author="מנוע מכני" w:date="2026-10-11T12:04:39Z">
        <w:r w:rsidRPr="001E5193">
          <w:rPr>
            <w:rFonts w:ascii="FrankRuehl" w:hAnsi="FrankRuehl"/>
            <w:sz w:val="20"/>
            <w:rtl/>
          </w:rPr>
          <w:delText xml:space="preserve">וחדא</w:delText>
        </w:r>
      </w:del>
      <w:r w:rsidRPr="001E5193">
        <w:rPr>
          <w:rFonts w:ascii="FrankRuehl" w:hAnsi="FrankRuehl"/>
          <w:sz w:val="20"/>
          <w:rtl/>
        </w:rPr>
        <w:t xml:space="preserve"> </w:t>
      </w:r>
      <w:ins w:id="92301" w:author="מנוע מכני" w:date="2026-10-11T12:04:39Z">
        <w:r>
          <w:rPr>
            <w:rFonts w:ascii="FrankRuehl" w:hAnsi="FrankRuehl"/>
            <w:sz w:val="20"/>
            <w:rtl/>
          </w:rPr>
          <w:t xml:space="preserve">אחת</w:t>
        </w:r>
      </w:ins>
      <w:del w:id="92302" w:author="מנוע מכני" w:date="2026-10-11T12:04:39Z">
        <w:r w:rsidRPr="001E5193">
          <w:rPr>
            <w:rFonts w:ascii="FrankRuehl" w:hAnsi="FrankRuehl"/>
            <w:sz w:val="20"/>
            <w:rtl/>
          </w:rPr>
          <w:delText xml:space="preserve">חדא</w:delText>
        </w:r>
      </w:del>
      <w:r w:rsidRPr="001E5193">
        <w:rPr>
          <w:rFonts w:ascii="FrankRuehl" w:hAnsi="FrankRuehl"/>
          <w:sz w:val="20"/>
          <w:rtl/>
        </w:rPr>
        <w:t xml:space="preserve"> </w:t>
      </w:r>
      <w:r w:rsidRPr="009F47CE">
        <w:rPr>
          <w:rFonts w:ascii="FrankRuehl" w:hAnsi="FrankRuehl"/>
          <w:b/>
          <w:bCs/>
          <w:sz w:val="20"/>
          <w:rtl/>
        </w:rPr>
        <w:t>תיקו</w:t>
      </w:r>
      <w:r w:rsidRPr="001E5193">
        <w:rPr>
          <w:rFonts w:ascii="FrankRuehl" w:hAnsi="FrankRuehl"/>
          <w:sz w:val="20"/>
          <w:rtl/>
        </w:rPr>
        <w:t xml:space="preserve"> במילתא.</w:t>
      </w:r>
    </w:p>
    <w:p>
      <w:pPr>
        <w:pStyle w:val="38"/>
        <w:rPr>
          <w:ins w:id="97534" w:author="מנוע מכני" w:date="2026-10-11T12:04:39Z"/>
        </w:rPr>
      </w:pPr>
      <w:r>
        <w:t xml:space="preserve">- </w:t>
      </w:r>
      <w:r w:rsidRPr="001E5193">
        <w:t>איבעית אימא:</w:t>
      </w:r>
    </w:p>
    <w:p w:rsidR="00DA63EC" w:rsidRDefault="00DA63EC" w:rsidP="00DA63EC">
      <w:pPr>
        <w:pStyle w:val="affffb"/>
        <w:rPr>
          <w:rtl/>
        </w:rPr>
      </w:pPr>
      <w:del w:id="97535" w:author="מנוע מכני" w:date="2026-10-11T12:04:39Z">
        <w:r w:rsidRPr="001E5193">
          <w:rPr>
            <w:rtl/>
          </w:rPr>
          <w:delText xml:space="preserve"> </w:delText>
        </w:r>
      </w:del>
      <w:r w:rsidRPr="001E5193">
        <w:rPr>
          <w:rtl/>
        </w:rPr>
        <w:t xml:space="preserve">זריקה מדרב אשי נפקא.</w:t>
      </w:r>
    </w:p>
    <w:p w:rsidR="00DA63EC" w:rsidRPr="001E5193" w:rsidRDefault="00DA63EC" w:rsidP="00DA63EC">
      <w:pPr>
        <w:pStyle w:val="affffd"/>
        <w:rPr>
          <w:rtl/>
        </w:rPr>
      </w:pPr>
      <w:r>
        <w:rPr>
          <w:rFonts w:ascii="FrankRuehl" w:hAnsi="FrankRuehl"/>
          <w:sz w:val="20"/>
          <w:rtl/>
        </w:rPr>
        <w:t>׹</w:t>
      </w:r>
    </w:p>
    <w:p>
      <w:pPr>
        <w:pStyle w:val="afffff8"/>
        <w:rPr>
          <w:ins w:id="90667" w:author="קלוד" w:date="2026-10-11T12:29:36Z"/>
        </w:rPr>
      </w:pPr>
      <w:ins w:id="90668" w:author="קלוד" w:date="2026-10-11T12:29:36Z">
        <w:r>
          <w:rPr>
            <w:color w:val="7B3F00"/>
          </w:rPr>
          <w:t xml:space="preserve">שאר שלמים ושאר קדשים - 'זאת התורה' ו'מוצא שפתיך'</w:t>
        </w:r>
      </w:ins>
    </w:p>
    <w:p w:rsidR="00DA63EC" w:rsidRDefault="00DA63EC" w:rsidP="00DA63EC">
      <w:pPr>
        <w:tabs>
          <w:tab w:val="left" w:pos="0"/>
          <w:tab w:val="center" w:pos="2835"/>
        </w:tabs>
        <w:rPr>
          <w:rFonts w:ascii="FrankRuehl" w:hAnsi="FrankRuehl"/>
          <w:sz w:val="20"/>
          <w:rtl/>
        </w:rPr>
      </w:pPr>
      <w:r w:rsidRPr="001E5193">
        <w:rPr>
          <w:rFonts w:ascii="FrankRuehl" w:hAnsi="FrankRuehl"/>
          <w:b/>
          <w:bCs/>
          <w:sz w:val="20"/>
          <w:rtl/>
        </w:rPr>
        <w:t>אשכחן איל נזיר</w:t>
      </w:r>
      <w:r w:rsidRPr="001E5193">
        <w:rPr>
          <w:rFonts w:ascii="FrankRuehl" w:hAnsi="FrankRuehl"/>
          <w:sz w:val="20"/>
          <w:rtl/>
        </w:rPr>
        <w:t xml:space="preserve">, </w:t>
      </w:r>
    </w:p>
    <w:p w:rsidR="00DA63EC" w:rsidRDefault="00DA63EC" w:rsidP="00DA63EC">
      <w:pPr>
        <w:tabs>
          <w:tab w:val="left" w:pos="0"/>
          <w:tab w:val="center" w:pos="2835"/>
        </w:tabs>
        <w:rPr>
          <w:rFonts w:ascii="FrankRuehl" w:hAnsi="FrankRuehl"/>
          <w:sz w:val="20"/>
          <w:rtl/>
        </w:rPr>
      </w:pPr>
      <w:r w:rsidRPr="001E5193">
        <w:rPr>
          <w:rFonts w:ascii="FrankRuehl" w:hAnsi="FrankRuehl"/>
          <w:b/>
          <w:bCs/>
          <w:sz w:val="20"/>
          <w:rtl/>
        </w:rPr>
        <w:t>שאר שלמי</w:t>
      </w:r>
      <w:r w:rsidRPr="001E5193">
        <w:rPr>
          <w:rFonts w:ascii="FrankRuehl" w:hAnsi="FrankRuehl"/>
          <w:sz w:val="20"/>
          <w:rtl/>
        </w:rPr>
        <w:t xml:space="preserve">ם</w:t>
      </w:r>
      <w:ins w:id="94081" w:author="מנוע מכני" w:date="2026-10-11T12:04:39Z">
        <w:r>
          <w:rPr>
            <w:rFonts w:ascii="FrankRuehl" w:hAnsi="FrankRuehl"/>
            <w:sz w:val="20"/>
            <w:rtl/>
          </w:rPr>
          <w:t xml:space="preserve"> </w:t>
        </w:r>
      </w:ins>
      <w:del w:id="94082" w:author="מנוע מכני" w:date="2026-10-11T12:04:39Z">
        <w:r w:rsidRPr="001E5193">
          <w:rPr>
            <w:rFonts w:ascii="FrankRuehl" w:hAnsi="FrankRuehl"/>
            <w:sz w:val="20"/>
            <w:rtl/>
          </w:rPr>
          <w:delText xml:space="preserve">  </w:delText>
        </w:r>
      </w:del>
      <w:r w:rsidRPr="001E5193">
        <w:rPr>
          <w:rFonts w:ascii="FrankRuehl" w:hAnsi="FrankRuehl"/>
          <w:sz w:val="20"/>
          <w:rtl/>
        </w:rPr>
        <w:t xml:space="preserve">מ</w:t>
      </w:r>
      <w:r w:rsidRPr="00DC7891">
        <w:rPr>
          <w:rStyle w:val="afffff0"/>
          <w:rtl/>
        </w:rPr>
        <w:t xml:space="preserve">'שלמים' </w:t>
      </w:r>
      <w:r w:rsidRPr="001E5193">
        <w:rPr>
          <w:rFonts w:ascii="FrankRuehl" w:hAnsi="FrankRuehl"/>
          <w:sz w:val="20"/>
          <w:rtl/>
        </w:rPr>
        <w:t xml:space="preserve">ולא שלמי לרבות כל שלמים </w:t>
      </w:r>
    </w:p>
    <w:p w:rsidR="00DA63EC" w:rsidRDefault="00DA63EC" w:rsidP="00DA63EC">
      <w:pPr>
        <w:tabs>
          <w:tab w:val="left" w:pos="0"/>
          <w:tab w:val="center" w:pos="2835"/>
        </w:tabs>
        <w:rPr>
          <w:rFonts w:ascii="FrankRuehl" w:hAnsi="FrankRuehl"/>
          <w:sz w:val="20"/>
          <w:rtl/>
        </w:rPr>
      </w:pPr>
      <w:r w:rsidRPr="001E5193">
        <w:rPr>
          <w:rFonts w:ascii="FrankRuehl" w:hAnsi="FrankRuehl"/>
          <w:sz w:val="20"/>
          <w:rtl/>
        </w:rPr>
        <w:t xml:space="preserve">ולא מאיל נזיק שכן יש עמהן דמים אחרים </w:t>
      </w:r>
    </w:p>
    <w:p w:rsidR="00DA63EC" w:rsidRDefault="00DA63EC" w:rsidP="00DA63EC">
      <w:pPr>
        <w:tabs>
          <w:tab w:val="left" w:pos="0"/>
          <w:tab w:val="center" w:pos="2835"/>
        </w:tabs>
        <w:rPr>
          <w:rtl/>
        </w:rPr>
      </w:pPr>
    </w:p>
    <w:p w:rsidR="00DA63EC" w:rsidRDefault="00DA63EC" w:rsidP="00DA63EC">
      <w:pPr>
        <w:tabs>
          <w:tab w:val="left" w:pos="0"/>
          <w:tab w:val="center" w:pos="2835"/>
        </w:tabs>
        <w:rPr>
          <w:b/>
          <w:bCs/>
          <w:rtl/>
        </w:rPr>
      </w:pPr>
      <w:r w:rsidRPr="00764A74">
        <w:rPr>
          <w:b/>
          <w:bCs/>
          <w:rtl/>
        </w:rPr>
        <w:t xml:space="preserve">אשכחן שלמים, </w:t>
      </w:r>
    </w:p>
    <w:p w:rsidR="00DA63EC" w:rsidRDefault="00DA63EC" w:rsidP="00DA63EC">
      <w:pPr>
        <w:tabs>
          <w:tab w:val="left" w:pos="0"/>
          <w:tab w:val="center" w:pos="2835"/>
        </w:tabs>
        <w:rPr>
          <w:rtl/>
        </w:rPr>
      </w:pPr>
      <w:r w:rsidRPr="00764A74">
        <w:rPr>
          <w:b/>
          <w:bCs/>
          <w:rtl/>
        </w:rPr>
        <w:t>שאר כל קדשים</w:t>
      </w:r>
      <w:r>
        <w:rPr>
          <w:rtl/>
        </w:rPr>
        <w:t xml:space="preserve"> </w:t>
      </w:r>
      <w:ins w:id="90625" w:author="מנוע מכני" w:date="2026-10-11T12:04:39Z">
        <w:r>
          <w:rPr>
            <w:rFonts w:hint="cs"/>
            <w:rtl/>
          </w:rPr>
          <w:t xml:space="preserve">לא</w:t>
        </w:r>
      </w:ins>
      <w:del w:id="90626" w:author="מנוע מכני" w:date="2026-10-11T12:04:39Z">
        <w:r>
          <w:rPr>
            <w:rFonts w:hint="cs"/>
            <w:rtl/>
          </w:rPr>
          <w:delText xml:space="preserve">לאו</w:delText>
        </w:r>
      </w:del>
      <w:r>
        <w:rPr>
          <w:rFonts w:hint="cs"/>
          <w:rtl/>
        </w:rPr>
        <w:t xml:space="preserve"> משלמים דמה לשלמים </w:t>
      </w:r>
      <w:r>
        <w:rPr>
          <w:rtl/>
        </w:rPr>
        <w:t xml:space="preserve">שכן טעונין סמיכה ונסכים ותנופת חזה ושוק! </w:t>
      </w:r>
    </w:p>
    <w:p>
      <w:pPr>
        <w:pStyle w:val="38"/>
        <w:rPr>
          <w:ins w:id="97536" w:author="מנוע מכני" w:date="2026-10-11T12:04:39Z"/>
        </w:rPr>
      </w:pPr>
      <w:r>
        <w:tab/>
      </w:r>
      <w:r w:rsidRPr="00764A74">
        <w:t>אלא</w:t>
      </w:r>
    </w:p>
    <w:p w:rsidR="00DA63EC" w:rsidRDefault="00DA63EC" w:rsidP="00DA63EC">
      <w:pPr>
        <w:tabs>
          <w:tab w:val="left" w:pos="0"/>
          <w:tab w:val="center" w:pos="2835"/>
        </w:tabs>
        <w:rPr>
          <w:rtl/>
        </w:rPr>
      </w:pPr>
      <w:del w:id="97537" w:author="מנוע מכני" w:date="2026-10-11T12:04:39Z">
        <w:r>
          <w:rPr>
            <w:rtl/>
          </w:rPr>
          <w:delText xml:space="preserve"> </w:delText>
        </w:r>
      </w:del>
      <w:r w:rsidRPr="00DC7891">
        <w:rPr>
          <w:rStyle w:val="afffff0"/>
          <w:rFonts w:hint="cs"/>
          <w:rtl/>
        </w:rPr>
        <w:t>'</w:t>
      </w:r>
      <w:r w:rsidRPr="00DC7891">
        <w:rPr>
          <w:rStyle w:val="afffff0"/>
          <w:rtl/>
        </w:rPr>
        <w:t>זאת התורה לעולה ולמנחה ולחטאת ולאשם ולמילואים ולזבח השלמים</w:t>
      </w:r>
      <w:r w:rsidRPr="00DC7891">
        <w:rPr>
          <w:rStyle w:val="afffff0"/>
          <w:rFonts w:hint="cs"/>
          <w:rtl/>
        </w:rPr>
        <w:t>'</w:t>
      </w:r>
      <w:r w:rsidRPr="00DC7891">
        <w:rPr>
          <w:rStyle w:val="afffff0"/>
          <w:rtl/>
        </w:rPr>
        <w:t>,</w:t>
      </w:r>
      <w:r>
        <w:rPr>
          <w:rtl/>
        </w:rPr>
        <w:t xml:space="preserve"> </w:t>
      </w:r>
    </w:p>
    <w:p w:rsidR="00DA63EC" w:rsidRDefault="00DA63EC" w:rsidP="00DA63EC">
      <w:pPr>
        <w:tabs>
          <w:tab w:val="left" w:pos="0"/>
          <w:tab w:val="center" w:pos="2835"/>
        </w:tabs>
        <w:rPr>
          <w:rtl/>
        </w:rPr>
      </w:pPr>
      <w:r>
        <w:rPr>
          <w:rtl/>
        </w:rPr>
        <w:tab/>
        <w:t>היקישן הכתוב לשלמים</w:t>
      </w:r>
      <w:r>
        <w:rPr>
          <w:rFonts w:hint="cs"/>
          <w:rtl/>
        </w:rPr>
        <w:t xml:space="preserve"> ד</w:t>
      </w:r>
      <w:r>
        <w:rPr>
          <w:rtl/>
        </w:rPr>
        <w:t xml:space="preserve">בין שינוי קודש בין שינוי בעלים </w:t>
      </w:r>
      <w:ins w:id="90627" w:author="מנוע מכני" w:date="2026-10-11T12:04:39Z">
        <w:r>
          <w:rPr>
            <w:rtl/>
          </w:rPr>
          <w:t xml:space="preserve">צריך</w:t>
        </w:r>
      </w:ins>
      <w:del w:id="90628" w:author="מנוע מכני" w:date="2026-10-11T12:04:39Z">
        <w:r>
          <w:rPr>
            <w:rtl/>
          </w:rPr>
          <w:delText xml:space="preserve">בעינן</w:delText>
        </w:r>
      </w:del>
      <w:r>
        <w:rPr>
          <w:rtl/>
        </w:rPr>
        <w:t xml:space="preserve"> לשמה, אף כל </w:t>
      </w:r>
      <w:r>
        <w:rPr>
          <w:rFonts w:hint="cs"/>
          <w:rtl/>
        </w:rPr>
        <w:t>כה</w:t>
      </w:r>
      <w:r>
        <w:rPr>
          <w:rtl/>
        </w:rPr>
        <w:t>"</w:t>
      </w:r>
      <w:r>
        <w:rPr>
          <w:rFonts w:hint="cs"/>
          <w:rtl/>
        </w:rPr>
        <w:t xml:space="preserve">ג</w:t>
      </w:r>
      <w:r>
        <w:rPr>
          <w:rFonts w:hint="cs"/>
          <w:rtl/>
        </w:rPr>
        <w:t xml:space="preserve"> </w:t>
      </w:r>
    </w:p>
    <w:p w:rsidR="00DA63EC" w:rsidRDefault="00DA63EC" w:rsidP="00DA63EC">
      <w:pPr>
        <w:tabs>
          <w:tab w:val="left" w:pos="0"/>
          <w:tab w:val="center" w:pos="2835"/>
        </w:tabs>
        <w:rPr>
          <w:rtl/>
        </w:rPr>
      </w:pPr>
      <w:r>
        <w:rPr>
          <w:rFonts w:hint="cs"/>
          <w:rtl/>
        </w:rPr>
        <w:t xml:space="preserve">ואם שחט שלא לשמה </w:t>
      </w:r>
      <w:r>
        <w:rPr>
          <w:rFonts w:hint="cs"/>
          <w:rtl/>
        </w:rPr>
        <w:t xml:space="preserve">לא</w:t>
      </w:r>
      <w:r>
        <w:rPr>
          <w:rFonts w:hint="cs"/>
          <w:rtl/>
        </w:rPr>
        <w:t xml:space="preserve"> פסלו </w:t>
      </w:r>
      <w:r w:rsidRPr="0046594B">
        <w:rPr>
          <w:rStyle w:val="afffff0"/>
          <w:rFonts w:hint="cs"/>
          <w:rtl/>
        </w:rPr>
        <w:t>ד</w:t>
      </w:r>
      <w:r w:rsidRPr="00DC7891">
        <w:rPr>
          <w:rStyle w:val="afffff0"/>
          <w:rFonts w:hint="cs"/>
          <w:rtl/>
        </w:rPr>
        <w:t>'</w:t>
      </w:r>
      <w:ins w:id="90391" w:author="Claude - סמנטי" w:date="2026-10-11T12:26:16Z">
        <w:r>
          <w:rPr>
            <w:rStyle w:val="afffff0"/>
            <w:rtl/>
          </w:rPr>
          <w:t xml:space="preserve">מוֹצָא שְׂפָתֶיךָ תִּשְׁמוֹר וְעָשִׂיתָ כַּאֲשֶׁר נָדַרְתָּ וְגוֹ</w:t>
        </w:r>
      </w:ins>
      <w:del w:id="90392" w:author="Claude - סמנטי" w:date="2026-10-11T12:26:16Z">
        <w:r w:rsidRPr="00DC7891">
          <w:rPr>
            <w:rStyle w:val="afffff0"/>
            <w:rtl/>
          </w:rPr>
          <w:delText xml:space="preserve">מוצא שפתיך תשמור ועשית כאשר נדרת וגו</w:delText>
        </w:r>
      </w:del>
      <w:r w:rsidRPr="00DC7891">
        <w:rPr>
          <w:rStyle w:val="afffff0"/>
          <w:rtl/>
        </w:rPr>
        <w:t xml:space="preserve">',</w:t>
      </w:r>
      <w:r>
        <w:rPr>
          <w:rtl/>
        </w:rPr>
        <w:t xml:space="preserve"> </w:t>
      </w:r>
    </w:p>
    <w:p w:rsidR="00DA63EC" w:rsidRDefault="00DA63EC" w:rsidP="00DA63EC">
      <w:pPr>
        <w:tabs>
          <w:tab w:val="left" w:pos="0"/>
          <w:tab w:val="center" w:pos="2835"/>
        </w:tabs>
        <w:rPr>
          <w:rtl/>
        </w:rPr>
      </w:pPr>
      <w:r>
        <w:rPr>
          <w:rtl/>
        </w:rPr>
        <w:tab/>
        <w:t xml:space="preserve">אם כמה שנדרת עשית יהא נדר, ואם </w:t>
      </w:r>
      <w:ins w:id="90629" w:author="מנוע מכני" w:date="2026-10-11T12:04:39Z">
        <w:r>
          <w:rPr>
            <w:rtl/>
          </w:rPr>
          <w:t xml:space="preserve">לא</w:t>
        </w:r>
      </w:ins>
      <w:del w:id="90630" w:author="מנוע מכני" w:date="2026-10-11T12:04:39Z">
        <w:r>
          <w:rPr>
            <w:rtl/>
          </w:rPr>
          <w:tab/>
          <w:delText xml:space="preserve">לאו</w:delText>
        </w:r>
      </w:del>
      <w:r>
        <w:rPr>
          <w:rtl/>
        </w:rPr>
        <w:tab/>
        <w:t xml:space="preserve"> יהא נדבה.</w:t>
      </w:r>
    </w:p>
    <w:p w:rsidR="00DA63EC" w:rsidRDefault="00DA63EC" w:rsidP="00DA63EC">
      <w:pPr>
        <w:tabs>
          <w:tab w:val="left" w:pos="0"/>
          <w:tab w:val="center" w:pos="2835"/>
        </w:tabs>
        <w:rPr>
          <w:rtl/>
        </w:rPr>
      </w:pPr>
      <w:ins w:id="96821" w:author="מנוע מכני" w:date="2026-10-11T12:04:39Z">
        <w:r>
          <w:rPr>
            <w:rtl/>
          </w:rPr>
          <w:t xml:space="preserve">והוצרך</w:t>
        </w:r>
      </w:ins>
      <w:del w:id="96822" w:author="מנוע מכני" w:date="2026-10-11T12:04:39Z">
        <w:r>
          <w:rPr>
            <w:rtl/>
          </w:rPr>
          <w:delText xml:space="preserve">ואיצטריך</w:delText>
        </w:r>
      </w:del>
      <w:r>
        <w:rPr>
          <w:rtl/>
        </w:rPr>
        <w:t xml:space="preserve"> מוצא שפתיך </w:t>
      </w:r>
      <w:r>
        <w:rPr>
          <w:rFonts w:hint="cs"/>
          <w:rtl/>
        </w:rPr>
        <w:t xml:space="preserve">שלא ליפסלו </w:t>
      </w:r>
      <w:ins w:id="96823" w:author="מנוע מכני" w:date="2026-10-11T12:04:39Z">
        <w:r>
          <w:rPr>
            <w:rtl/>
          </w:rPr>
          <w:t xml:space="preserve">והוצרך</w:t>
        </w:r>
      </w:ins>
      <w:del w:id="96824" w:author="מנוע מכני" w:date="2026-10-11T12:04:39Z">
        <w:r>
          <w:rPr>
            <w:rtl/>
          </w:rPr>
          <w:delText xml:space="preserve">ואיצטריך</w:delText>
        </w:r>
      </w:del>
      <w:r>
        <w:rPr>
          <w:rtl/>
        </w:rPr>
        <w:t xml:space="preserve"> זאת התורה, </w:t>
      </w:r>
      <w:ins w:id="90003" w:author="Claude - סמנטי" w:date="2026-10-11T12:26:16Z">
        <w:r>
          <w:rPr>
            <w:rFonts w:hint="cs"/>
            <w:rtl/>
          </w:rPr>
          <w:t xml:space="preserve">כדי לדעת</w:t>
        </w:r>
      </w:ins>
      <w:del w:id="90004" w:author="Claude - סמנטי" w:date="2026-10-11T12:26:16Z">
        <w:r>
          <w:rPr>
            <w:rFonts w:hint="cs"/>
            <w:rtl/>
          </w:rPr>
          <w:delText xml:space="preserve">דלידע</w:delText>
        </w:r>
      </w:del>
      <w:r>
        <w:rPr>
          <w:rFonts w:hint="cs"/>
          <w:rtl/>
        </w:rPr>
        <w:t xml:space="preserve"> במאי </w:t>
      </w:r>
    </w:p>
    <w:p w:rsidR="00DA63EC" w:rsidRDefault="00DA63EC" w:rsidP="00DA63EC">
      <w:pPr>
        <w:pStyle w:val="afff3"/>
        <w:framePr w:wrap="around"/>
        <w:tabs>
          <w:tab w:val="left" w:pos="0"/>
        </w:tabs>
        <w:rPr>
          <w:rtl/>
        </w:rPr>
      </w:pPr>
      <w:r>
        <w:rPr>
          <w:rFonts w:hint="cs"/>
          <w:rtl/>
        </w:rPr>
        <w:t>ה.</w:t>
      </w:r>
    </w:p>
    <w:p w:rsidR="00DA63EC" w:rsidRDefault="00DA63EC" w:rsidP="00DA63EC">
      <w:pPr>
        <w:pStyle w:val="affffd"/>
        <w:rPr>
          <w:rtl/>
        </w:rPr>
      </w:pPr>
      <w:r>
        <w:rPr>
          <w:rtl/>
        </w:rPr>
        <w:t>׹</w:t>
      </w:r>
    </w:p>
    <w:p>
      <w:pPr>
        <w:pStyle w:val="afffff8"/>
        <w:rPr>
          <w:ins w:id="90665" w:author="קלוד" w:date="2026-10-11T12:29:36Z"/>
        </w:rPr>
      </w:pPr>
      <w:ins w:id="90666" w:author="קלוד" w:date="2026-10-11T12:29:36Z">
        <w:r>
          <w:rPr>
            <w:color w:val="7B3F00"/>
          </w:rPr>
          <w:t xml:space="preserve">כשרים ואינם מרצין - למה באים?</w:t>
        </w:r>
      </w:ins>
    </w:p>
    <w:p w:rsidR="00DA63EC" w:rsidRDefault="00DA63EC" w:rsidP="00DA63EC">
      <w:pPr>
        <w:tabs>
          <w:tab w:val="left" w:pos="0"/>
          <w:tab w:val="center" w:pos="2835"/>
        </w:tabs>
        <w:rPr>
          <w:rtl/>
        </w:rPr>
      </w:pPr>
      <w:r w:rsidRPr="00764A74">
        <w:rPr>
          <w:b/>
          <w:bCs/>
          <w:rtl/>
        </w:rPr>
        <w:t xml:space="preserve">רמי </w:t>
      </w:r>
      <w:ins w:id="90173" w:author="מנוע מכני" w:date="2026-10-11T12:04:39Z">
        <w:r>
          <w:rPr>
            <w:rStyle w:val="2fb"/>
            <w:b/>
            <w:bCs/>
            <w:rtl/>
          </w:rPr>
          <w:t xml:space="preserve">רשב"ל</w:t>
        </w:r>
      </w:ins>
      <w:del w:id="90174" w:author="מנוע מכני" w:date="2026-10-11T12:04:39Z">
        <w:r w:rsidRPr="00764A74">
          <w:rPr>
            <w:b/>
            <w:bCs/>
            <w:rtl/>
          </w:rPr>
          <w:delText xml:space="preserve">ריש לקיש</w:delText>
        </w:r>
      </w:del>
      <w:r w:rsidRPr="00764A74">
        <w:rPr>
          <w:b/>
          <w:bCs/>
          <w:rtl/>
        </w:rPr>
        <w:t xml:space="preserve"> על מעוהי</w:t>
      </w:r>
      <w:r>
        <w:rPr>
          <w:rtl/>
        </w:rPr>
        <w:t xml:space="preserve"> בי מדרשא ומקשי: אם כשרים הם ירצו, ואם אין מרצין למה באין? </w:t>
      </w:r>
    </w:p>
    <w:p>
      <w:pPr>
        <w:pStyle w:val="38"/>
        <w:rPr>
          <w:ins w:id="97538" w:author="מנוע מכני" w:date="2026-10-11T12:04:39Z"/>
        </w:rPr>
      </w:pPr>
      <w:r>
        <w:t>א</w:t>
      </w:r>
      <w:r>
        <w:t>"</w:t>
      </w:r>
      <w:r>
        <w:t xml:space="preserve">ל</w:t>
      </w:r>
      <w:r>
        <w:t xml:space="preserve"> </w:t>
      </w:r>
      <w:r>
        <w:t xml:space="preserve">ר' אליעזר:</w:t>
      </w:r>
    </w:p>
    <w:p w:rsidR="00DA63EC" w:rsidRDefault="00DA63EC" w:rsidP="00DA63EC">
      <w:pPr>
        <w:tabs>
          <w:tab w:val="left" w:pos="0"/>
          <w:tab w:val="center" w:pos="2835"/>
        </w:tabs>
        <w:rPr>
          <w:rtl/>
        </w:rPr>
      </w:pPr>
      <w:del w:id="97539" w:author="מנוע מכני" w:date="2026-10-11T12:04:39Z">
        <w:r>
          <w:rPr>
            <w:rtl/>
          </w:rPr>
          <w:delText xml:space="preserve"> </w:delText>
        </w:r>
      </w:del>
      <w:r>
        <w:rPr>
          <w:rtl/>
        </w:rPr>
        <w:t xml:space="preserve">מצינו בבאין לאחר מיתה שהן כשרין ואין מרצין, </w:t>
      </w:r>
    </w:p>
    <w:p>
      <w:pPr>
        <w:pStyle w:val="38"/>
        <w:rPr>
          <w:ins w:id="97540" w:author="מנוע מכני" w:date="2026-10-11T12:04:39Z"/>
        </w:rPr>
      </w:pPr>
      <w:r w:rsidRPr="00FE1B89">
        <w:t xml:space="preserve">דתנן</w:t>
      </w:r>
      <w:r w:rsidRPr="00FE1B89">
        <w:t xml:space="preserve">:</w:t>
      </w:r>
    </w:p>
    <w:p w:rsidR="00DA63EC" w:rsidRPr="00FE1B89" w:rsidRDefault="00DA63EC" w:rsidP="00DA63EC">
      <w:pPr>
        <w:tabs>
          <w:tab w:val="left" w:pos="0"/>
          <w:tab w:val="center" w:pos="2835"/>
        </w:tabs>
        <w:rPr>
          <w:spacing w:val="-6"/>
          <w:rtl/>
        </w:rPr>
      </w:pPr>
      <w:del w:id="97541" w:author="מנוע מכני" w:date="2026-10-11T12:04:39Z">
        <w:r w:rsidRPr="00FE1B89">
          <w:rPr>
            <w:spacing w:val="-6"/>
            <w:rtl/>
          </w:rPr>
          <w:delText xml:space="preserve"> </w:delText>
        </w:r>
      </w:del>
      <w:r w:rsidRPr="00FE1B89">
        <w:rPr>
          <w:spacing w:val="-6"/>
          <w:rtl/>
        </w:rPr>
        <w:t xml:space="preserve">האשה שהביאה חטאתה ומתה - יביאו יורשין עולתה, עולתה ומתה - </w:t>
      </w:r>
      <w:r w:rsidRPr="00FE1B89">
        <w:rPr>
          <w:spacing w:val="-6"/>
          <w:rtl/>
        </w:rPr>
        <w:t xml:space="preserve">לא</w:t>
      </w:r>
      <w:r w:rsidRPr="00FE1B89">
        <w:rPr>
          <w:spacing w:val="-6"/>
          <w:rtl/>
        </w:rPr>
        <w:t xml:space="preserve"> יביאו יורשין חטאתה.</w:t>
      </w:r>
    </w:p>
    <w:p>
      <w:pPr>
        <w:pStyle w:val="38"/>
        <w:rPr>
          <w:ins w:id="97542" w:author="מנוע מכני" w:date="2026-10-11T12:04:39Z"/>
        </w:rPr>
      </w:pPr>
      <w:r>
        <w:t xml:space="preserve">א"ל</w:t>
      </w:r>
      <w:r>
        <w:t xml:space="preserve">:</w:t>
      </w:r>
    </w:p>
    <w:p w:rsidR="00DA63EC" w:rsidRDefault="00DA63EC" w:rsidP="00DA63EC">
      <w:pPr>
        <w:tabs>
          <w:tab w:val="left" w:pos="0"/>
          <w:tab w:val="center" w:pos="2835"/>
        </w:tabs>
        <w:rPr>
          <w:rtl/>
        </w:rPr>
      </w:pPr>
      <w:del w:id="97543" w:author="מנוע מכני" w:date="2026-10-11T12:04:39Z">
        <w:r>
          <w:rPr>
            <w:rtl/>
          </w:rPr>
          <w:delText xml:space="preserve"> </w:delText>
        </w:r>
      </w:del>
      <w:r>
        <w:rPr>
          <w:rtl/>
        </w:rPr>
        <w:t xml:space="preserve">מודינא לך בעולה </w:t>
      </w:r>
      <w:ins w:id="96825" w:author="מנוע מכני" w:date="2026-10-11T12:04:39Z">
        <w:r>
          <w:rPr>
            <w:rtl/>
          </w:rPr>
          <w:t xml:space="preserve">דבאה</w:t>
        </w:r>
      </w:ins>
      <w:del w:id="96826" w:author="מנוע מכני" w:date="2026-10-11T12:04:39Z">
        <w:r>
          <w:rPr>
            <w:rtl/>
          </w:rPr>
          <w:delText xml:space="preserve">דאתיא</w:delText>
        </w:r>
      </w:del>
      <w:r>
        <w:rPr>
          <w:rtl/>
        </w:rPr>
        <w:t xml:space="preserve"> לאחר מיתה, אשם דלא אתי לאחר מיתה </w:t>
      </w:r>
    </w:p>
    <w:p>
      <w:pPr>
        <w:pStyle w:val="38"/>
        <w:rPr>
          <w:ins w:id="97544" w:author="מנוע מכני" w:date="2026-10-11T12:04:39Z"/>
        </w:rPr>
      </w:pPr>
      <w:r>
        <w:t xml:space="preserve">א"ל</w:t>
      </w:r>
      <w:r>
        <w:t xml:space="preserve">:</w:t>
      </w:r>
    </w:p>
    <w:p w:rsidR="00DA63EC" w:rsidRDefault="00DA63EC" w:rsidP="00DA63EC">
      <w:pPr>
        <w:tabs>
          <w:tab w:val="left" w:pos="0"/>
          <w:tab w:val="center" w:pos="2835"/>
        </w:tabs>
        <w:rPr>
          <w:rtl/>
        </w:rPr>
      </w:pPr>
      <w:del w:id="97545" w:author="מנוע מכני" w:date="2026-10-11T12:04:39Z">
        <w:r>
          <w:rPr>
            <w:rtl/>
          </w:rPr>
          <w:delText xml:space="preserve"> </w:delText>
        </w:r>
      </w:del>
      <w:r>
        <w:rPr>
          <w:rtl/>
        </w:rPr>
        <w:t xml:space="preserve">הרי מחלוקתך בצידו, </w:t>
      </w:r>
      <w:ins w:id="90175" w:author="מנוע מכני" w:date="2026-10-11T12:04:39Z">
        <w:r>
          <w:rPr>
            <w:rStyle w:val="2fb"/>
            <w:rtl/>
          </w:rPr>
          <w:t xml:space="preserve">ר"א</w:t>
        </w:r>
      </w:ins>
      <w:del w:id="90176" w:author="מנוע מכני" w:date="2026-10-11T12:04:39Z">
        <w:r>
          <w:rPr>
            <w:rtl/>
          </w:rPr>
          <w:delText xml:space="preserve">רבי אליעזר</w:delText>
        </w:r>
      </w:del>
      <w:r>
        <w:rPr>
          <w:rtl/>
        </w:rPr>
        <w:t xml:space="preserve"> אומר: אף האשם.</w:t>
      </w:r>
    </w:p>
    <w:p>
      <w:pPr>
        <w:pStyle w:val="38"/>
        <w:rPr>
          <w:ins w:id="97546" w:author="מנוע מכני" w:date="2026-10-11T12:04:39Z"/>
        </w:rPr>
      </w:pPr>
      <w:r w:rsidRPr="00FE1B89">
        <w:t xml:space="preserve">אמר</w:t>
      </w:r>
      <w:r w:rsidRPr="00FE1B89">
        <w:t xml:space="preserve">:</w:t>
      </w:r>
    </w:p>
    <w:p w:rsidR="00DA63EC" w:rsidRPr="00FE1B89" w:rsidRDefault="00DA63EC" w:rsidP="00DA63EC">
      <w:pPr>
        <w:tabs>
          <w:tab w:val="left" w:pos="0"/>
          <w:tab w:val="center" w:pos="2835"/>
        </w:tabs>
        <w:rPr>
          <w:spacing w:val="-4"/>
          <w:rtl/>
        </w:rPr>
      </w:pPr>
      <w:del w:id="97547" w:author="מנוע מכני" w:date="2026-10-11T12:04:39Z">
        <w:r w:rsidRPr="00FE1B89">
          <w:rPr>
            <w:spacing w:val="-4"/>
            <w:rtl/>
          </w:rPr>
          <w:delText xml:space="preserve"> </w:delText>
        </w:r>
      </w:del>
      <w:r w:rsidRPr="00FE1B89">
        <w:rPr>
          <w:spacing w:val="-4"/>
          <w:rtl/>
        </w:rPr>
        <w:t xml:space="preserve">זהו שאומרין עליו אדם גדול הוא? </w:t>
      </w:r>
      <w:ins w:id="90005" w:author="Claude - סמנטי" w:date="2026-10-11T12:26:16Z">
        <w:r>
          <w:rPr>
            <w:spacing w:val="-4"/>
            <w:rtl/>
          </w:rPr>
          <w:t xml:space="preserve">אומר</w:t>
        </w:r>
      </w:ins>
      <w:del w:id="90006" w:author="Claude - סמנטי" w:date="2026-10-11T12:26:16Z">
        <w:r w:rsidRPr="00FE1B89">
          <w:rPr>
            <w:spacing w:val="-4"/>
            <w:rtl/>
          </w:rPr>
          <w:delText xml:space="preserve">קאמינא</w:delText>
        </w:r>
      </w:del>
      <w:r w:rsidRPr="00FE1B89">
        <w:rPr>
          <w:spacing w:val="-4"/>
          <w:rtl/>
        </w:rPr>
        <w:t xml:space="preserve"> </w:t>
      </w:r>
      <w:ins w:id="96827" w:author="מנוע מכני" w:date="2026-10-11T12:04:39Z">
        <w:r>
          <w:rPr>
            <w:spacing w:val="-4"/>
            <w:rtl/>
          </w:rPr>
          <w:t xml:space="preserve">אני</w:t>
        </w:r>
      </w:ins>
      <w:del w:id="96828" w:author="מנוע מכני" w:date="2026-10-11T12:04:39Z">
        <w:r w:rsidRPr="00FE1B89">
          <w:rPr>
            <w:spacing w:val="-4"/>
            <w:rtl/>
          </w:rPr>
          <w:delText xml:space="preserve">אנא</w:delText>
        </w:r>
      </w:del>
      <w:r w:rsidRPr="00FE1B89">
        <w:rPr>
          <w:spacing w:val="-4"/>
          <w:rtl/>
        </w:rPr>
        <w:t xml:space="preserve">: משנה שלימה, ואת אמרת לי: </w:t>
      </w:r>
      <w:r w:rsidRPr="00FE1B89">
        <w:rPr>
          <w:rStyle w:val="2fb"/>
          <w:spacing w:val="-4"/>
          <w:rtl/>
        </w:rPr>
        <w:t xml:space="preserve">ר' אליעזר</w:t>
      </w:r>
      <w:r w:rsidRPr="00FE1B89">
        <w:rPr>
          <w:spacing w:val="-4"/>
          <w:rtl/>
        </w:rPr>
        <w:t xml:space="preserve">! </w:t>
      </w:r>
    </w:p>
    <w:p>
      <w:pPr>
        <w:pStyle w:val="38"/>
        <w:rPr>
          <w:ins w:id="97548" w:author="מנוע מכני" w:date="2026-10-11T12:04:39Z"/>
        </w:rPr>
      </w:pPr>
      <w:r w:rsidRPr="00764A74">
        <w:t xml:space="preserve">אלא</w:t>
      </w:r>
    </w:p>
    <w:p w:rsidR="00DA63EC" w:rsidRDefault="00DA63EC" w:rsidP="00DA63EC">
      <w:pPr>
        <w:rPr>
          <w:rtl/>
        </w:rPr>
      </w:pPr>
      <w:del w:id="97549" w:author="מנוע מכני" w:date="2026-10-11T12:04:39Z">
        <w:r w:rsidRPr="00764A74">
          <w:rPr>
            <w:bCs/>
            <w:rtl/>
          </w:rPr>
          <w:delText xml:space="preserve"> </w:delText>
        </w:r>
      </w:del>
      <w:r w:rsidRPr="00764A74">
        <w:rPr>
          <w:rStyle w:val="2fb"/>
          <w:bCs/>
          <w:rtl/>
        </w:rPr>
        <w:t xml:space="preserve">א</w:t>
      </w:r>
      <w:r w:rsidRPr="00764A74">
        <w:rPr>
          <w:rStyle w:val="2fb"/>
          <w:rFonts w:hint="cs"/>
          <w:bCs/>
          <w:rtl/>
        </w:rPr>
        <w:t>ר</w:t>
      </w:r>
      <w:r>
        <w:rPr>
          <w:rStyle w:val="2fb"/>
          <w:bCs/>
          <w:rtl/>
        </w:rPr>
        <w:t>"</w:t>
      </w:r>
      <w:r w:rsidRPr="00764A74">
        <w:rPr>
          <w:rStyle w:val="2fb"/>
          <w:rFonts w:hint="cs"/>
          <w:bCs/>
          <w:rtl/>
        </w:rPr>
        <w:t>ל</w:t>
      </w:r>
      <w:r w:rsidRPr="00764A74">
        <w:rPr>
          <w:bCs/>
          <w:rtl/>
        </w:rPr>
        <w:t xml:space="preserve">, </w:t>
      </w:r>
      <w:r>
        <w:rPr>
          <w:rtl/>
        </w:rPr>
        <w:t xml:space="preserve">אפתח </w:t>
      </w:r>
      <w:ins w:id="96829" w:author="מנוע מכני" w:date="2026-10-11T12:04:39Z">
        <w:r>
          <w:rPr>
            <w:rtl/>
          </w:rPr>
          <w:t xml:space="preserve">אני</w:t>
        </w:r>
      </w:ins>
      <w:del w:id="96830" w:author="מנוע מכני" w:date="2026-10-11T12:04:39Z">
        <w:r>
          <w:rPr>
            <w:rtl/>
          </w:rPr>
          <w:delText xml:space="preserve">אנא</w:delText>
        </w:r>
      </w:del>
      <w:r>
        <w:rPr>
          <w:rtl/>
        </w:rPr>
        <w:t xml:space="preserve"> פתחא לנפשאי: מוצא שפתיך וגו', </w:t>
      </w:r>
      <w:r>
        <w:rPr>
          <w:rFonts w:hint="cs"/>
          <w:rtl/>
        </w:rPr>
        <w:t xml:space="preserve">אם כמה שנדרת עשית יהא נדר ואם </w:t>
      </w:r>
      <w:ins w:id="90631" w:author="מנוע מכני" w:date="2026-10-11T12:04:39Z">
        <w:r>
          <w:rPr>
            <w:rFonts w:hint="cs"/>
            <w:rtl/>
          </w:rPr>
          <w:t xml:space="preserve">לא</w:t>
        </w:r>
      </w:ins>
      <w:del w:id="90632" w:author="מנוע מכני" w:date="2026-10-11T12:04:39Z">
        <w:r>
          <w:rPr>
            <w:rFonts w:hint="cs"/>
            <w:rtl/>
          </w:rPr>
          <w:delText xml:space="preserve">לאו</w:delText>
        </w:r>
      </w:del>
      <w:r>
        <w:rPr>
          <w:rFonts w:hint="cs"/>
          <w:rtl/>
        </w:rPr>
        <w:t xml:space="preserve"> נדבה </w:t>
      </w:r>
    </w:p>
    <w:p w:rsidR="00DA63EC" w:rsidRDefault="00DA63EC" w:rsidP="00DA63EC">
      <w:pPr>
        <w:tabs>
          <w:tab w:val="left" w:pos="0"/>
          <w:tab w:val="center" w:pos="2835"/>
        </w:tabs>
        <w:rPr>
          <w:rtl/>
        </w:rPr>
      </w:pPr>
      <w:r>
        <w:rPr>
          <w:rtl/>
        </w:rPr>
        <w:t>•</w:t>
      </w:r>
      <w:r>
        <w:rPr>
          <w:rFonts w:hint="cs"/>
          <w:rtl/>
        </w:rPr>
        <w:t xml:space="preserve"> </w:t>
      </w:r>
      <w:ins w:id="96307" w:author="מנוע מכני" w:date="2026-10-11T12:04:39Z">
        <w:r>
          <w:rPr>
            <w:rtl/>
          </w:rPr>
          <w:t xml:space="preserve">ישב</w:t>
        </w:r>
      </w:ins>
      <w:del w:id="96308" w:author="מנוע מכני" w:date="2026-10-11T12:04:39Z">
        <w:r>
          <w:rPr>
            <w:rtl/>
          </w:rPr>
          <w:delText xml:space="preserve">יתיב</w:delText>
        </w:r>
      </w:del>
      <w:r>
        <w:rPr>
          <w:rtl/>
        </w:rPr>
        <w:t xml:space="preserve"> </w:t>
      </w:r>
      <w:r>
        <w:rPr>
          <w:rStyle w:val="2fb"/>
          <w:rtl/>
        </w:rPr>
        <w:t xml:space="preserve">ר"</w:t>
      </w:r>
      <w:r>
        <w:rPr>
          <w:rStyle w:val="2fb"/>
          <w:rFonts w:hint="cs"/>
          <w:rtl/>
        </w:rPr>
        <w:t xml:space="preserve">ז</w:t>
      </w:r>
      <w:r>
        <w:rPr>
          <w:rFonts w:hint="cs"/>
          <w:rtl/>
        </w:rPr>
        <w:t xml:space="preserve"> </w:t>
      </w:r>
      <w:r>
        <w:rPr>
          <w:rStyle w:val="2fb"/>
          <w:rFonts w:hint="cs"/>
          <w:rtl/>
        </w:rPr>
        <w:t xml:space="preserve">וריב</w:t>
      </w:r>
      <w:r>
        <w:rPr>
          <w:rStyle w:val="2fb"/>
          <w:rtl/>
        </w:rPr>
        <w:t>"</w:t>
      </w:r>
      <w:r>
        <w:rPr>
          <w:rStyle w:val="2fb"/>
          <w:rFonts w:hint="cs"/>
          <w:rtl/>
        </w:rPr>
        <w:t xml:space="preserve">א</w:t>
      </w:r>
      <w:r>
        <w:rPr>
          <w:rFonts w:hint="cs"/>
          <w:rtl/>
        </w:rPr>
        <w:t xml:space="preserve"> לפני </w:t>
      </w:r>
      <w:r>
        <w:rPr>
          <w:rStyle w:val="2fb"/>
          <w:rFonts w:hint="cs"/>
          <w:rtl/>
        </w:rPr>
        <w:t xml:space="preserve">אביי</w:t>
      </w:r>
      <w:r>
        <w:rPr>
          <w:rFonts w:hint="cs"/>
          <w:rtl/>
        </w:rPr>
        <w:t xml:space="preserve"> ואמרו </w:t>
      </w:r>
      <w:ins w:id="95527" w:author="מנוע מכני" w:date="2026-10-11T12:04:39Z">
        <w:r>
          <w:rPr>
            <w:rFonts w:hint="cs"/>
            <w:rtl/>
          </w:rPr>
          <w:t xml:space="preserve">קשה</w:t>
        </w:r>
      </w:ins>
      <w:del w:id="95528" w:author="מנוע מכני" w:date="2026-10-11T12:04:39Z">
        <w:r>
          <w:rPr>
            <w:rFonts w:hint="cs"/>
            <w:rtl/>
          </w:rPr>
          <w:delText xml:space="preserve">קשיא</w:delText>
        </w:r>
      </w:del>
      <w:r>
        <w:rPr>
          <w:rFonts w:hint="cs"/>
          <w:rtl/>
        </w:rPr>
        <w:t xml:space="preserve"> </w:t>
      </w:r>
      <w:r>
        <w:rPr>
          <w:rStyle w:val="2fb"/>
          <w:rFonts w:hint="cs"/>
          <w:rtl/>
        </w:rPr>
        <w:t xml:space="preserve">לר</w:t>
      </w:r>
      <w:r>
        <w:rPr>
          <w:rStyle w:val="2fb"/>
          <w:rtl/>
        </w:rPr>
        <w:t>"</w:t>
      </w:r>
      <w:r>
        <w:rPr>
          <w:rStyle w:val="2fb"/>
          <w:rFonts w:hint="cs"/>
          <w:rtl/>
        </w:rPr>
        <w:t xml:space="preserve">ל</w:t>
      </w:r>
      <w:r>
        <w:rPr>
          <w:rFonts w:hint="cs"/>
          <w:rtl/>
        </w:rPr>
        <w:t xml:space="preserve"> </w:t>
      </w:r>
      <w:r>
        <w:rPr>
          <w:rtl/>
        </w:rPr>
        <w:t xml:space="preserve">אשם דלא אתי לאחר מיתה, ונסיב </w:t>
      </w:r>
      <w:r>
        <w:rPr>
          <w:rFonts w:hint="cs"/>
          <w:rtl/>
        </w:rPr>
        <w:t>ת</w:t>
      </w:r>
      <w:r>
        <w:rPr>
          <w:rtl/>
        </w:rPr>
        <w:t xml:space="preserve">למודא מוצא שפתיך, אימא: הבא בנדר ובנדבה לייתי ולא לירצי, אשם </w:t>
      </w:r>
      <w:r>
        <w:rPr>
          <w:rtl/>
        </w:rPr>
        <w:t xml:space="preserve">לא</w:t>
      </w:r>
      <w:r>
        <w:rPr>
          <w:rtl/>
        </w:rPr>
        <w:t xml:space="preserve"> לייתי כלל! </w:t>
      </w:r>
    </w:p>
    <w:p>
      <w:pPr>
        <w:pStyle w:val="38"/>
        <w:rPr>
          <w:ins w:id="97550" w:author="מנוע מכני" w:date="2026-10-11T12:04:39Z"/>
        </w:rPr>
      </w:pPr>
      <w:r>
        <w:t>א</w:t>
      </w:r>
      <w:r>
        <w:t>"</w:t>
      </w:r>
      <w:r>
        <w:t>ל</w:t>
      </w:r>
      <w:r>
        <w:t xml:space="preserve"> אביי</w:t>
      </w:r>
      <w:r>
        <w:t xml:space="preserve"> </w:t>
      </w:r>
      <w:r>
        <w:t>ר"</w:t>
      </w:r>
      <w:r>
        <w:t>ל</w:t>
      </w:r>
      <w:r>
        <w:t xml:space="preserve">:</w:t>
      </w:r>
    </w:p>
    <w:p w:rsidR="00DA63EC" w:rsidRDefault="00DA63EC" w:rsidP="00DA63EC">
      <w:pPr>
        <w:tabs>
          <w:tab w:val="left" w:pos="0"/>
          <w:tab w:val="center" w:pos="2835"/>
        </w:tabs>
        <w:rPr>
          <w:rtl/>
        </w:rPr>
      </w:pPr>
      <w:del w:id="97551" w:author="מנוע מכני" w:date="2026-10-11T12:04:39Z">
        <w:r>
          <w:rPr>
            <w:rtl/>
          </w:rPr>
          <w:delText xml:space="preserve"> </w:delText>
        </w:r>
      </w:del>
      <w:r>
        <w:rPr>
          <w:rFonts w:hint="cs"/>
          <w:rtl/>
        </w:rPr>
        <w:t>מ</w:t>
      </w:r>
      <w:r w:rsidRPr="00DC7891">
        <w:rPr>
          <w:rStyle w:val="afffff0"/>
          <w:rFonts w:hint="cs"/>
          <w:rtl/>
        </w:rPr>
        <w:t>'</w:t>
      </w:r>
      <w:ins w:id="90393" w:author="Claude - סמנטי" w:date="2026-10-11T12:26:16Z">
        <w:r>
          <w:rPr>
            <w:rStyle w:val="afffff0"/>
            <w:rtl/>
          </w:rPr>
          <w:t xml:space="preserve">וְשָׁחַט אוֹתָהּ לְחַטָּאת</w:t>
        </w:r>
      </w:ins>
      <w:del w:id="90394" w:author="Claude - סמנטי" w:date="2026-10-11T12:26:16Z">
        <w:r w:rsidRPr="00DC7891">
          <w:rPr>
            <w:rStyle w:val="afffff0"/>
            <w:rtl/>
          </w:rPr>
          <w:delText xml:space="preserve">ושחט אותה לחטאת</w:delText>
        </w:r>
      </w:del>
      <w:r w:rsidRPr="00DC7891">
        <w:rPr>
          <w:rStyle w:val="afffff0"/>
          <w:rFonts w:hint="cs"/>
          <w:rtl/>
        </w:rPr>
        <w:t>'</w:t>
      </w:r>
      <w:r w:rsidRPr="00DC7891">
        <w:rPr>
          <w:rStyle w:val="afffff0"/>
          <w:rtl/>
        </w:rPr>
        <w:t xml:space="preserve"> </w:t>
      </w:r>
      <w:r>
        <w:rPr>
          <w:rtl/>
        </w:rPr>
        <w:t xml:space="preserve">- אותה לשמה כשרה, שלא לשמה פסולה, </w:t>
      </w:r>
    </w:p>
    <w:p w:rsidR="00DA63EC" w:rsidRDefault="00DA63EC" w:rsidP="00DA63EC">
      <w:pPr>
        <w:tabs>
          <w:tab w:val="left" w:pos="0"/>
          <w:tab w:val="center" w:pos="2835"/>
        </w:tabs>
        <w:rPr>
          <w:rtl/>
        </w:rPr>
      </w:pPr>
      <w:r>
        <w:rPr>
          <w:rtl/>
        </w:rPr>
        <w:tab/>
      </w:r>
      <w:r>
        <w:rPr>
          <w:rtl/>
        </w:rPr>
        <w:tab/>
        <w:t xml:space="preserve">הא שאר קדשים שלא לשמן כשרין, יכול ירצו? </w:t>
      </w:r>
      <w:r>
        <w:rPr>
          <w:rtl/>
        </w:rPr>
        <w:tab/>
        <w:t xml:space="preserve">ת"ל</w:t>
      </w:r>
      <w:del w:id="102785" w:author="Claude" w:date="2026-10-11T09:07:44Z">
        <w:r>
          <w:rPr>
            <w:rtl/>
          </w:rPr>
          <w:delText xml:space="preserve">	</w:delText>
        </w:r>
      </w:del>
      <w:r>
        <w:rPr>
          <w:rtl/>
        </w:rPr>
        <w:t xml:space="preserve">: </w:t>
      </w:r>
      <w:r w:rsidRPr="00DC7891">
        <w:rPr>
          <w:rStyle w:val="afffff0"/>
          <w:rFonts w:hint="cs"/>
          <w:rtl/>
        </w:rPr>
        <w:t>'</w:t>
      </w:r>
      <w:ins w:id="90395" w:author="Claude - סמנטי" w:date="2026-10-11T12:26:16Z">
        <w:r>
          <w:rPr>
            <w:rStyle w:val="afffff0"/>
            <w:rtl/>
          </w:rPr>
          <w:t xml:space="preserve">מוֹצָא שְׂפָתֶיךָ</w:t>
        </w:r>
      </w:ins>
      <w:del w:id="90396" w:author="Claude - סמנטי" w:date="2026-10-11T12:26:16Z">
        <w:r w:rsidRPr="00DC7891">
          <w:rPr>
            <w:rStyle w:val="afffff0"/>
            <w:rtl/>
          </w:rPr>
          <w:delText xml:space="preserve">מוצא שפתיך</w:delText>
        </w:r>
      </w:del>
      <w:r w:rsidRPr="00DC7891">
        <w:rPr>
          <w:rStyle w:val="afffff0"/>
          <w:rFonts w:hint="cs"/>
          <w:rtl/>
        </w:rPr>
        <w:t>'</w:t>
      </w:r>
      <w:r w:rsidRPr="00DC7891">
        <w:rPr>
          <w:rStyle w:val="afffff0"/>
          <w:rtl/>
        </w:rPr>
        <w:t>.</w:t>
      </w:r>
    </w:p>
    <w:p w:rsidR="00DA63EC" w:rsidRDefault="00DA63EC" w:rsidP="00DA63EC">
      <w:pPr>
        <w:tabs>
          <w:tab w:val="left" w:pos="0"/>
          <w:tab w:val="center" w:pos="2835"/>
        </w:tabs>
        <w:rPr>
          <w:rtl/>
        </w:rPr>
      </w:pPr>
    </w:p>
    <w:p>
      <w:pPr>
        <w:pStyle w:val="38"/>
        <w:rPr>
          <w:ins w:id="97552" w:author="מנוע מכני" w:date="2026-10-11T12:04:39Z"/>
        </w:rPr>
      </w:pPr>
      <w:r w:rsidRPr="00CA5818">
        <w:t xml:space="preserve">ואין לומר</w:t>
      </w:r>
    </w:p>
    <w:p w:rsidR="00DA63EC" w:rsidRDefault="00DA63EC" w:rsidP="00DA63EC">
      <w:pPr>
        <w:tabs>
          <w:tab w:val="left" w:pos="0"/>
          <w:tab w:val="center" w:pos="2835"/>
        </w:tabs>
        <w:rPr>
          <w:rtl/>
        </w:rPr>
      </w:pPr>
      <w:del w:id="97553" w:author="מנוע מכני" w:date="2026-10-11T12:04:39Z">
        <w:r w:rsidRPr="00CA5818">
          <w:rPr>
            <w:rFonts w:hint="cs"/>
            <w:b/>
            <w:bCs/>
            <w:rtl/>
          </w:rPr>
          <w:delText xml:space="preserve"> </w:delText>
        </w:r>
      </w:del>
      <w:r>
        <w:rPr>
          <w:rFonts w:hint="cs"/>
          <w:rtl/>
        </w:rPr>
        <w:t xml:space="preserve">דדווקא </w:t>
      </w:r>
      <w:r>
        <w:rPr>
          <w:rtl/>
        </w:rPr>
        <w:t xml:space="preserve">הבא בנדר ונדבה לייתי ולא לירצי, </w:t>
      </w:r>
      <w:r>
        <w:rPr>
          <w:rFonts w:hint="cs"/>
          <w:rtl/>
        </w:rPr>
        <w:t xml:space="preserve">אבל </w:t>
      </w:r>
      <w:r>
        <w:rPr>
          <w:rtl/>
        </w:rPr>
        <w:t xml:space="preserve">אשם</w:t>
      </w:r>
      <w:ins w:id="94083" w:author="מנוע מכני" w:date="2026-10-11T12:04:39Z">
        <w:r>
          <w:rPr>
            <w:rtl/>
          </w:rPr>
          <w:t xml:space="preserve"> </w:t>
        </w:r>
      </w:ins>
      <w:del w:id="94084" w:author="מנוע מכני" w:date="2026-10-11T12:04:39Z">
        <w:r>
          <w:rPr>
            <w:rtl/>
          </w:rPr>
          <w:delText xml:space="preserve">  </w:delText>
        </w:r>
      </w:del>
      <w:r>
        <w:rPr>
          <w:rtl/>
        </w:rPr>
        <w:t xml:space="preserve">לירצי </w:t>
      </w:r>
    </w:p>
    <w:p w:rsidR="00DA63EC" w:rsidRDefault="00DA63EC" w:rsidP="00DA63EC">
      <w:pPr>
        <w:tabs>
          <w:tab w:val="left" w:pos="0"/>
          <w:tab w:val="center" w:pos="2835"/>
        </w:tabs>
        <w:rPr>
          <w:rtl/>
        </w:rPr>
      </w:pPr>
      <w:r>
        <w:rPr>
          <w:rFonts w:hint="cs"/>
          <w:rtl/>
        </w:rPr>
        <w:t xml:space="preserve">דק'ו מעולה </w:t>
      </w:r>
      <w:r>
        <w:rPr>
          <w:rtl/>
        </w:rPr>
        <w:t xml:space="preserve">שאינה מכפרת אינה מרצה, </w:t>
      </w:r>
      <w:r>
        <w:rPr>
          <w:rFonts w:hint="cs"/>
          <w:rtl/>
        </w:rPr>
        <w:t>כ</w:t>
      </w:r>
      <w:r>
        <w:rPr>
          <w:rtl/>
        </w:rPr>
        <w:t>"</w:t>
      </w:r>
      <w:r>
        <w:rPr>
          <w:rFonts w:hint="cs"/>
          <w:rtl/>
        </w:rPr>
        <w:t xml:space="preserve">ש</w:t>
      </w:r>
      <w:r>
        <w:rPr>
          <w:rFonts w:hint="cs"/>
          <w:rtl/>
        </w:rPr>
        <w:t xml:space="preserve"> ל</w:t>
      </w:r>
      <w:r>
        <w:rPr>
          <w:rtl/>
        </w:rPr>
        <w:t xml:space="preserve">אשם שמכפר </w:t>
      </w:r>
      <w:r>
        <w:rPr>
          <w:rFonts w:hint="cs"/>
          <w:rtl/>
        </w:rPr>
        <w:t>שי</w:t>
      </w:r>
      <w:r>
        <w:rPr>
          <w:rtl/>
        </w:rPr>
        <w:t>רצה.</w:t>
      </w:r>
    </w:p>
    <w:p w:rsidR="00DA63EC" w:rsidRPr="009B66E4" w:rsidRDefault="00DA63EC" w:rsidP="00DA63EC">
      <w:pPr>
        <w:tabs>
          <w:tab w:val="left" w:pos="0"/>
          <w:tab w:val="center" w:pos="2835"/>
        </w:tabs>
        <w:rPr>
          <w:spacing w:val="-2"/>
          <w:rtl/>
        </w:rPr>
      </w:pPr>
      <w:r w:rsidRPr="009B66E4">
        <w:rPr>
          <w:rFonts w:hint="cs"/>
          <w:spacing w:val="-2"/>
          <w:rtl/>
        </w:rPr>
        <w:t>וא</w:t>
      </w:r>
      <w:r w:rsidRPr="009B66E4">
        <w:rPr>
          <w:spacing w:val="-2"/>
          <w:rtl/>
        </w:rPr>
        <w:t>"</w:t>
      </w:r>
      <w:r w:rsidRPr="009B66E4">
        <w:rPr>
          <w:rFonts w:hint="cs"/>
          <w:spacing w:val="-2"/>
          <w:rtl/>
        </w:rPr>
        <w:t xml:space="preserve">ל</w:t>
      </w:r>
      <w:r w:rsidRPr="009B66E4">
        <w:rPr>
          <w:rFonts w:hint="cs"/>
          <w:spacing w:val="-2"/>
          <w:rtl/>
        </w:rPr>
        <w:t xml:space="preserve"> </w:t>
      </w:r>
      <w:r w:rsidRPr="009B66E4">
        <w:rPr>
          <w:spacing w:val="-2"/>
          <w:rtl/>
        </w:rPr>
        <w:t>מה לעולה שכן כליל</w:t>
      </w:r>
      <w:r w:rsidRPr="009B66E4">
        <w:rPr>
          <w:rFonts w:hint="cs"/>
          <w:spacing w:val="-2"/>
          <w:rtl/>
        </w:rPr>
        <w:t xml:space="preserve"> ד</w:t>
      </w:r>
      <w:r w:rsidRPr="009B66E4">
        <w:rPr>
          <w:spacing w:val="-2"/>
          <w:rtl/>
        </w:rPr>
        <w:t>שלמים יוכיחו.</w:t>
      </w:r>
      <w:r w:rsidRPr="009B66E4">
        <w:rPr>
          <w:rFonts w:hint="cs"/>
          <w:spacing w:val="-2"/>
          <w:rtl/>
        </w:rPr>
        <w:t xml:space="preserve"> ועולה תוכיח שאין טעונה נסכין ותנופת חזה ושוק </w:t>
      </w:r>
    </w:p>
    <w:p w:rsidR="00DA63EC" w:rsidRDefault="00DA63EC" w:rsidP="00DA63EC">
      <w:pPr>
        <w:tabs>
          <w:tab w:val="left" w:pos="0"/>
          <w:tab w:val="center" w:pos="2835"/>
        </w:tabs>
        <w:rPr>
          <w:rtl/>
        </w:rPr>
      </w:pPr>
      <w:r>
        <w:rPr>
          <w:rtl/>
        </w:rPr>
        <w:t xml:space="preserve">הצד השוה שבהן - שהן קדשים ושחטן שלא לשמן כשירין ואין מרצין, </w:t>
      </w:r>
      <w:r>
        <w:rPr>
          <w:rFonts w:hint="cs"/>
          <w:rtl/>
        </w:rPr>
        <w:t xml:space="preserve">אף אני אביא אשם </w:t>
      </w:r>
    </w:p>
    <w:p w:rsidR="00DA63EC" w:rsidRDefault="00DA63EC" w:rsidP="00DA63EC">
      <w:pPr>
        <w:rPr>
          <w:rtl/>
        </w:rPr>
      </w:pPr>
      <w:r>
        <w:rPr>
          <w:rFonts w:hint="cs"/>
          <w:rtl/>
        </w:rPr>
        <w:t>וא</w:t>
      </w:r>
      <w:r>
        <w:rPr>
          <w:rtl/>
        </w:rPr>
        <w:t>"</w:t>
      </w:r>
      <w:r>
        <w:rPr>
          <w:rFonts w:hint="cs"/>
          <w:rtl/>
        </w:rPr>
        <w:t xml:space="preserve">ל</w:t>
      </w:r>
      <w:r>
        <w:rPr>
          <w:rFonts w:hint="cs"/>
          <w:rtl/>
        </w:rPr>
        <w:t xml:space="preserve"> דמ</w:t>
      </w:r>
      <w:r>
        <w:rPr>
          <w:rtl/>
        </w:rPr>
        <w:t>ה להצד השוה שבהן שכן ישנו בציבור! תודה תוכיח.</w:t>
      </w:r>
      <w:r>
        <w:rPr>
          <w:rFonts w:hint="cs"/>
          <w:rtl/>
        </w:rPr>
        <w:t xml:space="preserve"> ואפי' שטעונה לחם עולה ושלמים יוכיחו</w:t>
      </w:r>
    </w:p>
    <w:p w:rsidR="00DA63EC" w:rsidRDefault="00DA63EC" w:rsidP="00DA63EC">
      <w:pPr>
        <w:pStyle w:val="afff3"/>
        <w:framePr w:wrap="around"/>
        <w:tabs>
          <w:tab w:val="left" w:pos="0"/>
        </w:tabs>
        <w:rPr>
          <w:rtl/>
        </w:rPr>
      </w:pPr>
      <w:r>
        <w:rPr>
          <w:rFonts w:hint="cs"/>
          <w:rtl/>
        </w:rPr>
        <w:t xml:space="preserve">ה: </w:t>
      </w:r>
    </w:p>
    <w:p w:rsidR="00DA63EC" w:rsidRDefault="00DA63EC" w:rsidP="00DA63EC">
      <w:pPr>
        <w:tabs>
          <w:tab w:val="left" w:pos="0"/>
          <w:tab w:val="center" w:pos="2835"/>
        </w:tabs>
        <w:rPr>
          <w:rtl/>
        </w:rPr>
      </w:pPr>
      <w:r>
        <w:rPr>
          <w:rtl/>
        </w:rPr>
        <w:t>הצד השוה שבהן - שהן קדשים ושחטן שלא לשמן כשר ואינו מרצה, אף אני אביא אשם שהוא קדש ושחטו שלא לשמו כשר ואינו מרצה.</w:t>
      </w:r>
    </w:p>
    <w:p w:rsidR="00DA63EC" w:rsidRDefault="00DA63EC" w:rsidP="00DA63EC">
      <w:pPr>
        <w:pStyle w:val="affffb"/>
      </w:pPr>
      <w:r>
        <w:rPr>
          <w:rtl/>
        </w:rPr>
        <w:t xml:space="preserve">- </w:t>
      </w:r>
      <w:r>
        <w:rPr>
          <w:rFonts w:hint="cs"/>
          <w:rtl/>
        </w:rPr>
        <w:t>ד</w:t>
      </w:r>
      <w:r>
        <w:rPr>
          <w:rtl/>
        </w:rPr>
        <w:t xml:space="preserve">מה להצד השוה שבהן שהן באין בנדר ובנדבה! </w:t>
      </w:r>
    </w:p>
    <w:p>
      <w:pPr>
        <w:pStyle w:val="38"/>
        <w:rPr>
          <w:ins w:id="97554" w:author="מנוע מכני" w:date="2026-10-11T12:04:39Z"/>
        </w:rPr>
      </w:pPr>
      <w:r w:rsidRPr="00CA5818">
        <w:t>אלא רבא</w:t>
      </w:r>
      <w:r>
        <w:t xml:space="preserve">:</w:t>
      </w:r>
    </w:p>
    <w:p w:rsidR="00DA63EC" w:rsidRDefault="00DA63EC" w:rsidP="00DA63EC">
      <w:pPr>
        <w:rPr>
          <w:rtl/>
        </w:rPr>
      </w:pPr>
      <w:del w:id="97555" w:author="מנוע מכני" w:date="2026-10-11T12:04:39Z">
        <w:r>
          <w:rPr>
            <w:rtl/>
          </w:rPr>
          <w:delText xml:space="preserve"> </w:delText>
        </w:r>
      </w:del>
      <w:r>
        <w:rPr>
          <w:rtl/>
        </w:rPr>
        <w:t xml:space="preserve">זאת התורה וגו', הקישו הכתוב לשלמים, שהן קדשים ושחטן שלא לשמן כשרים ואין מרצין, </w:t>
      </w:r>
    </w:p>
    <w:p w:rsidR="00DA63EC" w:rsidRDefault="00DA63EC" w:rsidP="00DA63EC">
      <w:pPr>
        <w:tabs>
          <w:tab w:val="left" w:pos="0"/>
        </w:tabs>
        <w:ind w:left="0"/>
        <w:rPr>
          <w:rtl/>
        </w:rPr>
      </w:pPr>
      <w:r>
        <w:rPr>
          <w:rFonts w:hint="cs"/>
          <w:rtl/>
        </w:rPr>
        <w:t xml:space="preserve">ולא </w:t>
      </w:r>
      <w:r>
        <w:rPr>
          <w:rtl/>
        </w:rPr>
        <w:t xml:space="preserve">אקיש לחטאת </w:t>
      </w:r>
      <w:r>
        <w:rPr>
          <w:rFonts w:hint="cs"/>
          <w:rtl/>
        </w:rPr>
        <w:t>ד</w:t>
      </w:r>
      <w:r>
        <w:rPr>
          <w:rtl/>
        </w:rPr>
        <w:t xml:space="preserve">מיעט </w:t>
      </w:r>
      <w:ins w:id="92303" w:author="מנוע מכני" w:date="2026-10-11T12:04:39Z">
        <w:r>
          <w:rPr>
            <w:rtl/>
          </w:rPr>
          <w:t xml:space="preserve">התורה</w:t>
        </w:r>
      </w:ins>
      <w:del w:id="92304" w:author="מנוע מכני" w:date="2026-10-11T12:04:39Z">
        <w:r>
          <w:rPr>
            <w:rtl/>
          </w:rPr>
          <w:delText xml:space="preserve">רחמנא</w:delText>
        </w:r>
      </w:del>
      <w:r>
        <w:rPr>
          <w:rtl/>
        </w:rPr>
        <w:t xml:space="preserve"> </w:t>
      </w:r>
      <w:r w:rsidRPr="00CA5818">
        <w:rPr>
          <w:b/>
          <w:bCs/>
          <w:rtl/>
        </w:rPr>
        <w:t>אותה</w:t>
      </w:r>
      <w:r>
        <w:rPr>
          <w:rtl/>
        </w:rPr>
        <w:t>.</w:t>
      </w:r>
    </w:p>
    <w:p w:rsidR="00DA63EC" w:rsidRDefault="00DA63EC" w:rsidP="00DA63EC">
      <w:pPr>
        <w:pStyle w:val="affffd"/>
        <w:rPr>
          <w:rtl/>
        </w:rPr>
      </w:pPr>
      <w:r>
        <w:rPr>
          <w:rtl/>
        </w:rPr>
        <w:lastRenderedPageBreak/>
        <w:t>׹</w:t>
      </w:r>
    </w:p>
    <w:p>
      <w:pPr>
        <w:pStyle w:val="afffff8"/>
        <w:rPr>
          <w:ins w:id="90663" w:author="קלוד" w:date="2026-10-11T12:29:36Z"/>
        </w:rPr>
      </w:pPr>
      <w:ins w:id="90664" w:author="קלוד" w:date="2026-10-11T12:29:36Z">
        <w:r>
          <w:rPr>
            <w:color w:val="7B3F00"/>
          </w:rPr>
          <w:t xml:space="preserve">אשם שאינו בא לאחר מיתה - מ'הוא'</w:t>
        </w:r>
      </w:ins>
    </w:p>
    <w:p w:rsidR="00DA63EC" w:rsidRDefault="00DA63EC" w:rsidP="00DA63EC">
      <w:pPr>
        <w:tabs>
          <w:tab w:val="left" w:pos="0"/>
          <w:tab w:val="center" w:pos="2835"/>
        </w:tabs>
        <w:rPr>
          <w:rtl/>
        </w:rPr>
      </w:pPr>
      <w:r>
        <w:rPr>
          <w:rFonts w:hint="cs"/>
          <w:rtl/>
        </w:rPr>
        <w:t xml:space="preserve">ישב </w:t>
      </w:r>
      <w:r>
        <w:rPr>
          <w:rStyle w:val="2fb"/>
          <w:rFonts w:hint="cs"/>
          <w:rtl/>
        </w:rPr>
        <w:t xml:space="preserve">ר</w:t>
      </w:r>
      <w:r>
        <w:rPr>
          <w:rStyle w:val="2fb"/>
          <w:rtl/>
        </w:rPr>
        <w:t>"</w:t>
      </w:r>
      <w:r>
        <w:rPr>
          <w:rStyle w:val="2fb"/>
          <w:rFonts w:hint="cs"/>
          <w:rtl/>
        </w:rPr>
        <w:t xml:space="preserve">ה</w:t>
      </w:r>
      <w:r>
        <w:rPr>
          <w:rFonts w:hint="cs"/>
          <w:rtl/>
        </w:rPr>
        <w:t xml:space="preserve"> </w:t>
      </w:r>
      <w:r>
        <w:rPr>
          <w:rStyle w:val="2fb"/>
          <w:rFonts w:hint="cs"/>
          <w:rtl/>
        </w:rPr>
        <w:t xml:space="preserve">ור</w:t>
      </w:r>
      <w:r>
        <w:rPr>
          <w:rStyle w:val="2fb"/>
          <w:rtl/>
        </w:rPr>
        <w:t>"</w:t>
      </w:r>
      <w:r>
        <w:rPr>
          <w:rStyle w:val="2fb"/>
          <w:rFonts w:hint="cs"/>
          <w:rtl/>
        </w:rPr>
        <w:t xml:space="preserve">נ</w:t>
      </w:r>
      <w:r>
        <w:rPr>
          <w:rFonts w:hint="cs"/>
          <w:rtl/>
        </w:rPr>
        <w:t xml:space="preserve"> </w:t>
      </w:r>
      <w:r>
        <w:rPr>
          <w:rStyle w:val="2fb"/>
          <w:rFonts w:hint="cs"/>
          <w:rtl/>
        </w:rPr>
        <w:t xml:space="preserve">ור</w:t>
      </w:r>
      <w:r>
        <w:rPr>
          <w:rStyle w:val="2fb"/>
          <w:rtl/>
        </w:rPr>
        <w:t>"</w:t>
      </w:r>
      <w:r>
        <w:rPr>
          <w:rStyle w:val="2fb"/>
          <w:rFonts w:hint="cs"/>
          <w:rtl/>
        </w:rPr>
        <w:t xml:space="preserve">ש</w:t>
      </w:r>
      <w:r>
        <w:rPr>
          <w:rFonts w:hint="cs"/>
          <w:rtl/>
        </w:rPr>
        <w:t xml:space="preserve"> אצלם והקשו </w:t>
      </w:r>
      <w:r>
        <w:rPr>
          <w:rStyle w:val="2fb"/>
          <w:rFonts w:hint="cs"/>
          <w:rtl/>
        </w:rPr>
        <w:t xml:space="preserve">לר</w:t>
      </w:r>
      <w:r>
        <w:rPr>
          <w:rStyle w:val="2fb"/>
          <w:rtl/>
        </w:rPr>
        <w:t>"</w:t>
      </w:r>
      <w:r>
        <w:rPr>
          <w:rStyle w:val="2fb"/>
          <w:rFonts w:hint="cs"/>
          <w:rtl/>
        </w:rPr>
        <w:t xml:space="preserve">ל</w:t>
      </w:r>
      <w:r>
        <w:rPr>
          <w:rFonts w:hint="cs"/>
          <w:rtl/>
        </w:rPr>
        <w:t xml:space="preserve"> </w:t>
      </w:r>
      <w:r>
        <w:rPr>
          <w:rtl/>
        </w:rPr>
        <w:t xml:space="preserve">אשם דלא אתי לאחר מיתה, </w:t>
      </w:r>
    </w:p>
    <w:p>
      <w:pPr>
        <w:pStyle w:val="38"/>
        <w:rPr>
          <w:ins w:id="97556" w:author="מנוע מכני" w:date="2026-10-11T12:04:39Z"/>
        </w:rPr>
      </w:pPr>
      <w:r>
        <w:t xml:space="preserve">לימא </w:t>
      </w:r>
      <w:ins w:id="92305" w:author="מנוע מכני" w:date="2026-10-11T12:04:39Z">
        <w:r>
          <w:t xml:space="preserve">לו</w:t>
        </w:r>
      </w:ins>
      <w:del w:id="92306" w:author="מנוע מכני" w:date="2026-10-11T12:04:39Z">
        <w:r>
          <w:delText xml:space="preserve">ליה</w:delText>
        </w:r>
      </w:del>
      <w:r>
        <w:t xml:space="preserve"> ר"א:</w:t>
      </w:r>
    </w:p>
    <w:p w:rsidR="00DA63EC" w:rsidRDefault="00DA63EC" w:rsidP="00DA63EC">
      <w:pPr>
        <w:tabs>
          <w:tab w:val="left" w:pos="0"/>
          <w:tab w:val="center" w:pos="2835"/>
        </w:tabs>
        <w:rPr>
          <w:rtl/>
        </w:rPr>
      </w:pPr>
      <w:del w:id="97557" w:author="מנוע מכני" w:date="2026-10-11T12:04:39Z">
        <w:r>
          <w:rPr>
            <w:rtl/>
          </w:rPr>
          <w:delText xml:space="preserve"> </w:delText>
        </w:r>
      </w:del>
      <w:r>
        <w:rPr>
          <w:rtl/>
        </w:rPr>
        <w:t xml:space="preserve">אשם </w:t>
      </w:r>
      <w:ins w:id="90633" w:author="מנוע מכני" w:date="2026-10-11T12:04:39Z">
        <w:r>
          <w:rPr>
            <w:rtl/>
          </w:rPr>
          <w:t xml:space="preserve">גם</w:t>
        </w:r>
      </w:ins>
      <w:del w:id="90634" w:author="מנוע מכני" w:date="2026-10-11T12:04:39Z">
        <w:r>
          <w:rPr>
            <w:rtl/>
          </w:rPr>
          <w:delText xml:space="preserve">נמי</w:delText>
        </w:r>
      </w:del>
      <w:r>
        <w:rPr>
          <w:rtl/>
        </w:rPr>
        <w:t xml:space="preserve"> אתי לאחר מיתה! </w:t>
      </w:r>
    </w:p>
    <w:p w:rsidR="00DA63EC" w:rsidRDefault="00DA63EC" w:rsidP="00DA63EC">
      <w:pPr>
        <w:tabs>
          <w:tab w:val="left" w:pos="0"/>
          <w:tab w:val="center" w:pos="2835"/>
        </w:tabs>
        <w:rPr>
          <w:rtl/>
        </w:rPr>
      </w:pPr>
      <w:r>
        <w:rPr>
          <w:rFonts w:hint="cs"/>
          <w:rtl/>
        </w:rPr>
        <w:t xml:space="preserve">אבל חטאת אפי' דקרבה מותרה ממעטי' </w:t>
      </w:r>
      <w:r w:rsidRPr="003017EE">
        <w:rPr>
          <w:rStyle w:val="afffff0"/>
          <w:rFonts w:hint="cs"/>
          <w:rtl/>
        </w:rPr>
        <w:t>מ'הוא',</w:t>
      </w:r>
      <w:r>
        <w:rPr>
          <w:rFonts w:hint="cs"/>
          <w:rtl/>
        </w:rPr>
        <w:t xml:space="preserve"> [והוא דאשם לאחר הקטרת אימורין כתיב]</w:t>
      </w:r>
    </w:p>
    <w:p>
      <w:pPr>
        <w:pStyle w:val="38"/>
        <w:rPr>
          <w:ins w:id="97558" w:author="מנוע מכני" w:date="2026-10-11T12:04:39Z"/>
        </w:rPr>
      </w:pPr>
      <w:r>
        <w:t xml:space="preserve">כדתניא:</w:t>
      </w:r>
    </w:p>
    <w:p w:rsidR="00DA63EC" w:rsidRDefault="00DA63EC" w:rsidP="00DA63EC">
      <w:pPr>
        <w:rPr>
          <w:rtl/>
        </w:rPr>
      </w:pPr>
      <w:del w:id="97559" w:author="מנוע מכני" w:date="2026-10-11T12:04:39Z">
        <w:r>
          <w:rPr>
            <w:rtl/>
          </w:rPr>
          <w:delText xml:space="preserve"> </w:delText>
        </w:r>
      </w:del>
      <w:r>
        <w:rPr>
          <w:rtl/>
        </w:rPr>
        <w:t xml:space="preserve">אבל אשם </w:t>
      </w:r>
      <w:r>
        <w:rPr>
          <w:rtl/>
        </w:rPr>
        <w:t xml:space="preserve">לא</w:t>
      </w:r>
      <w:r>
        <w:rPr>
          <w:rtl/>
        </w:rPr>
        <w:t xml:space="preserve"> נאמר בו הוא אלא לאחר הקטרת אימורין, והוא עצמו אם </w:t>
      </w:r>
      <w:r>
        <w:rPr>
          <w:rtl/>
        </w:rPr>
        <w:t xml:space="preserve">לא</w:t>
      </w:r>
      <w:r>
        <w:rPr>
          <w:rtl/>
        </w:rPr>
        <w:t xml:space="preserve"> הקטירו אימורין - כשר.</w:t>
      </w:r>
    </w:p>
    <w:p w:rsidR="00DA63EC" w:rsidRDefault="00DA63EC" w:rsidP="00DA63EC">
      <w:pPr>
        <w:rPr>
          <w:rtl/>
        </w:rPr>
      </w:pPr>
      <w:r w:rsidRPr="00DC7891">
        <w:rPr>
          <w:rStyle w:val="afffff0"/>
          <w:rFonts w:hint="cs"/>
          <w:rtl/>
        </w:rPr>
        <w:t xml:space="preserve">'והוא</w:t>
      </w:r>
      <w:ins w:id="90033" w:author="מנוע מכני" w:date="2026-10-11T12:04:39Z">
        <w:r>
          <w:rPr>
            <w:rStyle w:val="afffff0"/>
            <w:rFonts w:hint="cs"/>
            <w:rtl/>
          </w:rPr>
          <w:t xml:space="preserve"> 'ל</w:t>
        </w:r>
      </w:ins>
      <w:del w:id="90034" w:author="מנוע מכני" w:date="2026-10-11T12:04:39Z">
        <w:r w:rsidRPr="00DC7891">
          <w:rPr>
            <w:rStyle w:val="afffff0"/>
            <w:rFonts w:hint="cs"/>
            <w:rtl/>
          </w:rPr>
          <w:delText xml:space="preserve"> ' </w:delText>
        </w:r>
        <w:r>
          <w:rPr>
            <w:rFonts w:hint="cs"/>
            <w:rtl/>
          </w:rPr>
          <w:delText xml:space="preserve">ל</w:delText>
        </w:r>
      </w:del>
      <w:r>
        <w:rPr>
          <w:rFonts w:hint="cs"/>
          <w:rtl/>
        </w:rPr>
        <w:t xml:space="preserve">כדר</w:t>
      </w:r>
      <w:r>
        <w:rPr>
          <w:rtl/>
        </w:rPr>
        <w:t>"</w:t>
      </w:r>
      <w:r>
        <w:rPr>
          <w:rFonts w:hint="cs"/>
          <w:rtl/>
        </w:rPr>
        <w:t xml:space="preserve">ה </w:t>
      </w:r>
      <w:r>
        <w:rPr>
          <w:rStyle w:val="2fb"/>
          <w:rFonts w:hint="cs"/>
          <w:rtl/>
        </w:rPr>
        <w:t xml:space="preserve">מ</w:t>
      </w:r>
      <w:r>
        <w:rPr>
          <w:rStyle w:val="2fb"/>
          <w:rtl/>
        </w:rPr>
        <w:t>רב</w:t>
      </w:r>
      <w:r>
        <w:rPr>
          <w:rFonts w:hint="cs"/>
          <w:rtl/>
        </w:rPr>
        <w:t xml:space="preserve"> דאמר </w:t>
      </w:r>
      <w:r>
        <w:rPr>
          <w:rtl/>
        </w:rPr>
        <w:t xml:space="preserve">אשם שניתק לרעיה ושחטו סתם - כשר</w:t>
      </w:r>
      <w:ins w:id="94085" w:author="מנוע מכני" w:date="2026-10-11T12:04:39Z">
        <w:r>
          <w:rPr>
            <w:rtl/>
          </w:rPr>
          <w:t xml:space="preserve">,</w:t>
        </w:r>
      </w:ins>
      <w:del w:id="94086" w:author="מנוע מכני" w:date="2026-10-11T12:04:39Z">
        <w:r>
          <w:rPr>
            <w:rtl/>
          </w:rPr>
          <w:delText xml:space="preserve">;</w:delText>
        </w:r>
      </w:del>
      <w:r>
        <w:rPr>
          <w:rFonts w:hint="cs"/>
          <w:rtl/>
        </w:rPr>
        <w:t xml:space="preserve"> </w:t>
      </w:r>
      <w:r>
        <w:rPr>
          <w:rFonts w:hint="cs"/>
          <w:rtl/>
        </w:rPr>
        <w:t xml:space="preserve">לא</w:t>
      </w:r>
      <w:r>
        <w:rPr>
          <w:rFonts w:hint="cs"/>
          <w:rtl/>
        </w:rPr>
        <w:t xml:space="preserve"> ניתק </w:t>
      </w:r>
      <w:r>
        <w:rPr>
          <w:rFonts w:hint="cs"/>
          <w:rtl/>
        </w:rPr>
        <w:t xml:space="preserve">לא</w:t>
      </w:r>
      <w:r>
        <w:rPr>
          <w:rFonts w:hint="cs"/>
          <w:rtl/>
        </w:rPr>
        <w:t xml:space="preserve"> </w:t>
      </w:r>
      <w:r w:rsidRPr="0046594B">
        <w:rPr>
          <w:rStyle w:val="afffff0"/>
          <w:rFonts w:hint="cs"/>
          <w:rtl/>
        </w:rPr>
        <w:t>ד</w:t>
      </w:r>
      <w:r w:rsidRPr="00DC7891">
        <w:rPr>
          <w:rStyle w:val="afffff0"/>
          <w:rFonts w:hint="cs"/>
          <w:rtl/>
        </w:rPr>
        <w:t>'</w:t>
      </w:r>
      <w:r w:rsidRPr="00DC7891">
        <w:rPr>
          <w:rStyle w:val="afffff0"/>
          <w:rtl/>
        </w:rPr>
        <w:t>הוא</w:t>
      </w:r>
      <w:r w:rsidRPr="00DC7891">
        <w:rPr>
          <w:rStyle w:val="afffff0"/>
          <w:rFonts w:hint="cs"/>
          <w:rtl/>
        </w:rPr>
        <w:t>'</w:t>
      </w:r>
      <w:r w:rsidRPr="00DC7891">
        <w:rPr>
          <w:rStyle w:val="afffff0"/>
          <w:rtl/>
        </w:rPr>
        <w:t>,</w:t>
      </w:r>
      <w:r>
        <w:rPr>
          <w:rtl/>
        </w:rPr>
        <w:t xml:space="preserve"> בהווייתו יהא.</w:t>
      </w:r>
    </w:p>
    <w:p w:rsidR="00DA63EC" w:rsidRDefault="00DA63EC" w:rsidP="00DA63EC">
      <w:pPr>
        <w:pStyle w:val="affffd"/>
        <w:rPr>
          <w:rtl/>
        </w:rPr>
      </w:pPr>
      <w:r>
        <w:rPr>
          <w:rtl/>
        </w:rPr>
        <w:t>׹</w:t>
      </w:r>
    </w:p>
    <w:p>
      <w:pPr>
        <w:pStyle w:val="afffff8"/>
        <w:rPr>
          <w:ins w:id="90661" w:author="קלוד" w:date="2026-10-11T12:29:36Z"/>
        </w:rPr>
      </w:pPr>
      <w:ins w:id="90662" w:author="קלוד" w:date="2026-10-11T12:29:36Z">
        <w:r>
          <w:rPr>
            <w:color w:val="7B3F00"/>
          </w:rPr>
          <w:t xml:space="preserve">קרבן יורשין - האם קנו או לא</w:t>
        </w:r>
      </w:ins>
    </w:p>
    <w:p w:rsidR="00DA63EC" w:rsidRDefault="00DA63EC" w:rsidP="00DA63EC">
      <w:pPr>
        <w:rPr>
          <w:rtl/>
        </w:rPr>
      </w:pPr>
      <w:r>
        <w:rPr>
          <w:rtl/>
        </w:rPr>
        <w:t>•</w:t>
      </w:r>
      <w:r>
        <w:rPr>
          <w:rFonts w:hint="cs"/>
          <w:rtl/>
        </w:rPr>
        <w:t xml:space="preserve"> </w:t>
      </w:r>
      <w:r>
        <w:rPr>
          <w:rtl/>
        </w:rPr>
        <w:t xml:space="preserve">יתבי </w:t>
      </w:r>
      <w:r>
        <w:rPr>
          <w:rStyle w:val="2fb"/>
          <w:rtl/>
        </w:rPr>
        <w:t xml:space="preserve">ר"</w:t>
      </w:r>
      <w:r>
        <w:rPr>
          <w:rStyle w:val="2fb"/>
          <w:rFonts w:hint="cs"/>
          <w:rtl/>
        </w:rPr>
        <w:t xml:space="preserve">נ</w:t>
      </w:r>
      <w:r>
        <w:rPr>
          <w:rFonts w:hint="cs"/>
          <w:rtl/>
        </w:rPr>
        <w:t xml:space="preserve"> </w:t>
      </w:r>
      <w:r>
        <w:rPr>
          <w:rStyle w:val="2fb"/>
          <w:rFonts w:hint="cs"/>
          <w:rtl/>
        </w:rPr>
        <w:t xml:space="preserve">ור</w:t>
      </w:r>
      <w:r>
        <w:rPr>
          <w:rStyle w:val="2fb"/>
          <w:rtl/>
        </w:rPr>
        <w:t>"</w:t>
      </w:r>
      <w:r>
        <w:rPr>
          <w:rStyle w:val="2fb"/>
          <w:rFonts w:hint="cs"/>
          <w:rtl/>
        </w:rPr>
        <w:t xml:space="preserve">ש</w:t>
      </w:r>
      <w:r>
        <w:rPr>
          <w:rFonts w:hint="cs"/>
          <w:rtl/>
        </w:rPr>
        <w:t xml:space="preserve"> וישב </w:t>
      </w:r>
      <w:r>
        <w:rPr>
          <w:rStyle w:val="2fb"/>
          <w:rFonts w:hint="cs"/>
          <w:rtl/>
        </w:rPr>
        <w:t xml:space="preserve">ראב</w:t>
      </w:r>
      <w:r>
        <w:rPr>
          <w:rStyle w:val="2fb"/>
          <w:rtl/>
        </w:rPr>
        <w:t>"</w:t>
      </w:r>
      <w:r>
        <w:rPr>
          <w:rStyle w:val="2fb"/>
          <w:rFonts w:hint="cs"/>
          <w:rtl/>
        </w:rPr>
        <w:t xml:space="preserve">מ</w:t>
      </w:r>
      <w:r>
        <w:rPr>
          <w:rFonts w:hint="cs"/>
          <w:rtl/>
        </w:rPr>
        <w:t xml:space="preserve"> אצלם ואמרו הא </w:t>
      </w:r>
      <w:r>
        <w:rPr>
          <w:rStyle w:val="2fb"/>
          <w:rFonts w:hint="cs"/>
          <w:rtl/>
        </w:rPr>
        <w:t xml:space="preserve">דר</w:t>
      </w:r>
      <w:r>
        <w:rPr>
          <w:rStyle w:val="2fb"/>
          <w:rtl/>
        </w:rPr>
        <w:t>"</w:t>
      </w:r>
      <w:r>
        <w:rPr>
          <w:rStyle w:val="2fb"/>
          <w:rFonts w:hint="cs"/>
          <w:rtl/>
        </w:rPr>
        <w:t>א</w:t>
      </w:r>
      <w:r>
        <w:rPr>
          <w:rtl/>
        </w:rPr>
        <w:t xml:space="preserve">: מצינו בבאין לאחר מיתה שהן כשרין ואין מרצין, </w:t>
      </w:r>
    </w:p>
    <w:p>
      <w:pPr>
        <w:pStyle w:val="38"/>
        <w:rPr>
          <w:ins w:id="97560" w:author="מנוע מכני" w:date="2026-10-11T12:04:39Z"/>
        </w:rPr>
      </w:pPr>
      <w:r w:rsidRPr="00FE1B89">
        <w:t xml:space="preserve">לימא </w:t>
      </w:r>
      <w:ins w:id="92307" w:author="מנוע מכני" w:date="2026-10-11T12:04:39Z">
        <w:r>
          <w:t xml:space="preserve">לו</w:t>
        </w:r>
      </w:ins>
      <w:del w:id="92308" w:author="מנוע מכני" w:date="2026-10-11T12:04:39Z">
        <w:r w:rsidRPr="00FE1B89">
          <w:delText xml:space="preserve">ליה</w:delText>
        </w:r>
      </w:del>
      <w:r w:rsidRPr="00FE1B89">
        <w:t xml:space="preserve"> </w:t>
      </w:r>
      <w:ins w:id="90177" w:author="מנוע מכני" w:date="2026-10-11T12:04:39Z">
        <w:r>
          <w:t xml:space="preserve">רשב"ל</w:t>
        </w:r>
      </w:ins>
      <w:del w:id="90178" w:author="מנוע מכני" w:date="2026-10-11T12:04:39Z">
        <w:r w:rsidRPr="00FE1B89">
          <w:delText xml:space="preserve">ריש לקיש</w:delText>
        </w:r>
      </w:del>
      <w:r w:rsidRPr="00FE1B89">
        <w:t xml:space="preserve">:</w:t>
      </w:r>
    </w:p>
    <w:p w:rsidR="00DA63EC" w:rsidRPr="00FE1B89" w:rsidRDefault="00DA63EC" w:rsidP="00DA63EC">
      <w:pPr>
        <w:tabs>
          <w:tab w:val="left" w:pos="0"/>
          <w:tab w:val="center" w:pos="2835"/>
        </w:tabs>
        <w:rPr>
          <w:spacing w:val="-2"/>
          <w:rtl/>
        </w:rPr>
      </w:pPr>
      <w:del w:id="97561" w:author="מנוע מכני" w:date="2026-10-11T12:04:39Z">
        <w:r w:rsidRPr="00FE1B89">
          <w:rPr>
            <w:spacing w:val="-2"/>
            <w:rtl/>
          </w:rPr>
          <w:delText xml:space="preserve"> </w:delText>
        </w:r>
      </w:del>
      <w:r w:rsidRPr="00FE1B89">
        <w:rPr>
          <w:spacing w:val="-2"/>
          <w:rtl/>
        </w:rPr>
        <w:t xml:space="preserve">הנהו </w:t>
      </w:r>
      <w:ins w:id="90635" w:author="מנוע מכני" w:date="2026-10-11T12:04:39Z">
        <w:r>
          <w:rPr>
            <w:spacing w:val="-2"/>
            <w:rtl/>
          </w:rPr>
          <w:t xml:space="preserve">גם</w:t>
        </w:r>
      </w:ins>
      <w:del w:id="90636" w:author="מנוע מכני" w:date="2026-10-11T12:04:39Z">
        <w:r w:rsidRPr="00FE1B89">
          <w:rPr>
            <w:spacing w:val="-2"/>
            <w:rtl/>
          </w:rPr>
          <w:delText xml:space="preserve">נמי</w:delText>
        </w:r>
      </w:del>
      <w:r w:rsidRPr="00FE1B89">
        <w:rPr>
          <w:spacing w:val="-2"/>
          <w:rtl/>
        </w:rPr>
        <w:t xml:space="preserve"> לייתו ולירצו!</w:t>
      </w:r>
      <w:ins w:id="94087" w:author="מנוע מכני" w:date="2026-10-11T12:04:39Z">
        <w:ins w:id="94089" w:author="מנוע מכני" w:date="2026-10-11T12:04:39Z">
          <w:r>
            <w:rPr>
              <w:spacing w:val="-2"/>
              <w:rtl/>
            </w:rPr>
            <w:t xml:space="preserve"> </w:t>
          </w:r>
        </w:ins>
        <w:del w:id="94090" w:author="מנוע מכני" w:date="2026-10-11T12:04:39Z">
          <w:r>
            <w:rPr>
              <w:spacing w:val="-2"/>
              <w:rtl/>
            </w:rPr>
            <w:delText xml:space="preserve"> </w:delText>
          </w:r>
          <w:r w:rsidRPr="00FE1B89">
            <w:rPr>
              <w:rFonts w:hint="cs"/>
              <w:spacing w:val="-2"/>
              <w:rtl/>
            </w:rPr>
            <w:delText xml:space="preserve"> </w:delText>
          </w:r>
        </w:del>
      </w:ins>
      <w:del w:id="94088" w:author="מנוע מכני" w:date="2026-10-11T12:04:39Z">
        <w:r w:rsidRPr="00FE1B89">
          <w:rPr>
            <w:spacing w:val="-2"/>
            <w:rtl/>
          </w:rPr>
          <w:delText xml:space="preserve"> </w:delText>
        </w:r>
        <w:r w:rsidRPr="00FE1B89">
          <w:rPr>
            <w:rFonts w:hint="cs"/>
            <w:spacing w:val="-2"/>
            <w:rtl/>
          </w:rPr>
          <w:delText xml:space="preserve"> </w:delText>
        </w:r>
      </w:del>
      <w:r w:rsidRPr="00FE1B89">
        <w:rPr>
          <w:rFonts w:hint="cs"/>
          <w:spacing w:val="-2"/>
          <w:rtl/>
        </w:rPr>
        <w:t xml:space="preserve">א</w:t>
      </w:r>
      <w:r w:rsidRPr="00FE1B89">
        <w:rPr>
          <w:spacing w:val="-2"/>
          <w:rtl/>
        </w:rPr>
        <w:t>"</w:t>
      </w:r>
      <w:r w:rsidRPr="00FE1B89">
        <w:rPr>
          <w:rFonts w:hint="cs"/>
          <w:spacing w:val="-2"/>
          <w:rtl/>
        </w:rPr>
        <w:t xml:space="preserve">ל</w:t>
      </w:r>
      <w:r w:rsidRPr="00FE1B89">
        <w:rPr>
          <w:rFonts w:hint="cs"/>
          <w:spacing w:val="-2"/>
          <w:rtl/>
        </w:rPr>
        <w:t xml:space="preserve"> </w:t>
      </w:r>
      <w:r w:rsidRPr="00FE1B89">
        <w:rPr>
          <w:rStyle w:val="2fb"/>
          <w:rFonts w:hint="cs"/>
          <w:spacing w:val="-2"/>
          <w:rtl/>
        </w:rPr>
        <w:t xml:space="preserve">ראב</w:t>
      </w:r>
      <w:r w:rsidRPr="00FE1B89">
        <w:rPr>
          <w:rStyle w:val="2fb"/>
          <w:spacing w:val="-2"/>
          <w:rtl/>
        </w:rPr>
        <w:t>"</w:t>
      </w:r>
      <w:r w:rsidRPr="00FE1B89">
        <w:rPr>
          <w:rStyle w:val="2fb"/>
          <w:rFonts w:hint="cs"/>
          <w:spacing w:val="-2"/>
          <w:rtl/>
        </w:rPr>
        <w:t>מ</w:t>
      </w:r>
      <w:r w:rsidRPr="00FE1B89">
        <w:rPr>
          <w:spacing w:val="-2"/>
          <w:rtl/>
        </w:rPr>
        <w:t xml:space="preserve">: יולדת אם היא ילדה, בניה מי ילדו </w:t>
      </w:r>
    </w:p>
    <w:p>
      <w:pPr>
        <w:pStyle w:val="38"/>
        <w:rPr>
          <w:ins w:id="97563" w:author="מנוע מכני" w:date="2026-10-11T12:04:39Z"/>
        </w:rPr>
      </w:pPr>
      <w:del w:id="97562" w:author="מנוע מכני" w:date="2026-10-11T12:04:39Z">
        <w:r>
          <w:delText xml:space="preserve">•</w:delText>
        </w:r>
      </w:del>
      <w:r>
        <w:t xml:space="preserve"> </w:t>
      </w:r>
      <w:r>
        <w:t xml:space="preserve">מתקיף רב אסי:</w:t>
      </w:r>
    </w:p>
    <w:p w:rsidR="00DA63EC" w:rsidRDefault="00DA63EC" w:rsidP="00DA63EC">
      <w:pPr>
        <w:tabs>
          <w:tab w:val="left" w:pos="0"/>
          <w:tab w:val="center" w:pos="2835"/>
        </w:tabs>
        <w:rPr>
          <w:rtl/>
        </w:rPr>
      </w:pPr>
      <w:del w:id="97564" w:author="מנוע מכני" w:date="2026-10-11T12:04:39Z">
        <w:r>
          <w:rPr>
            <w:rtl/>
          </w:rPr>
          <w:delText xml:space="preserve"> </w:delText>
        </w:r>
      </w:del>
      <w:r>
        <w:rPr>
          <w:rtl/>
        </w:rPr>
        <w:t xml:space="preserve">ומאן לימא </w:t>
      </w:r>
      <w:ins w:id="96553" w:author="מנוע מכני" w:date="2026-10-11T12:04:39Z">
        <w:r>
          <w:rPr>
            <w:rtl/>
          </w:rPr>
          <w:t xml:space="preserve">לנו</w:t>
        </w:r>
      </w:ins>
      <w:del w:id="96554" w:author="מנוע מכני" w:date="2026-10-11T12:04:39Z">
        <w:r>
          <w:rPr>
            <w:rtl/>
          </w:rPr>
          <w:delText xml:space="preserve">לן</w:delText>
        </w:r>
      </w:del>
      <w:r>
        <w:rPr>
          <w:rtl/>
        </w:rPr>
        <w:t xml:space="preserve"> </w:t>
      </w:r>
      <w:ins w:id="95745" w:author="מנוע מכני" w:date="2026-10-11T12:04:39Z">
        <w:r>
          <w:rPr>
            <w:rtl/>
          </w:rPr>
          <w:t xml:space="preserve">דאם </w:t>
        </w:r>
      </w:ins>
      <w:del w:id="95746" w:author="מנוע מכני" w:date="2026-10-11T12:04:39Z">
        <w:r>
          <w:rPr>
            <w:rtl/>
          </w:rPr>
          <w:delText xml:space="preserve">דאי </w:delText>
        </w:r>
      </w:del>
      <w:ins w:id="90637" w:author="מנוע מכני" w:date="2026-10-11T12:04:39Z">
        <w:r>
          <w:rPr>
            <w:rtl/>
          </w:rPr>
          <w:t xml:space="preserve">יש</w:t>
        </w:r>
      </w:ins>
      <w:del w:id="90638" w:author="מנוע מכני" w:date="2026-10-11T12:04:39Z">
        <w:r>
          <w:rPr>
            <w:rtl/>
          </w:rPr>
          <w:delText xml:space="preserve">איכא</w:delText>
        </w:r>
      </w:del>
      <w:r>
        <w:rPr>
          <w:rtl/>
        </w:rPr>
        <w:t xml:space="preserve"> כמה עשה גבה </w:t>
      </w:r>
      <w:r>
        <w:rPr>
          <w:rtl/>
        </w:rPr>
        <w:t xml:space="preserve">לא</w:t>
      </w:r>
      <w:r>
        <w:rPr>
          <w:rtl/>
        </w:rPr>
        <w:t xml:space="preserve"> מיתכפרא</w:t>
      </w:r>
      <w:r>
        <w:rPr>
          <w:rFonts w:hint="cs"/>
          <w:rtl/>
        </w:rPr>
        <w:t>?</w:t>
      </w:r>
      <w:r>
        <w:rPr>
          <w:rtl/>
        </w:rPr>
        <w:t xml:space="preserve"> </w:t>
      </w:r>
    </w:p>
    <w:p w:rsidR="00DA63EC" w:rsidRDefault="00DA63EC" w:rsidP="00DA63EC">
      <w:pPr>
        <w:tabs>
          <w:tab w:val="left" w:pos="0"/>
          <w:tab w:val="center" w:pos="2835"/>
        </w:tabs>
        <w:rPr>
          <w:rtl/>
        </w:rPr>
      </w:pPr>
      <w:r>
        <w:rPr>
          <w:rtl/>
        </w:rPr>
        <w:tab/>
        <w:t xml:space="preserve">וכיון דכי </w:t>
      </w:r>
      <w:ins w:id="90639" w:author="מנוע מכני" w:date="2026-10-11T12:04:39Z">
        <w:r>
          <w:rPr>
            <w:rtl/>
          </w:rPr>
          <w:t xml:space="preserve">יש</w:t>
        </w:r>
      </w:ins>
      <w:del w:id="90640" w:author="מנוע מכני" w:date="2026-10-11T12:04:39Z">
        <w:r>
          <w:rPr>
            <w:rtl/>
          </w:rPr>
          <w:tab/>
          <w:delText xml:space="preserve">איכא</w:delText>
        </w:r>
      </w:del>
      <w:r>
        <w:rPr>
          <w:rtl/>
        </w:rPr>
        <w:tab/>
        <w:t xml:space="preserve"> כמה עשה גבה מיכפרא, יורשיה </w:t>
      </w:r>
      <w:ins w:id="90641" w:author="מנוע מכני" w:date="2026-10-11T12:04:39Z">
        <w:r>
          <w:rPr>
            <w:rtl/>
          </w:rPr>
          <w:t xml:space="preserve">גם</w:t>
        </w:r>
      </w:ins>
      <w:del w:id="90642" w:author="מנוע מכני" w:date="2026-10-11T12:04:39Z">
        <w:r>
          <w:rPr>
            <w:rtl/>
          </w:rPr>
          <w:tab/>
          <w:delText xml:space="preserve">נמי</w:delText>
        </w:r>
      </w:del>
      <w:r>
        <w:rPr>
          <w:rtl/>
        </w:rPr>
        <w:tab/>
        <w:t xml:space="preserve"> מיכפר.</w:t>
      </w:r>
    </w:p>
    <w:p w:rsidR="00DA63EC" w:rsidRDefault="00DA63EC" w:rsidP="00DA63EC">
      <w:pPr>
        <w:tabs>
          <w:tab w:val="left" w:pos="0"/>
          <w:tab w:val="center" w:pos="2835"/>
        </w:tabs>
        <w:rPr>
          <w:rtl/>
        </w:rPr>
      </w:pPr>
      <w:r>
        <w:rPr>
          <w:rtl/>
        </w:rPr>
        <w:tab/>
        <w:t xml:space="preserve">למימרא דקניא </w:t>
      </w:r>
      <w:ins w:id="95421" w:author="מנוע מכני" w:date="2026-10-11T12:04:39Z">
        <w:r>
          <w:rPr>
            <w:rtl/>
          </w:rPr>
          <w:t xml:space="preserve">להם</w:t>
        </w:r>
      </w:ins>
      <w:del w:id="95422" w:author="מנוע מכני" w:date="2026-10-11T12:04:39Z">
        <w:r>
          <w:rPr>
            <w:rtl/>
          </w:rPr>
          <w:tab/>
          <w:delText xml:space="preserve">להו</w:delText>
        </w:r>
      </w:del>
      <w:r>
        <w:rPr>
          <w:rtl/>
        </w:rPr>
        <w:tab/>
        <w:t xml:space="preserve">, וה</w:t>
      </w:r>
      <w:r>
        <w:rPr>
          <w:rFonts w:hint="cs"/>
          <w:rtl/>
        </w:rPr>
        <w:t xml:space="preserve">ך </w:t>
      </w:r>
      <w:r>
        <w:rPr>
          <w:rStyle w:val="2fb"/>
          <w:rFonts w:hint="cs"/>
          <w:rtl/>
        </w:rPr>
        <w:t xml:space="preserve">דרי</w:t>
      </w:r>
      <w:r>
        <w:rPr>
          <w:rStyle w:val="2fb"/>
          <w:rtl/>
        </w:rPr>
        <w:t>"</w:t>
      </w:r>
      <w:r>
        <w:rPr>
          <w:rStyle w:val="2fb"/>
          <w:rFonts w:hint="cs"/>
          <w:rtl/>
        </w:rPr>
        <w:t>ו</w:t>
      </w:r>
      <w:r>
        <w:rPr>
          <w:rtl/>
        </w:rPr>
        <w:t xml:space="preserve">: הניח מנחה לשני בניו ומת - קריבה, ואין בו שותפות</w:t>
      </w:r>
      <w:ins w:id="94091" w:author="מנוע מכני" w:date="2026-10-11T12:04:39Z">
        <w:r>
          <w:rPr>
            <w:rtl/>
          </w:rPr>
          <w:t xml:space="preserve">,</w:t>
        </w:r>
      </w:ins>
      <w:del w:id="94092" w:author="מנוע מכני" w:date="2026-10-11T12:04:39Z">
        <w:r>
          <w:rPr>
            <w:rtl/>
          </w:rPr>
          <w:delText xml:space="preserve">;</w:delText>
        </w:r>
      </w:del>
    </w:p>
    <w:p w:rsidR="00DA63EC" w:rsidRDefault="00DA63EC" w:rsidP="00DA63EC">
      <w:pPr>
        <w:tabs>
          <w:tab w:val="left" w:pos="0"/>
          <w:tab w:val="center" w:pos="2835"/>
        </w:tabs>
        <w:rPr>
          <w:rtl/>
        </w:rPr>
      </w:pPr>
      <w:ins w:id="95747" w:author="מנוע מכני" w:date="2026-10-11T12:04:39Z">
        <w:r>
          <w:rPr>
            <w:rtl/>
          </w:rPr>
          <w:t xml:space="preserve">ואם </w:t>
        </w:r>
      </w:ins>
      <w:del w:id="95748" w:author="מנוע מכני" w:date="2026-10-11T12:04:39Z">
        <w:r>
          <w:rPr>
            <w:rtl/>
          </w:rPr>
          <w:tab/>
          <w:delText xml:space="preserve">ואי </w:delText>
        </w:r>
      </w:del>
      <w:r>
        <w:rPr>
          <w:rtl/>
        </w:rPr>
        <w:tab/>
        <w:t xml:space="preserve">ס"ד</w:t>
      </w:r>
      <w:r>
        <w:rPr>
          <w:rtl/>
        </w:rPr>
        <w:tab/>
        <w:t xml:space="preserve"> קניא </w:t>
      </w:r>
      <w:ins w:id="95423" w:author="מנוע מכני" w:date="2026-10-11T12:04:39Z">
        <w:r>
          <w:rPr>
            <w:rtl/>
          </w:rPr>
          <w:t xml:space="preserve">להם</w:t>
        </w:r>
      </w:ins>
      <w:del w:id="95424" w:author="מנוע מכני" w:date="2026-10-11T12:04:39Z">
        <w:r>
          <w:rPr>
            <w:rtl/>
          </w:rPr>
          <w:tab/>
          <w:delText xml:space="preserve">להו</w:delText>
        </w:r>
      </w:del>
      <w:r>
        <w:rPr>
          <w:rtl/>
        </w:rPr>
        <w:tab/>
        <w:t xml:space="preserve">, </w:t>
      </w:r>
      <w:r w:rsidRPr="00DC7891">
        <w:rPr>
          <w:rStyle w:val="afffff0"/>
          <w:rFonts w:hint="cs"/>
          <w:rtl/>
        </w:rPr>
        <w:t>'</w:t>
      </w:r>
      <w:r w:rsidRPr="00DC7891">
        <w:rPr>
          <w:rStyle w:val="afffff0"/>
          <w:rtl/>
        </w:rPr>
        <w:t>נפש</w:t>
      </w:r>
      <w:r w:rsidRPr="00DC7891">
        <w:rPr>
          <w:rStyle w:val="afffff0"/>
          <w:rFonts w:hint="cs"/>
          <w:rtl/>
        </w:rPr>
        <w:t>'</w:t>
      </w:r>
      <w:r w:rsidRPr="00DC7891">
        <w:rPr>
          <w:rStyle w:val="afffff0"/>
          <w:rtl/>
        </w:rPr>
        <w:t xml:space="preserve"> </w:t>
      </w:r>
      <w:r>
        <w:rPr>
          <w:rtl/>
        </w:rPr>
        <w:t xml:space="preserve">אמר</w:t>
      </w:r>
      <w:r>
        <w:rPr>
          <w:rtl/>
        </w:rPr>
        <w:t xml:space="preserve"> </w:t>
      </w:r>
      <w:ins w:id="92309" w:author="מנוע מכני" w:date="2026-10-11T12:04:39Z">
        <w:r>
          <w:rPr>
            <w:rtl/>
          </w:rPr>
          <w:t xml:space="preserve">התורה</w:t>
        </w:r>
      </w:ins>
      <w:del w:id="92310" w:author="מנוע מכני" w:date="2026-10-11T12:04:39Z">
        <w:r>
          <w:rPr>
            <w:rtl/>
          </w:rPr>
          <w:delText xml:space="preserve">רחמנא</w:delText>
        </w:r>
      </w:del>
      <w:r>
        <w:rPr>
          <w:rtl/>
        </w:rPr>
        <w:t xml:space="preserve">! ולא קניא </w:t>
      </w:r>
      <w:ins w:id="95425" w:author="מנוע מכני" w:date="2026-10-11T12:04:39Z">
        <w:r>
          <w:rPr>
            <w:rtl/>
          </w:rPr>
          <w:t xml:space="preserve">להם</w:t>
        </w:r>
      </w:ins>
      <w:del w:id="95426" w:author="מנוע מכני" w:date="2026-10-11T12:04:39Z">
        <w:r>
          <w:rPr>
            <w:rtl/>
          </w:rPr>
          <w:delText xml:space="preserve">להו</w:delText>
        </w:r>
      </w:del>
      <w:r>
        <w:rPr>
          <w:rtl/>
        </w:rPr>
        <w:t xml:space="preserve">? </w:t>
      </w:r>
    </w:p>
    <w:p>
      <w:pPr>
        <w:pStyle w:val="38"/>
        <w:rPr>
          <w:ins w:id="97566" w:author="מנוע מכני" w:date="2026-10-11T12:04:39Z"/>
        </w:rPr>
      </w:pPr>
      <w:del w:id="97565" w:author="מנוע מכני" w:date="2026-10-11T12:04:39Z">
        <w:r>
          <w:delText xml:space="preserve">•</w:delText>
        </w:r>
      </w:del>
      <w:r>
        <w:t xml:space="preserve"> והארי</w:t>
      </w:r>
      <w:r>
        <w:t>"</w:t>
      </w:r>
      <w:r>
        <w:t>ו</w:t>
      </w:r>
      <w:r>
        <w:t xml:space="preserve">:</w:t>
      </w:r>
    </w:p>
    <w:p w:rsidR="00DA63EC" w:rsidRDefault="00DA63EC" w:rsidP="00DA63EC">
      <w:pPr>
        <w:tabs>
          <w:tab w:val="left" w:pos="0"/>
          <w:tab w:val="center" w:pos="2835"/>
        </w:tabs>
        <w:rPr>
          <w:rtl/>
        </w:rPr>
      </w:pPr>
      <w:del w:id="97567" w:author="מנוע מכני" w:date="2026-10-11T12:04:39Z">
        <w:r>
          <w:rPr>
            <w:rtl/>
          </w:rPr>
          <w:delText xml:space="preserve"> </w:delText>
        </w:r>
      </w:del>
      <w:r>
        <w:rPr>
          <w:rtl/>
        </w:rPr>
        <w:t xml:space="preserve">הניח בהמה לשני בניו ומת - קריבה, ואין ממירין בה</w:t>
      </w:r>
      <w:ins w:id="94093" w:author="מנוע מכני" w:date="2026-10-11T12:04:39Z">
        <w:r>
          <w:rPr>
            <w:rtl/>
          </w:rPr>
          <w:t xml:space="preserve">,</w:t>
        </w:r>
      </w:ins>
      <w:del w:id="94094" w:author="מנוע מכני" w:date="2026-10-11T12:04:39Z">
        <w:r>
          <w:rPr>
            <w:rtl/>
          </w:rPr>
          <w:delText xml:space="preserve">;</w:delText>
        </w:r>
      </w:del>
    </w:p>
    <w:p w:rsidR="00DA63EC" w:rsidRDefault="00DA63EC" w:rsidP="00DA63EC">
      <w:pPr>
        <w:pStyle w:val="afff3"/>
        <w:framePr w:wrap="around"/>
        <w:tabs>
          <w:tab w:val="left" w:pos="0"/>
        </w:tabs>
        <w:rPr>
          <w:rtl/>
        </w:rPr>
      </w:pPr>
      <w:r>
        <w:rPr>
          <w:rFonts w:hint="cs"/>
          <w:rtl/>
        </w:rPr>
        <w:t>ו:</w:t>
      </w:r>
    </w:p>
    <w:p w:rsidR="00DA63EC" w:rsidRDefault="00DA63EC" w:rsidP="00DA63EC">
      <w:pPr>
        <w:tabs>
          <w:tab w:val="left" w:pos="0"/>
          <w:tab w:val="center" w:pos="2835"/>
        </w:tabs>
        <w:rPr>
          <w:rtl/>
        </w:rPr>
      </w:pPr>
      <w:ins w:id="95749" w:author="מנוע מכני" w:date="2026-10-11T12:04:39Z">
        <w:r>
          <w:rPr>
            <w:rtl/>
          </w:rPr>
          <w:t xml:space="preserve">אם </w:t>
        </w:r>
      </w:ins>
      <w:del w:id="95750" w:author="מנוע מכני" w:date="2026-10-11T12:04:39Z">
        <w:r>
          <w:rPr>
            <w:rtl/>
          </w:rPr>
          <w:delText xml:space="preserve">אי </w:delText>
        </w:r>
      </w:del>
      <w:r>
        <w:rPr>
          <w:rFonts w:hint="cs"/>
          <w:rtl/>
        </w:rPr>
        <w:t>ד</w:t>
      </w:r>
      <w:r>
        <w:rPr>
          <w:rtl/>
        </w:rPr>
        <w:t xml:space="preserve">קניא היינו דאין ממירין בה, </w:t>
      </w:r>
      <w:ins w:id="90007" w:author="Claude - סמנטי" w:date="2026-10-11T12:26:16Z">
        <w:r>
          <w:rPr>
            <w:rtl/>
          </w:rPr>
          <w:t xml:space="preserve">שהיא</w:t>
        </w:r>
      </w:ins>
      <w:del w:id="90008" w:author="Claude - סמנטי" w:date="2026-10-11T12:26:16Z">
        <w:r>
          <w:rPr>
            <w:rtl/>
          </w:rPr>
          <w:delText xml:space="preserve">דהויא</w:delText>
        </w:r>
      </w:del>
      <w:r>
        <w:rPr>
          <w:rtl/>
        </w:rPr>
        <w:t xml:space="preserve"> </w:t>
      </w:r>
      <w:ins w:id="95427" w:author="מנוע מכני" w:date="2026-10-11T12:04:39Z">
        <w:r>
          <w:rPr>
            <w:rtl/>
          </w:rPr>
          <w:t xml:space="preserve">להם</w:t>
        </w:r>
      </w:ins>
      <w:del w:id="95428" w:author="מנוע מכני" w:date="2026-10-11T12:04:39Z">
        <w:r>
          <w:rPr>
            <w:rtl/>
          </w:rPr>
          <w:delText xml:space="preserve">להו</w:delText>
        </w:r>
      </w:del>
      <w:r>
        <w:rPr>
          <w:rtl/>
        </w:rPr>
        <w:t xml:space="preserve"> כשותפין, </w:t>
      </w:r>
      <w:r>
        <w:rPr>
          <w:rFonts w:hint="cs"/>
          <w:rtl/>
        </w:rPr>
        <w:t>ו</w:t>
      </w:r>
      <w:r>
        <w:rPr>
          <w:rtl/>
        </w:rPr>
        <w:t xml:space="preserve">לא מצו ממירין, </w:t>
      </w:r>
    </w:p>
    <w:p w:rsidR="00DA63EC" w:rsidRDefault="00DA63EC" w:rsidP="00DA63EC">
      <w:pPr>
        <w:tabs>
          <w:tab w:val="left" w:pos="0"/>
          <w:tab w:val="center" w:pos="2835"/>
        </w:tabs>
        <w:rPr>
          <w:rtl/>
        </w:rPr>
      </w:pPr>
      <w:r>
        <w:rPr>
          <w:rFonts w:hint="cs"/>
          <w:rtl/>
        </w:rPr>
        <w:t xml:space="preserve">אבל </w:t>
      </w:r>
      <w:ins w:id="95751" w:author="מנוע מכני" w:date="2026-10-11T12:04:39Z">
        <w:r>
          <w:rPr>
            <w:rFonts w:hint="cs"/>
            <w:rtl/>
          </w:rPr>
          <w:t xml:space="preserve">אם </w:t>
        </w:r>
      </w:ins>
      <w:del w:id="95752" w:author="מנוע מכני" w:date="2026-10-11T12:04:39Z">
        <w:r>
          <w:rPr>
            <w:rFonts w:hint="cs"/>
            <w:rtl/>
          </w:rPr>
          <w:delText xml:space="preserve">אי </w:delText>
        </w:r>
      </w:del>
      <w:r>
        <w:rPr>
          <w:rFonts w:hint="cs"/>
          <w:rtl/>
        </w:rPr>
        <w:t xml:space="preserve">לא</w:t>
      </w:r>
      <w:r>
        <w:rPr>
          <w:rFonts w:hint="cs"/>
          <w:rtl/>
        </w:rPr>
        <w:t xml:space="preserve"> קניא דאם </w:t>
      </w:r>
      <w:r>
        <w:rPr>
          <w:rFonts w:hint="cs"/>
          <w:rtl/>
        </w:rPr>
        <w:t xml:space="preserve">לא</w:t>
      </w:r>
      <w:r>
        <w:rPr>
          <w:rFonts w:hint="cs"/>
          <w:rtl/>
        </w:rPr>
        <w:t xml:space="preserve"> לימרו </w:t>
      </w:r>
    </w:p>
    <w:p w:rsidR="00DA63EC" w:rsidRDefault="00DA63EC" w:rsidP="00DA63EC">
      <w:pPr>
        <w:pStyle w:val="affffb"/>
        <w:rPr>
          <w:rtl/>
        </w:rPr>
      </w:pPr>
      <w:r>
        <w:rPr>
          <w:rtl/>
        </w:rPr>
        <w:t xml:space="preserve">- </w:t>
      </w:r>
      <w:r>
        <w:rPr>
          <w:rFonts w:hint="cs"/>
          <w:rtl/>
        </w:rPr>
        <w:t xml:space="preserve">שאני </w:t>
      </w:r>
      <w:r w:rsidRPr="0046594B">
        <w:rPr>
          <w:rStyle w:val="afffff0"/>
          <w:rFonts w:hint="cs"/>
          <w:rtl/>
        </w:rPr>
        <w:t>ד</w:t>
      </w:r>
      <w:r w:rsidRPr="00DC7891">
        <w:rPr>
          <w:rStyle w:val="afffff0"/>
          <w:rFonts w:hint="cs"/>
          <w:rtl/>
        </w:rPr>
        <w:t>'</w:t>
      </w:r>
      <w:ins w:id="90397" w:author="Claude - סמנטי" w:date="2026-10-11T12:26:16Z">
        <w:r>
          <w:rPr>
            <w:rStyle w:val="afffff0"/>
            <w:rtl/>
          </w:rPr>
          <w:t xml:space="preserve">אִם הָמֵר יָמִיר</w:t>
        </w:r>
      </w:ins>
      <w:del w:id="90398" w:author="Claude - סמנטי" w:date="2026-10-11T12:26:16Z">
        <w:r w:rsidRPr="00DC7891">
          <w:rPr>
            <w:rStyle w:val="afffff0"/>
            <w:rtl/>
          </w:rPr>
          <w:delText xml:space="preserve">אם המר ימיר</w:delText>
        </w:r>
      </w:del>
      <w:r w:rsidRPr="00DC7891">
        <w:rPr>
          <w:rStyle w:val="afffff0"/>
          <w:rFonts w:hint="cs"/>
          <w:rtl/>
        </w:rPr>
        <w:t>'</w:t>
      </w:r>
      <w:r w:rsidRPr="00DC7891">
        <w:rPr>
          <w:rStyle w:val="afffff0"/>
          <w:rtl/>
        </w:rPr>
        <w:t xml:space="preserve"> </w:t>
      </w:r>
      <w:r>
        <w:rPr>
          <w:rtl/>
        </w:rPr>
        <w:t>- לרבות את היורש, אחד ממיר ואין שנים ממירין.</w:t>
      </w:r>
    </w:p>
    <w:p w:rsidR="00DA63EC" w:rsidRDefault="00DA63EC" w:rsidP="00DA63EC">
      <w:pPr>
        <w:tabs>
          <w:tab w:val="left" w:pos="0"/>
          <w:tab w:val="center" w:pos="2835"/>
        </w:tabs>
        <w:rPr>
          <w:rtl/>
        </w:rPr>
      </w:pPr>
    </w:p>
    <w:p>
      <w:pPr>
        <w:pStyle w:val="38"/>
        <w:rPr>
          <w:ins w:id="97569" w:author="מנוע מכני" w:date="2026-10-11T12:04:39Z"/>
        </w:rPr>
      </w:pPr>
      <w:del w:id="97568" w:author="מנוע מכני" w:date="2026-10-11T12:04:39Z">
        <w:r>
          <w:delText xml:space="preserve">•</w:delText>
        </w:r>
      </w:del>
      <w:r>
        <w:t xml:space="preserve"> </w:t>
      </w:r>
      <w:r>
        <w:t>מתקיף רב יעקב מנ"</w:t>
      </w:r>
      <w:r>
        <w:t>פ</w:t>
      </w:r>
      <w:r>
        <w:t>:</w:t>
      </w:r>
    </w:p>
    <w:p w:rsidR="00DA63EC" w:rsidRDefault="00DA63EC" w:rsidP="00DA63EC">
      <w:pPr>
        <w:rPr>
          <w:rtl/>
        </w:rPr>
      </w:pPr>
      <w:del w:id="97570" w:author="מנוע מכני" w:date="2026-10-11T12:04:39Z">
        <w:r>
          <w:rPr>
            <w:rFonts w:hint="cs"/>
            <w:rtl/>
          </w:rPr>
          <w:delText xml:space="preserve"> </w:delText>
        </w:r>
      </w:del>
      <w:r>
        <w:rPr>
          <w:rFonts w:hint="cs"/>
          <w:rtl/>
        </w:rPr>
        <w:t xml:space="preserve">גבי מעשר</w:t>
      </w:r>
      <w:r>
        <w:rPr>
          <w:rtl/>
        </w:rPr>
        <w:t xml:space="preserve">: </w:t>
      </w:r>
      <w:r w:rsidRPr="00DC7891">
        <w:rPr>
          <w:rStyle w:val="afffff0"/>
          <w:rFonts w:hint="cs"/>
          <w:rtl/>
        </w:rPr>
        <w:t>'</w:t>
      </w:r>
      <w:ins w:id="90399" w:author="Claude - סמנטי" w:date="2026-10-11T12:26:16Z">
        <w:r>
          <w:rPr>
            <w:rStyle w:val="afffff0"/>
            <w:rtl/>
          </w:rPr>
          <w:t xml:space="preserve">וְאִם גָּאֹל יִגְאַל</w:t>
        </w:r>
      </w:ins>
      <w:del w:id="90400" w:author="Claude - סמנטי" w:date="2026-10-11T12:26:16Z">
        <w:r w:rsidRPr="00DC7891">
          <w:rPr>
            <w:rStyle w:val="afffff0"/>
            <w:rtl/>
          </w:rPr>
          <w:delText xml:space="preserve">ואם גאל יגאל</w:delText>
        </w:r>
      </w:del>
      <w:r w:rsidRPr="00DC7891">
        <w:rPr>
          <w:rStyle w:val="afffff0"/>
          <w:rFonts w:hint="cs"/>
          <w:rtl/>
        </w:rPr>
        <w:t>'</w:t>
      </w:r>
      <w:r w:rsidRPr="00DC7891">
        <w:rPr>
          <w:rStyle w:val="afffff0"/>
          <w:rtl/>
        </w:rPr>
        <w:t xml:space="preserve"> </w:t>
      </w:r>
      <w:r>
        <w:rPr>
          <w:rtl/>
        </w:rPr>
        <w:t xml:space="preserve">- לרבות את היורש, </w:t>
      </w:r>
      <w:r>
        <w:rPr>
          <w:rtl/>
        </w:rPr>
        <w:t xml:space="preserve">ה"</w:t>
      </w:r>
      <w:r>
        <w:rPr>
          <w:rFonts w:hint="cs"/>
          <w:rtl/>
        </w:rPr>
        <w:t xml:space="preserve">נ</w:t>
      </w:r>
      <w:r>
        <w:rPr>
          <w:rFonts w:hint="cs"/>
          <w:rtl/>
        </w:rPr>
        <w:t xml:space="preserve"> </w:t>
      </w:r>
      <w:r>
        <w:rPr>
          <w:rtl/>
        </w:rPr>
        <w:t xml:space="preserve">אחד גואל ואין שנים גואלין! </w:t>
      </w:r>
    </w:p>
    <w:p w:rsidR="00DA63EC" w:rsidRDefault="00DA63EC" w:rsidP="00DA63EC">
      <w:pPr>
        <w:pStyle w:val="affffb"/>
        <w:rPr>
          <w:rtl/>
        </w:rPr>
      </w:pPr>
      <w:r>
        <w:rPr>
          <w:rtl/>
        </w:rPr>
        <w:t xml:space="preserve">- שאני מעשר, דגבי אבוהון </w:t>
      </w:r>
      <w:ins w:id="90643" w:author="מנוע מכני" w:date="2026-10-11T12:04:39Z">
        <w:r>
          <w:rPr>
            <w:rtl/>
          </w:rPr>
          <w:t xml:space="preserve">גם</w:t>
        </w:r>
      </w:ins>
      <w:del w:id="90644" w:author="מנוע מכני" w:date="2026-10-11T12:04:39Z">
        <w:r>
          <w:rPr>
            <w:rtl/>
          </w:rPr>
          <w:delText xml:space="preserve">נמי</w:delText>
        </w:r>
      </w:del>
      <w:r>
        <w:rPr>
          <w:rtl/>
        </w:rPr>
        <w:t xml:space="preserve"> </w:t>
      </w:r>
      <w:ins w:id="96129" w:author="מנוע מכני" w:date="2026-10-11T12:04:39Z">
        <w:r>
          <w:rPr>
            <w:rtl/>
          </w:rPr>
          <w:t xml:space="preserve">ישנו</w:t>
        </w:r>
      </w:ins>
      <w:del w:id="96130" w:author="מנוע מכני" w:date="2026-10-11T12:04:39Z">
        <w:r>
          <w:rPr>
            <w:rtl/>
          </w:rPr>
          <w:delText xml:space="preserve">איתיה</w:delText>
        </w:r>
      </w:del>
      <w:r>
        <w:rPr>
          <w:rtl/>
        </w:rPr>
        <w:t xml:space="preserve"> בשותפות.</w:t>
      </w:r>
    </w:p>
    <w:p>
      <w:pPr>
        <w:pStyle w:val="38"/>
        <w:rPr>
          <w:ins w:id="97571" w:author="מנוע מכני" w:date="2026-10-11T12:04:39Z"/>
        </w:rPr>
      </w:pPr>
      <w:del w:id="101752" w:author="מנוע מכני" w:date="2026-10-11T12:04:39Z">
        <w:r>
          <w:delText xml:space="preserve">א</w:delText>
        </w:r>
        <w:r>
          <w:delText xml:space="preserve">"</w:delText>
        </w:r>
        <w:r>
          <w:delText xml:space="preserve">ל </w:delText>
        </w:r>
      </w:del>
      <w:r>
        <w:t xml:space="preserve">ר</w:t>
      </w:r>
      <w:r>
        <w:t>"</w:t>
      </w:r>
      <w:r>
        <w:t>א לר' אשי</w:t>
      </w:r>
      <w:r>
        <w:t xml:space="preserve">:</w:t>
      </w:r>
    </w:p>
    <w:p w:rsidR="00DA63EC" w:rsidRDefault="00DA63EC" w:rsidP="00DA63EC">
      <w:pPr>
        <w:tabs>
          <w:tab w:val="left" w:pos="0"/>
          <w:tab w:val="center" w:pos="2835"/>
        </w:tabs>
        <w:rPr>
          <w:rtl/>
        </w:rPr>
      </w:pPr>
      <w:del w:id="97572" w:author="מנוע מכני" w:date="2026-10-11T12:04:39Z">
        <w:r>
          <w:rPr>
            <w:rtl/>
          </w:rPr>
          <w:delText xml:space="preserve"> </w:delText>
        </w:r>
      </w:del>
      <w:r>
        <w:rPr>
          <w:rtl/>
        </w:rPr>
        <w:t xml:space="preserve">ומינה, </w:t>
      </w:r>
      <w:ins w:id="95753" w:author="מנוע מכני" w:date="2026-10-11T12:04:39Z">
        <w:r>
          <w:rPr>
            <w:rFonts w:hint="cs"/>
            <w:rtl/>
          </w:rPr>
          <w:t xml:space="preserve">אם </w:t>
        </w:r>
      </w:ins>
      <w:del w:id="95754" w:author="מנוע מכני" w:date="2026-10-11T12:04:39Z">
        <w:r>
          <w:rPr>
            <w:rFonts w:hint="cs"/>
            <w:rtl/>
          </w:rPr>
          <w:delText xml:space="preserve">אי </w:delText>
        </w:r>
      </w:del>
      <w:r>
        <w:rPr>
          <w:rtl/>
        </w:rPr>
        <w:t xml:space="preserve">קניא, היינו דחד מיהא </w:t>
      </w:r>
      <w:ins w:id="96831" w:author="מנוע מכני" w:date="2026-10-11T12:04:39Z">
        <w:r>
          <w:rPr>
            <w:rtl/>
          </w:rPr>
          <w:t xml:space="preserve">לומר</w:t>
        </w:r>
      </w:ins>
      <w:del w:id="96832" w:author="מנוע מכני" w:date="2026-10-11T12:04:39Z">
        <w:r>
          <w:rPr>
            <w:rtl/>
          </w:rPr>
          <w:delText xml:space="preserve">מימר</w:delText>
        </w:r>
      </w:del>
      <w:r>
        <w:rPr>
          <w:rtl/>
        </w:rPr>
        <w:t xml:space="preserve">, </w:t>
      </w:r>
      <w:r>
        <w:rPr>
          <w:rFonts w:hint="cs"/>
          <w:rtl/>
        </w:rPr>
        <w:t xml:space="preserve">אבל </w:t>
      </w:r>
      <w:ins w:id="95755" w:author="מנוע מכני" w:date="2026-10-11T12:04:39Z">
        <w:r>
          <w:rPr>
            <w:rFonts w:hint="cs"/>
            <w:rtl/>
          </w:rPr>
          <w:t xml:space="preserve">אם </w:t>
        </w:r>
      </w:ins>
      <w:del w:id="95756" w:author="מנוע מכני" w:date="2026-10-11T12:04:39Z">
        <w:r>
          <w:rPr>
            <w:rFonts w:hint="cs"/>
            <w:rtl/>
          </w:rPr>
          <w:delText xml:space="preserve">אי </w:delText>
        </w:r>
      </w:del>
      <w:r>
        <w:rPr>
          <w:rFonts w:hint="cs"/>
          <w:rtl/>
        </w:rPr>
        <w:t xml:space="preserve">לא</w:t>
      </w:r>
      <w:r>
        <w:rPr>
          <w:rFonts w:hint="cs"/>
          <w:rtl/>
        </w:rPr>
        <w:t xml:space="preserve"> קניא </w:t>
      </w:r>
      <w:ins w:id="96835" w:author="מנוע מכני" w:date="2026-10-11T12:04:39Z">
        <w:r>
          <w:rPr>
            <w:rFonts w:hint="cs"/>
            <w:rtl/>
          </w:rPr>
          <w:t xml:space="preserve">איך</w:t>
        </w:r>
      </w:ins>
      <w:del w:id="96836" w:author="מנוע מכני" w:date="2026-10-11T12:04:39Z">
        <w:r>
          <w:rPr>
            <w:rFonts w:hint="cs"/>
            <w:rtl/>
          </w:rPr>
          <w:delText xml:space="preserve">היכי</w:delText>
        </w:r>
      </w:del>
      <w:r>
        <w:rPr>
          <w:rFonts w:hint="cs"/>
          <w:rtl/>
        </w:rPr>
        <w:t xml:space="preserve"> </w:t>
      </w:r>
      <w:ins w:id="96833" w:author="מנוע מכני" w:date="2026-10-11T12:04:39Z">
        <w:r>
          <w:rPr>
            <w:rFonts w:hint="cs"/>
            <w:rtl/>
          </w:rPr>
          <w:t xml:space="preserve">לומר</w:t>
        </w:r>
      </w:ins>
      <w:del w:id="96834" w:author="מנוע מכני" w:date="2026-10-11T12:04:39Z">
        <w:r>
          <w:rPr>
            <w:rFonts w:hint="cs"/>
            <w:rtl/>
          </w:rPr>
          <w:delText xml:space="preserve">מימר</w:delText>
        </w:r>
      </w:del>
      <w:r>
        <w:rPr>
          <w:rFonts w:hint="cs"/>
          <w:rtl/>
        </w:rPr>
        <w:t xml:space="preserve"> </w:t>
      </w:r>
    </w:p>
    <w:p>
      <w:pPr>
        <w:pStyle w:val="38"/>
        <w:rPr>
          <w:ins w:id="97573" w:author="מנוע מכני" w:date="2026-10-11T12:04:39Z"/>
        </w:rPr>
      </w:pPr>
      <w:r w:rsidRPr="00E92A0E">
        <w:t>וה</w:t>
      </w:r>
      <w:r w:rsidRPr="00E92A0E">
        <w:t>ך ד</w:t>
      </w:r>
      <w:r w:rsidRPr="00E92A0E">
        <w:t>ר</w:t>
      </w:r>
      <w:r>
        <w:t>"</w:t>
      </w:r>
      <w:r w:rsidRPr="00E92A0E">
        <w:t xml:space="preserve">א</w:t>
      </w:r>
      <w:ins w:id="94095" w:author="מנוע מכני" w:date="2026-10-11T12:04:39Z">
        <w:r>
          <w:t xml:space="preserve"> </w:t>
        </w:r>
      </w:ins>
      <w:del w:id="94096" w:author="מנוע מכני" w:date="2026-10-11T12:04:39Z">
        <w:r w:rsidRPr="00E92A0E">
          <w:delText xml:space="preserve">  </w:delText>
        </w:r>
      </w:del>
      <w:r w:rsidRPr="00E92A0E">
        <w:t xml:space="preserve">מרי"ו</w:t>
      </w:r>
      <w:r w:rsidRPr="00E92A0E">
        <w:t xml:space="preserve">:</w:t>
      </w:r>
    </w:p>
    <w:p w:rsidR="00DA63EC" w:rsidRDefault="00DA63EC" w:rsidP="00DA63EC">
      <w:pPr>
        <w:rPr>
          <w:rtl/>
        </w:rPr>
      </w:pPr>
      <w:del w:id="97574" w:author="מנוע מכני" w:date="2026-10-11T12:04:39Z">
        <w:r w:rsidRPr="00E92A0E">
          <w:rPr>
            <w:rtl/>
          </w:rPr>
          <w:delText xml:space="preserve"> </w:delText>
        </w:r>
      </w:del>
      <w:r w:rsidRPr="00E92A0E">
        <w:rPr>
          <w:rtl/>
        </w:rPr>
        <w:t xml:space="preserve">המקדיש מוסיף חומש ומתכפר עושה תמורה, והתורם משלו על של חבירו טובת הנאה שלו</w:t>
      </w:r>
    </w:p>
    <w:p w:rsidR="00DA63EC" w:rsidRDefault="00DA63EC" w:rsidP="00DA63EC">
      <w:pPr>
        <w:pStyle w:val="affffb"/>
        <w:rPr>
          <w:rtl/>
        </w:rPr>
      </w:pPr>
      <w:r>
        <w:rPr>
          <w:rtl/>
        </w:rPr>
        <w:t xml:space="preserve">- מקיבעא </w:t>
      </w:r>
      <w:r>
        <w:rPr>
          <w:rtl/>
        </w:rPr>
        <w:t xml:space="preserve">לא</w:t>
      </w:r>
      <w:r>
        <w:rPr>
          <w:rtl/>
        </w:rPr>
        <w:t xml:space="preserve"> מכפרא, מקופיא מכפרא.</w:t>
      </w:r>
    </w:p>
    <w:p w:rsidR="00DA63EC" w:rsidRDefault="00DA63EC" w:rsidP="00DA63EC">
      <w:pPr>
        <w:pStyle w:val="affffd"/>
        <w:rPr>
          <w:rtl/>
        </w:rPr>
      </w:pPr>
      <w:r>
        <w:rPr>
          <w:rtl/>
        </w:rPr>
        <w:t>׹</w:t>
      </w:r>
    </w:p>
    <w:p>
      <w:pPr>
        <w:pStyle w:val="afffff8"/>
        <w:rPr>
          <w:ins w:id="90659" w:author="קלוד" w:date="2026-10-11T12:29:36Z"/>
        </w:rPr>
      </w:pPr>
      <w:ins w:id="90660" w:author="קלוד" w:date="2026-10-11T12:29:36Z">
        <w:r>
          <w:rPr>
            <w:color w:val="7B3F00"/>
          </w:rPr>
          <w:t xml:space="preserve">האם כיפרו על מה שבאו?</w:t>
        </w:r>
      </w:ins>
    </w:p>
    <w:p>
      <w:pPr>
        <w:pStyle w:val="38"/>
        <w:rPr>
          <w:ins w:id="97576" w:author="מנוע מכני" w:date="2026-10-11T12:04:39Z"/>
        </w:rPr>
      </w:pPr>
      <w:del w:id="97575" w:author="מנוע מכני" w:date="2026-10-11T12:04:39Z">
        <w:r>
          <w:delText xml:space="preserve">•</w:delText>
        </w:r>
      </w:del>
      <w:r>
        <w:t xml:space="preserve"> </w:t>
      </w:r>
      <w:r w:rsidRPr="00435194">
        <w:t>איבעיא להו</w:t>
      </w:r>
      <w:r>
        <w:t xml:space="preserve">:</w:t>
      </w:r>
    </w:p>
    <w:p w:rsidR="00DA63EC" w:rsidRDefault="00DA63EC" w:rsidP="00DA63EC">
      <w:pPr>
        <w:tabs>
          <w:tab w:val="left" w:pos="0"/>
          <w:tab w:val="center" w:pos="2835"/>
        </w:tabs>
        <w:rPr>
          <w:rtl/>
        </w:rPr>
      </w:pPr>
      <w:del w:id="97577" w:author="מנוע מכני" w:date="2026-10-11T12:04:39Z">
        <w:r>
          <w:rPr>
            <w:rtl/>
          </w:rPr>
          <w:delText xml:space="preserve"> </w:delText>
        </w:r>
      </w:del>
      <w:r>
        <w:rPr>
          <w:rtl/>
        </w:rPr>
        <w:t xml:space="preserve">כיפרו על מה שבאו או </w:t>
      </w:r>
      <w:r>
        <w:rPr>
          <w:rtl/>
        </w:rPr>
        <w:t xml:space="preserve">לא</w:t>
      </w:r>
      <w:r>
        <w:rPr>
          <w:rtl/>
        </w:rPr>
        <w:t xml:space="preserve"> כיפרו? </w:t>
      </w:r>
    </w:p>
    <w:p>
      <w:pPr>
        <w:pStyle w:val="38"/>
        <w:rPr>
          <w:ins w:id="97578" w:author="מנוע מכני" w:date="2026-10-11T12:04:39Z"/>
        </w:rPr>
      </w:pPr>
      <w:r>
        <w:t>ארשבדר</w:t>
      </w:r>
      <w:r>
        <w:t>"</w:t>
      </w:r>
      <w:r>
        <w:t>א</w:t>
      </w:r>
      <w:r>
        <w:t xml:space="preserve">:</w:t>
      </w:r>
    </w:p>
    <w:p w:rsidR="00DA63EC" w:rsidRDefault="00DA63EC" w:rsidP="00DA63EC">
      <w:pPr>
        <w:tabs>
          <w:tab w:val="left" w:pos="0"/>
          <w:tab w:val="center" w:pos="2835"/>
        </w:tabs>
        <w:rPr>
          <w:rtl/>
        </w:rPr>
      </w:pPr>
      <w:del w:id="97579" w:author="מנוע מכני" w:date="2026-10-11T12:04:39Z">
        <w:r>
          <w:rPr>
            <w:rtl/>
          </w:rPr>
          <w:delText xml:space="preserve"> </w:delText>
        </w:r>
      </w:del>
      <w:ins w:id="96837" w:author="מנוע מכני" w:date="2026-10-11T12:04:39Z">
        <w:r>
          <w:rPr>
            <w:rtl/>
          </w:rPr>
          <w:t xml:space="preserve">מסתבר</w:t>
        </w:r>
      </w:ins>
      <w:del w:id="96838" w:author="מנוע מכני" w:date="2026-10-11T12:04:39Z">
        <w:r>
          <w:rPr>
            <w:rtl/>
          </w:rPr>
          <w:delText xml:space="preserve">מסתברא</w:delText>
        </w:r>
      </w:del>
      <w:r>
        <w:rPr>
          <w:rtl/>
        </w:rPr>
        <w:t xml:space="preserve"> דלא כיפרו, </w:t>
      </w:r>
      <w:r>
        <w:rPr>
          <w:rFonts w:hint="cs"/>
          <w:rtl/>
        </w:rPr>
        <w:t>ו</w:t>
      </w:r>
      <w:r>
        <w:rPr>
          <w:rtl/>
        </w:rPr>
        <w:t xml:space="preserve">שלא לשמו מכח לשמו </w:t>
      </w:r>
      <w:ins w:id="90009" w:author="Claude - סמנטי" w:date="2026-10-11T12:26:16Z">
        <w:r>
          <w:rPr>
            <w:rtl/>
          </w:rPr>
          <w:t xml:space="preserve">בא</w:t>
        </w:r>
      </w:ins>
      <w:del w:id="90010" w:author="Claude - סמנטי" w:date="2026-10-11T12:26:16Z">
        <w:r>
          <w:rPr>
            <w:rtl/>
          </w:rPr>
          <w:delText xml:space="preserve">קאתי</w:delText>
        </w:r>
      </w:del>
      <w:r>
        <w:rPr>
          <w:rtl/>
        </w:rPr>
        <w:t xml:space="preserve">, ושני למה הוא בא לכפר, </w:t>
      </w:r>
    </w:p>
    <w:p w:rsidR="00DA63EC" w:rsidRDefault="00DA63EC" w:rsidP="00DA63EC">
      <w:pPr>
        <w:tabs>
          <w:tab w:val="left" w:pos="0"/>
          <w:tab w:val="center" w:pos="2835"/>
        </w:tabs>
        <w:rPr>
          <w:rtl/>
        </w:rPr>
      </w:pPr>
      <w:r>
        <w:rPr>
          <w:rtl/>
        </w:rPr>
        <w:tab/>
      </w:r>
      <w:del w:id="90080" w:author="מנוע מכני" w:date="2026-10-11T12:04:39Z">
        <w:r>
          <w:rPr>
            <w:rFonts w:hint="cs"/>
            <w:rtl/>
          </w:rPr>
          <w:delText xml:space="preserve">      </w:delText>
        </w:r>
      </w:del>
      <w:ins w:id="95757" w:author="מנוע מכני" w:date="2026-10-11T12:04:39Z">
        <w:r>
          <w:rPr>
            <w:rFonts w:hint="cs"/>
            <w:rtl/>
          </w:rPr>
          <w:t xml:space="preserve">דאם </w:t>
        </w:r>
      </w:ins>
      <w:del w:id="95758" w:author="מנוע מכני" w:date="2026-10-11T12:04:39Z">
        <w:r>
          <w:rPr>
            <w:rFonts w:hint="cs"/>
            <w:rtl/>
          </w:rPr>
          <w:delText xml:space="preserve">ד</w:delText>
        </w:r>
        <w:r>
          <w:rPr>
            <w:rtl/>
          </w:rPr>
          <w:delText xml:space="preserve">אי </w:delText>
        </w:r>
      </w:del>
      <w:r>
        <w:rPr>
          <w:rtl/>
        </w:rPr>
        <w:t xml:space="preserve">אמרת כיפרו, שני למה הוא בא? </w:t>
      </w:r>
    </w:p>
    <w:p w:rsidR="00DA63EC" w:rsidRDefault="00DA63EC" w:rsidP="00DA63EC">
      <w:pPr>
        <w:tabs>
          <w:tab w:val="left" w:pos="0"/>
          <w:tab w:val="center" w:pos="2835"/>
        </w:tabs>
        <w:rPr>
          <w:rtl/>
        </w:rPr>
      </w:pPr>
    </w:p>
    <w:p>
      <w:pPr>
        <w:pStyle w:val="afffff8"/>
        <w:rPr>
          <w:ins w:id="90657" w:author="קלוד" w:date="2026-10-11T12:29:36Z"/>
        </w:rPr>
      </w:pPr>
      <w:ins w:id="90658" w:author="קלוד" w:date="2026-10-11T12:29:36Z">
        <w:r>
          <w:rPr>
            <w:color w:val="7B3F00"/>
          </w:rPr>
          <w:t xml:space="preserve">האם עשה שלאחר הפרשה מכפר?</w:t>
        </w:r>
      </w:ins>
    </w:p>
    <w:p>
      <w:pPr>
        <w:pStyle w:val="38"/>
        <w:rPr>
          <w:ins w:id="97581" w:author="מנוע מכני" w:date="2026-10-11T12:04:39Z"/>
        </w:rPr>
      </w:pPr>
      <w:del w:id="97580" w:author="מנוע מכני" w:date="2026-10-11T12:04:39Z">
        <w:r>
          <w:delText xml:space="preserve">•</w:delText>
        </w:r>
      </w:del>
      <w:r>
        <w:t xml:space="preserve"> </w:t>
      </w:r>
      <w:r w:rsidRPr="00435194">
        <w:t>איבעיא להו</w:t>
      </w:r>
      <w:r w:rsidRPr="00F85CAC">
        <w:t xml:space="preserve">:</w:t>
      </w:r>
    </w:p>
    <w:p w:rsidR="00DA63EC" w:rsidRDefault="00DA63EC" w:rsidP="00DA63EC">
      <w:pPr>
        <w:tabs>
          <w:tab w:val="left" w:pos="0"/>
          <w:tab w:val="center" w:pos="2835"/>
        </w:tabs>
        <w:rPr>
          <w:rtl/>
        </w:rPr>
      </w:pPr>
      <w:del w:id="97582" w:author="מנוע מכני" w:date="2026-10-11T12:04:39Z">
        <w:r w:rsidRPr="00F85CAC">
          <w:rPr>
            <w:b/>
            <w:bCs/>
            <w:rtl/>
          </w:rPr>
          <w:delText xml:space="preserve"> </w:delText>
        </w:r>
      </w:del>
      <w:r w:rsidRPr="00F85CAC">
        <w:rPr>
          <w:b/>
          <w:bCs/>
          <w:rtl/>
        </w:rPr>
        <w:t xml:space="preserve">אעשה דלאחר הפרשה מכפרא או </w:t>
      </w:r>
      <w:r w:rsidRPr="00F85CAC">
        <w:rPr>
          <w:b/>
          <w:bCs/>
          <w:rtl/>
        </w:rPr>
        <w:t xml:space="preserve">לא</w:t>
      </w:r>
      <w:r w:rsidRPr="00F85CAC">
        <w:rPr>
          <w:b/>
          <w:bCs/>
          <w:rtl/>
        </w:rPr>
        <w:t xml:space="preserve"> מכפרא</w:t>
      </w:r>
      <w:r>
        <w:rPr>
          <w:rtl/>
        </w:rPr>
        <w:t xml:space="preserve">? </w:t>
      </w:r>
    </w:p>
    <w:p w:rsidR="00DA63EC" w:rsidRDefault="00DA63EC" w:rsidP="00DA63EC">
      <w:pPr>
        <w:tabs>
          <w:tab w:val="left" w:pos="0"/>
          <w:tab w:val="center" w:pos="2835"/>
        </w:tabs>
        <w:rPr>
          <w:rtl/>
        </w:rPr>
      </w:pPr>
      <w:ins w:id="95759" w:author="מנוע מכני" w:date="2026-10-11T12:04:39Z">
        <w:r>
          <w:rPr>
            <w:rFonts w:hint="cs"/>
            <w:rtl/>
          </w:rPr>
          <w:t xml:space="preserve">אם </w:t>
        </w:r>
      </w:ins>
      <w:del w:id="95760" w:author="מנוע מכני" w:date="2026-10-11T12:04:39Z">
        <w:r>
          <w:rPr>
            <w:rFonts w:hint="cs"/>
            <w:rtl/>
          </w:rPr>
          <w:delText xml:space="preserve">אי </w:delText>
        </w:r>
      </w:del>
      <w:r>
        <w:rPr>
          <w:rFonts w:hint="cs"/>
          <w:rtl/>
        </w:rPr>
        <w:t xml:space="preserve">כחטאת </w:t>
      </w:r>
      <w:r>
        <w:rPr>
          <w:rtl/>
        </w:rPr>
        <w:t xml:space="preserve">דלאחר הפרשה </w:t>
      </w:r>
      <w:r>
        <w:rPr>
          <w:rtl/>
        </w:rPr>
        <w:t xml:space="preserve">לא</w:t>
      </w:r>
      <w:r>
        <w:rPr>
          <w:rtl/>
        </w:rPr>
        <w:t xml:space="preserve">, </w:t>
      </w:r>
      <w:r w:rsidRPr="00F85CAC">
        <w:rPr>
          <w:rFonts w:hint="cs"/>
          <w:b/>
          <w:bCs/>
          <w:rtl/>
        </w:rPr>
        <w:t>או</w:t>
      </w:r>
      <w:r>
        <w:rPr>
          <w:b/>
          <w:bCs/>
          <w:rtl/>
        </w:rPr>
        <w:t>"</w:t>
      </w:r>
      <w:r w:rsidRPr="00F85CAC">
        <w:rPr>
          <w:rFonts w:hint="cs"/>
          <w:b/>
          <w:bCs/>
          <w:rtl/>
        </w:rPr>
        <w:t>ד</w:t>
      </w:r>
      <w:r>
        <w:rPr>
          <w:rFonts w:hint="cs"/>
          <w:rtl/>
        </w:rPr>
        <w:t xml:space="preserve"> </w:t>
      </w:r>
      <w:r>
        <w:rPr>
          <w:rtl/>
        </w:rPr>
        <w:t xml:space="preserve">לא</w:t>
      </w:r>
      <w:r>
        <w:rPr>
          <w:rtl/>
        </w:rPr>
        <w:t xml:space="preserve"> דמיא לחטאת, </w:t>
      </w:r>
      <w:r>
        <w:rPr>
          <w:rFonts w:hint="cs"/>
          <w:rtl/>
        </w:rPr>
        <w:t xml:space="preserve">שעל כל חטא וחטא צריך להביא </w:t>
      </w:r>
      <w:r w:rsidRPr="00FE1B89">
        <w:rPr>
          <w:rFonts w:hint="cs"/>
          <w:spacing w:val="-4"/>
          <w:rtl/>
        </w:rPr>
        <w:t xml:space="preserve">חטאת אחת </w:t>
      </w:r>
      <w:ins w:id="90647" w:author="מנוע מכני" w:date="2026-10-11T12:04:39Z">
        <w:r>
          <w:rPr>
            <w:spacing w:val="-4"/>
            <w:rtl/>
          </w:rPr>
          <w:t xml:space="preserve">וכאן</w:t>
        </w:r>
      </w:ins>
      <w:del w:id="90648" w:author="מנוע מכני" w:date="2026-10-11T12:04:39Z">
        <w:r w:rsidRPr="00FE1B89">
          <w:rPr>
            <w:spacing w:val="-4"/>
            <w:rtl/>
          </w:rPr>
          <w:delText xml:space="preserve">והכא</w:delText>
        </w:r>
      </w:del>
      <w:r w:rsidRPr="00FE1B89">
        <w:rPr>
          <w:spacing w:val="-4"/>
          <w:rtl/>
        </w:rPr>
        <w:t xml:space="preserve"> כיון </w:t>
      </w:r>
      <w:ins w:id="90645" w:author="מנוע מכני" w:date="2026-10-11T12:04:39Z">
        <w:r>
          <w:rPr>
            <w:spacing w:val="-4"/>
            <w:rtl/>
          </w:rPr>
          <w:t xml:space="preserve">דיש</w:t>
        </w:r>
      </w:ins>
      <w:del w:id="90646" w:author="מנוע מכני" w:date="2026-10-11T12:04:39Z">
        <w:r w:rsidRPr="00FE1B89">
          <w:rPr>
            <w:spacing w:val="-4"/>
            <w:rtl/>
          </w:rPr>
          <w:delText xml:space="preserve">דאיכא</w:delText>
        </w:r>
      </w:del>
      <w:r w:rsidRPr="00FE1B89">
        <w:rPr>
          <w:spacing w:val="-4"/>
          <w:rtl/>
        </w:rPr>
        <w:t xml:space="preserve"> כמה עשה גביה מכפרא, אעשה דלאחר הפרשה </w:t>
      </w:r>
      <w:ins w:id="90649" w:author="מנוע מכני" w:date="2026-10-11T12:04:39Z">
        <w:r>
          <w:rPr>
            <w:spacing w:val="-4"/>
            <w:rtl/>
          </w:rPr>
          <w:t xml:space="preserve">גם</w:t>
        </w:r>
      </w:ins>
      <w:del w:id="90650" w:author="מנוע מכני" w:date="2026-10-11T12:04:39Z">
        <w:r w:rsidRPr="00FE1B89">
          <w:rPr>
            <w:spacing w:val="-4"/>
            <w:rtl/>
          </w:rPr>
          <w:delText xml:space="preserve">נמי</w:delText>
        </w:r>
      </w:del>
      <w:r w:rsidRPr="00FE1B89">
        <w:rPr>
          <w:spacing w:val="-4"/>
          <w:rtl/>
        </w:rPr>
        <w:t xml:space="preserve"> מכפרא? </w:t>
      </w:r>
    </w:p>
    <w:p>
      <w:pPr>
        <w:pStyle w:val="38"/>
        <w:rPr>
          <w:ins w:id="97584" w:author="מנוע מכני" w:date="2026-10-11T12:04:39Z"/>
        </w:rPr>
      </w:pPr>
      <w:del w:id="97583" w:author="מנוע מכני" w:date="2026-10-11T12:04:39Z">
        <w:r>
          <w:delText xml:space="preserve">•</w:delText>
        </w:r>
      </w:del>
      <w:r>
        <w:t xml:space="preserve"> </w:t>
      </w:r>
      <w:r>
        <w:t>ת"</w:t>
      </w:r>
      <w:r>
        <w:t>ש</w:t>
      </w:r>
      <w:r>
        <w:t xml:space="preserve">:</w:t>
      </w:r>
    </w:p>
    <w:p w:rsidR="00DA63EC" w:rsidRDefault="00DA63EC" w:rsidP="00DA63EC">
      <w:pPr>
        <w:tabs>
          <w:tab w:val="left" w:pos="0"/>
          <w:tab w:val="center" w:pos="2835"/>
        </w:tabs>
        <w:rPr>
          <w:rtl/>
        </w:rPr>
      </w:pPr>
      <w:del w:id="97585" w:author="מנוע מכני" w:date="2026-10-11T12:04:39Z">
        <w:r>
          <w:rPr>
            <w:rtl/>
          </w:rPr>
          <w:delText xml:space="preserve"> </w:delText>
        </w:r>
      </w:del>
      <w:r>
        <w:rPr>
          <w:rtl/>
        </w:rPr>
        <w:t xml:space="preserve">וסמך</w:t>
      </w:r>
      <w:r>
        <w:rPr>
          <w:rFonts w:hint="cs"/>
          <w:rtl/>
        </w:rPr>
        <w:t xml:space="preserve"> </w:t>
      </w:r>
      <w:r>
        <w:rPr>
          <w:rtl/>
        </w:rPr>
        <w:t>ונרצה, וכי סמיכה מכפרת</w:t>
      </w:r>
      <w:r>
        <w:rPr>
          <w:rFonts w:hint="cs"/>
          <w:rtl/>
        </w:rPr>
        <w:t xml:space="preserve"> </w:t>
      </w:r>
      <w:r>
        <w:rPr>
          <w:rtl/>
        </w:rPr>
        <w:t xml:space="preserve">והלא אין כפרה אלא בדם, </w:t>
      </w:r>
      <w:r>
        <w:rPr>
          <w:rFonts w:hint="cs"/>
          <w:rtl/>
        </w:rPr>
        <w:t>ד'</w:t>
      </w:r>
      <w:ins w:id="90401" w:author="Claude - סמנטי" w:date="2026-10-11T12:26:16Z">
        <w:r>
          <w:rPr>
            <w:rStyle w:val="afffff0"/>
            <w:rtl/>
          </w:rPr>
          <w:t xml:space="preserve">כִּי הַדָּם הוּא בַּנֶּפֶשׁ יְכַפֵּר</w:t>
        </w:r>
      </w:ins>
      <w:del w:id="90402" w:author="Claude - סמנטי" w:date="2026-10-11T12:26:16Z">
        <w:r>
          <w:rPr>
            <w:rtl/>
          </w:rPr>
          <w:delText xml:space="preserve">כי הדם הוא בנפש יכפר</w:delText>
        </w:r>
      </w:del>
      <w:r>
        <w:rPr>
          <w:rFonts w:hint="cs"/>
          <w:rtl/>
        </w:rPr>
        <w:t>'</w:t>
      </w:r>
    </w:p>
    <w:p>
      <w:pPr>
        <w:pStyle w:val="38"/>
        <w:rPr>
          <w:ins w:id="97586" w:author="מנוע מכני" w:date="2026-10-11T12:04:39Z"/>
        </w:rPr>
      </w:pPr>
      <w:r w:rsidRPr="00FE1B89">
        <w:t xml:space="preserve">והך</w:t>
      </w:r>
    </w:p>
    <w:p w:rsidR="00DA63EC" w:rsidRPr="00FE1B89" w:rsidRDefault="00DA63EC" w:rsidP="00DA63EC">
      <w:pPr>
        <w:tabs>
          <w:tab w:val="left" w:pos="0"/>
          <w:tab w:val="center" w:pos="2835"/>
        </w:tabs>
        <w:rPr>
          <w:spacing w:val="-4"/>
          <w:rtl/>
        </w:rPr>
      </w:pPr>
      <w:del w:id="97587" w:author="מנוע מכני" w:date="2026-10-11T12:04:39Z">
        <w:r w:rsidRPr="00FE1B89">
          <w:rPr>
            <w:rFonts w:hint="cs"/>
            <w:spacing w:val="-4"/>
            <w:rtl/>
          </w:rPr>
          <w:delText xml:space="preserve"> </w:delText>
        </w:r>
      </w:del>
      <w:r w:rsidRPr="00FE1B89">
        <w:rPr>
          <w:rStyle w:val="afffff0"/>
          <w:rFonts w:hint="cs"/>
          <w:spacing w:val="-4"/>
          <w:rtl/>
        </w:rPr>
        <w:t>ד'</w:t>
      </w:r>
      <w:r w:rsidRPr="00FE1B89">
        <w:rPr>
          <w:rStyle w:val="afffff0"/>
          <w:spacing w:val="-4"/>
          <w:rtl/>
        </w:rPr>
        <w:t>וסמך</w:t>
      </w:r>
      <w:r w:rsidRPr="00FE1B89">
        <w:rPr>
          <w:rStyle w:val="afffff0"/>
          <w:rFonts w:hint="cs"/>
          <w:spacing w:val="-4"/>
          <w:rtl/>
        </w:rPr>
        <w:t xml:space="preserve"> </w:t>
      </w:r>
      <w:r w:rsidRPr="00FE1B89">
        <w:rPr>
          <w:rStyle w:val="afffff0"/>
          <w:spacing w:val="-4"/>
          <w:rtl/>
        </w:rPr>
        <w:t>ונרצה לכפר</w:t>
      </w:r>
      <w:r w:rsidRPr="00FE1B89">
        <w:rPr>
          <w:rStyle w:val="afffff0"/>
          <w:rFonts w:hint="cs"/>
          <w:spacing w:val="-4"/>
          <w:rtl/>
        </w:rPr>
        <w:t>'</w:t>
      </w:r>
      <w:r w:rsidRPr="00FE1B89">
        <w:rPr>
          <w:rStyle w:val="afffff0"/>
          <w:spacing w:val="-4"/>
          <w:rtl/>
        </w:rPr>
        <w:t xml:space="preserve"> </w:t>
      </w:r>
      <w:r w:rsidRPr="00FE1B89">
        <w:rPr>
          <w:spacing w:val="-4"/>
          <w:rtl/>
        </w:rPr>
        <w:t xml:space="preserve">שאם עשאה לסמיכה שירי מצוה, מעלה עליו הכתוב כאילו </w:t>
      </w:r>
      <w:r w:rsidRPr="00FE1B89">
        <w:rPr>
          <w:spacing w:val="-4"/>
          <w:rtl/>
        </w:rPr>
        <w:t xml:space="preserve">לא</w:t>
      </w:r>
      <w:r w:rsidRPr="00FE1B89">
        <w:rPr>
          <w:spacing w:val="-4"/>
          <w:rtl/>
        </w:rPr>
        <w:t xml:space="preserve"> כיפר וכיפר</w:t>
      </w:r>
      <w:ins w:id="94097" w:author="מנוע מכני" w:date="2026-10-11T12:04:39Z">
        <w:r>
          <w:rPr>
            <w:spacing w:val="-4"/>
            <w:rtl/>
          </w:rPr>
          <w:t xml:space="preserve">,</w:t>
        </w:r>
      </w:ins>
      <w:del w:id="94098" w:author="מנוע מכני" w:date="2026-10-11T12:04:39Z">
        <w:r w:rsidRPr="00FE1B89">
          <w:rPr>
            <w:spacing w:val="-4"/>
            <w:rtl/>
          </w:rPr>
          <w:delText xml:space="preserve">;</w:delText>
        </w:r>
      </w:del>
    </w:p>
    <w:p w:rsidR="00DA63EC" w:rsidRDefault="00DA63EC" w:rsidP="00DA63EC">
      <w:pPr>
        <w:tabs>
          <w:tab w:val="left" w:pos="0"/>
          <w:tab w:val="center" w:pos="2835"/>
        </w:tabs>
        <w:rPr>
          <w:rtl/>
        </w:rPr>
      </w:pPr>
      <w:ins w:id="90651" w:author="מנוע מכני" w:date="2026-10-11T12:04:39Z">
        <w:r>
          <w:rPr>
            <w:rtl/>
          </w:rPr>
          <w:t xml:space="preserve">לא</w:t>
        </w:r>
      </w:ins>
      <w:del w:id="90652" w:author="מנוע מכני" w:date="2026-10-11T12:04:39Z">
        <w:r>
          <w:rPr>
            <w:rtl/>
          </w:rPr>
          <w:delText xml:space="preserve">לאו</w:delText>
        </w:r>
      </w:del>
      <w:r>
        <w:rPr>
          <w:rtl/>
        </w:rPr>
        <w:t xml:space="preserve"> דכיפר עשה דקודם הפרשה, </w:t>
      </w:r>
      <w:r>
        <w:rPr>
          <w:rFonts w:hint="cs"/>
          <w:rtl/>
        </w:rPr>
        <w:t>א</w:t>
      </w:r>
      <w:r>
        <w:rPr>
          <w:rtl/>
        </w:rPr>
        <w:t xml:space="preserve">לא כיפר אעשה דסמיכה, </w:t>
      </w:r>
      <w:r>
        <w:rPr>
          <w:rFonts w:hint="cs"/>
          <w:rtl/>
        </w:rPr>
        <w:t>דהו</w:t>
      </w:r>
      <w:r>
        <w:rPr>
          <w:rtl/>
        </w:rPr>
        <w:t>"</w:t>
      </w:r>
      <w:r>
        <w:rPr>
          <w:rFonts w:hint="cs"/>
          <w:rtl/>
        </w:rPr>
        <w:t xml:space="preserve">ל</w:t>
      </w:r>
      <w:ins w:id="94099" w:author="מנוע מכני" w:date="2026-10-11T12:04:39Z">
        <w:r>
          <w:rPr>
            <w:rFonts w:hint="cs"/>
            <w:rtl/>
          </w:rPr>
          <w:t xml:space="preserve"> </w:t>
        </w:r>
      </w:ins>
      <w:del w:id="94100" w:author="מנוע מכני" w:date="2026-10-11T12:04:39Z">
        <w:r>
          <w:rPr>
            <w:rFonts w:hint="cs"/>
            <w:rtl/>
          </w:rPr>
          <w:delText xml:space="preserve"> </w:delText>
        </w:r>
        <w:r>
          <w:rPr>
            <w:rtl/>
          </w:rPr>
          <w:delText xml:space="preserve"> </w:delText>
        </w:r>
      </w:del>
      <w:r>
        <w:rPr>
          <w:rtl/>
        </w:rPr>
        <w:t xml:space="preserve">עשה דלאחר הפרשה.</w:t>
      </w:r>
    </w:p>
    <w:p>
      <w:pPr>
        <w:pStyle w:val="38"/>
        <w:rPr>
          <w:ins w:id="97588" w:author="מנוע מכני" w:date="2026-10-11T12:04:39Z"/>
        </w:rPr>
      </w:pPr>
      <w:r>
        <w:t xml:space="preserve">- </w:t>
      </w:r>
      <w:r w:rsidRPr="004F0BB5">
        <w:t>רבא</w:t>
      </w:r>
      <w:r>
        <w:t xml:space="preserve">:</w:t>
      </w:r>
    </w:p>
    <w:p w:rsidR="00DA63EC" w:rsidRDefault="00DA63EC" w:rsidP="00DA63EC">
      <w:pPr>
        <w:pStyle w:val="affffb"/>
      </w:pPr>
      <w:del w:id="97589" w:author="מנוע מכני" w:date="2026-10-11T12:04:39Z">
        <w:r>
          <w:rPr>
            <w:rtl/>
          </w:rPr>
          <w:delText xml:space="preserve"> </w:delText>
        </w:r>
      </w:del>
      <w:r>
        <w:rPr>
          <w:rFonts w:hint="cs"/>
          <w:rtl/>
        </w:rPr>
        <w:t xml:space="preserve">שאני </w:t>
      </w:r>
      <w:r>
        <w:rPr>
          <w:rtl/>
        </w:rPr>
        <w:t xml:space="preserve">עשה דסמיכה דכל כמה דלא </w:t>
      </w:r>
      <w:ins w:id="90653" w:author="מנוע מכני" w:date="2026-10-11T12:04:39Z">
        <w:r>
          <w:rPr>
            <w:rtl/>
          </w:rPr>
          <w:t xml:space="preserve">שוחט</w:t>
        </w:r>
      </w:ins>
      <w:del w:id="90654" w:author="מנוע מכני" w:date="2026-10-11T12:04:39Z">
        <w:r>
          <w:rPr>
            <w:rtl/>
          </w:rPr>
          <w:delText xml:space="preserve">שחיט</w:delText>
        </w:r>
      </w:del>
      <w:r>
        <w:rPr>
          <w:rtl/>
        </w:rPr>
        <w:t xml:space="preserve"> בעמוד וסמוך </w:t>
      </w:r>
      <w:ins w:id="96841" w:author="מנוע מכני" w:date="2026-10-11T12:04:39Z">
        <w:r>
          <w:rPr>
            <w:rtl/>
          </w:rPr>
          <w:t xml:space="preserve">עומד</w:t>
        </w:r>
      </w:ins>
      <w:del w:id="96842" w:author="מנוע מכני" w:date="2026-10-11T12:04:39Z">
        <w:r>
          <w:rPr>
            <w:rtl/>
          </w:rPr>
          <w:delText xml:space="preserve">קאי</w:delText>
        </w:r>
      </w:del>
      <w:r>
        <w:rPr>
          <w:rtl/>
        </w:rPr>
        <w:t xml:space="preserve">, </w:t>
      </w:r>
      <w:r>
        <w:rPr>
          <w:rFonts w:hint="cs"/>
          <w:rtl/>
        </w:rPr>
        <w:t xml:space="preserve">ועשה לאחר שחיטה </w:t>
      </w:r>
      <w:r>
        <w:rPr>
          <w:rFonts w:hint="cs"/>
          <w:rtl/>
        </w:rPr>
        <w:t xml:space="preserve">לא</w:t>
      </w:r>
      <w:r>
        <w:rPr>
          <w:rFonts w:hint="cs"/>
          <w:rtl/>
        </w:rPr>
        <w:t xml:space="preserve"> </w:t>
      </w:r>
      <w:ins w:id="96839" w:author="מנוע מכני" w:date="2026-10-11T12:04:39Z">
        <w:r>
          <w:rPr>
            <w:rFonts w:hint="cs"/>
            <w:rtl/>
          </w:rPr>
          <w:t xml:space="preserve">צריך</w:t>
        </w:r>
      </w:ins>
      <w:del w:id="96840" w:author="מנוע מכני" w:date="2026-10-11T12:04:39Z">
        <w:r>
          <w:rPr>
            <w:rFonts w:hint="cs"/>
            <w:rtl/>
          </w:rPr>
          <w:delText xml:space="preserve">מיבעי</w:delText>
        </w:r>
      </w:del>
      <w:r>
        <w:rPr>
          <w:rFonts w:hint="cs"/>
          <w:rtl/>
        </w:rPr>
        <w:t xml:space="preserve"> </w:t>
      </w:r>
    </w:p>
    <w:p w:rsidR="00DA63EC" w:rsidRDefault="00DA63EC" w:rsidP="00DA63EC">
      <w:pPr>
        <w:pStyle w:val="afff3"/>
        <w:framePr w:wrap="around"/>
        <w:tabs>
          <w:tab w:val="left" w:pos="0"/>
        </w:tabs>
      </w:pPr>
      <w:r>
        <w:rPr>
          <w:rFonts w:hint="cs"/>
          <w:rtl/>
        </w:rPr>
        <w:t>ו:</w:t>
      </w:r>
    </w:p>
    <w:p>
      <w:pPr>
        <w:pStyle w:val="38"/>
        <w:rPr>
          <w:ins w:id="97590" w:author="מנוע מכני" w:date="2026-10-11T12:04:39Z"/>
        </w:rPr>
      </w:pPr>
      <w:r>
        <w:t xml:space="preserve">- </w:t>
      </w:r>
      <w:r>
        <w:t xml:space="preserve">א"ל</w:t>
      </w:r>
      <w:r>
        <w:t xml:space="preserve"> ר</w:t>
      </w:r>
      <w:r>
        <w:t>הב</w:t>
      </w:r>
      <w:r>
        <w:t>"</w:t>
      </w:r>
      <w:r>
        <w:t xml:space="preserve">י לרבא:</w:t>
      </w:r>
    </w:p>
    <w:p w:rsidR="00DA63EC" w:rsidRDefault="00DA63EC" w:rsidP="00DA63EC">
      <w:pPr>
        <w:pStyle w:val="affffb"/>
        <w:rPr>
          <w:rtl/>
        </w:rPr>
      </w:pPr>
      <w:del w:id="97591" w:author="מנוע מכני" w:date="2026-10-11T12:04:39Z">
        <w:r>
          <w:rPr>
            <w:rFonts w:hint="cs"/>
            <w:rtl/>
          </w:rPr>
          <w:delText xml:space="preserve"> </w:delText>
        </w:r>
      </w:del>
      <w:r>
        <w:rPr>
          <w:rtl/>
        </w:rPr>
        <w:t xml:space="preserve">אימא: כיפר </w:t>
      </w:r>
      <w:ins w:id="96843" w:author="מנוע מכני" w:date="2026-10-11T12:04:39Z">
        <w:r>
          <w:rPr>
            <w:rtl/>
          </w:rPr>
          <w:t xml:space="preserve">אדם</w:t>
        </w:r>
      </w:ins>
      <w:del w:id="96844" w:author="מנוע מכני" w:date="2026-10-11T12:04:39Z">
        <w:r>
          <w:rPr>
            <w:rtl/>
          </w:rPr>
          <w:delText xml:space="preserve">גברא</w:delText>
        </w:r>
      </w:del>
      <w:r>
        <w:rPr>
          <w:rtl/>
        </w:rPr>
        <w:t xml:space="preserve">, </w:t>
      </w:r>
      <w:r>
        <w:rPr>
          <w:rtl/>
        </w:rPr>
        <w:t xml:space="preserve">לא</w:t>
      </w:r>
      <w:r>
        <w:rPr>
          <w:rtl/>
        </w:rPr>
        <w:t xml:space="preserve"> כיפר קמי שמיא! מי </w:t>
      </w:r>
      <w:r>
        <w:rPr>
          <w:rtl/>
        </w:rPr>
        <w:t xml:space="preserve">לא</w:t>
      </w:r>
      <w:r>
        <w:rPr>
          <w:rtl/>
        </w:rPr>
        <w:t xml:space="preserve"> </w:t>
      </w:r>
      <w:r>
        <w:rPr>
          <w:rtl/>
        </w:rPr>
        <w:t xml:space="preserve">תנן</w:t>
      </w:r>
      <w:r>
        <w:rPr>
          <w:rtl/>
        </w:rPr>
        <w:t xml:space="preserve">: </w:t>
      </w:r>
      <w:r w:rsidRPr="00DC7891">
        <w:rPr>
          <w:rStyle w:val="afffff0"/>
          <w:rFonts w:hint="cs"/>
          <w:rtl/>
        </w:rPr>
        <w:t>'</w:t>
      </w:r>
      <w:ins w:id="90403" w:author="Claude - סמנטי" w:date="2026-10-11T12:26:16Z">
        <w:r>
          <w:rPr>
            <w:rStyle w:val="afffff0"/>
            <w:rtl/>
          </w:rPr>
          <w:t xml:space="preserve">וְהַנּוֹתָר בַּשֶּׁמֶן אֲשֶׁר עַל כַּף וְגוֹ</w:t>
        </w:r>
      </w:ins>
      <w:del w:id="90404" w:author="Claude - סמנטי" w:date="2026-10-11T12:26:16Z">
        <w:r w:rsidRPr="00DC7891">
          <w:rPr>
            <w:rStyle w:val="afffff0"/>
            <w:rtl/>
          </w:rPr>
          <w:delText xml:space="preserve">והנותר בשמן אשר על כף וגו</w:delText>
        </w:r>
      </w:del>
      <w:r w:rsidRPr="00DC7891">
        <w:rPr>
          <w:rStyle w:val="afffff0"/>
          <w:rtl/>
        </w:rPr>
        <w:t xml:space="preserve">',</w:t>
      </w:r>
      <w:r>
        <w:rPr>
          <w:rtl/>
        </w:rPr>
        <w:t xml:space="preserve"> לכפר עליו לפני ה</w:t>
      </w:r>
      <w:r w:rsidR="005608A0">
        <w:rPr>
          <w:rtl/>
        </w:rPr>
        <w:t>'</w:t>
      </w:r>
      <w:r>
        <w:rPr>
          <w:rtl/>
        </w:rPr>
        <w:t xml:space="preserve"> – </w:t>
      </w:r>
      <w:r>
        <w:rPr>
          <w:rStyle w:val="2fb"/>
          <w:rFonts w:hint="cs"/>
          <w:rtl/>
        </w:rPr>
        <w:t>לר</w:t>
      </w:r>
      <w:r>
        <w:rPr>
          <w:rStyle w:val="2fb"/>
          <w:rtl/>
        </w:rPr>
        <w:t>"</w:t>
      </w:r>
      <w:r>
        <w:rPr>
          <w:rStyle w:val="2fb"/>
          <w:rFonts w:hint="cs"/>
          <w:rtl/>
        </w:rPr>
        <w:t xml:space="preserve">ע</w:t>
      </w:r>
      <w:r>
        <w:rPr>
          <w:rFonts w:hint="cs"/>
          <w:rtl/>
        </w:rPr>
        <w:t xml:space="preserve"> </w:t>
      </w:r>
      <w:r>
        <w:rPr>
          <w:rtl/>
        </w:rPr>
        <w:t xml:space="preserve">אם נתן כיפר, ואם </w:t>
      </w:r>
      <w:r>
        <w:rPr>
          <w:rtl/>
        </w:rPr>
        <w:t xml:space="preserve">לא</w:t>
      </w:r>
      <w:r>
        <w:rPr>
          <w:rtl/>
        </w:rPr>
        <w:t xml:space="preserve"> נתן </w:t>
      </w:r>
      <w:r>
        <w:rPr>
          <w:rtl/>
        </w:rPr>
        <w:t xml:space="preserve">לא</w:t>
      </w:r>
      <w:r>
        <w:rPr>
          <w:rtl/>
        </w:rPr>
        <w:t xml:space="preserve"> כיפר, </w:t>
      </w:r>
    </w:p>
    <w:p w:rsidR="00DA63EC" w:rsidRDefault="00DA63EC" w:rsidP="00DA63EC">
      <w:pPr>
        <w:tabs>
          <w:tab w:val="left" w:pos="0"/>
          <w:tab w:val="center" w:pos="2835"/>
        </w:tabs>
        <w:rPr>
          <w:rtl/>
        </w:rPr>
      </w:pPr>
      <w:r>
        <w:rPr>
          <w:rtl/>
        </w:rPr>
        <w:t>•</w:t>
      </w:r>
      <w:r>
        <w:rPr>
          <w:rFonts w:hint="cs"/>
          <w:rtl/>
        </w:rPr>
        <w:t xml:space="preserve"> </w:t>
      </w:r>
      <w:r w:rsidRPr="004F0BB5">
        <w:rPr>
          <w:rStyle w:val="2fb"/>
          <w:rFonts w:hint="cs"/>
          <w:b/>
          <w:bCs/>
          <w:rtl/>
        </w:rPr>
        <w:t>ריב</w:t>
      </w:r>
      <w:r>
        <w:rPr>
          <w:rStyle w:val="2fb"/>
          <w:b/>
          <w:bCs/>
          <w:rtl/>
        </w:rPr>
        <w:t>"</w:t>
      </w:r>
      <w:r w:rsidRPr="004F0BB5">
        <w:rPr>
          <w:rStyle w:val="2fb"/>
          <w:rFonts w:hint="cs"/>
          <w:b/>
          <w:bCs/>
          <w:rtl/>
        </w:rPr>
        <w:t>נ</w:t>
      </w:r>
      <w:r>
        <w:rPr>
          <w:rtl/>
        </w:rPr>
        <w:t xml:space="preserve">: שירי מצוה הן, בין ניתן בין שלא ניתן כיפר, ומעלין עליו כאילו </w:t>
      </w:r>
      <w:r>
        <w:rPr>
          <w:rtl/>
        </w:rPr>
        <w:t xml:space="preserve">לא</w:t>
      </w:r>
      <w:r>
        <w:rPr>
          <w:rtl/>
        </w:rPr>
        <w:t xml:space="preserve"> כיפר</w:t>
      </w:r>
      <w:ins w:id="94101" w:author="מנוע מכני" w:date="2026-10-11T12:04:39Z">
        <w:r>
          <w:rPr>
            <w:rtl/>
          </w:rPr>
          <w:t xml:space="preserve">,</w:t>
        </w:r>
      </w:ins>
      <w:del w:id="94102" w:author="מנוע מכני" w:date="2026-10-11T12:04:39Z">
        <w:r>
          <w:rPr>
            <w:rtl/>
          </w:rPr>
          <w:delText xml:space="preserve">;</w:delText>
        </w:r>
      </w:del>
    </w:p>
    <w:p w:rsidR="00DA63EC" w:rsidRDefault="00DA63EC" w:rsidP="00DA63EC">
      <w:pPr>
        <w:tabs>
          <w:tab w:val="left" w:pos="0"/>
          <w:tab w:val="center" w:pos="2835"/>
        </w:tabs>
        <w:rPr>
          <w:rtl/>
        </w:rPr>
      </w:pPr>
      <w:r>
        <w:rPr>
          <w:rtl/>
        </w:rPr>
        <w:tab/>
      </w:r>
      <w:ins w:id="90655" w:author="מנוע מכני" w:date="2026-10-11T12:04:39Z">
        <w:r>
          <w:rPr>
            <w:rFonts w:hint="cs"/>
            <w:rtl/>
          </w:rPr>
          <w:t xml:space="preserve">לא</w:t>
        </w:r>
      </w:ins>
      <w:del w:id="90656" w:author="מנוע מכני" w:date="2026-10-11T12:04:39Z">
        <w:r>
          <w:rPr>
            <w:rFonts w:hint="cs"/>
            <w:rtl/>
          </w:rPr>
          <w:delText xml:space="preserve">לאו</w:delText>
        </w:r>
      </w:del>
      <w:r>
        <w:rPr>
          <w:rFonts w:hint="cs"/>
          <w:rtl/>
        </w:rPr>
        <w:t xml:space="preserve"> דבעי </w:t>
      </w:r>
      <w:r>
        <w:rPr>
          <w:rtl/>
        </w:rPr>
        <w:t>ל</w:t>
      </w:r>
      <w:r>
        <w:rPr>
          <w:rFonts w:hint="cs"/>
          <w:rtl/>
        </w:rPr>
        <w:t>הביא קרבן אחר ד</w:t>
      </w:r>
      <w:r>
        <w:rPr>
          <w:rtl/>
        </w:rPr>
        <w:t xml:space="preserve">האמרת: בין ניתן בין </w:t>
      </w:r>
      <w:r>
        <w:rPr>
          <w:rtl/>
        </w:rPr>
        <w:t xml:space="preserve">לא</w:t>
      </w:r>
      <w:r>
        <w:rPr>
          <w:rtl/>
        </w:rPr>
        <w:t xml:space="preserve"> ניתן כיפר! </w:t>
      </w:r>
    </w:p>
    <w:p>
      <w:pPr>
        <w:pStyle w:val="38"/>
        <w:rPr>
          <w:ins w:id="101539" w:author="מנוע מכני" w:date="2026-10-11T12:04:39Z"/>
        </w:rPr>
      </w:pPr>
      <w:r w:rsidRPr="00FE1B89">
        <w:lastRenderedPageBreak/>
        <w:tab/>
        <w:t xml:space="preserve">אלא,</w:t>
      </w:r>
    </w:p>
    <w:p w:rsidR="00DA63EC" w:rsidRPr="00FE1B89" w:rsidRDefault="00DA63EC" w:rsidP="00DA63EC">
      <w:pPr>
        <w:tabs>
          <w:tab w:val="left" w:pos="0"/>
          <w:tab w:val="center" w:pos="2835"/>
        </w:tabs>
        <w:rPr>
          <w:spacing w:val="-4"/>
          <w:rtl/>
        </w:rPr>
      </w:pPr>
      <w:del w:id="101540" w:author="מנוע מכני" w:date="2026-10-11T12:04:39Z">
        <w:r w:rsidRPr="00FE1B89">
          <w:rPr>
            <w:spacing w:val="-4"/>
            <w:rtl/>
          </w:rPr>
          <w:lastRenderedPageBreak/>
          <w:tab/>
          <w:delText xml:space="preserve"> </w:delText>
        </w:r>
      </w:del>
      <w:r w:rsidRPr="00FE1B89">
        <w:rPr>
          <w:spacing w:val="-4"/>
          <w:rtl/>
        </w:rPr>
        <w:lastRenderedPageBreak/>
        <w:tab/>
        <w:t xml:space="preserve">כיפר </w:t>
      </w:r>
      <w:ins w:id="96845" w:author="מנוע מכני" w:date="2026-10-11T12:04:39Z">
        <w:r>
          <w:rPr>
            <w:spacing w:val="-4"/>
            <w:rtl/>
          </w:rPr>
          <w:t xml:space="preserve">אדם</w:t>
        </w:r>
      </w:ins>
      <w:del w:id="96846" w:author="מנוע מכני" w:date="2026-10-11T12:04:39Z">
        <w:r w:rsidRPr="00FE1B89">
          <w:rPr>
            <w:spacing w:val="-4"/>
            <w:rtl/>
          </w:rPr>
          <w:lastRenderedPageBreak/>
          <w:tab/>
          <w:delText xml:space="preserve">גברא</w:delText>
        </w:r>
      </w:del>
      <w:r w:rsidRPr="00FE1B89">
        <w:rPr>
          <w:spacing w:val="-4"/>
          <w:rtl/>
        </w:rPr>
        <w:lastRenderedPageBreak/>
        <w:tab/>
        <w:t xml:space="preserve">, </w:t>
      </w:r>
      <w:r w:rsidRPr="00FE1B89">
        <w:rPr>
          <w:spacing w:val="-4"/>
          <w:rtl/>
        </w:rPr>
        <w:lastRenderedPageBreak/>
        <w:tab/>
        <w:t xml:space="preserve">לא</w:t>
      </w:r>
      <w:r w:rsidRPr="00FE1B89">
        <w:rPr>
          <w:spacing w:val="-4"/>
          <w:rtl/>
        </w:rPr>
        <w:lastRenderedPageBreak/>
        <w:tab/>
        <w:t xml:space="preserve"> כיפר קמי שמיא, </w:t>
      </w:r>
      <w:ins w:id="90657" w:author="מנוע מכני" w:date="2026-10-11T12:04:39Z">
        <w:r>
          <w:rPr>
            <w:spacing w:val="-4"/>
            <w:rtl/>
          </w:rPr>
          <w:t xml:space="preserve">שם</w:t>
        </w:r>
      </w:ins>
      <w:del w:id="90658" w:author="מנוע מכני" w:date="2026-10-11T12:04:39Z">
        <w:r w:rsidRPr="00FE1B89">
          <w:rPr>
            <w:spacing w:val="-4"/>
            <w:rtl/>
          </w:rPr>
          <w:lastRenderedPageBreak/>
          <w:tab/>
          <w:delText xml:space="preserve">התם</w:delText>
        </w:r>
      </w:del>
      <w:r w:rsidRPr="00FE1B89">
        <w:rPr>
          <w:spacing w:val="-4"/>
          <w:rtl/>
        </w:rPr>
        <w:lastRenderedPageBreak/>
        <w:tab/>
        <w:t xml:space="preserve"> </w:t>
      </w:r>
      <w:ins w:id="90659" w:author="מנוע מכני" w:date="2026-10-11T12:04:39Z">
        <w:r>
          <w:rPr>
            <w:spacing w:val="-4"/>
            <w:rtl/>
          </w:rPr>
          <w:t xml:space="preserve">גם</w:t>
        </w:r>
      </w:ins>
      <w:del w:id="90660" w:author="מנוע מכני" w:date="2026-10-11T12:04:39Z">
        <w:r w:rsidRPr="00FE1B89">
          <w:rPr>
            <w:spacing w:val="-4"/>
            <w:rtl/>
          </w:rPr>
          <w:lastRenderedPageBreak/>
          <w:tab/>
          <w:delText xml:space="preserve">נמי</w:delText>
        </w:r>
      </w:del>
      <w:r w:rsidRPr="00FE1B89">
        <w:rPr>
          <w:spacing w:val="-4"/>
          <w:rtl/>
        </w:rPr>
        <w:lastRenderedPageBreak/>
        <w:tab/>
        <w:t xml:space="preserve">, כיפר מתן בהונות, </w:t>
      </w:r>
      <w:r w:rsidRPr="00FE1B89">
        <w:rPr>
          <w:spacing w:val="-4"/>
          <w:rtl/>
        </w:rPr>
        <w:lastRenderedPageBreak/>
        <w:tab/>
        <w:t xml:space="preserve">לא</w:t>
      </w:r>
      <w:r w:rsidRPr="00FE1B89">
        <w:rPr>
          <w:spacing w:val="-4"/>
          <w:rtl/>
        </w:rPr>
        <w:lastRenderedPageBreak/>
        <w:tab/>
        <w:t xml:space="preserve"> כיפר מתנות הראש.</w:t>
      </w:r>
    </w:p>
    <w:p>
      <w:pPr>
        <w:pStyle w:val="38"/>
        <w:rPr>
          <w:ins w:id="97592" w:author="מנוע מכני" w:date="2026-10-11T12:04:39Z"/>
        </w:rPr>
      </w:pPr>
      <w:r>
        <w:t xml:space="preserve">ת"ש, </w:t>
      </w:r>
      <w:r>
        <w:t>ל</w:t>
      </w:r>
      <w:r>
        <w:t>ר"</w:t>
      </w:r>
      <w:r>
        <w:t>ש</w:t>
      </w:r>
      <w:r>
        <w:t xml:space="preserve">:</w:t>
      </w:r>
    </w:p>
    <w:p w:rsidR="00DA63EC" w:rsidRDefault="00DA63EC" w:rsidP="00DA63EC">
      <w:pPr>
        <w:tabs>
          <w:tab w:val="left" w:pos="0"/>
          <w:tab w:val="center" w:pos="2835"/>
        </w:tabs>
        <w:rPr>
          <w:rtl/>
        </w:rPr>
      </w:pPr>
      <w:del w:id="97593" w:author="מנוע מכני" w:date="2026-10-11T12:04:39Z">
        <w:r>
          <w:rPr>
            <w:rtl/>
          </w:rPr>
          <w:delText xml:space="preserve"> </w:delText>
        </w:r>
      </w:del>
      <w:r>
        <w:rPr>
          <w:rtl/>
        </w:rPr>
        <w:t xml:space="preserve">שעירי עצרת למה הן באין? על טומאת מקדש וקדשיו</w:t>
      </w:r>
      <w:ins w:id="94103" w:author="מנוע מכני" w:date="2026-10-11T12:04:39Z">
        <w:r>
          <w:rPr>
            <w:rtl/>
          </w:rPr>
          <w:t xml:space="preserve">,</w:t>
        </w:r>
      </w:ins>
      <w:del w:id="94104" w:author="מנוע מכני" w:date="2026-10-11T12:04:39Z">
        <w:r>
          <w:rPr>
            <w:rtl/>
          </w:rPr>
          <w:delText xml:space="preserve">;</w:delText>
        </w:r>
      </w:del>
    </w:p>
    <w:p w:rsidR="00DA63EC" w:rsidRDefault="00DA63EC" w:rsidP="00DA63EC">
      <w:pPr>
        <w:tabs>
          <w:tab w:val="left" w:pos="0"/>
          <w:tab w:val="center" w:pos="2835"/>
        </w:tabs>
        <w:rPr>
          <w:rtl/>
        </w:rPr>
      </w:pPr>
      <w:r>
        <w:rPr>
          <w:rtl/>
        </w:rPr>
        <w:tab/>
        <w:t xml:space="preserve">נזרק דמו של ראשון, שני למה קרב? על טומאה שאורעה בין זה לזה, </w:t>
      </w:r>
    </w:p>
    <w:p w:rsidR="00DA63EC" w:rsidRPr="00FE1B89" w:rsidRDefault="00DA63EC" w:rsidP="00DA63EC">
      <w:pPr>
        <w:tabs>
          <w:tab w:val="left" w:pos="0"/>
          <w:tab w:val="center" w:pos="2835"/>
        </w:tabs>
        <w:rPr>
          <w:spacing w:val="-6"/>
          <w:rtl/>
        </w:rPr>
      </w:pPr>
      <w:r w:rsidRPr="00FE1B89">
        <w:rPr>
          <w:spacing w:val="-6"/>
          <w:rtl/>
        </w:rPr>
        <w:tab/>
        <w:t xml:space="preserve">אמור מעתה, ראויין היו ישראל להקריב קרבנותיהן בכל עת ובכל שעה אלא שחיסך הכתוב</w:t>
      </w:r>
      <w:ins w:id="94105" w:author="מנוע מכני" w:date="2026-10-11T12:04:39Z">
        <w:r>
          <w:rPr>
            <w:spacing w:val="-6"/>
            <w:rtl/>
          </w:rPr>
          <w:t xml:space="preserve">,</w:t>
        </w:r>
      </w:ins>
      <w:del w:id="94106" w:author="מנוע מכני" w:date="2026-10-11T12:04:39Z">
        <w:r w:rsidRPr="00FE1B89">
          <w:rPr>
            <w:spacing w:val="-6"/>
            <w:rtl/>
          </w:rPr>
          <w:tab/>
          <w:delText xml:space="preserve">;</w:delText>
        </w:r>
      </w:del>
    </w:p>
    <w:p w:rsidR="00DA63EC" w:rsidRDefault="00DA63EC" w:rsidP="00DA63EC">
      <w:pPr>
        <w:tabs>
          <w:tab w:val="left" w:pos="0"/>
          <w:tab w:val="center" w:pos="2835"/>
        </w:tabs>
        <w:rPr>
          <w:rtl/>
        </w:rPr>
      </w:pPr>
      <w:r>
        <w:rPr>
          <w:rtl/>
        </w:rPr>
        <w:tab/>
        <w:t xml:space="preserve">והא </w:t>
      </w:r>
      <w:ins w:id="90661" w:author="מנוע מכני" w:date="2026-10-11T12:04:39Z">
        <w:r>
          <w:rPr>
            <w:rtl/>
          </w:rPr>
          <w:t xml:space="preserve">כאן</w:t>
        </w:r>
      </w:ins>
      <w:del w:id="90662" w:author="מנוע מכני" w:date="2026-10-11T12:04:39Z">
        <w:r>
          <w:rPr>
            <w:rtl/>
          </w:rPr>
          <w:tab/>
          <w:delText xml:space="preserve">הכא</w:delText>
        </w:r>
      </w:del>
      <w:r>
        <w:rPr>
          <w:rtl/>
        </w:rPr>
        <w:tab/>
        <w:t xml:space="preserve"> דעשה דלאחר הפרשה וקא מכפרא.</w:t>
      </w:r>
    </w:p>
    <w:p>
      <w:pPr>
        <w:pStyle w:val="38"/>
        <w:rPr>
          <w:ins w:id="97594" w:author="מנוע מכני" w:date="2026-10-11T12:04:39Z"/>
        </w:rPr>
      </w:pPr>
      <w:r>
        <w:t xml:space="preserve">- </w:t>
      </w:r>
      <w:r>
        <w:tab/>
      </w:r>
      <w:r w:rsidRPr="003E2BFC">
        <w:t>ו</w:t>
      </w:r>
      <w:r>
        <w:t>דחי</w:t>
      </w:r>
      <w:r w:rsidR="005608A0">
        <w:t>'</w:t>
      </w:r>
    </w:p>
    <w:p w:rsidR="00DA63EC" w:rsidRDefault="00DA63EC" w:rsidP="00DA63EC">
      <w:pPr>
        <w:pStyle w:val="affffb"/>
        <w:rPr>
          <w:rtl/>
        </w:rPr>
      </w:pPr>
      <w:del w:id="97595" w:author="מנוע מכני" w:date="2026-10-11T12:04:39Z">
        <w:r>
          <w:rPr>
            <w:rFonts w:hint="cs"/>
            <w:rtl/>
          </w:rPr>
          <w:delText xml:space="preserve"> </w:delText>
        </w:r>
      </w:del>
      <w:r>
        <w:rPr>
          <w:rFonts w:hint="cs"/>
          <w:rtl/>
        </w:rPr>
        <w:t xml:space="preserve">דהב</w:t>
      </w:r>
      <w:r>
        <w:rPr>
          <w:rtl/>
        </w:rPr>
        <w:t>"</w:t>
      </w:r>
      <w:r>
        <w:rPr>
          <w:rFonts w:hint="cs"/>
          <w:rtl/>
        </w:rPr>
        <w:t xml:space="preserve">ע </w:t>
      </w:r>
      <w:r>
        <w:rPr>
          <w:rtl/>
        </w:rPr>
        <w:t>דאפרשינהו בזה אחר זה.</w:t>
      </w:r>
    </w:p>
    <w:p>
      <w:pPr>
        <w:pStyle w:val="38"/>
        <w:rPr>
          <w:ins w:id="97596" w:author="מנוע מכני" w:date="2026-10-11T12:04:39Z"/>
        </w:rPr>
      </w:pPr>
      <w:r>
        <w:tab/>
      </w:r>
      <w:r>
        <w:t xml:space="preserve">ולא אמרי'</w:t>
      </w:r>
    </w:p>
    <w:p w:rsidR="00DA63EC" w:rsidRDefault="00DA63EC" w:rsidP="00DA63EC">
      <w:pPr>
        <w:rPr>
          <w:rtl/>
        </w:rPr>
      </w:pPr>
      <w:del w:id="97597" w:author="מנוע מכני" w:date="2026-10-11T12:04:39Z">
        <w:r>
          <w:rPr>
            <w:rFonts w:hint="cs"/>
            <w:rtl/>
          </w:rPr>
          <w:delText xml:space="preserve"> </w:delText>
        </w:r>
      </w:del>
      <w:r>
        <w:rPr>
          <w:rFonts w:hint="cs"/>
          <w:rtl/>
        </w:rPr>
        <w:t xml:space="preserve">הך חידושא דדווקא בזה אחר זה -</w:t>
      </w:r>
      <w:r>
        <w:rPr>
          <w:rStyle w:val="2fb"/>
          <w:rFonts w:hint="cs"/>
          <w:rtl/>
        </w:rPr>
        <w:t xml:space="preserve">כר</w:t>
      </w:r>
      <w:r>
        <w:rPr>
          <w:rStyle w:val="2fb"/>
          <w:rtl/>
        </w:rPr>
        <w:t>"</w:t>
      </w:r>
      <w:r>
        <w:rPr>
          <w:rStyle w:val="2fb"/>
          <w:rFonts w:hint="cs"/>
          <w:rtl/>
        </w:rPr>
        <w:t xml:space="preserve">פ</w:t>
      </w:r>
      <w:r>
        <w:rPr>
          <w:rFonts w:hint="cs"/>
          <w:rtl/>
        </w:rPr>
        <w:t xml:space="preserve"> ד</w:t>
      </w:r>
      <w:r>
        <w:rPr>
          <w:rtl/>
        </w:rPr>
        <w:t>שאני קרבנות צבור, דלב בית דין קמתנה עליה</w:t>
      </w:r>
      <w:r>
        <w:rPr>
          <w:rFonts w:hint="cs"/>
          <w:rtl/>
        </w:rPr>
        <w:t>ן</w:t>
      </w:r>
    </w:p>
    <w:p>
      <w:pPr>
        <w:pStyle w:val="38"/>
        <w:rPr>
          <w:ins w:id="97598" w:author="מנוע מכני" w:date="2026-10-11T12:04:39Z"/>
        </w:rPr>
      </w:pPr>
      <w:r>
        <w:tab/>
      </w:r>
      <w:r w:rsidRPr="003E2BFC">
        <w:t>כדר</w:t>
      </w:r>
      <w:r w:rsidRPr="003E2BFC">
        <w:t>יא</w:t>
      </w:r>
      <w:r>
        <w:t>"</w:t>
      </w:r>
      <w:r w:rsidRPr="003E2BFC">
        <w:t>ש</w:t>
      </w:r>
      <w:r w:rsidRPr="003E2BFC">
        <w:t xml:space="preserve">:</w:t>
      </w:r>
    </w:p>
    <w:p w:rsidR="00DA63EC" w:rsidRDefault="00DA63EC" w:rsidP="00DA63EC">
      <w:pPr>
        <w:tabs>
          <w:tab w:val="left" w:pos="0"/>
          <w:tab w:val="center" w:pos="2835"/>
        </w:tabs>
        <w:rPr>
          <w:b/>
          <w:bCs/>
          <w:rtl/>
        </w:rPr>
      </w:pPr>
      <w:del w:id="97599" w:author="מנוע מכני" w:date="2026-10-11T12:04:39Z">
        <w:r w:rsidRPr="003E2BFC">
          <w:rPr>
            <w:b/>
            <w:bCs/>
            <w:rtl/>
          </w:rPr>
          <w:delText xml:space="preserve"> </w:delText>
        </w:r>
      </w:del>
      <w:r w:rsidRPr="003E2BFC">
        <w:rPr>
          <w:rFonts w:hint="cs"/>
          <w:b/>
          <w:bCs/>
          <w:rtl/>
        </w:rPr>
        <w:t>ד</w:t>
      </w:r>
      <w:r w:rsidRPr="003E2BFC">
        <w:rPr>
          <w:b/>
          <w:bCs/>
          <w:rtl/>
        </w:rPr>
        <w:t>קרבנות צבור, סכין מושכתן למה שהן.</w:t>
      </w:r>
    </w:p>
    <w:p w:rsidR="00DA63EC" w:rsidRDefault="00DA63EC" w:rsidP="00DA63EC">
      <w:pPr>
        <w:tabs>
          <w:tab w:val="left" w:pos="0"/>
          <w:tab w:val="center" w:pos="2835"/>
        </w:tabs>
        <w:rPr>
          <w:rtl/>
        </w:rPr>
      </w:pPr>
    </w:p>
    <w:p>
      <w:pPr>
        <w:pStyle w:val="38"/>
        <w:rPr>
          <w:ins w:id="97600" w:author="מנוע מכני" w:date="2026-10-11T12:04:39Z"/>
        </w:rPr>
      </w:pPr>
      <w:del w:id="101753" w:author="מנוע מכני" w:date="2026-10-11T12:04:39Z">
        <w:r>
          <w:delText xml:space="preserve">א"</w:delText>
        </w:r>
        <w:r>
          <w:delText xml:space="preserve">ל </w:delText>
        </w:r>
      </w:del>
      <w:r>
        <w:t xml:space="preserve">ריבדר</w:t>
      </w:r>
      <w:r>
        <w:t>"</w:t>
      </w:r>
      <w:r>
        <w:t>ש לר</w:t>
      </w:r>
      <w:r>
        <w:t>"</w:t>
      </w:r>
      <w:r>
        <w:t>פ</w:t>
      </w:r>
      <w:r>
        <w:t xml:space="preserve">:</w:t>
      </w:r>
    </w:p>
    <w:p w:rsidR="00DA63EC" w:rsidRDefault="00DA63EC" w:rsidP="00DA63EC">
      <w:pPr>
        <w:tabs>
          <w:tab w:val="left" w:pos="0"/>
          <w:tab w:val="center" w:pos="2835"/>
        </w:tabs>
        <w:rPr>
          <w:rtl/>
        </w:rPr>
      </w:pPr>
      <w:del w:id="97601" w:author="מנוע מכני" w:date="2026-10-11T12:04:39Z">
        <w:r>
          <w:rPr>
            <w:rtl/>
          </w:rPr>
          <w:delText xml:space="preserve"> </w:delText>
        </w:r>
      </w:del>
      <w:r>
        <w:rPr>
          <w:rtl/>
        </w:rPr>
        <w:t xml:space="preserve">ומי </w:t>
      </w:r>
      <w:ins w:id="92311" w:author="מנוע מכני" w:date="2026-10-11T12:04:39Z">
        <w:r>
          <w:rPr>
            <w:rtl/>
          </w:rPr>
          <w:t xml:space="preserve">יש</w:t>
        </w:r>
      </w:ins>
      <w:del w:id="92312" w:author="מנוע מכני" w:date="2026-10-11T12:04:39Z">
        <w:r>
          <w:rPr>
            <w:rtl/>
          </w:rPr>
          <w:delText xml:space="preserve">אית</w:delText>
        </w:r>
      </w:del>
      <w:r>
        <w:rPr>
          <w:rtl/>
        </w:rPr>
        <w:t xml:space="preserve"> </w:t>
      </w:r>
      <w:r>
        <w:rPr>
          <w:rStyle w:val="2fb"/>
          <w:rtl/>
        </w:rPr>
        <w:t xml:space="preserve">ל</w:t>
      </w:r>
      <w:r>
        <w:rPr>
          <w:rStyle w:val="2fb"/>
          <w:rFonts w:hint="cs"/>
          <w:rtl/>
        </w:rPr>
        <w:t>ר</w:t>
      </w:r>
      <w:r>
        <w:rPr>
          <w:rStyle w:val="2fb"/>
          <w:rtl/>
        </w:rPr>
        <w:t>"</w:t>
      </w:r>
      <w:r>
        <w:rPr>
          <w:rStyle w:val="2fb"/>
          <w:rFonts w:hint="cs"/>
          <w:rtl/>
        </w:rPr>
        <w:t xml:space="preserve">ש</w:t>
      </w:r>
      <w:r>
        <w:rPr>
          <w:rFonts w:hint="cs"/>
          <w:rtl/>
        </w:rPr>
        <w:t xml:space="preserve"> </w:t>
      </w:r>
      <w:r>
        <w:rPr>
          <w:rtl/>
        </w:rPr>
        <w:t xml:space="preserve">לב </w:t>
      </w:r>
      <w:r>
        <w:rPr>
          <w:rFonts w:hint="cs"/>
          <w:rtl/>
        </w:rPr>
        <w:t>ב</w:t>
      </w:r>
      <w:r>
        <w:rPr>
          <w:rtl/>
        </w:rPr>
        <w:t>"</w:t>
      </w:r>
      <w:r>
        <w:rPr>
          <w:rFonts w:hint="cs"/>
          <w:rtl/>
        </w:rPr>
        <w:t xml:space="preserve">ד </w:t>
      </w:r>
      <w:r>
        <w:rPr>
          <w:rtl/>
        </w:rPr>
        <w:t xml:space="preserve">מתנה עליהן? </w:t>
      </w:r>
    </w:p>
    <w:p w:rsidR="00DA63EC" w:rsidRDefault="00DA63EC" w:rsidP="00DA63EC">
      <w:pPr>
        <w:pStyle w:val="afff3"/>
        <w:framePr w:wrap="around"/>
        <w:tabs>
          <w:tab w:val="left" w:pos="0"/>
        </w:tabs>
        <w:rPr>
          <w:rtl/>
        </w:rPr>
      </w:pPr>
      <w:r>
        <w:rPr>
          <w:rFonts w:hint="cs"/>
          <w:rtl/>
        </w:rPr>
        <w:t>ז.</w:t>
      </w:r>
    </w:p>
    <w:p w:rsidR="00DA63EC" w:rsidRPr="00FE1B89" w:rsidRDefault="00DA63EC" w:rsidP="00DA63EC">
      <w:pPr>
        <w:tabs>
          <w:tab w:val="left" w:pos="0"/>
          <w:tab w:val="center" w:pos="2835"/>
        </w:tabs>
        <w:rPr>
          <w:spacing w:val="-6"/>
          <w:rtl/>
        </w:rPr>
      </w:pPr>
      <w:r w:rsidRPr="00FE1B89">
        <w:rPr>
          <w:rFonts w:hint="cs"/>
          <w:spacing w:val="-6"/>
          <w:rtl/>
        </w:rPr>
        <w:t xml:space="preserve">הא </w:t>
      </w:r>
      <w:r w:rsidRPr="00FE1B89">
        <w:rPr>
          <w:rStyle w:val="2fb"/>
          <w:rFonts w:hint="cs"/>
          <w:spacing w:val="-6"/>
          <w:rtl/>
        </w:rPr>
        <w:t xml:space="preserve">ר</w:t>
      </w:r>
      <w:r w:rsidRPr="00FE1B89">
        <w:rPr>
          <w:rStyle w:val="2fb"/>
          <w:spacing w:val="-6"/>
          <w:rtl/>
        </w:rPr>
        <w:t>"</w:t>
      </w:r>
      <w:r w:rsidRPr="00FE1B89">
        <w:rPr>
          <w:rStyle w:val="2fb"/>
          <w:rFonts w:hint="cs"/>
          <w:spacing w:val="-6"/>
          <w:rtl/>
        </w:rPr>
        <w:t xml:space="preserve">ע</w:t>
      </w:r>
      <w:r w:rsidRPr="00FE1B89">
        <w:rPr>
          <w:rFonts w:hint="cs"/>
          <w:spacing w:val="-6"/>
          <w:rtl/>
        </w:rPr>
        <w:t xml:space="preserve"> </w:t>
      </w:r>
      <w:r w:rsidRPr="00FE1B89">
        <w:rPr>
          <w:rStyle w:val="2fb"/>
          <w:rFonts w:hint="cs"/>
          <w:spacing w:val="-6"/>
          <w:rtl/>
        </w:rPr>
        <w:t xml:space="preserve">מרי</w:t>
      </w:r>
      <w:r w:rsidRPr="00FE1B89">
        <w:rPr>
          <w:rStyle w:val="2fb"/>
          <w:spacing w:val="-6"/>
          <w:rtl/>
        </w:rPr>
        <w:t>"</w:t>
      </w:r>
      <w:r w:rsidRPr="00FE1B89">
        <w:rPr>
          <w:rStyle w:val="2fb"/>
          <w:rFonts w:hint="cs"/>
          <w:spacing w:val="-6"/>
          <w:rtl/>
        </w:rPr>
        <w:t xml:space="preserve">צ</w:t>
      </w:r>
      <w:r w:rsidRPr="00FE1B89">
        <w:rPr>
          <w:rFonts w:hint="cs"/>
          <w:spacing w:val="-6"/>
          <w:rtl/>
        </w:rPr>
        <w:t xml:space="preserve"> </w:t>
      </w:r>
      <w:r w:rsidRPr="00FE1B89">
        <w:rPr>
          <w:rStyle w:val="2fb"/>
          <w:rFonts w:hint="cs"/>
          <w:spacing w:val="-6"/>
          <w:rtl/>
        </w:rPr>
        <w:t xml:space="preserve">מרי</w:t>
      </w:r>
      <w:r w:rsidRPr="00FE1B89">
        <w:rPr>
          <w:rStyle w:val="2fb"/>
          <w:spacing w:val="-6"/>
          <w:rtl/>
        </w:rPr>
        <w:t>"</w:t>
      </w:r>
      <w:r w:rsidRPr="00FE1B89">
        <w:rPr>
          <w:rStyle w:val="2fb"/>
          <w:rFonts w:hint="cs"/>
          <w:spacing w:val="-6"/>
          <w:rtl/>
        </w:rPr>
        <w:t xml:space="preserve">ו</w:t>
      </w:r>
      <w:r w:rsidRPr="00FE1B89">
        <w:rPr>
          <w:rFonts w:hint="cs"/>
          <w:spacing w:val="-6"/>
          <w:rtl/>
        </w:rPr>
        <w:t xml:space="preserve"> </w:t>
      </w:r>
      <w:r w:rsidRPr="00FE1B89">
        <w:rPr>
          <w:spacing w:val="-6"/>
          <w:rtl/>
        </w:rPr>
        <w:t xml:space="preserve">תמידין שלא הוצרכו לצבור, </w:t>
      </w:r>
      <w:r w:rsidRPr="00FE1B89">
        <w:rPr>
          <w:rStyle w:val="2fb"/>
          <w:rFonts w:hint="cs"/>
          <w:b/>
          <w:bCs/>
          <w:spacing w:val="-6"/>
          <w:rtl/>
        </w:rPr>
        <w:t>לר</w:t>
      </w:r>
      <w:r w:rsidRPr="00FE1B89">
        <w:rPr>
          <w:rStyle w:val="2fb"/>
          <w:spacing w:val="-6"/>
          <w:rtl/>
        </w:rPr>
        <w:t>"</w:t>
      </w:r>
      <w:r w:rsidRPr="00FE1B89">
        <w:rPr>
          <w:rStyle w:val="2fb"/>
          <w:rFonts w:hint="cs"/>
          <w:spacing w:val="-6"/>
          <w:rtl/>
        </w:rPr>
        <w:t xml:space="preserve">ש</w:t>
      </w:r>
      <w:r w:rsidRPr="00FE1B89">
        <w:rPr>
          <w:rFonts w:hint="cs"/>
          <w:spacing w:val="-6"/>
          <w:rtl/>
        </w:rPr>
        <w:t xml:space="preserve">: </w:t>
      </w:r>
      <w:r w:rsidRPr="00FE1B89">
        <w:rPr>
          <w:spacing w:val="-6"/>
          <w:rtl/>
        </w:rPr>
        <w:t xml:space="preserve">אין נפדין תמימים, </w:t>
      </w:r>
      <w:r w:rsidRPr="00FE1B89">
        <w:rPr>
          <w:b/>
          <w:bCs/>
          <w:spacing w:val="-6"/>
          <w:rtl/>
        </w:rPr>
        <w:t>ל</w:t>
      </w:r>
      <w:r w:rsidRPr="00FE1B89">
        <w:rPr>
          <w:rFonts w:hint="cs"/>
          <w:b/>
          <w:bCs/>
          <w:spacing w:val="-6"/>
          <w:rtl/>
        </w:rPr>
        <w:t>ח</w:t>
      </w:r>
      <w:r w:rsidRPr="00FE1B89">
        <w:rPr>
          <w:b/>
          <w:bCs/>
          <w:spacing w:val="-6"/>
          <w:rtl/>
        </w:rPr>
        <w:t>כמים</w:t>
      </w:r>
      <w:r w:rsidRPr="00FE1B89">
        <w:rPr>
          <w:spacing w:val="-6"/>
          <w:rtl/>
        </w:rPr>
        <w:t xml:space="preserve"> נפדין תמימין! </w:t>
      </w:r>
    </w:p>
    <w:p>
      <w:pPr>
        <w:pStyle w:val="38"/>
        <w:rPr>
          <w:ins w:id="97602" w:author="מנוע מכני" w:date="2026-10-11T12:04:39Z"/>
        </w:rPr>
      </w:pPr>
      <w:r w:rsidRPr="00773371">
        <w:t>ועוד</w:t>
      </w:r>
      <w:r>
        <w:t xml:space="preserve">, הא בעא </w:t>
      </w:r>
      <w:r>
        <w:t>רי</w:t>
      </w:r>
      <w:r>
        <w:t>"</w:t>
      </w:r>
      <w:r>
        <w:t>ר מר</w:t>
      </w:r>
      <w:r>
        <w:t>"</w:t>
      </w:r>
      <w:r>
        <w:t>ז</w:t>
      </w:r>
      <w:r>
        <w:t xml:space="preserve">:</w:t>
      </w:r>
    </w:p>
    <w:p w:rsidR="00DA63EC" w:rsidRDefault="00DA63EC" w:rsidP="00DA63EC">
      <w:pPr>
        <w:rPr>
          <w:rtl/>
        </w:rPr>
      </w:pPr>
      <w:del w:id="97603" w:author="מנוע מכני" w:date="2026-10-11T12:04:39Z">
        <w:r>
          <w:rPr>
            <w:rtl/>
          </w:rPr>
          <w:delText xml:space="preserve"> </w:delText>
        </w:r>
      </w:del>
      <w:r>
        <w:rPr>
          <w:rtl/>
        </w:rPr>
        <w:t xml:space="preserve">שעירי עצרת שקבל דמן בשני כוסות ונזרק דמו של ראשון, שני למה הוא בא? </w:t>
      </w:r>
    </w:p>
    <w:p w:rsidR="00DA63EC" w:rsidRDefault="00DA63EC" w:rsidP="00DA63EC">
      <w:pPr>
        <w:tabs>
          <w:tab w:val="left" w:pos="0"/>
          <w:tab w:val="center" w:pos="2835"/>
        </w:tabs>
        <w:rPr>
          <w:rtl/>
        </w:rPr>
      </w:pPr>
      <w:r>
        <w:rPr>
          <w:rtl/>
        </w:rPr>
        <w:tab/>
        <w:t xml:space="preserve">על טומאה שאורעה בין זריקה של זה לזה </w:t>
      </w:r>
    </w:p>
    <w:p w:rsidR="00DA63EC" w:rsidRPr="00FE1B89" w:rsidRDefault="00DA63EC" w:rsidP="00DA63EC">
      <w:pPr>
        <w:tabs>
          <w:tab w:val="left" w:pos="0"/>
          <w:tab w:val="center" w:pos="2835"/>
        </w:tabs>
        <w:rPr>
          <w:spacing w:val="-2"/>
          <w:rtl/>
        </w:rPr>
      </w:pPr>
      <w:r w:rsidRPr="00FE1B89">
        <w:rPr>
          <w:spacing w:val="-2"/>
          <w:rtl/>
        </w:rPr>
        <w:t>ע"</w:t>
      </w:r>
      <w:r w:rsidRPr="00FE1B89">
        <w:rPr>
          <w:rFonts w:hint="cs"/>
          <w:spacing w:val="-2"/>
          <w:rtl/>
        </w:rPr>
        <w:t>כ</w:t>
      </w:r>
      <w:r w:rsidRPr="00FE1B89">
        <w:rPr>
          <w:spacing w:val="-2"/>
          <w:rtl/>
        </w:rPr>
        <w:t xml:space="preserve"> </w:t>
      </w:r>
      <w:r w:rsidRPr="00FE1B89">
        <w:rPr>
          <w:rFonts w:hint="cs"/>
          <w:spacing w:val="-2"/>
          <w:rtl/>
        </w:rPr>
        <w:t>בעי דווקא</w:t>
      </w:r>
      <w:r w:rsidRPr="00FE1B89">
        <w:rPr>
          <w:spacing w:val="-2"/>
          <w:rtl/>
        </w:rPr>
        <w:t xml:space="preserve"> </w:t>
      </w:r>
      <w:r w:rsidRPr="00FE1B89">
        <w:rPr>
          <w:rFonts w:hint="cs"/>
          <w:spacing w:val="-2"/>
          <w:rtl/>
        </w:rPr>
        <w:t>ב</w:t>
      </w:r>
      <w:r w:rsidRPr="00FE1B89">
        <w:rPr>
          <w:spacing w:val="-2"/>
          <w:rtl/>
        </w:rPr>
        <w:t>עשה דלאחר שחיטה,</w:t>
      </w:r>
      <w:r w:rsidRPr="00FE1B89">
        <w:rPr>
          <w:b/>
          <w:bCs/>
          <w:spacing w:val="-2"/>
          <w:rtl/>
        </w:rPr>
        <w:t xml:space="preserve"> אבל עשה דלאחר הפרשה </w:t>
      </w:r>
      <w:ins w:id="95761" w:author="מנוע מכני" w:date="2026-10-11T12:04:39Z">
        <w:r>
          <w:rPr>
            <w:b/>
            <w:bCs/>
            <w:spacing w:val="-2"/>
            <w:rtl/>
          </w:rPr>
          <w:t xml:space="preserve">לא</w:t>
        </w:r>
        <w:r>
          <w:rPr>
            <w:b/>
            <w:bCs/>
            <w:spacing w:val="-2"/>
            <w:rtl/>
          </w:rPr>
          <w:t xml:space="preserve"> צריך</w:t>
        </w:r>
      </w:ins>
      <w:del w:id="95762" w:author="מנוע מכני" w:date="2026-10-11T12:04:39Z">
        <w:r w:rsidRPr="00FE1B89">
          <w:rPr>
            <w:b/>
            <w:bCs/>
            <w:spacing w:val="-2"/>
            <w:rtl/>
          </w:rPr>
          <w:delText xml:space="preserve">לא </w:delText>
        </w:r>
        <w:r w:rsidRPr="00FE1B89">
          <w:rPr>
            <w:rFonts w:hint="cs"/>
            <w:b/>
            <w:bCs/>
            <w:spacing w:val="-2"/>
            <w:rtl/>
          </w:rPr>
          <w:delText xml:space="preserve">בעי</w:delText>
        </w:r>
      </w:del>
      <w:r w:rsidRPr="00FE1B89">
        <w:rPr>
          <w:b/>
          <w:bCs/>
          <w:spacing w:val="-2"/>
          <w:rtl/>
        </w:rPr>
        <w:t xml:space="preserve"> –</w:t>
      </w:r>
      <w:r w:rsidRPr="00FE1B89">
        <w:rPr>
          <w:rFonts w:hint="cs"/>
          <w:spacing w:val="-2"/>
          <w:rtl/>
        </w:rPr>
        <w:t xml:space="preserve"> </w:t>
      </w:r>
      <w:ins w:id="92313" w:author="מנוע מכני" w:date="2026-10-11T12:04:39Z">
        <w:r>
          <w:rPr>
            <w:rFonts w:hint="cs"/>
            <w:spacing w:val="-2"/>
            <w:rtl/>
          </w:rPr>
          <w:t xml:space="preserve">דשמא</w:t>
        </w:r>
      </w:ins>
      <w:del w:id="92314" w:author="מנוע מכני" w:date="2026-10-11T12:04:39Z">
        <w:r w:rsidRPr="00FE1B89">
          <w:rPr>
            <w:rFonts w:hint="cs"/>
            <w:spacing w:val="-2"/>
            <w:rtl/>
          </w:rPr>
          <w:delText xml:space="preserve">דדלמא</w:delText>
        </w:r>
      </w:del>
      <w:r w:rsidRPr="00FE1B89">
        <w:rPr>
          <w:rFonts w:hint="cs"/>
          <w:spacing w:val="-2"/>
          <w:rtl/>
        </w:rPr>
        <w:t xml:space="preserve"> </w:t>
      </w:r>
      <w:r w:rsidRPr="00FE1B89">
        <w:rPr>
          <w:rFonts w:hint="cs"/>
          <w:spacing w:val="-2"/>
          <w:rtl/>
        </w:rPr>
        <w:t xml:space="preserve">את</w:t>
      </w:r>
      <w:r w:rsidRPr="00FE1B89">
        <w:rPr>
          <w:spacing w:val="-2"/>
          <w:rtl/>
        </w:rPr>
        <w:t>"</w:t>
      </w:r>
      <w:r w:rsidRPr="00FE1B89">
        <w:rPr>
          <w:rFonts w:hint="cs"/>
          <w:spacing w:val="-2"/>
          <w:rtl/>
        </w:rPr>
        <w:t xml:space="preserve">ל</w:t>
      </w:r>
      <w:r w:rsidRPr="00FE1B89">
        <w:rPr>
          <w:rFonts w:hint="cs"/>
          <w:spacing w:val="-2"/>
          <w:rtl/>
        </w:rPr>
        <w:t xml:space="preserve"> </w:t>
      </w:r>
      <w:r w:rsidRPr="00FE1B89">
        <w:rPr>
          <w:spacing w:val="-2"/>
          <w:rtl/>
        </w:rPr>
        <w:t xml:space="preserve">אמר</w:t>
      </w:r>
      <w:r w:rsidRPr="00FE1B89">
        <w:rPr>
          <w:spacing w:val="-2"/>
          <w:rtl/>
        </w:rPr>
        <w:t xml:space="preserve">.</w:t>
      </w:r>
    </w:p>
    <w:p w:rsidR="00DA63EC" w:rsidRDefault="00DA63EC" w:rsidP="00DA63EC">
      <w:pPr>
        <w:tabs>
          <w:tab w:val="left" w:pos="0"/>
          <w:tab w:val="center" w:pos="2835"/>
        </w:tabs>
        <w:rPr>
          <w:rtl/>
        </w:rPr>
      </w:pPr>
    </w:p>
    <w:p>
      <w:pPr>
        <w:pStyle w:val="afffff8"/>
        <w:rPr>
          <w:ins w:id="90655" w:author="קלוד" w:date="2026-10-11T12:29:36Z"/>
        </w:rPr>
      </w:pPr>
      <w:ins w:id="90656" w:author="קלוד" w:date="2026-10-11T12:29:36Z">
        <w:r>
          <w:rPr>
            <w:color w:val="7B3F00"/>
          </w:rPr>
          <w:t xml:space="preserve">תודה לשם תודת חבירו - לרבה כשרה, לר"ח פסולה</w:t>
        </w:r>
      </w:ins>
    </w:p>
    <w:p>
      <w:pPr>
        <w:pStyle w:val="38"/>
        <w:rPr>
          <w:ins w:id="97605" w:author="מנוע מכני" w:date="2026-10-11T12:04:39Z"/>
        </w:rPr>
      </w:pPr>
      <w:del w:id="97604" w:author="מנוע מכני" w:date="2026-10-11T12:04:39Z">
        <w:r>
          <w:delText xml:space="preserve">•</w:delText>
        </w:r>
      </w:del>
      <w:r>
        <w:t xml:space="preserve"> </w:t>
      </w:r>
      <w:r w:rsidRPr="004F0BB5">
        <w:t>איתמר:</w:t>
      </w:r>
    </w:p>
    <w:p w:rsidR="00DA63EC" w:rsidRDefault="00DA63EC" w:rsidP="00DA63EC">
      <w:pPr>
        <w:tabs>
          <w:tab w:val="left" w:pos="0"/>
          <w:tab w:val="center" w:pos="2835"/>
        </w:tabs>
        <w:rPr>
          <w:rtl/>
        </w:rPr>
      </w:pPr>
      <w:del w:id="97606" w:author="מנוע מכני" w:date="2026-10-11T12:04:39Z">
        <w:r>
          <w:rPr>
            <w:rtl/>
          </w:rPr>
          <w:delText xml:space="preserve"> </w:delText>
        </w:r>
      </w:del>
      <w:r>
        <w:rPr>
          <w:rtl/>
        </w:rPr>
        <w:t xml:space="preserve">תודה ששחטה לשם תודת חביר</w:t>
      </w:r>
      <w:r>
        <w:rPr>
          <w:rFonts w:hint="cs"/>
          <w:rtl/>
        </w:rPr>
        <w:t>ו</w:t>
      </w:r>
      <w:r>
        <w:rPr>
          <w:rtl/>
        </w:rPr>
        <w:t xml:space="preserve"> - </w:t>
      </w:r>
      <w:r>
        <w:rPr>
          <w:rStyle w:val="2fb"/>
          <w:rFonts w:hint="cs"/>
          <w:b/>
          <w:bCs/>
          <w:rtl/>
        </w:rPr>
        <w:t>ל</w:t>
      </w:r>
      <w:r w:rsidRPr="00C37E7B">
        <w:rPr>
          <w:rStyle w:val="2fb"/>
          <w:b/>
          <w:bCs/>
          <w:rtl/>
        </w:rPr>
        <w:t>רבה</w:t>
      </w:r>
      <w:r>
        <w:rPr>
          <w:rtl/>
        </w:rPr>
        <w:t xml:space="preserve">: כשרה, </w:t>
      </w:r>
      <w:r w:rsidRPr="00C37E7B">
        <w:rPr>
          <w:rStyle w:val="2fb"/>
          <w:rFonts w:hint="cs"/>
          <w:b/>
          <w:bCs/>
          <w:rtl/>
        </w:rPr>
        <w:t>לר</w:t>
      </w:r>
      <w:r>
        <w:rPr>
          <w:rStyle w:val="2fb"/>
          <w:b/>
          <w:bCs/>
          <w:rtl/>
        </w:rPr>
        <w:t>"</w:t>
      </w:r>
      <w:r w:rsidRPr="00C37E7B">
        <w:rPr>
          <w:rStyle w:val="2fb"/>
          <w:rFonts w:hint="cs"/>
          <w:b/>
          <w:bCs/>
          <w:rtl/>
        </w:rPr>
        <w:t>ח</w:t>
      </w:r>
      <w:r>
        <w:rPr>
          <w:rtl/>
        </w:rPr>
        <w:t>: פסולה.</w:t>
      </w:r>
    </w:p>
    <w:p>
      <w:pPr>
        <w:pStyle w:val="38"/>
        <w:rPr>
          <w:ins w:id="97607" w:author="מנוע מכני" w:date="2026-10-11T12:04:39Z"/>
        </w:rPr>
      </w:pPr>
      <w:r w:rsidRPr="00C37E7B">
        <w:t>ל</w:t>
      </w:r>
      <w:r w:rsidRPr="00C37E7B">
        <w:t>רבה</w:t>
      </w:r>
      <w:r>
        <w:t>:</w:t>
      </w:r>
    </w:p>
    <w:p w:rsidR="00DA63EC" w:rsidRDefault="00DA63EC" w:rsidP="00DA63EC">
      <w:pPr>
        <w:tabs>
          <w:tab w:val="left" w:pos="0"/>
          <w:tab w:val="center" w:pos="2835"/>
        </w:tabs>
        <w:rPr>
          <w:rtl/>
        </w:rPr>
      </w:pPr>
      <w:del w:id="97608" w:author="מנוע מכני" w:date="2026-10-11T12:04:39Z">
        <w:r>
          <w:rPr>
            <w:rtl/>
          </w:rPr>
          <w:delText xml:space="preserve"> </w:delText>
        </w:r>
      </w:del>
      <w:r>
        <w:rPr>
          <w:rtl/>
        </w:rPr>
        <w:t xml:space="preserve">כשרה, תודה לשם תודה נשחטה</w:t>
      </w:r>
      <w:ins w:id="94107" w:author="מנוע מכני" w:date="2026-10-11T12:04:39Z">
        <w:r>
          <w:rPr>
            <w:rtl/>
          </w:rPr>
          <w:t xml:space="preserve">,</w:t>
        </w:r>
      </w:ins>
      <w:del w:id="94108" w:author="מנוע מכני" w:date="2026-10-11T12:04:39Z">
        <w:r>
          <w:rPr>
            <w:rtl/>
          </w:rPr>
          <w:delText xml:space="preserve">;</w:delText>
        </w:r>
      </w:del>
    </w:p>
    <w:p>
      <w:pPr>
        <w:pStyle w:val="38"/>
        <w:rPr>
          <w:ins w:id="97609" w:author="מנוע מכני" w:date="2026-10-11T12:04:39Z"/>
        </w:rPr>
      </w:pPr>
      <w:r w:rsidRPr="00C37E7B">
        <w:t>ל</w:t>
      </w:r>
      <w:r w:rsidRPr="00C37E7B">
        <w:t>ר</w:t>
      </w:r>
      <w:r>
        <w:t>"</w:t>
      </w:r>
      <w:r>
        <w:t xml:space="preserve">ח:</w:t>
      </w:r>
    </w:p>
    <w:p w:rsidR="00DA63EC" w:rsidRDefault="00DA63EC" w:rsidP="00DA63EC">
      <w:pPr>
        <w:tabs>
          <w:tab w:val="left" w:pos="0"/>
          <w:tab w:val="center" w:pos="2835"/>
        </w:tabs>
        <w:rPr>
          <w:rtl/>
        </w:rPr>
      </w:pPr>
      <w:del w:id="97610" w:author="מנוע מכני" w:date="2026-10-11T12:04:39Z">
        <w:r>
          <w:rPr>
            <w:rFonts w:hint="cs"/>
            <w:rtl/>
          </w:rPr>
          <w:delText xml:space="preserve"> </w:delText>
        </w:r>
      </w:del>
      <w:r>
        <w:rPr>
          <w:rtl/>
        </w:rPr>
        <w:t xml:space="preserve">פסולה, לשום שלמים </w:t>
      </w:r>
      <w:ins w:id="92315" w:author="מנוע מכני" w:date="2026-10-11T12:04:39Z">
        <w:r>
          <w:rPr>
            <w:rtl/>
          </w:rPr>
          <w:t xml:space="preserve">שלו</w:t>
        </w:r>
      </w:ins>
      <w:del w:id="92316" w:author="מנוע מכני" w:date="2026-10-11T12:04:39Z">
        <w:r>
          <w:rPr>
            <w:rtl/>
          </w:rPr>
          <w:delText xml:space="preserve">דידיה</w:delText>
        </w:r>
      </w:del>
      <w:r>
        <w:rPr>
          <w:rtl/>
        </w:rPr>
        <w:t xml:space="preserve"> נשחטה </w:t>
      </w:r>
      <w:ins w:id="90663" w:author="מנוע מכני" w:date="2026-10-11T12:04:39Z">
        <w:r>
          <w:rPr>
            <w:rtl/>
          </w:rPr>
          <w:t xml:space="preserve">צריך</w:t>
        </w:r>
      </w:ins>
      <w:del w:id="90664" w:author="מנוע מכני" w:date="2026-10-11T12:04:39Z">
        <w:r>
          <w:rPr>
            <w:rtl/>
          </w:rPr>
          <w:delText xml:space="preserve">בעינן</w:delText>
        </w:r>
      </w:del>
      <w:r>
        <w:rPr>
          <w:rtl/>
        </w:rPr>
        <w:t xml:space="preserve">.</w:t>
      </w:r>
    </w:p>
    <w:p>
      <w:pPr>
        <w:pStyle w:val="38"/>
        <w:rPr>
          <w:ins w:id="97612" w:author="מנוע מכני" w:date="2026-10-11T12:04:39Z"/>
        </w:rPr>
      </w:pPr>
      <w:del w:id="97611" w:author="מנוע מכני" w:date="2026-10-11T12:04:39Z">
        <w:r>
          <w:delText xml:space="preserve">•</w:delText>
        </w:r>
      </w:del>
      <w:r>
        <w:t xml:space="preserve"> </w:t>
      </w:r>
      <w:r>
        <w:t xml:space="preserve">רבה:</w:t>
      </w:r>
    </w:p>
    <w:p w:rsidR="00DA63EC" w:rsidRDefault="00DA63EC" w:rsidP="00DA63EC">
      <w:pPr>
        <w:tabs>
          <w:tab w:val="left" w:pos="0"/>
          <w:tab w:val="center" w:pos="2835"/>
        </w:tabs>
        <w:rPr>
          <w:rtl/>
        </w:rPr>
      </w:pPr>
      <w:del w:id="97613" w:author="מנוע מכני" w:date="2026-10-11T12:04:39Z">
        <w:r>
          <w:rPr>
            <w:rtl/>
          </w:rPr>
          <w:delText xml:space="preserve"> </w:delText>
        </w:r>
      </w:del>
      <w:r w:rsidRPr="00075780">
        <w:rPr>
          <w:rStyle w:val="afffff0"/>
          <w:rtl/>
        </w:rPr>
        <w:t>מ</w:t>
      </w:r>
      <w:r w:rsidRPr="00075780">
        <w:rPr>
          <w:rStyle w:val="afffff0"/>
          <w:rFonts w:hint="cs"/>
          <w:rtl/>
        </w:rPr>
        <w:t>'</w:t>
      </w:r>
      <w:r w:rsidRPr="00075780">
        <w:rPr>
          <w:rStyle w:val="afffff0"/>
          <w:rtl/>
        </w:rPr>
        <w:t xml:space="preserve">ובשר זבח תודת שלמיו ביום הקריבו את זבחו וגו</w:t>
      </w:r>
      <w:r w:rsidRPr="00075780">
        <w:rPr>
          <w:rStyle w:val="afffff0"/>
          <w:rtl/>
        </w:rPr>
        <w:t xml:space="preserve">'</w:t>
      </w:r>
    </w:p>
    <w:p>
      <w:pPr>
        <w:pStyle w:val="38"/>
        <w:rPr>
          <w:ins w:id="97614" w:author="מנוע מכני" w:date="2026-10-11T12:04:39Z"/>
        </w:rPr>
      </w:pPr>
      <w:r w:rsidRPr="00FE1B89">
        <w:t>א"</w:t>
      </w:r>
      <w:r w:rsidRPr="00FE1B89">
        <w:t>ח</w:t>
      </w:r>
      <w:r w:rsidRPr="00FE1B89">
        <w:t xml:space="preserve"> </w:t>
      </w:r>
      <w:r w:rsidRPr="00FE1B89">
        <w:t>מר</w:t>
      </w:r>
      <w:r w:rsidRPr="00FE1B89">
        <w:t>"</w:t>
      </w:r>
      <w:r w:rsidRPr="00FE1B89">
        <w:t>א</w:t>
      </w:r>
      <w:r w:rsidRPr="00FE1B89">
        <w:t xml:space="preserve">:</w:t>
      </w:r>
    </w:p>
    <w:p w:rsidR="00DA63EC" w:rsidRPr="00FE1B89" w:rsidRDefault="00DA63EC" w:rsidP="00DA63EC">
      <w:pPr>
        <w:tabs>
          <w:tab w:val="left" w:pos="0"/>
          <w:tab w:val="center" w:pos="2835"/>
        </w:tabs>
        <w:rPr>
          <w:spacing w:val="-6"/>
          <w:rtl/>
        </w:rPr>
      </w:pPr>
      <w:del w:id="97615" w:author="מנוע מכני" w:date="2026-10-11T12:04:39Z">
        <w:r w:rsidRPr="00FE1B89">
          <w:rPr>
            <w:spacing w:val="-6"/>
            <w:rtl/>
          </w:rPr>
          <w:delText xml:space="preserve"> </w:delText>
        </w:r>
      </w:del>
      <w:r w:rsidRPr="00FE1B89">
        <w:rPr>
          <w:spacing w:val="-6"/>
          <w:rtl/>
        </w:rPr>
        <w:t xml:space="preserve">בא ללמד, תודה ששחטה לשם שלמים - כשרה, שלמים שנשחטו לשם תודה - פסולים, </w:t>
      </w:r>
    </w:p>
    <w:p w:rsidR="00DA63EC" w:rsidRDefault="00DA63EC" w:rsidP="00DA63EC">
      <w:pPr>
        <w:tabs>
          <w:tab w:val="left" w:pos="0"/>
          <w:tab w:val="center" w:pos="2835"/>
        </w:tabs>
        <w:rPr>
          <w:rtl/>
        </w:rPr>
      </w:pPr>
      <w:r>
        <w:rPr>
          <w:rtl/>
        </w:rPr>
        <w:tab/>
      </w:r>
      <w:del w:id="90081" w:author="מנוע מכני" w:date="2026-10-11T12:04:39Z">
        <w:r>
          <w:rPr>
            <w:rFonts w:hint="cs"/>
            <w:rtl/>
          </w:rPr>
          <w:delText xml:space="preserve">      </w:delText>
        </w:r>
      </w:del>
      <w:r>
        <w:rPr>
          <w:rtl/>
        </w:rPr>
        <w:t xml:space="preserve">ומה הפרש בין זה לזה? תודה קרויה שלמים, ואין שלמים קרויין תודה</w:t>
      </w:r>
      <w:ins w:id="94109" w:author="מנוע מכני" w:date="2026-10-11T12:04:39Z">
        <w:r>
          <w:rPr>
            <w:rtl/>
          </w:rPr>
          <w:t xml:space="preserve">,</w:t>
        </w:r>
      </w:ins>
      <w:del w:id="94110" w:author="מנוע מכני" w:date="2026-10-11T12:04:39Z">
        <w:r>
          <w:rPr>
            <w:rtl/>
          </w:rPr>
          <w:delText xml:space="preserve">;</w:delText>
        </w:r>
      </w:del>
    </w:p>
    <w:p w:rsidR="00DA63EC" w:rsidRDefault="00DA63EC" w:rsidP="00DA63EC">
      <w:pPr>
        <w:tabs>
          <w:tab w:val="left" w:pos="0"/>
          <w:tab w:val="center" w:pos="2835"/>
        </w:tabs>
        <w:rPr>
          <w:rtl/>
        </w:rPr>
      </w:pPr>
      <w:r>
        <w:rPr>
          <w:rtl/>
        </w:rPr>
        <w:tab/>
      </w:r>
      <w:del w:id="90082" w:author="מנוע מכני" w:date="2026-10-11T12:04:39Z">
        <w:r>
          <w:rPr>
            <w:rFonts w:hint="cs"/>
            <w:rtl/>
          </w:rPr>
          <w:delText xml:space="preserve">     </w:delText>
        </w:r>
      </w:del>
      <w:r>
        <w:rPr>
          <w:rtl/>
        </w:rPr>
        <w:t xml:space="preserve">שלמים לשם תודה - פסולה, הא תודה לשם תודה - כשרה, </w:t>
      </w:r>
      <w:ins w:id="90665" w:author="מנוע מכני" w:date="2026-10-11T12:04:39Z">
        <w:r>
          <w:rPr>
            <w:rFonts w:hint="cs"/>
            <w:rtl/>
          </w:rPr>
          <w:t xml:space="preserve">לא</w:t>
        </w:r>
      </w:ins>
      <w:del w:id="90666" w:author="מנוע מכני" w:date="2026-10-11T12:04:39Z">
        <w:r>
          <w:rPr>
            <w:rFonts w:hint="cs"/>
            <w:rtl/>
          </w:rPr>
          <w:delText xml:space="preserve">לאו</w:delText>
        </w:r>
      </w:del>
      <w:r>
        <w:rPr>
          <w:rFonts w:hint="cs"/>
          <w:rtl/>
        </w:rPr>
        <w:t xml:space="preserve"> דחבריה אלא </w:t>
      </w:r>
      <w:ins w:id="92317" w:author="מנוע מכני" w:date="2026-10-11T12:04:39Z">
        <w:r>
          <w:rPr>
            <w:rFonts w:hint="cs"/>
            <w:rtl/>
          </w:rPr>
          <w:t xml:space="preserve">שלו</w:t>
        </w:r>
      </w:ins>
      <w:del w:id="92318" w:author="מנוע מכני" w:date="2026-10-11T12:04:39Z">
        <w:r>
          <w:rPr>
            <w:rFonts w:hint="cs"/>
            <w:rtl/>
          </w:rPr>
          <w:delText xml:space="preserve">דידיה</w:delText>
        </w:r>
      </w:del>
    </w:p>
    <w:p w:rsidR="00DA63EC" w:rsidRDefault="00DA63EC" w:rsidP="00DA63EC">
      <w:pPr>
        <w:tabs>
          <w:tab w:val="left" w:pos="0"/>
          <w:tab w:val="center" w:pos="2835"/>
        </w:tabs>
        <w:rPr>
          <w:rtl/>
        </w:rPr>
      </w:pPr>
      <w:r>
        <w:rPr>
          <w:rtl/>
        </w:rPr>
        <w:t>•</w:t>
      </w:r>
      <w:r>
        <w:rPr>
          <w:rFonts w:hint="cs"/>
          <w:rtl/>
        </w:rPr>
        <w:t xml:space="preserve"> ותני שלמים לשם תודה דקמ</w:t>
      </w:r>
      <w:r>
        <w:rPr>
          <w:rtl/>
        </w:rPr>
        <w:t>"</w:t>
      </w:r>
      <w:r>
        <w:rPr>
          <w:rFonts w:hint="cs"/>
          <w:rtl/>
        </w:rPr>
        <w:t xml:space="preserve">ל אפי' דשחט לשם תודה </w:t>
      </w:r>
      <w:r>
        <w:rPr>
          <w:rFonts w:hint="cs"/>
          <w:rtl/>
        </w:rPr>
        <w:t xml:space="preserve">לא</w:t>
      </w:r>
      <w:r>
        <w:rPr>
          <w:rFonts w:hint="cs"/>
          <w:rtl/>
        </w:rPr>
        <w:t xml:space="preserve"> כשר ואפי' דקרייה שלמים </w:t>
      </w:r>
    </w:p>
    <w:p w:rsidR="00DA63EC" w:rsidRDefault="00DA63EC" w:rsidP="00DA63EC">
      <w:pPr>
        <w:tabs>
          <w:tab w:val="left" w:pos="0"/>
          <w:tab w:val="center" w:pos="2835"/>
        </w:tabs>
        <w:rPr>
          <w:rtl/>
        </w:rPr>
      </w:pPr>
    </w:p>
    <w:p>
      <w:pPr>
        <w:pStyle w:val="afffff8"/>
        <w:rPr>
          <w:ins w:id="90653" w:author="קלוד" w:date="2026-10-11T12:29:36Z"/>
        </w:rPr>
      </w:pPr>
      <w:ins w:id="90654" w:author="קלוד" w:date="2026-10-11T12:29:36Z">
        <w:r>
          <w:rPr>
            <w:color w:val="7B3F00"/>
          </w:rPr>
          <w:t xml:space="preserve">שינוי קודש ושינוי בעלים בחטאת - דברי רבא</w:t>
        </w:r>
      </w:ins>
    </w:p>
    <w:p>
      <w:pPr>
        <w:pStyle w:val="38"/>
        <w:rPr>
          <w:ins w:id="97617" w:author="מנוע מכני" w:date="2026-10-11T12:04:39Z"/>
        </w:rPr>
      </w:pPr>
      <w:del w:id="97616" w:author="מנוע מכני" w:date="2026-10-11T12:04:39Z">
        <w:r>
          <w:delText xml:space="preserve">•</w:delText>
        </w:r>
      </w:del>
      <w:r>
        <w:t xml:space="preserve"> </w:t>
      </w:r>
      <w:r>
        <w:t xml:space="preserve">רבא:</w:t>
      </w:r>
    </w:p>
    <w:p w:rsidR="00DA63EC" w:rsidRDefault="00DA63EC" w:rsidP="00DA63EC">
      <w:pPr>
        <w:tabs>
          <w:tab w:val="left" w:pos="0"/>
          <w:tab w:val="center" w:pos="2835"/>
        </w:tabs>
        <w:rPr>
          <w:rtl/>
        </w:rPr>
      </w:pPr>
      <w:del w:id="97618" w:author="מנוע מכני" w:date="2026-10-11T12:04:39Z">
        <w:r>
          <w:rPr>
            <w:rtl/>
          </w:rPr>
          <w:delText xml:space="preserve"> </w:delText>
        </w:r>
      </w:del>
      <w:r>
        <w:rPr>
          <w:rtl/>
        </w:rPr>
        <w:t xml:space="preserve">חטאת ששחטה לשם חטאת - כשירה, לשם עולה - פסולה</w:t>
      </w:r>
      <w:ins w:id="94111" w:author="מנוע מכני" w:date="2026-10-11T12:04:39Z">
        <w:r>
          <w:rPr>
            <w:rtl/>
          </w:rPr>
          <w:t xml:space="preserve">,</w:t>
        </w:r>
      </w:ins>
      <w:del w:id="94112" w:author="מנוע מכני" w:date="2026-10-11T12:04:39Z">
        <w:r>
          <w:rPr>
            <w:rtl/>
          </w:rPr>
          <w:delText xml:space="preserve">;</w:delText>
        </w:r>
      </w:del>
    </w:p>
    <w:p w:rsidR="00DA63EC" w:rsidRDefault="00DA63EC" w:rsidP="00DA63EC">
      <w:pPr>
        <w:tabs>
          <w:tab w:val="left" w:pos="0"/>
          <w:tab w:val="center" w:pos="2835"/>
        </w:tabs>
        <w:rPr>
          <w:rtl/>
        </w:rPr>
      </w:pPr>
      <w:r>
        <w:rPr>
          <w:rtl/>
        </w:rPr>
        <w:tab/>
      </w:r>
      <w:r w:rsidRPr="0046594B">
        <w:rPr>
          <w:rStyle w:val="afffff0"/>
          <w:rFonts w:hint="cs"/>
          <w:rtl/>
        </w:rPr>
        <w:t>ד'</w:t>
      </w:r>
      <w:ins w:id="90405" w:author="Claude - סמנטי" w:date="2026-10-11T12:26:16Z">
        <w:r>
          <w:rPr>
            <w:rStyle w:val="afffff0"/>
            <w:rtl/>
          </w:rPr>
          <w:t xml:space="preserve">וְשָׁחַט אוֹתָהּ לְחַטָּאת</w:t>
        </w:r>
      </w:ins>
      <w:del w:id="90406" w:author="Claude - סמנטי" w:date="2026-10-11T12:26:16Z">
        <w:r w:rsidRPr="0046594B">
          <w:rPr>
            <w:rStyle w:val="afffff0"/>
            <w:rtl/>
          </w:rPr>
          <w:delText xml:space="preserve">ושחט אותה לחטאת</w:delText>
        </w:r>
      </w:del>
      <w:r w:rsidRPr="0046594B">
        <w:rPr>
          <w:rStyle w:val="afffff0"/>
          <w:rFonts w:hint="cs"/>
          <w:rtl/>
        </w:rPr>
        <w:t>'</w:t>
      </w:r>
      <w:r w:rsidRPr="0046594B">
        <w:rPr>
          <w:rStyle w:val="afffff0"/>
          <w:rtl/>
        </w:rPr>
        <w:t xml:space="preserve"> </w:t>
      </w:r>
      <w:r>
        <w:rPr>
          <w:rtl/>
        </w:rPr>
        <w:t>והרי חטאת לשם חטאת נשחטה, לשם עולה - פסולה.</w:t>
      </w:r>
    </w:p>
    <w:p>
      <w:pPr>
        <w:pStyle w:val="38"/>
        <w:rPr>
          <w:ins w:id="97620" w:author="מנוע מכני" w:date="2026-10-11T12:04:39Z"/>
        </w:rPr>
      </w:pPr>
      <w:del w:id="97619" w:author="מנוע מכני" w:date="2026-10-11T12:04:39Z">
        <w:r>
          <w:delText xml:space="preserve">•</w:delText>
        </w:r>
      </w:del>
      <w:r>
        <w:t xml:space="preserve"> </w:t>
      </w:r>
      <w:r>
        <w:t xml:space="preserve">רבא:</w:t>
      </w:r>
    </w:p>
    <w:p w:rsidR="00DA63EC" w:rsidRDefault="00DA63EC" w:rsidP="00DA63EC">
      <w:pPr>
        <w:tabs>
          <w:tab w:val="left" w:pos="0"/>
          <w:tab w:val="center" w:pos="2835"/>
        </w:tabs>
        <w:rPr>
          <w:rtl/>
        </w:rPr>
      </w:pPr>
      <w:del w:id="97621" w:author="מנוע מכני" w:date="2026-10-11T12:04:39Z">
        <w:r>
          <w:rPr>
            <w:rtl/>
          </w:rPr>
          <w:delText xml:space="preserve"> </w:delText>
        </w:r>
      </w:del>
      <w:r>
        <w:rPr>
          <w:rtl/>
        </w:rPr>
        <w:t xml:space="preserve">חטאת ששחטה על מי שמחוייב חטאת - פסולה, על מי שמחוייב עולה - כשרה</w:t>
      </w:r>
      <w:ins w:id="94113" w:author="מנוע מכני" w:date="2026-10-11T12:04:39Z">
        <w:r>
          <w:rPr>
            <w:rtl/>
          </w:rPr>
          <w:t xml:space="preserve">,</w:t>
        </w:r>
      </w:ins>
      <w:del w:id="94114" w:author="מנוע מכני" w:date="2026-10-11T12:04:39Z">
        <w:r>
          <w:rPr>
            <w:rtl/>
          </w:rPr>
          <w:delText xml:space="preserve">;</w:delText>
        </w:r>
      </w:del>
    </w:p>
    <w:p w:rsidR="00DA63EC" w:rsidRDefault="00DA63EC" w:rsidP="00DA63EC">
      <w:pPr>
        <w:tabs>
          <w:tab w:val="left" w:pos="0"/>
          <w:tab w:val="center" w:pos="2835"/>
        </w:tabs>
        <w:rPr>
          <w:rtl/>
        </w:rPr>
      </w:pPr>
      <w:r>
        <w:rPr>
          <w:rtl/>
        </w:rPr>
        <w:tab/>
      </w:r>
      <w:r w:rsidRPr="0046594B">
        <w:rPr>
          <w:rStyle w:val="afffff0"/>
          <w:rFonts w:hint="cs"/>
          <w:rtl/>
        </w:rPr>
        <w:t>ד'</w:t>
      </w:r>
      <w:ins w:id="90407" w:author="Claude - סמנטי" w:date="2026-10-11T12:26:16Z">
        <w:r>
          <w:rPr>
            <w:rStyle w:val="afffff0"/>
            <w:rtl/>
          </w:rPr>
          <w:t xml:space="preserve">וְכִפֶּר עָלָיו</w:t>
        </w:r>
      </w:ins>
      <w:del w:id="90408" w:author="Claude - סמנטי" w:date="2026-10-11T12:26:16Z">
        <w:r w:rsidRPr="0046594B">
          <w:rPr>
            <w:rStyle w:val="afffff0"/>
            <w:rtl/>
          </w:rPr>
          <w:delText xml:space="preserve">וכפר עליו</w:delText>
        </w:r>
      </w:del>
      <w:r w:rsidRPr="0046594B">
        <w:rPr>
          <w:rStyle w:val="afffff0"/>
          <w:rFonts w:hint="cs"/>
          <w:rtl/>
        </w:rPr>
        <w:t>'</w:t>
      </w:r>
      <w:r w:rsidRPr="0046594B">
        <w:rPr>
          <w:rStyle w:val="afffff0"/>
          <w:rtl/>
        </w:rPr>
        <w:t>,</w:t>
      </w:r>
      <w:r>
        <w:rPr>
          <w:rtl/>
        </w:rPr>
        <w:t xml:space="preserve"> - ולא על חבירו, חבירו דומיא </w:t>
      </w:r>
      <w:ins w:id="92319" w:author="מנוע מכני" w:date="2026-10-11T12:04:39Z">
        <w:r>
          <w:rPr>
            <w:rtl/>
          </w:rPr>
          <w:t xml:space="preserve">שלו</w:t>
        </w:r>
      </w:ins>
      <w:del w:id="92320" w:author="מנוע מכני" w:date="2026-10-11T12:04:39Z">
        <w:r>
          <w:rPr>
            <w:rtl/>
          </w:rPr>
          <w:delText xml:space="preserve">דידיה</w:delText>
        </w:r>
      </w:del>
      <w:r>
        <w:rPr>
          <w:rtl/>
        </w:rPr>
        <w:t xml:space="preserve"> במחוייב כפרה כמותו.</w:t>
      </w:r>
    </w:p>
    <w:p>
      <w:pPr>
        <w:pStyle w:val="38"/>
        <w:rPr>
          <w:ins w:id="97623" w:author="מנוע מכני" w:date="2026-10-11T12:04:39Z"/>
        </w:rPr>
      </w:pPr>
      <w:del w:id="97622" w:author="מנוע מכני" w:date="2026-10-11T12:04:39Z">
        <w:r>
          <w:delText xml:space="preserve">•</w:delText>
        </w:r>
      </w:del>
      <w:r>
        <w:t xml:space="preserve"> </w:t>
      </w:r>
      <w:r>
        <w:t xml:space="preserve">רבא:</w:t>
      </w:r>
    </w:p>
    <w:p w:rsidR="00DA63EC" w:rsidRDefault="00DA63EC" w:rsidP="00DA63EC">
      <w:pPr>
        <w:tabs>
          <w:tab w:val="left" w:pos="0"/>
          <w:tab w:val="center" w:pos="2835"/>
        </w:tabs>
        <w:rPr>
          <w:rtl/>
        </w:rPr>
      </w:pPr>
      <w:del w:id="97624" w:author="מנוע מכני" w:date="2026-10-11T12:04:39Z">
        <w:r>
          <w:rPr>
            <w:rtl/>
          </w:rPr>
          <w:delText xml:space="preserve"> </w:delText>
        </w:r>
      </w:del>
      <w:r>
        <w:rPr>
          <w:rtl/>
        </w:rPr>
        <w:t xml:space="preserve">חטאת ששחטה על מי שאינו מחוייב כלום פסולה, שאין לך אדם בישראל שאינו מחוייב עשה.</w:t>
      </w:r>
    </w:p>
    <w:p>
      <w:pPr>
        <w:pStyle w:val="38"/>
        <w:rPr>
          <w:ins w:id="97626" w:author="מנוע מכני" w:date="2026-10-11T12:04:39Z"/>
        </w:rPr>
      </w:pPr>
      <w:del w:id="97625" w:author="מנוע מכני" w:date="2026-10-11T12:04:39Z">
        <w:r>
          <w:delText xml:space="preserve">•</w:delText>
        </w:r>
      </w:del>
      <w:r>
        <w:t xml:space="preserve"> </w:t>
      </w:r>
      <w:r>
        <w:t xml:space="preserve">רבא:</w:t>
      </w:r>
    </w:p>
    <w:p w:rsidR="00DA63EC" w:rsidRDefault="00DA63EC" w:rsidP="00DA63EC">
      <w:pPr>
        <w:tabs>
          <w:tab w:val="left" w:pos="0"/>
          <w:tab w:val="center" w:pos="2835"/>
        </w:tabs>
        <w:rPr>
          <w:rtl/>
        </w:rPr>
      </w:pPr>
      <w:del w:id="97627" w:author="מנוע מכני" w:date="2026-10-11T12:04:39Z">
        <w:r>
          <w:rPr>
            <w:rtl/>
          </w:rPr>
          <w:delText xml:space="preserve"> </w:delText>
        </w:r>
      </w:del>
      <w:r>
        <w:rPr>
          <w:rtl/>
        </w:rPr>
        <w:t xml:space="preserve">חטאת מכפרת על חייבי עשה </w:t>
      </w:r>
      <w:r>
        <w:rPr>
          <w:rtl/>
        </w:rPr>
        <w:t xml:space="preserve">מק"ו</w:t>
      </w:r>
      <w:r>
        <w:rPr>
          <w:rtl/>
        </w:rPr>
        <w:t xml:space="preserve">, </w:t>
      </w:r>
      <w:r>
        <w:rPr>
          <w:rFonts w:hint="cs"/>
          <w:rtl/>
        </w:rPr>
        <w:t>מחי</w:t>
      </w:r>
      <w:r>
        <w:rPr>
          <w:rtl/>
        </w:rPr>
        <w:t>"</w:t>
      </w:r>
      <w:r>
        <w:rPr>
          <w:rFonts w:hint="cs"/>
          <w:rtl/>
        </w:rPr>
        <w:t xml:space="preserve">כ על חייבי עשה </w:t>
      </w:r>
      <w:r>
        <w:rPr>
          <w:rtl/>
        </w:rPr>
        <w:t>–</w:t>
      </w:r>
      <w:r>
        <w:rPr>
          <w:rFonts w:hint="cs"/>
          <w:rtl/>
        </w:rPr>
        <w:t xml:space="preserve"> דבת מינה היא </w:t>
      </w:r>
    </w:p>
    <w:p>
      <w:pPr>
        <w:pStyle w:val="38"/>
        <w:rPr>
          <w:ins w:id="97628" w:author="מנוע מכני" w:date="2026-10-11T12:04:39Z"/>
        </w:rPr>
      </w:pPr>
      <w:r w:rsidRPr="00FE1B89">
        <w:tab/>
      </w:r>
      <w:r w:rsidRPr="00FE1B89">
        <w:t>והך ד</w:t>
      </w:r>
      <w:r w:rsidRPr="00FE1B89">
        <w:t xml:space="preserve">רבא:</w:t>
      </w:r>
    </w:p>
    <w:p w:rsidR="00DA63EC" w:rsidRPr="00FE1B89" w:rsidRDefault="00DA63EC" w:rsidP="00DA63EC">
      <w:pPr>
        <w:tabs>
          <w:tab w:val="left" w:pos="0"/>
          <w:tab w:val="center" w:pos="2835"/>
        </w:tabs>
        <w:rPr>
          <w:spacing w:val="-6"/>
          <w:rtl/>
        </w:rPr>
      </w:pPr>
      <w:del w:id="97629" w:author="מנוע מכני" w:date="2026-10-11T12:04:39Z">
        <w:r w:rsidRPr="00FE1B89">
          <w:rPr>
            <w:spacing w:val="-6"/>
            <w:rtl/>
          </w:rPr>
          <w:delText xml:space="preserve"> </w:delText>
        </w:r>
      </w:del>
      <w:r w:rsidRPr="00FE1B89">
        <w:rPr>
          <w:rFonts w:hint="cs"/>
          <w:spacing w:val="-6"/>
          <w:rtl/>
        </w:rPr>
        <w:t>ד</w:t>
      </w:r>
      <w:r w:rsidRPr="00FE1B89">
        <w:rPr>
          <w:spacing w:val="-6"/>
          <w:rtl/>
        </w:rPr>
        <w:t xml:space="preserve">חטאת ששחטה על מי שמחוייב חטאת פסולה, על מי שמחוייב עולה - כשרה! </w:t>
      </w:r>
    </w:p>
    <w:p w:rsidR="00DA63EC" w:rsidRDefault="00DA63EC" w:rsidP="00DA63EC">
      <w:pPr>
        <w:pStyle w:val="afff3"/>
        <w:framePr w:wrap="around"/>
        <w:tabs>
          <w:tab w:val="left" w:pos="0"/>
        </w:tabs>
        <w:rPr>
          <w:rtl/>
        </w:rPr>
      </w:pPr>
      <w:r>
        <w:rPr>
          <w:rFonts w:hint="cs"/>
          <w:rtl/>
        </w:rPr>
        <w:t>ז:</w:t>
      </w:r>
    </w:p>
    <w:p w:rsidR="00DA63EC" w:rsidRDefault="00DA63EC" w:rsidP="00DA63EC">
      <w:pPr>
        <w:pStyle w:val="affffb"/>
        <w:rPr>
          <w:rtl/>
        </w:rPr>
      </w:pPr>
      <w:r>
        <w:rPr>
          <w:rtl/>
        </w:rPr>
        <w:t xml:space="preserve">- מקיבעא </w:t>
      </w:r>
      <w:r>
        <w:rPr>
          <w:rtl/>
        </w:rPr>
        <w:t xml:space="preserve">לא</w:t>
      </w:r>
      <w:r>
        <w:rPr>
          <w:rtl/>
        </w:rPr>
        <w:t xml:space="preserve"> מכפרא, מקופיא מכפרא.</w:t>
      </w:r>
    </w:p>
    <w:p>
      <w:pPr>
        <w:pStyle w:val="38"/>
        <w:rPr>
          <w:ins w:id="97631" w:author="מנוע מכני" w:date="2026-10-11T12:04:39Z"/>
        </w:rPr>
      </w:pPr>
      <w:del w:id="97630" w:author="מנוע מכני" w:date="2026-10-11T12:04:39Z">
        <w:r>
          <w:delText xml:space="preserve">•</w:delText>
        </w:r>
      </w:del>
      <w:r>
        <w:t xml:space="preserve"> </w:t>
      </w:r>
      <w:r>
        <w:t>רב</w:t>
      </w:r>
      <w:bookmarkStart w:id="0" w:name="_GoBack"/>
      <w:bookmarkEnd w:id="0"/>
      <w:r>
        <w:t xml:space="preserve">א:</w:t>
      </w:r>
    </w:p>
    <w:p w:rsidR="00DA63EC" w:rsidRDefault="00DA63EC" w:rsidP="00DA63EC">
      <w:pPr>
        <w:tabs>
          <w:tab w:val="left" w:pos="0"/>
          <w:tab w:val="center" w:pos="2835"/>
        </w:tabs>
        <w:rPr>
          <w:rtl/>
        </w:rPr>
      </w:pPr>
      <w:del w:id="97632" w:author="מנוע מכני" w:date="2026-10-11T12:04:39Z">
        <w:r>
          <w:rPr>
            <w:rtl/>
          </w:rPr>
          <w:delText xml:space="preserve"> </w:delText>
        </w:r>
      </w:del>
      <w:r>
        <w:rPr>
          <w:rtl/>
        </w:rPr>
        <w:t xml:space="preserve">עולה ששחטה שלא לשמה - אסור לזרוק דמה שלא לשמה.</w:t>
      </w:r>
    </w:p>
    <w:p w:rsidR="00DA63EC" w:rsidRDefault="00DA63EC" w:rsidP="00DA63EC">
      <w:pPr>
        <w:tabs>
          <w:tab w:val="left" w:pos="0"/>
          <w:tab w:val="center" w:pos="2835"/>
        </w:tabs>
        <w:rPr>
          <w:rtl/>
        </w:rPr>
      </w:pPr>
      <w:r>
        <w:rPr>
          <w:rtl/>
        </w:rPr>
        <w:tab/>
      </w:r>
      <w:r w:rsidRPr="00767C59">
        <w:rPr>
          <w:b/>
          <w:bCs/>
          <w:rtl/>
        </w:rPr>
        <w:t>א</w:t>
      </w:r>
      <w:r w:rsidRPr="00767C59">
        <w:rPr>
          <w:rFonts w:hint="cs"/>
          <w:b/>
          <w:bCs/>
          <w:rtl/>
        </w:rPr>
        <w:t>ב</w:t>
      </w:r>
      <w:r w:rsidRPr="00767C59">
        <w:rPr>
          <w:b/>
          <w:bCs/>
          <w:rtl/>
        </w:rPr>
        <w:t>"</w:t>
      </w:r>
      <w:r w:rsidRPr="00767C59">
        <w:rPr>
          <w:rFonts w:hint="cs"/>
          <w:b/>
          <w:bCs/>
          <w:rtl/>
        </w:rPr>
        <w:t>א</w:t>
      </w:r>
      <w:r>
        <w:rPr>
          <w:rtl/>
        </w:rPr>
        <w:t xml:space="preserve"> </w:t>
      </w:r>
      <w:r w:rsidRPr="006E5C22">
        <w:rPr>
          <w:b/>
          <w:bCs/>
          <w:rtl/>
        </w:rPr>
        <w:t>קרא</w:t>
      </w:r>
      <w:r>
        <w:rPr>
          <w:rtl/>
        </w:rPr>
        <w:t xml:space="preserve">, </w:t>
      </w:r>
      <w:r w:rsidRPr="00075780">
        <w:rPr>
          <w:rStyle w:val="afffff0"/>
          <w:rtl/>
        </w:rPr>
        <w:t>מוצא שפתיך תשמור וגו',</w:t>
      </w:r>
      <w:r>
        <w:rPr>
          <w:rtl/>
        </w:rPr>
        <w:t xml:space="preserve"> </w:t>
      </w:r>
    </w:p>
    <w:p w:rsidR="00DA63EC" w:rsidRDefault="00DA63EC" w:rsidP="00DA63EC">
      <w:pPr>
        <w:tabs>
          <w:tab w:val="left" w:pos="0"/>
          <w:tab w:val="center" w:pos="2835"/>
        </w:tabs>
        <w:rPr>
          <w:rtl/>
        </w:rPr>
      </w:pPr>
      <w:r>
        <w:rPr>
          <w:rtl/>
        </w:rPr>
        <w:tab/>
      </w:r>
      <w:r w:rsidRPr="00767C59">
        <w:rPr>
          <w:b/>
          <w:bCs/>
          <w:rtl/>
        </w:rPr>
        <w:t>א</w:t>
      </w:r>
      <w:r w:rsidRPr="00767C59">
        <w:rPr>
          <w:rFonts w:hint="cs"/>
          <w:b/>
          <w:bCs/>
          <w:rtl/>
        </w:rPr>
        <w:t>ב</w:t>
      </w:r>
      <w:r w:rsidRPr="00767C59">
        <w:rPr>
          <w:b/>
          <w:bCs/>
          <w:rtl/>
        </w:rPr>
        <w:t>"</w:t>
      </w:r>
      <w:r w:rsidRPr="00767C59">
        <w:rPr>
          <w:rFonts w:hint="cs"/>
          <w:b/>
          <w:bCs/>
          <w:rtl/>
        </w:rPr>
        <w:t>א</w:t>
      </w:r>
      <w:r>
        <w:rPr>
          <w:rtl/>
        </w:rPr>
        <w:t xml:space="preserve"> </w:t>
      </w:r>
      <w:r w:rsidRPr="006E5C22">
        <w:rPr>
          <w:b/>
          <w:bCs/>
          <w:rtl/>
        </w:rPr>
        <w:t>סברא</w:t>
      </w:r>
      <w:r>
        <w:rPr>
          <w:rtl/>
        </w:rPr>
        <w:t>, משום דשני בה כו', כדריש פירקא.</w:t>
      </w:r>
    </w:p>
    <w:p>
      <w:pPr>
        <w:pStyle w:val="afffff8"/>
        <w:rPr>
          <w:ins w:id="90651" w:author="קלוד" w:date="2026-10-11T12:29:36Z"/>
        </w:rPr>
      </w:pPr>
      <w:ins w:id="90652" w:author="קלוד" w:date="2026-10-11T12:29:36Z">
        <w:r>
          <w:rPr>
            <w:color w:val="7B3F00"/>
          </w:rPr>
          <w:t xml:space="preserve">עולה הבאה לאחר מיתה - שינוי בעלים כשרה</w:t>
        </w:r>
      </w:ins>
    </w:p>
    <w:p>
      <w:pPr>
        <w:pStyle w:val="38"/>
        <w:rPr>
          <w:ins w:id="97634" w:author="מנוע מכני" w:date="2026-10-11T12:04:39Z"/>
        </w:rPr>
      </w:pPr>
      <w:del w:id="97633" w:author="מנוע מכני" w:date="2026-10-11T12:04:39Z">
        <w:r>
          <w:delText xml:space="preserve">•</w:delText>
        </w:r>
      </w:del>
      <w:r>
        <w:t xml:space="preserve"> </w:t>
      </w:r>
      <w:r>
        <w:t xml:space="preserve">רבא:</w:t>
      </w:r>
    </w:p>
    <w:p w:rsidR="00DA63EC" w:rsidRDefault="00DA63EC" w:rsidP="00DA63EC">
      <w:pPr>
        <w:rPr>
          <w:rtl/>
        </w:rPr>
      </w:pPr>
      <w:del w:id="97635" w:author="מנוע מכני" w:date="2026-10-11T12:04:39Z">
        <w:r>
          <w:rPr>
            <w:rtl/>
          </w:rPr>
          <w:delText xml:space="preserve"> </w:delText>
        </w:r>
      </w:del>
      <w:r>
        <w:rPr>
          <w:rtl/>
        </w:rPr>
        <w:t xml:space="preserve">עולה הבאה לאחר מיתה, שחטה בשינוי קודש פסולה, </w:t>
      </w:r>
    </w:p>
    <w:p w:rsidR="00DA63EC" w:rsidRDefault="00DA63EC" w:rsidP="003B6D22">
      <w:pPr>
        <w:rPr>
          <w:rtl/>
        </w:rPr>
      </w:pPr>
      <w:r>
        <w:rPr>
          <w:rtl/>
        </w:rPr>
        <w:tab/>
      </w:r>
      <w:r>
        <w:rPr>
          <w:rtl/>
        </w:rPr>
        <w:tab/>
      </w:r>
      <w:del w:id="90083" w:author="מנוע מכני" w:date="2026-10-11T12:04:39Z">
        <w:r>
          <w:rPr>
            <w:rFonts w:hint="cs"/>
            <w:rtl/>
          </w:rPr>
          <w:delText xml:space="preserve">   </w:delText>
        </w:r>
      </w:del>
      <w:r>
        <w:rPr>
          <w:rtl/>
        </w:rPr>
        <w:t xml:space="preserve">בשינוי בעלים כשרה, דאין בעלים לאחר מיתה</w:t>
      </w:r>
      <w:ins w:id="94115" w:author="מנוע מכני" w:date="2026-10-11T12:04:39Z">
        <w:r>
          <w:rPr>
            <w:rtl/>
          </w:rPr>
          <w:t xml:space="preserve">,</w:t>
        </w:r>
      </w:ins>
      <w:del w:id="94116" w:author="מנוע מכני" w:date="2026-10-11T12:04:39Z">
        <w:r>
          <w:rPr>
            <w:rtl/>
          </w:rPr>
          <w:delText xml:space="preserve">;</w:delText>
        </w:r>
      </w:del>
    </w:p>
    <w:p>
      <w:pPr>
        <w:pStyle w:val="38"/>
        <w:rPr>
          <w:ins w:id="97636" w:author="מנוע מכני" w:date="2026-10-11T12:04:39Z"/>
        </w:rPr>
      </w:pPr>
      <w:r>
        <w:t>ור</w:t>
      </w:r>
      <w:r>
        <w:t>"</w:t>
      </w:r>
      <w:r>
        <w:t>פ בדר</w:t>
      </w:r>
      <w:r>
        <w:t>"</w:t>
      </w:r>
      <w:r>
        <w:t>א</w:t>
      </w:r>
      <w:r>
        <w:t xml:space="preserve">:</w:t>
      </w:r>
    </w:p>
    <w:p w:rsidR="00DA63EC" w:rsidRDefault="00DA63EC" w:rsidP="00DA63EC">
      <w:pPr>
        <w:tabs>
          <w:tab w:val="left" w:pos="0"/>
          <w:tab w:val="center" w:pos="2835"/>
        </w:tabs>
        <w:rPr>
          <w:rtl/>
        </w:rPr>
      </w:pPr>
      <w:del w:id="97637" w:author="מנוע מכני" w:date="2026-10-11T12:04:39Z">
        <w:r>
          <w:rPr>
            <w:rtl/>
          </w:rPr>
          <w:delText xml:space="preserve"> </w:delText>
        </w:r>
      </w:del>
      <w:r>
        <w:rPr>
          <w:rtl/>
        </w:rPr>
        <w:t xml:space="preserve">יש בעלים לאחר מיתה.</w:t>
      </w:r>
    </w:p>
    <w:p>
      <w:pPr>
        <w:pStyle w:val="38"/>
        <w:rPr>
          <w:ins w:id="97638" w:author="מנוע מכני" w:date="2026-10-11T12:04:39Z"/>
        </w:rPr>
      </w:pPr>
      <w:del w:id="101754" w:author="מנוע מכני" w:date="2026-10-11T12:04:39Z">
        <w:r>
          <w:delText xml:space="preserve">א</w:delText>
        </w:r>
        <w:r>
          <w:delText xml:space="preserve">"</w:delText>
        </w:r>
        <w:r>
          <w:delText xml:space="preserve">ל </w:delText>
        </w:r>
      </w:del>
      <w:r>
        <w:t xml:space="preserve">ר</w:t>
      </w:r>
      <w:r>
        <w:t>"</w:t>
      </w:r>
      <w:r>
        <w:t>א לרפבדר</w:t>
      </w:r>
      <w:r>
        <w:t>"</w:t>
      </w:r>
      <w:r>
        <w:t>א</w:t>
      </w:r>
      <w:r>
        <w:t xml:space="preserve">:</w:t>
      </w:r>
    </w:p>
    <w:p w:rsidR="00DA63EC" w:rsidRDefault="00DA63EC" w:rsidP="00DA63EC">
      <w:pPr>
        <w:tabs>
          <w:tab w:val="left" w:pos="0"/>
          <w:tab w:val="center" w:pos="2835"/>
        </w:tabs>
        <w:rPr>
          <w:rtl/>
        </w:rPr>
      </w:pPr>
      <w:del w:id="97639" w:author="מנוע מכני" w:date="2026-10-11T12:04:39Z">
        <w:r>
          <w:rPr>
            <w:rtl/>
          </w:rPr>
          <w:delText xml:space="preserve"> </w:delText>
        </w:r>
      </w:del>
      <w:r>
        <w:rPr>
          <w:rtl/>
        </w:rPr>
        <w:t xml:space="preserve">דוקא </w:t>
      </w:r>
      <w:ins w:id="92321" w:author="מנוע מכני" w:date="2026-10-11T12:04:39Z">
        <w:r>
          <w:rPr>
            <w:rtl/>
          </w:rPr>
          <w:t xml:space="preserve">אומר</w:t>
        </w:r>
      </w:ins>
      <w:del w:id="92322" w:author="מנוע מכני" w:date="2026-10-11T12:04:39Z">
        <w:r>
          <w:rPr>
            <w:rtl/>
          </w:rPr>
          <w:delText xml:space="preserve">קאמר</w:delText>
        </w:r>
      </w:del>
      <w:r>
        <w:rPr>
          <w:rtl/>
        </w:rPr>
        <w:t xml:space="preserve"> מר יש בעלים לאחר מיתה, ובעי לאיתויי עולה אחריתי, </w:t>
      </w:r>
    </w:p>
    <w:p w:rsidR="00DA63EC" w:rsidRDefault="00DA63EC" w:rsidP="00DA63EC">
      <w:pPr>
        <w:tabs>
          <w:tab w:val="left" w:pos="0"/>
          <w:tab w:val="center" w:pos="2835"/>
        </w:tabs>
        <w:rPr>
          <w:rtl/>
        </w:rPr>
      </w:pPr>
      <w:r>
        <w:rPr>
          <w:b/>
          <w:bCs/>
          <w:rtl/>
        </w:rPr>
        <w:tab/>
      </w:r>
      <w:r>
        <w:rPr>
          <w:b/>
          <w:bCs/>
          <w:rtl/>
        </w:rPr>
        <w:tab/>
      </w:r>
      <w:del w:id="90084" w:author="מנוע מכני" w:date="2026-10-11T12:04:39Z">
        <w:r>
          <w:rPr>
            <w:rFonts w:hint="cs"/>
            <w:b/>
            <w:bCs/>
            <w:rtl/>
          </w:rPr>
          <w:delText xml:space="preserve">    </w:delText>
        </w:r>
      </w:del>
      <w:r w:rsidRPr="006E5C22">
        <w:rPr>
          <w:rFonts w:hint="cs"/>
          <w:b/>
          <w:bCs/>
          <w:rtl/>
        </w:rPr>
        <w:t>או</w:t>
      </w:r>
      <w:r>
        <w:rPr>
          <w:b/>
          <w:bCs/>
          <w:rtl/>
        </w:rPr>
        <w:t>"</w:t>
      </w:r>
      <w:r w:rsidRPr="006E5C22">
        <w:rPr>
          <w:rFonts w:hint="cs"/>
          <w:b/>
          <w:bCs/>
          <w:rtl/>
        </w:rPr>
        <w:t>ד</w:t>
      </w:r>
      <w:r>
        <w:rPr>
          <w:rtl/>
        </w:rPr>
        <w:t xml:space="preserve"> </w:t>
      </w:r>
      <w:ins w:id="95763" w:author="מנוע מכני" w:date="2026-10-11T12:04:39Z">
        <w:r>
          <w:rPr>
            <w:rtl/>
          </w:rPr>
          <w:t xml:space="preserve">דאם </w:t>
        </w:r>
      </w:ins>
      <w:del w:id="95764" w:author="מנוע מכני" w:date="2026-10-11T12:04:39Z">
        <w:r>
          <w:rPr>
            <w:rtl/>
          </w:rPr>
          <w:delText xml:space="preserve">דאי </w:delText>
        </w:r>
      </w:del>
      <w:ins w:id="90667" w:author="מנוע מכני" w:date="2026-10-11T12:04:39Z">
        <w:r>
          <w:rPr>
            <w:rtl/>
          </w:rPr>
          <w:t xml:space="preserve">יש</w:t>
        </w:r>
      </w:ins>
      <w:del w:id="90668" w:author="מנוע מכני" w:date="2026-10-11T12:04:39Z">
        <w:r>
          <w:rPr>
            <w:rtl/>
          </w:rPr>
          <w:delText xml:space="preserve">איכא</w:delText>
        </w:r>
      </w:del>
      <w:r>
        <w:rPr>
          <w:rtl/>
        </w:rPr>
        <w:t xml:space="preserve"> כמה עשה גביה מכפרא? </w:t>
      </w:r>
      <w:r>
        <w:rPr>
          <w:rtl/>
        </w:rPr>
        <w:t xml:space="preserve">א"ל</w:t>
      </w:r>
      <w:r>
        <w:rPr>
          <w:rtl/>
        </w:rPr>
        <w:t xml:space="preserve">: דוקא </w:t>
      </w:r>
      <w:ins w:id="90011" w:author="Claude - סמנטי" w:date="2026-10-11T12:26:16Z">
        <w:r>
          <w:rPr>
            <w:rtl/>
          </w:rPr>
          <w:t xml:space="preserve">אומר</w:t>
        </w:r>
      </w:ins>
      <w:del w:id="90012" w:author="Claude - סמנטי" w:date="2026-10-11T12:26:16Z">
        <w:r>
          <w:rPr>
            <w:rtl/>
          </w:rPr>
          <w:delText xml:space="preserve">קאמינא</w:delText>
        </w:r>
      </w:del>
      <w:r>
        <w:rPr>
          <w:rtl/>
        </w:rPr>
        <w:t xml:space="preserve">.</w:t>
      </w:r>
    </w:p>
    <w:p>
      <w:pPr>
        <w:pStyle w:val="afffff8"/>
        <w:rPr>
          <w:ins w:id="90649" w:author="קלוד" w:date="2026-10-11T12:29:36Z"/>
        </w:rPr>
      </w:pPr>
      <w:ins w:id="90650" w:author="קלוד" w:date="2026-10-11T12:29:36Z">
        <w:r>
          <w:rPr>
            <w:color w:val="7B3F00"/>
          </w:rPr>
          <w:t xml:space="preserve">עולה - דורון, וחטאת פרקליט לפניה</w:t>
        </w:r>
      </w:ins>
    </w:p>
    <w:p>
      <w:pPr>
        <w:pStyle w:val="38"/>
        <w:rPr>
          <w:ins w:id="97641" w:author="מנוע מכני" w:date="2026-10-11T12:04:39Z"/>
        </w:rPr>
      </w:pPr>
      <w:del w:id="97640" w:author="מנוע מכני" w:date="2026-10-11T12:04:39Z">
        <w:r>
          <w:delText xml:space="preserve">•</w:delText>
        </w:r>
      </w:del>
      <w:r>
        <w:t xml:space="preserve"> </w:t>
      </w:r>
      <w:r>
        <w:t xml:space="preserve">רבא:</w:t>
      </w:r>
    </w:p>
    <w:p w:rsidR="00DA63EC" w:rsidRDefault="00DA63EC" w:rsidP="00DA63EC">
      <w:pPr>
        <w:tabs>
          <w:tab w:val="left" w:pos="0"/>
          <w:tab w:val="center" w:pos="2835"/>
        </w:tabs>
        <w:rPr>
          <w:rtl/>
        </w:rPr>
      </w:pPr>
      <w:del w:id="97642" w:author="מנוע מכני" w:date="2026-10-11T12:04:39Z">
        <w:r>
          <w:rPr>
            <w:rtl/>
          </w:rPr>
          <w:delText xml:space="preserve"> </w:delText>
        </w:r>
      </w:del>
      <w:r>
        <w:rPr>
          <w:rtl/>
        </w:rPr>
        <w:t xml:space="preserve">עולה - דורון היא</w:t>
      </w:r>
      <w:r>
        <w:rPr>
          <w:rFonts w:hint="cs"/>
          <w:rtl/>
        </w:rPr>
        <w:t xml:space="preserve">- </w:t>
      </w:r>
      <w:ins w:id="95765" w:author="מנוע מכני" w:date="2026-10-11T12:04:39Z">
        <w:r>
          <w:rPr>
            <w:rFonts w:hint="cs"/>
            <w:rtl/>
          </w:rPr>
          <w:t xml:space="preserve">דאם </w:t>
        </w:r>
      </w:ins>
      <w:del w:id="95766" w:author="מנוע מכני" w:date="2026-10-11T12:04:39Z">
        <w:r>
          <w:rPr>
            <w:rFonts w:hint="cs"/>
            <w:rtl/>
          </w:rPr>
          <w:delText xml:space="preserve">דאי </w:delText>
        </w:r>
      </w:del>
      <w:ins w:id="90671" w:author="מנוע מכני" w:date="2026-10-11T12:04:39Z">
        <w:r>
          <w:rPr>
            <w:rFonts w:hint="cs"/>
            <w:rtl/>
          </w:rPr>
          <w:t xml:space="preserve">אין</w:t>
        </w:r>
      </w:ins>
      <w:del w:id="90672" w:author="מנוע מכני" w:date="2026-10-11T12:04:39Z">
        <w:r>
          <w:rPr>
            <w:rFonts w:hint="cs"/>
            <w:rtl/>
          </w:rPr>
          <w:delText xml:space="preserve">ליכא</w:delText>
        </w:r>
      </w:del>
      <w:r>
        <w:rPr>
          <w:rFonts w:hint="cs"/>
          <w:rtl/>
        </w:rPr>
        <w:t xml:space="preserve"> תשובה </w:t>
      </w:r>
      <w:r w:rsidRPr="00DC7891">
        <w:rPr>
          <w:rStyle w:val="afffff0"/>
          <w:rFonts w:hint="cs"/>
          <w:rtl/>
        </w:rPr>
        <w:t xml:space="preserve">'</w:t>
      </w:r>
      <w:ins w:id="90409" w:author="Claude - סמנטי" w:date="2026-10-11T12:26:16Z">
        <w:r>
          <w:rPr>
            <w:rStyle w:val="afffff0"/>
            <w:rFonts w:hint="cs"/>
            <w:rtl/>
          </w:rPr>
          <w:t xml:space="preserve">זֶבַח רְשָׁעִים תּוֹעֵבָה</w:t>
        </w:r>
      </w:ins>
      <w:del w:id="90410" w:author="Claude - סמנטי" w:date="2026-10-11T12:26:16Z">
        <w:r w:rsidRPr="00DC7891">
          <w:rPr>
            <w:rStyle w:val="afffff0"/>
            <w:rFonts w:hint="cs"/>
            <w:rtl/>
          </w:rPr>
          <w:delText xml:space="preserve">זבח רשעים תועבה</w:delText>
        </w:r>
      </w:del>
      <w:r w:rsidRPr="00DC7891">
        <w:rPr>
          <w:rStyle w:val="afffff0"/>
          <w:rFonts w:hint="cs"/>
          <w:rtl/>
        </w:rPr>
        <w:t xml:space="preserve">' </w:t>
      </w:r>
      <w:ins w:id="95767" w:author="מנוע מכני" w:date="2026-10-11T12:04:39Z">
        <w:r>
          <w:rPr>
            <w:rFonts w:hint="cs"/>
            <w:rtl/>
          </w:rPr>
          <w:t xml:space="preserve">ואם </w:t>
        </w:r>
      </w:ins>
      <w:del w:id="95768" w:author="מנוע מכני" w:date="2026-10-11T12:04:39Z">
        <w:r>
          <w:rPr>
            <w:rFonts w:hint="cs"/>
            <w:rtl/>
          </w:rPr>
          <w:delText xml:space="preserve">ואי </w:delText>
        </w:r>
      </w:del>
      <w:ins w:id="90669" w:author="מנוע מכני" w:date="2026-10-11T12:04:39Z">
        <w:r>
          <w:rPr>
            <w:rFonts w:hint="cs"/>
            <w:rtl/>
          </w:rPr>
          <w:t xml:space="preserve">דיש</w:t>
        </w:r>
      </w:ins>
      <w:del w:id="90670" w:author="מנוע מכני" w:date="2026-10-11T12:04:39Z">
        <w:r>
          <w:rPr>
            <w:rFonts w:hint="cs"/>
            <w:rtl/>
          </w:rPr>
          <w:delText xml:space="preserve">דאיכא</w:delText>
        </w:r>
      </w:del>
      <w:r>
        <w:rPr>
          <w:rFonts w:hint="cs"/>
          <w:rtl/>
        </w:rPr>
        <w:t xml:space="preserve"> הא </w:t>
      </w:r>
      <w:r>
        <w:rPr>
          <w:rtl/>
        </w:rPr>
        <w:t xml:space="preserve">עבר על מצות עשה ושב, </w:t>
      </w:r>
      <w:r>
        <w:rPr>
          <w:rtl/>
        </w:rPr>
        <w:t xml:space="preserve">לא</w:t>
      </w:r>
      <w:r>
        <w:rPr>
          <w:rtl/>
        </w:rPr>
        <w:t xml:space="preserve"> זז משם עד שמוחלים לו! </w:t>
      </w:r>
      <w:r w:rsidRPr="006E5C22">
        <w:rPr>
          <w:b/>
          <w:bCs/>
          <w:rtl/>
        </w:rPr>
        <w:t xml:space="preserve">אלא </w:t>
      </w:r>
      <w:r w:rsidRPr="006E5C22">
        <w:rPr>
          <w:b/>
          <w:bCs/>
          <w:rtl/>
        </w:rPr>
        <w:t xml:space="preserve">ש"מ</w:t>
      </w:r>
      <w:r w:rsidRPr="006E5C22">
        <w:rPr>
          <w:b/>
          <w:bCs/>
          <w:rtl/>
        </w:rPr>
        <w:t xml:space="preserve">:</w:t>
      </w:r>
      <w:r>
        <w:rPr>
          <w:rtl/>
        </w:rPr>
        <w:t xml:space="preserve"> </w:t>
      </w:r>
      <w:r w:rsidRPr="006E5C22">
        <w:rPr>
          <w:b/>
          <w:bCs/>
          <w:rtl/>
        </w:rPr>
        <w:t>דורון הוא.</w:t>
      </w:r>
    </w:p>
    <w:p>
      <w:pPr>
        <w:pStyle w:val="38"/>
        <w:rPr>
          <w:ins w:id="97643" w:author="מנוע מכני" w:date="2026-10-11T12:04:39Z"/>
        </w:rPr>
      </w:pPr>
      <w:r>
        <w:lastRenderedPageBreak/>
        <w:t>אר</w:t>
      </w:r>
      <w:r>
        <w:t>"</w:t>
      </w:r>
      <w:r>
        <w:t>ש</w:t>
      </w:r>
      <w:r>
        <w:t xml:space="preserve">:</w:t>
      </w:r>
    </w:p>
    <w:p w:rsidR="00DA63EC" w:rsidRDefault="00DA63EC" w:rsidP="00DA63EC">
      <w:pPr>
        <w:tabs>
          <w:tab w:val="left" w:pos="0"/>
          <w:tab w:val="center" w:pos="2835"/>
        </w:tabs>
        <w:rPr>
          <w:rtl/>
        </w:rPr>
      </w:pPr>
      <w:del w:id="97644" w:author="מנוע מכני" w:date="2026-10-11T12:04:39Z">
        <w:r>
          <w:rPr>
            <w:rtl/>
          </w:rPr>
          <w:delText xml:space="preserve"> </w:delText>
        </w:r>
      </w:del>
      <w:r>
        <w:rPr>
          <w:rtl/>
        </w:rPr>
        <w:t xml:space="preserve">חטאת למה באה לפני עולה? </w:t>
      </w:r>
      <w:r>
        <w:rPr>
          <w:rFonts w:hint="cs"/>
          <w:rtl/>
        </w:rPr>
        <w:t xml:space="preserve">- </w:t>
      </w:r>
      <w:r>
        <w:rPr>
          <w:rtl/>
        </w:rPr>
        <w:t>לפרקליט שנכנס, ריצה פרקליט, נכנס דורון אחריו.</w:t>
      </w:r>
    </w:p>
    <w:p w:rsidR="00DA63EC" w:rsidRDefault="00DA63EC" w:rsidP="00DA63EC">
      <w:pPr>
        <w:pStyle w:val="affffd"/>
        <w:rPr>
          <w:del w:id="90002" w:author="מנוע עיצוב" w:date="2026-10-11T12:09:26Z"/>
          <w:rtl/>
        </w:rPr>
      </w:pPr>
      <w:del w:id="90001" w:author="מנוע עיצוב" w:date="2026-10-11T12:09:26Z">
        <w:r>
          <w:rPr>
            <w:rtl/>
          </w:rPr>
          <w:delText xml:space="preserve">׹</w:delText>
        </w:r>
      </w:del>
    </w:p>
    <w:p w:rsidR="00DA63EC" w:rsidRDefault="00DA63EC" w:rsidP="00DA63EC">
      <w:pPr>
        <w:pStyle w:val="affff1"/>
        <w:tabs>
          <w:tab w:val="left" w:pos="0"/>
        </w:tabs>
        <w:ind w:end="0"/>
        <w:rPr>
          <w:rtl/>
        </w:rPr>
        <w:pPrChange w:id="20061" w:author="קלוד" w:date="2026-10-11T09:07:24Z">
          <w:pPr>
            <w:pStyle w:val="affff1"/>
            <w:tabs>
              <w:tab w:val="left" w:pos="0"/>
            </w:tabs>
            <w:rPr>
              <w:rtl/>
            </w:rPr>
          </w:pPr>
        </w:pPrChange>
      </w:pPr>
      <w:ins w:id="9801" w:author="מספור קטעי משנה" w:date="2026-10-11T09:35:09Z">
        <w:r>
          <w:rPr>
            <w:rStyle w:val="MisparKeta"/>
          </w:rPr>
          <w:t xml:space="preserve">ד. </w:t>
        </w:r>
      </w:ins>
      <w:r>
        <w:rPr>
          <w:rtl/>
        </w:rPr>
        <w:t>חוץ מן הפסח והחטאת כו'</w:t>
      </w:r>
      <w:r>
        <w:rPr>
          <w:rFonts w:hint="cs"/>
          <w:rtl/>
        </w:rPr>
        <w:t xml:space="preserve"> שאם שחטן שלא לשמן פסולות</w:t>
      </w:r>
      <w:r>
        <w:rPr>
          <w:rtl/>
        </w:rPr>
        <w:t>.</w:t>
      </w:r>
    </w:p>
    <w:p w:rsidR="00DA63EC" w:rsidRDefault="00DA63EC" w:rsidP="00DA63EC">
      <w:pPr>
        <w:tabs>
          <w:tab w:val="left" w:pos="0"/>
          <w:tab w:val="center" w:pos="2835"/>
        </w:tabs>
        <w:rPr>
          <w:rtl/>
        </w:rPr>
      </w:pPr>
      <w:r w:rsidRPr="00BB5221">
        <w:rPr>
          <w:b/>
          <w:bCs/>
          <w:rtl/>
        </w:rPr>
        <w:t>פסח</w:t>
      </w:r>
      <w:r>
        <w:rPr>
          <w:rtl/>
        </w:rPr>
        <w:t xml:space="preserve"> </w:t>
      </w:r>
      <w:r>
        <w:rPr>
          <w:rFonts w:hint="cs"/>
          <w:rtl/>
        </w:rPr>
        <w:t>שינוי קודש: מ</w:t>
      </w:r>
      <w:r w:rsidRPr="00DC7891">
        <w:rPr>
          <w:rStyle w:val="afffff0"/>
          <w:rFonts w:hint="cs"/>
          <w:rtl/>
        </w:rPr>
        <w:t>'</w:t>
      </w:r>
      <w:ins w:id="90411" w:author="Claude - סמנטי" w:date="2026-10-11T12:26:16Z">
        <w:r>
          <w:rPr>
            <w:rStyle w:val="afffff0"/>
            <w:rtl/>
          </w:rPr>
          <w:t xml:space="preserve">שָׁמוֹר אֶת חֹדֶשׁ הָאָבִיב וְעָשִׂיתָ פֶּסַח</w:t>
        </w:r>
      </w:ins>
      <w:del w:id="90412" w:author="Claude - סמנטי" w:date="2026-10-11T12:26:16Z">
        <w:r w:rsidRPr="00DC7891">
          <w:rPr>
            <w:rStyle w:val="afffff0"/>
            <w:rtl/>
          </w:rPr>
          <w:delText xml:space="preserve">שמור את חדש האביב ועשית פסח</w:delText>
        </w:r>
      </w:del>
      <w:r w:rsidRPr="00DC7891">
        <w:rPr>
          <w:rStyle w:val="afffff0"/>
          <w:rFonts w:hint="cs"/>
          <w:rtl/>
        </w:rPr>
        <w:t>'</w:t>
      </w:r>
      <w:r w:rsidRPr="00DC7891">
        <w:rPr>
          <w:rStyle w:val="afffff0"/>
          <w:rtl/>
        </w:rPr>
        <w:t>,</w:t>
      </w:r>
      <w:r>
        <w:rPr>
          <w:rtl/>
        </w:rPr>
        <w:t xml:space="preserve"> שיהו כל עשיותיו לשם פסח.</w:t>
      </w:r>
    </w:p>
    <w:p w:rsidR="00DA63EC" w:rsidRDefault="00DA63EC" w:rsidP="00DA63EC">
      <w:pPr>
        <w:tabs>
          <w:tab w:val="left" w:pos="0"/>
          <w:tab w:val="center" w:pos="2835"/>
        </w:tabs>
        <w:rPr>
          <w:rtl/>
        </w:rPr>
      </w:pPr>
      <w:del w:id="90085" w:author="מנוע מכני" w:date="2026-10-11T12:04:39Z">
        <w:r>
          <w:rPr>
            <w:rFonts w:hint="cs"/>
            <w:rtl/>
          </w:rPr>
          <w:delText xml:space="preserve">       </w:delText>
        </w:r>
      </w:del>
      <w:r>
        <w:rPr>
          <w:rFonts w:hint="cs"/>
          <w:rtl/>
        </w:rPr>
        <w:t xml:space="preserve">שינוי בעלים</w:t>
      </w:r>
      <w:r>
        <w:rPr>
          <w:rtl/>
        </w:rPr>
        <w:t xml:space="preserve">: </w:t>
      </w:r>
      <w:r w:rsidRPr="00DC7891">
        <w:rPr>
          <w:rStyle w:val="afffff0"/>
          <w:rFonts w:hint="cs"/>
          <w:rtl/>
        </w:rPr>
        <w:t>'</w:t>
      </w:r>
      <w:ins w:id="90413" w:author="Claude - סמנטי" w:date="2026-10-11T12:26:16Z">
        <w:r>
          <w:rPr>
            <w:rStyle w:val="afffff0"/>
            <w:rtl/>
          </w:rPr>
          <w:t xml:space="preserve">וַאֲמַרְתֶּם זֶבַח פֶּסַח הוּא</w:t>
        </w:r>
      </w:ins>
      <w:del w:id="90414" w:author="Claude - סמנטי" w:date="2026-10-11T12:26:16Z">
        <w:r w:rsidRPr="00DC7891">
          <w:rPr>
            <w:rStyle w:val="afffff0"/>
            <w:rtl/>
          </w:rPr>
          <w:delText xml:space="preserve">ואמרתם זבח פסח הוא</w:delText>
        </w:r>
      </w:del>
      <w:r w:rsidRPr="00DC7891">
        <w:rPr>
          <w:rStyle w:val="afffff0"/>
          <w:rFonts w:hint="cs"/>
          <w:rtl/>
        </w:rPr>
        <w:t>'</w:t>
      </w:r>
      <w:r w:rsidRPr="00DC7891">
        <w:rPr>
          <w:rStyle w:val="afffff0"/>
          <w:rtl/>
        </w:rPr>
        <w:t>,</w:t>
      </w:r>
      <w:r>
        <w:rPr>
          <w:rtl/>
        </w:rPr>
        <w:t xml:space="preserve"> שתהא זביחה לשם פסח, אם אינו ענין לשינוי קודש, תניהו ענין לשינוי בעלים.</w:t>
      </w:r>
    </w:p>
    <w:p w:rsidR="00DA63EC" w:rsidRDefault="00DA63EC" w:rsidP="00DA63EC">
      <w:pPr>
        <w:tabs>
          <w:tab w:val="left" w:pos="0"/>
          <w:tab w:val="center" w:pos="2835"/>
        </w:tabs>
        <w:rPr>
          <w:rtl/>
        </w:rPr>
      </w:pPr>
      <w:r>
        <w:rPr>
          <w:rtl/>
        </w:rPr>
        <w:t>•</w:t>
      </w:r>
      <w:r>
        <w:rPr>
          <w:rFonts w:hint="cs"/>
          <w:rtl/>
        </w:rPr>
        <w:t xml:space="preserve"> </w:t>
      </w:r>
      <w:r>
        <w:rPr>
          <w:rtl/>
        </w:rPr>
        <w:t xml:space="preserve">אשכחן למצוה, </w:t>
      </w:r>
    </w:p>
    <w:p w:rsidR="00DA63EC" w:rsidRDefault="00DA63EC" w:rsidP="00DA63EC">
      <w:pPr>
        <w:tabs>
          <w:tab w:val="left" w:pos="0"/>
          <w:tab w:val="center" w:pos="2835"/>
        </w:tabs>
        <w:rPr>
          <w:rtl/>
        </w:rPr>
      </w:pPr>
      <w:r>
        <w:rPr>
          <w:rtl/>
        </w:rPr>
        <w:tab/>
      </w:r>
      <w:del w:id="90086" w:author="מנוע מכני" w:date="2026-10-11T12:04:39Z">
        <w:r>
          <w:rPr>
            <w:rFonts w:hint="cs"/>
            <w:rtl/>
          </w:rPr>
          <w:delText xml:space="preserve">  </w:delText>
        </w:r>
      </w:del>
      <w:r>
        <w:rPr>
          <w:rtl/>
        </w:rPr>
        <w:t xml:space="preserve">לעכב </w:t>
      </w:r>
      <w:r w:rsidRPr="00DC7891">
        <w:rPr>
          <w:rStyle w:val="afffff0"/>
          <w:rFonts w:hint="cs"/>
          <w:rtl/>
        </w:rPr>
        <w:t>'</w:t>
      </w:r>
      <w:ins w:id="90415" w:author="Claude - סמנטי" w:date="2026-10-11T12:26:16Z">
        <w:r>
          <w:rPr>
            <w:rStyle w:val="afffff0"/>
            <w:rtl/>
          </w:rPr>
          <w:t xml:space="preserve">וְזָבַחְתָּ פֶּסַח לַה</w:t>
        </w:r>
      </w:ins>
      <w:del w:id="90416" w:author="Claude - סמנטי" w:date="2026-10-11T12:26:16Z">
        <w:r w:rsidRPr="00DC7891">
          <w:rPr>
            <w:rStyle w:val="afffff0"/>
            <w:rtl/>
          </w:rPr>
          <w:delText xml:space="preserve">וזבחת פסח לה</w:delText>
        </w:r>
      </w:del>
      <w:r w:rsidRPr="00DC7891">
        <w:rPr>
          <w:rStyle w:val="afffff0"/>
          <w:rtl/>
        </w:rPr>
        <w:t xml:space="preserve">' אלהיך וגו'.</w:t>
      </w:r>
    </w:p>
    <w:p>
      <w:pPr>
        <w:pStyle w:val="38"/>
        <w:rPr>
          <w:ins w:id="97645" w:author="מנוע מכני" w:date="2026-10-11T12:04:39Z"/>
        </w:rPr>
      </w:pPr>
      <w:r w:rsidRPr="00E92A0E">
        <w:t xml:space="preserve">מתקיף </w:t>
      </w:r>
      <w:ins w:id="90179" w:author="מנוע מכני" w:date="2026-10-11T12:04:39Z">
        <w:r>
          <w:t xml:space="preserve">ר"ס</w:t>
        </w:r>
      </w:ins>
      <w:del w:id="90180" w:author="מנוע מכני" w:date="2026-10-11T12:04:39Z">
        <w:r w:rsidRPr="00E92A0E">
          <w:delText xml:space="preserve">רב ספרא</w:delText>
        </w:r>
      </w:del>
      <w:r w:rsidRPr="00E92A0E">
        <w:t xml:space="preserve">:</w:t>
      </w:r>
    </w:p>
    <w:p w:rsidR="00DA63EC" w:rsidRDefault="00DA63EC" w:rsidP="00DA63EC">
      <w:pPr>
        <w:tabs>
          <w:tab w:val="left" w:pos="0"/>
          <w:tab w:val="center" w:pos="2835"/>
        </w:tabs>
        <w:rPr>
          <w:spacing w:val="2"/>
          <w:rtl/>
        </w:rPr>
      </w:pPr>
      <w:del w:id="97646" w:author="מנוע מכני" w:date="2026-10-11T12:04:39Z">
        <w:r w:rsidRPr="00E92A0E">
          <w:rPr>
            <w:spacing w:val="2"/>
            <w:rtl/>
          </w:rPr>
          <w:delText xml:space="preserve"> </w:delText>
        </w:r>
      </w:del>
      <w:ins w:id="92323" w:author="מנוע מכני" w:date="2026-10-11T12:04:39Z">
        <w:r>
          <w:rPr>
            <w:spacing w:val="2"/>
            <w:rtl/>
          </w:rPr>
          <w:t xml:space="preserve">זה</w:t>
        </w:r>
      </w:ins>
      <w:del w:id="92324" w:author="מנוע מכני" w:date="2026-10-11T12:04:39Z">
        <w:r w:rsidRPr="00E92A0E">
          <w:rPr>
            <w:spacing w:val="2"/>
            <w:rtl/>
          </w:rPr>
          <w:delText xml:space="preserve">האי</w:delText>
        </w:r>
      </w:del>
      <w:r w:rsidRPr="00E92A0E">
        <w:rPr>
          <w:spacing w:val="2"/>
          <w:rtl/>
        </w:rPr>
        <w:t xml:space="preserve"> </w:t>
      </w:r>
      <w:r w:rsidRPr="00DC7891">
        <w:rPr>
          <w:rStyle w:val="afffff0"/>
          <w:rFonts w:hint="cs"/>
          <w:rtl/>
        </w:rPr>
        <w:t>'</w:t>
      </w:r>
      <w:ins w:id="90417" w:author="Claude - סמנטי" w:date="2026-10-11T12:26:16Z">
        <w:r>
          <w:rPr>
            <w:rStyle w:val="afffff0"/>
            <w:rtl/>
          </w:rPr>
          <w:t xml:space="preserve">וְזָבַחְתָּ</w:t>
        </w:r>
      </w:ins>
      <w:del w:id="90418" w:author="Claude - סמנטי" w:date="2026-10-11T12:26:16Z">
        <w:r w:rsidRPr="00DC7891">
          <w:rPr>
            <w:rStyle w:val="afffff0"/>
            <w:rtl/>
          </w:rPr>
          <w:delText xml:space="preserve">וזבחת</w:delText>
        </w:r>
      </w:del>
      <w:r w:rsidRPr="00DC7891">
        <w:rPr>
          <w:rStyle w:val="afffff0"/>
          <w:rFonts w:hint="cs"/>
          <w:rtl/>
        </w:rPr>
        <w:t>'</w:t>
      </w:r>
      <w:r w:rsidRPr="00DC7891">
        <w:rPr>
          <w:rStyle w:val="afffff0"/>
          <w:rtl/>
        </w:rPr>
        <w:t xml:space="preserve"> </w:t>
      </w:r>
      <w:ins w:id="96847" w:author="מנוע מכני" w:date="2026-10-11T12:04:39Z">
        <w:r>
          <w:rPr>
            <w:rFonts w:hint="cs"/>
            <w:spacing w:val="2"/>
            <w:rtl/>
          </w:rPr>
          <w:t xml:space="preserve">צריך</w:t>
        </w:r>
      </w:ins>
      <w:del w:id="96848" w:author="מנוע מכני" w:date="2026-10-11T12:04:39Z">
        <w:r w:rsidRPr="00E92A0E">
          <w:rPr>
            <w:rFonts w:hint="cs"/>
            <w:spacing w:val="2"/>
            <w:rtl/>
          </w:rPr>
          <w:delText xml:space="preserve">מיבעי</w:delText>
        </w:r>
      </w:del>
      <w:r w:rsidRPr="00E92A0E">
        <w:rPr>
          <w:rFonts w:hint="cs"/>
          <w:spacing w:val="2"/>
          <w:rtl/>
        </w:rPr>
        <w:t xml:space="preserve"> </w:t>
      </w:r>
      <w:r w:rsidRPr="00E92A0E">
        <w:rPr>
          <w:rStyle w:val="2fb"/>
          <w:rFonts w:hint="cs"/>
          <w:spacing w:val="2"/>
          <w:rtl/>
        </w:rPr>
        <w:t xml:space="preserve">לכדר</w:t>
      </w:r>
      <w:r>
        <w:rPr>
          <w:rStyle w:val="2fb"/>
          <w:spacing w:val="2"/>
          <w:rtl/>
        </w:rPr>
        <w:t>"</w:t>
      </w:r>
      <w:r w:rsidRPr="00E92A0E">
        <w:rPr>
          <w:rStyle w:val="2fb"/>
          <w:rFonts w:hint="cs"/>
          <w:spacing w:val="2"/>
          <w:rtl/>
        </w:rPr>
        <w:t xml:space="preserve">נ</w:t>
      </w:r>
      <w:r w:rsidRPr="00E92A0E">
        <w:rPr>
          <w:rFonts w:hint="cs"/>
          <w:spacing w:val="2"/>
          <w:rtl/>
        </w:rPr>
        <w:t xml:space="preserve"> דמותר הפסח יהא לדבר הבא מן הצאן והבקר והיינו שלמים </w:t>
      </w:r>
    </w:p>
    <w:p>
      <w:pPr>
        <w:pStyle w:val="38"/>
        <w:rPr>
          <w:ins w:id="97647" w:author="מנוע מכני" w:date="2026-10-11T12:04:39Z"/>
        </w:rPr>
      </w:pPr>
      <w:r>
        <w:t xml:space="preserve">ב. </w:t>
      </w:r>
      <w:r w:rsidRPr="00BB5221">
        <w:t>אלא א</w:t>
      </w:r>
      <w:r>
        <w:t>ר</w:t>
      </w:r>
      <w:r>
        <w:t>"</w:t>
      </w:r>
      <w:r>
        <w:t>ס</w:t>
      </w:r>
      <w:r>
        <w:t xml:space="preserve">:</w:t>
      </w:r>
    </w:p>
    <w:p w:rsidR="00DA63EC" w:rsidRDefault="00DA63EC" w:rsidP="00DA63EC">
      <w:pPr>
        <w:tabs>
          <w:tab w:val="left" w:pos="0"/>
          <w:tab w:val="center" w:pos="2835"/>
        </w:tabs>
        <w:rPr>
          <w:rtl/>
        </w:rPr>
      </w:pPr>
      <w:del w:id="97648" w:author="מנוע מכני" w:date="2026-10-11T12:04:39Z">
        <w:r>
          <w:rPr>
            <w:rtl/>
          </w:rPr>
          <w:delText xml:space="preserve"> </w:delText>
        </w:r>
      </w:del>
      <w:r w:rsidRPr="00DC7891">
        <w:rPr>
          <w:rStyle w:val="afffff0"/>
          <w:rFonts w:hint="cs"/>
          <w:rtl/>
        </w:rPr>
        <w:t>'</w:t>
      </w:r>
      <w:ins w:id="90419" w:author="Claude - סמנטי" w:date="2026-10-11T12:26:16Z">
        <w:r>
          <w:rPr>
            <w:rStyle w:val="afffff0"/>
            <w:rtl/>
          </w:rPr>
          <w:t xml:space="preserve">וְזָבַחְתָּ פֶּסַח</w:t>
        </w:r>
      </w:ins>
      <w:del w:id="90420" w:author="Claude - סמנטי" w:date="2026-10-11T12:26:16Z">
        <w:r w:rsidRPr="00DC7891">
          <w:rPr>
            <w:rStyle w:val="afffff0"/>
            <w:rtl/>
          </w:rPr>
          <w:delText xml:space="preserve">וזבחת פסח</w:delText>
        </w:r>
      </w:del>
      <w:r w:rsidRPr="00DC7891">
        <w:rPr>
          <w:rStyle w:val="afffff0"/>
          <w:rFonts w:hint="cs"/>
          <w:rtl/>
        </w:rPr>
        <w:t>'</w:t>
      </w:r>
      <w:r w:rsidRPr="00DC7891">
        <w:rPr>
          <w:rStyle w:val="afffff0"/>
          <w:rtl/>
        </w:rPr>
        <w:t xml:space="preserve"> </w:t>
      </w:r>
      <w:ins w:id="90181" w:author="מנוע מכני" w:date="2026-10-11T12:04:39Z">
        <w:r>
          <w:rPr>
            <w:rStyle w:val="2fb"/>
            <w:rtl/>
          </w:rPr>
          <w:t xml:space="preserve">לכדר"נ</w:t>
        </w:r>
      </w:ins>
      <w:del w:id="90182" w:author="מנוע מכני" w:date="2026-10-11T12:04:39Z">
        <w:r>
          <w:rPr>
            <w:rtl/>
          </w:rPr>
          <w:delText xml:space="preserve">לכדרב נחמן</w:delText>
        </w:r>
      </w:del>
      <w:r>
        <w:rPr>
          <w:rtl/>
        </w:rPr>
        <w:t xml:space="preserve"> </w:t>
      </w:r>
    </w:p>
    <w:p w:rsidR="00DA63EC" w:rsidRDefault="00DA63EC" w:rsidP="00DA63EC">
      <w:pPr>
        <w:tabs>
          <w:tab w:val="left" w:pos="0"/>
          <w:tab w:val="center" w:pos="2835"/>
        </w:tabs>
        <w:rPr>
          <w:rtl/>
        </w:rPr>
      </w:pPr>
      <w:r>
        <w:rPr>
          <w:b/>
          <w:bCs/>
          <w:rtl/>
        </w:rPr>
        <w:tab/>
      </w:r>
      <w:del w:id="90087" w:author="מנוע מכני" w:date="2026-10-11T12:04:39Z">
        <w:r>
          <w:rPr>
            <w:rFonts w:hint="cs"/>
            <w:rtl/>
          </w:rPr>
          <w:delText xml:space="preserve">           </w:delText>
        </w:r>
      </w:del>
      <w:r>
        <w:rPr>
          <w:rFonts w:hint="cs"/>
          <w:rtl/>
        </w:rPr>
        <w:t xml:space="preserve">'</w:t>
      </w:r>
      <w:r>
        <w:rPr>
          <w:rtl/>
        </w:rPr>
        <w:t xml:space="preserve">שמור את חדש האביב - למצוה בשינוי קודש, </w:t>
      </w:r>
    </w:p>
    <w:p w:rsidR="00DA63EC" w:rsidRDefault="00DA63EC" w:rsidP="00DA63EC">
      <w:pPr>
        <w:tabs>
          <w:tab w:val="left" w:pos="0"/>
          <w:tab w:val="center" w:pos="2835"/>
        </w:tabs>
        <w:rPr>
          <w:rtl/>
        </w:rPr>
      </w:pPr>
      <w:r>
        <w:rPr>
          <w:rtl/>
        </w:rPr>
        <w:tab/>
      </w:r>
      <w:r>
        <w:rPr>
          <w:rtl/>
        </w:rPr>
        <w:tab/>
      </w:r>
      <w:r w:rsidRPr="00DC7891">
        <w:rPr>
          <w:rStyle w:val="afffff0"/>
          <w:rFonts w:hint="cs"/>
          <w:rtl/>
        </w:rPr>
        <w:t>'</w:t>
      </w:r>
      <w:ins w:id="90421" w:author="Claude - סמנטי" w:date="2026-10-11T12:26:16Z">
        <w:r>
          <w:rPr>
            <w:rStyle w:val="afffff0"/>
            <w:rtl/>
          </w:rPr>
          <w:t xml:space="preserve">וַאֲמַרְתֶּם זֶבַח פֶּסַח</w:t>
        </w:r>
      </w:ins>
      <w:del w:id="90422" w:author="Claude - סמנטי" w:date="2026-10-11T12:26:16Z">
        <w:r w:rsidRPr="00DC7891">
          <w:rPr>
            <w:rStyle w:val="afffff0"/>
            <w:rtl/>
          </w:rPr>
          <w:delText xml:space="preserve">ואמרתם זבח פסח</w:delText>
        </w:r>
      </w:del>
      <w:r w:rsidRPr="00DC7891">
        <w:rPr>
          <w:rStyle w:val="afffff0"/>
          <w:rFonts w:hint="cs"/>
          <w:rtl/>
        </w:rPr>
        <w:t>'</w:t>
      </w:r>
      <w:r w:rsidRPr="00DC7891">
        <w:rPr>
          <w:rStyle w:val="afffff0"/>
          <w:rtl/>
        </w:rPr>
        <w:t xml:space="preserve"> </w:t>
      </w:r>
      <w:r>
        <w:rPr>
          <w:rtl/>
        </w:rPr>
        <w:t xml:space="preserve">- בשינוי בעלים למצוה, הוא לעכב בין </w:t>
      </w:r>
      <w:ins w:id="90673" w:author="מנוע מכני" w:date="2026-10-11T12:04:39Z">
        <w:r>
          <w:rPr>
            <w:rtl/>
          </w:rPr>
          <w:t xml:space="preserve">כאן</w:t>
        </w:r>
      </w:ins>
      <w:del w:id="90674" w:author="מנוע מכני" w:date="2026-10-11T12:04:39Z">
        <w:r>
          <w:rPr>
            <w:rtl/>
          </w:rPr>
          <w:delText xml:space="preserve">הכא</w:delText>
        </w:r>
      </w:del>
      <w:r>
        <w:rPr>
          <w:rtl/>
        </w:rPr>
        <w:t xml:space="preserve"> </w:t>
      </w:r>
      <w:ins w:id="90675" w:author="מנוע מכני" w:date="2026-10-11T12:04:39Z">
        <w:r>
          <w:rPr>
            <w:rtl/>
          </w:rPr>
          <w:t xml:space="preserve">וכאן</w:t>
        </w:r>
      </w:ins>
      <w:del w:id="90676" w:author="מנוע מכני" w:date="2026-10-11T12:04:39Z">
        <w:r>
          <w:rPr>
            <w:rtl/>
          </w:rPr>
          <w:delText xml:space="preserve">והכא</w:delText>
        </w:r>
      </w:del>
      <w:r>
        <w:rPr>
          <w:rtl/>
        </w:rPr>
        <w:t xml:space="preserve">.</w:t>
      </w:r>
    </w:p>
    <w:p w:rsidR="00DA63EC" w:rsidRDefault="00DA63EC" w:rsidP="00DA63EC">
      <w:pPr>
        <w:tabs>
          <w:tab w:val="left" w:pos="0"/>
          <w:tab w:val="center" w:pos="2835"/>
        </w:tabs>
        <w:rPr>
          <w:rtl/>
        </w:rPr>
      </w:pPr>
    </w:p>
    <w:p>
      <w:pPr>
        <w:pStyle w:val="afffff8"/>
        <w:rPr>
          <w:ins w:id="90647" w:author="קלוד" w:date="2026-10-11T12:29:36Z"/>
        </w:rPr>
      </w:pPr>
      <w:ins w:id="90648" w:author="קלוד" w:date="2026-10-11T12:29:36Z">
        <w:r>
          <w:rPr>
            <w:color w:val="7B3F00"/>
          </w:rPr>
          <w:t xml:space="preserve">שאר עבודות בפסח - לשמן לעכב</w:t>
        </w:r>
      </w:ins>
    </w:p>
    <w:p w:rsidR="00DA63EC" w:rsidRDefault="00DA63EC" w:rsidP="00DA63EC">
      <w:pPr>
        <w:tabs>
          <w:tab w:val="left" w:pos="0"/>
          <w:tab w:val="center" w:pos="2835"/>
        </w:tabs>
        <w:rPr>
          <w:rtl/>
        </w:rPr>
      </w:pPr>
      <w:r w:rsidRPr="00BB5221">
        <w:rPr>
          <w:b/>
          <w:bCs/>
          <w:rtl/>
        </w:rPr>
        <w:t>ואשכחן זביחה, שאר עבודות מנלן</w:t>
      </w:r>
      <w:r>
        <w:rPr>
          <w:rtl/>
        </w:rPr>
        <w:t xml:space="preserve">? </w:t>
      </w:r>
    </w:p>
    <w:p w:rsidR="00DA63EC" w:rsidRDefault="00DA63EC" w:rsidP="00DA63EC">
      <w:pPr>
        <w:tabs>
          <w:tab w:val="left" w:pos="0"/>
          <w:tab w:val="center" w:pos="2835"/>
        </w:tabs>
        <w:rPr>
          <w:b/>
          <w:bCs/>
          <w:rtl/>
        </w:rPr>
      </w:pPr>
      <w:r>
        <w:rPr>
          <w:rtl/>
        </w:rPr>
        <w:t>הואיל וגלי גלי.</w:t>
      </w:r>
    </w:p>
    <w:p>
      <w:pPr>
        <w:pStyle w:val="38"/>
        <w:rPr>
          <w:ins w:id="97649" w:author="מנוע מכני" w:date="2026-10-11T12:04:39Z"/>
        </w:rPr>
      </w:pPr>
      <w:r w:rsidRPr="00891B40">
        <w:t>ב.</w:t>
      </w:r>
      <w:r>
        <w:t xml:space="preserve"> </w:t>
      </w:r>
      <w:r>
        <w:t xml:space="preserve">רב אשי:</w:t>
      </w:r>
    </w:p>
    <w:p w:rsidR="00DA63EC" w:rsidRDefault="00DA63EC" w:rsidP="00DA63EC">
      <w:pPr>
        <w:tabs>
          <w:tab w:val="left" w:pos="0"/>
          <w:tab w:val="center" w:pos="2835"/>
        </w:tabs>
        <w:rPr>
          <w:rtl/>
        </w:rPr>
      </w:pPr>
      <w:del w:id="97650" w:author="מנוע מכני" w:date="2026-10-11T12:04:39Z">
        <w:r>
          <w:rPr>
            <w:rtl/>
          </w:rPr>
          <w:delText xml:space="preserve"> </w:delText>
        </w:r>
      </w:del>
      <w:r>
        <w:rPr>
          <w:rtl/>
        </w:rPr>
        <w:t xml:space="preserve">הואיל וגלי גלי </w:t>
      </w:r>
      <w:r>
        <w:rPr>
          <w:rtl/>
        </w:rPr>
        <w:t xml:space="preserve">לא</w:t>
      </w:r>
      <w:r>
        <w:rPr>
          <w:rtl/>
        </w:rPr>
        <w:t xml:space="preserve"> </w:t>
      </w:r>
      <w:ins w:id="90677" w:author="מנוע מכני" w:date="2026-10-11T12:04:39Z">
        <w:r>
          <w:rPr>
            <w:rtl/>
          </w:rPr>
          <w:t xml:space="preserve">אומרים</w:t>
        </w:r>
      </w:ins>
      <w:del w:id="90678" w:author="מנוע מכני" w:date="2026-10-11T12:04:39Z">
        <w:r>
          <w:rPr>
            <w:rtl/>
          </w:rPr>
          <w:delText xml:space="preserve">אמרינן</w:delText>
        </w:r>
      </w:del>
      <w:r>
        <w:rPr>
          <w:rtl/>
        </w:rPr>
        <w:t xml:space="preserve">, אלא עבודות </w:t>
      </w:r>
      <w:r>
        <w:rPr>
          <w:rFonts w:hint="cs"/>
          <w:rtl/>
        </w:rPr>
        <w:t>מ</w:t>
      </w:r>
      <w:r w:rsidRPr="00DC7891">
        <w:rPr>
          <w:rStyle w:val="afffff0"/>
          <w:rFonts w:hint="cs"/>
          <w:rtl/>
        </w:rPr>
        <w:t>'</w:t>
      </w:r>
      <w:r w:rsidRPr="00DC7891">
        <w:rPr>
          <w:rStyle w:val="afffff0"/>
          <w:rtl/>
        </w:rPr>
        <w:t xml:space="preserve">זאת התורה לעולה ולמנחה וגו</w:t>
      </w:r>
      <w:r w:rsidRPr="00DC7891">
        <w:rPr>
          <w:rStyle w:val="afffff0"/>
          <w:rtl/>
        </w:rPr>
        <w:t xml:space="preserve">',</w:t>
      </w:r>
      <w:r>
        <w:rPr>
          <w:rtl/>
        </w:rPr>
        <w:t xml:space="preserve"> </w:t>
      </w:r>
    </w:p>
    <w:p w:rsidR="00DA63EC" w:rsidRDefault="00DA63EC" w:rsidP="00DA63EC">
      <w:pPr>
        <w:tabs>
          <w:tab w:val="left" w:pos="0"/>
          <w:tab w:val="center" w:pos="2835"/>
        </w:tabs>
        <w:rPr>
          <w:rtl/>
        </w:rPr>
      </w:pPr>
      <w:r>
        <w:rPr>
          <w:rtl/>
        </w:rPr>
        <w:t xml:space="preserve">ותניא </w:t>
      </w:r>
      <w:r w:rsidRPr="00DC7891">
        <w:rPr>
          <w:rStyle w:val="afffff0"/>
          <w:rFonts w:hint="cs"/>
          <w:rtl/>
        </w:rPr>
        <w:t>'</w:t>
      </w:r>
      <w:ins w:id="90423" w:author="Claude - סמנטי" w:date="2026-10-11T12:26:16Z">
        <w:r>
          <w:rPr>
            <w:rStyle w:val="afffff0"/>
            <w:rtl/>
          </w:rPr>
          <w:t xml:space="preserve">בְּיוֹם צַוֹּתוֹ אֶת בְּנֵי יִשְׂרָאֵל לְהַקְרִיב אֶת קָרְבְּנֵיהֶם</w:t>
        </w:r>
      </w:ins>
      <w:del w:id="90424" w:author="Claude - סמנטי" w:date="2026-10-11T12:26:16Z">
        <w:r w:rsidRPr="00DC7891">
          <w:rPr>
            <w:rStyle w:val="afffff0"/>
            <w:rtl/>
          </w:rPr>
          <w:delText xml:space="preserve">ביום צותו את בני ישראל להקריב את קרבניהם</w:delText>
        </w:r>
      </w:del>
      <w:r w:rsidRPr="00DC7891">
        <w:rPr>
          <w:rStyle w:val="afffff0"/>
          <w:rFonts w:hint="cs"/>
          <w:rtl/>
        </w:rPr>
        <w:t>'</w:t>
      </w:r>
      <w:r w:rsidRPr="00DC7891">
        <w:rPr>
          <w:rStyle w:val="afffff0"/>
          <w:rtl/>
        </w:rPr>
        <w:t xml:space="preserve"> </w:t>
      </w:r>
      <w:r>
        <w:rPr>
          <w:rtl/>
        </w:rPr>
        <w:t xml:space="preserve">- זה בכור ומעשר ופסח, </w:t>
      </w:r>
    </w:p>
    <w:p w:rsidR="00DA63EC" w:rsidRDefault="00DA63EC" w:rsidP="00DA63EC">
      <w:pPr>
        <w:tabs>
          <w:tab w:val="left" w:pos="0"/>
          <w:tab w:val="center" w:pos="2835"/>
        </w:tabs>
        <w:rPr>
          <w:rtl/>
        </w:rPr>
      </w:pPr>
      <w:r>
        <w:rPr>
          <w:rtl/>
        </w:rPr>
        <w:t xml:space="preserve">הקישו הכתוב לשלמים, </w:t>
      </w:r>
      <w:r>
        <w:rPr>
          <w:rFonts w:hint="cs"/>
          <w:rtl/>
        </w:rPr>
        <w:t>ד</w:t>
      </w:r>
      <w:r>
        <w:rPr>
          <w:rtl/>
        </w:rPr>
        <w:t xml:space="preserve">בין שינוי קודש בין שינוי בעלים </w:t>
      </w:r>
      <w:ins w:id="90679" w:author="מנוע מכני" w:date="2026-10-11T12:04:39Z">
        <w:r>
          <w:rPr>
            <w:rtl/>
          </w:rPr>
          <w:t xml:space="preserve">צריך</w:t>
        </w:r>
      </w:ins>
      <w:del w:id="90680" w:author="מנוע מכני" w:date="2026-10-11T12:04:39Z">
        <w:r>
          <w:rPr>
            <w:rtl/>
          </w:rPr>
          <w:delText xml:space="preserve">בעינן</w:delText>
        </w:r>
      </w:del>
      <w:r>
        <w:rPr>
          <w:rtl/>
        </w:rPr>
        <w:t xml:space="preserve"> למצוה, אף כל </w:t>
      </w:r>
      <w:r>
        <w:rPr>
          <w:rFonts w:hint="cs"/>
          <w:rtl/>
        </w:rPr>
        <w:t>כה</w:t>
      </w:r>
      <w:r>
        <w:rPr>
          <w:rtl/>
        </w:rPr>
        <w:t>"</w:t>
      </w:r>
      <w:r>
        <w:rPr>
          <w:rFonts w:hint="cs"/>
          <w:rtl/>
        </w:rPr>
        <w:t xml:space="preserve">ג</w:t>
      </w:r>
      <w:r>
        <w:rPr>
          <w:rFonts w:hint="cs"/>
          <w:rtl/>
        </w:rPr>
        <w:t xml:space="preserve"> </w:t>
      </w:r>
    </w:p>
    <w:p w:rsidR="00DA63EC" w:rsidRDefault="00DA63EC" w:rsidP="00DA63EC">
      <w:pPr>
        <w:tabs>
          <w:tab w:val="left" w:pos="0"/>
          <w:tab w:val="center" w:pos="2835"/>
        </w:tabs>
        <w:rPr>
          <w:rtl/>
        </w:rPr>
      </w:pPr>
      <w:r>
        <w:rPr>
          <w:rtl/>
        </w:rPr>
        <w:t xml:space="preserve">וכשלמים </w:t>
      </w:r>
      <w:r>
        <w:rPr>
          <w:rFonts w:hint="cs"/>
          <w:rtl/>
        </w:rPr>
        <w:t>ד</w:t>
      </w:r>
      <w:r>
        <w:rPr>
          <w:rtl/>
        </w:rPr>
        <w:t xml:space="preserve">בין זביחה בין שאר עבודות </w:t>
      </w:r>
      <w:r>
        <w:rPr>
          <w:rtl/>
        </w:rPr>
        <w:t xml:space="preserve">לא</w:t>
      </w:r>
      <w:r>
        <w:rPr>
          <w:rtl/>
        </w:rPr>
        <w:t xml:space="preserve"> חלקת בהן למצוה, אף פסח </w:t>
      </w:r>
      <w:r>
        <w:rPr>
          <w:rtl/>
        </w:rPr>
        <w:t xml:space="preserve">לא</w:t>
      </w:r>
      <w:r>
        <w:rPr>
          <w:rtl/>
        </w:rPr>
        <w:t xml:space="preserve"> תחלוק בו בין זביחה לשאר עבודות לעכב.</w:t>
      </w:r>
    </w:p>
    <w:p w:rsidR="00DA63EC" w:rsidRDefault="00DA63EC" w:rsidP="00DA63EC">
      <w:pPr>
        <w:tabs>
          <w:tab w:val="left" w:pos="0"/>
          <w:tab w:val="center" w:pos="2835"/>
        </w:tabs>
        <w:rPr>
          <w:rtl/>
        </w:rPr>
      </w:pPr>
      <w:r w:rsidRPr="00DC7891">
        <w:rPr>
          <w:rStyle w:val="afffff0"/>
          <w:rFonts w:hint="cs"/>
          <w:rtl/>
        </w:rPr>
        <w:t>'</w:t>
      </w:r>
      <w:r w:rsidRPr="00DC7891">
        <w:rPr>
          <w:rStyle w:val="afffff0"/>
          <w:rtl/>
        </w:rPr>
        <w:t>הוא</w:t>
      </w:r>
      <w:r w:rsidRPr="00DC7891">
        <w:rPr>
          <w:rStyle w:val="afffff0"/>
          <w:rFonts w:hint="cs"/>
          <w:rtl/>
        </w:rPr>
        <w:t>'</w:t>
      </w:r>
      <w:r w:rsidRPr="00DC7891">
        <w:rPr>
          <w:rStyle w:val="afffff0"/>
          <w:rtl/>
        </w:rPr>
        <w:t xml:space="preserve"> </w:t>
      </w:r>
      <w:r>
        <w:rPr>
          <w:rtl/>
        </w:rPr>
        <w:t xml:space="preserve">כדתניא: נאמר בפסח הוא בשחיטה לעכב, אבל אשם </w:t>
      </w:r>
      <w:r>
        <w:rPr>
          <w:rtl/>
        </w:rPr>
        <w:t xml:space="preserve">לא</w:t>
      </w:r>
      <w:r>
        <w:rPr>
          <w:rtl/>
        </w:rPr>
        <w:t xml:space="preserve"> נאמר בו הוא אלא לאחר הקטרת אימורין, והוא עצמו שלא הוקטרו אימוריו - כשר.</w:t>
      </w:r>
    </w:p>
    <w:p w:rsidR="00DA63EC" w:rsidRDefault="00DA63EC" w:rsidP="00DA63EC">
      <w:pPr>
        <w:pStyle w:val="affffd"/>
        <w:rPr>
          <w:rtl/>
        </w:rPr>
      </w:pPr>
      <w:r>
        <w:rPr>
          <w:rtl/>
        </w:rPr>
        <w:t>׹</w:t>
      </w:r>
    </w:p>
    <w:p>
      <w:pPr>
        <w:pStyle w:val="afffff8"/>
        <w:rPr>
          <w:ins w:id="90645" w:author="קלוד" w:date="2026-10-11T12:29:36Z"/>
        </w:rPr>
      </w:pPr>
      <w:ins w:id="90646" w:author="קלוד" w:date="2026-10-11T12:29:36Z">
        <w:r>
          <w:rPr>
            <w:color w:val="7B3F00"/>
          </w:rPr>
          <w:t xml:space="preserve">חטאת - שינוי קודש ושינוי בעלים בכל העבודות</w:t>
        </w:r>
      </w:ins>
    </w:p>
    <w:p w:rsidR="00DA63EC" w:rsidRDefault="00DA63EC" w:rsidP="00DA63EC">
      <w:pPr>
        <w:tabs>
          <w:tab w:val="left" w:pos="0"/>
          <w:tab w:val="center" w:pos="2835"/>
        </w:tabs>
        <w:rPr>
          <w:rtl/>
        </w:rPr>
      </w:pPr>
      <w:r w:rsidRPr="0046077F">
        <w:rPr>
          <w:b/>
          <w:bCs/>
          <w:rtl/>
        </w:rPr>
        <w:t>חטאת</w:t>
      </w:r>
      <w:r>
        <w:rPr>
          <w:rtl/>
        </w:rPr>
        <w:t xml:space="preserve"> </w:t>
      </w:r>
      <w:r>
        <w:rPr>
          <w:rFonts w:hint="cs"/>
          <w:rtl/>
        </w:rPr>
        <w:t xml:space="preserve">שחיטה </w:t>
      </w:r>
      <w:r w:rsidRPr="00DC7891">
        <w:rPr>
          <w:rStyle w:val="afffff0"/>
          <w:rFonts w:hint="cs"/>
          <w:rtl/>
        </w:rPr>
        <w:t>'</w:t>
      </w:r>
      <w:r w:rsidRPr="00DC7891">
        <w:rPr>
          <w:rStyle w:val="afffff0"/>
          <w:rtl/>
        </w:rPr>
        <w:t>מושחט אותה</w:t>
      </w:r>
      <w:r w:rsidRPr="00DC7891">
        <w:rPr>
          <w:rStyle w:val="afffff0"/>
          <w:rFonts w:hint="cs"/>
          <w:rtl/>
        </w:rPr>
        <w:t>'</w:t>
      </w:r>
      <w:r w:rsidRPr="00DC7891">
        <w:rPr>
          <w:rStyle w:val="afffff0"/>
          <w:rtl/>
        </w:rPr>
        <w:t xml:space="preserve"> </w:t>
      </w:r>
      <w:r>
        <w:rPr>
          <w:rtl/>
        </w:rPr>
        <w:t>לחטאת, שתהא שחיטה לשם חטאת.</w:t>
      </w:r>
    </w:p>
    <w:p w:rsidR="00DA63EC" w:rsidRDefault="00DA63EC" w:rsidP="00DA63EC">
      <w:pPr>
        <w:pStyle w:val="afff3"/>
        <w:framePr w:wrap="around"/>
        <w:tabs>
          <w:tab w:val="left" w:pos="0"/>
        </w:tabs>
        <w:rPr>
          <w:rtl/>
        </w:rPr>
      </w:pPr>
      <w:r>
        <w:rPr>
          <w:rFonts w:hint="cs"/>
          <w:rtl/>
        </w:rPr>
        <w:t>ח.</w:t>
      </w:r>
    </w:p>
    <w:p w:rsidR="00DA63EC" w:rsidRDefault="00DA63EC" w:rsidP="00DA63EC">
      <w:pPr>
        <w:tabs>
          <w:tab w:val="left" w:pos="0"/>
          <w:tab w:val="center" w:pos="2835"/>
        </w:tabs>
        <w:rPr>
          <w:rtl/>
        </w:rPr>
      </w:pPr>
      <w:r w:rsidRPr="00E92A0E">
        <w:rPr>
          <w:b/>
          <w:bCs/>
          <w:rtl/>
        </w:rPr>
        <w:t>קבלה</w:t>
      </w:r>
      <w:r>
        <w:rPr>
          <w:rtl/>
        </w:rPr>
        <w:t xml:space="preserve"> </w:t>
      </w:r>
      <w:r w:rsidRPr="00DC7891">
        <w:rPr>
          <w:rStyle w:val="afffff0"/>
          <w:rFonts w:hint="cs"/>
          <w:rtl/>
        </w:rPr>
        <w:t>'</w:t>
      </w:r>
      <w:ins w:id="90425" w:author="Claude - סמנטי" w:date="2026-10-11T12:26:16Z">
        <w:r>
          <w:rPr>
            <w:rStyle w:val="afffff0"/>
            <w:rtl/>
          </w:rPr>
          <w:t xml:space="preserve">וְלָקַח הַכֹּהֵן מִדַּם הַחַטָּאת</w:t>
        </w:r>
      </w:ins>
      <w:del w:id="90426" w:author="Claude - סמנטי" w:date="2026-10-11T12:26:16Z">
        <w:r w:rsidRPr="00DC7891">
          <w:rPr>
            <w:rStyle w:val="afffff0"/>
            <w:rtl/>
          </w:rPr>
          <w:delText xml:space="preserve">ולקח הכהן מדם החטאת</w:delText>
        </w:r>
      </w:del>
      <w:r w:rsidRPr="00DC7891">
        <w:rPr>
          <w:rStyle w:val="afffff0"/>
          <w:rFonts w:hint="cs"/>
          <w:rtl/>
        </w:rPr>
        <w:t>'</w:t>
      </w:r>
      <w:r w:rsidRPr="00DC7891">
        <w:rPr>
          <w:rStyle w:val="afffff0"/>
          <w:rtl/>
        </w:rPr>
        <w:t>,</w:t>
      </w:r>
      <w:r>
        <w:rPr>
          <w:rtl/>
        </w:rPr>
        <w:t xml:space="preserve"> שתהא קבלה לשם חטאת.</w:t>
      </w:r>
    </w:p>
    <w:p w:rsidR="00DA63EC" w:rsidRDefault="00DA63EC" w:rsidP="00DA63EC">
      <w:pPr>
        <w:tabs>
          <w:tab w:val="left" w:pos="0"/>
          <w:tab w:val="center" w:pos="2835"/>
        </w:tabs>
        <w:rPr>
          <w:rtl/>
        </w:rPr>
      </w:pPr>
      <w:r w:rsidRPr="00E92A0E">
        <w:rPr>
          <w:rFonts w:hint="cs"/>
          <w:b/>
          <w:bCs/>
          <w:rtl/>
        </w:rPr>
        <w:t>זריקה</w:t>
      </w:r>
      <w:r>
        <w:rPr>
          <w:rFonts w:hint="cs"/>
          <w:rtl/>
        </w:rPr>
        <w:t xml:space="preserve"> </w:t>
      </w:r>
      <w:r w:rsidRPr="00DC7891">
        <w:rPr>
          <w:rStyle w:val="afffff0"/>
          <w:rFonts w:hint="cs"/>
          <w:rtl/>
        </w:rPr>
        <w:t>'</w:t>
      </w:r>
      <w:ins w:id="90427" w:author="Claude - סמנטי" w:date="2026-10-11T12:26:16Z">
        <w:r>
          <w:rPr>
            <w:rStyle w:val="afffff0"/>
            <w:rtl/>
          </w:rPr>
          <w:t xml:space="preserve">וְכִפֶּר עָלָיו הַכֹּהֵן מֵחַטָּאתוֹ</w:t>
        </w:r>
      </w:ins>
      <w:del w:id="90428" w:author="Claude - סמנטי" w:date="2026-10-11T12:26:16Z">
        <w:r w:rsidRPr="00DC7891">
          <w:rPr>
            <w:rStyle w:val="afffff0"/>
            <w:rtl/>
          </w:rPr>
          <w:delText xml:space="preserve">וכפר עליו הכהן מחטאתו</w:delText>
        </w:r>
      </w:del>
      <w:r w:rsidRPr="00DC7891">
        <w:rPr>
          <w:rStyle w:val="afffff0"/>
          <w:rFonts w:hint="cs"/>
          <w:rtl/>
        </w:rPr>
        <w:t>'</w:t>
      </w:r>
      <w:r w:rsidRPr="00DC7891">
        <w:rPr>
          <w:rStyle w:val="afffff0"/>
          <w:rtl/>
        </w:rPr>
        <w:t>,</w:t>
      </w:r>
      <w:r>
        <w:rPr>
          <w:rtl/>
        </w:rPr>
        <w:t xml:space="preserve"> שתהא כפרה לשם חטאת.</w:t>
      </w:r>
    </w:p>
    <w:p w:rsidR="00DA63EC" w:rsidRDefault="00DA63EC" w:rsidP="00DA63EC">
      <w:pPr>
        <w:tabs>
          <w:tab w:val="left" w:pos="0"/>
          <w:tab w:val="center" w:pos="2835"/>
        </w:tabs>
        <w:rPr>
          <w:rtl/>
        </w:rPr>
      </w:pPr>
      <w:r>
        <w:rPr>
          <w:rtl/>
        </w:rPr>
        <w:t xml:space="preserve">אשכחן שנוי קדש, </w:t>
      </w:r>
      <w:r w:rsidRPr="0046077F">
        <w:rPr>
          <w:b/>
          <w:bCs/>
          <w:rtl/>
        </w:rPr>
        <w:t>שנוי</w:t>
      </w:r>
      <w:r>
        <w:rPr>
          <w:rtl/>
        </w:rPr>
        <w:t xml:space="preserve"> </w:t>
      </w:r>
      <w:r w:rsidRPr="0046077F">
        <w:rPr>
          <w:b/>
          <w:bCs/>
          <w:rtl/>
        </w:rPr>
        <w:t>בעלים</w:t>
      </w:r>
      <w:ins w:id="94117" w:author="מנוע מכני" w:date="2026-10-11T12:04:39Z">
        <w:r>
          <w:rPr>
            <w:rFonts w:hint="cs"/>
            <w:rtl/>
          </w:rPr>
          <w:t xml:space="preserve"> </w:t>
        </w:r>
      </w:ins>
      <w:del w:id="94118" w:author="מנוע מכני" w:date="2026-10-11T12:04:39Z">
        <w:r>
          <w:rPr>
            <w:rFonts w:hint="cs"/>
            <w:rtl/>
          </w:rPr>
          <w:delText xml:space="preserve"> </w:delText>
        </w:r>
        <w:r>
          <w:rPr>
            <w:rtl/>
          </w:rPr>
          <w:delText xml:space="preserve"> </w:delText>
        </w:r>
      </w:del>
      <w:r w:rsidRPr="00DC7891">
        <w:rPr>
          <w:rStyle w:val="afffff0"/>
          <w:rFonts w:hint="cs"/>
          <w:rtl/>
        </w:rPr>
        <w:t>'</w:t>
      </w:r>
      <w:r w:rsidRPr="00DC7891">
        <w:rPr>
          <w:rStyle w:val="afffff0"/>
          <w:rtl/>
        </w:rPr>
        <w:t>עליו</w:t>
      </w:r>
      <w:r w:rsidRPr="00DC7891">
        <w:rPr>
          <w:rStyle w:val="afffff0"/>
          <w:rFonts w:hint="cs"/>
          <w:rtl/>
        </w:rPr>
        <w:t>'</w:t>
      </w:r>
      <w:r w:rsidRPr="00DC7891">
        <w:rPr>
          <w:rStyle w:val="afffff0"/>
          <w:rtl/>
        </w:rPr>
        <w:t xml:space="preserve"> </w:t>
      </w:r>
      <w:r>
        <w:rPr>
          <w:rtl/>
        </w:rPr>
        <w:t>- ולא על חבירו.</w:t>
      </w:r>
    </w:p>
    <w:p w:rsidR="00DA63EC" w:rsidRDefault="00DA63EC" w:rsidP="00DA63EC">
      <w:pPr>
        <w:tabs>
          <w:tab w:val="left" w:pos="0"/>
          <w:tab w:val="center" w:pos="2835"/>
        </w:tabs>
        <w:rPr>
          <w:rtl/>
        </w:rPr>
      </w:pPr>
      <w:r>
        <w:rPr>
          <w:rtl/>
        </w:rPr>
        <w:t xml:space="preserve">אשכחן למצוה, </w:t>
      </w:r>
      <w:r w:rsidRPr="0046077F">
        <w:rPr>
          <w:b/>
          <w:bCs/>
          <w:rtl/>
        </w:rPr>
        <w:t>לעכב</w:t>
      </w:r>
      <w:r>
        <w:rPr>
          <w:rtl/>
        </w:rPr>
        <w:t xml:space="preserve"> </w:t>
      </w:r>
      <w:r>
        <w:rPr>
          <w:rStyle w:val="2fb"/>
          <w:rFonts w:hint="cs"/>
          <w:rtl/>
        </w:rPr>
        <w:t>מדרהבדר</w:t>
      </w:r>
      <w:r>
        <w:rPr>
          <w:rStyle w:val="2fb"/>
          <w:rtl/>
        </w:rPr>
        <w:t>"</w:t>
      </w:r>
      <w:r>
        <w:rPr>
          <w:rStyle w:val="2fb"/>
          <w:rFonts w:hint="cs"/>
          <w:rtl/>
        </w:rPr>
        <w:t>י</w:t>
      </w:r>
      <w:r>
        <w:rPr>
          <w:rtl/>
        </w:rPr>
        <w:t xml:space="preserve">: </w:t>
      </w:r>
      <w:r w:rsidRPr="00DC7891">
        <w:rPr>
          <w:rStyle w:val="afffff0"/>
          <w:rFonts w:hint="cs"/>
          <w:rtl/>
        </w:rPr>
        <w:t>'</w:t>
      </w:r>
      <w:r w:rsidRPr="00DC7891">
        <w:rPr>
          <w:rStyle w:val="afffff0"/>
          <w:rtl/>
        </w:rPr>
        <w:t>חטאת</w:t>
      </w:r>
      <w:r w:rsidRPr="00DC7891">
        <w:rPr>
          <w:rStyle w:val="afffff0"/>
          <w:rFonts w:hint="cs"/>
          <w:rtl/>
        </w:rPr>
        <w:t>'</w:t>
      </w:r>
      <w:r w:rsidRPr="00DC7891">
        <w:rPr>
          <w:rStyle w:val="afffff0"/>
          <w:rtl/>
        </w:rPr>
        <w:t xml:space="preserve"> </w:t>
      </w:r>
      <w:r>
        <w:rPr>
          <w:rtl/>
        </w:rPr>
        <w:t xml:space="preserve">- חטאתו, </w:t>
      </w:r>
      <w:r>
        <w:rPr>
          <w:rtl/>
        </w:rPr>
        <w:t xml:space="preserve">ה"</w:t>
      </w:r>
      <w:r>
        <w:rPr>
          <w:rFonts w:hint="cs"/>
          <w:rtl/>
        </w:rPr>
        <w:t>נ</w:t>
      </w:r>
      <w:r>
        <w:rPr>
          <w:rtl/>
        </w:rPr>
        <w:t xml:space="preserve"> חטאת - חטאתו.</w:t>
      </w:r>
    </w:p>
    <w:p w:rsidR="00DA63EC" w:rsidRDefault="00DA63EC" w:rsidP="00DA63EC">
      <w:pPr>
        <w:tabs>
          <w:tab w:val="left" w:pos="0"/>
          <w:tab w:val="center" w:pos="2835"/>
        </w:tabs>
        <w:rPr>
          <w:rtl/>
        </w:rPr>
      </w:pPr>
      <w:r>
        <w:rPr>
          <w:rtl/>
        </w:rPr>
        <w:t xml:space="preserve">אשכחן מצוה בשנוי קדש, וזריקה בשנוי בעלים בין למצוה בין לעכב, </w:t>
      </w:r>
    </w:p>
    <w:p w:rsidR="00DA63EC" w:rsidRDefault="00DA63EC" w:rsidP="00DA63EC">
      <w:pPr>
        <w:tabs>
          <w:tab w:val="left" w:pos="0"/>
          <w:tab w:val="center" w:pos="2835"/>
        </w:tabs>
        <w:rPr>
          <w:rtl/>
        </w:rPr>
      </w:pPr>
      <w:r>
        <w:rPr>
          <w:rtl/>
        </w:rPr>
        <w:t>•</w:t>
      </w:r>
      <w:r>
        <w:rPr>
          <w:rFonts w:hint="cs"/>
          <w:rtl/>
        </w:rPr>
        <w:t xml:space="preserve"> </w:t>
      </w:r>
      <w:r>
        <w:rPr>
          <w:rtl/>
        </w:rPr>
        <w:t xml:space="preserve">לעכב בכל עבודות בשנוי קדש, ובשאר עבודות בשנוי בעלים בין למצוה בין לעכב מנלן? </w:t>
      </w:r>
    </w:p>
    <w:p>
      <w:pPr>
        <w:pStyle w:val="38"/>
        <w:rPr>
          <w:ins w:id="97651" w:author="מנוע מכני" w:date="2026-10-11T12:04:39Z"/>
        </w:rPr>
      </w:pPr>
      <w:del w:id="101615" w:author="מנוע מכני" w:date="2026-10-11T12:04:39Z">
        <w:r>
          <w:delText xml:space="preserve">אמר </w:delText>
        </w:r>
      </w:del>
      <w:r>
        <w:t xml:space="preserve">ר' יונה:</w:t>
      </w:r>
    </w:p>
    <w:p w:rsidR="00DA63EC" w:rsidRDefault="00DA63EC" w:rsidP="00DA63EC">
      <w:pPr>
        <w:rPr>
          <w:rtl/>
        </w:rPr>
      </w:pPr>
      <w:del w:id="97652" w:author="מנוע מכני" w:date="2026-10-11T12:04:39Z">
        <w:r>
          <w:rPr>
            <w:rtl/>
          </w:rPr>
          <w:delText xml:space="preserve"> </w:delText>
        </w:r>
      </w:del>
      <w:r>
        <w:rPr>
          <w:rtl/>
        </w:rPr>
        <w:t xml:space="preserve">מחטאת נזיר, </w:t>
      </w:r>
      <w:r w:rsidRPr="0046594B">
        <w:rPr>
          <w:rStyle w:val="afffff0"/>
          <w:rtl/>
        </w:rPr>
        <w:t>ד</w:t>
      </w:r>
      <w:r w:rsidRPr="00DC7891">
        <w:rPr>
          <w:rStyle w:val="afffff0"/>
          <w:rFonts w:hint="cs"/>
          <w:rtl/>
        </w:rPr>
        <w:t>'</w:t>
      </w:r>
      <w:ins w:id="90429" w:author="Claude - סמנטי" w:date="2026-10-11T12:26:16Z">
        <w:r>
          <w:rPr>
            <w:rStyle w:val="afffff0"/>
            <w:rtl/>
          </w:rPr>
          <w:t xml:space="preserve">וְהִקְרִיב הַכֹּהֵן לִפְנֵי ה</w:t>
        </w:r>
      </w:ins>
      <w:del w:id="90430" w:author="Claude - סמנטי" w:date="2026-10-11T12:26:16Z">
        <w:r w:rsidRPr="00DC7891">
          <w:rPr>
            <w:rStyle w:val="afffff0"/>
            <w:rtl/>
          </w:rPr>
          <w:delText xml:space="preserve">והקריב הכהן לפני ה</w:delText>
        </w:r>
      </w:del>
      <w:r w:rsidR="005608A0">
        <w:rPr>
          <w:rStyle w:val="afffff0"/>
          <w:rtl/>
        </w:rPr>
        <w:t>'</w:t>
      </w:r>
      <w:r w:rsidRPr="00DC7891">
        <w:rPr>
          <w:rStyle w:val="afffff0"/>
          <w:rtl/>
        </w:rPr>
        <w:t xml:space="preserve"> ועשה את חטאתו ואת עולתו</w:t>
      </w:r>
      <w:r w:rsidRPr="00DC7891">
        <w:rPr>
          <w:rStyle w:val="afffff0"/>
          <w:rFonts w:hint="cs"/>
          <w:rtl/>
        </w:rPr>
        <w:t>'</w:t>
      </w:r>
      <w:r w:rsidRPr="00DC7891">
        <w:rPr>
          <w:rStyle w:val="afffff0"/>
          <w:rtl/>
        </w:rPr>
        <w:t>,</w:t>
      </w:r>
      <w:r>
        <w:rPr>
          <w:rtl/>
        </w:rPr>
        <w:t xml:space="preserve"> שיהו כל עשיותיו לשם חטאת.</w:t>
      </w:r>
    </w:p>
    <w:p w:rsidR="00DA63EC" w:rsidRDefault="00DA63EC" w:rsidP="00DA63EC">
      <w:pPr>
        <w:tabs>
          <w:tab w:val="left" w:pos="0"/>
          <w:tab w:val="center" w:pos="2835"/>
        </w:tabs>
        <w:rPr>
          <w:rtl/>
        </w:rPr>
      </w:pPr>
      <w:r w:rsidRPr="001F20E7">
        <w:rPr>
          <w:b/>
          <w:bCs/>
          <w:rtl/>
        </w:rPr>
        <w:t>שנוי בעלים</w:t>
      </w:r>
      <w:r>
        <w:rPr>
          <w:rtl/>
        </w:rPr>
        <w:t xml:space="preserve"> </w:t>
      </w:r>
      <w:r>
        <w:rPr>
          <w:rFonts w:hint="cs"/>
          <w:rtl/>
        </w:rPr>
        <w:t>ד</w:t>
      </w:r>
      <w:r>
        <w:rPr>
          <w:rtl/>
        </w:rPr>
        <w:t>אם אינו ענין לשנוי קדש, תניהו ענין לשנוי בעלים.</w:t>
      </w:r>
    </w:p>
    <w:p>
      <w:pPr>
        <w:pStyle w:val="38"/>
        <w:rPr>
          <w:ins w:id="97653" w:author="מנוע מכני" w:date="2026-10-11T12:04:39Z"/>
        </w:rPr>
      </w:pPr>
      <w:r w:rsidRPr="001F20E7">
        <w:t>ו</w:t>
      </w:r>
      <w:r w:rsidRPr="001F20E7">
        <w:t>לעכב</w:t>
      </w:r>
      <w:r>
        <w:t xml:space="preserve"> מדרהבדר</w:t>
      </w:r>
      <w:r>
        <w:t>"</w:t>
      </w:r>
      <w:r>
        <w:t>י</w:t>
      </w:r>
      <w:r>
        <w:t xml:space="preserve">:</w:t>
      </w:r>
    </w:p>
    <w:p w:rsidR="00DA63EC" w:rsidRDefault="00DA63EC" w:rsidP="00DA63EC">
      <w:pPr>
        <w:tabs>
          <w:tab w:val="left" w:pos="0"/>
          <w:tab w:val="center" w:pos="2835"/>
        </w:tabs>
        <w:rPr>
          <w:rtl/>
        </w:rPr>
      </w:pPr>
      <w:del w:id="97654" w:author="מנוע מכני" w:date="2026-10-11T12:04:39Z">
        <w:r>
          <w:rPr>
            <w:rtl/>
          </w:rPr>
          <w:delText xml:space="preserve"> </w:delText>
        </w:r>
      </w:del>
      <w:r>
        <w:rPr>
          <w:rtl/>
        </w:rPr>
        <w:t xml:space="preserve">חטאת חטאתו: </w:t>
      </w:r>
    </w:p>
    <w:p>
      <w:pPr>
        <w:pStyle w:val="38"/>
        <w:rPr>
          <w:ins w:id="97655" w:author="מנוע מכני" w:date="2026-10-11T12:04:39Z"/>
        </w:rPr>
      </w:pPr>
      <w:r w:rsidRPr="001F20E7">
        <w:t>מתקיף רבינא:</w:t>
      </w:r>
    </w:p>
    <w:p w:rsidR="00DA63EC" w:rsidRDefault="00DA63EC" w:rsidP="00DA63EC">
      <w:pPr>
        <w:tabs>
          <w:tab w:val="left" w:pos="0"/>
          <w:tab w:val="center" w:pos="2835"/>
        </w:tabs>
        <w:rPr>
          <w:rtl/>
        </w:rPr>
      </w:pPr>
      <w:del w:id="97656" w:author="מנוע מכני" w:date="2026-10-11T12:04:39Z">
        <w:r>
          <w:rPr>
            <w:rtl/>
          </w:rPr>
          <w:delText xml:space="preserve"> </w:delText>
        </w:r>
      </w:del>
      <w:r w:rsidRPr="00DC7891">
        <w:rPr>
          <w:rStyle w:val="afffff0"/>
          <w:rFonts w:hint="cs"/>
          <w:rtl/>
        </w:rPr>
        <w:t>'</w:t>
      </w:r>
      <w:r w:rsidRPr="00DC7891">
        <w:rPr>
          <w:rStyle w:val="afffff0"/>
          <w:rtl/>
        </w:rPr>
        <w:t>מנחתם ונסכיהם</w:t>
      </w:r>
      <w:r w:rsidRPr="00DC7891">
        <w:rPr>
          <w:rStyle w:val="afffff0"/>
          <w:rFonts w:hint="cs"/>
          <w:rtl/>
        </w:rPr>
        <w:t>'-</w:t>
      </w:r>
      <w:r>
        <w:rPr>
          <w:rtl/>
        </w:rPr>
        <w:t xml:space="preserve"> בלילה, אפי' למחר, </w:t>
      </w:r>
    </w:p>
    <w:p w:rsidR="00DA63EC" w:rsidRDefault="00DA63EC" w:rsidP="00DA63EC">
      <w:pPr>
        <w:tabs>
          <w:tab w:val="left" w:pos="0"/>
          <w:tab w:val="center" w:pos="2835"/>
        </w:tabs>
        <w:rPr>
          <w:rtl/>
        </w:rPr>
      </w:pPr>
      <w:r>
        <w:rPr>
          <w:rtl/>
        </w:rPr>
        <w:tab/>
      </w:r>
      <w:del w:id="90088" w:author="מנוע מכני" w:date="2026-10-11T12:04:39Z">
        <w:r>
          <w:rPr>
            <w:rFonts w:hint="cs"/>
            <w:rtl/>
          </w:rPr>
          <w:delText xml:space="preserve">  </w:delText>
        </w:r>
      </w:del>
      <w:r>
        <w:rPr>
          <w:rtl/>
        </w:rPr>
        <w:t xml:space="preserve">עולת - עולתו </w:t>
      </w:r>
      <w:ins w:id="92327" w:author="מנוע מכני" w:date="2026-10-11T12:04:39Z">
        <w:r>
          <w:rPr>
            <w:rtl/>
          </w:rPr>
          <w:t xml:space="preserve">מה</w:t>
        </w:r>
      </w:ins>
      <w:del w:id="92328" w:author="מנוע מכני" w:date="2026-10-11T12:04:39Z">
        <w:r>
          <w:rPr>
            <w:rtl/>
          </w:rPr>
          <w:delText xml:space="preserve">מאי</w:delText>
        </w:r>
      </w:del>
      <w:r>
        <w:rPr>
          <w:rtl/>
        </w:rPr>
        <w:t xml:space="preserve"> דרשת </w:t>
      </w:r>
      <w:ins w:id="92325" w:author="מנוע מכני" w:date="2026-10-11T12:04:39Z">
        <w:r>
          <w:rPr>
            <w:rtl/>
          </w:rPr>
          <w:t xml:space="preserve">בהם</w:t>
        </w:r>
      </w:ins>
      <w:del w:id="92326" w:author="מנוע מכני" w:date="2026-10-11T12:04:39Z">
        <w:r>
          <w:rPr>
            <w:rtl/>
          </w:rPr>
          <w:delText xml:space="preserve">בהו</w:delText>
        </w:r>
      </w:del>
      <w:r>
        <w:rPr>
          <w:rtl/>
        </w:rPr>
        <w:t xml:space="preserve">? ותו, מי גמרי מהדדי? </w:t>
      </w:r>
    </w:p>
    <w:p w:rsidR="00DA63EC" w:rsidRDefault="00DA63EC" w:rsidP="00DA63EC">
      <w:pPr>
        <w:rPr>
          <w:rtl/>
        </w:rPr>
      </w:pPr>
      <w:r>
        <w:rPr>
          <w:rtl/>
        </w:rPr>
        <w:t xml:space="preserve">חטאת חלב מחטאת נזיר </w:t>
      </w:r>
      <w:r>
        <w:rPr>
          <w:rtl/>
        </w:rPr>
        <w:t xml:space="preserve">לא</w:t>
      </w:r>
      <w:r>
        <w:rPr>
          <w:rtl/>
        </w:rPr>
        <w:t xml:space="preserve"> גמרה - שכן יש עמה דמים אחרים, חטאת נזיר מחטאת חלב </w:t>
      </w:r>
      <w:r>
        <w:rPr>
          <w:rtl/>
        </w:rPr>
        <w:t xml:space="preserve">לא</w:t>
      </w:r>
      <w:r>
        <w:rPr>
          <w:rtl/>
        </w:rPr>
        <w:t xml:space="preserve"> גמרה - שכן כרת! </w:t>
      </w:r>
    </w:p>
    <w:p>
      <w:pPr>
        <w:pStyle w:val="38"/>
        <w:rPr>
          <w:ins w:id="97658" w:author="מנוע מכני" w:date="2026-10-11T12:04:39Z"/>
        </w:rPr>
      </w:pPr>
      <w:del w:id="97657" w:author="מנוע מכני" w:date="2026-10-11T12:04:39Z">
        <w:r>
          <w:delText xml:space="preserve">•</w:delText>
        </w:r>
      </w:del>
      <w:r>
        <w:t xml:space="preserve"> </w:t>
      </w:r>
      <w:r>
        <w:t xml:space="preserve">אלא </w:t>
      </w:r>
      <w:r>
        <w:t>ל</w:t>
      </w:r>
      <w:r>
        <w:t xml:space="preserve">רבא:</w:t>
      </w:r>
    </w:p>
    <w:p w:rsidR="00DA63EC" w:rsidRDefault="00DA63EC" w:rsidP="00DA63EC">
      <w:pPr>
        <w:tabs>
          <w:tab w:val="left" w:pos="0"/>
          <w:tab w:val="center" w:pos="2835"/>
        </w:tabs>
        <w:rPr>
          <w:rtl/>
        </w:rPr>
      </w:pPr>
      <w:del w:id="97659" w:author="מנוע מכני" w:date="2026-10-11T12:04:39Z">
        <w:r>
          <w:rPr>
            <w:rtl/>
          </w:rPr>
          <w:delText xml:space="preserve"> </w:delText>
        </w:r>
      </w:del>
      <w:ins w:id="96849" w:author="מנוע מכני" w:date="2026-10-11T12:04:39Z">
        <w:r>
          <w:rPr>
            <w:rtl/>
          </w:rPr>
          <w:t xml:space="preserve">באה</w:t>
        </w:r>
      </w:ins>
      <w:del w:id="96850" w:author="מנוע מכני" w:date="2026-10-11T12:04:39Z">
        <w:r>
          <w:rPr>
            <w:rtl/>
          </w:rPr>
          <w:delText xml:space="preserve">אתיא</w:delText>
        </w:r>
      </w:del>
      <w:r>
        <w:rPr>
          <w:rtl/>
        </w:rPr>
        <w:t xml:space="preserve"> מחטאת מצורע, </w:t>
      </w:r>
      <w:r w:rsidRPr="0046594B">
        <w:rPr>
          <w:rStyle w:val="afffff0"/>
          <w:rtl/>
        </w:rPr>
        <w:t>ד</w:t>
      </w:r>
      <w:r w:rsidRPr="00DC7891">
        <w:rPr>
          <w:rStyle w:val="afffff0"/>
          <w:rFonts w:hint="cs"/>
          <w:rtl/>
        </w:rPr>
        <w:t>'</w:t>
      </w:r>
      <w:ins w:id="90431" w:author="Claude - סמנטי" w:date="2026-10-11T12:26:16Z">
        <w:r>
          <w:rPr>
            <w:rStyle w:val="afffff0"/>
            <w:rtl/>
          </w:rPr>
          <w:t xml:space="preserve">וְעָשָׂה הַכֹּהֵן אֶת הַחַטָּאת</w:t>
        </w:r>
      </w:ins>
      <w:del w:id="90432" w:author="Claude - סמנטי" w:date="2026-10-11T12:26:16Z">
        <w:r w:rsidRPr="00DC7891">
          <w:rPr>
            <w:rStyle w:val="afffff0"/>
            <w:rtl/>
          </w:rPr>
          <w:delText xml:space="preserve">ועשה הכהן את החטאת</w:delText>
        </w:r>
      </w:del>
      <w:r w:rsidRPr="00DC7891">
        <w:rPr>
          <w:rStyle w:val="afffff0"/>
          <w:rFonts w:hint="cs"/>
          <w:rtl/>
        </w:rPr>
        <w:t>'</w:t>
      </w:r>
      <w:r w:rsidRPr="00DC7891">
        <w:rPr>
          <w:rStyle w:val="afffff0"/>
          <w:rtl/>
        </w:rPr>
        <w:t>,</w:t>
      </w:r>
      <w:r>
        <w:rPr>
          <w:rtl/>
        </w:rPr>
        <w:t xml:space="preserve"> שיהו כל עשיותיו לשם חטאת.</w:t>
      </w:r>
    </w:p>
    <w:p w:rsidR="00DA63EC" w:rsidRDefault="00DA63EC" w:rsidP="00DA63EC">
      <w:pPr>
        <w:tabs>
          <w:tab w:val="left" w:pos="0"/>
          <w:tab w:val="center" w:pos="2835"/>
        </w:tabs>
        <w:rPr>
          <w:rtl/>
        </w:rPr>
      </w:pPr>
      <w:r>
        <w:rPr>
          <w:rtl/>
        </w:rPr>
        <w:t>•</w:t>
      </w:r>
      <w:r>
        <w:rPr>
          <w:rFonts w:hint="cs"/>
          <w:rtl/>
        </w:rPr>
        <w:t xml:space="preserve"> </w:t>
      </w:r>
      <w:r>
        <w:rPr>
          <w:rtl/>
        </w:rPr>
        <w:t xml:space="preserve">ואשכחן שנוי קדש, שנוי בעלים </w:t>
      </w:r>
      <w:r>
        <w:rPr>
          <w:rFonts w:hint="cs"/>
          <w:rtl/>
        </w:rPr>
        <w:t>מ</w:t>
      </w:r>
      <w:r w:rsidRPr="00DC7891">
        <w:rPr>
          <w:rStyle w:val="afffff0"/>
          <w:rFonts w:hint="cs"/>
          <w:rtl/>
        </w:rPr>
        <w:t>'</w:t>
      </w:r>
      <w:r w:rsidRPr="00DC7891">
        <w:rPr>
          <w:rStyle w:val="afffff0"/>
          <w:rtl/>
        </w:rPr>
        <w:t xml:space="preserve">וכפר על המטהר וגו</w:t>
      </w:r>
      <w:r w:rsidRPr="00DC7891">
        <w:rPr>
          <w:rStyle w:val="afffff0"/>
          <w:rtl/>
        </w:rPr>
        <w:t xml:space="preserve">',</w:t>
      </w:r>
      <w:r>
        <w:rPr>
          <w:rtl/>
        </w:rPr>
        <w:t xml:space="preserve"> על המטהר זה ולא על המטהר חבירו.</w:t>
      </w:r>
    </w:p>
    <w:p w:rsidR="00DA63EC" w:rsidRDefault="00DA63EC" w:rsidP="00DA63EC">
      <w:pPr>
        <w:tabs>
          <w:tab w:val="left" w:pos="0"/>
          <w:tab w:val="center" w:pos="2835"/>
        </w:tabs>
        <w:rPr>
          <w:rtl/>
        </w:rPr>
      </w:pPr>
      <w:r>
        <w:rPr>
          <w:rFonts w:hint="cs"/>
          <w:rtl/>
        </w:rPr>
        <w:t xml:space="preserve">ולא ילפי מהדדי ואפי' במה הצד </w:t>
      </w:r>
    </w:p>
    <w:p w:rsidR="00DA63EC" w:rsidRDefault="00DA63EC" w:rsidP="00DA63EC">
      <w:pPr>
        <w:tabs>
          <w:tab w:val="left" w:pos="0"/>
          <w:tab w:val="center" w:pos="2835"/>
        </w:tabs>
        <w:rPr>
          <w:rtl/>
        </w:rPr>
      </w:pPr>
      <w:ins w:id="95769" w:author="מנוע מכני" w:date="2026-10-11T12:04:39Z">
        <w:r>
          <w:rPr>
            <w:rFonts w:hint="cs"/>
            <w:rtl/>
          </w:rPr>
          <w:t xml:space="preserve">דאם </w:t>
        </w:r>
      </w:ins>
      <w:del w:id="95770" w:author="מנוע מכני" w:date="2026-10-11T12:04:39Z">
        <w:r>
          <w:rPr>
            <w:rFonts w:hint="cs"/>
            <w:rtl/>
          </w:rPr>
          <w:delText xml:space="preserve">דאי </w:delText>
        </w:r>
      </w:del>
      <w:r>
        <w:rPr>
          <w:rFonts w:hint="cs"/>
          <w:rtl/>
        </w:rPr>
        <w:t xml:space="preserve">לא</w:t>
      </w:r>
      <w:r>
        <w:rPr>
          <w:rFonts w:hint="cs"/>
          <w:rtl/>
        </w:rPr>
        <w:t xml:space="preserve"> לכתוב</w:t>
      </w:r>
      <w:r>
        <w:rPr>
          <w:rtl/>
        </w:rPr>
        <w:t xml:space="preserve"> בחטאת חלב ותיתי מהנך, מה להנך שכן יש עמהם דמים אחרים! </w:t>
      </w:r>
    </w:p>
    <w:p w:rsidR="00DA63EC" w:rsidRDefault="00DA63EC" w:rsidP="00DA63EC">
      <w:pPr>
        <w:tabs>
          <w:tab w:val="left" w:pos="0"/>
          <w:tab w:val="center" w:pos="2835"/>
        </w:tabs>
        <w:rPr>
          <w:rtl/>
        </w:rPr>
      </w:pPr>
      <w:ins w:id="95771" w:author="מנוע מכני" w:date="2026-10-11T12:04:39Z">
        <w:r>
          <w:rPr>
            <w:rFonts w:hint="cs"/>
            <w:rtl/>
          </w:rPr>
          <w:t xml:space="preserve">ואם </w:t>
        </w:r>
      </w:ins>
      <w:del w:id="95772" w:author="מנוע מכני" w:date="2026-10-11T12:04:39Z">
        <w:r>
          <w:rPr>
            <w:rFonts w:hint="cs"/>
            <w:rtl/>
          </w:rPr>
          <w:delText xml:space="preserve">ואי </w:delText>
        </w:r>
      </w:del>
      <w:r>
        <w:rPr>
          <w:rtl/>
        </w:rPr>
        <w:t xml:space="preserve">לא</w:t>
      </w:r>
      <w:r>
        <w:rPr>
          <w:rtl/>
        </w:rPr>
        <w:t xml:space="preserve"> לכתוב בחטאת נזיר ותיתי מהנך, מה להנך שכן אין להן שאלה! </w:t>
      </w:r>
    </w:p>
    <w:p w:rsidR="00DA63EC" w:rsidRDefault="00DA63EC" w:rsidP="00DA63EC">
      <w:pPr>
        <w:tabs>
          <w:tab w:val="left" w:pos="0"/>
          <w:tab w:val="center" w:pos="2835"/>
        </w:tabs>
        <w:rPr>
          <w:rtl/>
        </w:rPr>
      </w:pPr>
      <w:ins w:id="95773" w:author="מנוע מכני" w:date="2026-10-11T12:04:39Z">
        <w:r>
          <w:rPr>
            <w:rFonts w:hint="cs"/>
            <w:rtl/>
          </w:rPr>
          <w:t xml:space="preserve">ואם </w:t>
        </w:r>
      </w:ins>
      <w:del w:id="95774" w:author="מנוע מכני" w:date="2026-10-11T12:04:39Z">
        <w:r>
          <w:rPr>
            <w:rFonts w:hint="cs"/>
            <w:rtl/>
          </w:rPr>
          <w:delText xml:space="preserve">ואי </w:delText>
        </w:r>
      </w:del>
      <w:r>
        <w:rPr>
          <w:rtl/>
        </w:rPr>
        <w:t xml:space="preserve">לא</w:t>
      </w:r>
      <w:r>
        <w:rPr>
          <w:rtl/>
        </w:rPr>
        <w:t xml:space="preserve"> לכתוב בחטאת מצורע ותיתי מהנך, מה להנך שכן אין באין בדלות! </w:t>
      </w:r>
    </w:p>
    <w:p>
      <w:pPr>
        <w:pStyle w:val="38"/>
        <w:rPr>
          <w:ins w:id="97660" w:author="מנוע מכני" w:date="2026-10-11T12:04:39Z"/>
        </w:rPr>
      </w:pPr>
      <w:r>
        <w:lastRenderedPageBreak/>
        <w:t xml:space="preserve">- </w:t>
      </w:r>
      <w:r w:rsidRPr="005426D0">
        <w:t>אלא</w:t>
      </w:r>
    </w:p>
    <w:p w:rsidR="00DA63EC" w:rsidRDefault="00DA63EC" w:rsidP="00DA63EC">
      <w:pPr>
        <w:pStyle w:val="affffb"/>
        <w:rPr>
          <w:rtl/>
        </w:rPr>
      </w:pPr>
      <w:del w:id="97661" w:author="מנוע מכני" w:date="2026-10-11T12:04:39Z">
        <w:r>
          <w:rPr>
            <w:rFonts w:hint="cs"/>
            <w:rtl/>
          </w:rPr>
          <w:delText xml:space="preserve"> </w:delText>
        </w:r>
      </w:del>
      <w:r w:rsidRPr="00DC7891">
        <w:rPr>
          <w:rStyle w:val="afffff0"/>
          <w:rFonts w:hint="cs"/>
          <w:rtl/>
        </w:rPr>
        <w:t>'</w:t>
      </w:r>
      <w:r w:rsidRPr="00DC7891">
        <w:rPr>
          <w:rStyle w:val="afffff0"/>
          <w:rtl/>
        </w:rPr>
        <w:t xml:space="preserve">זאת התורה לעולה ולמנחה וגו</w:t>
      </w:r>
      <w:r w:rsidRPr="00DC7891">
        <w:rPr>
          <w:rStyle w:val="afffff0"/>
          <w:rtl/>
        </w:rPr>
        <w:t xml:space="preserve">',</w:t>
      </w:r>
      <w:r>
        <w:rPr>
          <w:rtl/>
        </w:rPr>
        <w:t xml:space="preserve"> הקישו הכתוב לשלמים, בין שנוי קדש בין שנוי בעלים </w:t>
      </w:r>
      <w:ins w:id="90681" w:author="מנוע מכני" w:date="2026-10-11T12:04:39Z">
        <w:r>
          <w:rPr>
            <w:rtl/>
          </w:rPr>
          <w:t xml:space="preserve">צריך</w:t>
        </w:r>
      </w:ins>
      <w:del w:id="90682" w:author="מנוע מכני" w:date="2026-10-11T12:04:39Z">
        <w:r>
          <w:rPr>
            <w:rtl/>
          </w:rPr>
          <w:delText xml:space="preserve">בעינן</w:delText>
        </w:r>
      </w:del>
      <w:r>
        <w:rPr>
          <w:rtl/>
        </w:rPr>
        <w:t xml:space="preserve"> לשמן למצוה, אף חטאת </w:t>
      </w:r>
      <w:r>
        <w:rPr>
          <w:rFonts w:hint="cs"/>
          <w:rtl/>
        </w:rPr>
        <w:t xml:space="preserve">כן</w:t>
      </w:r>
      <w:ins w:id="94119" w:author="מנוע מכני" w:date="2026-10-11T12:04:39Z">
        <w:r>
          <w:rPr>
            <w:rFonts w:hint="cs"/>
            <w:rtl/>
          </w:rPr>
          <w:t xml:space="preserve"> </w:t>
        </w:r>
      </w:ins>
      <w:del w:id="94120" w:author="מנוע מכני" w:date="2026-10-11T12:04:39Z">
        <w:r>
          <w:rPr>
            <w:rFonts w:hint="cs"/>
            <w:rtl/>
          </w:rPr>
          <w:delText xml:space="preserve"> </w:delText>
        </w:r>
        <w:r>
          <w:rPr>
            <w:rtl/>
          </w:rPr>
          <w:delText xml:space="preserve"> </w:delText>
        </w:r>
      </w:del>
      <w:ins w:id="96851" w:author="מנוע מכני" w:date="2026-10-11T12:04:39Z">
        <w:r>
          <w:rPr>
            <w:rtl/>
          </w:rPr>
          <w:t xml:space="preserve">לפיכך</w:t>
        </w:r>
      </w:ins>
      <w:del w:id="96852" w:author="מנוע מכני" w:date="2026-10-11T12:04:39Z">
        <w:r>
          <w:rPr>
            <w:rtl/>
          </w:rPr>
          <w:delText xml:space="preserve">הילכך</w:delText>
        </w:r>
      </w:del>
      <w:r>
        <w:rPr>
          <w:rtl/>
        </w:rPr>
        <w:t xml:space="preserve"> מצוה משלמים, והנך קראי לעכב.</w:t>
      </w:r>
    </w:p>
    <w:p w:rsidR="00DA63EC" w:rsidRDefault="00DA63EC" w:rsidP="00DA63EC">
      <w:pPr>
        <w:tabs>
          <w:tab w:val="left" w:pos="0"/>
          <w:tab w:val="center" w:pos="2835"/>
        </w:tabs>
        <w:rPr>
          <w:rtl/>
        </w:rPr>
      </w:pPr>
      <w:r>
        <w:rPr>
          <w:rtl/>
        </w:rPr>
        <w:t xml:space="preserve">ואשכחן </w:t>
      </w:r>
      <w:r w:rsidRPr="005426D0">
        <w:rPr>
          <w:b/>
          <w:bCs/>
          <w:rtl/>
        </w:rPr>
        <w:t xml:space="preserve">חטאת חלב </w:t>
      </w:r>
      <w:r>
        <w:rPr>
          <w:rtl/>
        </w:rPr>
        <w:t xml:space="preserve">דכתיב בה לחטאת, </w:t>
      </w:r>
    </w:p>
    <w:p w:rsidR="00DA63EC" w:rsidRDefault="00DA63EC" w:rsidP="00DA63EC">
      <w:pPr>
        <w:pStyle w:val="afff3"/>
        <w:framePr w:wrap="around"/>
        <w:tabs>
          <w:tab w:val="left" w:pos="0"/>
        </w:tabs>
        <w:rPr>
          <w:rtl/>
        </w:rPr>
      </w:pPr>
      <w:r>
        <w:rPr>
          <w:rFonts w:hint="cs"/>
          <w:rtl/>
        </w:rPr>
        <w:t>ח:</w:t>
      </w:r>
    </w:p>
    <w:p w:rsidR="00DA63EC" w:rsidRDefault="00DA63EC" w:rsidP="00DA63EC">
      <w:pPr>
        <w:tabs>
          <w:tab w:val="left" w:pos="0"/>
          <w:tab w:val="center" w:pos="2835"/>
        </w:tabs>
        <w:rPr>
          <w:rtl/>
        </w:rPr>
      </w:pPr>
      <w:r>
        <w:rPr>
          <w:rtl/>
        </w:rPr>
        <w:t xml:space="preserve">חטאת </w:t>
      </w:r>
      <w:r>
        <w:rPr>
          <w:rFonts w:hint="cs"/>
          <w:rtl/>
        </w:rPr>
        <w:t>דע</w:t>
      </w:r>
      <w:r>
        <w:rPr>
          <w:rtl/>
        </w:rPr>
        <w:t>"</w:t>
      </w:r>
      <w:r>
        <w:rPr>
          <w:rFonts w:hint="cs"/>
          <w:rtl/>
        </w:rPr>
        <w:t xml:space="preserve">ז </w:t>
      </w:r>
      <w:r>
        <w:rPr>
          <w:rtl/>
        </w:rPr>
        <w:t xml:space="preserve">דשמיעת הקול ובטוי שפתים, וטומאת מקדש וקדשיו דלא כתיב </w:t>
      </w:r>
      <w:ins w:id="92329" w:author="מנוע מכני" w:date="2026-10-11T12:04:39Z">
        <w:r>
          <w:rPr>
            <w:rtl/>
          </w:rPr>
          <w:t xml:space="preserve">בהם</w:t>
        </w:r>
      </w:ins>
      <w:del w:id="92330" w:author="מנוע מכני" w:date="2026-10-11T12:04:39Z">
        <w:r>
          <w:rPr>
            <w:rtl/>
          </w:rPr>
          <w:delText xml:space="preserve">בהו</w:delText>
        </w:r>
      </w:del>
      <w:r>
        <w:rPr>
          <w:rtl/>
        </w:rPr>
        <w:t xml:space="preserve">, </w:t>
      </w:r>
    </w:p>
    <w:p w:rsidR="00DA63EC" w:rsidRDefault="00DA63EC" w:rsidP="00DA63EC">
      <w:pPr>
        <w:tabs>
          <w:tab w:val="left" w:pos="0"/>
          <w:tab w:val="center" w:pos="2835"/>
        </w:tabs>
        <w:rPr>
          <w:rtl/>
        </w:rPr>
      </w:pPr>
      <w:r>
        <w:rPr>
          <w:rtl/>
        </w:rPr>
        <w:tab/>
      </w:r>
      <w:r>
        <w:rPr>
          <w:rFonts w:hint="cs"/>
          <w:rtl/>
        </w:rPr>
        <w:t xml:space="preserve">מחטאת </w:t>
      </w:r>
      <w:ins w:id="96799" w:author="מנוע מכני" w:date="2026-10-11T12:04:39Z">
        <w:r>
          <w:rPr>
            <w:rFonts w:hint="cs"/>
            <w:rtl/>
          </w:rPr>
          <w:t xml:space="preserve">דנכרי</w:t>
        </w:r>
      </w:ins>
      <w:del w:id="96800" w:author="מנוע מכני" w:date="2026-10-11T12:04:39Z">
        <w:r>
          <w:rPr>
            <w:rFonts w:hint="cs"/>
            <w:rtl/>
          </w:rPr>
          <w:delText xml:space="preserve">דעכו</w:delText>
        </w:r>
        <w:r>
          <w:rPr>
            <w:rtl/>
          </w:rPr>
          <w:delText xml:space="preserve">"</w:delText>
        </w:r>
        <w:r>
          <w:rPr>
            <w:rFonts w:hint="cs"/>
            <w:rtl/>
          </w:rPr>
          <w:delText xml:space="preserve">ם</w:delText>
        </w:r>
      </w:del>
      <w:r>
        <w:rPr>
          <w:rtl/>
        </w:rPr>
        <w:t xml:space="preserve"> </w:t>
      </w:r>
      <w:ins w:id="96853" w:author="מנוע מכני" w:date="2026-10-11T12:04:39Z">
        <w:r>
          <w:rPr>
            <w:b/>
            <w:bCs/>
            <w:rtl/>
          </w:rPr>
          <w:t xml:space="preserve">באה</w:t>
        </w:r>
      </w:ins>
      <w:del w:id="96854" w:author="מנוע מכני" w:date="2026-10-11T12:04:39Z">
        <w:r w:rsidRPr="005426D0">
          <w:rPr>
            <w:b/>
            <w:bCs/>
            <w:rtl/>
          </w:rPr>
          <w:delText xml:space="preserve">אתיא</w:delText>
        </w:r>
      </w:del>
      <w:r w:rsidRPr="005426D0">
        <w:rPr>
          <w:b/>
          <w:bCs/>
          <w:rtl/>
        </w:rPr>
        <w:t xml:space="preserve"> מחטאת חלב שכן כרת כמות</w:t>
      </w:r>
      <w:r>
        <w:rPr>
          <w:rtl/>
        </w:rPr>
        <w:t>ה, והנך כולהי אתיין במה הצד.</w:t>
      </w:r>
    </w:p>
    <w:p w:rsidR="00DA63EC" w:rsidRDefault="00DA63EC" w:rsidP="00DA63EC">
      <w:pPr>
        <w:pStyle w:val="affffd"/>
        <w:rPr>
          <w:rtl/>
        </w:rPr>
      </w:pPr>
      <w:r>
        <w:rPr>
          <w:rtl/>
        </w:rPr>
        <w:t>׹</w:t>
      </w:r>
    </w:p>
    <w:p>
      <w:pPr>
        <w:pStyle w:val="afffff8"/>
        <w:rPr>
          <w:ins w:id="90643" w:author="קלוד" w:date="2026-10-11T12:29:36Z"/>
        </w:rPr>
      </w:pPr>
      <w:ins w:id="90644" w:author="קלוד" w:date="2026-10-11T12:29:36Z">
        <w:r>
          <w:rPr>
            <w:color w:val="7B3F00"/>
          </w:rPr>
          <w:t xml:space="preserve">פסח שלא בזמנו - לשמו פסול, שלא לשמו כשר</w:t>
        </w:r>
      </w:ins>
    </w:p>
    <w:p>
      <w:pPr>
        <w:pStyle w:val="38"/>
        <w:rPr>
          <w:ins w:id="97662" w:author="מנוע מכני" w:date="2026-10-11T12:04:39Z"/>
        </w:rPr>
      </w:pPr>
      <w:r w:rsidRPr="005426D0">
        <w:t>תנו רבנן</w:t>
      </w:r>
      <w:r>
        <w:t xml:space="preserve">:</w:t>
      </w:r>
    </w:p>
    <w:p w:rsidR="00DA63EC" w:rsidRDefault="00DA63EC" w:rsidP="00DA63EC">
      <w:pPr>
        <w:tabs>
          <w:tab w:val="left" w:pos="0"/>
          <w:tab w:val="center" w:pos="2835"/>
        </w:tabs>
        <w:rPr>
          <w:rtl/>
        </w:rPr>
      </w:pPr>
      <w:del w:id="97663" w:author="מנוע מכני" w:date="2026-10-11T12:04:39Z">
        <w:r>
          <w:rPr>
            <w:rtl/>
          </w:rPr>
          <w:delText xml:space="preserve"> </w:delText>
        </w:r>
      </w:del>
      <w:r>
        <w:rPr>
          <w:rtl/>
        </w:rPr>
        <w:t xml:space="preserve">פסח בזמנו, לשמו - כשר, שלא לשמו - פסול</w:t>
      </w:r>
      <w:ins w:id="94121" w:author="מנוע מכני" w:date="2026-10-11T12:04:39Z">
        <w:r>
          <w:rPr>
            <w:rtl/>
          </w:rPr>
          <w:t xml:space="preserve">,</w:t>
        </w:r>
      </w:ins>
      <w:del w:id="94122" w:author="מנוע מכני" w:date="2026-10-11T12:04:39Z">
        <w:r>
          <w:rPr>
            <w:rtl/>
          </w:rPr>
          <w:delText xml:space="preserve">;</w:delText>
        </w:r>
      </w:del>
    </w:p>
    <w:p w:rsidR="00DA63EC" w:rsidRDefault="00DA63EC" w:rsidP="00DA63EC">
      <w:pPr>
        <w:tabs>
          <w:tab w:val="left" w:pos="0"/>
          <w:tab w:val="center" w:pos="2835"/>
        </w:tabs>
        <w:rPr>
          <w:rtl/>
        </w:rPr>
      </w:pPr>
      <w:r>
        <w:rPr>
          <w:rtl/>
        </w:rPr>
        <w:t>ובשאר ימות השנה, לשמו - פסול, שלא לשמו - כשר.</w:t>
      </w:r>
    </w:p>
    <w:p w:rsidR="00DA63EC" w:rsidRDefault="00DA63EC" w:rsidP="00DA63EC">
      <w:pPr>
        <w:tabs>
          <w:tab w:val="left" w:pos="0"/>
          <w:tab w:val="center" w:pos="2835"/>
        </w:tabs>
        <w:rPr>
          <w:rtl/>
        </w:rPr>
      </w:pPr>
      <w:r>
        <w:rPr>
          <w:rFonts w:hint="cs"/>
          <w:rtl/>
        </w:rPr>
        <w:t>מאבוה</w:t>
      </w:r>
      <w:r>
        <w:rPr>
          <w:rtl/>
        </w:rPr>
        <w:t xml:space="preserve"> </w:t>
      </w:r>
      <w:r>
        <w:rPr>
          <w:rStyle w:val="2fb"/>
          <w:rtl/>
        </w:rPr>
        <w:t xml:space="preserve">דשמואל</w:t>
      </w:r>
      <w:r>
        <w:rPr>
          <w:rFonts w:hint="cs"/>
          <w:rtl/>
        </w:rPr>
        <w:t xml:space="preserve"> </w:t>
      </w:r>
      <w:r w:rsidRPr="0046594B">
        <w:rPr>
          <w:rStyle w:val="afffff0"/>
          <w:rFonts w:hint="cs"/>
          <w:rtl/>
        </w:rPr>
        <w:t>ד</w:t>
      </w:r>
      <w:r w:rsidRPr="00DC7891">
        <w:rPr>
          <w:rStyle w:val="afffff0"/>
          <w:rFonts w:hint="cs"/>
          <w:rtl/>
        </w:rPr>
        <w:t>'</w:t>
      </w:r>
      <w:ins w:id="90433" w:author="Claude - סמנטי" w:date="2026-10-11T12:26:16Z">
        <w:r>
          <w:rPr>
            <w:rStyle w:val="afffff0"/>
            <w:rtl/>
          </w:rPr>
          <w:t xml:space="preserve">וְאִם מִן הַצֹּאן קָרְבָּנוֹ לְזֶבַח שְׁלָמִים לַה</w:t>
        </w:r>
      </w:ins>
      <w:del w:id="90434" w:author="Claude - סמנטי" w:date="2026-10-11T12:26:16Z">
        <w:r w:rsidRPr="00DC7891">
          <w:rPr>
            <w:rStyle w:val="afffff0"/>
            <w:rtl/>
          </w:rPr>
          <w:delText xml:space="preserve">ואם מן הצאן קרבנו לזבח שלמים לה</w:delText>
        </w:r>
      </w:del>
      <w:r w:rsidRPr="00DC7891">
        <w:rPr>
          <w:rStyle w:val="afffff0"/>
          <w:rtl/>
        </w:rPr>
        <w:t xml:space="preserve">',</w:t>
      </w:r>
      <w:r>
        <w:rPr>
          <w:rtl/>
        </w:rPr>
        <w:t xml:space="preserve"> דבר הבא מן הצאן יהא לזבח שלמים.</w:t>
      </w:r>
    </w:p>
    <w:p>
      <w:pPr>
        <w:pStyle w:val="38"/>
        <w:rPr>
          <w:ins w:id="97664" w:author="מנוע מכני" w:date="2026-10-11T12:04:39Z"/>
        </w:rPr>
      </w:pPr>
      <w:r>
        <w:t>אר</w:t>
      </w:r>
      <w:r>
        <w:t>"</w:t>
      </w:r>
      <w:r>
        <w:t>א מרי</w:t>
      </w:r>
      <w:r>
        <w:t>"</w:t>
      </w:r>
      <w:r>
        <w:t>ו</w:t>
      </w:r>
      <w:r>
        <w:t xml:space="preserve">:</w:t>
      </w:r>
    </w:p>
    <w:p w:rsidR="00DA63EC" w:rsidRDefault="00DA63EC" w:rsidP="00DA63EC">
      <w:pPr>
        <w:tabs>
          <w:tab w:val="left" w:pos="0"/>
          <w:tab w:val="center" w:pos="2835"/>
        </w:tabs>
        <w:rPr>
          <w:rtl/>
        </w:rPr>
      </w:pPr>
      <w:del w:id="97665" w:author="מנוע מכני" w:date="2026-10-11T12:04:39Z">
        <w:r>
          <w:rPr>
            <w:rtl/>
          </w:rPr>
          <w:delText xml:space="preserve"> </w:delText>
        </w:r>
      </w:del>
      <w:r>
        <w:rPr>
          <w:rtl/>
        </w:rPr>
        <w:t xml:space="preserve">לזבח - לרבות כל זבח.</w:t>
      </w:r>
      <w:r>
        <w:rPr>
          <w:rFonts w:hint="cs"/>
          <w:rtl/>
        </w:rPr>
        <w:t xml:space="preserve"> </w:t>
      </w:r>
      <w:r w:rsidRPr="00DC7891">
        <w:rPr>
          <w:rStyle w:val="afffff0"/>
          <w:rFonts w:hint="cs"/>
          <w:rtl/>
        </w:rPr>
        <w:t>'</w:t>
      </w:r>
      <w:ins w:id="90435" w:author="Claude - סמנטי" w:date="2026-10-11T12:26:16Z">
        <w:r>
          <w:rPr>
            <w:rStyle w:val="afffff0"/>
            <w:rtl/>
          </w:rPr>
          <w:t xml:space="preserve">לְזֶבַח שְׁלָמִים</w:t>
        </w:r>
      </w:ins>
      <w:del w:id="90436" w:author="Claude - סמנטי" w:date="2026-10-11T12:26:16Z">
        <w:r w:rsidRPr="00DC7891">
          <w:rPr>
            <w:rStyle w:val="afffff0"/>
            <w:rtl/>
          </w:rPr>
          <w:delText xml:space="preserve">לזבח שלמים</w:delText>
        </w:r>
      </w:del>
      <w:r w:rsidRPr="00DC7891">
        <w:rPr>
          <w:rStyle w:val="afffff0"/>
          <w:rFonts w:hint="cs"/>
          <w:rtl/>
        </w:rPr>
        <w:t>'</w:t>
      </w:r>
      <w:r w:rsidRPr="00DC7891">
        <w:rPr>
          <w:rStyle w:val="afffff0"/>
          <w:rtl/>
        </w:rPr>
        <w:t>,</w:t>
      </w:r>
      <w:r>
        <w:rPr>
          <w:rtl/>
        </w:rPr>
        <w:t xml:space="preserve"> לכל </w:t>
      </w:r>
      <w:ins w:id="90683" w:author="מנוע מכני" w:date="2026-10-11T12:04:39Z">
        <w:r>
          <w:rPr>
            <w:rtl/>
          </w:rPr>
          <w:t xml:space="preserve">דשוחט</w:t>
        </w:r>
      </w:ins>
      <w:del w:id="90684" w:author="מנוע מכני" w:date="2026-10-11T12:04:39Z">
        <w:r>
          <w:rPr>
            <w:rtl/>
          </w:rPr>
          <w:delText xml:space="preserve">דשחיט</w:delText>
        </w:r>
      </w:del>
      <w:r>
        <w:rPr>
          <w:rtl/>
        </w:rPr>
        <w:t xml:space="preserve"> </w:t>
      </w:r>
      <w:ins w:id="92331" w:author="מנוע מכני" w:date="2026-10-11T12:04:39Z">
        <w:r>
          <w:rPr>
            <w:rtl/>
          </w:rPr>
          <w:t xml:space="preserve">לו</w:t>
        </w:r>
      </w:ins>
      <w:del w:id="92332" w:author="מנוע מכני" w:date="2026-10-11T12:04:39Z">
        <w:r>
          <w:rPr>
            <w:rtl/>
          </w:rPr>
          <w:delText xml:space="preserve">ליה</w:delText>
        </w:r>
      </w:del>
      <w:r>
        <w:rPr>
          <w:rtl/>
        </w:rPr>
        <w:t xml:space="preserve"> שלמים להוי.</w:t>
      </w:r>
    </w:p>
    <w:p>
      <w:pPr>
        <w:pStyle w:val="38"/>
        <w:rPr>
          <w:ins w:id="97666" w:author="מנוע מכני" w:date="2026-10-11T12:04:39Z"/>
        </w:rPr>
      </w:pPr>
      <w:r w:rsidRPr="00516AB6">
        <w:t xml:space="preserve">אימא:</w:t>
      </w:r>
    </w:p>
    <w:p w:rsidR="00DA63EC" w:rsidRDefault="00DA63EC" w:rsidP="00DA63EC">
      <w:pPr>
        <w:tabs>
          <w:tab w:val="left" w:pos="0"/>
        </w:tabs>
        <w:rPr>
          <w:spacing w:val="2"/>
          <w:rtl/>
        </w:rPr>
      </w:pPr>
      <w:del w:id="97667" w:author="מנוע מכני" w:date="2026-10-11T12:04:39Z">
        <w:r w:rsidRPr="00516AB6">
          <w:rPr>
            <w:spacing w:val="2"/>
            <w:rtl/>
          </w:rPr>
          <w:delText xml:space="preserve"> </w:delText>
        </w:r>
      </w:del>
      <w:r w:rsidRPr="00516AB6">
        <w:rPr>
          <w:spacing w:val="2"/>
          <w:rtl/>
        </w:rPr>
        <w:t xml:space="preserve">לזבח - כלל, שלמים - פרט, כלל ופרט אין בכלל אלא מה שבפרט, שלמים אין, </w:t>
      </w:r>
      <w:ins w:id="92333" w:author="מנוע מכני" w:date="2026-10-11T12:04:39Z">
        <w:r>
          <w:rPr>
            <w:spacing w:val="2"/>
            <w:rtl/>
          </w:rPr>
          <w:t xml:space="preserve">כלום</w:t>
        </w:r>
      </w:ins>
      <w:del w:id="92334" w:author="מנוע מכני" w:date="2026-10-11T12:04:39Z">
        <w:r w:rsidRPr="00516AB6">
          <w:rPr>
            <w:spacing w:val="2"/>
            <w:rtl/>
          </w:rPr>
          <w:delText xml:space="preserve">מידי</w:delText>
        </w:r>
      </w:del>
      <w:r w:rsidRPr="00516AB6">
        <w:rPr>
          <w:spacing w:val="2"/>
          <w:rtl/>
        </w:rPr>
        <w:t xml:space="preserve"> אחרינא </w:t>
      </w:r>
      <w:r w:rsidRPr="00516AB6">
        <w:rPr>
          <w:spacing w:val="2"/>
          <w:rtl/>
        </w:rPr>
        <w:t xml:space="preserve">לא</w:t>
      </w:r>
      <w:r w:rsidRPr="00516AB6">
        <w:rPr>
          <w:spacing w:val="2"/>
          <w:rtl/>
        </w:rPr>
        <w:t xml:space="preserve">! </w:t>
      </w:r>
    </w:p>
    <w:p w:rsidR="00DA63EC" w:rsidRDefault="00DA63EC" w:rsidP="00DA63EC">
      <w:pPr>
        <w:pStyle w:val="affffb"/>
        <w:rPr>
          <w:rtl/>
        </w:rPr>
      </w:pPr>
      <w:r>
        <w:rPr>
          <w:rtl/>
        </w:rPr>
        <w:t>- לה' - הדר וכלל.</w:t>
      </w:r>
    </w:p>
    <w:p>
      <w:pPr>
        <w:pStyle w:val="38"/>
        <w:rPr>
          <w:ins w:id="97669" w:author="מנוע מכני" w:date="2026-10-11T12:04:39Z"/>
        </w:rPr>
      </w:pPr>
      <w:del w:id="97668" w:author="מנוע מכני" w:date="2026-10-11T12:04:39Z">
        <w:r>
          <w:delText xml:space="preserve">•</w:delText>
        </w:r>
      </w:del>
      <w:r>
        <w:t xml:space="preserve"> </w:t>
      </w:r>
      <w:r>
        <w:t xml:space="preserve">מתקיף ר' יעקב מנהר פקוד:</w:t>
      </w:r>
    </w:p>
    <w:p w:rsidR="00DA63EC" w:rsidRDefault="00DA63EC" w:rsidP="00DA63EC">
      <w:pPr>
        <w:tabs>
          <w:tab w:val="left" w:pos="0"/>
          <w:tab w:val="center" w:pos="2835"/>
        </w:tabs>
        <w:rPr>
          <w:rtl/>
        </w:rPr>
      </w:pPr>
      <w:del w:id="97670" w:author="מנוע מכני" w:date="2026-10-11T12:04:39Z">
        <w:r>
          <w:rPr>
            <w:rtl/>
          </w:rPr>
          <w:delText xml:space="preserve"> </w:delText>
        </w:r>
      </w:del>
      <w:r>
        <w:rPr>
          <w:rtl/>
        </w:rPr>
        <w:t xml:space="preserve">לא</w:t>
      </w:r>
      <w:r>
        <w:rPr>
          <w:rtl/>
        </w:rPr>
        <w:t xml:space="preserve"> דמי כללא בתרא </w:t>
      </w:r>
      <w:r>
        <w:rPr>
          <w:rFonts w:hint="cs"/>
          <w:rtl/>
        </w:rPr>
        <w:t>כל דלה' ל</w:t>
      </w:r>
      <w:r>
        <w:rPr>
          <w:rtl/>
        </w:rPr>
        <w:t xml:space="preserve">כללא </w:t>
      </w:r>
      <w:ins w:id="95529" w:author="מנוע מכני" w:date="2026-10-11T12:04:39Z">
        <w:r>
          <w:rPr>
            <w:rtl/>
          </w:rPr>
          <w:t xml:space="preserve">ראשון</w:t>
        </w:r>
      </w:ins>
      <w:del w:id="95530" w:author="מנוע מכני" w:date="2026-10-11T12:04:39Z">
        <w:r>
          <w:rPr>
            <w:rtl/>
          </w:rPr>
          <w:delText xml:space="preserve">קמא</w:delText>
        </w:r>
      </w:del>
      <w:r>
        <w:rPr>
          <w:rtl/>
        </w:rPr>
        <w:t xml:space="preserve"> </w:t>
      </w:r>
      <w:r>
        <w:rPr>
          <w:rFonts w:hint="cs"/>
          <w:rtl/>
        </w:rPr>
        <w:t xml:space="preserve">דמרבי רק זבחים </w:t>
      </w:r>
      <w:r>
        <w:rPr>
          <w:rtl/>
        </w:rPr>
        <w:t xml:space="preserve">ואפי' לעופות </w:t>
      </w:r>
      <w:r>
        <w:rPr>
          <w:rFonts w:hint="cs"/>
          <w:rtl/>
        </w:rPr>
        <w:t>ו</w:t>
      </w:r>
      <w:r>
        <w:rPr>
          <w:rtl/>
        </w:rPr>
        <w:t xml:space="preserve">למנחות! </w:t>
      </w:r>
    </w:p>
    <w:p>
      <w:pPr>
        <w:pStyle w:val="38"/>
        <w:rPr>
          <w:ins w:id="97671" w:author="מנוע מכני" w:date="2026-10-11T12:04:39Z"/>
        </w:rPr>
      </w:pPr>
      <w:r>
        <w:t>הא תנא ד</w:t>
      </w:r>
      <w:r>
        <w:t>רי</w:t>
      </w:r>
      <w:r>
        <w:t>"</w:t>
      </w:r>
      <w:r>
        <w:t>ש</w:t>
      </w:r>
      <w:r>
        <w:t xml:space="preserve">:</w:t>
      </w:r>
    </w:p>
    <w:p w:rsidR="00DA63EC" w:rsidRDefault="00DA63EC" w:rsidP="00DA63EC">
      <w:pPr>
        <w:tabs>
          <w:tab w:val="left" w:pos="0"/>
          <w:tab w:val="center" w:pos="2835"/>
        </w:tabs>
        <w:rPr>
          <w:rtl/>
        </w:rPr>
      </w:pPr>
      <w:del w:id="97672" w:author="מנוע מכני" w:date="2026-10-11T12:04:39Z">
        <w:r>
          <w:rPr>
            <w:rtl/>
          </w:rPr>
          <w:delText xml:space="preserve"> </w:delText>
        </w:r>
      </w:del>
      <w:r>
        <w:rPr>
          <w:rtl/>
        </w:rPr>
        <w:t xml:space="preserve">בכללי ופרטי דריש </w:t>
      </w:r>
      <w:r>
        <w:rPr>
          <w:rtl/>
        </w:rPr>
        <w:t xml:space="preserve">כ</w:t>
      </w:r>
      <w:r>
        <w:rPr>
          <w:rFonts w:hint="cs"/>
          <w:rtl/>
        </w:rPr>
        <w:t>ה</w:t>
      </w:r>
      <w:r>
        <w:rPr>
          <w:rtl/>
        </w:rPr>
        <w:t>"</w:t>
      </w:r>
      <w:r>
        <w:rPr>
          <w:rFonts w:hint="cs"/>
          <w:rtl/>
        </w:rPr>
        <w:t>ג</w:t>
      </w:r>
      <w:r>
        <w:rPr>
          <w:rtl/>
        </w:rPr>
        <w:t>, כלל ופרט וכלל א</w:t>
      </w:r>
    </w:p>
    <w:p w:rsidR="00DA63EC" w:rsidRDefault="00DA63EC" w:rsidP="00DA63EC">
      <w:pPr>
        <w:tabs>
          <w:tab w:val="left" w:pos="0"/>
          <w:tab w:val="center" w:pos="2835"/>
        </w:tabs>
        <w:rPr>
          <w:rtl/>
        </w:rPr>
      </w:pPr>
      <w:r>
        <w:rPr>
          <w:rFonts w:hint="cs"/>
          <w:rtl/>
        </w:rPr>
        <w:t>א</w:t>
      </w:r>
      <w:r>
        <w:rPr>
          <w:rtl/>
        </w:rPr>
        <w:t xml:space="preserve">י אתה דן אלא כעין הפרט, </w:t>
      </w:r>
      <w:r>
        <w:rPr>
          <w:rFonts w:hint="cs"/>
          <w:rtl/>
        </w:rPr>
        <w:t>ד</w:t>
      </w:r>
      <w:r>
        <w:rPr>
          <w:rtl/>
        </w:rPr>
        <w:t>מפורש שהוא שלא לשמו וכשר, אף כל שהוא שלא לשמו וכשר.</w:t>
      </w:r>
    </w:p>
    <w:p w:rsidR="00DA63EC" w:rsidRDefault="00DA63EC" w:rsidP="00DA63EC">
      <w:pPr>
        <w:tabs>
          <w:tab w:val="left" w:pos="0"/>
          <w:tab w:val="center" w:pos="2835"/>
        </w:tabs>
        <w:rPr>
          <w:rtl/>
        </w:rPr>
      </w:pPr>
      <w:ins w:id="95775" w:author="מנוע מכני" w:date="2026-10-11T12:04:39Z">
        <w:r>
          <w:rPr>
            <w:rtl/>
          </w:rPr>
          <w:t xml:space="preserve">אם </w:t>
        </w:r>
      </w:ins>
      <w:del w:id="95776" w:author="מנוע מכני" w:date="2026-10-11T12:04:39Z">
        <w:r>
          <w:rPr>
            <w:rtl/>
          </w:rPr>
          <w:delText xml:space="preserve">אי </w:delText>
        </w:r>
      </w:del>
      <w:r>
        <w:rPr>
          <w:rtl/>
        </w:rPr>
        <w:t xml:space="preserve">מה הפרט מפורש דבר הבא בנדר ובנדבה, אף כל </w:t>
      </w:r>
      <w:r>
        <w:rPr>
          <w:rFonts w:hint="cs"/>
          <w:rtl/>
        </w:rPr>
        <w:t>כה</w:t>
      </w:r>
      <w:r>
        <w:rPr>
          <w:rtl/>
        </w:rPr>
        <w:t>"</w:t>
      </w:r>
      <w:r>
        <w:rPr>
          <w:rFonts w:hint="cs"/>
          <w:rtl/>
        </w:rPr>
        <w:t xml:space="preserve">ג</w:t>
      </w:r>
      <w:r>
        <w:rPr>
          <w:rFonts w:hint="cs"/>
          <w:rtl/>
        </w:rPr>
        <w:t xml:space="preserve"> </w:t>
      </w:r>
      <w:r>
        <w:rPr>
          <w:rtl/>
        </w:rPr>
        <w:t xml:space="preserve">עולה ושלמים</w:t>
      </w:r>
      <w:ins w:id="94123" w:author="מנוע מכני" w:date="2026-10-11T12:04:39Z">
        <w:r>
          <w:rPr>
            <w:rtl/>
          </w:rPr>
          <w:t xml:space="preserve"> </w:t>
        </w:r>
      </w:ins>
      <w:del w:id="94124" w:author="מנוע מכני" w:date="2026-10-11T12:04:39Z">
        <w:r>
          <w:rPr>
            <w:rtl/>
          </w:rPr>
          <w:delText xml:space="preserve"> </w:delText>
        </w:r>
        <w:r>
          <w:rPr>
            <w:rFonts w:hint="cs"/>
            <w:rtl/>
          </w:rPr>
          <w:delText xml:space="preserve"> </w:delText>
        </w:r>
      </w:del>
      <w:r>
        <w:rPr>
          <w:rFonts w:hint="cs"/>
          <w:rtl/>
        </w:rPr>
        <w:t xml:space="preserve">ולא</w:t>
      </w:r>
      <w:r>
        <w:rPr>
          <w:rtl/>
        </w:rPr>
        <w:t xml:space="preserve"> חטאת ואשם</w:t>
      </w:r>
      <w:r>
        <w:rPr>
          <w:rFonts w:hint="cs"/>
          <w:rtl/>
        </w:rPr>
        <w:t>,</w:t>
      </w:r>
      <w:r>
        <w:rPr>
          <w:rtl/>
        </w:rPr>
        <w:t xml:space="preserve"> </w:t>
      </w:r>
    </w:p>
    <w:p>
      <w:pPr>
        <w:pStyle w:val="38"/>
        <w:rPr>
          <w:ins w:id="97673" w:author="מנוע מכני" w:date="2026-10-11T12:04:39Z"/>
        </w:rPr>
      </w:pPr>
      <w:r>
        <w:t xml:space="preserve">- </w:t>
      </w:r>
      <w:r>
        <w:t xml:space="preserve">אלא</w:t>
      </w:r>
    </w:p>
    <w:p w:rsidR="00DA63EC" w:rsidRDefault="00DA63EC" w:rsidP="00DA63EC">
      <w:pPr>
        <w:tabs>
          <w:tab w:val="left" w:pos="0"/>
          <w:tab w:val="center" w:pos="2835"/>
        </w:tabs>
        <w:rPr>
          <w:rtl/>
        </w:rPr>
      </w:pPr>
      <w:del w:id="97674" w:author="מנוע מכני" w:date="2026-10-11T12:04:39Z">
        <w:r>
          <w:rPr>
            <w:rtl/>
          </w:rPr>
          <w:delText xml:space="preserve"> </w:delText>
        </w:r>
      </w:del>
      <w:r w:rsidRPr="006B7351">
        <w:rPr>
          <w:b/>
          <w:bCs/>
          <w:rtl/>
        </w:rPr>
        <w:t>ל</w:t>
      </w:r>
      <w:r>
        <w:rPr>
          <w:rtl/>
        </w:rPr>
        <w:t>זבח רבויא הוא.</w:t>
      </w:r>
    </w:p>
    <w:p w:rsidR="00DA63EC" w:rsidRDefault="00DA63EC" w:rsidP="00DA63EC">
      <w:pPr>
        <w:pStyle w:val="afff3"/>
        <w:framePr w:wrap="around"/>
        <w:tabs>
          <w:tab w:val="left" w:pos="0"/>
        </w:tabs>
        <w:rPr>
          <w:rtl/>
        </w:rPr>
      </w:pPr>
      <w:r>
        <w:rPr>
          <w:rFonts w:hint="cs"/>
          <w:rtl/>
        </w:rPr>
        <w:t>ט.</w:t>
      </w:r>
    </w:p>
    <w:p>
      <w:pPr>
        <w:pStyle w:val="38"/>
        <w:rPr>
          <w:ins w:id="97676" w:author="מנוע מכני" w:date="2026-10-11T12:04:39Z"/>
        </w:rPr>
      </w:pPr>
      <w:del w:id="97675" w:author="מנוע מכני" w:date="2026-10-11T12:04:39Z">
        <w:r>
          <w:delText xml:space="preserve">•</w:delText>
        </w:r>
      </w:del>
      <w:r>
        <w:t xml:space="preserve"> </w:t>
      </w:r>
      <w:r>
        <w:t xml:space="preserve">אימא:</w:t>
      </w:r>
    </w:p>
    <w:p w:rsidR="00DA63EC" w:rsidRDefault="00DA63EC" w:rsidP="00DA63EC">
      <w:pPr>
        <w:tabs>
          <w:tab w:val="left" w:pos="0"/>
          <w:tab w:val="center" w:pos="2835"/>
        </w:tabs>
        <w:rPr>
          <w:rtl/>
        </w:rPr>
      </w:pPr>
      <w:del w:id="97677" w:author="מנוע מכני" w:date="2026-10-11T12:04:39Z">
        <w:r>
          <w:rPr>
            <w:rtl/>
          </w:rPr>
          <w:delText xml:space="preserve"> </w:delText>
        </w:r>
      </w:del>
      <w:r>
        <w:rPr>
          <w:rtl/>
        </w:rPr>
        <w:t xml:space="preserve">לכל </w:t>
      </w:r>
      <w:ins w:id="90685" w:author="מנוע מכני" w:date="2026-10-11T12:04:39Z">
        <w:r>
          <w:rPr>
            <w:rtl/>
          </w:rPr>
          <w:t xml:space="preserve">דשוחט</w:t>
        </w:r>
      </w:ins>
      <w:del w:id="90686" w:author="מנוע מכני" w:date="2026-10-11T12:04:39Z">
        <w:r>
          <w:rPr>
            <w:rtl/>
          </w:rPr>
          <w:delText xml:space="preserve">דשחיט</w:delText>
        </w:r>
      </w:del>
      <w:r>
        <w:rPr>
          <w:rtl/>
        </w:rPr>
        <w:t xml:space="preserve"> להוי </w:t>
      </w:r>
      <w:ins w:id="92335" w:author="מנוע מכני" w:date="2026-10-11T12:04:39Z">
        <w:r>
          <w:rPr>
            <w:rtl/>
          </w:rPr>
          <w:t xml:space="preserve">כמותו</w:t>
        </w:r>
      </w:ins>
      <w:del w:id="92336" w:author="מנוע מכני" w:date="2026-10-11T12:04:39Z">
        <w:r>
          <w:rPr>
            <w:rtl/>
          </w:rPr>
          <w:delText xml:space="preserve">כוותיה</w:delText>
        </w:r>
      </w:del>
      <w:r>
        <w:rPr>
          <w:rtl/>
        </w:rPr>
        <w:t xml:space="preserve">! </w:t>
      </w:r>
    </w:p>
    <w:p>
      <w:pPr>
        <w:pStyle w:val="afffff8"/>
        <w:rPr>
          <w:ins w:id="90641" w:author="קלוד" w:date="2026-10-11T12:29:36Z"/>
        </w:rPr>
      </w:pPr>
      <w:ins w:id="90642" w:author="קלוד" w:date="2026-10-11T12:29:36Z">
        <w:r>
          <w:rPr>
            <w:color w:val="7B3F00"/>
          </w:rPr>
          <w:t xml:space="preserve">קדשים שנשחטו לשם אחר - דוחין רק קדשים שוים</w:t>
        </w:r>
      </w:ins>
    </w:p>
    <w:p>
      <w:pPr>
        <w:pStyle w:val="38"/>
        <w:rPr>
          <w:ins w:id="97678" w:author="מנוע מכני" w:date="2026-10-11T12:04:39Z"/>
        </w:rPr>
      </w:pPr>
      <w:r>
        <w:t>אר</w:t>
      </w:r>
      <w:r>
        <w:t>"</w:t>
      </w:r>
      <w:r>
        <w:t>אב:</w:t>
      </w:r>
    </w:p>
    <w:p w:rsidR="00DA63EC" w:rsidRDefault="00DA63EC" w:rsidP="00DA63EC">
      <w:pPr>
        <w:tabs>
          <w:tab w:val="left" w:pos="0"/>
          <w:tab w:val="center" w:pos="2835"/>
        </w:tabs>
        <w:rPr>
          <w:rtl/>
        </w:rPr>
      </w:pPr>
      <w:del w:id="97679" w:author="מנוע מכני" w:date="2026-10-11T12:04:39Z">
        <w:r>
          <w:rPr>
            <w:rtl/>
          </w:rPr>
          <w:delText xml:space="preserve"> </w:delText>
        </w:r>
      </w:del>
      <w:r>
        <w:rPr>
          <w:rtl/>
        </w:rPr>
        <w:t xml:space="preserve">דוחין קדשים הנאכלין לכל אדם אצל קדשים הנאכלין לכל אדם, </w:t>
      </w:r>
    </w:p>
    <w:p w:rsidR="00DA63EC" w:rsidRDefault="00DA63EC" w:rsidP="00DA63EC">
      <w:pPr>
        <w:tabs>
          <w:tab w:val="left" w:pos="0"/>
          <w:tab w:val="center" w:pos="2835"/>
        </w:tabs>
        <w:rPr>
          <w:rtl/>
        </w:rPr>
      </w:pPr>
      <w:r>
        <w:rPr>
          <w:rtl/>
        </w:rPr>
        <w:tab/>
        <w:t>ואין דוחין קדשים הנאכלין לכל אדם אצל קדשים שאין נאכלין לכל אדם.</w:t>
      </w:r>
    </w:p>
    <w:p>
      <w:pPr>
        <w:pStyle w:val="38"/>
        <w:rPr>
          <w:ins w:id="97681" w:author="מנוע מכני" w:date="2026-10-11T12:04:39Z"/>
        </w:rPr>
      </w:pPr>
      <w:del w:id="97680" w:author="מנוע מכני" w:date="2026-10-11T12:04:39Z">
        <w:r>
          <w:delText xml:space="preserve">•</w:delText>
        </w:r>
      </w:del>
      <w:r>
        <w:t xml:space="preserve"> </w:t>
      </w:r>
      <w:r>
        <w:t>ר</w:t>
      </w:r>
      <w:r>
        <w:t>יב</w:t>
      </w:r>
      <w:r>
        <w:t>"</w:t>
      </w:r>
      <w:r>
        <w:t>א</w:t>
      </w:r>
      <w:r>
        <w:t xml:space="preserve">:</w:t>
      </w:r>
    </w:p>
    <w:p w:rsidR="00DA63EC" w:rsidRDefault="00DA63EC" w:rsidP="00DA63EC">
      <w:pPr>
        <w:tabs>
          <w:tab w:val="left" w:pos="0"/>
          <w:tab w:val="center" w:pos="2835"/>
        </w:tabs>
        <w:rPr>
          <w:rtl/>
        </w:rPr>
      </w:pPr>
      <w:del w:id="97682" w:author="מנוע מכני" w:date="2026-10-11T12:04:39Z">
        <w:r>
          <w:rPr>
            <w:rtl/>
          </w:rPr>
          <w:delText xml:space="preserve"> </w:delText>
        </w:r>
      </w:del>
      <w:r>
        <w:rPr>
          <w:rtl/>
        </w:rPr>
        <w:t xml:space="preserve">דוחין קדשים קלים אצל קדשים קלים, </w:t>
      </w:r>
      <w:r>
        <w:rPr>
          <w:rFonts w:hint="cs"/>
          <w:rtl/>
        </w:rPr>
        <w:t>ולא</w:t>
      </w:r>
      <w:r>
        <w:rPr>
          <w:rtl/>
        </w:rPr>
        <w:t xml:space="preserve"> אצל קדשי קדשים.</w:t>
      </w:r>
    </w:p>
    <w:p>
      <w:pPr>
        <w:pStyle w:val="38"/>
        <w:rPr>
          <w:ins w:id="97684" w:author="מנוע מכני" w:date="2026-10-11T12:04:39Z"/>
        </w:rPr>
      </w:pPr>
      <w:del w:id="97683" w:author="מנוע מכני" w:date="2026-10-11T12:04:39Z">
        <w:r w:rsidRPr="00516AB6">
          <w:delText xml:space="preserve">•</w:delText>
        </w:r>
      </w:del>
      <w:r w:rsidRPr="00516AB6">
        <w:t xml:space="preserve"> </w:t>
      </w:r>
      <w:r w:rsidRPr="00516AB6">
        <w:t xml:space="preserve">מתקיף </w:t>
      </w:r>
      <w:r w:rsidRPr="00516AB6">
        <w:t>ריצבר</w:t>
      </w:r>
      <w:r>
        <w:t>"</w:t>
      </w:r>
      <w:r w:rsidRPr="00516AB6">
        <w:t>ס</w:t>
      </w:r>
      <w:r w:rsidRPr="00516AB6">
        <w:t xml:space="preserve">:</w:t>
      </w:r>
    </w:p>
    <w:p w:rsidR="00DA63EC" w:rsidRDefault="00DA63EC" w:rsidP="00DA63EC">
      <w:pPr>
        <w:tabs>
          <w:tab w:val="left" w:pos="0"/>
        </w:tabs>
        <w:rPr>
          <w:rtl/>
        </w:rPr>
      </w:pPr>
      <w:del w:id="97685" w:author="מנוע מכני" w:date="2026-10-11T12:04:39Z">
        <w:r w:rsidRPr="00516AB6">
          <w:rPr>
            <w:rtl/>
          </w:rPr>
          <w:delText xml:space="preserve"> </w:delText>
        </w:r>
      </w:del>
      <w:r w:rsidRPr="00516AB6">
        <w:rPr>
          <w:rtl/>
        </w:rPr>
        <w:t xml:space="preserve">שחט</w:t>
      </w:r>
      <w:r w:rsidRPr="00516AB6">
        <w:rPr>
          <w:rFonts w:hint="cs"/>
          <w:rtl/>
        </w:rPr>
        <w:t>ו</w:t>
      </w:r>
      <w:r w:rsidRPr="00516AB6">
        <w:rPr>
          <w:rtl/>
        </w:rPr>
        <w:t xml:space="preserve"> לשם מעשר ליהוי מעשר,</w:t>
      </w:r>
      <w:r w:rsidRPr="00516AB6">
        <w:rPr>
          <w:rFonts w:hint="cs"/>
          <w:rtl/>
        </w:rPr>
        <w:t xml:space="preserve"> והילכתא </w:t>
      </w:r>
      <w:r w:rsidRPr="00516AB6">
        <w:rPr>
          <w:rtl/>
        </w:rPr>
        <w:t xml:space="preserve">דלא </w:t>
      </w:r>
      <w:ins w:id="90013" w:author="Claude - סמנטי" w:date="2026-10-11T12:26:16Z">
        <w:r>
          <w:rPr>
            <w:rtl/>
          </w:rPr>
          <w:t xml:space="preserve">יצטרך</w:t>
        </w:r>
      </w:ins>
      <w:del w:id="90014" w:author="Claude - סמנטי" w:date="2026-10-11T12:26:16Z">
        <w:r w:rsidRPr="00516AB6">
          <w:rPr>
            <w:rtl/>
          </w:rPr>
          <w:delText xml:space="preserve">ליבעי</w:delText>
        </w:r>
      </w:del>
      <w:r w:rsidRPr="00516AB6">
        <w:rPr>
          <w:rtl/>
        </w:rPr>
        <w:t xml:space="preserve"> נסכים, ולמלקא </w:t>
      </w:r>
      <w:ins w:id="92337" w:author="מנוע מכני" w:date="2026-10-11T12:04:39Z">
        <w:r>
          <w:rPr>
            <w:rtl/>
          </w:rPr>
          <w:t xml:space="preserve">עליו</w:t>
        </w:r>
      </w:ins>
      <w:del w:id="92338" w:author="מנוע מכני" w:date="2026-10-11T12:04:39Z">
        <w:r w:rsidRPr="00516AB6">
          <w:rPr>
            <w:rtl/>
          </w:rPr>
          <w:delText xml:space="preserve">עליה</w:delText>
        </w:r>
      </w:del>
      <w:r w:rsidRPr="00516AB6">
        <w:rPr>
          <w:rtl/>
        </w:rPr>
        <w:t xml:space="preserve"> בלא יגאל! </w:t>
      </w:r>
    </w:p>
    <w:p w:rsidR="00DA63EC" w:rsidRDefault="00DA63EC" w:rsidP="00DA63EC">
      <w:pPr>
        <w:tabs>
          <w:tab w:val="left" w:pos="0"/>
          <w:tab w:val="center" w:pos="2835"/>
        </w:tabs>
        <w:rPr>
          <w:rtl/>
        </w:rPr>
      </w:pPr>
      <w:r>
        <w:rPr>
          <w:rtl/>
        </w:rPr>
        <w:tab/>
      </w:r>
      <w:r w:rsidRPr="0046594B">
        <w:rPr>
          <w:rStyle w:val="afffff0"/>
          <w:rFonts w:hint="cs"/>
          <w:rtl/>
        </w:rPr>
        <w:t>ד'</w:t>
      </w:r>
      <w:ins w:id="90437" w:author="Claude - סמנטי" w:date="2026-10-11T12:26:16Z">
        <w:r>
          <w:rPr>
            <w:rStyle w:val="afffff0"/>
            <w:rtl/>
          </w:rPr>
          <w:t xml:space="preserve">הָעֲשִׂירִי יִהְיֶה קוֹדֶשׁ</w:t>
        </w:r>
      </w:ins>
      <w:del w:id="90438" w:author="Claude - סמנטי" w:date="2026-10-11T12:26:16Z">
        <w:r w:rsidRPr="0046594B">
          <w:rPr>
            <w:rStyle w:val="afffff0"/>
            <w:rtl/>
          </w:rPr>
          <w:delText xml:space="preserve">העשירי יהיה קודש</w:delText>
        </w:r>
      </w:del>
      <w:r w:rsidRPr="0046594B">
        <w:rPr>
          <w:rStyle w:val="afffff0"/>
          <w:rFonts w:hint="cs"/>
          <w:rtl/>
        </w:rPr>
        <w:t>'</w:t>
      </w:r>
      <w:r w:rsidRPr="0046594B">
        <w:rPr>
          <w:rStyle w:val="afffff0"/>
          <w:rtl/>
        </w:rPr>
        <w:t>,</w:t>
      </w:r>
      <w:r>
        <w:rPr>
          <w:rtl/>
        </w:rPr>
        <w:t xml:space="preserve"> זה מעשר ואין אחר מעשר.</w:t>
      </w:r>
    </w:p>
    <w:p>
      <w:pPr>
        <w:pStyle w:val="38"/>
        <w:rPr>
          <w:ins w:id="97686" w:author="מנוע מכני" w:date="2026-10-11T12:04:39Z"/>
        </w:rPr>
      </w:pPr>
      <w:r>
        <w:t xml:space="preserve">והך</w:t>
      </w:r>
    </w:p>
    <w:p w:rsidR="00DA63EC" w:rsidRDefault="00DA63EC" w:rsidP="00DA63EC">
      <w:pPr>
        <w:tabs>
          <w:tab w:val="left" w:pos="0"/>
          <w:tab w:val="center" w:pos="2835"/>
        </w:tabs>
        <w:rPr>
          <w:rtl/>
        </w:rPr>
      </w:pPr>
      <w:del w:id="97687" w:author="מנוע מכני" w:date="2026-10-11T12:04:39Z">
        <w:r>
          <w:rPr>
            <w:rFonts w:hint="cs"/>
            <w:rtl/>
          </w:rPr>
          <w:delText xml:space="preserve"> </w:delText>
        </w:r>
      </w:del>
      <w:r>
        <w:rPr>
          <w:rFonts w:hint="cs"/>
          <w:rtl/>
        </w:rPr>
        <w:t xml:space="preserve">ד</w:t>
      </w:r>
      <w:r>
        <w:rPr>
          <w:rtl/>
        </w:rPr>
        <w:t xml:space="preserve">שחטיה לשם בכור ליהוי כבכור, </w:t>
      </w:r>
      <w:r>
        <w:rPr>
          <w:rFonts w:hint="cs"/>
          <w:rtl/>
        </w:rPr>
        <w:t xml:space="preserve">הילכתא </w:t>
      </w:r>
      <w:ins w:id="90017" w:author="Claude - סמנטי" w:date="2026-10-11T12:26:16Z">
        <w:r>
          <w:rPr>
            <w:rtl/>
          </w:rPr>
          <w:t xml:space="preserve">יצטרך</w:t>
        </w:r>
      </w:ins>
      <w:del w:id="90018" w:author="Claude - סמנטי" w:date="2026-10-11T12:26:16Z">
        <w:r>
          <w:rPr>
            <w:rtl/>
          </w:rPr>
          <w:delText xml:space="preserve">ליבעי</w:delText>
        </w:r>
      </w:del>
      <w:r>
        <w:rPr>
          <w:rtl/>
        </w:rPr>
        <w:t xml:space="preserve"> נסכים! </w:t>
      </w:r>
      <w:r>
        <w:rPr>
          <w:rFonts w:hint="cs"/>
          <w:rtl/>
        </w:rPr>
        <w:t>א</w:t>
      </w:r>
      <w:r>
        <w:rPr>
          <w:rtl/>
        </w:rPr>
        <w:t>"</w:t>
      </w:r>
      <w:r>
        <w:rPr>
          <w:rFonts w:hint="cs"/>
          <w:rtl/>
        </w:rPr>
        <w:t>נ</w:t>
      </w:r>
      <w:r>
        <w:rPr>
          <w:rtl/>
        </w:rPr>
        <w:t xml:space="preserve"> </w:t>
      </w:r>
      <w:ins w:id="90015" w:author="Claude - סמנטי" w:date="2026-10-11T12:26:16Z">
        <w:r>
          <w:rPr>
            <w:rtl/>
          </w:rPr>
          <w:t xml:space="preserve">שיתננו</w:t>
        </w:r>
      </w:ins>
      <w:del w:id="90016" w:author="Claude - סמנטי" w:date="2026-10-11T12:26:16Z">
        <w:r>
          <w:rPr>
            <w:rtl/>
          </w:rPr>
          <w:delText xml:space="preserve">דליתביה</w:delText>
        </w:r>
      </w:del>
      <w:r>
        <w:rPr>
          <w:rtl/>
        </w:rPr>
        <w:t xml:space="preserve"> לכהנים! </w:t>
      </w:r>
    </w:p>
    <w:p w:rsidR="00DA63EC" w:rsidRDefault="00DA63EC" w:rsidP="00DA63EC">
      <w:pPr>
        <w:tabs>
          <w:tab w:val="left" w:pos="0"/>
          <w:tab w:val="center" w:pos="2835"/>
        </w:tabs>
        <w:rPr>
          <w:rtl/>
        </w:rPr>
      </w:pPr>
      <w:r>
        <w:rPr>
          <w:rtl/>
        </w:rPr>
        <w:t xml:space="preserve">בכור </w:t>
      </w:r>
      <w:ins w:id="90687" w:author="מנוע מכני" w:date="2026-10-11T12:04:39Z">
        <w:r>
          <w:rPr>
            <w:rtl/>
          </w:rPr>
          <w:t xml:space="preserve">גם</w:t>
        </w:r>
      </w:ins>
      <w:del w:id="90688" w:author="מנוע מכני" w:date="2026-10-11T12:04:39Z">
        <w:r>
          <w:rPr>
            <w:rtl/>
          </w:rPr>
          <w:delText xml:space="preserve">נמי</w:delText>
        </w:r>
      </w:del>
      <w:r>
        <w:rPr>
          <w:rtl/>
        </w:rPr>
        <w:t xml:space="preserve"> עברה עברה ממעשר גמר.</w:t>
      </w:r>
    </w:p>
    <w:p>
      <w:pPr>
        <w:pStyle w:val="38"/>
        <w:rPr>
          <w:ins w:id="97689" w:author="מנוע מכני" w:date="2026-10-11T12:04:39Z"/>
        </w:rPr>
      </w:pPr>
      <w:del w:id="97688" w:author="מנוע מכני" w:date="2026-10-11T12:04:39Z">
        <w:r>
          <w:delText xml:space="preserve">•</w:delText>
        </w:r>
      </w:del>
      <w:r>
        <w:t xml:space="preserve"> </w:t>
      </w:r>
      <w:r>
        <w:t xml:space="preserve">ואימא:</w:t>
      </w:r>
    </w:p>
    <w:p w:rsidR="00DA63EC" w:rsidRDefault="00DA63EC" w:rsidP="00DA63EC">
      <w:pPr>
        <w:tabs>
          <w:tab w:val="left" w:pos="0"/>
          <w:tab w:val="center" w:pos="2835"/>
        </w:tabs>
        <w:rPr>
          <w:rtl/>
        </w:rPr>
      </w:pPr>
      <w:del w:id="97690" w:author="מנוע מכני" w:date="2026-10-11T12:04:39Z">
        <w:r>
          <w:rPr>
            <w:rtl/>
          </w:rPr>
          <w:delText xml:space="preserve"> </w:delText>
        </w:r>
      </w:del>
      <w:r>
        <w:rPr>
          <w:rtl/>
        </w:rPr>
        <w:t xml:space="preserve">שחט</w:t>
      </w:r>
      <w:r>
        <w:rPr>
          <w:rFonts w:hint="cs"/>
          <w:rtl/>
        </w:rPr>
        <w:t>ו</w:t>
      </w:r>
      <w:r>
        <w:rPr>
          <w:rtl/>
        </w:rPr>
        <w:t xml:space="preserve"> לשם תמורה ליהוי תמורה, </w:t>
      </w:r>
      <w:r>
        <w:rPr>
          <w:rFonts w:hint="cs"/>
          <w:rtl/>
        </w:rPr>
        <w:t xml:space="preserve">והילכתא </w:t>
      </w:r>
      <w:r>
        <w:rPr>
          <w:rtl/>
        </w:rPr>
        <w:t xml:space="preserve">למלקא </w:t>
      </w:r>
      <w:ins w:id="92339" w:author="מנוע מכני" w:date="2026-10-11T12:04:39Z">
        <w:r>
          <w:rPr>
            <w:rtl/>
          </w:rPr>
          <w:t xml:space="preserve">עליו</w:t>
        </w:r>
      </w:ins>
      <w:del w:id="92340" w:author="מנוע מכני" w:date="2026-10-11T12:04:39Z">
        <w:r>
          <w:rPr>
            <w:rtl/>
          </w:rPr>
          <w:delText xml:space="preserve">עליה</w:delText>
        </w:r>
      </w:del>
      <w:r>
        <w:rPr>
          <w:rtl/>
        </w:rPr>
        <w:t xml:space="preserve">! </w:t>
      </w:r>
    </w:p>
    <w:p w:rsidR="00DA63EC" w:rsidRDefault="00DA63EC" w:rsidP="00DA63EC">
      <w:pPr>
        <w:tabs>
          <w:tab w:val="left" w:pos="0"/>
          <w:tab w:val="center" w:pos="2835"/>
        </w:tabs>
        <w:rPr>
          <w:rtl/>
        </w:rPr>
      </w:pPr>
      <w:r>
        <w:rPr>
          <w:rFonts w:hint="cs"/>
          <w:rtl/>
        </w:rPr>
        <w:t>א</w:t>
      </w:r>
      <w:r>
        <w:rPr>
          <w:rtl/>
        </w:rPr>
        <w:t>"</w:t>
      </w:r>
      <w:r>
        <w:rPr>
          <w:rFonts w:hint="cs"/>
          <w:rtl/>
        </w:rPr>
        <w:t>נ</w:t>
      </w:r>
      <w:r>
        <w:rPr>
          <w:rtl/>
        </w:rPr>
        <w:t xml:space="preserve"> </w:t>
      </w:r>
      <w:ins w:id="97437" w:author="מנוע מכני" w:date="2026-10-11T12:04:39Z">
        <w:r>
          <w:rPr>
            <w:rtl/>
          </w:rPr>
          <w:t xml:space="preserve">לקום</w:t>
        </w:r>
      </w:ins>
      <w:del w:id="97438" w:author="מנוע מכני" w:date="2026-10-11T12:04:39Z">
        <w:r>
          <w:rPr>
            <w:rtl/>
          </w:rPr>
          <w:delText xml:space="preserve">למיקם</w:delText>
        </w:r>
      </w:del>
      <w:r>
        <w:rPr>
          <w:rtl/>
        </w:rPr>
        <w:t xml:space="preserve"> </w:t>
      </w:r>
      <w:ins w:id="92341" w:author="מנוע מכני" w:date="2026-10-11T12:04:39Z">
        <w:r>
          <w:rPr>
            <w:rtl/>
          </w:rPr>
          <w:t xml:space="preserve">עליו</w:t>
        </w:r>
      </w:ins>
      <w:del w:id="92342" w:author="מנוע מכני" w:date="2026-10-11T12:04:39Z">
        <w:r>
          <w:rPr>
            <w:rtl/>
          </w:rPr>
          <w:delText xml:space="preserve">עליה</w:delText>
        </w:r>
      </w:del>
      <w:r>
        <w:rPr>
          <w:rtl/>
        </w:rPr>
        <w:t xml:space="preserve"> בלא ימכר ולא יגאל! </w:t>
      </w:r>
    </w:p>
    <w:p w:rsidR="00DA63EC" w:rsidRDefault="00DA63EC" w:rsidP="00DA63EC">
      <w:pPr>
        <w:tabs>
          <w:tab w:val="left" w:pos="0"/>
          <w:tab w:val="center" w:pos="2835"/>
        </w:tabs>
        <w:rPr>
          <w:rtl/>
        </w:rPr>
      </w:pPr>
      <w:r>
        <w:rPr>
          <w:rtl/>
        </w:rPr>
        <w:t>•</w:t>
      </w:r>
      <w:r>
        <w:rPr>
          <w:rFonts w:hint="cs"/>
          <w:rtl/>
        </w:rPr>
        <w:t xml:space="preserve"> אמ</w:t>
      </w:r>
      <w:r>
        <w:rPr>
          <w:rtl/>
        </w:rPr>
        <w:t>"</w:t>
      </w:r>
      <w:r>
        <w:rPr>
          <w:rFonts w:hint="cs"/>
          <w:rtl/>
        </w:rPr>
        <w:t xml:space="preserve">ז </w:t>
      </w:r>
      <w:r>
        <w:rPr>
          <w:rStyle w:val="2fb"/>
          <w:rFonts w:hint="cs"/>
          <w:rtl/>
        </w:rPr>
        <w:t xml:space="preserve">בדר</w:t>
      </w:r>
      <w:r>
        <w:rPr>
          <w:rStyle w:val="2fb"/>
          <w:rtl/>
        </w:rPr>
        <w:t>"</w:t>
      </w:r>
      <w:r>
        <w:rPr>
          <w:rStyle w:val="2fb"/>
          <w:rFonts w:hint="cs"/>
          <w:rtl/>
        </w:rPr>
        <w:t>נ</w:t>
      </w:r>
      <w:r>
        <w:rPr>
          <w:rtl/>
        </w:rPr>
        <w:t xml:space="preserve"> </w:t>
      </w:r>
      <w:r>
        <w:rPr>
          <w:rFonts w:hint="cs"/>
          <w:rtl/>
        </w:rPr>
        <w:t>מ</w:t>
      </w:r>
      <w:r w:rsidRPr="00DC7891">
        <w:rPr>
          <w:rStyle w:val="afffff0"/>
          <w:rFonts w:hint="cs"/>
          <w:rtl/>
        </w:rPr>
        <w:t>'</w:t>
      </w:r>
      <w:ins w:id="90439" w:author="Claude - סמנטי" w:date="2026-10-11T12:26:16Z">
        <w:r>
          <w:rPr>
            <w:rStyle w:val="afffff0"/>
            <w:rtl/>
          </w:rPr>
          <w:t xml:space="preserve">וְהָיָה הוּא וּתְמוּרָתוֹ</w:t>
        </w:r>
      </w:ins>
      <w:del w:id="90440" w:author="Claude - סמנטי" w:date="2026-10-11T12:26:16Z">
        <w:r w:rsidRPr="00DC7891">
          <w:rPr>
            <w:rStyle w:val="afffff0"/>
            <w:rtl/>
          </w:rPr>
          <w:delText xml:space="preserve">והיה הוא ותמורתו</w:delText>
        </w:r>
      </w:del>
      <w:r w:rsidRPr="00DC7891">
        <w:rPr>
          <w:rStyle w:val="afffff0"/>
          <w:rFonts w:hint="cs"/>
          <w:rtl/>
        </w:rPr>
        <w:t>'</w:t>
      </w:r>
      <w:r w:rsidRPr="00DC7891">
        <w:rPr>
          <w:rStyle w:val="afffff0"/>
          <w:rtl/>
        </w:rPr>
        <w:t>,</w:t>
      </w:r>
      <w:r>
        <w:rPr>
          <w:rtl/>
        </w:rPr>
        <w:t xml:space="preserve"> זו תמורה ואין אחר תמורה.</w:t>
      </w:r>
    </w:p>
    <w:p w:rsidR="00DA63EC" w:rsidRDefault="00DA63EC" w:rsidP="00DA63EC">
      <w:pPr>
        <w:tabs>
          <w:tab w:val="left" w:pos="0"/>
          <w:tab w:val="center" w:pos="2835"/>
        </w:tabs>
        <w:rPr>
          <w:rtl/>
        </w:rPr>
      </w:pPr>
      <w:r>
        <w:rPr>
          <w:rFonts w:hint="cs"/>
          <w:rtl/>
        </w:rPr>
        <w:t xml:space="preserve">והילכתא </w:t>
      </w:r>
      <w:r>
        <w:rPr>
          <w:rtl/>
        </w:rPr>
        <w:t xml:space="preserve">להטעינו לחם! </w:t>
      </w:r>
      <w:r>
        <w:rPr>
          <w:rFonts w:hint="cs"/>
          <w:rtl/>
        </w:rPr>
        <w:t xml:space="preserve">ויקשה </w:t>
      </w:r>
    </w:p>
    <w:p>
      <w:pPr>
        <w:pStyle w:val="38"/>
        <w:rPr>
          <w:ins w:id="97691" w:author="מנוע מכני" w:date="2026-10-11T12:04:39Z"/>
        </w:rPr>
      </w:pPr>
      <w:r w:rsidRPr="00FE1B89">
        <w:t>ו</w:t>
      </w:r>
      <w:r w:rsidRPr="00FE1B89">
        <w:t>ה"</w:t>
      </w:r>
      <w:r w:rsidRPr="00FE1B89">
        <w:t>ק</w:t>
      </w:r>
      <w:r w:rsidRPr="00FE1B89">
        <w:t xml:space="preserve">:</w:t>
      </w:r>
    </w:p>
    <w:p w:rsidR="00DA63EC" w:rsidRPr="00FE1B89" w:rsidRDefault="00DA63EC" w:rsidP="00DA63EC">
      <w:pPr>
        <w:tabs>
          <w:tab w:val="left" w:pos="0"/>
          <w:tab w:val="center" w:pos="2835"/>
        </w:tabs>
        <w:rPr>
          <w:spacing w:val="-4"/>
          <w:rtl/>
        </w:rPr>
      </w:pPr>
      <w:del w:id="97692" w:author="מנוע מכני" w:date="2026-10-11T12:04:39Z">
        <w:r w:rsidRPr="00FE1B89">
          <w:rPr>
            <w:spacing w:val="-4"/>
            <w:rtl/>
          </w:rPr>
          <w:delText xml:space="preserve"> </w:delText>
        </w:r>
      </w:del>
      <w:r w:rsidRPr="00FE1B89">
        <w:rPr>
          <w:spacing w:val="-4"/>
          <w:rtl/>
        </w:rPr>
        <w:t xml:space="preserve">מי </w:t>
      </w:r>
      <w:ins w:id="90689" w:author="מנוע מכני" w:date="2026-10-11T12:04:39Z">
        <w:r>
          <w:rPr>
            <w:spacing w:val="-4"/>
            <w:rtl/>
          </w:rPr>
          <w:t xml:space="preserve">יש</w:t>
        </w:r>
      </w:ins>
      <w:del w:id="90690" w:author="מנוע מכני" w:date="2026-10-11T12:04:39Z">
        <w:r w:rsidRPr="00FE1B89">
          <w:rPr>
            <w:spacing w:val="-4"/>
            <w:rtl/>
          </w:rPr>
          <w:delText xml:space="preserve">איכא</w:delText>
        </w:r>
      </w:del>
      <w:r w:rsidRPr="00FE1B89">
        <w:rPr>
          <w:spacing w:val="-4"/>
          <w:rtl/>
        </w:rPr>
        <w:t xml:space="preserve"> </w:t>
      </w:r>
      <w:ins w:id="92343" w:author="מנוע מכני" w:date="2026-10-11T12:04:39Z">
        <w:r>
          <w:rPr>
            <w:spacing w:val="-4"/>
            <w:rtl/>
          </w:rPr>
          <w:t xml:space="preserve">כלום</w:t>
        </w:r>
      </w:ins>
      <w:del w:id="92344" w:author="מנוע מכני" w:date="2026-10-11T12:04:39Z">
        <w:r w:rsidRPr="00FE1B89">
          <w:rPr>
            <w:spacing w:val="-4"/>
            <w:rtl/>
          </w:rPr>
          <w:delText xml:space="preserve">מידי</w:delText>
        </w:r>
      </w:del>
      <w:r w:rsidRPr="00FE1B89">
        <w:rPr>
          <w:spacing w:val="-4"/>
          <w:rtl/>
        </w:rPr>
        <w:t xml:space="preserve"> דמותר תודה עצמה </w:t>
      </w:r>
      <w:ins w:id="95777" w:author="מנוע מכני" w:date="2026-10-11T12:04:39Z">
        <w:r>
          <w:rPr>
            <w:spacing w:val="-4"/>
            <w:rtl/>
          </w:rPr>
          <w:t xml:space="preserve">לא</w:t>
        </w:r>
        <w:r>
          <w:rPr>
            <w:spacing w:val="-4"/>
            <w:rtl/>
          </w:rPr>
          <w:t xml:space="preserve"> צריך</w:t>
        </w:r>
      </w:ins>
      <w:del w:id="95778" w:author="מנוע מכני" w:date="2026-10-11T12:04:39Z">
        <w:r w:rsidRPr="00FE1B89">
          <w:rPr>
            <w:spacing w:val="-4"/>
            <w:rtl/>
          </w:rPr>
          <w:delText xml:space="preserve">לא בעי</w:delText>
        </w:r>
      </w:del>
      <w:r w:rsidRPr="00FE1B89">
        <w:rPr>
          <w:spacing w:val="-4"/>
          <w:rtl/>
        </w:rPr>
        <w:t xml:space="preserve"> לחם, ואילו מותר </w:t>
      </w:r>
      <w:ins w:id="96855" w:author="מנוע מכני" w:date="2026-10-11T12:04:39Z">
        <w:r>
          <w:rPr>
            <w:spacing w:val="-4"/>
            <w:rtl/>
          </w:rPr>
          <w:t xml:space="preserve">דבאה</w:t>
        </w:r>
      </w:ins>
      <w:del w:id="96856" w:author="מנוע מכני" w:date="2026-10-11T12:04:39Z">
        <w:r w:rsidRPr="00FE1B89">
          <w:rPr>
            <w:spacing w:val="-4"/>
            <w:rtl/>
          </w:rPr>
          <w:delText xml:space="preserve">דאתיא</w:delText>
        </w:r>
      </w:del>
      <w:r w:rsidRPr="00FE1B89">
        <w:rPr>
          <w:spacing w:val="-4"/>
          <w:rtl/>
        </w:rPr>
        <w:t xml:space="preserve"> </w:t>
      </w:r>
      <w:ins w:id="95429" w:author="מנוע מכני" w:date="2026-10-11T12:04:39Z">
        <w:r>
          <w:rPr>
            <w:spacing w:val="-4"/>
            <w:rtl/>
          </w:rPr>
          <w:t xml:space="preserve">להם</w:t>
        </w:r>
      </w:ins>
      <w:del w:id="95430" w:author="מנוע מכני" w:date="2026-10-11T12:04:39Z">
        <w:r w:rsidRPr="00FE1B89">
          <w:rPr>
            <w:spacing w:val="-4"/>
            <w:rtl/>
          </w:rPr>
          <w:delText xml:space="preserve">להו</w:delText>
        </w:r>
      </w:del>
      <w:r w:rsidRPr="00FE1B89">
        <w:rPr>
          <w:spacing w:val="-4"/>
          <w:rtl/>
        </w:rPr>
        <w:t xml:space="preserve"> </w:t>
      </w:r>
      <w:ins w:id="95531" w:author="מנוע מכני" w:date="2026-10-11T12:04:39Z">
        <w:r>
          <w:rPr>
            <w:spacing w:val="-4"/>
            <w:rtl/>
          </w:rPr>
          <w:t xml:space="preserve">מעולם</w:t>
        </w:r>
      </w:ins>
      <w:del w:id="95532" w:author="מנוע מכני" w:date="2026-10-11T12:04:39Z">
        <w:r w:rsidRPr="00FE1B89">
          <w:rPr>
            <w:spacing w:val="-4"/>
            <w:rtl/>
          </w:rPr>
          <w:delText xml:space="preserve">מעלמא</w:delText>
        </w:r>
      </w:del>
      <w:r w:rsidRPr="00FE1B89">
        <w:rPr>
          <w:spacing w:val="-4"/>
          <w:rtl/>
        </w:rPr>
        <w:t xml:space="preserve"> בעיא לחם? </w:t>
      </w:r>
    </w:p>
    <w:p w:rsidR="00DA63EC" w:rsidRDefault="00DA63EC" w:rsidP="00DA63EC">
      <w:pPr>
        <w:tabs>
          <w:tab w:val="left" w:pos="0"/>
          <w:tab w:val="center" w:pos="2835"/>
        </w:tabs>
        <w:rPr>
          <w:rtl/>
        </w:rPr>
      </w:pPr>
    </w:p>
    <w:p>
      <w:pPr>
        <w:pStyle w:val="afffff8"/>
        <w:rPr>
          <w:ins w:id="90639" w:author="קלוד" w:date="2026-10-11T12:29:36Z"/>
        </w:rPr>
      </w:pPr>
      <w:ins w:id="90640" w:author="קלוד" w:date="2026-10-11T12:29:36Z">
        <w:r>
          <w:rPr>
            <w:color w:val="7B3F00"/>
          </w:rPr>
          <w:t xml:space="preserve">מותר פסח - שלמים מ'ואם מן הצאן'</w:t>
        </w:r>
      </w:ins>
    </w:p>
    <w:p>
      <w:pPr>
        <w:pStyle w:val="38"/>
        <w:rPr>
          <w:ins w:id="97694" w:author="מנוע מכני" w:date="2026-10-11T12:04:39Z"/>
        </w:rPr>
      </w:pPr>
      <w:del w:id="97693" w:author="מנוע מכני" w:date="2026-10-11T12:04:39Z">
        <w:r>
          <w:delText xml:space="preserve">•</w:delText>
        </w:r>
      </w:del>
      <w:r>
        <w:t xml:space="preserve"> רבא:</w:t>
      </w:r>
    </w:p>
    <w:p w:rsidR="00DA63EC" w:rsidRDefault="00DA63EC" w:rsidP="00DA63EC">
      <w:pPr>
        <w:tabs>
          <w:tab w:val="left" w:pos="0"/>
          <w:tab w:val="center" w:pos="2835"/>
        </w:tabs>
        <w:rPr>
          <w:rtl/>
        </w:rPr>
      </w:pPr>
      <w:del w:id="97695" w:author="מנוע מכני" w:date="2026-10-11T12:04:39Z">
        <w:r>
          <w:rPr>
            <w:rFonts w:hint="cs"/>
            <w:rtl/>
          </w:rPr>
          <w:delText xml:space="preserve"> </w:delText>
        </w:r>
      </w:del>
      <w:r>
        <w:rPr>
          <w:rFonts w:hint="cs"/>
          <w:rtl/>
        </w:rPr>
        <w:t xml:space="preserve">ו</w:t>
      </w:r>
      <w:r>
        <w:rPr>
          <w:rtl/>
        </w:rPr>
        <w:t>במותר פסח כתיב</w:t>
      </w:r>
      <w:r>
        <w:rPr>
          <w:rFonts w:hint="cs"/>
          <w:rtl/>
        </w:rPr>
        <w:t xml:space="preserve"> </w:t>
      </w:r>
      <w:r w:rsidRPr="0046594B">
        <w:rPr>
          <w:rStyle w:val="afffff0"/>
          <w:rFonts w:hint="cs"/>
          <w:rtl/>
        </w:rPr>
        <w:t>ד</w:t>
      </w:r>
      <w:r w:rsidRPr="00DC7891">
        <w:rPr>
          <w:rStyle w:val="afffff0"/>
          <w:rFonts w:hint="cs"/>
          <w:rtl/>
        </w:rPr>
        <w:t>'</w:t>
      </w:r>
      <w:ins w:id="90441" w:author="Claude - סמנטי" w:date="2026-10-11T12:26:16Z">
        <w:r>
          <w:rPr>
            <w:rStyle w:val="afffff0"/>
            <w:rtl/>
          </w:rPr>
          <w:t xml:space="preserve">וְאִם מִן הַצֹּאן קָרְבָּנוֹ לְזֶבַח שְׁלָמִים</w:t>
        </w:r>
      </w:ins>
      <w:del w:id="90442" w:author="Claude - סמנטי" w:date="2026-10-11T12:26:16Z">
        <w:r w:rsidRPr="00DC7891">
          <w:rPr>
            <w:rStyle w:val="afffff0"/>
            <w:rtl/>
          </w:rPr>
          <w:delText xml:space="preserve">ואם מן הצאן קרבנו לזבח שלמים</w:delText>
        </w:r>
      </w:del>
      <w:r w:rsidRPr="00DC7891">
        <w:rPr>
          <w:rStyle w:val="afffff0"/>
          <w:rFonts w:hint="cs"/>
          <w:rtl/>
        </w:rPr>
        <w:t>'</w:t>
      </w:r>
      <w:r w:rsidRPr="00DC7891">
        <w:rPr>
          <w:rStyle w:val="afffff0"/>
          <w:rtl/>
        </w:rPr>
        <w:t>,</w:t>
      </w:r>
      <w:r>
        <w:rPr>
          <w:rtl/>
        </w:rPr>
        <w:t xml:space="preserve"> דבר השוה בכל הצאן.</w:t>
      </w:r>
    </w:p>
    <w:p w:rsidR="00DA63EC" w:rsidRDefault="00DA63EC" w:rsidP="00DA63EC">
      <w:pPr>
        <w:tabs>
          <w:tab w:val="left" w:pos="0"/>
          <w:tab w:val="center" w:pos="2835"/>
        </w:tabs>
        <w:rPr>
          <w:rtl/>
        </w:rPr>
      </w:pPr>
      <w:r w:rsidRPr="00DC7891">
        <w:rPr>
          <w:rStyle w:val="afffff0"/>
          <w:rFonts w:hint="cs"/>
          <w:rtl/>
        </w:rPr>
        <w:t xml:space="preserve">'ומן' </w:t>
      </w:r>
      <w:ins w:id="90691" w:author="מנוע מכני" w:date="2026-10-11T12:04:39Z">
        <w:r>
          <w:rPr>
            <w:rFonts w:hint="cs"/>
            <w:rtl/>
          </w:rPr>
          <w:t xml:space="preserve">כאן</w:t>
        </w:r>
      </w:ins>
      <w:del w:id="90692" w:author="מנוע מכני" w:date="2026-10-11T12:04:39Z">
        <w:r>
          <w:rPr>
            <w:rFonts w:hint="cs"/>
            <w:rtl/>
          </w:rPr>
          <w:delText xml:space="preserve">הכא</w:delText>
        </w:r>
      </w:del>
      <w:r>
        <w:rPr>
          <w:rFonts w:hint="cs"/>
          <w:rtl/>
        </w:rPr>
        <w:t xml:space="preserve"> </w:t>
      </w:r>
      <w:ins w:id="90693" w:author="מנוע מכני" w:date="2026-10-11T12:04:39Z">
        <w:r>
          <w:rPr>
            <w:rFonts w:hint="cs"/>
            <w:rtl/>
          </w:rPr>
          <w:t xml:space="preserve">גם</w:t>
        </w:r>
      </w:ins>
      <w:del w:id="90694" w:author="מנוע מכני" w:date="2026-10-11T12:04:39Z">
        <w:r>
          <w:rPr>
            <w:rFonts w:hint="cs"/>
            <w:rtl/>
          </w:rPr>
          <w:delText xml:space="preserve">נמי</w:delText>
        </w:r>
      </w:del>
      <w:r>
        <w:rPr>
          <w:rFonts w:hint="cs"/>
          <w:rtl/>
        </w:rPr>
        <w:t xml:space="preserve"> להוציא דלא אתי בן שתי שנים ולא אתי בנקיבה </w:t>
      </w:r>
    </w:p>
    <w:p w:rsidR="00DA63EC" w:rsidRDefault="00DA63EC" w:rsidP="00DA63EC">
      <w:pPr>
        <w:tabs>
          <w:tab w:val="left" w:pos="0"/>
          <w:tab w:val="center" w:pos="2835"/>
        </w:tabs>
        <w:rPr>
          <w:b/>
          <w:bCs/>
          <w:rtl/>
        </w:rPr>
      </w:pPr>
    </w:p>
    <w:p w:rsidR="00DA63EC" w:rsidRDefault="00DA63EC" w:rsidP="00DA63EC">
      <w:pPr>
        <w:tabs>
          <w:tab w:val="left" w:pos="0"/>
          <w:tab w:val="center" w:pos="2835"/>
        </w:tabs>
        <w:rPr>
          <w:b/>
          <w:bCs/>
          <w:rtl/>
        </w:rPr>
      </w:pPr>
      <w:r w:rsidRPr="00B4622D">
        <w:rPr>
          <w:rFonts w:hint="cs"/>
          <w:b/>
          <w:bCs/>
          <w:rtl/>
        </w:rPr>
        <w:t>מותר הפסח לשלמים</w:t>
      </w:r>
    </w:p>
    <w:p w:rsidR="00DA63EC" w:rsidRDefault="00DA63EC" w:rsidP="00DA63EC">
      <w:pPr>
        <w:tabs>
          <w:tab w:val="left" w:pos="0"/>
          <w:tab w:val="center" w:pos="2835"/>
        </w:tabs>
        <w:rPr>
          <w:rtl/>
        </w:rPr>
      </w:pPr>
      <w:r>
        <w:rPr>
          <w:rtl/>
        </w:rPr>
        <w:t>•</w:t>
      </w:r>
      <w:r>
        <w:rPr>
          <w:rFonts w:hint="cs"/>
          <w:rtl/>
        </w:rPr>
        <w:t xml:space="preserve"> אם כשב אם עז</w:t>
      </w:r>
      <w:r w:rsidRPr="00DC7891">
        <w:rPr>
          <w:rStyle w:val="afffff0"/>
          <w:rFonts w:hint="cs"/>
          <w:rtl/>
        </w:rPr>
        <w:t xml:space="preserve">' לרבות הפסח לאליה אם כבש' </w:t>
      </w:r>
      <w:r>
        <w:rPr>
          <w:rFonts w:hint="cs"/>
          <w:rtl/>
        </w:rPr>
        <w:t xml:space="preserve">לרבות פסח שעיברה שנתה ושלמים הבאים מחמת פסח לכל </w:t>
      </w:r>
      <w:r>
        <w:rPr>
          <w:rtl/>
        </w:rPr>
        <w:t xml:space="preserve">מצות שלמים, שיטענו סמיכה ונסכים ותנופת חזה ושוק, </w:t>
      </w:r>
    </w:p>
    <w:p w:rsidR="00DA63EC" w:rsidRDefault="00DA63EC" w:rsidP="00DA63EC">
      <w:pPr>
        <w:tabs>
          <w:tab w:val="left" w:pos="0"/>
          <w:tab w:val="center" w:pos="2835"/>
        </w:tabs>
        <w:rPr>
          <w:rtl/>
        </w:rPr>
      </w:pPr>
      <w:r>
        <w:rPr>
          <w:rtl/>
        </w:rPr>
        <w:tab/>
        <w:t>כשהוא אומר: אם עז - הפסיק הענין, לימד, על העז שאינה טעונה אליה.</w:t>
      </w:r>
    </w:p>
    <w:p>
      <w:pPr>
        <w:pStyle w:val="38"/>
        <w:rPr>
          <w:ins w:id="97697" w:author="מנוע מכני" w:date="2026-10-11T12:04:39Z"/>
        </w:rPr>
      </w:pPr>
      <w:del w:id="97696" w:author="מנוע מכני" w:date="2026-10-11T12:04:39Z">
        <w:r>
          <w:delText xml:space="preserve">•</w:delText>
        </w:r>
      </w:del>
      <w:r>
        <w:t xml:space="preserve"> והך ד</w:t>
      </w:r>
      <w:r>
        <w:t xml:space="preserve">אבוה דשמואל:</w:t>
      </w:r>
    </w:p>
    <w:p w:rsidR="00DA63EC" w:rsidRDefault="00DA63EC" w:rsidP="00DA63EC">
      <w:pPr>
        <w:tabs>
          <w:tab w:val="left" w:pos="0"/>
          <w:tab w:val="center" w:pos="2835"/>
        </w:tabs>
        <w:rPr>
          <w:rtl/>
        </w:rPr>
      </w:pPr>
      <w:del w:id="97698" w:author="מנוע מכני" w:date="2026-10-11T12:04:39Z">
        <w:r>
          <w:rPr>
            <w:rtl/>
          </w:rPr>
          <w:delText xml:space="preserve"> </w:delText>
        </w:r>
      </w:del>
      <w:r w:rsidRPr="00DC7891">
        <w:rPr>
          <w:rStyle w:val="afffff0"/>
          <w:rFonts w:hint="cs"/>
          <w:rtl/>
        </w:rPr>
        <w:t>'</w:t>
      </w:r>
      <w:ins w:id="90443" w:author="Claude - סמנטי" w:date="2026-10-11T12:26:16Z">
        <w:r>
          <w:rPr>
            <w:rStyle w:val="afffff0"/>
            <w:rtl/>
          </w:rPr>
          <w:t xml:space="preserve">וְאִם מִן הַצֹּאן קָרְבָּנוֹ לְזֶבַח שְׁלָמִים</w:t>
        </w:r>
      </w:ins>
      <w:del w:id="90444" w:author="Claude - סמנטי" w:date="2026-10-11T12:26:16Z">
        <w:r w:rsidRPr="00DC7891">
          <w:rPr>
            <w:rStyle w:val="afffff0"/>
            <w:rtl/>
          </w:rPr>
          <w:delText xml:space="preserve">ואם מן הצאן קרבנו לזבח שלמים</w:delText>
        </w:r>
      </w:del>
      <w:r w:rsidRPr="00DC7891">
        <w:rPr>
          <w:rStyle w:val="afffff0"/>
          <w:rFonts w:hint="cs"/>
          <w:rtl/>
        </w:rPr>
        <w:t>'</w:t>
      </w:r>
      <w:r w:rsidRPr="00DC7891">
        <w:rPr>
          <w:rStyle w:val="afffff0"/>
          <w:rtl/>
        </w:rPr>
        <w:t xml:space="preserve"> </w:t>
      </w:r>
      <w:r>
        <w:rPr>
          <w:rtl/>
        </w:rPr>
        <w:t>- דבר הבא מן הצאן יהא לזבח שלמים!</w:t>
      </w:r>
    </w:p>
    <w:p>
      <w:pPr>
        <w:pStyle w:val="38"/>
        <w:rPr>
          <w:ins w:id="97700" w:author="מנוע מכני" w:date="2026-10-11T12:04:39Z"/>
        </w:rPr>
      </w:pPr>
      <w:del w:id="97699" w:author="מנוע מכני" w:date="2026-10-11T12:04:39Z">
        <w:r>
          <w:delText xml:space="preserve">•</w:delText>
        </w:r>
      </w:del>
      <w:r>
        <w:t xml:space="preserve"> והך</w:t>
      </w:r>
    </w:p>
    <w:p w:rsidR="00DA63EC" w:rsidRDefault="00DA63EC" w:rsidP="00DA63EC">
      <w:pPr>
        <w:tabs>
          <w:tab w:val="left" w:pos="0"/>
          <w:tab w:val="center" w:pos="2835"/>
        </w:tabs>
        <w:rPr>
          <w:rtl/>
        </w:rPr>
      </w:pPr>
      <w:del w:id="97701" w:author="מנוע מכני" w:date="2026-10-11T12:04:39Z">
        <w:r>
          <w:rPr>
            <w:rFonts w:hint="cs"/>
            <w:rtl/>
          </w:rPr>
          <w:delText xml:space="preserve"> </w:delText>
        </w:r>
      </w:del>
      <w:r>
        <w:rPr>
          <w:rFonts w:hint="cs"/>
          <w:rtl/>
        </w:rPr>
        <w:t xml:space="preserve">דרנ </w:t>
      </w:r>
      <w:r>
        <w:rPr>
          <w:rStyle w:val="2fb"/>
          <w:rFonts w:hint="cs"/>
          <w:rtl/>
        </w:rPr>
        <w:t xml:space="preserve">מרב</w:t>
      </w:r>
      <w:r>
        <w:rPr>
          <w:rStyle w:val="2fb"/>
          <w:rtl/>
        </w:rPr>
        <w:t>"</w:t>
      </w:r>
      <w:r>
        <w:rPr>
          <w:rStyle w:val="2fb"/>
          <w:rFonts w:hint="cs"/>
          <w:rtl/>
        </w:rPr>
        <w:t xml:space="preserve">א</w:t>
      </w:r>
      <w:r>
        <w:rPr>
          <w:rFonts w:hint="cs"/>
          <w:rtl/>
        </w:rPr>
        <w:t xml:space="preserve"> </w:t>
      </w:r>
      <w:r w:rsidRPr="00DC7891">
        <w:rPr>
          <w:rStyle w:val="afffff0"/>
          <w:rFonts w:hint="cs"/>
          <w:rtl/>
        </w:rPr>
        <w:t>'</w:t>
      </w:r>
      <w:ins w:id="90445" w:author="Claude - סמנטי" w:date="2026-10-11T12:26:16Z">
        <w:r>
          <w:rPr>
            <w:rStyle w:val="afffff0"/>
            <w:rtl/>
          </w:rPr>
          <w:t xml:space="preserve">וְזָבַחְתָּ פֶּסַח לַה</w:t>
        </w:r>
      </w:ins>
      <w:del w:id="90446" w:author="Claude - סמנטי" w:date="2026-10-11T12:26:16Z">
        <w:r w:rsidRPr="00DC7891">
          <w:rPr>
            <w:rStyle w:val="afffff0"/>
            <w:rtl/>
          </w:rPr>
          <w:delText xml:space="preserve">וזבחת פסח לה</w:delText>
        </w:r>
      </w:del>
      <w:r w:rsidRPr="00DC7891">
        <w:rPr>
          <w:rStyle w:val="afffff0"/>
          <w:rtl/>
        </w:rPr>
        <w:t xml:space="preserve">' </w:t>
      </w:r>
      <w:r>
        <w:rPr>
          <w:rtl/>
        </w:rPr>
        <w:t>אלהיך צאן ובקר</w:t>
      </w:r>
      <w:r>
        <w:rPr>
          <w:rFonts w:hint="cs"/>
          <w:rtl/>
        </w:rPr>
        <w:t>'</w:t>
      </w:r>
      <w:r>
        <w:rPr>
          <w:rtl/>
        </w:rPr>
        <w:t xml:space="preserve">, מכאן למותר הפסח שיהא לדבר הבא מן הצאן ומן הבקר, </w:t>
      </w:r>
      <w:ins w:id="92345" w:author="מנוע מכני" w:date="2026-10-11T12:04:39Z">
        <w:r>
          <w:rPr>
            <w:rtl/>
          </w:rPr>
          <w:t xml:space="preserve">ו</w:t>
        </w:r>
        <w:ins w:id="96807" w:author="מנוע מכני" w:date="2026-10-11T12:04:39Z">
          <w:r>
            <w:rPr>
              <w:rtl/>
            </w:rPr>
            <w:t xml:space="preserve">היינו</w:t>
          </w:r>
        </w:ins>
        <w:del w:id="96808" w:author="מנוע מכני" w:date="2026-10-11T12:04:39Z">
          <w:r>
            <w:rPr>
              <w:rtl/>
            </w:rPr>
            <w:delText xml:space="preserve">מה</w:delText>
          </w:r>
          <w:r>
            <w:rPr>
              <w:rtl/>
            </w:rPr>
            <w:delText xml:space="preserve"> ניהו</w:delText>
          </w:r>
        </w:del>
      </w:ins>
      <w:del w:id="92346" w:author="מנוע מכני" w:date="2026-10-11T12:04:39Z">
        <w:r>
          <w:rPr>
            <w:rtl/>
          </w:rPr>
          <w:delText xml:space="preserve">ומאי</w:delText>
        </w:r>
      </w:del>
      <w:r>
        <w:rPr>
          <w:rtl/>
        </w:rPr>
        <w:t xml:space="preserve">? שלמים! </w:t>
      </w:r>
    </w:p>
    <w:p w:rsidR="00DA63EC" w:rsidRDefault="00DA63EC" w:rsidP="00DA63EC">
      <w:pPr>
        <w:pStyle w:val="afff3"/>
        <w:framePr w:wrap="around"/>
        <w:tabs>
          <w:tab w:val="left" w:pos="0"/>
        </w:tabs>
        <w:rPr>
          <w:rtl/>
        </w:rPr>
      </w:pPr>
      <w:r>
        <w:rPr>
          <w:rFonts w:hint="cs"/>
          <w:rtl/>
        </w:rPr>
        <w:lastRenderedPageBreak/>
        <w:t>ט:</w:t>
      </w:r>
    </w:p>
    <w:p>
      <w:pPr>
        <w:pStyle w:val="38"/>
        <w:rPr>
          <w:ins w:id="97702" w:author="מנוע מכני" w:date="2026-10-11T12:04:39Z"/>
        </w:rPr>
      </w:pPr>
      <w:r w:rsidRPr="00BC656F">
        <w:t xml:space="preserve">אלא, </w:t>
      </w:r>
      <w:ins w:id="92347" w:author="מנוע מכני" w:date="2026-10-11T12:04:39Z">
        <w:r>
          <w:t xml:space="preserve">שלושה</w:t>
        </w:r>
      </w:ins>
      <w:del w:id="92348" w:author="מנוע מכני" w:date="2026-10-11T12:04:39Z">
        <w:r w:rsidRPr="00BC656F">
          <w:delText xml:space="preserve">תלתא</w:delText>
        </w:r>
      </w:del>
      <w:r w:rsidRPr="00BC656F">
        <w:t xml:space="preserve"> קראי כתיבי</w:t>
      </w:r>
      <w:r>
        <w:t xml:space="preserve">:</w:t>
      </w:r>
    </w:p>
    <w:p w:rsidR="00DA63EC" w:rsidRDefault="00DA63EC" w:rsidP="00DA63EC">
      <w:pPr>
        <w:tabs>
          <w:tab w:val="left" w:pos="0"/>
          <w:tab w:val="center" w:pos="2835"/>
        </w:tabs>
        <w:rPr>
          <w:rtl/>
        </w:rPr>
      </w:pPr>
      <w:del w:id="97703" w:author="מנוע מכני" w:date="2026-10-11T12:04:39Z">
        <w:r>
          <w:rPr>
            <w:rtl/>
          </w:rPr>
          <w:delText xml:space="preserve"> </w:delText>
        </w:r>
      </w:del>
      <w:r>
        <w:rPr>
          <w:rtl/>
        </w:rPr>
        <w:t xml:space="preserve">חד לעיברה זמנו ועיברה שנתו, וחד לעיברה זמנו ולא שנתו, וחד ללא עיברה </w:t>
      </w:r>
      <w:r>
        <w:rPr>
          <w:rtl/>
        </w:rPr>
        <w:t xml:space="preserve">לא</w:t>
      </w:r>
      <w:r>
        <w:rPr>
          <w:rtl/>
        </w:rPr>
        <w:t xml:space="preserve"> זמנו ולא שנתו.</w:t>
      </w:r>
    </w:p>
    <w:p w:rsidR="00DA63EC" w:rsidRDefault="00DA63EC" w:rsidP="00DA63EC">
      <w:pPr>
        <w:tabs>
          <w:tab w:val="left" w:pos="0"/>
          <w:tab w:val="center" w:pos="2835"/>
        </w:tabs>
      </w:pPr>
      <w:r w:rsidRPr="00BC656F">
        <w:rPr>
          <w:b/>
          <w:bCs/>
          <w:rtl/>
        </w:rPr>
        <w:t>וצריכי</w:t>
      </w:r>
      <w:r>
        <w:rPr>
          <w:rtl/>
        </w:rPr>
        <w:t xml:space="preserve">, עיברה זמנו ולא שנתו </w:t>
      </w:r>
      <w:r>
        <w:rPr>
          <w:rFonts w:hint="cs"/>
          <w:rtl/>
        </w:rPr>
        <w:t xml:space="preserve">אפי </w:t>
      </w:r>
      <w:r>
        <w:rPr>
          <w:rtl/>
        </w:rPr>
        <w:t xml:space="preserve">דחזי לפסח שני </w:t>
      </w:r>
    </w:p>
    <w:p w:rsidR="00DA63EC" w:rsidRDefault="00DA63EC" w:rsidP="00DA63EC">
      <w:pPr>
        <w:tabs>
          <w:tab w:val="left" w:pos="0"/>
          <w:tab w:val="center" w:pos="2835"/>
        </w:tabs>
        <w:rPr>
          <w:rtl/>
        </w:rPr>
      </w:pPr>
      <w:del w:id="90089" w:author="מנוע מכני" w:date="2026-10-11T12:04:39Z">
        <w:r>
          <w:rPr>
            <w:rtl/>
          </w:rPr>
          <w:delText xml:space="preserve"> </w:delText>
        </w:r>
      </w:del>
      <w:r>
        <w:rPr>
          <w:rtl/>
        </w:rPr>
        <w:t xml:space="preserve">לא</w:t>
      </w:r>
      <w:r>
        <w:rPr>
          <w:rtl/>
        </w:rPr>
        <w:t xml:space="preserve"> עבר </w:t>
      </w:r>
      <w:r>
        <w:rPr>
          <w:rtl/>
        </w:rPr>
        <w:t xml:space="preserve">לא</w:t>
      </w:r>
      <w:r>
        <w:rPr>
          <w:rtl/>
        </w:rPr>
        <w:t xml:space="preserve"> זמנו ולא שנתו</w:t>
      </w:r>
      <w:r>
        <w:rPr>
          <w:rFonts w:hint="cs"/>
          <w:rtl/>
        </w:rPr>
        <w:t xml:space="preserve"> אפי' דלא אידחו</w:t>
      </w:r>
      <w:r>
        <w:rPr>
          <w:rtl/>
        </w:rPr>
        <w:t>.</w:t>
      </w:r>
    </w:p>
    <w:p w:rsidR="00DA63EC" w:rsidRPr="00C35A2C" w:rsidRDefault="00DA63EC" w:rsidP="00DA63EC">
      <w:pPr>
        <w:pStyle w:val="affffd"/>
        <w:rPr>
          <w:rFonts w:ascii="FontbitDavid" w:hAnsi="FontbitDavid"/>
          <w:rtl/>
        </w:rPr>
      </w:pPr>
      <w:r>
        <w:rPr>
          <w:rtl/>
        </w:rPr>
        <w:t>׹</w:t>
      </w:r>
    </w:p>
    <w:p>
      <w:pPr>
        <w:pStyle w:val="afffff8"/>
        <w:rPr>
          <w:ins w:id="90637" w:author="קלוד" w:date="2026-10-11T12:29:36Z"/>
        </w:rPr>
      </w:pPr>
      <w:ins w:id="90638" w:author="קלוד" w:date="2026-10-11T12:29:36Z">
        <w:r>
          <w:rPr>
            <w:color w:val="7B3F00"/>
          </w:rPr>
          <w:t xml:space="preserve">חטאת לשם חטאת נחשון - כשרה, 'תורה אחת'</w:t>
        </w:r>
      </w:ins>
    </w:p>
    <w:p>
      <w:pPr>
        <w:pStyle w:val="38"/>
        <w:rPr>
          <w:ins w:id="97704" w:author="מנוע מכני" w:date="2026-10-11T12:04:39Z"/>
        </w:rPr>
      </w:pPr>
      <w:r>
        <w:t>אר</w:t>
      </w:r>
      <w:r>
        <w:t>"</w:t>
      </w:r>
      <w:r>
        <w:t>מ מד</w:t>
      </w:r>
      <w:r>
        <w:t xml:space="preserve">מבוג:</w:t>
      </w:r>
    </w:p>
    <w:p w:rsidR="00DA63EC" w:rsidRDefault="00DA63EC" w:rsidP="00DA63EC">
      <w:pPr>
        <w:rPr>
          <w:rtl/>
        </w:rPr>
      </w:pPr>
      <w:del w:id="97705" w:author="מנוע מכני" w:date="2026-10-11T12:04:39Z">
        <w:r>
          <w:rPr>
            <w:rtl/>
          </w:rPr>
          <w:delText xml:space="preserve"> </w:delText>
        </w:r>
      </w:del>
      <w:r>
        <w:rPr>
          <w:rtl/>
        </w:rPr>
        <w:t xml:space="preserve">חטאת ששחטה לשום חטאת נחשון כשירה, </w:t>
      </w:r>
      <w:r w:rsidRPr="0046594B">
        <w:rPr>
          <w:rStyle w:val="afffff0"/>
          <w:rtl/>
        </w:rPr>
        <w:t>ד</w:t>
      </w:r>
      <w:r w:rsidRPr="00DC7891">
        <w:rPr>
          <w:rStyle w:val="afffff0"/>
          <w:rFonts w:hint="cs"/>
          <w:rtl/>
        </w:rPr>
        <w:t>'</w:t>
      </w:r>
      <w:ins w:id="90447" w:author="Claude - סמנטי" w:date="2026-10-11T12:26:16Z">
        <w:r>
          <w:rPr>
            <w:rStyle w:val="afffff0"/>
            <w:rtl/>
          </w:rPr>
          <w:t xml:space="preserve">זֹאת תּוֹרַת הַחַטָּאת</w:t>
        </w:r>
      </w:ins>
      <w:del w:id="90448" w:author="Claude - סמנטי" w:date="2026-10-11T12:26:16Z">
        <w:r w:rsidRPr="00DC7891">
          <w:rPr>
            <w:rStyle w:val="afffff0"/>
            <w:rtl/>
          </w:rPr>
          <w:delText xml:space="preserve">זאת תורת החטאת</w:delText>
        </w:r>
      </w:del>
      <w:r w:rsidRPr="00DC7891">
        <w:rPr>
          <w:rStyle w:val="afffff0"/>
          <w:rFonts w:hint="cs"/>
          <w:rtl/>
        </w:rPr>
        <w:t>'</w:t>
      </w:r>
      <w:r w:rsidRPr="00DC7891">
        <w:rPr>
          <w:rStyle w:val="afffff0"/>
          <w:rtl/>
        </w:rPr>
        <w:t>,</w:t>
      </w:r>
      <w:r>
        <w:rPr>
          <w:rtl/>
        </w:rPr>
        <w:t xml:space="preserve"> תורה אחת לכל החטאות.</w:t>
      </w:r>
    </w:p>
    <w:p w:rsidR="00DA63EC" w:rsidRDefault="00DA63EC" w:rsidP="00DA63EC">
      <w:pPr>
        <w:tabs>
          <w:tab w:val="left" w:pos="0"/>
          <w:tab w:val="center" w:pos="2835"/>
        </w:tabs>
        <w:rPr>
          <w:rtl/>
        </w:rPr>
      </w:pPr>
      <w:ins w:id="96309" w:author="מנוע מכני" w:date="2026-10-11T12:04:39Z">
        <w:r>
          <w:rPr>
            <w:rtl/>
          </w:rPr>
          <w:t xml:space="preserve">ישב</w:t>
        </w:r>
      </w:ins>
      <w:del w:id="96310" w:author="מנוע מכני" w:date="2026-10-11T12:04:39Z">
        <w:r>
          <w:rPr>
            <w:rtl/>
          </w:rPr>
          <w:delText xml:space="preserve">יתיב</w:delText>
        </w:r>
      </w:del>
      <w:r>
        <w:rPr>
          <w:rtl/>
        </w:rPr>
        <w:t xml:space="preserve"> </w:t>
      </w:r>
      <w:r>
        <w:rPr>
          <w:rStyle w:val="2fb"/>
          <w:rtl/>
        </w:rPr>
        <w:t xml:space="preserve">רבא</w:t>
      </w:r>
      <w:r>
        <w:rPr>
          <w:rtl/>
        </w:rPr>
        <w:t xml:space="preserve"> ואמר לה להא </w:t>
      </w:r>
      <w:ins w:id="95533" w:author="מנוע מכני" w:date="2026-10-11T12:04:39Z">
        <w:r>
          <w:rPr>
            <w:rtl/>
          </w:rPr>
          <w:t xml:space="preserve">שמועה</w:t>
        </w:r>
      </w:ins>
      <w:del w:id="95534" w:author="מנוע מכני" w:date="2026-10-11T12:04:39Z">
        <w:r>
          <w:rPr>
            <w:rtl/>
          </w:rPr>
          <w:delText xml:space="preserve">שמעתא</w:delText>
        </w:r>
      </w:del>
      <w:r>
        <w:rPr>
          <w:rtl/>
        </w:rPr>
        <w:t xml:space="preserve">.</w:t>
      </w:r>
    </w:p>
    <w:p>
      <w:pPr>
        <w:pStyle w:val="38"/>
        <w:rPr>
          <w:ins w:id="97706" w:author="מנוע מכני" w:date="2026-10-11T12:04:39Z"/>
        </w:rPr>
      </w:pPr>
      <w:r>
        <w:t>והקשהו ר</w:t>
      </w:r>
      <w:r>
        <w:t>"</w:t>
      </w:r>
      <w:r>
        <w:t>מ מ</w:t>
      </w:r>
      <w:r>
        <w:t>ר"</w:t>
      </w:r>
      <w:r>
        <w:t>ש</w:t>
      </w:r>
      <w:r>
        <w:t xml:space="preserve">:</w:t>
      </w:r>
    </w:p>
    <w:p w:rsidR="00DA63EC" w:rsidRDefault="00DA63EC" w:rsidP="00DA63EC">
      <w:pPr>
        <w:tabs>
          <w:tab w:val="left" w:pos="0"/>
          <w:tab w:val="center" w:pos="2835"/>
        </w:tabs>
        <w:rPr>
          <w:rtl/>
        </w:rPr>
      </w:pPr>
      <w:del w:id="97707" w:author="מנוע מכני" w:date="2026-10-11T12:04:39Z">
        <w:r>
          <w:rPr>
            <w:rtl/>
          </w:rPr>
          <w:delText xml:space="preserve"> </w:delText>
        </w:r>
      </w:del>
      <w:r>
        <w:rPr>
          <w:rtl/>
        </w:rPr>
        <w:t xml:space="preserve">כל המנחות שנקמצו שלא לשמן - כשירות ועלו לבעלים לשום חובה, לפי שאין המנחות דומות לזבחים, </w:t>
      </w:r>
    </w:p>
    <w:p w:rsidR="00DA63EC" w:rsidRDefault="00DA63EC" w:rsidP="00DA63EC">
      <w:pPr>
        <w:tabs>
          <w:tab w:val="left" w:pos="0"/>
          <w:tab w:val="center" w:pos="2835"/>
        </w:tabs>
        <w:rPr>
          <w:rtl/>
        </w:rPr>
      </w:pPr>
      <w:r>
        <w:rPr>
          <w:rtl/>
        </w:rPr>
        <w:tab/>
        <w:t xml:space="preserve">שהקומץ מחבת לשם מרחשת - </w:t>
      </w:r>
      <w:r w:rsidRPr="00CF6B7D">
        <w:rPr>
          <w:b/>
          <w:bCs/>
          <w:rtl/>
        </w:rPr>
        <w:t>מעשיה מוכיחין</w:t>
      </w:r>
      <w:r>
        <w:rPr>
          <w:rtl/>
        </w:rPr>
        <w:t xml:space="preserve"> </w:t>
      </w:r>
      <w:ins w:id="92349" w:author="מנוע מכני" w:date="2026-10-11T12:04:39Z">
        <w:r>
          <w:rPr>
            <w:rtl/>
          </w:rPr>
          <w:t xml:space="preserve">עליו</w:t>
        </w:r>
      </w:ins>
      <w:del w:id="92350" w:author="מנוע מכני" w:date="2026-10-11T12:04:39Z">
        <w:r>
          <w:rPr>
            <w:rtl/>
          </w:rPr>
          <w:delText xml:space="preserve">עליה</w:delText>
        </w:r>
      </w:del>
      <w:r>
        <w:rPr>
          <w:rtl/>
        </w:rPr>
        <w:t xml:space="preserve"> שהיא מחבת, </w:t>
      </w:r>
    </w:p>
    <w:p w:rsidR="00DA63EC" w:rsidRDefault="00DA63EC" w:rsidP="00DA63EC">
      <w:pPr>
        <w:tabs>
          <w:tab w:val="left" w:pos="0"/>
          <w:tab w:val="center" w:pos="2835"/>
        </w:tabs>
        <w:rPr>
          <w:rtl/>
        </w:rPr>
      </w:pPr>
      <w:r>
        <w:rPr>
          <w:rtl/>
        </w:rPr>
        <w:tab/>
        <w:t xml:space="preserve">חריבה לשם בלולה - </w:t>
      </w:r>
      <w:r w:rsidRPr="00CF6B7D">
        <w:rPr>
          <w:b/>
          <w:bCs/>
          <w:rtl/>
        </w:rPr>
        <w:t>מעשיה מוכיחין</w:t>
      </w:r>
      <w:r>
        <w:rPr>
          <w:rtl/>
        </w:rPr>
        <w:t xml:space="preserve"> שהיא חריבה, </w:t>
      </w:r>
    </w:p>
    <w:p w:rsidR="00DA63EC" w:rsidRDefault="00DA63EC" w:rsidP="00DA63EC">
      <w:pPr>
        <w:tabs>
          <w:tab w:val="left" w:pos="0"/>
          <w:tab w:val="center" w:pos="2835"/>
        </w:tabs>
        <w:rPr>
          <w:rtl/>
        </w:rPr>
      </w:pPr>
      <w:r>
        <w:rPr>
          <w:rtl/>
        </w:rPr>
        <w:tab/>
        <w:t xml:space="preserve">אבל בזבחים אינו כן, שחיטה אחת לכולן, קבלה אחת לכולן, זריקה אחת לכולן</w:t>
      </w:r>
      <w:ins w:id="94125" w:author="מנוע מכני" w:date="2026-10-11T12:04:39Z">
        <w:r>
          <w:rPr>
            <w:rtl/>
          </w:rPr>
          <w:t xml:space="preserve">,</w:t>
        </w:r>
      </w:ins>
      <w:del w:id="94126" w:author="מנוע מכני" w:date="2026-10-11T12:04:39Z">
        <w:r>
          <w:rPr>
            <w:rtl/>
          </w:rPr>
          <w:tab/>
          <w:delText xml:space="preserve">;</w:delText>
        </w:r>
      </w:del>
    </w:p>
    <w:p w:rsidR="00DA63EC" w:rsidRDefault="00DA63EC" w:rsidP="00DA63EC">
      <w:pPr>
        <w:tabs>
          <w:tab w:val="left" w:pos="0"/>
          <w:tab w:val="center" w:pos="2835"/>
        </w:tabs>
        <w:rPr>
          <w:rtl/>
        </w:rPr>
      </w:pPr>
      <w:r>
        <w:rPr>
          <w:rtl/>
        </w:rPr>
        <w:t xml:space="preserve">טעמא דמעשיה מוכיחין, הא אין מעשיה מוכיחין </w:t>
      </w:r>
      <w:r>
        <w:rPr>
          <w:rtl/>
        </w:rPr>
        <w:t xml:space="preserve">לא</w:t>
      </w:r>
      <w:r>
        <w:rPr>
          <w:rtl/>
        </w:rPr>
        <w:t xml:space="preserve">, </w:t>
      </w:r>
    </w:p>
    <w:p w:rsidR="00DA63EC" w:rsidRDefault="00DA63EC" w:rsidP="00DA63EC">
      <w:pPr>
        <w:tabs>
          <w:tab w:val="left" w:pos="0"/>
          <w:tab w:val="center" w:pos="2835"/>
        </w:tabs>
        <w:rPr>
          <w:rtl/>
        </w:rPr>
      </w:pPr>
      <w:ins w:id="92351" w:author="מנוע מכני" w:date="2026-10-11T12:04:39Z">
        <w:r>
          <w:rPr>
            <w:rtl/>
          </w:rPr>
          <w:t xml:space="preserve">למה</w:t>
        </w:r>
      </w:ins>
      <w:del w:id="92352" w:author="מנוע מכני" w:date="2026-10-11T12:04:39Z">
        <w:r>
          <w:rPr>
            <w:rtl/>
          </w:rPr>
          <w:delText xml:space="preserve">אמאי</w:delText>
        </w:r>
      </w:del>
      <w:r>
        <w:rPr>
          <w:rtl/>
        </w:rPr>
        <w:t xml:space="preserve">? לימא: </w:t>
      </w:r>
      <w:r w:rsidRPr="00DC7891">
        <w:rPr>
          <w:rStyle w:val="afffff0"/>
          <w:rFonts w:hint="cs"/>
          <w:rtl/>
        </w:rPr>
        <w:t>'</w:t>
      </w:r>
      <w:ins w:id="90449" w:author="Claude - סמנטי" w:date="2026-10-11T12:26:16Z">
        <w:r>
          <w:rPr>
            <w:rStyle w:val="afffff0"/>
            <w:rtl/>
          </w:rPr>
          <w:t xml:space="preserve">זֹאת תּוֹרַת הַמִּנְחָה</w:t>
        </w:r>
      </w:ins>
      <w:del w:id="90450" w:author="Claude - סמנטי" w:date="2026-10-11T12:26:16Z">
        <w:r w:rsidRPr="00DC7891">
          <w:rPr>
            <w:rStyle w:val="afffff0"/>
            <w:rtl/>
          </w:rPr>
          <w:delText xml:space="preserve">זאת תורת המנחה</w:delText>
        </w:r>
      </w:del>
      <w:r w:rsidRPr="00DC7891">
        <w:rPr>
          <w:rStyle w:val="afffff0"/>
          <w:rFonts w:hint="cs"/>
          <w:rtl/>
        </w:rPr>
        <w:t>'</w:t>
      </w:r>
      <w:r w:rsidRPr="00DC7891">
        <w:rPr>
          <w:rStyle w:val="afffff0"/>
          <w:rtl/>
        </w:rPr>
        <w:t>,</w:t>
      </w:r>
      <w:r>
        <w:rPr>
          <w:rtl/>
        </w:rPr>
        <w:t xml:space="preserve"> תורה אחת לכל המנחות! </w:t>
      </w:r>
    </w:p>
    <w:p>
      <w:pPr>
        <w:pStyle w:val="38"/>
        <w:rPr>
          <w:ins w:id="97709" w:author="מנוע מכני" w:date="2026-10-11T12:04:39Z"/>
        </w:rPr>
      </w:pPr>
      <w:del w:id="97708" w:author="מנוע מכני" w:date="2026-10-11T12:04:39Z">
        <w:r>
          <w:delText xml:space="preserve">•</w:delText>
        </w:r>
      </w:del>
      <w:r>
        <w:t xml:space="preserve"> אלא רב מ</w:t>
      </w:r>
      <w:r>
        <w:t xml:space="preserve">דמבוג:</w:t>
      </w:r>
    </w:p>
    <w:p w:rsidR="00DA63EC" w:rsidRDefault="00DA63EC" w:rsidP="00DA63EC">
      <w:pPr>
        <w:tabs>
          <w:tab w:val="left" w:pos="0"/>
          <w:tab w:val="center" w:pos="2835"/>
        </w:tabs>
        <w:rPr>
          <w:rtl/>
        </w:rPr>
      </w:pPr>
      <w:del w:id="97710" w:author="מנוע מכני" w:date="2026-10-11T12:04:39Z">
        <w:r>
          <w:rPr>
            <w:rtl/>
          </w:rPr>
          <w:delText xml:space="preserve"> </w:delText>
        </w:r>
      </w:del>
      <w:r>
        <w:rPr>
          <w:rtl/>
        </w:rPr>
        <w:t xml:space="preserve">חטאת ששחטה על מנת שיתכפר בה נחשון - כשירה, אין כפרה למתים.</w:t>
      </w:r>
    </w:p>
    <w:p w:rsidR="00DA63EC" w:rsidRPr="00FE1B89" w:rsidRDefault="00DA63EC" w:rsidP="00DA63EC">
      <w:pPr>
        <w:tabs>
          <w:tab w:val="left" w:pos="0"/>
          <w:tab w:val="center" w:pos="2835"/>
        </w:tabs>
        <w:rPr>
          <w:spacing w:val="-6"/>
          <w:rtl/>
        </w:rPr>
      </w:pPr>
      <w:r w:rsidRPr="00FE1B89">
        <w:rPr>
          <w:spacing w:val="-6"/>
          <w:rtl/>
        </w:rPr>
        <w:tab/>
        <w:t>ול</w:t>
      </w:r>
      <w:r w:rsidRPr="00FE1B89">
        <w:rPr>
          <w:rFonts w:hint="cs"/>
          <w:spacing w:val="-6"/>
          <w:rtl/>
        </w:rPr>
        <w:t xml:space="preserve">א מת </w:t>
      </w:r>
      <w:ins w:id="92353" w:author="מנוע מכני" w:date="2026-10-11T12:04:39Z">
        <w:r>
          <w:rPr>
            <w:rFonts w:hint="cs"/>
            <w:spacing w:val="-6"/>
            <w:rtl/>
          </w:rPr>
          <w:t xml:space="preserve">סתם</w:t>
        </w:r>
      </w:ins>
      <w:del w:id="92354" w:author="מנוע מכני" w:date="2026-10-11T12:04:39Z">
        <w:r w:rsidRPr="00FE1B89">
          <w:rPr>
            <w:rFonts w:hint="cs"/>
            <w:spacing w:val="-6"/>
            <w:rtl/>
          </w:rPr>
          <w:delText xml:space="preserve">בעלמא</w:delText>
        </w:r>
      </w:del>
      <w:r w:rsidRPr="00FE1B89">
        <w:rPr>
          <w:rFonts w:hint="cs"/>
          <w:spacing w:val="-6"/>
          <w:rtl/>
        </w:rPr>
        <w:t xml:space="preserve"> דדווקא מת הא </w:t>
      </w:r>
      <w:r w:rsidRPr="00FE1B89">
        <w:rPr>
          <w:spacing w:val="-6"/>
          <w:rtl/>
        </w:rPr>
        <w:t>דחי דומיא דנחשון פסולה, ו</w:t>
      </w:r>
      <w:r w:rsidRPr="00FE1B89">
        <w:rPr>
          <w:rFonts w:hint="cs"/>
          <w:spacing w:val="-6"/>
          <w:rtl/>
        </w:rPr>
        <w:t xml:space="preserve">היינו </w:t>
      </w:r>
      <w:r w:rsidRPr="00FE1B89">
        <w:rPr>
          <w:spacing w:val="-6"/>
          <w:rtl/>
        </w:rPr>
        <w:t>חטאת נזיר וחטאת מצורע.</w:t>
      </w:r>
    </w:p>
    <w:p w:rsidR="00DA63EC" w:rsidRDefault="00DA63EC" w:rsidP="00DA63EC">
      <w:pPr>
        <w:tabs>
          <w:tab w:val="left" w:pos="0"/>
          <w:tab w:val="center" w:pos="2835"/>
        </w:tabs>
        <w:rPr>
          <w:rtl/>
        </w:rPr>
      </w:pPr>
      <w:r>
        <w:rPr>
          <w:rFonts w:hint="cs"/>
          <w:rtl/>
        </w:rPr>
        <w:tab/>
        <w:t xml:space="preserve">ויקשה </w:t>
      </w:r>
      <w:ins w:id="92357" w:author="מנוע מכני" w:date="2026-10-11T12:04:39Z">
        <w:r>
          <w:rPr>
            <w:rFonts w:hint="cs"/>
            <w:rtl/>
          </w:rPr>
          <w:t xml:space="preserve">דאלו</w:t>
        </w:r>
      </w:ins>
      <w:del w:id="92358" w:author="מנוע מכני" w:date="2026-10-11T12:04:39Z">
        <w:r>
          <w:rPr>
            <w:rFonts w:hint="cs"/>
            <w:rtl/>
          </w:rPr>
          <w:tab/>
          <w:delText xml:space="preserve">ד</w:delText>
        </w:r>
        <w:r>
          <w:rPr>
            <w:rtl/>
          </w:rPr>
          <w:delText xml:space="preserve">הני</w:delText>
        </w:r>
      </w:del>
      <w:r>
        <w:rPr>
          <w:rtl/>
        </w:rPr>
        <w:t xml:space="preserve"> עולות </w:t>
      </w:r>
      <w:ins w:id="92355" w:author="מנוע מכני" w:date="2026-10-11T12:04:39Z">
        <w:r>
          <w:rPr>
            <w:rtl/>
          </w:rPr>
          <w:t xml:space="preserve">הם</w:t>
        </w:r>
      </w:ins>
      <w:del w:id="92356" w:author="מנוע מכני" w:date="2026-10-11T12:04:39Z">
        <w:r>
          <w:rPr>
            <w:rtl/>
          </w:rPr>
          <w:delText xml:space="preserve">נינהו</w:delText>
        </w:r>
      </w:del>
      <w:r>
        <w:rPr>
          <w:rtl/>
        </w:rPr>
        <w:t xml:space="preserve">! </w:t>
      </w:r>
    </w:p>
    <w:p>
      <w:pPr>
        <w:pStyle w:val="38"/>
        <w:rPr>
          <w:ins w:id="97712" w:author="מנוע מכני" w:date="2026-10-11T12:04:39Z"/>
        </w:rPr>
      </w:pPr>
      <w:del w:id="97711" w:author="מנוע מכני" w:date="2026-10-11T12:04:39Z">
        <w:r>
          <w:delText xml:space="preserve">•</w:delText>
        </w:r>
      </w:del>
      <w:r>
        <w:t xml:space="preserve"> אלא ר</w:t>
      </w:r>
      <w:r>
        <w:t>"</w:t>
      </w:r>
      <w:r>
        <w:t>מ מדמבוג</w:t>
      </w:r>
      <w:r>
        <w:t xml:space="preserve">:</w:t>
      </w:r>
    </w:p>
    <w:p w:rsidR="00DA63EC" w:rsidRDefault="00DA63EC" w:rsidP="00DA63EC">
      <w:pPr>
        <w:tabs>
          <w:tab w:val="left" w:pos="0"/>
          <w:tab w:val="center" w:pos="2835"/>
        </w:tabs>
        <w:rPr>
          <w:rtl/>
        </w:rPr>
      </w:pPr>
      <w:del w:id="97713" w:author="מנוע מכני" w:date="2026-10-11T12:04:39Z">
        <w:r>
          <w:rPr>
            <w:rtl/>
          </w:rPr>
          <w:delText xml:space="preserve"> </w:delText>
        </w:r>
      </w:del>
      <w:r>
        <w:rPr>
          <w:rtl/>
        </w:rPr>
        <w:t xml:space="preserve">חטאת ששחטה על שמחוייב חטאת כנחשון - כשירה, חטאת נחשון עולה היא.</w:t>
      </w:r>
    </w:p>
    <w:p>
      <w:pPr>
        <w:pStyle w:val="38"/>
        <w:rPr>
          <w:ins w:id="97715" w:author="מנוע מכני" w:date="2026-10-11T12:04:39Z"/>
        </w:rPr>
      </w:pPr>
      <w:del w:id="97714" w:author="מנוע מכני" w:date="2026-10-11T12:04:39Z">
        <w:r>
          <w:delText xml:space="preserve">•</w:delText>
        </w:r>
      </w:del>
      <w:r>
        <w:t xml:space="preserve"> א</w:t>
      </w:r>
      <w:r>
        <w:t>"</w:t>
      </w:r>
      <w:r>
        <w:t>ד רב מ</w:t>
      </w:r>
      <w:r>
        <w:t xml:space="preserve">דמבוג:</w:t>
      </w:r>
    </w:p>
    <w:p w:rsidR="00DA63EC" w:rsidRDefault="00DA63EC" w:rsidP="00DA63EC">
      <w:pPr>
        <w:tabs>
          <w:tab w:val="left" w:pos="0"/>
          <w:tab w:val="center" w:pos="2835"/>
        </w:tabs>
        <w:rPr>
          <w:rtl/>
        </w:rPr>
      </w:pPr>
      <w:del w:id="97716" w:author="מנוע מכני" w:date="2026-10-11T12:04:39Z">
        <w:r>
          <w:rPr>
            <w:rtl/>
          </w:rPr>
          <w:delText xml:space="preserve"> </w:delText>
        </w:r>
      </w:del>
      <w:r>
        <w:rPr>
          <w:rtl/>
        </w:rPr>
        <w:t xml:space="preserve">חטאת ששחטה לשם חטאת נחשון - פסולה, חטאת נחשון עולה היא.</w:t>
      </w:r>
    </w:p>
    <w:p w:rsidR="00DA63EC" w:rsidRDefault="00DA63EC" w:rsidP="00DA63EC">
      <w:pPr>
        <w:tabs>
          <w:tab w:val="left" w:pos="0"/>
          <w:tab w:val="center" w:pos="2835"/>
        </w:tabs>
        <w:rPr>
          <w:rtl/>
        </w:rPr>
      </w:pPr>
      <w:r>
        <w:rPr>
          <w:rtl/>
        </w:rPr>
        <w:tab/>
      </w:r>
      <w:r>
        <w:rPr>
          <w:rtl/>
        </w:rPr>
        <w:tab/>
        <w:t>ו</w:t>
      </w:r>
      <w:r>
        <w:rPr>
          <w:rFonts w:hint="cs"/>
          <w:rtl/>
        </w:rPr>
        <w:t xml:space="preserve">לא נקט </w:t>
      </w:r>
      <w:r>
        <w:rPr>
          <w:rtl/>
        </w:rPr>
        <w:t xml:space="preserve">חטאת נזיר וחטאת מצורע! </w:t>
      </w:r>
      <w:r>
        <w:rPr>
          <w:rFonts w:hint="cs"/>
          <w:rtl/>
        </w:rPr>
        <w:t>ד</w:t>
      </w:r>
      <w:r>
        <w:rPr>
          <w:rtl/>
        </w:rPr>
        <w:t>עיקר חטאת נקט.</w:t>
      </w:r>
    </w:p>
    <w:p w:rsidR="00DA63EC" w:rsidRPr="00C35A2C" w:rsidRDefault="00DA63EC" w:rsidP="00DA63EC">
      <w:pPr>
        <w:pStyle w:val="affffd"/>
        <w:rPr>
          <w:rFonts w:ascii="FontbitDavid" w:hAnsi="FontbitDavid"/>
          <w:rtl/>
        </w:rPr>
      </w:pPr>
      <w:r>
        <w:rPr>
          <w:rtl/>
        </w:rPr>
        <w:t>׹</w:t>
      </w:r>
    </w:p>
    <w:p>
      <w:pPr>
        <w:pStyle w:val="afffff8"/>
        <w:rPr>
          <w:ins w:id="90635" w:author="קלוד" w:date="2026-10-11T12:29:36Z"/>
        </w:rPr>
      </w:pPr>
      <w:ins w:id="90636" w:author="קלוד" w:date="2026-10-11T12:29:36Z">
        <w:r>
          <w:rPr>
            <w:color w:val="7B3F00"/>
          </w:rPr>
          <w:t xml:space="preserve">חטאת חלב שנשחטה לשם חטאת אחרת</w:t>
        </w:r>
      </w:ins>
    </w:p>
    <w:p>
      <w:pPr>
        <w:pStyle w:val="38"/>
        <w:rPr>
          <w:ins w:id="97718" w:author="מנוע מכני" w:date="2026-10-11T12:04:39Z"/>
        </w:rPr>
      </w:pPr>
      <w:del w:id="97717" w:author="מנוע מכני" w:date="2026-10-11T12:04:39Z">
        <w:r>
          <w:delText xml:space="preserve">•</w:delText>
        </w:r>
      </w:del>
      <w:r>
        <w:t xml:space="preserve"> </w:t>
      </w:r>
      <w:r>
        <w:t xml:space="preserve">רב:</w:t>
      </w:r>
    </w:p>
    <w:p w:rsidR="00DA63EC" w:rsidRDefault="00DA63EC" w:rsidP="00DA63EC">
      <w:pPr>
        <w:tabs>
          <w:tab w:val="left" w:pos="0"/>
          <w:tab w:val="center" w:pos="2835"/>
        </w:tabs>
        <w:rPr>
          <w:rtl/>
        </w:rPr>
      </w:pPr>
      <w:del w:id="97719" w:author="מנוע מכני" w:date="2026-10-11T12:04:39Z">
        <w:r>
          <w:rPr>
            <w:rtl/>
          </w:rPr>
          <w:delText xml:space="preserve"> </w:delText>
        </w:r>
      </w:del>
      <w:r>
        <w:rPr>
          <w:rtl/>
        </w:rPr>
        <w:t xml:space="preserve">חטאת חלב ששחטה לשם חטאת דם, לשם חטאת </w:t>
      </w:r>
      <w:r>
        <w:rPr>
          <w:rtl/>
        </w:rPr>
        <w:t xml:space="preserve">ע"</w:t>
      </w:r>
      <w:r>
        <w:rPr>
          <w:rFonts w:hint="cs"/>
          <w:rtl/>
        </w:rPr>
        <w:t>ז</w:t>
      </w:r>
      <w:r>
        <w:rPr>
          <w:rtl/>
        </w:rPr>
        <w:t xml:space="preserve"> - כשירה</w:t>
      </w:r>
      <w:ins w:id="94127" w:author="מנוע מכני" w:date="2026-10-11T12:04:39Z">
        <w:r>
          <w:rPr>
            <w:rtl/>
          </w:rPr>
          <w:t xml:space="preserve">,</w:t>
        </w:r>
      </w:ins>
      <w:del w:id="94128" w:author="מנוע מכני" w:date="2026-10-11T12:04:39Z">
        <w:r>
          <w:rPr>
            <w:rtl/>
          </w:rPr>
          <w:delText xml:space="preserve">;</w:delText>
        </w:r>
      </w:del>
    </w:p>
    <w:p w:rsidR="00DA63EC" w:rsidRDefault="00DA63EC" w:rsidP="00DA63EC">
      <w:pPr>
        <w:tabs>
          <w:tab w:val="left" w:pos="0"/>
          <w:tab w:val="center" w:pos="2835"/>
        </w:tabs>
        <w:rPr>
          <w:rtl/>
        </w:rPr>
      </w:pPr>
      <w:r>
        <w:rPr>
          <w:rtl/>
        </w:rPr>
        <w:tab/>
        <w:t xml:space="preserve">לשם חטאת נזיר, לשם חטאת מצורע פסולה, </w:t>
      </w:r>
      <w:ins w:id="92361" w:author="מנוע מכני" w:date="2026-10-11T12:04:39Z">
        <w:r>
          <w:rPr>
            <w:rtl/>
          </w:rPr>
          <w:t xml:space="preserve">אלו</w:t>
        </w:r>
      </w:ins>
      <w:del w:id="92362" w:author="מנוע מכני" w:date="2026-10-11T12:04:39Z">
        <w:r>
          <w:rPr>
            <w:rtl/>
          </w:rPr>
          <w:tab/>
          <w:delText xml:space="preserve">הני</w:delText>
        </w:r>
      </w:del>
      <w:r>
        <w:rPr>
          <w:rtl/>
        </w:rPr>
        <w:tab/>
        <w:t xml:space="preserve"> עולות </w:t>
      </w:r>
      <w:ins w:id="92359" w:author="מנוע מכני" w:date="2026-10-11T12:04:39Z">
        <w:r>
          <w:rPr>
            <w:rtl/>
          </w:rPr>
          <w:t xml:space="preserve">הם</w:t>
        </w:r>
      </w:ins>
      <w:del w:id="92360" w:author="מנוע מכני" w:date="2026-10-11T12:04:39Z">
        <w:r>
          <w:rPr>
            <w:rtl/>
          </w:rPr>
          <w:tab/>
          <w:delText xml:space="preserve">נינהו</w:delText>
        </w:r>
      </w:del>
      <w:r>
        <w:rPr>
          <w:rtl/>
        </w:rPr>
        <w:tab/>
        <w:t xml:space="preserve">.</w:t>
      </w:r>
    </w:p>
    <w:p w:rsidR="00DA63EC" w:rsidRDefault="00DA63EC" w:rsidP="00DA63EC">
      <w:pPr>
        <w:tabs>
          <w:tab w:val="left" w:pos="0"/>
          <w:tab w:val="center" w:pos="2835"/>
        </w:tabs>
        <w:rPr>
          <w:rtl/>
        </w:rPr>
      </w:pPr>
    </w:p>
    <w:p>
      <w:pPr>
        <w:pStyle w:val="38"/>
        <w:rPr>
          <w:ins w:id="97721" w:author="מנוע מכני" w:date="2026-10-11T12:04:39Z"/>
        </w:rPr>
      </w:pPr>
      <w:del w:id="97720" w:author="מנוע מכני" w:date="2026-10-11T12:04:39Z">
        <w:r>
          <w:delText xml:space="preserve">•</w:delText>
        </w:r>
      </w:del>
      <w:r>
        <w:t xml:space="preserve"> </w:t>
      </w:r>
      <w:r w:rsidRPr="00435194">
        <w:t>בעי רבא</w:t>
      </w:r>
      <w:r>
        <w:t xml:space="preserve">:</w:t>
      </w:r>
    </w:p>
    <w:p w:rsidR="00DA63EC" w:rsidRDefault="00DA63EC" w:rsidP="00DA63EC">
      <w:pPr>
        <w:rPr>
          <w:rtl/>
        </w:rPr>
      </w:pPr>
      <w:del w:id="97722" w:author="מנוע מכני" w:date="2026-10-11T12:04:39Z">
        <w:r>
          <w:rPr>
            <w:rtl/>
          </w:rPr>
          <w:delText xml:space="preserve"> </w:delText>
        </w:r>
      </w:del>
      <w:r>
        <w:rPr>
          <w:rtl/>
        </w:rPr>
        <w:t xml:space="preserve">חטאת חלב ששחטה לשם חטאת דטומאת מקדש וקדשיו, </w:t>
      </w:r>
      <w:ins w:id="95779" w:author="מנוע מכני" w:date="2026-10-11T12:04:39Z">
        <w:r>
          <w:rPr>
            <w:rFonts w:hint="cs"/>
            <w:rtl/>
          </w:rPr>
          <w:t xml:space="preserve">אם </w:t>
        </w:r>
      </w:ins>
      <w:del w:id="95780" w:author="מנוע מכני" w:date="2026-10-11T12:04:39Z">
        <w:r>
          <w:rPr>
            <w:rFonts w:hint="cs"/>
            <w:rtl/>
          </w:rPr>
          <w:delText xml:space="preserve">אי</w:delText>
        </w:r>
        <w:r>
          <w:rPr>
            <w:rtl/>
          </w:rPr>
          <w:delText xml:space="preserve"> </w:delText>
        </w:r>
      </w:del>
      <w:r>
        <w:rPr>
          <w:rtl/>
        </w:rPr>
        <w:t xml:space="preserve">כרת כמותה, </w:t>
      </w:r>
      <w:r w:rsidRPr="00EC3A9D">
        <w:rPr>
          <w:b/>
          <w:bCs/>
          <w:rtl/>
        </w:rPr>
        <w:t>או"</w:t>
      </w:r>
      <w:r w:rsidRPr="00EC3A9D">
        <w:rPr>
          <w:rFonts w:hint="cs"/>
          <w:b/>
          <w:bCs/>
          <w:rtl/>
        </w:rPr>
        <w:t>ד</w:t>
      </w:r>
      <w:r>
        <w:rPr>
          <w:rtl/>
        </w:rPr>
        <w:t xml:space="preserve"> אין קבוע כמותה? </w:t>
      </w:r>
    </w:p>
    <w:p>
      <w:pPr>
        <w:pStyle w:val="38"/>
        <w:rPr>
          <w:ins w:id="97724" w:author="מנוע מכני" w:date="2026-10-11T12:04:39Z"/>
        </w:rPr>
      </w:pPr>
      <w:del w:id="97723" w:author="מנוע מכני" w:date="2026-10-11T12:04:39Z">
        <w:r>
          <w:delText xml:space="preserve">•</w:delText>
        </w:r>
      </w:del>
      <w:r>
        <w:t xml:space="preserve"> ר</w:t>
      </w:r>
      <w:r>
        <w:t>"</w:t>
      </w:r>
      <w:r>
        <w:t>א ב</w:t>
      </w:r>
      <w:r>
        <w:t>"</w:t>
      </w:r>
      <w:r>
        <w:t>דר:</w:t>
      </w:r>
    </w:p>
    <w:p w:rsidR="00DA63EC" w:rsidRDefault="00DA63EC" w:rsidP="00DA63EC">
      <w:pPr>
        <w:tabs>
          <w:tab w:val="left" w:pos="0"/>
          <w:tab w:val="center" w:pos="2835"/>
        </w:tabs>
        <w:rPr>
          <w:rtl/>
        </w:rPr>
      </w:pPr>
      <w:del w:id="97725" w:author="מנוע מכני" w:date="2026-10-11T12:04:39Z">
        <w:r>
          <w:rPr>
            <w:rtl/>
          </w:rPr>
          <w:delText xml:space="preserve"> </w:delText>
        </w:r>
      </w:del>
      <w:ins w:id="96555" w:author="מנוע מכני" w:date="2026-10-11T12:04:39Z">
        <w:r>
          <w:rPr>
            <w:rtl/>
          </w:rPr>
          <w:t xml:space="preserve">שונה</w:t>
        </w:r>
      </w:ins>
      <w:del w:id="96556" w:author="מנוע מכני" w:date="2026-10-11T12:04:39Z">
        <w:r>
          <w:rPr>
            <w:rtl/>
          </w:rPr>
          <w:delText xml:space="preserve">מתני</w:delText>
        </w:r>
      </w:del>
      <w:r>
        <w:rPr>
          <w:rtl/>
        </w:rPr>
        <w:t xml:space="preserve"> </w:t>
      </w:r>
      <w:ins w:id="90695" w:author="מנוע מכני" w:date="2026-10-11T12:04:39Z">
        <w:r>
          <w:rPr>
            <w:rtl/>
          </w:rPr>
          <w:t xml:space="preserve">כולם</w:t>
        </w:r>
      </w:ins>
      <w:del w:id="90696" w:author="מנוע מכני" w:date="2026-10-11T12:04:39Z">
        <w:r>
          <w:rPr>
            <w:rtl/>
          </w:rPr>
          <w:delText xml:space="preserve">כולהו</w:delText>
        </w:r>
      </w:del>
      <w:r>
        <w:rPr>
          <w:rtl/>
        </w:rPr>
        <w:t xml:space="preserve"> </w:t>
      </w:r>
      <w:ins w:id="96453" w:author="מנוע מכני" w:date="2026-10-11T12:04:39Z">
        <w:r>
          <w:rPr>
            <w:rtl/>
          </w:rPr>
          <w:t xml:space="preserve">לפסול</w:t>
        </w:r>
      </w:ins>
      <w:del w:id="96454" w:author="מנוע מכני" w:date="2026-10-11T12:04:39Z">
        <w:r>
          <w:rPr>
            <w:rtl/>
          </w:rPr>
          <w:delText xml:space="preserve">לפסולא</w:delText>
        </w:r>
      </w:del>
      <w:r>
        <w:rPr>
          <w:rtl/>
        </w:rPr>
        <w:t xml:space="preserve">, </w:t>
      </w:r>
      <w:r w:rsidRPr="0046594B">
        <w:rPr>
          <w:rStyle w:val="afffff0"/>
          <w:rFonts w:hint="cs"/>
          <w:rtl/>
        </w:rPr>
        <w:t>ד</w:t>
      </w:r>
      <w:r w:rsidRPr="00DC7891">
        <w:rPr>
          <w:rStyle w:val="afffff0"/>
          <w:rFonts w:hint="cs"/>
          <w:rtl/>
        </w:rPr>
        <w:t>'</w:t>
      </w:r>
      <w:ins w:id="90451" w:author="Claude - סמנטי" w:date="2026-10-11T12:26:16Z">
        <w:r>
          <w:rPr>
            <w:rStyle w:val="afffff0"/>
            <w:rtl/>
          </w:rPr>
          <w:t xml:space="preserve">וְשָׁחַט אוֹתָהּ לְחַטָּאת</w:t>
        </w:r>
      </w:ins>
      <w:del w:id="90452" w:author="Claude - סמנטי" w:date="2026-10-11T12:26:16Z">
        <w:r w:rsidRPr="00DC7891">
          <w:rPr>
            <w:rStyle w:val="afffff0"/>
            <w:rtl/>
          </w:rPr>
          <w:delText xml:space="preserve">ושחט אותה לחטאת</w:delText>
        </w:r>
      </w:del>
      <w:r w:rsidRPr="00DC7891">
        <w:rPr>
          <w:rStyle w:val="afffff0"/>
          <w:rFonts w:hint="cs"/>
          <w:rtl/>
        </w:rPr>
        <w:t>'</w:t>
      </w:r>
      <w:r w:rsidRPr="00DC7891">
        <w:rPr>
          <w:rStyle w:val="afffff0"/>
          <w:rtl/>
        </w:rPr>
        <w:t xml:space="preserve"> </w:t>
      </w:r>
      <w:r>
        <w:rPr>
          <w:rtl/>
        </w:rPr>
        <w:t>- לשם אותה חטאת.</w:t>
      </w:r>
    </w:p>
    <w:p>
      <w:pPr>
        <w:pStyle w:val="38"/>
        <w:rPr>
          <w:ins w:id="97726" w:author="מנוע מכני" w:date="2026-10-11T12:04:39Z"/>
        </w:rPr>
      </w:pPr>
      <w:r>
        <w:t xml:space="preserve">א"ל</w:t>
      </w:r>
      <w:r>
        <w:t xml:space="preserve"> ר</w:t>
      </w:r>
      <w:r>
        <w:t>אלר</w:t>
      </w:r>
      <w:r>
        <w:t>"</w:t>
      </w:r>
      <w:r>
        <w:t>א בד</w:t>
      </w:r>
      <w:r>
        <w:t>"</w:t>
      </w:r>
      <w:r>
        <w:t>ר</w:t>
      </w:r>
      <w:r>
        <w:t xml:space="preserve">:</w:t>
      </w:r>
    </w:p>
    <w:p w:rsidR="00DA63EC" w:rsidRDefault="00DA63EC" w:rsidP="00DA63EC">
      <w:pPr>
        <w:tabs>
          <w:tab w:val="left" w:pos="0"/>
          <w:tab w:val="center" w:pos="2835"/>
        </w:tabs>
        <w:rPr>
          <w:rtl/>
        </w:rPr>
      </w:pPr>
      <w:del w:id="97727" w:author="מנוע מכני" w:date="2026-10-11T12:04:39Z">
        <w:r>
          <w:rPr>
            <w:rtl/>
          </w:rPr>
          <w:delText xml:space="preserve"> </w:delText>
        </w:r>
      </w:del>
      <w:r>
        <w:rPr>
          <w:rtl/>
        </w:rPr>
        <w:t xml:space="preserve">בעיא </w:t>
      </w:r>
      <w:r>
        <w:rPr>
          <w:rStyle w:val="2fb"/>
          <w:rtl/>
        </w:rPr>
        <w:t xml:space="preserve">דרבא</w:t>
      </w:r>
      <w:r>
        <w:rPr>
          <w:rtl/>
        </w:rPr>
        <w:t xml:space="preserve"> </w:t>
      </w:r>
      <w:ins w:id="96857" w:author="מנוע מכני" w:date="2026-10-11T12:04:39Z">
        <w:r>
          <w:rPr>
            <w:rtl/>
          </w:rPr>
          <w:t xml:space="preserve">איך</w:t>
        </w:r>
      </w:ins>
      <w:del w:id="96858" w:author="מנוע מכני" w:date="2026-10-11T12:04:39Z">
        <w:r>
          <w:rPr>
            <w:rtl/>
          </w:rPr>
          <w:delText xml:space="preserve">היכי</w:delText>
        </w:r>
      </w:del>
      <w:r>
        <w:rPr>
          <w:rtl/>
        </w:rPr>
        <w:t xml:space="preserve"> מתניתו לה? </w:t>
      </w:r>
      <w:r>
        <w:rPr>
          <w:rtl/>
        </w:rPr>
        <w:t xml:space="preserve">א"</w:t>
      </w:r>
      <w:r>
        <w:rPr>
          <w:rFonts w:hint="cs"/>
          <w:rtl/>
        </w:rPr>
        <w:t>ל</w:t>
      </w:r>
      <w:r>
        <w:rPr>
          <w:rtl/>
        </w:rPr>
        <w:t xml:space="preserve">: אנן בשינוי בעלים </w:t>
      </w:r>
      <w:ins w:id="90021" w:author="Claude - סמנטי" w:date="2026-10-11T12:26:16Z">
        <w:r>
          <w:rPr>
            <w:rtl/>
          </w:rPr>
          <w:t xml:space="preserve">שונים</w:t>
        </w:r>
      </w:ins>
      <w:del w:id="90022" w:author="Claude - סמנטי" w:date="2026-10-11T12:26:16Z">
        <w:r>
          <w:rPr>
            <w:rtl/>
          </w:rPr>
          <w:delText xml:space="preserve">מתנינן</w:delText>
        </w:r>
      </w:del>
      <w:r>
        <w:rPr>
          <w:rtl/>
        </w:rPr>
        <w:t xml:space="preserve"> </w:t>
      </w:r>
      <w:ins w:id="92363" w:author="מנוע מכני" w:date="2026-10-11T12:04:39Z">
        <w:r>
          <w:rPr>
            <w:rFonts w:hint="cs"/>
            <w:rtl/>
          </w:rPr>
          <w:t xml:space="preserve">וכך</w:t>
        </w:r>
      </w:ins>
      <w:del w:id="92364" w:author="מנוע מכני" w:date="2026-10-11T12:04:39Z">
        <w:r>
          <w:rPr>
            <w:rFonts w:hint="cs"/>
            <w:rtl/>
          </w:rPr>
          <w:delText xml:space="preserve">והכי</w:delText>
        </w:r>
      </w:del>
      <w:r>
        <w:rPr>
          <w:rFonts w:hint="cs"/>
          <w:rtl/>
        </w:rPr>
        <w:t xml:space="preserve"> </w:t>
      </w:r>
      <w:ins w:id="90019" w:author="Claude - סמנטי" w:date="2026-10-11T12:26:16Z">
        <w:r>
          <w:rPr>
            <w:rtl/>
          </w:rPr>
          <w:t xml:space="preserve">שונים</w:t>
        </w:r>
      </w:ins>
      <w:del w:id="90020" w:author="Claude - סמנטי" w:date="2026-10-11T12:26:16Z">
        <w:r>
          <w:rPr>
            <w:rtl/>
          </w:rPr>
          <w:delText xml:space="preserve">מתנינן</w:delText>
        </w:r>
      </w:del>
      <w:r>
        <w:rPr>
          <w:rtl/>
        </w:rPr>
        <w:t xml:space="preserve"> לה, </w:t>
      </w:r>
    </w:p>
    <w:p>
      <w:pPr>
        <w:pStyle w:val="38"/>
        <w:rPr>
          <w:ins w:id="97729" w:author="מנוע מכני" w:date="2026-10-11T12:04:39Z"/>
        </w:rPr>
      </w:pPr>
      <w:del w:id="97728" w:author="מנוע מכני" w:date="2026-10-11T12:04:39Z">
        <w:r>
          <w:delText xml:space="preserve">•</w:delText>
        </w:r>
      </w:del>
      <w:r>
        <w:t xml:space="preserve"> </w:t>
      </w:r>
      <w:r>
        <w:t xml:space="preserve">רבא:</w:t>
      </w:r>
    </w:p>
    <w:p w:rsidR="00DA63EC" w:rsidRDefault="00DA63EC" w:rsidP="00DA63EC">
      <w:pPr>
        <w:tabs>
          <w:tab w:val="left" w:pos="0"/>
          <w:tab w:val="center" w:pos="2835"/>
        </w:tabs>
        <w:rPr>
          <w:rtl/>
        </w:rPr>
      </w:pPr>
      <w:del w:id="97730" w:author="מנוע מכני" w:date="2026-10-11T12:04:39Z">
        <w:r>
          <w:rPr>
            <w:rtl/>
          </w:rPr>
          <w:delText xml:space="preserve"> </w:delText>
        </w:r>
      </w:del>
      <w:r>
        <w:rPr>
          <w:rtl/>
        </w:rPr>
        <w:t xml:space="preserve">חטאת חלב ששחטה על מי שמחוייב חטאת דם וחטאת </w:t>
      </w:r>
      <w:r>
        <w:rPr>
          <w:rtl/>
        </w:rPr>
        <w:t xml:space="preserve">ע"ז</w:t>
      </w:r>
      <w:r>
        <w:rPr>
          <w:rtl/>
        </w:rPr>
        <w:t xml:space="preserve"> - פסולה, </w:t>
      </w:r>
    </w:p>
    <w:p w:rsidR="00DA63EC" w:rsidRDefault="00DA63EC" w:rsidP="00DA63EC">
      <w:pPr>
        <w:tabs>
          <w:tab w:val="left" w:pos="0"/>
          <w:tab w:val="center" w:pos="2835"/>
        </w:tabs>
        <w:rPr>
          <w:rtl/>
        </w:rPr>
      </w:pPr>
      <w:r>
        <w:rPr>
          <w:rtl/>
        </w:rPr>
        <w:tab/>
      </w:r>
      <w:r>
        <w:rPr>
          <w:rtl/>
        </w:rPr>
        <w:tab/>
        <w:t xml:space="preserve">על מי שמחוייב חטאת נזיר וחטאת מצורע - כשירה, </w:t>
      </w:r>
    </w:p>
    <w:p w:rsidR="00DA63EC" w:rsidRDefault="00DA63EC" w:rsidP="00DA63EC">
      <w:pPr>
        <w:tabs>
          <w:tab w:val="left" w:pos="0"/>
          <w:tab w:val="center" w:pos="2835"/>
        </w:tabs>
        <w:rPr>
          <w:rtl/>
        </w:rPr>
      </w:pPr>
      <w:r>
        <w:rPr>
          <w:rtl/>
        </w:rPr>
        <w:t>•</w:t>
      </w:r>
      <w:r>
        <w:rPr>
          <w:rFonts w:hint="cs"/>
          <w:rtl/>
        </w:rPr>
        <w:t xml:space="preserve"> </w:t>
      </w:r>
      <w:ins w:id="92365" w:author="מנוע מכני" w:date="2026-10-11T12:04:39Z">
        <w:r>
          <w:rPr>
            <w:rFonts w:hint="cs"/>
            <w:rtl/>
          </w:rPr>
          <w:t xml:space="preserve">וכך</w:t>
        </w:r>
      </w:ins>
      <w:del w:id="92366" w:author="מנוע מכני" w:date="2026-10-11T12:04:39Z">
        <w:r>
          <w:rPr>
            <w:rFonts w:hint="cs"/>
            <w:rtl/>
          </w:rPr>
          <w:delText xml:space="preserve">והכי</w:delText>
        </w:r>
      </w:del>
      <w:r>
        <w:rPr>
          <w:rFonts w:hint="cs"/>
          <w:rtl/>
        </w:rPr>
        <w:t xml:space="preserve"> בעי</w:t>
      </w:r>
      <w:r>
        <w:rPr>
          <w:rtl/>
        </w:rPr>
        <w:t xml:space="preserve">: חטאת חלב ששחטה על מי שמחוייב חטאת דטומאת מקדש וקדשיו, מהו? </w:t>
      </w:r>
    </w:p>
    <w:p w:rsidR="00DA63EC" w:rsidRDefault="00DA63EC" w:rsidP="00DA63EC">
      <w:pPr>
        <w:tabs>
          <w:tab w:val="left" w:pos="0"/>
          <w:tab w:val="center" w:pos="2835"/>
        </w:tabs>
        <w:rPr>
          <w:rtl/>
        </w:rPr>
      </w:pPr>
      <w:r>
        <w:rPr>
          <w:rtl/>
        </w:rPr>
        <w:tab/>
      </w:r>
      <w:r>
        <w:rPr>
          <w:rtl/>
        </w:rPr>
        <w:tab/>
      </w:r>
      <w:ins w:id="95781" w:author="מנוע מכני" w:date="2026-10-11T12:04:39Z">
        <w:r>
          <w:rPr>
            <w:rFonts w:hint="cs"/>
            <w:rtl/>
          </w:rPr>
          <w:t xml:space="preserve">אם </w:t>
        </w:r>
      </w:ins>
      <w:del w:id="95782" w:author="מנוע מכני" w:date="2026-10-11T12:04:39Z">
        <w:r>
          <w:rPr>
            <w:rFonts w:hint="cs"/>
            <w:rtl/>
          </w:rPr>
          <w:delText xml:space="preserve">אי </w:delText>
        </w:r>
      </w:del>
      <w:r>
        <w:rPr>
          <w:rtl/>
        </w:rPr>
        <w:t xml:space="preserve">כרת כמותה, </w:t>
      </w:r>
      <w:r w:rsidRPr="00EC3A9D">
        <w:rPr>
          <w:rFonts w:hint="cs"/>
          <w:b/>
          <w:bCs/>
          <w:rtl/>
        </w:rPr>
        <w:t>או</w:t>
      </w:r>
      <w:r w:rsidRPr="00EC3A9D">
        <w:rPr>
          <w:b/>
          <w:bCs/>
          <w:rtl/>
        </w:rPr>
        <w:t>"</w:t>
      </w:r>
      <w:r w:rsidRPr="00EC3A9D">
        <w:rPr>
          <w:rFonts w:hint="cs"/>
          <w:b/>
          <w:bCs/>
          <w:rtl/>
        </w:rPr>
        <w:t>ד</w:t>
      </w:r>
      <w:r>
        <w:rPr>
          <w:rtl/>
        </w:rPr>
        <w:t xml:space="preserve"> אין קבוע כמותה? </w:t>
      </w:r>
      <w:r w:rsidRPr="00010A42">
        <w:rPr>
          <w:b/>
          <w:bCs/>
          <w:rtl/>
        </w:rPr>
        <w:t>תיקו</w:t>
      </w:r>
      <w:r>
        <w:rPr>
          <w:rtl/>
        </w:rPr>
        <w:t>.</w:t>
      </w:r>
    </w:p>
    <w:p w:rsidR="00DA63EC" w:rsidRDefault="00DA63EC" w:rsidP="00DA63EC">
      <w:pPr>
        <w:pStyle w:val="affffd"/>
        <w:rPr>
          <w:rtl/>
        </w:rPr>
      </w:pPr>
      <w:r>
        <w:rPr>
          <w:rtl/>
        </w:rPr>
        <w:t>׹</w:t>
      </w:r>
    </w:p>
    <w:p>
      <w:pPr>
        <w:pStyle w:val="afffff8"/>
        <w:rPr>
          <w:ins w:id="90633" w:author="קלוד" w:date="2026-10-11T12:29:36Z"/>
        </w:rPr>
      </w:pPr>
      <w:ins w:id="90634" w:author="קלוד" w:date="2026-10-11T12:29:36Z">
        <w:r>
          <w:rPr>
            <w:color w:val="7B3F00"/>
          </w:rPr>
          <w:t xml:space="preserve">שחטה לשמה לזרוק דמה שלא לשמה - מחשבה מעבודה לעבודה</w:t>
        </w:r>
      </w:ins>
    </w:p>
    <w:p>
      <w:pPr>
        <w:pStyle w:val="38"/>
        <w:rPr>
          <w:ins w:id="97731" w:author="מנוע מכני" w:date="2026-10-11T12:04:39Z"/>
        </w:rPr>
      </w:pPr>
      <w:r w:rsidRPr="00010A42">
        <w:t xml:space="preserve">איתמר:</w:t>
      </w:r>
    </w:p>
    <w:p w:rsidR="00DA63EC" w:rsidRDefault="00DA63EC" w:rsidP="00DA63EC">
      <w:pPr>
        <w:tabs>
          <w:tab w:val="left" w:pos="0"/>
          <w:tab w:val="center" w:pos="2835"/>
        </w:tabs>
        <w:rPr>
          <w:b/>
          <w:bCs/>
          <w:rtl/>
        </w:rPr>
      </w:pPr>
      <w:del w:id="97732" w:author="מנוע מכני" w:date="2026-10-11T12:04:39Z">
        <w:r w:rsidRPr="00010A42">
          <w:rPr>
            <w:b/>
            <w:bCs/>
            <w:rtl/>
          </w:rPr>
          <w:delText xml:space="preserve"> </w:delText>
        </w:r>
      </w:del>
      <w:r w:rsidRPr="00010A42">
        <w:rPr>
          <w:b/>
          <w:bCs/>
          <w:rtl/>
        </w:rPr>
        <w:t xml:space="preserve">שחטה לשמה לזרוק דמה שלא לשמה </w:t>
      </w:r>
    </w:p>
    <w:p w:rsidR="00DA63EC" w:rsidRDefault="00DA63EC" w:rsidP="00DA63EC">
      <w:pPr>
        <w:tabs>
          <w:tab w:val="left" w:pos="0"/>
          <w:tab w:val="center" w:pos="2835"/>
        </w:tabs>
        <w:rPr>
          <w:rtl/>
        </w:rPr>
      </w:pPr>
      <w:r>
        <w:rPr>
          <w:rtl/>
        </w:rPr>
        <w:tab/>
      </w:r>
      <w:r>
        <w:rPr>
          <w:rStyle w:val="2fb"/>
          <w:rFonts w:hint="cs"/>
          <w:rtl/>
        </w:rPr>
        <w:t>לרי</w:t>
      </w:r>
      <w:r>
        <w:rPr>
          <w:rStyle w:val="2fb"/>
          <w:rtl/>
        </w:rPr>
        <w:t>"</w:t>
      </w:r>
      <w:r>
        <w:rPr>
          <w:rStyle w:val="2fb"/>
          <w:rFonts w:hint="cs"/>
          <w:rtl/>
        </w:rPr>
        <w:t xml:space="preserve">ו</w:t>
      </w:r>
      <w:r>
        <w:rPr>
          <w:rFonts w:hint="cs"/>
          <w:rtl/>
        </w:rPr>
        <w:t xml:space="preserve"> פסולה ד</w:t>
      </w:r>
      <w:r>
        <w:rPr>
          <w:rtl/>
        </w:rPr>
        <w:t xml:space="preserve">מחשבין מעבודה לעבודה, </w:t>
      </w:r>
      <w:ins w:id="96859" w:author="מנוע מכני" w:date="2026-10-11T12:04:39Z">
        <w:r>
          <w:rPr>
            <w:rtl/>
          </w:rPr>
          <w:t xml:space="preserve">ולמדים</w:t>
        </w:r>
      </w:ins>
      <w:del w:id="96860" w:author="מנוע מכני" w:date="2026-10-11T12:04:39Z">
        <w:r>
          <w:rPr>
            <w:rtl/>
          </w:rPr>
          <w:delText xml:space="preserve">וילפינן</w:delText>
        </w:r>
      </w:del>
      <w:r>
        <w:rPr>
          <w:rtl/>
        </w:rPr>
        <w:t xml:space="preserve"> ממחשבת פיגול, </w:t>
      </w:r>
    </w:p>
    <w:p w:rsidR="00DA63EC" w:rsidRDefault="00DA63EC" w:rsidP="00DA63EC">
      <w:pPr>
        <w:tabs>
          <w:tab w:val="left" w:pos="0"/>
          <w:tab w:val="center" w:pos="2835"/>
        </w:tabs>
        <w:rPr>
          <w:rtl/>
        </w:rPr>
      </w:pPr>
      <w:r>
        <w:rPr>
          <w:rStyle w:val="2fb"/>
          <w:rtl/>
        </w:rPr>
        <w:tab/>
        <w:t>ו</w:t>
      </w:r>
      <w:r>
        <w:rPr>
          <w:rStyle w:val="2fb"/>
          <w:rFonts w:hint="cs"/>
          <w:rtl/>
        </w:rPr>
        <w:t>ל</w:t>
      </w:r>
      <w:r>
        <w:rPr>
          <w:rStyle w:val="2fb"/>
          <w:rtl/>
        </w:rPr>
        <w:t xml:space="preserve">ר"ל</w:t>
      </w:r>
      <w:r>
        <w:rPr>
          <w:rtl/>
        </w:rPr>
        <w:t xml:space="preserve"> כשירה, אין מחשבין מעבודה לעבודה, ולא </w:t>
      </w:r>
      <w:ins w:id="96861" w:author="מנוע מכני" w:date="2026-10-11T12:04:39Z">
        <w:r>
          <w:rPr>
            <w:rtl/>
          </w:rPr>
          <w:t xml:space="preserve">למדים</w:t>
        </w:r>
      </w:ins>
      <w:del w:id="96862" w:author="מנוע מכני" w:date="2026-10-11T12:04:39Z">
        <w:r>
          <w:rPr>
            <w:rtl/>
          </w:rPr>
          <w:delText xml:space="preserve">ילפינן</w:delText>
        </w:r>
      </w:del>
      <w:r>
        <w:rPr>
          <w:rtl/>
        </w:rPr>
        <w:t xml:space="preserve"> ממחשבת פיגול.</w:t>
      </w:r>
    </w:p>
    <w:p w:rsidR="00DA63EC" w:rsidRDefault="00DA63EC" w:rsidP="00DA63EC">
      <w:pPr>
        <w:pStyle w:val="afff3"/>
        <w:framePr w:wrap="around"/>
        <w:tabs>
          <w:tab w:val="left" w:pos="0"/>
        </w:tabs>
        <w:rPr>
          <w:rtl/>
        </w:rPr>
      </w:pPr>
      <w:r>
        <w:rPr>
          <w:rFonts w:hint="cs"/>
          <w:rtl/>
        </w:rPr>
        <w:t>י.</w:t>
      </w:r>
    </w:p>
    <w:p>
      <w:pPr>
        <w:pStyle w:val="38"/>
        <w:rPr>
          <w:ins w:id="101541" w:author="מנוע מכני" w:date="2026-10-11T12:04:39Z"/>
        </w:rPr>
      </w:pPr>
      <w:r>
        <w:t xml:space="preserve">ואזדו </w:t>
      </w:r>
      <w:ins w:id="92367" w:author="מנוע מכני" w:date="2026-10-11T12:04:39Z">
        <w:r>
          <w:t xml:space="preserve">לשיטתם</w:t>
        </w:r>
      </w:ins>
      <w:del w:id="92368" w:author="מנוע מכני" w:date="2026-10-11T12:04:39Z">
        <w:r>
          <w:delText xml:space="preserve">לטעמייהו</w:delText>
        </w:r>
      </w:del>
      <w:r>
        <w:t xml:space="preserve">,</w:t>
      </w:r>
    </w:p>
    <w:p w:rsidR="00DA63EC" w:rsidRDefault="00DA63EC" w:rsidP="00DA63EC">
      <w:pPr>
        <w:tabs>
          <w:tab w:val="left" w:pos="0"/>
          <w:tab w:val="center" w:pos="2835"/>
        </w:tabs>
        <w:rPr>
          <w:rtl/>
        </w:rPr>
      </w:pPr>
      <w:del w:id="101542" w:author="מנוע מכני" w:date="2026-10-11T12:04:39Z">
        <w:r>
          <w:rPr>
            <w:rtl/>
          </w:rPr>
          <w:delText xml:space="preserve"> </w:delText>
        </w:r>
      </w:del>
      <w:r>
        <w:rPr>
          <w:rtl/>
        </w:rPr>
        <w:t xml:space="preserve">דהשוחט את הבהמה ע"מ לזרוק דמה ולהקטיר חלבה </w:t>
      </w:r>
      <w:r>
        <w:rPr>
          <w:rtl/>
        </w:rPr>
        <w:t xml:space="preserve">לע"ז</w:t>
      </w:r>
      <w:r>
        <w:rPr>
          <w:rtl/>
        </w:rPr>
        <w:t xml:space="preserve"> </w:t>
      </w:r>
    </w:p>
    <w:p>
      <w:pPr>
        <w:pStyle w:val="38"/>
        <w:rPr>
          <w:ins w:id="97733" w:author="מנוע מכני" w:date="2026-10-11T12:04:39Z"/>
        </w:rPr>
      </w:pPr>
      <w:r w:rsidRPr="00475381">
        <w:t>לרי</w:t>
      </w:r>
      <w:r>
        <w:t>"</w:t>
      </w:r>
      <w:r w:rsidRPr="00475381">
        <w:t>ו</w:t>
      </w:r>
      <w:r>
        <w:t>:</w:t>
      </w:r>
    </w:p>
    <w:p w:rsidR="00DA63EC" w:rsidRDefault="00DA63EC" w:rsidP="00DA63EC">
      <w:pPr>
        <w:tabs>
          <w:tab w:val="left" w:pos="0"/>
          <w:tab w:val="center" w:pos="2835"/>
        </w:tabs>
        <w:rPr>
          <w:rtl/>
        </w:rPr>
      </w:pPr>
      <w:del w:id="97734" w:author="מנוע מכני" w:date="2026-10-11T12:04:39Z">
        <w:r>
          <w:rPr>
            <w:rtl/>
          </w:rPr>
          <w:delText xml:space="preserve"> </w:delText>
        </w:r>
      </w:del>
      <w:r>
        <w:rPr>
          <w:rtl/>
        </w:rPr>
        <w:t xml:space="preserve">אסורה, מחשבין מעבודה לעבודה, </w:t>
      </w:r>
      <w:ins w:id="96863" w:author="מנוע מכני" w:date="2026-10-11T12:04:39Z">
        <w:r>
          <w:rPr>
            <w:rtl/>
          </w:rPr>
          <w:t xml:space="preserve">ולמדים</w:t>
        </w:r>
      </w:ins>
      <w:del w:id="96864" w:author="מנוע מכני" w:date="2026-10-11T12:04:39Z">
        <w:r>
          <w:rPr>
            <w:rtl/>
          </w:rPr>
          <w:delText xml:space="preserve">וילפינן</w:delText>
        </w:r>
      </w:del>
      <w:r>
        <w:rPr>
          <w:rtl/>
        </w:rPr>
        <w:t xml:space="preserve"> חוץ מבפנים</w:t>
      </w:r>
      <w:ins w:id="94129" w:author="מנוע מכני" w:date="2026-10-11T12:04:39Z">
        <w:r>
          <w:rPr>
            <w:rtl/>
          </w:rPr>
          <w:t xml:space="preserve">,</w:t>
        </w:r>
      </w:ins>
      <w:del w:id="94130" w:author="מנוע מכני" w:date="2026-10-11T12:04:39Z">
        <w:r>
          <w:rPr>
            <w:rtl/>
          </w:rPr>
          <w:delText xml:space="preserve">;</w:delText>
        </w:r>
      </w:del>
    </w:p>
    <w:p>
      <w:pPr>
        <w:pStyle w:val="38"/>
        <w:rPr>
          <w:ins w:id="97735" w:author="מנוע מכני" w:date="2026-10-11T12:04:39Z"/>
        </w:rPr>
      </w:pPr>
      <w:r w:rsidRPr="00475381">
        <w:t>לר</w:t>
      </w:r>
      <w:r>
        <w:t>"</w:t>
      </w:r>
      <w:r w:rsidRPr="00475381">
        <w:t>ל</w:t>
      </w:r>
      <w:r>
        <w:t xml:space="preserve">:</w:t>
      </w:r>
    </w:p>
    <w:p w:rsidR="00DA63EC" w:rsidRDefault="00DA63EC" w:rsidP="00DA63EC">
      <w:pPr>
        <w:tabs>
          <w:tab w:val="left" w:pos="0"/>
          <w:tab w:val="center" w:pos="2835"/>
        </w:tabs>
        <w:rPr>
          <w:rtl/>
        </w:rPr>
      </w:pPr>
      <w:del w:id="97736" w:author="מנוע מכני" w:date="2026-10-11T12:04:39Z">
        <w:r>
          <w:rPr>
            <w:rtl/>
          </w:rPr>
          <w:delText xml:space="preserve"> </w:delText>
        </w:r>
      </w:del>
      <w:r>
        <w:rPr>
          <w:rtl/>
        </w:rPr>
        <w:t xml:space="preserve">מותרת, אין מחשבין מעבודה לעבודה, ולא </w:t>
      </w:r>
      <w:ins w:id="96865" w:author="מנוע מכני" w:date="2026-10-11T12:04:39Z">
        <w:r>
          <w:rPr>
            <w:rtl/>
          </w:rPr>
          <w:t xml:space="preserve">למדים</w:t>
        </w:r>
      </w:ins>
      <w:del w:id="96866" w:author="מנוע מכני" w:date="2026-10-11T12:04:39Z">
        <w:r>
          <w:rPr>
            <w:rtl/>
          </w:rPr>
          <w:delText xml:space="preserve">ילפינן</w:delText>
        </w:r>
      </w:del>
      <w:r>
        <w:rPr>
          <w:rtl/>
        </w:rPr>
        <w:t xml:space="preserve"> חוץ מפנים.</w:t>
      </w:r>
    </w:p>
    <w:p w:rsidR="00DA63EC" w:rsidRDefault="00DA63EC" w:rsidP="00DA63EC">
      <w:pPr>
        <w:tabs>
          <w:tab w:val="left" w:pos="0"/>
          <w:tab w:val="center" w:pos="2835"/>
        </w:tabs>
        <w:rPr>
          <w:rtl/>
        </w:rPr>
      </w:pPr>
      <w:r>
        <w:rPr>
          <w:rFonts w:hint="cs"/>
          <w:rtl/>
        </w:rPr>
        <w:t xml:space="preserve">ואשמעי' </w:t>
      </w:r>
      <w:ins w:id="90697" w:author="מנוע מכני" w:date="2026-10-11T12:04:39Z">
        <w:r>
          <w:rPr>
            <w:rFonts w:hint="cs"/>
            <w:rtl/>
          </w:rPr>
          <w:t xml:space="preserve">כאן</w:t>
        </w:r>
      </w:ins>
      <w:del w:id="90698" w:author="מנוע מכני" w:date="2026-10-11T12:04:39Z">
        <w:r>
          <w:rPr>
            <w:rFonts w:hint="cs"/>
            <w:rtl/>
          </w:rPr>
          <w:delText xml:space="preserve">הכא</w:delText>
        </w:r>
      </w:del>
      <w:r>
        <w:rPr>
          <w:rFonts w:hint="cs"/>
          <w:rtl/>
        </w:rPr>
        <w:t xml:space="preserve"> דלא לימא </w:t>
      </w:r>
      <w:r>
        <w:rPr>
          <w:rStyle w:val="2fb"/>
          <w:rFonts w:hint="cs"/>
          <w:rtl/>
        </w:rPr>
        <w:t xml:space="preserve">לר</w:t>
      </w:r>
      <w:r>
        <w:rPr>
          <w:rStyle w:val="2fb"/>
          <w:rtl/>
        </w:rPr>
        <w:t>"</w:t>
      </w:r>
      <w:r>
        <w:rPr>
          <w:rStyle w:val="2fb"/>
          <w:rFonts w:hint="cs"/>
          <w:rtl/>
        </w:rPr>
        <w:t xml:space="preserve">ל</w:t>
      </w:r>
      <w:r>
        <w:rPr>
          <w:rFonts w:hint="cs"/>
          <w:rtl/>
        </w:rPr>
        <w:t xml:space="preserve"> דמודה בפנים מפנים </w:t>
      </w:r>
    </w:p>
    <w:p w:rsidR="00DA63EC" w:rsidRDefault="00DA63EC" w:rsidP="00DA63EC">
      <w:pPr>
        <w:tabs>
          <w:tab w:val="left" w:pos="0"/>
          <w:tab w:val="center" w:pos="2835"/>
        </w:tabs>
        <w:rPr>
          <w:rtl/>
        </w:rPr>
      </w:pPr>
      <w:r>
        <w:rPr>
          <w:rFonts w:hint="cs"/>
          <w:rtl/>
        </w:rPr>
        <w:t xml:space="preserve">ואשמעי' </w:t>
      </w:r>
      <w:ins w:id="90699" w:author="מנוע מכני" w:date="2026-10-11T12:04:39Z">
        <w:r>
          <w:rPr>
            <w:rFonts w:hint="cs"/>
            <w:rtl/>
          </w:rPr>
          <w:t xml:space="preserve">שם</w:t>
        </w:r>
      </w:ins>
      <w:del w:id="90700" w:author="מנוע מכני" w:date="2026-10-11T12:04:39Z">
        <w:r>
          <w:rPr>
            <w:rFonts w:hint="cs"/>
            <w:rtl/>
          </w:rPr>
          <w:delText xml:space="preserve">התם</w:delText>
        </w:r>
      </w:del>
      <w:r>
        <w:rPr>
          <w:rFonts w:hint="cs"/>
          <w:rtl/>
        </w:rPr>
        <w:t xml:space="preserve"> דלא לימא </w:t>
      </w:r>
      <w:r>
        <w:rPr>
          <w:rStyle w:val="2fb"/>
          <w:rFonts w:hint="cs"/>
          <w:rtl/>
        </w:rPr>
        <w:t xml:space="preserve">דרי</w:t>
      </w:r>
      <w:r>
        <w:rPr>
          <w:rStyle w:val="2fb"/>
          <w:rtl/>
        </w:rPr>
        <w:t>"</w:t>
      </w:r>
      <w:r>
        <w:rPr>
          <w:rStyle w:val="2fb"/>
          <w:rFonts w:hint="cs"/>
          <w:rtl/>
        </w:rPr>
        <w:t xml:space="preserve">ו</w:t>
      </w:r>
      <w:ins w:id="94131" w:author="מנוע מכני" w:date="2026-10-11T12:04:39Z">
        <w:r>
          <w:rPr>
            <w:rFonts w:hint="cs"/>
            <w:rtl/>
          </w:rPr>
          <w:t xml:space="preserve"> </w:t>
        </w:r>
      </w:ins>
      <w:del w:id="94132" w:author="מנוע מכני" w:date="2026-10-11T12:04:39Z">
        <w:r>
          <w:rPr>
            <w:rFonts w:hint="cs"/>
            <w:rtl/>
          </w:rPr>
          <w:delText xml:space="preserve">  </w:delText>
        </w:r>
      </w:del>
      <w:r>
        <w:rPr>
          <w:rFonts w:hint="cs"/>
          <w:rtl/>
        </w:rPr>
        <w:t xml:space="preserve">מודה </w:t>
      </w:r>
      <w:r>
        <w:rPr>
          <w:rStyle w:val="2fb"/>
          <w:rFonts w:hint="cs"/>
          <w:rtl/>
        </w:rPr>
        <w:t xml:space="preserve">לר</w:t>
      </w:r>
      <w:r>
        <w:rPr>
          <w:rStyle w:val="2fb"/>
          <w:rtl/>
        </w:rPr>
        <w:t>"</w:t>
      </w:r>
      <w:r>
        <w:rPr>
          <w:rStyle w:val="2fb"/>
          <w:rFonts w:hint="cs"/>
          <w:rtl/>
        </w:rPr>
        <w:t xml:space="preserve">ל</w:t>
      </w:r>
      <w:r>
        <w:rPr>
          <w:rFonts w:hint="cs"/>
          <w:rtl/>
        </w:rPr>
        <w:t xml:space="preserve"> </w:t>
      </w:r>
    </w:p>
    <w:p>
      <w:pPr>
        <w:pStyle w:val="38"/>
        <w:rPr>
          <w:ins w:id="97737" w:author="מנוע מכני" w:date="2026-10-11T12:04:39Z"/>
        </w:rPr>
      </w:pPr>
      <w:r>
        <w:lastRenderedPageBreak/>
        <w:t>כשבא ר</w:t>
      </w:r>
      <w:r>
        <w:t>"</w:t>
      </w:r>
      <w:r>
        <w:t>ד</w:t>
      </w:r>
      <w:r>
        <w:t xml:space="preserve">:</w:t>
      </w:r>
    </w:p>
    <w:p w:rsidR="00DA63EC" w:rsidRDefault="00DA63EC" w:rsidP="00DA63EC">
      <w:pPr>
        <w:tabs>
          <w:tab w:val="left" w:pos="0"/>
          <w:tab w:val="center" w:pos="2835"/>
        </w:tabs>
        <w:rPr>
          <w:rtl/>
        </w:rPr>
      </w:pPr>
      <w:del w:id="97738" w:author="מנוע מכני" w:date="2026-10-11T12:04:39Z">
        <w:r>
          <w:rPr>
            <w:rtl/>
          </w:rPr>
          <w:delText xml:space="preserve"> </w:delText>
        </w:r>
      </w:del>
      <w:r>
        <w:rPr>
          <w:rtl/>
        </w:rPr>
        <w:t xml:space="preserve">מתיב </w:t>
      </w:r>
      <w:r>
        <w:rPr>
          <w:rStyle w:val="2fb"/>
          <w:rtl/>
        </w:rPr>
        <w:t xml:space="preserve">רב</w:t>
      </w:r>
      <w:r>
        <w:rPr>
          <w:rtl/>
        </w:rPr>
        <w:t xml:space="preserve"> ירמיה לסיועיה </w:t>
      </w:r>
      <w:ins w:id="90183" w:author="מנוע מכני" w:date="2026-10-11T12:04:39Z">
        <w:r>
          <w:rPr>
            <w:rStyle w:val="2fb"/>
            <w:rtl/>
          </w:rPr>
          <w:t xml:space="preserve">לרי"ו</w:t>
        </w:r>
      </w:ins>
      <w:del w:id="90184" w:author="מנוע מכני" w:date="2026-10-11T12:04:39Z">
        <w:r>
          <w:rPr>
            <w:rtl/>
          </w:rPr>
          <w:delText xml:space="preserve">לרבי יוחנן</w:delText>
        </w:r>
      </w:del>
      <w:r>
        <w:rPr>
          <w:rtl/>
        </w:rPr>
        <w:t xml:space="preserve">, </w:t>
      </w:r>
      <w:r>
        <w:rPr>
          <w:rStyle w:val="2fb"/>
          <w:rtl/>
        </w:rPr>
        <w:t xml:space="preserve">ורבי</w:t>
      </w:r>
      <w:r>
        <w:rPr>
          <w:rtl/>
        </w:rPr>
        <w:t xml:space="preserve"> אילא לסיועיה </w:t>
      </w:r>
      <w:r>
        <w:rPr>
          <w:rStyle w:val="2fb"/>
          <w:rtl/>
        </w:rPr>
        <w:t xml:space="preserve">לר"</w:t>
      </w:r>
      <w:r>
        <w:rPr>
          <w:rStyle w:val="2fb"/>
          <w:rFonts w:hint="cs"/>
          <w:rtl/>
        </w:rPr>
        <w:t>ל</w:t>
      </w:r>
      <w:r>
        <w:rPr>
          <w:rtl/>
        </w:rPr>
        <w:t>.</w:t>
      </w:r>
    </w:p>
    <w:p>
      <w:pPr>
        <w:pStyle w:val="38"/>
        <w:rPr>
          <w:ins w:id="97739" w:author="מנוע מכני" w:date="2026-10-11T12:04:39Z"/>
        </w:rPr>
      </w:pPr>
      <w:r>
        <w:t>רי</w:t>
      </w:r>
      <w:r>
        <w:t>"</w:t>
      </w:r>
      <w:r>
        <w:t>ר לסייע לרי</w:t>
      </w:r>
      <w:r>
        <w:t>"</w:t>
      </w:r>
      <w:r>
        <w:t>ו</w:t>
      </w:r>
      <w:r>
        <w:t xml:space="preserve">:</w:t>
      </w:r>
    </w:p>
    <w:p w:rsidR="00DA63EC" w:rsidRDefault="00DA63EC" w:rsidP="00DA63EC">
      <w:pPr>
        <w:tabs>
          <w:tab w:val="left" w:pos="0"/>
          <w:tab w:val="center" w:pos="2835"/>
        </w:tabs>
        <w:rPr>
          <w:rtl/>
        </w:rPr>
      </w:pPr>
      <w:del w:id="97740" w:author="מנוע מכני" w:date="2026-10-11T12:04:39Z">
        <w:r>
          <w:rPr>
            <w:rtl/>
          </w:rPr>
          <w:delText xml:space="preserve"> </w:delText>
        </w:r>
      </w:del>
      <w:r>
        <w:rPr>
          <w:rtl/>
        </w:rPr>
        <w:t xml:space="preserve">ומה במקום שאם </w:t>
      </w:r>
      <w:r>
        <w:rPr>
          <w:rtl/>
        </w:rPr>
        <w:t xml:space="preserve">אמר</w:t>
      </w:r>
      <w:r>
        <w:rPr>
          <w:rtl/>
        </w:rPr>
        <w:t xml:space="preserve"> הריני שוחט חוץ לזמנו שהוא כשר, שחטו על מנת לזרוק דמו חוץ לזמנו - פסול, </w:t>
      </w:r>
    </w:p>
    <w:p w:rsidR="00DA63EC" w:rsidRDefault="00DA63EC" w:rsidP="00DA63EC">
      <w:pPr>
        <w:rPr>
          <w:rtl/>
        </w:rPr>
      </w:pPr>
      <w:r>
        <w:rPr>
          <w:rtl/>
        </w:rPr>
        <w:t xml:space="preserve">מקום שאם </w:t>
      </w:r>
      <w:r>
        <w:rPr>
          <w:rtl/>
        </w:rPr>
        <w:t xml:space="preserve">אמר</w:t>
      </w:r>
      <w:r>
        <w:rPr>
          <w:rtl/>
        </w:rPr>
        <w:t xml:space="preserve"> הריני שוחט שלא לשמו פסול, שחטו על מנת לזרוק דמו שלא לשמו - אינו דין שיהא פסול.</w:t>
      </w:r>
    </w:p>
    <w:p>
      <w:pPr>
        <w:pStyle w:val="38"/>
        <w:rPr>
          <w:ins w:id="97742" w:author="מנוע מכני" w:date="2026-10-11T12:04:39Z"/>
        </w:rPr>
      </w:pPr>
      <w:del w:id="97741" w:author="מנוע מכני" w:date="2026-10-11T12:04:39Z">
        <w:r>
          <w:delText xml:space="preserve">•</w:delText>
        </w:r>
      </w:del>
      <w:r>
        <w:t xml:space="preserve"> </w:t>
      </w:r>
      <w:r>
        <w:t>מתקיף רב"</w:t>
      </w:r>
      <w:r>
        <w:t>אה</w:t>
      </w:r>
      <w:r>
        <w:t xml:space="preserve">:</w:t>
      </w:r>
    </w:p>
    <w:p w:rsidR="00DA63EC" w:rsidRDefault="00DA63EC" w:rsidP="00DA63EC">
      <w:pPr>
        <w:tabs>
          <w:tab w:val="left" w:pos="0"/>
          <w:tab w:val="center" w:pos="2835"/>
        </w:tabs>
        <w:rPr>
          <w:rtl/>
        </w:rPr>
      </w:pPr>
      <w:del w:id="97743" w:author="מנוע מכני" w:date="2026-10-11T12:04:39Z">
        <w:r>
          <w:rPr>
            <w:rtl/>
          </w:rPr>
          <w:delText xml:space="preserve"> </w:delText>
        </w:r>
      </w:del>
      <w:r>
        <w:rPr>
          <w:rtl/>
        </w:rPr>
        <w:t xml:space="preserve">מה לחוץ לזמנו שכן כרת! </w:t>
      </w:r>
    </w:p>
    <w:p>
      <w:pPr>
        <w:pStyle w:val="38"/>
        <w:rPr>
          <w:ins w:id="97744" w:author="מנוע מכני" w:date="2026-10-11T12:04:39Z"/>
        </w:rPr>
      </w:pPr>
      <w:r>
        <w:t>אלא א</w:t>
      </w:r>
      <w:r>
        <w:t>רב</w:t>
      </w:r>
      <w:r>
        <w:t>"</w:t>
      </w:r>
      <w:r>
        <w:t>א</w:t>
      </w:r>
      <w:r>
        <w:t xml:space="preserve"> </w:t>
      </w:r>
      <w:r>
        <w:t xml:space="preserve">ה"</w:t>
      </w:r>
      <w:r>
        <w:t>ק</w:t>
      </w:r>
      <w:r>
        <w:t xml:space="preserve">:</w:t>
      </w:r>
    </w:p>
    <w:p w:rsidR="00DA63EC" w:rsidRDefault="00DA63EC" w:rsidP="00DA63EC">
      <w:pPr>
        <w:tabs>
          <w:tab w:val="left" w:pos="0"/>
          <w:tab w:val="center" w:pos="2835"/>
        </w:tabs>
        <w:rPr>
          <w:rtl/>
        </w:rPr>
      </w:pPr>
      <w:del w:id="97745" w:author="מנוע מכני" w:date="2026-10-11T12:04:39Z">
        <w:r>
          <w:rPr>
            <w:rtl/>
          </w:rPr>
          <w:delText xml:space="preserve"> </w:delText>
        </w:r>
      </w:del>
      <w:r>
        <w:rPr>
          <w:rtl/>
        </w:rPr>
        <w:t xml:space="preserve">ומה מקום שאם </w:t>
      </w:r>
      <w:r>
        <w:rPr>
          <w:rtl/>
        </w:rPr>
        <w:t xml:space="preserve">אמר</w:t>
      </w:r>
      <w:r>
        <w:rPr>
          <w:rtl/>
        </w:rPr>
        <w:t xml:space="preserve"> הריני שוחט חוץ למקומו שהוא כשר, שחטו על מנת לזרוק דמו חוץ למקומו - פסול, מקום שאם </w:t>
      </w:r>
      <w:r>
        <w:rPr>
          <w:rtl/>
        </w:rPr>
        <w:t xml:space="preserve">אמר</w:t>
      </w:r>
      <w:r>
        <w:rPr>
          <w:rtl/>
        </w:rPr>
        <w:t xml:space="preserve"> הריני שוחט שלא לשמו שהוא פסול, [שחטו ע"מ] לזרוק דמו שלא לשמו - אינו דין שיהא פסול.</w:t>
      </w:r>
    </w:p>
    <w:p>
      <w:pPr>
        <w:pStyle w:val="38"/>
        <w:rPr>
          <w:ins w:id="97747" w:author="מנוע מכני" w:date="2026-10-11T12:04:39Z"/>
        </w:rPr>
      </w:pPr>
      <w:del w:id="97746" w:author="מנוע מכני" w:date="2026-10-11T12:04:39Z">
        <w:r>
          <w:delText xml:space="preserve">•</w:delText>
        </w:r>
      </w:del>
      <w:r>
        <w:t xml:space="preserve"> </w:t>
      </w:r>
      <w:r>
        <w:t xml:space="preserve">מתקיף רב אשי:</w:t>
      </w:r>
    </w:p>
    <w:p w:rsidR="00DA63EC" w:rsidRDefault="00DA63EC" w:rsidP="00DA63EC">
      <w:pPr>
        <w:rPr>
          <w:rtl/>
        </w:rPr>
      </w:pPr>
      <w:del w:id="97748" w:author="מנוע מכני" w:date="2026-10-11T12:04:39Z">
        <w:r>
          <w:rPr>
            <w:rtl/>
          </w:rPr>
          <w:delText xml:space="preserve"> </w:delText>
        </w:r>
      </w:del>
      <w:r>
        <w:rPr>
          <w:rtl/>
        </w:rPr>
        <w:t xml:space="preserve">מה לחוץ למקומו שכן נוהג בכל הזבחים, תאמר בשלא לשמו שאינו נוהג אלא בפסח וחטאת? </w:t>
      </w:r>
    </w:p>
    <w:p>
      <w:pPr>
        <w:pStyle w:val="38"/>
        <w:rPr>
          <w:ins w:id="97749" w:author="מנוע מכני" w:date="2026-10-11T12:04:39Z"/>
        </w:rPr>
      </w:pPr>
      <w:r>
        <w:t xml:space="preserve">- </w:t>
      </w:r>
      <w:r w:rsidRPr="00516AB6">
        <w:t>אלא א</w:t>
      </w:r>
      <w:r w:rsidRPr="00516AB6">
        <w:t>ר</w:t>
      </w:r>
      <w:r>
        <w:t>"</w:t>
      </w:r>
      <w:r w:rsidRPr="00516AB6">
        <w:t>א</w:t>
      </w:r>
      <w:r w:rsidRPr="00516AB6">
        <w:t xml:space="preserve"> </w:t>
      </w:r>
      <w:r w:rsidRPr="00516AB6">
        <w:t xml:space="preserve">ה</w:t>
      </w:r>
      <w:r>
        <w:t>"</w:t>
      </w:r>
      <w:r w:rsidRPr="00516AB6">
        <w:t>ק</w:t>
      </w:r>
      <w:r w:rsidRPr="00516AB6">
        <w:t xml:space="preserve">:</w:t>
      </w:r>
    </w:p>
    <w:p w:rsidR="00DA63EC" w:rsidRDefault="00DA63EC" w:rsidP="00DA63EC">
      <w:pPr>
        <w:pStyle w:val="affffb"/>
      </w:pPr>
      <w:del w:id="97750" w:author="מנוע מכני" w:date="2026-10-11T12:04:39Z">
        <w:r w:rsidRPr="00516AB6">
          <w:rPr>
            <w:rtl/>
          </w:rPr>
          <w:delText xml:space="preserve"> </w:delText>
        </w:r>
      </w:del>
      <w:r w:rsidRPr="00516AB6">
        <w:rPr>
          <w:rtl/>
        </w:rPr>
        <w:t xml:space="preserve">ומה במקום שאם </w:t>
      </w:r>
      <w:r w:rsidRPr="00516AB6">
        <w:rPr>
          <w:rtl/>
        </w:rPr>
        <w:t xml:space="preserve">אמר</w:t>
      </w:r>
      <w:r w:rsidRPr="00516AB6">
        <w:rPr>
          <w:rtl/>
        </w:rPr>
        <w:t xml:space="preserve"> הריני שוחט לשם פלוני שהוא כשר, לזרוק דמו לשם פלוני פסול, </w:t>
      </w:r>
    </w:p>
    <w:p w:rsidR="00DA63EC" w:rsidRDefault="00DA63EC" w:rsidP="00DA63EC">
      <w:pPr>
        <w:pStyle w:val="affffb"/>
        <w:rPr>
          <w:rtl/>
        </w:rPr>
      </w:pPr>
      <w:r>
        <w:rPr>
          <w:rtl/>
        </w:rPr>
        <w:t xml:space="preserve">- </w:t>
      </w:r>
      <w:r w:rsidRPr="00516AB6">
        <w:rPr>
          <w:rtl/>
        </w:rPr>
        <w:t xml:space="preserve">מקום שאם </w:t>
      </w:r>
      <w:r w:rsidRPr="00516AB6">
        <w:rPr>
          <w:rtl/>
        </w:rPr>
        <w:t xml:space="preserve">אמר</w:t>
      </w:r>
      <w:r w:rsidRPr="00516AB6">
        <w:rPr>
          <w:rtl/>
        </w:rPr>
        <w:t xml:space="preserve"> הריני שוחט שלא לשמן שהוא פסול, שחטו ע"מ לזרוק דמן שלא לשמן </w:t>
      </w:r>
      <w:r w:rsidRPr="00516AB6">
        <w:rPr>
          <w:rFonts w:hint="cs"/>
          <w:rtl/>
        </w:rPr>
        <w:t>כ</w:t>
      </w:r>
      <w:r>
        <w:rPr>
          <w:rtl/>
        </w:rPr>
        <w:t>"</w:t>
      </w:r>
      <w:r w:rsidRPr="00516AB6">
        <w:rPr>
          <w:rFonts w:hint="cs"/>
          <w:rtl/>
        </w:rPr>
        <w:t xml:space="preserve">ש</w:t>
      </w:r>
      <w:r w:rsidRPr="00516AB6">
        <w:rPr>
          <w:rFonts w:hint="cs"/>
          <w:rtl/>
        </w:rPr>
        <w:t xml:space="preserve"> שיפסל</w:t>
      </w:r>
      <w:r w:rsidRPr="00516AB6">
        <w:rPr>
          <w:rtl/>
        </w:rPr>
        <w:t>.</w:t>
      </w:r>
    </w:p>
    <w:p>
      <w:pPr>
        <w:pStyle w:val="38"/>
        <w:rPr>
          <w:ins w:id="97752" w:author="מנוע מכני" w:date="2026-10-11T12:04:39Z"/>
        </w:rPr>
      </w:pPr>
      <w:del w:id="97751" w:author="מנוע מכני" w:date="2026-10-11T12:04:39Z">
        <w:r>
          <w:delText xml:space="preserve">•</w:delText>
        </w:r>
      </w:del>
      <w:r>
        <w:t xml:space="preserve"> ר</w:t>
      </w:r>
      <w:r>
        <w:t>"</w:t>
      </w:r>
      <w:r>
        <w:t>א לסייע לר</w:t>
      </w:r>
      <w:r>
        <w:t>"</w:t>
      </w:r>
      <w:r>
        <w:t>ל</w:t>
      </w:r>
      <w:r>
        <w:t xml:space="preserve">:</w:t>
      </w:r>
    </w:p>
    <w:p w:rsidR="00DA63EC" w:rsidRDefault="00DA63EC" w:rsidP="00DA63EC">
      <w:pPr>
        <w:tabs>
          <w:tab w:val="left" w:pos="0"/>
          <w:tab w:val="center" w:pos="2835"/>
        </w:tabs>
        <w:rPr>
          <w:rtl/>
        </w:rPr>
      </w:pPr>
      <w:del w:id="97753" w:author="מנוע מכני" w:date="2026-10-11T12:04:39Z">
        <w:r>
          <w:rPr>
            <w:rtl/>
          </w:rPr>
          <w:delText xml:space="preserve"> </w:delText>
        </w:r>
      </w:del>
      <w:r>
        <w:rPr>
          <w:rtl/>
        </w:rPr>
        <w:t xml:space="preserve">לא</w:t>
      </w:r>
      <w:r>
        <w:rPr>
          <w:rtl/>
        </w:rPr>
        <w:t xml:space="preserve"> תאמר בזריקה ותיתי </w:t>
      </w:r>
      <w:r>
        <w:rPr>
          <w:rtl/>
        </w:rPr>
        <w:t xml:space="preserve">מק"ו</w:t>
      </w:r>
      <w:r>
        <w:rPr>
          <w:rtl/>
        </w:rPr>
        <w:t xml:space="preserve"> מבינייא, משחיטה וקבלה, </w:t>
      </w:r>
    </w:p>
    <w:p w:rsidR="00DA63EC" w:rsidRDefault="00DA63EC" w:rsidP="00DA63EC">
      <w:pPr>
        <w:tabs>
          <w:tab w:val="left" w:pos="0"/>
          <w:tab w:val="center" w:pos="2835"/>
        </w:tabs>
        <w:rPr>
          <w:rtl/>
        </w:rPr>
      </w:pPr>
      <w:r w:rsidRPr="00C42E41">
        <w:rPr>
          <w:rFonts w:hint="cs"/>
          <w:b/>
          <w:bCs/>
          <w:rtl/>
        </w:rPr>
        <w:t>והלכתא</w:t>
      </w:r>
      <w:r>
        <w:rPr>
          <w:rFonts w:hint="cs"/>
          <w:rtl/>
        </w:rPr>
        <w:t xml:space="preserve"> </w:t>
      </w:r>
      <w:r>
        <w:rPr>
          <w:rtl/>
        </w:rPr>
        <w:t>לומר, דאין מחשבין מעבודה לעבודה.</w:t>
      </w:r>
    </w:p>
    <w:p w:rsidR="00DA63EC" w:rsidRDefault="00DA63EC" w:rsidP="00DA63EC">
      <w:pPr>
        <w:tabs>
          <w:tab w:val="left" w:pos="0"/>
          <w:tab w:val="center" w:pos="2835"/>
        </w:tabs>
        <w:rPr>
          <w:rtl/>
        </w:rPr>
      </w:pPr>
      <w:r>
        <w:rPr>
          <w:rFonts w:hint="cs"/>
          <w:rtl/>
        </w:rPr>
        <w:t xml:space="preserve">ולא דמחשבין </w:t>
      </w:r>
      <w:r>
        <w:rPr>
          <w:rFonts w:hint="cs"/>
          <w:rtl/>
        </w:rPr>
        <w:t xml:space="preserve">דא</w:t>
      </w:r>
      <w:r>
        <w:rPr>
          <w:rtl/>
        </w:rPr>
        <w:t>"</w:t>
      </w:r>
      <w:r>
        <w:rPr>
          <w:rFonts w:hint="cs"/>
          <w:rtl/>
        </w:rPr>
        <w:t xml:space="preserve">כ</w:t>
      </w:r>
      <w:r>
        <w:rPr>
          <w:rFonts w:hint="cs"/>
          <w:rtl/>
        </w:rPr>
        <w:t xml:space="preserve"> לשתוק קרא ותיתי </w:t>
      </w:r>
      <w:r>
        <w:rPr>
          <w:rFonts w:hint="cs"/>
          <w:rtl/>
        </w:rPr>
        <w:t xml:space="preserve">מק</w:t>
      </w:r>
      <w:r>
        <w:rPr>
          <w:rtl/>
        </w:rPr>
        <w:t>"</w:t>
      </w:r>
      <w:r>
        <w:rPr>
          <w:rFonts w:hint="cs"/>
          <w:rtl/>
        </w:rPr>
        <w:t xml:space="preserve">ו</w:t>
      </w:r>
      <w:r>
        <w:rPr>
          <w:rFonts w:hint="cs"/>
          <w:rtl/>
        </w:rPr>
        <w:t xml:space="preserve"> </w:t>
      </w:r>
      <w:r>
        <w:rPr>
          <w:rStyle w:val="2fb"/>
          <w:rFonts w:hint="cs"/>
          <w:rtl/>
        </w:rPr>
        <w:t xml:space="preserve">דרב אשי</w:t>
      </w:r>
      <w:r>
        <w:rPr>
          <w:rFonts w:hint="cs"/>
          <w:rtl/>
        </w:rPr>
        <w:t xml:space="preserve"> </w:t>
      </w:r>
    </w:p>
    <w:p>
      <w:pPr>
        <w:pStyle w:val="38"/>
        <w:rPr>
          <w:ins w:id="97754" w:author="מנוע מכני" w:date="2026-10-11T12:04:39Z"/>
        </w:rPr>
      </w:pPr>
      <w:r>
        <w:t xml:space="preserve">ואידך:</w:t>
      </w:r>
    </w:p>
    <w:p w:rsidR="00DA63EC" w:rsidRDefault="00DA63EC" w:rsidP="00DA63EC">
      <w:pPr>
        <w:tabs>
          <w:tab w:val="left" w:pos="0"/>
          <w:tab w:val="center" w:pos="2835"/>
        </w:tabs>
        <w:rPr>
          <w:rtl/>
        </w:rPr>
      </w:pPr>
      <w:del w:id="97755" w:author="מנוע מכני" w:date="2026-10-11T12:04:39Z">
        <w:r>
          <w:rPr>
            <w:rtl/>
          </w:rPr>
          <w:delText xml:space="preserve"> </w:delText>
        </w:r>
      </w:del>
      <w:r>
        <w:rPr>
          <w:rtl/>
        </w:rPr>
        <w:t xml:space="preserve">מה להנך שכן טעונות צפון וישנן בחטאות הפנימיות.</w:t>
      </w:r>
    </w:p>
    <w:p>
      <w:pPr>
        <w:pStyle w:val="38"/>
        <w:rPr>
          <w:ins w:id="97756" w:author="מנוע מכני" w:date="2026-10-11T12:04:39Z"/>
        </w:rPr>
      </w:pPr>
      <w:r>
        <w:t xml:space="preserve">ואידך?</w:t>
      </w:r>
    </w:p>
    <w:p w:rsidR="00DA63EC" w:rsidRDefault="00DA63EC" w:rsidP="00DA63EC">
      <w:pPr>
        <w:tabs>
          <w:tab w:val="left" w:pos="0"/>
          <w:tab w:val="center" w:pos="2835"/>
        </w:tabs>
        <w:rPr>
          <w:rtl/>
        </w:rPr>
      </w:pPr>
      <w:del w:id="97757" w:author="מנוע מכני" w:date="2026-10-11T12:04:39Z">
        <w:r>
          <w:rPr>
            <w:rtl/>
          </w:rPr>
          <w:delText xml:space="preserve"> </w:delText>
        </w:r>
      </w:del>
      <w:ins w:id="92369" w:author="מנוע מכני" w:date="2026-10-11T12:04:39Z">
        <w:r>
          <w:rPr>
            <w:rtl/>
          </w:rPr>
          <w:t xml:space="preserve">עכשיו</w:t>
        </w:r>
      </w:ins>
      <w:del w:id="92370" w:author="מנוע מכני" w:date="2026-10-11T12:04:39Z">
        <w:r>
          <w:rPr>
            <w:rtl/>
          </w:rPr>
          <w:delText xml:space="preserve">השתא</w:delText>
        </w:r>
      </w:del>
      <w:r>
        <w:rPr>
          <w:rtl/>
        </w:rPr>
        <w:t xml:space="preserve"> מיהא בשלמים קיימין.</w:t>
      </w:r>
    </w:p>
    <w:p w:rsidR="00DA63EC" w:rsidRDefault="00DA63EC" w:rsidP="00DA63EC">
      <w:pPr>
        <w:tabs>
          <w:tab w:val="left" w:pos="0"/>
          <w:tab w:val="center" w:pos="2835"/>
        </w:tabs>
        <w:rPr>
          <w:rtl/>
        </w:rPr>
      </w:pPr>
    </w:p>
    <w:p>
      <w:pPr>
        <w:pStyle w:val="38"/>
        <w:rPr>
          <w:ins w:id="97759" w:author="מנוע מכני" w:date="2026-10-11T12:04:39Z"/>
        </w:rPr>
      </w:pPr>
      <w:del w:id="97758" w:author="מנוע מכני" w:date="2026-10-11T12:04:39Z">
        <w:r>
          <w:delText xml:space="preserve">•</w:delText>
        </w:r>
      </w:del>
      <w:r>
        <w:t xml:space="preserve"> </w:t>
      </w:r>
      <w:r w:rsidRPr="00884D20">
        <w:t xml:space="preserve">איתמר:</w:t>
      </w:r>
    </w:p>
    <w:p w:rsidR="00DA63EC" w:rsidRDefault="00DA63EC" w:rsidP="00DA63EC">
      <w:pPr>
        <w:tabs>
          <w:tab w:val="left" w:pos="0"/>
          <w:tab w:val="center" w:pos="2835"/>
        </w:tabs>
        <w:rPr>
          <w:rtl/>
        </w:rPr>
      </w:pPr>
      <w:del w:id="97760" w:author="מנוע מכני" w:date="2026-10-11T12:04:39Z">
        <w:r w:rsidRPr="00884D20">
          <w:rPr>
            <w:b/>
            <w:bCs/>
            <w:rtl/>
          </w:rPr>
          <w:delText xml:space="preserve"> </w:delText>
        </w:r>
      </w:del>
      <w:r w:rsidRPr="00884D20">
        <w:rPr>
          <w:b/>
          <w:bCs/>
          <w:rtl/>
        </w:rPr>
        <w:t xml:space="preserve">שחטה לשמה לזרוק דמה שלא לשמה</w:t>
      </w:r>
      <w:r>
        <w:rPr>
          <w:rtl/>
        </w:rPr>
        <w:t xml:space="preserve"> </w:t>
      </w:r>
      <w:r w:rsidRPr="00C42E41">
        <w:rPr>
          <w:rStyle w:val="2fb"/>
          <w:rFonts w:hint="cs"/>
          <w:b/>
          <w:bCs/>
          <w:rtl/>
        </w:rPr>
        <w:t>ר</w:t>
      </w:r>
      <w:r>
        <w:rPr>
          <w:rStyle w:val="2fb"/>
          <w:b/>
          <w:bCs/>
          <w:rtl/>
        </w:rPr>
        <w:t>"</w:t>
      </w:r>
      <w:r w:rsidRPr="00C42E41">
        <w:rPr>
          <w:rStyle w:val="2fb"/>
          <w:rFonts w:hint="cs"/>
          <w:b/>
          <w:bCs/>
          <w:rtl/>
        </w:rPr>
        <w:t>נ</w:t>
      </w:r>
      <w:r>
        <w:rPr>
          <w:rtl/>
        </w:rPr>
        <w:t xml:space="preserve">: פסולה, </w:t>
      </w:r>
      <w:r w:rsidRPr="00C42E41">
        <w:rPr>
          <w:rStyle w:val="2fb"/>
          <w:b/>
          <w:bCs/>
          <w:rtl/>
        </w:rPr>
        <w:t>רבה</w:t>
      </w:r>
      <w:r>
        <w:rPr>
          <w:rtl/>
        </w:rPr>
        <w:t xml:space="preserve">: כשרה, </w:t>
      </w:r>
    </w:p>
    <w:p w:rsidR="00DA63EC" w:rsidRDefault="00DA63EC" w:rsidP="00DA63EC">
      <w:pPr>
        <w:tabs>
          <w:tab w:val="left" w:pos="0"/>
          <w:tab w:val="center" w:pos="2835"/>
        </w:tabs>
        <w:rPr>
          <w:rtl/>
        </w:rPr>
      </w:pPr>
      <w:ins w:id="90701" w:author="מנוע מכני" w:date="2026-10-11T12:04:39Z">
        <w:r>
          <w:rPr>
            <w:rtl/>
          </w:rPr>
          <w:t xml:space="preserve">ואח"כ</w:t>
        </w:r>
      </w:ins>
      <w:del w:id="90702" w:author="מנוע מכני" w:date="2026-10-11T12:04:39Z">
        <w:r>
          <w:rPr>
            <w:rtl/>
          </w:rPr>
          <w:tab/>
          <w:delText xml:space="preserve">והדר</w:delText>
        </w:r>
      </w:del>
      <w:r>
        <w:rPr>
          <w:rtl/>
        </w:rPr>
        <w:tab/>
        <w:t xml:space="preserve"> </w:t>
      </w:r>
      <w:ins w:id="92371" w:author="מנוע מכני" w:date="2026-10-11T12:04:39Z">
        <w:r>
          <w:rPr>
            <w:rtl/>
          </w:rPr>
          <w:t xml:space="preserve">בו</w:t>
        </w:r>
      </w:ins>
      <w:del w:id="92372" w:author="מנוע מכני" w:date="2026-10-11T12:04:39Z">
        <w:r>
          <w:rPr>
            <w:rtl/>
          </w:rPr>
          <w:tab/>
          <w:delText xml:space="preserve">ביה</w:delText>
        </w:r>
      </w:del>
      <w:r>
        <w:rPr>
          <w:rtl/>
        </w:rPr>
        <w:tab/>
        <w:t xml:space="preserve"> </w:t>
      </w:r>
      <w:r>
        <w:rPr>
          <w:rStyle w:val="2fb"/>
          <w:rtl/>
        </w:rPr>
        <w:tab/>
        <w:t xml:space="preserve">רבה</w:t>
      </w:r>
      <w:r>
        <w:rPr>
          <w:rtl/>
        </w:rPr>
        <w:tab/>
        <w:t xml:space="preserve"> לגבי </w:t>
      </w:r>
      <w:ins w:id="90185" w:author="מנוע מכני" w:date="2026-10-11T12:04:39Z">
        <w:r>
          <w:rPr>
            <w:rStyle w:val="2fb"/>
            <w:rtl/>
          </w:rPr>
          <w:t xml:space="preserve">ר"נ</w:t>
        </w:r>
      </w:ins>
      <w:del w:id="90186" w:author="מנוע מכני" w:date="2026-10-11T12:04:39Z">
        <w:r>
          <w:rPr>
            <w:rtl/>
          </w:rPr>
          <w:tab/>
          <w:delText xml:space="preserve">רב נחמן</w:delText>
        </w:r>
      </w:del>
      <w:r>
        <w:rPr>
          <w:rtl/>
        </w:rPr>
        <w:tab/>
        <w:t xml:space="preserve"> </w:t>
      </w:r>
      <w:r>
        <w:rPr>
          <w:rtl/>
        </w:rPr>
        <w:tab/>
        <w:t xml:space="preserve">מק"ו</w:t>
      </w:r>
      <w:r>
        <w:rPr>
          <w:rtl/>
        </w:rPr>
        <w:tab/>
        <w:t xml:space="preserve"> </w:t>
      </w:r>
      <w:r>
        <w:rPr>
          <w:rStyle w:val="2fb"/>
          <w:rtl/>
        </w:rPr>
        <w:tab/>
        <w:t xml:space="preserve">דרב אשי</w:t>
      </w:r>
      <w:r>
        <w:rPr>
          <w:rtl/>
        </w:rPr>
        <w:tab/>
        <w:t xml:space="preserve">.</w:t>
      </w:r>
    </w:p>
    <w:p w:rsidR="00DA63EC" w:rsidRDefault="00DA63EC" w:rsidP="00DA63EC">
      <w:pPr>
        <w:pStyle w:val="affff1"/>
        <w:tabs>
          <w:tab w:val="left" w:pos="0"/>
        </w:tabs>
        <w:ind w:end="0"/>
        <w:rPr>
          <w:rFonts w:ascii="BA חניכי הישיבות" w:hAnsi="BA חניכי הישיבות" w:cs="BA חניכי הישיבות"/>
          <w:sz w:val="24"/>
          <w:rtl/>
        </w:rPr>
        <w:pPrChange w:id="20062" w:author="קלוד" w:date="2026-10-11T09:07:24Z">
          <w:pPr>
            <w:pStyle w:val="affff1"/>
            <w:tabs>
              <w:tab w:val="left" w:pos="0"/>
            </w:tabs>
            <w:rPr>
              <w:rFonts w:ascii="BA חניכי הישיבות" w:hAnsi="BA חניכי הישיבות" w:cs="BA חניכי הישיבות"/>
              <w:sz w:val="24"/>
              <w:rtl/>
            </w:rPr>
          </w:pPr>
        </w:pPrChange>
      </w:pPr>
      <w:r>
        <w:rPr>
          <w:rFonts w:ascii="BA חניכי הישיבות" w:hAnsi="BA חניכי הישיבות" w:cs="BA חניכי הישיבות"/>
          <w:color w:val="A6A6A6" w:themeColor="background1" w:themeShade="A6"/>
          <w:sz w:val="24"/>
          <w:rtl/>
        </w:rPr>
        <w:t>׹</w:t>
      </w:r>
    </w:p>
    <w:p w:rsidR="00DA63EC" w:rsidRDefault="00DA63EC" w:rsidP="00DA63EC">
      <w:pPr>
        <w:pStyle w:val="affff1"/>
        <w:tabs>
          <w:tab w:val="left" w:pos="0"/>
        </w:tabs>
        <w:ind w:end="0"/>
        <w:rPr>
          <w:rtl/>
        </w:rPr>
        <w:pPrChange w:id="20063" w:author="קלוד" w:date="2026-10-11T09:07:24Z">
          <w:pPr>
            <w:pStyle w:val="affff1"/>
            <w:tabs>
              <w:tab w:val="left" w:pos="0"/>
            </w:tabs>
            <w:rPr>
              <w:rtl/>
            </w:rPr>
          </w:pPr>
        </w:pPrChange>
      </w:pPr>
      <w:ins w:id="9802" w:author="מספור קטעי משנה" w:date="2026-10-11T09:35:09Z">
        <w:r>
          <w:rPr>
            <w:rStyle w:val="MisparKeta"/>
          </w:rPr>
          <w:t xml:space="preserve">א. </w:t>
        </w:r>
      </w:ins>
      <w:r>
        <w:rPr>
          <w:rtl/>
        </w:rPr>
        <w:t>רבי אליעזר אומר: אף האשם.</w:t>
      </w:r>
    </w:p>
    <w:p>
      <w:pPr>
        <w:pStyle w:val="38"/>
        <w:rPr>
          <w:ins w:id="97761" w:author="מנוע מכני" w:date="2026-10-11T12:04:39Z"/>
        </w:rPr>
      </w:pPr>
      <w:r w:rsidRPr="00516AB6">
        <w:t xml:space="preserve">תניא</w:t>
      </w:r>
      <w:r w:rsidRPr="00516AB6">
        <w:t xml:space="preserve"> א</w:t>
      </w:r>
      <w:r w:rsidRPr="00516AB6">
        <w:t>ר</w:t>
      </w:r>
      <w:r>
        <w:t>"</w:t>
      </w:r>
      <w:r w:rsidRPr="00516AB6">
        <w:t>א</w:t>
      </w:r>
      <w:r w:rsidRPr="00516AB6">
        <w:t xml:space="preserve">:</w:t>
      </w:r>
    </w:p>
    <w:p w:rsidR="00DA63EC" w:rsidRDefault="00DA63EC" w:rsidP="00DA63EC">
      <w:pPr>
        <w:tabs>
          <w:tab w:val="left" w:pos="0"/>
          <w:tab w:val="center" w:pos="2835"/>
        </w:tabs>
        <w:rPr>
          <w:spacing w:val="-2"/>
          <w:rtl/>
        </w:rPr>
      </w:pPr>
      <w:del w:id="97762" w:author="מנוע מכני" w:date="2026-10-11T12:04:39Z">
        <w:r w:rsidRPr="00516AB6">
          <w:rPr>
            <w:spacing w:val="-2"/>
            <w:rtl/>
          </w:rPr>
          <w:delText xml:space="preserve"> </w:delText>
        </w:r>
      </w:del>
      <w:r w:rsidRPr="00516AB6">
        <w:rPr>
          <w:spacing w:val="-2"/>
          <w:rtl/>
        </w:rPr>
        <w:t xml:space="preserve">חטאת באה על חטא ואשם בא על חטא, מה חטאת שלא לשמה פסולה, אף אשם שלא לשמו פסול.</w:t>
      </w:r>
    </w:p>
    <w:p>
      <w:pPr>
        <w:pStyle w:val="38"/>
        <w:rPr>
          <w:ins w:id="97763" w:author="מנוע מכני" w:date="2026-10-11T12:04:39Z"/>
        </w:rPr>
      </w:pPr>
      <w:r>
        <w:t xml:space="preserve">א"ל</w:t>
      </w:r>
      <w:r>
        <w:t xml:space="preserve"> רבי יהושע:</w:t>
      </w:r>
    </w:p>
    <w:p w:rsidR="00DA63EC" w:rsidRDefault="00DA63EC" w:rsidP="00DA63EC">
      <w:pPr>
        <w:tabs>
          <w:tab w:val="left" w:pos="0"/>
          <w:tab w:val="center" w:pos="2835"/>
        </w:tabs>
        <w:rPr>
          <w:rtl/>
        </w:rPr>
      </w:pPr>
      <w:del w:id="97764" w:author="מנוע מכני" w:date="2026-10-11T12:04:39Z">
        <w:r>
          <w:rPr>
            <w:rtl/>
          </w:rPr>
          <w:delText xml:space="preserve"> </w:delText>
        </w:r>
      </w:del>
      <w:r>
        <w:rPr>
          <w:rtl/>
        </w:rPr>
        <w:t xml:space="preserve">לא</w:t>
      </w:r>
      <w:r>
        <w:rPr>
          <w:rtl/>
        </w:rPr>
        <w:t xml:space="preserve">, אם אמרת בחטאת שכן דמה למעלה! </w:t>
      </w:r>
    </w:p>
    <w:p>
      <w:pPr>
        <w:pStyle w:val="38"/>
        <w:rPr>
          <w:ins w:id="97765" w:author="מנוע מכני" w:date="2026-10-11T12:04:39Z"/>
        </w:rPr>
      </w:pPr>
      <w:r>
        <w:t xml:space="preserve">א"ל</w:t>
      </w:r>
      <w:r>
        <w:t xml:space="preserve"> </w:t>
      </w:r>
      <w:ins w:id="90187" w:author="מנוע מכני" w:date="2026-10-11T12:04:39Z">
        <w:r>
          <w:t xml:space="preserve">ר"א</w:t>
        </w:r>
      </w:ins>
      <w:del w:id="90188" w:author="מנוע מכני" w:date="2026-10-11T12:04:39Z">
        <w:r>
          <w:delText xml:space="preserve">רבי אליעזר</w:delText>
        </w:r>
      </w:del>
      <w:r>
        <w:t xml:space="preserve">:</w:t>
      </w:r>
    </w:p>
    <w:p w:rsidR="00DA63EC" w:rsidRDefault="00DA63EC" w:rsidP="00DA63EC">
      <w:pPr>
        <w:tabs>
          <w:tab w:val="left" w:pos="0"/>
          <w:tab w:val="center" w:pos="2835"/>
        </w:tabs>
        <w:rPr>
          <w:rtl/>
        </w:rPr>
      </w:pPr>
      <w:del w:id="97766" w:author="מנוע מכני" w:date="2026-10-11T12:04:39Z">
        <w:r>
          <w:rPr>
            <w:rtl/>
          </w:rPr>
          <w:delText xml:space="preserve"> </w:delText>
        </w:r>
      </w:del>
      <w:r>
        <w:rPr>
          <w:rtl/>
        </w:rPr>
        <w:t xml:space="preserve">פסח יוכיח, שדמו למטה ושחטו שלא לשמו - פסול.</w:t>
      </w:r>
    </w:p>
    <w:p>
      <w:pPr>
        <w:pStyle w:val="38"/>
        <w:rPr>
          <w:ins w:id="97767" w:author="מנוע מכני" w:date="2026-10-11T12:04:39Z"/>
        </w:rPr>
      </w:pPr>
      <w:r>
        <w:t xml:space="preserve">א"ל</w:t>
      </w:r>
      <w:r>
        <w:t xml:space="preserve"> רבי יהושע:</w:t>
      </w:r>
    </w:p>
    <w:p w:rsidR="00DA63EC" w:rsidRDefault="00DA63EC" w:rsidP="00DA63EC">
      <w:pPr>
        <w:tabs>
          <w:tab w:val="left" w:pos="0"/>
          <w:tab w:val="center" w:pos="2835"/>
        </w:tabs>
        <w:rPr>
          <w:rtl/>
        </w:rPr>
      </w:pPr>
      <w:del w:id="97768" w:author="מנוע מכני" w:date="2026-10-11T12:04:39Z">
        <w:r>
          <w:rPr>
            <w:rtl/>
          </w:rPr>
          <w:delText xml:space="preserve"> </w:delText>
        </w:r>
      </w:del>
      <w:r>
        <w:rPr>
          <w:rtl/>
        </w:rPr>
        <w:t xml:space="preserve">מה לפסח שכן זמנו קבוע! </w:t>
      </w:r>
    </w:p>
    <w:p>
      <w:pPr>
        <w:pStyle w:val="38"/>
        <w:rPr>
          <w:ins w:id="97769" w:author="מנוע מכני" w:date="2026-10-11T12:04:39Z"/>
        </w:rPr>
      </w:pPr>
      <w:r>
        <w:t xml:space="preserve">א"ל</w:t>
      </w:r>
      <w:r>
        <w:t xml:space="preserve"> </w:t>
      </w:r>
      <w:ins w:id="90189" w:author="מנוע מכני" w:date="2026-10-11T12:04:39Z">
        <w:r>
          <w:t xml:space="preserve">ר"א</w:t>
        </w:r>
      </w:ins>
      <w:del w:id="90190" w:author="מנוע מכני" w:date="2026-10-11T12:04:39Z">
        <w:r>
          <w:delText xml:space="preserve">רבי אליעזר</w:delText>
        </w:r>
      </w:del>
      <w:r>
        <w:t xml:space="preserve">:</w:t>
      </w:r>
    </w:p>
    <w:p w:rsidR="00DA63EC" w:rsidRDefault="00DA63EC" w:rsidP="00DA63EC">
      <w:pPr>
        <w:tabs>
          <w:tab w:val="left" w:pos="0"/>
          <w:tab w:val="center" w:pos="2835"/>
        </w:tabs>
        <w:rPr>
          <w:rtl/>
        </w:rPr>
      </w:pPr>
      <w:del w:id="97770" w:author="מנוע מכני" w:date="2026-10-11T12:04:39Z">
        <w:r>
          <w:rPr>
            <w:rtl/>
          </w:rPr>
          <w:delText xml:space="preserve"> </w:delText>
        </w:r>
      </w:del>
      <w:r>
        <w:rPr>
          <w:rtl/>
        </w:rPr>
        <w:t xml:space="preserve">חטאת תוכיח.</w:t>
      </w:r>
    </w:p>
    <w:p>
      <w:pPr>
        <w:pStyle w:val="38"/>
        <w:rPr>
          <w:ins w:id="97771" w:author="מנוע מכני" w:date="2026-10-11T12:04:39Z"/>
        </w:rPr>
      </w:pPr>
      <w:r>
        <w:t xml:space="preserve">א"ל</w:t>
      </w:r>
      <w:r>
        <w:t xml:space="preserve"> רבי יהושע:</w:t>
      </w:r>
    </w:p>
    <w:p w:rsidR="00DA63EC" w:rsidRDefault="00DA63EC" w:rsidP="00DA63EC">
      <w:pPr>
        <w:tabs>
          <w:tab w:val="left" w:pos="0"/>
          <w:tab w:val="center" w:pos="2835"/>
        </w:tabs>
        <w:rPr>
          <w:rtl/>
        </w:rPr>
      </w:pPr>
      <w:del w:id="97772" w:author="מנוע מכני" w:date="2026-10-11T12:04:39Z">
        <w:r>
          <w:rPr>
            <w:rtl/>
          </w:rPr>
          <w:delText xml:space="preserve"> </w:delText>
        </w:r>
      </w:del>
      <w:r>
        <w:rPr>
          <w:rtl/>
        </w:rPr>
        <w:t xml:space="preserve">חוזרני חלילה.</w:t>
      </w:r>
    </w:p>
    <w:p w:rsidR="00DA63EC" w:rsidRDefault="00DA63EC" w:rsidP="00DA63EC">
      <w:pPr>
        <w:pStyle w:val="afff3"/>
        <w:framePr w:wrap="around"/>
        <w:tabs>
          <w:tab w:val="left" w:pos="0"/>
        </w:tabs>
        <w:rPr>
          <w:rtl/>
        </w:rPr>
      </w:pPr>
      <w:r>
        <w:rPr>
          <w:rFonts w:hint="cs"/>
          <w:rtl/>
        </w:rPr>
        <w:t>י:</w:t>
      </w:r>
    </w:p>
    <w:p>
      <w:pPr>
        <w:pStyle w:val="38"/>
        <w:rPr>
          <w:ins w:id="97773" w:author="מנוע מכני" w:date="2026-10-11T12:04:39Z"/>
        </w:rPr>
      </w:pPr>
      <w:r w:rsidRPr="00FE1B89">
        <w:t>חזר ר"</w:t>
      </w:r>
      <w:r w:rsidRPr="00FE1B89">
        <w:t>א</w:t>
      </w:r>
      <w:r w:rsidRPr="00FE1B89">
        <w:t xml:space="preserve"> ודנו דין אחר:</w:t>
      </w:r>
    </w:p>
    <w:p w:rsidR="00DA63EC" w:rsidRPr="00FE1B89" w:rsidRDefault="00DA63EC" w:rsidP="00DA63EC">
      <w:pPr>
        <w:tabs>
          <w:tab w:val="left" w:pos="0"/>
          <w:tab w:val="center" w:pos="2835"/>
        </w:tabs>
        <w:rPr>
          <w:spacing w:val="-4"/>
          <w:rtl/>
        </w:rPr>
      </w:pPr>
      <w:del w:id="97774" w:author="מנוע מכני" w:date="2026-10-11T12:04:39Z">
        <w:r w:rsidRPr="00FE1B89">
          <w:rPr>
            <w:spacing w:val="-4"/>
            <w:rtl/>
          </w:rPr>
          <w:delText xml:space="preserve"> </w:delText>
        </w:r>
      </w:del>
      <w:r w:rsidRPr="00FE1B89">
        <w:rPr>
          <w:spacing w:val="-4"/>
          <w:rtl/>
        </w:rPr>
        <w:t xml:space="preserve">חטאת נאמר בה </w:t>
      </w:r>
      <w:r w:rsidRPr="00FE1B89">
        <w:rPr>
          <w:b/>
          <w:bCs/>
          <w:spacing w:val="-4"/>
          <w:rtl/>
        </w:rPr>
        <w:t>היא</w:t>
      </w:r>
      <w:r w:rsidRPr="00FE1B89">
        <w:rPr>
          <w:spacing w:val="-4"/>
          <w:rtl/>
        </w:rPr>
        <w:t xml:space="preserve"> בשחיטה, </w:t>
      </w:r>
      <w:r w:rsidRPr="00FE1B89">
        <w:rPr>
          <w:b/>
          <w:bCs/>
          <w:spacing w:val="-4"/>
          <w:rtl/>
        </w:rPr>
        <w:t>היא</w:t>
      </w:r>
      <w:r w:rsidRPr="00FE1B89">
        <w:rPr>
          <w:spacing w:val="-4"/>
          <w:rtl/>
        </w:rPr>
        <w:t xml:space="preserve"> לשמה - כשירה, שלא לשמה - פסולה, </w:t>
      </w:r>
    </w:p>
    <w:p w:rsidR="00DA63EC" w:rsidRDefault="00DA63EC" w:rsidP="00DA63EC">
      <w:pPr>
        <w:tabs>
          <w:tab w:val="left" w:pos="0"/>
          <w:tab w:val="center" w:pos="2835"/>
        </w:tabs>
        <w:rPr>
          <w:rtl/>
        </w:rPr>
      </w:pPr>
      <w:r>
        <w:rPr>
          <w:rtl/>
        </w:rPr>
        <w:tab/>
      </w:r>
      <w:r>
        <w:rPr>
          <w:rtl/>
        </w:rPr>
        <w:tab/>
      </w:r>
      <w:del w:id="90090" w:author="מנוע מכני" w:date="2026-10-11T12:04:39Z">
        <w:r>
          <w:rPr>
            <w:rFonts w:hint="cs"/>
            <w:rtl/>
          </w:rPr>
          <w:delText xml:space="preserve">                   </w:delText>
        </w:r>
      </w:del>
      <w:r>
        <w:rPr>
          <w:rtl/>
        </w:rPr>
        <w:t xml:space="preserve">ופסח נאמר בו </w:t>
      </w:r>
      <w:r w:rsidRPr="00C42E41">
        <w:rPr>
          <w:b/>
          <w:bCs/>
          <w:rtl/>
        </w:rPr>
        <w:t>הוא</w:t>
      </w:r>
      <w:r>
        <w:rPr>
          <w:rtl/>
        </w:rPr>
        <w:t xml:space="preserve"> בזביחה, </w:t>
      </w:r>
      <w:r w:rsidRPr="00C42E41">
        <w:rPr>
          <w:b/>
          <w:bCs/>
          <w:rtl/>
        </w:rPr>
        <w:t>הוא</w:t>
      </w:r>
      <w:r>
        <w:rPr>
          <w:rtl/>
        </w:rPr>
        <w:t xml:space="preserve"> לשמו - כשר, שלא לשמו - פסול, </w:t>
      </w:r>
    </w:p>
    <w:p w:rsidR="00DA63EC" w:rsidRDefault="00DA63EC" w:rsidP="00DA63EC">
      <w:pPr>
        <w:tabs>
          <w:tab w:val="left" w:pos="0"/>
          <w:tab w:val="center" w:pos="2835"/>
        </w:tabs>
        <w:rPr>
          <w:rtl/>
        </w:rPr>
      </w:pPr>
      <w:del w:id="90091" w:author="מנוע מכני" w:date="2026-10-11T12:04:39Z">
        <w:r>
          <w:rPr>
            <w:rFonts w:hint="cs"/>
            <w:rtl/>
          </w:rPr>
          <w:delText xml:space="preserve">                                    </w:delText>
        </w:r>
      </w:del>
      <w:r>
        <w:rPr>
          <w:rtl/>
        </w:rPr>
        <w:t>אף אשם נאמר בו הוא, הוא לשמו - כשר, שלא לשמו - פסול.</w:t>
      </w:r>
    </w:p>
    <w:p>
      <w:pPr>
        <w:pStyle w:val="38"/>
        <w:rPr>
          <w:ins w:id="97775" w:author="מנוע מכני" w:date="2026-10-11T12:04:39Z"/>
        </w:rPr>
      </w:pPr>
      <w:r>
        <w:t>א</w:t>
      </w:r>
      <w:r>
        <w:t>"</w:t>
      </w:r>
      <w:r>
        <w:t xml:space="preserve">ל</w:t>
      </w:r>
      <w:r>
        <w:t xml:space="preserve"> </w:t>
      </w:r>
      <w:r>
        <w:t>ר</w:t>
      </w:r>
      <w:r>
        <w:t>י</w:t>
      </w:r>
      <w:r>
        <w:t>"</w:t>
      </w:r>
      <w:r>
        <w:t>ה</w:t>
      </w:r>
      <w:r>
        <w:t xml:space="preserve">:</w:t>
      </w:r>
    </w:p>
    <w:p w:rsidR="00DA63EC" w:rsidRDefault="00DA63EC" w:rsidP="00DA63EC">
      <w:pPr>
        <w:tabs>
          <w:tab w:val="left" w:pos="0"/>
          <w:tab w:val="center" w:pos="2835"/>
        </w:tabs>
        <w:rPr>
          <w:rtl/>
        </w:rPr>
      </w:pPr>
      <w:del w:id="97776" w:author="מנוע מכני" w:date="2026-10-11T12:04:39Z">
        <w:r>
          <w:rPr>
            <w:rtl/>
          </w:rPr>
          <w:delText xml:space="preserve"> </w:delText>
        </w:r>
      </w:del>
      <w:r>
        <w:rPr>
          <w:rFonts w:hint="cs"/>
          <w:rtl/>
        </w:rPr>
        <w:t xml:space="preserve">בשלמא חטאת ופסח אבל </w:t>
      </w:r>
      <w:r>
        <w:rPr>
          <w:rtl/>
        </w:rPr>
        <w:t xml:space="preserve">אשם </w:t>
      </w:r>
      <w:r>
        <w:rPr>
          <w:rtl/>
        </w:rPr>
        <w:t xml:space="preserve">לא</w:t>
      </w:r>
      <w:r>
        <w:rPr>
          <w:rtl/>
        </w:rPr>
        <w:t xml:space="preserve"> נאמר בו הוא אלא לאחר הקטרת אימורין, והוא עצמו שלא הוקטרו אימורין - כשר! </w:t>
      </w:r>
    </w:p>
    <w:p>
      <w:pPr>
        <w:pStyle w:val="38"/>
        <w:rPr>
          <w:ins w:id="97777" w:author="מנוע מכני" w:date="2026-10-11T12:04:39Z"/>
        </w:rPr>
      </w:pPr>
      <w:r>
        <w:t>א</w:t>
      </w:r>
      <w:r>
        <w:t>"</w:t>
      </w:r>
      <w:r>
        <w:t xml:space="preserve">ל</w:t>
      </w:r>
      <w:r>
        <w:t xml:space="preserve"> ר</w:t>
      </w:r>
      <w:r>
        <w:t>"</w:t>
      </w:r>
      <w:r>
        <w:t>א:</w:t>
      </w:r>
    </w:p>
    <w:p w:rsidR="00DA63EC" w:rsidRDefault="00DA63EC" w:rsidP="00DA63EC">
      <w:pPr>
        <w:tabs>
          <w:tab w:val="left" w:pos="0"/>
          <w:tab w:val="center" w:pos="2835"/>
        </w:tabs>
        <w:rPr>
          <w:rtl/>
        </w:rPr>
      </w:pPr>
      <w:del w:id="97778" w:author="מנוע מכני" w:date="2026-10-11T12:04:39Z">
        <w:r>
          <w:rPr>
            <w:rtl/>
          </w:rPr>
          <w:delText xml:space="preserve"> </w:delText>
        </w:r>
      </w:del>
      <w:r w:rsidRPr="00DC7891">
        <w:rPr>
          <w:rStyle w:val="afffff0"/>
          <w:rFonts w:hint="cs"/>
          <w:rtl/>
        </w:rPr>
        <w:t>'</w:t>
      </w:r>
      <w:ins w:id="90453" w:author="Claude - סמנטי" w:date="2026-10-11T12:26:16Z">
        <w:r>
          <w:rPr>
            <w:rStyle w:val="afffff0"/>
            <w:rtl/>
          </w:rPr>
          <w:t xml:space="preserve">כַּחַטָּאת כָּאָשָׁם</w:t>
        </w:r>
      </w:ins>
      <w:del w:id="90454" w:author="Claude - סמנטי" w:date="2026-10-11T12:26:16Z">
        <w:r w:rsidRPr="00DC7891">
          <w:rPr>
            <w:rStyle w:val="afffff0"/>
            <w:rtl/>
          </w:rPr>
          <w:delText xml:space="preserve">כחטאת כאשם</w:delText>
        </w:r>
      </w:del>
      <w:r w:rsidRPr="00DC7891">
        <w:rPr>
          <w:rStyle w:val="afffff0"/>
          <w:rFonts w:hint="cs"/>
          <w:rtl/>
        </w:rPr>
        <w:t>'</w:t>
      </w:r>
      <w:r w:rsidRPr="00DC7891">
        <w:rPr>
          <w:rStyle w:val="afffff0"/>
          <w:rtl/>
        </w:rPr>
        <w:t>,</w:t>
      </w:r>
      <w:r>
        <w:rPr>
          <w:rtl/>
        </w:rPr>
        <w:t xml:space="preserve"> מה חטאת שלא לשמו - פסול, אף אשם שלא לשמו - פסול.</w:t>
      </w:r>
    </w:p>
    <w:p w:rsidR="00DA63EC" w:rsidRDefault="00DA63EC" w:rsidP="00DA63EC">
      <w:pPr>
        <w:pStyle w:val="affffd"/>
        <w:rPr>
          <w:rtl/>
        </w:rPr>
      </w:pPr>
      <w:r>
        <w:rPr>
          <w:rtl/>
        </w:rPr>
        <w:t>׹</w:t>
      </w:r>
    </w:p>
    <w:p>
      <w:pPr>
        <w:pStyle w:val="afffff8"/>
        <w:rPr>
          <w:ins w:id="90631" w:author="קלוד" w:date="2026-10-11T12:29:36Z"/>
        </w:rPr>
      </w:pPr>
      <w:ins w:id="90632" w:author="קלוד" w:date="2026-10-11T12:29:36Z">
        <w:r>
          <w:rPr>
            <w:color w:val="7B3F00"/>
          </w:rPr>
          <w:t xml:space="preserve">אשם שלא לשמו - עיון בדין ר"א ור"י</w:t>
        </w:r>
      </w:ins>
    </w:p>
    <w:p>
      <w:pPr>
        <w:pStyle w:val="38"/>
        <w:rPr>
          <w:ins w:id="97780" w:author="מנוע מכני" w:date="2026-10-11T12:04:39Z"/>
        </w:rPr>
      </w:pPr>
      <w:del w:id="97779" w:author="מנוע מכני" w:date="2026-10-11T12:04:39Z">
        <w:r>
          <w:delText xml:space="preserve">•</w:delText>
        </w:r>
      </w:del>
      <w:r>
        <w:t xml:space="preserve"> </w:t>
      </w:r>
      <w:r w:rsidRPr="00C42E41">
        <w:t xml:space="preserve">אמר</w:t>
      </w:r>
      <w:r w:rsidRPr="00C42E41">
        <w:t xml:space="preserve"> מר, </w:t>
      </w:r>
      <w:r>
        <w:t>א"ל</w:t>
      </w:r>
      <w:r w:rsidRPr="00C42E41">
        <w:t xml:space="preserve"> ר' יהושע:</w:t>
      </w:r>
    </w:p>
    <w:p w:rsidR="00DA63EC" w:rsidRDefault="00DA63EC" w:rsidP="00DA63EC">
      <w:pPr>
        <w:tabs>
          <w:tab w:val="left" w:pos="0"/>
          <w:tab w:val="center" w:pos="2835"/>
        </w:tabs>
        <w:rPr>
          <w:b/>
          <w:bCs/>
          <w:rtl/>
        </w:rPr>
      </w:pPr>
      <w:del w:id="97781" w:author="מנוע מכני" w:date="2026-10-11T12:04:39Z">
        <w:r w:rsidRPr="00C42E41">
          <w:rPr>
            <w:b/>
            <w:bCs/>
            <w:rtl/>
          </w:rPr>
          <w:delText xml:space="preserve"> </w:delText>
        </w:r>
      </w:del>
      <w:r w:rsidRPr="00C42E41">
        <w:rPr>
          <w:b/>
          <w:bCs/>
          <w:rtl/>
        </w:rPr>
        <w:t xml:space="preserve">חוזרני חלילה.</w:t>
      </w:r>
    </w:p>
    <w:p w:rsidR="00DA63EC" w:rsidRDefault="00DA63EC" w:rsidP="00DA63EC">
      <w:pPr>
        <w:tabs>
          <w:tab w:val="left" w:pos="0"/>
          <w:tab w:val="center" w:pos="2835"/>
        </w:tabs>
        <w:rPr>
          <w:rtl/>
        </w:rPr>
      </w:pPr>
      <w:r>
        <w:rPr>
          <w:rFonts w:hint="cs"/>
          <w:rtl/>
        </w:rPr>
        <w:t xml:space="preserve">ולא </w:t>
      </w:r>
      <w:r>
        <w:rPr>
          <w:rFonts w:hint="cs"/>
          <w:rtl/>
        </w:rPr>
        <w:t xml:space="preserve">אמר</w:t>
      </w:r>
      <w:r>
        <w:rPr>
          <w:rFonts w:hint="cs"/>
          <w:rtl/>
        </w:rPr>
        <w:t xml:space="preserve"> במה הצד </w:t>
      </w:r>
      <w:ins w:id="90703" w:author="מנוע מכני" w:date="2026-10-11T12:04:39Z">
        <w:r>
          <w:rPr>
            <w:rFonts w:hint="cs"/>
            <w:rtl/>
          </w:rPr>
          <w:t xml:space="preserve">שיש</w:t>
        </w:r>
      </w:ins>
      <w:del w:id="90704" w:author="מנוע מכני" w:date="2026-10-11T12:04:39Z">
        <w:r>
          <w:rPr>
            <w:rFonts w:hint="cs"/>
            <w:rtl/>
          </w:rPr>
          <w:delText xml:space="preserve">שאיכא</w:delText>
        </w:r>
      </w:del>
      <w:r>
        <w:rPr>
          <w:rFonts w:hint="cs"/>
          <w:rtl/>
        </w:rPr>
        <w:t xml:space="preserve"> </w:t>
      </w:r>
      <w:ins w:id="97439" w:author="מנוע מכני" w:date="2026-10-11T12:04:39Z">
        <w:r>
          <w:rPr>
            <w:rFonts w:hint="cs"/>
            <w:rtl/>
          </w:rPr>
          <w:t xml:space="preserve">להקשות</w:t>
        </w:r>
      </w:ins>
      <w:del w:id="97440" w:author="מנוע מכני" w:date="2026-10-11T12:04:39Z">
        <w:r>
          <w:rPr>
            <w:rFonts w:hint="cs"/>
            <w:rtl/>
          </w:rPr>
          <w:delText xml:space="preserve">למיפרך</w:delText>
        </w:r>
      </w:del>
      <w:r>
        <w:rPr>
          <w:rFonts w:hint="cs"/>
          <w:rtl/>
        </w:rPr>
        <w:t xml:space="preserve"> </w:t>
      </w:r>
      <w:r>
        <w:rPr>
          <w:rtl/>
        </w:rPr>
        <w:t>שכן יש בהן צד כרת.</w:t>
      </w:r>
    </w:p>
    <w:p>
      <w:pPr>
        <w:pStyle w:val="38"/>
        <w:rPr>
          <w:ins w:id="97783" w:author="מנוע מכני" w:date="2026-10-11T12:04:39Z"/>
        </w:rPr>
      </w:pPr>
      <w:del w:id="97782" w:author="מנוע מכני" w:date="2026-10-11T12:04:39Z">
        <w:r>
          <w:delText xml:space="preserve">•</w:delText>
        </w:r>
      </w:del>
      <w:r>
        <w:t xml:space="preserve"> </w:t>
      </w:r>
      <w:r>
        <w:t xml:space="preserve">א</w:t>
      </w:r>
      <w:r>
        <w:t>"</w:t>
      </w:r>
      <w:r>
        <w:t xml:space="preserve">ל</w:t>
      </w:r>
      <w:r>
        <w:t xml:space="preserve"> </w:t>
      </w:r>
      <w:r>
        <w:t xml:space="preserve">ר' יהושע:</w:t>
      </w:r>
    </w:p>
    <w:p w:rsidR="00DA63EC" w:rsidRDefault="00DA63EC" w:rsidP="00DA63EC">
      <w:pPr>
        <w:tabs>
          <w:tab w:val="left" w:pos="0"/>
          <w:tab w:val="center" w:pos="2835"/>
        </w:tabs>
        <w:rPr>
          <w:rtl/>
        </w:rPr>
      </w:pPr>
      <w:del w:id="97784" w:author="מנוע מכני" w:date="2026-10-11T12:04:39Z">
        <w:r>
          <w:rPr>
            <w:rtl/>
          </w:rPr>
          <w:delText xml:space="preserve"> </w:delText>
        </w:r>
      </w:del>
      <w:r>
        <w:rPr>
          <w:rtl/>
        </w:rPr>
        <w:t xml:space="preserve">לא</w:t>
      </w:r>
      <w:r>
        <w:rPr>
          <w:rtl/>
        </w:rPr>
        <w:t xml:space="preserve">, אם אמרת בחטאת שכן דמה למעלה.</w:t>
      </w:r>
    </w:p>
    <w:p w:rsidR="00DA63EC" w:rsidRDefault="00DA63EC" w:rsidP="00DA63EC">
      <w:pPr>
        <w:tabs>
          <w:tab w:val="left" w:pos="0"/>
          <w:tab w:val="center" w:pos="2835"/>
        </w:tabs>
        <w:rPr>
          <w:rtl/>
        </w:rPr>
      </w:pPr>
      <w:r>
        <w:rPr>
          <w:rFonts w:hint="cs"/>
          <w:rtl/>
        </w:rPr>
        <w:t xml:space="preserve">ולא </w:t>
      </w:r>
      <w:r>
        <w:rPr>
          <w:rFonts w:hint="cs"/>
          <w:rtl/>
        </w:rPr>
        <w:t xml:space="preserve">אמר</w:t>
      </w:r>
      <w:r>
        <w:rPr>
          <w:rFonts w:hint="cs"/>
          <w:rtl/>
        </w:rPr>
        <w:t xml:space="preserve"> דחטאת נכנס דמה לפני ולפנים דבחטאות החיצוניות מיירי דאם נכנס פסולה </w:t>
      </w:r>
    </w:p>
    <w:p w:rsidR="00DA63EC" w:rsidRDefault="00DA63EC" w:rsidP="00DA63EC">
      <w:pPr>
        <w:tabs>
          <w:tab w:val="left" w:pos="0"/>
          <w:tab w:val="center" w:pos="2835"/>
        </w:tabs>
        <w:rPr>
          <w:rtl/>
        </w:rPr>
      </w:pPr>
      <w:ins w:id="92375" w:author="מנוע מכני" w:date="2026-10-11T12:04:39Z">
        <w:r>
          <w:rPr>
            <w:rtl/>
          </w:rPr>
          <w:t xml:space="preserve">יש</w:t>
        </w:r>
      </w:ins>
      <w:del w:id="92376" w:author="מנוע מכני" w:date="2026-10-11T12:04:39Z">
        <w:r>
          <w:rPr>
            <w:rtl/>
          </w:rPr>
          <w:delText xml:space="preserve">אית</w:delText>
        </w:r>
      </w:del>
      <w:r>
        <w:rPr>
          <w:rtl/>
        </w:rPr>
        <w:t xml:space="preserve"> </w:t>
      </w:r>
      <w:ins w:id="92373" w:author="מנוע מכני" w:date="2026-10-11T12:04:39Z">
        <w:r>
          <w:rPr>
            <w:rtl/>
          </w:rPr>
          <w:t xml:space="preserve">לו</w:t>
        </w:r>
      </w:ins>
      <w:del w:id="92374" w:author="מנוע מכני" w:date="2026-10-11T12:04:39Z">
        <w:r>
          <w:rPr>
            <w:rtl/>
          </w:rPr>
          <w:delText xml:space="preserve">ליה</w:delText>
        </w:r>
      </w:del>
      <w:r>
        <w:rPr>
          <w:rtl/>
        </w:rPr>
        <w:t xml:space="preserve"> </w:t>
      </w:r>
      <w:r>
        <w:rPr>
          <w:rStyle w:val="2fb"/>
          <w:rtl/>
        </w:rPr>
        <w:t xml:space="preserve">לר"</w:t>
      </w:r>
      <w:r>
        <w:rPr>
          <w:rStyle w:val="2fb"/>
          <w:rFonts w:hint="cs"/>
          <w:rtl/>
        </w:rPr>
        <w:t>א</w:t>
      </w:r>
      <w:r>
        <w:rPr>
          <w:rtl/>
        </w:rPr>
        <w:t xml:space="preserve"> אף האשם.</w:t>
      </w:r>
      <w:r>
        <w:rPr>
          <w:rFonts w:hint="cs"/>
          <w:rtl/>
        </w:rPr>
        <w:t xml:space="preserve"> </w:t>
      </w:r>
      <w:r>
        <w:rPr>
          <w:rtl/>
        </w:rPr>
        <w:t>שכן מכפרת על חייבי כריתות</w:t>
      </w:r>
      <w:r>
        <w:rPr>
          <w:rFonts w:hint="cs"/>
          <w:rtl/>
        </w:rPr>
        <w:t>-</w:t>
      </w:r>
      <w:r>
        <w:rPr>
          <w:rtl/>
        </w:rPr>
        <w:t xml:space="preserve"> מחטאת דשמיעת הקול.</w:t>
      </w:r>
    </w:p>
    <w:p w:rsidR="00DA63EC" w:rsidRPr="00FE1B89" w:rsidRDefault="00DA63EC" w:rsidP="00DA63EC">
      <w:pPr>
        <w:tabs>
          <w:tab w:val="left" w:pos="0"/>
          <w:tab w:val="center" w:pos="2835"/>
        </w:tabs>
        <w:rPr>
          <w:spacing w:val="-2"/>
          <w:rtl/>
        </w:rPr>
      </w:pPr>
      <w:r w:rsidRPr="00FE1B89">
        <w:rPr>
          <w:spacing w:val="-2"/>
          <w:rtl/>
        </w:rPr>
        <w:t xml:space="preserve">שכן טעונה ארבע מתנות! </w:t>
      </w:r>
      <w:r w:rsidRPr="00FE1B89">
        <w:rPr>
          <w:rStyle w:val="2fb"/>
          <w:spacing w:val="-2"/>
          <w:rtl/>
        </w:rPr>
        <w:t xml:space="preserve">כר</w:t>
      </w:r>
      <w:r w:rsidRPr="00FE1B89">
        <w:rPr>
          <w:rStyle w:val="2fb"/>
          <w:rFonts w:hint="cs"/>
          <w:spacing w:val="-2"/>
          <w:rtl/>
        </w:rPr>
        <w:t>י</w:t>
      </w:r>
      <w:r w:rsidRPr="00FE1B89">
        <w:rPr>
          <w:rStyle w:val="2fb"/>
          <w:spacing w:val="-2"/>
          <w:rtl/>
        </w:rPr>
        <w:t>"</w:t>
      </w:r>
      <w:r w:rsidRPr="00FE1B89">
        <w:rPr>
          <w:rStyle w:val="2fb"/>
          <w:rFonts w:hint="cs"/>
          <w:spacing w:val="-2"/>
          <w:rtl/>
        </w:rPr>
        <w:t>ש</w:t>
      </w:r>
      <w:r w:rsidRPr="00FE1B89">
        <w:rPr>
          <w:spacing w:val="-2"/>
          <w:rtl/>
        </w:rPr>
        <w:t xml:space="preserve"> דכל הדמים טעונה ארבע מתנות</w:t>
      </w:r>
      <w:ins w:id="90039" w:author="מנוע מכני" w:date="2026-10-11T12:04:39Z">
        <w:r>
          <w:rPr>
            <w:spacing w:val="-2"/>
            <w:rtl/>
          </w:rPr>
          <w:t xml:space="preserve">. ש</w:t>
        </w:r>
      </w:ins>
      <w:del w:id="90040" w:author="מנוע מכני" w:date="2026-10-11T12:04:39Z">
        <w:r w:rsidRPr="00FE1B89">
          <w:rPr>
            <w:spacing w:val="-2"/>
            <w:rtl/>
          </w:rPr>
          <w:delText xml:space="preserve">.</w:delText>
        </w:r>
        <w:r w:rsidRPr="00FE1B89">
          <w:rPr>
            <w:rFonts w:hint="cs"/>
            <w:spacing w:val="-2"/>
            <w:rtl/>
          </w:rPr>
          <w:delText xml:space="preserve">ש</w:delText>
        </w:r>
      </w:del>
      <w:r w:rsidRPr="00FE1B89">
        <w:rPr>
          <w:rFonts w:hint="cs"/>
          <w:spacing w:val="-2"/>
          <w:rtl/>
        </w:rPr>
        <w:t xml:space="preserve">כן טעונה</w:t>
      </w:r>
      <w:r w:rsidRPr="00FE1B89">
        <w:rPr>
          <w:spacing w:val="-2"/>
          <w:rtl/>
        </w:rPr>
        <w:t xml:space="preserve"> על ארבע קרנות! </w:t>
      </w:r>
    </w:p>
    <w:p w:rsidR="00DA63EC" w:rsidRDefault="00DA63EC" w:rsidP="00DA63EC">
      <w:pPr>
        <w:tabs>
          <w:tab w:val="left" w:pos="0"/>
          <w:tab w:val="center" w:pos="2835"/>
        </w:tabs>
        <w:rPr>
          <w:rtl/>
        </w:rPr>
      </w:pPr>
      <w:r w:rsidRPr="00C42E41">
        <w:rPr>
          <w:b/>
          <w:bCs/>
          <w:rtl/>
        </w:rPr>
        <w:lastRenderedPageBreak/>
        <w:t>וליטעמיך</w:t>
      </w:r>
      <w:r>
        <w:rPr>
          <w:rtl/>
        </w:rPr>
        <w:t xml:space="preserve">, האיכא אצבע, האיכא קרן, האיכא חודה! אלא חד </w:t>
      </w:r>
      <w:ins w:id="92377" w:author="מנוע מכני" w:date="2026-10-11T12:04:39Z">
        <w:r>
          <w:rPr>
            <w:rtl/>
          </w:rPr>
          <w:t xml:space="preserve">משני</w:t>
        </w:r>
      </w:ins>
      <w:del w:id="92378" w:author="מנוע מכני" w:date="2026-10-11T12:04:39Z">
        <w:r>
          <w:rPr>
            <w:rtl/>
          </w:rPr>
          <w:delText xml:space="preserve">מתרי</w:delText>
        </w:r>
      </w:del>
      <w:r>
        <w:rPr>
          <w:rtl/>
        </w:rPr>
        <w:t xml:space="preserve"> תלת טעמי נקט.</w:t>
      </w:r>
    </w:p>
    <w:p>
      <w:pPr>
        <w:pStyle w:val="38"/>
        <w:rPr>
          <w:ins w:id="97785" w:author="מנוע מכני" w:date="2026-10-11T12:04:39Z"/>
        </w:rPr>
      </w:pPr>
      <w:r w:rsidRPr="00326121">
        <w:t xml:space="preserve">אמר</w:t>
      </w:r>
      <w:r w:rsidRPr="00326121">
        <w:t xml:space="preserve"> מר, </w:t>
      </w:r>
      <w:r w:rsidRPr="00326121">
        <w:t xml:space="preserve">א"ל</w:t>
      </w:r>
      <w:r w:rsidRPr="00326121">
        <w:t xml:space="preserve"> ר' יהושע:</w:t>
      </w:r>
    </w:p>
    <w:p w:rsidR="00DA63EC" w:rsidRDefault="00DA63EC" w:rsidP="00DA63EC">
      <w:pPr>
        <w:tabs>
          <w:tab w:val="left" w:pos="0"/>
          <w:tab w:val="center" w:pos="2835"/>
        </w:tabs>
        <w:rPr>
          <w:b/>
          <w:bCs/>
          <w:rtl/>
        </w:rPr>
      </w:pPr>
      <w:del w:id="97786" w:author="מנוע מכני" w:date="2026-10-11T12:04:39Z">
        <w:r w:rsidRPr="00326121">
          <w:rPr>
            <w:b/>
            <w:bCs/>
            <w:rtl/>
          </w:rPr>
          <w:delText xml:space="preserve"> </w:delText>
        </w:r>
      </w:del>
      <w:r w:rsidRPr="00326121">
        <w:rPr>
          <w:b/>
          <w:bCs/>
          <w:rtl/>
        </w:rPr>
        <w:t xml:space="preserve">לא</w:t>
      </w:r>
      <w:r w:rsidRPr="00326121">
        <w:rPr>
          <w:b/>
          <w:bCs/>
          <w:rtl/>
        </w:rPr>
        <w:t xml:space="preserve">, אם אמרת.</w:t>
      </w:r>
    </w:p>
    <w:p>
      <w:pPr>
        <w:pStyle w:val="38"/>
        <w:rPr>
          <w:ins w:id="97788" w:author="מנוע מכני" w:date="2026-10-11T12:04:39Z"/>
        </w:rPr>
      </w:pPr>
      <w:del w:id="97787" w:author="מנוע מכני" w:date="2026-10-11T12:04:39Z">
        <w:r>
          <w:delText xml:space="preserve">•</w:delText>
        </w:r>
      </w:del>
      <w:r>
        <w:t xml:space="preserve"> </w:t>
      </w:r>
      <w:r>
        <w:t xml:space="preserve">לימא </w:t>
      </w:r>
      <w:r>
        <w:t>ר</w:t>
      </w:r>
      <w:r>
        <w:t>"</w:t>
      </w:r>
      <w:r>
        <w:t>א</w:t>
      </w:r>
      <w:r>
        <w:t xml:space="preserve">:</w:t>
      </w:r>
    </w:p>
    <w:p w:rsidR="00DA63EC" w:rsidRDefault="00DA63EC" w:rsidP="00DA63EC">
      <w:pPr>
        <w:tabs>
          <w:tab w:val="left" w:pos="0"/>
          <w:tab w:val="center" w:pos="2835"/>
        </w:tabs>
        <w:rPr>
          <w:rtl/>
        </w:rPr>
      </w:pPr>
      <w:del w:id="97789" w:author="מנוע מכני" w:date="2026-10-11T12:04:39Z">
        <w:r>
          <w:rPr>
            <w:rtl/>
          </w:rPr>
          <w:delText xml:space="preserve"> </w:delText>
        </w:r>
      </w:del>
      <w:r>
        <w:rPr>
          <w:rtl/>
        </w:rPr>
        <w:t xml:space="preserve">אשם </w:t>
      </w:r>
      <w:ins w:id="90705" w:author="מנוע מכני" w:date="2026-10-11T12:04:39Z">
        <w:r>
          <w:rPr>
            <w:rtl/>
          </w:rPr>
          <w:t xml:space="preserve">גם</w:t>
        </w:r>
      </w:ins>
      <w:del w:id="90706" w:author="מנוע מכני" w:date="2026-10-11T12:04:39Z">
        <w:r>
          <w:rPr>
            <w:rtl/>
          </w:rPr>
          <w:delText xml:space="preserve">נמי</w:delText>
        </w:r>
      </w:del>
      <w:r>
        <w:rPr>
          <w:rtl/>
        </w:rPr>
        <w:t xml:space="preserve"> דמו למעלה! </w:t>
      </w:r>
    </w:p>
    <w:p>
      <w:pPr>
        <w:pStyle w:val="38"/>
        <w:rPr>
          <w:ins w:id="97790" w:author="מנוע מכני" w:date="2026-10-11T12:04:39Z"/>
        </w:rPr>
      </w:pPr>
      <w:del w:id="90092" w:author="מנוע מכני" w:date="2026-10-11T12:04:39Z">
        <w:r>
          <w:delText xml:space="preserve"> </w:delText>
        </w:r>
      </w:del>
      <w:r w:rsidRPr="00516AB6">
        <w:t xml:space="preserve">אביי:</w:t>
      </w:r>
    </w:p>
    <w:p w:rsidR="00DA63EC" w:rsidRDefault="00DA63EC" w:rsidP="00DA63EC">
      <w:pPr>
        <w:tabs>
          <w:tab w:val="left" w:pos="0"/>
          <w:tab w:val="center" w:pos="2835"/>
        </w:tabs>
        <w:rPr>
          <w:spacing w:val="2"/>
          <w:rtl/>
        </w:rPr>
      </w:pPr>
      <w:del w:id="97791" w:author="מנוע מכני" w:date="2026-10-11T12:04:39Z">
        <w:r w:rsidRPr="00516AB6">
          <w:rPr>
            <w:spacing w:val="2"/>
            <w:rtl/>
          </w:rPr>
          <w:delText xml:space="preserve"> </w:delText>
        </w:r>
      </w:del>
      <w:r w:rsidRPr="00516AB6">
        <w:rPr>
          <w:spacing w:val="2"/>
          <w:rtl/>
        </w:rPr>
        <w:t xml:space="preserve">אשם דמו למעלה </w:t>
      </w:r>
      <w:r w:rsidRPr="00516AB6">
        <w:rPr>
          <w:spacing w:val="2"/>
          <w:rtl/>
        </w:rPr>
        <w:t xml:space="preserve">לא</w:t>
      </w:r>
      <w:r w:rsidRPr="00516AB6">
        <w:rPr>
          <w:spacing w:val="2"/>
          <w:rtl/>
        </w:rPr>
        <w:t xml:space="preserve"> מצית אמרת, </w:t>
      </w:r>
      <w:r w:rsidRPr="00516AB6">
        <w:rPr>
          <w:rFonts w:hint="cs"/>
          <w:spacing w:val="2"/>
          <w:rtl/>
        </w:rPr>
        <w:t>ד</w:t>
      </w:r>
      <w:r w:rsidRPr="00516AB6">
        <w:rPr>
          <w:spacing w:val="2"/>
          <w:rtl/>
        </w:rPr>
        <w:t xml:space="preserve">ק"ו מעולה, שהיא כליל דמה למטה, </w:t>
      </w:r>
      <w:r w:rsidRPr="00516AB6">
        <w:rPr>
          <w:rFonts w:hint="cs"/>
          <w:spacing w:val="2"/>
          <w:rtl/>
        </w:rPr>
        <w:t>כ</w:t>
      </w:r>
      <w:r>
        <w:rPr>
          <w:spacing w:val="2"/>
          <w:rtl/>
        </w:rPr>
        <w:t>"</w:t>
      </w:r>
      <w:r w:rsidRPr="00516AB6">
        <w:rPr>
          <w:rFonts w:hint="cs"/>
          <w:spacing w:val="2"/>
          <w:rtl/>
        </w:rPr>
        <w:t xml:space="preserve">ש</w:t>
      </w:r>
      <w:r w:rsidRPr="00516AB6">
        <w:rPr>
          <w:rFonts w:hint="cs"/>
          <w:spacing w:val="2"/>
          <w:rtl/>
        </w:rPr>
        <w:t xml:space="preserve"> </w:t>
      </w:r>
      <w:r w:rsidRPr="00516AB6">
        <w:rPr>
          <w:spacing w:val="2"/>
          <w:rtl/>
        </w:rPr>
        <w:t>אשם שאינו כליל.</w:t>
      </w:r>
    </w:p>
    <w:p w:rsidR="00DA63EC" w:rsidRDefault="00DA63EC" w:rsidP="00DA63EC">
      <w:pPr>
        <w:tabs>
          <w:tab w:val="left" w:pos="0"/>
          <w:tab w:val="center" w:pos="2835"/>
        </w:tabs>
        <w:rPr>
          <w:rtl/>
        </w:rPr>
      </w:pPr>
      <w:r>
        <w:rPr>
          <w:rtl/>
        </w:rPr>
        <w:t>הצד השוה שבהן שהן קדשי קדשים ודמן למטה, אף אני אביא אשם שהוא קודש קדשים ודמו למטה.</w:t>
      </w:r>
    </w:p>
    <w:p w:rsidR="00DA63EC" w:rsidRDefault="00DA63EC" w:rsidP="00DA63EC">
      <w:pPr>
        <w:tabs>
          <w:tab w:val="left" w:pos="0"/>
          <w:tab w:val="center" w:pos="2835"/>
        </w:tabs>
        <w:rPr>
          <w:rtl/>
        </w:rPr>
      </w:pPr>
    </w:p>
    <w:p w:rsidR="00DA63EC" w:rsidRDefault="00DA63EC" w:rsidP="00DA63EC">
      <w:pPr>
        <w:tabs>
          <w:tab w:val="left" w:pos="0"/>
          <w:tab w:val="center" w:pos="2835"/>
        </w:tabs>
        <w:rPr>
          <w:spacing w:val="2"/>
          <w:rtl/>
        </w:rPr>
      </w:pPr>
      <w:r w:rsidRPr="00516AB6">
        <w:rPr>
          <w:spacing w:val="2"/>
          <w:rtl/>
        </w:rPr>
        <w:t>•</w:t>
      </w:r>
      <w:r w:rsidRPr="00516AB6">
        <w:rPr>
          <w:rFonts w:hint="cs"/>
          <w:spacing w:val="2"/>
          <w:rtl/>
        </w:rPr>
        <w:t xml:space="preserve"> </w:t>
      </w:r>
      <w:r w:rsidRPr="00516AB6">
        <w:rPr>
          <w:spacing w:val="2"/>
          <w:rtl/>
        </w:rPr>
        <w:t xml:space="preserve">א"ל</w:t>
      </w:r>
      <w:r w:rsidRPr="00516AB6">
        <w:rPr>
          <w:spacing w:val="2"/>
          <w:rtl/>
        </w:rPr>
        <w:t xml:space="preserve"> </w:t>
      </w:r>
      <w:r w:rsidRPr="00516AB6">
        <w:rPr>
          <w:rStyle w:val="2fb"/>
          <w:spacing w:val="2"/>
          <w:rtl/>
        </w:rPr>
        <w:t xml:space="preserve">רבא</w:t>
      </w:r>
      <w:r w:rsidRPr="00516AB6">
        <w:rPr>
          <w:spacing w:val="2"/>
          <w:rtl/>
        </w:rPr>
        <w:t xml:space="preserve"> מפרזקיא </w:t>
      </w:r>
      <w:r w:rsidRPr="00516AB6">
        <w:rPr>
          <w:rStyle w:val="2fb"/>
          <w:spacing w:val="2"/>
          <w:rtl/>
        </w:rPr>
        <w:t xml:space="preserve">לר</w:t>
      </w:r>
      <w:r>
        <w:rPr>
          <w:rStyle w:val="2fb"/>
          <w:spacing w:val="2"/>
          <w:rtl/>
        </w:rPr>
        <w:t>"</w:t>
      </w:r>
      <w:r w:rsidRPr="00516AB6">
        <w:rPr>
          <w:rStyle w:val="2fb"/>
          <w:rFonts w:hint="cs"/>
          <w:spacing w:val="2"/>
          <w:rtl/>
        </w:rPr>
        <w:t>א</w:t>
      </w:r>
      <w:r w:rsidRPr="00516AB6">
        <w:rPr>
          <w:spacing w:val="2"/>
          <w:rtl/>
        </w:rPr>
        <w:t xml:space="preserve">, ולפרוך: מה להצד השוה שבהן שאין להן קצבה, תאמר באשם שיש לו קצבה! </w:t>
      </w:r>
    </w:p>
    <w:p>
      <w:pPr>
        <w:pStyle w:val="38"/>
        <w:rPr>
          <w:ins w:id="97792" w:author="מנוע מכני" w:date="2026-10-11T12:04:39Z"/>
        </w:rPr>
      </w:pPr>
      <w:r>
        <w:t xml:space="preserve">אלא</w:t>
      </w:r>
    </w:p>
    <w:p w:rsidR="00DA63EC" w:rsidRDefault="00DA63EC" w:rsidP="00DA63EC">
      <w:pPr>
        <w:tabs>
          <w:tab w:val="left" w:pos="0"/>
          <w:tab w:val="center" w:pos="2835"/>
        </w:tabs>
        <w:rPr>
          <w:rtl/>
        </w:rPr>
      </w:pPr>
      <w:del w:id="97793" w:author="מנוע מכני" w:date="2026-10-11T12:04:39Z">
        <w:r>
          <w:rPr>
            <w:rtl/>
          </w:rPr>
          <w:delText xml:space="preserve"> </w:delText>
        </w:r>
      </w:del>
      <w:r>
        <w:rPr>
          <w:rtl/>
        </w:rPr>
        <w:t xml:space="preserve">היינו טעמא </w:t>
      </w:r>
      <w:r>
        <w:rPr>
          <w:rStyle w:val="2fb"/>
          <w:rtl/>
        </w:rPr>
        <w:t xml:space="preserve">דר"</w:t>
      </w:r>
      <w:r>
        <w:rPr>
          <w:rStyle w:val="2fb"/>
          <w:rFonts w:hint="cs"/>
          <w:rtl/>
        </w:rPr>
        <w:t xml:space="preserve">א</w:t>
      </w:r>
      <w:r>
        <w:rPr>
          <w:rFonts w:hint="cs"/>
          <w:rtl/>
        </w:rPr>
        <w:t xml:space="preserve"> </w:t>
      </w:r>
      <w:r w:rsidRPr="0046594B">
        <w:rPr>
          <w:rStyle w:val="afffff0"/>
          <w:rFonts w:hint="cs"/>
          <w:rtl/>
        </w:rPr>
        <w:t>ד'</w:t>
      </w:r>
      <w:ins w:id="90455" w:author="Claude - סמנטי" w:date="2026-10-11T12:26:16Z">
        <w:r>
          <w:rPr>
            <w:rStyle w:val="afffff0"/>
            <w:rtl/>
          </w:rPr>
          <w:t xml:space="preserve">הַכֹּהֵן הַמְחַטֵּא אוֹתָהּ</w:t>
        </w:r>
      </w:ins>
      <w:del w:id="90456" w:author="Claude - סמנטי" w:date="2026-10-11T12:26:16Z">
        <w:r w:rsidRPr="0046594B">
          <w:rPr>
            <w:rStyle w:val="afffff0"/>
            <w:rtl/>
          </w:rPr>
          <w:delText xml:space="preserve">הכהן המחטא אותה</w:delText>
        </w:r>
      </w:del>
      <w:r w:rsidRPr="0046594B">
        <w:rPr>
          <w:rStyle w:val="afffff0"/>
          <w:rFonts w:hint="cs"/>
          <w:rtl/>
        </w:rPr>
        <w:t>'</w:t>
      </w:r>
      <w:r w:rsidRPr="0046594B">
        <w:rPr>
          <w:rStyle w:val="afffff0"/>
          <w:rtl/>
        </w:rPr>
        <w:t>,</w:t>
      </w:r>
      <w:r>
        <w:rPr>
          <w:rtl/>
        </w:rPr>
        <w:t xml:space="preserve"> אותה דמה למעלה, ואין דמו של אחר למעלה.</w:t>
      </w:r>
    </w:p>
    <w:p w:rsidR="00DA63EC" w:rsidRDefault="00DA63EC" w:rsidP="00DA63EC">
      <w:pPr>
        <w:tabs>
          <w:tab w:val="left" w:pos="0"/>
          <w:tab w:val="center" w:pos="2835"/>
        </w:tabs>
        <w:rPr>
          <w:rtl/>
        </w:rPr>
      </w:pPr>
      <w:r w:rsidRPr="00673FA0">
        <w:rPr>
          <w:rFonts w:hint="cs"/>
          <w:rtl/>
        </w:rPr>
        <w:t xml:space="preserve">וחטאת </w:t>
      </w:r>
      <w:ins w:id="90707" w:author="מנוע מכני" w:date="2026-10-11T12:04:39Z">
        <w:r>
          <w:rPr>
            <w:rFonts w:hint="cs"/>
            <w:rtl/>
          </w:rPr>
          <w:t xml:space="preserve">גם</w:t>
        </w:r>
      </w:ins>
      <w:del w:id="90708" w:author="מנוע מכני" w:date="2026-10-11T12:04:39Z">
        <w:r w:rsidRPr="00673FA0">
          <w:rPr>
            <w:rFonts w:hint="cs"/>
            <w:rtl/>
          </w:rPr>
          <w:delText xml:space="preserve">נמי</w:delText>
        </w:r>
      </w:del>
      <w:r w:rsidRPr="00673FA0">
        <w:rPr>
          <w:rFonts w:hint="cs"/>
          <w:rtl/>
        </w:rPr>
        <w:t xml:space="preserve"> '</w:t>
      </w:r>
      <w:r w:rsidRPr="00673FA0">
        <w:rPr>
          <w:rtl/>
        </w:rPr>
        <w:t xml:space="preserve">אותה לשמה - כשרה, שלא לשמה - פסולה, הא שאר זבחים בין לשמן בין שלא לשמן - כשרין! </w:t>
      </w:r>
    </w:p>
    <w:p w:rsidR="00DA63EC" w:rsidRDefault="00DA63EC" w:rsidP="00DA63EC">
      <w:pPr>
        <w:tabs>
          <w:tab w:val="left" w:pos="0"/>
          <w:tab w:val="center" w:pos="2835"/>
        </w:tabs>
        <w:rPr>
          <w:b/>
          <w:bCs/>
          <w:rtl/>
        </w:rPr>
      </w:pPr>
      <w:r>
        <w:rPr>
          <w:rtl/>
        </w:rPr>
        <w:t xml:space="preserve">ההוא אותה </w:t>
      </w:r>
      <w:ins w:id="90709" w:author="מנוע מכני" w:date="2026-10-11T12:04:39Z">
        <w:r>
          <w:rPr>
            <w:rtl/>
          </w:rPr>
          <w:t xml:space="preserve">לא</w:t>
        </w:r>
      </w:ins>
      <w:del w:id="90710" w:author="מנוע מכני" w:date="2026-10-11T12:04:39Z">
        <w:r>
          <w:rPr>
            <w:rtl/>
          </w:rPr>
          <w:delText xml:space="preserve">לאו</w:delText>
        </w:r>
      </w:del>
      <w:r>
        <w:rPr>
          <w:rtl/>
        </w:rPr>
        <w:t xml:space="preserve"> דוקא, </w:t>
      </w:r>
      <w:ins w:id="90711" w:author="מנוע מכני" w:date="2026-10-11T12:04:39Z">
        <w:r>
          <w:rPr>
            <w:rtl/>
          </w:rPr>
          <w:t xml:space="preserve">שהרי</w:t>
        </w:r>
      </w:ins>
      <w:del w:id="90712" w:author="מנוע מכני" w:date="2026-10-11T12:04:39Z">
        <w:r>
          <w:rPr>
            <w:rtl/>
          </w:rPr>
          <w:delText xml:space="preserve">דהא</w:delText>
        </w:r>
      </w:del>
      <w:r>
        <w:rPr>
          <w:rtl/>
        </w:rPr>
        <w:t xml:space="preserve"> שייר פסח.</w:t>
      </w:r>
      <w:r>
        <w:rPr>
          <w:rFonts w:hint="cs"/>
          <w:rtl/>
        </w:rPr>
        <w:t xml:space="preserve"> </w:t>
      </w:r>
      <w:r>
        <w:rPr>
          <w:rFonts w:hint="cs"/>
          <w:rtl/>
        </w:rPr>
        <w:t xml:space="preserve">ה</w:t>
      </w:r>
      <w:r>
        <w:rPr>
          <w:rtl/>
        </w:rPr>
        <w:t>"</w:t>
      </w:r>
      <w:r>
        <w:rPr>
          <w:rFonts w:hint="cs"/>
          <w:rtl/>
        </w:rPr>
        <w:t>נ</w:t>
      </w:r>
      <w:r>
        <w:rPr>
          <w:rtl/>
        </w:rPr>
        <w:t xml:space="preserve"> ל"</w:t>
      </w:r>
      <w:r>
        <w:rPr>
          <w:rFonts w:hint="cs"/>
          <w:rtl/>
        </w:rPr>
        <w:t>ד</w:t>
      </w:r>
      <w:r>
        <w:rPr>
          <w:rtl/>
        </w:rPr>
        <w:t xml:space="preserve">, </w:t>
      </w:r>
      <w:ins w:id="90713" w:author="מנוע מכני" w:date="2026-10-11T12:04:39Z">
        <w:r>
          <w:rPr>
            <w:rtl/>
          </w:rPr>
          <w:t xml:space="preserve">שהרי</w:t>
        </w:r>
      </w:ins>
      <w:del w:id="90714" w:author="מנוע מכני" w:date="2026-10-11T12:04:39Z">
        <w:r>
          <w:rPr>
            <w:rtl/>
          </w:rPr>
          <w:delText xml:space="preserve">דהא</w:delText>
        </w:r>
      </w:del>
      <w:r>
        <w:rPr>
          <w:rtl/>
        </w:rPr>
        <w:t xml:space="preserve"> שייר עולת העוף! בזביחה מיהא </w:t>
      </w:r>
      <w:r>
        <w:rPr>
          <w:rtl/>
        </w:rPr>
        <w:t xml:space="preserve">לא</w:t>
      </w:r>
      <w:r>
        <w:rPr>
          <w:rtl/>
        </w:rPr>
        <w:t xml:space="preserve"> שייר </w:t>
      </w:r>
      <w:ins w:id="92379" w:author="מנוע מכני" w:date="2026-10-11T12:04:39Z">
        <w:r>
          <w:rPr>
            <w:rtl/>
          </w:rPr>
          <w:t xml:space="preserve">כלום</w:t>
        </w:r>
      </w:ins>
      <w:del w:id="92380" w:author="מנוע מכני" w:date="2026-10-11T12:04:39Z">
        <w:r>
          <w:rPr>
            <w:rtl/>
          </w:rPr>
          <w:delText xml:space="preserve">מידי</w:delText>
        </w:r>
      </w:del>
      <w:r>
        <w:rPr>
          <w:rtl/>
        </w:rPr>
        <w:t xml:space="preserve">.</w:t>
      </w:r>
    </w:p>
    <w:p>
      <w:pPr>
        <w:pStyle w:val="38"/>
        <w:rPr>
          <w:ins w:id="97794" w:author="מנוע מכני" w:date="2026-10-11T12:04:39Z"/>
        </w:rPr>
      </w:pPr>
      <w:r w:rsidRPr="003E6863">
        <w:t>וא</w:t>
      </w:r>
      <w:r w:rsidRPr="003E6863">
        <w:t>ב</w:t>
      </w:r>
      <w:r w:rsidRPr="003E6863">
        <w:t>"</w:t>
      </w:r>
      <w:r w:rsidRPr="003E6863">
        <w:t>א</w:t>
      </w:r>
      <w:r>
        <w:t xml:space="preserve">:</w:t>
      </w:r>
    </w:p>
    <w:p w:rsidR="00DA63EC" w:rsidRDefault="00DA63EC" w:rsidP="00DA63EC">
      <w:pPr>
        <w:tabs>
          <w:tab w:val="left" w:pos="0"/>
          <w:tab w:val="center" w:pos="2835"/>
        </w:tabs>
        <w:rPr>
          <w:rtl/>
        </w:rPr>
      </w:pPr>
      <w:del w:id="97795" w:author="מנוע מכני" w:date="2026-10-11T12:04:39Z">
        <w:r>
          <w:rPr>
            <w:rtl/>
          </w:rPr>
          <w:delText xml:space="preserve"> </w:delText>
        </w:r>
      </w:del>
      <w:r>
        <w:rPr>
          <w:rtl/>
        </w:rPr>
        <w:t xml:space="preserve">הא מני? </w:t>
      </w:r>
      <w:r>
        <w:rPr>
          <w:rStyle w:val="2fb"/>
          <w:rtl/>
        </w:rPr>
        <w:t xml:space="preserve">ר</w:t>
      </w:r>
      <w:r>
        <w:rPr>
          <w:rStyle w:val="2fb"/>
          <w:rFonts w:hint="cs"/>
          <w:rtl/>
        </w:rPr>
        <w:t>אבר</w:t>
      </w:r>
      <w:r>
        <w:rPr>
          <w:rStyle w:val="2fb"/>
          <w:rtl/>
        </w:rPr>
        <w:t>"</w:t>
      </w:r>
      <w:r>
        <w:rPr>
          <w:rStyle w:val="2fb"/>
          <w:rFonts w:hint="cs"/>
          <w:rtl/>
        </w:rPr>
        <w:t xml:space="preserve">ש</w:t>
      </w:r>
      <w:r>
        <w:rPr>
          <w:rFonts w:hint="cs"/>
          <w:rtl/>
        </w:rPr>
        <w:t xml:space="preserve">:</w:t>
      </w:r>
      <w:r>
        <w:rPr>
          <w:rtl/>
        </w:rPr>
        <w:t xml:space="preserve"> </w:t>
      </w:r>
      <w:ins w:id="92381" w:author="מנוע מכני" w:date="2026-10-11T12:04:39Z">
        <w:r>
          <w:rPr>
            <w:rFonts w:hint="cs"/>
            <w:rtl/>
          </w:rPr>
          <w:t xml:space="preserve">דזה</w:t>
        </w:r>
      </w:ins>
      <w:del w:id="92382" w:author="מנוע מכני" w:date="2026-10-11T12:04:39Z">
        <w:r>
          <w:rPr>
            <w:rFonts w:hint="cs"/>
            <w:rtl/>
          </w:rPr>
          <w:delText xml:space="preserve">ד</w:delText>
        </w:r>
        <w:r>
          <w:rPr>
            <w:rtl/>
          </w:rPr>
          <w:delText xml:space="preserve">האי</w:delText>
        </w:r>
      </w:del>
      <w:r>
        <w:rPr>
          <w:rtl/>
        </w:rPr>
        <w:t xml:space="preserve"> מקום לחוד </w:t>
      </w:r>
      <w:ins w:id="92383" w:author="מנוע מכני" w:date="2026-10-11T12:04:39Z">
        <w:r>
          <w:rPr>
            <w:rtl/>
          </w:rPr>
          <w:t xml:space="preserve">וזה</w:t>
        </w:r>
      </w:ins>
      <w:del w:id="92384" w:author="מנוע מכני" w:date="2026-10-11T12:04:39Z">
        <w:r>
          <w:rPr>
            <w:rtl/>
          </w:rPr>
          <w:delText xml:space="preserve">והאי</w:delText>
        </w:r>
      </w:del>
      <w:r>
        <w:rPr>
          <w:rtl/>
        </w:rPr>
        <w:t xml:space="preserve"> מקום לחוד, </w:t>
      </w:r>
      <w:r>
        <w:rPr>
          <w:rtl/>
        </w:rPr>
        <w:t xml:space="preserve">דתניא</w:t>
      </w:r>
      <w:r>
        <w:rPr>
          <w:rtl/>
        </w:rPr>
        <w:t xml:space="preserve">: דמים התחתונים ניתנין מחוט הסיקרא ולמטה, והעליונים - מחוט הסיקרא ולמעלה</w:t>
      </w:r>
      <w:ins w:id="94133" w:author="מנוע מכני" w:date="2026-10-11T12:04:39Z">
        <w:r>
          <w:rPr>
            <w:rtl/>
          </w:rPr>
          <w:t xml:space="preserve">,</w:t>
        </w:r>
      </w:ins>
      <w:del w:id="94134" w:author="מנוע מכני" w:date="2026-10-11T12:04:39Z">
        <w:r>
          <w:rPr>
            <w:rtl/>
          </w:rPr>
          <w:delText xml:space="preserve">;</w:delText>
        </w:r>
      </w:del>
    </w:p>
    <w:p>
      <w:pPr>
        <w:pStyle w:val="38"/>
        <w:rPr>
          <w:ins w:id="97796" w:author="מנוע מכני" w:date="2026-10-11T12:04:39Z"/>
        </w:rPr>
      </w:pPr>
      <w:r>
        <w:t>אראבר</w:t>
      </w:r>
      <w:r>
        <w:t>"</w:t>
      </w:r>
      <w:r>
        <w:t>ש</w:t>
      </w:r>
      <w:r>
        <w:t xml:space="preserve">:</w:t>
      </w:r>
    </w:p>
    <w:p w:rsidR="00DA63EC" w:rsidRDefault="00DA63EC" w:rsidP="00DA63EC">
      <w:pPr>
        <w:tabs>
          <w:tab w:val="left" w:pos="0"/>
          <w:tab w:val="center" w:pos="2835"/>
        </w:tabs>
        <w:rPr>
          <w:rtl/>
        </w:rPr>
      </w:pPr>
      <w:del w:id="97797" w:author="מנוע מכני" w:date="2026-10-11T12:04:39Z">
        <w:r>
          <w:rPr>
            <w:rtl/>
          </w:rPr>
          <w:delText xml:space="preserve"> </w:delText>
        </w:r>
      </w:del>
      <w:r>
        <w:rPr>
          <w:rtl/>
        </w:rPr>
        <w:t xml:space="preserve">ב</w:t>
      </w:r>
      <w:r>
        <w:rPr>
          <w:rFonts w:hint="cs"/>
          <w:rtl/>
        </w:rPr>
        <w:t>ד</w:t>
      </w:r>
      <w:r>
        <w:rPr>
          <w:rtl/>
        </w:rPr>
        <w:t>"</w:t>
      </w:r>
      <w:r>
        <w:rPr>
          <w:rFonts w:hint="cs"/>
          <w:rtl/>
        </w:rPr>
        <w:t>א</w:t>
      </w:r>
      <w:r>
        <w:rPr>
          <w:rtl/>
        </w:rPr>
        <w:t xml:space="preserve"> - בעולת העוף, אבל בחטאת בהמה - היא עצמה אין נעשה אלא על גופה של קרן.</w:t>
      </w:r>
    </w:p>
    <w:p w:rsidR="00DA63EC" w:rsidRDefault="00DA63EC" w:rsidP="00DA63EC">
      <w:pPr>
        <w:pStyle w:val="affffd"/>
        <w:rPr>
          <w:rtl/>
        </w:rPr>
      </w:pPr>
      <w:r>
        <w:rPr>
          <w:rtl/>
        </w:rPr>
        <w:t>׹</w:t>
      </w:r>
    </w:p>
    <w:p>
      <w:pPr>
        <w:pStyle w:val="afffff8"/>
        <w:rPr>
          <w:ins w:id="90629" w:author="קלוד" w:date="2026-10-11T12:29:36Z"/>
        </w:rPr>
      </w:pPr>
      <w:ins w:id="90630" w:author="קלוד" w:date="2026-10-11T12:29:36Z">
        <w:r>
          <w:rPr>
            <w:color w:val="7B3F00"/>
          </w:rPr>
          <w:t xml:space="preserve">אשם שנכנס דמו להיכל - פסול לר"א, כשר לרבנן</w:t>
        </w:r>
      </w:ins>
    </w:p>
    <w:p>
      <w:pPr>
        <w:pStyle w:val="38"/>
        <w:rPr>
          <w:ins w:id="97799" w:author="מנוע מכני" w:date="2026-10-11T12:04:39Z"/>
        </w:rPr>
      </w:pPr>
      <w:del w:id="97798" w:author="מנוע מכני" w:date="2026-10-11T12:04:39Z">
        <w:r>
          <w:delText xml:space="preserve">•</w:delText>
        </w:r>
      </w:del>
      <w:r>
        <w:t xml:space="preserve"> </w:t>
      </w:r>
      <w:r>
        <w:t xml:space="preserve">תנן</w:t>
      </w:r>
      <w:r>
        <w:t xml:space="preserve"> </w:t>
      </w:r>
      <w:ins w:id="90715" w:author="מנוע מכני" w:date="2026-10-11T12:04:39Z">
        <w:r>
          <w:t xml:space="preserve">שם</w:t>
        </w:r>
      </w:ins>
      <w:del w:id="90716" w:author="מנוע מכני" w:date="2026-10-11T12:04:39Z">
        <w:r>
          <w:delText xml:space="preserve">התם</w:delText>
        </w:r>
      </w:del>
      <w:r>
        <w:t xml:space="preserve">, שהיה ר"</w:t>
      </w:r>
      <w:r>
        <w:t>ע</w:t>
      </w:r>
      <w:del w:id="101616" w:author="מנוע מכני" w:date="2026-10-11T12:04:39Z">
        <w:r>
          <w:delText xml:space="preserve"> אומר</w:delText>
        </w:r>
      </w:del>
      <w:r>
        <w:t xml:space="preserve">:</w:t>
      </w:r>
    </w:p>
    <w:p w:rsidR="00DA63EC" w:rsidRDefault="00DA63EC" w:rsidP="00DA63EC">
      <w:pPr>
        <w:tabs>
          <w:tab w:val="left" w:pos="0"/>
          <w:tab w:val="center" w:pos="2835"/>
        </w:tabs>
        <w:rPr>
          <w:rtl/>
        </w:rPr>
      </w:pPr>
      <w:del w:id="97800" w:author="מנוע מכני" w:date="2026-10-11T12:04:39Z">
        <w:r>
          <w:rPr>
            <w:rtl/>
          </w:rPr>
          <w:delText xml:space="preserve"> </w:delText>
        </w:r>
      </w:del>
      <w:r>
        <w:rPr>
          <w:rtl/>
        </w:rPr>
        <w:t xml:space="preserve">כל דמים שנכנסו להיכל לכפר - פסולים, </w:t>
      </w:r>
    </w:p>
    <w:p>
      <w:pPr>
        <w:pStyle w:val="38"/>
        <w:rPr>
          <w:ins w:id="97801" w:author="מנוע מכני" w:date="2026-10-11T12:04:39Z"/>
        </w:rPr>
      </w:pPr>
      <w:r>
        <w:t>וחכ"</w:t>
      </w:r>
      <w:r>
        <w:t>א</w:t>
      </w:r>
      <w:r>
        <w:t xml:space="preserve">:</w:t>
      </w:r>
    </w:p>
    <w:p w:rsidR="00DA63EC" w:rsidRDefault="00DA63EC" w:rsidP="00DA63EC">
      <w:pPr>
        <w:tabs>
          <w:tab w:val="left" w:pos="0"/>
          <w:tab w:val="center" w:pos="2835"/>
        </w:tabs>
        <w:rPr>
          <w:rtl/>
        </w:rPr>
      </w:pPr>
      <w:del w:id="97802" w:author="מנוע מכני" w:date="2026-10-11T12:04:39Z">
        <w:r>
          <w:rPr>
            <w:rtl/>
          </w:rPr>
          <w:delText xml:space="preserve"> </w:delText>
        </w:r>
      </w:del>
      <w:r>
        <w:rPr>
          <w:rtl/>
        </w:rPr>
        <w:t xml:space="preserve">חטאת בלבד, </w:t>
      </w:r>
      <w:r>
        <w:rPr>
          <w:rStyle w:val="2fb"/>
          <w:rtl/>
        </w:rPr>
        <w:t xml:space="preserve">ר"</w:t>
      </w:r>
      <w:r>
        <w:rPr>
          <w:rStyle w:val="2fb"/>
          <w:rFonts w:hint="cs"/>
          <w:rtl/>
        </w:rPr>
        <w:t>א</w:t>
      </w:r>
      <w:r>
        <w:rPr>
          <w:rtl/>
        </w:rPr>
        <w:t xml:space="preserve"> אומר: אף האשם, </w:t>
      </w:r>
      <w:r w:rsidRPr="0046594B">
        <w:rPr>
          <w:rStyle w:val="afffff0"/>
          <w:rFonts w:hint="cs"/>
          <w:rtl/>
        </w:rPr>
        <w:t>ד'</w:t>
      </w:r>
      <w:ins w:id="90457" w:author="Claude - סמנטי" w:date="2026-10-11T12:26:16Z">
        <w:r>
          <w:rPr>
            <w:rStyle w:val="afffff0"/>
            <w:rtl/>
          </w:rPr>
          <w:t xml:space="preserve">כַּחַטָּאת כָּאָשָׁם</w:t>
        </w:r>
      </w:ins>
      <w:del w:id="90458" w:author="Claude - סמנטי" w:date="2026-10-11T12:26:16Z">
        <w:r w:rsidRPr="0046594B">
          <w:rPr>
            <w:rStyle w:val="afffff0"/>
            <w:rtl/>
          </w:rPr>
          <w:delText xml:space="preserve">כחטאת כאשם</w:delText>
        </w:r>
      </w:del>
      <w:r w:rsidRPr="0046594B">
        <w:rPr>
          <w:rStyle w:val="afffff0"/>
          <w:rFonts w:hint="cs"/>
          <w:rtl/>
        </w:rPr>
        <w:t>'</w:t>
      </w:r>
      <w:r w:rsidRPr="0046594B">
        <w:rPr>
          <w:rStyle w:val="afffff0"/>
          <w:rtl/>
        </w:rPr>
        <w:t>.</w:t>
      </w:r>
    </w:p>
    <w:p w:rsidR="00DA63EC" w:rsidRDefault="00DA63EC" w:rsidP="00DA63EC">
      <w:pPr>
        <w:tabs>
          <w:tab w:val="left" w:pos="0"/>
          <w:tab w:val="center" w:pos="2835"/>
        </w:tabs>
        <w:rPr>
          <w:rtl/>
        </w:rPr>
      </w:pPr>
      <w:r w:rsidRPr="00A40635">
        <w:rPr>
          <w:rStyle w:val="2fb"/>
          <w:rFonts w:hint="cs"/>
          <w:b/>
          <w:bCs/>
          <w:rtl/>
        </w:rPr>
        <w:t>לר</w:t>
      </w:r>
      <w:r>
        <w:rPr>
          <w:rStyle w:val="2fb"/>
          <w:b/>
          <w:bCs/>
          <w:rtl/>
        </w:rPr>
        <w:t>"</w:t>
      </w:r>
      <w:r w:rsidRPr="00A40635">
        <w:rPr>
          <w:rStyle w:val="2fb"/>
          <w:rFonts w:hint="cs"/>
          <w:b/>
          <w:bCs/>
          <w:rtl/>
        </w:rPr>
        <w:t>א</w:t>
      </w:r>
      <w:r>
        <w:rPr>
          <w:rFonts w:hint="cs"/>
          <w:rtl/>
        </w:rPr>
        <w:t xml:space="preserve"> </w:t>
      </w:r>
      <w:ins w:id="92385" w:author="מנוע מכני" w:date="2026-10-11T12:04:39Z">
        <w:r>
          <w:rPr>
            <w:rFonts w:hint="cs"/>
            <w:rtl/>
          </w:rPr>
          <w:t xml:space="preserve">כדאומר</w:t>
        </w:r>
      </w:ins>
      <w:del w:id="92386" w:author="מנוע מכני" w:date="2026-10-11T12:04:39Z">
        <w:r>
          <w:rPr>
            <w:rFonts w:hint="cs"/>
            <w:rtl/>
          </w:rPr>
          <w:delText xml:space="preserve">כ</w:delText>
        </w:r>
        <w:r>
          <w:rPr>
            <w:rtl/>
          </w:rPr>
          <w:delText xml:space="preserve">דקאמר</w:delText>
        </w:r>
      </w:del>
      <w:r>
        <w:rPr>
          <w:rtl/>
        </w:rPr>
        <w:t xml:space="preserve"> טעמא, </w:t>
      </w:r>
    </w:p>
    <w:p>
      <w:pPr>
        <w:pStyle w:val="38"/>
        <w:rPr>
          <w:ins w:id="97803" w:author="מנוע מכני" w:date="2026-10-11T12:04:39Z"/>
        </w:rPr>
      </w:pPr>
      <w:r w:rsidRPr="00673FA0">
        <w:t>ול</w:t>
      </w:r>
      <w:r w:rsidRPr="00673FA0">
        <w:t>רבנן</w:t>
      </w:r>
      <w:r w:rsidRPr="00673FA0">
        <w:t xml:space="preserve"> רבא:</w:t>
      </w:r>
    </w:p>
    <w:p w:rsidR="00DA63EC" w:rsidRDefault="00DA63EC" w:rsidP="00DA63EC">
      <w:pPr>
        <w:tabs>
          <w:tab w:val="left" w:pos="0"/>
          <w:tab w:val="center" w:pos="2835"/>
        </w:tabs>
        <w:rPr>
          <w:spacing w:val="-2"/>
          <w:rtl/>
        </w:rPr>
      </w:pPr>
      <w:del w:id="97804" w:author="מנוע מכני" w:date="2026-10-11T12:04:39Z">
        <w:r w:rsidRPr="00673FA0">
          <w:rPr>
            <w:spacing w:val="-2"/>
            <w:rtl/>
          </w:rPr>
          <w:delText xml:space="preserve"> </w:delText>
        </w:r>
      </w:del>
      <w:r w:rsidRPr="00673FA0">
        <w:rPr>
          <w:spacing w:val="-2"/>
          <w:rtl/>
        </w:rPr>
        <w:t xml:space="preserve">ק"ו</w:t>
      </w:r>
      <w:r w:rsidRPr="00673FA0">
        <w:rPr>
          <w:spacing w:val="-2"/>
          <w:rtl/>
        </w:rPr>
        <w:t xml:space="preserve"> מעולה</w:t>
      </w:r>
      <w:r w:rsidRPr="00673FA0">
        <w:rPr>
          <w:rFonts w:hint="cs"/>
          <w:spacing w:val="-2"/>
          <w:rtl/>
        </w:rPr>
        <w:t xml:space="preserve"> וממנחת חוטא דהצד השוה שבהן שהן קדשי קדשין ונכנס לפנים כשרין אף אשם כן </w:t>
      </w:r>
    </w:p>
    <w:p w:rsidR="00DA63EC" w:rsidRDefault="00DA63EC" w:rsidP="00DA63EC">
      <w:pPr>
        <w:pStyle w:val="afff3"/>
        <w:framePr w:wrap="around"/>
        <w:tabs>
          <w:tab w:val="left" w:pos="0"/>
        </w:tabs>
        <w:rPr>
          <w:rtl/>
        </w:rPr>
      </w:pPr>
      <w:r>
        <w:rPr>
          <w:rFonts w:hint="cs"/>
          <w:rtl/>
        </w:rPr>
        <w:t xml:space="preserve">יא. </w:t>
      </w:r>
    </w:p>
    <w:p w:rsidR="00DA63EC" w:rsidRDefault="00DA63EC" w:rsidP="00DA63EC">
      <w:pPr>
        <w:rPr>
          <w:rtl/>
        </w:rPr>
      </w:pPr>
      <w:r>
        <w:rPr>
          <w:rtl/>
        </w:rPr>
        <w:t>•</w:t>
      </w:r>
      <w:r>
        <w:rPr>
          <w:rFonts w:hint="cs"/>
          <w:rtl/>
        </w:rPr>
        <w:t xml:space="preserve"> </w:t>
      </w:r>
      <w:r>
        <w:rPr>
          <w:rFonts w:hint="cs"/>
          <w:rtl/>
        </w:rPr>
        <w:t xml:space="preserve">א</w:t>
      </w:r>
      <w:r>
        <w:rPr>
          <w:rtl/>
        </w:rPr>
        <w:t>"</w:t>
      </w:r>
      <w:r>
        <w:rPr>
          <w:rFonts w:hint="cs"/>
          <w:rtl/>
        </w:rPr>
        <w:t xml:space="preserve">ל</w:t>
      </w:r>
      <w:r>
        <w:rPr>
          <w:rFonts w:hint="cs"/>
          <w:rtl/>
        </w:rPr>
        <w:t xml:space="preserve"> </w:t>
      </w:r>
      <w:r>
        <w:rPr>
          <w:rStyle w:val="2fb"/>
          <w:rtl/>
        </w:rPr>
        <w:t xml:space="preserve">רבא</w:t>
      </w:r>
      <w:r>
        <w:rPr>
          <w:rtl/>
        </w:rPr>
        <w:t xml:space="preserve"> מברניש </w:t>
      </w:r>
      <w:r>
        <w:rPr>
          <w:rStyle w:val="2fb"/>
          <w:rtl/>
        </w:rPr>
        <w:t xml:space="preserve">לרב אשי</w:t>
      </w:r>
      <w:r>
        <w:rPr>
          <w:rtl/>
        </w:rPr>
        <w:t xml:space="preserve">, ולפרוך: מה להצד השוה שבהן שכן אין להן קצבה, תאמר באשם שיש לו קצבה! </w:t>
      </w:r>
    </w:p>
    <w:p>
      <w:pPr>
        <w:pStyle w:val="38"/>
        <w:rPr>
          <w:ins w:id="97805" w:author="מנוע מכני" w:date="2026-10-11T12:04:39Z"/>
        </w:rPr>
      </w:pPr>
      <w:r>
        <w:tab/>
        <w:t xml:space="preserve">אלא</w:t>
      </w:r>
    </w:p>
    <w:p w:rsidR="00DA63EC" w:rsidRDefault="00DA63EC" w:rsidP="00DA63EC">
      <w:pPr>
        <w:tabs>
          <w:tab w:val="left" w:pos="0"/>
          <w:tab w:val="center" w:pos="2835"/>
        </w:tabs>
        <w:rPr>
          <w:rtl/>
        </w:rPr>
      </w:pPr>
      <w:del w:id="97806" w:author="מנוע מכני" w:date="2026-10-11T12:04:39Z">
        <w:r>
          <w:rPr>
            <w:rtl/>
          </w:rPr>
          <w:tab/>
          <w:delText xml:space="preserve"> </w:delText>
        </w:r>
      </w:del>
      <w:r>
        <w:rPr>
          <w:rtl/>
        </w:rPr>
        <w:tab/>
        <w:t xml:space="preserve">היינו </w:t>
      </w:r>
      <w:ins w:id="90023" w:author="Claude - סמנטי" w:date="2026-10-11T12:26:16Z">
        <w:r>
          <w:rPr>
            <w:rtl/>
          </w:rPr>
          <w:t xml:space="preserve">טעמם</w:t>
        </w:r>
      </w:ins>
      <w:del w:id="90024" w:author="Claude - סמנטי" w:date="2026-10-11T12:26:16Z">
        <w:r>
          <w:rPr>
            <w:rtl/>
          </w:rPr>
          <w:tab/>
          <w:delText xml:space="preserve">טעמייהו</w:delText>
        </w:r>
      </w:del>
      <w:r>
        <w:rPr>
          <w:rtl/>
        </w:rPr>
        <w:tab/>
        <w:t xml:space="preserve"> דרבנן, </w:t>
      </w:r>
      <w:r w:rsidRPr="0046594B">
        <w:rPr>
          <w:rStyle w:val="afffff0"/>
          <w:rtl/>
        </w:rPr>
        <w:t>ד</w:t>
      </w:r>
      <w:r w:rsidRPr="0046594B">
        <w:rPr>
          <w:rStyle w:val="afffff0"/>
          <w:rFonts w:hint="cs"/>
          <w:rtl/>
        </w:rPr>
        <w:t>'</w:t>
      </w:r>
      <w:r w:rsidRPr="0046594B">
        <w:rPr>
          <w:rStyle w:val="afffff0"/>
          <w:rtl/>
        </w:rPr>
        <w:t>דמה של זו</w:t>
      </w:r>
      <w:r w:rsidRPr="0046594B">
        <w:rPr>
          <w:rStyle w:val="afffff0"/>
          <w:rFonts w:hint="cs"/>
          <w:rtl/>
        </w:rPr>
        <w:t>'</w:t>
      </w:r>
      <w:r w:rsidRPr="0046594B">
        <w:rPr>
          <w:rStyle w:val="afffff0"/>
          <w:rtl/>
        </w:rPr>
        <w:t xml:space="preserve"> </w:t>
      </w:r>
      <w:r>
        <w:rPr>
          <w:rtl/>
        </w:rPr>
        <w:t>ולא דמה של אחר.</w:t>
      </w:r>
    </w:p>
    <w:p>
      <w:pPr>
        <w:pStyle w:val="38"/>
        <w:rPr>
          <w:ins w:id="97807" w:author="מנוע מכני" w:date="2026-10-11T12:04:39Z"/>
        </w:rPr>
      </w:pPr>
      <w:r>
        <w:t xml:space="preserve">ואידך?</w:t>
      </w:r>
    </w:p>
    <w:p w:rsidR="00DA63EC" w:rsidRDefault="00DA63EC" w:rsidP="00DA63EC">
      <w:pPr>
        <w:tabs>
          <w:tab w:val="left" w:pos="0"/>
          <w:tab w:val="center" w:pos="2835"/>
        </w:tabs>
        <w:rPr>
          <w:rtl/>
        </w:rPr>
      </w:pPr>
      <w:del w:id="97808" w:author="מנוע מכני" w:date="2026-10-11T12:04:39Z">
        <w:r>
          <w:rPr>
            <w:rtl/>
          </w:rPr>
          <w:delText xml:space="preserve"> </w:delText>
        </w:r>
      </w:del>
      <w:r>
        <w:rPr>
          <w:rtl/>
        </w:rPr>
        <w:t xml:space="preserve">דמה - ולא בשרה.</w:t>
      </w:r>
      <w:r>
        <w:rPr>
          <w:rFonts w:hint="cs"/>
          <w:rtl/>
        </w:rPr>
        <w:t xml:space="preserve"> ודם דמה </w:t>
      </w:r>
      <w:r>
        <w:rPr>
          <w:rFonts w:hint="cs"/>
          <w:rtl/>
        </w:rPr>
        <w:t xml:space="preserve">לא</w:t>
      </w:r>
      <w:r>
        <w:rPr>
          <w:rFonts w:hint="cs"/>
          <w:rtl/>
        </w:rPr>
        <w:t xml:space="preserve"> דריש </w:t>
      </w:r>
    </w:p>
    <w:p w:rsidR="00DA63EC" w:rsidRDefault="00DA63EC" w:rsidP="00DA63EC">
      <w:pPr>
        <w:tabs>
          <w:tab w:val="left" w:pos="0"/>
          <w:tab w:val="center" w:pos="2835"/>
        </w:tabs>
        <w:rPr>
          <w:rtl/>
        </w:rPr>
      </w:pPr>
      <w:r>
        <w:rPr>
          <w:rtl/>
        </w:rPr>
        <w:t>ואידך? דם - דמה.</w:t>
      </w:r>
    </w:p>
    <w:p>
      <w:pPr>
        <w:pStyle w:val="38"/>
        <w:rPr>
          <w:ins w:id="97810" w:author="מנוע מכני" w:date="2026-10-11T12:04:39Z"/>
        </w:rPr>
      </w:pPr>
      <w:del w:id="97809" w:author="מנוע מכני" w:date="2026-10-11T12:04:39Z">
        <w:r>
          <w:delText xml:space="preserve">•</w:delText>
        </w:r>
      </w:del>
      <w:r>
        <w:t xml:space="preserve"> </w:t>
      </w:r>
      <w:r>
        <w:t xml:space="preserve">לרבנן:</w:t>
      </w:r>
    </w:p>
    <w:p w:rsidR="00DA63EC" w:rsidRDefault="00DA63EC" w:rsidP="00DA63EC">
      <w:pPr>
        <w:tabs>
          <w:tab w:val="left" w:pos="0"/>
          <w:tab w:val="center" w:pos="2835"/>
        </w:tabs>
        <w:rPr>
          <w:rtl/>
        </w:rPr>
      </w:pPr>
      <w:del w:id="97811" w:author="מנוע מכני" w:date="2026-10-11T12:04:39Z">
        <w:r>
          <w:rPr>
            <w:rtl/>
          </w:rPr>
          <w:delText xml:space="preserve"> </w:delText>
        </w:r>
      </w:del>
      <w:r>
        <w:rPr>
          <w:rtl/>
        </w:rPr>
        <w:t xml:space="preserve">אשם ששחטו שלא לשמו כשר, היינו </w:t>
      </w:r>
      <w:ins w:id="96867" w:author="מנוע מכני" w:date="2026-10-11T12:04:39Z">
        <w:ins w:id="90025" w:author="Claude - סמנטי" w:date="2026-10-11T12:26:16Z">
          <w:r>
            <w:rPr>
              <w:rtl/>
            </w:rPr>
            <w:t xml:space="preserve">שהוקש</w:t>
          </w:r>
        </w:ins>
        <w:del w:id="90026" w:author="Claude - סמנטי" w:date="2026-10-11T12:26:16Z">
          <w:r>
            <w:rPr>
              <w:rtl/>
            </w:rPr>
            <w:delText xml:space="preserve">דהוקש</w:delText>
          </w:r>
        </w:del>
      </w:ins>
      <w:del w:id="96868" w:author="מנוע מכני" w:date="2026-10-11T12:04:39Z">
        <w:r>
          <w:rPr>
            <w:rtl/>
          </w:rPr>
          <w:delText xml:space="preserve">דאיתקש</w:delText>
        </w:r>
      </w:del>
      <w:r>
        <w:rPr>
          <w:rtl/>
        </w:rPr>
        <w:t xml:space="preserve"> מנחה לחטאת מנחה לאשם, </w:t>
      </w:r>
    </w:p>
    <w:p w:rsidR="00DA63EC" w:rsidRPr="00FE1B89" w:rsidRDefault="00DA63EC" w:rsidP="00DA63EC">
      <w:pPr>
        <w:tabs>
          <w:tab w:val="left" w:pos="0"/>
          <w:tab w:val="center" w:pos="2835"/>
        </w:tabs>
        <w:rPr>
          <w:spacing w:val="-4"/>
          <w:rtl/>
        </w:rPr>
      </w:pPr>
      <w:r w:rsidRPr="00FE1B89">
        <w:rPr>
          <w:rFonts w:hint="cs"/>
          <w:spacing w:val="-4"/>
          <w:rtl/>
        </w:rPr>
        <w:t xml:space="preserve">ומנחת חוטא כחטאת וקמצה שלא לשמה פסולה אבל מנחת נדבה כאשם קמצה שלא לשמה כשרה </w:t>
      </w:r>
    </w:p>
    <w:p>
      <w:pPr>
        <w:pStyle w:val="38"/>
        <w:rPr>
          <w:ins w:id="97812" w:author="מנוע מכני" w:date="2026-10-11T12:04:39Z"/>
        </w:rPr>
      </w:pPr>
      <w:r w:rsidRPr="00673FA0">
        <w:t>ולר</w:t>
      </w:r>
      <w:r>
        <w:t>"</w:t>
      </w:r>
      <w:r w:rsidRPr="00673FA0">
        <w:t xml:space="preserve">א:</w:t>
      </w:r>
    </w:p>
    <w:p w:rsidR="00DA63EC" w:rsidRDefault="00DA63EC" w:rsidP="00DA63EC">
      <w:pPr>
        <w:tabs>
          <w:tab w:val="left" w:pos="0"/>
          <w:tab w:val="center" w:pos="2835"/>
        </w:tabs>
        <w:rPr>
          <w:spacing w:val="2"/>
          <w:rtl/>
        </w:rPr>
      </w:pPr>
      <w:del w:id="97813" w:author="מנוע מכני" w:date="2026-10-11T12:04:39Z">
        <w:r w:rsidRPr="00673FA0">
          <w:rPr>
            <w:rFonts w:hint="cs"/>
            <w:spacing w:val="2"/>
            <w:rtl/>
          </w:rPr>
          <w:delText xml:space="preserve"> </w:delText>
        </w:r>
      </w:del>
      <w:ins w:id="92387" w:author="מנוע מכני" w:date="2026-10-11T12:04:39Z">
        <w:r>
          <w:rPr>
            <w:rFonts w:hint="cs"/>
            <w:spacing w:val="2"/>
            <w:rtl/>
          </w:rPr>
          <w:t xml:space="preserve">מה</w:t>
        </w:r>
      </w:ins>
      <w:del w:id="92388" w:author="מנוע מכני" w:date="2026-10-11T12:04:39Z">
        <w:r w:rsidRPr="00673FA0">
          <w:rPr>
            <w:rFonts w:hint="cs"/>
            <w:spacing w:val="2"/>
            <w:rtl/>
          </w:rPr>
          <w:delText xml:space="preserve">מאי</w:delText>
        </w:r>
      </w:del>
      <w:r w:rsidRPr="00673FA0">
        <w:rPr>
          <w:rFonts w:hint="cs"/>
          <w:spacing w:val="2"/>
          <w:rtl/>
        </w:rPr>
        <w:t xml:space="preserve"> </w:t>
      </w:r>
      <w:ins w:id="96869" w:author="מנוע מכני" w:date="2026-10-11T12:04:39Z">
        <w:ins w:id="90027" w:author="Claude - סמנטי" w:date="2026-10-11T12:26:16Z">
          <w:r>
            <w:rPr>
              <w:rFonts w:hint="cs"/>
              <w:spacing w:val="2"/>
              <w:rtl/>
            </w:rPr>
            <w:t xml:space="preserve">שהוקש</w:t>
          </w:r>
        </w:ins>
        <w:del w:id="90028" w:author="Claude - סמנטי" w:date="2026-10-11T12:26:16Z">
          <w:r>
            <w:rPr>
              <w:rFonts w:hint="cs"/>
              <w:spacing w:val="2"/>
              <w:rtl/>
            </w:rPr>
            <w:delText xml:space="preserve">דהוקש</w:delText>
          </w:r>
        </w:del>
      </w:ins>
      <w:del w:id="96870" w:author="מנוע מכני" w:date="2026-10-11T12:04:39Z">
        <w:r w:rsidRPr="00673FA0">
          <w:rPr>
            <w:rFonts w:hint="cs"/>
            <w:spacing w:val="2"/>
            <w:rtl/>
          </w:rPr>
          <w:delText xml:space="preserve">דאיתקש</w:delText>
        </w:r>
      </w:del>
      <w:r w:rsidRPr="00673FA0">
        <w:rPr>
          <w:rFonts w:hint="cs"/>
          <w:spacing w:val="2"/>
          <w:rtl/>
        </w:rPr>
        <w:t xml:space="preserve"> מנחה </w:t>
      </w:r>
      <w:r w:rsidRPr="00673FA0">
        <w:rPr>
          <w:spacing w:val="2"/>
          <w:rtl/>
        </w:rPr>
        <w:t>לחטאת ומנחה לאשם</w:t>
      </w:r>
      <w:r w:rsidRPr="00673FA0">
        <w:rPr>
          <w:rFonts w:hint="cs"/>
          <w:spacing w:val="2"/>
          <w:rtl/>
        </w:rPr>
        <w:t xml:space="preserve">- כאידך </w:t>
      </w:r>
      <w:r w:rsidRPr="00673FA0">
        <w:rPr>
          <w:rStyle w:val="2fb"/>
          <w:rFonts w:hint="cs"/>
          <w:spacing w:val="2"/>
          <w:rtl/>
        </w:rPr>
        <w:t xml:space="preserve">דר</w:t>
      </w:r>
      <w:r>
        <w:rPr>
          <w:rStyle w:val="2fb"/>
          <w:spacing w:val="2"/>
          <w:rtl/>
        </w:rPr>
        <w:t>"</w:t>
      </w:r>
      <w:r w:rsidRPr="00673FA0">
        <w:rPr>
          <w:rStyle w:val="2fb"/>
          <w:rFonts w:hint="cs"/>
          <w:spacing w:val="2"/>
          <w:rtl/>
        </w:rPr>
        <w:t>ש</w:t>
      </w:r>
      <w:r w:rsidRPr="00673FA0">
        <w:rPr>
          <w:spacing w:val="2"/>
          <w:rtl/>
        </w:rPr>
        <w:t xml:space="preserve">: שלא בכלי שרת פסולה, </w:t>
      </w:r>
      <w:r w:rsidRPr="00673FA0">
        <w:rPr>
          <w:rStyle w:val="2fb"/>
          <w:spacing w:val="2"/>
          <w:rtl/>
        </w:rPr>
        <w:t xml:space="preserve">ור</w:t>
      </w:r>
      <w:r>
        <w:rPr>
          <w:rStyle w:val="2fb"/>
          <w:spacing w:val="2"/>
          <w:rtl/>
        </w:rPr>
        <w:t>"</w:t>
      </w:r>
      <w:r w:rsidRPr="00673FA0">
        <w:rPr>
          <w:rStyle w:val="2fb"/>
          <w:rFonts w:hint="cs"/>
          <w:spacing w:val="2"/>
          <w:rtl/>
        </w:rPr>
        <w:t>ש</w:t>
      </w:r>
      <w:r w:rsidRPr="00673FA0">
        <w:rPr>
          <w:spacing w:val="2"/>
          <w:rtl/>
        </w:rPr>
        <w:t xml:space="preserve"> מכשיר, </w:t>
      </w:r>
    </w:p>
    <w:p>
      <w:pPr>
        <w:pStyle w:val="38"/>
        <w:rPr>
          <w:ins w:id="97814" w:author="מנוע מכני" w:date="2026-10-11T12:04:39Z"/>
        </w:rPr>
      </w:pPr>
      <w:r>
        <w:tab/>
      </w:r>
      <w:r>
        <w:t>ואריבדר</w:t>
      </w:r>
      <w:r>
        <w:t>"</w:t>
      </w:r>
      <w:r>
        <w:t>ח טעמא דר</w:t>
      </w:r>
      <w:r>
        <w:t>"</w:t>
      </w:r>
      <w:r>
        <w:t>ש</w:t>
      </w:r>
      <w:r>
        <w:t xml:space="preserve">:</w:t>
      </w:r>
    </w:p>
    <w:p w:rsidR="00DA63EC" w:rsidRDefault="00DA63EC" w:rsidP="00DA63EC">
      <w:pPr>
        <w:tabs>
          <w:tab w:val="left" w:pos="0"/>
          <w:tab w:val="center" w:pos="2835"/>
        </w:tabs>
        <w:rPr>
          <w:rtl/>
        </w:rPr>
      </w:pPr>
      <w:del w:id="97815" w:author="מנוע מכני" w:date="2026-10-11T12:04:39Z">
        <w:r>
          <w:rPr>
            <w:rtl/>
          </w:rPr>
          <w:delText xml:space="preserve"> </w:delText>
        </w:r>
      </w:del>
      <w:r>
        <w:rPr>
          <w:rtl/>
        </w:rPr>
        <w:t xml:space="preserve">קדש קדשים היא כחטאת וכאשם, בא לעובדה </w:t>
      </w:r>
      <w:r w:rsidRPr="00A40635">
        <w:rPr>
          <w:b/>
          <w:bCs/>
          <w:rtl/>
        </w:rPr>
        <w:t>ביד</w:t>
      </w:r>
      <w:r>
        <w:rPr>
          <w:rtl/>
        </w:rPr>
        <w:t xml:space="preserve"> עובדה בימין כחטאת, </w:t>
      </w:r>
      <w:r w:rsidRPr="00A40635">
        <w:rPr>
          <w:b/>
          <w:bCs/>
          <w:rtl/>
        </w:rPr>
        <w:t>בכלי</w:t>
      </w:r>
      <w:r>
        <w:rPr>
          <w:rtl/>
        </w:rPr>
        <w:t xml:space="preserve"> - עובדה בשמאל כאשם.</w:t>
      </w:r>
    </w:p>
    <w:p>
      <w:pPr>
        <w:pStyle w:val="38"/>
        <w:rPr>
          <w:ins w:id="97816" w:author="מנוע מכני" w:date="2026-10-11T12:04:39Z"/>
        </w:rPr>
      </w:pPr>
      <w:r>
        <w:t>ולר</w:t>
      </w:r>
      <w:r>
        <w:t>"</w:t>
      </w:r>
      <w:r>
        <w:t xml:space="preserve">ש:</w:t>
      </w:r>
    </w:p>
    <w:p w:rsidR="00DA63EC" w:rsidRDefault="00DA63EC" w:rsidP="00DA63EC">
      <w:pPr>
        <w:tabs>
          <w:tab w:val="left" w:pos="0"/>
          <w:tab w:val="center" w:pos="2835"/>
        </w:tabs>
        <w:rPr>
          <w:rtl/>
        </w:rPr>
      </w:pPr>
      <w:del w:id="97817" w:author="מנוע מכני" w:date="2026-10-11T12:04:39Z">
        <w:r>
          <w:rPr>
            <w:rFonts w:hint="cs"/>
            <w:rtl/>
          </w:rPr>
          <w:delText xml:space="preserve"> </w:delText>
        </w:r>
      </w:del>
      <w:r>
        <w:rPr>
          <w:rtl/>
        </w:rPr>
        <w:t xml:space="preserve">עיקר קרא </w:t>
      </w:r>
      <w:r>
        <w:rPr>
          <w:rStyle w:val="2fb"/>
          <w:rtl/>
        </w:rPr>
        <w:t xml:space="preserve">ל</w:t>
      </w:r>
      <w:r>
        <w:rPr>
          <w:rStyle w:val="2fb"/>
          <w:rFonts w:hint="cs"/>
          <w:rtl/>
        </w:rPr>
        <w:t>לכדריבדר</w:t>
      </w:r>
      <w:r>
        <w:rPr>
          <w:rStyle w:val="2fb"/>
          <w:rtl/>
        </w:rPr>
        <w:t>"</w:t>
      </w:r>
      <w:r>
        <w:rPr>
          <w:rStyle w:val="2fb"/>
          <w:rFonts w:hint="cs"/>
          <w:rtl/>
        </w:rPr>
        <w:t xml:space="preserve">ח</w:t>
      </w:r>
      <w:r>
        <w:rPr>
          <w:rFonts w:hint="cs"/>
          <w:rtl/>
        </w:rPr>
        <w:t xml:space="preserve"> ד</w:t>
      </w:r>
      <w:r>
        <w:rPr>
          <w:rtl/>
        </w:rPr>
        <w:t xml:space="preserve">מנחת חוטא דפסולה שלא לשמה טעמא אחרינא הוא, </w:t>
      </w:r>
    </w:p>
    <w:p w:rsidR="00DA63EC" w:rsidRDefault="00DA63EC" w:rsidP="00DA63EC">
      <w:pPr>
        <w:tabs>
          <w:tab w:val="left" w:pos="0"/>
          <w:tab w:val="center" w:pos="2835"/>
        </w:tabs>
        <w:rPr>
          <w:rtl/>
        </w:rPr>
      </w:pPr>
      <w:r>
        <w:rPr>
          <w:rtl/>
        </w:rPr>
        <w:tab/>
        <w:t xml:space="preserve">חטאת טעמא </w:t>
      </w:r>
      <w:r w:rsidRPr="0046594B">
        <w:rPr>
          <w:rStyle w:val="afffff0"/>
          <w:rFonts w:hint="cs"/>
          <w:rtl/>
        </w:rPr>
        <w:t>ד'</w:t>
      </w:r>
      <w:r w:rsidRPr="0046594B">
        <w:rPr>
          <w:rStyle w:val="afffff0"/>
          <w:rtl/>
        </w:rPr>
        <w:t>היא</w:t>
      </w:r>
      <w:r w:rsidRPr="0046594B">
        <w:rPr>
          <w:rStyle w:val="afffff0"/>
          <w:rFonts w:hint="cs"/>
          <w:rtl/>
        </w:rPr>
        <w:t>'</w:t>
      </w:r>
      <w:r w:rsidRPr="0046594B">
        <w:rPr>
          <w:rStyle w:val="afffff0"/>
          <w:rtl/>
        </w:rPr>
        <w:t>,</w:t>
      </w:r>
      <w:r>
        <w:rPr>
          <w:rtl/>
        </w:rPr>
        <w:t xml:space="preserve"> מנחת חוטא </w:t>
      </w:r>
      <w:ins w:id="90717" w:author="מנוע מכני" w:date="2026-10-11T12:04:39Z">
        <w:r>
          <w:rPr>
            <w:rtl/>
          </w:rPr>
          <w:t xml:space="preserve">גם</w:t>
        </w:r>
      </w:ins>
      <w:del w:id="90718" w:author="מנוע מכני" w:date="2026-10-11T12:04:39Z">
        <w:r>
          <w:rPr>
            <w:rtl/>
          </w:rPr>
          <w:delText xml:space="preserve">נמי</w:delText>
        </w:r>
      </w:del>
      <w:r>
        <w:rPr>
          <w:rtl/>
        </w:rPr>
        <w:t xml:space="preserve"> כתיב בה היא.</w:t>
      </w:r>
    </w:p>
    <w:p w:rsidR="00DA63EC" w:rsidRDefault="00DA63EC" w:rsidP="00DA63EC">
      <w:pPr>
        <w:tabs>
          <w:tab w:val="left" w:pos="0"/>
          <w:tab w:val="center" w:pos="2835"/>
        </w:tabs>
        <w:rPr>
          <w:rtl/>
        </w:rPr>
      </w:pPr>
      <w:r>
        <w:rPr>
          <w:rtl/>
        </w:rPr>
        <w:t xml:space="preserve">ולרבנן </w:t>
      </w:r>
      <w:ins w:id="96871" w:author="מנוע מכני" w:date="2026-10-11T12:04:39Z">
        <w:r>
          <w:rPr>
            <w:rtl/>
          </w:rPr>
          <w:t xml:space="preserve">הוקש</w:t>
        </w:r>
      </w:ins>
      <w:del w:id="96872" w:author="מנוע מכני" w:date="2026-10-11T12:04:39Z">
        <w:r>
          <w:rPr>
            <w:rtl/>
          </w:rPr>
          <w:delText xml:space="preserve">איתקש</w:delText>
        </w:r>
      </w:del>
      <w:r>
        <w:rPr>
          <w:rtl/>
        </w:rPr>
        <w:t xml:space="preserve"> אשם לחטאת לומר לך: מה חטאת טעונה סמיכה, אף אשם טעון סמיכה.</w:t>
      </w:r>
    </w:p>
    <w:p w:rsidR="00DA63EC" w:rsidRDefault="00DA63EC" w:rsidP="00DA63EC">
      <w:pPr>
        <w:pStyle w:val="affffd"/>
        <w:rPr>
          <w:del w:id="90004" w:author="מנוע עיצוב" w:date="2026-10-11T12:09:26Z"/>
          <w:rtl/>
        </w:rPr>
      </w:pPr>
      <w:del w:id="90003" w:author="מנוע עיצוב" w:date="2026-10-11T12:09:26Z">
        <w:r>
          <w:rPr>
            <w:rtl/>
          </w:rPr>
          <w:delText xml:space="preserve">׹</w:delText>
        </w:r>
      </w:del>
    </w:p>
    <w:p w:rsidR="00DA63EC" w:rsidRDefault="00DA63EC" w:rsidP="00DA63EC">
      <w:pPr>
        <w:pStyle w:val="affff1"/>
        <w:tabs>
          <w:tab w:val="left" w:pos="0"/>
        </w:tabs>
        <w:ind w:end="0"/>
        <w:rPr>
          <w:rtl/>
        </w:rPr>
        <w:pPrChange w:id="20064" w:author="קלוד" w:date="2026-10-11T09:07:24Z">
          <w:pPr>
            <w:pStyle w:val="affff1"/>
            <w:tabs>
              <w:tab w:val="left" w:pos="0"/>
            </w:tabs>
            <w:rPr>
              <w:rtl/>
            </w:rPr>
          </w:pPr>
        </w:pPrChange>
      </w:pPr>
      <w:ins w:id="9803" w:author="מספור קטעי משנה" w:date="2026-10-11T09:35:09Z">
        <w:r>
          <w:rPr>
            <w:rStyle w:val="MisparKeta"/>
          </w:rPr>
          <w:t xml:space="preserve">ב. </w:t>
        </w:r>
      </w:ins>
      <w:r>
        <w:rPr>
          <w:rtl/>
        </w:rPr>
        <w:t>יוסף בן חוני אומר: הנשחטין כו'.</w:t>
      </w:r>
    </w:p>
    <w:p>
      <w:pPr>
        <w:pStyle w:val="38"/>
        <w:rPr>
          <w:ins w:id="97818" w:author="מנוע מכני" w:date="2026-10-11T12:04:39Z"/>
        </w:rPr>
      </w:pPr>
      <w:r>
        <w:t xml:space="preserve">א"ר יוחנן:</w:t>
      </w:r>
    </w:p>
    <w:p w:rsidR="00DA63EC" w:rsidRDefault="00DA63EC" w:rsidP="00DA63EC">
      <w:pPr>
        <w:tabs>
          <w:tab w:val="left" w:pos="0"/>
          <w:tab w:val="center" w:pos="2835"/>
        </w:tabs>
        <w:rPr>
          <w:rtl/>
        </w:rPr>
      </w:pPr>
      <w:del w:id="97819" w:author="מנוע מכני" w:date="2026-10-11T12:04:39Z">
        <w:r>
          <w:rPr>
            <w:rtl/>
          </w:rPr>
          <w:delText xml:space="preserve"> </w:delText>
        </w:r>
      </w:del>
      <w:r>
        <w:rPr>
          <w:rtl/>
        </w:rPr>
        <w:t xml:space="preserve">יוסף בן חוני </w:t>
      </w:r>
      <w:r>
        <w:rPr>
          <w:rStyle w:val="2fb"/>
          <w:rtl/>
        </w:rPr>
        <w:t xml:space="preserve">ור"</w:t>
      </w:r>
      <w:r>
        <w:rPr>
          <w:rStyle w:val="2fb"/>
          <w:rFonts w:hint="cs"/>
          <w:rtl/>
        </w:rPr>
        <w:t>א</w:t>
      </w:r>
      <w:r>
        <w:rPr>
          <w:rtl/>
        </w:rPr>
        <w:t xml:space="preserve"> אמרו דבר אחד.</w:t>
      </w:r>
    </w:p>
    <w:p>
      <w:pPr>
        <w:pStyle w:val="38"/>
        <w:rPr>
          <w:ins w:id="97821" w:author="מנוע מכני" w:date="2026-10-11T12:04:39Z"/>
        </w:rPr>
      </w:pPr>
      <w:del w:id="97820" w:author="מנוע מכני" w:date="2026-10-11T12:04:39Z">
        <w:r>
          <w:delText xml:space="preserve">•</w:delText>
        </w:r>
      </w:del>
      <w:r>
        <w:t xml:space="preserve"> </w:t>
      </w:r>
      <w:r>
        <w:t xml:space="preserve">רבה:</w:t>
      </w:r>
    </w:p>
    <w:p w:rsidR="00DA63EC" w:rsidRDefault="00DA63EC" w:rsidP="00DA63EC">
      <w:pPr>
        <w:tabs>
          <w:tab w:val="left" w:pos="0"/>
          <w:tab w:val="center" w:pos="2835"/>
        </w:tabs>
        <w:rPr>
          <w:rtl/>
        </w:rPr>
      </w:pPr>
      <w:del w:id="97822" w:author="מנוע מכני" w:date="2026-10-11T12:04:39Z">
        <w:r>
          <w:rPr>
            <w:rtl/>
          </w:rPr>
          <w:delText xml:space="preserve"> </w:delText>
        </w:r>
      </w:del>
      <w:r>
        <w:rPr>
          <w:rtl/>
        </w:rPr>
        <w:t xml:space="preserve">באחרים לשם חטאת </w:t>
      </w:r>
      <w:ins w:id="90719" w:author="מנוע מכני" w:date="2026-10-11T12:04:39Z">
        <w:r>
          <w:rPr>
            <w:rtl/>
          </w:rPr>
          <w:t xml:space="preserve">חלקו</w:t>
        </w:r>
      </w:ins>
      <w:del w:id="90720" w:author="מנוע מכני" w:date="2026-10-11T12:04:39Z">
        <w:r>
          <w:rPr>
            <w:rtl/>
          </w:rPr>
          <w:delText xml:space="preserve">פליגי</w:delText>
        </w:r>
      </w:del>
      <w:r>
        <w:rPr>
          <w:rtl/>
        </w:rPr>
        <w:t xml:space="preserve">, </w:t>
      </w:r>
      <w:r>
        <w:rPr>
          <w:rtl/>
        </w:rPr>
        <w:t xml:space="preserve">דתניא</w:t>
      </w:r>
      <w:r>
        <w:rPr>
          <w:rtl/>
        </w:rPr>
        <w:t xml:space="preserve">: הפסח שעברה שנתו ושחטו בזמנו לשמו, וכן השוחט אחרים לשם פסח בזמנו – </w:t>
      </w:r>
      <w:r>
        <w:rPr>
          <w:rStyle w:val="2fb"/>
          <w:rtl/>
        </w:rPr>
        <w:t xml:space="preserve">ר"</w:t>
      </w:r>
      <w:r>
        <w:rPr>
          <w:rStyle w:val="2fb"/>
          <w:rFonts w:hint="cs"/>
          <w:rtl/>
        </w:rPr>
        <w:t>א</w:t>
      </w:r>
      <w:r>
        <w:rPr>
          <w:rtl/>
        </w:rPr>
        <w:t xml:space="preserve"> פוסל, </w:t>
      </w:r>
      <w:r>
        <w:rPr>
          <w:rStyle w:val="2fb"/>
          <w:rtl/>
        </w:rPr>
        <w:t xml:space="preserve">ורבי</w:t>
      </w:r>
      <w:r>
        <w:rPr>
          <w:rtl/>
        </w:rPr>
        <w:t xml:space="preserve"> יהושע מכשיר</w:t>
      </w:r>
      <w:ins w:id="94135" w:author="מנוע מכני" w:date="2026-10-11T12:04:39Z">
        <w:r>
          <w:rPr>
            <w:rtl/>
          </w:rPr>
          <w:t xml:space="preserve">,</w:t>
        </w:r>
      </w:ins>
      <w:del w:id="94136" w:author="מנוע מכני" w:date="2026-10-11T12:04:39Z">
        <w:r>
          <w:rPr>
            <w:rtl/>
          </w:rPr>
          <w:delText xml:space="preserve">;</w:delText>
        </w:r>
      </w:del>
    </w:p>
    <w:p>
      <w:pPr>
        <w:pStyle w:val="38"/>
        <w:rPr>
          <w:ins w:id="97824" w:author="מנוע מכני" w:date="2026-10-11T12:04:39Z"/>
        </w:rPr>
      </w:pPr>
      <w:del w:id="97823" w:author="מנוע מכני" w:date="2026-10-11T12:04:39Z">
        <w:r>
          <w:lastRenderedPageBreak/>
          <w:delText xml:space="preserve">•</w:delText>
        </w:r>
      </w:del>
      <w:r>
        <w:t xml:space="preserve"> </w:t>
      </w:r>
      <w:r>
        <w:t xml:space="preserve">א"ר יהושע:</w:t>
      </w:r>
    </w:p>
    <w:p w:rsidR="00DA63EC" w:rsidRDefault="00DA63EC" w:rsidP="00DA63EC">
      <w:pPr>
        <w:tabs>
          <w:tab w:val="left" w:pos="0"/>
          <w:tab w:val="center" w:pos="2835"/>
        </w:tabs>
        <w:rPr>
          <w:rtl/>
        </w:rPr>
      </w:pPr>
      <w:del w:id="97825" w:author="מנוע מכני" w:date="2026-10-11T12:04:39Z">
        <w:r>
          <w:rPr>
            <w:rtl/>
          </w:rPr>
          <w:delText xml:space="preserve"> </w:delText>
        </w:r>
      </w:del>
      <w:r>
        <w:rPr>
          <w:rtl/>
        </w:rPr>
        <w:t xml:space="preserve">אם בשאר ימות השנה שאינו כשר לשמו - אחרים כשרים לשמו, בזמנו שהוא כשר לשמו </w:t>
      </w:r>
      <w:r>
        <w:rPr>
          <w:rFonts w:hint="cs"/>
          <w:rtl/>
        </w:rPr>
        <w:t>כ</w:t>
      </w:r>
      <w:r>
        <w:rPr>
          <w:rtl/>
        </w:rPr>
        <w:t>"</w:t>
      </w:r>
      <w:r>
        <w:rPr>
          <w:rFonts w:hint="cs"/>
          <w:rtl/>
        </w:rPr>
        <w:t xml:space="preserve">ש</w:t>
      </w:r>
      <w:r>
        <w:rPr>
          <w:rFonts w:hint="cs"/>
          <w:rtl/>
        </w:rPr>
        <w:t xml:space="preserve"> שיכשרו אחרים לשמו</w:t>
      </w:r>
      <w:ins w:id="94137" w:author="מנוע מכני" w:date="2026-10-11T12:04:39Z">
        <w:r>
          <w:rPr>
            <w:rtl/>
          </w:rPr>
          <w:t xml:space="preserve">,</w:t>
        </w:r>
      </w:ins>
      <w:del w:id="94138" w:author="מנוע מכני" w:date="2026-10-11T12:04:39Z">
        <w:r>
          <w:rPr>
            <w:rtl/>
          </w:rPr>
          <w:delText xml:space="preserve">;</w:delText>
        </w:r>
      </w:del>
    </w:p>
    <w:p>
      <w:pPr>
        <w:pStyle w:val="38"/>
        <w:rPr>
          <w:ins w:id="97826" w:author="מנוע מכני" w:date="2026-10-11T12:04:39Z"/>
        </w:rPr>
      </w:pPr>
      <w:r>
        <w:t>א</w:t>
      </w:r>
      <w:r>
        <w:t>"</w:t>
      </w:r>
      <w:r>
        <w:t xml:space="preserve">ל</w:t>
      </w:r>
      <w:r>
        <w:t xml:space="preserve"> </w:t>
      </w:r>
      <w:r>
        <w:t>ר"</w:t>
      </w:r>
      <w:r>
        <w:t>א</w:t>
      </w:r>
      <w:r>
        <w:t xml:space="preserve">:</w:t>
      </w:r>
    </w:p>
    <w:p w:rsidR="00DA63EC" w:rsidRDefault="00DA63EC" w:rsidP="00DA63EC">
      <w:pPr>
        <w:tabs>
          <w:tab w:val="left" w:pos="0"/>
          <w:tab w:val="center" w:pos="2835"/>
        </w:tabs>
        <w:rPr>
          <w:rtl/>
        </w:rPr>
      </w:pPr>
      <w:del w:id="97827" w:author="מנוע מכני" w:date="2026-10-11T12:04:39Z">
        <w:r>
          <w:rPr>
            <w:rtl/>
          </w:rPr>
          <w:delText xml:space="preserve"> </w:delText>
        </w:r>
      </w:del>
      <w:r>
        <w:rPr>
          <w:rtl/>
        </w:rPr>
        <w:t xml:space="preserve">או חילוף הדברים, ומה אם בשאר ימות השנה שאינו כשר לשמו - כשר הוא לשם אחרים, בזמנו שהוא כשר לשמו - אינו דין שיוכשר לשם אחרים, ויוכשר פסח ב</w:t>
      </w:r>
      <w:r>
        <w:rPr>
          <w:rFonts w:hint="cs"/>
          <w:rtl/>
        </w:rPr>
        <w:t>י</w:t>
      </w:r>
      <w:r>
        <w:rPr>
          <w:rtl/>
        </w:rPr>
        <w:t>"</w:t>
      </w:r>
      <w:r>
        <w:rPr>
          <w:rFonts w:hint="cs"/>
          <w:rtl/>
        </w:rPr>
        <w:t xml:space="preserve">ד </w:t>
      </w:r>
      <w:r>
        <w:rPr>
          <w:rtl/>
        </w:rPr>
        <w:t xml:space="preserve">שלא לשמו, </w:t>
      </w:r>
    </w:p>
    <w:p>
      <w:pPr>
        <w:pStyle w:val="38"/>
        <w:rPr>
          <w:ins w:id="97828" w:author="מנוע מכני" w:date="2026-10-11T12:04:39Z"/>
        </w:rPr>
      </w:pPr>
      <w:r>
        <w:t xml:space="preserve">ויקשה</w:t>
      </w:r>
    </w:p>
    <w:p w:rsidR="00DA63EC" w:rsidRDefault="00DA63EC" w:rsidP="00DA63EC">
      <w:pPr>
        <w:tabs>
          <w:tab w:val="left" w:pos="0"/>
          <w:tab w:val="center" w:pos="2835"/>
        </w:tabs>
        <w:rPr>
          <w:rtl/>
        </w:rPr>
      </w:pPr>
      <w:del w:id="97829" w:author="מנוע מכני" w:date="2026-10-11T12:04:39Z">
        <w:r>
          <w:rPr>
            <w:rFonts w:hint="cs"/>
            <w:rtl/>
          </w:rPr>
          <w:delText xml:space="preserve"> </w:delText>
        </w:r>
      </w:del>
      <w:r>
        <w:rPr>
          <w:rFonts w:hint="cs"/>
          <w:rtl/>
        </w:rPr>
        <w:t xml:space="preserve">דמ</w:t>
      </w:r>
      <w:r>
        <w:rPr>
          <w:rtl/>
        </w:rPr>
        <w:t>"</w:t>
      </w:r>
      <w:r>
        <w:rPr>
          <w:rFonts w:hint="cs"/>
          <w:rtl/>
        </w:rPr>
        <w:t xml:space="preserve">ל </w:t>
      </w:r>
      <w:r>
        <w:rPr>
          <w:rtl/>
        </w:rPr>
        <w:t xml:space="preserve">הוכשרו אחרים בשאר ימות השנה לשמו - שכן הוא כשר לשם אחרים, </w:t>
      </w:r>
    </w:p>
    <w:p w:rsidR="00DA63EC" w:rsidRDefault="00DA63EC" w:rsidP="00DA63EC">
      <w:pPr>
        <w:tabs>
          <w:tab w:val="left" w:pos="0"/>
          <w:tab w:val="center" w:pos="2835"/>
        </w:tabs>
        <w:rPr>
          <w:rtl/>
        </w:rPr>
      </w:pPr>
      <w:r>
        <w:rPr>
          <w:rtl/>
        </w:rPr>
        <w:tab/>
        <w:t xml:space="preserve">ויוכשרו אחרים בזמנו לשמו - שכן הוא פסול לשם אחרים? </w:t>
      </w:r>
    </w:p>
    <w:p>
      <w:pPr>
        <w:pStyle w:val="38"/>
        <w:rPr>
          <w:ins w:id="97830" w:author="מנוע מכני" w:date="2026-10-11T12:04:39Z"/>
        </w:rPr>
      </w:pPr>
      <w:r>
        <w:t xml:space="preserve">- </w:t>
      </w:r>
      <w:r>
        <w:t>א</w:t>
      </w:r>
      <w:r>
        <w:t>"</w:t>
      </w:r>
      <w:r>
        <w:t>ל</w:t>
      </w:r>
      <w:r>
        <w:t xml:space="preserve"> רבי יהושע:</w:t>
      </w:r>
    </w:p>
    <w:p w:rsidR="00DA63EC" w:rsidRDefault="00DA63EC" w:rsidP="00DA63EC">
      <w:pPr>
        <w:pStyle w:val="affffb"/>
        <w:rPr>
          <w:rtl/>
        </w:rPr>
      </w:pPr>
      <w:del w:id="97831" w:author="מנוע מכני" w:date="2026-10-11T12:04:39Z">
        <w:r>
          <w:rPr>
            <w:rtl/>
          </w:rPr>
          <w:delText xml:space="preserve"> </w:delText>
        </w:r>
      </w:del>
      <w:r>
        <w:rPr>
          <w:rtl/>
        </w:rPr>
        <w:t xml:space="preserve">אם כן, הורעתה כח פסח ונתת כח בשלמים</w:t>
      </w:r>
      <w:ins w:id="94139" w:author="מנוע מכני" w:date="2026-10-11T12:04:39Z">
        <w:r>
          <w:rPr>
            <w:rtl/>
          </w:rPr>
          <w:t xml:space="preserve">,</w:t>
        </w:r>
      </w:ins>
      <w:del w:id="94140" w:author="מנוע מכני" w:date="2026-10-11T12:04:39Z">
        <w:r>
          <w:rPr>
            <w:rtl/>
          </w:rPr>
          <w:delText xml:space="preserve">;</w:delText>
        </w:r>
      </w:del>
    </w:p>
    <w:p>
      <w:pPr>
        <w:pStyle w:val="38"/>
        <w:rPr>
          <w:ins w:id="97833" w:author="מנוע מכני" w:date="2026-10-11T12:04:39Z"/>
        </w:rPr>
      </w:pPr>
      <w:del w:id="97832" w:author="מנוע מכני" w:date="2026-10-11T12:04:39Z">
        <w:r w:rsidRPr="00FE1B89">
          <w:delText xml:space="preserve">•</w:delText>
        </w:r>
      </w:del>
      <w:r w:rsidRPr="00FE1B89">
        <w:t xml:space="preserve"> </w:t>
      </w:r>
      <w:r w:rsidRPr="00FE1B89">
        <w:t xml:space="preserve">חזר </w:t>
      </w:r>
      <w:ins w:id="90191" w:author="מנוע מכני" w:date="2026-10-11T12:04:39Z">
        <w:r>
          <w:t xml:space="preserve">ר"א</w:t>
        </w:r>
      </w:ins>
      <w:del w:id="90192" w:author="מנוע מכני" w:date="2026-10-11T12:04:39Z">
        <w:r w:rsidRPr="00FE1B89">
          <w:delText xml:space="preserve">רבי אליעזר</w:delText>
        </w:r>
      </w:del>
      <w:r w:rsidRPr="00FE1B89">
        <w:t xml:space="preserve"> ודנו דין אחר:</w:t>
      </w:r>
    </w:p>
    <w:p w:rsidR="00DA63EC" w:rsidRPr="00FE1B89" w:rsidRDefault="00DA63EC" w:rsidP="00DA63EC">
      <w:pPr>
        <w:tabs>
          <w:tab w:val="left" w:pos="0"/>
          <w:tab w:val="center" w:pos="2835"/>
        </w:tabs>
        <w:rPr>
          <w:spacing w:val="-4"/>
          <w:rtl/>
        </w:rPr>
      </w:pPr>
      <w:del w:id="97834" w:author="מנוע מכני" w:date="2026-10-11T12:04:39Z">
        <w:r w:rsidRPr="00FE1B89">
          <w:rPr>
            <w:spacing w:val="-4"/>
            <w:rtl/>
          </w:rPr>
          <w:delText xml:space="preserve"> </w:delText>
        </w:r>
      </w:del>
      <w:r w:rsidRPr="00FE1B89">
        <w:rPr>
          <w:spacing w:val="-4"/>
          <w:rtl/>
        </w:rPr>
        <w:t xml:space="preserve">ומה פסח שמותרו בא שלמים, שחטו בזמנו לשום שלמים - פסול, </w:t>
      </w:r>
    </w:p>
    <w:p w:rsidR="00DA63EC" w:rsidRPr="00FE1B89" w:rsidRDefault="00DA63EC" w:rsidP="00DA63EC">
      <w:pPr>
        <w:tabs>
          <w:tab w:val="left" w:pos="0"/>
          <w:tab w:val="center" w:pos="2835"/>
        </w:tabs>
        <w:rPr>
          <w:spacing w:val="-8"/>
          <w:rtl/>
        </w:rPr>
      </w:pPr>
      <w:r w:rsidRPr="00FE1B89">
        <w:rPr>
          <w:spacing w:val="-8"/>
          <w:rtl/>
        </w:rPr>
        <w:tab/>
      </w:r>
      <w:del w:id="90093" w:author="מנוע מכני" w:date="2026-10-11T12:04:39Z">
        <w:r w:rsidRPr="00FE1B89">
          <w:rPr>
            <w:rFonts w:hint="cs"/>
            <w:spacing w:val="-8"/>
            <w:rtl/>
          </w:rPr>
          <w:delText xml:space="preserve">                                   </w:delText>
        </w:r>
      </w:del>
      <w:r w:rsidRPr="00FE1B89">
        <w:rPr>
          <w:spacing w:val="-8"/>
          <w:rtl/>
        </w:rPr>
        <w:t>שלמים שאין מותרן בא פסח, אם שחטם לשם פסח בזמנו</w:t>
      </w:r>
      <w:r w:rsidRPr="00FE1B89">
        <w:rPr>
          <w:rFonts w:hint="cs"/>
          <w:spacing w:val="-8"/>
          <w:rtl/>
        </w:rPr>
        <w:t xml:space="preserve"> </w:t>
      </w:r>
      <w:r w:rsidRPr="00FE1B89">
        <w:rPr>
          <w:rFonts w:hint="cs"/>
          <w:spacing w:val="-8"/>
          <w:rtl/>
        </w:rPr>
        <w:t xml:space="preserve">כ</w:t>
      </w:r>
      <w:r w:rsidRPr="00FE1B89">
        <w:rPr>
          <w:spacing w:val="-8"/>
          <w:rtl/>
        </w:rPr>
        <w:t>"</w:t>
      </w:r>
      <w:r w:rsidRPr="00FE1B89">
        <w:rPr>
          <w:rFonts w:hint="cs"/>
          <w:spacing w:val="-8"/>
          <w:rtl/>
        </w:rPr>
        <w:t xml:space="preserve">ש</w:t>
      </w:r>
      <w:r w:rsidRPr="00FE1B89">
        <w:rPr>
          <w:rFonts w:hint="cs"/>
          <w:spacing w:val="-8"/>
          <w:rtl/>
        </w:rPr>
        <w:t xml:space="preserve"> ש</w:t>
      </w:r>
      <w:r w:rsidRPr="00FE1B89">
        <w:rPr>
          <w:spacing w:val="-8"/>
          <w:rtl/>
        </w:rPr>
        <w:t>פסולי</w:t>
      </w:r>
      <w:r w:rsidRPr="00FE1B89">
        <w:rPr>
          <w:rFonts w:hint="cs"/>
          <w:spacing w:val="-8"/>
          <w:rtl/>
        </w:rPr>
        <w:t>ן</w:t>
      </w:r>
    </w:p>
    <w:p w:rsidR="00DA63EC" w:rsidRDefault="00DA63EC" w:rsidP="00DA63EC">
      <w:pPr>
        <w:pStyle w:val="afff3"/>
        <w:framePr w:wrap="around"/>
        <w:tabs>
          <w:tab w:val="left" w:pos="0"/>
        </w:tabs>
        <w:rPr>
          <w:rtl/>
        </w:rPr>
      </w:pPr>
      <w:r>
        <w:rPr>
          <w:rFonts w:hint="cs"/>
          <w:rtl/>
        </w:rPr>
        <w:t>יא:</w:t>
      </w:r>
    </w:p>
    <w:p>
      <w:pPr>
        <w:pStyle w:val="38"/>
        <w:rPr>
          <w:ins w:id="97835" w:author="מנוע מכני" w:date="2026-10-11T12:04:39Z"/>
        </w:rPr>
      </w:pPr>
      <w:r>
        <w:t>א</w:t>
      </w:r>
      <w:r>
        <w:t>"</w:t>
      </w:r>
      <w:r>
        <w:t xml:space="preserve">ל</w:t>
      </w:r>
      <w:r>
        <w:t xml:space="preserve"> </w:t>
      </w:r>
      <w:r>
        <w:t xml:space="preserve">רבי יהושע:</w:t>
      </w:r>
    </w:p>
    <w:p w:rsidR="00DA63EC" w:rsidRDefault="00DA63EC" w:rsidP="00DA63EC">
      <w:pPr>
        <w:tabs>
          <w:tab w:val="left" w:pos="0"/>
          <w:tab w:val="center" w:pos="2835"/>
        </w:tabs>
        <w:rPr>
          <w:rtl/>
        </w:rPr>
      </w:pPr>
      <w:del w:id="97836" w:author="מנוע מכני" w:date="2026-10-11T12:04:39Z">
        <w:r>
          <w:rPr>
            <w:rtl/>
          </w:rPr>
          <w:delText xml:space="preserve"> </w:delText>
        </w:r>
      </w:del>
      <w:r>
        <w:rPr>
          <w:rtl/>
        </w:rPr>
        <w:t xml:space="preserve">ומה חטאת שמותרה בא עולה, שחטה לשם עולה - פסולה, </w:t>
      </w:r>
    </w:p>
    <w:p w:rsidR="00DA63EC" w:rsidRDefault="00DA63EC" w:rsidP="00DA63EC">
      <w:pPr>
        <w:tabs>
          <w:tab w:val="left" w:pos="0"/>
          <w:tab w:val="center" w:pos="2835"/>
        </w:tabs>
        <w:rPr>
          <w:rtl/>
        </w:rPr>
      </w:pPr>
      <w:r>
        <w:rPr>
          <w:rtl/>
        </w:rPr>
        <w:tab/>
      </w:r>
      <w:r>
        <w:rPr>
          <w:rtl/>
        </w:rPr>
        <w:tab/>
        <w:t xml:space="preserve">עולה שאין מותרה בא חטאת, שחטה לשם חטאת – </w:t>
      </w:r>
      <w:r>
        <w:rPr>
          <w:rFonts w:hint="cs"/>
          <w:rtl/>
        </w:rPr>
        <w:t>כ</w:t>
      </w:r>
      <w:r>
        <w:rPr>
          <w:rtl/>
        </w:rPr>
        <w:t>"</w:t>
      </w:r>
      <w:r>
        <w:rPr>
          <w:rFonts w:hint="cs"/>
          <w:rtl/>
        </w:rPr>
        <w:t>ש</w:t>
      </w:r>
      <w:r>
        <w:rPr>
          <w:rtl/>
        </w:rPr>
        <w:t xml:space="preserve"> שתהא פסולה! </w:t>
      </w:r>
    </w:p>
    <w:p>
      <w:pPr>
        <w:pStyle w:val="38"/>
        <w:rPr>
          <w:ins w:id="97837" w:author="מנוע מכני" w:date="2026-10-11T12:04:39Z"/>
        </w:rPr>
      </w:pPr>
      <w:r>
        <w:t xml:space="preserve">א"ל</w:t>
      </w:r>
      <w:r>
        <w:t xml:space="preserve"> </w:t>
      </w:r>
      <w:ins w:id="90193" w:author="מנוע מכני" w:date="2026-10-11T12:04:39Z">
        <w:r>
          <w:t xml:space="preserve">ר"א</w:t>
        </w:r>
      </w:ins>
      <w:del w:id="90194" w:author="מנוע מכני" w:date="2026-10-11T12:04:39Z">
        <w:r>
          <w:delText xml:space="preserve">רבי אליעזר</w:delText>
        </w:r>
      </w:del>
      <w:r>
        <w:t xml:space="preserve">:</w:t>
      </w:r>
    </w:p>
    <w:p w:rsidR="00DA63EC" w:rsidRDefault="00DA63EC" w:rsidP="00DA63EC">
      <w:pPr>
        <w:tabs>
          <w:tab w:val="left" w:pos="0"/>
          <w:tab w:val="center" w:pos="2835"/>
        </w:tabs>
        <w:rPr>
          <w:rtl/>
        </w:rPr>
      </w:pPr>
      <w:del w:id="97838" w:author="מנוע מכני" w:date="2026-10-11T12:04:39Z">
        <w:r>
          <w:rPr>
            <w:rtl/>
          </w:rPr>
          <w:delText xml:space="preserve"> </w:delText>
        </w:r>
      </w:del>
      <w:r>
        <w:rPr>
          <w:rtl/>
        </w:rPr>
        <w:t xml:space="preserve">חטאת </w:t>
      </w:r>
      <w:r>
        <w:rPr>
          <w:rFonts w:hint="cs"/>
          <w:rtl/>
        </w:rPr>
        <w:t>כ</w:t>
      </w:r>
      <w:r>
        <w:rPr>
          <w:rtl/>
        </w:rPr>
        <w:t xml:space="preserve">שרה לשמה כל השנה כולה, </w:t>
      </w:r>
      <w:r>
        <w:rPr>
          <w:rFonts w:hint="cs"/>
          <w:rtl/>
        </w:rPr>
        <w:t xml:space="preserve">אבל </w:t>
      </w:r>
      <w:r>
        <w:rPr>
          <w:rtl/>
        </w:rPr>
        <w:t>פסח - אינו כשר לשמו אלא בזמנו? הואיל והוא פסול לשמו, דין הוא שיפסלו אחרים לשמו.</w:t>
      </w:r>
    </w:p>
    <w:p w:rsidR="00DA63EC" w:rsidRDefault="00DA63EC" w:rsidP="00DA63EC">
      <w:pPr>
        <w:pStyle w:val="affffd"/>
        <w:rPr>
          <w:del w:id="90006" w:author="מנוע עיצוב" w:date="2026-10-11T12:09:26Z"/>
          <w:rtl/>
        </w:rPr>
      </w:pPr>
      <w:del w:id="90005" w:author="מנוע עיצוב" w:date="2026-10-11T12:09:26Z">
        <w:r>
          <w:rPr>
            <w:rtl/>
          </w:rPr>
          <w:delText xml:space="preserve">׹</w:delText>
        </w:r>
      </w:del>
    </w:p>
    <w:p w:rsidR="00DA63EC" w:rsidRDefault="00DA63EC" w:rsidP="00DA63EC">
      <w:pPr>
        <w:pStyle w:val="affff1"/>
        <w:tabs>
          <w:tab w:val="left" w:pos="0"/>
        </w:tabs>
        <w:ind w:end="0"/>
        <w:rPr>
          <w:rtl/>
        </w:rPr>
        <w:pPrChange w:id="20065" w:author="קלוד" w:date="2026-10-11T09:07:24Z">
          <w:pPr>
            <w:pStyle w:val="affff1"/>
            <w:tabs>
              <w:tab w:val="left" w:pos="0"/>
            </w:tabs>
            <w:rPr>
              <w:rtl/>
            </w:rPr>
          </w:pPr>
        </w:pPrChange>
      </w:pPr>
      <w:ins w:id="9804" w:author="מספור קטעי משנה" w:date="2026-10-11T09:35:09Z">
        <w:r>
          <w:rPr>
            <w:rStyle w:val="MisparKeta"/>
          </w:rPr>
          <w:t xml:space="preserve">א. </w:t>
        </w:r>
      </w:ins>
      <w:r>
        <w:rPr>
          <w:rtl/>
        </w:rPr>
        <w:t>שמעון אחי עזריה אומר כו'.</w:t>
      </w:r>
    </w:p>
    <w:p w:rsidR="00DA63EC" w:rsidRDefault="00DA63EC" w:rsidP="00DA63EC">
      <w:pPr>
        <w:tabs>
          <w:tab w:val="left" w:pos="0"/>
          <w:tab w:val="center" w:pos="2835"/>
        </w:tabs>
        <w:rPr>
          <w:rtl/>
        </w:rPr>
      </w:pPr>
      <w:r>
        <w:rPr>
          <w:rStyle w:val="2fb"/>
          <w:rtl/>
        </w:rPr>
        <w:t xml:space="preserve">רב אשי</w:t>
      </w:r>
      <w:r>
        <w:rPr>
          <w:rtl/>
        </w:rPr>
        <w:t xml:space="preserve"> </w:t>
      </w:r>
      <w:r>
        <w:rPr>
          <w:rStyle w:val="2fb"/>
          <w:rFonts w:hint="cs"/>
          <w:rtl/>
        </w:rPr>
        <w:t>מדרי</w:t>
      </w:r>
      <w:r>
        <w:rPr>
          <w:rStyle w:val="2fb"/>
          <w:rtl/>
        </w:rPr>
        <w:t>"</w:t>
      </w:r>
      <w:r>
        <w:rPr>
          <w:rStyle w:val="2fb"/>
          <w:rFonts w:hint="cs"/>
          <w:rtl/>
        </w:rPr>
        <w:t xml:space="preserve">ו</w:t>
      </w:r>
      <w:r>
        <w:rPr>
          <w:rFonts w:hint="cs"/>
          <w:rtl/>
        </w:rPr>
        <w:t xml:space="preserve"> </w:t>
      </w:r>
      <w:r>
        <w:rPr>
          <w:rStyle w:val="2fb"/>
          <w:rFonts w:hint="cs"/>
          <w:rtl/>
        </w:rPr>
        <w:t xml:space="preserve">וראבד</w:t>
      </w:r>
      <w:r>
        <w:rPr>
          <w:rStyle w:val="2fb"/>
          <w:rtl/>
        </w:rPr>
        <w:t>"</w:t>
      </w:r>
      <w:r>
        <w:rPr>
          <w:rStyle w:val="2fb"/>
          <w:rFonts w:hint="cs"/>
          <w:rtl/>
        </w:rPr>
        <w:t xml:space="preserve">ר</w:t>
      </w:r>
      <w:r>
        <w:rPr>
          <w:rFonts w:hint="cs"/>
          <w:rtl/>
        </w:rPr>
        <w:t xml:space="preserve"> מדרי ינאי </w:t>
      </w:r>
      <w:r>
        <w:rPr>
          <w:rFonts w:hint="cs"/>
          <w:rtl/>
        </w:rPr>
        <w:t xml:space="preserve">מ</w:t>
      </w:r>
      <w:r>
        <w:rPr>
          <w:rtl/>
        </w:rPr>
        <w:t>"</w:t>
      </w:r>
      <w:r>
        <w:rPr>
          <w:rFonts w:hint="cs"/>
          <w:rtl/>
        </w:rPr>
        <w:t xml:space="preserve">ט</w:t>
      </w:r>
      <w:r>
        <w:rPr>
          <w:rFonts w:hint="cs"/>
          <w:rtl/>
        </w:rPr>
        <w:t xml:space="preserve"> </w:t>
      </w:r>
      <w:r>
        <w:rPr>
          <w:rtl/>
        </w:rPr>
        <w:t xml:space="preserve">דשמעון אחי עזריה? </w:t>
      </w:r>
      <w:r w:rsidRPr="0046594B">
        <w:rPr>
          <w:rStyle w:val="afffff0"/>
          <w:rtl/>
        </w:rPr>
        <w:t>ד</w:t>
      </w:r>
      <w:r w:rsidRPr="0046594B">
        <w:rPr>
          <w:rStyle w:val="afffff0"/>
          <w:rFonts w:hint="cs"/>
          <w:rtl/>
        </w:rPr>
        <w:t>'</w:t>
      </w:r>
      <w:ins w:id="90459" w:author="Claude - סמנטי" w:date="2026-10-11T12:26:16Z">
        <w:r>
          <w:rPr>
            <w:rStyle w:val="afffff0"/>
            <w:rtl/>
          </w:rPr>
          <w:t xml:space="preserve">וְלֹא יְחַלְּלוּ אֶת קָדְשֵׁי בְּנֵי יִשְׂרָאֵל אֵת אֲשֶׁר יָרִימוּ לַה</w:t>
        </w:r>
      </w:ins>
      <w:del w:id="90460" w:author="Claude - סמנטי" w:date="2026-10-11T12:26:16Z">
        <w:r w:rsidRPr="0046594B">
          <w:rPr>
            <w:rStyle w:val="afffff0"/>
            <w:rtl/>
          </w:rPr>
          <w:delText xml:space="preserve">ולא יחללו את קדשי בני ישראל את אשר ירימו לה</w:delText>
        </w:r>
      </w:del>
      <w:r w:rsidRPr="0046594B">
        <w:rPr>
          <w:rStyle w:val="afffff0"/>
          <w:rtl/>
        </w:rPr>
        <w:t xml:space="preserve">',</w:t>
      </w:r>
      <w:r>
        <w:rPr>
          <w:rtl/>
        </w:rPr>
        <w:t xml:space="preserve"> במורם מהן אין מתחללין, בנמוך מהם מתחללין.</w:t>
      </w:r>
    </w:p>
    <w:p>
      <w:pPr>
        <w:pStyle w:val="38"/>
        <w:rPr>
          <w:ins w:id="97839" w:author="מנוע מכני" w:date="2026-10-11T12:04:39Z"/>
        </w:rPr>
      </w:pPr>
      <w:ins w:id="92389" w:author="מנוע מכני" w:date="2026-10-11T12:04:39Z">
        <w:r>
          <w:t xml:space="preserve">וזה</w:t>
        </w:r>
      </w:ins>
      <w:del w:id="92390" w:author="מנוע מכני" w:date="2026-10-11T12:04:39Z">
        <w:r>
          <w:delText xml:space="preserve">והאי</w:delText>
        </w:r>
      </w:del>
      <w:r>
        <w:t xml:space="preserve"> </w:t>
      </w:r>
      <w:ins w:id="96873" w:author="מנוע מכני" w:date="2026-10-11T12:04:39Z">
        <w:r>
          <w:t xml:space="preserve">צריך</w:t>
        </w:r>
      </w:ins>
      <w:del w:id="96874" w:author="מנוע מכני" w:date="2026-10-11T12:04:39Z">
        <w:r>
          <w:delText xml:space="preserve">מיבעי</w:delText>
        </w:r>
      </w:del>
      <w:r>
        <w:t xml:space="preserve"> לכדש</w:t>
      </w:r>
      <w:r>
        <w:t xml:space="preserve">מואל:</w:t>
      </w:r>
    </w:p>
    <w:p w:rsidR="00DA63EC" w:rsidRDefault="00DA63EC" w:rsidP="00DA63EC">
      <w:pPr>
        <w:tabs>
          <w:tab w:val="left" w:pos="0"/>
          <w:tab w:val="center" w:pos="2835"/>
        </w:tabs>
        <w:rPr>
          <w:rtl/>
        </w:rPr>
      </w:pPr>
      <w:del w:id="97840" w:author="מנוע מכני" w:date="2026-10-11T12:04:39Z">
        <w:r>
          <w:rPr>
            <w:rtl/>
          </w:rPr>
          <w:delText xml:space="preserve"> </w:delText>
        </w:r>
      </w:del>
      <w:r>
        <w:rPr>
          <w:rtl/>
        </w:rPr>
        <w:t xml:space="preserve">מנין לאוכל את הטבל שהוא במיתה? שנא:</w:t>
      </w:r>
      <w:r w:rsidRPr="00464129">
        <w:rPr>
          <w:rStyle w:val="afffff0"/>
          <w:rtl/>
        </w:rPr>
        <w:t xml:space="preserve"> </w:t>
      </w:r>
      <w:r w:rsidRPr="00464129">
        <w:rPr>
          <w:rStyle w:val="afffff0"/>
          <w:rFonts w:hint="cs"/>
          <w:rtl/>
        </w:rPr>
        <w:t>'</w:t>
      </w:r>
      <w:ins w:id="90461" w:author="Claude - סמנטי" w:date="2026-10-11T12:26:16Z">
        <w:r>
          <w:rPr>
            <w:rStyle w:val="afffff0"/>
            <w:rtl/>
          </w:rPr>
          <w:t xml:space="preserve">וְלֹא יְחַלְּלוּ אֶת קָדְשֵׁי בְּנֵי יִשְׂרָאֵל אֵת אֲשֶׁר יָרִימוּ לַה</w:t>
        </w:r>
      </w:ins>
      <w:del w:id="90462" w:author="Claude - סמנטי" w:date="2026-10-11T12:26:16Z">
        <w:r w:rsidRPr="00464129">
          <w:rPr>
            <w:rStyle w:val="afffff0"/>
            <w:rtl/>
          </w:rPr>
          <w:delText xml:space="preserve">ולא יחללו את קדשי בני ישראל את אשר ירימו לה</w:delText>
        </w:r>
      </w:del>
      <w:r w:rsidRPr="00464129">
        <w:rPr>
          <w:rStyle w:val="afffff0"/>
          <w:rtl/>
        </w:rPr>
        <w:t xml:space="preserve">',</w:t>
      </w:r>
      <w:r>
        <w:rPr>
          <w:rtl/>
        </w:rPr>
        <w:t xml:space="preserve"> בעתידים לתרום הכתוב מדבר! </w:t>
      </w:r>
    </w:p>
    <w:p w:rsidR="00DA63EC" w:rsidRDefault="00DA63EC" w:rsidP="00DA63EC">
      <w:pPr>
        <w:tabs>
          <w:tab w:val="left" w:pos="0"/>
          <w:tab w:val="center" w:pos="2835"/>
        </w:tabs>
        <w:rPr>
          <w:rtl/>
        </w:rPr>
      </w:pPr>
      <w:r>
        <w:rPr>
          <w:rtl/>
        </w:rPr>
        <w:tab/>
      </w:r>
      <w:r>
        <w:rPr>
          <w:rFonts w:hint="cs"/>
          <w:rtl/>
        </w:rPr>
        <w:t>א</w:t>
      </w:r>
      <w:r>
        <w:rPr>
          <w:rtl/>
        </w:rPr>
        <w:t>"</w:t>
      </w:r>
      <w:r>
        <w:rPr>
          <w:rFonts w:hint="cs"/>
          <w:rtl/>
        </w:rPr>
        <w:t>כ</w:t>
      </w:r>
      <w:r>
        <w:rPr>
          <w:rtl/>
        </w:rPr>
        <w:t xml:space="preserve"> לכתוב </w:t>
      </w:r>
      <w:r w:rsidRPr="00DC7891">
        <w:rPr>
          <w:rStyle w:val="afffff0"/>
          <w:rFonts w:hint="cs"/>
          <w:rtl/>
        </w:rPr>
        <w:t>'</w:t>
      </w:r>
      <w:r w:rsidRPr="00DC7891">
        <w:rPr>
          <w:rStyle w:val="afffff0"/>
          <w:rtl/>
        </w:rPr>
        <w:t>אשר הורמו</w:t>
      </w:r>
      <w:r w:rsidRPr="00DC7891">
        <w:rPr>
          <w:rStyle w:val="afffff0"/>
          <w:rFonts w:hint="cs"/>
          <w:rtl/>
        </w:rPr>
        <w:t>'</w:t>
      </w:r>
      <w:r w:rsidRPr="00DC7891">
        <w:rPr>
          <w:rStyle w:val="afffff0"/>
          <w:rtl/>
        </w:rPr>
        <w:t>,</w:t>
      </w:r>
      <w:r>
        <w:rPr>
          <w:rtl/>
        </w:rPr>
        <w:t xml:space="preserve"> </w:t>
      </w:r>
      <w:r>
        <w:rPr>
          <w:rFonts w:hint="cs"/>
          <w:rtl/>
        </w:rPr>
        <w:t xml:space="preserve">- </w:t>
      </w:r>
      <w:r>
        <w:rPr>
          <w:rtl/>
        </w:rPr>
        <w:t xml:space="preserve">שמע </w:t>
      </w:r>
      <w:ins w:id="92391" w:author="מנוע מכני" w:date="2026-10-11T12:04:39Z">
        <w:r>
          <w:rPr>
            <w:rtl/>
          </w:rPr>
          <w:t xml:space="preserve">ממנו</w:t>
        </w:r>
      </w:ins>
      <w:del w:id="92392" w:author="מנוע מכני" w:date="2026-10-11T12:04:39Z">
        <w:r>
          <w:rPr>
            <w:rtl/>
          </w:rPr>
          <w:delText xml:space="preserve">מיניה</w:delText>
        </w:r>
      </w:del>
      <w:r>
        <w:rPr>
          <w:rtl/>
        </w:rPr>
        <w:t xml:space="preserve"> תרתי.</w:t>
      </w:r>
    </w:p>
    <w:p w:rsidR="00DA63EC" w:rsidRDefault="00DA63EC" w:rsidP="00DA63EC">
      <w:pPr>
        <w:pStyle w:val="affffd"/>
        <w:rPr>
          <w:rtl/>
        </w:rPr>
      </w:pPr>
      <w:r>
        <w:rPr>
          <w:rtl/>
        </w:rPr>
        <w:t>׹</w:t>
      </w:r>
    </w:p>
    <w:p>
      <w:pPr>
        <w:pStyle w:val="afffff8"/>
        <w:rPr>
          <w:ins w:id="90627" w:author="קלוד" w:date="2026-10-11T12:29:36Z"/>
        </w:rPr>
      </w:pPr>
      <w:ins w:id="90628" w:author="קלוד" w:date="2026-10-11T12:29:36Z">
        <w:r>
          <w:rPr>
            <w:color w:val="7B3F00"/>
          </w:rPr>
          <w:t xml:space="preserve">האם נחלקו באחת או בשתיים - כשרין ואין מרצין?</w:t>
        </w:r>
      </w:ins>
    </w:p>
    <w:p>
      <w:pPr>
        <w:pStyle w:val="38"/>
        <w:rPr>
          <w:ins w:id="97842" w:author="מנוע מכני" w:date="2026-10-11T12:04:39Z"/>
        </w:rPr>
      </w:pPr>
      <w:del w:id="97841" w:author="מנוע מכני" w:date="2026-10-11T12:04:39Z">
        <w:r w:rsidRPr="00FE1B89">
          <w:delText xml:space="preserve">•</w:delText>
        </w:r>
      </w:del>
      <w:r w:rsidRPr="00FE1B89">
        <w:t xml:space="preserve"> </w:t>
      </w:r>
      <w:r w:rsidRPr="00FE1B89">
        <w:t>בעי רבי זירא</w:t>
      </w:r>
      <w:r w:rsidRPr="00FE1B89">
        <w:t xml:space="preserve">:</w:t>
      </w:r>
    </w:p>
    <w:p w:rsidR="00DA63EC" w:rsidRPr="00FE1B89" w:rsidRDefault="00DA63EC" w:rsidP="00DA63EC">
      <w:pPr>
        <w:tabs>
          <w:tab w:val="left" w:pos="0"/>
          <w:tab w:val="center" w:pos="2835"/>
        </w:tabs>
        <w:rPr>
          <w:spacing w:val="-2"/>
          <w:rtl/>
        </w:rPr>
      </w:pPr>
      <w:del w:id="97843" w:author="מנוע מכני" w:date="2026-10-11T12:04:39Z">
        <w:r w:rsidRPr="00FE1B89">
          <w:rPr>
            <w:spacing w:val="-2"/>
            <w:rtl/>
          </w:rPr>
          <w:delText xml:space="preserve"> </w:delText>
        </w:r>
      </w:del>
      <w:r w:rsidRPr="00FE1B89">
        <w:rPr>
          <w:spacing w:val="-2"/>
          <w:rtl/>
        </w:rPr>
        <w:t xml:space="preserve">כשרין ואין מרצין, וכי פליג - </w:t>
      </w:r>
      <w:ins w:id="96557" w:author="מנוע מכני" w:date="2026-10-11T12:04:39Z">
        <w:r>
          <w:rPr>
            <w:spacing w:val="-2"/>
            <w:rtl/>
          </w:rPr>
          <w:t xml:space="preserve">באחת</w:t>
        </w:r>
      </w:ins>
      <w:del w:id="96558" w:author="מנוע מכני" w:date="2026-10-11T12:04:39Z">
        <w:r w:rsidRPr="00FE1B89">
          <w:rPr>
            <w:spacing w:val="-2"/>
            <w:rtl/>
          </w:rPr>
          <w:delText xml:space="preserve">בחדא</w:delText>
        </w:r>
      </w:del>
      <w:r w:rsidRPr="00FE1B89">
        <w:rPr>
          <w:spacing w:val="-2"/>
          <w:rtl/>
        </w:rPr>
        <w:t xml:space="preserve"> פליג, </w:t>
      </w:r>
      <w:r w:rsidRPr="00FE1B89">
        <w:rPr>
          <w:b/>
          <w:bCs/>
          <w:spacing w:val="-2"/>
          <w:rtl/>
        </w:rPr>
        <w:t>או"ד</w:t>
      </w:r>
      <w:r w:rsidRPr="00FE1B89">
        <w:rPr>
          <w:spacing w:val="-2"/>
          <w:rtl/>
        </w:rPr>
        <w:t xml:space="preserve"> כשרין ומרצין, ובתרתי </w:t>
      </w:r>
      <w:ins w:id="90721" w:author="מנוע מכני" w:date="2026-10-11T12:04:39Z">
        <w:r>
          <w:rPr>
            <w:spacing w:val="-2"/>
            <w:rtl/>
          </w:rPr>
          <w:t xml:space="preserve">חלקו</w:t>
        </w:r>
      </w:ins>
      <w:del w:id="90722" w:author="מנוע מכני" w:date="2026-10-11T12:04:39Z">
        <w:r w:rsidRPr="00FE1B89">
          <w:rPr>
            <w:spacing w:val="-2"/>
            <w:rtl/>
          </w:rPr>
          <w:delText xml:space="preserve">פליגי</w:delText>
        </w:r>
      </w:del>
      <w:r w:rsidRPr="00FE1B89">
        <w:rPr>
          <w:spacing w:val="-2"/>
          <w:rtl/>
        </w:rPr>
        <w:t xml:space="preserve">? </w:t>
      </w:r>
    </w:p>
    <w:p>
      <w:pPr>
        <w:pStyle w:val="38"/>
        <w:rPr>
          <w:ins w:id="97844" w:author="מנוע מכני" w:date="2026-10-11T12:04:39Z"/>
        </w:rPr>
      </w:pPr>
      <w:r w:rsidRPr="008B433E">
        <w:t>אביי</w:t>
      </w:r>
      <w:r>
        <w:t xml:space="preserve"> </w:t>
      </w:r>
      <w:r>
        <w:t>[ר</w:t>
      </w:r>
      <w:r>
        <w:t>"</w:t>
      </w:r>
      <w:r>
        <w:t>זר]</w:t>
      </w:r>
      <w:r>
        <w:t xml:space="preserve">:</w:t>
      </w:r>
    </w:p>
    <w:p w:rsidR="00DA63EC" w:rsidRDefault="00DA63EC" w:rsidP="00DA63EC">
      <w:pPr>
        <w:rPr>
          <w:rtl/>
        </w:rPr>
      </w:pPr>
      <w:del w:id="97845" w:author="מנוע מכני" w:date="2026-10-11T12:04:39Z">
        <w:r>
          <w:rPr>
            <w:rtl/>
          </w:rPr>
          <w:delText xml:space="preserve"> </w:delText>
        </w:r>
      </w:del>
      <w:r>
        <w:rPr>
          <w:rtl/>
        </w:rPr>
        <w:t xml:space="preserve">הבכור והמעשר ששחטן לשם שלמים כשרים, שלמים ששחטן לשם בכור או לשם מעשר פסולין</w:t>
      </w:r>
      <w:ins w:id="94141" w:author="מנוע מכני" w:date="2026-10-11T12:04:39Z">
        <w:r>
          <w:rPr>
            <w:rtl/>
          </w:rPr>
          <w:t xml:space="preserve">,</w:t>
        </w:r>
      </w:ins>
      <w:del w:id="94142" w:author="מנוע מכני" w:date="2026-10-11T12:04:39Z">
        <w:r>
          <w:rPr>
            <w:rtl/>
          </w:rPr>
          <w:delText xml:space="preserve">;</w:delText>
        </w:r>
      </w:del>
    </w:p>
    <w:p w:rsidR="00DA63EC" w:rsidRDefault="00DA63EC" w:rsidP="00DA63EC">
      <w:pPr>
        <w:tabs>
          <w:tab w:val="left" w:pos="0"/>
          <w:tab w:val="center" w:pos="2835"/>
        </w:tabs>
        <w:rPr>
          <w:rtl/>
        </w:rPr>
      </w:pPr>
      <w:r>
        <w:rPr>
          <w:rFonts w:hint="cs"/>
          <w:rtl/>
        </w:rPr>
        <w:t xml:space="preserve">בהכרח דכשרין ואין מרצין [</w:t>
      </w:r>
      <w:ins w:id="90725" w:author="מנוע מכני" w:date="2026-10-11T12:04:39Z">
        <w:r>
          <w:rPr>
            <w:rFonts w:hint="cs"/>
            <w:rtl/>
          </w:rPr>
          <w:t xml:space="preserve">שהרי</w:t>
        </w:r>
      </w:ins>
      <w:del w:id="90726" w:author="מנוע מכני" w:date="2026-10-11T12:04:39Z">
        <w:r>
          <w:rPr>
            <w:rFonts w:hint="cs"/>
            <w:rtl/>
          </w:rPr>
          <w:delText xml:space="preserve">דהא</w:delText>
        </w:r>
      </w:del>
      <w:r>
        <w:rPr>
          <w:rFonts w:hint="cs"/>
          <w:rtl/>
        </w:rPr>
        <w:t xml:space="preserve"> בכור </w:t>
      </w:r>
      <w:ins w:id="90723" w:author="מנוע מכני" w:date="2026-10-11T12:04:39Z">
        <w:r>
          <w:rPr>
            <w:rFonts w:hint="cs"/>
            <w:rtl/>
          </w:rPr>
          <w:t xml:space="preserve">לא</w:t>
        </w:r>
      </w:ins>
      <w:del w:id="90724" w:author="מנוע מכני" w:date="2026-10-11T12:04:39Z">
        <w:r>
          <w:rPr>
            <w:rFonts w:hint="cs"/>
            <w:rtl/>
          </w:rPr>
          <w:delText xml:space="preserve">לאו</w:delText>
        </w:r>
      </w:del>
      <w:r>
        <w:rPr>
          <w:rFonts w:hint="cs"/>
          <w:rtl/>
        </w:rPr>
        <w:t xml:space="preserve"> בר ריצוי ] </w:t>
      </w:r>
      <w:r>
        <w:rPr>
          <w:rFonts w:hint="cs"/>
          <w:rtl/>
        </w:rPr>
        <w:t xml:space="preserve">וה</w:t>
      </w:r>
      <w:r>
        <w:rPr>
          <w:rtl/>
        </w:rPr>
        <w:t>"</w:t>
      </w:r>
      <w:r>
        <w:rPr>
          <w:rFonts w:hint="cs"/>
          <w:rtl/>
        </w:rPr>
        <w:t xml:space="preserve">נ</w:t>
      </w:r>
      <w:r>
        <w:rPr>
          <w:rFonts w:hint="cs"/>
          <w:rtl/>
        </w:rPr>
        <w:t xml:space="preserve"> סיפא ואין מרצין </w:t>
      </w:r>
    </w:p>
    <w:p>
      <w:pPr>
        <w:pStyle w:val="38"/>
        <w:rPr>
          <w:ins w:id="97846" w:author="מנוע מכני" w:date="2026-10-11T12:04:39Z"/>
        </w:rPr>
      </w:pPr>
      <w:r w:rsidRPr="009B6334">
        <w:t>ו</w:t>
      </w:r>
      <w:r>
        <w:t>דחי</w:t>
      </w:r>
      <w:r w:rsidR="005608A0">
        <w:t>'</w:t>
      </w:r>
    </w:p>
    <w:p w:rsidR="00DA63EC" w:rsidRDefault="00DA63EC" w:rsidP="00DA63EC">
      <w:pPr>
        <w:tabs>
          <w:tab w:val="left" w:pos="0"/>
          <w:tab w:val="center" w:pos="2835"/>
        </w:tabs>
        <w:rPr>
          <w:rtl/>
        </w:rPr>
      </w:pPr>
      <w:del w:id="97847" w:author="מנוע מכני" w:date="2026-10-11T12:04:39Z">
        <w:r>
          <w:rPr>
            <w:rFonts w:hint="cs"/>
            <w:rtl/>
          </w:rPr>
          <w:delText xml:space="preserve"> </w:delText>
        </w:r>
      </w:del>
      <w:r>
        <w:rPr>
          <w:rFonts w:hint="cs"/>
          <w:rtl/>
        </w:rPr>
        <w:t xml:space="preserve">דאפשר</w:t>
      </w:r>
      <w:r>
        <w:rPr>
          <w:rtl/>
        </w:rPr>
        <w:t xml:space="preserve"> הא </w:t>
      </w:r>
      <w:ins w:id="96875" w:author="מנוע מכני" w:date="2026-10-11T12:04:39Z">
        <w:r>
          <w:rPr>
            <w:rtl/>
          </w:rPr>
          <w:t xml:space="preserve">כדישנו</w:t>
        </w:r>
      </w:ins>
      <w:del w:id="96876" w:author="מנוע מכני" w:date="2026-10-11T12:04:39Z">
        <w:r>
          <w:rPr>
            <w:rtl/>
          </w:rPr>
          <w:delText xml:space="preserve">כדאיתא</w:delText>
        </w:r>
      </w:del>
      <w:r>
        <w:rPr>
          <w:rtl/>
        </w:rPr>
        <w:t xml:space="preserve"> והא </w:t>
      </w:r>
      <w:ins w:id="96877" w:author="מנוע מכני" w:date="2026-10-11T12:04:39Z">
        <w:r>
          <w:rPr>
            <w:rtl/>
          </w:rPr>
          <w:t xml:space="preserve">כדישנו</w:t>
        </w:r>
      </w:ins>
      <w:del w:id="96878" w:author="מנוע מכני" w:date="2026-10-11T12:04:39Z">
        <w:r>
          <w:rPr>
            <w:rtl/>
          </w:rPr>
          <w:delText xml:space="preserve">כדאיתא</w:delText>
        </w:r>
      </w:del>
      <w:r>
        <w:rPr>
          <w:rtl/>
        </w:rPr>
        <w:t xml:space="preserve">.</w:t>
      </w:r>
    </w:p>
    <w:p w:rsidR="00DA63EC" w:rsidRDefault="00DA63EC" w:rsidP="00DA63EC">
      <w:pPr>
        <w:tabs>
          <w:tab w:val="left" w:pos="0"/>
          <w:tab w:val="center" w:pos="2835"/>
        </w:tabs>
        <w:rPr>
          <w:rtl/>
        </w:rPr>
      </w:pPr>
      <w:r>
        <w:rPr>
          <w:rFonts w:hint="cs"/>
          <w:rtl/>
        </w:rPr>
        <w:t>ו</w:t>
      </w:r>
      <w:r>
        <w:rPr>
          <w:rtl/>
        </w:rPr>
        <w:t xml:space="preserve">גבוה ונמוך </w:t>
      </w:r>
      <w:r>
        <w:rPr>
          <w:rtl/>
        </w:rPr>
        <w:t xml:space="preserve">קמ"ל</w:t>
      </w:r>
      <w:r>
        <w:rPr>
          <w:rtl/>
        </w:rPr>
        <w:t xml:space="preserve">, </w:t>
      </w:r>
      <w:r>
        <w:rPr>
          <w:rFonts w:hint="cs"/>
          <w:rtl/>
        </w:rPr>
        <w:t>וקמ</w:t>
      </w:r>
      <w:r>
        <w:rPr>
          <w:rtl/>
        </w:rPr>
        <w:t>"</w:t>
      </w:r>
      <w:r>
        <w:rPr>
          <w:rFonts w:hint="cs"/>
          <w:rtl/>
        </w:rPr>
        <w:t xml:space="preserve">ל</w:t>
      </w:r>
      <w:r>
        <w:rPr>
          <w:rFonts w:hint="cs"/>
          <w:rtl/>
        </w:rPr>
        <w:t xml:space="preserve"> דאפי' בקדשים קלים וקדשים קלים [ולא רק בקדשי קדשים] </w:t>
      </w:r>
    </w:p>
    <w:p w:rsidR="00DA63EC" w:rsidRDefault="00DA63EC" w:rsidP="00DA63EC">
      <w:pPr>
        <w:rPr>
          <w:rtl/>
        </w:rPr>
      </w:pPr>
      <w:r>
        <w:rPr>
          <w:rFonts w:hint="cs"/>
          <w:rtl/>
        </w:rPr>
        <w:t xml:space="preserve">ואפי' דכבר תנינא </w:t>
      </w:r>
      <w:r>
        <w:rPr>
          <w:rtl/>
        </w:rPr>
        <w:t xml:space="preserve">למים קודמים את הבכור, מפני שהן טעונין מתן ארבע וסמיכה ונסכים ותנופת חזה ושוק! </w:t>
      </w:r>
    </w:p>
    <w:p w:rsidR="00DA63EC" w:rsidRDefault="00DA63EC" w:rsidP="00DA63EC">
      <w:pPr>
        <w:pStyle w:val="affffb"/>
        <w:rPr>
          <w:rtl/>
        </w:rPr>
      </w:pPr>
      <w:r>
        <w:rPr>
          <w:rtl/>
        </w:rPr>
        <w:t>- הא עיקר, ההיא אגררא נסבה.</w:t>
      </w:r>
    </w:p>
    <w:p w:rsidR="00DA63EC" w:rsidRDefault="00DA63EC" w:rsidP="00DA63EC">
      <w:pPr>
        <w:pStyle w:val="affffd"/>
        <w:rPr>
          <w:rtl/>
        </w:rPr>
      </w:pPr>
      <w:r>
        <w:rPr>
          <w:rtl/>
        </w:rPr>
        <w:t>׹</w:t>
      </w:r>
    </w:p>
    <w:p>
      <w:pPr>
        <w:pStyle w:val="MishnaBatzad"/>
        <w:rPr>
          <w:ins w:id="20318" w:author="קלוד" w:date="2026-10-11T09:07:24Z"/>
        </w:rPr>
      </w:pPr>
      <w:ins w:id="20317" w:author="קלוד" w:date="2026-10-11T09:07:24Z">
        <w:r>
          <w:t xml:space="preserve">משנה ג</w:t>
        </w:r>
      </w:ins>
    </w:p>
    <w:p w:rsidR="00DA63EC" w:rsidRPr="000A334C" w:rsidRDefault="00DA63EC" w:rsidP="003B6D22">
      <w:pPr>
        <w:pStyle w:val="afff9"/>
        <w:rPr>
          <w:del w:id="20184" w:author="קלוד" w:date="2026-10-11T09:07:24Z"/>
          <w:rtl/>
        </w:rPr>
      </w:pPr>
      <w:del w:id="20183" w:author="קלוד" w:date="2026-10-11T09:07:24Z">
        <w:r w:rsidRPr="000A334C">
          <w:rPr>
            <w:rtl/>
          </w:rPr>
          <w:delText xml:space="preserve">מתני'.</w:delText>
        </w:r>
      </w:del>
    </w:p>
    <w:p w:rsidR="00DA63EC" w:rsidRPr="000A334C" w:rsidRDefault="00DA63EC" w:rsidP="003B6D22">
      <w:pPr>
        <w:pStyle w:val="afff9"/>
        <w:spacing w:before="120"/>
        <w:rPr>
          <w:rtl/>
        </w:rPr>
        <w:pPrChange w:id="90002" w:author="קלוד" w:date="2026-10-11T12:09:42Z">
          <w:pPr>
            <w:pStyle w:val="afff9"/>
          </w:pPr>
        </w:pPrChange>
      </w:pPr>
      <w:r w:rsidRPr="000A334C">
        <w:rPr>
          <w:rtl/>
        </w:rPr>
        <w:t xml:space="preserve">הפסח ששחטו שחרית בארבעה עשר שלא לשמו </w:t>
      </w:r>
    </w:p>
    <w:p w:rsidR="00DA63EC" w:rsidRPr="000A334C" w:rsidRDefault="00DA63EC" w:rsidP="003B6D22">
      <w:pPr>
        <w:pStyle w:val="afff9"/>
        <w:rPr>
          <w:rtl/>
        </w:rPr>
      </w:pPr>
      <w:r>
        <w:rPr>
          <w:rtl/>
        </w:rPr>
        <w:t xml:space="preserve">- </w:t>
      </w:r>
      <w:r>
        <w:rPr>
          <w:rStyle w:val="TanaimMishna"/>
          <w:rtl/>
          <w:rPrChange w:id="20003" w:author="קלוד" w:date="2026-10-11T09:07:24Z">
            <w:rPr>
              <w:rtl/>
            </w:rPr>
          </w:rPrChange>
        </w:rPr>
        <w:t xml:space="preserve">רבי יהושע</w:t>
      </w:r>
      <w:r>
        <w:rPr>
          <w:rtl/>
        </w:rPr>
        <w:t xml:space="preserve"> מכשיר, כאילו נשחט בשלשה עשר;</w:t>
      </w:r>
    </w:p>
    <w:p w:rsidR="00DA63EC" w:rsidRPr="000A334C" w:rsidRDefault="00DA63EC" w:rsidP="003B6D22">
      <w:pPr>
        <w:pStyle w:val="afff9"/>
        <w:rPr>
          <w:rtl/>
        </w:rPr>
      </w:pPr>
      <w:r w:rsidRPr="000A334C">
        <w:rPr>
          <w:rtl/>
        </w:rPr>
        <w:t>בן בתירא פוסל, כאילו נשחט בין הערבים.</w:t>
      </w:r>
    </w:p>
    <w:p w:rsidR="00DA63EC" w:rsidRPr="000A334C" w:rsidRDefault="00DA63EC" w:rsidP="003B6D22">
      <w:pPr>
        <w:pStyle w:val="afff9"/>
        <w:rPr>
          <w:rtl/>
        </w:rPr>
      </w:pPr>
      <w:r w:rsidRPr="000A334C">
        <w:rPr>
          <w:rtl/>
        </w:rPr>
        <w:t xml:space="preserve">אמר שמעון בן עזאי: מקובל אני מפי שבעים ושנים זקן ביום שהושיבו את </w:t>
      </w:r>
      <w:r>
        <w:rPr>
          <w:rStyle w:val="TanaimMishna"/>
          <w:spacing w:val="0"/>
          <w:rtl/>
          <w:rPrChange w:id="20004" w:author="קלוד" w:date="2026-10-11T09:07:24Z">
            <w:rPr>
              <w:spacing w:val="0"/>
              <w:rtl/>
            </w:rPr>
          </w:rPrChange>
        </w:rPr>
        <w:t xml:space="preserve">רבי אליעזר</w:t>
      </w:r>
      <w:r>
        <w:rPr>
          <w:spacing w:val="0"/>
          <w:rtl/>
        </w:rPr>
        <w:t xml:space="preserve"> בישיבה, שכל הזבחים הנאכלין שנזבחו שלא לשמן - כשרין, </w:t>
      </w:r>
    </w:p>
    <w:p w:rsidR="00DA63EC" w:rsidRPr="000A334C" w:rsidRDefault="00DA63EC" w:rsidP="003B6D22">
      <w:pPr>
        <w:pStyle w:val="afff9"/>
        <w:rPr>
          <w:rtl/>
        </w:rPr>
      </w:pPr>
      <w:r w:rsidRPr="000A334C">
        <w:rPr>
          <w:rtl/>
        </w:rPr>
        <w:t xml:space="preserve">אלא שלא עלו לבעלים משום חובה, חוץ מן הפסח ומן החטאת, </w:t>
      </w:r>
    </w:p>
    <w:p w:rsidR="00DA63EC" w:rsidRPr="000A334C" w:rsidRDefault="00DA63EC" w:rsidP="003B6D22">
      <w:pPr>
        <w:pStyle w:val="afff9"/>
        <w:rPr>
          <w:rtl/>
        </w:rPr>
      </w:pPr>
      <w:r>
        <w:rPr>
          <w:rtl/>
        </w:rPr>
        <w:t xml:space="preserve">ולא הוסיף בן עזאי אלא העולה, ולא הודו לו </w:t>
      </w:r>
      <w:r>
        <w:rPr>
          <w:rStyle w:val="TanaimMishna"/>
          <w:rtl/>
          <w:rPrChange w:id="20005" w:author="קלוד" w:date="2026-10-11T09:07:24Z">
            <w:rPr>
              <w:rtl/>
            </w:rPr>
          </w:rPrChange>
        </w:rPr>
        <w:t xml:space="preserve">חכמים</w:t>
      </w:r>
      <w:r>
        <w:rPr>
          <w:rtl/>
        </w:rPr>
        <w:t xml:space="preserve">.</w:t>
      </w:r>
    </w:p>
    <w:p w:rsidR="00DA63EC" w:rsidRDefault="00DA63EC" w:rsidP="00DA63EC">
      <w:pPr>
        <w:pStyle w:val="affffd"/>
        <w:rPr>
          <w:rtl/>
        </w:rPr>
      </w:pPr>
      <w:r>
        <w:rPr>
          <w:rtl/>
        </w:rPr>
        <w:t>׹</w:t>
      </w:r>
    </w:p>
    <w:p>
      <w:pPr>
        <w:pStyle w:val="afffff8"/>
        <w:rPr>
          <w:ins w:id="90625" w:author="קלוד" w:date="2026-10-11T12:29:36Z"/>
        </w:rPr>
      </w:pPr>
      <w:ins w:id="90626" w:author="קלוד" w:date="2026-10-11T12:29:36Z">
        <w:r>
          <w:rPr>
            <w:color w:val="7B3F00"/>
          </w:rPr>
          <w:t xml:space="preserve">פסח ששחטו שחרית לשמו - בן בתירא מכשיר</w:t>
        </w:r>
      </w:ins>
    </w:p>
    <w:p>
      <w:pPr>
        <w:pStyle w:val="38"/>
        <w:rPr>
          <w:ins w:id="97848" w:author="מנוע מכני" w:date="2026-10-11T12:04:39Z"/>
        </w:rPr>
      </w:pPr>
      <w:r>
        <w:t>אר</w:t>
      </w:r>
      <w:r>
        <w:t>"</w:t>
      </w:r>
      <w:r>
        <w:t>א מר' אושעיא</w:t>
      </w:r>
      <w:r>
        <w:t xml:space="preserve">:</w:t>
      </w:r>
    </w:p>
    <w:p w:rsidR="00DA63EC" w:rsidRDefault="00DA63EC" w:rsidP="00DA63EC">
      <w:pPr>
        <w:tabs>
          <w:tab w:val="left" w:pos="0"/>
          <w:tab w:val="center" w:pos="2835"/>
        </w:tabs>
        <w:rPr>
          <w:rtl/>
        </w:rPr>
      </w:pPr>
      <w:del w:id="97849" w:author="מנוע מכני" w:date="2026-10-11T12:04:39Z">
        <w:r>
          <w:rPr>
            <w:rtl/>
          </w:rPr>
          <w:delText xml:space="preserve"> </w:delText>
        </w:r>
      </w:del>
      <w:r>
        <w:rPr>
          <w:rtl/>
        </w:rPr>
        <w:t xml:space="preserve">מכשיר היה בן בתירא בפסח ששחטו שחרית בארבעה עשר לשמו, דכ</w:t>
      </w:r>
      <w:r>
        <w:rPr>
          <w:rFonts w:hint="cs"/>
          <w:rtl/>
        </w:rPr>
        <w:t>ל היום זמנו הוא</w:t>
      </w:r>
      <w:r>
        <w:rPr>
          <w:rtl/>
        </w:rPr>
        <w:t xml:space="preserve">, </w:t>
      </w:r>
    </w:p>
    <w:p w:rsidR="00DA63EC" w:rsidRDefault="00DA63EC" w:rsidP="00DA63EC">
      <w:pPr>
        <w:tabs>
          <w:tab w:val="left" w:pos="0"/>
          <w:tab w:val="center" w:pos="2835"/>
        </w:tabs>
        <w:rPr>
          <w:rtl/>
        </w:rPr>
      </w:pPr>
      <w:r>
        <w:rPr>
          <w:rFonts w:hint="cs"/>
          <w:rtl/>
        </w:rPr>
        <w:lastRenderedPageBreak/>
        <w:t>ו</w:t>
      </w:r>
      <w:r>
        <w:rPr>
          <w:rtl/>
        </w:rPr>
        <w:t xml:space="preserve">איידי דאמר </w:t>
      </w:r>
      <w:r>
        <w:rPr>
          <w:rStyle w:val="2fb"/>
          <w:rtl/>
        </w:rPr>
        <w:t xml:space="preserve">רבי</w:t>
      </w:r>
      <w:r>
        <w:rPr>
          <w:rtl/>
        </w:rPr>
        <w:t xml:space="preserve"> יהושע כאילו, </w:t>
      </w:r>
      <w:r>
        <w:rPr>
          <w:rtl/>
        </w:rPr>
        <w:t xml:space="preserve">אמר</w:t>
      </w:r>
      <w:r>
        <w:rPr>
          <w:rtl/>
        </w:rPr>
        <w:t xml:space="preserve"> </w:t>
      </w:r>
      <w:ins w:id="96879" w:author="מנוע מכני" w:date="2026-10-11T12:04:39Z">
        <w:r>
          <w:rPr>
            <w:rtl/>
          </w:rPr>
          <w:t xml:space="preserve">הוא</w:t>
        </w:r>
      </w:ins>
      <w:del w:id="96880" w:author="מנוע מכני" w:date="2026-10-11T12:04:39Z">
        <w:r>
          <w:rPr>
            <w:rtl/>
          </w:rPr>
          <w:delText xml:space="preserve">איהו</w:delText>
        </w:r>
      </w:del>
      <w:r>
        <w:rPr>
          <w:rtl/>
        </w:rPr>
        <w:t xml:space="preserve"> </w:t>
      </w:r>
      <w:ins w:id="90727" w:author="מנוע מכני" w:date="2026-10-11T12:04:39Z">
        <w:r>
          <w:rPr>
            <w:rtl/>
          </w:rPr>
          <w:t xml:space="preserve">גם</w:t>
        </w:r>
      </w:ins>
      <w:del w:id="90728" w:author="מנוע מכני" w:date="2026-10-11T12:04:39Z">
        <w:r>
          <w:rPr>
            <w:rtl/>
          </w:rPr>
          <w:delText xml:space="preserve">נמי</w:delText>
        </w:r>
      </w:del>
      <w:r>
        <w:rPr>
          <w:rtl/>
        </w:rPr>
        <w:t xml:space="preserve"> כאילו.</w:t>
      </w:r>
    </w:p>
    <w:p w:rsidR="00DA63EC" w:rsidRDefault="00DA63EC" w:rsidP="00DA63EC">
      <w:pPr>
        <w:tabs>
          <w:tab w:val="left" w:pos="0"/>
          <w:tab w:val="center" w:pos="2835"/>
        </w:tabs>
        <w:rPr>
          <w:rtl/>
        </w:rPr>
      </w:pPr>
      <w:r>
        <w:rPr>
          <w:rFonts w:hint="cs"/>
          <w:rtl/>
        </w:rPr>
        <w:t xml:space="preserve">ולא </w:t>
      </w:r>
      <w:ins w:id="90729" w:author="מנוע מכני" w:date="2026-10-11T12:04:39Z">
        <w:r>
          <w:rPr>
            <w:rFonts w:hint="cs"/>
            <w:rtl/>
          </w:rPr>
          <w:t xml:space="preserve">חלקו</w:t>
        </w:r>
      </w:ins>
      <w:del w:id="90730" w:author="מנוע מכני" w:date="2026-10-11T12:04:39Z">
        <w:r>
          <w:rPr>
            <w:rFonts w:hint="cs"/>
            <w:rtl/>
          </w:rPr>
          <w:delText xml:space="preserve">פליגי</w:delText>
        </w:r>
      </w:del>
      <w:r>
        <w:rPr>
          <w:rFonts w:hint="cs"/>
          <w:rtl/>
        </w:rPr>
        <w:t xml:space="preserve"> בלשמו דס</w:t>
      </w:r>
      <w:r>
        <w:rPr>
          <w:rtl/>
        </w:rPr>
        <w:t>"</w:t>
      </w:r>
      <w:r>
        <w:rPr>
          <w:rFonts w:hint="cs"/>
          <w:rtl/>
        </w:rPr>
        <w:t>ד ד</w:t>
      </w:r>
      <w:r>
        <w:rPr>
          <w:rtl/>
        </w:rPr>
        <w:t xml:space="preserve">בשלא לשמו מודי </w:t>
      </w:r>
      <w:r>
        <w:rPr>
          <w:rStyle w:val="2fb"/>
          <w:rtl/>
        </w:rPr>
        <w:t xml:space="preserve">ר</w:t>
      </w:r>
      <w:r>
        <w:rPr>
          <w:rStyle w:val="2fb"/>
          <w:rFonts w:hint="cs"/>
          <w:rtl/>
        </w:rPr>
        <w:t>ילב</w:t>
      </w:r>
      <w:r>
        <w:rPr>
          <w:rStyle w:val="2fb"/>
          <w:rtl/>
        </w:rPr>
        <w:t>"</w:t>
      </w:r>
      <w:r>
        <w:rPr>
          <w:rStyle w:val="2fb"/>
          <w:rFonts w:hint="cs"/>
          <w:rtl/>
        </w:rPr>
        <w:t xml:space="preserve">ב</w:t>
      </w:r>
      <w:r>
        <w:rPr>
          <w:rFonts w:hint="cs"/>
          <w:rtl/>
        </w:rPr>
        <w:t xml:space="preserve"> </w:t>
      </w:r>
      <w:r>
        <w:rPr>
          <w:rtl/>
        </w:rPr>
        <w:t xml:space="preserve">הואיל ומקצתו ראוי, </w:t>
      </w:r>
      <w:r>
        <w:rPr>
          <w:rtl/>
        </w:rPr>
        <w:t xml:space="preserve">ק</w:t>
      </w:r>
      <w:r>
        <w:rPr>
          <w:rFonts w:hint="cs"/>
          <w:rtl/>
        </w:rPr>
        <w:t>מ</w:t>
      </w:r>
      <w:r>
        <w:rPr>
          <w:rtl/>
        </w:rPr>
        <w:t>"</w:t>
      </w:r>
      <w:r>
        <w:rPr>
          <w:rFonts w:hint="cs"/>
          <w:rtl/>
        </w:rPr>
        <w:t>ל</w:t>
      </w:r>
    </w:p>
    <w:p>
      <w:pPr>
        <w:pStyle w:val="afffff8"/>
        <w:rPr>
          <w:ins w:id="90623" w:author="קלוד" w:date="2026-10-11T12:29:36Z"/>
        </w:rPr>
      </w:pPr>
      <w:ins w:id="90624" w:author="קלוד" w:date="2026-10-11T12:29:36Z">
        <w:r>
          <w:rPr>
            <w:color w:val="7B3F00"/>
          </w:rPr>
          <w:t xml:space="preserve">'בין הערבים' - בין שני ערבים ממש</w:t>
        </w:r>
      </w:ins>
    </w:p>
    <w:p>
      <w:pPr>
        <w:pStyle w:val="38"/>
        <w:rPr>
          <w:ins w:id="97850" w:author="מנוע מכני" w:date="2026-10-11T12:04:39Z"/>
        </w:rPr>
      </w:pPr>
      <w:r>
        <w:t>וה</w:t>
      </w:r>
      <w:r>
        <w:t xml:space="preserve">ך</w:t>
      </w:r>
    </w:p>
    <w:p w:rsidR="00DA63EC" w:rsidRDefault="00DA63EC" w:rsidP="00DA63EC">
      <w:pPr>
        <w:tabs>
          <w:tab w:val="left" w:pos="0"/>
          <w:tab w:val="center" w:pos="2835"/>
        </w:tabs>
        <w:rPr>
          <w:rtl/>
        </w:rPr>
      </w:pPr>
      <w:del w:id="97851" w:author="מנוע מכני" w:date="2026-10-11T12:04:39Z">
        <w:r>
          <w:rPr>
            <w:rFonts w:hint="cs"/>
            <w:rtl/>
          </w:rPr>
          <w:delText xml:space="preserve"> </w:delText>
        </w:r>
      </w:del>
      <w:r w:rsidRPr="0046594B">
        <w:rPr>
          <w:rStyle w:val="afffff0"/>
          <w:rFonts w:hint="cs"/>
          <w:rtl/>
        </w:rPr>
        <w:t>ד'</w:t>
      </w:r>
      <w:ins w:id="90463" w:author="Claude - סמנטי" w:date="2026-10-11T12:26:16Z">
        <w:r>
          <w:rPr>
            <w:rStyle w:val="afffff0"/>
            <w:rtl/>
          </w:rPr>
          <w:t xml:space="preserve">בֵּין הָעַרְבָּיִם</w:t>
        </w:r>
      </w:ins>
      <w:del w:id="90464" w:author="Claude - סמנטי" w:date="2026-10-11T12:26:16Z">
        <w:r w:rsidRPr="0046594B">
          <w:rPr>
            <w:rStyle w:val="afffff0"/>
            <w:rtl/>
          </w:rPr>
          <w:delText xml:space="preserve">בין הערבים</w:delText>
        </w:r>
      </w:del>
      <w:r w:rsidRPr="0046594B">
        <w:rPr>
          <w:rStyle w:val="afffff0"/>
          <w:rFonts w:hint="cs"/>
          <w:rtl/>
        </w:rPr>
        <w:t xml:space="preserve">' </w:t>
      </w:r>
      <w:r>
        <w:rPr>
          <w:rStyle w:val="2fb"/>
          <w:rtl/>
        </w:rPr>
        <w:t xml:space="preserve">עולא</w:t>
      </w:r>
      <w:r>
        <w:rPr>
          <w:rtl/>
        </w:rPr>
        <w:t xml:space="preserve"> בריה </w:t>
      </w:r>
      <w:r>
        <w:rPr>
          <w:rStyle w:val="2fb"/>
          <w:rtl/>
        </w:rPr>
        <w:t xml:space="preserve">דרב</w:t>
      </w:r>
      <w:r>
        <w:rPr>
          <w:rtl/>
        </w:rPr>
        <w:t xml:space="preserve"> עילאי: בין שני ערבים.</w:t>
      </w:r>
    </w:p>
    <w:p w:rsidR="00DA63EC" w:rsidRDefault="00DA63EC" w:rsidP="00DA63EC">
      <w:pPr>
        <w:tabs>
          <w:tab w:val="left" w:pos="0"/>
          <w:tab w:val="center" w:pos="2835"/>
        </w:tabs>
        <w:rPr>
          <w:rtl/>
        </w:rPr>
      </w:pPr>
      <w:r w:rsidRPr="00BA7697">
        <w:rPr>
          <w:b/>
          <w:bCs/>
          <w:rtl/>
        </w:rPr>
        <w:t>תמיד</w:t>
      </w:r>
      <w:r>
        <w:rPr>
          <w:rtl/>
        </w:rPr>
        <w:t xml:space="preserve"> דבין הערבים מ</w:t>
      </w:r>
      <w:r w:rsidRPr="00DC7891">
        <w:rPr>
          <w:rStyle w:val="afffff0"/>
          <w:rFonts w:hint="cs"/>
          <w:rtl/>
        </w:rPr>
        <w:t>'</w:t>
      </w:r>
      <w:ins w:id="90465" w:author="Claude - סמנטי" w:date="2026-10-11T12:26:16Z">
        <w:r>
          <w:rPr>
            <w:rStyle w:val="afffff0"/>
            <w:rtl/>
          </w:rPr>
          <w:t xml:space="preserve">אֶת הַכֶּבֶשׂ אֶחָד תַּעֲשֶׂה בַבֹּקֶר</w:t>
        </w:r>
      </w:ins>
      <w:del w:id="90466" w:author="Claude - סמנטי" w:date="2026-10-11T12:26:16Z">
        <w:r w:rsidRPr="00DC7891">
          <w:rPr>
            <w:rStyle w:val="afffff0"/>
            <w:rtl/>
          </w:rPr>
          <w:delText xml:space="preserve">את הכבש אחד תעשה בבקר</w:delText>
        </w:r>
      </w:del>
      <w:r w:rsidRPr="00DC7891">
        <w:rPr>
          <w:rStyle w:val="afffff0"/>
          <w:rFonts w:hint="cs"/>
          <w:rtl/>
        </w:rPr>
        <w:t>'-</w:t>
      </w:r>
      <w:r>
        <w:rPr>
          <w:rFonts w:hint="cs"/>
          <w:rtl/>
        </w:rPr>
        <w:t xml:space="preserve"> </w:t>
      </w:r>
      <w:r>
        <w:rPr>
          <w:rtl/>
        </w:rPr>
        <w:t>מכלל דבין הערבים - בין הערבים ממש.</w:t>
      </w:r>
    </w:p>
    <w:p w:rsidR="00DA63EC" w:rsidRDefault="00DA63EC" w:rsidP="00DA63EC">
      <w:pPr>
        <w:tabs>
          <w:tab w:val="left" w:pos="0"/>
          <w:tab w:val="center" w:pos="2835"/>
        </w:tabs>
        <w:rPr>
          <w:rtl/>
        </w:rPr>
      </w:pPr>
      <w:r>
        <w:rPr>
          <w:rtl/>
        </w:rPr>
        <w:tab/>
      </w:r>
      <w:r>
        <w:rPr>
          <w:rFonts w:hint="cs"/>
          <w:rtl/>
        </w:rPr>
        <w:t>ואחד בבקר ולא שנים בבקר</w:t>
      </w:r>
      <w:r>
        <w:rPr>
          <w:rtl/>
        </w:rPr>
        <w:t>.</w:t>
      </w:r>
    </w:p>
    <w:p w:rsidR="00DA63EC" w:rsidRDefault="00DA63EC" w:rsidP="00DA63EC">
      <w:pPr>
        <w:tabs>
          <w:tab w:val="left" w:pos="0"/>
          <w:tab w:val="center" w:pos="2835"/>
        </w:tabs>
        <w:rPr>
          <w:rtl/>
        </w:rPr>
      </w:pPr>
      <w:r w:rsidRPr="00BA7697">
        <w:rPr>
          <w:b/>
          <w:bCs/>
          <w:rtl/>
        </w:rPr>
        <w:t>נרות</w:t>
      </w:r>
      <w:r>
        <w:rPr>
          <w:rtl/>
        </w:rPr>
        <w:t xml:space="preserve"> </w:t>
      </w:r>
      <w:r>
        <w:rPr>
          <w:rFonts w:hint="cs"/>
          <w:rtl/>
        </w:rPr>
        <w:t>דבין הערביים</w:t>
      </w:r>
      <w:r>
        <w:rPr>
          <w:rtl/>
        </w:rPr>
        <w:t xml:space="preserve"> </w:t>
      </w:r>
      <w:r w:rsidRPr="0046594B">
        <w:rPr>
          <w:rStyle w:val="afffff0"/>
          <w:rFonts w:hint="cs"/>
          <w:rtl/>
        </w:rPr>
        <w:t>ד'</w:t>
      </w:r>
      <w:r w:rsidRPr="0046594B">
        <w:rPr>
          <w:rStyle w:val="afffff0"/>
          <w:rtl/>
        </w:rPr>
        <w:t>מערב ועד בקר</w:t>
      </w:r>
      <w:r w:rsidRPr="0046594B">
        <w:rPr>
          <w:rStyle w:val="afffff0"/>
          <w:rFonts w:hint="cs"/>
          <w:rtl/>
        </w:rPr>
        <w:t>'</w:t>
      </w:r>
      <w:r w:rsidRPr="0046594B">
        <w:rPr>
          <w:rStyle w:val="afffff0"/>
          <w:rtl/>
        </w:rPr>
        <w:t>,</w:t>
      </w:r>
      <w:r>
        <w:rPr>
          <w:rtl/>
        </w:rPr>
        <w:t xml:space="preserve"> </w:t>
      </w:r>
      <w:r>
        <w:rPr>
          <w:rFonts w:hint="cs"/>
          <w:rtl/>
        </w:rPr>
        <w:t>-</w:t>
      </w:r>
      <w:r>
        <w:rPr>
          <w:rtl/>
        </w:rPr>
        <w:t>תן לה מדתה שתהא דולקת והולכת מערב ועד בקר.</w:t>
      </w:r>
    </w:p>
    <w:p w:rsidR="00DA63EC" w:rsidRDefault="00DA63EC" w:rsidP="00DA63EC">
      <w:pPr>
        <w:tabs>
          <w:tab w:val="left" w:pos="0"/>
          <w:tab w:val="center" w:pos="2835"/>
        </w:tabs>
        <w:rPr>
          <w:rtl/>
        </w:rPr>
      </w:pPr>
      <w:r>
        <w:rPr>
          <w:rtl/>
        </w:rPr>
        <w:tab/>
        <w:t>דבר אחר: אין לך עבודה כשרה מערב ועד בקר אלא זו בלבד.</w:t>
      </w:r>
    </w:p>
    <w:p w:rsidR="00DA63EC" w:rsidRDefault="00DA63EC" w:rsidP="00DA63EC">
      <w:pPr>
        <w:tabs>
          <w:tab w:val="left" w:pos="0"/>
          <w:tab w:val="center" w:pos="2835"/>
        </w:tabs>
        <w:rPr>
          <w:rtl/>
        </w:rPr>
      </w:pPr>
      <w:r w:rsidRPr="00BA7697">
        <w:rPr>
          <w:rFonts w:hint="cs"/>
          <w:b/>
          <w:bCs/>
          <w:rtl/>
        </w:rPr>
        <w:t>וקטורת</w:t>
      </w:r>
      <w:r>
        <w:rPr>
          <w:rFonts w:hint="cs"/>
          <w:rtl/>
        </w:rPr>
        <w:t xml:space="preserve"> שאני </w:t>
      </w:r>
      <w:ins w:id="96881" w:author="מנוע מכני" w:date="2026-10-11T12:04:39Z">
        <w:ins w:id="90029" w:author="Claude - סמנטי" w:date="2026-10-11T12:26:16Z">
          <w:r>
            <w:rPr>
              <w:rFonts w:hint="cs"/>
              <w:rtl/>
            </w:rPr>
            <w:t xml:space="preserve">שהוקש</w:t>
          </w:r>
        </w:ins>
        <w:del w:id="90030" w:author="Claude - סמנטי" w:date="2026-10-11T12:26:16Z">
          <w:r>
            <w:rPr>
              <w:rFonts w:hint="cs"/>
              <w:rtl/>
            </w:rPr>
            <w:delText xml:space="preserve">דהוקש</w:delText>
          </w:r>
        </w:del>
      </w:ins>
      <w:del w:id="96882" w:author="מנוע מכני" w:date="2026-10-11T12:04:39Z">
        <w:r>
          <w:rPr>
            <w:rFonts w:hint="cs"/>
            <w:rtl/>
          </w:rPr>
          <w:delText xml:space="preserve">דאיתקש</w:delText>
        </w:r>
      </w:del>
      <w:r>
        <w:rPr>
          <w:rFonts w:hint="cs"/>
          <w:rtl/>
        </w:rPr>
        <w:t xml:space="preserve"> לנרות </w:t>
      </w:r>
    </w:p>
    <w:p w:rsidR="00DA63EC" w:rsidRDefault="00DA63EC" w:rsidP="00DA63EC">
      <w:pPr>
        <w:pStyle w:val="afff3"/>
        <w:framePr w:wrap="around"/>
        <w:tabs>
          <w:tab w:val="left" w:pos="0"/>
        </w:tabs>
        <w:rPr>
          <w:rtl/>
        </w:rPr>
      </w:pPr>
      <w:r>
        <w:rPr>
          <w:rFonts w:hint="cs"/>
          <w:rtl/>
        </w:rPr>
        <w:t xml:space="preserve">יב. </w:t>
      </w:r>
    </w:p>
    <w:p>
      <w:pPr>
        <w:pStyle w:val="38"/>
        <w:rPr>
          <w:ins w:id="97852" w:author="מנוע מכני" w:date="2026-10-11T12:04:39Z"/>
        </w:rPr>
      </w:pPr>
      <w:r>
        <w:t xml:space="preserve">והך</w:t>
      </w:r>
    </w:p>
    <w:p w:rsidR="00DA63EC" w:rsidRDefault="00DA63EC" w:rsidP="00DA63EC">
      <w:pPr>
        <w:tabs>
          <w:tab w:val="left" w:pos="0"/>
          <w:tab w:val="center" w:pos="2835"/>
        </w:tabs>
        <w:rPr>
          <w:rtl/>
        </w:rPr>
      </w:pPr>
      <w:del w:id="97853" w:author="מנוע מכני" w:date="2026-10-11T12:04:39Z">
        <w:r>
          <w:rPr>
            <w:rFonts w:hint="cs"/>
            <w:rtl/>
          </w:rPr>
          <w:delText xml:space="preserve"> </w:delText>
        </w:r>
      </w:del>
      <w:r w:rsidRPr="0046594B">
        <w:rPr>
          <w:rStyle w:val="afffff0"/>
          <w:rFonts w:hint="cs"/>
          <w:rtl/>
        </w:rPr>
        <w:t>ד'</w:t>
      </w:r>
      <w:ins w:id="90467" w:author="Claude - סמנטי" w:date="2026-10-11T12:26:16Z">
        <w:r>
          <w:rPr>
            <w:rStyle w:val="afffff0"/>
            <w:rtl/>
          </w:rPr>
          <w:t xml:space="preserve">שָׁם תִּזְבַּח אֶת הַפֶּסַח בָּעָרֶב</w:t>
        </w:r>
      </w:ins>
      <w:del w:id="90468" w:author="Claude - סמנטי" w:date="2026-10-11T12:26:16Z">
        <w:r w:rsidRPr="0046594B">
          <w:rPr>
            <w:rStyle w:val="afffff0"/>
            <w:rtl/>
          </w:rPr>
          <w:delText xml:space="preserve">שם תזבח את הפסח בערב</w:delText>
        </w:r>
      </w:del>
      <w:r w:rsidRPr="0046594B">
        <w:rPr>
          <w:rStyle w:val="afffff0"/>
          <w:rFonts w:hint="cs"/>
          <w:rtl/>
        </w:rPr>
        <w:t>'</w:t>
      </w:r>
      <w:r w:rsidRPr="0046594B">
        <w:rPr>
          <w:rStyle w:val="afffff0"/>
          <w:rtl/>
        </w:rPr>
        <w:t xml:space="preserve"> </w:t>
      </w:r>
      <w:r>
        <w:rPr>
          <w:rFonts w:hint="cs"/>
          <w:rtl/>
        </w:rPr>
        <w:t>-ל</w:t>
      </w:r>
      <w:r>
        <w:rPr>
          <w:rtl/>
        </w:rPr>
        <w:t>יאוחר דבר שנאמר בו בערב ובין הערבים לדבר שלא נאמר בו אלא בין הערבים בלבד.</w:t>
      </w:r>
    </w:p>
    <w:p w:rsidR="00DA63EC" w:rsidRDefault="00DA63EC" w:rsidP="00DA63EC">
      <w:pPr>
        <w:tabs>
          <w:tab w:val="left" w:pos="0"/>
          <w:tab w:val="center" w:pos="2835"/>
        </w:tabs>
        <w:rPr>
          <w:rtl/>
        </w:rPr>
      </w:pPr>
      <w:r>
        <w:rPr>
          <w:rFonts w:hint="cs"/>
          <w:rtl/>
        </w:rPr>
        <w:t xml:space="preserve">ויש דבר ששוחט בבוקר זמנו הוא ובעין הערבים כבר יאוחר דבר הוא </w:t>
      </w:r>
    </w:p>
    <w:p>
      <w:pPr>
        <w:pStyle w:val="38"/>
        <w:rPr>
          <w:ins w:id="97854" w:author="מנוע מכני" w:date="2026-10-11T12:04:39Z"/>
        </w:rPr>
      </w:pPr>
      <w:r>
        <w:t xml:space="preserve">- </w:t>
      </w:r>
      <w:r>
        <w:t>כדרי</w:t>
      </w:r>
      <w:r>
        <w:t>"</w:t>
      </w:r>
      <w:r>
        <w:t xml:space="preserve">ו</w:t>
      </w:r>
      <w:ins w:id="94143" w:author="מנוע מכני" w:date="2026-10-11T12:04:39Z">
        <w:r>
          <w:t xml:space="preserve"> </w:t>
        </w:r>
      </w:ins>
      <w:del w:id="94144" w:author="מנוע מכני" w:date="2026-10-11T12:04:39Z">
        <w:r>
          <w:delText xml:space="preserve"> </w:delText>
        </w:r>
        <w:r>
          <w:delText xml:space="preserve"> </w:delText>
        </w:r>
      </w:del>
      <w:r>
        <w:t xml:space="preserve">הלכה:</w:t>
      </w:r>
    </w:p>
    <w:p w:rsidR="00DA63EC" w:rsidRDefault="00DA63EC" w:rsidP="00DA63EC">
      <w:pPr>
        <w:pStyle w:val="affffb"/>
        <w:rPr>
          <w:rtl/>
        </w:rPr>
      </w:pPr>
      <w:del w:id="97855" w:author="מנוע מכני" w:date="2026-10-11T12:04:39Z">
        <w:r>
          <w:rPr>
            <w:rtl/>
          </w:rPr>
          <w:delText xml:space="preserve"> </w:delText>
        </w:r>
      </w:del>
      <w:r>
        <w:rPr>
          <w:rtl/>
        </w:rPr>
        <w:t xml:space="preserve">מתפלל של מנחה </w:t>
      </w:r>
      <w:r>
        <w:rPr>
          <w:rtl/>
        </w:rPr>
        <w:t xml:space="preserve">ואח"כ</w:t>
      </w:r>
      <w:r>
        <w:rPr>
          <w:rtl/>
        </w:rPr>
        <w:t xml:space="preserve"> מתפלל של מוספין.</w:t>
      </w:r>
    </w:p>
    <w:p w:rsidR="00DA63EC" w:rsidRDefault="00DA63EC" w:rsidP="00DA63EC">
      <w:pPr>
        <w:tabs>
          <w:tab w:val="left" w:pos="0"/>
          <w:tab w:val="center" w:pos="2835"/>
        </w:tabs>
        <w:rPr>
          <w:rtl/>
        </w:rPr>
      </w:pPr>
    </w:p>
    <w:p>
      <w:pPr>
        <w:pStyle w:val="38"/>
        <w:rPr>
          <w:ins w:id="97856" w:author="מנוע מכני" w:date="2026-10-11T12:04:39Z"/>
        </w:rPr>
      </w:pPr>
      <w:r w:rsidRPr="00BA7697">
        <w:t>ויקשה</w:t>
      </w:r>
    </w:p>
    <w:p w:rsidR="00DA63EC" w:rsidRDefault="00DA63EC" w:rsidP="00DA63EC">
      <w:pPr>
        <w:tabs>
          <w:tab w:val="left" w:pos="0"/>
          <w:tab w:val="center" w:pos="2835"/>
        </w:tabs>
        <w:rPr>
          <w:rtl/>
        </w:rPr>
      </w:pPr>
      <w:del w:id="97857" w:author="מנוע מכני" w:date="2026-10-11T12:04:39Z">
        <w:r>
          <w:rPr>
            <w:rFonts w:hint="cs"/>
            <w:rtl/>
          </w:rPr>
          <w:delText xml:space="preserve"> </w:delText>
        </w:r>
      </w:del>
      <w:r>
        <w:rPr>
          <w:rFonts w:hint="cs"/>
          <w:rtl/>
        </w:rPr>
        <w:t xml:space="preserve">ד</w:t>
      </w:r>
      <w:r>
        <w:rPr>
          <w:rtl/>
        </w:rPr>
        <w:t>בין הערבים דגבי קטרת ונרות</w:t>
      </w:r>
      <w:r>
        <w:rPr>
          <w:rFonts w:hint="cs"/>
          <w:rtl/>
        </w:rPr>
        <w:t xml:space="preserve"> ל</w:t>
      </w:r>
      <w:r>
        <w:rPr>
          <w:rtl/>
        </w:rPr>
        <w:t>"</w:t>
      </w:r>
      <w:r>
        <w:rPr>
          <w:rFonts w:hint="cs"/>
          <w:rtl/>
        </w:rPr>
        <w:t xml:space="preserve">ל </w:t>
      </w:r>
    </w:p>
    <w:p w:rsidR="00DA63EC" w:rsidRDefault="00DA63EC" w:rsidP="00DA63EC">
      <w:pPr>
        <w:tabs>
          <w:tab w:val="left" w:pos="0"/>
          <w:tab w:val="center" w:pos="2835"/>
        </w:tabs>
        <w:rPr>
          <w:rtl/>
        </w:rPr>
      </w:pPr>
      <w:r w:rsidRPr="00BA7697">
        <w:rPr>
          <w:rFonts w:hint="cs"/>
          <w:b/>
          <w:bCs/>
          <w:rtl/>
        </w:rPr>
        <w:t>ועוד</w:t>
      </w:r>
      <w:r>
        <w:rPr>
          <w:rFonts w:hint="cs"/>
          <w:rtl/>
        </w:rPr>
        <w:t xml:space="preserve"> מדהשיב </w:t>
      </w:r>
      <w:r>
        <w:rPr>
          <w:rStyle w:val="2fb"/>
          <w:rFonts w:hint="cs"/>
          <w:rtl/>
        </w:rPr>
        <w:t xml:space="preserve">רבי</w:t>
      </w:r>
      <w:r>
        <w:rPr>
          <w:rFonts w:hint="cs"/>
          <w:rtl/>
        </w:rPr>
        <w:t xml:space="preserve"> דביג' אין מקצתו ראוי אבל בי</w:t>
      </w:r>
      <w:r>
        <w:rPr>
          <w:rtl/>
        </w:rPr>
        <w:t>"</w:t>
      </w:r>
      <w:r>
        <w:rPr>
          <w:rFonts w:hint="cs"/>
          <w:rtl/>
        </w:rPr>
        <w:t xml:space="preserve">ד מקצתו ראוי </w:t>
      </w:r>
      <w:r>
        <w:rPr>
          <w:rtl/>
        </w:rPr>
        <w:t xml:space="preserve">ואם </w:t>
      </w:r>
      <w:ins w:id="96883" w:author="מנוע מכני" w:date="2026-10-11T12:04:39Z">
        <w:r>
          <w:rPr>
            <w:rtl/>
          </w:rPr>
          <w:t xml:space="preserve">ישנו</w:t>
        </w:r>
      </w:ins>
      <w:del w:id="96884" w:author="מנוע מכני" w:date="2026-10-11T12:04:39Z">
        <w:r>
          <w:rPr>
            <w:rtl/>
          </w:rPr>
          <w:delText xml:space="preserve">איתא</w:delText>
        </w:r>
      </w:del>
      <w:r>
        <w:rPr>
          <w:rtl/>
        </w:rPr>
        <w:t xml:space="preserve">, כולו ראוי הוא! </w:t>
      </w:r>
    </w:p>
    <w:p>
      <w:pPr>
        <w:pStyle w:val="afffff8"/>
        <w:rPr>
          <w:ins w:id="90621" w:author="קלוד" w:date="2026-10-11T12:29:36Z"/>
        </w:rPr>
      </w:pPr>
      <w:ins w:id="90622" w:author="קלוד" w:date="2026-10-11T12:29:36Z">
        <w:r>
          <w:rPr>
            <w:color w:val="7B3F00"/>
          </w:rPr>
          <w:t xml:space="preserve">בן בתירא פוסל פסח בי"ד שחרית - אפי' לשמו</w:t>
        </w:r>
      </w:ins>
    </w:p>
    <w:p>
      <w:pPr>
        <w:pStyle w:val="38"/>
        <w:rPr>
          <w:ins w:id="97858" w:author="מנוע מכני" w:date="2026-10-11T12:04:39Z"/>
        </w:rPr>
      </w:pPr>
      <w:r>
        <w:t xml:space="preserve">- אלא </w:t>
      </w:r>
      <w:r>
        <w:t>ארי</w:t>
      </w:r>
      <w:r>
        <w:t>"</w:t>
      </w:r>
      <w:r>
        <w:t>ו</w:t>
      </w:r>
      <w:r>
        <w:t xml:space="preserve">:</w:t>
      </w:r>
    </w:p>
    <w:p w:rsidR="00DA63EC" w:rsidRDefault="00DA63EC" w:rsidP="00DA63EC">
      <w:pPr>
        <w:pStyle w:val="affffb"/>
        <w:rPr>
          <w:rtl/>
        </w:rPr>
      </w:pPr>
      <w:del w:id="97859" w:author="מנוע מכני" w:date="2026-10-11T12:04:39Z">
        <w:r>
          <w:rPr>
            <w:rtl/>
          </w:rPr>
          <w:delText xml:space="preserve"> </w:delText>
        </w:r>
      </w:del>
      <w:r>
        <w:rPr>
          <w:rtl/>
        </w:rPr>
        <w:t xml:space="preserve">פוסל היה בן בתירא בפסח ששחטו ב</w:t>
      </w:r>
      <w:r>
        <w:rPr>
          <w:rFonts w:hint="cs"/>
          <w:rtl/>
        </w:rPr>
        <w:t>י</w:t>
      </w:r>
      <w:r>
        <w:rPr>
          <w:rtl/>
        </w:rPr>
        <w:t>"</w:t>
      </w:r>
      <w:r>
        <w:rPr>
          <w:rFonts w:hint="cs"/>
          <w:rtl/>
        </w:rPr>
        <w:t xml:space="preserve">ד </w:t>
      </w:r>
      <w:r>
        <w:rPr>
          <w:rtl/>
        </w:rPr>
        <w:t>שחרית בין לשמו בין שלא לשמו, הואיל ומקצתו ראוי.</w:t>
      </w:r>
    </w:p>
    <w:p w:rsidR="00DA63EC" w:rsidRDefault="00DA63EC" w:rsidP="00DA63EC">
      <w:pPr>
        <w:tabs>
          <w:tab w:val="left" w:pos="0"/>
          <w:tab w:val="center" w:pos="2835"/>
        </w:tabs>
        <w:rPr>
          <w:rtl/>
        </w:rPr>
      </w:pPr>
    </w:p>
    <w:p>
      <w:pPr>
        <w:pStyle w:val="38"/>
        <w:rPr>
          <w:ins w:id="97861" w:author="מנוע מכני" w:date="2026-10-11T12:04:39Z"/>
        </w:rPr>
      </w:pPr>
      <w:del w:id="97860" w:author="מנוע מכני" w:date="2026-10-11T12:04:39Z">
        <w:r>
          <w:delText xml:space="preserve">•</w:delText>
        </w:r>
      </w:del>
      <w:r>
        <w:t xml:space="preserve"> מגדף בה רבי אבהו:</w:t>
      </w:r>
    </w:p>
    <w:p w:rsidR="00DA63EC" w:rsidRDefault="00DA63EC" w:rsidP="00DA63EC">
      <w:pPr>
        <w:tabs>
          <w:tab w:val="left" w:pos="0"/>
          <w:tab w:val="center" w:pos="2835"/>
        </w:tabs>
        <w:rPr>
          <w:rtl/>
        </w:rPr>
      </w:pPr>
      <w:del w:id="97862" w:author="מנוע מכני" w:date="2026-10-11T12:04:39Z">
        <w:r>
          <w:rPr>
            <w:rtl/>
          </w:rPr>
          <w:delText xml:space="preserve"> </w:delText>
        </w:r>
      </w:del>
      <w:r>
        <w:rPr>
          <w:rtl/>
        </w:rPr>
        <w:t xml:space="preserve">א"כ</w:t>
      </w:r>
      <w:r>
        <w:rPr>
          <w:rtl/>
        </w:rPr>
        <w:t xml:space="preserve">, פסח כשר לבן בתירא </w:t>
      </w:r>
      <w:ins w:id="96885" w:author="מנוע מכני" w:date="2026-10-11T12:04:39Z">
        <w:r>
          <w:rPr>
            <w:rtl/>
          </w:rPr>
          <w:t xml:space="preserve">איך</w:t>
        </w:r>
      </w:ins>
      <w:del w:id="96886" w:author="מנוע מכני" w:date="2026-10-11T12:04:39Z">
        <w:r>
          <w:rPr>
            <w:rtl/>
          </w:rPr>
          <w:delText xml:space="preserve">היכי</w:delText>
        </w:r>
      </w:del>
      <w:r>
        <w:rPr>
          <w:rtl/>
        </w:rPr>
        <w:t xml:space="preserve"> משכחת </w:t>
      </w:r>
      <w:ins w:id="95783" w:author="מנוע מכני" w:date="2026-10-11T12:04:39Z">
        <w:r>
          <w:rPr>
            <w:rtl/>
          </w:rPr>
          <w:t xml:space="preserve">אם </w:t>
        </w:r>
      </w:ins>
      <w:del w:id="95784" w:author="מנוע מכני" w:date="2026-10-11T12:04:39Z">
        <w:r>
          <w:rPr>
            <w:rtl/>
          </w:rPr>
          <w:delText xml:space="preserve">אי </w:delText>
        </w:r>
      </w:del>
      <w:r>
        <w:rPr>
          <w:rtl/>
        </w:rPr>
        <w:t xml:space="preserve">דאפרשיה האידנא, דחוי מעיקרו הוא! </w:t>
      </w:r>
    </w:p>
    <w:p w:rsidR="00DA63EC" w:rsidRDefault="00DA63EC" w:rsidP="00DA63EC">
      <w:pPr>
        <w:tabs>
          <w:tab w:val="left" w:pos="0"/>
          <w:tab w:val="center" w:pos="2835"/>
        </w:tabs>
        <w:rPr>
          <w:rtl/>
        </w:rPr>
      </w:pPr>
      <w:ins w:id="95785" w:author="מנוע מכני" w:date="2026-10-11T12:04:39Z">
        <w:r>
          <w:rPr>
            <w:rtl/>
          </w:rPr>
          <w:t xml:space="preserve">ואם </w:t>
        </w:r>
      </w:ins>
      <w:del w:id="95786" w:author="מנוע מכני" w:date="2026-10-11T12:04:39Z">
        <w:r>
          <w:rPr>
            <w:rtl/>
          </w:rPr>
          <w:delText xml:space="preserve">ואי </w:delText>
        </w:r>
      </w:del>
      <w:r>
        <w:rPr>
          <w:rtl/>
        </w:rPr>
        <w:t xml:space="preserve">דאפרשינהו מאתמול, נראה ונדחה הוא! </w:t>
      </w:r>
      <w:r>
        <w:rPr>
          <w:rFonts w:hint="cs"/>
          <w:rtl/>
        </w:rPr>
        <w:t xml:space="preserve">- </w:t>
      </w:r>
      <w:r>
        <w:rPr>
          <w:rtl/>
        </w:rPr>
        <w:t xml:space="preserve">אלא </w:t>
      </w:r>
      <w:r>
        <w:rPr>
          <w:rtl/>
        </w:rPr>
        <w:t xml:space="preserve">אמר</w:t>
      </w:r>
      <w:r>
        <w:rPr>
          <w:rtl/>
        </w:rPr>
        <w:t xml:space="preserve"> </w:t>
      </w:r>
      <w:r>
        <w:rPr>
          <w:rStyle w:val="2fb"/>
          <w:rtl/>
        </w:rPr>
        <w:t xml:space="preserve">רבי אבהו</w:t>
      </w:r>
      <w:r>
        <w:rPr>
          <w:rtl/>
        </w:rPr>
        <w:t xml:space="preserve">: תהא לאחר חצות.</w:t>
      </w:r>
    </w:p>
    <w:p>
      <w:pPr>
        <w:pStyle w:val="38"/>
        <w:rPr>
          <w:ins w:id="97864" w:author="מנוע מכני" w:date="2026-10-11T12:04:39Z"/>
        </w:rPr>
      </w:pPr>
      <w:del w:id="97863" w:author="מנוע מכני" w:date="2026-10-11T12:04:39Z">
        <w:r>
          <w:delText xml:space="preserve">•</w:delText>
        </w:r>
      </w:del>
      <w:r>
        <w:t xml:space="preserve"> אביי:</w:t>
      </w:r>
    </w:p>
    <w:p w:rsidR="00DA63EC" w:rsidRDefault="00DA63EC" w:rsidP="00DA63EC">
      <w:pPr>
        <w:tabs>
          <w:tab w:val="left" w:pos="0"/>
          <w:tab w:val="center" w:pos="2835"/>
        </w:tabs>
        <w:rPr>
          <w:rtl/>
        </w:rPr>
      </w:pPr>
      <w:del w:id="97865" w:author="מנוע מכני" w:date="2026-10-11T12:04:39Z">
        <w:r>
          <w:rPr>
            <w:rtl/>
          </w:rPr>
          <w:delText xml:space="preserve"> </w:delText>
        </w:r>
      </w:del>
      <w:ins w:id="90195" w:author="מנוע מכני" w:date="2026-10-11T12:04:39Z">
        <w:r>
          <w:rPr>
            <w:rtl/>
          </w:rPr>
          <w:t xml:space="preserve">אפי'</w:t>
        </w:r>
      </w:ins>
      <w:del w:id="90196" w:author="מנוע מכני" w:date="2026-10-11T12:04:39Z">
        <w:r>
          <w:rPr>
            <w:rtl/>
          </w:rPr>
          <w:delText xml:space="preserve">אפילו</w:delText>
        </w:r>
      </w:del>
      <w:r>
        <w:rPr>
          <w:rtl/>
        </w:rPr>
        <w:t xml:space="preserve"> </w:t>
      </w:r>
      <w:ins w:id="96559" w:author="מנוע מכני" w:date="2026-10-11T12:04:39Z">
        <w:r>
          <w:rPr>
            <w:rtl/>
          </w:rPr>
          <w:t xml:space="preserve">תאמר</w:t>
        </w:r>
      </w:ins>
      <w:del w:id="96560" w:author="מנוע מכני" w:date="2026-10-11T12:04:39Z">
        <w:r>
          <w:rPr>
            <w:rtl/>
          </w:rPr>
          <w:delText xml:space="preserve">תימא</w:delText>
        </w:r>
      </w:del>
      <w:r>
        <w:rPr>
          <w:rtl/>
        </w:rPr>
        <w:t xml:space="preserve"> מצפרא, אין מחוסר זמן לבו ביום.</w:t>
      </w:r>
    </w:p>
    <w:p>
      <w:pPr>
        <w:pStyle w:val="38"/>
        <w:rPr>
          <w:ins w:id="97867" w:author="מנוע מכני" w:date="2026-10-11T12:04:39Z"/>
        </w:rPr>
      </w:pPr>
      <w:del w:id="97866" w:author="מנוע מכני" w:date="2026-10-11T12:04:39Z">
        <w:r w:rsidRPr="00FE1B89">
          <w:delText xml:space="preserve">•</w:delText>
        </w:r>
      </w:del>
      <w:r w:rsidRPr="00FE1B89">
        <w:t xml:space="preserve"> </w:t>
      </w:r>
      <w:r w:rsidRPr="00FE1B89">
        <w:t>ר</w:t>
      </w:r>
      <w:r w:rsidRPr="00FE1B89">
        <w:t>"</w:t>
      </w:r>
      <w:r w:rsidRPr="00FE1B89">
        <w:t>פ</w:t>
      </w:r>
      <w:r w:rsidRPr="00FE1B89">
        <w:t xml:space="preserve">:</w:t>
      </w:r>
    </w:p>
    <w:p w:rsidR="00DA63EC" w:rsidRPr="00FE1B89" w:rsidRDefault="00DA63EC" w:rsidP="00DA63EC">
      <w:pPr>
        <w:tabs>
          <w:tab w:val="left" w:pos="0"/>
          <w:tab w:val="center" w:pos="2835"/>
        </w:tabs>
        <w:rPr>
          <w:spacing w:val="-2"/>
          <w:rtl/>
        </w:rPr>
      </w:pPr>
      <w:del w:id="97868" w:author="מנוע מכני" w:date="2026-10-11T12:04:39Z">
        <w:r w:rsidRPr="00FE1B89">
          <w:rPr>
            <w:spacing w:val="-2"/>
            <w:rtl/>
          </w:rPr>
          <w:delText xml:space="preserve"> </w:delText>
        </w:r>
      </w:del>
      <w:ins w:id="90197" w:author="מנוע מכני" w:date="2026-10-11T12:04:39Z">
        <w:r>
          <w:rPr>
            <w:spacing w:val="-2"/>
            <w:rtl/>
          </w:rPr>
          <w:t xml:space="preserve">אפי'</w:t>
        </w:r>
      </w:ins>
      <w:del w:id="90198" w:author="מנוע מכני" w:date="2026-10-11T12:04:39Z">
        <w:r w:rsidRPr="00FE1B89">
          <w:rPr>
            <w:spacing w:val="-2"/>
            <w:rtl/>
          </w:rPr>
          <w:delText xml:space="preserve">אפילו</w:delText>
        </w:r>
      </w:del>
      <w:r w:rsidRPr="00FE1B89">
        <w:rPr>
          <w:spacing w:val="-2"/>
          <w:rtl/>
        </w:rPr>
        <w:t xml:space="preserve"> </w:t>
      </w:r>
      <w:ins w:id="96561" w:author="מנוע מכני" w:date="2026-10-11T12:04:39Z">
        <w:r>
          <w:rPr>
            <w:spacing w:val="-2"/>
            <w:rtl/>
          </w:rPr>
          <w:t xml:space="preserve">תאמר</w:t>
        </w:r>
      </w:ins>
      <w:del w:id="96562" w:author="מנוע מכני" w:date="2026-10-11T12:04:39Z">
        <w:r w:rsidRPr="00FE1B89">
          <w:rPr>
            <w:spacing w:val="-2"/>
            <w:rtl/>
          </w:rPr>
          <w:delText xml:space="preserve">תימא</w:delText>
        </w:r>
      </w:del>
      <w:r w:rsidRPr="00FE1B89">
        <w:rPr>
          <w:spacing w:val="-2"/>
          <w:rtl/>
        </w:rPr>
        <w:t xml:space="preserve"> </w:t>
      </w:r>
      <w:ins w:id="90031" w:author="Claude - סמנטי" w:date="2026-10-11T12:26:16Z">
        <w:r>
          <w:rPr>
            <w:spacing w:val="-2"/>
            <w:rtl/>
          </w:rPr>
          <w:t xml:space="preserve">מהערב</w:t>
        </w:r>
      </w:ins>
      <w:del w:id="90032" w:author="Claude - סמנטי" w:date="2026-10-11T12:26:16Z">
        <w:r w:rsidRPr="00FE1B89">
          <w:rPr>
            <w:spacing w:val="-2"/>
            <w:rtl/>
          </w:rPr>
          <w:delText xml:space="preserve">מאורתא</w:delText>
        </w:r>
      </w:del>
      <w:r w:rsidRPr="00FE1B89">
        <w:rPr>
          <w:spacing w:val="-2"/>
          <w:rtl/>
        </w:rPr>
        <w:t xml:space="preserve">, לילה אין מחוסר זמן, </w:t>
      </w:r>
      <w:r w:rsidRPr="00FE1B89">
        <w:rPr>
          <w:rStyle w:val="2fb"/>
          <w:spacing w:val="-2"/>
          <w:rtl/>
        </w:rPr>
        <w:t xml:space="preserve">דת</w:t>
      </w:r>
      <w:r w:rsidRPr="00FE1B89">
        <w:rPr>
          <w:rStyle w:val="2fb"/>
          <w:rFonts w:hint="cs"/>
          <w:spacing w:val="-2"/>
          <w:rtl/>
        </w:rPr>
        <w:t>דרי</w:t>
      </w:r>
      <w:r w:rsidRPr="00FE1B89">
        <w:rPr>
          <w:rStyle w:val="2fb"/>
          <w:spacing w:val="-2"/>
          <w:rtl/>
        </w:rPr>
        <w:t>"</w:t>
      </w:r>
      <w:r w:rsidRPr="00FE1B89">
        <w:rPr>
          <w:rStyle w:val="2fb"/>
          <w:rFonts w:hint="cs"/>
          <w:spacing w:val="-2"/>
          <w:rtl/>
        </w:rPr>
        <w:t>ש</w:t>
      </w:r>
      <w:r w:rsidRPr="00FE1B89">
        <w:rPr>
          <w:spacing w:val="-2"/>
          <w:rtl/>
        </w:rPr>
        <w:t xml:space="preserve">: ליל שמיני נכנס לדיר להתעשר</w:t>
      </w:r>
      <w:ins w:id="94145" w:author="מנוע מכני" w:date="2026-10-11T12:04:39Z">
        <w:r>
          <w:rPr>
            <w:spacing w:val="-2"/>
            <w:rtl/>
          </w:rPr>
          <w:t xml:space="preserve">,</w:t>
        </w:r>
      </w:ins>
      <w:del w:id="94146" w:author="מנוע מכני" w:date="2026-10-11T12:04:39Z">
        <w:r w:rsidRPr="00FE1B89">
          <w:rPr>
            <w:spacing w:val="-2"/>
            <w:rtl/>
          </w:rPr>
          <w:delText xml:space="preserve">;</w:delText>
        </w:r>
      </w:del>
    </w:p>
    <w:p w:rsidR="00DA63EC" w:rsidRDefault="00DA63EC" w:rsidP="00DA63EC">
      <w:pPr>
        <w:tabs>
          <w:tab w:val="left" w:pos="0"/>
          <w:tab w:val="center" w:pos="2835"/>
        </w:tabs>
        <w:rPr>
          <w:rtl/>
        </w:rPr>
      </w:pPr>
      <w:r>
        <w:rPr>
          <w:rStyle w:val="2fb"/>
          <w:rtl/>
        </w:rPr>
        <w:t xml:space="preserve">וכדרבי</w:t>
      </w:r>
      <w:r>
        <w:rPr>
          <w:rtl/>
        </w:rPr>
        <w:t xml:space="preserve"> אפטוריקי</w:t>
      </w:r>
      <w:r>
        <w:rPr>
          <w:rFonts w:hint="cs"/>
          <w:rtl/>
        </w:rPr>
        <w:t xml:space="preserve"> דרמי</w:t>
      </w:r>
      <w:r>
        <w:rPr>
          <w:rtl/>
        </w:rPr>
        <w:t xml:space="preserve"> </w:t>
      </w:r>
      <w:r w:rsidRPr="00DC7891">
        <w:rPr>
          <w:rStyle w:val="afffff0"/>
          <w:rFonts w:hint="cs"/>
          <w:rtl/>
        </w:rPr>
        <w:t>'</w:t>
      </w:r>
      <w:ins w:id="90469" w:author="Claude - סמנטי" w:date="2026-10-11T12:26:16Z">
        <w:r>
          <w:rPr>
            <w:rStyle w:val="afffff0"/>
            <w:rtl/>
          </w:rPr>
          <w:t xml:space="preserve">וְהָיָה שִׁבְעַת יָמִים תַּחַת אִמּוֹ</w:t>
        </w:r>
      </w:ins>
      <w:del w:id="90470" w:author="Claude - סמנטי" w:date="2026-10-11T12:26:16Z">
        <w:r w:rsidRPr="00DC7891">
          <w:rPr>
            <w:rStyle w:val="afffff0"/>
            <w:rtl/>
          </w:rPr>
          <w:delText xml:space="preserve">והיה שבעת ימים תחת אמו</w:delText>
        </w:r>
      </w:del>
      <w:r w:rsidRPr="00DC7891">
        <w:rPr>
          <w:rStyle w:val="afffff0"/>
          <w:rFonts w:hint="cs"/>
          <w:rtl/>
        </w:rPr>
        <w:t>'</w:t>
      </w:r>
      <w:r w:rsidRPr="00DC7891">
        <w:rPr>
          <w:rStyle w:val="afffff0"/>
          <w:rtl/>
        </w:rPr>
        <w:t>,</w:t>
      </w:r>
      <w:r>
        <w:rPr>
          <w:rtl/>
        </w:rPr>
        <w:t xml:space="preserve"> הא לילה חזי, </w:t>
      </w:r>
    </w:p>
    <w:p>
      <w:pPr>
        <w:pStyle w:val="38"/>
        <w:rPr>
          <w:ins w:id="97869" w:author="מנוע מכני" w:date="2026-10-11T12:04:39Z"/>
        </w:rPr>
      </w:pPr>
      <w:r>
        <w:t xml:space="preserve">וכתיב:</w:t>
      </w:r>
    </w:p>
    <w:p w:rsidR="00DA63EC" w:rsidRDefault="00DA63EC" w:rsidP="00DA63EC">
      <w:pPr>
        <w:tabs>
          <w:tab w:val="left" w:pos="0"/>
          <w:tab w:val="center" w:pos="2835"/>
        </w:tabs>
        <w:rPr>
          <w:rtl/>
        </w:rPr>
      </w:pPr>
      <w:del w:id="97870" w:author="מנוע מכני" w:date="2026-10-11T12:04:39Z">
        <w:r>
          <w:rPr>
            <w:rtl/>
          </w:rPr>
          <w:delText xml:space="preserve"> </w:delText>
        </w:r>
      </w:del>
      <w:r w:rsidRPr="00DC7891">
        <w:rPr>
          <w:rStyle w:val="afffff0"/>
          <w:rFonts w:hint="cs"/>
          <w:rtl/>
        </w:rPr>
        <w:t>'</w:t>
      </w:r>
      <w:ins w:id="90471" w:author="Claude - סמנטי" w:date="2026-10-11T12:26:16Z">
        <w:r>
          <w:rPr>
            <w:rStyle w:val="afffff0"/>
            <w:rtl/>
          </w:rPr>
          <w:t xml:space="preserve">וּמִיּוֹם הַשְּׁמִינִי וָהָלְאָה יֵרָצֶה</w:t>
        </w:r>
      </w:ins>
      <w:del w:id="90472" w:author="Claude - סמנטי" w:date="2026-10-11T12:26:16Z">
        <w:r w:rsidRPr="00DC7891">
          <w:rPr>
            <w:rStyle w:val="afffff0"/>
            <w:rtl/>
          </w:rPr>
          <w:delText xml:space="preserve">ומיום השמיני והלאה ירצה</w:delText>
        </w:r>
      </w:del>
      <w:r w:rsidRPr="00DC7891">
        <w:rPr>
          <w:rStyle w:val="afffff0"/>
          <w:rFonts w:hint="cs"/>
          <w:rtl/>
        </w:rPr>
        <w:t>'</w:t>
      </w:r>
      <w:r w:rsidRPr="00DC7891">
        <w:rPr>
          <w:rStyle w:val="afffff0"/>
          <w:rtl/>
        </w:rPr>
        <w:t>,</w:t>
      </w:r>
      <w:r>
        <w:rPr>
          <w:rtl/>
        </w:rPr>
        <w:t xml:space="preserve"> הא לילה </w:t>
      </w:r>
      <w:r>
        <w:rPr>
          <w:rtl/>
        </w:rPr>
        <w:t xml:space="preserve">לא</w:t>
      </w:r>
      <w:r>
        <w:rPr>
          <w:rtl/>
        </w:rPr>
        <w:t xml:space="preserve"> חזי, הא כיצד? לילה לקדושה, ויום להרצאה.</w:t>
      </w:r>
    </w:p>
    <w:p>
      <w:pPr>
        <w:pStyle w:val="afffff8"/>
        <w:rPr>
          <w:ins w:id="90619" w:author="קלוד" w:date="2026-10-11T12:29:36Z"/>
        </w:rPr>
      </w:pPr>
      <w:ins w:id="90620" w:author="קלוד" w:date="2026-10-11T12:29:36Z">
        <w:r>
          <w:rPr>
            <w:color w:val="7B3F00"/>
          </w:rPr>
          <w:t xml:space="preserve">בעלי חיים נדחין - דחוי מתחילה</w:t>
        </w:r>
      </w:ins>
    </w:p>
    <w:p w:rsidR="00DA63EC" w:rsidRDefault="00DA63EC" w:rsidP="00DA63EC">
      <w:pPr>
        <w:tabs>
          <w:tab w:val="left" w:pos="0"/>
          <w:tab w:val="center" w:pos="2835"/>
        </w:tabs>
        <w:rPr>
          <w:rtl/>
        </w:rPr>
      </w:pPr>
      <w:r>
        <w:rPr>
          <w:rtl/>
        </w:rPr>
        <w:t xml:space="preserve">• </w:t>
      </w:r>
      <w:del w:id="101745" w:author="מנוע מכני" w:date="2026-10-11T12:04:39Z">
        <w:r>
          <w:rPr>
            <w:rtl/>
          </w:rPr>
          <w:delText xml:space="preserve">א"ל </w:delText>
        </w:r>
      </w:del>
      <w:r>
        <w:rPr>
          <w:rStyle w:val="2fb"/>
          <w:rtl/>
        </w:rPr>
        <w:t xml:space="preserve">ר"</w:t>
      </w:r>
      <w:r>
        <w:rPr>
          <w:rStyle w:val="2fb"/>
          <w:rFonts w:hint="cs"/>
          <w:rtl/>
        </w:rPr>
        <w:t xml:space="preserve">ז</w:t>
      </w:r>
      <w:r>
        <w:rPr>
          <w:rFonts w:hint="cs"/>
          <w:rtl/>
        </w:rPr>
        <w:t xml:space="preserve"> </w:t>
      </w:r>
      <w:r>
        <w:rPr>
          <w:rStyle w:val="2fb"/>
          <w:rtl/>
        </w:rPr>
        <w:t>לר"</w:t>
      </w:r>
      <w:r>
        <w:rPr>
          <w:rStyle w:val="2fb"/>
          <w:rFonts w:hint="cs"/>
          <w:rtl/>
        </w:rPr>
        <w:t>א</w:t>
      </w:r>
      <w:r>
        <w:rPr>
          <w:rtl/>
        </w:rPr>
        <w:t xml:space="preserve">, לימא </w:t>
      </w:r>
      <w:ins w:id="90731" w:author="מנוע מכני" w:date="2026-10-11T12:04:39Z">
        <w:r>
          <w:rPr>
            <w:rtl/>
          </w:rPr>
          <w:t xml:space="preserve">סבר</w:t>
        </w:r>
      </w:ins>
      <w:del w:id="90732" w:author="מנוע מכני" w:date="2026-10-11T12:04:39Z">
        <w:r>
          <w:rPr>
            <w:rtl/>
          </w:rPr>
          <w:delText xml:space="preserve">קסבר</w:delText>
        </w:r>
      </w:del>
      <w:r>
        <w:rPr>
          <w:rtl/>
        </w:rPr>
        <w:t xml:space="preserve"> </w:t>
      </w:r>
      <w:r>
        <w:rPr>
          <w:rStyle w:val="2fb"/>
          <w:rtl/>
        </w:rPr>
        <w:t xml:space="preserve">ר</w:t>
      </w:r>
      <w:r>
        <w:rPr>
          <w:rStyle w:val="2fb"/>
          <w:rFonts w:hint="cs"/>
          <w:rtl/>
        </w:rPr>
        <w:t>י</w:t>
      </w:r>
      <w:r>
        <w:rPr>
          <w:rStyle w:val="2fb"/>
          <w:rtl/>
        </w:rPr>
        <w:t>"</w:t>
      </w:r>
      <w:r>
        <w:rPr>
          <w:rStyle w:val="2fb"/>
          <w:rFonts w:hint="cs"/>
          <w:rtl/>
        </w:rPr>
        <w:t>ו</w:t>
      </w:r>
      <w:r>
        <w:rPr>
          <w:rtl/>
        </w:rPr>
        <w:t xml:space="preserve">: בעלי חיים נדחין! </w:t>
      </w:r>
      <w:r>
        <w:rPr>
          <w:rtl/>
        </w:rPr>
        <w:t xml:space="preserve">א"</w:t>
      </w:r>
      <w:r>
        <w:rPr>
          <w:rFonts w:hint="cs"/>
          <w:rtl/>
        </w:rPr>
        <w:t>ל</w:t>
      </w:r>
      <w:r>
        <w:rPr>
          <w:rtl/>
        </w:rPr>
        <w:t xml:space="preserve">: אין, </w:t>
      </w:r>
    </w:p>
    <w:p>
      <w:pPr>
        <w:pStyle w:val="38"/>
        <w:rPr>
          <w:ins w:id="97871" w:author="מנוע מכני" w:date="2026-10-11T12:04:39Z"/>
        </w:rPr>
      </w:pPr>
      <w:r>
        <w:t>דא</w:t>
      </w:r>
      <w:r>
        <w:t>רי</w:t>
      </w:r>
      <w:r>
        <w:t>"</w:t>
      </w:r>
      <w:r>
        <w:t>ו</w:t>
      </w:r>
      <w:r>
        <w:t xml:space="preserve">:</w:t>
      </w:r>
    </w:p>
    <w:p w:rsidR="00DA63EC" w:rsidRDefault="00DA63EC" w:rsidP="00DA63EC">
      <w:pPr>
        <w:tabs>
          <w:tab w:val="left" w:pos="0"/>
          <w:tab w:val="center" w:pos="2835"/>
        </w:tabs>
        <w:rPr>
          <w:rtl/>
        </w:rPr>
      </w:pPr>
      <w:del w:id="97872" w:author="מנוע מכני" w:date="2026-10-11T12:04:39Z">
        <w:r>
          <w:rPr>
            <w:rtl/>
          </w:rPr>
          <w:delText xml:space="preserve"> </w:delText>
        </w:r>
      </w:del>
      <w:r>
        <w:rPr>
          <w:rtl/>
        </w:rPr>
        <w:t xml:space="preserve">בהמה של שני שותפין, הקדיש חציה וחזר ולקח חציה והקדישה - קדושה ואינה קריבה, ועושה תמורה, ותמורתה כיוצא בה</w:t>
      </w:r>
      <w:ins w:id="94147" w:author="מנוע מכני" w:date="2026-10-11T12:04:39Z">
        <w:r>
          <w:rPr>
            <w:rtl/>
          </w:rPr>
          <w:t xml:space="preserve">,</w:t>
        </w:r>
      </w:ins>
      <w:del w:id="94148" w:author="מנוע מכני" w:date="2026-10-11T12:04:39Z">
        <w:r>
          <w:rPr>
            <w:rtl/>
          </w:rPr>
          <w:delText xml:space="preserve">;</w:delText>
        </w:r>
      </w:del>
    </w:p>
    <w:p w:rsidR="00DA63EC" w:rsidRPr="00FE1B89" w:rsidRDefault="00DA63EC" w:rsidP="00DA63EC">
      <w:pPr>
        <w:tabs>
          <w:tab w:val="left" w:pos="0"/>
          <w:tab w:val="center" w:pos="2835"/>
        </w:tabs>
        <w:rPr>
          <w:spacing w:val="-2"/>
          <w:rtl/>
        </w:rPr>
      </w:pPr>
      <w:r w:rsidRPr="00FE1B89">
        <w:rPr>
          <w:b/>
          <w:bCs/>
          <w:spacing w:val="-2"/>
          <w:rtl/>
        </w:rPr>
        <w:t>וש"</w:t>
      </w:r>
      <w:r w:rsidRPr="00FE1B89">
        <w:rPr>
          <w:rFonts w:hint="cs"/>
          <w:b/>
          <w:bCs/>
          <w:spacing w:val="-2"/>
          <w:rtl/>
        </w:rPr>
        <w:t xml:space="preserve">מ </w:t>
      </w:r>
      <w:r w:rsidRPr="00FE1B89">
        <w:rPr>
          <w:b/>
          <w:bCs/>
          <w:spacing w:val="-2"/>
          <w:rtl/>
        </w:rPr>
        <w:t>תלת</w:t>
      </w:r>
      <w:r w:rsidRPr="00FE1B89">
        <w:rPr>
          <w:spacing w:val="-2"/>
          <w:rtl/>
        </w:rPr>
        <w:t xml:space="preserve">: </w:t>
      </w:r>
      <w:ins w:id="90199" w:author="מנוע מכני" w:date="2026-10-11T12:04:39Z">
        <w:r>
          <w:rPr>
            <w:spacing w:val="-2"/>
            <w:rtl/>
          </w:rPr>
          <w:t xml:space="preserve">ש"מ</w:t>
        </w:r>
      </w:ins>
      <w:del w:id="90200" w:author="מנוע מכני" w:date="2026-10-11T12:04:39Z">
        <w:r w:rsidRPr="00FE1B89">
          <w:rPr>
            <w:spacing w:val="-2"/>
            <w:rtl/>
          </w:rPr>
          <w:delText xml:space="preserve">שמע מינה</w:delText>
        </w:r>
      </w:del>
      <w:r w:rsidRPr="00FE1B89">
        <w:rPr>
          <w:spacing w:val="-2"/>
          <w:rtl/>
        </w:rPr>
        <w:t xml:space="preserve"> בעלי חיים נדחין, וש"מ דחוי </w:t>
      </w:r>
      <w:ins w:id="96887" w:author="מנוע מכני" w:date="2026-10-11T12:04:39Z">
        <w:r>
          <w:rPr>
            <w:spacing w:val="-2"/>
            <w:rtl/>
          </w:rPr>
          <w:t xml:space="preserve">מתחילה</w:t>
        </w:r>
      </w:ins>
      <w:del w:id="96888" w:author="מנוע מכני" w:date="2026-10-11T12:04:39Z">
        <w:r w:rsidRPr="00FE1B89">
          <w:rPr>
            <w:spacing w:val="-2"/>
            <w:rtl/>
          </w:rPr>
          <w:delText xml:space="preserve">מעיקרא</w:delText>
        </w:r>
      </w:del>
      <w:r w:rsidRPr="00FE1B89">
        <w:rPr>
          <w:spacing w:val="-2"/>
          <w:rtl/>
        </w:rPr>
        <w:t xml:space="preserve"> </w:t>
      </w:r>
      <w:ins w:id="96311" w:author="מנוע מכני" w:date="2026-10-11T12:04:39Z">
        <w:r>
          <w:rPr>
            <w:spacing w:val="-2"/>
            <w:rtl/>
          </w:rPr>
          <w:t xml:space="preserve">היה</w:t>
        </w:r>
      </w:ins>
      <w:del w:id="96312" w:author="מנוע מכני" w:date="2026-10-11T12:04:39Z">
        <w:r w:rsidRPr="00FE1B89">
          <w:rPr>
            <w:spacing w:val="-2"/>
            <w:rtl/>
          </w:rPr>
          <w:delText xml:space="preserve">הוה</w:delText>
        </w:r>
      </w:del>
      <w:r w:rsidRPr="00FE1B89">
        <w:rPr>
          <w:spacing w:val="-2"/>
          <w:rtl/>
        </w:rPr>
        <w:t xml:space="preserve"> דחוי, וש"מ יש דחוי בדמים.</w:t>
      </w:r>
    </w:p>
    <w:p w:rsidR="00DA63EC" w:rsidRDefault="00DA63EC" w:rsidP="00DA63EC">
      <w:pPr>
        <w:pStyle w:val="afff3"/>
        <w:framePr w:wrap="around"/>
        <w:tabs>
          <w:tab w:val="left" w:pos="0"/>
        </w:tabs>
        <w:rPr>
          <w:rtl/>
        </w:rPr>
      </w:pPr>
      <w:r>
        <w:rPr>
          <w:rFonts w:hint="cs"/>
          <w:rtl/>
        </w:rPr>
        <w:t>יב:</w:t>
      </w:r>
    </w:p>
    <w:p w:rsidR="00DA63EC" w:rsidRDefault="00DA63EC" w:rsidP="00DA63EC">
      <w:pPr>
        <w:pStyle w:val="affffd"/>
        <w:rPr>
          <w:rtl/>
        </w:rPr>
      </w:pPr>
      <w:r>
        <w:rPr>
          <w:rtl/>
        </w:rPr>
        <w:t>׹</w:t>
      </w:r>
    </w:p>
    <w:p>
      <w:pPr>
        <w:pStyle w:val="afffff8"/>
        <w:rPr>
          <w:ins w:id="90617" w:author="קלוד" w:date="2026-10-11T12:29:36Z"/>
        </w:rPr>
      </w:pPr>
      <w:ins w:id="90618" w:author="קלוד" w:date="2026-10-11T12:29:36Z">
        <w:r>
          <w:rPr>
            <w:color w:val="7B3F00"/>
          </w:rPr>
          <w:t xml:space="preserve">אכל חלב והפריש קרבן - הואיל ונדחה ידחה</w:t>
        </w:r>
      </w:ins>
    </w:p>
    <w:p>
      <w:pPr>
        <w:pStyle w:val="38"/>
        <w:rPr>
          <w:ins w:id="97874" w:author="מנוע מכני" w:date="2026-10-11T12:04:39Z"/>
        </w:rPr>
      </w:pPr>
      <w:del w:id="97873" w:author="מנוע מכני" w:date="2026-10-11T12:04:39Z">
        <w:r>
          <w:delText xml:space="preserve">•</w:delText>
        </w:r>
      </w:del>
      <w:r>
        <w:t xml:space="preserve"> </w:t>
      </w:r>
      <w:r w:rsidRPr="00A54AE5">
        <w:t>עולא א</w:t>
      </w:r>
      <w:r w:rsidRPr="00A54AE5">
        <w:t>רי</w:t>
      </w:r>
      <w:r>
        <w:t>"</w:t>
      </w:r>
      <w:r w:rsidRPr="00A54AE5">
        <w:t>ו</w:t>
      </w:r>
      <w:r w:rsidRPr="00A54AE5">
        <w:t xml:space="preserve">:</w:t>
      </w:r>
    </w:p>
    <w:p w:rsidR="00DA63EC" w:rsidRDefault="00DA63EC" w:rsidP="00DA63EC">
      <w:pPr>
        <w:tabs>
          <w:tab w:val="left" w:pos="0"/>
          <w:tab w:val="center" w:pos="2835"/>
        </w:tabs>
        <w:rPr>
          <w:rtl/>
        </w:rPr>
      </w:pPr>
      <w:del w:id="97875" w:author="מנוע מכני" w:date="2026-10-11T12:04:39Z">
        <w:r w:rsidRPr="00A54AE5">
          <w:rPr>
            <w:b/>
            <w:bCs/>
            <w:rtl/>
          </w:rPr>
          <w:delText xml:space="preserve"> </w:delText>
        </w:r>
      </w:del>
      <w:r w:rsidRPr="00A54AE5">
        <w:rPr>
          <w:b/>
          <w:bCs/>
          <w:rtl/>
        </w:rPr>
        <w:t xml:space="preserve">אכל חלב והפריש קרבן, והמיר דת וחזר בו</w:t>
      </w:r>
      <w:r>
        <w:rPr>
          <w:rtl/>
        </w:rPr>
        <w:t>, הואיל ונדחה - ידחה.</w:t>
      </w:r>
    </w:p>
    <w:p>
      <w:pPr>
        <w:pStyle w:val="38"/>
        <w:rPr>
          <w:ins w:id="97876" w:author="מנוע מכני" w:date="2026-10-11T12:04:39Z"/>
        </w:rPr>
      </w:pPr>
      <w:r w:rsidRPr="00884D20">
        <w:t xml:space="preserve">איתמר</w:t>
      </w:r>
      <w:ins w:id="94149" w:author="מנוע מכני" w:date="2026-10-11T12:04:39Z">
        <w:r>
          <w:t xml:space="preserve"> </w:t>
        </w:r>
      </w:ins>
      <w:del w:id="94150" w:author="מנוע מכני" w:date="2026-10-11T12:04:39Z">
        <w:r w:rsidRPr="00884D20">
          <w:delText xml:space="preserve"> </w:delText>
        </w:r>
        <w:r w:rsidRPr="00884D20">
          <w:delText xml:space="preserve"> </w:delText>
        </w:r>
      </w:del>
      <w:r w:rsidRPr="00884D20">
        <w:t xml:space="preserve">מרי</w:t>
      </w:r>
      <w:r w:rsidRPr="00884D20">
        <w:t>"</w:t>
      </w:r>
      <w:r w:rsidRPr="00884D20">
        <w:t>א מר</w:t>
      </w:r>
      <w:r w:rsidRPr="00884D20">
        <w:t>"</w:t>
      </w:r>
      <w:r w:rsidRPr="00884D20">
        <w:t>א</w:t>
      </w:r>
      <w:r w:rsidRPr="00884D20">
        <w:t xml:space="preserve"> </w:t>
      </w:r>
      <w:r w:rsidRPr="00884D20">
        <w:t>מרי</w:t>
      </w:r>
      <w:r w:rsidRPr="00884D20">
        <w:t>"</w:t>
      </w:r>
      <w:r w:rsidRPr="00884D20">
        <w:t>ו</w:t>
      </w:r>
      <w:r>
        <w:t xml:space="preserve">:</w:t>
      </w:r>
    </w:p>
    <w:p w:rsidR="00DA63EC" w:rsidRDefault="00DA63EC" w:rsidP="00DA63EC">
      <w:pPr>
        <w:tabs>
          <w:tab w:val="left" w:pos="0"/>
          <w:tab w:val="center" w:pos="2835"/>
        </w:tabs>
        <w:rPr>
          <w:rtl/>
        </w:rPr>
      </w:pPr>
      <w:del w:id="97877" w:author="מנוע מכני" w:date="2026-10-11T12:04:39Z">
        <w:r>
          <w:rPr>
            <w:rtl/>
          </w:rPr>
          <w:delText xml:space="preserve"> </w:delText>
        </w:r>
      </w:del>
      <w:r w:rsidRPr="00A54AE5">
        <w:rPr>
          <w:b/>
          <w:bCs/>
          <w:rtl/>
        </w:rPr>
        <w:t>אכל חלב והפריש קרבן, ונשתטה וחזר ונשתפה,</w:t>
      </w:r>
      <w:r>
        <w:rPr>
          <w:rtl/>
        </w:rPr>
        <w:t xml:space="preserve"> הואיל ונדחה - ידחה.</w:t>
      </w:r>
    </w:p>
    <w:p>
      <w:pPr>
        <w:pStyle w:val="38"/>
        <w:rPr>
          <w:ins w:id="97878" w:author="מנוע מכני" w:date="2026-10-11T12:04:39Z"/>
        </w:rPr>
      </w:pPr>
      <w:r w:rsidRPr="004C4D20">
        <w:t>וצריכי</w:t>
      </w:r>
    </w:p>
    <w:p w:rsidR="00DA63EC" w:rsidRDefault="00DA63EC" w:rsidP="00DA63EC">
      <w:pPr>
        <w:tabs>
          <w:tab w:val="left" w:pos="0"/>
          <w:tab w:val="center" w:pos="2835"/>
        </w:tabs>
        <w:rPr>
          <w:rtl/>
        </w:rPr>
      </w:pPr>
      <w:del w:id="97879" w:author="מנוע מכני" w:date="2026-10-11T12:04:39Z">
        <w:r>
          <w:rPr>
            <w:rFonts w:hint="cs"/>
            <w:rtl/>
          </w:rPr>
          <w:delText xml:space="preserve"> </w:delText>
        </w:r>
      </w:del>
      <w:ins w:id="95537" w:author="מנוע מכני" w:date="2026-10-11T12:04:39Z">
        <w:r>
          <w:rPr>
            <w:rFonts w:hint="cs"/>
            <w:rtl/>
          </w:rPr>
          <w:t xml:space="preserve">ראשונה</w:t>
        </w:r>
      </w:ins>
      <w:del w:id="95538" w:author="מנוע מכני" w:date="2026-10-11T12:04:39Z">
        <w:r>
          <w:rPr>
            <w:rFonts w:hint="cs"/>
            <w:rtl/>
          </w:rPr>
          <w:delText xml:space="preserve">קמייתא</w:delText>
        </w:r>
      </w:del>
      <w:r>
        <w:rPr>
          <w:rFonts w:hint="cs"/>
          <w:rtl/>
        </w:rPr>
        <w:t xml:space="preserve"> דיש בידו לחזור </w:t>
      </w:r>
      <w:ins w:id="95535" w:author="מנוע מכני" w:date="2026-10-11T12:04:39Z">
        <w:r>
          <w:rPr>
            <w:rFonts w:hint="cs"/>
            <w:rtl/>
          </w:rPr>
          <w:t xml:space="preserve">ואחרונה</w:t>
        </w:r>
      </w:ins>
      <w:del w:id="95536" w:author="מנוע מכני" w:date="2026-10-11T12:04:39Z">
        <w:r>
          <w:rPr>
            <w:rFonts w:hint="cs"/>
            <w:rtl/>
          </w:rPr>
          <w:delText xml:space="preserve">ובתרייתא</w:delText>
        </w:r>
      </w:del>
      <w:r>
        <w:rPr>
          <w:rFonts w:hint="cs"/>
          <w:rtl/>
        </w:rPr>
        <w:t xml:space="preserve"> אפי' דלא דחי נפש בידייים </w:t>
      </w:r>
    </w:p>
    <w:p w:rsidR="00DA63EC" w:rsidRDefault="00DA63EC" w:rsidP="00DA63EC">
      <w:pPr>
        <w:tabs>
          <w:tab w:val="left" w:pos="0"/>
          <w:tab w:val="center" w:pos="2835"/>
        </w:tabs>
        <w:rPr>
          <w:rtl/>
        </w:rPr>
      </w:pPr>
      <w:ins w:id="95787" w:author="מנוע מכני" w:date="2026-10-11T12:04:39Z">
        <w:r>
          <w:rPr>
            <w:rtl/>
          </w:rPr>
          <w:t xml:space="preserve">ואם </w:t>
        </w:r>
      </w:ins>
      <w:del w:id="95788" w:author="מנוע מכני" w:date="2026-10-11T12:04:39Z">
        <w:r>
          <w:rPr>
            <w:rtl/>
          </w:rPr>
          <w:delText xml:space="preserve">ואי </w:delText>
        </w:r>
      </w:del>
      <w:ins w:id="90033" w:author="Claude - סמנטי" w:date="2026-10-11T12:26:16Z">
        <w:r>
          <w:rPr>
            <w:rtl/>
          </w:rPr>
          <w:t xml:space="preserve">השמיענו</w:t>
        </w:r>
      </w:ins>
      <w:del w:id="90034" w:author="Claude - סמנטי" w:date="2026-10-11T12:26:16Z">
        <w:r>
          <w:rPr>
            <w:rtl/>
          </w:rPr>
          <w:delText xml:space="preserve">אשמעינן</w:delText>
        </w:r>
      </w:del>
      <w:r>
        <w:rPr>
          <w:rtl/>
        </w:rPr>
        <w:t xml:space="preserve"> </w:t>
      </w:r>
      <w:ins w:id="90733" w:author="מנוע מכני" w:date="2026-10-11T12:04:39Z">
        <w:r>
          <w:rPr>
            <w:rtl/>
          </w:rPr>
          <w:t xml:space="preserve">כאן</w:t>
        </w:r>
      </w:ins>
      <w:del w:id="90734" w:author="מנוע מכני" w:date="2026-10-11T12:04:39Z">
        <w:r>
          <w:rPr>
            <w:rtl/>
          </w:rPr>
          <w:delText xml:space="preserve">הכא</w:delText>
        </w:r>
      </w:del>
      <w:r>
        <w:rPr>
          <w:rtl/>
        </w:rPr>
        <w:t xml:space="preserve">, משום דאין בידו לחזור, אבל </w:t>
      </w:r>
      <w:ins w:id="90735" w:author="מנוע מכני" w:date="2026-10-11T12:04:39Z">
        <w:r>
          <w:rPr>
            <w:rtl/>
          </w:rPr>
          <w:t xml:space="preserve">כאן</w:t>
        </w:r>
      </w:ins>
      <w:del w:id="90736" w:author="מנוע מכני" w:date="2026-10-11T12:04:39Z">
        <w:r>
          <w:rPr>
            <w:rtl/>
          </w:rPr>
          <w:delText xml:space="preserve">הכא</w:delText>
        </w:r>
      </w:del>
      <w:r>
        <w:rPr>
          <w:rtl/>
        </w:rPr>
        <w:t xml:space="preserve"> דיש בידו לחזור אימא </w:t>
      </w:r>
      <w:r>
        <w:rPr>
          <w:rtl/>
        </w:rPr>
        <w:t xml:space="preserve">לא</w:t>
      </w:r>
      <w:r>
        <w:rPr>
          <w:rtl/>
        </w:rPr>
        <w:t xml:space="preserve">, צריכא.</w:t>
      </w:r>
    </w:p>
    <w:p w:rsidR="00DA63EC" w:rsidRDefault="00DA63EC" w:rsidP="00DA63EC">
      <w:pPr>
        <w:tabs>
          <w:tab w:val="left" w:pos="0"/>
          <w:tab w:val="center" w:pos="2835"/>
        </w:tabs>
        <w:rPr>
          <w:rtl/>
        </w:rPr>
      </w:pPr>
    </w:p>
    <w:p>
      <w:pPr>
        <w:pStyle w:val="afffff8"/>
        <w:rPr>
          <w:ins w:id="90615" w:author="קלוד" w:date="2026-10-11T12:29:36Z"/>
        </w:rPr>
      </w:pPr>
      <w:ins w:id="90616" w:author="קלוד" w:date="2026-10-11T12:29:36Z">
        <w:r>
          <w:rPr>
            <w:color w:val="7B3F00"/>
          </w:rPr>
          <w:t xml:space="preserve">האם הוראת בית דין שחזרו בה - הוי דחוי?</w:t>
        </w:r>
      </w:ins>
    </w:p>
    <w:p>
      <w:pPr>
        <w:pStyle w:val="38"/>
        <w:rPr>
          <w:ins w:id="97880" w:author="מנוע מכני" w:date="2026-10-11T12:04:39Z"/>
        </w:rPr>
      </w:pPr>
      <w:r w:rsidRPr="004C4D20">
        <w:t>בעי רבי ירמיה</w:t>
      </w:r>
      <w:r>
        <w:t xml:space="preserve">:</w:t>
      </w:r>
    </w:p>
    <w:p w:rsidR="00DA63EC" w:rsidRDefault="00DA63EC" w:rsidP="00DA63EC">
      <w:pPr>
        <w:tabs>
          <w:tab w:val="left" w:pos="0"/>
          <w:tab w:val="center" w:pos="2835"/>
        </w:tabs>
        <w:rPr>
          <w:rtl/>
        </w:rPr>
      </w:pPr>
      <w:del w:id="97881" w:author="מנוע מכני" w:date="2026-10-11T12:04:39Z">
        <w:r>
          <w:rPr>
            <w:rtl/>
          </w:rPr>
          <w:delText xml:space="preserve"> </w:delText>
        </w:r>
      </w:del>
      <w:r>
        <w:rPr>
          <w:rtl/>
        </w:rPr>
        <w:t xml:space="preserve">אכל חלב והפריש קרבן, והורו בית דין שחלב מותר וחזרו בהן, </w:t>
      </w:r>
    </w:p>
    <w:p w:rsidR="00DA63EC" w:rsidRDefault="00DA63EC" w:rsidP="00DA63EC">
      <w:pPr>
        <w:pStyle w:val="affffb"/>
        <w:rPr>
          <w:rtl/>
        </w:rPr>
      </w:pPr>
      <w:r>
        <w:rPr>
          <w:rtl/>
        </w:rPr>
        <w:t xml:space="preserve">- מי הוי דחוי או </w:t>
      </w:r>
      <w:r>
        <w:rPr>
          <w:rtl/>
        </w:rPr>
        <w:t xml:space="preserve">לא</w:t>
      </w:r>
      <w:r>
        <w:rPr>
          <w:rtl/>
        </w:rPr>
        <w:t xml:space="preserve"> הוי דחוי? </w:t>
      </w:r>
    </w:p>
    <w:p>
      <w:pPr>
        <w:pStyle w:val="38"/>
        <w:rPr>
          <w:ins w:id="97882" w:author="מנוע מכני" w:date="2026-10-11T12:04:39Z"/>
        </w:rPr>
      </w:pPr>
      <w:r>
        <w:t>א</w:t>
      </w:r>
      <w:r>
        <w:t>"</w:t>
      </w:r>
      <w:r>
        <w:t xml:space="preserve">ל</w:t>
      </w:r>
      <w:r>
        <w:t xml:space="preserve"> </w:t>
      </w:r>
      <w:r>
        <w:t xml:space="preserve">ההוא סבא:</w:t>
      </w:r>
    </w:p>
    <w:p w:rsidR="00DA63EC" w:rsidRDefault="00DA63EC" w:rsidP="00DA63EC">
      <w:pPr>
        <w:tabs>
          <w:tab w:val="left" w:pos="0"/>
          <w:tab w:val="center" w:pos="2835"/>
        </w:tabs>
        <w:rPr>
          <w:rtl/>
        </w:rPr>
      </w:pPr>
      <w:del w:id="97883" w:author="מנוע מכני" w:date="2026-10-11T12:04:39Z">
        <w:r>
          <w:rPr>
            <w:rtl/>
          </w:rPr>
          <w:delText xml:space="preserve"> </w:delText>
        </w:r>
      </w:del>
      <w:r>
        <w:rPr>
          <w:rtl/>
        </w:rPr>
        <w:t xml:space="preserve">כי פתח </w:t>
      </w:r>
      <w:r>
        <w:rPr>
          <w:rStyle w:val="2fb"/>
          <w:rtl/>
        </w:rPr>
        <w:t xml:space="preserve">ר</w:t>
      </w:r>
      <w:r>
        <w:rPr>
          <w:rStyle w:val="2fb"/>
          <w:rFonts w:hint="cs"/>
          <w:rtl/>
        </w:rPr>
        <w:t>י</w:t>
      </w:r>
      <w:r>
        <w:rPr>
          <w:rStyle w:val="2fb"/>
          <w:rtl/>
        </w:rPr>
        <w:t>"</w:t>
      </w:r>
      <w:r>
        <w:rPr>
          <w:rStyle w:val="2fb"/>
          <w:rFonts w:hint="cs"/>
          <w:rtl/>
        </w:rPr>
        <w:t xml:space="preserve">ו</w:t>
      </w:r>
      <w:r>
        <w:rPr>
          <w:rFonts w:hint="cs"/>
          <w:rtl/>
        </w:rPr>
        <w:t xml:space="preserve"> </w:t>
      </w:r>
      <w:r>
        <w:rPr>
          <w:rtl/>
        </w:rPr>
        <w:t xml:space="preserve">בדחויין מהא פתח, </w:t>
      </w:r>
      <w:ins w:id="90737" w:author="מנוע מכני" w:date="2026-10-11T12:04:39Z">
        <w:r>
          <w:rPr>
            <w:rFonts w:hint="cs"/>
            <w:rtl/>
          </w:rPr>
          <w:t xml:space="preserve">דשם</w:t>
        </w:r>
      </w:ins>
      <w:del w:id="90738" w:author="מנוע מכני" w:date="2026-10-11T12:04:39Z">
        <w:r>
          <w:rPr>
            <w:rFonts w:hint="cs"/>
            <w:rtl/>
          </w:rPr>
          <w:delText xml:space="preserve">ד</w:delText>
        </w:r>
        <w:r>
          <w:rPr>
            <w:rtl/>
          </w:rPr>
          <w:delText xml:space="preserve">התם</w:delText>
        </w:r>
      </w:del>
      <w:r>
        <w:rPr>
          <w:rtl/>
        </w:rPr>
        <w:t xml:space="preserve"> </w:t>
      </w:r>
      <w:ins w:id="96889" w:author="מנוע מכני" w:date="2026-10-11T12:04:39Z">
        <w:r>
          <w:rPr>
            <w:rtl/>
          </w:rPr>
          <w:t xml:space="preserve">אדם</w:t>
        </w:r>
      </w:ins>
      <w:del w:id="96890" w:author="מנוע מכני" w:date="2026-10-11T12:04:39Z">
        <w:r>
          <w:rPr>
            <w:rtl/>
          </w:rPr>
          <w:delText xml:space="preserve">גברא</w:delText>
        </w:r>
      </w:del>
      <w:r>
        <w:rPr>
          <w:rtl/>
        </w:rPr>
        <w:t xml:space="preserve"> אידחי קרבן </w:t>
      </w:r>
      <w:r>
        <w:rPr>
          <w:rtl/>
        </w:rPr>
        <w:t xml:space="preserve">לא</w:t>
      </w:r>
      <w:r>
        <w:rPr>
          <w:rtl/>
        </w:rPr>
        <w:t xml:space="preserve"> אידחי, </w:t>
      </w:r>
      <w:ins w:id="90739" w:author="מנוע מכני" w:date="2026-10-11T12:04:39Z">
        <w:r>
          <w:rPr>
            <w:rtl/>
          </w:rPr>
          <w:t xml:space="preserve">כאן</w:t>
        </w:r>
      </w:ins>
      <w:del w:id="90740" w:author="מנוע מכני" w:date="2026-10-11T12:04:39Z">
        <w:r>
          <w:rPr>
            <w:rtl/>
          </w:rPr>
          <w:delText xml:space="preserve">הכא</w:delText>
        </w:r>
      </w:del>
      <w:r>
        <w:rPr>
          <w:rtl/>
        </w:rPr>
        <w:t xml:space="preserve"> קרבן </w:t>
      </w:r>
      <w:ins w:id="90741" w:author="מנוע מכני" w:date="2026-10-11T12:04:39Z">
        <w:r>
          <w:rPr>
            <w:rtl/>
          </w:rPr>
          <w:t xml:space="preserve">גם</w:t>
        </w:r>
      </w:ins>
      <w:del w:id="90742" w:author="מנוע מכני" w:date="2026-10-11T12:04:39Z">
        <w:r>
          <w:rPr>
            <w:rtl/>
          </w:rPr>
          <w:delText xml:space="preserve">נמי</w:delText>
        </w:r>
      </w:del>
      <w:r>
        <w:rPr>
          <w:rtl/>
        </w:rPr>
        <w:t xml:space="preserve"> אידחי.</w:t>
      </w:r>
    </w:p>
    <w:p w:rsidR="00DA63EC" w:rsidRDefault="00DA63EC" w:rsidP="00DA63EC">
      <w:pPr>
        <w:pStyle w:val="affffd"/>
        <w:rPr>
          <w:del w:id="90008" w:author="מנוע עיצוב" w:date="2026-10-11T12:09:26Z"/>
          <w:rtl/>
        </w:rPr>
      </w:pPr>
      <w:del w:id="90007" w:author="מנוע עיצוב" w:date="2026-10-11T12:09:26Z">
        <w:r>
          <w:rPr>
            <w:rtl/>
          </w:rPr>
          <w:delText xml:space="preserve">׹</w:delText>
        </w:r>
      </w:del>
    </w:p>
    <w:p w:rsidR="00DA63EC" w:rsidRDefault="00DA63EC" w:rsidP="00DA63EC">
      <w:pPr>
        <w:pStyle w:val="affff1"/>
        <w:tabs>
          <w:tab w:val="left" w:pos="0"/>
        </w:tabs>
        <w:ind w:end="0"/>
        <w:rPr>
          <w:rtl/>
        </w:rPr>
        <w:pPrChange w:id="20066" w:author="קלוד" w:date="2026-10-11T09:07:24Z">
          <w:pPr>
            <w:pStyle w:val="affff1"/>
            <w:tabs>
              <w:tab w:val="left" w:pos="0"/>
            </w:tabs>
            <w:rPr>
              <w:rtl/>
            </w:rPr>
          </w:pPr>
        </w:pPrChange>
      </w:pPr>
      <w:ins w:id="9805" w:author="מספור קטעי משנה" w:date="2026-10-11T09:35:09Z">
        <w:r>
          <w:rPr>
            <w:rStyle w:val="MisparKeta"/>
          </w:rPr>
          <w:t xml:space="preserve">ב. </w:t>
        </w:r>
      </w:ins>
      <w:r>
        <w:rPr>
          <w:rtl/>
        </w:rPr>
        <w:t>אמר שמעון בן עזאי: מקובלני מפי שבעים ושנים זקן כו'.</w:t>
      </w:r>
    </w:p>
    <w:p w:rsidR="00DA63EC" w:rsidRDefault="00DA63EC" w:rsidP="00DA63EC">
      <w:pPr>
        <w:pStyle w:val="affffb"/>
        <w:rPr>
          <w:rtl/>
        </w:rPr>
      </w:pPr>
      <w:r>
        <w:rPr>
          <w:rtl/>
        </w:rPr>
        <w:t xml:space="preserve">- </w:t>
      </w:r>
      <w:ins w:id="90743" w:author="מנוע מכני" w:date="2026-10-11T12:04:39Z">
        <w:r>
          <w:rPr>
            <w:rtl/>
          </w:rPr>
          <w:t xml:space="preserve">דכולם</w:t>
        </w:r>
      </w:ins>
      <w:del w:id="90744" w:author="מנוע מכני" w:date="2026-10-11T12:04:39Z">
        <w:r>
          <w:rPr>
            <w:rtl/>
          </w:rPr>
          <w:delText xml:space="preserve">דכולהו</w:delText>
        </w:r>
      </w:del>
      <w:r>
        <w:rPr>
          <w:rtl/>
        </w:rPr>
        <w:t xml:space="preserve"> </w:t>
      </w:r>
      <w:ins w:id="96563" w:author="מנוע מכני" w:date="2026-10-11T12:04:39Z">
        <w:r>
          <w:rPr>
            <w:rtl/>
          </w:rPr>
          <w:t xml:space="preserve">באחת</w:t>
        </w:r>
      </w:ins>
      <w:del w:id="96564" w:author="מנוע מכני" w:date="2026-10-11T12:04:39Z">
        <w:r>
          <w:rPr>
            <w:rtl/>
          </w:rPr>
          <w:delText xml:space="preserve">בחדא</w:delText>
        </w:r>
      </w:del>
      <w:r>
        <w:rPr>
          <w:rtl/>
        </w:rPr>
        <w:t xml:space="preserve"> </w:t>
      </w:r>
      <w:ins w:id="90035" w:author="Claude - סמנטי" w:date="2026-10-11T12:26:16Z">
        <w:r>
          <w:rPr>
            <w:rtl/>
          </w:rPr>
          <w:t xml:space="preserve">שיטה</w:t>
        </w:r>
      </w:ins>
      <w:del w:id="90036" w:author="Claude - סמנטי" w:date="2026-10-11T12:26:16Z">
        <w:r>
          <w:rPr>
            <w:rtl/>
          </w:rPr>
          <w:delText xml:space="preserve">שיטתא</w:delText>
        </w:r>
      </w:del>
      <w:r>
        <w:rPr>
          <w:rtl/>
        </w:rPr>
        <w:t xml:space="preserve"> </w:t>
      </w:r>
      <w:ins w:id="96313" w:author="מנוע מכני" w:date="2026-10-11T12:04:39Z">
        <w:r>
          <w:rPr>
            <w:rtl/>
          </w:rPr>
          <w:t xml:space="preserve">היו</w:t>
        </w:r>
      </w:ins>
      <w:del w:id="96314" w:author="מנוע מכני" w:date="2026-10-11T12:04:39Z">
        <w:r>
          <w:rPr>
            <w:rtl/>
          </w:rPr>
          <w:delText xml:space="preserve">הוו</w:delText>
        </w:r>
      </w:del>
      <w:r>
        <w:rPr>
          <w:rtl/>
        </w:rPr>
        <w:t xml:space="preserve"> קיימי.</w:t>
      </w:r>
    </w:p>
    <w:p w:rsidR="00DA63EC" w:rsidRDefault="00DA63EC" w:rsidP="00DA63EC">
      <w:pPr>
        <w:pStyle w:val="affffd"/>
        <w:rPr>
          <w:del w:id="90010" w:author="מנוע עיצוב" w:date="2026-10-11T12:09:26Z"/>
          <w:rtl/>
        </w:rPr>
      </w:pPr>
      <w:del w:id="90009" w:author="מנוע עיצוב" w:date="2026-10-11T12:09:26Z">
        <w:r>
          <w:rPr>
            <w:rtl/>
          </w:rPr>
          <w:delText xml:space="preserve">׹</w:delText>
        </w:r>
      </w:del>
    </w:p>
    <w:p w:rsidR="00DA63EC" w:rsidRDefault="00DA63EC" w:rsidP="00DA63EC">
      <w:pPr>
        <w:pStyle w:val="affff1"/>
        <w:tabs>
          <w:tab w:val="left" w:pos="0"/>
        </w:tabs>
        <w:ind w:end="0"/>
        <w:rPr>
          <w:rtl/>
        </w:rPr>
        <w:pPrChange w:id="20067" w:author="קלוד" w:date="2026-10-11T09:07:24Z">
          <w:pPr>
            <w:pStyle w:val="affff1"/>
            <w:tabs>
              <w:tab w:val="left" w:pos="0"/>
            </w:tabs>
            <w:rPr>
              <w:rtl/>
            </w:rPr>
          </w:pPr>
        </w:pPrChange>
      </w:pPr>
      <w:ins w:id="9806" w:author="מספור קטעי משנה" w:date="2026-10-11T09:35:09Z">
        <w:r>
          <w:rPr>
            <w:rStyle w:val="MisparKeta"/>
          </w:rPr>
          <w:t xml:space="preserve">ג. </w:t>
        </w:r>
      </w:ins>
      <w:r>
        <w:rPr>
          <w:rtl/>
        </w:rPr>
        <w:lastRenderedPageBreak/>
        <w:t>לא הוסיף בן עזאי אלא העולה.</w:t>
      </w:r>
    </w:p>
    <w:p>
      <w:pPr>
        <w:pStyle w:val="38"/>
        <w:rPr>
          <w:ins w:id="97884" w:author="מנוע מכני" w:date="2026-10-11T12:04:39Z"/>
        </w:rPr>
      </w:pPr>
      <w:r w:rsidRPr="00FE1B89">
        <w:t>אר</w:t>
      </w:r>
      <w:r w:rsidRPr="00FE1B89">
        <w:t>"</w:t>
      </w:r>
      <w:r w:rsidRPr="00FE1B89">
        <w:t>ה</w:t>
      </w:r>
      <w:r w:rsidRPr="00FE1B89">
        <w:t xml:space="preserve">:</w:t>
      </w:r>
    </w:p>
    <w:p w:rsidR="00DA63EC" w:rsidRPr="00FE1B89" w:rsidRDefault="00DA63EC" w:rsidP="00DA63EC">
      <w:pPr>
        <w:tabs>
          <w:tab w:val="left" w:pos="0"/>
          <w:tab w:val="center" w:pos="2835"/>
        </w:tabs>
        <w:rPr>
          <w:spacing w:val="-2"/>
          <w:rtl/>
        </w:rPr>
      </w:pPr>
      <w:del w:id="97885" w:author="מנוע מכני" w:date="2026-10-11T12:04:39Z">
        <w:r w:rsidRPr="00FE1B89">
          <w:rPr>
            <w:spacing w:val="-2"/>
            <w:rtl/>
          </w:rPr>
          <w:delText xml:space="preserve"> </w:delText>
        </w:r>
      </w:del>
      <w:r w:rsidRPr="00FE1B89">
        <w:rPr>
          <w:spacing w:val="-2"/>
          <w:rtl/>
        </w:rPr>
        <w:t xml:space="preserve">מ"</w:t>
      </w:r>
      <w:r w:rsidRPr="00FE1B89">
        <w:rPr>
          <w:rFonts w:hint="cs"/>
          <w:spacing w:val="-2"/>
          <w:rtl/>
        </w:rPr>
        <w:t>ט</w:t>
      </w:r>
      <w:r w:rsidRPr="00FE1B89">
        <w:rPr>
          <w:spacing w:val="-2"/>
          <w:rtl/>
        </w:rPr>
        <w:t xml:space="preserve"> דבן עזאי עולה הוא אשה ריח ניחוח לה', היא לשמה - כשרה, שלא לשמה - פסולה.</w:t>
      </w:r>
    </w:p>
    <w:p w:rsidR="00DA63EC" w:rsidRDefault="00DA63EC" w:rsidP="00DA63EC">
      <w:pPr>
        <w:tabs>
          <w:tab w:val="left" w:pos="0"/>
          <w:tab w:val="center" w:pos="2835"/>
        </w:tabs>
        <w:rPr>
          <w:rtl/>
        </w:rPr>
      </w:pPr>
      <w:r w:rsidRPr="00DC7891">
        <w:rPr>
          <w:rStyle w:val="afffff0"/>
          <w:rFonts w:hint="cs"/>
          <w:rtl/>
        </w:rPr>
        <w:t>'</w:t>
      </w:r>
      <w:r w:rsidRPr="00DC7891">
        <w:rPr>
          <w:rStyle w:val="afffff0"/>
          <w:rtl/>
        </w:rPr>
        <w:t>אשם</w:t>
      </w:r>
      <w:r w:rsidRPr="00DC7891">
        <w:rPr>
          <w:rStyle w:val="afffff0"/>
          <w:rFonts w:hint="cs"/>
          <w:rtl/>
        </w:rPr>
        <w:t>'</w:t>
      </w:r>
      <w:r w:rsidRPr="00DC7891">
        <w:rPr>
          <w:rStyle w:val="afffff0"/>
          <w:rtl/>
        </w:rPr>
        <w:t xml:space="preserve"> </w:t>
      </w:r>
      <w:ins w:id="90745" w:author="מנוע מכני" w:date="2026-10-11T12:04:39Z">
        <w:r>
          <w:rPr>
            <w:rtl/>
          </w:rPr>
          <w:t xml:space="preserve">גם</w:t>
        </w:r>
      </w:ins>
      <w:del w:id="90746" w:author="מנוע מכני" w:date="2026-10-11T12:04:39Z">
        <w:r>
          <w:rPr>
            <w:rtl/>
          </w:rPr>
          <w:delText xml:space="preserve">נמי</w:delText>
        </w:r>
      </w:del>
      <w:r>
        <w:rPr>
          <w:rtl/>
        </w:rPr>
        <w:t xml:space="preserve"> כתיב </w:t>
      </w:r>
      <w:ins w:id="92393" w:author="מנוע מכני" w:date="2026-10-11T12:04:39Z">
        <w:r>
          <w:rPr>
            <w:rtl/>
          </w:rPr>
          <w:t xml:space="preserve">בו</w:t>
        </w:r>
      </w:ins>
      <w:del w:id="92394" w:author="מנוע מכני" w:date="2026-10-11T12:04:39Z">
        <w:r>
          <w:rPr>
            <w:rtl/>
          </w:rPr>
          <w:delText xml:space="preserve">ביה</w:delText>
        </w:r>
      </w:del>
      <w:r>
        <w:rPr>
          <w:rtl/>
        </w:rPr>
        <w:t xml:space="preserve"> </w:t>
      </w:r>
      <w:r w:rsidRPr="00DC7891">
        <w:rPr>
          <w:rStyle w:val="afffff0"/>
          <w:rFonts w:hint="cs"/>
          <w:rtl/>
        </w:rPr>
        <w:t>'</w:t>
      </w:r>
      <w:ins w:id="90037" w:author="Claude - סמנטי" w:date="2026-10-11T12:26:16Z">
        <w:r>
          <w:rPr>
            <w:rStyle w:val="afffff0"/>
            <w:rtl/>
          </w:rPr>
          <w:t xml:space="preserve">הוּא</w:t>
        </w:r>
      </w:ins>
      <w:del w:id="90038" w:author="Claude - סמנטי" w:date="2026-10-11T12:26:16Z">
        <w:r w:rsidRPr="00DC7891">
          <w:rPr>
            <w:rStyle w:val="afffff0"/>
            <w:rtl/>
          </w:rPr>
          <w:delText xml:space="preserve">הוא</w:delText>
        </w:r>
      </w:del>
      <w:r w:rsidRPr="00DC7891">
        <w:rPr>
          <w:rStyle w:val="afffff0"/>
          <w:rFonts w:hint="cs"/>
          <w:rtl/>
        </w:rPr>
        <w:t>'</w:t>
      </w:r>
      <w:r w:rsidRPr="00DC7891">
        <w:rPr>
          <w:rStyle w:val="afffff0"/>
          <w:rtl/>
        </w:rPr>
        <w:t xml:space="preserve"> </w:t>
      </w:r>
      <w:r>
        <w:rPr>
          <w:rtl/>
        </w:rPr>
        <w:t>ההוא לאחר הקטרת אימורים הוא דכתיב.</w:t>
      </w:r>
    </w:p>
    <w:p w:rsidR="00DA63EC" w:rsidRDefault="00DA63EC" w:rsidP="00DA63EC">
      <w:pPr>
        <w:tabs>
          <w:tab w:val="left" w:pos="0"/>
          <w:tab w:val="center" w:pos="2835"/>
        </w:tabs>
        <w:rPr>
          <w:rtl/>
        </w:rPr>
      </w:pPr>
      <w:r>
        <w:rPr>
          <w:rtl/>
        </w:rPr>
        <w:t>ה"</w:t>
      </w:r>
      <w:r>
        <w:rPr>
          <w:rFonts w:hint="cs"/>
          <w:rtl/>
        </w:rPr>
        <w:t>נ</w:t>
      </w:r>
      <w:r>
        <w:rPr>
          <w:rtl/>
        </w:rPr>
        <w:t xml:space="preserve"> לאחר הקטרת אימורים הוא דכתיב! </w:t>
      </w:r>
      <w:ins w:id="92395" w:author="מנוע מכני" w:date="2026-10-11T12:04:39Z">
        <w:r>
          <w:rPr>
            <w:rtl/>
          </w:rPr>
          <w:t xml:space="preserve">שני</w:t>
        </w:r>
      </w:ins>
      <w:del w:id="92396" w:author="מנוע מכני" w:date="2026-10-11T12:04:39Z">
        <w:r>
          <w:rPr>
            <w:rtl/>
          </w:rPr>
          <w:delText xml:space="preserve">תרי</w:delText>
        </w:r>
      </w:del>
      <w:r>
        <w:rPr>
          <w:rtl/>
        </w:rPr>
        <w:t xml:space="preserve"> הוא כתיבי.</w:t>
      </w:r>
    </w:p>
    <w:p w:rsidR="00DA63EC" w:rsidRDefault="00DA63EC" w:rsidP="00DA63EC">
      <w:pPr>
        <w:tabs>
          <w:tab w:val="left" w:pos="0"/>
          <w:tab w:val="center" w:pos="2835"/>
        </w:tabs>
        <w:rPr>
          <w:rtl/>
        </w:rPr>
      </w:pPr>
      <w:r>
        <w:rPr>
          <w:rtl/>
        </w:rPr>
        <w:t xml:space="preserve">גבי אשם </w:t>
      </w:r>
      <w:ins w:id="90747" w:author="מנוע מכני" w:date="2026-10-11T12:04:39Z">
        <w:r>
          <w:rPr>
            <w:rtl/>
          </w:rPr>
          <w:t xml:space="preserve">גם</w:t>
        </w:r>
      </w:ins>
      <w:del w:id="90748" w:author="מנוע מכני" w:date="2026-10-11T12:04:39Z">
        <w:r>
          <w:rPr>
            <w:rtl/>
          </w:rPr>
          <w:delText xml:space="preserve">נמי</w:delText>
        </w:r>
      </w:del>
      <w:r>
        <w:rPr>
          <w:rtl/>
        </w:rPr>
        <w:t xml:space="preserve"> </w:t>
      </w:r>
      <w:ins w:id="92397" w:author="מנוע מכני" w:date="2026-10-11T12:04:39Z">
        <w:r>
          <w:rPr>
            <w:rtl/>
          </w:rPr>
          <w:t xml:space="preserve">שני</w:t>
        </w:r>
      </w:ins>
      <w:del w:id="92398" w:author="מנוע מכני" w:date="2026-10-11T12:04:39Z">
        <w:r>
          <w:rPr>
            <w:rtl/>
          </w:rPr>
          <w:delText xml:space="preserve">תרי</w:delText>
        </w:r>
      </w:del>
      <w:r>
        <w:rPr>
          <w:rtl/>
        </w:rPr>
        <w:t xml:space="preserve"> הוא כתיבי! אלא, בן עזאי בק"ו </w:t>
      </w:r>
      <w:ins w:id="96891" w:author="מנוע מכני" w:date="2026-10-11T12:04:39Z">
        <w:r>
          <w:rPr>
            <w:rtl/>
          </w:rPr>
          <w:t xml:space="preserve">מביא</w:t>
        </w:r>
      </w:ins>
      <w:del w:id="96892" w:author="מנוע מכני" w:date="2026-10-11T12:04:39Z">
        <w:r>
          <w:rPr>
            <w:rtl/>
          </w:rPr>
          <w:delText xml:space="preserve">מייתי</w:delText>
        </w:r>
      </w:del>
      <w:r>
        <w:rPr>
          <w:rtl/>
        </w:rPr>
        <w:t xml:space="preserve"> לה, </w:t>
      </w:r>
    </w:p>
    <w:p w:rsidR="00DA63EC" w:rsidRDefault="00DA63EC" w:rsidP="00DA63EC">
      <w:pPr>
        <w:tabs>
          <w:tab w:val="left" w:pos="0"/>
          <w:tab w:val="center" w:pos="2835"/>
        </w:tabs>
        <w:rPr>
          <w:rtl/>
        </w:rPr>
      </w:pPr>
      <w:r>
        <w:rPr>
          <w:rFonts w:hint="cs"/>
          <w:rtl/>
        </w:rPr>
        <w:t xml:space="preserve">מצד השווה מחטאת ופסח </w:t>
      </w:r>
      <w:r>
        <w:rPr>
          <w:rtl/>
        </w:rPr>
        <w:t>שהן קדשים ושחטן שלא לשמן פסול, אף אני אביא עולה - שהיא קדשים ושחטה שלא לשמה פסולה.</w:t>
      </w:r>
    </w:p>
    <w:p w:rsidR="00DA63EC" w:rsidRDefault="00DA63EC" w:rsidP="00DA63EC">
      <w:pPr>
        <w:pStyle w:val="afff3"/>
        <w:framePr w:wrap="around"/>
        <w:tabs>
          <w:tab w:val="left" w:pos="0"/>
        </w:tabs>
        <w:rPr>
          <w:rtl/>
        </w:rPr>
      </w:pPr>
      <w:r>
        <w:rPr>
          <w:rFonts w:hint="cs"/>
          <w:rtl/>
        </w:rPr>
        <w:t xml:space="preserve">יג. </w:t>
      </w:r>
    </w:p>
    <w:p w:rsidR="00DA63EC" w:rsidRDefault="00DA63EC" w:rsidP="00DA63EC">
      <w:pPr>
        <w:tabs>
          <w:tab w:val="left" w:pos="0"/>
          <w:tab w:val="center" w:pos="2835"/>
        </w:tabs>
        <w:rPr>
          <w:b/>
          <w:bCs/>
          <w:rtl/>
        </w:rPr>
      </w:pPr>
      <w:r>
        <w:rPr>
          <w:rFonts w:hint="cs"/>
          <w:rtl/>
        </w:rPr>
        <w:t xml:space="preserve">וצד כרת </w:t>
      </w:r>
      <w:r>
        <w:rPr>
          <w:rFonts w:hint="cs"/>
          <w:rtl/>
        </w:rPr>
        <w:t xml:space="preserve">לא</w:t>
      </w:r>
      <w:r>
        <w:rPr>
          <w:rFonts w:hint="cs"/>
          <w:rtl/>
        </w:rPr>
        <w:t xml:space="preserve"> </w:t>
      </w:r>
      <w:ins w:id="96893" w:author="מנוע מכני" w:date="2026-10-11T12:04:39Z">
        <w:r>
          <w:rPr>
            <w:rFonts w:hint="cs"/>
            <w:rtl/>
          </w:rPr>
          <w:t xml:space="preserve">מקשה</w:t>
        </w:r>
      </w:ins>
      <w:del w:id="96894" w:author="מנוע מכני" w:date="2026-10-11T12:04:39Z">
        <w:r>
          <w:rPr>
            <w:rFonts w:hint="cs"/>
            <w:rtl/>
          </w:rPr>
          <w:delText xml:space="preserve">פריך</w:delText>
        </w:r>
      </w:del>
      <w:r>
        <w:rPr>
          <w:rFonts w:hint="cs"/>
          <w:rtl/>
        </w:rPr>
        <w:t xml:space="preserve">, אבל אשם </w:t>
      </w:r>
      <w:ins w:id="96895" w:author="מנוע מכני" w:date="2026-10-11T12:04:39Z">
        <w:r>
          <w:rPr>
            <w:rFonts w:hint="cs"/>
            <w:rtl/>
          </w:rPr>
          <w:t xml:space="preserve">מקשה</w:t>
        </w:r>
      </w:ins>
      <w:del w:id="96896" w:author="מנוע מכני" w:date="2026-10-11T12:04:39Z">
        <w:r>
          <w:rPr>
            <w:rFonts w:hint="cs"/>
            <w:rtl/>
          </w:rPr>
          <w:delText xml:space="preserve">פריך</w:delText>
        </w:r>
      </w:del>
      <w:r>
        <w:rPr>
          <w:rFonts w:hint="cs"/>
          <w:rtl/>
        </w:rPr>
        <w:t xml:space="preserve"> דמה</w:t>
      </w:r>
      <w:r>
        <w:rPr>
          <w:rtl/>
        </w:rPr>
        <w:t xml:space="preserve"> להצד השוה שבהן שכן ישנן בצבור כביחיד.</w:t>
      </w:r>
    </w:p>
    <w:p>
      <w:pPr>
        <w:pStyle w:val="38"/>
        <w:rPr>
          <w:ins w:id="97886" w:author="מנוע מכני" w:date="2026-10-11T12:04:39Z"/>
        </w:rPr>
      </w:pPr>
      <w:r w:rsidRPr="00891B40">
        <w:t>ב.</w:t>
      </w:r>
      <w:r>
        <w:t xml:space="preserve"> </w:t>
      </w:r>
      <w:r w:rsidRPr="00E35321">
        <w:t>וא</w:t>
      </w:r>
      <w:r w:rsidRPr="00E35321">
        <w:t>ב</w:t>
      </w:r>
      <w:r w:rsidRPr="00E35321">
        <w:t>"</w:t>
      </w:r>
      <w:r w:rsidRPr="00E35321">
        <w:t>א</w:t>
      </w:r>
      <w:r>
        <w:t xml:space="preserve">:</w:t>
      </w:r>
    </w:p>
    <w:p w:rsidR="00DA63EC" w:rsidRDefault="00DA63EC" w:rsidP="00DA63EC">
      <w:pPr>
        <w:tabs>
          <w:tab w:val="left" w:pos="0"/>
          <w:tab w:val="center" w:pos="2835"/>
        </w:tabs>
        <w:rPr>
          <w:rtl/>
        </w:rPr>
      </w:pPr>
      <w:del w:id="97887" w:author="מנוע מכני" w:date="2026-10-11T12:04:39Z">
        <w:r>
          <w:rPr>
            <w:rtl/>
          </w:rPr>
          <w:delText xml:space="preserve"> </w:delText>
        </w:r>
      </w:del>
      <w:r>
        <w:rPr>
          <w:rtl/>
        </w:rPr>
        <w:t xml:space="preserve">צד כרת </w:t>
      </w:r>
      <w:ins w:id="90749" w:author="מנוע מכני" w:date="2026-10-11T12:04:39Z">
        <w:r>
          <w:rPr>
            <w:rtl/>
          </w:rPr>
          <w:t xml:space="preserve">גם</w:t>
        </w:r>
      </w:ins>
      <w:del w:id="90750" w:author="מנוע מכני" w:date="2026-10-11T12:04:39Z">
        <w:r>
          <w:rPr>
            <w:rtl/>
          </w:rPr>
          <w:delText xml:space="preserve">נמי</w:delText>
        </w:r>
      </w:del>
      <w:r>
        <w:rPr>
          <w:rtl/>
        </w:rPr>
        <w:t xml:space="preserve"> </w:t>
      </w:r>
      <w:ins w:id="96897" w:author="מנוע מכני" w:date="2026-10-11T12:04:39Z">
        <w:r>
          <w:rPr>
            <w:rtl/>
          </w:rPr>
          <w:t xml:space="preserve">מקשה</w:t>
        </w:r>
      </w:ins>
      <w:del w:id="96898" w:author="מנוע מכני" w:date="2026-10-11T12:04:39Z">
        <w:r>
          <w:rPr>
            <w:rtl/>
          </w:rPr>
          <w:delText xml:space="preserve">פריך</w:delText>
        </w:r>
      </w:del>
      <w:r>
        <w:rPr>
          <w:rtl/>
        </w:rPr>
        <w:t xml:space="preserve">, ובן עזאי גמרא גמיר לה, ו</w:t>
      </w:r>
      <w:r>
        <w:rPr>
          <w:rFonts w:hint="cs"/>
          <w:rtl/>
        </w:rPr>
        <w:t xml:space="preserve">לא </w:t>
      </w:r>
      <w:r>
        <w:rPr>
          <w:rFonts w:hint="cs"/>
          <w:rtl/>
        </w:rPr>
        <w:t xml:space="preserve">אמר</w:t>
      </w:r>
      <w:r>
        <w:rPr>
          <w:rFonts w:hint="cs"/>
          <w:rtl/>
        </w:rPr>
        <w:t xml:space="preserve"> הק</w:t>
      </w:r>
      <w:r>
        <w:rPr>
          <w:rtl/>
        </w:rPr>
        <w:t>"</w:t>
      </w:r>
      <w:r>
        <w:rPr>
          <w:rFonts w:hint="cs"/>
          <w:rtl/>
        </w:rPr>
        <w:t xml:space="preserve">ו </w:t>
      </w:r>
      <w:r>
        <w:rPr>
          <w:rtl/>
        </w:rPr>
        <w:t>אלא לחדד בה תלמידיו.</w:t>
      </w:r>
    </w:p>
    <w:p w:rsidR="00DA63EC" w:rsidRDefault="00DA63EC" w:rsidP="00DA63EC">
      <w:pPr>
        <w:pStyle w:val="affffd"/>
        <w:rPr>
          <w:rtl/>
        </w:rPr>
      </w:pPr>
      <w:r>
        <w:rPr>
          <w:rtl/>
        </w:rPr>
        <w:t>׹</w:t>
      </w:r>
    </w:p>
    <w:p>
      <w:pPr>
        <w:pStyle w:val="MishnaBatzad"/>
        <w:rPr>
          <w:ins w:id="20320" w:author="קלוד" w:date="2026-10-11T09:07:24Z"/>
        </w:rPr>
      </w:pPr>
      <w:ins w:id="20319" w:author="קלוד" w:date="2026-10-11T09:07:24Z">
        <w:r>
          <w:t xml:space="preserve">משנה ד</w:t>
        </w:r>
      </w:ins>
    </w:p>
    <w:p w:rsidR="00DA63EC" w:rsidRPr="000A334C" w:rsidRDefault="00DA63EC" w:rsidP="003B6D22">
      <w:pPr>
        <w:pStyle w:val="afff9"/>
        <w:rPr>
          <w:del w:id="20186" w:author="קלוד" w:date="2026-10-11T09:07:24Z"/>
          <w:rtl/>
        </w:rPr>
      </w:pPr>
      <w:del w:id="20185" w:author="קלוד" w:date="2026-10-11T09:07:24Z">
        <w:r w:rsidRPr="000A334C">
          <w:rPr>
            <w:rtl/>
          </w:rPr>
          <w:delText xml:space="preserve">מתני'.</w:delText>
        </w:r>
      </w:del>
    </w:p>
    <w:p w:rsidR="00DA63EC" w:rsidRPr="000A334C" w:rsidRDefault="00DA63EC" w:rsidP="003B6D22">
      <w:pPr>
        <w:pStyle w:val="afff9"/>
        <w:spacing w:before="120"/>
        <w:rPr>
          <w:rtl/>
        </w:rPr>
        <w:pPrChange w:id="90003" w:author="קלוד" w:date="2026-10-11T12:09:42Z">
          <w:pPr>
            <w:pStyle w:val="afff9"/>
          </w:pPr>
        </w:pPrChange>
      </w:pPr>
      <w:r w:rsidRPr="000A334C">
        <w:rPr>
          <w:rtl/>
        </w:rPr>
        <w:t xml:space="preserve">הפסח והחטאת ששחטן שלא לשמן, </w:t>
      </w:r>
    </w:p>
    <w:p w:rsidR="00DA63EC" w:rsidRPr="000A334C" w:rsidRDefault="00DA63EC" w:rsidP="003B6D22">
      <w:pPr>
        <w:pStyle w:val="afff9"/>
        <w:rPr>
          <w:rtl/>
        </w:rPr>
      </w:pPr>
      <w:r w:rsidRPr="000A334C">
        <w:rPr>
          <w:rtl/>
        </w:rPr>
        <w:t>קבל והלך וזרק שלא לשמן, או לשמן ושלא לשמן, או שלא לשמן ולשמן פסולים.</w:t>
      </w:r>
    </w:p>
    <w:p w:rsidR="00DA63EC" w:rsidRPr="000A334C" w:rsidRDefault="00DA63EC" w:rsidP="003B6D22">
      <w:pPr>
        <w:pStyle w:val="afff9"/>
        <w:rPr>
          <w:rtl/>
        </w:rPr>
      </w:pPr>
      <w:r w:rsidRPr="000A334C">
        <w:rPr>
          <w:rtl/>
        </w:rPr>
        <w:t xml:space="preserve">כיצד לשמן ושלא לשמן? לשם פסח ולשם שלמים, שלא לשמן ולשמן? </w:t>
      </w:r>
    </w:p>
    <w:p w:rsidR="00DA63EC" w:rsidRPr="000A334C" w:rsidRDefault="00DA63EC" w:rsidP="003B6D22">
      <w:pPr>
        <w:pStyle w:val="afff9"/>
        <w:rPr>
          <w:rtl/>
        </w:rPr>
      </w:pPr>
      <w:r w:rsidRPr="000A334C">
        <w:rPr>
          <w:rtl/>
        </w:rPr>
        <w:t xml:space="preserve">לשם שלמים ולשם פסח, </w:t>
      </w:r>
    </w:p>
    <w:p w:rsidR="00DA63EC" w:rsidRPr="000A334C" w:rsidRDefault="00DA63EC" w:rsidP="003B6D22">
      <w:pPr>
        <w:pStyle w:val="afff9"/>
        <w:rPr>
          <w:rtl/>
        </w:rPr>
      </w:pPr>
      <w:r w:rsidRPr="000A334C">
        <w:rPr>
          <w:rtl/>
        </w:rPr>
        <w:t>שהזבח נפסל בארבעה דברים: בשחיטה, ובקבול, ובהילוך, ובזריקה;</w:t>
      </w:r>
    </w:p>
    <w:p w:rsidR="00DA63EC" w:rsidRPr="000A334C" w:rsidRDefault="00DA63EC" w:rsidP="003B6D22">
      <w:pPr>
        <w:pStyle w:val="afff9"/>
        <w:rPr>
          <w:rtl/>
        </w:rPr>
      </w:pPr>
      <w:r>
        <w:rPr>
          <w:rStyle w:val="TanaimMishna"/>
          <w:rtl/>
          <w:rPrChange w:id="20006" w:author="קלוד" w:date="2026-10-11T09:07:24Z">
            <w:rPr>
              <w:rtl/>
            </w:rPr>
          </w:rPrChange>
        </w:rPr>
        <w:t xml:space="preserve">רבי שמעון</w:t>
      </w:r>
      <w:r>
        <w:rPr>
          <w:rtl/>
        </w:rPr>
        <w:t xml:space="preserve"> מכשיר בהילוך, שהיה אומר: אי אפשר שלא בשחיטה ושלא בקבלה ושלא בזריקה, אבל אפשר בלא הילוך, שוחט בצד המזבח וזורק.</w:t>
      </w:r>
    </w:p>
    <w:p w:rsidR="00DA63EC" w:rsidRPr="000A334C" w:rsidRDefault="00DA63EC" w:rsidP="003B6D22">
      <w:pPr>
        <w:pStyle w:val="afff9"/>
        <w:rPr>
          <w:rtl/>
        </w:rPr>
      </w:pPr>
      <w:r>
        <w:rPr>
          <w:rStyle w:val="TanaimMishna"/>
          <w:rtl/>
          <w:rPrChange w:id="20007" w:author="קלוד" w:date="2026-10-11T09:07:24Z">
            <w:rPr>
              <w:rtl/>
            </w:rPr>
          </w:rPrChange>
        </w:rPr>
        <w:t xml:space="preserve">רבי אליעזר</w:t>
      </w:r>
      <w:r>
        <w:rPr>
          <w:rtl/>
        </w:rPr>
        <w:t xml:space="preserve"> אומר</w:t>
      </w:r>
      <w:r>
        <w:rPr>
          <w:rStyle w:val="TanaimMishna"/>
          <w:rtl/>
          <w:rPrChange w:id="102786" w:author="Claude" w:date="2026-10-11T09:07:44Z">
            <w:rPr>
              <w:rtl/>
            </w:rPr>
          </w:rPrChange>
        </w:rPr>
        <w:t xml:space="preserve">:</w:t>
      </w:r>
      <w:r>
        <w:rPr>
          <w:rtl/>
        </w:rPr>
        <w:t xml:space="preserve"> המהלך במקום שהוא צריך להלך - מחשבה פוסלת, </w:t>
      </w:r>
    </w:p>
    <w:p w:rsidR="00DA63EC" w:rsidRPr="000A334C" w:rsidRDefault="00DA63EC" w:rsidP="003B6D22">
      <w:pPr>
        <w:pStyle w:val="afff9"/>
        <w:rPr>
          <w:rtl/>
        </w:rPr>
      </w:pPr>
      <w:r w:rsidRPr="000A334C">
        <w:rPr>
          <w:rtl/>
        </w:rPr>
        <w:tab/>
      </w:r>
      <w:r w:rsidRPr="000A334C">
        <w:rPr>
          <w:rtl/>
        </w:rPr>
        <w:tab/>
      </w:r>
      <w:r w:rsidRPr="000A334C">
        <w:rPr>
          <w:rtl/>
        </w:rPr>
        <w:tab/>
      </w:r>
      <w:r w:rsidRPr="000A334C">
        <w:rPr>
          <w:rFonts w:hint="cs"/>
          <w:rtl/>
        </w:rPr>
        <w:t xml:space="preserve">      </w:t>
      </w:r>
      <w:r w:rsidRPr="000A334C">
        <w:rPr>
          <w:rtl/>
        </w:rPr>
        <w:t>במקום שאינו צריך להלך - אין מחשבה פוסלת.</w:t>
      </w:r>
    </w:p>
    <w:p w:rsidR="00DA63EC" w:rsidRDefault="00DA63EC" w:rsidP="00DA63EC">
      <w:pPr>
        <w:pStyle w:val="affffd"/>
        <w:rPr>
          <w:rtl/>
        </w:rPr>
      </w:pPr>
      <w:r>
        <w:rPr>
          <w:rtl/>
        </w:rPr>
        <w:t>׹</w:t>
      </w:r>
    </w:p>
    <w:p>
      <w:pPr>
        <w:pStyle w:val="afffff8"/>
        <w:rPr>
          <w:ins w:id="90613" w:author="קלוד" w:date="2026-10-11T12:29:36Z"/>
        </w:rPr>
      </w:pPr>
      <w:ins w:id="90614" w:author="קלוד" w:date="2026-10-11T12:29:36Z">
        <w:r>
          <w:rPr>
            <w:color w:val="7B3F00"/>
          </w:rPr>
          <w:t xml:space="preserve">קבלה וזריקה - 'בני אהרן הכהנים' בכלי שרת</w:t>
        </w:r>
      </w:ins>
    </w:p>
    <w:p w:rsidR="00DA63EC" w:rsidRDefault="00DA63EC" w:rsidP="00DA63EC">
      <w:pPr>
        <w:tabs>
          <w:tab w:val="left" w:pos="0"/>
          <w:tab w:val="center" w:pos="2835"/>
        </w:tabs>
        <w:rPr>
          <w:rtl/>
        </w:rPr>
      </w:pPr>
      <w:r>
        <w:rPr>
          <w:rFonts w:hint="cs"/>
          <w:rtl/>
        </w:rPr>
        <w:t xml:space="preserve">וזרקו </w:t>
      </w:r>
      <w:r>
        <w:rPr>
          <w:rtl/>
        </w:rPr>
        <w:t>–</w:t>
      </w:r>
      <w:r>
        <w:rPr>
          <w:rFonts w:hint="cs"/>
          <w:rtl/>
        </w:rPr>
        <w:t xml:space="preserve"> זריקה</w:t>
      </w:r>
    </w:p>
    <w:p w:rsidR="00DA63EC" w:rsidRDefault="00DA63EC" w:rsidP="00DA63EC">
      <w:pPr>
        <w:tabs>
          <w:tab w:val="left" w:pos="0"/>
          <w:tab w:val="center" w:pos="2835"/>
        </w:tabs>
        <w:rPr>
          <w:rtl/>
        </w:rPr>
      </w:pPr>
      <w:r>
        <w:rPr>
          <w:rFonts w:hint="cs"/>
          <w:rtl/>
        </w:rPr>
        <w:t xml:space="preserve">והקריבו-</w:t>
      </w:r>
      <w:ins w:id="94151" w:author="מנוע מכני" w:date="2026-10-11T12:04:39Z">
        <w:r>
          <w:rPr>
            <w:rFonts w:hint="cs"/>
            <w:rtl/>
          </w:rPr>
          <w:t xml:space="preserve"> </w:t>
        </w:r>
      </w:ins>
      <w:del w:id="94152" w:author="מנוע מכני" w:date="2026-10-11T12:04:39Z">
        <w:r>
          <w:rPr>
            <w:rFonts w:hint="cs"/>
            <w:rtl/>
          </w:rPr>
          <w:delText xml:space="preserve"> </w:delText>
        </w:r>
        <w:r>
          <w:rPr>
            <w:rtl/>
          </w:rPr>
          <w:delText xml:space="preserve"> </w:delText>
        </w:r>
      </w:del>
      <w:r>
        <w:rPr>
          <w:rtl/>
        </w:rPr>
        <w:t xml:space="preserve">זו קבלת הדם.</w:t>
      </w:r>
    </w:p>
    <w:p w:rsidR="00DA63EC" w:rsidRDefault="00DA63EC" w:rsidP="00DA63EC">
      <w:pPr>
        <w:tabs>
          <w:tab w:val="left" w:pos="0"/>
          <w:tab w:val="center" w:pos="2835"/>
        </w:tabs>
        <w:rPr>
          <w:rtl/>
        </w:rPr>
      </w:pPr>
      <w:r>
        <w:rPr>
          <w:rtl/>
        </w:rPr>
        <w:t>בני אהרן הכהנים - שתהא בכהן כשר ובכלי שרת.</w:t>
      </w:r>
    </w:p>
    <w:p w:rsidR="00DA63EC" w:rsidRDefault="00DA63EC" w:rsidP="00DA63EC">
      <w:pPr>
        <w:tabs>
          <w:tab w:val="left" w:pos="0"/>
          <w:tab w:val="center" w:pos="2835"/>
        </w:tabs>
        <w:rPr>
          <w:rtl/>
        </w:rPr>
      </w:pPr>
    </w:p>
    <w:p>
      <w:pPr>
        <w:pStyle w:val="38"/>
        <w:rPr>
          <w:ins w:id="97889" w:author="מנוע מכני" w:date="2026-10-11T12:04:39Z"/>
        </w:rPr>
      </w:pPr>
      <w:del w:id="97888" w:author="מנוע מכני" w:date="2026-10-11T12:04:39Z">
        <w:r>
          <w:delText xml:space="preserve">•</w:delText>
        </w:r>
      </w:del>
      <w:r>
        <w:t xml:space="preserve"> </w:t>
      </w:r>
      <w:r>
        <w:t>אר</w:t>
      </w:r>
      <w:r>
        <w:t>"</w:t>
      </w:r>
      <w:r>
        <w:t>ע</w:t>
      </w:r>
      <w:r>
        <w:t xml:space="preserve">:</w:t>
      </w:r>
    </w:p>
    <w:p w:rsidR="00DA63EC" w:rsidRDefault="00DA63EC" w:rsidP="00DA63EC">
      <w:pPr>
        <w:tabs>
          <w:tab w:val="left" w:pos="0"/>
          <w:tab w:val="center" w:pos="2835"/>
        </w:tabs>
        <w:rPr>
          <w:rtl/>
        </w:rPr>
      </w:pPr>
      <w:del w:id="97890" w:author="מנוע מכני" w:date="2026-10-11T12:04:39Z">
        <w:r>
          <w:rPr>
            <w:rtl/>
          </w:rPr>
          <w:delText xml:space="preserve"> </w:delText>
        </w:r>
      </w:del>
      <w:r w:rsidRPr="00DC7891">
        <w:rPr>
          <w:rStyle w:val="afffff0"/>
          <w:rFonts w:hint="cs"/>
          <w:rtl/>
        </w:rPr>
        <w:t xml:space="preserve">'</w:t>
      </w:r>
      <w:ins w:id="90473" w:author="Claude - סמנטי" w:date="2026-10-11T12:26:16Z">
        <w:r>
          <w:rPr>
            <w:rStyle w:val="afffff0"/>
            <w:rFonts w:hint="cs"/>
            <w:rtl/>
          </w:rPr>
          <w:t xml:space="preserve">בְּנֵי אַהֲרוֹן</w:t>
        </w:r>
      </w:ins>
      <w:del w:id="90474" w:author="Claude - סמנטי" w:date="2026-10-11T12:26:16Z">
        <w:r w:rsidRPr="00DC7891">
          <w:rPr>
            <w:rStyle w:val="afffff0"/>
            <w:rFonts w:hint="cs"/>
            <w:rtl/>
          </w:rPr>
          <w:delText xml:space="preserve">בני אהרון</w:delText>
        </w:r>
      </w:del>
      <w:r w:rsidRPr="00DC7891">
        <w:rPr>
          <w:rStyle w:val="afffff0"/>
          <w:rFonts w:hint="cs"/>
          <w:rtl/>
        </w:rPr>
        <w:t xml:space="preserve">' </w:t>
      </w:r>
      <w:r>
        <w:rPr>
          <w:rFonts w:hint="cs"/>
          <w:rtl/>
        </w:rPr>
        <w:t xml:space="preserve">מה להלן בכהן כשר ובכל שרת אף כאן בקבלה בכהן כשר ובכלי שרת </w:t>
      </w:r>
    </w:p>
    <w:p>
      <w:pPr>
        <w:pStyle w:val="38"/>
        <w:rPr>
          <w:ins w:id="97892" w:author="מנוע מכני" w:date="2026-10-11T12:04:39Z"/>
        </w:rPr>
      </w:pPr>
      <w:del w:id="97891" w:author="מנוע מכני" w:date="2026-10-11T12:04:39Z">
        <w:r w:rsidRPr="00FE1B89">
          <w:delText xml:space="preserve">•</w:delText>
        </w:r>
      </w:del>
      <w:r w:rsidRPr="00FE1B89">
        <w:t xml:space="preserve"> </w:t>
      </w:r>
      <w:del w:id="101617" w:author="מנוע מכני" w:date="2026-10-11T12:04:39Z">
        <w:r w:rsidRPr="00FE1B89">
          <w:delText xml:space="preserve">אמר </w:delText>
        </w:r>
      </w:del>
      <w:r w:rsidRPr="00FE1B89">
        <w:t xml:space="preserve">רבי טרפון:</w:t>
      </w:r>
    </w:p>
    <w:p w:rsidR="00DA63EC" w:rsidRPr="00FE1B89" w:rsidRDefault="00DA63EC" w:rsidP="00DA63EC">
      <w:pPr>
        <w:tabs>
          <w:tab w:val="left" w:pos="0"/>
          <w:tab w:val="center" w:pos="2835"/>
        </w:tabs>
        <w:rPr>
          <w:spacing w:val="-4"/>
          <w:rtl/>
        </w:rPr>
      </w:pPr>
      <w:del w:id="97893" w:author="מנוע מכני" w:date="2026-10-11T12:04:39Z">
        <w:r w:rsidRPr="00FE1B89">
          <w:rPr>
            <w:spacing w:val="-4"/>
            <w:rtl/>
          </w:rPr>
          <w:delText xml:space="preserve"> </w:delText>
        </w:r>
      </w:del>
      <w:r w:rsidRPr="00FE1B89">
        <w:rPr>
          <w:spacing w:val="-4"/>
          <w:rtl/>
        </w:rPr>
        <w:t xml:space="preserve">אקפח את בניי, אם </w:t>
      </w:r>
      <w:r w:rsidRPr="00FE1B89">
        <w:rPr>
          <w:spacing w:val="-4"/>
          <w:rtl/>
        </w:rPr>
        <w:t xml:space="preserve">לא</w:t>
      </w:r>
      <w:r w:rsidRPr="00FE1B89">
        <w:rPr>
          <w:spacing w:val="-4"/>
          <w:rtl/>
        </w:rPr>
        <w:t xml:space="preserve"> שמעתי להבחין הפרש בין קבלה לזריקה, ואין לי לפרש.</w:t>
      </w:r>
    </w:p>
    <w:p>
      <w:pPr>
        <w:pStyle w:val="38"/>
        <w:rPr>
          <w:ins w:id="97895" w:author="מנוע מכני" w:date="2026-10-11T12:04:39Z"/>
        </w:rPr>
      </w:pPr>
      <w:del w:id="97894" w:author="מנוע מכני" w:date="2026-10-11T12:04:39Z">
        <w:r>
          <w:delText xml:space="preserve">•</w:delText>
        </w:r>
      </w:del>
      <w:r>
        <w:t xml:space="preserve"> </w:t>
      </w:r>
      <w:r>
        <w:t>אר</w:t>
      </w:r>
      <w:r>
        <w:t>"</w:t>
      </w:r>
      <w:r>
        <w:t>ע:</w:t>
      </w:r>
    </w:p>
    <w:p w:rsidR="00DA63EC" w:rsidRDefault="00DA63EC" w:rsidP="00DA63EC">
      <w:pPr>
        <w:tabs>
          <w:tab w:val="left" w:pos="0"/>
          <w:tab w:val="center" w:pos="2835"/>
        </w:tabs>
        <w:rPr>
          <w:rtl/>
        </w:rPr>
      </w:pPr>
      <w:del w:id="97896" w:author="מנוע מכני" w:date="2026-10-11T12:04:39Z">
        <w:r>
          <w:rPr>
            <w:rtl/>
          </w:rPr>
          <w:delText xml:space="preserve"> </w:delText>
        </w:r>
      </w:del>
      <w:r>
        <w:rPr>
          <w:rtl/>
        </w:rPr>
        <w:t xml:space="preserve">אני אפרש: קבלה </w:t>
      </w:r>
      <w:r>
        <w:rPr>
          <w:rtl/>
        </w:rPr>
        <w:t xml:space="preserve">לא</w:t>
      </w:r>
      <w:r>
        <w:rPr>
          <w:rtl/>
        </w:rPr>
        <w:t xml:space="preserve"> עשה בה מחשבה כמעשה, זריקה עשה בה מחשבה כמעשה</w:t>
      </w:r>
      <w:ins w:id="94153" w:author="מנוע מכני" w:date="2026-10-11T12:04:39Z">
        <w:r>
          <w:rPr>
            <w:rtl/>
          </w:rPr>
          <w:t xml:space="preserve">,</w:t>
        </w:r>
      </w:ins>
      <w:del w:id="94154" w:author="מנוע מכני" w:date="2026-10-11T12:04:39Z">
        <w:r>
          <w:rPr>
            <w:rtl/>
          </w:rPr>
          <w:delText xml:space="preserve">;</w:delText>
        </w:r>
      </w:del>
    </w:p>
    <w:p w:rsidR="00DA63EC" w:rsidRDefault="00DA63EC" w:rsidP="00DA63EC">
      <w:pPr>
        <w:tabs>
          <w:tab w:val="left" w:pos="0"/>
          <w:tab w:val="center" w:pos="2835"/>
        </w:tabs>
        <w:rPr>
          <w:rtl/>
        </w:rPr>
      </w:pPr>
      <w:r>
        <w:rPr>
          <w:rtl/>
        </w:rPr>
        <w:tab/>
        <w:t xml:space="preserve">קבלו בחוץ - אינו חייב כרת, זרקו בחוץ - ענוש כרת</w:t>
      </w:r>
      <w:ins w:id="94155" w:author="מנוע מכני" w:date="2026-10-11T12:04:39Z">
        <w:r>
          <w:rPr>
            <w:rtl/>
          </w:rPr>
          <w:t xml:space="preserve">,</w:t>
        </w:r>
      </w:ins>
      <w:del w:id="94156" w:author="מנוע מכני" w:date="2026-10-11T12:04:39Z">
        <w:r>
          <w:rPr>
            <w:rtl/>
          </w:rPr>
          <w:tab/>
          <w:delText xml:space="preserve">;</w:delText>
        </w:r>
      </w:del>
    </w:p>
    <w:p w:rsidR="00DA63EC" w:rsidRDefault="00DA63EC" w:rsidP="00DA63EC">
      <w:pPr>
        <w:tabs>
          <w:tab w:val="left" w:pos="0"/>
          <w:tab w:val="center" w:pos="2835"/>
        </w:tabs>
        <w:rPr>
          <w:rtl/>
        </w:rPr>
      </w:pPr>
      <w:r>
        <w:rPr>
          <w:rtl/>
        </w:rPr>
        <w:tab/>
        <w:t>קבלוהו פסולין - אין חייבין עליו, זרקוהו פסולין - חייבין עליו.</w:t>
      </w:r>
    </w:p>
    <w:p>
      <w:pPr>
        <w:pStyle w:val="38"/>
        <w:rPr>
          <w:ins w:id="97898" w:author="מנוע מכני" w:date="2026-10-11T12:04:39Z"/>
        </w:rPr>
      </w:pPr>
      <w:del w:id="97897" w:author="מנוע מכני" w:date="2026-10-11T12:04:39Z">
        <w:r>
          <w:delText xml:space="preserve">•</w:delText>
        </w:r>
      </w:del>
      <w:r>
        <w:t xml:space="preserve"> </w:t>
      </w:r>
      <w:r>
        <w:t>א</w:t>
      </w:r>
      <w:r>
        <w:t>"</w:t>
      </w:r>
      <w:r>
        <w:t xml:space="preserve">ל</w:t>
      </w:r>
      <w:r>
        <w:t xml:space="preserve"> </w:t>
      </w:r>
      <w:r>
        <w:t xml:space="preserve">רבי טרפון:</w:t>
      </w:r>
    </w:p>
    <w:p w:rsidR="00DA63EC" w:rsidRDefault="00DA63EC" w:rsidP="00DA63EC">
      <w:pPr>
        <w:tabs>
          <w:tab w:val="left" w:pos="0"/>
          <w:tab w:val="center" w:pos="2835"/>
        </w:tabs>
        <w:rPr>
          <w:rtl/>
        </w:rPr>
      </w:pPr>
      <w:del w:id="97899" w:author="מנוע מכני" w:date="2026-10-11T12:04:39Z">
        <w:r>
          <w:rPr>
            <w:rtl/>
          </w:rPr>
          <w:delText xml:space="preserve"> </w:delText>
        </w:r>
      </w:del>
      <w:r>
        <w:rPr>
          <w:rtl/>
        </w:rPr>
        <w:t xml:space="preserve">העבודה! את הטית ימין ושמאל, אני שמעתי ואין לי לפרש, אתה דורש ומסכים לשמועה</w:t>
      </w:r>
      <w:ins w:id="94157" w:author="מנוע מכני" w:date="2026-10-11T12:04:39Z">
        <w:r>
          <w:rPr>
            <w:rtl/>
          </w:rPr>
          <w:t xml:space="preserve">,</w:t>
        </w:r>
      </w:ins>
      <w:del w:id="94158" w:author="מנוע מכני" w:date="2026-10-11T12:04:39Z">
        <w:r>
          <w:rPr>
            <w:rtl/>
          </w:rPr>
          <w:delText xml:space="preserve">;</w:delText>
        </w:r>
      </w:del>
    </w:p>
    <w:p w:rsidR="00DA63EC" w:rsidRDefault="00DA63EC" w:rsidP="00DA63EC">
      <w:pPr>
        <w:tabs>
          <w:tab w:val="left" w:pos="0"/>
          <w:tab w:val="center" w:pos="2835"/>
        </w:tabs>
        <w:rPr>
          <w:rtl/>
        </w:rPr>
      </w:pPr>
      <w:r w:rsidRPr="0065375E">
        <w:rPr>
          <w:b/>
          <w:bCs/>
          <w:rtl/>
        </w:rPr>
        <w:t xml:space="preserve">בלשון הזה </w:t>
      </w:r>
      <w:r>
        <w:rPr>
          <w:b/>
          <w:bCs/>
          <w:rtl/>
        </w:rPr>
        <w:t>א"ל</w:t>
      </w:r>
      <w:r w:rsidRPr="0065375E">
        <w:rPr>
          <w:b/>
          <w:bCs/>
          <w:rtl/>
        </w:rPr>
        <w:t>:</w:t>
      </w:r>
      <w:r>
        <w:rPr>
          <w:rtl/>
        </w:rPr>
        <w:t xml:space="preserve"> עקיבא, כל הפורש ממך כפורש מחייו! </w:t>
      </w:r>
    </w:p>
    <w:p>
      <w:pPr>
        <w:pStyle w:val="38"/>
        <w:rPr>
          <w:ins w:id="97900" w:author="מנוע מכני" w:date="2026-10-11T12:04:39Z"/>
        </w:rPr>
      </w:pPr>
      <w:r>
        <w:t xml:space="preserve">- רבא, </w:t>
      </w:r>
      <w:r>
        <w:t xml:space="preserve">ל"</w:t>
      </w:r>
      <w:r>
        <w:t>ק</w:t>
      </w:r>
      <w:r>
        <w:t xml:space="preserve">:</w:t>
      </w:r>
    </w:p>
    <w:p w:rsidR="00DA63EC" w:rsidRDefault="00DA63EC" w:rsidP="00DA63EC">
      <w:pPr>
        <w:pStyle w:val="affffb"/>
        <w:rPr>
          <w:rtl/>
        </w:rPr>
      </w:pPr>
      <w:del w:id="97901" w:author="מנוע מכני" w:date="2026-10-11T12:04:39Z">
        <w:r>
          <w:rPr>
            <w:rtl/>
          </w:rPr>
          <w:delText xml:space="preserve"> </w:delText>
        </w:r>
      </w:del>
      <w:r>
        <w:rPr>
          <w:rtl/>
        </w:rPr>
        <w:t xml:space="preserve">כאן במחשבת פיגול, כאן במחשבת שלא לשמה.</w:t>
      </w:r>
      <w:r>
        <w:rPr>
          <w:rFonts w:hint="cs"/>
          <w:rtl/>
        </w:rPr>
        <w:t xml:space="preserve"> ו</w:t>
      </w:r>
      <w:r>
        <w:rPr>
          <w:rtl/>
        </w:rPr>
        <w:t>דיקא</w:t>
      </w:r>
      <w:r>
        <w:rPr>
          <w:rFonts w:hint="cs"/>
          <w:rtl/>
        </w:rPr>
        <w:t xml:space="preserve"> </w:t>
      </w:r>
      <w:r>
        <w:rPr>
          <w:rtl/>
        </w:rPr>
        <w:t xml:space="preserve">דקתני שהזבח נפסל ולא מתפגל, </w:t>
      </w:r>
      <w:r w:rsidRPr="00623D74">
        <w:rPr>
          <w:b/>
          <w:bCs/>
          <w:rtl/>
        </w:rPr>
        <w:t xml:space="preserve">ש"מ</w:t>
      </w:r>
      <w:r w:rsidRPr="00623D74">
        <w:rPr>
          <w:b/>
          <w:bCs/>
          <w:rtl/>
        </w:rPr>
        <w:t xml:space="preserve">.</w:t>
      </w:r>
    </w:p>
    <w:p w:rsidR="00DA63EC" w:rsidRDefault="00DA63EC" w:rsidP="00DA63EC">
      <w:pPr>
        <w:tabs>
          <w:tab w:val="left" w:pos="0"/>
          <w:tab w:val="center" w:pos="2835"/>
        </w:tabs>
        <w:rPr>
          <w:rtl/>
        </w:rPr>
      </w:pPr>
    </w:p>
    <w:p>
      <w:pPr>
        <w:pStyle w:val="afffff8"/>
        <w:rPr>
          <w:ins w:id="90611" w:author="קלוד" w:date="2026-10-11T12:29:36Z"/>
        </w:rPr>
      </w:pPr>
      <w:ins w:id="90612" w:author="קלוד" w:date="2026-10-11T12:29:36Z">
        <w:r>
          <w:rPr>
            <w:color w:val="7B3F00"/>
          </w:rPr>
          <w:t xml:space="preserve">מחשבת פיגול - בדברים המביאין לידי אכילה</w:t>
        </w:r>
      </w:ins>
    </w:p>
    <w:p w:rsidR="00DA63EC" w:rsidRDefault="00DA63EC" w:rsidP="00DA63EC">
      <w:pPr>
        <w:tabs>
          <w:tab w:val="left" w:pos="0"/>
          <w:tab w:val="center" w:pos="2835"/>
        </w:tabs>
        <w:rPr>
          <w:b/>
          <w:bCs/>
          <w:rtl/>
        </w:rPr>
      </w:pPr>
      <w:r w:rsidRPr="0065375E">
        <w:rPr>
          <w:b/>
          <w:bCs/>
          <w:rtl/>
        </w:rPr>
        <w:t xml:space="preserve">• ומחשבת פיגול </w:t>
      </w:r>
      <w:r w:rsidRPr="0065375E">
        <w:rPr>
          <w:b/>
          <w:bCs/>
          <w:rtl/>
        </w:rPr>
        <w:t xml:space="preserve">לא</w:t>
      </w:r>
      <w:r w:rsidRPr="0065375E">
        <w:rPr>
          <w:b/>
          <w:bCs/>
          <w:rtl/>
        </w:rPr>
        <w:t xml:space="preserve"> פסלה בקבלה</w:t>
      </w:r>
    </w:p>
    <w:p w:rsidR="00DA63EC" w:rsidRDefault="00DA63EC" w:rsidP="00DA63EC">
      <w:pPr>
        <w:tabs>
          <w:tab w:val="left" w:pos="0"/>
          <w:tab w:val="center" w:pos="2835"/>
        </w:tabs>
        <w:rPr>
          <w:rtl/>
        </w:rPr>
      </w:pPr>
      <w:r>
        <w:rPr>
          <w:rFonts w:hint="cs"/>
          <w:rtl/>
        </w:rPr>
        <w:t xml:space="preserve">מחשבה מועלת גם בשחיטה וקבלה </w:t>
      </w:r>
      <w:r w:rsidRPr="0046594B">
        <w:rPr>
          <w:rStyle w:val="afffff0"/>
          <w:rFonts w:hint="cs"/>
          <w:rtl/>
        </w:rPr>
        <w:t>ד'</w:t>
      </w:r>
      <w:ins w:id="90475" w:author="Claude - סמנטי" w:date="2026-10-11T12:26:16Z">
        <w:r>
          <w:rPr>
            <w:rStyle w:val="afffff0"/>
            <w:rtl/>
          </w:rPr>
          <w:t xml:space="preserve">וְאִם הֵאָכֹל יֵאָכֵל מִבְּשַׂר זֶבַח שְׁלָמָיו בַּיּוֹם הַשְּׁלִישִׁי לֹא יֵרָצֶה</w:t>
        </w:r>
      </w:ins>
      <w:del w:id="90476" w:author="Claude - סמנטי" w:date="2026-10-11T12:26:16Z">
        <w:r w:rsidRPr="0046594B">
          <w:rPr>
            <w:rStyle w:val="afffff0"/>
            <w:rtl/>
          </w:rPr>
          <w:delText xml:space="preserve">ואם האכל יאכל מבשר זבח שלמיו ביום השלישי</w:delText>
        </w:r>
        <w:r w:rsidRPr="0046594B">
          <w:rPr>
            <w:rStyle w:val="afffff0"/>
            <w:rFonts w:hint="cs"/>
            <w:rtl/>
          </w:rPr>
          <w:delText xml:space="preserve"> </w:delText>
        </w:r>
        <w:r w:rsidRPr="0046594B">
          <w:rPr>
            <w:rStyle w:val="afffff0"/>
            <w:rFonts w:hint="cs"/>
            <w:rtl/>
          </w:rPr>
          <w:delText xml:space="preserve">ל</w:delText>
        </w:r>
        <w:r w:rsidRPr="0046594B">
          <w:rPr>
            <w:rStyle w:val="afffff0"/>
            <w:rtl/>
          </w:rPr>
          <w:delText xml:space="preserve">א</w:delText>
        </w:r>
        <w:r w:rsidRPr="0046594B">
          <w:rPr>
            <w:rStyle w:val="afffff0"/>
            <w:rtl/>
          </w:rPr>
          <w:delText xml:space="preserve"> ירצה</w:delText>
        </w:r>
      </w:del>
      <w:r w:rsidRPr="0046594B">
        <w:rPr>
          <w:rStyle w:val="afffff0"/>
          <w:rFonts w:hint="cs"/>
          <w:rtl/>
        </w:rPr>
        <w:t>'</w:t>
      </w:r>
      <w:r w:rsidRPr="0046594B">
        <w:rPr>
          <w:rStyle w:val="afffff0"/>
          <w:rtl/>
        </w:rPr>
        <w:t>,</w:t>
      </w:r>
      <w:r>
        <w:rPr>
          <w:rtl/>
        </w:rPr>
        <w:t xml:space="preserve"> בדברים המביאין לידי אכילה הכתוב מדבר</w:t>
      </w:r>
      <w:ins w:id="94159" w:author="מנוע מכני" w:date="2026-10-11T12:04:39Z">
        <w:r>
          <w:rPr>
            <w:rtl/>
          </w:rPr>
          <w:t xml:space="preserve">,</w:t>
        </w:r>
      </w:ins>
      <w:del w:id="94160" w:author="מנוע מכני" w:date="2026-10-11T12:04:39Z">
        <w:r>
          <w:rPr>
            <w:rtl/>
          </w:rPr>
          <w:delText xml:space="preserve">;</w:delText>
        </w:r>
      </w:del>
    </w:p>
    <w:p w:rsidR="00DA63EC" w:rsidRDefault="00DA63EC" w:rsidP="00DA63EC">
      <w:pPr>
        <w:tabs>
          <w:tab w:val="left" w:pos="0"/>
          <w:tab w:val="center" w:pos="2835"/>
        </w:tabs>
        <w:rPr>
          <w:rtl/>
        </w:rPr>
      </w:pPr>
      <w:r>
        <w:rPr>
          <w:rFonts w:hint="cs"/>
          <w:rtl/>
        </w:rPr>
        <w:t xml:space="preserve">ביום השלישי </w:t>
      </w:r>
      <w:r>
        <w:rPr>
          <w:rFonts w:hint="cs"/>
          <w:rtl/>
        </w:rPr>
        <w:t xml:space="preserve">לא</w:t>
      </w:r>
      <w:r>
        <w:rPr>
          <w:rFonts w:hint="cs"/>
          <w:rtl/>
        </w:rPr>
        <w:t xml:space="preserve"> ירצה המקריב </w:t>
      </w:r>
      <w:r>
        <w:rPr>
          <w:rFonts w:hint="cs"/>
          <w:rtl/>
        </w:rPr>
        <w:t xml:space="preserve">לא</w:t>
      </w:r>
      <w:r>
        <w:rPr>
          <w:rFonts w:hint="cs"/>
          <w:rtl/>
        </w:rPr>
        <w:t xml:space="preserve"> יחשב' יצתה זריקה שהיא עבודה ועמכבת כפרה יצאו </w:t>
      </w:r>
      <w:r>
        <w:rPr>
          <w:rtl/>
        </w:rPr>
        <w:t xml:space="preserve">שפיכת שיריים והקטרת אימורין שאין מעכבין את הכפרה! </w:t>
      </w:r>
    </w:p>
    <w:p w:rsidR="00DA63EC" w:rsidRDefault="00DA63EC" w:rsidP="00DA63EC">
      <w:pPr>
        <w:pStyle w:val="afff3"/>
        <w:framePr w:wrap="around"/>
        <w:tabs>
          <w:tab w:val="left" w:pos="0"/>
        </w:tabs>
        <w:rPr>
          <w:rtl/>
        </w:rPr>
      </w:pPr>
      <w:r>
        <w:rPr>
          <w:rFonts w:hint="cs"/>
          <w:rtl/>
        </w:rPr>
        <w:t>יג:</w:t>
      </w:r>
    </w:p>
    <w:p>
      <w:pPr>
        <w:pStyle w:val="38"/>
        <w:rPr>
          <w:ins w:id="97902" w:author="מנוע מכני" w:date="2026-10-11T12:04:39Z"/>
        </w:rPr>
      </w:pPr>
      <w:r>
        <w:t xml:space="preserve">- </w:t>
      </w:r>
      <w:r>
        <w:t>ל</w:t>
      </w:r>
      <w:r>
        <w:t>"</w:t>
      </w:r>
      <w:r>
        <w:t xml:space="preserve">ק</w:t>
      </w:r>
      <w:ins w:id="94161" w:author="מנוע מכני" w:date="2026-10-11T12:04:39Z">
        <w:r>
          <w:t xml:space="preserve"> </w:t>
        </w:r>
      </w:ins>
      <w:del w:id="94162" w:author="מנוע מכני" w:date="2026-10-11T12:04:39Z">
        <w:r>
          <w:delText xml:space="preserve"> </w:delText>
        </w:r>
        <w:r>
          <w:delText xml:space="preserve"> </w:delText>
        </w:r>
      </w:del>
      <w:r>
        <w:t xml:space="preserve">הא דאמר:</w:t>
      </w:r>
    </w:p>
    <w:p w:rsidR="00DA63EC" w:rsidRDefault="00DA63EC" w:rsidP="00DA63EC">
      <w:pPr>
        <w:pStyle w:val="affffb"/>
        <w:rPr>
          <w:rtl/>
        </w:rPr>
      </w:pPr>
      <w:del w:id="97903" w:author="מנוע מכני" w:date="2026-10-11T12:04:39Z">
        <w:r>
          <w:rPr>
            <w:rtl/>
          </w:rPr>
          <w:delText xml:space="preserve"> </w:delText>
        </w:r>
      </w:del>
      <w:r>
        <w:rPr>
          <w:rtl/>
        </w:rPr>
        <w:t xml:space="preserve">הריני</w:t>
      </w:r>
      <w:r>
        <w:rPr>
          <w:rFonts w:hint="cs"/>
          <w:rtl/>
        </w:rPr>
        <w:t xml:space="preserve"> </w:t>
      </w:r>
      <w:r>
        <w:rPr>
          <w:rtl/>
        </w:rPr>
        <w:t>שוחט ע"מ לקבל דמה למחר, הא דאמר: הריני מקבל דמה על מנת לשפוך שירים למחר.</w:t>
      </w:r>
    </w:p>
    <w:p>
      <w:pPr>
        <w:pStyle w:val="38"/>
        <w:rPr>
          <w:ins w:id="97905" w:author="מנוע מכני" w:date="2026-10-11T12:04:39Z"/>
        </w:rPr>
      </w:pPr>
      <w:del w:id="97904" w:author="מנוע מכני" w:date="2026-10-11T12:04:39Z">
        <w:r>
          <w:delText xml:space="preserve">•</w:delText>
        </w:r>
      </w:del>
      <w:r>
        <w:t xml:space="preserve"> </w:t>
      </w:r>
      <w:r>
        <w:t xml:space="preserve">א"ל</w:t>
      </w:r>
      <w:r>
        <w:t xml:space="preserve"> ההוא מרבנן לרבא:</w:t>
      </w:r>
    </w:p>
    <w:p w:rsidR="00DA63EC" w:rsidRDefault="00DA63EC" w:rsidP="00DA63EC">
      <w:pPr>
        <w:tabs>
          <w:tab w:val="left" w:pos="0"/>
          <w:tab w:val="center" w:pos="2835"/>
        </w:tabs>
        <w:rPr>
          <w:rtl/>
        </w:rPr>
      </w:pPr>
      <w:del w:id="97906" w:author="מנוע מכני" w:date="2026-10-11T12:04:39Z">
        <w:r>
          <w:rPr>
            <w:rtl/>
          </w:rPr>
          <w:delText xml:space="preserve"> </w:delText>
        </w:r>
      </w:del>
      <w:r>
        <w:rPr>
          <w:rtl/>
        </w:rPr>
        <w:t xml:space="preserve">ושפיכת שירים והקטרת אימורין </w:t>
      </w:r>
      <w:r>
        <w:rPr>
          <w:rtl/>
        </w:rPr>
        <w:t xml:space="preserve">לא</w:t>
      </w:r>
      <w:r>
        <w:rPr>
          <w:rtl/>
        </w:rPr>
        <w:t xml:space="preserve"> פסלה </w:t>
      </w:r>
      <w:ins w:id="92399" w:author="מנוע מכני" w:date="2026-10-11T12:04:39Z">
        <w:r>
          <w:rPr>
            <w:rtl/>
          </w:rPr>
          <w:t xml:space="preserve">בהם</w:t>
        </w:r>
      </w:ins>
      <w:del w:id="92400" w:author="מנוע מכני" w:date="2026-10-11T12:04:39Z">
        <w:r>
          <w:rPr>
            <w:rtl/>
          </w:rPr>
          <w:delText xml:space="preserve">בהו</w:delText>
        </w:r>
      </w:del>
      <w:r>
        <w:rPr>
          <w:rtl/>
        </w:rPr>
        <w:t xml:space="preserve"> מחשבה? </w:t>
      </w:r>
    </w:p>
    <w:p>
      <w:pPr>
        <w:pStyle w:val="38"/>
        <w:rPr>
          <w:ins w:id="97907" w:author="מנוע מכני" w:date="2026-10-11T12:04:39Z"/>
        </w:rPr>
      </w:pPr>
      <w:r>
        <w:lastRenderedPageBreak/>
        <w:t xml:space="preserve">והתנן:</w:t>
      </w:r>
    </w:p>
    <w:p w:rsidR="00DA63EC" w:rsidRDefault="00DA63EC" w:rsidP="00DA63EC">
      <w:pPr>
        <w:tabs>
          <w:tab w:val="left" w:pos="0"/>
          <w:tab w:val="center" w:pos="2835"/>
        </w:tabs>
        <w:rPr>
          <w:rtl/>
        </w:rPr>
      </w:pPr>
      <w:del w:id="97908" w:author="מנוע מכני" w:date="2026-10-11T12:04:39Z">
        <w:r>
          <w:rPr>
            <w:rtl/>
          </w:rPr>
          <w:lastRenderedPageBreak/>
          <w:delText xml:space="preserve"> </w:delText>
        </w:r>
      </w:del>
      <w:r>
        <w:rPr>
          <w:rtl/>
        </w:rPr>
        <w:lastRenderedPageBreak/>
        <w:t xml:space="preserve">יכול </w:t>
      </w:r>
      <w:r>
        <w:rPr>
          <w:rtl/>
        </w:rPr>
        <w:lastRenderedPageBreak/>
        <w:t xml:space="preserve">לא</w:t>
      </w:r>
      <w:r>
        <w:rPr>
          <w:rtl/>
        </w:rPr>
        <w:lastRenderedPageBreak/>
        <w:t xml:space="preserve"> תהא מחשבה מועלת אלא באכילת בשר, </w:t>
      </w:r>
    </w:p>
    <w:p w:rsidR="00DA63EC" w:rsidRDefault="00DA63EC" w:rsidP="00DA63EC">
      <w:pPr>
        <w:tabs>
          <w:tab w:val="left" w:pos="0"/>
          <w:tab w:val="center" w:pos="2835"/>
        </w:tabs>
        <w:rPr>
          <w:rtl/>
        </w:rPr>
      </w:pPr>
      <w:r w:rsidRPr="00DC7891">
        <w:rPr>
          <w:rStyle w:val="afffff0"/>
          <w:rFonts w:hint="cs"/>
          <w:rtl/>
        </w:rPr>
        <w:t xml:space="preserve">'</w:t>
      </w:r>
      <w:ins w:id="90039" w:author="Claude - סמנטי" w:date="2026-10-11T12:26:16Z">
        <w:r>
          <w:rPr>
            <w:rStyle w:val="afffff0"/>
            <w:rFonts w:hint="cs"/>
            <w:rtl/>
          </w:rPr>
          <w:t xml:space="preserve">וְאִם הֵאָכֹל יֵאָכֵל</w:t>
        </w:r>
      </w:ins>
      <w:del w:id="90040" w:author="Claude - סמנטי" w:date="2026-10-11T12:26:16Z">
        <w:r w:rsidRPr="00DC7891">
          <w:rPr>
            <w:rStyle w:val="afffff0"/>
            <w:rFonts w:hint="cs"/>
            <w:rtl/>
          </w:rPr>
          <w:delText xml:space="preserve">ואם האכל יאכל</w:delText>
        </w:r>
      </w:del>
      <w:r w:rsidRPr="00DC7891">
        <w:rPr>
          <w:rStyle w:val="afffff0"/>
          <w:rFonts w:hint="cs"/>
          <w:rtl/>
        </w:rPr>
        <w:t xml:space="preserve">' </w:t>
      </w:r>
      <w:r>
        <w:rPr>
          <w:rtl/>
        </w:rPr>
        <w:t xml:space="preserve">לרבות שפיכת שירים והקטרת אימורים, </w:t>
      </w:r>
      <w:r>
        <w:rPr>
          <w:rFonts w:hint="cs"/>
          <w:rtl/>
        </w:rPr>
        <w:t>ב</w:t>
      </w:r>
      <w:r>
        <w:rPr>
          <w:rtl/>
        </w:rPr>
        <w:t>אכילת אדם, ו</w:t>
      </w:r>
      <w:r>
        <w:rPr>
          <w:rFonts w:hint="cs"/>
          <w:rtl/>
        </w:rPr>
        <w:t>ב</w:t>
      </w:r>
      <w:r>
        <w:rPr>
          <w:rtl/>
        </w:rPr>
        <w:t xml:space="preserve">אכילת מזבח! </w:t>
      </w:r>
    </w:p>
    <w:p>
      <w:pPr>
        <w:pStyle w:val="38"/>
        <w:rPr>
          <w:ins w:id="97909" w:author="מנוע מכני" w:date="2026-10-11T12:04:39Z"/>
        </w:rPr>
      </w:pPr>
      <w:r>
        <w:t xml:space="preserve">- </w:t>
      </w:r>
      <w:r>
        <w:t>ל</w:t>
      </w:r>
      <w:r>
        <w:t>"</w:t>
      </w:r>
      <w:r>
        <w:t xml:space="preserve">ק</w:t>
      </w:r>
      <w:r>
        <w:t xml:space="preserve"> </w:t>
      </w:r>
      <w:r>
        <w:t xml:space="preserve">הא דאמר:</w:t>
      </w:r>
    </w:p>
    <w:p w:rsidR="00DA63EC" w:rsidRDefault="00DA63EC" w:rsidP="00DA63EC">
      <w:pPr>
        <w:pStyle w:val="affffb"/>
        <w:rPr>
          <w:rtl/>
        </w:rPr>
      </w:pPr>
      <w:del w:id="97910" w:author="מנוע מכני" w:date="2026-10-11T12:04:39Z">
        <w:r>
          <w:rPr>
            <w:rtl/>
          </w:rPr>
          <w:delText xml:space="preserve"> </w:delText>
        </w:r>
      </w:del>
      <w:r>
        <w:rPr>
          <w:rtl/>
        </w:rPr>
        <w:t xml:space="preserve">הריני זורק על מנת </w:t>
      </w:r>
      <w:r w:rsidRPr="00623D74">
        <w:rPr>
          <w:b/>
          <w:bCs/>
          <w:rtl/>
        </w:rPr>
        <w:t>לשפוך</w:t>
      </w:r>
      <w:r>
        <w:rPr>
          <w:rtl/>
        </w:rPr>
        <w:t xml:space="preserve"> שירים למחר, הא דאמר: הריני שופך שירים על מנת </w:t>
      </w:r>
      <w:r w:rsidRPr="00623D74">
        <w:rPr>
          <w:b/>
          <w:bCs/>
          <w:rtl/>
        </w:rPr>
        <w:t>להקטיר</w:t>
      </w:r>
      <w:r>
        <w:rPr>
          <w:rtl/>
        </w:rPr>
        <w:t xml:space="preserve"> אימורין למחר.</w:t>
      </w:r>
    </w:p>
    <w:p w:rsidR="00DA63EC" w:rsidRDefault="00DA63EC" w:rsidP="00DA63EC">
      <w:pPr>
        <w:pStyle w:val="affffd"/>
        <w:rPr>
          <w:rtl/>
        </w:rPr>
      </w:pPr>
      <w:r>
        <w:rPr>
          <w:rtl/>
        </w:rPr>
        <w:t>׹</w:t>
      </w:r>
    </w:p>
    <w:p>
      <w:pPr>
        <w:pStyle w:val="afffff8"/>
        <w:rPr>
          <w:ins w:id="90609" w:author="קלוד" w:date="2026-10-11T12:29:36Z"/>
        </w:rPr>
      </w:pPr>
      <w:ins w:id="90610" w:author="קלוד" w:date="2026-10-11T12:29:36Z">
        <w:r>
          <w:rPr>
            <w:color w:val="7B3F00"/>
          </w:rPr>
          <w:t xml:space="preserve">טבילת אצבע בחטאת פנימית - האם מפגלת</w:t>
        </w:r>
      </w:ins>
    </w:p>
    <w:p>
      <w:pPr>
        <w:pStyle w:val="38"/>
        <w:rPr>
          <w:ins w:id="97911" w:author="מנוע מכני" w:date="2026-10-11T12:04:39Z"/>
        </w:rPr>
      </w:pPr>
      <w:r>
        <w:t>אריבדר</w:t>
      </w:r>
      <w:r>
        <w:t>"</w:t>
      </w:r>
      <w:r>
        <w:t>ח</w:t>
      </w:r>
      <w:r w:rsidRPr="00623D74">
        <w:t xml:space="preserve">:</w:t>
      </w:r>
    </w:p>
    <w:p w:rsidR="00DA63EC" w:rsidRDefault="00DA63EC" w:rsidP="00DA63EC">
      <w:pPr>
        <w:tabs>
          <w:tab w:val="left" w:pos="0"/>
          <w:tab w:val="center" w:pos="2835"/>
        </w:tabs>
        <w:rPr>
          <w:b/>
          <w:bCs/>
          <w:rtl/>
        </w:rPr>
      </w:pPr>
      <w:del w:id="97912" w:author="מנוע מכני" w:date="2026-10-11T12:04:39Z">
        <w:r w:rsidRPr="00623D74">
          <w:rPr>
            <w:b/>
            <w:bCs/>
            <w:rtl/>
          </w:rPr>
          <w:delText xml:space="preserve"> </w:delText>
        </w:r>
      </w:del>
      <w:r w:rsidRPr="00623D74">
        <w:rPr>
          <w:b/>
          <w:bCs/>
          <w:rtl/>
        </w:rPr>
        <w:t xml:space="preserve">שמעתי, שטבילת אצבע מפגלת בחטאת פנימית.</w:t>
      </w:r>
    </w:p>
    <w:p w:rsidR="00DA63EC" w:rsidRDefault="00DA63EC" w:rsidP="00DA63EC">
      <w:pPr>
        <w:tabs>
          <w:tab w:val="left" w:pos="0"/>
          <w:tab w:val="center" w:pos="2835"/>
        </w:tabs>
        <w:rPr>
          <w:rtl/>
        </w:rPr>
      </w:pPr>
      <w:r>
        <w:rPr>
          <w:rFonts w:hint="cs"/>
          <w:rtl/>
        </w:rPr>
        <w:t xml:space="preserve">ומריבוייא דקרא ולא מצד שלמדנו משלמים דמה שלמים שלא לשמן אין מוציא </w:t>
      </w:r>
      <w:ins w:id="92401" w:author="מנוע מכני" w:date="2026-10-11T12:04:39Z">
        <w:r>
          <w:rPr>
            <w:rFonts w:hint="cs"/>
            <w:rtl/>
          </w:rPr>
          <w:t xml:space="preserve">כלום</w:t>
        </w:r>
      </w:ins>
      <w:del w:id="92402" w:author="מנוע מכני" w:date="2026-10-11T12:04:39Z">
        <w:r>
          <w:rPr>
            <w:rFonts w:hint="cs"/>
            <w:rtl/>
          </w:rPr>
          <w:delText xml:space="preserve">מידי</w:delText>
        </w:r>
      </w:del>
      <w:r>
        <w:rPr>
          <w:rFonts w:hint="cs"/>
          <w:rtl/>
        </w:rPr>
        <w:t xml:space="preserve"> פיגול אף חטאת </w:t>
      </w:r>
    </w:p>
    <w:p w:rsidR="00DA63EC" w:rsidRDefault="00DA63EC" w:rsidP="00DA63EC">
      <w:pPr>
        <w:tabs>
          <w:tab w:val="left" w:pos="0"/>
          <w:tab w:val="center" w:pos="2835"/>
        </w:tabs>
        <w:rPr>
          <w:rtl/>
        </w:rPr>
      </w:pPr>
    </w:p>
    <w:p>
      <w:pPr>
        <w:pStyle w:val="38"/>
        <w:rPr>
          <w:ins w:id="97914" w:author="מנוע מכני" w:date="2026-10-11T12:04:39Z"/>
        </w:rPr>
      </w:pPr>
      <w:del w:id="97913" w:author="מנוע מכני" w:date="2026-10-11T12:04:39Z">
        <w:r>
          <w:delText xml:space="preserve">•</w:delText>
        </w:r>
      </w:del>
      <w:r>
        <w:t xml:space="preserve"> אריב"ל:</w:t>
      </w:r>
    </w:p>
    <w:p w:rsidR="00DA63EC" w:rsidRDefault="00DA63EC" w:rsidP="00DA63EC">
      <w:pPr>
        <w:tabs>
          <w:tab w:val="left" w:pos="0"/>
          <w:tab w:val="center" w:pos="2835"/>
        </w:tabs>
        <w:rPr>
          <w:rtl/>
        </w:rPr>
      </w:pPr>
      <w:del w:id="97915" w:author="מנוע מכני" w:date="2026-10-11T12:04:39Z">
        <w:r>
          <w:rPr>
            <w:rtl/>
          </w:rPr>
          <w:delText xml:space="preserve"> </w:delText>
        </w:r>
      </w:del>
      <w:r>
        <w:rPr>
          <w:rtl/>
        </w:rPr>
        <w:t xml:space="preserve">בעליה זו שמעתי, שטבילת אצבע מפגלת.</w:t>
      </w:r>
    </w:p>
    <w:p>
      <w:pPr>
        <w:pStyle w:val="38"/>
        <w:rPr>
          <w:ins w:id="97916" w:author="מנוע מכני" w:date="2026-10-11T12:04:39Z"/>
        </w:rPr>
      </w:pPr>
      <w:r>
        <w:t xml:space="preserve">תהי בה רשב"ל:</w:t>
      </w:r>
    </w:p>
    <w:p w:rsidR="00DA63EC" w:rsidRDefault="00DA63EC" w:rsidP="00DA63EC">
      <w:pPr>
        <w:tabs>
          <w:tab w:val="left" w:pos="0"/>
          <w:tab w:val="center" w:pos="2835"/>
        </w:tabs>
        <w:rPr>
          <w:rtl/>
        </w:rPr>
      </w:pPr>
      <w:del w:id="97917" w:author="מנוע מכני" w:date="2026-10-11T12:04:39Z">
        <w:r>
          <w:rPr>
            <w:rtl/>
          </w:rPr>
          <w:delText xml:space="preserve"> </w:delText>
        </w:r>
      </w:del>
      <w:r>
        <w:rPr>
          <w:rFonts w:hint="cs"/>
          <w:rtl/>
        </w:rPr>
        <w:t xml:space="preserve">כדלעיל </w:t>
      </w:r>
      <w:r>
        <w:rPr>
          <w:rStyle w:val="2fb"/>
          <w:rFonts w:hint="cs"/>
          <w:rtl/>
        </w:rPr>
        <w:t xml:space="preserve">ואריב</w:t>
      </w:r>
      <w:r>
        <w:rPr>
          <w:rStyle w:val="2fb"/>
          <w:rtl/>
        </w:rPr>
        <w:t>"</w:t>
      </w:r>
      <w:r>
        <w:rPr>
          <w:rStyle w:val="2fb"/>
          <w:rFonts w:hint="cs"/>
          <w:rtl/>
        </w:rPr>
        <w:t xml:space="preserve">ח</w:t>
      </w:r>
      <w:r>
        <w:rPr>
          <w:rFonts w:hint="cs"/>
          <w:rtl/>
        </w:rPr>
        <w:t xml:space="preserve"> </w:t>
      </w:r>
      <w:r>
        <w:rPr>
          <w:rtl/>
        </w:rPr>
        <w:t xml:space="preserve">הכל משלמים למדו, הואיל וחוץ למקומו פוסל בשלמים ושלא לשמו פוסל בחטאת, מה חוץ למקומו הפוסל בשלמים - מוציא </w:t>
      </w:r>
      <w:ins w:id="92403" w:author="מנוע מכני" w:date="2026-10-11T12:04:39Z">
        <w:r>
          <w:rPr>
            <w:rtl/>
          </w:rPr>
          <w:t xml:space="preserve">כלום</w:t>
        </w:r>
      </w:ins>
      <w:del w:id="92404" w:author="מנוע מכני" w:date="2026-10-11T12:04:39Z">
        <w:r>
          <w:rPr>
            <w:rtl/>
          </w:rPr>
          <w:delText xml:space="preserve">מידי</w:delText>
        </w:r>
      </w:del>
      <w:r>
        <w:rPr>
          <w:rtl/>
        </w:rPr>
        <w:t xml:space="preserve"> פיגול, אף שלא לשמו הפוסל בחטאת - מוציאה </w:t>
      </w:r>
      <w:ins w:id="92405" w:author="מנוע מכני" w:date="2026-10-11T12:04:39Z">
        <w:r>
          <w:rPr>
            <w:rtl/>
          </w:rPr>
          <w:t xml:space="preserve">כלום</w:t>
        </w:r>
      </w:ins>
      <w:del w:id="92406" w:author="מנוע מכני" w:date="2026-10-11T12:04:39Z">
        <w:r>
          <w:rPr>
            <w:rtl/>
          </w:rPr>
          <w:delText xml:space="preserve">מידי</w:delText>
        </w:r>
      </w:del>
      <w:r>
        <w:rPr>
          <w:rtl/>
        </w:rPr>
        <w:t xml:space="preserve"> פיגול.</w:t>
      </w:r>
    </w:p>
    <w:p>
      <w:pPr>
        <w:pStyle w:val="38"/>
        <w:rPr>
          <w:ins w:id="97918" w:author="מנוע מכני" w:date="2026-10-11T12:04:39Z"/>
        </w:rPr>
      </w:pPr>
      <w:r w:rsidRPr="005F1FE7">
        <w:t>א"ר ירמיה:</w:t>
      </w:r>
    </w:p>
    <w:p w:rsidR="00DA63EC" w:rsidRDefault="00DA63EC" w:rsidP="00DA63EC">
      <w:pPr>
        <w:tabs>
          <w:tab w:val="left" w:pos="0"/>
          <w:tab w:val="center" w:pos="2835"/>
        </w:tabs>
        <w:rPr>
          <w:rtl/>
        </w:rPr>
      </w:pPr>
      <w:del w:id="97919" w:author="מנוע מכני" w:date="2026-10-11T12:04:39Z">
        <w:r>
          <w:rPr>
            <w:rtl/>
          </w:rPr>
          <w:delText xml:space="preserve"> </w:delText>
        </w:r>
      </w:del>
      <w:r>
        <w:rPr>
          <w:rtl/>
        </w:rPr>
        <w:t xml:space="preserve">מצדה תברא, מה לחוץ למקומו הפוסל בשלמים שכן נוהג בכל הזבחים, תאמר בשלא לשמו שאינו נוהג אלא בפסח וחטאת בלבד! </w:t>
      </w:r>
    </w:p>
    <w:p>
      <w:pPr>
        <w:pStyle w:val="38"/>
        <w:rPr>
          <w:ins w:id="97920" w:author="מנוע מכני" w:date="2026-10-11T12:04:39Z"/>
        </w:rPr>
      </w:pPr>
      <w:r>
        <w:tab/>
        <w:t xml:space="preserve">אלא</w:t>
      </w:r>
    </w:p>
    <w:p w:rsidR="00DA63EC" w:rsidRDefault="00DA63EC" w:rsidP="00DA63EC">
      <w:pPr>
        <w:tabs>
          <w:tab w:val="left" w:pos="0"/>
          <w:tab w:val="center" w:pos="2835"/>
        </w:tabs>
        <w:rPr>
          <w:rtl/>
        </w:rPr>
      </w:pPr>
      <w:del w:id="97921" w:author="מנוע מכני" w:date="2026-10-11T12:04:39Z">
        <w:r>
          <w:rPr>
            <w:rtl/>
          </w:rPr>
          <w:tab/>
          <w:delText xml:space="preserve"> </w:delText>
        </w:r>
      </w:del>
      <w:r>
        <w:rPr>
          <w:rFonts w:hint="cs"/>
          <w:rtl/>
        </w:rPr>
        <w:t>בהכרח ד</w:t>
      </w:r>
      <w:r>
        <w:rPr>
          <w:rtl/>
        </w:rPr>
        <w:t xml:space="preserve">דבר הפוסל בהן מוציאם </w:t>
      </w:r>
      <w:ins w:id="92407" w:author="מנוע מכני" w:date="2026-10-11T12:04:39Z">
        <w:r>
          <w:rPr>
            <w:rtl/>
          </w:rPr>
          <w:t xml:space="preserve">כלום</w:t>
        </w:r>
      </w:ins>
      <w:del w:id="92408" w:author="מנוע מכני" w:date="2026-10-11T12:04:39Z">
        <w:r>
          <w:rPr>
            <w:rtl/>
          </w:rPr>
          <w:delText xml:space="preserve">מידי</w:delText>
        </w:r>
      </w:del>
      <w:r>
        <w:rPr>
          <w:rtl/>
        </w:rPr>
        <w:t xml:space="preserve"> פיגול, דבר המעכב בהן מביאן לידי פיגול, </w:t>
      </w:r>
      <w:r>
        <w:rPr>
          <w:rFonts w:hint="cs"/>
          <w:rtl/>
        </w:rPr>
        <w:t>ה</w:t>
      </w:r>
      <w:r>
        <w:rPr>
          <w:rtl/>
        </w:rPr>
        <w:t>"</w:t>
      </w:r>
      <w:r>
        <w:rPr>
          <w:rFonts w:hint="cs"/>
          <w:rtl/>
        </w:rPr>
        <w:t>נ</w:t>
      </w:r>
      <w:r>
        <w:rPr>
          <w:rtl/>
        </w:rPr>
        <w:t xml:space="preserve"> דבר הפוסל בה מוציא </w:t>
      </w:r>
      <w:ins w:id="92409" w:author="מנוע מכני" w:date="2026-10-11T12:04:39Z">
        <w:r>
          <w:rPr>
            <w:rtl/>
          </w:rPr>
          <w:t xml:space="preserve">כלום</w:t>
        </w:r>
      </w:ins>
      <w:del w:id="92410" w:author="מנוע מכני" w:date="2026-10-11T12:04:39Z">
        <w:r>
          <w:rPr>
            <w:rtl/>
          </w:rPr>
          <w:delText xml:space="preserve">מידי</w:delText>
        </w:r>
      </w:del>
      <w:r>
        <w:rPr>
          <w:rtl/>
        </w:rPr>
        <w:t xml:space="preserve"> פיגול, דבר המעכב בה מביאה לידי פיגול.</w:t>
      </w:r>
    </w:p>
    <w:p w:rsidR="00DA63EC" w:rsidRDefault="00DA63EC" w:rsidP="00DA63EC">
      <w:pPr>
        <w:tabs>
          <w:tab w:val="left" w:pos="0"/>
          <w:tab w:val="center" w:pos="2835"/>
        </w:tabs>
        <w:rPr>
          <w:rtl/>
        </w:rPr>
      </w:pPr>
    </w:p>
    <w:p>
      <w:pPr>
        <w:pStyle w:val="38"/>
        <w:rPr>
          <w:ins w:id="97923" w:author="מנוע מכני" w:date="2026-10-11T12:04:39Z"/>
        </w:rPr>
      </w:pPr>
      <w:del w:id="97922" w:author="מנוע מכני" w:date="2026-10-11T12:04:39Z">
        <w:r>
          <w:delText xml:space="preserve">•</w:delText>
        </w:r>
      </w:del>
      <w:r>
        <w:t xml:space="preserve"> </w:t>
      </w:r>
      <w:r>
        <w:t>אר</w:t>
      </w:r>
      <w:r>
        <w:t>"</w:t>
      </w:r>
      <w:r>
        <w:t>מ</w:t>
      </w:r>
      <w:r>
        <w:t xml:space="preserve">:</w:t>
      </w:r>
    </w:p>
    <w:p w:rsidR="00DA63EC" w:rsidRDefault="00DA63EC" w:rsidP="00DA63EC">
      <w:pPr>
        <w:tabs>
          <w:tab w:val="left" w:pos="0"/>
          <w:tab w:val="center" w:pos="2835"/>
        </w:tabs>
        <w:rPr>
          <w:rtl/>
        </w:rPr>
      </w:pPr>
      <w:del w:id="97924" w:author="מנוע מכני" w:date="2026-10-11T12:04:39Z">
        <w:r>
          <w:rPr>
            <w:rtl/>
          </w:rPr>
          <w:delText xml:space="preserve"> </w:delText>
        </w:r>
      </w:del>
      <w:r>
        <w:rPr>
          <w:rtl/>
        </w:rPr>
        <w:t xml:space="preserve">אף אנן תנינא, זה הכלל: כל הקומץ ונותן בכלי והמוליך והמקטיר</w:t>
      </w:r>
      <w:ins w:id="94163" w:author="מנוע מכני" w:date="2026-10-11T12:04:39Z">
        <w:r>
          <w:rPr>
            <w:rtl/>
          </w:rPr>
          <w:t xml:space="preserve">,</w:t>
        </w:r>
      </w:ins>
      <w:del w:id="94164"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קומץ - היינו שוחט, מוליך - היינו מוליך, מקטיר </w:t>
      </w:r>
      <w:ins w:id="90751" w:author="מנוע מכני" w:date="2026-10-11T12:04:39Z">
        <w:r>
          <w:rPr>
            <w:rtl/>
          </w:rPr>
          <w:t xml:space="preserve">גם</w:t>
        </w:r>
      </w:ins>
      <w:del w:id="90752" w:author="מנוע מכני" w:date="2026-10-11T12:04:39Z">
        <w:r>
          <w:rPr>
            <w:rtl/>
          </w:rPr>
          <w:delText xml:space="preserve">נמי</w:delText>
        </w:r>
      </w:del>
      <w:r>
        <w:rPr>
          <w:rtl/>
        </w:rPr>
        <w:t xml:space="preserve"> - היינו זורק, </w:t>
      </w:r>
    </w:p>
    <w:p w:rsidR="00DA63EC" w:rsidRDefault="00DA63EC" w:rsidP="00DA63EC">
      <w:pPr>
        <w:tabs>
          <w:tab w:val="left" w:pos="0"/>
          <w:tab w:val="center" w:pos="2835"/>
        </w:tabs>
        <w:rPr>
          <w:rtl/>
        </w:rPr>
      </w:pPr>
      <w:r>
        <w:rPr>
          <w:rtl/>
        </w:rPr>
        <w:t xml:space="preserve">נותן בכלי</w:t>
      </w:r>
      <w:ins w:id="94165" w:author="מנוע מכני" w:date="2026-10-11T12:04:39Z">
        <w:r>
          <w:rPr>
            <w:rtl/>
          </w:rPr>
          <w:t xml:space="preserve"> </w:t>
        </w:r>
      </w:ins>
      <w:del w:id="94166" w:author="מנוע מכני" w:date="2026-10-11T12:04:39Z">
        <w:r>
          <w:rPr>
            <w:rtl/>
          </w:rPr>
          <w:delText xml:space="preserve"> </w:delText>
        </w:r>
        <w:r>
          <w:rPr>
            <w:rFonts w:hint="cs"/>
            <w:rtl/>
          </w:rPr>
          <w:delText xml:space="preserve"> </w:delText>
        </w:r>
      </w:del>
      <w:ins w:id="90755" w:author="מנוע מכני" w:date="2026-10-11T12:04:39Z">
        <w:r>
          <w:rPr>
            <w:rFonts w:hint="cs"/>
            <w:rtl/>
          </w:rPr>
          <w:t xml:space="preserve">לא</w:t>
        </w:r>
      </w:ins>
      <w:del w:id="90756" w:author="מנוע מכני" w:date="2026-10-11T12:04:39Z">
        <w:r>
          <w:rPr>
            <w:rFonts w:hint="cs"/>
            <w:rtl/>
          </w:rPr>
          <w:delText xml:space="preserve">לאו</w:delText>
        </w:r>
      </w:del>
      <w:r>
        <w:rPr>
          <w:rFonts w:hint="cs"/>
          <w:rtl/>
        </w:rPr>
        <w:t xml:space="preserve"> קבלה </w:t>
      </w:r>
      <w:ins w:id="90753" w:author="מנוע מכני" w:date="2026-10-11T12:04:39Z">
        <w:r>
          <w:rPr>
            <w:rFonts w:hint="cs"/>
            <w:rtl/>
          </w:rPr>
          <w:t xml:space="preserve">דכאן</w:t>
        </w:r>
      </w:ins>
      <w:del w:id="90754" w:author="מנוע מכני" w:date="2026-10-11T12:04:39Z">
        <w:r>
          <w:rPr>
            <w:rFonts w:hint="cs"/>
            <w:rtl/>
          </w:rPr>
          <w:delText xml:space="preserve">דהכא</w:delText>
        </w:r>
      </w:del>
      <w:r>
        <w:rPr>
          <w:rFonts w:hint="cs"/>
          <w:rtl/>
        </w:rPr>
        <w:t xml:space="preserve"> הוא לוקח </w:t>
      </w:r>
    </w:p>
    <w:p>
      <w:pPr>
        <w:pStyle w:val="38"/>
        <w:rPr>
          <w:ins w:id="97925" w:author="מנוע מכני" w:date="2026-10-11T12:04:39Z"/>
        </w:rPr>
      </w:pPr>
      <w:r>
        <w:t xml:space="preserve">אלא</w:t>
      </w:r>
    </w:p>
    <w:p w:rsidR="00DA63EC" w:rsidRDefault="00DA63EC" w:rsidP="00DA63EC">
      <w:pPr>
        <w:tabs>
          <w:tab w:val="left" w:pos="0"/>
          <w:tab w:val="center" w:pos="2835"/>
        </w:tabs>
        <w:rPr>
          <w:rtl/>
        </w:rPr>
      </w:pPr>
      <w:del w:id="97926" w:author="מנוע מכני" w:date="2026-10-11T12:04:39Z">
        <w:r>
          <w:rPr>
            <w:rtl/>
          </w:rPr>
          <w:delText xml:space="preserve"> </w:delText>
        </w:r>
      </w:del>
      <w:r>
        <w:rPr>
          <w:rtl/>
        </w:rPr>
        <w:t xml:space="preserve">כיון דלא סגי דלא יהיב, </w:t>
      </w:r>
      <w:r>
        <w:rPr>
          <w:rFonts w:hint="cs"/>
          <w:rtl/>
        </w:rPr>
        <w:t>ע</w:t>
      </w:r>
      <w:r>
        <w:rPr>
          <w:rtl/>
        </w:rPr>
        <w:t>"</w:t>
      </w:r>
      <w:r>
        <w:rPr>
          <w:rFonts w:hint="cs"/>
          <w:rtl/>
        </w:rPr>
        <w:t>כ</w:t>
      </w:r>
      <w:r>
        <w:rPr>
          <w:rtl/>
        </w:rPr>
        <w:t xml:space="preserve"> עבודה חשובה היא, </w:t>
      </w:r>
      <w:r>
        <w:rPr>
          <w:rtl/>
        </w:rPr>
        <w:t xml:space="preserve">ה"נ</w:t>
      </w:r>
      <w:r>
        <w:rPr>
          <w:rtl/>
        </w:rPr>
        <w:t xml:space="preserve"> כיון דלא סגי דלא </w:t>
      </w:r>
      <w:ins w:id="96455" w:author="מנוע מכני" w:date="2026-10-11T12:04:39Z">
        <w:r>
          <w:rPr>
            <w:rtl/>
          </w:rPr>
          <w:t xml:space="preserve">עשה</w:t>
        </w:r>
      </w:ins>
      <w:del w:id="96456" w:author="מנוע מכני" w:date="2026-10-11T12:04:39Z">
        <w:r>
          <w:rPr>
            <w:rtl/>
          </w:rPr>
          <w:delText xml:space="preserve">עביד</w:delText>
        </w:r>
      </w:del>
      <w:r>
        <w:rPr>
          <w:rtl/>
        </w:rPr>
        <w:t xml:space="preserve"> לה, על כרחי' היינו הולכה! </w:t>
      </w:r>
    </w:p>
    <w:p>
      <w:pPr>
        <w:pStyle w:val="38"/>
        <w:rPr>
          <w:ins w:id="101543" w:author="מנוע מכני" w:date="2026-10-11T12:04:39Z"/>
        </w:rPr>
      </w:pPr>
      <w:r>
        <w:t xml:space="preserve">- </w:t>
      </w:r>
      <w:r>
        <w:t xml:space="preserve">לא</w:t>
      </w:r>
      <w:r>
        <w:t xml:space="preserve">,</w:t>
      </w:r>
    </w:p>
    <w:p w:rsidR="00DA63EC" w:rsidRDefault="00DA63EC" w:rsidP="00DA63EC">
      <w:pPr>
        <w:pStyle w:val="affffb"/>
        <w:rPr>
          <w:rtl/>
        </w:rPr>
      </w:pPr>
      <w:del w:id="101544" w:author="מנוע מכני" w:date="2026-10-11T12:04:39Z">
        <w:r>
          <w:rPr>
            <w:rtl/>
          </w:rPr>
          <w:delText xml:space="preserve"> </w:delText>
        </w:r>
      </w:del>
      <w:r>
        <w:rPr>
          <w:rtl/>
        </w:rPr>
        <w:t xml:space="preserve">לעולם דדמי לקבלה, ו</w:t>
      </w:r>
      <w:r>
        <w:rPr>
          <w:rFonts w:hint="cs"/>
          <w:rtl/>
        </w:rPr>
        <w:t xml:space="preserve">הך </w:t>
      </w:r>
      <w:ins w:id="90759" w:author="מנוע מכני" w:date="2026-10-11T12:04:39Z">
        <w:r>
          <w:rPr>
            <w:rFonts w:hint="cs"/>
            <w:rtl/>
          </w:rPr>
          <w:t xml:space="preserve">דכאן</w:t>
        </w:r>
      </w:ins>
      <w:del w:id="90760" w:author="מנוע מכני" w:date="2026-10-11T12:04:39Z">
        <w:r>
          <w:rPr>
            <w:rFonts w:hint="cs"/>
            <w:rtl/>
          </w:rPr>
          <w:delText xml:space="preserve">ד</w:delText>
        </w:r>
        <w:r>
          <w:rPr>
            <w:rtl/>
          </w:rPr>
          <w:delText xml:space="preserve">הכא</w:delText>
        </w:r>
      </w:del>
      <w:r>
        <w:rPr>
          <w:rtl/>
        </w:rPr>
        <w:t xml:space="preserve"> ממילא, </w:t>
      </w:r>
      <w:ins w:id="90757" w:author="מנוע מכני" w:date="2026-10-11T12:04:39Z">
        <w:r>
          <w:rPr>
            <w:rtl/>
          </w:rPr>
          <w:t xml:space="preserve">שם</w:t>
        </w:r>
      </w:ins>
      <w:del w:id="90758" w:author="מנוע מכני" w:date="2026-10-11T12:04:39Z">
        <w:r>
          <w:rPr>
            <w:rtl/>
          </w:rPr>
          <w:delText xml:space="preserve">התם</w:delText>
        </w:r>
      </w:del>
      <w:r>
        <w:rPr>
          <w:rtl/>
        </w:rPr>
        <w:t xml:space="preserve"> שקיל ויהיב, כיון דאידי ואידי מתן כלי הוא, מה לי ממילא מה לי שקיל ויהיב.</w:t>
      </w:r>
    </w:p>
    <w:p w:rsidR="00DA63EC" w:rsidRDefault="00DA63EC" w:rsidP="00DA63EC">
      <w:pPr>
        <w:tabs>
          <w:tab w:val="left" w:pos="0"/>
          <w:tab w:val="center" w:pos="2835"/>
        </w:tabs>
        <w:rPr>
          <w:rtl/>
        </w:rPr>
      </w:pPr>
    </w:p>
    <w:p>
      <w:pPr>
        <w:pStyle w:val="38"/>
        <w:rPr>
          <w:ins w:id="97928" w:author="מנוע מכני" w:date="2026-10-11T12:04:39Z"/>
        </w:rPr>
      </w:pPr>
      <w:del w:id="97927" w:author="מנוע מכני" w:date="2026-10-11T12:04:39Z">
        <w:r>
          <w:delText xml:space="preserve">•</w:delText>
        </w:r>
      </w:del>
      <w:r>
        <w:t xml:space="preserve"> לימא כתנאי, דתני </w:t>
      </w:r>
      <w:ins w:id="92411" w:author="מנוע מכני" w:date="2026-10-11T12:04:39Z">
        <w:r>
          <w:t xml:space="preserve">אחת</w:t>
        </w:r>
      </w:ins>
      <w:del w:id="92412" w:author="מנוע מכני" w:date="2026-10-11T12:04:39Z">
        <w:r>
          <w:delText xml:space="preserve">חדא</w:delText>
        </w:r>
      </w:del>
      <w:r>
        <w:t xml:space="preserve">:</w:t>
      </w:r>
    </w:p>
    <w:p w:rsidR="00DA63EC" w:rsidRDefault="00DA63EC" w:rsidP="00DA63EC">
      <w:pPr>
        <w:tabs>
          <w:tab w:val="left" w:pos="0"/>
          <w:tab w:val="center" w:pos="2835"/>
        </w:tabs>
        <w:rPr>
          <w:rtl/>
        </w:rPr>
      </w:pPr>
      <w:del w:id="97929" w:author="מנוע מכני" w:date="2026-10-11T12:04:39Z">
        <w:r>
          <w:rPr>
            <w:rtl/>
          </w:rPr>
          <w:delText xml:space="preserve"> </w:delText>
        </w:r>
      </w:del>
      <w:r>
        <w:rPr>
          <w:rtl/>
        </w:rPr>
        <w:t xml:space="preserve">טבילת אצבע מפגלת בחטאת, </w:t>
      </w:r>
    </w:p>
    <w:p>
      <w:pPr>
        <w:pStyle w:val="38"/>
        <w:rPr>
          <w:ins w:id="97930" w:author="מנוע מכני" w:date="2026-10-11T12:04:39Z"/>
        </w:rPr>
      </w:pPr>
      <w:r w:rsidRPr="003D019C">
        <w:t>ותניא אידך:</w:t>
      </w:r>
    </w:p>
    <w:p w:rsidR="00DA63EC" w:rsidRDefault="00DA63EC" w:rsidP="00DA63EC">
      <w:pPr>
        <w:tabs>
          <w:tab w:val="left" w:pos="0"/>
          <w:tab w:val="center" w:pos="2835"/>
        </w:tabs>
        <w:rPr>
          <w:rtl/>
        </w:rPr>
      </w:pPr>
      <w:del w:id="97931" w:author="מנוע מכני" w:date="2026-10-11T12:04:39Z">
        <w:r>
          <w:rPr>
            <w:rtl/>
          </w:rPr>
          <w:delText xml:space="preserve"> </w:delText>
        </w:r>
      </w:del>
      <w:r>
        <w:rPr>
          <w:rtl/>
        </w:rPr>
        <w:t xml:space="preserve">לא</w:t>
      </w:r>
      <w:r>
        <w:rPr>
          <w:rtl/>
        </w:rPr>
        <w:t xml:space="preserve"> מפגלת ולא מתפגלת, </w:t>
      </w:r>
      <w:ins w:id="92413" w:author="מנוע מכני" w:date="2026-10-11T12:04:39Z">
        <w:r>
          <w:rPr>
            <w:rtl/>
          </w:rPr>
          <w:t xml:space="preserve">מה</w:t>
        </w:r>
      </w:ins>
      <w:del w:id="92414" w:author="מנוע מכני" w:date="2026-10-11T12:04:39Z">
        <w:r>
          <w:rPr>
            <w:rtl/>
          </w:rPr>
          <w:delText xml:space="preserve">מאי</w:delText>
        </w:r>
      </w:del>
      <w:r>
        <w:rPr>
          <w:rtl/>
        </w:rPr>
        <w:t xml:space="preserve"> </w:t>
      </w:r>
      <w:ins w:id="90761" w:author="מנוע מכני" w:date="2026-10-11T12:04:39Z">
        <w:r>
          <w:rPr>
            <w:rtl/>
          </w:rPr>
          <w:t xml:space="preserve">לא</w:t>
        </w:r>
      </w:ins>
      <w:del w:id="90762" w:author="מנוע מכני" w:date="2026-10-11T12:04:39Z">
        <w:r>
          <w:rPr>
            <w:rtl/>
          </w:rPr>
          <w:delText xml:space="preserve">לאו</w:delText>
        </w:r>
      </w:del>
      <w:r>
        <w:rPr>
          <w:rtl/>
        </w:rPr>
        <w:t xml:space="preserve"> תנאי היא! </w:t>
      </w:r>
      <w:r>
        <w:rPr>
          <w:rtl/>
        </w:rPr>
        <w:t xml:space="preserve">לא</w:t>
      </w:r>
      <w:r>
        <w:rPr>
          <w:rtl/>
        </w:rPr>
        <w:t xml:space="preserve">, הא רבנן, הא </w:t>
      </w:r>
      <w:ins w:id="90201" w:author="מנוע מכני" w:date="2026-10-11T12:04:39Z">
        <w:r>
          <w:rPr>
            <w:rStyle w:val="2fb"/>
            <w:rtl/>
          </w:rPr>
          <w:t xml:space="preserve">ר"ש</w:t>
        </w:r>
      </w:ins>
      <w:del w:id="90202" w:author="מנוע מכני" w:date="2026-10-11T12:04:39Z">
        <w:r>
          <w:rPr>
            <w:rtl/>
          </w:rPr>
          <w:delText xml:space="preserve">רבי שמעון</w:delText>
        </w:r>
      </w:del>
      <w:r>
        <w:rPr>
          <w:rtl/>
        </w:rPr>
        <w:t xml:space="preserve">.</w:t>
      </w:r>
    </w:p>
    <w:p w:rsidR="00DA63EC" w:rsidRDefault="00DA63EC" w:rsidP="00DA63EC">
      <w:pPr>
        <w:pStyle w:val="afff3"/>
        <w:framePr w:wrap="around"/>
        <w:tabs>
          <w:tab w:val="left" w:pos="0"/>
        </w:tabs>
        <w:rPr>
          <w:rtl/>
        </w:rPr>
      </w:pPr>
      <w:r>
        <w:rPr>
          <w:rFonts w:hint="cs"/>
          <w:rtl/>
        </w:rPr>
        <w:t>יד.</w:t>
      </w:r>
    </w:p>
    <w:p w:rsidR="00DA63EC" w:rsidRDefault="00DA63EC" w:rsidP="00DA63EC">
      <w:pPr>
        <w:tabs>
          <w:tab w:val="left" w:pos="0"/>
          <w:tab w:val="center" w:pos="2835"/>
        </w:tabs>
        <w:rPr>
          <w:rtl/>
        </w:rPr>
      </w:pPr>
      <w:ins w:id="95789" w:author="מנוע מכני" w:date="2026-10-11T12:04:39Z">
        <w:r>
          <w:rPr>
            <w:rtl/>
          </w:rPr>
          <w:t xml:space="preserve">אם </w:t>
        </w:r>
      </w:ins>
      <w:del w:id="95790" w:author="מנוע מכני" w:date="2026-10-11T12:04:39Z">
        <w:r>
          <w:rPr>
            <w:rtl/>
          </w:rPr>
          <w:delText xml:space="preserve">אי </w:delText>
        </w:r>
      </w:del>
      <w:r>
        <w:rPr>
          <w:rStyle w:val="2fb"/>
          <w:rFonts w:hint="cs"/>
          <w:rtl/>
        </w:rPr>
        <w:t>ר</w:t>
      </w:r>
      <w:r>
        <w:rPr>
          <w:rStyle w:val="2fb"/>
          <w:rtl/>
        </w:rPr>
        <w:t>"</w:t>
      </w:r>
      <w:r>
        <w:rPr>
          <w:rStyle w:val="2fb"/>
          <w:rFonts w:hint="cs"/>
          <w:rtl/>
        </w:rPr>
        <w:t>ש</w:t>
      </w:r>
      <w:r>
        <w:rPr>
          <w:rtl/>
        </w:rPr>
        <w:t xml:space="preserve"> </w:t>
      </w:r>
      <w:ins w:id="92415" w:author="מנוע מכני" w:date="2026-10-11T12:04:39Z">
        <w:r>
          <w:rPr>
            <w:rtl/>
          </w:rPr>
          <w:t xml:space="preserve">מה</w:t>
        </w:r>
      </w:ins>
      <w:del w:id="92416" w:author="מנוע מכני" w:date="2026-10-11T12:04:39Z">
        <w:r>
          <w:rPr>
            <w:rtl/>
          </w:rPr>
          <w:delText xml:space="preserve">מאי</w:delText>
        </w:r>
      </w:del>
      <w:r>
        <w:rPr>
          <w:rtl/>
        </w:rPr>
        <w:t xml:space="preserve"> איריא טבילת אצבע? האמר: כל שאינו על מזבח החיצון כשלמים אין בו משום פיגול! אלא, הא והא רבנן, ול"</w:t>
      </w:r>
      <w:r>
        <w:rPr>
          <w:rFonts w:hint="cs"/>
          <w:rtl/>
        </w:rPr>
        <w:t>ק</w:t>
      </w:r>
      <w:r>
        <w:rPr>
          <w:rtl/>
        </w:rPr>
        <w:t>: כאן בחטאות החיצונות, כאן בחטאות הפנימיות.</w:t>
      </w:r>
    </w:p>
    <w:p w:rsidR="00DA63EC" w:rsidRPr="00FE1B89" w:rsidRDefault="00DA63EC" w:rsidP="00DA63EC">
      <w:pPr>
        <w:tabs>
          <w:tab w:val="left" w:pos="0"/>
          <w:tab w:val="center" w:pos="2835"/>
        </w:tabs>
        <w:rPr>
          <w:spacing w:val="-2"/>
          <w:rtl/>
        </w:rPr>
      </w:pPr>
      <w:r w:rsidRPr="00FE1B89">
        <w:rPr>
          <w:spacing w:val="-2"/>
          <w:rtl/>
        </w:rPr>
        <w:t xml:space="preserve">חטאות החיצונות </w:t>
      </w:r>
      <w:r w:rsidRPr="00FE1B89">
        <w:rPr>
          <w:rFonts w:hint="cs"/>
          <w:spacing w:val="-2"/>
          <w:rtl/>
        </w:rPr>
        <w:t>ד</w:t>
      </w:r>
      <w:r w:rsidRPr="00FE1B89">
        <w:rPr>
          <w:spacing w:val="-2"/>
          <w:rtl/>
        </w:rPr>
        <w:t>ס</w:t>
      </w:r>
      <w:r w:rsidRPr="00FE1B89">
        <w:rPr>
          <w:rFonts w:hint="cs"/>
          <w:spacing w:val="-2"/>
          <w:rtl/>
        </w:rPr>
        <w:t>ד</w:t>
      </w:r>
      <w:r w:rsidRPr="00FE1B89">
        <w:rPr>
          <w:spacing w:val="-2"/>
          <w:rtl/>
        </w:rPr>
        <w:t>"</w:t>
      </w:r>
      <w:r w:rsidRPr="00FE1B89">
        <w:rPr>
          <w:rFonts w:hint="cs"/>
          <w:spacing w:val="-2"/>
          <w:rtl/>
        </w:rPr>
        <w:t>א</w:t>
      </w:r>
      <w:r w:rsidRPr="00FE1B89">
        <w:rPr>
          <w:spacing w:val="-2"/>
          <w:rtl/>
        </w:rPr>
        <w:t xml:space="preserve">: הואיל וכתיב </w:t>
      </w:r>
      <w:r w:rsidRPr="00FE1B89">
        <w:rPr>
          <w:rStyle w:val="afffff0"/>
          <w:rFonts w:hint="cs"/>
          <w:spacing w:val="-2"/>
          <w:rtl/>
        </w:rPr>
        <w:t>'</w:t>
      </w:r>
      <w:ins w:id="90477" w:author="Claude - סמנטי" w:date="2026-10-11T12:26:16Z">
        <w:r>
          <w:rPr>
            <w:rStyle w:val="afffff0"/>
            <w:spacing w:val="-2"/>
            <w:rtl/>
          </w:rPr>
          <w:t xml:space="preserve">וְלָקַח</w:t>
        </w:r>
      </w:ins>
      <w:del w:id="90478" w:author="Claude - סמנטי" w:date="2026-10-11T12:26:16Z">
        <w:r w:rsidRPr="00FE1B89">
          <w:rPr>
            <w:rStyle w:val="afffff0"/>
            <w:spacing w:val="-2"/>
            <w:rtl/>
          </w:rPr>
          <w:delText xml:space="preserve">ולקח</w:delText>
        </w:r>
      </w:del>
      <w:r w:rsidRPr="00FE1B89">
        <w:rPr>
          <w:rStyle w:val="afffff0"/>
          <w:rFonts w:hint="cs"/>
          <w:spacing w:val="-2"/>
          <w:rtl/>
        </w:rPr>
        <w:t>'</w:t>
      </w:r>
      <w:r w:rsidRPr="00FE1B89">
        <w:rPr>
          <w:rStyle w:val="afffff0"/>
          <w:spacing w:val="-2"/>
          <w:rtl/>
        </w:rPr>
        <w:t>,</w:t>
      </w:r>
      <w:r w:rsidRPr="00FE1B89">
        <w:rPr>
          <w:spacing w:val="-2"/>
          <w:rtl/>
        </w:rPr>
        <w:t xml:space="preserve"> </w:t>
      </w:r>
      <w:ins w:id="95791" w:author="מנוע מכני" w:date="2026-10-11T12:04:39Z">
        <w:r>
          <w:rPr>
            <w:spacing w:val="-2"/>
            <w:rtl/>
          </w:rPr>
          <w:t xml:space="preserve">ואם </w:t>
        </w:r>
      </w:ins>
      <w:del w:id="95792" w:author="מנוע מכני" w:date="2026-10-11T12:04:39Z">
        <w:r w:rsidRPr="00FE1B89">
          <w:rPr>
            <w:spacing w:val="-2"/>
            <w:rtl/>
          </w:rPr>
          <w:delText xml:space="preserve">ואי </w:delText>
        </w:r>
      </w:del>
      <w:r w:rsidRPr="00FE1B89">
        <w:rPr>
          <w:spacing w:val="-2"/>
          <w:rtl/>
        </w:rPr>
        <w:t xml:space="preserve">אתי קוף רמי </w:t>
      </w:r>
      <w:ins w:id="95431" w:author="מנוע מכני" w:date="2026-10-11T12:04:39Z">
        <w:r>
          <w:rPr>
            <w:spacing w:val="-2"/>
            <w:rtl/>
          </w:rPr>
          <w:t xml:space="preserve">להם</w:t>
        </w:r>
      </w:ins>
      <w:del w:id="95432" w:author="מנוע מכני" w:date="2026-10-11T12:04:39Z">
        <w:r w:rsidRPr="00FE1B89">
          <w:rPr>
            <w:spacing w:val="-2"/>
            <w:rtl/>
          </w:rPr>
          <w:delText xml:space="preserve">להו</w:delText>
        </w:r>
      </w:del>
      <w:r w:rsidRPr="00FE1B89">
        <w:rPr>
          <w:spacing w:val="-2"/>
          <w:rtl/>
        </w:rPr>
        <w:t xml:space="preserve"> אידיה בעי ל</w:t>
      </w:r>
      <w:r w:rsidRPr="00FE1B89">
        <w:rPr>
          <w:rFonts w:hint="cs"/>
          <w:spacing w:val="-2"/>
          <w:rtl/>
        </w:rPr>
        <w:t xml:space="preserve">יקח לזמן אחר </w:t>
      </w:r>
    </w:p>
    <w:p w:rsidR="00DA63EC" w:rsidRDefault="00DA63EC" w:rsidP="00DA63EC">
      <w:pPr>
        <w:tabs>
          <w:tab w:val="left" w:pos="0"/>
          <w:tab w:val="center" w:pos="2835"/>
        </w:tabs>
        <w:rPr>
          <w:rtl/>
        </w:rPr>
      </w:pPr>
      <w:r>
        <w:rPr>
          <w:rtl/>
        </w:rPr>
        <w:t xml:space="preserve">כמאן דכתיב וטבל דמי, </w:t>
      </w:r>
      <w:r>
        <w:rPr>
          <w:rtl/>
        </w:rPr>
        <w:t xml:space="preserve">קמ"ל</w:t>
      </w:r>
      <w:r>
        <w:rPr>
          <w:rtl/>
        </w:rPr>
        <w:t xml:space="preserve">, </w:t>
      </w:r>
      <w:ins w:id="92417" w:author="מנוע מכני" w:date="2026-10-11T12:04:39Z">
        <w:r>
          <w:rPr>
            <w:rtl/>
          </w:rPr>
          <w:t xml:space="preserve">לכך</w:t>
        </w:r>
      </w:ins>
      <w:del w:id="92418" w:author="מנוע מכני" w:date="2026-10-11T12:04:39Z">
        <w:r>
          <w:rPr>
            <w:rtl/>
          </w:rPr>
          <w:delText xml:space="preserve">להכי</w:delText>
        </w:r>
      </w:del>
      <w:r>
        <w:rPr>
          <w:rtl/>
        </w:rPr>
        <w:t xml:space="preserve"> </w:t>
      </w:r>
      <w:r>
        <w:rPr>
          <w:rtl/>
        </w:rPr>
        <w:t xml:space="preserve">לא</w:t>
      </w:r>
      <w:r>
        <w:rPr>
          <w:rtl/>
        </w:rPr>
        <w:t xml:space="preserve"> כתיב וטבל, דמשמע </w:t>
      </w:r>
      <w:ins w:id="92419" w:author="מנוע מכני" w:date="2026-10-11T12:04:39Z">
        <w:r>
          <w:rPr>
            <w:rtl/>
          </w:rPr>
          <w:t xml:space="preserve">כך</w:t>
        </w:r>
      </w:ins>
      <w:del w:id="92420" w:author="מנוע מכני" w:date="2026-10-11T12:04:39Z">
        <w:r>
          <w:rPr>
            <w:rtl/>
          </w:rPr>
          <w:delText xml:space="preserve">הכי</w:delText>
        </w:r>
      </w:del>
      <w:r>
        <w:rPr>
          <w:rtl/>
        </w:rPr>
        <w:t xml:space="preserve"> ומשמע </w:t>
      </w:r>
      <w:ins w:id="92421" w:author="מנוע מכני" w:date="2026-10-11T12:04:39Z">
        <w:r>
          <w:rPr>
            <w:rtl/>
          </w:rPr>
          <w:t xml:space="preserve">כך</w:t>
        </w:r>
      </w:ins>
      <w:del w:id="92422" w:author="מנוע מכני" w:date="2026-10-11T12:04:39Z">
        <w:r>
          <w:rPr>
            <w:rtl/>
          </w:rPr>
          <w:delText xml:space="preserve">הכי</w:delText>
        </w:r>
      </w:del>
      <w:r>
        <w:rPr>
          <w:rtl/>
        </w:rPr>
        <w:t xml:space="preserve">.</w:t>
      </w:r>
    </w:p>
    <w:p w:rsidR="00DA63EC" w:rsidRDefault="00DA63EC" w:rsidP="00DA63EC">
      <w:pPr>
        <w:pStyle w:val="affffd"/>
        <w:rPr>
          <w:del w:id="90012" w:author="מנוע עיצוב" w:date="2026-10-11T12:09:26Z"/>
          <w:rtl/>
        </w:rPr>
      </w:pPr>
      <w:del w:id="90011" w:author="מנוע עיצוב" w:date="2026-10-11T12:09:26Z">
        <w:r>
          <w:rPr>
            <w:rtl/>
          </w:rPr>
          <w:delText xml:space="preserve">׹</w:delText>
        </w:r>
      </w:del>
    </w:p>
    <w:p w:rsidR="00DA63EC" w:rsidRDefault="00DA63EC" w:rsidP="00DA63EC">
      <w:pPr>
        <w:pStyle w:val="affff1"/>
        <w:tabs>
          <w:tab w:val="left" w:pos="0"/>
        </w:tabs>
        <w:ind w:end="0"/>
        <w:rPr>
          <w:rtl/>
        </w:rPr>
        <w:pPrChange w:id="20068" w:author="קלוד" w:date="2026-10-11T09:07:24Z">
          <w:pPr>
            <w:pStyle w:val="affff1"/>
            <w:tabs>
              <w:tab w:val="left" w:pos="0"/>
            </w:tabs>
            <w:rPr>
              <w:rtl/>
            </w:rPr>
          </w:pPr>
        </w:pPrChange>
      </w:pPr>
      <w:ins w:id="9807" w:author="מספור קטעי משנה" w:date="2026-10-11T09:35:09Z">
        <w:r>
          <w:rPr>
            <w:rStyle w:val="MisparKeta"/>
          </w:rPr>
          <w:t xml:space="preserve">א. </w:t>
        </w:r>
      </w:ins>
      <w:r>
        <w:rPr>
          <w:rtl/>
        </w:rPr>
        <w:t>רבי שמעון מכשיר בהילוך.</w:t>
      </w:r>
    </w:p>
    <w:p w:rsidR="00DA63EC" w:rsidRDefault="00DA63EC" w:rsidP="00DA63EC">
      <w:pPr>
        <w:tabs>
          <w:tab w:val="left" w:pos="0"/>
          <w:tab w:val="center" w:pos="2835"/>
        </w:tabs>
        <w:rPr>
          <w:rtl/>
        </w:rPr>
      </w:pPr>
      <w:r>
        <w:rPr>
          <w:rStyle w:val="2fb"/>
          <w:rFonts w:hint="cs"/>
          <w:rtl/>
        </w:rPr>
        <w:t>ארשב</w:t>
      </w:r>
      <w:r>
        <w:rPr>
          <w:rStyle w:val="2fb"/>
          <w:rtl/>
        </w:rPr>
        <w:t>"</w:t>
      </w:r>
      <w:r>
        <w:rPr>
          <w:rStyle w:val="2fb"/>
          <w:rFonts w:hint="cs"/>
          <w:rtl/>
        </w:rPr>
        <w:t>ל</w:t>
      </w:r>
      <w:r>
        <w:rPr>
          <w:rtl/>
        </w:rPr>
        <w:t xml:space="preserve"> מודה </w:t>
      </w:r>
      <w:ins w:id="90203" w:author="מנוע מכני" w:date="2026-10-11T12:04:39Z">
        <w:r>
          <w:rPr>
            <w:rStyle w:val="2fb"/>
            <w:rtl/>
          </w:rPr>
          <w:t xml:space="preserve">ר"ש</w:t>
        </w:r>
      </w:ins>
      <w:del w:id="90204" w:author="מנוע מכני" w:date="2026-10-11T12:04:39Z">
        <w:r>
          <w:rPr>
            <w:rtl/>
          </w:rPr>
          <w:delText xml:space="preserve">רבי שמעון</w:delText>
        </w:r>
      </w:del>
      <w:r>
        <w:rPr>
          <w:rtl/>
        </w:rPr>
        <w:t xml:space="preserve"> בהולכת חטאות הפנימיות שמחשבה פוסלת </w:t>
      </w:r>
      <w:ins w:id="92423" w:author="מנוע מכני" w:date="2026-10-11T12:04:39Z">
        <w:r>
          <w:rPr>
            <w:rtl/>
          </w:rPr>
          <w:t xml:space="preserve">בהם</w:t>
        </w:r>
      </w:ins>
      <w:del w:id="92424" w:author="מנוע מכני" w:date="2026-10-11T12:04:39Z">
        <w:r>
          <w:rPr>
            <w:rtl/>
          </w:rPr>
          <w:delText xml:space="preserve">בהו</w:delText>
        </w:r>
      </w:del>
      <w:r>
        <w:rPr>
          <w:rtl/>
        </w:rPr>
        <w:t xml:space="preserve">, הואיל ועבודה שאין יכול לבטלה.</w:t>
      </w:r>
    </w:p>
    <w:p>
      <w:pPr>
        <w:pStyle w:val="38"/>
        <w:rPr>
          <w:ins w:id="97932" w:author="מנוע מכני" w:date="2026-10-11T12:04:39Z"/>
        </w:rPr>
      </w:pPr>
      <w:r>
        <w:t>והא</w:t>
      </w:r>
      <w:r>
        <w:t>ר</w:t>
      </w:r>
      <w:r>
        <w:t>"</w:t>
      </w:r>
      <w:r>
        <w:t>ש</w:t>
      </w:r>
      <w:r>
        <w:t xml:space="preserve">:</w:t>
      </w:r>
    </w:p>
    <w:p w:rsidR="00DA63EC" w:rsidRDefault="00DA63EC" w:rsidP="00DA63EC">
      <w:pPr>
        <w:tabs>
          <w:tab w:val="left" w:pos="0"/>
          <w:tab w:val="center" w:pos="2835"/>
        </w:tabs>
        <w:rPr>
          <w:rtl/>
        </w:rPr>
      </w:pPr>
      <w:del w:id="97933" w:author="מנוע מכני" w:date="2026-10-11T12:04:39Z">
        <w:r>
          <w:rPr>
            <w:rtl/>
          </w:rPr>
          <w:delText xml:space="preserve"> </w:delText>
        </w:r>
      </w:del>
      <w:r>
        <w:rPr>
          <w:rtl/>
        </w:rPr>
        <w:t xml:space="preserve">כל שאינו על מזבח החיצון כשלמים אין חייבין עליו משום פיגול! </w:t>
      </w:r>
    </w:p>
    <w:p>
      <w:pPr>
        <w:pStyle w:val="afffff8"/>
        <w:rPr>
          <w:ins w:id="90607" w:author="קלוד" w:date="2026-10-11T12:29:36Z"/>
        </w:rPr>
      </w:pPr>
      <w:ins w:id="90608" w:author="קלוד" w:date="2026-10-11T12:29:36Z">
        <w:r>
          <w:rPr>
            <w:color w:val="7B3F00"/>
          </w:rPr>
          <w:t xml:space="preserve">הולכת חטאת פנימית - מחשבה פוסלת אף לר"ש, מק"ו</w:t>
        </w:r>
      </w:ins>
    </w:p>
    <w:p>
      <w:pPr>
        <w:pStyle w:val="38"/>
        <w:rPr>
          <w:ins w:id="97934" w:author="מנוע מכני" w:date="2026-10-11T12:04:39Z"/>
        </w:rPr>
      </w:pPr>
      <w:r>
        <w:t>אריב</w:t>
      </w:r>
      <w:r>
        <w:t>"</w:t>
      </w:r>
      <w:r>
        <w:t>ח</w:t>
      </w:r>
      <w:r>
        <w:t xml:space="preserve">:</w:t>
      </w:r>
    </w:p>
    <w:p w:rsidR="00DA63EC" w:rsidRDefault="00DA63EC" w:rsidP="00DA63EC">
      <w:pPr>
        <w:tabs>
          <w:tab w:val="left" w:pos="0"/>
          <w:tab w:val="center" w:pos="2835"/>
        </w:tabs>
        <w:rPr>
          <w:rtl/>
        </w:rPr>
      </w:pPr>
      <w:del w:id="97935" w:author="מנוע מכני" w:date="2026-10-11T12:04:39Z">
        <w:r>
          <w:rPr>
            <w:rtl/>
          </w:rPr>
          <w:delText xml:space="preserve"> </w:delText>
        </w:r>
      </w:del>
      <w:r>
        <w:rPr>
          <w:rtl/>
        </w:rPr>
        <w:t xml:space="preserve">מודה היה לפסול, </w:t>
      </w:r>
      <w:r>
        <w:rPr>
          <w:rtl/>
        </w:rPr>
        <w:t xml:space="preserve">מק"ו</w:t>
      </w:r>
      <w:r>
        <w:rPr>
          <w:rtl/>
        </w:rPr>
        <w:t xml:space="preserve">, ומה שלא לשמן שהוכשרו בשלמים - פסול בחטאת, </w:t>
      </w:r>
    </w:p>
    <w:p w:rsidR="00DA63EC" w:rsidRDefault="00DA63EC" w:rsidP="00DA63EC">
      <w:pPr>
        <w:tabs>
          <w:tab w:val="left" w:pos="0"/>
          <w:tab w:val="center" w:pos="2835"/>
        </w:tabs>
        <w:rPr>
          <w:rtl/>
        </w:rPr>
      </w:pPr>
      <w:r>
        <w:rPr>
          <w:rtl/>
        </w:rPr>
        <w:tab/>
        <w:t>חוץ לזמנו שפוסל בשלמים - אינו דין שיפסול בחטאות.</w:t>
      </w:r>
    </w:p>
    <w:p w:rsidR="00DA63EC" w:rsidRDefault="00DA63EC" w:rsidP="00DA63EC">
      <w:pPr>
        <w:tabs>
          <w:tab w:val="left" w:pos="0"/>
          <w:tab w:val="center" w:pos="2835"/>
        </w:tabs>
        <w:rPr>
          <w:rtl/>
        </w:rPr>
      </w:pPr>
      <w:r>
        <w:rPr>
          <w:rtl/>
        </w:rPr>
        <w:t xml:space="preserve">אשכחן חוץ לזמנו, </w:t>
      </w:r>
    </w:p>
    <w:p w:rsidR="00DA63EC" w:rsidRDefault="00DA63EC" w:rsidP="00DA63EC">
      <w:pPr>
        <w:tabs>
          <w:tab w:val="left" w:pos="0"/>
          <w:tab w:val="center" w:pos="2835"/>
        </w:tabs>
        <w:rPr>
          <w:rtl/>
        </w:rPr>
      </w:pPr>
      <w:r>
        <w:rPr>
          <w:rtl/>
        </w:rPr>
        <w:t xml:space="preserve">חוץ למקומו </w:t>
      </w:r>
      <w:ins w:id="90763" w:author="מנוע מכני" w:date="2026-10-11T12:04:39Z">
        <w:r>
          <w:rPr>
            <w:rFonts w:hint="cs"/>
            <w:rtl/>
          </w:rPr>
          <w:t xml:space="preserve">לא</w:t>
        </w:r>
      </w:ins>
      <w:del w:id="90764" w:author="מנוע מכני" w:date="2026-10-11T12:04:39Z">
        <w:r>
          <w:rPr>
            <w:rFonts w:hint="cs"/>
            <w:rtl/>
          </w:rPr>
          <w:delText xml:space="preserve">לאו</w:delText>
        </w:r>
      </w:del>
      <w:r>
        <w:rPr>
          <w:rFonts w:hint="cs"/>
          <w:rtl/>
        </w:rPr>
        <w:t xml:space="preserve"> מ</w:t>
      </w:r>
      <w:r>
        <w:rPr>
          <w:rtl/>
        </w:rPr>
        <w:t xml:space="preserve">חוץ לזמנו שכן כרת! </w:t>
      </w:r>
      <w:ins w:id="90765" w:author="מנוע מכני" w:date="2026-10-11T12:04:39Z">
        <w:r>
          <w:rPr>
            <w:rFonts w:hint="cs"/>
            <w:rtl/>
          </w:rPr>
          <w:t xml:space="preserve">ולא</w:t>
        </w:r>
      </w:ins>
      <w:del w:id="90766" w:author="מנוע מכני" w:date="2026-10-11T12:04:39Z">
        <w:r>
          <w:rPr>
            <w:rFonts w:hint="cs"/>
            <w:rtl/>
          </w:rPr>
          <w:delText xml:space="preserve">ולאו</w:delText>
        </w:r>
      </w:del>
      <w:r>
        <w:rPr>
          <w:rFonts w:hint="cs"/>
          <w:rtl/>
        </w:rPr>
        <w:t xml:space="preserve"> </w:t>
      </w:r>
      <w:r>
        <w:rPr>
          <w:rtl/>
        </w:rPr>
        <w:t xml:space="preserve">משלא לשמה, שכן נוהג בבמה! </w:t>
      </w:r>
    </w:p>
    <w:p w:rsidR="00DA63EC" w:rsidRDefault="00DA63EC" w:rsidP="00DA63EC">
      <w:pPr>
        <w:tabs>
          <w:tab w:val="left" w:pos="0"/>
          <w:tab w:val="center" w:pos="2835"/>
        </w:tabs>
        <w:rPr>
          <w:rtl/>
        </w:rPr>
      </w:pPr>
      <w:r>
        <w:rPr>
          <w:rtl/>
        </w:rPr>
        <w:t xml:space="preserve">שלא לשמן במאי נוהג? בפסח וחטאת, פסח וחטאת בבמה </w:t>
      </w:r>
      <w:r>
        <w:rPr>
          <w:rtl/>
        </w:rPr>
        <w:t xml:space="preserve">לא</w:t>
      </w:r>
      <w:r>
        <w:rPr>
          <w:rtl/>
        </w:rPr>
        <w:t xml:space="preserve"> קרבו.</w:t>
      </w:r>
    </w:p>
    <w:p>
      <w:pPr>
        <w:pStyle w:val="38"/>
        <w:rPr>
          <w:ins w:id="97937" w:author="מנוע מכני" w:date="2026-10-11T12:04:39Z"/>
        </w:rPr>
      </w:pPr>
      <w:del w:id="97936" w:author="מנוע מכני" w:date="2026-10-11T12:04:39Z">
        <w:r>
          <w:delText xml:space="preserve">•</w:delText>
        </w:r>
      </w:del>
      <w:r>
        <w:t xml:space="preserve"> </w:t>
      </w:r>
      <w:r w:rsidRPr="00E35321">
        <w:t>וא</w:t>
      </w:r>
      <w:r w:rsidRPr="00E35321">
        <w:t>ב</w:t>
      </w:r>
      <w:r w:rsidRPr="00E35321">
        <w:t>"</w:t>
      </w:r>
      <w:r w:rsidRPr="00E35321">
        <w:t>א</w:t>
      </w:r>
      <w:r>
        <w:t xml:space="preserve">:</w:t>
      </w:r>
    </w:p>
    <w:p w:rsidR="00DA63EC" w:rsidRDefault="00DA63EC" w:rsidP="00DA63EC">
      <w:pPr>
        <w:tabs>
          <w:tab w:val="left" w:pos="0"/>
          <w:tab w:val="center" w:pos="2835"/>
        </w:tabs>
        <w:rPr>
          <w:rtl/>
        </w:rPr>
      </w:pPr>
      <w:del w:id="97938" w:author="מנוע מכני" w:date="2026-10-11T12:04:39Z">
        <w:r>
          <w:rPr>
            <w:rtl/>
          </w:rPr>
          <w:delText xml:space="preserve"> </w:delText>
        </w:r>
      </w:del>
      <w:r>
        <w:rPr>
          <w:rtl/>
        </w:rPr>
        <w:t xml:space="preserve">הקישא הוא, שלישי - זה חוץ לזמנו, פיגול [זה] חוץ למקומו.</w:t>
      </w:r>
    </w:p>
    <w:p w:rsidR="00DA63EC" w:rsidRDefault="00DA63EC" w:rsidP="00DA63EC">
      <w:pPr>
        <w:tabs>
          <w:tab w:val="left" w:pos="0"/>
          <w:tab w:val="center" w:pos="2835"/>
        </w:tabs>
        <w:rPr>
          <w:rtl/>
        </w:rPr>
      </w:pPr>
    </w:p>
    <w:p>
      <w:pPr>
        <w:pStyle w:val="afffff8"/>
        <w:rPr>
          <w:ins w:id="90605" w:author="קלוד" w:date="2026-10-11T12:29:36Z"/>
        </w:rPr>
      </w:pPr>
      <w:ins w:id="90606" w:author="קלוד" w:date="2026-10-11T12:29:36Z">
        <w:r>
          <w:rPr>
            <w:color w:val="7B3F00"/>
          </w:rPr>
          <w:t xml:space="preserve">היכן מועילה מחשבה בהולכה - דרגות לר"ש</w:t>
        </w:r>
      </w:ins>
    </w:p>
    <w:p>
      <w:pPr>
        <w:pStyle w:val="38"/>
        <w:rPr>
          <w:ins w:id="97940" w:author="מנוע מכני" w:date="2026-10-11T12:04:39Z"/>
        </w:rPr>
      </w:pPr>
      <w:del w:id="97939" w:author="מנוע מכני" w:date="2026-10-11T12:04:39Z">
        <w:r>
          <w:lastRenderedPageBreak/>
          <w:delText xml:space="preserve">•</w:delText>
        </w:r>
      </w:del>
      <w:r>
        <w:lastRenderedPageBreak/>
        <w:t xml:space="preserve"> רבא:</w:t>
      </w:r>
    </w:p>
    <w:p w:rsidR="00DA63EC" w:rsidRDefault="00DA63EC" w:rsidP="00DA63EC">
      <w:pPr>
        <w:tabs>
          <w:tab w:val="left" w:pos="0"/>
          <w:tab w:val="center" w:pos="2835"/>
        </w:tabs>
        <w:rPr>
          <w:rtl/>
        </w:rPr>
      </w:pPr>
      <w:del w:id="97941" w:author="מנוע מכני" w:date="2026-10-11T12:04:39Z">
        <w:r>
          <w:rPr>
            <w:rtl/>
          </w:rPr>
          <w:lastRenderedPageBreak/>
          <w:delText xml:space="preserve"> </w:delText>
        </w:r>
      </w:del>
      <w:r>
        <w:rPr>
          <w:rtl/>
        </w:rPr>
        <w:lastRenderedPageBreak/>
        <w:t xml:space="preserve">א</w:t>
      </w:r>
      <w:r>
        <w:rPr>
          <w:rFonts w:hint="cs"/>
          <w:rtl/>
        </w:rPr>
        <w:t>ת</w:t>
      </w:r>
      <w:r>
        <w:rPr>
          <w:rtl/>
        </w:rPr>
        <w:t>"</w:t>
      </w:r>
      <w:r>
        <w:rPr>
          <w:rFonts w:hint="cs"/>
          <w:rtl/>
        </w:rPr>
        <w:t xml:space="preserve">ל</w:t>
      </w:r>
      <w:r>
        <w:rPr>
          <w:rFonts w:hint="cs"/>
          <w:rtl/>
        </w:rPr>
        <w:t xml:space="preserve"> </w:t>
      </w:r>
      <w:r>
        <w:rPr>
          <w:rtl/>
        </w:rPr>
        <w:t>ר</w:t>
      </w:r>
      <w:r>
        <w:rPr>
          <w:rFonts w:hint="cs"/>
          <w:rtl/>
        </w:rPr>
        <w:t xml:space="preserve">'ש </w:t>
      </w:r>
      <w:ins w:id="96131" w:author="מנוע מכני" w:date="2026-10-11T12:04:39Z">
        <w:r>
          <w:rPr>
            <w:rFonts w:hint="cs"/>
            <w:rtl/>
          </w:rPr>
          <w:t xml:space="preserve">סבר</w:t>
        </w:r>
      </w:ins>
      <w:del w:id="96132" w:author="מנוע מכני" w:date="2026-10-11T12:04:39Z">
        <w:r>
          <w:rPr>
            <w:rFonts w:hint="cs"/>
            <w:rtl/>
          </w:rPr>
          <w:delText xml:space="preserve">ס</w:delText>
        </w:r>
        <w:r>
          <w:rPr>
            <w:rtl/>
          </w:rPr>
          <w:delText xml:space="preserve">"</w:delText>
        </w:r>
        <w:r>
          <w:rPr>
            <w:rFonts w:hint="cs"/>
            <w:rtl/>
          </w:rPr>
          <w:delText xml:space="preserve">ל</w:delText>
        </w:r>
      </w:del>
      <w:r>
        <w:rPr>
          <w:rtl/>
        </w:rPr>
        <w:t xml:space="preserve"> כבריה דבין האולם ולמזבח צפון, אין מחשבה מועלת בהולכת חטאות הפנימיות אלא מפתח אולם ולפנים</w:t>
      </w:r>
      <w:ins w:id="94167" w:author="מנוע מכני" w:date="2026-10-11T12:04:39Z">
        <w:r>
          <w:rPr>
            <w:rtl/>
          </w:rPr>
          <w:t xml:space="preserve">,</w:t>
        </w:r>
      </w:ins>
      <w:del w:id="94168" w:author="מנוע מכני" w:date="2026-10-11T12:04:39Z">
        <w:r>
          <w:rPr>
            <w:rtl/>
          </w:rPr>
          <w:delText xml:space="preserve">;</w:delText>
        </w:r>
      </w:del>
    </w:p>
    <w:p w:rsidR="00DA63EC" w:rsidRDefault="00DA63EC" w:rsidP="00DA63EC">
      <w:pPr>
        <w:tabs>
          <w:tab w:val="left" w:pos="0"/>
          <w:tab w:val="center" w:pos="2835"/>
        </w:tabs>
        <w:rPr>
          <w:rtl/>
        </w:rPr>
      </w:pPr>
      <w:r>
        <w:rPr>
          <w:rFonts w:hint="cs"/>
          <w:rtl/>
        </w:rPr>
        <w:t>ואת</w:t>
      </w:r>
      <w:r>
        <w:rPr>
          <w:rtl/>
        </w:rPr>
        <w:t>"</w:t>
      </w:r>
      <w:r>
        <w:rPr>
          <w:rFonts w:hint="cs"/>
          <w:rtl/>
        </w:rPr>
        <w:t xml:space="preserve">ל </w:t>
      </w:r>
      <w:ins w:id="96133" w:author="מנוע מכני" w:date="2026-10-11T12:04:39Z">
        <w:r>
          <w:rPr>
            <w:rFonts w:hint="cs"/>
            <w:rtl/>
          </w:rPr>
          <w:t xml:space="preserve">סבר</w:t>
        </w:r>
      </w:ins>
      <w:del w:id="96134" w:author="מנוע מכני" w:date="2026-10-11T12:04:39Z">
        <w:r>
          <w:rPr>
            <w:rFonts w:hint="cs"/>
            <w:rtl/>
          </w:rPr>
          <w:delText xml:space="preserve">ס</w:delText>
        </w:r>
        <w:r>
          <w:rPr>
            <w:rtl/>
          </w:rPr>
          <w:delText xml:space="preserve">"</w:delText>
        </w:r>
        <w:r>
          <w:rPr>
            <w:rFonts w:hint="cs"/>
            <w:rtl/>
          </w:rPr>
          <w:delText xml:space="preserve">ל</w:delText>
        </w:r>
      </w:del>
      <w:r>
        <w:rPr>
          <w:rFonts w:hint="cs"/>
          <w:rtl/>
        </w:rPr>
        <w:t xml:space="preserve"> </w:t>
      </w:r>
      <w:r>
        <w:rPr>
          <w:rStyle w:val="2fb"/>
          <w:rFonts w:hint="cs"/>
          <w:rtl/>
        </w:rPr>
        <w:t xml:space="preserve">כר</w:t>
      </w:r>
      <w:r>
        <w:rPr>
          <w:rStyle w:val="2fb"/>
          <w:rtl/>
        </w:rPr>
        <w:t>"</w:t>
      </w:r>
      <w:r>
        <w:rPr>
          <w:rStyle w:val="2fb"/>
          <w:rFonts w:hint="cs"/>
          <w:rtl/>
        </w:rPr>
        <w:t>י</w:t>
      </w:r>
      <w:r>
        <w:rPr>
          <w:rtl/>
        </w:rPr>
        <w:t xml:space="preserve"> דתוך עזרה מקדש, אין מחשבה מועלת בהולכת סילוק בזיכין אלא מפתח היכל ולחוץ</w:t>
      </w:r>
      <w:ins w:id="94169" w:author="מנוע מכני" w:date="2026-10-11T12:04:39Z">
        <w:r>
          <w:rPr>
            <w:rtl/>
          </w:rPr>
          <w:t xml:space="preserve">,</w:t>
        </w:r>
      </w:ins>
      <w:del w:id="94170" w:author="מנוע מכני" w:date="2026-10-11T12:04:39Z">
        <w:r>
          <w:rPr>
            <w:rtl/>
          </w:rPr>
          <w:delText xml:space="preserve">;</w:delText>
        </w:r>
      </w:del>
    </w:p>
    <w:p w:rsidR="00DA63EC" w:rsidRDefault="00DA63EC" w:rsidP="00DA63EC">
      <w:pPr>
        <w:tabs>
          <w:tab w:val="left" w:pos="0"/>
          <w:tab w:val="center" w:pos="2835"/>
        </w:tabs>
        <w:rPr>
          <w:rtl/>
        </w:rPr>
      </w:pPr>
      <w:r>
        <w:rPr>
          <w:rFonts w:hint="cs"/>
          <w:rtl/>
        </w:rPr>
        <w:t>ואת</w:t>
      </w:r>
      <w:r>
        <w:rPr>
          <w:rtl/>
        </w:rPr>
        <w:t>"</w:t>
      </w:r>
      <w:r>
        <w:rPr>
          <w:rFonts w:hint="cs"/>
          <w:rtl/>
        </w:rPr>
        <w:t>ל</w:t>
      </w:r>
      <w:r>
        <w:rPr>
          <w:rtl/>
        </w:rPr>
        <w:t xml:space="preserve">: קדושת היכל ואולם </w:t>
      </w:r>
      <w:ins w:id="92425" w:author="מנוע מכני" w:date="2026-10-11T12:04:39Z">
        <w:r>
          <w:rPr>
            <w:rtl/>
          </w:rPr>
          <w:t xml:space="preserve">אחת</w:t>
        </w:r>
      </w:ins>
      <w:del w:id="92426" w:author="מנוע מכני" w:date="2026-10-11T12:04:39Z">
        <w:r>
          <w:rPr>
            <w:rtl/>
          </w:rPr>
          <w:delText xml:space="preserve">חדא</w:delText>
        </w:r>
      </w:del>
      <w:r>
        <w:rPr>
          <w:rtl/>
        </w:rPr>
        <w:t xml:space="preserve"> היא, אין מחשבה מועלת אלא מפתח אולם ולחוץ</w:t>
      </w:r>
      <w:ins w:id="94171" w:author="מנוע מכני" w:date="2026-10-11T12:04:39Z">
        <w:r>
          <w:rPr>
            <w:rtl/>
          </w:rPr>
          <w:t xml:space="preserve">,</w:t>
        </w:r>
      </w:ins>
      <w:del w:id="94172" w:author="מנוע מכני" w:date="2026-10-11T12:04:39Z">
        <w:r>
          <w:rPr>
            <w:rtl/>
          </w:rPr>
          <w:delText xml:space="preserve">;</w:delText>
        </w:r>
      </w:del>
    </w:p>
    <w:p w:rsidR="00DA63EC" w:rsidRDefault="00DA63EC" w:rsidP="00DA63EC">
      <w:pPr>
        <w:tabs>
          <w:tab w:val="left" w:pos="0"/>
          <w:tab w:val="center" w:pos="2835"/>
        </w:tabs>
        <w:rPr>
          <w:rtl/>
        </w:rPr>
      </w:pPr>
      <w:r>
        <w:rPr>
          <w:rFonts w:hint="cs"/>
          <w:rtl/>
        </w:rPr>
        <w:t>ואת</w:t>
      </w:r>
      <w:r>
        <w:rPr>
          <w:rtl/>
        </w:rPr>
        <w:t>"</w:t>
      </w:r>
      <w:r>
        <w:rPr>
          <w:rFonts w:hint="cs"/>
          <w:rtl/>
        </w:rPr>
        <w:t>ל</w:t>
      </w:r>
      <w:r>
        <w:rPr>
          <w:rtl/>
        </w:rPr>
        <w:t xml:space="preserve">: תוך הפתח כלפנים, אין מחשבה מועלת </w:t>
      </w:r>
      <w:ins w:id="90205" w:author="מנוע מכני" w:date="2026-10-11T12:04:39Z">
        <w:r>
          <w:rPr>
            <w:rtl/>
          </w:rPr>
          <w:t xml:space="preserve">אפי'</w:t>
        </w:r>
      </w:ins>
      <w:del w:id="90206" w:author="מנוע מכני" w:date="2026-10-11T12:04:39Z">
        <w:r>
          <w:rPr>
            <w:rtl/>
          </w:rPr>
          <w:delText xml:space="preserve">אפילו</w:delText>
        </w:r>
      </w:del>
      <w:r>
        <w:rPr>
          <w:rtl/>
        </w:rPr>
        <w:t xml:space="preserve"> פסיעה אחת אלא בכדי הושטת ידו</w:t>
      </w:r>
      <w:ins w:id="94173" w:author="מנוע מכני" w:date="2026-10-11T12:04:39Z">
        <w:r>
          <w:rPr>
            <w:rtl/>
          </w:rPr>
          <w:t xml:space="preserve">,</w:t>
        </w:r>
      </w:ins>
      <w:del w:id="94174"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ואת"ל סבר: הולכה שלא ברגל </w:t>
      </w:r>
      <w:r>
        <w:rPr>
          <w:rtl/>
        </w:rPr>
        <w:t xml:space="preserve">לא</w:t>
      </w:r>
      <w:r>
        <w:rPr>
          <w:rtl/>
        </w:rPr>
        <w:t xml:space="preserve"> שמה הולכה, אין מחשבה מועלת כלל.</w:t>
      </w:r>
    </w:p>
    <w:p>
      <w:pPr>
        <w:pStyle w:val="afffff8"/>
        <w:rPr>
          <w:ins w:id="90603" w:author="קלוד" w:date="2026-10-11T12:29:36Z"/>
        </w:rPr>
      </w:pPr>
      <w:ins w:id="90604" w:author="קלוד" w:date="2026-10-11T12:29:36Z">
        <w:r>
          <w:rPr>
            <w:color w:val="7B3F00"/>
          </w:rPr>
          <w:t xml:space="preserve">האם הולכה בזר כשרה?</w:t>
        </w:r>
      </w:ins>
    </w:p>
    <w:p w:rsidR="00DA63EC" w:rsidRDefault="00DA63EC" w:rsidP="00DA63EC">
      <w:pPr>
        <w:tabs>
          <w:tab w:val="left" w:pos="0"/>
          <w:tab w:val="center" w:pos="2835"/>
        </w:tabs>
        <w:rPr>
          <w:rtl/>
        </w:rPr>
      </w:pPr>
      <w:del w:id="101746" w:author="מנוע מכני" w:date="2026-10-11T12:04:39Z">
        <w:r>
          <w:rPr>
            <w:rtl/>
          </w:rPr>
          <w:delText xml:space="preserve">א"ל </w:delText>
        </w:r>
      </w:del>
      <w:r>
        <w:rPr>
          <w:rStyle w:val="2fb"/>
          <w:rtl/>
        </w:rPr>
        <w:t xml:space="preserve">אביי</w:t>
      </w:r>
      <w:r>
        <w:rPr>
          <w:rtl/>
        </w:rPr>
        <w:t xml:space="preserve"> לאמוריה </w:t>
      </w:r>
      <w:r>
        <w:rPr>
          <w:rStyle w:val="2fb"/>
          <w:rtl/>
        </w:rPr>
        <w:t xml:space="preserve">דרב חסדא</w:t>
      </w:r>
      <w:r>
        <w:rPr>
          <w:rtl/>
        </w:rPr>
        <w:t xml:space="preserve">, בעי </w:t>
      </w:r>
      <w:r>
        <w:rPr>
          <w:rStyle w:val="2fb"/>
          <w:rtl/>
        </w:rPr>
        <w:t xml:space="preserve">מ</w:t>
      </w:r>
      <w:r>
        <w:rPr>
          <w:rStyle w:val="2fb"/>
          <w:rFonts w:hint="cs"/>
          <w:rtl/>
        </w:rPr>
        <w:t>ר</w:t>
      </w:r>
      <w:r>
        <w:rPr>
          <w:rStyle w:val="2fb"/>
          <w:rtl/>
        </w:rPr>
        <w:t>"</w:t>
      </w:r>
      <w:r>
        <w:rPr>
          <w:rStyle w:val="2fb"/>
          <w:rFonts w:hint="cs"/>
          <w:rtl/>
        </w:rPr>
        <w:t>ח</w:t>
      </w:r>
      <w:r>
        <w:rPr>
          <w:rtl/>
        </w:rPr>
        <w:t xml:space="preserve">: הולכה בזר, מהו? </w:t>
      </w:r>
      <w:r>
        <w:rPr>
          <w:rtl/>
        </w:rPr>
        <w:t xml:space="preserve">א"ל</w:t>
      </w:r>
      <w:r>
        <w:rPr>
          <w:rtl/>
        </w:rPr>
        <w:t xml:space="preserve">: כשרה, </w:t>
      </w:r>
    </w:p>
    <w:p w:rsidR="00DA63EC" w:rsidRDefault="00DA63EC" w:rsidP="00DA63EC">
      <w:pPr>
        <w:tabs>
          <w:tab w:val="left" w:pos="0"/>
          <w:tab w:val="center" w:pos="2835"/>
        </w:tabs>
        <w:rPr>
          <w:rtl/>
        </w:rPr>
      </w:pPr>
      <w:r>
        <w:rPr>
          <w:rtl/>
        </w:rPr>
        <w:t>ומקרא מסייעני: וישחטו את הפסח ויזרקו הכהנים את הדם מידם והלוים מפשיטים.</w:t>
      </w:r>
    </w:p>
    <w:p w:rsidR="00DA63EC" w:rsidRDefault="00DA63EC" w:rsidP="00DA63EC">
      <w:pPr>
        <w:pStyle w:val="afff3"/>
        <w:framePr w:wrap="around"/>
        <w:tabs>
          <w:tab w:val="left" w:pos="0"/>
        </w:tabs>
        <w:rPr>
          <w:rtl/>
        </w:rPr>
      </w:pPr>
      <w:r>
        <w:rPr>
          <w:rFonts w:hint="cs"/>
          <w:rtl/>
        </w:rPr>
        <w:t>יד:</w:t>
      </w:r>
    </w:p>
    <w:p>
      <w:pPr>
        <w:pStyle w:val="38"/>
        <w:rPr>
          <w:ins w:id="97943" w:author="מנוע מכני" w:date="2026-10-11T12:04:39Z"/>
        </w:rPr>
      </w:pPr>
      <w:del w:id="97942" w:author="מנוע מכני" w:date="2026-10-11T12:04:39Z">
        <w:r>
          <w:delText xml:space="preserve">•</w:delText>
        </w:r>
      </w:del>
      <w:r>
        <w:t xml:space="preserve"> מתיב רב ששת:</w:t>
      </w:r>
    </w:p>
    <w:p w:rsidR="00DA63EC" w:rsidRDefault="00DA63EC" w:rsidP="00DA63EC">
      <w:pPr>
        <w:tabs>
          <w:tab w:val="left" w:pos="0"/>
          <w:tab w:val="center" w:pos="2835"/>
        </w:tabs>
        <w:rPr>
          <w:rtl/>
        </w:rPr>
      </w:pPr>
      <w:del w:id="97944" w:author="מנוע מכני" w:date="2026-10-11T12:04:39Z">
        <w:r>
          <w:rPr>
            <w:rtl/>
          </w:rPr>
          <w:delText xml:space="preserve"> </w:delText>
        </w:r>
      </w:del>
      <w:r>
        <w:rPr>
          <w:rtl/>
        </w:rPr>
        <w:t xml:space="preserve">זר ואונן, שיכור ובעל מום, בקבלה בהולכה בזריקה - פסול, וכן יושב, וכן שמאל! </w:t>
      </w:r>
      <w:r w:rsidRPr="000517F3">
        <w:rPr>
          <w:b/>
          <w:bCs/>
          <w:rtl/>
        </w:rPr>
        <w:t>תיובתא</w:t>
      </w:r>
      <w:r>
        <w:rPr>
          <w:rtl/>
        </w:rPr>
        <w:t>.</w:t>
      </w:r>
    </w:p>
    <w:p w:rsidR="00DA63EC" w:rsidRDefault="00DA63EC" w:rsidP="00DA63EC">
      <w:pPr>
        <w:tabs>
          <w:tab w:val="left" w:pos="0"/>
          <w:tab w:val="center" w:pos="2835"/>
        </w:tabs>
        <w:rPr>
          <w:rtl/>
        </w:rPr>
      </w:pPr>
      <w:r>
        <w:rPr>
          <w:rtl/>
        </w:rPr>
        <w:t>ו</w:t>
      </w:r>
      <w:r>
        <w:rPr>
          <w:rFonts w:hint="cs"/>
          <w:rtl/>
        </w:rPr>
        <w:t xml:space="preserve">אפי' </w:t>
      </w:r>
      <w:r>
        <w:rPr>
          <w:rStyle w:val="2fb"/>
          <w:rFonts w:hint="cs"/>
          <w:rtl/>
        </w:rPr>
        <w:t xml:space="preserve">דר</w:t>
      </w:r>
      <w:r>
        <w:rPr>
          <w:rStyle w:val="2fb"/>
          <w:rtl/>
        </w:rPr>
        <w:t>"</w:t>
      </w:r>
      <w:r>
        <w:rPr>
          <w:rStyle w:val="2fb"/>
          <w:rFonts w:hint="cs"/>
          <w:rtl/>
        </w:rPr>
        <w:t xml:space="preserve">ח</w:t>
      </w:r>
      <w:r>
        <w:rPr>
          <w:rFonts w:hint="cs"/>
          <w:rtl/>
        </w:rPr>
        <w:t xml:space="preserve"> קרא </w:t>
      </w:r>
      <w:r>
        <w:rPr>
          <w:rFonts w:hint="cs"/>
          <w:rtl/>
        </w:rPr>
        <w:t xml:space="preserve">אמר</w:t>
      </w:r>
      <w:r>
        <w:rPr>
          <w:rFonts w:hint="cs"/>
          <w:rtl/>
        </w:rPr>
        <w:t xml:space="preserve"> - </w:t>
      </w:r>
      <w:ins w:id="96457" w:author="מנוע מכני" w:date="2026-10-11T12:04:39Z">
        <w:r>
          <w:rPr>
            <w:rtl/>
          </w:rPr>
          <w:t xml:space="preserve">דעשה</w:t>
        </w:r>
      </w:ins>
      <w:del w:id="96458" w:author="מנוע מכני" w:date="2026-10-11T12:04:39Z">
        <w:r>
          <w:rPr>
            <w:rtl/>
          </w:rPr>
          <w:delText xml:space="preserve">דעביד</w:delText>
        </w:r>
      </w:del>
      <w:r>
        <w:rPr>
          <w:rtl/>
        </w:rPr>
        <w:t xml:space="preserve"> מעשה אצטבא.</w:t>
      </w:r>
    </w:p>
    <w:p>
      <w:pPr>
        <w:pStyle w:val="38"/>
        <w:rPr>
          <w:ins w:id="97946" w:author="מנוע מכני" w:date="2026-10-11T12:04:39Z"/>
        </w:rPr>
      </w:pPr>
      <w:del w:id="97945" w:author="מנוע מכני" w:date="2026-10-11T12:04:39Z">
        <w:r>
          <w:delText xml:space="preserve">•</w:delText>
        </w:r>
      </w:del>
      <w:r>
        <w:t xml:space="preserve"> רבה ורב יוסף </w:t>
      </w:r>
      <w:ins w:id="90769" w:author="מנוע מכני" w:date="2026-10-11T12:04:39Z">
        <w:r>
          <w:t xml:space="preserve">דאמרו</w:t>
        </w:r>
      </w:ins>
      <w:del w:id="90770" w:author="מנוע מכני" w:date="2026-10-11T12:04:39Z">
        <w:r>
          <w:delText xml:space="preserve">דאמרי</w:delText>
        </w:r>
      </w:del>
      <w:r>
        <w:t xml:space="preserve"> </w:t>
      </w:r>
      <w:ins w:id="90767" w:author="מנוע מכני" w:date="2026-10-11T12:04:39Z">
        <w:r>
          <w:t xml:space="preserve">שניהם</w:t>
        </w:r>
      </w:ins>
      <w:del w:id="90768" w:author="מנוע מכני" w:date="2026-10-11T12:04:39Z">
        <w:r>
          <w:delText xml:space="preserve">תרוייהו</w:delText>
        </w:r>
      </w:del>
      <w:r>
        <w:t xml:space="preserve">:</w:t>
      </w:r>
    </w:p>
    <w:p w:rsidR="00DA63EC" w:rsidRDefault="00DA63EC" w:rsidP="00DA63EC">
      <w:pPr>
        <w:tabs>
          <w:tab w:val="left" w:pos="0"/>
          <w:tab w:val="center" w:pos="2835"/>
        </w:tabs>
        <w:rPr>
          <w:rtl/>
        </w:rPr>
      </w:pPr>
      <w:del w:id="97947" w:author="מנוע מכני" w:date="2026-10-11T12:04:39Z">
        <w:r>
          <w:rPr>
            <w:rtl/>
          </w:rPr>
          <w:delText xml:space="preserve"> </w:delText>
        </w:r>
      </w:del>
      <w:r>
        <w:rPr>
          <w:rtl/>
        </w:rPr>
        <w:t xml:space="preserve">הולכה בזר - מחלוקת </w:t>
      </w:r>
      <w:r>
        <w:rPr>
          <w:rStyle w:val="2fb"/>
          <w:rtl/>
        </w:rPr>
        <w:t xml:space="preserve">ר' שמעון</w:t>
      </w:r>
      <w:r>
        <w:rPr>
          <w:rtl/>
        </w:rPr>
        <w:t xml:space="preserve"> ורבנן, </w:t>
      </w:r>
    </w:p>
    <w:p>
      <w:pPr>
        <w:pStyle w:val="38"/>
        <w:rPr>
          <w:ins w:id="97949" w:author="מנוע מכני" w:date="2026-10-11T12:04:39Z"/>
        </w:rPr>
      </w:pPr>
      <w:del w:id="97948" w:author="מנוע מכני" w:date="2026-10-11T12:04:39Z">
        <w:r>
          <w:delText xml:space="preserve">•</w:delText>
        </w:r>
      </w:del>
      <w:r>
        <w:t xml:space="preserve"> </w:t>
      </w:r>
      <w:ins w:id="90207" w:author="מנוע מכני" w:date="2026-10-11T12:04:39Z">
        <w:r>
          <w:t xml:space="preserve">ר"ש</w:t>
        </w:r>
      </w:ins>
      <w:del w:id="90208" w:author="מנוע מכני" w:date="2026-10-11T12:04:39Z">
        <w:r>
          <w:delText xml:space="preserve">רבי שמעון</w:delText>
        </w:r>
      </w:del>
      <w:r>
        <w:t xml:space="preserve"> דאמר:</w:t>
      </w:r>
    </w:p>
    <w:p w:rsidR="00DA63EC" w:rsidRDefault="00DA63EC" w:rsidP="00DA63EC">
      <w:pPr>
        <w:tabs>
          <w:tab w:val="left" w:pos="0"/>
          <w:tab w:val="center" w:pos="2835"/>
        </w:tabs>
        <w:rPr>
          <w:rtl/>
        </w:rPr>
      </w:pPr>
      <w:del w:id="97950" w:author="מנוע מכני" w:date="2026-10-11T12:04:39Z">
        <w:r>
          <w:rPr>
            <w:rtl/>
          </w:rPr>
          <w:delText xml:space="preserve"> </w:delText>
        </w:r>
      </w:del>
      <w:r>
        <w:rPr>
          <w:rtl/>
        </w:rPr>
        <w:t xml:space="preserve">עבודה שאפשר לבטלה </w:t>
      </w:r>
      <w:ins w:id="90771" w:author="מנוע מכני" w:date="2026-10-11T12:04:39Z">
        <w:r>
          <w:rPr>
            <w:rtl/>
          </w:rPr>
          <w:t xml:space="preserve">לא</w:t>
        </w:r>
      </w:ins>
      <w:del w:id="90772" w:author="מנוע מכני" w:date="2026-10-11T12:04:39Z">
        <w:r>
          <w:rPr>
            <w:rtl/>
          </w:rPr>
          <w:delText xml:space="preserve">לאו</w:delText>
        </w:r>
      </w:del>
      <w:r>
        <w:rPr>
          <w:rtl/>
        </w:rPr>
        <w:t xml:space="preserve"> עבודה היא - כשרה בזר, לרבנן - פסולה.</w:t>
      </w:r>
    </w:p>
    <w:p>
      <w:pPr>
        <w:pStyle w:val="38"/>
        <w:rPr>
          <w:ins w:id="97951" w:author="מנוע מכני" w:date="2026-10-11T12:04:39Z"/>
        </w:rPr>
      </w:pPr>
      <w:r>
        <w:t xml:space="preserve">א"ל</w:t>
      </w:r>
      <w:r>
        <w:t xml:space="preserve"> אביי:</w:t>
      </w:r>
    </w:p>
    <w:p w:rsidR="00DA63EC" w:rsidRDefault="00DA63EC" w:rsidP="00DA63EC">
      <w:pPr>
        <w:tabs>
          <w:tab w:val="left" w:pos="0"/>
          <w:tab w:val="center" w:pos="2835"/>
        </w:tabs>
        <w:rPr>
          <w:rtl/>
        </w:rPr>
      </w:pPr>
      <w:del w:id="97952" w:author="מנוע מכני" w:date="2026-10-11T12:04:39Z">
        <w:r>
          <w:rPr>
            <w:rtl/>
          </w:rPr>
          <w:delText xml:space="preserve"> </w:delText>
        </w:r>
      </w:del>
      <w:r>
        <w:rPr>
          <w:rtl/>
        </w:rPr>
        <w:t xml:space="preserve">והא שחיטה דעבודה שא"א לבטלה, וכשרה בזר! </w:t>
      </w:r>
      <w:r>
        <w:rPr>
          <w:rtl/>
        </w:rPr>
        <w:t xml:space="preserve">א"ל</w:t>
      </w:r>
      <w:r>
        <w:rPr>
          <w:rtl/>
        </w:rPr>
        <w:t xml:space="preserve">: שחיטה </w:t>
      </w:r>
      <w:ins w:id="90773" w:author="מנוע מכני" w:date="2026-10-11T12:04:39Z">
        <w:r>
          <w:rPr>
            <w:rtl/>
          </w:rPr>
          <w:t xml:space="preserve">לא</w:t>
        </w:r>
      </w:ins>
      <w:del w:id="90774" w:author="מנוע מכני" w:date="2026-10-11T12:04:39Z">
        <w:r>
          <w:rPr>
            <w:rtl/>
          </w:rPr>
          <w:delText xml:space="preserve">לאו</w:delText>
        </w:r>
      </w:del>
      <w:r>
        <w:rPr>
          <w:rtl/>
        </w:rPr>
        <w:t xml:space="preserve"> עבודה היא.</w:t>
      </w:r>
    </w:p>
    <w:p>
      <w:pPr>
        <w:pStyle w:val="38"/>
        <w:rPr>
          <w:ins w:id="97953" w:author="מנוע מכני" w:date="2026-10-11T12:04:39Z"/>
        </w:rPr>
      </w:pPr>
      <w:r>
        <w:t>והך דר</w:t>
      </w:r>
      <w:r>
        <w:t>"</w:t>
      </w:r>
      <w:r>
        <w:t>ז</w:t>
      </w:r>
      <w:r>
        <w:t xml:space="preserve"> </w:t>
      </w:r>
      <w:r>
        <w:t>מ</w:t>
      </w:r>
      <w:r>
        <w:t xml:space="preserve">רב:</w:t>
      </w:r>
    </w:p>
    <w:p w:rsidR="00DA63EC" w:rsidRDefault="00DA63EC" w:rsidP="00DA63EC">
      <w:pPr>
        <w:tabs>
          <w:tab w:val="left" w:pos="0"/>
          <w:tab w:val="center" w:pos="2835"/>
        </w:tabs>
        <w:rPr>
          <w:rtl/>
        </w:rPr>
      </w:pPr>
      <w:del w:id="97954" w:author="מנוע מכני" w:date="2026-10-11T12:04:39Z">
        <w:r>
          <w:rPr>
            <w:rtl/>
          </w:rPr>
          <w:delText xml:space="preserve"> </w:delText>
        </w:r>
      </w:del>
      <w:r>
        <w:rPr>
          <w:rtl/>
        </w:rPr>
        <w:t xml:space="preserve">שחיטת פרה בזר - פסולה, ואמר </w:t>
      </w:r>
      <w:r>
        <w:rPr>
          <w:rStyle w:val="2fb"/>
          <w:rtl/>
        </w:rPr>
        <w:t xml:space="preserve">רב</w:t>
      </w:r>
      <w:r>
        <w:rPr>
          <w:rtl/>
        </w:rPr>
        <w:t xml:space="preserve"> עלה: אלעזר וחוקה כתיב בה! </w:t>
      </w:r>
    </w:p>
    <w:p w:rsidR="00DA63EC" w:rsidRDefault="00DA63EC" w:rsidP="00DA63EC">
      <w:pPr>
        <w:pStyle w:val="affffb"/>
        <w:rPr>
          <w:rtl/>
        </w:rPr>
      </w:pPr>
      <w:r>
        <w:rPr>
          <w:rtl/>
        </w:rPr>
        <w:t xml:space="preserve">- </w:t>
      </w:r>
      <w:r>
        <w:rPr>
          <w:rFonts w:hint="cs"/>
          <w:rtl/>
        </w:rPr>
        <w:t xml:space="preserve">- </w:t>
      </w:r>
      <w:r>
        <w:rPr>
          <w:rtl/>
        </w:rPr>
        <w:t>שאני פרה, דקדשי בדק הבית היא.</w:t>
      </w:r>
    </w:p>
    <w:p>
      <w:pPr>
        <w:pStyle w:val="38"/>
        <w:rPr>
          <w:ins w:id="97955" w:author="מנוע מכני" w:date="2026-10-11T12:04:39Z"/>
        </w:rPr>
      </w:pPr>
      <w:r>
        <w:t xml:space="preserve">ולא אמרי'</w:t>
      </w:r>
    </w:p>
    <w:p w:rsidR="00DA63EC" w:rsidRDefault="00DA63EC" w:rsidP="00DA63EC">
      <w:pPr>
        <w:tabs>
          <w:tab w:val="left" w:pos="0"/>
          <w:tab w:val="center" w:pos="2835"/>
        </w:tabs>
        <w:rPr>
          <w:rtl/>
        </w:rPr>
      </w:pPr>
      <w:del w:id="97956" w:author="מנוע מכני" w:date="2026-10-11T12:04:39Z">
        <w:r>
          <w:rPr>
            <w:rFonts w:hint="cs"/>
            <w:rtl/>
          </w:rPr>
          <w:delText xml:space="preserve"> </w:delText>
        </w:r>
      </w:del>
      <w:r>
        <w:rPr>
          <w:rFonts w:hint="cs"/>
          <w:rtl/>
        </w:rPr>
        <w:t xml:space="preserve">כ</w:t>
      </w:r>
      <w:r>
        <w:rPr>
          <w:rtl/>
        </w:rPr>
        <w:t>"</w:t>
      </w:r>
      <w:r>
        <w:rPr>
          <w:rFonts w:hint="cs"/>
          <w:rtl/>
        </w:rPr>
        <w:t xml:space="preserve">ש</w:t>
      </w:r>
      <w:r>
        <w:rPr>
          <w:rFonts w:hint="cs"/>
          <w:rtl/>
        </w:rPr>
        <w:t xml:space="preserve"> מקדשי בדק הית דעבודה לקדשי מזבח </w:t>
      </w:r>
      <w:ins w:id="92427" w:author="מנוע מכני" w:date="2026-10-11T12:04:39Z">
        <w:r>
          <w:rPr>
            <w:rtl/>
          </w:rPr>
          <w:t xml:space="preserve">כלום</w:t>
        </w:r>
      </w:ins>
      <w:del w:id="92428" w:author="מנוע מכני" w:date="2026-10-11T12:04:39Z">
        <w:r>
          <w:rPr>
            <w:rtl/>
          </w:rPr>
          <w:delText xml:space="preserve">מידי</w:delText>
        </w:r>
      </w:del>
      <w:r>
        <w:rPr>
          <w:rtl/>
        </w:rPr>
        <w:t xml:space="preserve"> </w:t>
      </w:r>
      <w:ins w:id="96315" w:author="מנוע מכני" w:date="2026-10-11T12:04:39Z">
        <w:r>
          <w:rPr>
            <w:rtl/>
          </w:rPr>
          <w:t xml:space="preserve">דהיה</w:t>
        </w:r>
      </w:ins>
      <w:del w:id="96316" w:author="מנוע מכני" w:date="2026-10-11T12:04:39Z">
        <w:r>
          <w:rPr>
            <w:rtl/>
          </w:rPr>
          <w:delText xml:space="preserve">דהוה</w:delText>
        </w:r>
      </w:del>
      <w:r>
        <w:rPr>
          <w:rtl/>
        </w:rPr>
        <w:t xml:space="preserve"> אמראות נגעים, </w:t>
      </w:r>
      <w:ins w:id="90775" w:author="מנוע מכני" w:date="2026-10-11T12:04:39Z">
        <w:r>
          <w:rPr>
            <w:rtl/>
          </w:rPr>
          <w:t xml:space="preserve">דלא</w:t>
        </w:r>
      </w:ins>
      <w:del w:id="90776" w:author="מנוע מכני" w:date="2026-10-11T12:04:39Z">
        <w:r>
          <w:rPr>
            <w:rtl/>
          </w:rPr>
          <w:delText xml:space="preserve">דלאו</w:delText>
        </w:r>
      </w:del>
      <w:r>
        <w:rPr>
          <w:rtl/>
        </w:rPr>
        <w:t xml:space="preserve"> עבודה היא ובעיא כהונה.</w:t>
      </w:r>
    </w:p>
    <w:p>
      <w:pPr>
        <w:pStyle w:val="38"/>
        <w:rPr>
          <w:ins w:id="97957" w:author="מנוע מכני" w:date="2026-10-11T12:04:39Z"/>
        </w:rPr>
      </w:pPr>
      <w:r>
        <w:t xml:space="preserve">והך</w:t>
      </w:r>
    </w:p>
    <w:p w:rsidR="00DA63EC" w:rsidRDefault="00DA63EC" w:rsidP="00DA63EC">
      <w:pPr>
        <w:tabs>
          <w:tab w:val="left" w:pos="0"/>
          <w:tab w:val="center" w:pos="2835"/>
        </w:tabs>
        <w:rPr>
          <w:rtl/>
        </w:rPr>
      </w:pPr>
      <w:del w:id="97958" w:author="מנוע מכני" w:date="2026-10-11T12:04:39Z">
        <w:r>
          <w:rPr>
            <w:rFonts w:hint="cs"/>
            <w:rtl/>
          </w:rPr>
          <w:delText xml:space="preserve"> </w:delText>
        </w:r>
      </w:del>
      <w:ins w:id="90041" w:author="Claude - סמנטי" w:date="2026-10-11T12:26:16Z">
        <w:r>
          <w:rPr>
            <w:rFonts w:hint="cs"/>
            <w:rtl/>
          </w:rPr>
          <w:t xml:space="preserve">הולכת</w:t>
        </w:r>
      </w:ins>
      <w:del w:id="90042" w:author="Claude - סמנטי" w:date="2026-10-11T12:26:16Z">
        <w:r>
          <w:rPr>
            <w:rFonts w:hint="cs"/>
            <w:rtl/>
          </w:rPr>
          <w:delText xml:space="preserve">ד</w:delText>
        </w:r>
        <w:r>
          <w:rPr>
            <w:rtl/>
          </w:rPr>
          <w:delText xml:space="preserve">הולכת</w:delText>
        </w:r>
      </w:del>
      <w:r>
        <w:rPr>
          <w:rtl/>
        </w:rPr>
        <w:t xml:space="preserve"> אברים לכבש, דעבודה שאפשר לבטלה היא, ופסולה בזר, דוהקרי'</w:t>
      </w:r>
      <w:r>
        <w:rPr>
          <w:rStyle w:val="afffff0"/>
          <w:rtl/>
        </w:rPr>
        <w:t xml:space="preserve"> הכהן את הכל והקטיר המזבחה</w:t>
      </w:r>
      <w:r>
        <w:rPr>
          <w:rFonts w:hint="cs"/>
          <w:rtl/>
        </w:rPr>
        <w:t>'</w:t>
      </w:r>
      <w:r>
        <w:rPr>
          <w:rtl/>
        </w:rPr>
        <w:t xml:space="preserve">, ואמר מר: זו הולכת אברים לכבש! </w:t>
      </w:r>
    </w:p>
    <w:p w:rsidR="00DA63EC" w:rsidRDefault="00DA63EC" w:rsidP="00DA63EC">
      <w:pPr>
        <w:pStyle w:val="affffb"/>
      </w:pPr>
      <w:r>
        <w:rPr>
          <w:rtl/>
        </w:rPr>
        <w:t xml:space="preserve">- </w:t>
      </w:r>
      <w:r>
        <w:rPr>
          <w:rFonts w:hint="cs"/>
          <w:rtl/>
        </w:rPr>
        <w:t xml:space="preserve">- </w:t>
      </w:r>
      <w:ins w:id="90777" w:author="מנוע מכני" w:date="2026-10-11T12:04:39Z">
        <w:r>
          <w:rPr>
            <w:rtl/>
          </w:rPr>
          <w:t xml:space="preserve">מקום</w:t>
        </w:r>
      </w:ins>
      <w:del w:id="90778" w:author="מנוע מכני" w:date="2026-10-11T12:04:39Z">
        <w:r>
          <w:rPr>
            <w:rtl/>
          </w:rPr>
          <w:delText xml:space="preserve">היכא</w:delText>
        </w:r>
      </w:del>
      <w:r>
        <w:rPr>
          <w:rtl/>
        </w:rPr>
        <w:t xml:space="preserve"> דגלי גלי, </w:t>
      </w:r>
      <w:ins w:id="90779" w:author="מנוע מכני" w:date="2026-10-11T12:04:39Z">
        <w:r>
          <w:rPr>
            <w:rtl/>
          </w:rPr>
          <w:t xml:space="preserve">ומקום</w:t>
        </w:r>
      </w:ins>
      <w:del w:id="90780" w:author="מנוע מכני" w:date="2026-10-11T12:04:39Z">
        <w:r>
          <w:rPr>
            <w:rtl/>
          </w:rPr>
          <w:delText xml:space="preserve">והיכא</w:delText>
        </w:r>
      </w:del>
      <w:r>
        <w:rPr>
          <w:rtl/>
        </w:rPr>
        <w:t xml:space="preserve"> דלא גלי </w:t>
      </w:r>
      <w:r>
        <w:rPr>
          <w:rtl/>
        </w:rPr>
        <w:t xml:space="preserve">לא</w:t>
      </w:r>
      <w:r>
        <w:rPr>
          <w:rtl/>
        </w:rPr>
        <w:t xml:space="preserve"> גלי.</w:t>
      </w:r>
    </w:p>
    <w:p w:rsidR="00DA63EC" w:rsidRPr="00FE1B89" w:rsidRDefault="00DA63EC" w:rsidP="00DA63EC">
      <w:pPr>
        <w:pStyle w:val="affffb"/>
        <w:rPr>
          <w:spacing w:val="-4"/>
          <w:rtl/>
        </w:rPr>
      </w:pPr>
      <w:r w:rsidRPr="00FE1B89">
        <w:rPr>
          <w:spacing w:val="-4"/>
          <w:rtl/>
        </w:rPr>
        <w:t xml:space="preserve">- </w:t>
      </w:r>
      <w:r w:rsidRPr="00FE1B89">
        <w:rPr>
          <w:rFonts w:hint="cs"/>
          <w:spacing w:val="-4"/>
          <w:rtl/>
        </w:rPr>
        <w:t>וכ</w:t>
      </w:r>
      <w:r w:rsidRPr="00FE1B89">
        <w:rPr>
          <w:spacing w:val="-4"/>
          <w:rtl/>
        </w:rPr>
        <w:t>"</w:t>
      </w:r>
      <w:r w:rsidRPr="00FE1B89">
        <w:rPr>
          <w:rFonts w:hint="cs"/>
          <w:spacing w:val="-4"/>
          <w:rtl/>
        </w:rPr>
        <w:t xml:space="preserve">ש הוא מהולכת </w:t>
      </w:r>
      <w:r w:rsidRPr="00FE1B89">
        <w:rPr>
          <w:spacing w:val="-4"/>
          <w:rtl/>
        </w:rPr>
        <w:t xml:space="preserve">אברים לכבש דלא מעכבא כפרה </w:t>
      </w:r>
      <w:r w:rsidRPr="00FE1B89">
        <w:rPr>
          <w:rFonts w:hint="cs"/>
          <w:spacing w:val="-4"/>
          <w:rtl/>
        </w:rPr>
        <w:t>ו</w:t>
      </w:r>
      <w:r w:rsidRPr="00FE1B89">
        <w:rPr>
          <w:spacing w:val="-4"/>
          <w:rtl/>
        </w:rPr>
        <w:t xml:space="preserve">בעי כהונה, </w:t>
      </w:r>
      <w:r w:rsidRPr="00FE1B89">
        <w:rPr>
          <w:rFonts w:hint="cs"/>
          <w:spacing w:val="-4"/>
          <w:rtl/>
        </w:rPr>
        <w:t>ל</w:t>
      </w:r>
      <w:r w:rsidRPr="00FE1B89">
        <w:rPr>
          <w:spacing w:val="-4"/>
          <w:rtl/>
        </w:rPr>
        <w:t>הולכת דם דמעכבא כפרה</w:t>
      </w:r>
    </w:p>
    <w:p w:rsidR="00DA63EC" w:rsidRDefault="00DA63EC" w:rsidP="00DA63EC">
      <w:pPr>
        <w:tabs>
          <w:tab w:val="left" w:pos="0"/>
          <w:tab w:val="center" w:pos="2835"/>
        </w:tabs>
        <w:rPr>
          <w:rtl/>
        </w:rPr>
      </w:pPr>
    </w:p>
    <w:p>
      <w:pPr>
        <w:pStyle w:val="38"/>
        <w:rPr>
          <w:ins w:id="97960" w:author="מנוע מכני" w:date="2026-10-11T12:04:39Z"/>
        </w:rPr>
      </w:pPr>
      <w:del w:id="97959" w:author="מנוע מכני" w:date="2026-10-11T12:04:39Z">
        <w:r w:rsidRPr="00E33387">
          <w:delText xml:space="preserve">•</w:delText>
        </w:r>
      </w:del>
      <w:r w:rsidRPr="00E33387">
        <w:t xml:space="preserve"> איתמר</w:t>
      </w:r>
      <w:ins w:id="94175" w:author="מנוע מכני" w:date="2026-10-11T12:04:39Z">
        <w:r>
          <w:t xml:space="preserve"> </w:t>
        </w:r>
      </w:ins>
      <w:del w:id="94176" w:author="מנוע מכני" w:date="2026-10-11T12:04:39Z">
        <w:r w:rsidRPr="00E33387">
          <w:delText xml:space="preserve"> </w:delText>
        </w:r>
        <w:r w:rsidRPr="00E33387">
          <w:delText xml:space="preserve"> </w:delText>
        </w:r>
      </w:del>
      <w:r w:rsidRPr="00E33387">
        <w:t xml:space="preserve">עולא מר</w:t>
      </w:r>
      <w:r>
        <w:t>"</w:t>
      </w:r>
      <w:r w:rsidRPr="00E33387">
        <w:t>א</w:t>
      </w:r>
      <w:r w:rsidRPr="00E33387">
        <w:t xml:space="preserve">:</w:t>
      </w:r>
    </w:p>
    <w:p w:rsidR="00DA63EC" w:rsidRDefault="00DA63EC" w:rsidP="00DA63EC">
      <w:pPr>
        <w:tabs>
          <w:tab w:val="left" w:pos="0"/>
          <w:tab w:val="center" w:pos="2835"/>
        </w:tabs>
        <w:rPr>
          <w:b/>
          <w:bCs/>
          <w:rtl/>
        </w:rPr>
      </w:pPr>
      <w:del w:id="97961" w:author="מנוע מכני" w:date="2026-10-11T12:04:39Z">
        <w:r w:rsidRPr="00E33387">
          <w:rPr>
            <w:b/>
            <w:bCs/>
            <w:rtl/>
          </w:rPr>
          <w:delText xml:space="preserve"> </w:delText>
        </w:r>
      </w:del>
      <w:r w:rsidRPr="00E33387">
        <w:rPr>
          <w:b/>
          <w:bCs/>
          <w:rtl/>
        </w:rPr>
        <w:t xml:space="preserve">הולכה בזר פסולה, </w:t>
      </w:r>
      <w:ins w:id="90209" w:author="מנוע מכני" w:date="2026-10-11T12:04:39Z">
        <w:r>
          <w:rPr>
            <w:b/>
            <w:bCs/>
            <w:rtl/>
          </w:rPr>
          <w:t xml:space="preserve">אפי'</w:t>
        </w:r>
      </w:ins>
      <w:del w:id="90210" w:author="מנוע מכני" w:date="2026-10-11T12:04:39Z">
        <w:r w:rsidRPr="00E33387">
          <w:rPr>
            <w:b/>
            <w:bCs/>
            <w:rtl/>
          </w:rPr>
          <w:delText xml:space="preserve">אפילו</w:delText>
        </w:r>
      </w:del>
      <w:r w:rsidRPr="00E33387">
        <w:rPr>
          <w:b/>
          <w:bCs/>
          <w:rtl/>
        </w:rPr>
        <w:t xml:space="preserve"> </w:t>
      </w:r>
      <w:r w:rsidRPr="00E33387">
        <w:rPr>
          <w:rStyle w:val="2fb"/>
          <w:b/>
          <w:bCs/>
          <w:rtl/>
        </w:rPr>
        <w:t xml:space="preserve">לר</w:t>
      </w:r>
      <w:r>
        <w:rPr>
          <w:rStyle w:val="2fb"/>
          <w:b/>
          <w:bCs/>
          <w:rtl/>
        </w:rPr>
        <w:t>"</w:t>
      </w:r>
      <w:r w:rsidRPr="00E33387">
        <w:rPr>
          <w:rStyle w:val="2fb"/>
          <w:rFonts w:hint="cs"/>
          <w:b/>
          <w:bCs/>
          <w:rtl/>
        </w:rPr>
        <w:t>ש</w:t>
      </w:r>
    </w:p>
    <w:p>
      <w:pPr>
        <w:pStyle w:val="afffff8"/>
        <w:rPr>
          <w:ins w:id="90601" w:author="קלוד" w:date="2026-10-11T12:29:36Z"/>
        </w:rPr>
      </w:pPr>
      <w:ins w:id="90602" w:author="קלוד" w:date="2026-10-11T12:29:36Z">
        <w:r>
          <w:rPr>
            <w:color w:val="7B3F00"/>
          </w:rPr>
          <w:t xml:space="preserve">האם הולכה שלא ברגל שמה הולכה?</w:t>
        </w:r>
      </w:ins>
    </w:p>
    <w:p>
      <w:pPr>
        <w:pStyle w:val="38"/>
        <w:rPr>
          <w:ins w:id="97963" w:author="מנוע מכני" w:date="2026-10-11T12:04:39Z"/>
        </w:rPr>
      </w:pPr>
      <w:del w:id="97962" w:author="מנוע מכני" w:date="2026-10-11T12:04:39Z">
        <w:r w:rsidRPr="00E33387">
          <w:delText xml:space="preserve">•</w:delText>
        </w:r>
      </w:del>
      <w:r w:rsidRPr="00E33387">
        <w:t xml:space="preserve"> </w:t>
      </w:r>
      <w:r w:rsidRPr="00435194">
        <w:t>איבעיא להו</w:t>
      </w:r>
      <w:r w:rsidRPr="00E33387">
        <w:t xml:space="preserve">:</w:t>
      </w:r>
    </w:p>
    <w:p w:rsidR="00DA63EC" w:rsidRDefault="00DA63EC" w:rsidP="00DA63EC">
      <w:pPr>
        <w:tabs>
          <w:tab w:val="left" w:pos="0"/>
          <w:tab w:val="center" w:pos="2835"/>
        </w:tabs>
        <w:rPr>
          <w:b/>
          <w:bCs/>
          <w:rtl/>
        </w:rPr>
      </w:pPr>
      <w:del w:id="97964" w:author="מנוע מכני" w:date="2026-10-11T12:04:39Z">
        <w:r w:rsidRPr="00E33387">
          <w:rPr>
            <w:b/>
            <w:bCs/>
            <w:rtl/>
          </w:rPr>
          <w:delText xml:space="preserve"> </w:delText>
        </w:r>
      </w:del>
      <w:r w:rsidRPr="00E33387">
        <w:rPr>
          <w:b/>
          <w:bCs/>
          <w:rtl/>
        </w:rPr>
        <w:t xml:space="preserve">הולכה שלא ברגל שמה הולכה, או </w:t>
      </w:r>
      <w:r w:rsidRPr="00E33387">
        <w:rPr>
          <w:b/>
          <w:bCs/>
          <w:rtl/>
        </w:rPr>
        <w:t xml:space="preserve">לא</w:t>
      </w:r>
      <w:r w:rsidRPr="00E33387">
        <w:rPr>
          <w:b/>
          <w:bCs/>
          <w:rtl/>
        </w:rPr>
        <w:t xml:space="preserve"> שמה הולכה? </w:t>
      </w:r>
    </w:p>
    <w:p>
      <w:pPr>
        <w:pStyle w:val="38"/>
        <w:rPr>
          <w:ins w:id="97965" w:author="מנוע מכני" w:date="2026-10-11T12:04:39Z"/>
        </w:rPr>
      </w:pPr>
      <w:r>
        <w:t xml:space="preserve">והך</w:t>
      </w:r>
    </w:p>
    <w:p w:rsidR="00DA63EC" w:rsidRDefault="00DA63EC" w:rsidP="00DA63EC">
      <w:pPr>
        <w:tabs>
          <w:tab w:val="left" w:pos="0"/>
          <w:tab w:val="center" w:pos="2835"/>
        </w:tabs>
        <w:rPr>
          <w:rtl/>
        </w:rPr>
      </w:pPr>
      <w:del w:id="97966" w:author="מנוע מכני" w:date="2026-10-11T12:04:39Z">
        <w:r>
          <w:rPr>
            <w:rFonts w:hint="cs"/>
            <w:rtl/>
          </w:rPr>
          <w:delText xml:space="preserve"> </w:delText>
        </w:r>
      </w:del>
      <w:r>
        <w:rPr>
          <w:rFonts w:hint="cs"/>
          <w:rtl/>
        </w:rPr>
        <w:t xml:space="preserve">ד</w:t>
      </w:r>
      <w:r>
        <w:rPr>
          <w:rtl/>
        </w:rPr>
        <w:t xml:space="preserve">וכן יושב, וכן שמאל - פסול, הא עומד דומיא דיושב - כשר! </w:t>
      </w:r>
    </w:p>
    <w:p w:rsidR="00DA63EC" w:rsidRDefault="00DA63EC" w:rsidP="00DA63EC">
      <w:pPr>
        <w:pStyle w:val="affffb"/>
        <w:rPr>
          <w:rtl/>
        </w:rPr>
      </w:pPr>
      <w:r>
        <w:rPr>
          <w:rtl/>
        </w:rPr>
        <w:t xml:space="preserve">- </w:t>
      </w:r>
      <w:r>
        <w:rPr>
          <w:rFonts w:hint="cs"/>
          <w:rtl/>
        </w:rPr>
        <w:t xml:space="preserve">- </w:t>
      </w:r>
      <w:ins w:id="92429" w:author="מנוע מכני" w:date="2026-10-11T12:04:39Z">
        <w:r>
          <w:rPr>
            <w:rtl/>
          </w:rPr>
          <w:t xml:space="preserve">שמא</w:t>
        </w:r>
      </w:ins>
      <w:del w:id="92430" w:author="מנוע מכני" w:date="2026-10-11T12:04:39Z">
        <w:r>
          <w:rPr>
            <w:rtl/>
          </w:rPr>
          <w:delText xml:space="preserve">דלמא</w:delText>
        </w:r>
      </w:del>
      <w:r>
        <w:rPr>
          <w:rtl/>
        </w:rPr>
        <w:t xml:space="preserve"> יושב - דקשייף מישף, עומד דומיא דיושב – </w:t>
      </w:r>
      <w:r>
        <w:rPr>
          <w:rFonts w:hint="cs"/>
          <w:rtl/>
        </w:rPr>
        <w:t xml:space="preserve">שנסמך מעט </w:t>
      </w:r>
    </w:p>
    <w:p w:rsidR="00DA63EC" w:rsidRDefault="00DA63EC" w:rsidP="00DA63EC">
      <w:pPr>
        <w:tabs>
          <w:tab w:val="left" w:pos="0"/>
          <w:tab w:val="center" w:pos="2835"/>
        </w:tabs>
        <w:rPr>
          <w:rtl/>
        </w:rPr>
      </w:pPr>
    </w:p>
    <w:p>
      <w:pPr>
        <w:pStyle w:val="38"/>
        <w:rPr>
          <w:ins w:id="97968" w:author="מנוע מכני" w:date="2026-10-11T12:04:39Z"/>
        </w:rPr>
      </w:pPr>
      <w:del w:id="97967" w:author="מנוע מכני" w:date="2026-10-11T12:04:39Z">
        <w:r>
          <w:delText xml:space="preserve">•</w:delText>
        </w:r>
      </w:del>
      <w:r>
        <w:t xml:space="preserve"> </w:t>
      </w:r>
      <w:r>
        <w:t xml:space="preserve">והך</w:t>
      </w:r>
    </w:p>
    <w:p w:rsidR="00DA63EC" w:rsidRDefault="00DA63EC" w:rsidP="00DA63EC">
      <w:pPr>
        <w:tabs>
          <w:tab w:val="left" w:pos="0"/>
          <w:tab w:val="center" w:pos="2835"/>
        </w:tabs>
        <w:rPr>
          <w:rtl/>
        </w:rPr>
      </w:pPr>
      <w:del w:id="97969" w:author="מנוע מכני" w:date="2026-10-11T12:04:39Z">
        <w:r>
          <w:rPr>
            <w:rFonts w:hint="cs"/>
            <w:rtl/>
          </w:rPr>
          <w:delText xml:space="preserve"> </w:delText>
        </w:r>
      </w:del>
      <w:r>
        <w:rPr>
          <w:rFonts w:hint="cs"/>
          <w:rtl/>
        </w:rPr>
        <w:t xml:space="preserve">ד</w:t>
      </w:r>
      <w:r>
        <w:rPr>
          <w:rtl/>
        </w:rPr>
        <w:t xml:space="preserve">שחט ישראל וקבל הכהן, נתנו לחבירו וחברו לחבירו! </w:t>
      </w:r>
      <w:ins w:id="90781" w:author="מנוע מכני" w:date="2026-10-11T12:04:39Z">
        <w:r>
          <w:rPr>
            <w:rtl/>
          </w:rPr>
          <w:t xml:space="preserve">שם</w:t>
        </w:r>
      </w:ins>
      <w:del w:id="90782" w:author="מנוע מכני" w:date="2026-10-11T12:04:39Z">
        <w:r>
          <w:rPr>
            <w:rtl/>
          </w:rPr>
          <w:delText xml:space="preserve">התם</w:delText>
        </w:r>
      </w:del>
      <w:r>
        <w:rPr>
          <w:rtl/>
        </w:rPr>
        <w:t xml:space="preserve"> </w:t>
      </w:r>
      <w:ins w:id="90783" w:author="מנוע מכני" w:date="2026-10-11T12:04:39Z">
        <w:r>
          <w:rPr>
            <w:rtl/>
          </w:rPr>
          <w:t xml:space="preserve">גם</w:t>
        </w:r>
      </w:ins>
      <w:del w:id="90784" w:author="מנוע מכני" w:date="2026-10-11T12:04:39Z">
        <w:r>
          <w:rPr>
            <w:rtl/>
          </w:rPr>
          <w:delText xml:space="preserve">נמי</w:delText>
        </w:r>
      </w:del>
      <w:r>
        <w:rPr>
          <w:rtl/>
        </w:rPr>
        <w:t xml:space="preserve"> דניידי </w:t>
      </w:r>
      <w:ins w:id="90043" w:author="Claude - סמנטי" w:date="2026-10-11T12:26:16Z">
        <w:r>
          <w:rPr>
            <w:rtl/>
          </w:rPr>
          <w:t xml:space="preserve">מעט</w:t>
        </w:r>
      </w:ins>
      <w:del w:id="90044" w:author="Claude - סמנטי" w:date="2026-10-11T12:26:16Z">
        <w:r>
          <w:rPr>
            <w:rtl/>
          </w:rPr>
          <w:delText xml:space="preserve">פורתא</w:delText>
        </w:r>
      </w:del>
      <w:r>
        <w:rPr>
          <w:rtl/>
        </w:rPr>
        <w:t xml:space="preserve">.</w:t>
      </w:r>
    </w:p>
    <w:p w:rsidR="00DA63EC" w:rsidRDefault="00DA63EC" w:rsidP="00DA63EC">
      <w:pPr>
        <w:tabs>
          <w:tab w:val="left" w:pos="0"/>
          <w:tab w:val="center" w:pos="2835"/>
        </w:tabs>
        <w:rPr>
          <w:rtl/>
        </w:rPr>
      </w:pPr>
      <w:r>
        <w:rPr>
          <w:rtl/>
        </w:rPr>
        <w:tab/>
        <w:t xml:space="preserve">וקמ"ל</w:t>
      </w:r>
      <w:r>
        <w:rPr>
          <w:rtl/>
        </w:rPr>
        <w:tab/>
        <w:t xml:space="preserve"> ברוב עם הדרת מלך.</w:t>
      </w:r>
    </w:p>
    <w:p>
      <w:pPr>
        <w:pStyle w:val="38"/>
        <w:rPr>
          <w:ins w:id="97971" w:author="מנוע מכני" w:date="2026-10-11T12:04:39Z"/>
        </w:rPr>
      </w:pPr>
      <w:del w:id="97970" w:author="מנוע מכני" w:date="2026-10-11T12:04:39Z">
        <w:r>
          <w:delText xml:space="preserve">•</w:delText>
        </w:r>
      </w:del>
      <w:r>
        <w:t xml:space="preserve"> </w:t>
      </w:r>
      <w:r>
        <w:t>והך</w:t>
      </w:r>
    </w:p>
    <w:p w:rsidR="00DA63EC" w:rsidRDefault="00DA63EC" w:rsidP="00DA63EC">
      <w:pPr>
        <w:tabs>
          <w:tab w:val="left" w:pos="0"/>
          <w:tab w:val="center" w:pos="2835"/>
        </w:tabs>
        <w:rPr>
          <w:rtl/>
        </w:rPr>
      </w:pPr>
      <w:del w:id="97972" w:author="מנוע מכני" w:date="2026-10-11T12:04:39Z">
        <w:r>
          <w:rPr>
            <w:rtl/>
          </w:rPr>
          <w:delText xml:space="preserve"> </w:delText>
        </w:r>
      </w:del>
      <w:r>
        <w:rPr>
          <w:rFonts w:hint="cs"/>
          <w:rtl/>
        </w:rPr>
        <w:t>ד</w:t>
      </w:r>
      <w:r>
        <w:rPr>
          <w:rtl/>
        </w:rPr>
        <w:t>קבל הכשר ונתן לפסול - יחזיר לכשר! אימא: יחזור הכשר ויקבלה.</w:t>
      </w:r>
    </w:p>
    <w:p w:rsidR="00DA63EC" w:rsidRDefault="00DA63EC" w:rsidP="00DA63EC">
      <w:pPr>
        <w:tabs>
          <w:tab w:val="left" w:pos="0"/>
          <w:tab w:val="center" w:pos="2835"/>
        </w:tabs>
        <w:rPr>
          <w:rtl/>
        </w:rPr>
      </w:pPr>
    </w:p>
    <w:p>
      <w:pPr>
        <w:pStyle w:val="38"/>
        <w:rPr>
          <w:ins w:id="97974" w:author="מנוע מכני" w:date="2026-10-11T12:04:39Z"/>
        </w:rPr>
      </w:pPr>
      <w:del w:id="97973" w:author="מנוע מכני" w:date="2026-10-11T12:04:39Z">
        <w:r>
          <w:delText xml:space="preserve">•</w:delText>
        </w:r>
      </w:del>
      <w:r>
        <w:t xml:space="preserve"> </w:t>
      </w:r>
      <w:r w:rsidRPr="002579CA">
        <w:t xml:space="preserve">איתמר, </w:t>
      </w:r>
      <w:r w:rsidRPr="002579CA">
        <w:t>עולא מרי</w:t>
      </w:r>
      <w:r w:rsidRPr="002579CA">
        <w:t>"</w:t>
      </w:r>
      <w:r w:rsidRPr="002579CA">
        <w:t>ו</w:t>
      </w:r>
      <w:r w:rsidRPr="002579CA">
        <w:t>:</w:t>
      </w:r>
    </w:p>
    <w:p w:rsidR="00DA63EC" w:rsidRDefault="00DA63EC" w:rsidP="00DA63EC">
      <w:pPr>
        <w:tabs>
          <w:tab w:val="left" w:pos="0"/>
          <w:tab w:val="center" w:pos="2835"/>
        </w:tabs>
        <w:rPr>
          <w:rtl/>
        </w:rPr>
      </w:pPr>
      <w:del w:id="97975" w:author="מנוע מכני" w:date="2026-10-11T12:04:39Z">
        <w:r>
          <w:rPr>
            <w:rtl/>
          </w:rPr>
          <w:delText xml:space="preserve"> </w:delText>
        </w:r>
      </w:del>
      <w:r>
        <w:rPr>
          <w:rtl/>
        </w:rPr>
        <w:t xml:space="preserve">הולכה שלא ברגל </w:t>
      </w:r>
      <w:r>
        <w:rPr>
          <w:rtl/>
        </w:rPr>
        <w:t xml:space="preserve">לא</w:t>
      </w:r>
      <w:r>
        <w:rPr>
          <w:rtl/>
        </w:rPr>
        <w:t xml:space="preserve"> שמה הולכה.</w:t>
      </w:r>
    </w:p>
    <w:p w:rsidR="00DA63EC" w:rsidRDefault="00DA63EC" w:rsidP="00DA63EC">
      <w:pPr>
        <w:pStyle w:val="afff3"/>
        <w:framePr w:wrap="around"/>
        <w:tabs>
          <w:tab w:val="left" w:pos="0"/>
        </w:tabs>
        <w:rPr>
          <w:rtl/>
        </w:rPr>
      </w:pPr>
      <w:r>
        <w:rPr>
          <w:rFonts w:hint="cs"/>
          <w:rtl/>
        </w:rPr>
        <w:t>טו.</w:t>
      </w:r>
    </w:p>
    <w:p w:rsidR="00DA63EC" w:rsidRDefault="00DA63EC" w:rsidP="00DA63EC">
      <w:pPr>
        <w:tabs>
          <w:tab w:val="left" w:pos="0"/>
          <w:tab w:val="center" w:pos="2835"/>
        </w:tabs>
        <w:rPr>
          <w:rtl/>
        </w:rPr>
      </w:pPr>
      <w:r>
        <w:rPr>
          <w:rtl/>
        </w:rPr>
        <w:t xml:space="preserve">אפשר לתקונה, או </w:t>
      </w:r>
      <w:r>
        <w:rPr>
          <w:rtl/>
        </w:rPr>
        <w:t xml:space="preserve">לא</w:t>
      </w:r>
      <w:r>
        <w:rPr>
          <w:rtl/>
        </w:rPr>
        <w:t xml:space="preserve"> אפשר לתקונה? ת"ש: קבל הכשר ונתן לפסול - יחזיר לכשר</w:t>
      </w:r>
      <w:ins w:id="94177" w:author="מנוע מכני" w:date="2026-10-11T12:04:39Z">
        <w:r>
          <w:rPr>
            <w:rtl/>
          </w:rPr>
          <w:t xml:space="preserve">,</w:t>
        </w:r>
      </w:ins>
      <w:del w:id="94178"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ונהי </w:t>
      </w:r>
      <w:ins w:id="90785" w:author="מנוע מכני" w:date="2026-10-11T12:04:39Z">
        <w:r>
          <w:rPr>
            <w:rtl/>
          </w:rPr>
          <w:t xml:space="preserve">גם</w:t>
        </w:r>
      </w:ins>
      <w:del w:id="90786" w:author="מנוע מכני" w:date="2026-10-11T12:04:39Z">
        <w:r>
          <w:rPr>
            <w:rtl/>
          </w:rPr>
          <w:delText xml:space="preserve">נמי</w:delText>
        </w:r>
      </w:del>
      <w:r>
        <w:rPr>
          <w:rtl/>
        </w:rPr>
        <w:t xml:space="preserve"> דיחזור הכשר ויקבלנו, </w:t>
      </w:r>
      <w:ins w:id="96899" w:author="מנוע מכני" w:date="2026-10-11T12:04:39Z">
        <w:r>
          <w:rPr>
            <w:rFonts w:hint="cs"/>
            <w:rtl/>
          </w:rPr>
          <w:t xml:space="preserve">ועומד</w:t>
        </w:r>
      </w:ins>
      <w:del w:id="96900" w:author="מנוע מכני" w:date="2026-10-11T12:04:39Z">
        <w:r>
          <w:rPr>
            <w:rFonts w:hint="cs"/>
            <w:rtl/>
          </w:rPr>
          <w:delText xml:space="preserve">וקאי</w:delText>
        </w:r>
      </w:del>
      <w:r>
        <w:rPr>
          <w:rFonts w:hint="cs"/>
          <w:rtl/>
        </w:rPr>
        <w:t xml:space="preserve"> </w:t>
      </w:r>
      <w:r>
        <w:rPr>
          <w:rtl/>
        </w:rPr>
        <w:t>זר בראי.</w:t>
      </w:r>
    </w:p>
    <w:p>
      <w:pPr>
        <w:pStyle w:val="38"/>
        <w:rPr>
          <w:ins w:id="97977" w:author="מנוע מכני" w:date="2026-10-11T12:04:39Z"/>
        </w:rPr>
      </w:pPr>
      <w:del w:id="97976" w:author="מנוע מכני" w:date="2026-10-11T12:04:39Z">
        <w:r>
          <w:delText xml:space="preserve">•</w:delText>
        </w:r>
      </w:del>
      <w:r>
        <w:t xml:space="preserve"> </w:t>
      </w:r>
      <w:r w:rsidRPr="002579CA">
        <w:t xml:space="preserve">איתמר, עולא </w:t>
      </w:r>
      <w:r w:rsidRPr="002579CA">
        <w:t>מרי</w:t>
      </w:r>
      <w:r w:rsidRPr="002579CA">
        <w:t>"</w:t>
      </w:r>
      <w:r w:rsidRPr="002579CA">
        <w:t>ו</w:t>
      </w:r>
      <w:r>
        <w:t xml:space="preserve">:</w:t>
      </w:r>
    </w:p>
    <w:p w:rsidR="00DA63EC" w:rsidRDefault="00DA63EC" w:rsidP="00DA63EC">
      <w:pPr>
        <w:tabs>
          <w:tab w:val="left" w:pos="0"/>
          <w:tab w:val="center" w:pos="2835"/>
        </w:tabs>
        <w:rPr>
          <w:rtl/>
        </w:rPr>
      </w:pPr>
      <w:del w:id="97978" w:author="מנוע מכני" w:date="2026-10-11T12:04:39Z">
        <w:r>
          <w:rPr>
            <w:rtl/>
          </w:rPr>
          <w:delText xml:space="preserve"> </w:delText>
        </w:r>
      </w:del>
      <w:r>
        <w:rPr>
          <w:rtl/>
        </w:rPr>
        <w:t xml:space="preserve">הולכה שלא ברגל - פסולה, </w:t>
      </w:r>
      <w:ins w:id="95409" w:author="מנוע מכני" w:date="2026-10-11T12:04:39Z">
        <w:r>
          <w:rPr>
            <w:rtl/>
          </w:rPr>
          <w:t xml:space="preserve">ומשמע ש</w:t>
        </w:r>
      </w:ins>
      <w:del w:id="95410" w:author="מנוע מכני" w:date="2026-10-11T12:04:39Z">
        <w:r>
          <w:rPr>
            <w:rtl/>
          </w:rPr>
          <w:delText xml:space="preserve">אלמא </w:delText>
        </w:r>
      </w:del>
      <w:r>
        <w:rPr>
          <w:rtl/>
        </w:rPr>
        <w:t xml:space="preserve">לא אפשר לתקונה.</w:t>
      </w:r>
    </w:p>
    <w:p>
      <w:pPr>
        <w:pStyle w:val="38"/>
        <w:rPr>
          <w:ins w:id="97979" w:author="מנוע מכני" w:date="2026-10-11T12:04:39Z"/>
        </w:rPr>
      </w:pPr>
      <w:r>
        <w:t xml:space="preserve">והך</w:t>
      </w:r>
    </w:p>
    <w:p w:rsidR="00DA63EC" w:rsidRDefault="00DA63EC" w:rsidP="00DA63EC">
      <w:pPr>
        <w:tabs>
          <w:tab w:val="left" w:pos="0"/>
          <w:tab w:val="center" w:pos="2835"/>
        </w:tabs>
        <w:rPr>
          <w:rtl/>
        </w:rPr>
      </w:pPr>
      <w:del w:id="97980" w:author="מנוע מכני" w:date="2026-10-11T12:04:39Z">
        <w:r>
          <w:rPr>
            <w:rFonts w:hint="cs"/>
            <w:rtl/>
          </w:rPr>
          <w:delText xml:space="preserve"> </w:delText>
        </w:r>
      </w:del>
      <w:r>
        <w:rPr>
          <w:rFonts w:hint="cs"/>
          <w:rtl/>
        </w:rPr>
        <w:t xml:space="preserve">ד</w:t>
      </w:r>
      <w:r>
        <w:rPr>
          <w:rtl/>
        </w:rPr>
        <w:t xml:space="preserve">נשפך מן הכלי על הרצפה ואספו - כשר! </w:t>
      </w:r>
      <w:r>
        <w:rPr>
          <w:rFonts w:hint="cs"/>
          <w:rtl/>
        </w:rPr>
        <w:t xml:space="preserve">מיירי </w:t>
      </w:r>
      <w:r>
        <w:rPr>
          <w:rtl/>
        </w:rPr>
        <w:t>כשיצא לחוץ</w:t>
      </w:r>
      <w:r>
        <w:rPr>
          <w:rFonts w:hint="cs"/>
          <w:rtl/>
        </w:rPr>
        <w:t xml:space="preserve"> לבראי </w:t>
      </w:r>
    </w:p>
    <w:p w:rsidR="00DA63EC" w:rsidRDefault="00DA63EC" w:rsidP="00DA63EC">
      <w:pPr>
        <w:tabs>
          <w:tab w:val="left" w:pos="0"/>
          <w:tab w:val="center" w:pos="2835"/>
        </w:tabs>
        <w:rPr>
          <w:rtl/>
        </w:rPr>
      </w:pPr>
      <w:r>
        <w:rPr>
          <w:rtl/>
        </w:rPr>
        <w:t xml:space="preserve">לבראי נפיק, לגואי </w:t>
      </w:r>
      <w:r>
        <w:rPr>
          <w:rtl/>
        </w:rPr>
        <w:t xml:space="preserve">לא</w:t>
      </w:r>
      <w:r>
        <w:rPr>
          <w:rtl/>
        </w:rPr>
        <w:t xml:space="preserve"> </w:t>
      </w:r>
      <w:ins w:id="96901" w:author="מנוע מכני" w:date="2026-10-11T12:04:39Z">
        <w:r>
          <w:rPr>
            <w:rtl/>
          </w:rPr>
          <w:t xml:space="preserve">נכנס</w:t>
        </w:r>
      </w:ins>
      <w:del w:id="96902" w:author="מנוע מכני" w:date="2026-10-11T12:04:39Z">
        <w:r>
          <w:rPr>
            <w:rtl/>
          </w:rPr>
          <w:delText xml:space="preserve">עייל</w:delText>
        </w:r>
      </w:del>
      <w:r>
        <w:rPr>
          <w:rFonts w:hint="cs"/>
          <w:rtl/>
        </w:rPr>
        <w:t>-</w:t>
      </w:r>
      <w:r>
        <w:rPr>
          <w:rtl/>
        </w:rPr>
        <w:t xml:space="preserve"> במקום מדרון</w:t>
      </w:r>
      <w:r>
        <w:rPr>
          <w:rFonts w:hint="cs"/>
          <w:rtl/>
        </w:rPr>
        <w:t xml:space="preserve"> בגומא ג' בסמיכא </w:t>
      </w:r>
    </w:p>
    <w:p>
      <w:pPr>
        <w:pStyle w:val="38"/>
        <w:rPr>
          <w:ins w:id="97981" w:author="מנוע מכני" w:date="2026-10-11T12:04:39Z"/>
        </w:rPr>
      </w:pPr>
      <w:r w:rsidRPr="002579CA">
        <w:t>ויקשה</w:t>
      </w:r>
    </w:p>
    <w:p w:rsidR="00DA63EC" w:rsidRDefault="00DA63EC" w:rsidP="00DA63EC">
      <w:pPr>
        <w:tabs>
          <w:tab w:val="left" w:pos="0"/>
          <w:tab w:val="center" w:pos="2835"/>
        </w:tabs>
        <w:rPr>
          <w:rtl/>
        </w:rPr>
      </w:pPr>
      <w:del w:id="97982" w:author="מנוע מכני" w:date="2026-10-11T12:04:39Z">
        <w:r>
          <w:rPr>
            <w:rFonts w:hint="cs"/>
            <w:rtl/>
          </w:rPr>
          <w:delText xml:space="preserve"> </w:delText>
        </w:r>
      </w:del>
      <w:r>
        <w:rPr>
          <w:rFonts w:hint="cs"/>
          <w:rtl/>
        </w:rPr>
        <w:t xml:space="preserve">ד</w:t>
      </w:r>
      <w:r>
        <w:rPr>
          <w:rtl/>
        </w:rPr>
        <w:t xml:space="preserve">איכפל תנא </w:t>
      </w:r>
      <w:ins w:id="90045" w:author="Claude - סמנטי" w:date="2026-10-11T12:26:16Z">
        <w:r>
          <w:rPr>
            <w:rtl/>
          </w:rPr>
          <w:t xml:space="preserve">להשמיענו</w:t>
        </w:r>
      </w:ins>
      <w:del w:id="90046" w:author="Claude - סמנטי" w:date="2026-10-11T12:26:16Z">
        <w:r>
          <w:rPr>
            <w:rtl/>
          </w:rPr>
          <w:delText xml:space="preserve">לאשמועינן</w:delText>
        </w:r>
      </w:del>
      <w:r>
        <w:rPr>
          <w:rtl/>
        </w:rPr>
        <w:t xml:space="preserve"> כל </w:t>
      </w:r>
      <w:ins w:id="92431" w:author="מנוע מכני" w:date="2026-10-11T12:04:39Z">
        <w:r>
          <w:rPr>
            <w:rtl/>
          </w:rPr>
          <w:t xml:space="preserve">אלו</w:t>
        </w:r>
      </w:ins>
      <w:del w:id="92432" w:author="מנוע מכני" w:date="2026-10-11T12:04:39Z">
        <w:r>
          <w:rPr>
            <w:rtl/>
          </w:rPr>
          <w:delText xml:space="preserve">הני</w:delText>
        </w:r>
      </w:del>
      <w:r>
        <w:rPr>
          <w:rtl/>
        </w:rPr>
        <w:t xml:space="preserve">? </w:t>
      </w:r>
    </w:p>
    <w:p>
      <w:pPr>
        <w:pStyle w:val="38"/>
        <w:rPr>
          <w:ins w:id="97983" w:author="מנוע מכני" w:date="2026-10-11T12:04:39Z"/>
        </w:rPr>
      </w:pPr>
      <w:r w:rsidRPr="002579CA">
        <w:t>ועוד</w:t>
      </w:r>
      <w:r>
        <w:t xml:space="preserve">, אדתני באידך פירקין:</w:t>
      </w:r>
    </w:p>
    <w:p w:rsidR="00DA63EC" w:rsidRDefault="00DA63EC" w:rsidP="00DA63EC">
      <w:pPr>
        <w:tabs>
          <w:tab w:val="left" w:pos="0"/>
          <w:tab w:val="center" w:pos="2835"/>
        </w:tabs>
        <w:rPr>
          <w:rtl/>
        </w:rPr>
      </w:pPr>
      <w:del w:id="97984" w:author="מנוע מכני" w:date="2026-10-11T12:04:39Z">
        <w:r>
          <w:rPr>
            <w:rtl/>
          </w:rPr>
          <w:delText xml:space="preserve"> </w:delText>
        </w:r>
      </w:del>
      <w:r>
        <w:rPr>
          <w:rtl/>
        </w:rPr>
        <w:t xml:space="preserve">נשפך על הרצפה ואספו - פסול, ליפלוג בדידיה: </w:t>
      </w:r>
    </w:p>
    <w:p w:rsidR="00DA63EC" w:rsidRDefault="00DA63EC" w:rsidP="00DA63EC">
      <w:pPr>
        <w:tabs>
          <w:tab w:val="left" w:pos="0"/>
          <w:tab w:val="center" w:pos="2835"/>
        </w:tabs>
        <w:rPr>
          <w:rtl/>
        </w:rPr>
      </w:pPr>
      <w:r>
        <w:rPr>
          <w:rtl/>
        </w:rPr>
        <w:tab/>
      </w:r>
      <w:r>
        <w:rPr>
          <w:rFonts w:hint="cs"/>
          <w:rtl/>
        </w:rPr>
        <w:t>בד</w:t>
      </w:r>
      <w:r>
        <w:rPr>
          <w:rtl/>
        </w:rPr>
        <w:t>"</w:t>
      </w:r>
      <w:r>
        <w:rPr>
          <w:rFonts w:hint="cs"/>
          <w:rtl/>
        </w:rPr>
        <w:t xml:space="preserve">א</w:t>
      </w:r>
      <w:r>
        <w:rPr>
          <w:rFonts w:hint="cs"/>
          <w:rtl/>
        </w:rPr>
        <w:t xml:space="preserve"> </w:t>
      </w:r>
      <w:r>
        <w:rPr>
          <w:rtl/>
        </w:rPr>
        <w:t xml:space="preserve">כשיצא לחוץ, אבל נכנס לפנים - פסול! </w:t>
      </w:r>
      <w:r w:rsidRPr="00337D5E">
        <w:rPr>
          <w:b/>
          <w:bCs/>
          <w:rtl/>
        </w:rPr>
        <w:t>תיובתא</w:t>
      </w:r>
      <w:r>
        <w:rPr>
          <w:rtl/>
        </w:rPr>
        <w:t>.</w:t>
      </w:r>
    </w:p>
    <w:p w:rsidR="00DA63EC" w:rsidRDefault="00DA63EC" w:rsidP="00DA63EC">
      <w:pPr>
        <w:tabs>
          <w:tab w:val="left" w:pos="0"/>
          <w:tab w:val="center" w:pos="2835"/>
        </w:tabs>
        <w:rPr>
          <w:rtl/>
        </w:rPr>
      </w:pPr>
    </w:p>
    <w:p>
      <w:pPr>
        <w:pStyle w:val="38"/>
        <w:rPr>
          <w:ins w:id="97986" w:author="מנוע מכני" w:date="2026-10-11T12:04:39Z"/>
        </w:rPr>
      </w:pPr>
      <w:del w:id="97985" w:author="מנוע מכני" w:date="2026-10-11T12:04:39Z">
        <w:r w:rsidRPr="00FE1B89">
          <w:delText xml:space="preserve">•</w:delText>
        </w:r>
      </w:del>
      <w:r w:rsidRPr="00FE1B89">
        <w:t xml:space="preserve"> אתמר:</w:t>
      </w:r>
    </w:p>
    <w:p w:rsidR="00DA63EC" w:rsidRPr="00FE1B89" w:rsidRDefault="00DA63EC" w:rsidP="00DA63EC">
      <w:pPr>
        <w:tabs>
          <w:tab w:val="left" w:pos="0"/>
          <w:tab w:val="center" w:pos="2835"/>
        </w:tabs>
        <w:rPr>
          <w:spacing w:val="-6"/>
          <w:rtl/>
        </w:rPr>
      </w:pPr>
      <w:del w:id="97987" w:author="מנוע מכני" w:date="2026-10-11T12:04:39Z">
        <w:r w:rsidRPr="00FE1B89">
          <w:rPr>
            <w:b/>
            <w:bCs/>
            <w:spacing w:val="-6"/>
            <w:rtl/>
          </w:rPr>
          <w:delText xml:space="preserve"> </w:delText>
        </w:r>
      </w:del>
      <w:r w:rsidRPr="00FE1B89">
        <w:rPr>
          <w:b/>
          <w:bCs/>
          <w:spacing w:val="-6"/>
          <w:rtl/>
        </w:rPr>
        <w:t xml:space="preserve">הולכה שלא ברגל </w:t>
      </w:r>
      <w:r w:rsidRPr="00FE1B89">
        <w:rPr>
          <w:spacing w:val="-6"/>
          <w:rtl/>
        </w:rPr>
        <w:t xml:space="preserve">- מחלוקת </w:t>
      </w:r>
      <w:r w:rsidRPr="00FE1B89">
        <w:rPr>
          <w:rStyle w:val="2fb"/>
          <w:spacing w:val="-6"/>
          <w:rtl/>
        </w:rPr>
        <w:t xml:space="preserve">ר"ש</w:t>
      </w:r>
      <w:r w:rsidRPr="00FE1B89">
        <w:rPr>
          <w:spacing w:val="-6"/>
          <w:rtl/>
        </w:rPr>
        <w:t xml:space="preserve"> ורבנן, בהולכה </w:t>
      </w:r>
      <w:r w:rsidRPr="00FE1B89">
        <w:rPr>
          <w:rFonts w:hint="cs"/>
          <w:spacing w:val="-6"/>
          <w:rtl/>
        </w:rPr>
        <w:t xml:space="preserve">קטנה אבל בהולכה גדולה </w:t>
      </w:r>
      <w:r w:rsidRPr="00FE1B89">
        <w:rPr>
          <w:rFonts w:hint="cs"/>
          <w:b/>
          <w:bCs/>
          <w:spacing w:val="-6"/>
          <w:rtl/>
        </w:rPr>
        <w:t>לכו</w:t>
      </w:r>
      <w:r w:rsidRPr="00FE1B89">
        <w:rPr>
          <w:b/>
          <w:bCs/>
          <w:spacing w:val="-6"/>
          <w:rtl/>
        </w:rPr>
        <w:t>"</w:t>
      </w:r>
      <w:r w:rsidRPr="00FE1B89">
        <w:rPr>
          <w:rFonts w:hint="cs"/>
          <w:b/>
          <w:bCs/>
          <w:spacing w:val="-6"/>
          <w:rtl/>
        </w:rPr>
        <w:t>ע</w:t>
      </w:r>
      <w:r w:rsidRPr="00FE1B89">
        <w:rPr>
          <w:rFonts w:hint="cs"/>
          <w:spacing w:val="-6"/>
          <w:rtl/>
        </w:rPr>
        <w:t xml:space="preserve"> פסולה </w:t>
      </w:r>
    </w:p>
    <w:p w:rsidR="00DA63EC" w:rsidRDefault="00DA63EC" w:rsidP="00DA63EC">
      <w:pPr>
        <w:tabs>
          <w:tab w:val="left" w:pos="0"/>
          <w:tab w:val="center" w:pos="2835"/>
        </w:tabs>
        <w:rPr>
          <w:rtl/>
        </w:rPr>
      </w:pPr>
      <w:r>
        <w:rPr>
          <w:rtl/>
        </w:rPr>
        <w:t xml:space="preserve">מחכו עלה במערבא, אלא חטאת העוף דפסולה בה מחשבה, </w:t>
      </w:r>
      <w:r>
        <w:rPr>
          <w:rStyle w:val="2fb"/>
          <w:rtl/>
        </w:rPr>
        <w:t xml:space="preserve">לר"ש</w:t>
      </w:r>
      <w:r>
        <w:rPr>
          <w:rtl/>
        </w:rPr>
        <w:t xml:space="preserve"> </w:t>
      </w:r>
      <w:ins w:id="96903" w:author="מנוע מכני" w:date="2026-10-11T12:04:39Z">
        <w:r>
          <w:rPr>
            <w:rtl/>
          </w:rPr>
          <w:t xml:space="preserve">איך</w:t>
        </w:r>
      </w:ins>
      <w:del w:id="96904" w:author="מנוע מכני" w:date="2026-10-11T12:04:39Z">
        <w:r>
          <w:rPr>
            <w:rtl/>
          </w:rPr>
          <w:delText xml:space="preserve">היכי</w:delText>
        </w:r>
      </w:del>
      <w:r>
        <w:rPr>
          <w:rtl/>
        </w:rPr>
        <w:t xml:space="preserve"> משכחת לה? </w:t>
      </w:r>
    </w:p>
    <w:p w:rsidR="00DA63EC" w:rsidRDefault="00DA63EC" w:rsidP="00DA63EC">
      <w:pPr>
        <w:tabs>
          <w:tab w:val="left" w:pos="0"/>
          <w:tab w:val="center" w:pos="2835"/>
        </w:tabs>
        <w:rPr>
          <w:rtl/>
        </w:rPr>
      </w:pPr>
      <w:ins w:id="95793" w:author="מנוע מכני" w:date="2026-10-11T12:04:39Z">
        <w:r>
          <w:rPr>
            <w:rtl/>
          </w:rPr>
          <w:t xml:space="preserve">אם </w:t>
        </w:r>
      </w:ins>
      <w:del w:id="95794" w:author="מנוע מכני" w:date="2026-10-11T12:04:39Z">
        <w:r>
          <w:rPr>
            <w:rtl/>
          </w:rPr>
          <w:lastRenderedPageBreak/>
          <w:delText xml:space="preserve">אי </w:delText>
        </w:r>
      </w:del>
      <w:r>
        <w:rPr>
          <w:rtl/>
        </w:rPr>
        <w:lastRenderedPageBreak/>
        <w:t xml:space="preserve">דחשיב עלה מקמי </w:t>
      </w:r>
      <w:ins w:id="90049" w:author="Claude - סמנטי" w:date="2026-10-11T12:26:16Z">
        <w:r>
          <w:rPr>
            <w:rtl/>
          </w:rPr>
          <w:t xml:space="preserve">שיצא</w:t>
        </w:r>
      </w:ins>
      <w:del w:id="90050" w:author="Claude - סמנטי" w:date="2026-10-11T12:26:16Z">
        <w:r>
          <w:rPr>
            <w:rtl/>
          </w:rPr>
          <w:lastRenderedPageBreak/>
          <w:delText xml:space="preserve">דליפוק</w:delText>
        </w:r>
      </w:del>
      <w:r>
        <w:rPr>
          <w:rtl/>
        </w:rPr>
        <w:lastRenderedPageBreak/>
        <w:t xml:space="preserve"> דם, </w:t>
      </w:r>
      <w:r>
        <w:rPr>
          <w:rtl/>
        </w:rPr>
        <w:lastRenderedPageBreak/>
        <w:t xml:space="preserve">לא</w:t>
      </w:r>
      <w:r>
        <w:rPr>
          <w:rtl/>
        </w:rPr>
        <w:lastRenderedPageBreak/>
        <w:t xml:space="preserve"> כלום היא! </w:t>
      </w:r>
      <w:ins w:id="95795" w:author="מנוע מכני" w:date="2026-10-11T12:04:39Z">
        <w:r>
          <w:rPr>
            <w:rtl/>
          </w:rPr>
          <w:t xml:space="preserve">ואם </w:t>
        </w:r>
      </w:ins>
      <w:del w:id="95796" w:author="מנוע מכני" w:date="2026-10-11T12:04:39Z">
        <w:r>
          <w:rPr>
            <w:rtl/>
          </w:rPr>
          <w:lastRenderedPageBreak/>
          <w:delText xml:space="preserve">ואי </w:delText>
        </w:r>
      </w:del>
      <w:ins w:id="96565" w:author="מנוע מכני" w:date="2026-10-11T12:04:39Z">
        <w:r>
          <w:rPr>
            <w:rtl/>
          </w:rPr>
          <w:t xml:space="preserve">אחר</w:t>
        </w:r>
      </w:ins>
      <w:del w:id="96566" w:author="מנוע מכני" w:date="2026-10-11T12:04:39Z">
        <w:r>
          <w:rPr>
            <w:rtl/>
          </w:rPr>
          <w:lastRenderedPageBreak/>
          <w:delText xml:space="preserve">בתר</w:delText>
        </w:r>
      </w:del>
      <w:r>
        <w:rPr>
          <w:rtl/>
        </w:rPr>
        <w:lastRenderedPageBreak/>
        <w:t xml:space="preserve"> </w:t>
      </w:r>
      <w:ins w:id="96905" w:author="מנוע מכני" w:date="2026-10-11T12:04:39Z">
        <w:r>
          <w:rPr>
            <w:rtl/>
          </w:rPr>
          <w:t xml:space="preserve">דיצא</w:t>
        </w:r>
      </w:ins>
      <w:del w:id="96906" w:author="מנוע מכני" w:date="2026-10-11T12:04:39Z">
        <w:r>
          <w:rPr>
            <w:rtl/>
          </w:rPr>
          <w:lastRenderedPageBreak/>
          <w:delText xml:space="preserve">דנפק</w:delText>
        </w:r>
      </w:del>
      <w:r>
        <w:rPr>
          <w:rtl/>
        </w:rPr>
        <w:lastRenderedPageBreak/>
        <w:t xml:space="preserve"> דם, </w:t>
      </w:r>
      <w:ins w:id="90047" w:author="Claude - סמנטי" w:date="2026-10-11T12:26:16Z">
        <w:r>
          <w:rPr>
            <w:rtl/>
          </w:rPr>
          <w:t xml:space="preserve">נעשית</w:t>
        </w:r>
      </w:ins>
      <w:del w:id="90048" w:author="Claude - סמנטי" w:date="2026-10-11T12:26:16Z">
        <w:r>
          <w:rPr>
            <w:rtl/>
          </w:rPr>
          <w:lastRenderedPageBreak/>
          <w:delText xml:space="preserve">איתעבידא</w:delText>
        </w:r>
      </w:del>
      <w:r>
        <w:rPr>
          <w:rtl/>
        </w:rPr>
        <w:lastRenderedPageBreak/>
        <w:t xml:space="preserve"> </w:t>
      </w:r>
      <w:ins w:id="92433" w:author="מנוע מכני" w:date="2026-10-11T12:04:39Z">
        <w:r>
          <w:rPr>
            <w:rtl/>
          </w:rPr>
          <w:t xml:space="preserve">לו</w:t>
        </w:r>
      </w:ins>
      <w:del w:id="92434" w:author="מנוע מכני" w:date="2026-10-11T12:04:39Z">
        <w:r>
          <w:rPr>
            <w:rtl/>
          </w:rPr>
          <w:lastRenderedPageBreak/>
          <w:delText xml:space="preserve">ליה</w:delText>
        </w:r>
      </w:del>
      <w:r>
        <w:rPr>
          <w:rtl/>
        </w:rPr>
        <w:lastRenderedPageBreak/>
        <w:t xml:space="preserve"> מצותו! </w:t>
      </w:r>
    </w:p>
    <w:p>
      <w:pPr>
        <w:pStyle w:val="38"/>
        <w:rPr>
          <w:ins w:id="97988" w:author="מנוע מכני" w:date="2026-10-11T12:04:39Z"/>
        </w:rPr>
      </w:pPr>
      <w:r w:rsidRPr="00DD030B">
        <w:t>ו</w:t>
      </w:r>
      <w:r>
        <w:t>דחי</w:t>
      </w:r>
      <w:r w:rsidR="005608A0">
        <w:t>'</w:t>
      </w:r>
    </w:p>
    <w:p w:rsidR="00DA63EC" w:rsidRDefault="00DA63EC" w:rsidP="00DA63EC">
      <w:pPr>
        <w:tabs>
          <w:tab w:val="left" w:pos="0"/>
          <w:tab w:val="center" w:pos="2835"/>
        </w:tabs>
        <w:rPr>
          <w:rtl/>
        </w:rPr>
      </w:pPr>
      <w:del w:id="97989" w:author="מנוע מכני" w:date="2026-10-11T12:04:39Z">
        <w:r w:rsidRPr="00DD030B">
          <w:rPr>
            <w:rFonts w:hint="cs"/>
            <w:b/>
            <w:bCs/>
            <w:rtl/>
          </w:rPr>
          <w:delText xml:space="preserve"> </w:delText>
        </w:r>
      </w:del>
      <w:r>
        <w:rPr>
          <w:rFonts w:hint="cs"/>
          <w:rtl/>
        </w:rPr>
        <w:t xml:space="preserve">דאפשר מאז שפרש ועד שהגיע למזבח כדבעא </w:t>
      </w:r>
      <w:r>
        <w:rPr>
          <w:rStyle w:val="2fb"/>
          <w:rFonts w:hint="cs"/>
          <w:rtl/>
        </w:rPr>
        <w:t xml:space="preserve">רי</w:t>
      </w:r>
      <w:r>
        <w:rPr>
          <w:rStyle w:val="2fb"/>
          <w:rtl/>
        </w:rPr>
        <w:t>"</w:t>
      </w:r>
      <w:r>
        <w:rPr>
          <w:rStyle w:val="2fb"/>
          <w:rFonts w:hint="cs"/>
          <w:rtl/>
        </w:rPr>
        <w:t xml:space="preserve">ר</w:t>
      </w:r>
      <w:r>
        <w:rPr>
          <w:rFonts w:hint="cs"/>
          <w:rtl/>
        </w:rPr>
        <w:t xml:space="preserve"> </w:t>
      </w:r>
      <w:r>
        <w:rPr>
          <w:rStyle w:val="2fb"/>
          <w:rFonts w:hint="cs"/>
          <w:rtl/>
        </w:rPr>
        <w:t xml:space="preserve">מר</w:t>
      </w:r>
      <w:r>
        <w:rPr>
          <w:rStyle w:val="2fb"/>
          <w:rtl/>
        </w:rPr>
        <w:t>"</w:t>
      </w:r>
      <w:r>
        <w:rPr>
          <w:rStyle w:val="2fb"/>
          <w:rFonts w:hint="cs"/>
          <w:rtl/>
        </w:rPr>
        <w:t>ז</w:t>
      </w:r>
      <w:r>
        <w:rPr>
          <w:rtl/>
        </w:rPr>
        <w:t xml:space="preserve">: היה מזה, ונקטעה ידו של מזה עד שלא הגיע דם לאויר המזבח, מהו? </w:t>
      </w:r>
      <w:r>
        <w:rPr>
          <w:rtl/>
        </w:rPr>
        <w:t xml:space="preserve">וא"ל</w:t>
      </w:r>
      <w:ins w:id="90041" w:author="מנוע מכני" w:date="2026-10-11T12:04:39Z">
        <w:r>
          <w:rPr>
            <w:rtl/>
          </w:rPr>
          <w:t xml:space="preserve">: פ</w:t>
        </w:r>
      </w:ins>
      <w:del w:id="90042" w:author="מנוע מכני" w:date="2026-10-11T12:04:39Z">
        <w:r>
          <w:rPr>
            <w:rtl/>
          </w:rPr>
          <w:delText xml:space="preserve">:פ</w:delText>
        </w:r>
      </w:del>
      <w:r>
        <w:rPr>
          <w:rtl/>
        </w:rPr>
        <w:t xml:space="preserve">סולה, </w:t>
      </w:r>
      <w:r>
        <w:rPr>
          <w:rtl/>
        </w:rPr>
        <w:t xml:space="preserve">מ"ט</w:t>
      </w:r>
      <w:r>
        <w:rPr>
          <w:rtl/>
        </w:rPr>
        <w:t xml:space="preserve"> </w:t>
      </w:r>
      <w:r w:rsidRPr="0046594B">
        <w:rPr>
          <w:rStyle w:val="afffff0"/>
          <w:rFonts w:hint="cs"/>
          <w:rtl/>
        </w:rPr>
        <w:t>ד'</w:t>
      </w:r>
      <w:r w:rsidRPr="0046594B">
        <w:rPr>
          <w:rStyle w:val="afffff0"/>
          <w:rtl/>
        </w:rPr>
        <w:t>והזה</w:t>
      </w:r>
      <w:r w:rsidRPr="0046594B">
        <w:rPr>
          <w:rStyle w:val="afffff0"/>
          <w:rFonts w:hint="cs"/>
          <w:rtl/>
        </w:rPr>
        <w:t xml:space="preserve"> ו</w:t>
      </w:r>
      <w:r w:rsidRPr="0046594B">
        <w:rPr>
          <w:rStyle w:val="afffff0"/>
          <w:rtl/>
        </w:rPr>
        <w:t>נתן בעינן</w:t>
      </w:r>
      <w:r w:rsidRPr="0046594B">
        <w:rPr>
          <w:rStyle w:val="afffff0"/>
          <w:rFonts w:hint="cs"/>
          <w:rtl/>
        </w:rPr>
        <w:t>'</w:t>
      </w:r>
      <w:r w:rsidRPr="0046594B">
        <w:rPr>
          <w:rStyle w:val="afffff0"/>
          <w:rtl/>
        </w:rPr>
        <w:t>.</w:t>
      </w:r>
    </w:p>
    <w:p w:rsidR="00DA63EC" w:rsidRPr="00FE1B89" w:rsidRDefault="00DA63EC" w:rsidP="00DA63EC">
      <w:pPr>
        <w:tabs>
          <w:tab w:val="left" w:pos="0"/>
          <w:tab w:val="center" w:pos="2835"/>
        </w:tabs>
        <w:rPr>
          <w:spacing w:val="-4"/>
          <w:rtl/>
        </w:rPr>
      </w:pPr>
      <w:r w:rsidRPr="00FE1B89">
        <w:rPr>
          <w:spacing w:val="-4"/>
          <w:rtl/>
        </w:rPr>
        <w:t>כ</w:t>
      </w:r>
      <w:r w:rsidRPr="00FE1B89">
        <w:rPr>
          <w:rFonts w:hint="cs"/>
          <w:spacing w:val="-4"/>
          <w:rtl/>
        </w:rPr>
        <w:t xml:space="preserve">שבאו </w:t>
      </w:r>
      <w:r w:rsidRPr="00FE1B89">
        <w:rPr>
          <w:rStyle w:val="2fb"/>
          <w:rFonts w:hint="cs"/>
          <w:spacing w:val="-4"/>
          <w:rtl/>
        </w:rPr>
        <w:t xml:space="preserve">ר</w:t>
      </w:r>
      <w:r w:rsidRPr="00FE1B89">
        <w:rPr>
          <w:rStyle w:val="2fb"/>
          <w:spacing w:val="-4"/>
          <w:rtl/>
        </w:rPr>
        <w:t>"</w:t>
      </w:r>
      <w:r w:rsidRPr="00FE1B89">
        <w:rPr>
          <w:rStyle w:val="2fb"/>
          <w:rFonts w:hint="cs"/>
          <w:spacing w:val="-4"/>
          <w:rtl/>
        </w:rPr>
        <w:t xml:space="preserve">פ</w:t>
      </w:r>
      <w:r w:rsidRPr="00FE1B89">
        <w:rPr>
          <w:rFonts w:hint="cs"/>
          <w:spacing w:val="-4"/>
          <w:rtl/>
        </w:rPr>
        <w:t xml:space="preserve"> </w:t>
      </w:r>
      <w:r w:rsidRPr="00FE1B89">
        <w:rPr>
          <w:rStyle w:val="2fb"/>
          <w:rFonts w:hint="cs"/>
          <w:spacing w:val="-4"/>
          <w:rtl/>
        </w:rPr>
        <w:t xml:space="preserve">ורהבדר</w:t>
      </w:r>
      <w:r w:rsidRPr="00FE1B89">
        <w:rPr>
          <w:rStyle w:val="2fb"/>
          <w:spacing w:val="-4"/>
          <w:rtl/>
        </w:rPr>
        <w:t>"</w:t>
      </w:r>
      <w:r w:rsidRPr="00FE1B89">
        <w:rPr>
          <w:rStyle w:val="2fb"/>
          <w:rFonts w:hint="cs"/>
          <w:spacing w:val="-4"/>
          <w:rtl/>
        </w:rPr>
        <w:t>י</w:t>
      </w:r>
      <w:r w:rsidRPr="00FE1B89">
        <w:rPr>
          <w:spacing w:val="-4"/>
          <w:rtl/>
        </w:rPr>
        <w:t xml:space="preserve"> </w:t>
      </w:r>
      <w:r w:rsidRPr="00FE1B89">
        <w:rPr>
          <w:rStyle w:val="2fb"/>
          <w:spacing w:val="-4"/>
          <w:rtl/>
        </w:rPr>
        <w:t xml:space="preserve">רב</w:t>
      </w:r>
      <w:r w:rsidRPr="00FE1B89">
        <w:rPr>
          <w:spacing w:val="-4"/>
          <w:rtl/>
        </w:rPr>
        <w:t xml:space="preserve">, </w:t>
      </w:r>
      <w:ins w:id="90789" w:author="מנוע מכני" w:date="2026-10-11T12:04:39Z">
        <w:r>
          <w:rPr>
            <w:spacing w:val="-4"/>
            <w:rtl/>
          </w:rPr>
          <w:t xml:space="preserve">אמרו</w:t>
        </w:r>
      </w:ins>
      <w:del w:id="90790" w:author="מנוע מכני" w:date="2026-10-11T12:04:39Z">
        <w:r w:rsidRPr="00FE1B89">
          <w:rPr>
            <w:spacing w:val="-4"/>
            <w:rtl/>
          </w:rPr>
          <w:delText xml:space="preserve">אמרי</w:delText>
        </w:r>
      </w:del>
      <w:r w:rsidRPr="00FE1B89">
        <w:rPr>
          <w:spacing w:val="-4"/>
          <w:rtl/>
        </w:rPr>
        <w:t xml:space="preserve">: היינו חוכא, בהולכה זוטרתי –</w:t>
      </w:r>
      <w:r w:rsidRPr="00FE1B89">
        <w:rPr>
          <w:rFonts w:hint="cs"/>
          <w:b/>
          <w:bCs/>
          <w:spacing w:val="-4"/>
          <w:rtl/>
        </w:rPr>
        <w:t>לכו</w:t>
      </w:r>
      <w:r w:rsidRPr="00FE1B89">
        <w:rPr>
          <w:b/>
          <w:bCs/>
          <w:spacing w:val="-4"/>
          <w:rtl/>
        </w:rPr>
        <w:t>"</w:t>
      </w:r>
      <w:r w:rsidRPr="00FE1B89">
        <w:rPr>
          <w:rFonts w:hint="cs"/>
          <w:b/>
          <w:bCs/>
          <w:spacing w:val="-4"/>
          <w:rtl/>
        </w:rPr>
        <w:t>ע</w:t>
      </w:r>
      <w:r w:rsidRPr="00FE1B89">
        <w:rPr>
          <w:rFonts w:hint="cs"/>
          <w:spacing w:val="-4"/>
          <w:rtl/>
        </w:rPr>
        <w:t xml:space="preserve"> פסולה </w:t>
      </w:r>
      <w:ins w:id="90787" w:author="מנוע מכני" w:date="2026-10-11T12:04:39Z">
        <w:r>
          <w:rPr>
            <w:rFonts w:hint="cs"/>
            <w:b/>
            <w:bCs/>
            <w:spacing w:val="-4"/>
            <w:rtl/>
          </w:rPr>
          <w:t xml:space="preserve">וחלקו</w:t>
        </w:r>
      </w:ins>
      <w:del w:id="90788" w:author="מנוע מכני" w:date="2026-10-11T12:04:39Z">
        <w:r w:rsidRPr="00FE1B89">
          <w:rPr>
            <w:rFonts w:hint="cs"/>
            <w:b/>
            <w:bCs/>
            <w:spacing w:val="-4"/>
            <w:rtl/>
          </w:rPr>
          <w:delText xml:space="preserve">ופליגי</w:delText>
        </w:r>
      </w:del>
      <w:r w:rsidRPr="00FE1B89">
        <w:rPr>
          <w:rFonts w:hint="cs"/>
          <w:spacing w:val="-4"/>
          <w:rtl/>
        </w:rPr>
        <w:t xml:space="preserve"> בהולכה רבתי </w:t>
      </w:r>
    </w:p>
    <w:p w:rsidR="00DA63EC" w:rsidRDefault="00DA63EC" w:rsidP="00DA63EC">
      <w:pPr>
        <w:pStyle w:val="affff1"/>
        <w:tabs>
          <w:tab w:val="left" w:pos="0"/>
        </w:tabs>
        <w:rPr>
          <w:rtl/>
        </w:rPr>
      </w:pPr>
    </w:p>
    <w:p w:rsidR="00DA63EC" w:rsidRDefault="00DA63EC" w:rsidP="003B6D22">
      <w:pPr>
        <w:pStyle w:val="affff1"/>
        <w:tabs>
          <w:tab w:val="left" w:pos="0"/>
        </w:tabs>
        <w:ind w:end="0"/>
        <w:rPr>
          <w:rtl/>
        </w:rPr>
        <w:pPrChange w:id="20069" w:author="קלוד" w:date="2026-10-11T09:07:24Z">
          <w:pPr>
            <w:pStyle w:val="affff1"/>
            <w:tabs>
              <w:tab w:val="left" w:pos="0"/>
            </w:tabs>
            <w:rPr>
              <w:rtl/>
            </w:rPr>
          </w:pPr>
        </w:pPrChange>
      </w:pPr>
      <w:ins w:id="9808" w:author="מספור קטעי משנה" w:date="2026-10-11T09:35:09Z">
        <w:r>
          <w:rPr>
            <w:rStyle w:val="MisparKeta"/>
          </w:rPr>
          <w:t xml:space="preserve">ב. </w:t>
        </w:r>
      </w:ins>
      <w:r>
        <w:rPr>
          <w:rtl/>
        </w:rPr>
        <w:t xml:space="preserve">הוליכו זר, והחזירו כהן וחזר והוליכו </w:t>
      </w:r>
    </w:p>
    <w:p w:rsidR="003B6D22" w:rsidRDefault="00DA63EC" w:rsidP="003B6D22">
      <w:pPr>
        <w:tabs>
          <w:tab w:val="left" w:pos="0"/>
          <w:tab w:val="center" w:pos="2835"/>
        </w:tabs>
        <w:rPr>
          <w:rtl/>
        </w:rPr>
      </w:pPr>
      <w:r>
        <w:rPr>
          <w:rtl/>
        </w:rPr>
        <w:t xml:space="preserve">- </w:t>
      </w:r>
      <w:ins w:id="90791" w:author="מנוע מכני" w:date="2026-10-11T12:04:39Z">
        <w:r>
          <w:rPr>
            <w:rtl/>
          </w:rPr>
          <w:t xml:space="preserve">חלקו</w:t>
        </w:r>
      </w:ins>
      <w:del w:id="90792" w:author="מנוע מכני" w:date="2026-10-11T12:04:39Z">
        <w:r>
          <w:rPr>
            <w:rtl/>
          </w:rPr>
          <w:delText xml:space="preserve">פליגי</w:delText>
        </w:r>
      </w:del>
      <w:r>
        <w:rPr>
          <w:rtl/>
        </w:rPr>
        <w:t xml:space="preserve"> בה בני </w:t>
      </w:r>
      <w:r>
        <w:rPr>
          <w:rStyle w:val="2fb"/>
          <w:rtl/>
        </w:rPr>
        <w:t xml:space="preserve">רבי חייא</w:t>
      </w:r>
      <w:r>
        <w:rPr>
          <w:rtl/>
        </w:rPr>
        <w:t xml:space="preserve"> </w:t>
      </w:r>
      <w:r>
        <w:rPr>
          <w:rStyle w:val="2fb"/>
          <w:rtl/>
        </w:rPr>
        <w:t xml:space="preserve">ור' ינאי</w:t>
      </w:r>
      <w:r>
        <w:rPr>
          <w:rtl/>
        </w:rPr>
        <w:t xml:space="preserve">, חד </w:t>
      </w:r>
      <w:r>
        <w:rPr>
          <w:rtl/>
        </w:rPr>
        <w:t xml:space="preserve">אמר</w:t>
      </w:r>
      <w:r>
        <w:rPr>
          <w:rtl/>
        </w:rPr>
        <w:t xml:space="preserve">: כשר, וחד </w:t>
      </w:r>
      <w:r>
        <w:rPr>
          <w:rtl/>
        </w:rPr>
        <w:t xml:space="preserve">אמר</w:t>
      </w:r>
      <w:r>
        <w:rPr>
          <w:rtl/>
        </w:rPr>
        <w:t xml:space="preserve">: פסול</w:t>
      </w:r>
      <w:ins w:id="94179" w:author="מנוע מכני" w:date="2026-10-11T12:04:39Z">
        <w:r>
          <w:rPr>
            <w:rtl/>
          </w:rPr>
          <w:t xml:space="preserve">,</w:t>
        </w:r>
      </w:ins>
      <w:del w:id="94180" w:author="מנוע מכני" w:date="2026-10-11T12:04:39Z">
        <w:r>
          <w:rPr>
            <w:rtl/>
          </w:rPr>
          <w:delText xml:space="preserve">;</w:delText>
        </w:r>
      </w:del>
    </w:p>
    <w:p>
      <w:pPr>
        <w:pStyle w:val="38"/>
        <w:rPr>
          <w:ins w:id="97990" w:author="מנוע מכני" w:date="2026-10-11T12:04:39Z"/>
        </w:rPr>
      </w:pPr>
      <w:ins w:id="93983" w:author="מנוע מכני" w:date="2026-10-11T12:04:39Z">
        <w:r>
          <w:t xml:space="preserve">מ"ד</w:t>
        </w:r>
      </w:ins>
      <w:del w:id="93984" w:author="מנוע מכני" w:date="2026-10-11T12:04:39Z">
        <w:r>
          <w:delText xml:space="preserve">מר סבר</w:delText>
        </w:r>
      </w:del>
      <w:r>
        <w:t xml:space="preserve">:</w:t>
      </w:r>
    </w:p>
    <w:p w:rsidR="00DA63EC" w:rsidRDefault="00DA63EC" w:rsidP="003B6D22">
      <w:pPr>
        <w:tabs>
          <w:tab w:val="left" w:pos="0"/>
          <w:tab w:val="center" w:pos="2835"/>
        </w:tabs>
        <w:rPr>
          <w:rtl/>
        </w:rPr>
      </w:pPr>
      <w:del w:id="97991" w:author="מנוע מכני" w:date="2026-10-11T12:04:39Z">
        <w:r>
          <w:rPr>
            <w:rtl/>
          </w:rPr>
          <w:delText xml:space="preserve"> </w:delText>
        </w:r>
      </w:del>
      <w:r>
        <w:rPr>
          <w:rtl/>
        </w:rPr>
        <w:t xml:space="preserve">אפשר לתקונה, ומר סבר: </w:t>
      </w:r>
      <w:r>
        <w:rPr>
          <w:rtl/>
        </w:rPr>
        <w:t xml:space="preserve">לא</w:t>
      </w:r>
      <w:r>
        <w:rPr>
          <w:rtl/>
        </w:rPr>
        <w:t xml:space="preserve"> אפשר לתקונה.</w:t>
      </w:r>
    </w:p>
    <w:p w:rsidR="00DA63EC" w:rsidRDefault="00DA63EC" w:rsidP="003B6D22">
      <w:pPr>
        <w:tabs>
          <w:tab w:val="left" w:pos="0"/>
          <w:tab w:val="center" w:pos="2835"/>
        </w:tabs>
        <w:rPr>
          <w:b/>
          <w:bCs/>
          <w:rtl/>
        </w:rPr>
      </w:pPr>
      <w:r w:rsidRPr="00EE51D4">
        <w:rPr>
          <w:b/>
          <w:bCs/>
          <w:rtl/>
        </w:rPr>
        <w:t xml:space="preserve">הוליכו כהן והחזירו, וחזר והוליכו זר </w:t>
      </w:r>
    </w:p>
    <w:p>
      <w:pPr>
        <w:pStyle w:val="38"/>
        <w:rPr>
          <w:ins w:id="97992" w:author="מנוע מכני" w:date="2026-10-11T12:04:39Z"/>
        </w:rPr>
      </w:pPr>
      <w:r>
        <w:tab/>
        <w:t>א</w:t>
      </w:r>
      <w:r>
        <w:t>רשב</w:t>
      </w:r>
      <w:r>
        <w:t>"</w:t>
      </w:r>
      <w:r>
        <w:t>א</w:t>
      </w:r>
      <w:r>
        <w:t xml:space="preserve">:</w:t>
      </w:r>
    </w:p>
    <w:p w:rsidR="00DA63EC" w:rsidRDefault="00DA63EC" w:rsidP="003B6D22">
      <w:pPr>
        <w:tabs>
          <w:tab w:val="left" w:pos="0"/>
          <w:tab w:val="center" w:pos="2835"/>
        </w:tabs>
        <w:rPr>
          <w:rtl/>
        </w:rPr>
      </w:pPr>
      <w:del w:id="97993" w:author="מנוע מכני" w:date="2026-10-11T12:04:39Z">
        <w:r>
          <w:rPr>
            <w:rtl/>
          </w:rPr>
          <w:delText xml:space="preserve"> </w:delText>
        </w:r>
      </w:del>
      <w:r>
        <w:rPr>
          <w:rtl/>
        </w:rPr>
        <w:t xml:space="preserve">לדברי המכשיר - פסול, לדברי הפוסל - מכשיר.</w:t>
      </w:r>
    </w:p>
    <w:p>
      <w:pPr>
        <w:pStyle w:val="38"/>
        <w:rPr>
          <w:ins w:id="97994" w:author="מנוע מכני" w:date="2026-10-11T12:04:39Z"/>
        </w:rPr>
      </w:pPr>
      <w:r>
        <w:t xml:space="preserve">רבא:</w:t>
      </w:r>
    </w:p>
    <w:p w:rsidR="00DA63EC" w:rsidRDefault="00DA63EC" w:rsidP="003B6D22">
      <w:pPr>
        <w:tabs>
          <w:tab w:val="left" w:pos="0"/>
          <w:tab w:val="center" w:pos="2835"/>
        </w:tabs>
        <w:rPr>
          <w:rtl/>
        </w:rPr>
      </w:pPr>
      <w:del w:id="97995" w:author="מנוע מכני" w:date="2026-10-11T12:04:39Z">
        <w:r>
          <w:rPr>
            <w:rtl/>
          </w:rPr>
          <w:delText xml:space="preserve"> </w:delText>
        </w:r>
      </w:del>
      <w:r>
        <w:rPr>
          <w:rtl/>
        </w:rPr>
        <w:t xml:space="preserve">אף לדברי הפוסל - פסו</w:t>
      </w:r>
      <w:ins w:id="90043" w:author="מנוע מכני" w:date="2026-10-11T12:04:39Z">
        <w:r>
          <w:rPr>
            <w:rtl/>
          </w:rPr>
          <w:t xml:space="preserve">ל, </w:t>
        </w:r>
        <w:ins w:id="90793" w:author="מנוע מכני" w:date="2026-10-11T12:04:39Z">
          <w:r>
            <w:rPr>
              <w:rtl/>
            </w:rPr>
            <w:t xml:space="preserve">שהרי</w:t>
          </w:r>
        </w:ins>
        <w:del w:id="90794" w:author="מנוע מכני" w:date="2026-10-11T12:04:39Z">
          <w:r>
            <w:rPr>
              <w:rtl/>
            </w:rPr>
            <w:delText xml:space="preserve">ד</w:delText>
          </w:r>
          <w:r>
            <w:rPr>
              <w:rFonts w:hint="cs"/>
              <w:rtl/>
            </w:rPr>
            <w:delText xml:space="preserve">הא</w:delText>
          </w:r>
        </w:del>
      </w:ins>
      <w:del w:id="90044" w:author="מנוע מכני" w:date="2026-10-11T12:04:39Z">
        <w:r>
          <w:rPr>
            <w:rtl/>
          </w:rPr>
          <w:delText xml:space="preserve">ל,</w:delText>
        </w:r>
        <w:r>
          <w:rPr>
            <w:rFonts w:hint="cs"/>
            <w:rtl/>
          </w:rPr>
          <w:delText xml:space="preserve">ד</w:delText>
        </w:r>
      </w:del>
      <w:r>
        <w:rPr>
          <w:rFonts w:hint="cs"/>
          <w:rtl/>
        </w:rPr>
        <w:t xml:space="preserve"> צריך לאמטויי</w:t>
      </w:r>
      <w:r>
        <w:rPr>
          <w:rtl/>
        </w:rPr>
        <w:t xml:space="preserve"> לאמטוייה.</w:t>
      </w:r>
    </w:p>
    <w:p w:rsidR="00DA63EC" w:rsidRDefault="00DA63EC" w:rsidP="003B6D22">
      <w:pPr>
        <w:pStyle w:val="afff3"/>
        <w:framePr w:wrap="around"/>
        <w:tabs>
          <w:tab w:val="left" w:pos="0"/>
        </w:tabs>
        <w:spacing w:line="276" w:lineRule="auto"/>
        <w:rPr>
          <w:rtl/>
        </w:rPr>
      </w:pPr>
      <w:r>
        <w:rPr>
          <w:rFonts w:hint="cs"/>
          <w:rtl/>
        </w:rPr>
        <w:t>טו:</w:t>
      </w:r>
    </w:p>
    <w:p>
      <w:pPr>
        <w:pStyle w:val="afffff8"/>
        <w:rPr>
          <w:ins w:id="90599" w:author="קלוד" w:date="2026-10-11T12:29:36Z"/>
        </w:rPr>
      </w:pPr>
      <w:ins w:id="90600" w:author="קלוד" w:date="2026-10-11T12:29:36Z">
        <w:r>
          <w:rPr>
            <w:color w:val="7B3F00"/>
          </w:rPr>
          <w:t xml:space="preserve">הילוך שצריך להלך - הכניסו וחזר והוציאו</w:t>
        </w:r>
      </w:ins>
    </w:p>
    <w:p w:rsidR="00DA63EC" w:rsidRDefault="00DA63EC" w:rsidP="003B6D22">
      <w:pPr>
        <w:tabs>
          <w:tab w:val="left" w:pos="0"/>
          <w:tab w:val="center" w:pos="2835"/>
        </w:tabs>
        <w:rPr>
          <w:rtl/>
        </w:rPr>
      </w:pPr>
      <w:del w:id="101747" w:author="מנוע מכני" w:date="2026-10-11T12:04:39Z">
        <w:r>
          <w:rPr>
            <w:rFonts w:hint="cs"/>
            <w:rtl/>
          </w:rPr>
          <w:delText xml:space="preserve">א</w:delText>
        </w:r>
        <w:r>
          <w:rPr>
            <w:rtl/>
          </w:rPr>
          <w:delText xml:space="preserve">"</w:delText>
        </w:r>
        <w:r>
          <w:rPr>
            <w:rFonts w:hint="cs"/>
            <w:rtl/>
          </w:rPr>
          <w:delText xml:space="preserve">ל </w:delText>
        </w:r>
      </w:del>
      <w:r>
        <w:rPr>
          <w:rStyle w:val="2fb"/>
          <w:rFonts w:hint="cs"/>
          <w:rtl/>
        </w:rPr>
        <w:t xml:space="preserve">רי</w:t>
      </w:r>
      <w:r>
        <w:rPr>
          <w:rStyle w:val="2fb"/>
          <w:rtl/>
        </w:rPr>
        <w:t>"</w:t>
      </w:r>
      <w:r>
        <w:rPr>
          <w:rStyle w:val="2fb"/>
          <w:rFonts w:hint="cs"/>
          <w:rtl/>
        </w:rPr>
        <w:t xml:space="preserve">ר</w:t>
      </w:r>
      <w:r>
        <w:rPr>
          <w:rFonts w:hint="cs"/>
          <w:rtl/>
        </w:rPr>
        <w:t xml:space="preserve"> </w:t>
      </w:r>
      <w:r>
        <w:rPr>
          <w:rStyle w:val="2fb"/>
          <w:rFonts w:hint="cs"/>
          <w:rtl/>
        </w:rPr>
        <w:t xml:space="preserve">לר</w:t>
      </w:r>
      <w:r>
        <w:rPr>
          <w:rStyle w:val="2fb"/>
          <w:rtl/>
        </w:rPr>
        <w:t>"</w:t>
      </w:r>
      <w:r>
        <w:rPr>
          <w:rStyle w:val="2fb"/>
          <w:rFonts w:hint="cs"/>
          <w:rtl/>
        </w:rPr>
        <w:t xml:space="preserve">א</w:t>
      </w:r>
      <w:r>
        <w:rPr>
          <w:rFonts w:hint="cs"/>
          <w:rtl/>
        </w:rPr>
        <w:t xml:space="preserve"> </w:t>
      </w:r>
      <w:ins w:id="92435" w:author="מנוע מכני" w:date="2026-10-11T12:04:39Z">
        <w:r>
          <w:rPr>
            <w:rFonts w:hint="cs"/>
            <w:rtl/>
          </w:rPr>
          <w:t xml:space="preserve">כך</w:t>
        </w:r>
      </w:ins>
      <w:del w:id="92436" w:author="מנוע מכני" w:date="2026-10-11T12:04:39Z">
        <w:r>
          <w:rPr>
            <w:rFonts w:hint="cs"/>
            <w:rtl/>
          </w:rPr>
          <w:delText xml:space="preserve">הכי</w:delText>
        </w:r>
      </w:del>
      <w:r>
        <w:rPr>
          <w:rFonts w:hint="cs"/>
          <w:rtl/>
        </w:rPr>
        <w:t xml:space="preserve"> </w:t>
      </w:r>
      <w:r>
        <w:rPr>
          <w:rStyle w:val="2fb"/>
          <w:rFonts w:hint="cs"/>
          <w:rtl/>
        </w:rPr>
        <w:t xml:space="preserve">ארי</w:t>
      </w:r>
      <w:r>
        <w:rPr>
          <w:rStyle w:val="2fb"/>
          <w:rtl/>
        </w:rPr>
        <w:t>"</w:t>
      </w:r>
      <w:r>
        <w:rPr>
          <w:rStyle w:val="2fb"/>
          <w:rFonts w:hint="cs"/>
          <w:rtl/>
        </w:rPr>
        <w:t xml:space="preserve">ר</w:t>
      </w:r>
      <w:ins w:id="94183" w:author="מנוע מכני" w:date="2026-10-11T12:04:39Z">
        <w:r>
          <w:rPr>
            <w:rFonts w:hint="cs"/>
            <w:rtl/>
          </w:rPr>
          <w:t xml:space="preserve"> </w:t>
        </w:r>
      </w:ins>
      <w:del w:id="94184" w:author="מנוע מכני" w:date="2026-10-11T12:04:39Z">
        <w:r>
          <w:rPr>
            <w:rFonts w:hint="cs"/>
            <w:rtl/>
          </w:rPr>
          <w:delText xml:space="preserve"> </w:delText>
        </w:r>
        <w:r>
          <w:rPr>
            <w:rtl/>
          </w:rPr>
          <w:delText xml:space="preserve"> </w:delText>
        </w:r>
      </w:del>
      <w:r>
        <w:rPr>
          <w:rtl/>
        </w:rPr>
        <w:t xml:space="preserve">מדיפתי: הא צריך לאמטוייה - מחלוקת </w:t>
      </w:r>
      <w:ins w:id="90211" w:author="מנוע מכני" w:date="2026-10-11T12:04:39Z">
        <w:r>
          <w:rPr>
            <w:rStyle w:val="2fb"/>
            <w:rtl/>
          </w:rPr>
          <w:t xml:space="preserve">ר"א</w:t>
        </w:r>
      </w:ins>
      <w:del w:id="90212" w:author="מנוע מכני" w:date="2026-10-11T12:04:39Z">
        <w:r>
          <w:rPr>
            <w:rtl/>
          </w:rPr>
          <w:delText xml:space="preserve">רבי אליעזר</w:delText>
        </w:r>
      </w:del>
      <w:r>
        <w:rPr>
          <w:rtl/>
        </w:rPr>
        <w:t xml:space="preserve"> ורבנן</w:t>
      </w:r>
      <w:ins w:id="94181" w:author="מנוע מכני" w:date="2026-10-11T12:04:39Z">
        <w:r>
          <w:rPr>
            <w:rtl/>
          </w:rPr>
          <w:t xml:space="preserve">,</w:t>
        </w:r>
      </w:ins>
      <w:del w:id="94182" w:author="מנוע מכני" w:date="2026-10-11T12:04:39Z">
        <w:r>
          <w:rPr>
            <w:rtl/>
          </w:rPr>
          <w:delText xml:space="preserve">;</w:delText>
        </w:r>
      </w:del>
    </w:p>
    <w:p>
      <w:pPr>
        <w:pStyle w:val="38"/>
        <w:rPr>
          <w:ins w:id="97996" w:author="מנוע מכני" w:date="2026-10-11T12:04:39Z"/>
        </w:rPr>
      </w:pPr>
      <w:r w:rsidRPr="00FE1B89">
        <w:t xml:space="preserve">דתנן</w:t>
      </w:r>
      <w:r w:rsidRPr="00FE1B89">
        <w:t xml:space="preserve"> </w:t>
      </w:r>
      <w:r w:rsidRPr="00FE1B89">
        <w:t>ל</w:t>
      </w:r>
      <w:r w:rsidRPr="00FE1B89">
        <w:t>ר"</w:t>
      </w:r>
      <w:r w:rsidRPr="00FE1B89">
        <w:t>א</w:t>
      </w:r>
      <w:r w:rsidRPr="00FE1B89">
        <w:t xml:space="preserve">:</w:t>
      </w:r>
    </w:p>
    <w:p w:rsidR="00DA63EC" w:rsidRPr="00FE1B89" w:rsidRDefault="00DA63EC" w:rsidP="003B6D22">
      <w:pPr>
        <w:tabs>
          <w:tab w:val="left" w:pos="0"/>
          <w:tab w:val="center" w:pos="2835"/>
        </w:tabs>
        <w:rPr>
          <w:spacing w:val="-4"/>
          <w:rtl/>
        </w:rPr>
      </w:pPr>
      <w:del w:id="97997" w:author="מנוע מכני" w:date="2026-10-11T12:04:39Z">
        <w:r w:rsidRPr="00FE1B89">
          <w:rPr>
            <w:spacing w:val="-4"/>
            <w:rtl/>
          </w:rPr>
          <w:delText xml:space="preserve"> </w:delText>
        </w:r>
      </w:del>
      <w:r w:rsidRPr="00FE1B89">
        <w:rPr>
          <w:spacing w:val="-4"/>
          <w:rtl/>
        </w:rPr>
        <w:t xml:space="preserve">המהלך במקום שצריך להלך מחשבה פוסלת, מקום שא"</w:t>
      </w:r>
      <w:r w:rsidRPr="00FE1B89">
        <w:rPr>
          <w:rFonts w:hint="cs"/>
          <w:spacing w:val="-4"/>
          <w:rtl/>
        </w:rPr>
        <w:t>צ</w:t>
      </w:r>
      <w:r w:rsidRPr="00FE1B89">
        <w:rPr>
          <w:spacing w:val="-4"/>
          <w:rtl/>
        </w:rPr>
        <w:t xml:space="preserve"> להלך אין מחשבה פוסלת</w:t>
      </w:r>
      <w:ins w:id="94185" w:author="מנוע מכני" w:date="2026-10-11T12:04:39Z">
        <w:r>
          <w:rPr>
            <w:spacing w:val="-4"/>
            <w:rtl/>
          </w:rPr>
          <w:t xml:space="preserve">,</w:t>
        </w:r>
      </w:ins>
      <w:del w:id="94186" w:author="מנוע מכני" w:date="2026-10-11T12:04:39Z">
        <w:r w:rsidRPr="00FE1B89">
          <w:rPr>
            <w:spacing w:val="-4"/>
            <w:rtl/>
          </w:rPr>
          <w:delText xml:space="preserve">;</w:delText>
        </w:r>
      </w:del>
    </w:p>
    <w:p>
      <w:pPr>
        <w:pStyle w:val="38"/>
        <w:rPr>
          <w:ins w:id="97998" w:author="מנוע מכני" w:date="2026-10-11T12:04:39Z"/>
        </w:rPr>
      </w:pPr>
      <w:r>
        <w:t xml:space="preserve">ואמר רבא:</w:t>
      </w:r>
    </w:p>
    <w:p w:rsidR="003B6D22" w:rsidRDefault="00DA63EC" w:rsidP="003B6D22">
      <w:pPr>
        <w:tabs>
          <w:tab w:val="left" w:pos="0"/>
          <w:tab w:val="center" w:pos="2835"/>
        </w:tabs>
        <w:spacing w:line="240" w:lineRule="auto"/>
        <w:rPr>
          <w:rtl/>
        </w:rPr>
      </w:pPr>
      <w:del w:id="97999" w:author="מנוע מכני" w:date="2026-10-11T12:04:39Z">
        <w:r>
          <w:rPr>
            <w:rtl/>
          </w:rPr>
          <w:delText xml:space="preserve"> </w:delText>
        </w:r>
      </w:del>
      <w:r w:rsidRPr="00891B40">
        <w:rPr>
          <w:b/>
          <w:bCs/>
          <w:rtl/>
        </w:rPr>
        <w:t>הכל מודים</w:t>
      </w:r>
      <w:r>
        <w:rPr>
          <w:rtl/>
        </w:rPr>
        <w:t xml:space="preserve">, קבלו בחוץ והכניסו בפנים - זהו הילוך שצריך להלך, </w:t>
      </w:r>
      <w:r>
        <w:rPr>
          <w:rtl/>
        </w:rPr>
        <w:tab/>
      </w:r>
    </w:p>
    <w:p w:rsidR="003B6D22" w:rsidRDefault="00DA63EC" w:rsidP="003B6D22">
      <w:pPr>
        <w:tabs>
          <w:tab w:val="left" w:pos="0"/>
          <w:tab w:val="center" w:pos="2835"/>
        </w:tabs>
        <w:rPr>
          <w:b/>
          <w:bCs/>
          <w:rtl/>
        </w:rPr>
      </w:pPr>
      <w:r>
        <w:rPr>
          <w:rtl/>
        </w:rPr>
        <w:t xml:space="preserve">קבלו בפנים והוציאו לחוץ - זהו הילוך שאין צריך להלך, </w:t>
      </w:r>
    </w:p>
    <w:p>
      <w:pPr>
        <w:pStyle w:val="38"/>
        <w:rPr>
          <w:ins w:id="98000" w:author="מנוע מכני" w:date="2026-10-11T12:04:39Z"/>
        </w:rPr>
      </w:pPr>
      <w:ins w:id="90795" w:author="מנוע מכני" w:date="2026-10-11T12:04:39Z">
        <w:r>
          <w:t xml:space="preserve">וחלקו</w:t>
        </w:r>
      </w:ins>
    </w:p>
    <w:p w:rsidR="00DA63EC" w:rsidRDefault="00DA63EC" w:rsidP="003B6D22">
      <w:pPr>
        <w:tabs>
          <w:tab w:val="left" w:pos="0"/>
          <w:tab w:val="center" w:pos="2835"/>
        </w:tabs>
        <w:rPr>
          <w:rtl/>
        </w:rPr>
      </w:pPr>
      <w:del w:id="90796" w:author="מנוע מכני" w:date="2026-10-11T12:04:39Z">
        <w:r w:rsidRPr="005374F8">
          <w:rPr>
            <w:rFonts w:hint="cs"/>
            <w:b/>
            <w:bCs/>
            <w:rtl/>
          </w:rPr>
          <w:delText xml:space="preserve">ופליגי</w:delText>
        </w:r>
      </w:del>
      <w:del w:id="98001" w:author="מנוע מכני" w:date="2026-10-11T12:04:39Z">
        <w:r>
          <w:rPr>
            <w:rFonts w:hint="cs"/>
            <w:rtl/>
          </w:rPr>
          <w:delText xml:space="preserve"> </w:delText>
        </w:r>
      </w:del>
      <w:r>
        <w:rPr>
          <w:rtl/>
        </w:rPr>
        <w:t>כשהכניסו וחזר והוציאו,</w:t>
      </w:r>
      <w:r>
        <w:rPr>
          <w:rFonts w:hint="cs"/>
          <w:rtl/>
        </w:rPr>
        <w:t xml:space="preserve"> </w:t>
      </w:r>
      <w:ins w:id="95797" w:author="מנוע מכני" w:date="2026-10-11T12:04:39Z">
        <w:r>
          <w:rPr>
            <w:rFonts w:hint="cs"/>
            <w:rtl/>
          </w:rPr>
          <w:t xml:space="preserve">אם </w:t>
        </w:r>
      </w:ins>
      <w:del w:id="95798" w:author="מנוע מכני" w:date="2026-10-11T12:04:39Z">
        <w:r>
          <w:rPr>
            <w:rFonts w:hint="cs"/>
            <w:rtl/>
          </w:rPr>
          <w:delText xml:space="preserve">אי </w:delText>
        </w:r>
      </w:del>
      <w:r>
        <w:rPr>
          <w:rFonts w:hint="cs"/>
          <w:rtl/>
        </w:rPr>
        <w:t xml:space="preserve">צריך להמביאו או </w:t>
      </w:r>
      <w:ins w:id="90797" w:author="מנוע מכני" w:date="2026-10-11T12:04:39Z">
        <w:r>
          <w:rPr>
            <w:rFonts w:hint="cs"/>
            <w:rtl/>
          </w:rPr>
          <w:t xml:space="preserve">לא</w:t>
        </w:r>
      </w:ins>
      <w:del w:id="90798" w:author="מנוע מכני" w:date="2026-10-11T12:04:39Z">
        <w:r>
          <w:rPr>
            <w:rFonts w:hint="cs"/>
            <w:rtl/>
          </w:rPr>
          <w:delText xml:space="preserve">לאו</w:delText>
        </w:r>
      </w:del>
      <w:r>
        <w:rPr>
          <w:rFonts w:hint="cs"/>
          <w:rtl/>
        </w:rPr>
        <w:t xml:space="preserve"> כהילוך הצריך לעבודה</w:t>
      </w:r>
      <w:ins w:id="94187" w:author="מנוע מכני" w:date="2026-10-11T12:04:39Z">
        <w:r>
          <w:rPr>
            <w:rFonts w:hint="cs"/>
            <w:rtl/>
          </w:rPr>
          <w:t xml:space="preserve"> </w:t>
        </w:r>
      </w:ins>
      <w:del w:id="94188" w:author="מנוע מכני" w:date="2026-10-11T12:04:39Z">
        <w:r>
          <w:rPr>
            <w:rFonts w:hint="cs"/>
            <w:rtl/>
          </w:rPr>
          <w:delText xml:space="preserve"> </w:delText>
        </w:r>
        <w:r>
          <w:rPr>
            <w:rtl/>
          </w:rPr>
          <w:delText xml:space="preserve"> </w:delText>
        </w:r>
      </w:del>
    </w:p>
    <w:p>
      <w:pPr>
        <w:pStyle w:val="38"/>
        <w:rPr>
          <w:ins w:id="98003" w:author="מנוע מכני" w:date="2026-10-11T12:04:39Z"/>
        </w:rPr>
      </w:pPr>
      <w:del w:id="98002" w:author="מנוע מכני" w:date="2026-10-11T12:04:39Z">
        <w:r>
          <w:delText xml:space="preserve">•</w:delText>
        </w:r>
      </w:del>
      <w:ins w:id="94189" w:author="מנוע מכני" w:date="2026-10-11T12:04:39Z">
        <w:r>
          <w:t xml:space="preserve"> </w:t>
        </w:r>
      </w:ins>
      <w:del w:id="94190" w:author="מנוע מכני" w:date="2026-10-11T12:04:39Z">
        <w:r>
          <w:delText xml:space="preserve">  </w:delText>
        </w:r>
      </w:del>
      <w:r>
        <w:t xml:space="preserve">איתיביה אביי, ר"א</w:t>
      </w:r>
      <w:del w:id="101618" w:author="מנוע מכני" w:date="2026-10-11T12:04:39Z">
        <w:r>
          <w:delText xml:space="preserve"> אומר</w:delText>
        </w:r>
      </w:del>
      <w:r>
        <w:t xml:space="preserve">:</w:t>
      </w:r>
    </w:p>
    <w:p w:rsidR="00DA63EC" w:rsidRDefault="00DA63EC" w:rsidP="003B6D22">
      <w:pPr>
        <w:tabs>
          <w:tab w:val="left" w:pos="0"/>
        </w:tabs>
        <w:rPr>
          <w:rtl/>
        </w:rPr>
      </w:pPr>
      <w:del w:id="98004" w:author="מנוע מכני" w:date="2026-10-11T12:04:39Z">
        <w:r>
          <w:rPr>
            <w:rtl/>
          </w:rPr>
          <w:delText xml:space="preserve"> </w:delText>
        </w:r>
      </w:del>
      <w:r>
        <w:rPr>
          <w:rtl/>
        </w:rPr>
        <w:t xml:space="preserve">המהלך מקום שצריך להלך - מחשבה פוסלת, </w:t>
      </w:r>
    </w:p>
    <w:p w:rsidR="00DA63EC" w:rsidRDefault="00DA63EC" w:rsidP="003B6D22">
      <w:pPr>
        <w:tabs>
          <w:tab w:val="left" w:pos="0"/>
          <w:tab w:val="center" w:pos="2835"/>
        </w:tabs>
        <w:rPr>
          <w:rtl/>
        </w:rPr>
      </w:pPr>
      <w:r>
        <w:rPr>
          <w:rtl/>
        </w:rPr>
        <w:t xml:space="preserve">כיצד? קבלו בחוץ והכניסו לפנים - זהו הילוך שצריך להלך, </w:t>
      </w:r>
    </w:p>
    <w:p w:rsidR="00DA63EC" w:rsidRDefault="00DA63EC" w:rsidP="003B6D22">
      <w:pPr>
        <w:tabs>
          <w:tab w:val="left" w:pos="0"/>
          <w:tab w:val="center" w:pos="2835"/>
        </w:tabs>
        <w:rPr>
          <w:rtl/>
        </w:rPr>
      </w:pPr>
      <w:r>
        <w:rPr>
          <w:rtl/>
        </w:rPr>
        <w:t xml:space="preserve">קבלו בפנים והוציאו לחוץ - זהו הילוך שאין צריך לילך</w:t>
      </w:r>
      <w:ins w:id="94191" w:author="מנוע מכני" w:date="2026-10-11T12:04:39Z">
        <w:r>
          <w:rPr>
            <w:rtl/>
          </w:rPr>
          <w:t xml:space="preserve">,</w:t>
        </w:r>
      </w:ins>
      <w:del w:id="94192" w:author="מנוע מכני" w:date="2026-10-11T12:04:39Z">
        <w:r>
          <w:rPr>
            <w:rtl/>
          </w:rPr>
          <w:delText xml:space="preserve">;</w:delText>
        </w:r>
      </w:del>
    </w:p>
    <w:p w:rsidR="00DA63EC" w:rsidRDefault="00DA63EC" w:rsidP="003B6D22">
      <w:pPr>
        <w:tabs>
          <w:tab w:val="left" w:pos="0"/>
          <w:tab w:val="center" w:pos="2835"/>
        </w:tabs>
        <w:rPr>
          <w:rtl/>
        </w:rPr>
      </w:pPr>
      <w:r>
        <w:rPr>
          <w:rtl/>
        </w:rPr>
        <w:t>ו</w:t>
      </w:r>
      <w:r>
        <w:rPr>
          <w:rFonts w:hint="cs"/>
          <w:rtl/>
        </w:rPr>
        <w:t>אפי' ד</w:t>
      </w:r>
      <w:r>
        <w:rPr>
          <w:rtl/>
        </w:rPr>
        <w:t xml:space="preserve">חזר והכניסו, הילוך שצריך להלך הוא! </w:t>
      </w:r>
      <w:r>
        <w:rPr>
          <w:rtl/>
        </w:rPr>
        <w:t xml:space="preserve">א"ל</w:t>
      </w:r>
      <w:r>
        <w:rPr>
          <w:rtl/>
        </w:rPr>
        <w:t xml:space="preserve">: </w:t>
      </w:r>
      <w:ins w:id="95799" w:author="מנוע מכני" w:date="2026-10-11T12:04:39Z">
        <w:r>
          <w:rPr>
            <w:rtl/>
          </w:rPr>
          <w:t xml:space="preserve">אם </w:t>
        </w:r>
      </w:ins>
      <w:del w:id="95800" w:author="מנוע מכני" w:date="2026-10-11T12:04:39Z">
        <w:r>
          <w:rPr>
            <w:rtl/>
          </w:rPr>
          <w:delText xml:space="preserve">אי </w:delText>
        </w:r>
      </w:del>
      <w:r>
        <w:rPr>
          <w:rtl/>
        </w:rPr>
        <w:t xml:space="preserve">תניא</w:t>
      </w:r>
      <w:r>
        <w:rPr>
          <w:rtl/>
        </w:rPr>
        <w:t xml:space="preserve"> </w:t>
      </w:r>
      <w:r>
        <w:rPr>
          <w:rtl/>
        </w:rPr>
        <w:t xml:space="preserve">תניא</w:t>
      </w:r>
      <w:r>
        <w:rPr>
          <w:rtl/>
        </w:rPr>
        <w:t xml:space="preserve">.</w:t>
      </w:r>
    </w:p>
    <w:p w:rsidR="00DA63EC" w:rsidRDefault="00DA63EC" w:rsidP="003B6D22">
      <w:pPr>
        <w:pStyle w:val="Hadran"/>
        <w:tabs>
          <w:tab w:val="left" w:pos="0"/>
          <w:tab w:val="center" w:pos="2835"/>
        </w:tabs>
        <w:jc w:val="center"/>
        <w:rPr>
          <w:rtl/>
        </w:rPr>
        <w:pPrChange w:id="104004" w:author="Claude" w:date="2026-10-11T09:08:09Z">
          <w:pPr>
            <w:tabs>
              <w:tab w:val="left" w:pos="0"/>
              <w:tab w:val="center" w:pos="2835"/>
            </w:tabs>
            <w:jc w:val="center"/>
            <w:rPr>
              <w:rtl/>
            </w:rPr>
          </w:pPr>
        </w:pPrChange>
      </w:pPr>
      <w:r w:rsidRPr="00DD030B">
        <w:rPr>
          <w:b/>
          <w:bCs/>
          <w:rtl/>
        </w:rPr>
        <w:t>הדרן עלך כל הזבחים</w:t>
      </w:r>
      <w:r>
        <w:rPr>
          <w:rtl/>
        </w:rPr>
        <w:t>.</w:t>
      </w:r>
      <w:r w:rsidR="003B6D22">
        <w:rPr>
          <w:rtl/>
        </w:rPr>
        <w:t xml:space="preserve"> </w:t>
      </w:r>
    </w:p>
    <w:p w:rsidR="00DA63EC" w:rsidRDefault="00DA63EC" w:rsidP="00DA63EC">
      <w:pPr>
        <w:tabs>
          <w:tab w:val="left" w:pos="0"/>
          <w:tab w:val="center" w:pos="2835"/>
        </w:tabs>
        <w:jc w:val="center"/>
        <w:rPr>
          <w:rtl/>
        </w:rPr>
      </w:pPr>
    </w:p>
    <w:p w:rsidR="00DA63EC" w:rsidRDefault="00DA63EC" w:rsidP="00DA63EC">
      <w:pPr>
        <w:tabs>
          <w:tab w:val="left" w:pos="0"/>
          <w:tab w:val="center" w:pos="2835"/>
        </w:tabs>
        <w:jc w:val="center"/>
        <w:rPr>
          <w:rtl/>
        </w:rPr>
      </w:pPr>
    </w:p>
    <w:p w:rsidR="00DA63EC" w:rsidRDefault="00DA63EC" w:rsidP="00DA63EC">
      <w:pPr>
        <w:tabs>
          <w:tab w:val="left" w:pos="0"/>
          <w:tab w:val="center" w:pos="2835"/>
        </w:tabs>
        <w:jc w:val="center"/>
        <w:rPr>
          <w:rtl/>
        </w:rPr>
      </w:pPr>
    </w:p>
    <w:p w:rsidR="00DA63EC" w:rsidRDefault="00DA63EC" w:rsidP="00DA63EC">
      <w:pPr>
        <w:tabs>
          <w:tab w:val="left" w:pos="0"/>
          <w:tab w:val="center" w:pos="2835"/>
        </w:tabs>
        <w:jc w:val="center"/>
        <w:rPr>
          <w:rtl/>
        </w:rPr>
      </w:pPr>
    </w:p>
    <w:p w:rsidR="00DA63EC" w:rsidRDefault="00DA63EC" w:rsidP="00DA63EC">
      <w:pPr>
        <w:tabs>
          <w:tab w:val="left" w:pos="0"/>
          <w:tab w:val="center" w:pos="2835"/>
        </w:tabs>
        <w:jc w:val="center"/>
        <w:rPr>
          <w:rtl/>
        </w:rPr>
      </w:pPr>
    </w:p>
    <w:p w:rsidR="00DA63EC" w:rsidRDefault="00DA63EC" w:rsidP="00DA63EC">
      <w:pPr>
        <w:tabs>
          <w:tab w:val="left" w:pos="0"/>
          <w:tab w:val="center" w:pos="2835"/>
        </w:tabs>
        <w:jc w:val="center"/>
        <w:rPr>
          <w:rtl/>
        </w:rPr>
      </w:pPr>
    </w:p>
    <w:p w:rsidR="00DA63EC" w:rsidRDefault="00DA63EC" w:rsidP="00DA63EC">
      <w:pPr>
        <w:tabs>
          <w:tab w:val="left" w:pos="0"/>
          <w:tab w:val="center" w:pos="2835"/>
        </w:tabs>
        <w:jc w:val="center"/>
        <w:rPr>
          <w:rtl/>
        </w:rPr>
      </w:pPr>
    </w:p>
    <w:p w:rsidR="00DA63EC" w:rsidRDefault="00DA63EC" w:rsidP="00DA63EC">
      <w:pPr>
        <w:tabs>
          <w:tab w:val="left" w:pos="0"/>
          <w:tab w:val="center" w:pos="2835"/>
        </w:tabs>
        <w:jc w:val="center"/>
        <w:rPr>
          <w:rtl/>
        </w:rPr>
      </w:pPr>
    </w:p>
    <w:p w:rsidR="00DA63EC" w:rsidRDefault="00DA63EC" w:rsidP="00DA63EC">
      <w:pPr>
        <w:tabs>
          <w:tab w:val="left" w:pos="0"/>
          <w:tab w:val="center" w:pos="2835"/>
        </w:tabs>
        <w:jc w:val="center"/>
        <w:rPr>
          <w:rtl/>
        </w:rPr>
      </w:pPr>
    </w:p>
    <w:p w:rsidR="00DA63EC" w:rsidRDefault="00DA63EC" w:rsidP="00DA63EC">
      <w:pPr>
        <w:tabs>
          <w:tab w:val="left" w:pos="0"/>
          <w:tab w:val="center" w:pos="2835"/>
        </w:tabs>
        <w:jc w:val="center"/>
        <w:rPr>
          <w:rtl/>
        </w:rPr>
      </w:pPr>
    </w:p>
    <w:p w:rsidR="00DA63EC" w:rsidRDefault="00DA63EC" w:rsidP="00DA63EC">
      <w:pPr>
        <w:tabs>
          <w:tab w:val="left" w:pos="0"/>
          <w:tab w:val="center" w:pos="2835"/>
        </w:tabs>
        <w:jc w:val="center"/>
        <w:rPr>
          <w:rtl/>
        </w:rPr>
        <w:sectPr w:rsidR="00DA63EC" w:rsidSect="00DA63EC">
          <w:headerReference w:type="even" r:id="rId7"/>
          <w:headerReference w:type="default" r:id="rId8"/>
          <w:pgSz w:w="6804" w:h="11907" w:code="8"/>
          <w:pgMar w:top="284" w:right="567" w:bottom="284" w:left="567" w:header="284" w:footer="284" w:gutter="0"/>
          <w:pgNumType w:start="1"/>
          <w:cols w:space="284"/>
          <w:vAlign w:val="both"/>
          <w:bidi/>
          <w:rtlGutter/>
          <w:docGrid w:linePitch="360"/>
        </w:sectPr>
      </w:pPr>
    </w:p>
    <w:p w:rsidR="00DA63EC" w:rsidRDefault="00DA63EC" w:rsidP="00170467">
      <w:pPr>
        <w:pStyle w:val="afff7"/>
        <w:framePr w:wrap="around"/>
        <w:tabs>
          <w:tab w:val="left" w:pos="0"/>
        </w:tabs>
        <w:rPr>
          <w:del w:id="40004" w:author="Claude" w:date="2026-10-11T09:07:30Z"/>
          <w:rtl/>
        </w:rPr>
      </w:pPr>
      <w:del w:id="40003" w:author="Claude" w:date="2026-10-11T09:07:30Z">
        <w:r>
          <w:rPr>
            <w:rFonts w:hint="cs"/>
            <w:rtl/>
          </w:rPr>
          <w:lastRenderedPageBreak/>
          <w:delText xml:space="preserve">כל הזבחים  </w:delText>
        </w:r>
      </w:del>
    </w:p>
    <w:p w:rsidR="00DA63EC" w:rsidRDefault="00DA63EC" w:rsidP="00DA63EC">
      <w:pPr>
        <w:pStyle w:val="afff6"/>
        <w:framePr w:wrap="around"/>
        <w:tabs>
          <w:tab w:val="left" w:pos="0"/>
        </w:tabs>
        <w:rPr>
          <w:del w:id="102927" w:author="Claude" w:date="2026-10-11T09:07:44Z"/>
          <w:rtl/>
        </w:rPr>
      </w:pPr>
      <w:del w:id="102926" w:author="Claude" w:date="2026-10-11T09:07:44Z">
        <w:r>
          <w:rPr>
            <w:rFonts w:hint="cs"/>
            <w:rtl/>
          </w:rPr>
          <w:delText xml:space="preserve">פרק שני </w:delText>
        </w:r>
      </w:del>
    </w:p>
    <w:p w:rsidR="00170467" w:rsidRDefault="00170467" w:rsidP="00170467">
      <w:pPr>
        <w:pStyle w:val="afff8"/>
        <w:framePr w:wrap="around"/>
        <w:rPr>
          <w:rtl/>
        </w:rPr>
      </w:pPr>
      <w:r>
        <w:rPr>
          <w:rFonts w:hint="cs"/>
          <w:rtl/>
        </w:rPr>
        <w:t xml:space="preserve">(טו: לא:) </w:t>
      </w:r>
    </w:p>
    <w:p>
      <w:pPr>
        <w:pStyle w:val="PetichatPerek"/>
        <w:rPr>
          <w:ins w:id="102925" w:author="Claude" w:date="2026-10-11T09:07:44Z"/>
        </w:rPr>
      </w:pPr>
      <w:ins w:id="102924" w:author="Claude" w:date="2026-10-11T09:07:44Z">
        <w:r>
          <w:rPr>
            <w:rFonts w:hint="cs"/>
            <w:rtl/>
          </w:rPr>
          <w:t xml:space="preserve">פרק שני</w:t>
        </w:r>
      </w:ins>
    </w:p>
    <w:p>
      <w:pPr>
        <w:pStyle w:val="MishnaBatzad"/>
        <w:rPr>
          <w:ins w:id="20322" w:author="קלוד" w:date="2026-10-11T09:07:24Z"/>
        </w:rPr>
      </w:pPr>
      <w:ins w:id="20321" w:author="קלוד" w:date="2026-10-11T09:07:24Z">
        <w:r>
          <w:t xml:space="preserve">משנה א</w:t>
        </w:r>
      </w:ins>
    </w:p>
    <w:p w:rsidR="00DA63EC" w:rsidRPr="000A334C" w:rsidRDefault="00DA63EC" w:rsidP="003B6D22">
      <w:pPr>
        <w:pStyle w:val="afff9"/>
        <w:rPr>
          <w:del w:id="20188" w:author="קלוד" w:date="2026-10-11T09:07:24Z"/>
          <w:rtl/>
        </w:rPr>
      </w:pPr>
      <w:del w:id="20187" w:author="קלוד" w:date="2026-10-11T09:07:24Z">
        <w:r w:rsidRPr="000A334C">
          <w:rPr>
            <w:rtl/>
          </w:rPr>
          <w:delText xml:space="preserve">מתני'.</w:delText>
        </w:r>
      </w:del>
    </w:p>
    <w:p w:rsidR="00DA63EC" w:rsidRPr="000A334C" w:rsidRDefault="00DA63EC" w:rsidP="003B6D22">
      <w:pPr>
        <w:pStyle w:val="afff9"/>
        <w:spacing w:before="120"/>
        <w:rPr>
          <w:rtl/>
        </w:rPr>
        <w:pPrChange w:id="90004" w:author="קלוד" w:date="2026-10-11T12:09:42Z">
          <w:pPr>
            <w:pStyle w:val="afff9"/>
          </w:pPr>
        </w:pPrChange>
      </w:pPr>
      <w:r w:rsidRPr="000A334C">
        <w:rPr>
          <w:rtl/>
        </w:rPr>
        <w:t>כל הזבחים שקבלו דמן זר, אונן, טבול יום, ומחוסר כפורים, ומחוסר בגדים, שלא רחץ ידים ורגלים, ערל, טמא, יושב, עומד על גבי כלים על גבי בהמה על גבי רגלי חברו - פסל.</w:t>
      </w:r>
    </w:p>
    <w:p w:rsidR="00DA63EC" w:rsidRPr="000A334C" w:rsidRDefault="00DA63EC" w:rsidP="003B6D22">
      <w:pPr>
        <w:pStyle w:val="afff9"/>
        <w:rPr>
          <w:rtl/>
        </w:rPr>
      </w:pPr>
      <w:r>
        <w:rPr>
          <w:rtl/>
        </w:rPr>
        <w:t xml:space="preserve">קבל בשמאל - פסל, </w:t>
      </w:r>
      <w:r>
        <w:rPr>
          <w:rStyle w:val="TanaimMishna"/>
          <w:rtl/>
          <w:rPrChange w:id="102787" w:author="Claude" w:date="2026-10-11T09:07:44Z">
            <w:rPr>
              <w:rtl/>
            </w:rPr>
          </w:rPrChange>
        </w:rPr>
        <w:t xml:space="preserve">ר"ש</w:t>
      </w:r>
      <w:r>
        <w:rPr>
          <w:rtl/>
        </w:rPr>
        <w:t xml:space="preserve"> מכשיר.</w:t>
      </w:r>
    </w:p>
    <w:p w:rsidR="00DA63EC" w:rsidRDefault="00DA63EC" w:rsidP="00DA63EC">
      <w:pPr>
        <w:pStyle w:val="affffd"/>
        <w:rPr>
          <w:rtl/>
        </w:rPr>
      </w:pPr>
      <w:r>
        <w:rPr>
          <w:rtl/>
        </w:rPr>
        <w:t>׹</w:t>
      </w:r>
    </w:p>
    <w:p>
      <w:pPr>
        <w:pStyle w:val="afffff8"/>
        <w:rPr>
          <w:ins w:id="90597" w:author="קלוד" w:date="2026-10-11T12:29:36Z"/>
        </w:rPr>
      </w:pPr>
      <w:ins w:id="90598" w:author="קלוד" w:date="2026-10-11T12:29:36Z">
        <w:r>
          <w:rPr>
            <w:color w:val="7B3F00"/>
          </w:rPr>
          <w:t xml:space="preserve">זר שעבד - פסול ומחלל, מ'וינזרו מקדשי בני ישראל'</w:t>
        </w:r>
      </w:ins>
    </w:p>
    <w:p w:rsidR="00DA63EC" w:rsidRDefault="00DA63EC" w:rsidP="00DA63EC">
      <w:pPr>
        <w:tabs>
          <w:tab w:val="left" w:pos="0"/>
          <w:tab w:val="center" w:pos="2835"/>
        </w:tabs>
        <w:rPr>
          <w:rtl/>
        </w:rPr>
      </w:pPr>
      <w:r w:rsidRPr="00F36C37">
        <w:rPr>
          <w:b/>
          <w:bCs/>
          <w:rtl/>
        </w:rPr>
        <w:t>זר</w:t>
      </w:r>
      <w:r>
        <w:rPr>
          <w:rtl/>
        </w:rPr>
        <w:t xml:space="preserve"> </w:t>
      </w:r>
      <w:r>
        <w:rPr>
          <w:rFonts w:hint="cs"/>
          <w:rtl/>
        </w:rPr>
        <w:t xml:space="preserve">דתני </w:t>
      </w:r>
      <w:r>
        <w:rPr>
          <w:rtl/>
        </w:rPr>
        <w:t xml:space="preserve">לוי: </w:t>
      </w:r>
      <w:r w:rsidRPr="00DC7891">
        <w:rPr>
          <w:rStyle w:val="afffff0"/>
          <w:rFonts w:hint="cs"/>
          <w:rtl/>
        </w:rPr>
        <w:t>'</w:t>
      </w:r>
      <w:r w:rsidRPr="00DC7891">
        <w:rPr>
          <w:rStyle w:val="afffff0"/>
          <w:rtl/>
        </w:rPr>
        <w:t xml:space="preserve">דבר אל אהרן ואל בניו לאמר וינזרו מקדשי בני ישראל וגו</w:t>
      </w:r>
      <w:r w:rsidRPr="00DC7891">
        <w:rPr>
          <w:rStyle w:val="afffff0"/>
          <w:rtl/>
        </w:rPr>
        <w:t xml:space="preserve">' </w:t>
      </w:r>
    </w:p>
    <w:p>
      <w:pPr>
        <w:pStyle w:val="38"/>
        <w:rPr>
          <w:ins w:id="101545" w:author="מנוע מכני" w:date="2026-10-11T12:04:39Z"/>
        </w:rPr>
      </w:pPr>
      <w:ins w:id="90799" w:author="מנוע מכני" w:date="2026-10-11T12:04:39Z">
        <w:r>
          <w:t xml:space="preserve">לא</w:t>
        </w:r>
      </w:ins>
      <w:del w:id="90800" w:author="מנוע מכני" w:date="2026-10-11T12:04:39Z">
        <w:r>
          <w:delText xml:space="preserve">לאו</w:delText>
        </w:r>
      </w:del>
      <w:r>
        <w:t xml:space="preserve"> </w:t>
      </w:r>
      <w:ins w:id="96567" w:author="מנוע מכני" w:date="2026-10-11T12:04:39Z">
        <w:r>
          <w:t xml:space="preserve">למעט</w:t>
        </w:r>
      </w:ins>
      <w:del w:id="96568" w:author="מנוע מכני" w:date="2026-10-11T12:04:39Z">
        <w:r>
          <w:delText xml:space="preserve">למעוטי</w:delText>
        </w:r>
      </w:del>
      <w:r>
        <w:t xml:space="preserve"> נשים,</w:t>
      </w:r>
    </w:p>
    <w:p w:rsidR="00DA63EC" w:rsidRDefault="00DA63EC" w:rsidP="00DA63EC">
      <w:pPr>
        <w:tabs>
          <w:tab w:val="left" w:pos="0"/>
          <w:tab w:val="center" w:pos="2835"/>
        </w:tabs>
        <w:rPr>
          <w:rtl/>
        </w:rPr>
      </w:pPr>
      <w:del w:id="101546" w:author="מנוע מכני" w:date="2026-10-11T12:04:39Z">
        <w:r>
          <w:rPr>
            <w:rtl/>
          </w:rPr>
          <w:delText xml:space="preserve"> </w:delText>
        </w:r>
      </w:del>
      <w:r>
        <w:rPr>
          <w:rFonts w:hint="cs"/>
          <w:rtl/>
        </w:rPr>
        <w:t xml:space="preserve">דאינו קרב בטומאה </w:t>
      </w:r>
    </w:p>
    <w:p w:rsidR="00DA63EC" w:rsidRDefault="00DA63EC" w:rsidP="00DA63EC">
      <w:pPr>
        <w:tabs>
          <w:tab w:val="left" w:pos="0"/>
          <w:tab w:val="center" w:pos="2835"/>
        </w:tabs>
        <w:rPr>
          <w:rtl/>
        </w:rPr>
      </w:pPr>
      <w:ins w:id="90801" w:author="מנוע מכני" w:date="2026-10-11T12:04:39Z">
        <w:r>
          <w:rPr>
            <w:rFonts w:hint="cs"/>
            <w:b/>
            <w:bCs/>
            <w:rtl/>
          </w:rPr>
          <w:t xml:space="preserve">ולא</w:t>
        </w:r>
      </w:ins>
      <w:del w:id="90802" w:author="מנוע מכני" w:date="2026-10-11T12:04:39Z">
        <w:r>
          <w:rPr>
            <w:rFonts w:hint="cs"/>
            <w:b/>
            <w:bCs/>
            <w:rtl/>
          </w:rPr>
          <w:delText xml:space="preserve">ולאו</w:delText>
        </w:r>
      </w:del>
      <w:r>
        <w:rPr>
          <w:rFonts w:hint="cs"/>
          <w:b/>
          <w:bCs/>
          <w:rtl/>
        </w:rPr>
        <w:t xml:space="preserve"> </w:t>
      </w:r>
      <w:r>
        <w:rPr>
          <w:rFonts w:hint="cs"/>
          <w:rtl/>
        </w:rPr>
        <w:t xml:space="preserve">למעוט </w:t>
      </w:r>
      <w:ins w:id="96801" w:author="מנוע מכני" w:date="2026-10-11T12:04:39Z">
        <w:r>
          <w:rPr>
            <w:rFonts w:hint="cs"/>
            <w:rtl/>
          </w:rPr>
          <w:t xml:space="preserve">נכרי</w:t>
        </w:r>
      </w:ins>
      <w:del w:id="96802" w:author="מנוע מכני" w:date="2026-10-11T12:04:39Z">
        <w:r>
          <w:rPr>
            <w:rFonts w:hint="cs"/>
            <w:rtl/>
          </w:rPr>
          <w:delText xml:space="preserve">עכו</w:delText>
        </w:r>
        <w:r>
          <w:rPr>
            <w:rtl/>
          </w:rPr>
          <w:delText xml:space="preserve">"</w:delText>
        </w:r>
        <w:r>
          <w:rPr>
            <w:rFonts w:hint="cs"/>
            <w:rtl/>
          </w:rPr>
          <w:delText xml:space="preserve">ם</w:delText>
        </w:r>
      </w:del>
      <w:r>
        <w:rPr>
          <w:rFonts w:hint="cs"/>
          <w:rtl/>
        </w:rPr>
        <w:t xml:space="preserve"> דלא קרב </w:t>
      </w:r>
      <w:r>
        <w:rPr>
          <w:rtl/>
        </w:rPr>
        <w:t xml:space="preserve">בטומאה </w:t>
      </w:r>
    </w:p>
    <w:p>
      <w:pPr>
        <w:pStyle w:val="38"/>
        <w:rPr>
          <w:ins w:id="98005" w:author="מנוע מכני" w:date="2026-10-11T12:04:39Z"/>
        </w:rPr>
      </w:pPr>
      <w:r>
        <w:t xml:space="preserve">אלא</w:t>
      </w:r>
    </w:p>
    <w:p w:rsidR="00DA63EC" w:rsidRDefault="00DA63EC" w:rsidP="00DA63EC">
      <w:pPr>
        <w:tabs>
          <w:tab w:val="left" w:pos="0"/>
          <w:tab w:val="center" w:pos="2835"/>
        </w:tabs>
        <w:rPr>
          <w:rtl/>
        </w:rPr>
      </w:pPr>
      <w:del w:id="98006" w:author="מנוע מכני" w:date="2026-10-11T12:04:39Z">
        <w:r>
          <w:rPr>
            <w:rFonts w:hint="cs"/>
            <w:b/>
            <w:bCs/>
            <w:rtl/>
          </w:rPr>
          <w:delText xml:space="preserve"> </w:delText>
        </w:r>
      </w:del>
      <w:r>
        <w:rPr>
          <w:rFonts w:hint="cs"/>
          <w:b/>
          <w:bCs/>
          <w:rtl/>
        </w:rPr>
        <w:t xml:space="preserve">ה</w:t>
      </w:r>
      <w:r>
        <w:rPr>
          <w:b/>
          <w:bCs/>
          <w:rtl/>
        </w:rPr>
        <w:t>"</w:t>
      </w:r>
      <w:r>
        <w:rPr>
          <w:rFonts w:hint="cs"/>
          <w:b/>
          <w:bCs/>
          <w:rtl/>
        </w:rPr>
        <w:t xml:space="preserve">ק</w:t>
      </w:r>
      <w:r>
        <w:rPr>
          <w:rFonts w:hint="cs"/>
          <w:b/>
          <w:bCs/>
          <w:rtl/>
        </w:rPr>
        <w:t xml:space="preserve"> </w:t>
      </w:r>
      <w:r w:rsidRPr="00DC7891">
        <w:rPr>
          <w:rStyle w:val="afffff0"/>
          <w:rFonts w:hint="cs"/>
          <w:rtl/>
        </w:rPr>
        <w:t>'</w:t>
      </w:r>
      <w:ins w:id="90479" w:author="Claude - סמנטי" w:date="2026-10-11T12:26:16Z">
        <w:r>
          <w:rPr>
            <w:rStyle w:val="afffff0"/>
            <w:rtl/>
          </w:rPr>
          <w:t xml:space="preserve">וְיִנָּזְרוּ מִקָּדְשֵׁי בְּנֵי יִשְׂרָאֵל וְלֹא יְחַלְּלוּ</w:t>
        </w:r>
      </w:ins>
      <w:del w:id="90480" w:author="Claude - סמנטי" w:date="2026-10-11T12:26:16Z">
        <w:r w:rsidRPr="00DC7891">
          <w:rPr>
            <w:rStyle w:val="afffff0"/>
            <w:rtl/>
          </w:rPr>
          <w:delText xml:space="preserve">וינזרו מקדשי בני ישראל ולא יחללו</w:delText>
        </w:r>
      </w:del>
      <w:r w:rsidRPr="00DC7891">
        <w:rPr>
          <w:rStyle w:val="afffff0"/>
          <w:rFonts w:hint="cs"/>
          <w:rtl/>
        </w:rPr>
        <w:t>'</w:t>
      </w:r>
      <w:r w:rsidRPr="00DC7891">
        <w:rPr>
          <w:rStyle w:val="afffff0"/>
          <w:rtl/>
        </w:rPr>
        <w:t>.</w:t>
      </w:r>
    </w:p>
    <w:p w:rsidR="00DA63EC" w:rsidRDefault="00DA63EC" w:rsidP="00DA63EC">
      <w:pPr>
        <w:pStyle w:val="afff3"/>
        <w:framePr w:wrap="around"/>
        <w:tabs>
          <w:tab w:val="left" w:pos="0"/>
        </w:tabs>
        <w:rPr>
          <w:rtl/>
        </w:rPr>
      </w:pPr>
      <w:r>
        <w:rPr>
          <w:rFonts w:hint="cs"/>
          <w:rtl/>
        </w:rPr>
        <w:t xml:space="preserve">טז. </w:t>
      </w:r>
    </w:p>
    <w:p>
      <w:pPr>
        <w:pStyle w:val="38"/>
        <w:rPr>
          <w:ins w:id="98007" w:author="מנוע מכני" w:date="2026-10-11T12:04:39Z"/>
        </w:rPr>
      </w:pPr>
      <w:r>
        <w:t xml:space="preserve">דבי רבי ישמעאל:</w:t>
      </w:r>
    </w:p>
    <w:p w:rsidR="00DA63EC" w:rsidRDefault="00DA63EC" w:rsidP="00DA63EC">
      <w:pPr>
        <w:tabs>
          <w:tab w:val="left" w:pos="0"/>
          <w:tab w:val="center" w:pos="2835"/>
        </w:tabs>
        <w:rPr>
          <w:rtl/>
        </w:rPr>
      </w:pPr>
      <w:del w:id="98008" w:author="מנוע מכני" w:date="2026-10-11T12:04:39Z">
        <w:r>
          <w:rPr>
            <w:rtl/>
          </w:rPr>
          <w:delText xml:space="preserve"> </w:delText>
        </w:r>
      </w:del>
      <w:ins w:id="96907" w:author="מנוע מכני" w:date="2026-10-11T12:04:39Z">
        <w:r>
          <w:rPr>
            <w:rtl/>
          </w:rPr>
          <w:t xml:space="preserve">באה</w:t>
        </w:r>
      </w:ins>
      <w:del w:id="96908" w:author="מנוע מכני" w:date="2026-10-11T12:04:39Z">
        <w:r>
          <w:rPr>
            <w:rtl/>
          </w:rPr>
          <w:delText xml:space="preserve">אתיא</w:delText>
        </w:r>
      </w:del>
      <w:r>
        <w:rPr>
          <w:rtl/>
        </w:rPr>
        <w:t xml:space="preserve"> בק"ו מבעל מום, שאוכל - אם עבד חילל, </w:t>
      </w:r>
    </w:p>
    <w:p w:rsidR="00DA63EC" w:rsidRDefault="00DA63EC" w:rsidP="00DA63EC">
      <w:pPr>
        <w:tabs>
          <w:tab w:val="left" w:pos="0"/>
          <w:tab w:val="center" w:pos="2835"/>
        </w:tabs>
        <w:rPr>
          <w:rtl/>
        </w:rPr>
      </w:pPr>
      <w:r>
        <w:rPr>
          <w:rtl/>
        </w:rPr>
        <w:t>זר שאינו אוכל - אינו דין שאם עבד חילל.</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Fonts w:hint="cs"/>
          <w:rtl/>
        </w:rPr>
        <w:t>מ</w:t>
      </w:r>
      <w:r>
        <w:rPr>
          <w:rtl/>
        </w:rPr>
        <w:t>צד השוה ש</w:t>
      </w:r>
      <w:r>
        <w:rPr>
          <w:rFonts w:hint="cs"/>
          <w:rtl/>
        </w:rPr>
        <w:t xml:space="preserve">באונן ובעל מום </w:t>
      </w:r>
      <w:r>
        <w:rPr>
          <w:rtl/>
        </w:rPr>
        <w:t>שמוזהרין ואם עבדו חיללו, אף אני אביא זר שהוא מוזהר ואם עבד חילל.</w:t>
      </w:r>
    </w:p>
    <w:p w:rsidR="00DA63EC" w:rsidRDefault="00DA63EC" w:rsidP="00DA63EC">
      <w:pPr>
        <w:tabs>
          <w:tab w:val="left" w:pos="0"/>
          <w:tab w:val="center" w:pos="2835"/>
        </w:tabs>
        <w:rPr>
          <w:rtl/>
        </w:rPr>
      </w:pPr>
      <w:r>
        <w:rPr>
          <w:rtl/>
        </w:rPr>
        <w:t>מוזהר</w:t>
      </w:r>
      <w:r>
        <w:rPr>
          <w:rFonts w:hint="cs"/>
          <w:rtl/>
        </w:rPr>
        <w:t>-</w:t>
      </w:r>
      <w:r w:rsidRPr="00DC7891">
        <w:rPr>
          <w:rStyle w:val="afffff0"/>
          <w:rFonts w:hint="cs"/>
          <w:rtl/>
        </w:rPr>
        <w:t>'</w:t>
      </w:r>
      <w:ins w:id="90481" w:author="Claude - סמנטי" w:date="2026-10-11T12:26:16Z">
        <w:r>
          <w:rPr>
            <w:rStyle w:val="afffff0"/>
            <w:rtl/>
          </w:rPr>
          <w:t xml:space="preserve">וְזָר לֹא יִקְרַב אֲלֵיכֶם</w:t>
        </w:r>
      </w:ins>
      <w:del w:id="90482" w:author="Claude - סמנטי" w:date="2026-10-11T12:26:16Z">
        <w:r w:rsidRPr="00DC7891">
          <w:rPr>
            <w:rStyle w:val="afffff0"/>
            <w:rtl/>
          </w:rPr>
          <w:delText xml:space="preserve">וזר </w:delText>
        </w:r>
        <w:r w:rsidRPr="00DC7891">
          <w:rPr>
            <w:rStyle w:val="afffff0"/>
            <w:rtl/>
          </w:rPr>
          <w:delText xml:space="preserve">לא</w:delText>
        </w:r>
        <w:r w:rsidRPr="00DC7891">
          <w:rPr>
            <w:rStyle w:val="afffff0"/>
            <w:rtl/>
          </w:rPr>
          <w:delText xml:space="preserve"> יקרב אליכם</w:delText>
        </w:r>
      </w:del>
      <w:r w:rsidRPr="00DC7891">
        <w:rPr>
          <w:rStyle w:val="afffff0"/>
          <w:rFonts w:hint="cs"/>
          <w:rtl/>
        </w:rPr>
        <w:t xml:space="preserve">' </w:t>
      </w:r>
      <w:r>
        <w:rPr>
          <w:rtl/>
        </w:rPr>
        <w:t>.</w:t>
      </w:r>
    </w:p>
    <w:p>
      <w:pPr>
        <w:pStyle w:val="38"/>
        <w:rPr>
          <w:ins w:id="98009" w:author="מנוע מכני" w:date="2026-10-11T12:04:39Z"/>
        </w:rPr>
      </w:pPr>
      <w:r w:rsidRPr="00FE1B89">
        <w:t>וא</w:t>
      </w:r>
      <w:r w:rsidRPr="00FE1B89">
        <w:t>"</w:t>
      </w:r>
      <w:r w:rsidRPr="00FE1B89">
        <w:t xml:space="preserve">א</w:t>
      </w:r>
    </w:p>
    <w:p w:rsidR="00DA63EC" w:rsidRPr="00FE1B89" w:rsidRDefault="00DA63EC" w:rsidP="00DA63EC">
      <w:pPr>
        <w:tabs>
          <w:tab w:val="left" w:pos="0"/>
          <w:tab w:val="center" w:pos="2835"/>
        </w:tabs>
        <w:rPr>
          <w:spacing w:val="-4"/>
          <w:rtl/>
        </w:rPr>
      </w:pPr>
      <w:del w:id="98010" w:author="מנוע מכני" w:date="2026-10-11T12:04:39Z">
        <w:r w:rsidRPr="00FE1B89">
          <w:rPr>
            <w:rFonts w:hint="cs"/>
            <w:spacing w:val="-4"/>
            <w:rtl/>
          </w:rPr>
          <w:delText xml:space="preserve"> </w:delText>
        </w:r>
      </w:del>
      <w:r w:rsidRPr="00FE1B89">
        <w:rPr>
          <w:rFonts w:hint="cs"/>
          <w:spacing w:val="-4"/>
          <w:rtl/>
        </w:rPr>
        <w:t xml:space="preserve">לפרוך דמה להצד השוה שבהן שלא הותרו בבמה דמאן לימא דאונן אסור אפשר דשרי בבמה </w:t>
      </w:r>
    </w:p>
    <w:p w:rsidR="00DA63EC" w:rsidRDefault="00DA63EC" w:rsidP="00DA63EC">
      <w:pPr>
        <w:tabs>
          <w:tab w:val="left" w:pos="0"/>
          <w:tab w:val="center" w:pos="2835"/>
        </w:tabs>
        <w:rPr>
          <w:rtl/>
        </w:rPr>
      </w:pPr>
    </w:p>
    <w:p>
      <w:pPr>
        <w:pStyle w:val="38"/>
        <w:rPr>
          <w:ins w:id="98012" w:author="מנוע מכני" w:date="2026-10-11T12:04:39Z"/>
        </w:rPr>
      </w:pPr>
      <w:del w:id="98011" w:author="מנוע מכני" w:date="2026-10-11T12:04:39Z">
        <w:r>
          <w:delText xml:space="preserve">•</w:delText>
        </w:r>
      </w:del>
      <w:r>
        <w:t xml:space="preserve"> רב משרשיא:</w:t>
      </w:r>
    </w:p>
    <w:p w:rsidR="00DA63EC" w:rsidRDefault="00DA63EC" w:rsidP="00DA63EC">
      <w:pPr>
        <w:tabs>
          <w:tab w:val="left" w:pos="0"/>
          <w:tab w:val="center" w:pos="2835"/>
        </w:tabs>
        <w:rPr>
          <w:rtl/>
        </w:rPr>
      </w:pPr>
      <w:del w:id="98013" w:author="מנוע מכני" w:date="2026-10-11T12:04:39Z">
        <w:r>
          <w:rPr>
            <w:rtl/>
          </w:rPr>
          <w:delText xml:space="preserve"> </w:delText>
        </w:r>
      </w:del>
      <w:ins w:id="96909" w:author="מנוע מכני" w:date="2026-10-11T12:04:39Z">
        <w:r>
          <w:rPr>
            <w:rtl/>
          </w:rPr>
          <w:t xml:space="preserve">באה</w:t>
        </w:r>
      </w:ins>
      <w:del w:id="96910" w:author="מנוע מכני" w:date="2026-10-11T12:04:39Z">
        <w:r>
          <w:rPr>
            <w:rtl/>
          </w:rPr>
          <w:delText xml:space="preserve">אתיא</w:delText>
        </w:r>
      </w:del>
      <w:r>
        <w:rPr>
          <w:rtl/>
        </w:rPr>
        <w:t xml:space="preserve"> </w:t>
      </w:r>
      <w:r>
        <w:rPr>
          <w:rtl/>
        </w:rPr>
        <w:t xml:space="preserve">ק"ו</w:t>
      </w:r>
      <w:r>
        <w:rPr>
          <w:rtl/>
        </w:rPr>
        <w:t xml:space="preserve"> מיושב </w:t>
      </w:r>
      <w:r>
        <w:rPr>
          <w:rFonts w:hint="cs"/>
          <w:rtl/>
        </w:rPr>
        <w:t>ת</w:t>
      </w:r>
      <w:r>
        <w:rPr>
          <w:rtl/>
        </w:rPr>
        <w:t>"</w:t>
      </w:r>
      <w:r>
        <w:rPr>
          <w:rFonts w:hint="cs"/>
          <w:rtl/>
        </w:rPr>
        <w:t xml:space="preserve">ח</w:t>
      </w:r>
      <w:r>
        <w:rPr>
          <w:rFonts w:hint="cs"/>
          <w:rtl/>
        </w:rPr>
        <w:t xml:space="preserve"> </w:t>
      </w:r>
      <w:r>
        <w:rPr>
          <w:rtl/>
        </w:rPr>
        <w:t>שאוכל - אם עבד חילל, זר שאינו אוכל - אינו דין שאם עבד חילל.</w:t>
      </w:r>
    </w:p>
    <w:p w:rsidR="00DA63EC" w:rsidRDefault="00DA63EC" w:rsidP="00DA63EC">
      <w:pPr>
        <w:tabs>
          <w:tab w:val="left" w:pos="0"/>
          <w:tab w:val="center" w:pos="2835"/>
        </w:tabs>
        <w:rPr>
          <w:rtl/>
        </w:rPr>
      </w:pPr>
      <w:r>
        <w:rPr>
          <w:rFonts w:hint="cs"/>
          <w:rtl/>
        </w:rPr>
        <w:t>ו</w:t>
      </w:r>
      <w:r>
        <w:rPr>
          <w:rtl/>
        </w:rPr>
        <w:t xml:space="preserve">שם יושב </w:t>
      </w:r>
      <w:r>
        <w:rPr>
          <w:rtl/>
        </w:rPr>
        <w:t xml:space="preserve">לא</w:t>
      </w:r>
      <w:r>
        <w:rPr>
          <w:rtl/>
        </w:rPr>
        <w:t xml:space="preserve"> </w:t>
      </w:r>
      <w:ins w:id="96913" w:author="מנוע מכני" w:date="2026-10-11T12:04:39Z">
        <w:r>
          <w:rPr>
            <w:rtl/>
          </w:rPr>
          <w:t xml:space="preserve">מקשה</w:t>
        </w:r>
      </w:ins>
      <w:del w:id="96914" w:author="מנוע מכני" w:date="2026-10-11T12:04:39Z">
        <w:r>
          <w:rPr>
            <w:rtl/>
          </w:rPr>
          <w:delText xml:space="preserve">פריך</w:delText>
        </w:r>
      </w:del>
      <w:r>
        <w:rPr>
          <w:rtl/>
        </w:rPr>
        <w:t xml:space="preserve">.</w:t>
      </w:r>
      <w:r>
        <w:rPr>
          <w:rFonts w:hint="cs"/>
          <w:rtl/>
        </w:rPr>
        <w:t xml:space="preserve"> ואפי' </w:t>
      </w:r>
      <w:r>
        <w:rPr>
          <w:rFonts w:hint="cs"/>
          <w:rtl/>
        </w:rPr>
        <w:t xml:space="preserve">את</w:t>
      </w:r>
      <w:r>
        <w:rPr>
          <w:rtl/>
        </w:rPr>
        <w:t>"</w:t>
      </w:r>
      <w:r>
        <w:rPr>
          <w:rFonts w:hint="cs"/>
          <w:rtl/>
        </w:rPr>
        <w:t xml:space="preserve">ל</w:t>
      </w:r>
      <w:r>
        <w:rPr>
          <w:rFonts w:hint="cs"/>
          <w:rtl/>
        </w:rPr>
        <w:t xml:space="preserve"> </w:t>
      </w:r>
      <w:ins w:id="96915" w:author="מנוע מכני" w:date="2026-10-11T12:04:39Z">
        <w:r>
          <w:rPr>
            <w:rtl/>
          </w:rPr>
          <w:t xml:space="preserve">מקשה</w:t>
        </w:r>
      </w:ins>
      <w:del w:id="96916" w:author="מנוע מכני" w:date="2026-10-11T12:04:39Z">
        <w:r>
          <w:rPr>
            <w:rtl/>
          </w:rPr>
          <w:delText xml:space="preserve">פריך</w:delText>
        </w:r>
      </w:del>
      <w:r>
        <w:rPr>
          <w:rtl/>
        </w:rPr>
        <w:t xml:space="preserve">, </w:t>
      </w:r>
      <w:ins w:id="96911" w:author="מנוע מכני" w:date="2026-10-11T12:04:39Z">
        <w:r>
          <w:rPr>
            <w:rtl/>
          </w:rPr>
          <w:t xml:space="preserve">באה</w:t>
        </w:r>
      </w:ins>
      <w:del w:id="96912" w:author="מנוע מכני" w:date="2026-10-11T12:04:39Z">
        <w:r>
          <w:rPr>
            <w:rtl/>
          </w:rPr>
          <w:delText xml:space="preserve">אתיא</w:delText>
        </w:r>
      </w:del>
      <w:r>
        <w:rPr>
          <w:rtl/>
        </w:rPr>
        <w:t xml:space="preserve"> מיושב ומחדא מהנך.</w:t>
      </w:r>
    </w:p>
    <w:p w:rsidR="00DA63EC" w:rsidRDefault="00DA63EC" w:rsidP="00DA63EC">
      <w:pPr>
        <w:pStyle w:val="afffff"/>
        <w:rPr>
          <w:rtl/>
        </w:rPr>
      </w:pPr>
      <w:r>
        <w:rPr>
          <w:rtl/>
        </w:rPr>
        <w:t xml:space="preserve">• ויושב דכשר בבמה </w:t>
      </w:r>
      <w:r>
        <w:rPr>
          <w:rFonts w:hint="cs"/>
          <w:rtl/>
        </w:rPr>
        <w:t>מ'</w:t>
      </w:r>
      <w:r>
        <w:rPr>
          <w:rStyle w:val="afffff0"/>
          <w:rtl/>
          <w:rPrChange w:id="9003" w:author="מנוע פסוקים" w:date="2026-10-11T09:29:40Z">
            <w:rPr>
              <w:rtl/>
            </w:rPr>
          </w:rPrChange>
        </w:rPr>
        <w:t xml:space="preserve">לעמוד לפני ה</w:t>
      </w:r>
      <w:r>
        <w:rPr>
          <w:rStyle w:val="afffff0"/>
          <w:rtl/>
          <w:rPrChange w:id="9004" w:author="מנוע פסוקים" w:date="2026-10-11T09:29:40Z">
            <w:rPr>
              <w:rtl/>
            </w:rPr>
          </w:rPrChange>
        </w:rPr>
        <w:t xml:space="preserve">'</w:t>
      </w:r>
      <w:r>
        <w:rPr>
          <w:rStyle w:val="afffff0"/>
          <w:rtl/>
          <w:rPrChange w:id="9005" w:author="מנוע פסוקים" w:date="2026-10-11T09:29:40Z">
            <w:rPr>
              <w:rtl/>
            </w:rPr>
          </w:rPrChange>
        </w:rPr>
        <w:t xml:space="preserve"> לשרתו</w:t>
      </w:r>
      <w:r>
        <w:rPr>
          <w:rFonts w:hint="cs"/>
          <w:rtl/>
        </w:rPr>
        <w:t>'</w:t>
      </w:r>
      <w:r>
        <w:rPr>
          <w:rtl/>
        </w:rPr>
        <w:t>, לפני ה</w:t>
      </w:r>
      <w:r w:rsidR="005608A0">
        <w:rPr>
          <w:rtl/>
        </w:rPr>
        <w:t>'</w:t>
      </w:r>
      <w:r>
        <w:rPr>
          <w:rtl/>
        </w:rPr>
        <w:t xml:space="preserve"> - ולא לפני במה.</w:t>
      </w:r>
    </w:p>
    <w:p>
      <w:pPr>
        <w:pStyle w:val="afffff8"/>
        <w:rPr>
          <w:ins w:id="90595" w:author="קלוד" w:date="2026-10-11T12:29:36Z"/>
        </w:rPr>
      </w:pPr>
      <w:ins w:id="90596" w:author="קלוד" w:date="2026-10-11T12:29:36Z">
        <w:r>
          <w:rPr>
            <w:color w:val="7B3F00"/>
          </w:rPr>
          <w:t xml:space="preserve">אונן שעבד - מחלל, מ'ולא יחלל'</w:t>
        </w:r>
      </w:ins>
    </w:p>
    <w:p w:rsidR="00DA63EC" w:rsidRDefault="00DA63EC" w:rsidP="00DA63EC">
      <w:pPr>
        <w:tabs>
          <w:tab w:val="left" w:pos="0"/>
          <w:tab w:val="center" w:pos="2835"/>
        </w:tabs>
        <w:rPr>
          <w:rtl/>
        </w:rPr>
      </w:pPr>
      <w:r>
        <w:rPr>
          <w:rtl/>
        </w:rPr>
        <w:t xml:space="preserve">• אונן</w:t>
      </w:r>
      <w:ins w:id="94193" w:author="מנוע מכני" w:date="2026-10-11T12:04:39Z">
        <w:r>
          <w:rPr>
            <w:rtl/>
          </w:rPr>
          <w:t xml:space="preserve"> </w:t>
        </w:r>
      </w:ins>
      <w:del w:id="94194" w:author="מנוע מכני" w:date="2026-10-11T12:04:39Z">
        <w:r>
          <w:rPr>
            <w:rtl/>
          </w:rPr>
          <w:delText xml:space="preserve"> </w:delText>
        </w:r>
        <w:r>
          <w:rPr>
            <w:rFonts w:hint="cs"/>
            <w:rtl/>
          </w:rPr>
          <w:delText xml:space="preserve"> </w:delText>
        </w:r>
      </w:del>
      <w:r>
        <w:rPr>
          <w:rFonts w:hint="cs"/>
          <w:rtl/>
        </w:rPr>
        <w:t xml:space="preserve">מ</w:t>
      </w:r>
      <w:r w:rsidRPr="00DC7891">
        <w:rPr>
          <w:rStyle w:val="afffff0"/>
          <w:rFonts w:hint="cs"/>
          <w:rtl/>
        </w:rPr>
        <w:t>'</w:t>
      </w:r>
      <w:ins w:id="90483" w:author="Claude - סמנטי" w:date="2026-10-11T12:26:16Z">
        <w:r>
          <w:rPr>
            <w:rStyle w:val="afffff0"/>
            <w:rtl/>
          </w:rPr>
          <w:t xml:space="preserve">וּמִן הַמִּקְדָּשׁ לֹא יֵצֵא וְלֹא יְחַלֵּל</w:t>
        </w:r>
      </w:ins>
      <w:del w:id="90484" w:author="Claude - סמנטי" w:date="2026-10-11T12:26:16Z">
        <w:r w:rsidRPr="00DC7891">
          <w:rPr>
            <w:rStyle w:val="afffff0"/>
            <w:rtl/>
          </w:rPr>
          <w:delText xml:space="preserve">ומן המקדש </w:delText>
        </w:r>
        <w:r w:rsidRPr="00DC7891">
          <w:rPr>
            <w:rStyle w:val="afffff0"/>
            <w:rtl/>
          </w:rPr>
          <w:delText xml:space="preserve">לא</w:delText>
        </w:r>
        <w:r w:rsidRPr="00DC7891">
          <w:rPr>
            <w:rStyle w:val="afffff0"/>
            <w:rtl/>
          </w:rPr>
          <w:delText xml:space="preserve"> יצא ולא יחלל</w:delText>
        </w:r>
      </w:del>
      <w:r w:rsidRPr="00DC7891">
        <w:rPr>
          <w:rStyle w:val="afffff0"/>
          <w:rFonts w:hint="cs"/>
          <w:rtl/>
        </w:rPr>
        <w:t>'</w:t>
      </w:r>
      <w:r w:rsidRPr="00DC7891">
        <w:rPr>
          <w:rStyle w:val="afffff0"/>
          <w:rtl/>
        </w:rPr>
        <w:t>,</w:t>
      </w:r>
      <w:r>
        <w:rPr>
          <w:rtl/>
        </w:rPr>
        <w:t xml:space="preserve"> הא אחר שלא יצא - חילל.</w:t>
      </w:r>
    </w:p>
    <w:p w:rsidR="00DA63EC" w:rsidRDefault="00DA63EC" w:rsidP="00DA63EC">
      <w:pPr>
        <w:tabs>
          <w:tab w:val="left" w:pos="0"/>
          <w:tab w:val="center" w:pos="2835"/>
        </w:tabs>
        <w:rPr>
          <w:rtl/>
        </w:rPr>
      </w:pPr>
      <w:r>
        <w:rPr>
          <w:rStyle w:val="2fb"/>
          <w:rtl/>
        </w:rPr>
        <w:t>ר"</w:t>
      </w:r>
      <w:r>
        <w:rPr>
          <w:rStyle w:val="2fb"/>
          <w:rFonts w:hint="cs"/>
          <w:rtl/>
        </w:rPr>
        <w:t>א</w:t>
      </w:r>
      <w:r>
        <w:rPr>
          <w:rtl/>
        </w:rPr>
        <w:t xml:space="preserve"> מ</w:t>
      </w:r>
      <w:r w:rsidRPr="00DC7891">
        <w:rPr>
          <w:rStyle w:val="afffff0"/>
          <w:rFonts w:hint="cs"/>
          <w:rtl/>
        </w:rPr>
        <w:t>'</w:t>
      </w:r>
      <w:r w:rsidRPr="00DC7891">
        <w:rPr>
          <w:rStyle w:val="afffff0"/>
          <w:rtl/>
        </w:rPr>
        <w:t>הן הקריבו</w:t>
      </w:r>
      <w:r w:rsidRPr="00DC7891">
        <w:rPr>
          <w:rStyle w:val="afffff0"/>
          <w:rFonts w:hint="cs"/>
          <w:rtl/>
        </w:rPr>
        <w:t>'</w:t>
      </w:r>
      <w:r w:rsidRPr="00DC7891">
        <w:rPr>
          <w:rStyle w:val="afffff0"/>
          <w:rtl/>
        </w:rPr>
        <w:t xml:space="preserve"> </w:t>
      </w:r>
      <w:r>
        <w:rPr>
          <w:rtl/>
        </w:rPr>
        <w:t xml:space="preserve">אני הקרבתי, מכלל </w:t>
      </w:r>
      <w:ins w:id="95801" w:author="מנוע מכני" w:date="2026-10-11T12:04:39Z">
        <w:r>
          <w:rPr>
            <w:rtl/>
          </w:rPr>
          <w:t xml:space="preserve">דאם </w:t>
        </w:r>
      </w:ins>
      <w:del w:id="95802" w:author="מנוע מכני" w:date="2026-10-11T12:04:39Z">
        <w:r>
          <w:rPr>
            <w:rtl/>
          </w:rPr>
          <w:delText xml:space="preserve">דאי </w:delText>
        </w:r>
      </w:del>
      <w:ins w:id="96917" w:author="מנוע מכני" w:date="2026-10-11T12:04:39Z">
        <w:r>
          <w:rPr>
            <w:rtl/>
          </w:rPr>
          <w:t xml:space="preserve">הם</w:t>
        </w:r>
      </w:ins>
      <w:del w:id="96918" w:author="מנוע מכני" w:date="2026-10-11T12:04:39Z">
        <w:r>
          <w:rPr>
            <w:rtl/>
          </w:rPr>
          <w:delText xml:space="preserve">אינהו</w:delText>
        </w:r>
      </w:del>
      <w:r>
        <w:rPr>
          <w:rtl/>
        </w:rPr>
        <w:t xml:space="preserve"> אקריב </w:t>
      </w:r>
      <w:ins w:id="96919" w:author="מנוע מכני" w:date="2026-10-11T12:04:39Z">
        <w:r>
          <w:rPr>
            <w:rtl/>
          </w:rPr>
          <w:t xml:space="preserve">יפה</w:t>
        </w:r>
      </w:ins>
      <w:del w:id="96920" w:author="מנוע מכני" w:date="2026-10-11T12:04:39Z">
        <w:r>
          <w:rPr>
            <w:rtl/>
          </w:rPr>
          <w:delText xml:space="preserve">שפיר</w:delText>
        </w:r>
      </w:del>
      <w:r>
        <w:rPr>
          <w:rtl/>
        </w:rPr>
        <w:t xml:space="preserve"> אישתרוף.</w:t>
      </w:r>
    </w:p>
    <w:p w:rsidR="00DA63EC" w:rsidRDefault="00DA63EC" w:rsidP="00DA63EC">
      <w:pPr>
        <w:tabs>
          <w:tab w:val="left" w:pos="0"/>
          <w:tab w:val="center" w:pos="2835"/>
        </w:tabs>
        <w:rPr>
          <w:rtl/>
        </w:rPr>
      </w:pPr>
      <w:r>
        <w:rPr>
          <w:rStyle w:val="2fb"/>
          <w:rFonts w:hint="cs"/>
          <w:rtl/>
        </w:rPr>
        <w:t>ור</w:t>
      </w:r>
      <w:r>
        <w:rPr>
          <w:rStyle w:val="2fb"/>
          <w:rtl/>
        </w:rPr>
        <w:t>"</w:t>
      </w:r>
      <w:r>
        <w:rPr>
          <w:rStyle w:val="2fb"/>
          <w:rFonts w:hint="cs"/>
          <w:rtl/>
        </w:rPr>
        <w:t xml:space="preserve">א</w:t>
      </w:r>
      <w:r>
        <w:rPr>
          <w:rFonts w:hint="cs"/>
          <w:rtl/>
        </w:rPr>
        <w:t xml:space="preserve"> </w:t>
      </w:r>
      <w:r w:rsidRPr="00DC7891">
        <w:rPr>
          <w:rStyle w:val="afffff0"/>
          <w:rFonts w:hint="cs"/>
          <w:rtl/>
        </w:rPr>
        <w:t xml:space="preserve">'</w:t>
      </w:r>
      <w:ins w:id="90485" w:author="Claude - סמנטי" w:date="2026-10-11T12:26:16Z">
        <w:r>
          <w:rPr>
            <w:rStyle w:val="afffff0"/>
            <w:rFonts w:hint="cs"/>
            <w:rtl/>
          </w:rPr>
          <w:t xml:space="preserve">מִן הַמִּקְדָּשׁ לֹא יֵצֵא</w:t>
        </w:r>
      </w:ins>
      <w:del w:id="90486" w:author="Claude - סמנטי" w:date="2026-10-11T12:26:16Z">
        <w:r w:rsidRPr="00DC7891">
          <w:rPr>
            <w:rStyle w:val="afffff0"/>
            <w:rFonts w:hint="cs"/>
            <w:rtl/>
          </w:rPr>
          <w:delText xml:space="preserve">מן המקדש </w:delText>
        </w:r>
        <w:r w:rsidRPr="00DC7891">
          <w:rPr>
            <w:rStyle w:val="afffff0"/>
            <w:rFonts w:hint="cs"/>
            <w:rtl/>
          </w:rPr>
          <w:delText xml:space="preserve">לא</w:delText>
        </w:r>
        <w:r w:rsidRPr="00DC7891">
          <w:rPr>
            <w:rStyle w:val="afffff0"/>
            <w:rFonts w:hint="cs"/>
            <w:rtl/>
          </w:rPr>
          <w:delText xml:space="preserve"> יצא</w:delText>
        </w:r>
      </w:del>
      <w:r w:rsidRPr="00DC7891">
        <w:rPr>
          <w:rStyle w:val="afffff0"/>
          <w:rFonts w:hint="cs"/>
          <w:rtl/>
        </w:rPr>
        <w:t xml:space="preserve">' </w:t>
      </w:r>
      <w:r>
        <w:rPr>
          <w:rtl/>
        </w:rPr>
        <w:t>–</w:t>
      </w:r>
      <w:r>
        <w:rPr>
          <w:rFonts w:hint="cs"/>
          <w:rtl/>
        </w:rPr>
        <w:t>לאכתיב אחר שלא יצא חילל</w:t>
      </w:r>
    </w:p>
    <w:p>
      <w:pPr>
        <w:pStyle w:val="38"/>
        <w:rPr>
          <w:ins w:id="98014" w:author="מנוע מכני" w:date="2026-10-11T12:04:39Z"/>
        </w:rPr>
      </w:pPr>
      <w:r>
        <w:t>ואידך</w:t>
      </w:r>
      <w:r>
        <w:t xml:space="preserve"> </w:t>
      </w:r>
      <w:r>
        <w:t xml:space="preserve">לא</w:t>
      </w:r>
      <w:r>
        <w:t xml:space="preserve"> </w:t>
      </w:r>
      <w:r>
        <w:t xml:space="preserve">אמר</w:t>
      </w:r>
      <w:r>
        <w:t xml:space="preserve"> </w:t>
      </w:r>
      <w:r w:rsidRPr="00DC7891">
        <w:t>'</w:t>
      </w:r>
      <w:r w:rsidRPr="00DC7891">
        <w:t>הקריבו</w:t>
      </w:r>
      <w:r w:rsidRPr="00DC7891">
        <w:t>'</w:t>
      </w:r>
      <w:r w:rsidRPr="00DC7891">
        <w:t xml:space="preserve"> </w:t>
      </w:r>
      <w:ins w:id="90803" w:author="מנוע מכני" w:date="2026-10-11T12:04:39Z">
        <w:r>
          <w:t xml:space="preserve">סבר</w:t>
        </w:r>
      </w:ins>
      <w:del w:id="90804" w:author="מנוע מכני" w:date="2026-10-11T12:04:39Z">
        <w:r>
          <w:delText xml:space="preserve">קסבר</w:delText>
        </w:r>
      </w:del>
      <w:r>
        <w:t xml:space="preserve">:</w:t>
      </w:r>
    </w:p>
    <w:p w:rsidR="00DA63EC" w:rsidRDefault="00DA63EC" w:rsidP="00DA63EC">
      <w:pPr>
        <w:tabs>
          <w:tab w:val="left" w:pos="0"/>
          <w:tab w:val="center" w:pos="2835"/>
        </w:tabs>
        <w:rPr>
          <w:rtl/>
        </w:rPr>
      </w:pPr>
      <w:del w:id="98015" w:author="מנוע מכני" w:date="2026-10-11T12:04:39Z">
        <w:r>
          <w:rPr>
            <w:rtl/>
          </w:rPr>
          <w:delText xml:space="preserve"> </w:delText>
        </w:r>
      </w:del>
      <w:r>
        <w:rPr>
          <w:rtl/>
        </w:rPr>
        <w:t xml:space="preserve">מפני טומאה נשרפה.</w:t>
      </w:r>
    </w:p>
    <w:p w:rsidR="00DA63EC" w:rsidRDefault="00DA63EC" w:rsidP="00DA63EC">
      <w:pPr>
        <w:pStyle w:val="afff3"/>
        <w:framePr w:wrap="around"/>
        <w:tabs>
          <w:tab w:val="left" w:pos="0"/>
        </w:tabs>
        <w:rPr>
          <w:rtl/>
        </w:rPr>
      </w:pPr>
      <w:r>
        <w:rPr>
          <w:rFonts w:hint="cs"/>
          <w:rtl/>
        </w:rPr>
        <w:t>טז:</w:t>
      </w:r>
    </w:p>
    <w:p>
      <w:pPr>
        <w:pStyle w:val="38"/>
        <w:rPr>
          <w:ins w:id="98017" w:author="מנוע מכני" w:date="2026-10-11T12:04:39Z"/>
        </w:rPr>
      </w:pPr>
      <w:del w:id="98016" w:author="מנוע מכני" w:date="2026-10-11T12:04:39Z">
        <w:r>
          <w:delText xml:space="preserve">•</w:delText>
        </w:r>
      </w:del>
      <w:r>
        <w:t xml:space="preserve"> דבי רבי ישמעאל:</w:t>
      </w:r>
    </w:p>
    <w:p w:rsidR="00DA63EC" w:rsidRDefault="00DA63EC" w:rsidP="00DA63EC">
      <w:pPr>
        <w:tabs>
          <w:tab w:val="left" w:pos="0"/>
          <w:tab w:val="center" w:pos="2835"/>
        </w:tabs>
        <w:rPr>
          <w:rtl/>
        </w:rPr>
      </w:pPr>
      <w:del w:id="98018" w:author="מנוע מכני" w:date="2026-10-11T12:04:39Z">
        <w:r>
          <w:rPr>
            <w:rtl/>
          </w:rPr>
          <w:delText xml:space="preserve"> </w:delText>
        </w:r>
      </w:del>
      <w:ins w:id="96921" w:author="מנוע מכני" w:date="2026-10-11T12:04:39Z">
        <w:r>
          <w:rPr>
            <w:rtl/>
          </w:rPr>
          <w:t xml:space="preserve">באה</w:t>
        </w:r>
      </w:ins>
      <w:del w:id="96922" w:author="מנוע מכני" w:date="2026-10-11T12:04:39Z">
        <w:r>
          <w:rPr>
            <w:rtl/>
          </w:rPr>
          <w:delText xml:space="preserve">אתיא</w:delText>
        </w:r>
      </w:del>
      <w:r>
        <w:rPr>
          <w:rtl/>
        </w:rPr>
        <w:t xml:space="preserve"> ב</w:t>
      </w:r>
      <w:r>
        <w:rPr>
          <w:rFonts w:hint="cs"/>
          <w:rtl/>
        </w:rPr>
        <w:t>צד השווה של בעל מום ואונן ד</w:t>
      </w:r>
      <w:r>
        <w:rPr>
          <w:rtl/>
        </w:rPr>
        <w:t>הן מוזהרין ואם עבדו חיללו, אף אני אביא אונן - שמוזהר ואם עבד חילל.</w:t>
      </w:r>
    </w:p>
    <w:p w:rsidR="00DA63EC" w:rsidRPr="003B6D22" w:rsidRDefault="00DA63EC" w:rsidP="003B6D22">
      <w:pPr>
        <w:tabs>
          <w:tab w:val="left" w:pos="0"/>
          <w:tab w:val="center" w:pos="2835"/>
        </w:tabs>
        <w:rPr>
          <w:spacing w:val="-2"/>
          <w:rtl/>
        </w:rPr>
      </w:pPr>
      <w:r w:rsidRPr="003B6D22">
        <w:rPr>
          <w:rFonts w:hint="cs"/>
          <w:spacing w:val="-2"/>
          <w:rtl/>
        </w:rPr>
        <w:t>ומוזהר מ</w:t>
      </w:r>
      <w:r w:rsidRPr="003B6D22">
        <w:rPr>
          <w:rStyle w:val="afffff0"/>
          <w:rFonts w:hint="cs"/>
          <w:spacing w:val="-2"/>
          <w:rtl/>
        </w:rPr>
        <w:t xml:space="preserve">'</w:t>
      </w:r>
      <w:r w:rsidRPr="003B6D22">
        <w:rPr>
          <w:rStyle w:val="afffff0"/>
          <w:rFonts w:hint="cs"/>
          <w:spacing w:val="-2"/>
          <w:rtl/>
        </w:rPr>
        <w:t xml:space="preserve">ו</w:t>
      </w:r>
      <w:r w:rsidRPr="003B6D22">
        <w:rPr>
          <w:rStyle w:val="afffff0"/>
          <w:spacing w:val="-2"/>
          <w:rtl/>
        </w:rPr>
        <w:t>הן הקריבו</w:t>
      </w:r>
      <w:r w:rsidRPr="003B6D22">
        <w:rPr>
          <w:rStyle w:val="afffff0"/>
          <w:rFonts w:hint="cs"/>
          <w:spacing w:val="-2"/>
          <w:rtl/>
        </w:rPr>
        <w:t>'</w:t>
      </w:r>
      <w:r w:rsidRPr="003B6D22">
        <w:rPr>
          <w:rStyle w:val="afffff0"/>
          <w:spacing w:val="-2"/>
          <w:rtl/>
        </w:rPr>
        <w:t>,</w:t>
      </w:r>
      <w:r w:rsidRPr="003B6D22">
        <w:rPr>
          <w:spacing w:val="-2"/>
          <w:rtl/>
        </w:rPr>
        <w:t xml:space="preserve"> </w:t>
      </w:r>
      <w:ins w:id="90805" w:author="מנוע מכני" w:date="2026-10-11T12:04:39Z">
        <w:r>
          <w:rPr>
            <w:spacing w:val="-2"/>
            <w:rtl/>
          </w:rPr>
          <w:t xml:space="preserve">וסבר</w:t>
        </w:r>
      </w:ins>
      <w:del w:id="90806" w:author="מנוע מכני" w:date="2026-10-11T12:04:39Z">
        <w:r w:rsidRPr="003B6D22">
          <w:rPr>
            <w:spacing w:val="-2"/>
            <w:rtl/>
          </w:rPr>
          <w:delText xml:space="preserve">וקסבר</w:delText>
        </w:r>
      </w:del>
      <w:r w:rsidRPr="003B6D22">
        <w:rPr>
          <w:spacing w:val="-2"/>
          <w:rtl/>
        </w:rPr>
        <w:t xml:space="preserve">: מפני אנינות נשרפה.</w:t>
      </w:r>
      <w:r w:rsidRPr="003B6D22">
        <w:rPr>
          <w:rFonts w:hint="cs"/>
          <w:spacing w:val="-2"/>
          <w:rtl/>
        </w:rPr>
        <w:t xml:space="preserve">[ואין לפרוך דלא הותרה מכללו דטמא יוכיח] </w:t>
      </w:r>
    </w:p>
    <w:p w:rsidR="00DA63EC" w:rsidRPr="00FE1B89" w:rsidRDefault="00DA63EC" w:rsidP="00DA63EC">
      <w:pPr>
        <w:tabs>
          <w:tab w:val="left" w:pos="0"/>
          <w:tab w:val="center" w:pos="2835"/>
        </w:tabs>
        <w:rPr>
          <w:spacing w:val="-4"/>
          <w:rtl/>
        </w:rPr>
      </w:pPr>
      <w:r w:rsidRPr="00FE1B89">
        <w:rPr>
          <w:rFonts w:hint="cs"/>
          <w:spacing w:val="-4"/>
          <w:rtl/>
        </w:rPr>
        <w:t>וילפי' מצד השוה שמוזהרין</w:t>
      </w:r>
      <w:r w:rsidRPr="00FE1B89">
        <w:rPr>
          <w:spacing w:val="-4"/>
          <w:rtl/>
        </w:rPr>
        <w:t xml:space="preserve"> כו'.</w:t>
      </w:r>
      <w:r w:rsidRPr="00FE1B89">
        <w:rPr>
          <w:rFonts w:hint="cs"/>
          <w:spacing w:val="-4"/>
          <w:rtl/>
        </w:rPr>
        <w:t xml:space="preserve"> ואפי' דלא התותר בכה</w:t>
      </w:r>
      <w:r w:rsidRPr="00FE1B89">
        <w:rPr>
          <w:spacing w:val="-4"/>
          <w:rtl/>
        </w:rPr>
        <w:t>"</w:t>
      </w:r>
      <w:r w:rsidRPr="00FE1B89">
        <w:rPr>
          <w:rFonts w:hint="cs"/>
          <w:spacing w:val="-4"/>
          <w:rtl/>
        </w:rPr>
        <w:t>ג בקרבן יחיד מ</w:t>
      </w:r>
      <w:r w:rsidRPr="00FE1B89">
        <w:rPr>
          <w:spacing w:val="-4"/>
          <w:rtl/>
        </w:rPr>
        <w:t>"</w:t>
      </w:r>
      <w:r w:rsidRPr="00FE1B89">
        <w:rPr>
          <w:rFonts w:hint="cs"/>
          <w:spacing w:val="-4"/>
          <w:rtl/>
        </w:rPr>
        <w:t>מ שם טומאה אישתראי</w:t>
      </w:r>
    </w:p>
    <w:p w:rsidR="00DA63EC" w:rsidRDefault="00DA63EC" w:rsidP="00DA63EC">
      <w:pPr>
        <w:tabs>
          <w:tab w:val="left" w:pos="0"/>
          <w:tab w:val="center" w:pos="2835"/>
        </w:tabs>
        <w:rPr>
          <w:rtl/>
        </w:rPr>
      </w:pPr>
    </w:p>
    <w:p>
      <w:pPr>
        <w:pStyle w:val="38"/>
        <w:rPr>
          <w:ins w:id="98020" w:author="מנוע מכני" w:date="2026-10-11T12:04:39Z"/>
        </w:rPr>
      </w:pPr>
      <w:del w:id="98019" w:author="מנוע מכני" w:date="2026-10-11T12:04:39Z">
        <w:r>
          <w:delText xml:space="preserve">•</w:delText>
        </w:r>
      </w:del>
      <w:r>
        <w:t xml:space="preserve"> רב משרשיא:</w:t>
      </w:r>
    </w:p>
    <w:p w:rsidR="00DA63EC" w:rsidRDefault="00DA63EC" w:rsidP="00DA63EC">
      <w:pPr>
        <w:tabs>
          <w:tab w:val="left" w:pos="0"/>
          <w:tab w:val="center" w:pos="2835"/>
        </w:tabs>
        <w:rPr>
          <w:rtl/>
        </w:rPr>
      </w:pPr>
      <w:del w:id="98021" w:author="מנוע מכני" w:date="2026-10-11T12:04:39Z">
        <w:r>
          <w:rPr>
            <w:rtl/>
          </w:rPr>
          <w:delText xml:space="preserve"> </w:delText>
        </w:r>
      </w:del>
      <w:ins w:id="96923" w:author="מנוע מכני" w:date="2026-10-11T12:04:39Z">
        <w:r>
          <w:rPr>
            <w:rtl/>
          </w:rPr>
          <w:t xml:space="preserve">באה</w:t>
        </w:r>
      </w:ins>
      <w:del w:id="96924" w:author="מנוע מכני" w:date="2026-10-11T12:04:39Z">
        <w:r>
          <w:rPr>
            <w:rtl/>
          </w:rPr>
          <w:delText xml:space="preserve">אתיא</w:delText>
        </w:r>
      </w:del>
      <w:r>
        <w:rPr>
          <w:rtl/>
        </w:rPr>
        <w:t xml:space="preserve"> בק"ו מיושב</w:t>
      </w:r>
      <w:r>
        <w:rPr>
          <w:rFonts w:hint="cs"/>
          <w:rtl/>
        </w:rPr>
        <w:t xml:space="preserve"> </w:t>
      </w:r>
      <w:r>
        <w:rPr>
          <w:rFonts w:hint="cs"/>
          <w:rtl/>
        </w:rPr>
        <w:t xml:space="preserve">ת</w:t>
      </w:r>
      <w:r>
        <w:rPr>
          <w:rtl/>
        </w:rPr>
        <w:t>"</w:t>
      </w:r>
      <w:r>
        <w:rPr>
          <w:rFonts w:hint="cs"/>
          <w:rtl/>
        </w:rPr>
        <w:t>ח</w:t>
      </w:r>
      <w:r>
        <w:rPr>
          <w:rtl/>
        </w:rPr>
        <w:t>, שאוכל אם עבד חילל, אונן שאינו אוכל - אינו דין שאם עבד חילל.</w:t>
      </w:r>
    </w:p>
    <w:p w:rsidR="00DA63EC" w:rsidRDefault="00DA63EC" w:rsidP="00DA63EC">
      <w:pPr>
        <w:tabs>
          <w:tab w:val="left" w:pos="0"/>
          <w:tab w:val="center" w:pos="2835"/>
        </w:tabs>
        <w:rPr>
          <w:rtl/>
        </w:rPr>
      </w:pPr>
      <w:r>
        <w:rPr>
          <w:rFonts w:hint="cs"/>
          <w:rtl/>
        </w:rPr>
        <w:t xml:space="preserve">ואפי' דשם יושב פסול לעדות - </w:t>
      </w:r>
      <w:r>
        <w:rPr>
          <w:rtl/>
        </w:rPr>
        <w:t xml:space="preserve">שם יושב </w:t>
      </w:r>
      <w:r>
        <w:rPr>
          <w:rtl/>
        </w:rPr>
        <w:t xml:space="preserve">לא</w:t>
      </w:r>
      <w:r>
        <w:rPr>
          <w:rtl/>
        </w:rPr>
        <w:t xml:space="preserve"> </w:t>
      </w:r>
      <w:ins w:id="96927" w:author="מנוע מכני" w:date="2026-10-11T12:04:39Z">
        <w:r>
          <w:rPr>
            <w:rtl/>
          </w:rPr>
          <w:t xml:space="preserve">מקשה</w:t>
        </w:r>
      </w:ins>
      <w:del w:id="96928" w:author="מנוע מכני" w:date="2026-10-11T12:04:39Z">
        <w:r>
          <w:rPr>
            <w:rtl/>
          </w:rPr>
          <w:delText xml:space="preserve">פריך</w:delText>
        </w:r>
      </w:del>
      <w:r>
        <w:rPr>
          <w:rFonts w:hint="cs"/>
          <w:rtl/>
        </w:rPr>
        <w:t xml:space="preserve"> ואת</w:t>
      </w:r>
      <w:r>
        <w:rPr>
          <w:rtl/>
        </w:rPr>
        <w:t>"</w:t>
      </w:r>
      <w:r>
        <w:rPr>
          <w:rFonts w:hint="cs"/>
          <w:rtl/>
        </w:rPr>
        <w:t xml:space="preserve">ל </w:t>
      </w:r>
      <w:ins w:id="96929" w:author="מנוע מכני" w:date="2026-10-11T12:04:39Z">
        <w:r>
          <w:rPr>
            <w:rFonts w:hint="cs"/>
            <w:rtl/>
          </w:rPr>
          <w:t xml:space="preserve">מקשה</w:t>
        </w:r>
      </w:ins>
      <w:del w:id="96930" w:author="מנוע מכני" w:date="2026-10-11T12:04:39Z">
        <w:r>
          <w:rPr>
            <w:rFonts w:hint="cs"/>
            <w:rtl/>
          </w:rPr>
          <w:delText xml:space="preserve">פריך</w:delText>
        </w:r>
      </w:del>
      <w:r>
        <w:rPr>
          <w:rFonts w:hint="cs"/>
          <w:rtl/>
        </w:rPr>
        <w:t xml:space="preserve"> </w:t>
      </w:r>
      <w:ins w:id="96925" w:author="מנוע מכני" w:date="2026-10-11T12:04:39Z">
        <w:r>
          <w:rPr>
            <w:rFonts w:hint="cs"/>
            <w:rtl/>
          </w:rPr>
          <w:t xml:space="preserve">באה</w:t>
        </w:r>
      </w:ins>
      <w:del w:id="96926" w:author="מנוע מכני" w:date="2026-10-11T12:04:39Z">
        <w:r>
          <w:rPr>
            <w:rFonts w:hint="cs"/>
            <w:rtl/>
          </w:rPr>
          <w:delText xml:space="preserve">אתיא</w:delText>
        </w:r>
      </w:del>
      <w:r>
        <w:rPr>
          <w:rFonts w:hint="cs"/>
          <w:rtl/>
        </w:rPr>
        <w:t xml:space="preserve"> </w:t>
      </w:r>
      <w:r>
        <w:rPr>
          <w:rtl/>
        </w:rPr>
        <w:t>מיושב ומחדא מהנך.</w:t>
      </w:r>
    </w:p>
    <w:p w:rsidR="00DA63EC" w:rsidRDefault="00DA63EC" w:rsidP="00DA63EC">
      <w:pPr>
        <w:pStyle w:val="affffd"/>
        <w:rPr>
          <w:del w:id="90014" w:author="מנוע עיצוב" w:date="2026-10-11T12:09:26Z"/>
          <w:rtl/>
        </w:rPr>
      </w:pPr>
      <w:del w:id="90013" w:author="מנוע עיצוב" w:date="2026-10-11T12:09:26Z">
        <w:r>
          <w:rPr>
            <w:rtl/>
          </w:rPr>
          <w:delText xml:space="preserve">׹</w:delText>
        </w:r>
      </w:del>
    </w:p>
    <w:p w:rsidR="00DA63EC" w:rsidRDefault="00DA63EC" w:rsidP="00DA63EC">
      <w:pPr>
        <w:pStyle w:val="affff1"/>
        <w:tabs>
          <w:tab w:val="left" w:pos="0"/>
        </w:tabs>
        <w:ind w:end="0"/>
        <w:rPr>
          <w:rtl/>
        </w:rPr>
        <w:pPrChange w:id="20070" w:author="קלוד" w:date="2026-10-11T09:07:24Z">
          <w:pPr>
            <w:pStyle w:val="affff1"/>
            <w:tabs>
              <w:tab w:val="left" w:pos="0"/>
            </w:tabs>
            <w:rPr>
              <w:rtl/>
            </w:rPr>
          </w:pPr>
        </w:pPrChange>
      </w:pPr>
      <w:r>
        <w:rPr>
          <w:rtl/>
        </w:rPr>
        <w:t>אונן פסול.</w:t>
      </w:r>
    </w:p>
    <w:p>
      <w:pPr>
        <w:pStyle w:val="38"/>
        <w:rPr>
          <w:ins w:id="98022" w:author="מנוע מכני" w:date="2026-10-11T12:04:39Z"/>
        </w:rPr>
      </w:pPr>
      <w:r>
        <w:t xml:space="preserve">רבא:</w:t>
      </w:r>
    </w:p>
    <w:p w:rsidR="00DA63EC" w:rsidRDefault="00DA63EC" w:rsidP="00DA63EC">
      <w:pPr>
        <w:tabs>
          <w:tab w:val="left" w:pos="0"/>
          <w:tab w:val="center" w:pos="2835"/>
        </w:tabs>
        <w:rPr>
          <w:rtl/>
        </w:rPr>
      </w:pPr>
      <w:del w:id="98023" w:author="מנוע מכני" w:date="2026-10-11T12:04:39Z">
        <w:r>
          <w:rPr>
            <w:rtl/>
          </w:rPr>
          <w:delText xml:space="preserve"> </w:delText>
        </w:r>
      </w:del>
      <w:r>
        <w:rPr>
          <w:rtl/>
        </w:rPr>
        <w:t xml:space="preserve">ל"</w:t>
      </w:r>
      <w:r>
        <w:rPr>
          <w:rFonts w:hint="cs"/>
          <w:rtl/>
        </w:rPr>
        <w:t>ש</w:t>
      </w:r>
      <w:r>
        <w:rPr>
          <w:rtl/>
        </w:rPr>
        <w:t xml:space="preserve"> אלא בקרבן יחיד, אבל בקרבן צבור מרצה, </w:t>
      </w:r>
      <w:r>
        <w:rPr>
          <w:rtl/>
        </w:rPr>
        <w:t xml:space="preserve">ק"ו</w:t>
      </w:r>
      <w:r>
        <w:rPr>
          <w:rtl/>
        </w:rPr>
        <w:t xml:space="preserve"> מטומאה שלא הותרה מכללה אצל כהן גדול בקרבן יחיד - הותרה אצל הדיוט בקרבן צבור, </w:t>
      </w:r>
      <w:r>
        <w:rPr>
          <w:rFonts w:hint="cs"/>
          <w:rtl/>
        </w:rPr>
        <w:t>כ</w:t>
      </w:r>
      <w:r>
        <w:rPr>
          <w:rtl/>
        </w:rPr>
        <w:t>"</w:t>
      </w:r>
      <w:r>
        <w:rPr>
          <w:rFonts w:hint="cs"/>
          <w:rtl/>
        </w:rPr>
        <w:t xml:space="preserve">ש</w:t>
      </w:r>
      <w:r>
        <w:rPr>
          <w:rFonts w:hint="cs"/>
          <w:rtl/>
        </w:rPr>
        <w:t xml:space="preserve"> לאנינות שהותרה מכללה אצל </w:t>
      </w:r>
      <w:r>
        <w:rPr>
          <w:rFonts w:hint="cs"/>
          <w:rtl/>
        </w:rPr>
        <w:t xml:space="preserve">כה</w:t>
      </w:r>
      <w:r>
        <w:rPr>
          <w:rtl/>
        </w:rPr>
        <w:t>"</w:t>
      </w:r>
      <w:r>
        <w:rPr>
          <w:rFonts w:hint="cs"/>
          <w:rtl/>
        </w:rPr>
        <w:t xml:space="preserve">ג</w:t>
      </w:r>
      <w:r>
        <w:rPr>
          <w:rFonts w:hint="cs"/>
          <w:rtl/>
        </w:rPr>
        <w:t xml:space="preserve"> בקרבן יחיד </w:t>
      </w:r>
    </w:p>
    <w:p>
      <w:pPr>
        <w:pStyle w:val="38"/>
        <w:rPr>
          <w:ins w:id="98024" w:author="מנוע מכני" w:date="2026-10-11T12:04:39Z"/>
        </w:rPr>
      </w:pPr>
      <w:r>
        <w:t>מתקיף רב"</w:t>
      </w:r>
      <w:r>
        <w:t>א</w:t>
      </w:r>
    </w:p>
    <w:p w:rsidR="00DA63EC" w:rsidRDefault="00DA63EC" w:rsidP="00DA63EC">
      <w:pPr>
        <w:tabs>
          <w:tab w:val="left" w:pos="0"/>
          <w:tab w:val="center" w:pos="2835"/>
        </w:tabs>
        <w:rPr>
          <w:rtl/>
        </w:rPr>
      </w:pPr>
      <w:ins w:id="90045" w:author="מנוע מכני" w:date="2026-10-11T12:04:39Z">
        <w:r>
          <w:rPr>
            <w:rtl/>
          </w:rPr>
          <w:t xml:space="preserve">:</w:t>
        </w:r>
        <w:r>
          <w:rPr>
            <w:rtl/>
          </w:rPr>
          <w:t xml:space="preserve"> ד</w:t>
        </w:r>
      </w:ins>
      <w:del w:id="90046" w:author="מנוע מכני" w:date="2026-10-11T12:04:39Z">
        <w:r>
          <w:rPr>
            <w:rtl/>
          </w:rPr>
          <w:delText xml:space="preserve">:</w:delText>
        </w:r>
        <w:r>
          <w:rPr>
            <w:rFonts w:hint="cs"/>
            <w:rtl/>
          </w:rPr>
          <w:delText xml:space="preserve">ד</w:delText>
        </w:r>
      </w:del>
      <w:r>
        <w:rPr>
          <w:rtl/>
        </w:rPr>
        <w:t xml:space="preserve">לא תותר אנינות אצל </w:t>
      </w:r>
      <w:r>
        <w:rPr>
          <w:rtl/>
        </w:rPr>
        <w:t xml:space="preserve">כה"</w:t>
      </w:r>
      <w:r>
        <w:rPr>
          <w:rFonts w:hint="cs"/>
          <w:rtl/>
        </w:rPr>
        <w:t>ג</w:t>
      </w:r>
      <w:r>
        <w:rPr>
          <w:rtl/>
        </w:rPr>
        <w:t xml:space="preserve"> בקרבן יחיד </w:t>
      </w:r>
      <w:r>
        <w:rPr>
          <w:rtl/>
        </w:rPr>
        <w:t xml:space="preserve">מק"ו</w:t>
      </w:r>
      <w:r>
        <w:rPr>
          <w:rFonts w:hint="cs"/>
          <w:rtl/>
        </w:rPr>
        <w:t xml:space="preserve"> מטומאה </w:t>
      </w:r>
    </w:p>
    <w:p w:rsidR="00DA63EC" w:rsidRDefault="00DA63EC" w:rsidP="00DA63EC">
      <w:pPr>
        <w:tabs>
          <w:tab w:val="left" w:pos="0"/>
        </w:tabs>
        <w:rPr>
          <w:rtl/>
        </w:rPr>
      </w:pPr>
      <w:r>
        <w:rPr>
          <w:rtl/>
        </w:rPr>
        <w:tab/>
      </w:r>
      <w:r>
        <w:rPr>
          <w:rtl/>
        </w:rPr>
        <w:tab/>
      </w:r>
      <w:r>
        <w:rPr>
          <w:rtl/>
        </w:rPr>
        <w:tab/>
        <w:t xml:space="preserve">ותותר טומאה אצל כ"ג בקרבן יחיד </w:t>
      </w:r>
      <w:r>
        <w:rPr>
          <w:rtl/>
        </w:rPr>
        <w:tab/>
        <w:t xml:space="preserve">מק"ו</w:t>
      </w:r>
      <w:r>
        <w:rPr>
          <w:rtl/>
        </w:rPr>
        <w:tab/>
        <w:t xml:space="preserve">, </w:t>
      </w:r>
      <w:r>
        <w:rPr>
          <w:rFonts w:hint="cs"/>
          <w:rtl/>
        </w:rPr>
        <w:t xml:space="preserve">מאנינות </w:t>
      </w:r>
    </w:p>
    <w:p w:rsidR="00DA63EC" w:rsidRDefault="00DA63EC" w:rsidP="00DA63EC">
      <w:pPr>
        <w:tabs>
          <w:tab w:val="left" w:pos="0"/>
        </w:tabs>
        <w:rPr>
          <w:rtl/>
        </w:rPr>
      </w:pPr>
      <w:r>
        <w:rPr>
          <w:rtl/>
        </w:rPr>
        <w:tab/>
      </w:r>
      <w:r>
        <w:rPr>
          <w:rtl/>
        </w:rPr>
        <w:tab/>
      </w:r>
      <w:r>
        <w:rPr>
          <w:rtl/>
        </w:rPr>
        <w:tab/>
        <w:t xml:space="preserve">ולא תותר טומאה אצל כהן הדיוט בקרבן צבור </w:t>
      </w:r>
      <w:r>
        <w:rPr>
          <w:rtl/>
        </w:rPr>
        <w:tab/>
        <w:t xml:space="preserve">מק"ו</w:t>
      </w:r>
      <w:r>
        <w:rPr>
          <w:rtl/>
        </w:rPr>
        <w:tab/>
        <w:t xml:space="preserve">, </w:t>
      </w:r>
      <w:r>
        <w:rPr>
          <w:rFonts w:hint="cs"/>
          <w:rtl/>
        </w:rPr>
        <w:t>מ</w:t>
      </w:r>
      <w:r>
        <w:rPr>
          <w:rtl/>
        </w:rPr>
        <w:t>אנינות</w:t>
      </w:r>
    </w:p>
    <w:p w:rsidR="00DA63EC" w:rsidRDefault="00DA63EC" w:rsidP="00DA63EC">
      <w:pPr>
        <w:pStyle w:val="afff3"/>
        <w:framePr w:wrap="around"/>
        <w:tabs>
          <w:tab w:val="left" w:pos="0"/>
        </w:tabs>
        <w:rPr>
          <w:rtl/>
        </w:rPr>
      </w:pPr>
      <w:r>
        <w:rPr>
          <w:rFonts w:hint="cs"/>
          <w:rtl/>
        </w:rPr>
        <w:t>יז.</w:t>
      </w:r>
    </w:p>
    <w:p>
      <w:pPr>
        <w:pStyle w:val="38"/>
        <w:rPr>
          <w:ins w:id="98025" w:author="מנוע מכני" w:date="2026-10-11T12:04:39Z"/>
        </w:rPr>
      </w:pPr>
      <w:r>
        <w:t xml:space="preserve">אלא</w:t>
      </w:r>
    </w:p>
    <w:p w:rsidR="00DA63EC" w:rsidRDefault="00DA63EC" w:rsidP="00DA63EC">
      <w:pPr>
        <w:tabs>
          <w:tab w:val="left" w:pos="0"/>
          <w:tab w:val="center" w:pos="2835"/>
        </w:tabs>
        <w:rPr>
          <w:rtl/>
        </w:rPr>
      </w:pPr>
      <w:del w:id="98026" w:author="מנוע מכני" w:date="2026-10-11T12:04:39Z">
        <w:r>
          <w:rPr>
            <w:rtl/>
          </w:rPr>
          <w:delText xml:space="preserve"> </w:delText>
        </w:r>
      </w:del>
      <w:ins w:id="90807" w:author="מנוע מכני" w:date="2026-10-11T12:04:39Z">
        <w:r>
          <w:rPr>
            <w:rtl/>
          </w:rPr>
          <w:t xml:space="preserve">יש</w:t>
        </w:r>
      </w:ins>
      <w:del w:id="90808" w:author="מנוע מכני" w:date="2026-10-11T12:04:39Z">
        <w:r>
          <w:rPr>
            <w:rtl/>
          </w:rPr>
          <w:delText xml:space="preserve">איכא</w:delText>
        </w:r>
      </w:del>
      <w:r>
        <w:rPr>
          <w:rtl/>
        </w:rPr>
        <w:t xml:space="preserve"> </w:t>
      </w:r>
      <w:ins w:id="97441" w:author="מנוע מכני" w:date="2026-10-11T12:04:39Z">
        <w:r>
          <w:rPr>
            <w:rtl/>
          </w:rPr>
          <w:t xml:space="preserve">להקשות</w:t>
        </w:r>
      </w:ins>
      <w:del w:id="97442" w:author="מנוע מכני" w:date="2026-10-11T12:04:39Z">
        <w:r>
          <w:rPr>
            <w:rtl/>
          </w:rPr>
          <w:delText xml:space="preserve">למיפרך</w:delText>
        </w:r>
      </w:del>
      <w:r>
        <w:rPr>
          <w:rtl/>
        </w:rPr>
        <w:t xml:space="preserve"> </w:t>
      </w:r>
      <w:ins w:id="92437" w:author="מנוע מכני" w:date="2026-10-11T12:04:39Z">
        <w:r>
          <w:rPr>
            <w:rtl/>
          </w:rPr>
          <w:t xml:space="preserve">כך</w:t>
        </w:r>
      </w:ins>
      <w:del w:id="92438" w:author="מנוע מכני" w:date="2026-10-11T12:04:39Z">
        <w:r>
          <w:rPr>
            <w:rtl/>
          </w:rPr>
          <w:delText xml:space="preserve">הכי</w:delText>
        </w:r>
      </w:del>
      <w:r>
        <w:rPr>
          <w:rtl/>
        </w:rPr>
        <w:t xml:space="preserve"> </w:t>
      </w:r>
      <w:ins w:id="90809" w:author="מנוע מכני" w:date="2026-10-11T12:04:39Z">
        <w:r>
          <w:rPr>
            <w:rtl/>
          </w:rPr>
          <w:t xml:space="preserve">ויש</w:t>
        </w:r>
      </w:ins>
      <w:del w:id="90810" w:author="מנוע מכני" w:date="2026-10-11T12:04:39Z">
        <w:r>
          <w:rPr>
            <w:rtl/>
          </w:rPr>
          <w:delText xml:space="preserve">ואיכא</w:delText>
        </w:r>
      </w:del>
      <w:r>
        <w:rPr>
          <w:rtl/>
        </w:rPr>
        <w:t xml:space="preserve"> </w:t>
      </w:r>
      <w:ins w:id="97443" w:author="מנוע מכני" w:date="2026-10-11T12:04:39Z">
        <w:r>
          <w:rPr>
            <w:rtl/>
          </w:rPr>
          <w:t xml:space="preserve">להקשות</w:t>
        </w:r>
      </w:ins>
      <w:del w:id="97444" w:author="מנוע מכני" w:date="2026-10-11T12:04:39Z">
        <w:r>
          <w:rPr>
            <w:rtl/>
          </w:rPr>
          <w:delText xml:space="preserve">למיפרך</w:delText>
        </w:r>
      </w:del>
      <w:r>
        <w:rPr>
          <w:rtl/>
        </w:rPr>
        <w:t xml:space="preserve"> </w:t>
      </w:r>
      <w:ins w:id="92439" w:author="מנוע מכני" w:date="2026-10-11T12:04:39Z">
        <w:r>
          <w:rPr>
            <w:rtl/>
          </w:rPr>
          <w:t xml:space="preserve">כך</w:t>
        </w:r>
      </w:ins>
      <w:del w:id="92440" w:author="מנוע מכני" w:date="2026-10-11T12:04:39Z">
        <w:r>
          <w:rPr>
            <w:rtl/>
          </w:rPr>
          <w:delText xml:space="preserve">הכי</w:delText>
        </w:r>
      </w:del>
      <w:r>
        <w:rPr>
          <w:rtl/>
        </w:rPr>
        <w:t xml:space="preserve">, כל </w:t>
      </w:r>
      <w:ins w:id="92441" w:author="מנוע מכני" w:date="2026-10-11T12:04:39Z">
        <w:r>
          <w:rPr>
            <w:rtl/>
          </w:rPr>
          <w:t xml:space="preserve">אחת</w:t>
        </w:r>
      </w:ins>
      <w:del w:id="92442" w:author="מנוע מכני" w:date="2026-10-11T12:04:39Z">
        <w:r>
          <w:rPr>
            <w:rtl/>
          </w:rPr>
          <w:delText xml:space="preserve">חדא</w:delText>
        </w:r>
      </w:del>
      <w:r>
        <w:rPr>
          <w:rtl/>
        </w:rPr>
        <w:t xml:space="preserve"> </w:t>
      </w:r>
      <w:ins w:id="92443" w:author="מנוע מכני" w:date="2026-10-11T12:04:39Z">
        <w:r>
          <w:rPr>
            <w:rtl/>
          </w:rPr>
          <w:t xml:space="preserve">ואחת</w:t>
        </w:r>
      </w:ins>
      <w:del w:id="92444" w:author="מנוע מכני" w:date="2026-10-11T12:04:39Z">
        <w:r>
          <w:rPr>
            <w:rtl/>
          </w:rPr>
          <w:delText xml:space="preserve">וחדא</w:delText>
        </w:r>
      </w:del>
      <w:r>
        <w:rPr>
          <w:rtl/>
        </w:rPr>
        <w:t xml:space="preserve"> </w:t>
      </w:r>
      <w:r w:rsidRPr="009F47CE">
        <w:rPr>
          <w:b/>
          <w:bCs/>
          <w:rtl/>
        </w:rPr>
        <w:t>תיקו</w:t>
      </w:r>
      <w:r>
        <w:rPr>
          <w:rtl/>
        </w:rPr>
        <w:t xml:space="preserve"> בדוכתיה.</w:t>
      </w:r>
    </w:p>
    <w:p w:rsidR="00DA63EC" w:rsidRDefault="00DA63EC" w:rsidP="00DA63EC">
      <w:pPr>
        <w:pStyle w:val="affffd"/>
        <w:rPr>
          <w:del w:id="90016" w:author="מנוע עיצוב" w:date="2026-10-11T12:09:26Z"/>
          <w:rtl/>
        </w:rPr>
      </w:pPr>
      <w:del w:id="90015" w:author="מנוע עיצוב" w:date="2026-10-11T12:09:26Z">
        <w:r>
          <w:rPr>
            <w:rtl/>
          </w:rPr>
          <w:delText xml:space="preserve">׹</w:delText>
        </w:r>
      </w:del>
    </w:p>
    <w:p w:rsidR="00DA63EC" w:rsidRDefault="00DA63EC" w:rsidP="00DA63EC">
      <w:pPr>
        <w:pStyle w:val="affff1"/>
        <w:ind w:end="0"/>
        <w:rPr>
          <w:rtl/>
        </w:rPr>
        <w:pPrChange w:id="20071" w:author="קלוד" w:date="2026-10-11T09:07:24Z">
          <w:pPr>
            <w:pStyle w:val="affff1"/>
            <w:rPr>
              <w:rtl/>
            </w:rPr>
          </w:pPr>
        </w:pPrChange>
      </w:pPr>
      <w:ins w:id="9809" w:author="מספור קטעי משנה" w:date="2026-10-11T09:35:09Z">
        <w:r>
          <w:rPr>
            <w:rStyle w:val="MisparKeta"/>
          </w:rPr>
          <w:t xml:space="preserve">א. </w:t>
        </w:r>
      </w:ins>
      <w:r>
        <w:rPr>
          <w:rtl/>
        </w:rPr>
        <w:lastRenderedPageBreak/>
        <w:t>טבול יום.</w:t>
      </w:r>
    </w:p>
    <w:p>
      <w:pPr>
        <w:pStyle w:val="38"/>
        <w:rPr>
          <w:ins w:id="98027" w:author="מנוע מכני" w:date="2026-10-11T12:04:39Z"/>
        </w:rPr>
      </w:pPr>
      <w:r>
        <w:t>מ</w:t>
      </w:r>
      <w:r>
        <w:t xml:space="preserve">רבי סימאי:</w:t>
      </w:r>
    </w:p>
    <w:p w:rsidR="00DA63EC" w:rsidRDefault="00DA63EC" w:rsidP="00DA63EC">
      <w:pPr>
        <w:tabs>
          <w:tab w:val="left" w:pos="0"/>
          <w:tab w:val="center" w:pos="2835"/>
        </w:tabs>
        <w:rPr>
          <w:rtl/>
        </w:rPr>
      </w:pPr>
      <w:del w:id="98028" w:author="מנוע מכני" w:date="2026-10-11T12:04:39Z">
        <w:r>
          <w:rPr>
            <w:rtl/>
          </w:rPr>
          <w:delText xml:space="preserve"> </w:delText>
        </w:r>
      </w:del>
      <w:r w:rsidRPr="00DC7891">
        <w:rPr>
          <w:rStyle w:val="afffff0"/>
          <w:rFonts w:hint="cs"/>
          <w:rtl/>
        </w:rPr>
        <w:t>'</w:t>
      </w:r>
      <w:r w:rsidRPr="00DC7891">
        <w:rPr>
          <w:rStyle w:val="afffff0"/>
          <w:rtl/>
        </w:rPr>
        <w:t>קדושים יהיו ולא יחללו</w:t>
      </w:r>
      <w:r w:rsidRPr="00DC7891">
        <w:rPr>
          <w:rStyle w:val="afffff0"/>
          <w:rFonts w:hint="cs"/>
          <w:rtl/>
        </w:rPr>
        <w:t>'</w:t>
      </w:r>
      <w:r>
        <w:rPr>
          <w:rtl/>
        </w:rPr>
        <w:t>, אם אינו ענין לטמא דנפיק מ</w:t>
      </w:r>
      <w:r w:rsidRPr="0036434D">
        <w:rPr>
          <w:rStyle w:val="afffff0"/>
          <w:rtl/>
        </w:rPr>
        <w:t>וינזרו</w:t>
      </w:r>
      <w:r>
        <w:rPr>
          <w:rtl/>
        </w:rPr>
        <w:t>, תנהו ענין לטבול יום</w:t>
      </w:r>
      <w:r>
        <w:rPr>
          <w:rFonts w:hint="cs"/>
          <w:rtl/>
        </w:rPr>
        <w:t xml:space="preserve"> שאם עבד חילל</w:t>
      </w:r>
      <w:r>
        <w:rPr>
          <w:rtl/>
        </w:rPr>
        <w:t>.</w:t>
      </w:r>
    </w:p>
    <w:p w:rsidR="00DA63EC" w:rsidRDefault="00DA63EC" w:rsidP="00DA63EC">
      <w:pPr>
        <w:tabs>
          <w:tab w:val="left" w:pos="0"/>
          <w:tab w:val="center" w:pos="2835"/>
        </w:tabs>
        <w:rPr>
          <w:rtl/>
        </w:rPr>
      </w:pPr>
      <w:r>
        <w:rPr>
          <w:rFonts w:hint="cs"/>
          <w:rtl/>
        </w:rPr>
        <w:t>ולא ל</w:t>
      </w:r>
      <w:r>
        <w:rPr>
          <w:rtl/>
        </w:rPr>
        <w:t xml:space="preserve">קורח קרחה ולמשחית פאת זקן, טבול יום דאם עבד במיתה גמר חילול חילול מתרומה, דפסיל בתרומה מחיל עבודה, דלא פסיל בתרומה </w:t>
      </w:r>
      <w:r>
        <w:rPr>
          <w:rtl/>
        </w:rPr>
        <w:t xml:space="preserve">לא</w:t>
      </w:r>
      <w:r>
        <w:rPr>
          <w:rtl/>
        </w:rPr>
        <w:t xml:space="preserve"> מחיל עבודה.</w:t>
      </w:r>
    </w:p>
    <w:p w:rsidR="00DA63EC" w:rsidRDefault="00DA63EC" w:rsidP="00DA63EC">
      <w:pPr>
        <w:tabs>
          <w:tab w:val="left" w:pos="0"/>
          <w:tab w:val="center" w:pos="2835"/>
        </w:tabs>
        <w:rPr>
          <w:rtl/>
        </w:rPr>
      </w:pPr>
    </w:p>
    <w:p>
      <w:pPr>
        <w:pStyle w:val="38"/>
        <w:rPr>
          <w:ins w:id="98030" w:author="מנוע מכני" w:date="2026-10-11T12:04:39Z"/>
        </w:rPr>
      </w:pPr>
      <w:del w:id="98029" w:author="מנוע מכני" w:date="2026-10-11T12:04:39Z">
        <w:r>
          <w:delText xml:space="preserve">•</w:delText>
        </w:r>
      </w:del>
      <w:r>
        <w:t xml:space="preserve"> רבה:</w:t>
      </w:r>
    </w:p>
    <w:p w:rsidR="00DA63EC" w:rsidRDefault="00DA63EC" w:rsidP="00DA63EC">
      <w:pPr>
        <w:tabs>
          <w:tab w:val="left" w:pos="0"/>
          <w:tab w:val="center" w:pos="2835"/>
        </w:tabs>
        <w:rPr>
          <w:rtl/>
        </w:rPr>
      </w:pPr>
      <w:del w:id="98031" w:author="מנוע מכני" w:date="2026-10-11T12:04:39Z">
        <w:r>
          <w:rPr>
            <w:rtl/>
          </w:rPr>
          <w:delText xml:space="preserve"> </w:delText>
        </w:r>
      </w:del>
      <w:r>
        <w:rPr>
          <w:rFonts w:hint="cs"/>
          <w:rtl/>
        </w:rPr>
        <w:t xml:space="preserve">וצריכי טמא שכן מטמא מחוסר כיפורים דלא אתי מטבול יום שכן פסול בתרומה ומחוסר כיפורים </w:t>
      </w:r>
      <w:r>
        <w:rPr>
          <w:rFonts w:hint="cs"/>
          <w:rtl/>
        </w:rPr>
        <w:t xml:space="preserve">לא</w:t>
      </w:r>
      <w:r>
        <w:rPr>
          <w:rFonts w:hint="cs"/>
          <w:rtl/>
        </w:rPr>
        <w:t xml:space="preserve"> אתי מ</w:t>
      </w:r>
      <w:r>
        <w:rPr>
          <w:rtl/>
        </w:rPr>
        <w:t>טבול יום שכן מחוסר מעשה.</w:t>
      </w:r>
    </w:p>
    <w:p>
      <w:pPr>
        <w:pStyle w:val="38"/>
        <w:rPr>
          <w:ins w:id="98032" w:author="מנוע מכני" w:date="2026-10-11T12:04:39Z"/>
        </w:rPr>
      </w:pPr>
      <w:r>
        <w:t>וא</w:t>
      </w:r>
      <w:r>
        <w:t>"</w:t>
      </w:r>
      <w:r>
        <w:t xml:space="preserve">א</w:t>
      </w:r>
    </w:p>
    <w:p w:rsidR="00DA63EC" w:rsidRDefault="00DA63EC" w:rsidP="00DA63EC">
      <w:pPr>
        <w:tabs>
          <w:tab w:val="left" w:pos="0"/>
          <w:tab w:val="center" w:pos="2835"/>
        </w:tabs>
        <w:rPr>
          <w:rtl/>
        </w:rPr>
      </w:pPr>
      <w:del w:id="98033" w:author="מנוע מכני" w:date="2026-10-11T12:04:39Z">
        <w:r>
          <w:rPr>
            <w:rFonts w:hint="cs"/>
            <w:rtl/>
          </w:rPr>
          <w:delText xml:space="preserve"> </w:delText>
        </w:r>
      </w:del>
      <w:r>
        <w:rPr>
          <w:rFonts w:hint="cs"/>
          <w:rtl/>
        </w:rPr>
        <w:t xml:space="preserve">ללמוד גם מתרתי . טמא וטבו</w:t>
      </w:r>
      <w:r>
        <w:rPr>
          <w:rtl/>
        </w:rPr>
        <w:t>"</w:t>
      </w:r>
      <w:r>
        <w:rPr>
          <w:rFonts w:hint="cs"/>
          <w:rtl/>
        </w:rPr>
        <w:t xml:space="preserve">י שכן פוסלים בתרומה, </w:t>
      </w:r>
    </w:p>
    <w:p w:rsidR="00DA63EC" w:rsidRDefault="00DA63EC" w:rsidP="00DA63EC">
      <w:pPr>
        <w:tabs>
          <w:tab w:val="left" w:pos="0"/>
          <w:tab w:val="center" w:pos="2835"/>
        </w:tabs>
        <w:rPr>
          <w:rtl/>
        </w:rPr>
      </w:pPr>
      <w:r>
        <w:rPr>
          <w:rtl/>
        </w:rPr>
        <w:tab/>
      </w:r>
      <w:r>
        <w:rPr>
          <w:rFonts w:hint="cs"/>
          <w:rtl/>
        </w:rPr>
        <w:t>מחוסר כיפורי וטבו</w:t>
      </w:r>
      <w:r>
        <w:rPr>
          <w:rtl/>
        </w:rPr>
        <w:t>"</w:t>
      </w:r>
      <w:r>
        <w:rPr>
          <w:rFonts w:hint="cs"/>
          <w:rtl/>
        </w:rPr>
        <w:t xml:space="preserve">י שכן מחוסרים מעשה ואפי' דקלישא טומאתן </w:t>
      </w:r>
      <w:ins w:id="96135" w:author="מנוע מכני" w:date="2026-10-11T12:04:39Z">
        <w:r>
          <w:rPr>
            <w:rFonts w:hint="cs"/>
            <w:rtl/>
          </w:rPr>
          <w:t xml:space="preserve">סבר</w:t>
        </w:r>
      </w:ins>
      <w:del w:id="96136" w:author="מנוע מכני" w:date="2026-10-11T12:04:39Z">
        <w:r>
          <w:rPr>
            <w:rFonts w:hint="cs"/>
            <w:rtl/>
          </w:rPr>
          <w:delText xml:space="preserve">ס</w:delText>
        </w:r>
        <w:r>
          <w:rPr>
            <w:rtl/>
          </w:rPr>
          <w:delText xml:space="preserve">"</w:delText>
        </w:r>
        <w:r>
          <w:rPr>
            <w:rFonts w:hint="cs"/>
            <w:rtl/>
          </w:rPr>
          <w:delText xml:space="preserve">ל</w:delText>
        </w:r>
      </w:del>
      <w:r>
        <w:rPr>
          <w:rFonts w:hint="cs"/>
          <w:rtl/>
        </w:rPr>
        <w:t xml:space="preserve"> מחוסר כיפורים דזב כזב דמי </w:t>
      </w:r>
    </w:p>
    <w:p w:rsidR="00DA63EC" w:rsidRDefault="00DA63EC" w:rsidP="00DA63EC">
      <w:pPr>
        <w:pStyle w:val="afff3"/>
        <w:framePr w:wrap="around"/>
        <w:rPr>
          <w:rtl/>
        </w:rPr>
      </w:pPr>
      <w:r>
        <w:rPr>
          <w:rFonts w:hint="cs"/>
          <w:rtl/>
        </w:rPr>
        <w:t>יז:</w:t>
      </w:r>
    </w:p>
    <w:p>
      <w:pPr>
        <w:pStyle w:val="afffff8"/>
        <w:rPr>
          <w:ins w:id="90593" w:author="קלוד" w:date="2026-10-11T12:29:36Z"/>
        </w:rPr>
      </w:pPr>
      <w:ins w:id="90594" w:author="קלוד" w:date="2026-10-11T12:29:36Z">
        <w:r>
          <w:rPr>
            <w:color w:val="7B3F00"/>
          </w:rPr>
          <w:t xml:space="preserve">מחוסר כיפורים - האם כזב דמי</w:t>
        </w:r>
      </w:ins>
    </w:p>
    <w:p w:rsidR="00DA63EC" w:rsidRDefault="00DA63EC" w:rsidP="00DA63EC">
      <w:pPr>
        <w:tabs>
          <w:tab w:val="left" w:pos="0"/>
          <w:tab w:val="center" w:pos="2835"/>
        </w:tabs>
        <w:rPr>
          <w:rtl/>
        </w:rPr>
      </w:pPr>
      <w:r>
        <w:rPr>
          <w:rtl/>
        </w:rPr>
        <w:t xml:space="preserve">• ומחוסר כפורים דזב כזב תנאי היא, </w:t>
      </w:r>
      <w:r>
        <w:rPr>
          <w:rtl/>
        </w:rPr>
        <w:t xml:space="preserve">דתניא</w:t>
      </w:r>
      <w:r>
        <w:rPr>
          <w:rtl/>
        </w:rPr>
        <w:t xml:space="preserve">: שרפה אונן ומחוסר כפורים - כשרה</w:t>
      </w:r>
      <w:ins w:id="94195" w:author="מנוע מכני" w:date="2026-10-11T12:04:39Z">
        <w:r>
          <w:rPr>
            <w:rtl/>
          </w:rPr>
          <w:t xml:space="preserve">,</w:t>
        </w:r>
      </w:ins>
      <w:del w:id="94196"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יוסף הבבלי אומר: אונן - כשרה, מחוסר כפורים - פסולה</w:t>
      </w:r>
      <w:ins w:id="94197" w:author="מנוע מכני" w:date="2026-10-11T12:04:39Z">
        <w:r>
          <w:rPr>
            <w:rtl/>
          </w:rPr>
          <w:t xml:space="preserve">,</w:t>
        </w:r>
      </w:ins>
      <w:del w:id="94198" w:author="מנוע מכני" w:date="2026-10-11T12:04:39Z">
        <w:r>
          <w:rPr>
            <w:rtl/>
          </w:rPr>
          <w:delText xml:space="preserve">;</w:delText>
        </w:r>
      </w:del>
      <w:r>
        <w:rPr>
          <w:rFonts w:hint="cs"/>
          <w:rtl/>
        </w:rPr>
        <w:t xml:space="preserve"> ולכוא </w:t>
      </w:r>
      <w:ins w:id="90811" w:author="מנוע מכני" w:date="2026-10-11T12:04:39Z">
        <w:r>
          <w:rPr>
            <w:rFonts w:hint="cs"/>
            <w:rtl/>
          </w:rPr>
          <w:t xml:space="preserve">חלקו</w:t>
        </w:r>
      </w:ins>
      <w:del w:id="90812" w:author="מנוע מכני" w:date="2026-10-11T12:04:39Z">
        <w:r>
          <w:rPr>
            <w:rFonts w:hint="cs"/>
            <w:rtl/>
          </w:rPr>
          <w:delText xml:space="preserve">פליגי</w:delText>
        </w:r>
      </w:del>
      <w:r>
        <w:rPr>
          <w:rFonts w:hint="cs"/>
          <w:rtl/>
        </w:rPr>
        <w:t xml:space="preserve"> </w:t>
      </w:r>
      <w:ins w:id="95803" w:author="מנוע מכני" w:date="2026-10-11T12:04:39Z">
        <w:r>
          <w:rPr>
            <w:rFonts w:hint="cs"/>
            <w:rtl/>
          </w:rPr>
          <w:t xml:space="preserve">אם </w:t>
        </w:r>
      </w:ins>
      <w:del w:id="95804" w:author="מנוע מכני" w:date="2026-10-11T12:04:39Z">
        <w:r>
          <w:rPr>
            <w:rFonts w:hint="cs"/>
            <w:rtl/>
          </w:rPr>
          <w:delText xml:space="preserve">אי </w:delText>
        </w:r>
      </w:del>
      <w:r>
        <w:rPr>
          <w:rFonts w:hint="cs"/>
          <w:rtl/>
        </w:rPr>
        <w:t xml:space="preserve">כזב דמי או </w:t>
      </w:r>
      <w:r>
        <w:rPr>
          <w:rFonts w:hint="cs"/>
          <w:rtl/>
        </w:rPr>
        <w:t xml:space="preserve">לא</w:t>
      </w:r>
      <w:r>
        <w:rPr>
          <w:rFonts w:hint="cs"/>
          <w:rtl/>
        </w:rPr>
        <w:t xml:space="preserve"> </w:t>
      </w:r>
    </w:p>
    <w:p w:rsidR="00DA63EC" w:rsidRDefault="00DA63EC" w:rsidP="00DA63EC">
      <w:pPr>
        <w:tabs>
          <w:tab w:val="left" w:pos="0"/>
          <w:tab w:val="center" w:pos="2835"/>
        </w:tabs>
        <w:rPr>
          <w:rtl/>
        </w:rPr>
      </w:pPr>
    </w:p>
    <w:p>
      <w:pPr>
        <w:pStyle w:val="38"/>
        <w:rPr>
          <w:ins w:id="98034" w:author="מנוע מכני" w:date="2026-10-11T12:04:39Z"/>
        </w:rPr>
      </w:pPr>
      <w:r w:rsidRPr="00F56C71">
        <w:t>ו</w:t>
      </w:r>
      <w:r>
        <w:t>דחי</w:t>
      </w:r>
      <w:r w:rsidR="005608A0">
        <w:t>'</w:t>
      </w:r>
    </w:p>
    <w:p w:rsidR="00DA63EC" w:rsidRDefault="00DA63EC" w:rsidP="00DA63EC">
      <w:pPr>
        <w:tabs>
          <w:tab w:val="left" w:pos="0"/>
          <w:tab w:val="center" w:pos="2835"/>
        </w:tabs>
        <w:rPr>
          <w:rtl/>
        </w:rPr>
      </w:pPr>
      <w:del w:id="98035" w:author="מנוע מכני" w:date="2026-10-11T12:04:39Z">
        <w:r>
          <w:rPr>
            <w:rFonts w:hint="cs"/>
            <w:rtl/>
          </w:rPr>
          <w:delText xml:space="preserve"> </w:delText>
        </w:r>
      </w:del>
      <w:ins w:id="96417" w:author="מנוע מכני" w:date="2026-10-11T12:04:39Z">
        <w:r>
          <w:rPr>
            <w:rFonts w:hint="cs"/>
            <w:b/>
            <w:bCs/>
            <w:rtl/>
          </w:rPr>
          <w:t xml:space="preserve">דכו"ע</w:t>
        </w:r>
      </w:ins>
      <w:del w:id="96418" w:author="מנוע מכני" w:date="2026-10-11T12:04:39Z">
        <w:r w:rsidRPr="005374F8">
          <w:rPr>
            <w:rFonts w:hint="cs"/>
            <w:b/>
            <w:bCs/>
            <w:rtl/>
          </w:rPr>
          <w:delText xml:space="preserve">דלכו</w:delText>
        </w:r>
        <w:r>
          <w:rPr>
            <w:rtl/>
          </w:rPr>
          <w:delText xml:space="preserve">"</w:delText>
        </w:r>
        <w:r>
          <w:rPr>
            <w:rFonts w:hint="cs"/>
            <w:rtl/>
          </w:rPr>
          <w:delText xml:space="preserve">ע</w:delText>
        </w:r>
      </w:del>
      <w:r>
        <w:rPr>
          <w:rFonts w:hint="cs"/>
          <w:rtl/>
        </w:rPr>
        <w:t xml:space="preserve"> כזב </w:t>
      </w:r>
      <w:ins w:id="90815" w:author="מנוע מכני" w:date="2026-10-11T12:04:39Z">
        <w:r>
          <w:rPr>
            <w:rFonts w:hint="cs"/>
            <w:rtl/>
          </w:rPr>
          <w:t xml:space="preserve">וכאן</w:t>
        </w:r>
      </w:ins>
      <w:del w:id="90816" w:author="מנוע מכני" w:date="2026-10-11T12:04:39Z">
        <w:r>
          <w:rPr>
            <w:rFonts w:hint="cs"/>
            <w:rtl/>
          </w:rPr>
          <w:delText xml:space="preserve">והכא</w:delText>
        </w:r>
      </w:del>
      <w:r>
        <w:rPr>
          <w:rFonts w:hint="cs"/>
          <w:rtl/>
        </w:rPr>
        <w:t xml:space="preserve"> </w:t>
      </w:r>
      <w:ins w:id="90813" w:author="מנוע מכני" w:date="2026-10-11T12:04:39Z">
        <w:r>
          <w:rPr>
            <w:rFonts w:hint="cs"/>
            <w:rtl/>
          </w:rPr>
          <w:t xml:space="preserve">חלקו</w:t>
        </w:r>
      </w:ins>
      <w:del w:id="90814" w:author="מנוע מכני" w:date="2026-10-11T12:04:39Z">
        <w:r>
          <w:rPr>
            <w:rFonts w:hint="cs"/>
            <w:rtl/>
          </w:rPr>
          <w:delText xml:space="preserve">פליגי</w:delText>
        </w:r>
      </w:del>
      <w:r>
        <w:rPr>
          <w:rFonts w:hint="cs"/>
          <w:rtl/>
        </w:rPr>
        <w:t xml:space="preserve"> </w:t>
      </w:r>
      <w:r w:rsidRPr="0036434D">
        <w:rPr>
          <w:rStyle w:val="afffff0"/>
          <w:rFonts w:hint="cs"/>
          <w:rtl/>
        </w:rPr>
        <w:t>'</w:t>
      </w:r>
      <w:ins w:id="90487" w:author="Claude - סמנטי" w:date="2026-10-11T12:26:16Z">
        <w:r>
          <w:rPr>
            <w:rStyle w:val="afffff0"/>
            <w:rtl/>
          </w:rPr>
          <w:t xml:space="preserve">וְהִזָּה הַטָּהוֹר</w:t>
        </w:r>
      </w:ins>
      <w:del w:id="90488" w:author="Claude - סמנטי" w:date="2026-10-11T12:26:16Z">
        <w:r w:rsidRPr="0036434D">
          <w:rPr>
            <w:rStyle w:val="afffff0"/>
            <w:rtl/>
          </w:rPr>
          <w:delText xml:space="preserve">והזה הטהור</w:delText>
        </w:r>
      </w:del>
      <w:r w:rsidRPr="0036434D">
        <w:rPr>
          <w:rStyle w:val="afffff0"/>
          <w:rFonts w:hint="cs"/>
          <w:rtl/>
        </w:rPr>
        <w:t>'</w:t>
      </w:r>
      <w:r>
        <w:rPr>
          <w:rtl/>
        </w:rPr>
        <w:t xml:space="preserve"> לימד על טבול יום שכשר בפרה, </w:t>
      </w:r>
    </w:p>
    <w:p>
      <w:pPr>
        <w:pStyle w:val="38"/>
        <w:rPr>
          <w:ins w:id="98036" w:author="מנוע מכני" w:date="2026-10-11T12:04:39Z"/>
        </w:rPr>
      </w:pPr>
      <w:r>
        <w:tab/>
      </w:r>
      <w:ins w:id="90817" w:author="מנוע מכני" w:date="2026-10-11T12:04:39Z">
        <w:r>
          <w:t xml:space="preserve">וחלקו</w:t>
        </w:r>
      </w:ins>
    </w:p>
    <w:p w:rsidR="00DA63EC" w:rsidRDefault="00DA63EC" w:rsidP="00DA63EC">
      <w:pPr>
        <w:tabs>
          <w:tab w:val="left" w:pos="0"/>
          <w:tab w:val="center" w:pos="2835"/>
        </w:tabs>
        <w:rPr>
          <w:rtl/>
        </w:rPr>
      </w:pPr>
      <w:del w:id="90818" w:author="מנוע מכני" w:date="2026-10-11T12:04:39Z">
        <w:r w:rsidRPr="005374F8">
          <w:rPr>
            <w:rFonts w:hint="cs"/>
            <w:b/>
            <w:bCs/>
            <w:rtl/>
          </w:rPr>
          <w:delText xml:space="preserve">ופליגי</w:delText>
        </w:r>
      </w:del>
      <w:del w:id="98037" w:author="מנוע מכני" w:date="2026-10-11T12:04:39Z">
        <w:r>
          <w:rPr>
            <w:rFonts w:hint="cs"/>
            <w:rtl/>
          </w:rPr>
          <w:delText xml:space="preserve"> </w:delText>
        </w:r>
      </w:del>
      <w:ins w:id="95805" w:author="מנוע מכני" w:date="2026-10-11T12:04:39Z">
        <w:r>
          <w:rPr>
            <w:rFonts w:hint="cs"/>
            <w:rtl/>
          </w:rPr>
          <w:t xml:space="preserve">אם </w:t>
        </w:r>
      </w:ins>
      <w:del w:id="95806" w:author="מנוע מכני" w:date="2026-10-11T12:04:39Z">
        <w:r>
          <w:rPr>
            <w:rFonts w:hint="cs"/>
            <w:rtl/>
          </w:rPr>
          <w:delText xml:space="preserve">אי </w:delText>
        </w:r>
      </w:del>
      <w:r>
        <w:rPr>
          <w:rFonts w:hint="cs"/>
          <w:rtl/>
        </w:rPr>
        <w:t xml:space="preserve">לכל התורה כולה או דווקא דהך הפרשה </w:t>
      </w:r>
    </w:p>
    <w:p w:rsidR="00DA63EC" w:rsidRDefault="00DA63EC" w:rsidP="00DA63EC">
      <w:pPr>
        <w:tabs>
          <w:tab w:val="left" w:pos="0"/>
          <w:tab w:val="center" w:pos="2835"/>
        </w:tabs>
        <w:rPr>
          <w:rtl/>
        </w:rPr>
      </w:pPr>
      <w:r>
        <w:rPr>
          <w:b/>
          <w:bCs/>
          <w:rtl/>
        </w:rPr>
        <w:tab/>
      </w:r>
      <w:r w:rsidRPr="005374F8">
        <w:rPr>
          <w:b/>
          <w:bCs/>
          <w:rtl/>
        </w:rPr>
        <w:t>הלכך</w:t>
      </w:r>
      <w:r>
        <w:rPr>
          <w:rtl/>
        </w:rPr>
        <w:t xml:space="preserve"> אונן וטבול יום דטמא שרץ דקילי - </w:t>
      </w:r>
      <w:ins w:id="96931" w:author="מנוע מכני" w:date="2026-10-11T12:04:39Z">
        <w:r>
          <w:rPr>
            <w:rtl/>
          </w:rPr>
          <w:t xml:space="preserve">באו</w:t>
        </w:r>
      </w:ins>
      <w:del w:id="96932" w:author="מנוע מכני" w:date="2026-10-11T12:04:39Z">
        <w:r>
          <w:rPr>
            <w:rtl/>
          </w:rPr>
          <w:delText xml:space="preserve">אתו</w:delText>
        </w:r>
      </w:del>
      <w:r>
        <w:rPr>
          <w:rtl/>
        </w:rPr>
        <w:t xml:space="preserve"> בק"ו מטבול יום דמת, </w:t>
      </w:r>
    </w:p>
    <w:p w:rsidR="00DA63EC" w:rsidRDefault="00DA63EC" w:rsidP="00DA63EC">
      <w:pPr>
        <w:tabs>
          <w:tab w:val="left" w:pos="0"/>
          <w:tab w:val="center" w:pos="2835"/>
        </w:tabs>
        <w:rPr>
          <w:rtl/>
        </w:rPr>
      </w:pPr>
      <w:r>
        <w:rPr>
          <w:rtl/>
        </w:rPr>
        <w:tab/>
        <w:t xml:space="preserve">אבל מחוסר כפורים דזב דחמיר, שכן טומאה יוצאה עליו מגופו </w:t>
      </w:r>
      <w:r>
        <w:rPr>
          <w:rtl/>
        </w:rPr>
        <w:tab/>
        <w:t xml:space="preserve">לא</w:t>
      </w:r>
      <w:r>
        <w:rPr>
          <w:rtl/>
        </w:rPr>
        <w:tab/>
        <w:t xml:space="preserve">.</w:t>
      </w:r>
    </w:p>
    <w:p w:rsidR="00DA63EC" w:rsidRDefault="00DA63EC" w:rsidP="00DA63EC">
      <w:pPr>
        <w:pStyle w:val="affffd"/>
        <w:rPr>
          <w:del w:id="90018" w:author="מנוע עיצוב" w:date="2026-10-11T12:09:26Z"/>
          <w:rtl/>
        </w:rPr>
      </w:pPr>
      <w:del w:id="90017" w:author="מנוע עיצוב" w:date="2026-10-11T12:09:26Z">
        <w:r>
          <w:rPr>
            <w:rtl/>
          </w:rPr>
          <w:delText xml:space="preserve">׹</w:delText>
        </w:r>
      </w:del>
    </w:p>
    <w:p w:rsidR="00DA63EC" w:rsidRDefault="00DA63EC" w:rsidP="00DA63EC">
      <w:pPr>
        <w:pStyle w:val="affff1"/>
        <w:ind w:end="0"/>
        <w:rPr>
          <w:rtl/>
        </w:rPr>
        <w:pPrChange w:id="20072" w:author="קלוד" w:date="2026-10-11T09:07:24Z">
          <w:pPr>
            <w:pStyle w:val="affff1"/>
            <w:rPr>
              <w:rtl/>
            </w:rPr>
          </w:pPr>
        </w:pPrChange>
      </w:pPr>
      <w:ins w:id="9810" w:author="מספור קטעי משנה" w:date="2026-10-11T09:35:09Z">
        <w:r>
          <w:rPr>
            <w:rStyle w:val="MisparKeta"/>
          </w:rPr>
          <w:t xml:space="preserve">א. </w:t>
        </w:r>
      </w:ins>
      <w:r>
        <w:rPr>
          <w:rtl/>
        </w:rPr>
        <w:t>מחוסר בגדים.</w:t>
      </w:r>
    </w:p>
    <w:p>
      <w:pPr>
        <w:pStyle w:val="38"/>
        <w:rPr>
          <w:ins w:id="98038" w:author="מנוע מכני" w:date="2026-10-11T12:04:39Z"/>
        </w:rPr>
      </w:pPr>
      <w:r>
        <w:t>ר</w:t>
      </w:r>
      <w:r>
        <w:t>"</w:t>
      </w:r>
      <w:r>
        <w:t>א מרי</w:t>
      </w:r>
      <w:r>
        <w:t>"</w:t>
      </w:r>
      <w:r>
        <w:t xml:space="preserve">ו:</w:t>
      </w:r>
    </w:p>
    <w:p w:rsidR="00DA63EC" w:rsidRDefault="00DA63EC" w:rsidP="00DA63EC">
      <w:pPr>
        <w:tabs>
          <w:tab w:val="left" w:pos="0"/>
          <w:tab w:val="center" w:pos="2835"/>
        </w:tabs>
        <w:rPr>
          <w:rtl/>
        </w:rPr>
      </w:pPr>
      <w:del w:id="98039" w:author="מנוע מכני" w:date="2026-10-11T12:04:39Z">
        <w:r>
          <w:rPr>
            <w:rFonts w:hint="cs"/>
            <w:rtl/>
          </w:rPr>
          <w:delText xml:space="preserve"> </w:delText>
        </w:r>
      </w:del>
      <w:r>
        <w:rPr>
          <w:rtl/>
        </w:rPr>
        <w:t xml:space="preserve">ומטו </w:t>
      </w:r>
      <w:r>
        <w:rPr>
          <w:rStyle w:val="2fb"/>
          <w:rFonts w:hint="cs"/>
          <w:rtl/>
        </w:rPr>
        <w:t>מראבר</w:t>
      </w:r>
      <w:r>
        <w:rPr>
          <w:rStyle w:val="2fb"/>
          <w:rtl/>
        </w:rPr>
        <w:t>"</w:t>
      </w:r>
      <w:r>
        <w:rPr>
          <w:rStyle w:val="2fb"/>
          <w:rFonts w:hint="cs"/>
          <w:rtl/>
        </w:rPr>
        <w:t xml:space="preserve">ש</w:t>
      </w:r>
      <w:r>
        <w:rPr>
          <w:rFonts w:hint="cs"/>
          <w:rtl/>
        </w:rPr>
        <w:t xml:space="preserve"> </w:t>
      </w:r>
      <w:r w:rsidRPr="0046594B">
        <w:rPr>
          <w:rStyle w:val="afffff0"/>
          <w:rFonts w:hint="cs"/>
          <w:rtl/>
        </w:rPr>
        <w:t>ד'</w:t>
      </w:r>
      <w:ins w:id="90489" w:author="Claude - סמנטי" w:date="2026-10-11T12:26:16Z">
        <w:r>
          <w:rPr>
            <w:rStyle w:val="afffff0"/>
            <w:rtl/>
          </w:rPr>
          <w:t xml:space="preserve">וְחָגַרְתָּ אוֹתָם אַבְנֵט אַהֲרֹן וּבָנָיו וְחָבַשְׁתָּ לָהֶם מִגְבָּעוֹת וְהָיְתָה לָהֶם כְּהוּנָּה לְחֻקַּת עוֹלָם</w:t>
        </w:r>
      </w:ins>
      <w:del w:id="90490" w:author="Claude - סמנטי" w:date="2026-10-11T12:26:16Z">
        <w:r w:rsidRPr="0046594B">
          <w:rPr>
            <w:rStyle w:val="afffff0"/>
            <w:rtl/>
          </w:rPr>
          <w:delText xml:space="preserve">וחגרת אותם אבנט אהרן ובניו וחבשת להם מגבעות והיתה להם כהונה </w:delText>
        </w:r>
        <w:r w:rsidRPr="00FE1B89">
          <w:rPr>
            <w:rStyle w:val="afffff0"/>
            <w:spacing w:val="-4"/>
            <w:rtl/>
          </w:rPr>
          <w:delText xml:space="preserve">לחקת עולם</w:delText>
        </w:r>
      </w:del>
      <w:r w:rsidRPr="00FE1B89">
        <w:rPr>
          <w:rStyle w:val="afffff0"/>
          <w:rFonts w:hint="cs"/>
          <w:spacing w:val="-4"/>
          <w:rtl/>
        </w:rPr>
        <w:t>'</w:t>
      </w:r>
      <w:r w:rsidRPr="00FE1B89">
        <w:rPr>
          <w:rStyle w:val="afffff0"/>
          <w:spacing w:val="-4"/>
          <w:rtl/>
        </w:rPr>
        <w:t>,</w:t>
      </w:r>
      <w:r w:rsidRPr="00FE1B89">
        <w:rPr>
          <w:spacing w:val="-4"/>
          <w:rtl/>
        </w:rPr>
        <w:t xml:space="preserve"> בזמן שבגדיהם עליהם כהונתם עליהם, אין בגדיהם עליהם אין כהונתם עליהם.</w:t>
      </w:r>
    </w:p>
    <w:p>
      <w:pPr>
        <w:pStyle w:val="afffff8"/>
        <w:rPr>
          <w:ins w:id="90591" w:author="קלוד" w:date="2026-10-11T12:29:36Z"/>
        </w:rPr>
      </w:pPr>
      <w:ins w:id="90592" w:author="קלוד" w:date="2026-10-11T12:29:36Z">
        <w:r>
          <w:rPr>
            <w:color w:val="7B3F00"/>
          </w:rPr>
          <w:t xml:space="preserve">מחוסר בגדים ושתוי יין - 'חוקה חוקה'</w:t>
        </w:r>
      </w:ins>
    </w:p>
    <w:p>
      <w:pPr>
        <w:pStyle w:val="38"/>
        <w:rPr>
          <w:ins w:id="98040" w:author="מנוע מכני" w:date="2026-10-11T12:04:39Z"/>
        </w:rPr>
      </w:pPr>
      <w:r>
        <w:t xml:space="preserve">והך</w:t>
      </w:r>
    </w:p>
    <w:p w:rsidR="00DA63EC" w:rsidRDefault="00DA63EC" w:rsidP="00DA63EC">
      <w:pPr>
        <w:tabs>
          <w:tab w:val="left" w:pos="0"/>
          <w:tab w:val="center" w:pos="2835"/>
        </w:tabs>
        <w:rPr>
          <w:rtl/>
        </w:rPr>
      </w:pPr>
      <w:del w:id="98041" w:author="מנוע מכני" w:date="2026-10-11T12:04:39Z">
        <w:r>
          <w:rPr>
            <w:rFonts w:hint="cs"/>
            <w:rtl/>
          </w:rPr>
          <w:delText xml:space="preserve"> </w:delText>
        </w:r>
      </w:del>
      <w:r>
        <w:rPr>
          <w:rFonts w:hint="cs"/>
          <w:rtl/>
        </w:rPr>
        <w:t xml:space="preserve">דנפיק מ'</w:t>
      </w:r>
      <w:ins w:id="90491" w:author="Claude - סמנטי" w:date="2026-10-11T12:26:16Z">
        <w:r>
          <w:rPr>
            <w:rStyle w:val="afffff0"/>
            <w:rtl/>
          </w:rPr>
          <w:t xml:space="preserve">יַיִן וְשֵׁכָר אַל תֵּשְׁתְּ וְגוֹ</w:t>
        </w:r>
      </w:ins>
      <w:del w:id="90492" w:author="Claude - סמנטי" w:date="2026-10-11T12:26:16Z">
        <w:r>
          <w:rPr>
            <w:rtl/>
          </w:rPr>
          <w:delText xml:space="preserve">יין ושכר אל תשת וגו</w:delText>
        </w:r>
      </w:del>
      <w:r>
        <w:rPr>
          <w:rtl/>
        </w:rPr>
        <w:t xml:space="preserve">' ולהבדיל בין הקודש ובין החול</w:t>
      </w:r>
      <w:r>
        <w:rPr>
          <w:rFonts w:hint="cs"/>
          <w:rtl/>
        </w:rPr>
        <w:t xml:space="preserve"> שאם עבד חילל</w:t>
      </w:r>
      <w:ins w:id="94199" w:author="מנוע מכני" w:date="2026-10-11T12:04:39Z">
        <w:r>
          <w:rPr>
            <w:rtl/>
          </w:rPr>
          <w:t xml:space="preserve">,</w:t>
        </w:r>
      </w:ins>
      <w:del w:id="94200" w:author="מנוע מכני" w:date="2026-10-11T12:04:39Z">
        <w:r>
          <w:rPr>
            <w:rtl/>
          </w:rPr>
          <w:delText xml:space="preserve">;</w:delText>
        </w:r>
      </w:del>
    </w:p>
    <w:p w:rsidR="00DA63EC" w:rsidRDefault="00DA63EC" w:rsidP="00DA63EC">
      <w:pPr>
        <w:tabs>
          <w:tab w:val="left" w:pos="0"/>
          <w:tab w:val="center" w:pos="2835"/>
        </w:tabs>
        <w:rPr>
          <w:rtl/>
        </w:rPr>
      </w:pPr>
      <w:r>
        <w:rPr>
          <w:rtl/>
        </w:rPr>
        <w:tab/>
      </w:r>
      <w:del w:id="90094" w:author="מנוע מכני" w:date="2026-10-11T12:04:39Z">
        <w:r>
          <w:rPr>
            <w:rFonts w:hint="cs"/>
            <w:rtl/>
          </w:rPr>
          <w:delText xml:space="preserve">     </w:delText>
        </w:r>
      </w:del>
      <w:r>
        <w:rPr>
          <w:rFonts w:hint="cs"/>
          <w:rtl/>
        </w:rPr>
        <w:t xml:space="preserve">חוקה חוקה' לג</w:t>
      </w:r>
      <w:r>
        <w:rPr>
          <w:rtl/>
        </w:rPr>
        <w:t>"</w:t>
      </w:r>
      <w:r>
        <w:rPr>
          <w:rFonts w:hint="cs"/>
          <w:rtl/>
        </w:rPr>
        <w:t>ש ל</w:t>
      </w:r>
      <w:r>
        <w:rPr>
          <w:rtl/>
        </w:rPr>
        <w:t xml:space="preserve">מחוסר בגדים ושלא רחוץ ידים ורגלים </w:t>
      </w:r>
    </w:p>
    <w:p w:rsidR="00DA63EC" w:rsidRDefault="00DA63EC" w:rsidP="00DA63EC">
      <w:pPr>
        <w:pStyle w:val="afff3"/>
        <w:framePr w:wrap="around"/>
        <w:rPr>
          <w:rtl/>
        </w:rPr>
      </w:pPr>
      <w:r>
        <w:rPr>
          <w:rFonts w:hint="cs"/>
          <w:rtl/>
        </w:rPr>
        <w:t>יח.</w:t>
      </w:r>
    </w:p>
    <w:p w:rsidR="00DA63EC" w:rsidRDefault="00DA63EC" w:rsidP="00DA63EC">
      <w:pPr>
        <w:tabs>
          <w:tab w:val="left" w:pos="0"/>
          <w:tab w:val="center" w:pos="2835"/>
        </w:tabs>
        <w:rPr>
          <w:rtl/>
        </w:rPr>
      </w:pPr>
      <w:ins w:id="95807" w:author="מנוע מכני" w:date="2026-10-11T12:04:39Z">
        <w:r>
          <w:rPr>
            <w:rtl/>
          </w:rPr>
          <w:t xml:space="preserve">אם </w:t>
        </w:r>
      </w:ins>
      <w:del w:id="95808" w:author="מנוע מכני" w:date="2026-10-11T12:04:39Z">
        <w:r>
          <w:rPr>
            <w:rtl/>
          </w:rPr>
          <w:delText xml:space="preserve">אי </w:delText>
        </w:r>
      </w:del>
      <w:ins w:id="90819" w:author="מנוע מכני" w:date="2026-10-11T12:04:39Z">
        <w:r>
          <w:rPr>
            <w:rtl/>
          </w:rPr>
          <w:t xml:space="preserve">משם</w:t>
        </w:r>
      </w:ins>
      <w:del w:id="90820" w:author="מנוע מכני" w:date="2026-10-11T12:04:39Z">
        <w:r>
          <w:rPr>
            <w:rtl/>
          </w:rPr>
          <w:delText xml:space="preserve">מהתם</w:delText>
        </w:r>
      </w:del>
      <w:r>
        <w:rPr>
          <w:rtl/>
        </w:rPr>
        <w:t xml:space="preserve">, </w:t>
      </w:r>
      <w:r>
        <w:rPr>
          <w:rFonts w:hint="cs"/>
          <w:rtl/>
        </w:rPr>
        <w:t>הו</w:t>
      </w:r>
      <w:r>
        <w:rPr>
          <w:rtl/>
        </w:rPr>
        <w:t>"</w:t>
      </w:r>
      <w:r>
        <w:rPr>
          <w:rFonts w:hint="cs"/>
          <w:rtl/>
        </w:rPr>
        <w:t>א</w:t>
      </w:r>
      <w:r>
        <w:rPr>
          <w:rtl/>
        </w:rPr>
        <w:t xml:space="preserve">: </w:t>
      </w:r>
      <w:r>
        <w:rPr>
          <w:rtl/>
        </w:rPr>
        <w:t xml:space="preserve">ה"</w:t>
      </w:r>
      <w:r>
        <w:rPr>
          <w:rFonts w:hint="cs"/>
          <w:rtl/>
        </w:rPr>
        <w:t>מ</w:t>
      </w:r>
      <w:r>
        <w:rPr>
          <w:rtl/>
        </w:rPr>
        <w:t xml:space="preserve"> עבודה דזר חייב </w:t>
      </w:r>
      <w:ins w:id="92445" w:author="מנוע מכני" w:date="2026-10-11T12:04:39Z">
        <w:r>
          <w:rPr>
            <w:rtl/>
          </w:rPr>
          <w:t xml:space="preserve">עליו</w:t>
        </w:r>
      </w:ins>
      <w:del w:id="92446" w:author="מנוע מכני" w:date="2026-10-11T12:04:39Z">
        <w:r>
          <w:rPr>
            <w:rtl/>
          </w:rPr>
          <w:delText xml:space="preserve">עליה</w:delText>
        </w:r>
      </w:del>
      <w:r>
        <w:rPr>
          <w:rtl/>
        </w:rPr>
        <w:t xml:space="preserve"> מיתה, אבל עבודה דאין זר חייב </w:t>
      </w:r>
      <w:ins w:id="92447" w:author="מנוע מכני" w:date="2026-10-11T12:04:39Z">
        <w:r>
          <w:rPr>
            <w:rtl/>
          </w:rPr>
          <w:t xml:space="preserve">עליו</w:t>
        </w:r>
      </w:ins>
      <w:del w:id="92448" w:author="מנוע מכני" w:date="2026-10-11T12:04:39Z">
        <w:r>
          <w:rPr>
            <w:rtl/>
          </w:rPr>
          <w:delText xml:space="preserve">עליה</w:delText>
        </w:r>
      </w:del>
      <w:r>
        <w:rPr>
          <w:rtl/>
        </w:rPr>
        <w:t xml:space="preserve"> מיתה אימא </w:t>
      </w:r>
      <w:r>
        <w:rPr>
          <w:rtl/>
        </w:rPr>
        <w:t xml:space="preserve">לא</w:t>
      </w:r>
      <w:r>
        <w:rPr>
          <w:rtl/>
        </w:rPr>
        <w:t xml:space="preserve">, </w:t>
      </w:r>
      <w:r>
        <w:rPr>
          <w:rtl/>
        </w:rPr>
        <w:t xml:space="preserve">קמ"ל</w:t>
      </w:r>
      <w:r>
        <w:rPr>
          <w:rtl/>
        </w:rPr>
        <w:t xml:space="preserve">.</w:t>
      </w:r>
    </w:p>
    <w:p w:rsidR="00DA63EC" w:rsidRDefault="00DA63EC" w:rsidP="00DA63EC">
      <w:pPr>
        <w:tabs>
          <w:tab w:val="left" w:pos="0"/>
          <w:tab w:val="center" w:pos="2835"/>
        </w:tabs>
        <w:rPr>
          <w:rtl/>
        </w:rPr>
      </w:pPr>
      <w:r>
        <w:rPr>
          <w:rtl/>
        </w:rPr>
        <w:t xml:space="preserve">אשכחן מחוסר בגדים, שתויי יין </w:t>
      </w:r>
      <w:r>
        <w:rPr>
          <w:rFonts w:hint="cs"/>
          <w:rtl/>
        </w:rPr>
        <w:t>מ'</w:t>
      </w:r>
      <w:r>
        <w:rPr>
          <w:rtl/>
        </w:rPr>
        <w:t>חוקה חוקה</w:t>
      </w:r>
      <w:r>
        <w:rPr>
          <w:rFonts w:hint="cs"/>
          <w:rtl/>
        </w:rPr>
        <w:t>'</w:t>
      </w:r>
      <w:r>
        <w:rPr>
          <w:rtl/>
        </w:rPr>
        <w:t xml:space="preserve"> ממחוסר בגדים.</w:t>
      </w:r>
    </w:p>
    <w:p>
      <w:pPr>
        <w:pStyle w:val="38"/>
        <w:rPr>
          <w:ins w:id="98042" w:author="מנוע מכני" w:date="2026-10-11T12:04:39Z"/>
        </w:rPr>
      </w:pPr>
      <w:r>
        <w:t>ו</w:t>
      </w:r>
      <w:r>
        <w:t xml:space="preserve">הך</w:t>
      </w:r>
    </w:p>
    <w:p w:rsidR="00DA63EC" w:rsidRDefault="00DA63EC" w:rsidP="00DA63EC">
      <w:pPr>
        <w:tabs>
          <w:tab w:val="left" w:pos="0"/>
          <w:tab w:val="center" w:pos="2835"/>
        </w:tabs>
        <w:rPr>
          <w:rtl/>
        </w:rPr>
      </w:pPr>
      <w:del w:id="98043" w:author="מנוע מכני" w:date="2026-10-11T12:04:39Z">
        <w:r>
          <w:rPr>
            <w:rFonts w:hint="cs"/>
            <w:rtl/>
          </w:rPr>
          <w:delText xml:space="preserve"> </w:delText>
        </w:r>
      </w:del>
      <w:r w:rsidRPr="0046594B">
        <w:rPr>
          <w:rStyle w:val="afffff0"/>
          <w:rFonts w:hint="cs"/>
          <w:rtl/>
        </w:rPr>
        <w:t xml:space="preserve">ד'</w:t>
      </w:r>
      <w:ins w:id="90053" w:author="Claude - סמנטי" w:date="2026-10-11T12:26:16Z">
        <w:r>
          <w:rPr>
            <w:rStyle w:val="afffff0"/>
            <w:rFonts w:hint="cs"/>
            <w:rtl/>
          </w:rPr>
          <w:t xml:space="preserve">וּלְהַבְדִּיל בֵּין וְגוֹ</w:t>
        </w:r>
      </w:ins>
      <w:del w:id="90054" w:author="Claude - סמנטי" w:date="2026-10-11T12:26:16Z">
        <w:r w:rsidRPr="0046594B">
          <w:rPr>
            <w:rStyle w:val="afffff0"/>
            <w:rFonts w:hint="cs"/>
            <w:rtl/>
          </w:rPr>
          <w:delText xml:space="preserve">ו</w:delText>
        </w:r>
        <w:r w:rsidRPr="0046594B">
          <w:rPr>
            <w:rStyle w:val="afffff0"/>
            <w:rtl/>
          </w:rPr>
          <w:delText xml:space="preserve">להבדיל בין וגו</w:delText>
        </w:r>
      </w:del>
      <w:r w:rsidRPr="0046594B">
        <w:rPr>
          <w:rStyle w:val="afffff0"/>
          <w:rtl/>
        </w:rPr>
        <w:t xml:space="preserve">' </w:t>
      </w:r>
      <w:r>
        <w:rPr>
          <w:rtl/>
        </w:rPr>
        <w:t xml:space="preserve">נסיב מקמי </w:t>
      </w:r>
      <w:ins w:id="90051" w:author="Claude - סמנטי" w:date="2026-10-11T12:26:16Z">
        <w:r>
          <w:rPr>
            <w:rtl/>
          </w:rPr>
          <w:t xml:space="preserve">שיעמוד</w:t>
        </w:r>
      </w:ins>
      <w:del w:id="90052" w:author="Claude - סמנטי" w:date="2026-10-11T12:26:16Z">
        <w:r>
          <w:rPr>
            <w:rtl/>
          </w:rPr>
          <w:delText xml:space="preserve">דליקום</w:delText>
        </w:r>
      </w:del>
      <w:r>
        <w:rPr>
          <w:rtl/>
        </w:rPr>
        <w:t xml:space="preserve"> גזירה שוה.</w:t>
      </w:r>
    </w:p>
    <w:p>
      <w:pPr>
        <w:pStyle w:val="38"/>
        <w:rPr>
          <w:ins w:id="98044" w:author="מנוע מכני" w:date="2026-10-11T12:04:39Z"/>
        </w:rPr>
      </w:pPr>
      <w:r>
        <w:t>והך ד</w:t>
      </w:r>
      <w:r>
        <w:t xml:space="preserve">מחוסר בגדים </w:t>
      </w:r>
      <w:r>
        <w:t xml:space="preserve">ה"ק</w:t>
      </w:r>
      <w:r>
        <w:t xml:space="preserve">:</w:t>
      </w:r>
    </w:p>
    <w:p w:rsidR="00DA63EC" w:rsidRDefault="00DA63EC" w:rsidP="00DA63EC">
      <w:pPr>
        <w:tabs>
          <w:tab w:val="left" w:pos="0"/>
          <w:tab w:val="center" w:pos="2835"/>
        </w:tabs>
        <w:rPr>
          <w:rtl/>
        </w:rPr>
      </w:pPr>
      <w:del w:id="98045" w:author="מנוע מכני" w:date="2026-10-11T12:04:39Z">
        <w:r>
          <w:rPr>
            <w:rtl/>
          </w:rPr>
          <w:delText xml:space="preserve"> </w:delText>
        </w:r>
      </w:del>
      <w:r>
        <w:rPr>
          <w:rtl/>
        </w:rPr>
        <w:t xml:space="preserve">מנין שלא נחלקו בין מחוסר בגדים לשתויי יין ושלא רחוץ ידים ורגלים? </w:t>
      </w:r>
      <w:r>
        <w:rPr>
          <w:rtl/>
        </w:rPr>
        <w:t xml:space="preserve">ת"ל</w:t>
      </w:r>
      <w:r>
        <w:rPr>
          <w:rtl/>
        </w:rPr>
        <w:t xml:space="preserve"> חוקה חוקה לגזירה שוה.</w:t>
      </w:r>
    </w:p>
    <w:p w:rsidR="00DA63EC" w:rsidRDefault="00DA63EC" w:rsidP="00DA63EC">
      <w:pPr>
        <w:tabs>
          <w:tab w:val="left" w:pos="0"/>
          <w:tab w:val="center" w:pos="2835"/>
        </w:tabs>
        <w:rPr>
          <w:rtl/>
        </w:rPr>
      </w:pPr>
      <w:del w:id="90095" w:author="מנוע מכני" w:date="2026-10-11T12:04:39Z">
        <w:r>
          <w:rPr>
            <w:rtl/>
          </w:rPr>
          <w:delText xml:space="preserve"> </w:delText>
        </w:r>
      </w:del>
      <w:r>
        <w:rPr>
          <w:rtl/>
        </w:rPr>
        <w:t xml:space="preserve">'</w:t>
      </w:r>
      <w:ins w:id="90493" w:author="Claude - סמנטי" w:date="2026-10-11T12:26:16Z">
        <w:r>
          <w:rPr>
            <w:rStyle w:val="afffff0"/>
            <w:rFonts w:hint="cs"/>
            <w:rtl/>
          </w:rPr>
          <w:t xml:space="preserve">וּלְהַבְדִּיל</w:t>
        </w:r>
      </w:ins>
      <w:del w:id="90494" w:author="Claude - סמנטי" w:date="2026-10-11T12:26:16Z">
        <w:r>
          <w:rPr>
            <w:rFonts w:hint="cs"/>
            <w:rtl/>
          </w:rPr>
          <w:delText xml:space="preserve">ולהבדיל</w:delText>
        </w:r>
      </w:del>
      <w:r>
        <w:rPr>
          <w:rFonts w:hint="cs"/>
          <w:rtl/>
        </w:rPr>
        <w:t xml:space="preserve">' </w:t>
      </w:r>
      <w:r>
        <w:rPr>
          <w:rStyle w:val="2fb"/>
          <w:rFonts w:hint="cs"/>
          <w:rtl/>
        </w:rPr>
        <w:t xml:space="preserve">כרב</w:t>
      </w:r>
      <w:r>
        <w:rPr>
          <w:rFonts w:hint="cs"/>
          <w:rtl/>
        </w:rPr>
        <w:t xml:space="preserve"> ד</w:t>
      </w:r>
      <w:r>
        <w:rPr>
          <w:rtl/>
        </w:rPr>
        <w:t xml:space="preserve">לא מוקים אמורא </w:t>
      </w:r>
      <w:ins w:id="92449" w:author="מנוע מכני" w:date="2026-10-11T12:04:39Z">
        <w:r>
          <w:rPr>
            <w:rtl/>
          </w:rPr>
          <w:t xml:space="preserve">עליו</w:t>
        </w:r>
      </w:ins>
      <w:del w:id="92450" w:author="מנוע מכני" w:date="2026-10-11T12:04:39Z">
        <w:r>
          <w:rPr>
            <w:rtl/>
          </w:rPr>
          <w:delText xml:space="preserve">עליה</w:delText>
        </w:r>
      </w:del>
      <w:r>
        <w:rPr>
          <w:rtl/>
        </w:rPr>
        <w:t xml:space="preserve"> מיו"</w:t>
      </w:r>
      <w:r>
        <w:rPr>
          <w:rFonts w:hint="cs"/>
          <w:rtl/>
        </w:rPr>
        <w:t xml:space="preserve">ט </w:t>
      </w:r>
      <w:r>
        <w:rPr>
          <w:rtl/>
        </w:rPr>
        <w:t>לחבריה משום שכרות.</w:t>
      </w:r>
    </w:p>
    <w:p>
      <w:pPr>
        <w:pStyle w:val="afffff8"/>
        <w:rPr>
          <w:ins w:id="90589" w:author="קלוד" w:date="2026-10-11T12:29:36Z"/>
        </w:rPr>
      </w:pPr>
      <w:ins w:id="90590" w:author="קלוד" w:date="2026-10-11T12:29:36Z">
        <w:r>
          <w:rPr>
            <w:color w:val="7B3F00"/>
          </w:rPr>
          <w:t xml:space="preserve">כהן גדול בבגדי הדיוט וההיפך - עבודתו פסולה</w:t>
        </w:r>
      </w:ins>
    </w:p>
    <w:p w:rsidR="00DA63EC" w:rsidRDefault="00DA63EC" w:rsidP="00DA63EC">
      <w:pPr>
        <w:tabs>
          <w:tab w:val="left" w:pos="0"/>
          <w:tab w:val="center" w:pos="2835"/>
        </w:tabs>
        <w:rPr>
          <w:rtl/>
        </w:rPr>
      </w:pPr>
      <w:r>
        <w:rPr>
          <w:rtl/>
        </w:rPr>
        <w:t xml:space="preserve">אכתי </w:t>
      </w:r>
      <w:ins w:id="90821" w:author="מנוע מכני" w:date="2026-10-11T12:04:39Z">
        <w:r>
          <w:rPr>
            <w:rtl/>
          </w:rPr>
          <w:t xml:space="preserve">משם</w:t>
        </w:r>
      </w:ins>
      <w:del w:id="90822" w:author="מנוע מכני" w:date="2026-10-11T12:04:39Z">
        <w:r>
          <w:rPr>
            <w:rtl/>
          </w:rPr>
          <w:delText xml:space="preserve">מהתם</w:delText>
        </w:r>
      </w:del>
      <w:r>
        <w:rPr>
          <w:rtl/>
        </w:rPr>
        <w:t xml:space="preserve"> נפקא:</w:t>
      </w:r>
      <w:r w:rsidRPr="00464129">
        <w:rPr>
          <w:rStyle w:val="afffff0"/>
          <w:rtl/>
        </w:rPr>
        <w:t xml:space="preserve"> </w:t>
      </w:r>
      <w:r w:rsidRPr="00464129">
        <w:rPr>
          <w:rStyle w:val="afffff0"/>
          <w:rFonts w:hint="cs"/>
          <w:rtl/>
        </w:rPr>
        <w:t>'</w:t>
      </w:r>
      <w:ins w:id="90495" w:author="Claude - סמנטי" w:date="2026-10-11T12:26:16Z">
        <w:r>
          <w:rPr>
            <w:rStyle w:val="afffff0"/>
            <w:rtl/>
          </w:rPr>
          <w:t xml:space="preserve">וְנָתְנוּ בְּנֵי אַהֲרֹן הַכֹּהֵן</w:t>
        </w:r>
      </w:ins>
      <w:del w:id="90496" w:author="Claude - סמנטי" w:date="2026-10-11T12:26:16Z">
        <w:r w:rsidRPr="00464129">
          <w:rPr>
            <w:rStyle w:val="afffff0"/>
            <w:rtl/>
          </w:rPr>
          <w:delText xml:space="preserve">ונתנו בני אהרן הכהן</w:delText>
        </w:r>
      </w:del>
      <w:r w:rsidRPr="00464129">
        <w:rPr>
          <w:rStyle w:val="afffff0"/>
          <w:rFonts w:hint="cs"/>
          <w:rtl/>
        </w:rPr>
        <w:t>'</w:t>
      </w:r>
      <w:r w:rsidRPr="00464129">
        <w:rPr>
          <w:rStyle w:val="afffff0"/>
          <w:rtl/>
        </w:rPr>
        <w:t xml:space="preserve"> </w:t>
      </w:r>
      <w:r>
        <w:rPr>
          <w:rtl/>
        </w:rPr>
        <w:t xml:space="preserve">בכיהונו, לימד על </w:t>
      </w:r>
      <w:r>
        <w:rPr>
          <w:rtl/>
        </w:rPr>
        <w:t xml:space="preserve">כה"</w:t>
      </w:r>
      <w:r>
        <w:rPr>
          <w:rFonts w:hint="cs"/>
          <w:rtl/>
        </w:rPr>
        <w:t>ג</w:t>
      </w:r>
      <w:r>
        <w:rPr>
          <w:rtl/>
        </w:rPr>
        <w:t xml:space="preserve"> שלבש בגדי כהן הדיוט ועבד עבודתו פסולה! </w:t>
      </w:r>
    </w:p>
    <w:p w:rsidR="00DA63EC" w:rsidRDefault="00DA63EC" w:rsidP="00DA63EC">
      <w:pPr>
        <w:tabs>
          <w:tab w:val="left" w:pos="0"/>
          <w:tab w:val="center" w:pos="2835"/>
        </w:tabs>
        <w:rPr>
          <w:rtl/>
        </w:rPr>
      </w:pPr>
      <w:ins w:id="95809" w:author="מנוע מכני" w:date="2026-10-11T12:04:39Z">
        <w:r>
          <w:rPr>
            <w:rtl/>
          </w:rPr>
          <w:t xml:space="preserve">אם </w:t>
        </w:r>
      </w:ins>
      <w:del w:id="95810" w:author="מנוע מכני" w:date="2026-10-11T12:04:39Z">
        <w:r>
          <w:rPr>
            <w:rtl/>
          </w:rPr>
          <w:delText xml:space="preserve">אי </w:delText>
        </w:r>
      </w:del>
      <w:ins w:id="90823" w:author="מנוע מכני" w:date="2026-10-11T12:04:39Z">
        <w:r>
          <w:rPr>
            <w:rtl/>
          </w:rPr>
          <w:t xml:space="preserve">משם</w:t>
        </w:r>
      </w:ins>
      <w:del w:id="90824" w:author="מנוע מכני" w:date="2026-10-11T12:04:39Z">
        <w:r>
          <w:rPr>
            <w:rtl/>
          </w:rPr>
          <w:delText xml:space="preserve">מהתם</w:delText>
        </w:r>
      </w:del>
      <w:r>
        <w:rPr>
          <w:rtl/>
        </w:rPr>
        <w:t xml:space="preserve">, הו</w:t>
      </w:r>
      <w:r>
        <w:rPr>
          <w:rFonts w:hint="cs"/>
          <w:rtl/>
        </w:rPr>
        <w:t>'א</w:t>
      </w:r>
      <w:r>
        <w:rPr>
          <w:rtl/>
        </w:rPr>
        <w:t xml:space="preserve">: </w:t>
      </w:r>
      <w:r>
        <w:rPr>
          <w:rtl/>
        </w:rPr>
        <w:t xml:space="preserve">ה"מ</w:t>
      </w:r>
      <w:r>
        <w:rPr>
          <w:rtl/>
        </w:rPr>
        <w:t xml:space="preserve"> עבודה דמעכבא כפרה, אבל עבודה דלא מעכבא כפרה </w:t>
      </w:r>
      <w:r>
        <w:rPr>
          <w:rtl/>
        </w:rPr>
        <w:t xml:space="preserve">לא</w:t>
      </w:r>
      <w:r>
        <w:rPr>
          <w:rtl/>
        </w:rPr>
        <w:t xml:space="preserve">.</w:t>
      </w:r>
    </w:p>
    <w:p w:rsidR="00DA63EC" w:rsidRDefault="00DA63EC" w:rsidP="00DA63EC">
      <w:pPr>
        <w:pStyle w:val="afffff"/>
        <w:rPr>
          <w:rtl/>
        </w:rPr>
      </w:pPr>
      <w:r>
        <w:rPr>
          <w:rFonts w:hint="cs"/>
          <w:rtl/>
        </w:rPr>
        <w:t>והך דנפיק מ'</w:t>
      </w:r>
      <w:r>
        <w:rPr>
          <w:rStyle w:val="afffff0"/>
          <w:rtl/>
          <w:rPrChange w:id="9006" w:author="מנוע פסוקים" w:date="2026-10-11T09:29:40Z">
            <w:rPr>
              <w:rtl/>
            </w:rPr>
          </w:rPrChange>
        </w:rPr>
        <w:t xml:space="preserve">וערכו בני אהרן הכהנים את הנתחים</w:t>
      </w:r>
      <w:r>
        <w:rPr>
          <w:rtl/>
        </w:rPr>
        <w:t xml:space="preserve"> וגו'.</w:t>
      </w:r>
      <w:r>
        <w:rPr>
          <w:rFonts w:hint="cs"/>
          <w:rtl/>
        </w:rPr>
        <w:t xml:space="preserve"> </w:t>
      </w:r>
      <w:r>
        <w:rPr>
          <w:rtl/>
        </w:rPr>
        <w:t xml:space="preserve">הכהנים בכיהונן, מכאן לכהן הדיוט שלבש בגדי כהן גדול ועבד - עבודתו פסולה! </w:t>
      </w:r>
    </w:p>
    <w:p w:rsidR="00DA63EC" w:rsidRDefault="00DA63EC" w:rsidP="00DA63EC">
      <w:pPr>
        <w:pStyle w:val="affffb"/>
        <w:rPr>
          <w:rtl/>
        </w:rPr>
      </w:pPr>
      <w:r>
        <w:rPr>
          <w:rtl/>
        </w:rPr>
        <w:t xml:space="preserve">- </w:t>
      </w:r>
      <w:r>
        <w:rPr>
          <w:rFonts w:hint="cs"/>
          <w:rtl/>
        </w:rPr>
        <w:t xml:space="preserve">- </w:t>
      </w:r>
      <w:ins w:id="95811" w:author="מנוע מכני" w:date="2026-10-11T12:04:39Z">
        <w:r>
          <w:rPr>
            <w:rtl/>
          </w:rPr>
          <w:t xml:space="preserve">אם </w:t>
        </w:r>
      </w:ins>
      <w:del w:id="95812" w:author="מנוע מכני" w:date="2026-10-11T12:04:39Z">
        <w:r>
          <w:rPr>
            <w:rtl/>
          </w:rPr>
          <w:delText xml:space="preserve">אי </w:delText>
        </w:r>
      </w:del>
      <w:ins w:id="90825" w:author="מנוע מכני" w:date="2026-10-11T12:04:39Z">
        <w:r>
          <w:rPr>
            <w:rtl/>
          </w:rPr>
          <w:t xml:space="preserve">משם</w:t>
        </w:r>
      </w:ins>
      <w:del w:id="90826" w:author="מנוע מכני" w:date="2026-10-11T12:04:39Z">
        <w:r>
          <w:rPr>
            <w:rtl/>
          </w:rPr>
          <w:delText xml:space="preserve">מהתם</w:delText>
        </w:r>
      </w:del>
      <w:r>
        <w:rPr>
          <w:rtl/>
        </w:rPr>
        <w:t xml:space="preserve">, </w:t>
      </w:r>
      <w:r>
        <w:rPr>
          <w:rtl/>
        </w:rPr>
        <w:t xml:space="preserve">הו"</w:t>
      </w:r>
      <w:r>
        <w:rPr>
          <w:rFonts w:hint="cs"/>
          <w:rtl/>
        </w:rPr>
        <w:t>א</w:t>
      </w:r>
      <w:r>
        <w:rPr>
          <w:rtl/>
        </w:rPr>
        <w:t xml:space="preserve"> </w:t>
      </w:r>
      <w:r>
        <w:rPr>
          <w:rtl/>
        </w:rPr>
        <w:t xml:space="preserve">ה"</w:t>
      </w:r>
      <w:r>
        <w:rPr>
          <w:rFonts w:hint="cs"/>
          <w:rtl/>
        </w:rPr>
        <w:t xml:space="preserve">מ</w:t>
      </w:r>
      <w:r>
        <w:rPr>
          <w:rFonts w:hint="cs"/>
          <w:rtl/>
        </w:rPr>
        <w:t xml:space="preserve"> </w:t>
      </w:r>
      <w:r>
        <w:rPr>
          <w:rtl/>
        </w:rPr>
        <w:t xml:space="preserve">חיסור, אבל ייתור </w:t>
      </w:r>
      <w:r>
        <w:rPr>
          <w:rtl/>
        </w:rPr>
        <w:t xml:space="preserve">לא</w:t>
      </w:r>
      <w:r>
        <w:rPr>
          <w:rtl/>
        </w:rPr>
        <w:t xml:space="preserve">, </w:t>
      </w:r>
      <w:r>
        <w:rPr>
          <w:rtl/>
        </w:rPr>
        <w:t xml:space="preserve">קמ"ל</w:t>
      </w:r>
      <w:r>
        <w:rPr>
          <w:rtl/>
        </w:rPr>
        <w:t xml:space="preserve">.</w:t>
      </w:r>
    </w:p>
    <w:p w:rsidR="00DA63EC" w:rsidRDefault="00DA63EC" w:rsidP="00DA63EC">
      <w:pPr>
        <w:pStyle w:val="affffd"/>
        <w:rPr>
          <w:rtl/>
        </w:rPr>
      </w:pPr>
      <w:r>
        <w:rPr>
          <w:rtl/>
        </w:rPr>
        <w:t>׹</w:t>
      </w:r>
    </w:p>
    <w:p>
      <w:pPr>
        <w:pStyle w:val="afffff8"/>
        <w:rPr>
          <w:ins w:id="90587" w:author="קלוד" w:date="2026-10-11T12:29:36Z"/>
        </w:rPr>
      </w:pPr>
      <w:ins w:id="90588" w:author="קלוד" w:date="2026-10-11T12:29:36Z">
        <w:r>
          <w:rPr>
            <w:color w:val="7B3F00"/>
          </w:rPr>
          <w:t xml:space="preserve">בגדים מרושלין ומסולקין - כשרים או פסולים</w:t>
        </w:r>
      </w:ins>
    </w:p>
    <w:p>
      <w:pPr>
        <w:pStyle w:val="38"/>
        <w:rPr>
          <w:ins w:id="98046" w:author="מנוע מכני" w:date="2026-10-11T12:04:39Z"/>
        </w:rPr>
      </w:pPr>
      <w:r w:rsidRPr="00891B40">
        <w:t>ת</w:t>
      </w:r>
      <w:r w:rsidRPr="00891B40">
        <w:t>"</w:t>
      </w:r>
      <w:r w:rsidRPr="00891B40">
        <w:t>ר</w:t>
      </w:r>
      <w:r>
        <w:t xml:space="preserve">:</w:t>
      </w:r>
    </w:p>
    <w:p w:rsidR="00DA63EC" w:rsidRDefault="00DA63EC" w:rsidP="00DA63EC">
      <w:pPr>
        <w:tabs>
          <w:tab w:val="left" w:pos="0"/>
          <w:tab w:val="center" w:pos="2835"/>
        </w:tabs>
        <w:rPr>
          <w:rtl/>
        </w:rPr>
      </w:pPr>
      <w:del w:id="98047" w:author="מנוע מכני" w:date="2026-10-11T12:04:39Z">
        <w:r>
          <w:rPr>
            <w:rtl/>
          </w:rPr>
          <w:delText xml:space="preserve"> </w:delText>
        </w:r>
      </w:del>
      <w:r>
        <w:rPr>
          <w:rtl/>
        </w:rPr>
        <w:t xml:space="preserve">היו מרושלין, מסולקין, משוחקים, ועבד - עבודתו כשירה</w:t>
      </w:r>
      <w:ins w:id="94201" w:author="מנוע מכני" w:date="2026-10-11T12:04:39Z">
        <w:r>
          <w:rPr>
            <w:rtl/>
          </w:rPr>
          <w:t xml:space="preserve">,</w:t>
        </w:r>
      </w:ins>
      <w:del w:id="94202"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לבש שני מכנסים, שני אבנטים, חסר אחת, יתר אחת, או שהיתה לו רטיה על מכת בשרו תחת בגדו, או שהיו</w:t>
      </w:r>
      <w:ins w:id="94203" w:author="מנוע מכני" w:date="2026-10-11T12:04:39Z">
        <w:r>
          <w:rPr>
            <w:rtl/>
          </w:rPr>
          <w:t xml:space="preserve"> </w:t>
        </w:r>
      </w:ins>
      <w:del w:id="94204" w:author="מנוע מכני" w:date="2026-10-11T12:04:39Z">
        <w:r>
          <w:rPr>
            <w:rtl/>
          </w:rPr>
          <w:delText xml:space="preserve">  </w:delText>
        </w:r>
      </w:del>
      <w:r>
        <w:rPr>
          <w:rtl/>
        </w:rPr>
        <w:t xml:space="preserve">מטושטשין או מקורעין, ועבד - עבודתו פסולה.</w:t>
      </w:r>
    </w:p>
    <w:p w:rsidR="00DA63EC" w:rsidRDefault="00DA63EC" w:rsidP="00DA63EC">
      <w:pPr>
        <w:pStyle w:val="afff3"/>
        <w:framePr w:wrap="around"/>
        <w:rPr>
          <w:rtl/>
        </w:rPr>
      </w:pPr>
      <w:r>
        <w:rPr>
          <w:rFonts w:hint="cs"/>
          <w:rtl/>
        </w:rPr>
        <w:t>יח:</w:t>
      </w:r>
    </w:p>
    <w:p>
      <w:pPr>
        <w:pStyle w:val="38"/>
        <w:rPr>
          <w:ins w:id="98049" w:author="מנוע מכני" w:date="2026-10-11T12:04:39Z"/>
        </w:rPr>
      </w:pPr>
      <w:del w:id="98048" w:author="מנוע מכני" w:date="2026-10-11T12:04:39Z">
        <w:r>
          <w:delText xml:space="preserve">•</w:delText>
        </w:r>
      </w:del>
      <w:r>
        <w:t xml:space="preserve"> </w:t>
      </w:r>
      <w:r>
        <w:t>ר</w:t>
      </w:r>
      <w:r>
        <w:t>"</w:t>
      </w:r>
      <w:r>
        <w:t xml:space="preserve">י </w:t>
      </w:r>
      <w:r w:rsidRPr="002579CA">
        <w:t>משמואל</w:t>
      </w:r>
      <w:r>
        <w:t xml:space="preserve">:</w:t>
      </w:r>
    </w:p>
    <w:p w:rsidR="00DA63EC" w:rsidRDefault="00DA63EC" w:rsidP="00DA63EC">
      <w:pPr>
        <w:tabs>
          <w:tab w:val="left" w:pos="0"/>
          <w:tab w:val="center" w:pos="2835"/>
        </w:tabs>
        <w:rPr>
          <w:rtl/>
        </w:rPr>
      </w:pPr>
      <w:del w:id="98050" w:author="מנוע מכני" w:date="2026-10-11T12:04:39Z">
        <w:r>
          <w:rPr>
            <w:rtl/>
          </w:rPr>
          <w:delText xml:space="preserve"> </w:delText>
        </w:r>
      </w:del>
      <w:r>
        <w:rPr>
          <w:rtl/>
        </w:rPr>
        <w:t xml:space="preserve">מרושלין - כשרין, מסולקין - פסולין.</w:t>
      </w:r>
    </w:p>
    <w:p>
      <w:pPr>
        <w:pStyle w:val="38"/>
        <w:rPr>
          <w:ins w:id="98051" w:author="מנוע מכני" w:date="2026-10-11T12:04:39Z"/>
        </w:rPr>
      </w:pPr>
      <w:r>
        <w:tab/>
        <w:t>וה</w:t>
      </w:r>
      <w:r>
        <w:t xml:space="preserve">ך</w:t>
      </w:r>
    </w:p>
    <w:p w:rsidR="00DA63EC" w:rsidRDefault="00DA63EC" w:rsidP="00DA63EC">
      <w:pPr>
        <w:tabs>
          <w:tab w:val="left" w:pos="0"/>
          <w:tab w:val="center" w:pos="2835"/>
        </w:tabs>
        <w:rPr>
          <w:rtl/>
        </w:rPr>
      </w:pPr>
      <w:del w:id="98052" w:author="מנוע מכני" w:date="2026-10-11T12:04:39Z">
        <w:r>
          <w:rPr>
            <w:rFonts w:hint="cs"/>
            <w:rtl/>
          </w:rPr>
          <w:delText xml:space="preserve"> </w:delText>
        </w:r>
      </w:del>
      <w:r>
        <w:rPr>
          <w:rFonts w:hint="cs"/>
          <w:rtl/>
        </w:rPr>
        <w:t xml:space="preserve">ד</w:t>
      </w:r>
      <w:r>
        <w:rPr>
          <w:rtl/>
        </w:rPr>
        <w:t xml:space="preserve">מסולקין - כשרין כאן שסילקן על ידי אבנט, כאן </w:t>
      </w:r>
      <w:ins w:id="90055" w:author="Claude - סמנטי" w:date="2026-10-11T12:26:16Z">
        <w:r>
          <w:rPr>
            <w:rtl/>
          </w:rPr>
          <w:t xml:space="preserve">שאינם</w:t>
        </w:r>
      </w:ins>
      <w:del w:id="90056" w:author="Claude - סמנטי" w:date="2026-10-11T12:26:16Z">
        <w:r>
          <w:rPr>
            <w:rtl/>
          </w:rPr>
          <w:delText xml:space="preserve">דליתניהו</w:delText>
        </w:r>
      </w:del>
      <w:r>
        <w:rPr>
          <w:rtl/>
        </w:rPr>
        <w:t xml:space="preserve"> </w:t>
      </w:r>
      <w:ins w:id="96933" w:author="מנוע מכני" w:date="2026-10-11T12:04:39Z">
        <w:r>
          <w:rPr>
            <w:rtl/>
          </w:rPr>
          <w:t xml:space="preserve">מתחילה</w:t>
        </w:r>
      </w:ins>
      <w:del w:id="96934" w:author="מנוע מכני" w:date="2026-10-11T12:04:39Z">
        <w:r>
          <w:rPr>
            <w:rtl/>
          </w:rPr>
          <w:delText xml:space="preserve">מעיקרא</w:delText>
        </w:r>
      </w:del>
      <w:r>
        <w:rPr>
          <w:rtl/>
        </w:rPr>
        <w:t xml:space="preserve"> כלל.</w:t>
      </w:r>
    </w:p>
    <w:p>
      <w:pPr>
        <w:pStyle w:val="38"/>
        <w:rPr>
          <w:ins w:id="98053" w:author="מנוע מכני" w:date="2026-10-11T12:04:39Z"/>
        </w:rPr>
      </w:pPr>
      <w:r>
        <w:tab/>
      </w:r>
      <w:r w:rsidRPr="002579CA">
        <w:t>רב</w:t>
      </w:r>
      <w:del w:id="101619" w:author="מנוע מכני" w:date="2026-10-11T12:04:39Z">
        <w:r>
          <w:delText xml:space="preserve"> אמר</w:delText>
        </w:r>
      </w:del>
      <w:r>
        <w:t xml:space="preserve">:</w:t>
      </w:r>
    </w:p>
    <w:p w:rsidR="00DA63EC" w:rsidRDefault="00DA63EC" w:rsidP="00DA63EC">
      <w:pPr>
        <w:tabs>
          <w:tab w:val="left" w:pos="0"/>
          <w:tab w:val="center" w:pos="2835"/>
        </w:tabs>
        <w:rPr>
          <w:rtl/>
        </w:rPr>
      </w:pPr>
      <w:del w:id="98054" w:author="מנוע מכני" w:date="2026-10-11T12:04:39Z">
        <w:r>
          <w:rPr>
            <w:rtl/>
          </w:rPr>
          <w:delText xml:space="preserve"> </w:delText>
        </w:r>
      </w:del>
      <w:r>
        <w:rPr>
          <w:rtl/>
        </w:rPr>
        <w:t xml:space="preserve">אחד זה ואחד זה - פסולין.</w:t>
      </w:r>
    </w:p>
    <w:p w:rsidR="00DA63EC" w:rsidRDefault="00DA63EC" w:rsidP="00DA63EC">
      <w:pPr>
        <w:tabs>
          <w:tab w:val="left" w:pos="0"/>
          <w:tab w:val="center" w:pos="2835"/>
        </w:tabs>
        <w:rPr>
          <w:rtl/>
        </w:rPr>
      </w:pPr>
      <w:r>
        <w:rPr>
          <w:rtl/>
        </w:rPr>
        <w:t xml:space="preserve">• </w:t>
      </w:r>
      <w:r>
        <w:rPr>
          <w:rStyle w:val="2fb"/>
          <w:rFonts w:hint="cs"/>
          <w:rtl/>
        </w:rPr>
        <w:t>ר</w:t>
      </w:r>
      <w:r>
        <w:rPr>
          <w:rStyle w:val="2fb"/>
          <w:rtl/>
        </w:rPr>
        <w:t>"</w:t>
      </w:r>
      <w:r>
        <w:rPr>
          <w:rStyle w:val="2fb"/>
          <w:rFonts w:hint="cs"/>
          <w:rtl/>
        </w:rPr>
        <w:t>ה</w:t>
      </w:r>
      <w:r>
        <w:rPr>
          <w:rtl/>
        </w:rPr>
        <w:t xml:space="preserve"> איקלע לארגיזא, רמא </w:t>
      </w:r>
      <w:ins w:id="92451" w:author="מנוע מכני" w:date="2026-10-11T12:04:39Z">
        <w:r>
          <w:rPr>
            <w:rtl/>
          </w:rPr>
          <w:t xml:space="preserve">לו</w:t>
        </w:r>
      </w:ins>
      <w:del w:id="92452" w:author="מנוע מכני" w:date="2026-10-11T12:04:39Z">
        <w:r>
          <w:rPr>
            <w:rtl/>
          </w:rPr>
          <w:delText xml:space="preserve">ליה</w:delText>
        </w:r>
      </w:del>
      <w:r>
        <w:rPr>
          <w:rtl/>
        </w:rPr>
        <w:t xml:space="preserve"> בר אושפיזכניה, </w:t>
      </w:r>
    </w:p>
    <w:p>
      <w:pPr>
        <w:pStyle w:val="38"/>
        <w:rPr>
          <w:ins w:id="98055" w:author="מנוע מכני" w:date="2026-10-11T12:04:39Z"/>
        </w:rPr>
      </w:pPr>
      <w:r>
        <w:lastRenderedPageBreak/>
        <w:t xml:space="preserve">מי </w:t>
      </w:r>
      <w:r>
        <w:lastRenderedPageBreak/>
        <w:t xml:space="preserve">אמר</w:t>
      </w:r>
      <w:r>
        <w:lastRenderedPageBreak/>
        <w:t xml:space="preserve"> שמואל:</w:t>
      </w:r>
    </w:p>
    <w:p w:rsidR="00DA63EC" w:rsidRDefault="00DA63EC" w:rsidP="00DA63EC">
      <w:pPr>
        <w:tabs>
          <w:tab w:val="left" w:pos="0"/>
          <w:tab w:val="center" w:pos="2835"/>
        </w:tabs>
        <w:rPr>
          <w:rtl/>
        </w:rPr>
      </w:pPr>
      <w:del w:id="98056" w:author="מנוע מכני" w:date="2026-10-11T12:04:39Z">
        <w:r>
          <w:rPr>
            <w:rtl/>
          </w:rPr>
          <w:lastRenderedPageBreak/>
          <w:delText xml:space="preserve"> </w:delText>
        </w:r>
      </w:del>
      <w:r>
        <w:rPr>
          <w:rtl/>
        </w:rPr>
        <w:lastRenderedPageBreak/>
        <w:t xml:space="preserve">מרושלין - כשרין, ומסולקין - פסולין? והתניא: מסולקין - כשרין! </w:t>
      </w:r>
    </w:p>
    <w:p>
      <w:pPr>
        <w:pStyle w:val="38"/>
        <w:rPr>
          <w:ins w:id="98057" w:author="מנוע מכני" w:date="2026-10-11T12:04:39Z"/>
        </w:rPr>
      </w:pPr>
      <w:r>
        <w:t xml:space="preserve">א"ל</w:t>
      </w:r>
      <w:r>
        <w:t xml:space="preserve">:</w:t>
      </w:r>
    </w:p>
    <w:p w:rsidR="00DA63EC" w:rsidRDefault="00DA63EC" w:rsidP="00DA63EC">
      <w:pPr>
        <w:tabs>
          <w:tab w:val="left" w:pos="0"/>
          <w:tab w:val="center" w:pos="2835"/>
        </w:tabs>
        <w:rPr>
          <w:rtl/>
        </w:rPr>
      </w:pPr>
      <w:del w:id="98058" w:author="מנוע מכני" w:date="2026-10-11T12:04:39Z">
        <w:r>
          <w:rPr>
            <w:rtl/>
          </w:rPr>
          <w:delText xml:space="preserve"> </w:delText>
        </w:r>
      </w:del>
      <w:r>
        <w:rPr>
          <w:rtl/>
        </w:rPr>
        <w:t xml:space="preserve">בר מינה דההיא, דשנייה </w:t>
      </w:r>
      <w:r>
        <w:rPr>
          <w:rStyle w:val="2fb"/>
          <w:rtl/>
        </w:rPr>
        <w:t xml:space="preserve">רמי בר חמא</w:t>
      </w:r>
      <w:r>
        <w:rPr>
          <w:rtl/>
        </w:rPr>
        <w:t xml:space="preserve">.</w:t>
      </w:r>
    </w:p>
    <w:p>
      <w:pPr>
        <w:pStyle w:val="38"/>
        <w:rPr>
          <w:ins w:id="98059" w:author="מנוע מכני" w:date="2026-10-11T12:04:39Z"/>
        </w:rPr>
      </w:pPr>
      <w:r>
        <w:t>ו</w:t>
      </w:r>
      <w:r>
        <w:t xml:space="preserve">רב </w:t>
      </w:r>
      <w:ins w:id="92453" w:author="מנוע מכני" w:date="2026-10-11T12:04:39Z">
        <w:r>
          <w:t xml:space="preserve">אחת</w:t>
        </w:r>
      </w:ins>
      <w:del w:id="92454" w:author="מנוע מכני" w:date="2026-10-11T12:04:39Z">
        <w:r>
          <w:delText xml:space="preserve">חדא</w:delText>
        </w:r>
      </w:del>
      <w:r>
        <w:t xml:space="preserve"> תני:</w:t>
      </w:r>
    </w:p>
    <w:p w:rsidR="00DA63EC" w:rsidRDefault="00DA63EC" w:rsidP="00DA63EC">
      <w:pPr>
        <w:tabs>
          <w:tab w:val="left" w:pos="0"/>
          <w:tab w:val="center" w:pos="2835"/>
        </w:tabs>
        <w:rPr>
          <w:rtl/>
        </w:rPr>
      </w:pPr>
      <w:del w:id="98060" w:author="מנוע מכני" w:date="2026-10-11T12:04:39Z">
        <w:r>
          <w:rPr>
            <w:rtl/>
          </w:rPr>
          <w:delText xml:space="preserve"> </w:delText>
        </w:r>
      </w:del>
      <w:r>
        <w:rPr>
          <w:rtl/>
        </w:rPr>
        <w:t xml:space="preserve">מרושלין שסילקן </w:t>
      </w:r>
      <w:r>
        <w:rPr>
          <w:rtl/>
        </w:rPr>
        <w:t xml:space="preserve">ע"י</w:t>
      </w:r>
      <w:r>
        <w:rPr>
          <w:rtl/>
        </w:rPr>
        <w:t xml:space="preserve"> אבנט - כשרין.</w:t>
      </w:r>
    </w:p>
    <w:p>
      <w:pPr>
        <w:pStyle w:val="afffff8"/>
        <w:rPr>
          <w:ins w:id="90585" w:author="קלוד" w:date="2026-10-11T12:29:36Z"/>
        </w:rPr>
      </w:pPr>
      <w:ins w:id="90586" w:author="קלוד" w:date="2026-10-11T12:29:36Z">
        <w:r>
          <w:rPr>
            <w:color w:val="7B3F00"/>
          </w:rPr>
          <w:t xml:space="preserve">מרושלין שלא סילקן - תנאי, 'ארבע כנפות כסותך'</w:t>
        </w:r>
      </w:ins>
    </w:p>
    <w:p w:rsidR="00DA63EC" w:rsidRDefault="00DA63EC" w:rsidP="00DA63EC">
      <w:pPr>
        <w:tabs>
          <w:tab w:val="left" w:pos="0"/>
          <w:tab w:val="center" w:pos="2835"/>
        </w:tabs>
        <w:rPr>
          <w:rtl/>
        </w:rPr>
      </w:pPr>
      <w:r>
        <w:rPr>
          <w:rtl/>
        </w:rPr>
        <w:t xml:space="preserve">• </w:t>
      </w:r>
      <w:r>
        <w:rPr>
          <w:rStyle w:val="2fb"/>
          <w:rtl/>
        </w:rPr>
        <w:t xml:space="preserve">א</w:t>
      </w:r>
      <w:r>
        <w:rPr>
          <w:rStyle w:val="2fb"/>
          <w:rFonts w:hint="cs"/>
          <w:rtl/>
        </w:rPr>
        <w:t>רי</w:t>
      </w:r>
      <w:r>
        <w:rPr>
          <w:rStyle w:val="2fb"/>
          <w:rtl/>
        </w:rPr>
        <w:t>"</w:t>
      </w:r>
      <w:r>
        <w:rPr>
          <w:rStyle w:val="2fb"/>
          <w:rFonts w:hint="cs"/>
          <w:rtl/>
        </w:rPr>
        <w:t xml:space="preserve">ר</w:t>
      </w:r>
      <w:r>
        <w:rPr>
          <w:rFonts w:hint="cs"/>
          <w:rtl/>
        </w:rPr>
        <w:t xml:space="preserve"> </w:t>
      </w:r>
      <w:r>
        <w:rPr>
          <w:rtl/>
        </w:rPr>
        <w:t xml:space="preserve">מדיפתי: מרושלין שלא סילקן תנאי היא, </w:t>
      </w:r>
      <w:r w:rsidRPr="0046594B">
        <w:rPr>
          <w:rStyle w:val="afffff0"/>
          <w:rtl/>
        </w:rPr>
        <w:t>ד</w:t>
      </w:r>
      <w:r w:rsidRPr="0046594B">
        <w:rPr>
          <w:rStyle w:val="afffff0"/>
          <w:rFonts w:hint="cs"/>
          <w:rtl/>
        </w:rPr>
        <w:t>'</w:t>
      </w:r>
      <w:ins w:id="90497" w:author="Claude - סמנטי" w:date="2026-10-11T12:26:16Z">
        <w:r>
          <w:rPr>
            <w:rStyle w:val="afffff0"/>
            <w:rtl/>
          </w:rPr>
          <w:t xml:space="preserve">עַל אַרְבַּע כַּנְפוֹת כְּסוּתְךָ</w:t>
        </w:r>
      </w:ins>
      <w:del w:id="90498" w:author="Claude - סמנטי" w:date="2026-10-11T12:26:16Z">
        <w:r w:rsidRPr="0046594B">
          <w:rPr>
            <w:rStyle w:val="afffff0"/>
            <w:rtl/>
          </w:rPr>
          <w:delText xml:space="preserve">על ארבע כנפות כסותך</w:delText>
        </w:r>
      </w:del>
      <w:r w:rsidRPr="0046594B">
        <w:rPr>
          <w:rStyle w:val="afffff0"/>
          <w:rFonts w:hint="cs"/>
          <w:rtl/>
        </w:rPr>
        <w:t>'</w:t>
      </w:r>
      <w:r w:rsidRPr="0046594B">
        <w:rPr>
          <w:rStyle w:val="afffff0"/>
          <w:rtl/>
        </w:rPr>
        <w:t xml:space="preserve"> </w:t>
      </w:r>
      <w:r>
        <w:rPr>
          <w:rtl/>
        </w:rPr>
        <w:t>ולא שלש</w:t>
      </w:r>
      <w:r>
        <w:rPr>
          <w:rFonts w:hint="cs"/>
          <w:rtl/>
        </w:rPr>
        <w:t>'</w:t>
      </w:r>
      <w:r>
        <w:rPr>
          <w:rtl/>
        </w:rPr>
        <w:t xml:space="preserve">, </w:t>
      </w:r>
    </w:p>
    <w:p w:rsidR="00DA63EC" w:rsidRDefault="00DA63EC" w:rsidP="00DA63EC">
      <w:pPr>
        <w:tabs>
          <w:tab w:val="left" w:pos="0"/>
          <w:tab w:val="center" w:pos="2835"/>
        </w:tabs>
        <w:rPr>
          <w:rtl/>
        </w:rPr>
      </w:pPr>
      <w:del w:id="90096" w:author="מנוע מכני" w:date="2026-10-11T12:04:39Z">
        <w:r>
          <w:rPr>
            <w:rtl/>
          </w:rPr>
          <w:delText xml:space="preserve"> </w:delText>
        </w:r>
      </w:del>
      <w:r>
        <w:rPr>
          <w:rtl/>
        </w:rPr>
        <w:t xml:space="preserve">'</w:t>
      </w:r>
      <w:ins w:id="90499" w:author="Claude - סמנטי" w:date="2026-10-11T12:26:16Z">
        <w:r>
          <w:rPr>
            <w:rStyle w:val="afffff0"/>
            <w:rtl/>
          </w:rPr>
          <w:t xml:space="preserve">אֲשֶׁר תְּכַסֶּה בָּהּ</w:t>
        </w:r>
      </w:ins>
      <w:del w:id="90500" w:author="Claude - סמנטי" w:date="2026-10-11T12:26:16Z">
        <w:r>
          <w:rPr>
            <w:rtl/>
          </w:rPr>
          <w:delText xml:space="preserve">אשר תכסה </w:delText>
        </w:r>
        <w:r w:rsidRPr="000D27FA">
          <w:rPr>
            <w:rtl/>
          </w:rPr>
          <w:delText xml:space="preserve">בה</w:delText>
        </w:r>
      </w:del>
      <w:r w:rsidRPr="000D27FA">
        <w:rPr>
          <w:rFonts w:hint="cs"/>
          <w:rtl/>
        </w:rPr>
        <w:t>'</w:t>
      </w:r>
      <w:r>
        <w:rPr>
          <w:rtl/>
        </w:rPr>
        <w:t xml:space="preserve"> - הרי בעלת חמש אמור, </w:t>
      </w:r>
    </w:p>
    <w:p w:rsidR="00DA63EC" w:rsidRPr="00FE1B89" w:rsidRDefault="00DA63EC" w:rsidP="00DA63EC">
      <w:pPr>
        <w:tabs>
          <w:tab w:val="left" w:pos="0"/>
          <w:tab w:val="center" w:pos="2835"/>
        </w:tabs>
        <w:rPr>
          <w:spacing w:val="-6"/>
          <w:rtl/>
        </w:rPr>
      </w:pPr>
      <w:r w:rsidRPr="00FE1B89">
        <w:rPr>
          <w:rFonts w:hint="cs"/>
          <w:spacing w:val="-6"/>
          <w:rtl/>
        </w:rPr>
        <w:t xml:space="preserve">ומרבה חמש ומוציא שלש </w:t>
      </w:r>
      <w:r w:rsidRPr="00FE1B89">
        <w:rPr>
          <w:spacing w:val="-6"/>
          <w:rtl/>
        </w:rPr>
        <w:t xml:space="preserve">שיש בכלל חמש ארבע, ומוציא אני בעלת שלש - שאין בכלל שלש ארבע</w:t>
      </w:r>
      <w:ins w:id="94205" w:author="מנוע מכני" w:date="2026-10-11T12:04:39Z">
        <w:r>
          <w:rPr>
            <w:spacing w:val="-6"/>
            <w:rtl/>
          </w:rPr>
          <w:t xml:space="preserve">,</w:t>
        </w:r>
      </w:ins>
      <w:del w:id="94206" w:author="מנוע מכני" w:date="2026-10-11T12:04:39Z">
        <w:r w:rsidRPr="00FE1B89">
          <w:rPr>
            <w:spacing w:val="-6"/>
            <w:rtl/>
          </w:rPr>
          <w:delText xml:space="preserve">;</w:delText>
        </w:r>
      </w:del>
    </w:p>
    <w:p w:rsidR="00DA63EC" w:rsidRDefault="00DA63EC" w:rsidP="00DA63EC">
      <w:pPr>
        <w:tabs>
          <w:tab w:val="left" w:pos="0"/>
          <w:tab w:val="center" w:pos="2835"/>
        </w:tabs>
        <w:rPr>
          <w:rtl/>
        </w:rPr>
      </w:pPr>
    </w:p>
    <w:p>
      <w:pPr>
        <w:pStyle w:val="38"/>
        <w:rPr>
          <w:ins w:id="98062" w:author="מנוע מכני" w:date="2026-10-11T12:04:39Z"/>
        </w:rPr>
      </w:pPr>
      <w:del w:id="98061" w:author="מנוע מכני" w:date="2026-10-11T12:04:39Z">
        <w:r>
          <w:delText xml:space="preserve">•</w:delText>
        </w:r>
      </w:del>
      <w:r>
        <w:t xml:space="preserve"> ותניא אידך:</w:t>
      </w:r>
    </w:p>
    <w:p w:rsidR="00DA63EC" w:rsidRDefault="00DA63EC" w:rsidP="00DA63EC">
      <w:pPr>
        <w:tabs>
          <w:tab w:val="left" w:pos="0"/>
          <w:tab w:val="center" w:pos="2835"/>
        </w:tabs>
        <w:rPr>
          <w:rtl/>
        </w:rPr>
      </w:pPr>
      <w:del w:id="98063" w:author="מנוע מכני" w:date="2026-10-11T12:04:39Z">
        <w:r w:rsidRPr="00464129">
          <w:rPr>
            <w:rStyle w:val="afffff0"/>
            <w:rtl/>
          </w:rPr>
          <w:delText xml:space="preserve"> </w:delText>
        </w:r>
      </w:del>
      <w:r w:rsidRPr="00464129">
        <w:rPr>
          <w:rStyle w:val="afffff0"/>
          <w:rFonts w:hint="cs"/>
          <w:rtl/>
        </w:rPr>
        <w:t>'</w:t>
      </w:r>
      <w:ins w:id="90501" w:author="Claude - סמנטי" w:date="2026-10-11T12:26:16Z">
        <w:r>
          <w:rPr>
            <w:rStyle w:val="afffff0"/>
            <w:rtl/>
          </w:rPr>
          <w:t xml:space="preserve">עַל אַרְבַּע כַּנְפוֹת כְּסוּתְךָ</w:t>
        </w:r>
      </w:ins>
      <w:del w:id="90502" w:author="Claude - סמנטי" w:date="2026-10-11T12:26:16Z">
        <w:r w:rsidRPr="00464129">
          <w:rPr>
            <w:rStyle w:val="afffff0"/>
            <w:rtl/>
          </w:rPr>
          <w:delText xml:space="preserve">על ארבע כנפות כסותך</w:delText>
        </w:r>
      </w:del>
      <w:r w:rsidRPr="00464129">
        <w:rPr>
          <w:rStyle w:val="afffff0"/>
          <w:rFonts w:hint="cs"/>
          <w:rtl/>
        </w:rPr>
        <w:t>'</w:t>
      </w:r>
      <w:r w:rsidRPr="00464129">
        <w:rPr>
          <w:rStyle w:val="afffff0"/>
          <w:rtl/>
        </w:rPr>
        <w:t xml:space="preserve"> </w:t>
      </w:r>
      <w:r>
        <w:rPr>
          <w:rtl/>
        </w:rPr>
        <w:t xml:space="preserve">- ארבע ולא שלש, ארבע ולא חמש</w:t>
      </w:r>
      <w:ins w:id="94207" w:author="מנוע מכני" w:date="2026-10-11T12:04:39Z">
        <w:r>
          <w:rPr>
            <w:rtl/>
          </w:rPr>
          <w:t xml:space="preserve">,</w:t>
        </w:r>
      </w:ins>
      <w:del w:id="94208" w:author="מנוע מכני" w:date="2026-10-11T12:04:39Z">
        <w:r>
          <w:rPr>
            <w:rtl/>
          </w:rPr>
          <w:delText xml:space="preserve">;</w:delText>
        </w:r>
      </w:del>
    </w:p>
    <w:p>
      <w:pPr>
        <w:pStyle w:val="38"/>
        <w:rPr>
          <w:ins w:id="98064" w:author="מנוע מכני" w:date="2026-10-11T12:04:39Z"/>
        </w:rPr>
      </w:pPr>
      <w:ins w:id="90827" w:author="מנוע מכני" w:date="2026-10-11T12:04:39Z">
        <w:r>
          <w:t xml:space="preserve">וחלקו</w:t>
        </w:r>
      </w:ins>
    </w:p>
    <w:p w:rsidR="00DA63EC" w:rsidRDefault="00DA63EC" w:rsidP="00DA63EC">
      <w:pPr>
        <w:tabs>
          <w:tab w:val="left" w:pos="0"/>
          <w:tab w:val="center" w:pos="2835"/>
        </w:tabs>
        <w:rPr>
          <w:rtl/>
        </w:rPr>
      </w:pPr>
      <w:del w:id="90828" w:author="מנוע מכני" w:date="2026-10-11T12:04:39Z">
        <w:r w:rsidRPr="005374F8">
          <w:rPr>
            <w:rFonts w:hint="cs"/>
            <w:b/>
            <w:bCs/>
            <w:rtl/>
          </w:rPr>
          <w:delText xml:space="preserve">ופליגי</w:delText>
        </w:r>
      </w:del>
      <w:del w:id="98065" w:author="מנוע מכני" w:date="2026-10-11T12:04:39Z">
        <w:r>
          <w:rPr>
            <w:rtl/>
          </w:rPr>
          <w:delText xml:space="preserve"> </w:delText>
        </w:r>
      </w:del>
      <w:r>
        <w:rPr>
          <w:rtl/>
        </w:rPr>
        <w:t xml:space="preserve">ד</w:t>
      </w:r>
      <w:r>
        <w:rPr>
          <w:rFonts w:hint="cs"/>
          <w:rtl/>
        </w:rPr>
        <w:t xml:space="preserve">למר </w:t>
      </w:r>
      <w:r>
        <w:rPr>
          <w:rtl/>
        </w:rPr>
        <w:t xml:space="preserve">יתר כמאן </w:t>
      </w:r>
      <w:ins w:id="96137" w:author="מנוע מכני" w:date="2026-10-11T12:04:39Z">
        <w:r>
          <w:rPr>
            <w:rtl/>
          </w:rPr>
          <w:t xml:space="preserve">דישנו</w:t>
        </w:r>
      </w:ins>
      <w:del w:id="96138" w:author="מנוע מכני" w:date="2026-10-11T12:04:39Z">
        <w:r>
          <w:rPr>
            <w:rtl/>
          </w:rPr>
          <w:delText xml:space="preserve">דאיתיה</w:delText>
        </w:r>
      </w:del>
      <w:r>
        <w:rPr>
          <w:rtl/>
        </w:rPr>
        <w:t xml:space="preserve"> דמי, ו</w:t>
      </w:r>
      <w:r>
        <w:rPr>
          <w:rFonts w:hint="cs"/>
          <w:rtl/>
        </w:rPr>
        <w:t>ל</w:t>
      </w:r>
      <w:r>
        <w:rPr>
          <w:rtl/>
        </w:rPr>
        <w:t xml:space="preserve">מר: כמאן </w:t>
      </w:r>
      <w:ins w:id="96139" w:author="מנוע מכני" w:date="2026-10-11T12:04:39Z">
        <w:r>
          <w:rPr>
            <w:rtl/>
          </w:rPr>
          <w:t xml:space="preserve">דאינו</w:t>
        </w:r>
      </w:ins>
      <w:del w:id="96140" w:author="מנוע מכני" w:date="2026-10-11T12:04:39Z">
        <w:r>
          <w:rPr>
            <w:rtl/>
          </w:rPr>
          <w:delText xml:space="preserve">דליתיה</w:delText>
        </w:r>
      </w:del>
      <w:r>
        <w:rPr>
          <w:rtl/>
        </w:rPr>
        <w:t xml:space="preserve"> דמי!</w:t>
      </w:r>
    </w:p>
    <w:p w:rsidR="00DA63EC" w:rsidRDefault="00DA63EC" w:rsidP="00DA63EC">
      <w:pPr>
        <w:pStyle w:val="affffb"/>
        <w:rPr>
          <w:rtl/>
        </w:rPr>
      </w:pPr>
      <w:r>
        <w:rPr>
          <w:b/>
          <w:bCs/>
          <w:rtl/>
        </w:rPr>
        <w:t xml:space="preserve">- </w:t>
      </w:r>
      <w:r>
        <w:rPr>
          <w:rFonts w:hint="cs"/>
          <w:b/>
          <w:bCs/>
          <w:rtl/>
        </w:rPr>
        <w:t xml:space="preserve">- </w:t>
      </w:r>
      <w:r w:rsidRPr="005374F8">
        <w:rPr>
          <w:rFonts w:hint="cs"/>
          <w:b/>
          <w:bCs/>
          <w:rtl/>
        </w:rPr>
        <w:t>ו</w:t>
      </w:r>
      <w:r>
        <w:rPr>
          <w:rFonts w:hint="cs"/>
          <w:b/>
          <w:bCs/>
          <w:rtl/>
        </w:rPr>
        <w:t>דחי</w:t>
      </w:r>
      <w:r w:rsidR="005608A0">
        <w:rPr>
          <w:b/>
          <w:bCs/>
          <w:rtl/>
        </w:rPr>
        <w:t>'</w:t>
      </w:r>
      <w:r>
        <w:rPr>
          <w:rFonts w:hint="cs"/>
          <w:rtl/>
        </w:rPr>
        <w:t xml:space="preserve"> </w:t>
      </w:r>
      <w:ins w:id="96419" w:author="מנוע מכני" w:date="2026-10-11T12:04:39Z">
        <w:r>
          <w:rPr>
            <w:rFonts w:hint="cs"/>
            <w:rtl/>
          </w:rPr>
          <w:t xml:space="preserve">דכו"ע</w:t>
        </w:r>
      </w:ins>
      <w:del w:id="96420" w:author="מנוע מכני" w:date="2026-10-11T12:04:39Z">
        <w:r>
          <w:rPr>
            <w:rFonts w:hint="cs"/>
            <w:rtl/>
          </w:rPr>
          <w:delText xml:space="preserve">ד</w:delText>
        </w:r>
        <w:r w:rsidRPr="008F5E38">
          <w:rPr>
            <w:rFonts w:hint="cs"/>
            <w:b/>
            <w:bCs/>
            <w:rtl/>
          </w:rPr>
          <w:delText xml:space="preserve">לכו</w:delText>
        </w:r>
        <w:r w:rsidRPr="008F5E38">
          <w:rPr>
            <w:b/>
            <w:bCs/>
            <w:rtl/>
          </w:rPr>
          <w:delText xml:space="preserve">"</w:delText>
        </w:r>
        <w:r w:rsidRPr="008F5E38">
          <w:rPr>
            <w:rFonts w:hint="cs"/>
            <w:b/>
            <w:bCs/>
            <w:rtl/>
          </w:rPr>
          <w:delText xml:space="preserve">ע</w:delText>
        </w:r>
      </w:del>
      <w:r>
        <w:rPr>
          <w:rFonts w:hint="cs"/>
          <w:rtl/>
        </w:rPr>
        <w:t xml:space="preserve"> </w:t>
      </w:r>
      <w:r>
        <w:rPr>
          <w:rtl/>
        </w:rPr>
        <w:t xml:space="preserve">כמאן </w:t>
      </w:r>
      <w:ins w:id="96141" w:author="מנוע מכני" w:date="2026-10-11T12:04:39Z">
        <w:r>
          <w:rPr>
            <w:rtl/>
          </w:rPr>
          <w:t xml:space="preserve">דישנו</w:t>
        </w:r>
      </w:ins>
      <w:del w:id="96142" w:author="מנוע מכני" w:date="2026-10-11T12:04:39Z">
        <w:r>
          <w:rPr>
            <w:rtl/>
          </w:rPr>
          <w:delText xml:space="preserve">דאיתיה</w:delText>
        </w:r>
      </w:del>
      <w:r>
        <w:rPr>
          <w:rtl/>
        </w:rPr>
        <w:t xml:space="preserve"> דמי, ושאני </w:t>
      </w:r>
      <w:ins w:id="90829" w:author="מנוע מכני" w:date="2026-10-11T12:04:39Z">
        <w:r>
          <w:rPr>
            <w:rtl/>
          </w:rPr>
          <w:t xml:space="preserve">כאן</w:t>
        </w:r>
      </w:ins>
      <w:del w:id="90830" w:author="מנוע מכני" w:date="2026-10-11T12:04:39Z">
        <w:r>
          <w:rPr>
            <w:rtl/>
          </w:rPr>
          <w:delText xml:space="preserve">הכא</w:delText>
        </w:r>
      </w:del>
      <w:r>
        <w:rPr>
          <w:rtl/>
        </w:rPr>
        <w:t xml:space="preserve">, </w:t>
      </w:r>
      <w:r>
        <w:rPr>
          <w:rStyle w:val="2fb"/>
          <w:rtl/>
        </w:rPr>
        <w:t xml:space="preserve">דרבי</w:t>
      </w:r>
      <w:r>
        <w:rPr>
          <w:rtl/>
        </w:rPr>
        <w:t xml:space="preserve"> </w:t>
      </w:r>
      <w:ins w:id="92455" w:author="מנוע מכני" w:date="2026-10-11T12:04:39Z">
        <w:r>
          <w:rPr>
            <w:rtl/>
          </w:rPr>
          <w:t xml:space="preserve">התורה</w:t>
        </w:r>
      </w:ins>
      <w:del w:id="92456" w:author="מנוע מכני" w:date="2026-10-11T12:04:39Z">
        <w:r>
          <w:rPr>
            <w:rtl/>
          </w:rPr>
          <w:delText xml:space="preserve">רחמנא</w:delText>
        </w:r>
      </w:del>
      <w:r w:rsidRPr="00464129">
        <w:rPr>
          <w:rStyle w:val="afffff0"/>
          <w:rtl/>
        </w:rPr>
        <w:t xml:space="preserve"> </w:t>
      </w:r>
      <w:r w:rsidRPr="00464129">
        <w:rPr>
          <w:rStyle w:val="afffff0"/>
          <w:rFonts w:hint="cs"/>
          <w:rtl/>
        </w:rPr>
        <w:t>'</w:t>
      </w:r>
      <w:r w:rsidRPr="00464129">
        <w:rPr>
          <w:rStyle w:val="afffff0"/>
          <w:rtl/>
        </w:rPr>
        <w:t>אשר תכסה בה</w:t>
      </w:r>
      <w:r w:rsidRPr="00464129">
        <w:rPr>
          <w:rStyle w:val="afffff0"/>
          <w:rFonts w:hint="cs"/>
          <w:rtl/>
        </w:rPr>
        <w:t>'</w:t>
      </w:r>
      <w:r w:rsidRPr="00464129">
        <w:rPr>
          <w:rStyle w:val="afffff0"/>
          <w:rtl/>
        </w:rPr>
        <w:t>.</w:t>
      </w:r>
    </w:p>
    <w:p w:rsidR="00DA63EC" w:rsidRDefault="00DA63EC" w:rsidP="00DA63EC">
      <w:pPr>
        <w:tabs>
          <w:tab w:val="left" w:pos="0"/>
          <w:tab w:val="center" w:pos="2835"/>
        </w:tabs>
        <w:rPr>
          <w:rtl/>
        </w:rPr>
      </w:pPr>
    </w:p>
    <w:p>
      <w:pPr>
        <w:pStyle w:val="38"/>
        <w:rPr>
          <w:ins w:id="98066" w:author="מנוע מכני" w:date="2026-10-11T12:04:39Z"/>
        </w:rPr>
      </w:pPr>
      <w:r>
        <w:t>ואידך</w:t>
      </w:r>
    </w:p>
    <w:p w:rsidR="00DA63EC" w:rsidRDefault="00DA63EC" w:rsidP="00DA63EC">
      <w:pPr>
        <w:tabs>
          <w:tab w:val="left" w:pos="0"/>
          <w:tab w:val="center" w:pos="2835"/>
        </w:tabs>
        <w:rPr>
          <w:rtl/>
        </w:rPr>
      </w:pPr>
      <w:del w:id="98067" w:author="מנוע מכני" w:date="2026-10-11T12:04:39Z">
        <w:r w:rsidRPr="00464129">
          <w:rPr>
            <w:rStyle w:val="afffff0"/>
            <w:rtl/>
          </w:rPr>
          <w:delText xml:space="preserve"> </w:delText>
        </w:r>
      </w:del>
      <w:r w:rsidRPr="00464129">
        <w:rPr>
          <w:rStyle w:val="afffff0"/>
          <w:rFonts w:hint="cs"/>
          <w:rtl/>
        </w:rPr>
        <w:t>'</w:t>
      </w:r>
      <w:ins w:id="90507" w:author="Claude - סמנטי" w:date="2026-10-11T12:26:16Z">
        <w:r>
          <w:rPr>
            <w:rStyle w:val="afffff0"/>
            <w:rtl/>
          </w:rPr>
          <w:t xml:space="preserve">אֲשֶׁר תְּכַסֶּה בָּהּ</w:t>
        </w:r>
      </w:ins>
      <w:del w:id="90508" w:author="Claude - סמנטי" w:date="2026-10-11T12:26:16Z">
        <w:r w:rsidRPr="00464129">
          <w:rPr>
            <w:rStyle w:val="afffff0"/>
            <w:rtl/>
          </w:rPr>
          <w:delText xml:space="preserve">אשר תכסה בה</w:delText>
        </w:r>
      </w:del>
      <w:r w:rsidRPr="00464129">
        <w:rPr>
          <w:rStyle w:val="afffff0"/>
          <w:rFonts w:hint="cs"/>
          <w:rtl/>
        </w:rPr>
        <w:t>'</w:t>
      </w:r>
      <w:r w:rsidRPr="00464129">
        <w:rPr>
          <w:rStyle w:val="afffff0"/>
          <w:rtl/>
        </w:rPr>
        <w:t xml:space="preserve"> </w:t>
      </w:r>
      <w:ins w:id="96935" w:author="מנוע מכני" w:date="2026-10-11T12:04:39Z">
        <w:r>
          <w:rPr>
            <w:rtl/>
          </w:rPr>
          <w:t xml:space="preserve">צריך</w:t>
        </w:r>
      </w:ins>
      <w:del w:id="96936" w:author="מנוע מכני" w:date="2026-10-11T12:04:39Z">
        <w:r>
          <w:rPr>
            <w:rtl/>
          </w:rPr>
          <w:delText xml:space="preserve">מיבעי</w:delText>
        </w:r>
      </w:del>
      <w:r w:rsidRPr="00464129">
        <w:rPr>
          <w:rStyle w:val="afffff0"/>
          <w:rtl/>
        </w:rPr>
        <w:t xml:space="preserve"> </w:t>
      </w:r>
      <w:r w:rsidRPr="00464129">
        <w:rPr>
          <w:rStyle w:val="afffff0"/>
          <w:rFonts w:hint="cs"/>
          <w:rtl/>
        </w:rPr>
        <w:t>'</w:t>
      </w:r>
      <w:ins w:id="90505" w:author="Claude - סמנטי" w:date="2026-10-11T12:26:16Z">
        <w:r>
          <w:rPr>
            <w:rStyle w:val="afffff0"/>
            <w:rtl/>
          </w:rPr>
          <w:t xml:space="preserve">וּרְאִיתֶם אוֹתוֹ</w:t>
        </w:r>
      </w:ins>
      <w:del w:id="90506" w:author="Claude - סמנטי" w:date="2026-10-11T12:26:16Z">
        <w:r w:rsidRPr="00464129">
          <w:rPr>
            <w:rStyle w:val="afffff0"/>
            <w:rtl/>
          </w:rPr>
          <w:delText xml:space="preserve">וראיתם אותו</w:delText>
        </w:r>
      </w:del>
      <w:r w:rsidRPr="00464129">
        <w:rPr>
          <w:rStyle w:val="afffff0"/>
          <w:rFonts w:hint="cs"/>
          <w:rtl/>
        </w:rPr>
        <w:t>'</w:t>
      </w:r>
      <w:r w:rsidRPr="00464129">
        <w:rPr>
          <w:rStyle w:val="afffff0"/>
          <w:rtl/>
        </w:rPr>
        <w:t xml:space="preserve"> </w:t>
      </w:r>
      <w:r>
        <w:rPr>
          <w:rtl/>
        </w:rPr>
        <w:t>- פרט לכסות לילה,</w:t>
      </w:r>
      <w:r>
        <w:rPr>
          <w:rFonts w:hint="cs"/>
          <w:rtl/>
        </w:rPr>
        <w:t>'</w:t>
      </w:r>
      <w:ins w:id="90503" w:author="Claude - סמנטי" w:date="2026-10-11T12:26:16Z">
        <w:r>
          <w:rPr>
            <w:rStyle w:val="afffff0"/>
            <w:rtl/>
          </w:rPr>
          <w:t xml:space="preserve">אֲשֶׁר תְּכַסֶּה בָּהּ</w:t>
        </w:r>
      </w:ins>
      <w:del w:id="90504" w:author="Claude - סמנטי" w:date="2026-10-11T12:26:16Z">
        <w:r>
          <w:rPr>
            <w:rtl/>
          </w:rPr>
          <w:delText xml:space="preserve">אשר תכסה בה</w:delText>
        </w:r>
      </w:del>
      <w:r>
        <w:rPr>
          <w:rFonts w:hint="cs"/>
          <w:rtl/>
        </w:rPr>
        <w:t>'</w:t>
      </w:r>
      <w:r>
        <w:rPr>
          <w:rtl/>
        </w:rPr>
        <w:t xml:space="preserve"> - הרי כסות סומא אמור</w:t>
      </w:r>
    </w:p>
    <w:p w:rsidR="00DA63EC" w:rsidRPr="00FE1B89" w:rsidRDefault="00DA63EC" w:rsidP="00DA63EC">
      <w:pPr>
        <w:tabs>
          <w:tab w:val="left" w:pos="0"/>
          <w:tab w:val="center" w:pos="2835"/>
        </w:tabs>
        <w:rPr>
          <w:spacing w:val="-4"/>
          <w:rtl/>
        </w:rPr>
      </w:pPr>
      <w:r w:rsidRPr="00FE1B89">
        <w:rPr>
          <w:rFonts w:hint="cs"/>
          <w:spacing w:val="-4"/>
          <w:rtl/>
        </w:rPr>
        <w:t xml:space="preserve">ומרבה כסות סומא שישנה בראייה אצל אחרים </w:t>
      </w:r>
      <w:r w:rsidRPr="00FE1B89">
        <w:rPr>
          <w:spacing w:val="-4"/>
          <w:rtl/>
        </w:rPr>
        <w:t>ומוציא אני כסות לילה - שאינה בראיה אצל אחרים.</w:t>
      </w:r>
    </w:p>
    <w:p w:rsidR="00DA63EC" w:rsidRDefault="00DA63EC" w:rsidP="00DA63EC">
      <w:pPr>
        <w:tabs>
          <w:tab w:val="left" w:pos="0"/>
          <w:tab w:val="center" w:pos="2835"/>
        </w:tabs>
        <w:rPr>
          <w:rtl/>
        </w:rPr>
      </w:pPr>
      <w:r>
        <w:rPr>
          <w:rtl/>
        </w:rPr>
        <w:t>[ואידך? נפקא מ</w:t>
      </w:r>
      <w:r>
        <w:rPr>
          <w:rFonts w:hint="cs"/>
          <w:rtl/>
        </w:rPr>
        <w:t>'</w:t>
      </w:r>
      <w:r>
        <w:rPr>
          <w:rtl/>
        </w:rPr>
        <w:t>אשר</w:t>
      </w:r>
      <w:r>
        <w:rPr>
          <w:rFonts w:hint="cs"/>
          <w:rtl/>
        </w:rPr>
        <w:t xml:space="preserve">' </w:t>
      </w:r>
      <w:r>
        <w:rPr>
          <w:rFonts w:hint="cs"/>
          <w:rtl/>
        </w:rPr>
        <w:tab/>
      </w:r>
      <w:r>
        <w:rPr>
          <w:rtl/>
        </w:rPr>
        <w:t xml:space="preserve">ואידך? אשר </w:t>
      </w:r>
      <w:r>
        <w:rPr>
          <w:rtl/>
        </w:rPr>
        <w:t xml:space="preserve">לא</w:t>
      </w:r>
      <w:r>
        <w:rPr>
          <w:rtl/>
        </w:rPr>
        <w:t xml:space="preserve"> דריש].</w:t>
      </w:r>
    </w:p>
    <w:p w:rsidR="00DA63EC" w:rsidRDefault="00DA63EC" w:rsidP="00DA63EC">
      <w:pPr>
        <w:tabs>
          <w:tab w:val="left" w:pos="0"/>
          <w:tab w:val="center" w:pos="2835"/>
        </w:tabs>
        <w:rPr>
          <w:rtl/>
        </w:rPr>
      </w:pPr>
    </w:p>
    <w:p>
      <w:pPr>
        <w:pStyle w:val="afffff8"/>
        <w:rPr>
          <w:ins w:id="90583" w:author="קלוד" w:date="2026-10-11T12:29:36Z"/>
        </w:rPr>
      </w:pPr>
      <w:ins w:id="90584" w:author="קלוד" w:date="2026-10-11T12:29:36Z">
        <w:r>
          <w:rPr>
            <w:color w:val="7B3F00"/>
          </w:rPr>
          <w:t xml:space="preserve">'בד' - בוץ, חדשים, שזורים, כפול ששה</w:t>
        </w:r>
      </w:ins>
    </w:p>
    <w:p>
      <w:pPr>
        <w:pStyle w:val="38"/>
        <w:rPr>
          <w:ins w:id="98069" w:author="מנוע מכני" w:date="2026-10-11T12:04:39Z"/>
        </w:rPr>
      </w:pPr>
      <w:del w:id="98068" w:author="מנוע מכני" w:date="2026-10-11T12:04:39Z">
        <w:r>
          <w:delText xml:space="preserve">•</w:delText>
        </w:r>
      </w:del>
      <w:r>
        <w:t xml:space="preserve"> </w:t>
      </w:r>
      <w:r w:rsidRPr="00891B40">
        <w:t>ת</w:t>
      </w:r>
      <w:r w:rsidRPr="00891B40">
        <w:t>"</w:t>
      </w:r>
      <w:r w:rsidRPr="00891B40">
        <w:t>ר</w:t>
      </w:r>
      <w:r>
        <w:t>:</w:t>
      </w:r>
    </w:p>
    <w:p w:rsidR="00DA63EC" w:rsidRDefault="00DA63EC" w:rsidP="00DA63EC">
      <w:pPr>
        <w:tabs>
          <w:tab w:val="left" w:pos="0"/>
          <w:tab w:val="center" w:pos="2835"/>
        </w:tabs>
        <w:rPr>
          <w:rtl/>
        </w:rPr>
      </w:pPr>
      <w:del w:id="98070"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בד</w:t>
      </w:r>
      <w:r w:rsidRPr="00464129">
        <w:rPr>
          <w:rStyle w:val="afffff0"/>
          <w:rFonts w:hint="cs"/>
          <w:rtl/>
        </w:rPr>
        <w:t>'</w:t>
      </w:r>
      <w:r w:rsidRPr="00464129">
        <w:rPr>
          <w:rStyle w:val="afffff0"/>
          <w:rtl/>
        </w:rPr>
        <w:t xml:space="preserve"> </w:t>
      </w:r>
      <w:r>
        <w:rPr>
          <w:rtl/>
        </w:rPr>
        <w:t>- שיהיו של בוץ,</w:t>
      </w:r>
      <w:r w:rsidRPr="00464129">
        <w:rPr>
          <w:rStyle w:val="afffff0"/>
          <w:rtl/>
        </w:rPr>
        <w:t xml:space="preserve"> </w:t>
      </w:r>
      <w:r w:rsidRPr="00464129">
        <w:rPr>
          <w:rStyle w:val="afffff0"/>
          <w:rFonts w:hint="cs"/>
          <w:rtl/>
        </w:rPr>
        <w:t>'</w:t>
      </w:r>
      <w:r w:rsidRPr="00464129">
        <w:rPr>
          <w:rStyle w:val="afffff0"/>
          <w:rtl/>
        </w:rPr>
        <w:t>בד</w:t>
      </w:r>
      <w:r w:rsidRPr="00464129">
        <w:rPr>
          <w:rStyle w:val="afffff0"/>
          <w:rFonts w:hint="cs"/>
          <w:rtl/>
        </w:rPr>
        <w:t>'</w:t>
      </w:r>
      <w:r w:rsidRPr="00464129">
        <w:rPr>
          <w:rStyle w:val="afffff0"/>
          <w:rtl/>
        </w:rPr>
        <w:t xml:space="preserve"> </w:t>
      </w:r>
      <w:r>
        <w:rPr>
          <w:rtl/>
        </w:rPr>
        <w:t>- שיהו חדשים,</w:t>
      </w:r>
      <w:r w:rsidRPr="00464129">
        <w:rPr>
          <w:rStyle w:val="afffff0"/>
          <w:rtl/>
        </w:rPr>
        <w:t xml:space="preserve"> </w:t>
      </w:r>
      <w:r w:rsidRPr="00464129">
        <w:rPr>
          <w:rStyle w:val="afffff0"/>
          <w:rFonts w:hint="cs"/>
          <w:rtl/>
        </w:rPr>
        <w:t>'</w:t>
      </w:r>
      <w:r w:rsidRPr="00464129">
        <w:rPr>
          <w:rStyle w:val="afffff0"/>
          <w:rtl/>
        </w:rPr>
        <w:t>בד</w:t>
      </w:r>
      <w:r w:rsidRPr="00464129">
        <w:rPr>
          <w:rStyle w:val="afffff0"/>
          <w:rFonts w:hint="cs"/>
          <w:rtl/>
        </w:rPr>
        <w:t>'</w:t>
      </w:r>
      <w:r w:rsidRPr="00464129">
        <w:rPr>
          <w:rStyle w:val="afffff0"/>
          <w:rtl/>
        </w:rPr>
        <w:t xml:space="preserve"> </w:t>
      </w:r>
      <w:r>
        <w:rPr>
          <w:rtl/>
        </w:rPr>
        <w:t>- שיהו שזורים,</w:t>
      </w:r>
      <w:r w:rsidRPr="00464129">
        <w:rPr>
          <w:rStyle w:val="afffff0"/>
          <w:rtl/>
        </w:rPr>
        <w:t xml:space="preserve"> </w:t>
      </w:r>
      <w:r w:rsidRPr="00464129">
        <w:rPr>
          <w:rStyle w:val="afffff0"/>
          <w:rFonts w:hint="cs"/>
          <w:rtl/>
        </w:rPr>
        <w:t>'</w:t>
      </w:r>
      <w:r w:rsidRPr="00464129">
        <w:rPr>
          <w:rStyle w:val="afffff0"/>
          <w:rtl/>
        </w:rPr>
        <w:t>בד</w:t>
      </w:r>
      <w:r w:rsidRPr="00464129">
        <w:rPr>
          <w:rStyle w:val="afffff0"/>
          <w:rFonts w:hint="cs"/>
          <w:rtl/>
        </w:rPr>
        <w:t>'</w:t>
      </w:r>
      <w:r w:rsidRPr="00464129">
        <w:rPr>
          <w:rStyle w:val="afffff0"/>
          <w:rtl/>
        </w:rPr>
        <w:t xml:space="preserve"> </w:t>
      </w:r>
      <w:r>
        <w:rPr>
          <w:rtl/>
        </w:rPr>
        <w:t>- שיהו חוטן כפול ששה,</w:t>
      </w:r>
      <w:r w:rsidRPr="00464129">
        <w:rPr>
          <w:rStyle w:val="afffff0"/>
          <w:rtl/>
        </w:rPr>
        <w:t xml:space="preserve"> </w:t>
      </w:r>
      <w:r w:rsidRPr="00464129">
        <w:rPr>
          <w:rStyle w:val="afffff0"/>
          <w:rFonts w:hint="cs"/>
          <w:rtl/>
        </w:rPr>
        <w:t>'</w:t>
      </w:r>
      <w:r w:rsidRPr="00464129">
        <w:rPr>
          <w:rStyle w:val="afffff0"/>
          <w:rtl/>
        </w:rPr>
        <w:t>בד</w:t>
      </w:r>
      <w:r w:rsidRPr="00464129">
        <w:rPr>
          <w:rStyle w:val="afffff0"/>
          <w:rFonts w:hint="cs"/>
          <w:rtl/>
        </w:rPr>
        <w:t>'</w:t>
      </w:r>
      <w:r w:rsidRPr="00464129">
        <w:rPr>
          <w:rStyle w:val="afffff0"/>
          <w:rtl/>
        </w:rPr>
        <w:t xml:space="preserve"> </w:t>
      </w:r>
      <w:r>
        <w:rPr>
          <w:rtl/>
        </w:rPr>
        <w:t>- שלא ילבש של חול עמהן.</w:t>
      </w:r>
    </w:p>
    <w:p>
      <w:pPr>
        <w:pStyle w:val="38"/>
        <w:rPr>
          <w:ins w:id="98072" w:author="מנוע מכני" w:date="2026-10-11T12:04:39Z"/>
        </w:rPr>
      </w:pPr>
      <w:del w:id="98071" w:author="מנוע מכני" w:date="2026-10-11T12:04:39Z">
        <w:r>
          <w:delText xml:space="preserve">•</w:delText>
        </w:r>
      </w:del>
      <w:r>
        <w:t xml:space="preserve"> </w:t>
      </w:r>
      <w:del w:id="101755" w:author="מנוע מכני" w:date="2026-10-11T12:04:39Z">
        <w:r>
          <w:delText xml:space="preserve">א"ל </w:delText>
        </w:r>
      </w:del>
      <w:r>
        <w:t xml:space="preserve">אביי לרב יוסף:</w:t>
      </w:r>
    </w:p>
    <w:p w:rsidR="00DA63EC" w:rsidRDefault="00DA63EC" w:rsidP="00DA63EC">
      <w:pPr>
        <w:tabs>
          <w:tab w:val="left" w:pos="0"/>
          <w:tab w:val="center" w:pos="2835"/>
        </w:tabs>
        <w:rPr>
          <w:rtl/>
        </w:rPr>
      </w:pPr>
      <w:del w:id="98073" w:author="מנוע מכני" w:date="2026-10-11T12:04:39Z">
        <w:r>
          <w:rPr>
            <w:rtl/>
          </w:rPr>
          <w:delText xml:space="preserve"> </w:delText>
        </w:r>
      </w:del>
      <w:r>
        <w:rPr>
          <w:rtl/>
        </w:rPr>
        <w:t xml:space="preserve">בשלמא שיהו של בוץ, הא </w:t>
      </w:r>
      <w:r>
        <w:rPr>
          <w:rtl/>
        </w:rPr>
        <w:t xml:space="preserve">קמ"ל</w:t>
      </w:r>
      <w:r>
        <w:rPr>
          <w:rtl/>
        </w:rPr>
        <w:t xml:space="preserve">: בוץ אין, </w:t>
      </w:r>
      <w:ins w:id="92457" w:author="מנוע מכני" w:date="2026-10-11T12:04:39Z">
        <w:r>
          <w:rPr>
            <w:rtl/>
          </w:rPr>
          <w:t xml:space="preserve">כלום</w:t>
        </w:r>
      </w:ins>
      <w:del w:id="92458" w:author="מנוע מכני" w:date="2026-10-11T12:04:39Z">
        <w:r>
          <w:rPr>
            <w:rtl/>
          </w:rPr>
          <w:delText xml:space="preserve">מידי</w:delText>
        </w:r>
      </w:del>
      <w:r>
        <w:rPr>
          <w:rtl/>
        </w:rPr>
        <w:t xml:space="preserve"> אחרינא </w:t>
      </w:r>
      <w:r>
        <w:rPr>
          <w:rtl/>
        </w:rPr>
        <w:t xml:space="preserve">לא</w:t>
      </w:r>
      <w:r>
        <w:rPr>
          <w:rtl/>
        </w:rPr>
        <w:t xml:space="preserve">, אלא בד שיהו חדשים, חדשים אין, שחקין </w:t>
      </w:r>
      <w:r>
        <w:rPr>
          <w:rtl/>
        </w:rPr>
        <w:t xml:space="preserve">לא</w:t>
      </w:r>
      <w:r>
        <w:rPr>
          <w:rtl/>
        </w:rPr>
        <w:t xml:space="preserve">, והתניא: משוחקין - כשרים! </w:t>
      </w:r>
    </w:p>
    <w:p>
      <w:pPr>
        <w:pStyle w:val="38"/>
        <w:rPr>
          <w:ins w:id="98074" w:author="מנוע מכני" w:date="2026-10-11T12:04:39Z"/>
        </w:rPr>
      </w:pPr>
      <w:r>
        <w:t>א</w:t>
      </w:r>
      <w:r>
        <w:t>"</w:t>
      </w:r>
      <w:r>
        <w:t>ל</w:t>
      </w:r>
      <w:r>
        <w:t xml:space="preserve">:</w:t>
      </w:r>
    </w:p>
    <w:p w:rsidR="00DA63EC" w:rsidRDefault="00DA63EC" w:rsidP="00DA63EC">
      <w:pPr>
        <w:tabs>
          <w:tab w:val="left" w:pos="0"/>
          <w:tab w:val="center" w:pos="2835"/>
        </w:tabs>
        <w:rPr>
          <w:rtl/>
        </w:rPr>
      </w:pPr>
      <w:del w:id="98075" w:author="מנוע מכני" w:date="2026-10-11T12:04:39Z">
        <w:r>
          <w:rPr>
            <w:rtl/>
          </w:rPr>
          <w:delText xml:space="preserve"> </w:delText>
        </w:r>
      </w:del>
      <w:r>
        <w:rPr>
          <w:rtl/>
        </w:rPr>
        <w:t xml:space="preserve">וליטעמיך בד שיהו חוטן כפול ששה, בד - חד חד לחודיה משמע! </w:t>
      </w:r>
    </w:p>
    <w:p>
      <w:pPr>
        <w:pStyle w:val="38"/>
        <w:rPr>
          <w:ins w:id="98076" w:author="מנוע מכני" w:date="2026-10-11T12:04:39Z"/>
        </w:rPr>
      </w:pPr>
      <w:r>
        <w:t xml:space="preserve">אלא </w:t>
      </w:r>
      <w:r>
        <w:t xml:space="preserve">ה"</w:t>
      </w:r>
      <w:r>
        <w:t>ק</w:t>
      </w:r>
      <w:r>
        <w:t xml:space="preserve">:</w:t>
      </w:r>
    </w:p>
    <w:p w:rsidR="00DA63EC" w:rsidRDefault="00DA63EC" w:rsidP="00DA63EC">
      <w:pPr>
        <w:tabs>
          <w:tab w:val="left" w:pos="0"/>
          <w:tab w:val="center" w:pos="2835"/>
        </w:tabs>
        <w:rPr>
          <w:rtl/>
        </w:rPr>
      </w:pPr>
      <w:del w:id="98077" w:author="מנוע מכני" w:date="2026-10-11T12:04:39Z">
        <w:r>
          <w:rPr>
            <w:rtl/>
          </w:rPr>
          <w:delText xml:space="preserve"> </w:delText>
        </w:r>
      </w:del>
      <w:r>
        <w:rPr>
          <w:rtl/>
        </w:rPr>
        <w:t xml:space="preserve">בגדים שנאמר בהן בד - צריכין שיהו של בוץ, חדשים, שזורין, שיהא חוטן כפול ששה, יש מהן למצוה, יש מהן לעכב.</w:t>
      </w:r>
    </w:p>
    <w:p w:rsidR="00DA63EC" w:rsidRDefault="00DA63EC" w:rsidP="00DA63EC">
      <w:pPr>
        <w:tabs>
          <w:tab w:val="left" w:pos="0"/>
          <w:tab w:val="center" w:pos="2835"/>
        </w:tabs>
        <w:rPr>
          <w:rtl/>
        </w:rPr>
      </w:pPr>
      <w:ins w:id="92459" w:author="מנוע מכני" w:date="2026-10-11T12:04:39Z">
        <w:r>
          <w:rPr>
            <w:rtl/>
          </w:rPr>
          <w:t xml:space="preserve">זה</w:t>
        </w:r>
      </w:ins>
      <w:del w:id="92460" w:author="מנוע מכני" w:date="2026-10-11T12:04:39Z">
        <w:r>
          <w:rPr>
            <w:rtl/>
          </w:rPr>
          <w:delText xml:space="preserve">האי</w:delText>
        </w:r>
      </w:del>
      <w:r>
        <w:rPr>
          <w:rtl/>
        </w:rPr>
        <w:t xml:space="preserve"> בד כתנא הוא</w:t>
      </w:r>
      <w:r>
        <w:rPr>
          <w:rFonts w:hint="cs"/>
          <w:rtl/>
        </w:rPr>
        <w:t xml:space="preserve"> </w:t>
      </w:r>
      <w:r>
        <w:rPr>
          <w:rStyle w:val="2fb"/>
          <w:rFonts w:hint="cs"/>
          <w:rtl/>
        </w:rPr>
        <w:t xml:space="preserve">כרב יוסף</w:t>
      </w:r>
      <w:r>
        <w:rPr>
          <w:rFonts w:hint="cs"/>
          <w:rtl/>
        </w:rPr>
        <w:t xml:space="preserve"> ב</w:t>
      </w:r>
      <w:r>
        <w:rPr>
          <w:rtl/>
        </w:rPr>
        <w:t>"</w:t>
      </w:r>
      <w:r>
        <w:rPr>
          <w:rFonts w:hint="cs"/>
          <w:rtl/>
        </w:rPr>
        <w:t>ח</w:t>
      </w:r>
      <w:r>
        <w:rPr>
          <w:rtl/>
        </w:rPr>
        <w:t>: דבר העולה מן הקרקע בד בבד.</w:t>
      </w:r>
    </w:p>
    <w:p w:rsidR="00DA63EC" w:rsidRDefault="00DA63EC" w:rsidP="00DA63EC">
      <w:pPr>
        <w:tabs>
          <w:tab w:val="left" w:pos="0"/>
          <w:tab w:val="center" w:pos="2835"/>
        </w:tabs>
        <w:rPr>
          <w:rtl/>
        </w:rPr>
      </w:pPr>
      <w:r>
        <w:rPr>
          <w:rFonts w:hint="cs"/>
          <w:rtl/>
        </w:rPr>
        <w:t xml:space="preserve">ולא </w:t>
      </w:r>
      <w:r>
        <w:rPr>
          <w:rtl/>
        </w:rPr>
        <w:t>עמרא</w:t>
      </w:r>
      <w:r>
        <w:rPr>
          <w:rFonts w:hint="cs"/>
          <w:rtl/>
        </w:rPr>
        <w:t xml:space="preserve"> ד</w:t>
      </w:r>
      <w:r>
        <w:rPr>
          <w:rtl/>
        </w:rPr>
        <w:t>מיפצל.</w:t>
      </w:r>
      <w:r>
        <w:rPr>
          <w:rFonts w:hint="cs"/>
          <w:rtl/>
        </w:rPr>
        <w:t xml:space="preserve"> אבל כיתנא </w:t>
      </w:r>
      <w:r>
        <w:rPr>
          <w:rFonts w:hint="cs"/>
          <w:rtl/>
        </w:rPr>
        <w:t xml:space="preserve">ע</w:t>
      </w:r>
      <w:r>
        <w:rPr>
          <w:rtl/>
        </w:rPr>
        <w:t>"</w:t>
      </w:r>
      <w:r>
        <w:rPr>
          <w:rFonts w:hint="cs"/>
          <w:rtl/>
        </w:rPr>
        <w:t xml:space="preserve">י</w:t>
      </w:r>
      <w:r>
        <w:rPr>
          <w:rFonts w:hint="cs"/>
          <w:rtl/>
        </w:rPr>
        <w:t xml:space="preserve"> לקותא מיפציל </w:t>
      </w:r>
    </w:p>
    <w:p w:rsidR="00DA63EC" w:rsidRDefault="00DA63EC" w:rsidP="00DA63EC">
      <w:pPr>
        <w:tabs>
          <w:tab w:val="left" w:pos="0"/>
          <w:tab w:val="center" w:pos="2835"/>
        </w:tabs>
        <w:rPr>
          <w:rtl/>
        </w:rPr>
      </w:pPr>
    </w:p>
    <w:p>
      <w:pPr>
        <w:pStyle w:val="afffff8"/>
        <w:rPr>
          <w:ins w:id="90581" w:author="קלוד" w:date="2026-10-11T12:29:36Z"/>
        </w:rPr>
      </w:pPr>
      <w:ins w:id="90582" w:author="קלוד" w:date="2026-10-11T12:29:36Z">
        <w:r>
          <w:rPr>
            <w:color w:val="7B3F00"/>
          </w:rPr>
          <w:t xml:space="preserve">'פארי פשתים' - למוד מיחזקאל ואסמכתא</w:t>
        </w:r>
      </w:ins>
    </w:p>
    <w:p>
      <w:pPr>
        <w:pStyle w:val="38"/>
        <w:rPr>
          <w:ins w:id="98079" w:author="מנוע מכני" w:date="2026-10-11T12:04:39Z"/>
        </w:rPr>
      </w:pPr>
      <w:del w:id="98078" w:author="מנוע מכני" w:date="2026-10-11T12:04:39Z">
        <w:r>
          <w:delText xml:space="preserve">•</w:delText>
        </w:r>
      </w:del>
      <w:r>
        <w:t xml:space="preserve"> רבינא</w:t>
      </w:r>
      <w:r>
        <w:t>:</w:t>
      </w:r>
    </w:p>
    <w:p w:rsidR="00DA63EC" w:rsidRDefault="00DA63EC" w:rsidP="00DA63EC">
      <w:pPr>
        <w:tabs>
          <w:tab w:val="left" w:pos="0"/>
          <w:tab w:val="center" w:pos="2835"/>
        </w:tabs>
        <w:rPr>
          <w:rtl/>
        </w:rPr>
      </w:pPr>
      <w:del w:id="98080" w:author="מנוע מכני" w:date="2026-10-11T12:04:39Z">
        <w:r w:rsidRPr="00464129">
          <w:rPr>
            <w:rStyle w:val="afffff0"/>
            <w:rFonts w:hint="cs"/>
            <w:rtl/>
          </w:rPr>
          <w:delText xml:space="preserve"> </w:delText>
        </w:r>
      </w:del>
      <w:r w:rsidRPr="00464129">
        <w:rPr>
          <w:rStyle w:val="afffff0"/>
          <w:rFonts w:hint="cs"/>
          <w:rtl/>
        </w:rPr>
        <w:t xml:space="preserve">'</w:t>
      </w:r>
      <w:ins w:id="90509" w:author="Claude - סמנטי" w:date="2026-10-11T12:26:16Z">
        <w:r>
          <w:rPr>
            <w:rStyle w:val="afffff0"/>
            <w:rtl/>
          </w:rPr>
          <w:t xml:space="preserve">פַּאֲרֵי פִשְׁתִּים יִהְיוּ עַל רֹאשָׁם וּמִכְנְסֵי פִשְׁתִּים יִהְיוּ עַל מָתְנֵיהֶם לֹא יַחְגְּרוּ בַּיָּזַע</w:t>
        </w:r>
      </w:ins>
      <w:del w:id="90510" w:author="Claude - סמנטי" w:date="2026-10-11T12:26:16Z">
        <w:r w:rsidRPr="00464129">
          <w:rPr>
            <w:rStyle w:val="afffff0"/>
            <w:rtl/>
          </w:rPr>
          <w:delText xml:space="preserve">פארי פשתים יהיו על ראשם ומכנסי פשתים יהיו על מתניהם </w:delText>
        </w:r>
        <w:r w:rsidRPr="00464129">
          <w:rPr>
            <w:rStyle w:val="afffff0"/>
            <w:rtl/>
          </w:rPr>
          <w:delText xml:space="preserve">לא</w:delText>
        </w:r>
        <w:r w:rsidRPr="00464129">
          <w:rPr>
            <w:rStyle w:val="afffff0"/>
            <w:rtl/>
          </w:rPr>
          <w:delText xml:space="preserve"> יחגרו ביזע</w:delText>
        </w:r>
      </w:del>
      <w:r w:rsidRPr="00464129">
        <w:rPr>
          <w:rStyle w:val="afffff0"/>
          <w:rFonts w:hint="cs"/>
          <w:rtl/>
        </w:rPr>
        <w:t>'</w:t>
      </w:r>
      <w:r w:rsidRPr="00464129">
        <w:rPr>
          <w:rStyle w:val="afffff0"/>
          <w:rtl/>
        </w:rPr>
        <w:t>.</w:t>
      </w:r>
    </w:p>
    <w:p>
      <w:pPr>
        <w:pStyle w:val="38"/>
        <w:rPr>
          <w:ins w:id="98081" w:author="מנוע מכני" w:date="2026-10-11T12:04:39Z"/>
        </w:rPr>
      </w:pPr>
      <w:r>
        <w:t xml:space="preserve">א"ל</w:t>
      </w:r>
      <w:r>
        <w:t xml:space="preserve"> רב אשי לרבינא:</w:t>
      </w:r>
    </w:p>
    <w:p w:rsidR="00DA63EC" w:rsidRDefault="00DA63EC" w:rsidP="00DA63EC">
      <w:pPr>
        <w:tabs>
          <w:tab w:val="left" w:pos="0"/>
          <w:tab w:val="center" w:pos="2835"/>
        </w:tabs>
        <w:rPr>
          <w:rtl/>
        </w:rPr>
      </w:pPr>
      <w:del w:id="98082" w:author="מנוע מכני" w:date="2026-10-11T12:04:39Z">
        <w:r>
          <w:rPr>
            <w:rtl/>
          </w:rPr>
          <w:delText xml:space="preserve"> </w:delText>
        </w:r>
      </w:del>
      <w:r>
        <w:rPr>
          <w:rtl/>
        </w:rPr>
        <w:t xml:space="preserve">והא עד </w:t>
      </w:r>
      <w:ins w:id="92461" w:author="מנוע מכני" w:date="2026-10-11T12:04:39Z">
        <w:r>
          <w:rPr>
            <w:rtl/>
          </w:rPr>
          <w:t xml:space="preserve">דבא</w:t>
        </w:r>
      </w:ins>
      <w:del w:id="92462" w:author="מנוע מכני" w:date="2026-10-11T12:04:39Z">
        <w:r>
          <w:rPr>
            <w:rtl/>
          </w:rPr>
          <w:delText xml:space="preserve">דאתא</w:delText>
        </w:r>
      </w:del>
      <w:r>
        <w:rPr>
          <w:rtl/>
        </w:rPr>
        <w:t xml:space="preserve"> יחזקאל מנלן? </w:t>
      </w:r>
    </w:p>
    <w:p>
      <w:pPr>
        <w:pStyle w:val="38"/>
        <w:rPr>
          <w:ins w:id="98083" w:author="מנוע מכני" w:date="2026-10-11T12:04:39Z"/>
        </w:rPr>
      </w:pPr>
      <w:r>
        <w:t xml:space="preserve">והך</w:t>
      </w:r>
    </w:p>
    <w:p w:rsidR="00DA63EC" w:rsidRDefault="00DA63EC" w:rsidP="00DA63EC">
      <w:pPr>
        <w:tabs>
          <w:tab w:val="left" w:pos="0"/>
          <w:tab w:val="center" w:pos="2835"/>
        </w:tabs>
        <w:rPr>
          <w:rtl/>
        </w:rPr>
      </w:pPr>
      <w:del w:id="98084" w:author="מנוע מכני" w:date="2026-10-11T12:04:39Z">
        <w:r>
          <w:rPr>
            <w:rFonts w:hint="cs"/>
            <w:rtl/>
          </w:rPr>
          <w:delText xml:space="preserve"> </w:delText>
        </w:r>
      </w:del>
      <w:r>
        <w:rPr>
          <w:rStyle w:val="2fb"/>
          <w:rFonts w:hint="cs"/>
          <w:rtl/>
        </w:rPr>
        <w:t xml:space="preserve">דר</w:t>
      </w:r>
      <w:r>
        <w:rPr>
          <w:rStyle w:val="2fb"/>
          <w:rtl/>
        </w:rPr>
        <w:t>"</w:t>
      </w:r>
      <w:r>
        <w:rPr>
          <w:rStyle w:val="2fb"/>
          <w:rFonts w:hint="cs"/>
          <w:rtl/>
        </w:rPr>
        <w:t xml:space="preserve">ח</w:t>
      </w:r>
      <w:r>
        <w:rPr>
          <w:rFonts w:hint="cs"/>
          <w:rtl/>
        </w:rPr>
        <w:t xml:space="preserve"> ד</w:t>
      </w:r>
      <w:r>
        <w:rPr>
          <w:rtl/>
        </w:rPr>
        <w:t xml:space="preserve">בר זה מתורת משה רבינו </w:t>
      </w:r>
      <w:r>
        <w:rPr>
          <w:rtl/>
        </w:rPr>
        <w:t xml:space="preserve">לא</w:t>
      </w:r>
      <w:r>
        <w:rPr>
          <w:rtl/>
        </w:rPr>
        <w:t xml:space="preserve"> למדנו, מדברי יחזקאל בן בוזי למדנו: </w:t>
      </w:r>
      <w:r>
        <w:rPr>
          <w:rStyle w:val="afffff0"/>
          <w:rtl/>
          <w:rPrChange w:id="9007" w:author="מנוע פסוקים" w:date="2026-10-11T09:29:40Z">
            <w:rPr>
              <w:rtl/>
            </w:rPr>
          </w:rPrChange>
        </w:rPr>
        <w:t xml:space="preserve">כל בן נכר ערל לב וערל בשר </w:t>
      </w:r>
      <w:r>
        <w:rPr>
          <w:rStyle w:val="afffff0"/>
          <w:rtl/>
          <w:rPrChange w:id="9008" w:author="מנוע פסוקים" w:date="2026-10-11T09:29:40Z">
            <w:rPr>
              <w:rtl/>
            </w:rPr>
          </w:rPrChange>
        </w:rPr>
        <w:t xml:space="preserve">לא</w:t>
      </w:r>
      <w:r>
        <w:rPr>
          <w:rStyle w:val="afffff0"/>
          <w:rtl/>
          <w:rPrChange w:id="9009" w:author="מנוע פסוקים" w:date="2026-10-11T09:29:40Z">
            <w:rPr>
              <w:rtl/>
            </w:rPr>
          </w:rPrChange>
        </w:rPr>
        <w:t xml:space="preserve"> יבא אל מקדשי</w:t>
      </w:r>
      <w:r>
        <w:rPr>
          <w:rtl/>
        </w:rPr>
        <w:t xml:space="preserve"> </w:t>
      </w:r>
      <w:r>
        <w:rPr>
          <w:rFonts w:hint="cs"/>
          <w:rtl/>
        </w:rPr>
        <w:t xml:space="preserve">גמרא גמירי ואסמכיה אקרא </w:t>
      </w:r>
      <w:r>
        <w:rPr>
          <w:rFonts w:hint="cs"/>
          <w:rtl/>
        </w:rPr>
        <w:t xml:space="preserve">וה</w:t>
      </w:r>
      <w:r>
        <w:rPr>
          <w:rtl/>
        </w:rPr>
        <w:t>"</w:t>
      </w:r>
      <w:r>
        <w:rPr>
          <w:rFonts w:hint="cs"/>
          <w:rtl/>
        </w:rPr>
        <w:t xml:space="preserve">נ</w:t>
      </w:r>
      <w:r>
        <w:rPr>
          <w:rFonts w:hint="cs"/>
          <w:rtl/>
        </w:rPr>
        <w:t xml:space="preserve"> גמרא ואסמכיה אקרא </w:t>
      </w:r>
    </w:p>
    <w:p w:rsidR="00DA63EC" w:rsidRDefault="00DA63EC" w:rsidP="00DA63EC">
      <w:pPr>
        <w:tabs>
          <w:tab w:val="left" w:pos="0"/>
          <w:tab w:val="center" w:pos="2835"/>
        </w:tabs>
        <w:rPr>
          <w:rtl/>
        </w:rPr>
      </w:pPr>
    </w:p>
    <w:p>
      <w:pPr>
        <w:pStyle w:val="38"/>
        <w:rPr>
          <w:ins w:id="98085" w:author="מנוע מכני" w:date="2026-10-11T12:04:39Z"/>
        </w:rPr>
      </w:pPr>
      <w:del w:id="90097" w:author="מנוע מכני" w:date="2026-10-11T12:04:39Z">
        <w:r>
          <w:delText xml:space="preserve"> </w:delText>
        </w:r>
      </w:del>
      <w:r>
        <w:t xml:space="preserve">'</w:t>
      </w:r>
      <w:ins w:id="90511" w:author="Claude - סמנטי" w:date="2026-10-11T12:26:16Z">
        <w:r>
          <w:rPr>
            <w:rStyle w:val="afffff0"/>
          </w:rPr>
          <w:t xml:space="preserve">לֹא יַחְגְּרוּ בַּיָּזַע</w:t>
        </w:r>
      </w:ins>
      <w:del w:id="90512" w:author="Claude - סמנטי" w:date="2026-10-11T12:26:16Z">
        <w:r>
          <w:delText xml:space="preserve">לא יחגרו ביזע</w:delText>
        </w:r>
      </w:del>
      <w:r>
        <w:t xml:space="preserve">'</w:t>
      </w:r>
      <w:ins w:id="94209" w:author="מנוע מכני" w:date="2026-10-11T12:04:39Z">
        <w:r>
          <w:t xml:space="preserve"> </w:t>
        </w:r>
      </w:ins>
      <w:del w:id="94210" w:author="מנוע מכני" w:date="2026-10-11T12:04:39Z">
        <w:r>
          <w:delText xml:space="preserve"> </w:delText>
        </w:r>
        <w:r>
          <w:delText xml:space="preserve"> </w:delText>
        </w:r>
      </w:del>
      <w:r>
        <w:t xml:space="preserve">אביי:</w:t>
      </w:r>
    </w:p>
    <w:p w:rsidR="00DA63EC" w:rsidRDefault="00DA63EC" w:rsidP="00DA63EC">
      <w:pPr>
        <w:tabs>
          <w:tab w:val="left" w:pos="0"/>
          <w:tab w:val="center" w:pos="2835"/>
        </w:tabs>
        <w:rPr>
          <w:rtl/>
        </w:rPr>
      </w:pPr>
      <w:del w:id="98086" w:author="מנוע מכני" w:date="2026-10-11T12:04:39Z">
        <w:r>
          <w:rPr>
            <w:rtl/>
          </w:rPr>
          <w:delText xml:space="preserve"> </w:delText>
        </w:r>
      </w:del>
      <w:r>
        <w:rPr>
          <w:rtl/>
        </w:rPr>
        <w:t xml:space="preserve">לא</w:t>
      </w:r>
      <w:r>
        <w:rPr>
          <w:rtl/>
        </w:rPr>
        <w:t xml:space="preserve"> יחגרו במקום שמזיעין, </w:t>
      </w:r>
    </w:p>
    <w:p>
      <w:pPr>
        <w:pStyle w:val="38"/>
        <w:rPr>
          <w:ins w:id="98087" w:author="מנוע מכני" w:date="2026-10-11T12:04:39Z"/>
        </w:rPr>
      </w:pPr>
      <w:r>
        <w:t xml:space="preserve">כדתניא:</w:t>
      </w:r>
    </w:p>
    <w:p w:rsidR="00DA63EC" w:rsidRDefault="00DA63EC" w:rsidP="00DA63EC">
      <w:pPr>
        <w:tabs>
          <w:tab w:val="left" w:pos="0"/>
          <w:tab w:val="center" w:pos="2835"/>
        </w:tabs>
        <w:rPr>
          <w:rtl/>
        </w:rPr>
      </w:pPr>
      <w:del w:id="98088" w:author="מנוע מכני" w:date="2026-10-11T12:04:39Z">
        <w:r>
          <w:rPr>
            <w:rtl/>
          </w:rPr>
          <w:delText xml:space="preserve"> </w:delText>
        </w:r>
      </w:del>
      <w:r>
        <w:rPr>
          <w:rtl/>
        </w:rPr>
        <w:t xml:space="preserve">כשהם חוגרין, אין חוגרין </w:t>
      </w:r>
      <w:r>
        <w:rPr>
          <w:rtl/>
        </w:rPr>
        <w:t xml:space="preserve">לא</w:t>
      </w:r>
      <w:r>
        <w:rPr>
          <w:rtl/>
        </w:rPr>
        <w:t xml:space="preserve"> למטה ממתניהן ולא למעלה מאציליהן, אלא כנגד אצילי ידיהן.</w:t>
      </w:r>
    </w:p>
    <w:p w:rsidR="00DA63EC" w:rsidRDefault="00DA63EC" w:rsidP="00DA63EC">
      <w:pPr>
        <w:pStyle w:val="afff3"/>
        <w:framePr w:wrap="around"/>
        <w:rPr>
          <w:rtl/>
        </w:rPr>
      </w:pPr>
      <w:r>
        <w:rPr>
          <w:rFonts w:hint="cs"/>
          <w:rtl/>
        </w:rPr>
        <w:t>יט.</w:t>
      </w:r>
    </w:p>
    <w:p>
      <w:pPr>
        <w:pStyle w:val="38"/>
        <w:rPr>
          <w:ins w:id="98089" w:author="מנוע מכני" w:date="2026-10-11T12:04:39Z"/>
        </w:rPr>
      </w:pPr>
      <w:ins w:id="90001" w:author="מנוע מכני" w:date="2026-10-11T12:04:39Z">
        <w:r>
          <w:t xml:space="preserve">א"ר</w:t>
        </w:r>
      </w:ins>
      <w:del w:id="90002" w:author="מנוע מכני" w:date="2026-10-11T12:04:39Z">
        <w:r>
          <w:delText xml:space="preserve">א'ר</w:delText>
        </w:r>
      </w:del>
      <w:r>
        <w:t xml:space="preserve"> </w:t>
      </w:r>
      <w:r>
        <w:t xml:space="preserve">אשי, </w:t>
      </w:r>
      <w:r>
        <w:t xml:space="preserve">א"</w:t>
      </w:r>
      <w:r>
        <w:t xml:space="preserve">ל</w:t>
      </w:r>
      <w:r>
        <w:t xml:space="preserve"> הב</w:t>
      </w:r>
      <w:r>
        <w:t>"</w:t>
      </w:r>
      <w:r>
        <w:t>נ</w:t>
      </w:r>
      <w:r>
        <w:t xml:space="preserve">:</w:t>
      </w:r>
    </w:p>
    <w:p w:rsidR="00DA63EC" w:rsidRDefault="00DA63EC" w:rsidP="00DA63EC">
      <w:pPr>
        <w:tabs>
          <w:tab w:val="left" w:pos="0"/>
          <w:tab w:val="center" w:pos="2835"/>
        </w:tabs>
        <w:rPr>
          <w:rtl/>
        </w:rPr>
      </w:pPr>
      <w:del w:id="98090" w:author="מנוע מכני" w:date="2026-10-11T12:04:39Z">
        <w:r>
          <w:rPr>
            <w:rtl/>
          </w:rPr>
          <w:delText xml:space="preserve"> </w:delText>
        </w:r>
      </w:del>
      <w:ins w:id="95539" w:author="מנוע מכני" w:date="2026-10-11T12:04:39Z">
        <w:r>
          <w:rPr>
            <w:rtl/>
          </w:rPr>
          <w:t xml:space="preserve">פעם</w:t>
        </w:r>
      </w:ins>
      <w:del w:id="95540" w:author="מנוע מכני" w:date="2026-10-11T12:04:39Z">
        <w:r>
          <w:rPr>
            <w:rtl/>
          </w:rPr>
          <w:delText xml:space="preserve">זימנא</w:delText>
        </w:r>
      </w:del>
      <w:r>
        <w:rPr>
          <w:rtl/>
        </w:rPr>
        <w:t xml:space="preserve"> </w:t>
      </w:r>
      <w:ins w:id="92463" w:author="מנוע מכני" w:date="2026-10-11T12:04:39Z">
        <w:r>
          <w:rPr>
            <w:rtl/>
          </w:rPr>
          <w:t xml:space="preserve">אחת</w:t>
        </w:r>
      </w:ins>
      <w:del w:id="92464" w:author="מנוע מכני" w:date="2026-10-11T12:04:39Z">
        <w:r>
          <w:rPr>
            <w:rtl/>
          </w:rPr>
          <w:delText xml:space="preserve">חדא</w:delText>
        </w:r>
      </w:del>
      <w:r>
        <w:rPr>
          <w:rtl/>
        </w:rPr>
        <w:t xml:space="preserve"> </w:t>
      </w:r>
      <w:r>
        <w:rPr>
          <w:rFonts w:hint="cs"/>
          <w:rtl/>
        </w:rPr>
        <w:t xml:space="preserve">עמדתילפני המלך </w:t>
      </w:r>
      <w:r>
        <w:rPr>
          <w:rtl/>
        </w:rPr>
        <w:t>איזגדר</w:t>
      </w:r>
      <w:r>
        <w:rPr>
          <w:rFonts w:hint="cs"/>
          <w:rtl/>
        </w:rPr>
        <w:t xml:space="preserve"> והוריד מקום חגירת האבנט למותניו כדי ליפותו </w:t>
      </w:r>
      <w:r>
        <w:rPr>
          <w:rtl/>
        </w:rPr>
        <w:t>ואמר לי:</w:t>
      </w:r>
      <w:r w:rsidRPr="00464129">
        <w:rPr>
          <w:rStyle w:val="afffff0"/>
          <w:rtl/>
        </w:rPr>
        <w:t xml:space="preserve"> </w:t>
      </w:r>
      <w:r w:rsidRPr="00464129">
        <w:rPr>
          <w:rStyle w:val="afffff0"/>
          <w:rFonts w:hint="cs"/>
          <w:rtl/>
        </w:rPr>
        <w:t>'</w:t>
      </w:r>
      <w:ins w:id="90513" w:author="Claude - סמנטי" w:date="2026-10-11T12:26:16Z">
        <w:r>
          <w:rPr>
            <w:rStyle w:val="afffff0"/>
            <w:rtl/>
          </w:rPr>
          <w:t xml:space="preserve">מַמְלֶכֶת כֹּהֲנִים וְגוֹי קָדוֹשׁ</w:t>
        </w:r>
      </w:ins>
      <w:del w:id="90514" w:author="Claude - סמנטי" w:date="2026-10-11T12:26:16Z">
        <w:r w:rsidRPr="00464129">
          <w:rPr>
            <w:rStyle w:val="afffff0"/>
            <w:rtl/>
          </w:rPr>
          <w:delText xml:space="preserve">ממלכת כהנים וגוי קדוש</w:delText>
        </w:r>
      </w:del>
      <w:r w:rsidRPr="00464129">
        <w:rPr>
          <w:rStyle w:val="afffff0"/>
          <w:rFonts w:hint="cs"/>
          <w:rtl/>
        </w:rPr>
        <w:t>'</w:t>
      </w:r>
      <w:r w:rsidRPr="00464129">
        <w:rPr>
          <w:rStyle w:val="afffff0"/>
          <w:rtl/>
        </w:rPr>
        <w:t xml:space="preserve"> </w:t>
      </w:r>
      <w:r>
        <w:rPr>
          <w:rtl/>
        </w:rPr>
        <w:t>כתיב בכ</w:t>
      </w:r>
      <w:r>
        <w:rPr>
          <w:rFonts w:hint="cs"/>
          <w:rtl/>
        </w:rPr>
        <w:t>ם</w:t>
      </w:r>
      <w:r>
        <w:rPr>
          <w:rtl/>
        </w:rPr>
        <w:t>.</w:t>
      </w:r>
    </w:p>
    <w:p>
      <w:pPr>
        <w:pStyle w:val="38"/>
        <w:rPr>
          <w:ins w:id="98091" w:author="מנוע מכני" w:date="2026-10-11T12:04:39Z"/>
        </w:rPr>
      </w:pPr>
      <w:r>
        <w:t>כ</w:t>
      </w:r>
      <w:r>
        <w:t xml:space="preserve">שבאתי לפני אמימר </w:t>
      </w:r>
      <w:r>
        <w:t xml:space="preserve">א</w:t>
      </w:r>
      <w:r>
        <w:t xml:space="preserve">"ל</w:t>
      </w:r>
      <w:r>
        <w:t xml:space="preserve">:</w:t>
      </w:r>
    </w:p>
    <w:p w:rsidR="00DA63EC" w:rsidRDefault="00DA63EC" w:rsidP="00DA63EC">
      <w:pPr>
        <w:tabs>
          <w:tab w:val="left" w:pos="0"/>
          <w:tab w:val="center" w:pos="2835"/>
        </w:tabs>
        <w:rPr>
          <w:rtl/>
        </w:rPr>
      </w:pPr>
      <w:del w:id="98092" w:author="מנוע מכני" w:date="2026-10-11T12:04:39Z">
        <w:r>
          <w:rPr>
            <w:rtl/>
          </w:rPr>
          <w:delText xml:space="preserve"> </w:delText>
        </w:r>
      </w:del>
      <w:r>
        <w:rPr>
          <w:rtl/>
        </w:rPr>
        <w:t xml:space="preserve">אקיים בך</w:t>
      </w:r>
      <w:r w:rsidRPr="00464129">
        <w:rPr>
          <w:rStyle w:val="afffff0"/>
          <w:rtl/>
        </w:rPr>
        <w:t xml:space="preserve"> </w:t>
      </w:r>
      <w:r w:rsidRPr="00464129">
        <w:rPr>
          <w:rStyle w:val="afffff0"/>
          <w:rFonts w:hint="cs"/>
          <w:rtl/>
        </w:rPr>
        <w:t>'</w:t>
      </w:r>
      <w:ins w:id="90515" w:author="Claude - סמנטי" w:date="2026-10-11T12:26:16Z">
        <w:r>
          <w:rPr>
            <w:rStyle w:val="afffff0"/>
            <w:rtl/>
          </w:rPr>
          <w:t xml:space="preserve">וְהָיוּ מְלָכִים אוֹמְנַיִךְ</w:t>
        </w:r>
      </w:ins>
      <w:del w:id="90516" w:author="Claude - סמנטי" w:date="2026-10-11T12:26:16Z">
        <w:r w:rsidRPr="00464129">
          <w:rPr>
            <w:rStyle w:val="afffff0"/>
            <w:rtl/>
          </w:rPr>
          <w:delText xml:space="preserve">והיו מלכים אומניך</w:delText>
        </w:r>
      </w:del>
      <w:r w:rsidRPr="00464129">
        <w:rPr>
          <w:rStyle w:val="afffff0"/>
          <w:rFonts w:hint="cs"/>
          <w:rtl/>
        </w:rPr>
        <w:t>'</w:t>
      </w:r>
      <w:r w:rsidRPr="00464129">
        <w:rPr>
          <w:rStyle w:val="afffff0"/>
          <w:rtl/>
        </w:rPr>
        <w:t>.</w:t>
      </w:r>
    </w:p>
    <w:p w:rsidR="00DA63EC" w:rsidRDefault="00DA63EC" w:rsidP="00DA63EC">
      <w:pPr>
        <w:pStyle w:val="affffd"/>
        <w:rPr>
          <w:rtl/>
        </w:rPr>
      </w:pPr>
      <w:r>
        <w:rPr>
          <w:rtl/>
        </w:rPr>
        <w:t>׹</w:t>
      </w:r>
    </w:p>
    <w:p>
      <w:pPr>
        <w:pStyle w:val="afffff8"/>
        <w:rPr>
          <w:ins w:id="90579" w:author="קלוד" w:date="2026-10-11T12:29:36Z"/>
        </w:rPr>
      </w:pPr>
      <w:ins w:id="90580" w:author="קלוד" w:date="2026-10-11T12:29:36Z">
        <w:r>
          <w:rPr>
            <w:color w:val="7B3F00"/>
          </w:rPr>
          <w:t xml:space="preserve">כהן שלקה באצבעו - גמי, יתור בגדים וחציצה</w:t>
        </w:r>
      </w:ins>
    </w:p>
    <w:p>
      <w:pPr>
        <w:pStyle w:val="38"/>
        <w:rPr>
          <w:ins w:id="98093" w:author="מנוע מכני" w:date="2026-10-11T12:04:39Z"/>
        </w:rPr>
      </w:pPr>
      <w:r>
        <w:t xml:space="preserve">תנן</w:t>
      </w:r>
      <w:r>
        <w:t xml:space="preserve"> </w:t>
      </w:r>
      <w:ins w:id="90831" w:author="מנוע מכני" w:date="2026-10-11T12:04:39Z">
        <w:r>
          <w:t xml:space="preserve">שם</w:t>
        </w:r>
      </w:ins>
      <w:del w:id="90832" w:author="מנוע מכני" w:date="2026-10-11T12:04:39Z">
        <w:r>
          <w:delText xml:space="preserve">התם</w:delText>
        </w:r>
      </w:del>
      <w:r>
        <w:t xml:space="preserve">:</w:t>
      </w:r>
    </w:p>
    <w:p w:rsidR="00DA63EC" w:rsidRDefault="00DA63EC" w:rsidP="00DA63EC">
      <w:pPr>
        <w:tabs>
          <w:tab w:val="left" w:pos="0"/>
          <w:tab w:val="center" w:pos="2835"/>
        </w:tabs>
        <w:rPr>
          <w:rtl/>
        </w:rPr>
      </w:pPr>
      <w:del w:id="98094" w:author="מנוע מכני" w:date="2026-10-11T12:04:39Z">
        <w:r>
          <w:rPr>
            <w:rtl/>
          </w:rPr>
          <w:delText xml:space="preserve"> </w:delText>
        </w:r>
      </w:del>
      <w:r>
        <w:rPr>
          <w:rtl/>
        </w:rPr>
        <w:t xml:space="preserve">כהן שלקה באצבעו - כורך </w:t>
      </w:r>
      <w:ins w:id="92465" w:author="מנוע מכני" w:date="2026-10-11T12:04:39Z">
        <w:r>
          <w:rPr>
            <w:rtl/>
          </w:rPr>
          <w:t xml:space="preserve">עליו</w:t>
        </w:r>
      </w:ins>
      <w:del w:id="92466" w:author="מנוע מכני" w:date="2026-10-11T12:04:39Z">
        <w:r>
          <w:rPr>
            <w:rtl/>
          </w:rPr>
          <w:delText xml:space="preserve">עליה</w:delText>
        </w:r>
      </w:del>
      <w:r>
        <w:rPr>
          <w:rtl/>
        </w:rPr>
        <w:t xml:space="preserve"> גמי, במקדש אבל </w:t>
      </w:r>
      <w:r>
        <w:rPr>
          <w:rtl/>
        </w:rPr>
        <w:t xml:space="preserve">לא</w:t>
      </w:r>
      <w:r>
        <w:rPr>
          <w:rtl/>
        </w:rPr>
        <w:t xml:space="preserve"> במדינה, ואם להוציא ממנה דם - כאן וכאן אסור.</w:t>
      </w:r>
    </w:p>
    <w:p>
      <w:pPr>
        <w:pStyle w:val="38"/>
        <w:rPr>
          <w:ins w:id="98095" w:author="מנוע מכני" w:date="2026-10-11T12:04:39Z"/>
        </w:rPr>
      </w:pPr>
      <w:r>
        <w:t>אר</w:t>
      </w:r>
      <w:r>
        <w:t>"</w:t>
      </w:r>
      <w:r>
        <w:t>י בדר</w:t>
      </w:r>
      <w:r>
        <w:t>"</w:t>
      </w:r>
      <w:r>
        <w:t>ח</w:t>
      </w:r>
      <w:r>
        <w:t xml:space="preserve">:</w:t>
      </w:r>
    </w:p>
    <w:p w:rsidR="00DA63EC" w:rsidRDefault="00DA63EC" w:rsidP="00DA63EC">
      <w:pPr>
        <w:tabs>
          <w:tab w:val="left" w:pos="0"/>
          <w:tab w:val="center" w:pos="2835"/>
        </w:tabs>
        <w:rPr>
          <w:rtl/>
        </w:rPr>
      </w:pPr>
      <w:del w:id="98096" w:author="מנוע מכני" w:date="2026-10-11T12:04:39Z">
        <w:r>
          <w:rPr>
            <w:rtl/>
          </w:rPr>
          <w:delText xml:space="preserve"> </w:delText>
        </w:r>
      </w:del>
      <w:ins w:id="96421" w:author="מנוע מכני" w:date="2026-10-11T12:04:39Z">
        <w:r>
          <w:rPr>
            <w:rtl/>
          </w:rPr>
          <w:t xml:space="preserve">דווקא </w:t>
        </w:r>
      </w:ins>
      <w:del w:id="96422" w:author="מנוע מכני" w:date="2026-10-11T12:04:39Z">
        <w:r>
          <w:rPr>
            <w:rtl/>
          </w:rPr>
          <w:delText xml:space="preserve">לא שנו אלא </w:delText>
        </w:r>
      </w:del>
      <w:r>
        <w:rPr>
          <w:rtl/>
        </w:rPr>
        <w:t xml:space="preserve">גמי, אבל צילצול קטן הוי יתור בגדים</w:t>
      </w:r>
      <w:ins w:id="94211" w:author="מנוע מכני" w:date="2026-10-11T12:04:39Z">
        <w:r>
          <w:rPr>
            <w:rtl/>
          </w:rPr>
          <w:t xml:space="preserve">,</w:t>
        </w:r>
      </w:ins>
      <w:del w:id="94212" w:author="מנוע מכני" w:date="2026-10-11T12:04:39Z">
        <w:r>
          <w:rPr>
            <w:rtl/>
          </w:rPr>
          <w:delText xml:space="preserve">;</w:delText>
        </w:r>
      </w:del>
    </w:p>
    <w:p>
      <w:pPr>
        <w:pStyle w:val="38"/>
        <w:rPr>
          <w:ins w:id="98097" w:author="מנוע מכני" w:date="2026-10-11T12:04:39Z"/>
        </w:rPr>
      </w:pPr>
      <w:r>
        <w:t>ור</w:t>
      </w:r>
      <w:r>
        <w:t>י</w:t>
      </w:r>
      <w:r>
        <w:t>"</w:t>
      </w:r>
      <w:r>
        <w:t>ו</w:t>
      </w:r>
      <w:r>
        <w:t xml:space="preserve">:</w:t>
      </w:r>
    </w:p>
    <w:p w:rsidR="00DA63EC" w:rsidRDefault="00DA63EC" w:rsidP="00DA63EC">
      <w:pPr>
        <w:tabs>
          <w:tab w:val="left" w:pos="0"/>
          <w:tab w:val="center" w:pos="2835"/>
        </w:tabs>
        <w:rPr>
          <w:rtl/>
        </w:rPr>
      </w:pPr>
      <w:del w:id="98098" w:author="מנוע מכני" w:date="2026-10-11T12:04:39Z">
        <w:r>
          <w:rPr>
            <w:rtl/>
          </w:rPr>
          <w:delText xml:space="preserve"> </w:delText>
        </w:r>
      </w:del>
      <w:r>
        <w:rPr>
          <w:rtl/>
        </w:rPr>
        <w:t xml:space="preserve">לא</w:t>
      </w:r>
      <w:r>
        <w:rPr>
          <w:rtl/>
        </w:rPr>
        <w:t xml:space="preserve"> אמרו יתור בגדים אלא במקום בגדים, אבל שלא במקום בגדים </w:t>
      </w:r>
      <w:r>
        <w:rPr>
          <w:rtl/>
        </w:rPr>
        <w:t xml:space="preserve">לא</w:t>
      </w:r>
      <w:r>
        <w:rPr>
          <w:rtl/>
        </w:rPr>
        <w:t xml:space="preserve"> הוי יתור.</w:t>
      </w:r>
    </w:p>
    <w:p w:rsidR="00DA63EC" w:rsidRDefault="00DA63EC" w:rsidP="00DA63EC">
      <w:pPr>
        <w:tabs>
          <w:tab w:val="left" w:pos="0"/>
          <w:tab w:val="center" w:pos="2835"/>
        </w:tabs>
        <w:rPr>
          <w:rtl/>
        </w:rPr>
      </w:pPr>
      <w:r>
        <w:rPr>
          <w:rtl/>
        </w:rPr>
        <w:t>ו</w:t>
      </w:r>
      <w:r>
        <w:rPr>
          <w:rFonts w:hint="cs"/>
          <w:rtl/>
        </w:rPr>
        <w:t>לא מפיק משום חציצה - ד</w:t>
      </w:r>
      <w:r>
        <w:rPr>
          <w:rtl/>
        </w:rPr>
        <w:t xml:space="preserve">בשמאל</w:t>
      </w:r>
      <w:ins w:id="94213" w:author="מנוע מכני" w:date="2026-10-11T12:04:39Z">
        <w:r>
          <w:rPr>
            <w:rtl/>
          </w:rPr>
          <w:t xml:space="preserve">,</w:t>
        </w:r>
      </w:ins>
      <w:del w:id="94214" w:author="מנוע מכני" w:date="2026-10-11T12:04:39Z">
        <w:r>
          <w:rPr>
            <w:rtl/>
          </w:rPr>
          <w:delText xml:space="preserve">;</w:delText>
        </w:r>
      </w:del>
      <w:ins w:id="94215" w:author="מנוע מכני" w:date="2026-10-11T12:04:39Z">
        <w:ins w:id="94217" w:author="מנוע מכני" w:date="2026-10-11T12:04:39Z">
          <w:r>
            <w:rPr>
              <w:rFonts w:hint="cs"/>
              <w:rtl/>
            </w:rPr>
            <w:t xml:space="preserve"> </w:t>
          </w:r>
        </w:ins>
        <w:del w:id="94218" w:author="מנוע מכני" w:date="2026-10-11T12:04:39Z">
          <w:r>
            <w:rPr>
              <w:rFonts w:hint="cs"/>
              <w:rtl/>
            </w:rPr>
            <w:delText xml:space="preserve"> </w:delText>
          </w:r>
          <w:r>
            <w:rPr>
              <w:rFonts w:hint="cs"/>
              <w:rtl/>
            </w:rPr>
            <w:delText xml:space="preserve"> </w:delText>
          </w:r>
        </w:del>
      </w:ins>
      <w:del w:id="94216" w:author="מנוע מכני" w:date="2026-10-11T12:04:39Z">
        <w:r>
          <w:rPr>
            <w:rFonts w:hint="cs"/>
            <w:rtl/>
          </w:rPr>
          <w:delText xml:space="preserve">  </w:delText>
        </w:r>
      </w:del>
      <w:r>
        <w:rPr>
          <w:rtl/>
        </w:rPr>
        <w:t xml:space="preserve">א"נ</w:t>
      </w:r>
      <w:r>
        <w:rPr>
          <w:rtl/>
        </w:rPr>
        <w:t xml:space="preserve">, שלא במקום עבודה.</w:t>
      </w:r>
    </w:p>
    <w:p>
      <w:pPr>
        <w:pStyle w:val="38"/>
        <w:rPr>
          <w:ins w:id="98099" w:author="מנוע מכני" w:date="2026-10-11T12:04:39Z"/>
        </w:rPr>
      </w:pPr>
      <w:r>
        <w:lastRenderedPageBreak/>
        <w:t>ופליגא דרבא</w:t>
      </w:r>
      <w:r>
        <w:t xml:space="preserve"> מר</w:t>
      </w:r>
      <w:r>
        <w:t>"</w:t>
      </w:r>
      <w:r>
        <w:t>ח</w:t>
      </w:r>
      <w:r>
        <w:t xml:space="preserve">:</w:t>
      </w:r>
    </w:p>
    <w:p w:rsidR="00DA63EC" w:rsidRDefault="00DA63EC" w:rsidP="00DA63EC">
      <w:pPr>
        <w:tabs>
          <w:tab w:val="left" w:pos="0"/>
          <w:tab w:val="center" w:pos="2835"/>
        </w:tabs>
        <w:rPr>
          <w:rtl/>
        </w:rPr>
      </w:pPr>
      <w:del w:id="98100" w:author="מנוע מכני" w:date="2026-10-11T12:04:39Z">
        <w:r>
          <w:rPr>
            <w:rtl/>
          </w:rPr>
          <w:delText xml:space="preserve"> </w:delText>
        </w:r>
      </w:del>
      <w:r>
        <w:rPr>
          <w:rtl/>
        </w:rPr>
        <w:t xml:space="preserve">במקום בגדים אפי' נימא אחת חוצצת, שלא במקום בגדים שלש על שלש חוצצות, פחות מכאן אינן חוצצות.</w:t>
      </w:r>
    </w:p>
    <w:p w:rsidR="00DA63EC" w:rsidRDefault="00DA63EC" w:rsidP="00DA63EC">
      <w:pPr>
        <w:tabs>
          <w:tab w:val="left" w:pos="0"/>
          <w:tab w:val="center" w:pos="2835"/>
        </w:tabs>
        <w:rPr>
          <w:rtl/>
        </w:rPr>
      </w:pPr>
      <w:r>
        <w:rPr>
          <w:rStyle w:val="2fb"/>
          <w:rFonts w:hint="cs"/>
          <w:rtl/>
        </w:rPr>
        <w:t>אדרי</w:t>
      </w:r>
      <w:r>
        <w:rPr>
          <w:rStyle w:val="2fb"/>
          <w:rtl/>
        </w:rPr>
        <w:t>"</w:t>
      </w:r>
      <w:r>
        <w:rPr>
          <w:rStyle w:val="2fb"/>
          <w:rFonts w:hint="cs"/>
          <w:rtl/>
        </w:rPr>
        <w:t>ו</w:t>
      </w:r>
      <w:r>
        <w:rPr>
          <w:rtl/>
        </w:rPr>
        <w:t xml:space="preserve"> ודאי פליגא, </w:t>
      </w:r>
      <w:r>
        <w:rPr>
          <w:rStyle w:val="2fb"/>
          <w:rtl/>
        </w:rPr>
        <w:t xml:space="preserve">אדר</w:t>
      </w:r>
      <w:r>
        <w:rPr>
          <w:rStyle w:val="2fb"/>
          <w:rFonts w:hint="cs"/>
          <w:rtl/>
        </w:rPr>
        <w:t>יבדר</w:t>
      </w:r>
      <w:r>
        <w:rPr>
          <w:rStyle w:val="2fb"/>
          <w:rtl/>
        </w:rPr>
        <w:t>"</w:t>
      </w:r>
      <w:r>
        <w:rPr>
          <w:rStyle w:val="2fb"/>
          <w:rFonts w:hint="cs"/>
          <w:rtl/>
        </w:rPr>
        <w:t xml:space="preserve">ח</w:t>
      </w:r>
      <w:r>
        <w:rPr>
          <w:rFonts w:hint="cs"/>
          <w:rtl/>
        </w:rPr>
        <w:t xml:space="preserve"> </w:t>
      </w:r>
      <w:r>
        <w:rPr>
          <w:rtl/>
        </w:rPr>
        <w:t>מי לימא דפליגא? שאני צילצול קטן דחשיב.</w:t>
      </w:r>
    </w:p>
    <w:p>
      <w:pPr>
        <w:pStyle w:val="38"/>
        <w:rPr>
          <w:ins w:id="98101" w:author="מנוע מכני" w:date="2026-10-11T12:04:39Z"/>
        </w:rPr>
      </w:pPr>
      <w:r>
        <w:t xml:space="preserve">- </w:t>
      </w:r>
      <w:r>
        <w:t>לישנא אחרינא –</w:t>
      </w:r>
      <w:r>
        <w:t xml:space="preserve"> ריבדר</w:t>
      </w:r>
      <w:r>
        <w:t>"</w:t>
      </w:r>
      <w:r>
        <w:t>ח</w:t>
      </w:r>
      <w:r>
        <w:t xml:space="preserve">:</w:t>
      </w:r>
    </w:p>
    <w:p w:rsidR="00DA63EC" w:rsidRDefault="00DA63EC" w:rsidP="00DA63EC">
      <w:pPr>
        <w:pStyle w:val="affffb"/>
        <w:rPr>
          <w:rtl/>
        </w:rPr>
      </w:pPr>
      <w:del w:id="98102" w:author="מנוע מכני" w:date="2026-10-11T12:04:39Z">
        <w:r>
          <w:rPr>
            <w:rtl/>
          </w:rPr>
          <w:delText xml:space="preserve"> </w:delText>
        </w:r>
      </w:del>
      <w:r>
        <w:rPr>
          <w:rFonts w:hint="cs"/>
          <w:rtl/>
        </w:rPr>
        <w:t>ל</w:t>
      </w:r>
      <w:r>
        <w:rPr>
          <w:rtl/>
        </w:rPr>
        <w:t>"</w:t>
      </w:r>
      <w:r>
        <w:rPr>
          <w:rFonts w:hint="cs"/>
          <w:rtl/>
        </w:rPr>
        <w:t xml:space="preserve">ש</w:t>
      </w:r>
      <w:r>
        <w:rPr>
          <w:rFonts w:hint="cs"/>
          <w:rtl/>
        </w:rPr>
        <w:t xml:space="preserve"> </w:t>
      </w:r>
      <w:r>
        <w:rPr>
          <w:rtl/>
        </w:rPr>
        <w:t xml:space="preserve">אלא גמי, אבל צילצול קטן חוצץ</w:t>
      </w:r>
      <w:ins w:id="94219" w:author="מנוע מכני" w:date="2026-10-11T12:04:39Z">
        <w:r>
          <w:rPr>
            <w:rtl/>
          </w:rPr>
          <w:t xml:space="preserve">,</w:t>
        </w:r>
      </w:ins>
      <w:del w:id="94220" w:author="מנוע מכני" w:date="2026-10-11T12:04:39Z">
        <w:r>
          <w:rPr>
            <w:rtl/>
          </w:rPr>
          <w:delText xml:space="preserve">;</w:delText>
        </w:r>
      </w:del>
    </w:p>
    <w:p>
      <w:pPr>
        <w:pStyle w:val="38"/>
        <w:rPr>
          <w:ins w:id="98103" w:author="מנוע מכני" w:date="2026-10-11T12:04:39Z"/>
        </w:rPr>
      </w:pPr>
      <w:r>
        <w:t>ור</w:t>
      </w:r>
      <w:r>
        <w:t>י</w:t>
      </w:r>
      <w:r>
        <w:t>"</w:t>
      </w:r>
      <w:r>
        <w:t>ו</w:t>
      </w:r>
      <w:r>
        <w:t xml:space="preserve">:</w:t>
      </w:r>
    </w:p>
    <w:p w:rsidR="00DA63EC" w:rsidRDefault="00DA63EC" w:rsidP="00DA63EC">
      <w:pPr>
        <w:tabs>
          <w:tab w:val="left" w:pos="0"/>
          <w:tab w:val="center" w:pos="2835"/>
        </w:tabs>
        <w:rPr>
          <w:rtl/>
        </w:rPr>
      </w:pPr>
      <w:del w:id="98104" w:author="מנוע מכני" w:date="2026-10-11T12:04:39Z">
        <w:r>
          <w:rPr>
            <w:rtl/>
          </w:rPr>
          <w:delText xml:space="preserve"> </w:delText>
        </w:r>
      </w:del>
      <w:r>
        <w:rPr>
          <w:rtl/>
        </w:rPr>
        <w:t xml:space="preserve">לא</w:t>
      </w:r>
      <w:r>
        <w:rPr>
          <w:rtl/>
        </w:rPr>
        <w:t xml:space="preserve"> אמרו חציצה בפחות משלש על שלש אלא במקום בגדים, אבל שלא במקום בגדים - שלש על שלש חוצצות, פחות מיכן אינה חוצצת, והיינו </w:t>
      </w:r>
      <w:r>
        <w:rPr>
          <w:rStyle w:val="2fb"/>
          <w:rtl/>
        </w:rPr>
        <w:t xml:space="preserve">דרבא</w:t>
      </w:r>
      <w:r>
        <w:rPr>
          <w:rtl/>
        </w:rPr>
        <w:t xml:space="preserve"> </w:t>
      </w:r>
      <w:r>
        <w:rPr>
          <w:rStyle w:val="2fb"/>
          <w:rFonts w:hint="cs"/>
          <w:rtl/>
        </w:rPr>
        <w:t>מר</w:t>
      </w:r>
      <w:r>
        <w:rPr>
          <w:rStyle w:val="2fb"/>
          <w:rtl/>
        </w:rPr>
        <w:t>"</w:t>
      </w:r>
      <w:r>
        <w:rPr>
          <w:rStyle w:val="2fb"/>
          <w:rFonts w:hint="cs"/>
          <w:rtl/>
        </w:rPr>
        <w:t>ח</w:t>
      </w:r>
    </w:p>
    <w:p>
      <w:pPr>
        <w:pStyle w:val="38"/>
        <w:rPr>
          <w:ins w:id="98105" w:author="מנוע מכני" w:date="2026-10-11T12:04:39Z"/>
        </w:rPr>
      </w:pPr>
      <w:r>
        <w:t>ופליגא אדריבדר</w:t>
      </w:r>
      <w:r>
        <w:t>"</w:t>
      </w:r>
      <w:r>
        <w:t>ח:</w:t>
      </w:r>
    </w:p>
    <w:p w:rsidR="00DA63EC" w:rsidRDefault="00DA63EC" w:rsidP="00DA63EC">
      <w:pPr>
        <w:tabs>
          <w:tab w:val="left" w:pos="0"/>
          <w:tab w:val="center" w:pos="2835"/>
        </w:tabs>
        <w:rPr>
          <w:rtl/>
        </w:rPr>
      </w:pPr>
      <w:del w:id="98106" w:author="מנוע מכני" w:date="2026-10-11T12:04:39Z">
        <w:r>
          <w:rPr>
            <w:rtl/>
          </w:rPr>
          <w:delText xml:space="preserve"> </w:delText>
        </w:r>
      </w:del>
      <w:r>
        <w:rPr>
          <w:rFonts w:hint="cs"/>
          <w:rtl/>
        </w:rPr>
        <w:t>ד</w:t>
      </w:r>
      <w:r>
        <w:rPr>
          <w:rtl/>
        </w:rPr>
        <w:t>שאני צילצול קטן דחשיב.</w:t>
      </w:r>
    </w:p>
    <w:p w:rsidR="00DA63EC" w:rsidRDefault="00DA63EC" w:rsidP="00DA63EC">
      <w:pPr>
        <w:tabs>
          <w:tab w:val="left" w:pos="0"/>
          <w:tab w:val="center" w:pos="2835"/>
        </w:tabs>
        <w:rPr>
          <w:rtl/>
        </w:rPr>
      </w:pPr>
      <w:r>
        <w:rPr>
          <w:rStyle w:val="2fb"/>
          <w:rFonts w:hint="cs"/>
          <w:rtl/>
        </w:rPr>
        <w:t>ולרי</w:t>
      </w:r>
      <w:r>
        <w:rPr>
          <w:rStyle w:val="2fb"/>
          <w:rtl/>
        </w:rPr>
        <w:t>"</w:t>
      </w:r>
      <w:r>
        <w:rPr>
          <w:rStyle w:val="2fb"/>
          <w:rFonts w:hint="cs"/>
          <w:rtl/>
        </w:rPr>
        <w:t xml:space="preserve">ו</w:t>
      </w:r>
      <w:r>
        <w:rPr>
          <w:rFonts w:hint="cs"/>
          <w:rtl/>
        </w:rPr>
        <w:t xml:space="preserve"> דיבר בגמי ולא בצילצול קטן </w:t>
      </w:r>
      <w:ins w:id="90833" w:author="מנוע מכני" w:date="2026-10-11T12:04:39Z">
        <w:r>
          <w:rPr>
            <w:rFonts w:hint="cs"/>
            <w:rtl/>
          </w:rPr>
          <w:t xml:space="preserve">דדבר</w:t>
        </w:r>
      </w:ins>
      <w:del w:id="90834" w:author="מנוע מכני" w:date="2026-10-11T12:04:39Z">
        <w:r>
          <w:rPr>
            <w:rFonts w:hint="cs"/>
            <w:rtl/>
          </w:rPr>
          <w:delText xml:space="preserve">ד</w:delText>
        </w:r>
        <w:r>
          <w:rPr>
            <w:rtl/>
          </w:rPr>
          <w:delText xml:space="preserve">מילתא</w:delText>
        </w:r>
      </w:del>
      <w:r>
        <w:rPr>
          <w:rtl/>
        </w:rPr>
        <w:t xml:space="preserve"> אגב </w:t>
      </w:r>
      <w:ins w:id="96937" w:author="מנוע מכני" w:date="2026-10-11T12:04:39Z">
        <w:r>
          <w:rPr>
            <w:rtl/>
          </w:rPr>
          <w:t xml:space="preserve">דרכו</w:t>
        </w:r>
      </w:ins>
      <w:del w:id="96938" w:author="מנוע מכני" w:date="2026-10-11T12:04:39Z">
        <w:r>
          <w:rPr>
            <w:rtl/>
          </w:rPr>
          <w:delText xml:space="preserve">אורחיה</w:delText>
        </w:r>
      </w:del>
      <w:r>
        <w:rPr>
          <w:rtl/>
        </w:rPr>
        <w:t xml:space="preserve"> </w:t>
      </w:r>
      <w:r>
        <w:rPr>
          <w:rtl/>
        </w:rPr>
        <w:t xml:space="preserve">קמ"ל</w:t>
      </w:r>
      <w:r>
        <w:rPr>
          <w:rtl/>
        </w:rPr>
        <w:t xml:space="preserve">, דגמי מסי.</w:t>
      </w:r>
    </w:p>
    <w:p>
      <w:pPr>
        <w:pStyle w:val="afffff8"/>
        <w:rPr>
          <w:ins w:id="90577" w:author="קלוד" w:date="2026-10-11T12:29:36Z"/>
        </w:rPr>
      </w:pPr>
      <w:ins w:id="90578" w:author="קלוד" w:date="2026-10-11T12:29:36Z">
        <w:r>
          <w:rPr>
            <w:color w:val="7B3F00"/>
          </w:rPr>
          <w:t xml:space="preserve">האם רוח, כינה ואבק חוצצים בין הבגד לבשר?</w:t>
        </w:r>
      </w:ins>
    </w:p>
    <w:p>
      <w:pPr>
        <w:pStyle w:val="38"/>
        <w:rPr>
          <w:ins w:id="98108" w:author="מנוע מכני" w:date="2026-10-11T12:04:39Z"/>
        </w:rPr>
      </w:pPr>
      <w:del w:id="98107" w:author="מנוע מכני" w:date="2026-10-11T12:04:39Z">
        <w:r w:rsidRPr="00DA208C">
          <w:delText xml:space="preserve">•</w:delText>
        </w:r>
      </w:del>
      <w:r w:rsidRPr="00DA208C">
        <w:t xml:space="preserve"> בעי רבא:</w:t>
      </w:r>
    </w:p>
    <w:p w:rsidR="00DA63EC" w:rsidRDefault="00DA63EC" w:rsidP="00DA63EC">
      <w:pPr>
        <w:tabs>
          <w:tab w:val="left" w:pos="0"/>
          <w:tab w:val="center" w:pos="2835"/>
        </w:tabs>
        <w:rPr>
          <w:rtl/>
        </w:rPr>
      </w:pPr>
      <w:del w:id="98109" w:author="מנוע מכני" w:date="2026-10-11T12:04:39Z">
        <w:r w:rsidRPr="00DA208C">
          <w:rPr>
            <w:b/>
            <w:bCs/>
            <w:rtl/>
          </w:rPr>
          <w:delText xml:space="preserve"> </w:delText>
        </w:r>
      </w:del>
      <w:r>
        <w:rPr>
          <w:rtl/>
        </w:rPr>
        <w:t xml:space="preserve">נכנסה לו </w:t>
      </w:r>
      <w:r w:rsidRPr="00DA208C">
        <w:rPr>
          <w:b/>
          <w:bCs/>
          <w:rtl/>
        </w:rPr>
        <w:t>רוח בבגדו</w:t>
      </w:r>
      <w:r>
        <w:rPr>
          <w:rtl/>
        </w:rPr>
        <w:t xml:space="preserve">, מהו? על בשרו </w:t>
      </w:r>
      <w:ins w:id="90835" w:author="מנוע מכני" w:date="2026-10-11T12:04:39Z">
        <w:r>
          <w:rPr>
            <w:rtl/>
          </w:rPr>
          <w:t xml:space="preserve">צריך</w:t>
        </w:r>
      </w:ins>
      <w:del w:id="90836" w:author="מנוע מכני" w:date="2026-10-11T12:04:39Z">
        <w:r>
          <w:rPr>
            <w:rtl/>
          </w:rPr>
          <w:delText xml:space="preserve">בעינן</w:delText>
        </w:r>
      </w:del>
      <w:r>
        <w:rPr>
          <w:rtl/>
        </w:rPr>
        <w:t xml:space="preserve"> והא </w:t>
      </w:r>
      <w:ins w:id="90837" w:author="מנוע מכני" w:date="2026-10-11T12:04:39Z">
        <w:r>
          <w:rPr>
            <w:rtl/>
          </w:rPr>
          <w:t xml:space="preserve">אין</w:t>
        </w:r>
      </w:ins>
      <w:del w:id="90838" w:author="מנוע מכני" w:date="2026-10-11T12:04:39Z">
        <w:r>
          <w:rPr>
            <w:rtl/>
          </w:rPr>
          <w:delText xml:space="preserve">ליכא</w:delText>
        </w:r>
      </w:del>
      <w:r>
        <w:rPr>
          <w:rtl/>
        </w:rPr>
        <w:t xml:space="preserve">, </w:t>
      </w:r>
      <w:r w:rsidRPr="00DA208C">
        <w:rPr>
          <w:rFonts w:hint="cs"/>
          <w:b/>
          <w:bCs/>
          <w:rtl/>
        </w:rPr>
        <w:t>או</w:t>
      </w:r>
      <w:r>
        <w:rPr>
          <w:b/>
          <w:bCs/>
          <w:rtl/>
        </w:rPr>
        <w:t>"</w:t>
      </w:r>
      <w:r w:rsidRPr="00DA208C">
        <w:rPr>
          <w:rFonts w:hint="cs"/>
          <w:b/>
          <w:bCs/>
          <w:rtl/>
        </w:rPr>
        <w:t>ד</w:t>
      </w:r>
      <w:r>
        <w:rPr>
          <w:rFonts w:hint="cs"/>
          <w:rtl/>
        </w:rPr>
        <w:t xml:space="preserve"> </w:t>
      </w:r>
      <w:r>
        <w:rPr>
          <w:rtl/>
        </w:rPr>
        <w:t xml:space="preserve">דרך לבישה בכך? </w:t>
      </w:r>
    </w:p>
    <w:p w:rsidR="00DA63EC" w:rsidRDefault="00DA63EC" w:rsidP="00DA63EC">
      <w:pPr>
        <w:tabs>
          <w:tab w:val="left" w:pos="0"/>
          <w:tab w:val="center" w:pos="2835"/>
        </w:tabs>
        <w:rPr>
          <w:rtl/>
        </w:rPr>
      </w:pPr>
      <w:r w:rsidRPr="00DA208C">
        <w:rPr>
          <w:b/>
          <w:bCs/>
          <w:rtl/>
        </w:rPr>
        <w:t xml:space="preserve">כינה </w:t>
      </w:r>
      <w:r w:rsidRPr="00DA208C">
        <w:rPr>
          <w:rFonts w:hint="cs"/>
          <w:b/>
          <w:bCs/>
          <w:rtl/>
        </w:rPr>
        <w:t xml:space="preserve">חיה </w:t>
      </w:r>
      <w:r>
        <w:rPr>
          <w:rtl/>
        </w:rPr>
        <w:t>מהו שתחוץ</w:t>
      </w:r>
      <w:r>
        <w:rPr>
          <w:rFonts w:hint="cs"/>
          <w:rtl/>
        </w:rPr>
        <w:t xml:space="preserve"> </w:t>
      </w:r>
      <w:ins w:id="95813" w:author="מנוע מכני" w:date="2026-10-11T12:04:39Z">
        <w:r>
          <w:rPr>
            <w:rFonts w:hint="cs"/>
            <w:rtl/>
          </w:rPr>
          <w:t xml:space="preserve">אם </w:t>
        </w:r>
      </w:ins>
      <w:del w:id="95814" w:author="מנוע מכני" w:date="2026-10-11T12:04:39Z">
        <w:r>
          <w:rPr>
            <w:rFonts w:hint="cs"/>
            <w:rtl/>
          </w:rPr>
          <w:delText xml:space="preserve">אי </w:delText>
        </w:r>
      </w:del>
      <w:r>
        <w:rPr>
          <w:rtl/>
        </w:rPr>
        <w:t>כיון ד</w:t>
      </w:r>
      <w:r>
        <w:rPr>
          <w:rFonts w:hint="cs"/>
          <w:rtl/>
        </w:rPr>
        <w:t xml:space="preserve">באה והולכת כבשרו </w:t>
      </w:r>
      <w:r>
        <w:rPr>
          <w:rtl/>
        </w:rPr>
        <w:t xml:space="preserve">ולא חייצא, </w:t>
      </w:r>
      <w:r w:rsidRPr="00DA208C">
        <w:rPr>
          <w:b/>
          <w:bCs/>
          <w:rtl/>
        </w:rPr>
        <w:t>או</w:t>
      </w:r>
      <w:r>
        <w:rPr>
          <w:b/>
          <w:bCs/>
          <w:rtl/>
        </w:rPr>
        <w:t>"</w:t>
      </w:r>
      <w:r w:rsidRPr="00DA208C">
        <w:rPr>
          <w:rFonts w:hint="cs"/>
          <w:b/>
          <w:bCs/>
          <w:rtl/>
        </w:rPr>
        <w:t>ד</w:t>
      </w:r>
      <w:r>
        <w:rPr>
          <w:rtl/>
        </w:rPr>
        <w:t xml:space="preserve"> כיון דקפיד עלה חייצא</w:t>
      </w:r>
      <w:r>
        <w:rPr>
          <w:rFonts w:hint="cs"/>
          <w:rtl/>
        </w:rPr>
        <w:t xml:space="preserve">[ובמתה ודאי חוצצת</w:t>
      </w:r>
      <w:ins w:id="94221" w:author="מנוע מכני" w:date="2026-10-11T12:04:39Z">
        <w:r>
          <w:rPr>
            <w:rFonts w:hint="cs"/>
            <w:rtl/>
          </w:rPr>
          <w:t xml:space="preserve"> </w:t>
        </w:r>
      </w:ins>
      <w:del w:id="94222" w:author="מנוע מכני" w:date="2026-10-11T12:04:39Z">
        <w:r>
          <w:rPr>
            <w:rFonts w:hint="cs"/>
            <w:rtl/>
          </w:rPr>
          <w:delText xml:space="preserve"> </w:delText>
        </w:r>
        <w:r>
          <w:rPr>
            <w:rtl/>
          </w:rPr>
          <w:delText xml:space="preserve"> </w:delText>
        </w:r>
      </w:del>
    </w:p>
    <w:p w:rsidR="00DA63EC" w:rsidRDefault="00DA63EC" w:rsidP="00DA63EC">
      <w:pPr>
        <w:tabs>
          <w:tab w:val="left" w:pos="0"/>
          <w:tab w:val="center" w:pos="2835"/>
        </w:tabs>
        <w:rPr>
          <w:rtl/>
        </w:rPr>
      </w:pPr>
      <w:r w:rsidRPr="00DA208C">
        <w:rPr>
          <w:rFonts w:hint="cs"/>
          <w:b/>
          <w:bCs/>
          <w:rtl/>
        </w:rPr>
        <w:t xml:space="preserve">אבק </w:t>
      </w:r>
      <w:r w:rsidRPr="00DA208C">
        <w:rPr>
          <w:b/>
          <w:bCs/>
          <w:rtl/>
        </w:rPr>
        <w:t>עפר</w:t>
      </w:r>
      <w:r>
        <w:rPr>
          <w:rtl/>
        </w:rPr>
        <w:t xml:space="preserve"> מהו שיחוץ </w:t>
      </w:r>
      <w:r>
        <w:rPr>
          <w:rFonts w:hint="cs"/>
          <w:rtl/>
        </w:rPr>
        <w:t>[ד</w:t>
      </w:r>
      <w:r>
        <w:rPr>
          <w:rtl/>
        </w:rPr>
        <w:t>עפר ודאי חייץ</w:t>
      </w:r>
      <w:r>
        <w:rPr>
          <w:rFonts w:hint="cs"/>
          <w:rtl/>
        </w:rPr>
        <w:t>]</w:t>
      </w:r>
      <w:r>
        <w:rPr>
          <w:rtl/>
        </w:rPr>
        <w:t>? בית השחי מהו שיחוץ?</w:t>
      </w:r>
      <w:r w:rsidRPr="00464129">
        <w:rPr>
          <w:rStyle w:val="afffff0"/>
          <w:rtl/>
        </w:rPr>
        <w:t xml:space="preserve"> </w:t>
      </w:r>
      <w:r w:rsidRPr="00464129">
        <w:rPr>
          <w:rStyle w:val="afffff0"/>
          <w:rFonts w:hint="cs"/>
          <w:rtl/>
        </w:rPr>
        <w:t>'</w:t>
      </w:r>
      <w:ins w:id="90517" w:author="Claude - סמנטי" w:date="2026-10-11T12:26:16Z">
        <w:r>
          <w:rPr>
            <w:rStyle w:val="afffff0"/>
            <w:rtl/>
          </w:rPr>
          <w:t xml:space="preserve">עַל בְּשָׂרוֹ</w:t>
        </w:r>
      </w:ins>
      <w:del w:id="90518" w:author="Claude - סמנטי" w:date="2026-10-11T12:26:16Z">
        <w:r w:rsidRPr="00464129">
          <w:rPr>
            <w:rStyle w:val="afffff0"/>
            <w:rtl/>
          </w:rPr>
          <w:delText xml:space="preserve">על בשרו</w:delText>
        </w:r>
      </w:del>
      <w:r w:rsidRPr="00464129">
        <w:rPr>
          <w:rStyle w:val="afffff0"/>
          <w:rFonts w:hint="cs"/>
          <w:rtl/>
        </w:rPr>
        <w:t>'</w:t>
      </w:r>
      <w:r w:rsidRPr="00464129">
        <w:rPr>
          <w:rStyle w:val="afffff0"/>
          <w:rtl/>
        </w:rPr>
        <w:t xml:space="preserve"> </w:t>
      </w:r>
      <w:r>
        <w:rPr>
          <w:rtl/>
        </w:rPr>
        <w:t xml:space="preserve">והא </w:t>
      </w:r>
      <w:ins w:id="90839" w:author="מנוע מכני" w:date="2026-10-11T12:04:39Z">
        <w:r>
          <w:rPr>
            <w:rtl/>
          </w:rPr>
          <w:t xml:space="preserve">אין</w:t>
        </w:r>
      </w:ins>
      <w:del w:id="90840" w:author="מנוע מכני" w:date="2026-10-11T12:04:39Z">
        <w:r>
          <w:rPr>
            <w:rtl/>
          </w:rPr>
          <w:delText xml:space="preserve">ליכא</w:delText>
        </w:r>
      </w:del>
      <w:r>
        <w:rPr>
          <w:rtl/>
        </w:rPr>
        <w:t xml:space="preserve">, </w:t>
      </w:r>
      <w:r w:rsidRPr="00EC3A9D">
        <w:rPr>
          <w:b/>
          <w:bCs/>
          <w:rtl/>
        </w:rPr>
        <w:t>או"</w:t>
      </w:r>
      <w:r w:rsidRPr="00EC3A9D">
        <w:rPr>
          <w:rFonts w:hint="cs"/>
          <w:b/>
          <w:bCs/>
          <w:rtl/>
        </w:rPr>
        <w:t>ד</w:t>
      </w:r>
      <w:r>
        <w:rPr>
          <w:rtl/>
        </w:rPr>
        <w:t xml:space="preserve"> דרך לבישה בכך? </w:t>
      </w:r>
    </w:p>
    <w:p w:rsidR="00DA63EC" w:rsidRDefault="00DA63EC" w:rsidP="00DA63EC">
      <w:pPr>
        <w:tabs>
          <w:tab w:val="left" w:pos="0"/>
          <w:tab w:val="center" w:pos="2835"/>
        </w:tabs>
        <w:rPr>
          <w:rtl/>
        </w:rPr>
      </w:pPr>
      <w:r>
        <w:rPr>
          <w:rtl/>
        </w:rPr>
        <w:t xml:space="preserve">הכניס </w:t>
      </w:r>
      <w:r w:rsidRPr="00DA208C">
        <w:rPr>
          <w:b/>
          <w:bCs/>
          <w:rtl/>
        </w:rPr>
        <w:t>ידו לתוך חיקו</w:t>
      </w:r>
      <w:r>
        <w:rPr>
          <w:rtl/>
        </w:rPr>
        <w:t xml:space="preserve">, </w:t>
      </w:r>
      <w:ins w:id="95815" w:author="מנוע מכני" w:date="2026-10-11T12:04:39Z">
        <w:r>
          <w:rPr>
            <w:rFonts w:hint="cs"/>
            <w:rtl/>
          </w:rPr>
          <w:t xml:space="preserve">אם </w:t>
        </w:r>
      </w:ins>
      <w:del w:id="95816" w:author="מנוע מכני" w:date="2026-10-11T12:04:39Z">
        <w:r>
          <w:rPr>
            <w:rFonts w:hint="cs"/>
            <w:rtl/>
          </w:rPr>
          <w:delText xml:space="preserve">אי </w:delText>
        </w:r>
      </w:del>
      <w:r>
        <w:rPr>
          <w:rtl/>
        </w:rPr>
        <w:t xml:space="preserve">גופו חייץ או </w:t>
      </w:r>
      <w:r>
        <w:rPr>
          <w:rtl/>
        </w:rPr>
        <w:t xml:space="preserve">לא</w:t>
      </w:r>
      <w:r>
        <w:rPr>
          <w:rtl/>
        </w:rPr>
        <w:t xml:space="preserve">? </w:t>
      </w:r>
    </w:p>
    <w:p w:rsidR="00DA63EC" w:rsidRDefault="00DA63EC" w:rsidP="00DA63EC">
      <w:pPr>
        <w:tabs>
          <w:tab w:val="left" w:pos="0"/>
          <w:tab w:val="center" w:pos="2835"/>
        </w:tabs>
        <w:rPr>
          <w:rtl/>
        </w:rPr>
      </w:pPr>
      <w:r w:rsidRPr="00DA208C">
        <w:rPr>
          <w:b/>
          <w:bCs/>
          <w:rtl/>
        </w:rPr>
        <w:t xml:space="preserve">נימא מדולדלת, </w:t>
      </w:r>
      <w:r>
        <w:rPr>
          <w:rtl/>
        </w:rPr>
        <w:t>מהו</w:t>
      </w:r>
      <w:r>
        <w:rPr>
          <w:rFonts w:hint="cs"/>
          <w:rtl/>
        </w:rPr>
        <w:t xml:space="preserve"> שתחצוץ [דנימא וודאי חייצא] </w:t>
      </w:r>
    </w:p>
    <w:p w:rsidR="00DA63EC" w:rsidRDefault="00DA63EC" w:rsidP="00DA63EC">
      <w:pPr>
        <w:tabs>
          <w:tab w:val="left" w:pos="0"/>
          <w:tab w:val="center" w:pos="2835"/>
        </w:tabs>
        <w:rPr>
          <w:rtl/>
        </w:rPr>
      </w:pPr>
    </w:p>
    <w:p>
      <w:pPr>
        <w:pStyle w:val="38"/>
        <w:rPr>
          <w:ins w:id="98111" w:author="מנוע מכני" w:date="2026-10-11T12:04:39Z"/>
        </w:rPr>
      </w:pPr>
      <w:del w:id="98110" w:author="מנוע מכני" w:date="2026-10-11T12:04:39Z">
        <w:r w:rsidRPr="00AB425A">
          <w:delText xml:space="preserve">•</w:delText>
        </w:r>
      </w:del>
      <w:r w:rsidRPr="00AB425A">
        <w:t xml:space="preserve"> בעי מר בר רב אשי:</w:t>
      </w:r>
    </w:p>
    <w:p w:rsidR="00DA63EC" w:rsidRDefault="00DA63EC" w:rsidP="00DA63EC">
      <w:pPr>
        <w:tabs>
          <w:tab w:val="left" w:pos="0"/>
          <w:tab w:val="center" w:pos="2835"/>
        </w:tabs>
        <w:rPr>
          <w:rtl/>
        </w:rPr>
      </w:pPr>
      <w:del w:id="98112" w:author="מנוע מכני" w:date="2026-10-11T12:04:39Z">
        <w:r w:rsidRPr="00AB425A">
          <w:rPr>
            <w:b/>
            <w:bCs/>
            <w:rtl/>
          </w:rPr>
          <w:delText xml:space="preserve"> </w:delText>
        </w:r>
      </w:del>
      <w:r>
        <w:rPr>
          <w:rtl/>
        </w:rPr>
        <w:t xml:space="preserve">יצא שערו בבגדו, מהו? שערו כגופו דמי או </w:t>
      </w:r>
      <w:ins w:id="90841" w:author="מנוע מכני" w:date="2026-10-11T12:04:39Z">
        <w:r>
          <w:rPr>
            <w:rtl/>
          </w:rPr>
          <w:t xml:space="preserve">לא</w:t>
        </w:r>
      </w:ins>
      <w:del w:id="90842" w:author="מנוע מכני" w:date="2026-10-11T12:04:39Z">
        <w:r>
          <w:rPr>
            <w:rtl/>
          </w:rPr>
          <w:delText xml:space="preserve">לאו</w:delText>
        </w:r>
      </w:del>
      <w:r>
        <w:rPr>
          <w:rtl/>
        </w:rPr>
        <w:t xml:space="preserve"> כגופו דמי? </w:t>
      </w:r>
    </w:p>
    <w:p>
      <w:pPr>
        <w:pStyle w:val="afffff8"/>
        <w:rPr>
          <w:ins w:id="90575" w:author="קלוד" w:date="2026-10-11T12:29:36Z"/>
        </w:rPr>
      </w:pPr>
      <w:ins w:id="90576" w:author="קלוד" w:date="2026-10-11T12:29:36Z">
        <w:r>
          <w:rPr>
            <w:color w:val="7B3F00"/>
          </w:rPr>
          <w:t xml:space="preserve">האם תפילין חוצצות בעבודה?</w:t>
        </w:r>
      </w:ins>
    </w:p>
    <w:p>
      <w:pPr>
        <w:pStyle w:val="38"/>
        <w:rPr>
          <w:ins w:id="98113" w:author="מנוע מכני" w:date="2026-10-11T12:04:39Z"/>
        </w:rPr>
      </w:pPr>
      <w:r w:rsidRPr="00435194">
        <w:t>בעי רבי זירא</w:t>
      </w:r>
      <w:r>
        <w:t xml:space="preserve">:</w:t>
      </w:r>
    </w:p>
    <w:p w:rsidR="00DA63EC" w:rsidRDefault="00DA63EC" w:rsidP="00DA63EC">
      <w:pPr>
        <w:tabs>
          <w:tab w:val="left" w:pos="0"/>
          <w:tab w:val="center" w:pos="2835"/>
        </w:tabs>
        <w:rPr>
          <w:rtl/>
        </w:rPr>
      </w:pPr>
      <w:del w:id="98114" w:author="מנוע מכני" w:date="2026-10-11T12:04:39Z">
        <w:r>
          <w:rPr>
            <w:rtl/>
          </w:rPr>
          <w:delText xml:space="preserve"> </w:delText>
        </w:r>
      </w:del>
      <w:r>
        <w:rPr>
          <w:rtl/>
        </w:rPr>
        <w:t xml:space="preserve">תפילין מהו שיחוצו? </w:t>
      </w:r>
      <w:r>
        <w:rPr>
          <w:rFonts w:hint="cs"/>
          <w:rtl/>
        </w:rPr>
        <w:t>למ</w:t>
      </w:r>
      <w:r>
        <w:rPr>
          <w:rtl/>
        </w:rPr>
        <w:t>"</w:t>
      </w:r>
      <w:r>
        <w:rPr>
          <w:rFonts w:hint="cs"/>
          <w:rtl/>
        </w:rPr>
        <w:t xml:space="preserve">ד</w:t>
      </w:r>
      <w:r>
        <w:rPr>
          <w:rFonts w:hint="cs"/>
          <w:rtl/>
        </w:rPr>
        <w:t xml:space="preserve"> לילה </w:t>
      </w:r>
      <w:ins w:id="90845" w:author="מנוע מכני" w:date="2026-10-11T12:04:39Z">
        <w:r>
          <w:rPr>
            <w:rtl/>
          </w:rPr>
          <w:t xml:space="preserve">לא</w:t>
        </w:r>
      </w:ins>
      <w:del w:id="90846" w:author="מנוע מכני" w:date="2026-10-11T12:04:39Z">
        <w:r>
          <w:rPr>
            <w:rtl/>
          </w:rPr>
          <w:delText xml:space="preserve">לאו</w:delText>
        </w:r>
      </w:del>
      <w:r>
        <w:rPr>
          <w:rtl/>
        </w:rPr>
        <w:t xml:space="preserve"> זמן תפילין </w:t>
      </w:r>
      <w:r>
        <w:rPr>
          <w:rtl/>
        </w:rPr>
        <w:t xml:space="preserve">לא</w:t>
      </w:r>
      <w:r>
        <w:rPr>
          <w:rtl/>
        </w:rPr>
        <w:t xml:space="preserve"> תבעי</w:t>
      </w:r>
      <w:r>
        <w:rPr>
          <w:rFonts w:hint="cs"/>
          <w:rtl/>
        </w:rPr>
        <w:t xml:space="preserve"> ד</w:t>
      </w:r>
      <w:r>
        <w:rPr>
          <w:rtl/>
        </w:rPr>
        <w:t xml:space="preserve">כיון </w:t>
      </w:r>
      <w:ins w:id="90057" w:author="Claude - סמנטי" w:date="2026-10-11T12:26:16Z">
        <w:r>
          <w:rPr>
            <w:rtl/>
          </w:rPr>
          <w:t xml:space="preserve">שבלילה</w:t>
        </w:r>
      </w:ins>
      <w:del w:id="90058" w:author="Claude - סמנטי" w:date="2026-10-11T12:26:16Z">
        <w:r>
          <w:rPr>
            <w:rtl/>
          </w:rPr>
          <w:delText xml:space="preserve">דלילה</w:delText>
        </w:r>
      </w:del>
      <w:r>
        <w:rPr>
          <w:rtl/>
        </w:rPr>
        <w:t xml:space="preserve"> חייצי יום </w:t>
      </w:r>
      <w:ins w:id="90843" w:author="מנוע מכני" w:date="2026-10-11T12:04:39Z">
        <w:r>
          <w:rPr>
            <w:rtl/>
          </w:rPr>
          <w:t xml:space="preserve">גם</w:t>
        </w:r>
      </w:ins>
      <w:del w:id="90844" w:author="מנוע מכני" w:date="2026-10-11T12:04:39Z">
        <w:r>
          <w:rPr>
            <w:rtl/>
          </w:rPr>
          <w:delText xml:space="preserve">נמי</w:delText>
        </w:r>
      </w:del>
      <w:r>
        <w:rPr>
          <w:rtl/>
        </w:rPr>
        <w:t xml:space="preserve"> חייצי,</w:t>
      </w:r>
    </w:p>
    <w:p w:rsidR="00DA63EC" w:rsidRDefault="00DA63EC" w:rsidP="00DA63EC">
      <w:pPr>
        <w:tabs>
          <w:tab w:val="left" w:pos="0"/>
          <w:tab w:val="center" w:pos="2835"/>
        </w:tabs>
        <w:rPr>
          <w:rtl/>
        </w:rPr>
      </w:pPr>
      <w:r>
        <w:rPr>
          <w:rtl/>
        </w:rPr>
        <w:tab/>
      </w:r>
      <w:r>
        <w:rPr>
          <w:rtl/>
        </w:rPr>
        <w:tab/>
      </w:r>
      <w:r>
        <w:rPr>
          <w:rFonts w:hint="cs"/>
          <w:rtl/>
        </w:rPr>
        <w:t>ותיבעי אליבא דמ</w:t>
      </w:r>
      <w:r>
        <w:rPr>
          <w:rtl/>
        </w:rPr>
        <w:t>"</w:t>
      </w:r>
      <w:r>
        <w:rPr>
          <w:rFonts w:hint="cs"/>
          <w:rtl/>
        </w:rPr>
        <w:t>ד</w:t>
      </w:r>
      <w:r>
        <w:rPr>
          <w:rtl/>
        </w:rPr>
        <w:t xml:space="preserve">: לילה זמן תפילין, </w:t>
      </w:r>
      <w:ins w:id="95817" w:author="מנוע מכני" w:date="2026-10-11T12:04:39Z">
        <w:r>
          <w:rPr>
            <w:rFonts w:hint="cs"/>
            <w:rtl/>
          </w:rPr>
          <w:t xml:space="preserve">אם </w:t>
        </w:r>
      </w:ins>
      <w:del w:id="95818" w:author="מנוע מכני" w:date="2026-10-11T12:04:39Z">
        <w:r>
          <w:rPr>
            <w:rFonts w:hint="cs"/>
            <w:rtl/>
          </w:rPr>
          <w:delText xml:space="preserve">אי</w:delText>
        </w:r>
        <w:r>
          <w:rPr>
            <w:rtl/>
          </w:rPr>
          <w:delText xml:space="preserve"> </w:delText>
        </w:r>
      </w:del>
      <w:r>
        <w:rPr>
          <w:rtl/>
        </w:rPr>
        <w:t xml:space="preserve">מצוה </w:t>
      </w:r>
      <w:ins w:id="96143" w:author="מנוע מכני" w:date="2026-10-11T12:04:39Z">
        <w:r>
          <w:rPr>
            <w:rtl/>
          </w:rPr>
          <w:t xml:space="preserve">דגופו</w:t>
        </w:r>
      </w:ins>
      <w:del w:id="96144" w:author="מנוע מכני" w:date="2026-10-11T12:04:39Z">
        <w:r>
          <w:rPr>
            <w:rtl/>
          </w:rPr>
          <w:delText xml:space="preserve">דגופיה</w:delText>
        </w:r>
      </w:del>
      <w:r>
        <w:rPr>
          <w:rtl/>
        </w:rPr>
        <w:t xml:space="preserve"> חייץ או </w:t>
      </w:r>
      <w:r>
        <w:rPr>
          <w:rtl/>
        </w:rPr>
        <w:t xml:space="preserve">לא</w:t>
      </w:r>
      <w:r>
        <w:rPr>
          <w:rtl/>
        </w:rPr>
        <w:t xml:space="preserve"> חייץ? </w:t>
      </w:r>
    </w:p>
    <w:p w:rsidR="00DA63EC" w:rsidRDefault="00DA63EC" w:rsidP="00DA63EC">
      <w:pPr>
        <w:tabs>
          <w:tab w:val="left" w:pos="0"/>
          <w:tab w:val="center" w:pos="2835"/>
        </w:tabs>
        <w:rPr>
          <w:rtl/>
        </w:rPr>
      </w:pPr>
      <w:r>
        <w:rPr>
          <w:rtl/>
        </w:rPr>
        <w:t xml:space="preserve">איגלגל </w:t>
      </w:r>
      <w:ins w:id="90847" w:author="מנוע מכני" w:date="2026-10-11T12:04:39Z">
        <w:r>
          <w:rPr>
            <w:rtl/>
          </w:rPr>
          <w:t xml:space="preserve">דבר</w:t>
        </w:r>
      </w:ins>
      <w:del w:id="90848" w:author="מנוע מכני" w:date="2026-10-11T12:04:39Z">
        <w:r>
          <w:rPr>
            <w:rtl/>
          </w:rPr>
          <w:delText xml:space="preserve">מילתא</w:delText>
        </w:r>
      </w:del>
      <w:r>
        <w:rPr>
          <w:rtl/>
        </w:rPr>
        <w:t xml:space="preserve"> </w:t>
      </w:r>
      <w:r>
        <w:rPr>
          <w:rFonts w:hint="cs"/>
          <w:rtl/>
        </w:rPr>
        <w:t xml:space="preserve">והגיע לידי </w:t>
      </w:r>
      <w:r>
        <w:rPr>
          <w:rStyle w:val="2fb"/>
          <w:rFonts w:hint="cs"/>
          <w:rtl/>
        </w:rPr>
        <w:t xml:space="preserve">ר' אמי</w:t>
      </w:r>
      <w:r>
        <w:rPr>
          <w:rFonts w:hint="cs"/>
          <w:rtl/>
        </w:rPr>
        <w:t xml:space="preserve">, </w:t>
      </w:r>
      <w:r>
        <w:rPr>
          <w:rtl/>
        </w:rPr>
        <w:t xml:space="preserve">א"ל</w:t>
      </w:r>
      <w:r>
        <w:rPr>
          <w:rtl/>
        </w:rPr>
        <w:t xml:space="preserve">, תלמוד ערוך הוא בידינו: תפילין חוצצות.</w:t>
      </w:r>
    </w:p>
    <w:p w:rsidR="00DA63EC" w:rsidRDefault="00DA63EC" w:rsidP="00DA63EC">
      <w:pPr>
        <w:tabs>
          <w:tab w:val="left" w:pos="0"/>
          <w:tab w:val="center" w:pos="2835"/>
        </w:tabs>
        <w:rPr>
          <w:rtl/>
        </w:rPr>
      </w:pPr>
    </w:p>
    <w:p>
      <w:pPr>
        <w:pStyle w:val="38"/>
        <w:rPr>
          <w:ins w:id="98116" w:author="מנוע מכני" w:date="2026-10-11T12:04:39Z"/>
        </w:rPr>
      </w:pPr>
      <w:del w:id="98115" w:author="מנוע מכני" w:date="2026-10-11T12:04:39Z">
        <w:r>
          <w:delText xml:space="preserve">•</w:delText>
        </w:r>
      </w:del>
      <w:r>
        <w:t xml:space="preserve"> </w:t>
      </w:r>
      <w:r>
        <w:t>והך</w:t>
      </w:r>
    </w:p>
    <w:p w:rsidR="00DA63EC" w:rsidRDefault="00DA63EC" w:rsidP="00DA63EC">
      <w:pPr>
        <w:tabs>
          <w:tab w:val="left" w:pos="0"/>
          <w:tab w:val="center" w:pos="2835"/>
        </w:tabs>
        <w:rPr>
          <w:rtl/>
        </w:rPr>
      </w:pPr>
      <w:del w:id="98117" w:author="מנוע מכני" w:date="2026-10-11T12:04:39Z">
        <w:r>
          <w:rPr>
            <w:rtl/>
          </w:rPr>
          <w:delText xml:space="preserve"> </w:delText>
        </w:r>
      </w:del>
      <w:r>
        <w:rPr>
          <w:rFonts w:hint="cs"/>
          <w:rtl/>
        </w:rPr>
        <w:t>ד'</w:t>
      </w:r>
      <w:r>
        <w:rPr>
          <w:rtl/>
        </w:rPr>
        <w:t xml:space="preserve">כהנים בעבודתן ולוים בדוכנן וישראל במעמדן - פטורין מן התפלה ומן התפילין</w:t>
      </w:r>
      <w:ins w:id="94223" w:author="מנוע מכני" w:date="2026-10-11T12:04:39Z">
        <w:r>
          <w:rPr>
            <w:rtl/>
          </w:rPr>
          <w:t xml:space="preserve">,</w:t>
        </w:r>
      </w:ins>
      <w:del w:id="94224" w:author="מנוע מכני" w:date="2026-10-11T12:04:39Z">
        <w:r>
          <w:rPr>
            <w:rtl/>
          </w:rPr>
          <w:delText xml:space="preserve">;</w:delText>
        </w:r>
      </w:del>
    </w:p>
    <w:p w:rsidR="00DA63EC" w:rsidRDefault="00DA63EC" w:rsidP="00DA63EC">
      <w:pPr>
        <w:tabs>
          <w:tab w:val="left" w:pos="0"/>
          <w:tab w:val="center" w:pos="2835"/>
        </w:tabs>
        <w:rPr>
          <w:rtl/>
        </w:rPr>
      </w:pPr>
      <w:ins w:id="90849" w:author="מנוע מכני" w:date="2026-10-11T12:04:39Z">
        <w:r>
          <w:rPr>
            <w:rtl/>
          </w:rPr>
          <w:t xml:space="preserve">לא</w:t>
        </w:r>
      </w:ins>
      <w:del w:id="90850" w:author="מנוע מכני" w:date="2026-10-11T12:04:39Z">
        <w:r>
          <w:rPr>
            <w:rtl/>
          </w:rPr>
          <w:delText xml:space="preserve">לאו</w:delText>
        </w:r>
      </w:del>
      <w:r>
        <w:rPr>
          <w:rtl/>
        </w:rPr>
        <w:t xml:space="preserve"> </w:t>
      </w:r>
      <w:r>
        <w:rPr>
          <w:rFonts w:hint="cs"/>
          <w:rtl/>
        </w:rPr>
        <w:t>ד</w:t>
      </w:r>
      <w:r>
        <w:rPr>
          <w:rtl/>
        </w:rPr>
        <w:t xml:space="preserve">אם הניחן אינן חוצצות! </w:t>
      </w:r>
      <w:r>
        <w:rPr>
          <w:rtl/>
        </w:rPr>
        <w:t xml:space="preserve">לא</w:t>
      </w:r>
      <w:r>
        <w:rPr>
          <w:rtl/>
        </w:rPr>
        <w:t xml:space="preserve">, אם הניחן חוצצות.</w:t>
      </w:r>
    </w:p>
    <w:p w:rsidR="00DA63EC" w:rsidRDefault="00DA63EC" w:rsidP="00DA63EC">
      <w:pPr>
        <w:tabs>
          <w:tab w:val="left" w:pos="0"/>
          <w:tab w:val="center" w:pos="2835"/>
        </w:tabs>
        <w:rPr>
          <w:rtl/>
        </w:rPr>
      </w:pPr>
      <w:r>
        <w:rPr>
          <w:rFonts w:hint="cs"/>
          <w:rtl/>
        </w:rPr>
        <w:t>ו</w:t>
      </w:r>
      <w:r>
        <w:rPr>
          <w:rtl/>
        </w:rPr>
        <w:t xml:space="preserve">כיון </w:t>
      </w:r>
      <w:ins w:id="90851" w:author="מנוע מכני" w:date="2026-10-11T12:04:39Z">
        <w:r>
          <w:rPr>
            <w:rtl/>
          </w:rPr>
          <w:t xml:space="preserve">דיש</w:t>
        </w:r>
      </w:ins>
      <w:del w:id="90852" w:author="מנוע מכני" w:date="2026-10-11T12:04:39Z">
        <w:r>
          <w:rPr>
            <w:rtl/>
          </w:rPr>
          <w:delText xml:space="preserve">דאיכא</w:delText>
        </w:r>
      </w:del>
      <w:r>
        <w:rPr>
          <w:rtl/>
        </w:rPr>
        <w:t xml:space="preserve"> לוים וישראל דלא מתנו </w:t>
      </w:r>
      <w:ins w:id="92467" w:author="מנוע מכני" w:date="2026-10-11T12:04:39Z">
        <w:r>
          <w:rPr>
            <w:rtl/>
          </w:rPr>
          <w:t xml:space="preserve">לו</w:t>
        </w:r>
      </w:ins>
      <w:del w:id="92468" w:author="מנוע מכני" w:date="2026-10-11T12:04:39Z">
        <w:r>
          <w:rPr>
            <w:rtl/>
          </w:rPr>
          <w:delText xml:space="preserve">ליה</w:delText>
        </w:r>
      </w:del>
      <w:r>
        <w:rPr>
          <w:rtl/>
        </w:rPr>
        <w:t xml:space="preserve"> אסור, מש"</w:t>
      </w:r>
      <w:r>
        <w:rPr>
          <w:rFonts w:hint="cs"/>
          <w:rtl/>
        </w:rPr>
        <w:t>ה</w:t>
      </w:r>
      <w:r>
        <w:rPr>
          <w:rtl/>
        </w:rPr>
        <w:t xml:space="preserve"> תנא פטורין.</w:t>
      </w:r>
    </w:p>
    <w:p>
      <w:pPr>
        <w:pStyle w:val="38"/>
        <w:rPr>
          <w:ins w:id="98118" w:author="מנוע מכני" w:date="2026-10-11T12:04:39Z"/>
        </w:rPr>
      </w:pPr>
      <w:r>
        <w:t>והך ד</w:t>
      </w:r>
      <w:r>
        <w:t xml:space="preserve">אם הניחן אינן חוצצות:</w:t>
      </w:r>
    </w:p>
    <w:p w:rsidR="00DA63EC" w:rsidRDefault="00DA63EC" w:rsidP="00DA63EC">
      <w:pPr>
        <w:tabs>
          <w:tab w:val="left" w:pos="0"/>
          <w:tab w:val="center" w:pos="2835"/>
        </w:tabs>
        <w:rPr>
          <w:rtl/>
        </w:rPr>
      </w:pPr>
      <w:del w:id="98119" w:author="מנוע מכני" w:date="2026-10-11T12:04:39Z">
        <w:r>
          <w:rPr>
            <w:rtl/>
          </w:rPr>
          <w:delText xml:space="preserve"> </w:delText>
        </w:r>
      </w:del>
      <w:r>
        <w:rPr>
          <w:rtl/>
        </w:rPr>
        <w:t xml:space="preserve">דיד</w:t>
      </w:r>
      <w:r>
        <w:rPr>
          <w:rFonts w:hint="cs"/>
          <w:rtl/>
        </w:rPr>
        <w:t xml:space="preserve"> </w:t>
      </w:r>
      <w:r w:rsidRPr="0046594B">
        <w:rPr>
          <w:rStyle w:val="afffff0"/>
          <w:rFonts w:hint="cs"/>
          <w:rtl/>
        </w:rPr>
        <w:t>ד'</w:t>
      </w:r>
      <w:ins w:id="90519" w:author="Claude - סמנטי" w:date="2026-10-11T12:26:16Z">
        <w:r>
          <w:rPr>
            <w:rStyle w:val="afffff0"/>
            <w:rtl/>
          </w:rPr>
          <w:t xml:space="preserve">יִלְבַּשׁ עַל בְּשָׂרוֹ</w:t>
        </w:r>
      </w:ins>
      <w:del w:id="90520" w:author="Claude - סמנטי" w:date="2026-10-11T12:26:16Z">
        <w:r w:rsidRPr="0046594B">
          <w:rPr>
            <w:rStyle w:val="afffff0"/>
            <w:rtl/>
          </w:rPr>
          <w:delText xml:space="preserve">ילבש על בשרו</w:delText>
        </w:r>
      </w:del>
      <w:r w:rsidRPr="0046594B">
        <w:rPr>
          <w:rStyle w:val="afffff0"/>
          <w:rFonts w:hint="cs"/>
          <w:rtl/>
        </w:rPr>
        <w:t>'</w:t>
      </w:r>
      <w:r w:rsidRPr="0046594B">
        <w:rPr>
          <w:rStyle w:val="afffff0"/>
          <w:rtl/>
        </w:rPr>
        <w:t>,</w:t>
      </w:r>
      <w:r>
        <w:rPr>
          <w:rtl/>
        </w:rPr>
        <w:t xml:space="preserve"> שלא יהא דבר חוצץ בינו לבשרו, </w:t>
      </w:r>
    </w:p>
    <w:p w:rsidR="00DA63EC" w:rsidRDefault="00DA63EC" w:rsidP="00DA63EC">
      <w:pPr>
        <w:tabs>
          <w:tab w:val="left" w:pos="0"/>
          <w:tab w:val="center" w:pos="2835"/>
        </w:tabs>
        <w:rPr>
          <w:rtl/>
        </w:rPr>
      </w:pPr>
      <w:r>
        <w:rPr>
          <w:rtl/>
        </w:rPr>
        <w:tab/>
      </w:r>
      <w:r>
        <w:rPr>
          <w:rtl/>
        </w:rPr>
        <w:tab/>
        <w:t xml:space="preserve">דראש </w:t>
      </w:r>
      <w:r>
        <w:rPr>
          <w:rFonts w:hint="cs"/>
          <w:rtl/>
        </w:rPr>
        <w:t>ד'</w:t>
      </w:r>
      <w:ins w:id="90521" w:author="Claude - סמנטי" w:date="2026-10-11T12:26:16Z">
        <w:r>
          <w:rPr>
            <w:rStyle w:val="afffff0"/>
            <w:rtl/>
          </w:rPr>
          <w:t xml:space="preserve">וְשַׂמְתָּ הַמִּצְנֶפֶת עַל רֹאשׁוֹ</w:t>
        </w:r>
      </w:ins>
      <w:del w:id="90522" w:author="Claude - סמנטי" w:date="2026-10-11T12:26:16Z">
        <w:r>
          <w:rPr>
            <w:rtl/>
          </w:rPr>
          <w:delText xml:space="preserve">ושמת המצנפת על ראשו</w:delText>
        </w:r>
      </w:del>
      <w:r>
        <w:rPr>
          <w:rFonts w:hint="cs"/>
          <w:rtl/>
        </w:rPr>
        <w:t>'</w:t>
      </w:r>
    </w:p>
    <w:p>
      <w:pPr>
        <w:pStyle w:val="38"/>
        <w:rPr>
          <w:ins w:id="98120" w:author="מנוע מכני" w:date="2026-10-11T12:04:39Z"/>
        </w:rPr>
      </w:pPr>
      <w:r>
        <w:t xml:space="preserve">תנא:</w:t>
      </w:r>
    </w:p>
    <w:p w:rsidR="00DA63EC" w:rsidRDefault="00DA63EC" w:rsidP="00DA63EC">
      <w:pPr>
        <w:tabs>
          <w:tab w:val="left" w:pos="0"/>
          <w:tab w:val="center" w:pos="2835"/>
        </w:tabs>
        <w:rPr>
          <w:rtl/>
        </w:rPr>
      </w:pPr>
      <w:del w:id="98121" w:author="מנוע מכני" w:date="2026-10-11T12:04:39Z">
        <w:r>
          <w:rPr>
            <w:rtl/>
          </w:rPr>
          <w:delText xml:space="preserve"> </w:delText>
        </w:r>
      </w:del>
      <w:r>
        <w:rPr>
          <w:rtl/>
        </w:rPr>
        <w:t xml:space="preserve">שערו היה נראה בין ציץ למצנפת, ששם מניחין תפילין.</w:t>
      </w:r>
    </w:p>
    <w:p w:rsidR="00DA63EC" w:rsidRDefault="00DA63EC" w:rsidP="00DA63EC">
      <w:pPr>
        <w:pStyle w:val="affffd"/>
        <w:rPr>
          <w:del w:id="90020" w:author="מנוע עיצוב" w:date="2026-10-11T12:09:26Z"/>
          <w:rtl/>
        </w:rPr>
      </w:pPr>
      <w:del w:id="90019" w:author="מנוע עיצוב" w:date="2026-10-11T12:09:26Z">
        <w:r>
          <w:rPr>
            <w:rtl/>
          </w:rPr>
          <w:delText xml:space="preserve">׹</w:delText>
        </w:r>
      </w:del>
    </w:p>
    <w:p w:rsidR="00DA63EC" w:rsidRDefault="00DA63EC" w:rsidP="00DA63EC">
      <w:pPr>
        <w:pStyle w:val="afff3"/>
        <w:framePr w:wrap="around"/>
        <w:rPr>
          <w:rtl/>
        </w:rPr>
      </w:pPr>
      <w:r>
        <w:rPr>
          <w:rFonts w:hint="cs"/>
          <w:rtl/>
        </w:rPr>
        <w:t>יט:</w:t>
      </w:r>
    </w:p>
    <w:p w:rsidR="00DA63EC" w:rsidRDefault="00DA63EC" w:rsidP="00DA63EC">
      <w:pPr>
        <w:pStyle w:val="affff1"/>
        <w:ind w:end="0"/>
        <w:rPr>
          <w:rtl/>
        </w:rPr>
        <w:pPrChange w:id="20073" w:author="קלוד" w:date="2026-10-11T09:07:24Z">
          <w:pPr>
            <w:pStyle w:val="affff1"/>
            <w:rPr>
              <w:rtl/>
            </w:rPr>
          </w:pPr>
        </w:pPrChange>
      </w:pPr>
      <w:ins w:id="9811" w:author="מספור קטעי משנה" w:date="2026-10-11T09:35:09Z">
        <w:r>
          <w:rPr>
            <w:rStyle w:val="MisparKeta"/>
          </w:rPr>
          <w:t xml:space="preserve">א. </w:t>
        </w:r>
      </w:ins>
      <w:r>
        <w:rPr>
          <w:rtl/>
        </w:rPr>
        <w:t>מחוסר כיפורים.</w:t>
      </w:r>
    </w:p>
    <w:p w:rsidR="00DA63EC" w:rsidRDefault="00DA63EC" w:rsidP="00DA63EC">
      <w:pPr>
        <w:pStyle w:val="afffff"/>
        <w:rPr>
          <w:rtl/>
        </w:rPr>
      </w:pPr>
      <w:r>
        <w:rPr>
          <w:rFonts w:hint="cs"/>
          <w:rtl/>
        </w:rPr>
        <w:t>ר</w:t>
      </w:r>
      <w:r>
        <w:rPr>
          <w:rtl/>
        </w:rPr>
        <w:t>"</w:t>
      </w:r>
      <w:r>
        <w:rPr>
          <w:rFonts w:hint="cs"/>
          <w:rtl/>
        </w:rPr>
        <w:t>ה</w:t>
      </w:r>
      <w:r>
        <w:rPr>
          <w:rtl/>
        </w:rPr>
        <w:t xml:space="preserve">: </w:t>
      </w:r>
      <w:r>
        <w:rPr>
          <w:rFonts w:hint="cs"/>
          <w:rtl/>
        </w:rPr>
        <w:t>מ'</w:t>
      </w:r>
      <w:r>
        <w:rPr>
          <w:rStyle w:val="afffff0"/>
          <w:rtl/>
          <w:rPrChange w:id="9010" w:author="מנוע פסוקים" w:date="2026-10-11T09:29:40Z">
            <w:rPr>
              <w:rtl/>
            </w:rPr>
          </w:rPrChange>
        </w:rPr>
        <w:t xml:space="preserve">וכפר עליה הכהן וטהרה</w:t>
      </w:r>
      <w:r>
        <w:rPr>
          <w:rFonts w:hint="cs"/>
          <w:rtl/>
        </w:rPr>
        <w:t>'</w:t>
      </w:r>
      <w:r>
        <w:rPr>
          <w:rtl/>
        </w:rPr>
        <w:t>, טהרה - מכלל שהיא טמאה.</w:t>
      </w:r>
    </w:p>
    <w:p w:rsidR="00DA63EC" w:rsidRDefault="00DA63EC" w:rsidP="00DA63EC">
      <w:pPr>
        <w:pStyle w:val="affffd"/>
        <w:rPr>
          <w:del w:id="90022" w:author="מנוע עיצוב" w:date="2026-10-11T12:09:26Z"/>
          <w:rtl/>
        </w:rPr>
      </w:pPr>
      <w:del w:id="90021" w:author="מנוע עיצוב" w:date="2026-10-11T12:09:26Z">
        <w:r>
          <w:rPr>
            <w:rtl/>
          </w:rPr>
          <w:delText xml:space="preserve">׹</w:delText>
        </w:r>
      </w:del>
    </w:p>
    <w:p w:rsidR="00DA63EC" w:rsidRDefault="00DA63EC" w:rsidP="00DA63EC">
      <w:pPr>
        <w:pStyle w:val="affff1"/>
        <w:ind w:end="0"/>
        <w:rPr>
          <w:rtl/>
        </w:rPr>
        <w:pPrChange w:id="20074" w:author="קלוד" w:date="2026-10-11T09:07:24Z">
          <w:pPr>
            <w:pStyle w:val="affff1"/>
            <w:rPr>
              <w:rtl/>
            </w:rPr>
          </w:pPr>
        </w:pPrChange>
      </w:pPr>
      <w:ins w:id="9812" w:author="מספור קטעי משנה" w:date="2026-10-11T09:35:09Z">
        <w:r>
          <w:rPr>
            <w:rStyle w:val="MisparKeta"/>
          </w:rPr>
          <w:t xml:space="preserve">ב. </w:t>
        </w:r>
      </w:ins>
      <w:r>
        <w:rPr>
          <w:rtl/>
        </w:rPr>
        <w:t>ושלא רחוץ ידים ורגלים.</w:t>
      </w:r>
    </w:p>
    <w:p w:rsidR="00DA63EC" w:rsidRDefault="00DA63EC" w:rsidP="00DA63EC">
      <w:pPr>
        <w:tabs>
          <w:tab w:val="left" w:pos="0"/>
          <w:tab w:val="center" w:pos="2835"/>
        </w:tabs>
        <w:rPr>
          <w:rtl/>
        </w:rPr>
      </w:pPr>
      <w:ins w:id="96939" w:author="מנוע מכני" w:date="2026-10-11T12:04:39Z">
        <w:r>
          <w:rPr>
            <w:rtl/>
          </w:rPr>
          <w:t xml:space="preserve">באה</w:t>
        </w:r>
      </w:ins>
      <w:del w:id="96940" w:author="מנוע מכני" w:date="2026-10-11T12:04:39Z">
        <w:r>
          <w:rPr>
            <w:rtl/>
          </w:rPr>
          <w:delText xml:space="preserve">אתיא</w:delText>
        </w:r>
      </w:del>
      <w:r>
        <w:rPr>
          <w:rtl/>
        </w:rPr>
        <w:t xml:space="preserve"> חוקה חוקה ממחוסר בגדים.</w:t>
      </w:r>
    </w:p>
    <w:p w:rsidR="00DA63EC" w:rsidRDefault="00DA63EC" w:rsidP="00DA63EC">
      <w:pPr>
        <w:pStyle w:val="affffd"/>
        <w:rPr>
          <w:rtl/>
        </w:rPr>
      </w:pPr>
      <w:r>
        <w:rPr>
          <w:rtl/>
        </w:rPr>
        <w:t>׹</w:t>
      </w:r>
    </w:p>
    <w:p>
      <w:pPr>
        <w:pStyle w:val="afffff8"/>
        <w:rPr>
          <w:ins w:id="90573" w:author="קלוד" w:date="2026-10-11T12:29:36Z"/>
        </w:rPr>
      </w:pPr>
      <w:ins w:id="90574" w:author="קלוד" w:date="2026-10-11T12:29:36Z">
        <w:r>
          <w:rPr>
            <w:color w:val="7B3F00"/>
          </w:rPr>
          <w:t xml:space="preserve">טבילה וקידוש בין בגד לבגד - אינם מעכבים</w:t>
        </w:r>
      </w:ins>
    </w:p>
    <w:p>
      <w:pPr>
        <w:pStyle w:val="38"/>
        <w:rPr>
          <w:ins w:id="98123" w:author="מנוע מכני" w:date="2026-10-11T12:04:39Z"/>
        </w:rPr>
      </w:pPr>
      <w:del w:id="98122" w:author="מנוע מכני" w:date="2026-10-11T12:04:39Z">
        <w:r>
          <w:delText xml:space="preserve">•</w:delText>
        </w:r>
      </w:del>
      <w:r>
        <w:t xml:space="preserve"> </w:t>
      </w:r>
      <w:r w:rsidRPr="00891B40">
        <w:t>ת"ר</w:t>
      </w:r>
      <w:r>
        <w:t xml:space="preserve">:</w:t>
      </w:r>
    </w:p>
    <w:p w:rsidR="00DA63EC" w:rsidRDefault="00DA63EC" w:rsidP="00DA63EC">
      <w:pPr>
        <w:tabs>
          <w:tab w:val="left" w:pos="0"/>
          <w:tab w:val="center" w:pos="2835"/>
        </w:tabs>
        <w:rPr>
          <w:rtl/>
        </w:rPr>
      </w:pPr>
      <w:del w:id="98124" w:author="מנוע מכני" w:date="2026-10-11T12:04:39Z">
        <w:r>
          <w:rPr>
            <w:rtl/>
          </w:rPr>
          <w:delText xml:space="preserve"> </w:delText>
        </w:r>
      </w:del>
      <w:r>
        <w:rPr>
          <w:rtl/>
        </w:rPr>
        <w:t xml:space="preserve">כהן גדול שלא טבל ושלא קידש בין בגד לבגד ובין עבודה לעבודה ועבד - עבודתו </w:t>
      </w:r>
      <w:r w:rsidRPr="00FE1B89">
        <w:rPr>
          <w:spacing w:val="-6"/>
          <w:rtl/>
        </w:rPr>
        <w:t>כשרה, ואחד כהן גדול ואחד כהן הדיוט שלא קידש ידיו ורגליו שחרית ועבד - עבודתו פסולה.</w:t>
      </w:r>
    </w:p>
    <w:p>
      <w:pPr>
        <w:pStyle w:val="38"/>
        <w:rPr>
          <w:ins w:id="98125" w:author="מנוע מכני" w:date="2026-10-11T12:04:39Z"/>
        </w:rPr>
      </w:pPr>
      <w:r>
        <w:t xml:space="preserve">א"ל</w:t>
      </w:r>
      <w:r>
        <w:t xml:space="preserve"> רב אסי </w:t>
      </w:r>
      <w:ins w:id="90213" w:author="מנוע מכני" w:date="2026-10-11T12:04:39Z">
        <w:r>
          <w:t xml:space="preserve">לרי"ו</w:t>
        </w:r>
      </w:ins>
      <w:del w:id="90214" w:author="מנוע מכני" w:date="2026-10-11T12:04:39Z">
        <w:r>
          <w:delText xml:space="preserve">לרבי יוחנן</w:delText>
        </w:r>
      </w:del>
      <w:r>
        <w:t xml:space="preserve">:</w:t>
      </w:r>
    </w:p>
    <w:p w:rsidR="00DA63EC" w:rsidRDefault="00DA63EC" w:rsidP="00DA63EC">
      <w:pPr>
        <w:tabs>
          <w:tab w:val="left" w:pos="0"/>
          <w:tab w:val="center" w:pos="2835"/>
        </w:tabs>
        <w:rPr>
          <w:rtl/>
        </w:rPr>
      </w:pPr>
      <w:del w:id="98126" w:author="מנוע מכני" w:date="2026-10-11T12:04:39Z">
        <w:r>
          <w:rPr>
            <w:rtl/>
          </w:rPr>
          <w:delText xml:space="preserve"> </w:delText>
        </w:r>
      </w:del>
      <w:r>
        <w:rPr>
          <w:rtl/>
        </w:rPr>
        <w:t xml:space="preserve">מכדי חמש טבילות ועשרה קדושין דאורייתא, וחוקה כתיב </w:t>
      </w:r>
      <w:ins w:id="92469" w:author="מנוע מכני" w:date="2026-10-11T12:04:39Z">
        <w:r>
          <w:rPr>
            <w:rtl/>
          </w:rPr>
          <w:t xml:space="preserve">בהם</w:t>
        </w:r>
      </w:ins>
      <w:del w:id="92470" w:author="מנוע מכני" w:date="2026-10-11T12:04:39Z">
        <w:r>
          <w:rPr>
            <w:rtl/>
          </w:rPr>
          <w:delText xml:space="preserve">בהו</w:delText>
        </w:r>
      </w:del>
      <w:r>
        <w:rPr>
          <w:rtl/>
        </w:rPr>
        <w:t xml:space="preserve">, ליעכבו! </w:t>
      </w:r>
      <w:r>
        <w:rPr>
          <w:rtl/>
        </w:rPr>
        <w:t xml:space="preserve">א"ל</w:t>
      </w:r>
      <w:r>
        <w:rPr>
          <w:rtl/>
        </w:rPr>
        <w:t xml:space="preserve">, </w:t>
      </w:r>
      <w:r>
        <w:rPr>
          <w:rtl/>
        </w:rPr>
        <w:t xml:space="preserve">אמר</w:t>
      </w:r>
      <w:r>
        <w:rPr>
          <w:rtl/>
        </w:rPr>
        <w:t xml:space="preserve"> קרא</w:t>
      </w:r>
      <w:r w:rsidRPr="00464129">
        <w:rPr>
          <w:rStyle w:val="afffff0"/>
          <w:rFonts w:hint="cs"/>
          <w:rtl/>
        </w:rPr>
        <w:t xml:space="preserve"> '</w:t>
      </w:r>
      <w:ins w:id="90523" w:author="Claude - סמנטי" w:date="2026-10-11T12:26:16Z">
        <w:r>
          <w:rPr>
            <w:rStyle w:val="afffff0"/>
            <w:rtl/>
          </w:rPr>
          <w:t xml:space="preserve">וּלְבֵשָׁם</w:t>
        </w:r>
      </w:ins>
      <w:del w:id="90524" w:author="Claude - סמנטי" w:date="2026-10-11T12:26:16Z">
        <w:r w:rsidRPr="00464129">
          <w:rPr>
            <w:rStyle w:val="afffff0"/>
            <w:rtl/>
          </w:rPr>
          <w:delText xml:space="preserve">ולבשם</w:delText>
        </w:r>
      </w:del>
      <w:r w:rsidRPr="00464129">
        <w:rPr>
          <w:rStyle w:val="afffff0"/>
          <w:rFonts w:hint="cs"/>
          <w:rtl/>
        </w:rPr>
        <w:t>'</w:t>
      </w:r>
      <w:r w:rsidRPr="00464129">
        <w:rPr>
          <w:rStyle w:val="afffff0"/>
          <w:rtl/>
        </w:rPr>
        <w:t>,</w:t>
      </w:r>
      <w:r>
        <w:rPr>
          <w:rtl/>
        </w:rPr>
        <w:t xml:space="preserve"> לבישה מעכבת, ואין דבר אחר מעכב.</w:t>
      </w:r>
    </w:p>
    <w:p w:rsidR="00DA63EC" w:rsidRDefault="00DA63EC" w:rsidP="00DA63EC">
      <w:pPr>
        <w:tabs>
          <w:tab w:val="left" w:pos="0"/>
          <w:tab w:val="center" w:pos="2835"/>
        </w:tabs>
        <w:rPr>
          <w:rtl/>
        </w:rPr>
      </w:pPr>
      <w:r>
        <w:rPr>
          <w:rtl/>
        </w:rPr>
        <w:t>צהבו פניו.</w:t>
      </w:r>
    </w:p>
    <w:p>
      <w:pPr>
        <w:pStyle w:val="38"/>
        <w:rPr>
          <w:ins w:id="98127" w:author="מנוע מכני" w:date="2026-10-11T12:04:39Z"/>
        </w:rPr>
      </w:pPr>
      <w:r>
        <w:t xml:space="preserve">אמר</w:t>
      </w:r>
      <w:r>
        <w:t xml:space="preserve"> </w:t>
      </w:r>
      <w:ins w:id="92471" w:author="מנוע מכני" w:date="2026-10-11T12:04:39Z">
        <w:r>
          <w:t xml:space="preserve">לו</w:t>
        </w:r>
      </w:ins>
      <w:del w:id="92472" w:author="מנוע מכני" w:date="2026-10-11T12:04:39Z">
        <w:r>
          <w:delText xml:space="preserve">ליה</w:delText>
        </w:r>
      </w:del>
      <w:r>
        <w:t xml:space="preserve">:</w:t>
      </w:r>
    </w:p>
    <w:p w:rsidR="00DA63EC" w:rsidRDefault="00DA63EC" w:rsidP="00DA63EC">
      <w:pPr>
        <w:tabs>
          <w:tab w:val="left" w:pos="0"/>
          <w:tab w:val="center" w:pos="2835"/>
        </w:tabs>
        <w:rPr>
          <w:rtl/>
        </w:rPr>
      </w:pPr>
      <w:del w:id="98128" w:author="מנוע מכני" w:date="2026-10-11T12:04:39Z">
        <w:r>
          <w:rPr>
            <w:rtl/>
          </w:rPr>
          <w:delText xml:space="preserve"> </w:delText>
        </w:r>
      </w:del>
      <w:r>
        <w:rPr>
          <w:rtl/>
        </w:rPr>
        <w:t xml:space="preserve">וי"ו אאופתא כתבי לך, </w:t>
      </w:r>
      <w:ins w:id="90853" w:author="מנוע מכני" w:date="2026-10-11T12:04:39Z">
        <w:r>
          <w:rPr>
            <w:rtl/>
          </w:rPr>
          <w:t xml:space="preserve">א"כ</w:t>
        </w:r>
      </w:ins>
      <w:del w:id="90854" w:author="מנוע מכני" w:date="2026-10-11T12:04:39Z">
        <w:r>
          <w:rPr>
            <w:rtl/>
          </w:rPr>
          <w:delText xml:space="preserve">אי הכי</w:delText>
        </w:r>
      </w:del>
      <w:r>
        <w:rPr>
          <w:rtl/>
        </w:rPr>
        <w:t xml:space="preserve">, דצפרא </w:t>
      </w:r>
      <w:ins w:id="90855" w:author="מנוע מכני" w:date="2026-10-11T12:04:39Z">
        <w:r>
          <w:rPr>
            <w:rtl/>
          </w:rPr>
          <w:t xml:space="preserve">גם</w:t>
        </w:r>
      </w:ins>
      <w:del w:id="90856" w:author="מנוע מכני" w:date="2026-10-11T12:04:39Z">
        <w:r>
          <w:rPr>
            <w:rtl/>
          </w:rPr>
          <w:delText xml:space="preserve">נמי</w:delText>
        </w:r>
      </w:del>
      <w:r>
        <w:rPr>
          <w:rtl/>
        </w:rPr>
        <w:t xml:space="preserve">.</w:t>
      </w:r>
    </w:p>
    <w:p w:rsidR="00DA63EC" w:rsidRDefault="00DA63EC" w:rsidP="00DA63EC">
      <w:pPr>
        <w:pStyle w:val="afffff"/>
        <w:rPr>
          <w:rtl/>
        </w:rPr>
      </w:pPr>
      <w:r>
        <w:rPr>
          <w:rtl/>
        </w:rPr>
        <w:t xml:space="preserve">• </w:t>
      </w:r>
      <w:r w:rsidRPr="00DA208C">
        <w:rPr>
          <w:b/>
          <w:bCs/>
          <w:rtl/>
        </w:rPr>
        <w:t>חזקיה</w:t>
      </w:r>
      <w:r>
        <w:rPr>
          <w:rFonts w:hint="cs"/>
          <w:rtl/>
        </w:rPr>
        <w:t xml:space="preserve"> מ'</w:t>
      </w:r>
      <w:r>
        <w:rPr>
          <w:rStyle w:val="afffff0"/>
          <w:rtl/>
          <w:rPrChange w:id="9011" w:author="מנוע פסוקים" w:date="2026-10-11T09:29:40Z">
            <w:rPr>
              <w:rtl/>
            </w:rPr>
          </w:rPrChange>
        </w:rPr>
        <w:t xml:space="preserve">והיתה להם חק עולם לו ולזרעו לדורותם</w:t>
      </w:r>
      <w:r>
        <w:rPr>
          <w:rFonts w:hint="cs"/>
          <w:rtl/>
        </w:rPr>
        <w:t>'</w:t>
      </w:r>
      <w:r>
        <w:rPr>
          <w:rtl/>
        </w:rPr>
        <w:t>, דבר המעכב בזרעו מעכב בו, דבר שאינו מעכב בזרעו אין מעכב בו.</w:t>
      </w:r>
    </w:p>
    <w:p w:rsidR="00DA63EC" w:rsidRDefault="00DA63EC" w:rsidP="00922D16">
      <w:pPr>
        <w:rPr>
          <w:rtl/>
        </w:rPr>
      </w:pPr>
      <w:r>
        <w:rPr>
          <w:rtl/>
        </w:rPr>
        <w:lastRenderedPageBreak/>
        <w:t xml:space="preserve">• </w:t>
      </w:r>
      <w:r w:rsidRPr="00DA208C">
        <w:rPr>
          <w:rStyle w:val="2fb"/>
          <w:b/>
          <w:bCs/>
          <w:rtl/>
        </w:rPr>
        <w:t xml:space="preserve">רבי</w:t>
      </w:r>
      <w:r w:rsidRPr="00DA208C">
        <w:rPr>
          <w:b/>
          <w:bCs/>
          <w:rtl/>
        </w:rPr>
        <w:t xml:space="preserve"> יונתן</w:t>
      </w:r>
      <w:ins w:id="94225" w:author="מנוע מכני" w:date="2026-10-11T12:04:39Z">
        <w:r>
          <w:rPr>
            <w:rtl/>
          </w:rPr>
          <w:t xml:space="preserve"> </w:t>
        </w:r>
      </w:ins>
      <w:del w:id="94226" w:author="מנוע מכני" w:date="2026-10-11T12:04:39Z">
        <w:r>
          <w:rPr>
            <w:rtl/>
          </w:rPr>
          <w:delText xml:space="preserve"> </w:delText>
        </w:r>
        <w:r>
          <w:rPr>
            <w:rFonts w:hint="cs"/>
            <w:rtl/>
          </w:rPr>
          <w:delText xml:space="preserve"> </w:delText>
        </w:r>
      </w:del>
      <w:r>
        <w:rPr>
          <w:rFonts w:hint="cs"/>
          <w:rtl/>
        </w:rPr>
        <w:t xml:space="preserve">מ</w:t>
      </w:r>
      <w:r w:rsidRPr="00922D16">
        <w:rPr>
          <w:rStyle w:val="afffff0"/>
          <w:rFonts w:hint="cs"/>
          <w:rtl/>
        </w:rPr>
        <w:t>'</w:t>
      </w:r>
      <w:ins w:id="90525" w:author="Claude - סמנטי" w:date="2026-10-11T12:26:16Z">
        <w:r>
          <w:rPr>
            <w:rStyle w:val="afffff0"/>
            <w:rtl/>
          </w:rPr>
          <w:t xml:space="preserve">וְרָחֲצוּ מִמֶּנּוּ מֹשֶׁה וְאַהֲרֹן וּבָנָיו</w:t>
        </w:r>
      </w:ins>
      <w:del w:id="90526" w:author="Claude - סמנטי" w:date="2026-10-11T12:26:16Z">
        <w:r w:rsidRPr="00922D16">
          <w:rPr>
            <w:rStyle w:val="afffff0"/>
            <w:rtl/>
          </w:rPr>
          <w:delText xml:space="preserve">ורחצו ממנו משה ואהרן ובניו</w:delText>
        </w:r>
      </w:del>
      <w:r w:rsidRPr="00922D16">
        <w:rPr>
          <w:rStyle w:val="afffff0"/>
          <w:rFonts w:hint="cs"/>
          <w:rtl/>
        </w:rPr>
        <w:t>'</w:t>
      </w:r>
      <w:r>
        <w:rPr>
          <w:rtl/>
        </w:rPr>
        <w:t>, דבר המעכב בבניו מעכב בו, דבר שאינו מעכב בבניו אין מעכב בו.</w:t>
      </w:r>
      <w:r>
        <w:rPr>
          <w:rFonts w:hint="cs"/>
          <w:rtl/>
        </w:rPr>
        <w:t xml:space="preserve"> ולא יליף </w:t>
      </w:r>
      <w:r>
        <w:rPr>
          <w:rStyle w:val="2fb"/>
          <w:rFonts w:hint="cs"/>
          <w:rtl/>
        </w:rPr>
        <w:t xml:space="preserve">כחזקיה</w:t>
      </w:r>
      <w:r>
        <w:rPr>
          <w:rFonts w:hint="cs"/>
          <w:rtl/>
        </w:rPr>
        <w:t xml:space="preserve"> דההוא לדורות כתיב </w:t>
      </w:r>
    </w:p>
    <w:p w:rsidR="00DA63EC" w:rsidRDefault="00DA63EC" w:rsidP="00DA63EC">
      <w:pPr>
        <w:tabs>
          <w:tab w:val="left" w:pos="0"/>
          <w:tab w:val="center" w:pos="2835"/>
        </w:tabs>
        <w:rPr>
          <w:rtl/>
        </w:rPr>
      </w:pPr>
      <w:r>
        <w:rPr>
          <w:rStyle w:val="2fb"/>
          <w:rFonts w:hint="cs"/>
          <w:rtl/>
        </w:rPr>
        <w:t xml:space="preserve">ולחזקיה</w:t>
      </w:r>
      <w:r>
        <w:rPr>
          <w:rFonts w:hint="cs"/>
          <w:rtl/>
        </w:rPr>
        <w:t xml:space="preserve"> הך </w:t>
      </w:r>
      <w:r>
        <w:rPr>
          <w:rStyle w:val="2fb"/>
          <w:rFonts w:hint="cs"/>
          <w:rtl/>
        </w:rPr>
        <w:t xml:space="preserve">דרבי</w:t>
      </w:r>
      <w:r>
        <w:rPr>
          <w:rFonts w:hint="cs"/>
          <w:rtl/>
        </w:rPr>
        <w:t xml:space="preserve"> יונתן </w:t>
      </w:r>
      <w:ins w:id="96941" w:author="מנוע מכני" w:date="2026-10-11T12:04:39Z">
        <w:r>
          <w:rPr>
            <w:rtl/>
          </w:rPr>
          <w:t xml:space="preserve">צריך</w:t>
        </w:r>
      </w:ins>
      <w:del w:id="96942" w:author="מנוע מכני" w:date="2026-10-11T12:04:39Z">
        <w:r>
          <w:rPr>
            <w:rtl/>
          </w:rPr>
          <w:delText xml:space="preserve">מיבעי</w:delText>
        </w:r>
      </w:del>
      <w:r>
        <w:rPr>
          <w:rtl/>
        </w:rPr>
        <w:t xml:space="preserve"> </w:t>
      </w:r>
      <w:r>
        <w:rPr>
          <w:rStyle w:val="2fb"/>
          <w:rFonts w:hint="cs"/>
          <w:rtl/>
        </w:rPr>
        <w:t>לכדריב</w:t>
      </w:r>
      <w:r>
        <w:rPr>
          <w:rStyle w:val="2fb"/>
          <w:rtl/>
        </w:rPr>
        <w:t>"</w:t>
      </w:r>
      <w:r>
        <w:rPr>
          <w:rStyle w:val="2fb"/>
          <w:rFonts w:hint="cs"/>
          <w:rtl/>
        </w:rPr>
        <w:t>ח</w:t>
      </w:r>
      <w:r>
        <w:rPr>
          <w:rtl/>
        </w:rPr>
        <w:t>: כל כיור שאין בו כדי לקדש ארבעה כהנים ממנו - אין מקדשין בו, שנא</w:t>
      </w:r>
      <w:r>
        <w:rPr>
          <w:rFonts w:hint="cs"/>
          <w:rtl/>
        </w:rPr>
        <w:t>'</w:t>
      </w:r>
      <w:r>
        <w:rPr>
          <w:rtl/>
        </w:rPr>
        <w:t xml:space="preserve">: </w:t>
      </w:r>
      <w:r w:rsidRPr="00922D16">
        <w:rPr>
          <w:rStyle w:val="afffff0"/>
          <w:rtl/>
        </w:rPr>
        <w:t>ורחצו ממנו משה ואהרן ובניו.</w:t>
      </w:r>
    </w:p>
    <w:p w:rsidR="00DA63EC" w:rsidRDefault="00DA63EC" w:rsidP="00DA63EC">
      <w:pPr>
        <w:pStyle w:val="affffd"/>
        <w:rPr>
          <w:rtl/>
        </w:rPr>
      </w:pPr>
      <w:r>
        <w:rPr>
          <w:rtl/>
        </w:rPr>
        <w:t>׹</w:t>
      </w:r>
    </w:p>
    <w:p>
      <w:pPr>
        <w:pStyle w:val="afffff8"/>
        <w:rPr>
          <w:ins w:id="90571" w:author="קלוד" w:date="2026-10-11T12:29:36Z"/>
        </w:rPr>
      </w:pPr>
      <w:ins w:id="90572" w:author="קלוד" w:date="2026-10-11T12:29:36Z">
        <w:r>
          <w:rPr>
            <w:color w:val="7B3F00"/>
          </w:rPr>
          <w:t xml:space="preserve">כיצד מקדשים ידים ורגלים - הנחה ועמידה</w:t>
        </w:r>
      </w:ins>
    </w:p>
    <w:p>
      <w:pPr>
        <w:pStyle w:val="38"/>
        <w:rPr>
          <w:ins w:id="98129" w:author="מנוע מכני" w:date="2026-10-11T12:04:39Z"/>
        </w:rPr>
      </w:pPr>
      <w:r w:rsidRPr="00922D16">
        <w:t xml:space="preserve">ת"ר:</w:t>
      </w:r>
    </w:p>
    <w:p w:rsidR="00DA63EC" w:rsidRPr="00922D16" w:rsidRDefault="00DA63EC" w:rsidP="00DA63EC">
      <w:pPr>
        <w:tabs>
          <w:tab w:val="left" w:pos="0"/>
          <w:tab w:val="center" w:pos="2835"/>
        </w:tabs>
        <w:rPr>
          <w:b/>
          <w:bCs/>
          <w:rtl/>
        </w:rPr>
      </w:pPr>
      <w:del w:id="98130" w:author="מנוע מכני" w:date="2026-10-11T12:04:39Z">
        <w:r w:rsidRPr="00922D16">
          <w:rPr>
            <w:b/>
            <w:bCs/>
            <w:rtl/>
          </w:rPr>
          <w:delText xml:space="preserve"> </w:delText>
        </w:r>
      </w:del>
      <w:r w:rsidRPr="00922D16">
        <w:rPr>
          <w:b/>
          <w:bCs/>
          <w:rtl/>
        </w:rPr>
        <w:t xml:space="preserve">כיצד מצות קידוש? </w:t>
      </w:r>
    </w:p>
    <w:p w:rsidR="00DA63EC" w:rsidRDefault="00DA63EC" w:rsidP="00DA63EC">
      <w:pPr>
        <w:tabs>
          <w:tab w:val="left" w:pos="0"/>
          <w:tab w:val="center" w:pos="2835"/>
        </w:tabs>
        <w:rPr>
          <w:rtl/>
        </w:rPr>
      </w:pPr>
      <w:r>
        <w:rPr>
          <w:rtl/>
        </w:rPr>
        <w:t xml:space="preserve">מניח ידו הימנית על גבי רגלו הימנית וידו השמאלית על גבי רגלו השמאלית ומקדש</w:t>
      </w:r>
      <w:ins w:id="94227" w:author="מנוע מכני" w:date="2026-10-11T12:04:39Z">
        <w:r>
          <w:rPr>
            <w:rtl/>
          </w:rPr>
          <w:t xml:space="preserve">,</w:t>
        </w:r>
      </w:ins>
      <w:del w:id="94228" w:author="מנוע מכני" w:date="2026-10-11T12:04:39Z">
        <w:r>
          <w:rPr>
            <w:rtl/>
          </w:rPr>
          <w:delText xml:space="preserve">;</w:delText>
        </w:r>
      </w:del>
    </w:p>
    <w:p>
      <w:pPr>
        <w:pStyle w:val="38"/>
        <w:rPr>
          <w:ins w:id="98131" w:author="מנוע מכני" w:date="2026-10-11T12:04:39Z"/>
        </w:rPr>
      </w:pPr>
      <w:r>
        <w:t xml:space="preserve">רבי יוסי ברבי יהודה</w:t>
      </w:r>
      <w:del w:id="101620" w:author="מנוע מכני" w:date="2026-10-11T12:04:39Z">
        <w:r>
          <w:delText xml:space="preserve"> אומר</w:delText>
        </w:r>
      </w:del>
      <w:r>
        <w:t xml:space="preserve">:</w:t>
      </w:r>
    </w:p>
    <w:p w:rsidR="00DA63EC" w:rsidRDefault="00DA63EC" w:rsidP="00DA63EC">
      <w:pPr>
        <w:tabs>
          <w:tab w:val="left" w:pos="0"/>
          <w:tab w:val="center" w:pos="2835"/>
        </w:tabs>
        <w:rPr>
          <w:rtl/>
        </w:rPr>
      </w:pPr>
      <w:del w:id="98132" w:author="מנוע מכני" w:date="2026-10-11T12:04:39Z">
        <w:r>
          <w:rPr>
            <w:rtl/>
          </w:rPr>
          <w:delText xml:space="preserve"> </w:delText>
        </w:r>
      </w:del>
      <w:r>
        <w:rPr>
          <w:rtl/>
        </w:rPr>
        <w:t xml:space="preserve">מניח שתי ידיו זו על גב זו ועל גבי שתי רגליו זו על גבי זו ומקדש</w:t>
      </w:r>
      <w:ins w:id="94229" w:author="מנוע מכני" w:date="2026-10-11T12:04:39Z">
        <w:r>
          <w:rPr>
            <w:rtl/>
          </w:rPr>
          <w:t xml:space="preserve">,</w:t>
        </w:r>
      </w:ins>
      <w:del w:id="94230" w:author="מנוע מכני" w:date="2026-10-11T12:04:39Z">
        <w:r>
          <w:rPr>
            <w:rtl/>
          </w:rPr>
          <w:delText xml:space="preserve">;</w:delText>
        </w:r>
      </w:del>
    </w:p>
    <w:p>
      <w:pPr>
        <w:pStyle w:val="38"/>
        <w:rPr>
          <w:ins w:id="98133" w:author="מנוע מכני" w:date="2026-10-11T12:04:39Z"/>
        </w:rPr>
      </w:pPr>
      <w:r>
        <w:t xml:space="preserve">אמרו לו:</w:t>
      </w:r>
    </w:p>
    <w:p w:rsidR="00DA63EC" w:rsidRDefault="00DA63EC" w:rsidP="00DA63EC">
      <w:pPr>
        <w:tabs>
          <w:tab w:val="left" w:pos="0"/>
          <w:tab w:val="center" w:pos="2835"/>
        </w:tabs>
        <w:rPr>
          <w:rtl/>
        </w:rPr>
      </w:pPr>
      <w:del w:id="98134" w:author="מנוע מכני" w:date="2026-10-11T12:04:39Z">
        <w:r>
          <w:rPr>
            <w:rtl/>
          </w:rPr>
          <w:delText xml:space="preserve"> </w:delText>
        </w:r>
      </w:del>
      <w:r>
        <w:rPr>
          <w:rtl/>
        </w:rPr>
        <w:t xml:space="preserve">הפלגתה, אי אפשר לעשות כן.</w:t>
      </w:r>
    </w:p>
    <w:p w:rsidR="00DA63EC" w:rsidRDefault="00DA63EC" w:rsidP="00DA63EC">
      <w:pPr>
        <w:tabs>
          <w:tab w:val="left" w:pos="0"/>
          <w:tab w:val="center" w:pos="2835"/>
        </w:tabs>
        <w:rPr>
          <w:rtl/>
        </w:rPr>
      </w:pPr>
      <w:r>
        <w:rPr>
          <w:rFonts w:hint="cs"/>
          <w:rtl/>
        </w:rPr>
        <w:t xml:space="preserve">ואמר </w:t>
      </w:r>
      <w:r>
        <w:rPr>
          <w:rStyle w:val="2fb"/>
          <w:rFonts w:hint="cs"/>
          <w:rtl/>
        </w:rPr>
        <w:t xml:space="preserve">רבי</w:t>
      </w:r>
      <w:r>
        <w:rPr>
          <w:rFonts w:hint="cs"/>
          <w:rtl/>
        </w:rPr>
        <w:t xml:space="preserve"> יוסף דאפשר אם חבירו מסייעו </w:t>
      </w:r>
      <w:ins w:id="90857" w:author="מנוע מכני" w:date="2026-10-11T12:04:39Z">
        <w:r>
          <w:rPr>
            <w:rFonts w:hint="cs"/>
            <w:b/>
            <w:bCs/>
            <w:rtl/>
          </w:rPr>
          <w:t xml:space="preserve">ויש</w:t>
        </w:r>
      </w:ins>
      <w:del w:id="90858" w:author="מנוע מכני" w:date="2026-10-11T12:04:39Z">
        <w:r w:rsidRPr="006A5B02">
          <w:rPr>
            <w:rFonts w:hint="cs"/>
            <w:b/>
            <w:bCs/>
            <w:rtl/>
          </w:rPr>
          <w:delText xml:space="preserve">ואיכא</w:delText>
        </w:r>
      </w:del>
      <w:r w:rsidRPr="006A5B02">
        <w:rPr>
          <w:rFonts w:hint="cs"/>
          <w:b/>
          <w:bCs/>
          <w:rtl/>
        </w:rPr>
        <w:t xml:space="preserve"> </w:t>
      </w:r>
      <w:ins w:id="90059" w:author="Claude - סמנטי" w:date="2026-10-11T12:26:16Z">
        <w:r>
          <w:rPr>
            <w:rFonts w:hint="cs"/>
            <w:b/>
            <w:bCs/>
            <w:rtl/>
          </w:rPr>
          <w:t xml:space="preserve">ביניהם</w:t>
        </w:r>
      </w:ins>
      <w:del w:id="90060" w:author="Claude - סמנטי" w:date="2026-10-11T12:26:16Z">
        <w:r w:rsidRPr="006A5B02">
          <w:rPr>
            <w:rFonts w:hint="cs"/>
            <w:b/>
            <w:bCs/>
            <w:rtl/>
          </w:rPr>
          <w:delText xml:space="preserve">בנייהו</w:delText>
        </w:r>
      </w:del>
      <w:r w:rsidRPr="006A5B02">
        <w:rPr>
          <w:rFonts w:hint="cs"/>
          <w:b/>
          <w:bCs/>
          <w:rtl/>
        </w:rPr>
        <w:t xml:space="preserve"> עמידה מן הצד </w:t>
      </w:r>
    </w:p>
    <w:p>
      <w:pPr>
        <w:pStyle w:val="38"/>
        <w:rPr>
          <w:ins w:id="98136" w:author="מנוע מכני" w:date="2026-10-11T12:04:39Z"/>
        </w:rPr>
      </w:pPr>
      <w:del w:id="98135" w:author="מנוע מכני" w:date="2026-10-11T12:04:39Z">
        <w:r>
          <w:delText xml:space="preserve">•</w:delText>
        </w:r>
      </w:del>
      <w:r>
        <w:t xml:space="preserve"> </w:t>
      </w:r>
      <w:del w:id="101756" w:author="מנוע מכני" w:date="2026-10-11T12:04:39Z">
        <w:r>
          <w:delText xml:space="preserve">א"ל </w:delText>
        </w:r>
      </w:del>
      <w:r>
        <w:t xml:space="preserve">ר</w:t>
      </w:r>
      <w:r>
        <w:t>סבדר</w:t>
      </w:r>
      <w:r>
        <w:t>"</w:t>
      </w:r>
      <w:r>
        <w:t>א ל</w:t>
      </w:r>
      <w:r>
        <w:t xml:space="preserve">רבינא:</w:t>
      </w:r>
    </w:p>
    <w:p w:rsidR="00DA63EC" w:rsidRDefault="00DA63EC" w:rsidP="00DA63EC">
      <w:pPr>
        <w:tabs>
          <w:tab w:val="left" w:pos="0"/>
          <w:tab w:val="center" w:pos="2835"/>
        </w:tabs>
        <w:rPr>
          <w:rtl/>
        </w:rPr>
      </w:pPr>
      <w:del w:id="98137" w:author="מנוע מכני" w:date="2026-10-11T12:04:39Z">
        <w:r>
          <w:rPr>
            <w:rtl/>
          </w:rPr>
          <w:delText xml:space="preserve"> </w:delText>
        </w:r>
      </w:del>
      <w:ins w:id="96317" w:author="מנוע מכני" w:date="2026-10-11T12:04:39Z">
        <w:r>
          <w:rPr>
            <w:rtl/>
          </w:rPr>
          <w:t xml:space="preserve">ולישב</w:t>
        </w:r>
      </w:ins>
      <w:del w:id="96318" w:author="מנוע מכני" w:date="2026-10-11T12:04:39Z">
        <w:r>
          <w:rPr>
            <w:rtl/>
          </w:rPr>
          <w:delText xml:space="preserve">וליתיב</w:delText>
        </w:r>
      </w:del>
      <w:r>
        <w:rPr>
          <w:rtl/>
        </w:rPr>
        <w:t xml:space="preserve"> מיתב ולקדש!</w:t>
      </w:r>
      <w:r w:rsidRPr="00464129">
        <w:rPr>
          <w:rStyle w:val="afffff0"/>
          <w:rtl/>
        </w:rPr>
        <w:t xml:space="preserve"> </w:t>
      </w:r>
      <w:r w:rsidRPr="00464129">
        <w:rPr>
          <w:rStyle w:val="afffff0"/>
          <w:rFonts w:hint="cs"/>
          <w:rtl/>
        </w:rPr>
        <w:t>'</w:t>
      </w:r>
      <w:r w:rsidRPr="00464129">
        <w:rPr>
          <w:rStyle w:val="afffff0"/>
          <w:rtl/>
        </w:rPr>
        <w:t>לשרת</w:t>
      </w:r>
      <w:r w:rsidRPr="00464129">
        <w:rPr>
          <w:rStyle w:val="afffff0"/>
          <w:rFonts w:hint="cs"/>
          <w:rtl/>
        </w:rPr>
        <w:t>'</w:t>
      </w:r>
      <w:r w:rsidRPr="00464129">
        <w:rPr>
          <w:rStyle w:val="afffff0"/>
          <w:rtl/>
        </w:rPr>
        <w:t>,</w:t>
      </w:r>
      <w:r>
        <w:rPr>
          <w:rtl/>
        </w:rPr>
        <w:t xml:space="preserve"> ושירות מעומד הוא.</w:t>
      </w:r>
    </w:p>
    <w:p w:rsidR="00922D16" w:rsidRDefault="00922D16" w:rsidP="00DA63EC">
      <w:pPr>
        <w:tabs>
          <w:tab w:val="left" w:pos="0"/>
          <w:tab w:val="center" w:pos="2835"/>
        </w:tabs>
        <w:rPr>
          <w:rtl/>
        </w:rPr>
      </w:pPr>
    </w:p>
    <w:p>
      <w:pPr>
        <w:pStyle w:val="afffff8"/>
        <w:rPr>
          <w:ins w:id="90569" w:author="קלוד" w:date="2026-10-11T12:29:36Z"/>
        </w:rPr>
      </w:pPr>
      <w:ins w:id="90570" w:author="קלוד" w:date="2026-10-11T12:29:36Z">
        <w:r>
          <w:rPr>
            <w:color w:val="7B3F00"/>
          </w:rPr>
          <w:t xml:space="preserve">לינה בקידוש ידים ורגלים - רבי מול ר"א ברבי שמעון</w:t>
        </w:r>
      </w:ins>
    </w:p>
    <w:p>
      <w:pPr>
        <w:pStyle w:val="38"/>
        <w:rPr>
          <w:ins w:id="98139" w:author="מנוע מכני" w:date="2026-10-11T12:04:39Z"/>
        </w:rPr>
      </w:pPr>
      <w:del w:id="98138" w:author="מנוע מכני" w:date="2026-10-11T12:04:39Z">
        <w:r w:rsidRPr="00922D16">
          <w:delText xml:space="preserve">•</w:delText>
        </w:r>
      </w:del>
      <w:r w:rsidRPr="00922D16">
        <w:t xml:space="preserve"> ת"ר:</w:t>
      </w:r>
    </w:p>
    <w:p w:rsidR="00DA63EC" w:rsidRDefault="00DA63EC" w:rsidP="00DA63EC">
      <w:pPr>
        <w:tabs>
          <w:tab w:val="left" w:pos="0"/>
          <w:tab w:val="center" w:pos="2835"/>
        </w:tabs>
        <w:rPr>
          <w:rtl/>
        </w:rPr>
      </w:pPr>
      <w:del w:id="98140" w:author="מנוע מכני" w:date="2026-10-11T12:04:39Z">
        <w:r w:rsidRPr="00922D16">
          <w:rPr>
            <w:b/>
            <w:bCs/>
            <w:rtl/>
          </w:rPr>
          <w:delText xml:space="preserve"> </w:delText>
        </w:r>
      </w:del>
      <w:r w:rsidRPr="00922D16">
        <w:rPr>
          <w:rStyle w:val="2fb"/>
          <w:rFonts w:hint="cs"/>
          <w:b/>
          <w:bCs/>
          <w:rtl/>
        </w:rPr>
        <w:t xml:space="preserve">לרבי</w:t>
      </w:r>
      <w:r w:rsidRPr="00922D16">
        <w:rPr>
          <w:rFonts w:hint="cs"/>
          <w:b/>
          <w:bCs/>
          <w:rtl/>
        </w:rPr>
        <w:t xml:space="preserve"> </w:t>
      </w:r>
      <w:r w:rsidRPr="00922D16">
        <w:rPr>
          <w:b/>
          <w:bCs/>
          <w:rtl/>
        </w:rPr>
        <w:t>קידש ידיו ורגליו ביום - אין צריך לקדש בלילה, בלילה - צריך לקדש ביום</w:t>
      </w:r>
      <w:r>
        <w:rPr>
          <w:rtl/>
        </w:rPr>
        <w:t>,</w:t>
      </w:r>
    </w:p>
    <w:p>
      <w:pPr>
        <w:pStyle w:val="38"/>
        <w:rPr>
          <w:ins w:id="98141" w:author="מנוע מכני" w:date="2026-10-11T12:04:39Z"/>
        </w:rPr>
      </w:pPr>
      <w:r>
        <w:t xml:space="preserve">שהיה רבי</w:t>
      </w:r>
      <w:del w:id="101621" w:author="מנוע מכני" w:date="2026-10-11T12:04:39Z">
        <w:r>
          <w:delText xml:space="preserve"> אומר</w:delText>
        </w:r>
      </w:del>
      <w:r>
        <w:t xml:space="preserve">:</w:t>
      </w:r>
    </w:p>
    <w:p w:rsidR="00DA63EC" w:rsidRDefault="00DA63EC" w:rsidP="00DA63EC">
      <w:pPr>
        <w:tabs>
          <w:tab w:val="left" w:pos="0"/>
          <w:tab w:val="center" w:pos="2835"/>
        </w:tabs>
        <w:rPr>
          <w:rtl/>
        </w:rPr>
      </w:pPr>
      <w:del w:id="98142" w:author="מנוע מכני" w:date="2026-10-11T12:04:39Z">
        <w:r>
          <w:rPr>
            <w:rtl/>
          </w:rPr>
          <w:delText xml:space="preserve"> </w:delText>
        </w:r>
      </w:del>
      <w:r>
        <w:rPr>
          <w:rtl/>
        </w:rPr>
        <w:t xml:space="preserve">לינה מועלת בקידוש ידים ורגלים</w:t>
      </w:r>
      <w:ins w:id="94231" w:author="מנוע מכני" w:date="2026-10-11T12:04:39Z">
        <w:r>
          <w:rPr>
            <w:rtl/>
          </w:rPr>
          <w:t xml:space="preserve">,</w:t>
        </w:r>
      </w:ins>
      <w:del w:id="94232" w:author="מנוע מכני" w:date="2026-10-11T12:04:39Z">
        <w:r>
          <w:rPr>
            <w:rtl/>
          </w:rPr>
          <w:delText xml:space="preserve">;</w:delText>
        </w:r>
      </w:del>
    </w:p>
    <w:p>
      <w:pPr>
        <w:pStyle w:val="38"/>
        <w:rPr>
          <w:ins w:id="98143" w:author="מנוע מכני" w:date="2026-10-11T12:04:39Z"/>
        </w:rPr>
      </w:pPr>
      <w:r>
        <w:t>ראבר</w:t>
      </w:r>
      <w:r>
        <w:t>"</w:t>
      </w:r>
      <w:r>
        <w:t>ש</w:t>
      </w:r>
      <w:del w:id="101622" w:author="מנוע מכני" w:date="2026-10-11T12:04:39Z">
        <w:r>
          <w:delText xml:space="preserve"> אומר</w:delText>
        </w:r>
      </w:del>
      <w:r>
        <w:t xml:space="preserve">:</w:t>
      </w:r>
    </w:p>
    <w:p w:rsidR="00DA63EC" w:rsidRDefault="00DA63EC" w:rsidP="00DA63EC">
      <w:pPr>
        <w:tabs>
          <w:tab w:val="left" w:pos="0"/>
          <w:tab w:val="center" w:pos="2835"/>
        </w:tabs>
        <w:rPr>
          <w:rtl/>
        </w:rPr>
      </w:pPr>
      <w:del w:id="98144" w:author="מנוע מכני" w:date="2026-10-11T12:04:39Z">
        <w:r>
          <w:rPr>
            <w:rtl/>
          </w:rPr>
          <w:delText xml:space="preserve"> </w:delText>
        </w:r>
      </w:del>
      <w:r>
        <w:rPr>
          <w:rtl/>
        </w:rPr>
        <w:t xml:space="preserve">אין לינה מועלת בקידוש ידים ורגלים.</w:t>
      </w:r>
    </w:p>
    <w:p>
      <w:pPr>
        <w:pStyle w:val="38"/>
        <w:rPr>
          <w:ins w:id="98146" w:author="מנוע מכני" w:date="2026-10-11T12:04:39Z"/>
        </w:rPr>
      </w:pPr>
      <w:del w:id="98145" w:author="מנוע מכני" w:date="2026-10-11T12:04:39Z">
        <w:r w:rsidRPr="00FE1B89">
          <w:delText xml:space="preserve">•</w:delText>
        </w:r>
      </w:del>
      <w:r w:rsidRPr="00FE1B89">
        <w:t xml:space="preserve"> </w:t>
      </w:r>
      <w:r w:rsidRPr="00FE1B89">
        <w:t xml:space="preserve">תניא</w:t>
      </w:r>
      <w:r w:rsidRPr="00FE1B89">
        <w:t xml:space="preserve"> אידך:</w:t>
      </w:r>
    </w:p>
    <w:p w:rsidR="00DA63EC" w:rsidRPr="00FE1B89" w:rsidRDefault="00DA63EC" w:rsidP="00DA63EC">
      <w:pPr>
        <w:tabs>
          <w:tab w:val="left" w:pos="0"/>
          <w:tab w:val="center" w:pos="2835"/>
        </w:tabs>
        <w:rPr>
          <w:spacing w:val="-4"/>
          <w:rtl/>
        </w:rPr>
      </w:pPr>
      <w:del w:id="98147" w:author="מנוע מכני" w:date="2026-10-11T12:04:39Z">
        <w:r w:rsidRPr="00FE1B89">
          <w:rPr>
            <w:spacing w:val="-4"/>
            <w:rtl/>
          </w:rPr>
          <w:delText xml:space="preserve"> </w:delText>
        </w:r>
      </w:del>
      <w:r w:rsidRPr="00FE1B89">
        <w:rPr>
          <w:rStyle w:val="2fb"/>
          <w:rFonts w:hint="cs"/>
          <w:spacing w:val="-4"/>
          <w:rtl/>
        </w:rPr>
        <w:t xml:space="preserve">לרבי</w:t>
      </w:r>
      <w:r w:rsidRPr="00FE1B89">
        <w:rPr>
          <w:rFonts w:hint="cs"/>
          <w:spacing w:val="-4"/>
          <w:rtl/>
        </w:rPr>
        <w:t xml:space="preserve">:</w:t>
      </w:r>
      <w:ins w:id="94233" w:author="מנוע מכני" w:date="2026-10-11T12:04:39Z">
        <w:r>
          <w:rPr>
            <w:rFonts w:hint="cs"/>
            <w:spacing w:val="-4"/>
            <w:rtl/>
          </w:rPr>
          <w:t xml:space="preserve"> </w:t>
        </w:r>
      </w:ins>
      <w:del w:id="94234" w:author="מנוע מכני" w:date="2026-10-11T12:04:39Z">
        <w:r w:rsidRPr="00FE1B89">
          <w:rPr>
            <w:rFonts w:hint="cs"/>
            <w:spacing w:val="-4"/>
            <w:rtl/>
          </w:rPr>
          <w:delText xml:space="preserve">  </w:delText>
        </w:r>
      </w:del>
      <w:r w:rsidRPr="00FE1B89">
        <w:rPr>
          <w:spacing w:val="-4"/>
          <w:rtl/>
        </w:rPr>
        <w:t>היה עומד ומקריב על גבי מזבח כל הלילה - לאורה טעון קידוש ידים ורגלים,</w:t>
      </w:r>
    </w:p>
    <w:p>
      <w:pPr>
        <w:pStyle w:val="38"/>
        <w:rPr>
          <w:ins w:id="98148" w:author="מנוע מכני" w:date="2026-10-11T12:04:39Z"/>
        </w:rPr>
      </w:pPr>
      <w:r w:rsidRPr="00FE1B89">
        <w:t>ראבר</w:t>
      </w:r>
      <w:r w:rsidRPr="00FE1B89">
        <w:t>"</w:t>
      </w:r>
      <w:r w:rsidRPr="00FE1B89">
        <w:t>ש</w:t>
      </w:r>
      <w:r w:rsidRPr="00FE1B89">
        <w:t xml:space="preserve">:</w:t>
      </w:r>
    </w:p>
    <w:p w:rsidR="00DA63EC" w:rsidRPr="00FE1B89" w:rsidRDefault="00DA63EC" w:rsidP="00DA63EC">
      <w:pPr>
        <w:tabs>
          <w:tab w:val="left" w:pos="0"/>
          <w:tab w:val="center" w:pos="2835"/>
        </w:tabs>
        <w:rPr>
          <w:spacing w:val="-4"/>
          <w:rtl/>
        </w:rPr>
      </w:pPr>
      <w:del w:id="98149" w:author="מנוע מכני" w:date="2026-10-11T12:04:39Z">
        <w:r w:rsidRPr="00FE1B89">
          <w:rPr>
            <w:spacing w:val="-4"/>
            <w:rtl/>
          </w:rPr>
          <w:delText xml:space="preserve"> </w:delText>
        </w:r>
      </w:del>
      <w:r w:rsidRPr="00FE1B89">
        <w:rPr>
          <w:spacing w:val="-4"/>
          <w:rtl/>
        </w:rPr>
        <w:t xml:space="preserve">כיון שקידש ידיו ורגליו מתחילת עבודה, </w:t>
      </w:r>
      <w:ins w:id="90215" w:author="מנוע מכני" w:date="2026-10-11T12:04:39Z">
        <w:r>
          <w:rPr>
            <w:spacing w:val="-4"/>
            <w:rtl/>
          </w:rPr>
          <w:t xml:space="preserve">אפי'</w:t>
        </w:r>
      </w:ins>
      <w:del w:id="90216" w:author="מנוע מכני" w:date="2026-10-11T12:04:39Z">
        <w:r w:rsidRPr="00FE1B89">
          <w:rPr>
            <w:spacing w:val="-4"/>
            <w:rtl/>
          </w:rPr>
          <w:delText xml:space="preserve">אפילו</w:delText>
        </w:r>
      </w:del>
      <w:r w:rsidRPr="00FE1B89">
        <w:rPr>
          <w:spacing w:val="-4"/>
          <w:rtl/>
        </w:rPr>
        <w:t xml:space="preserve"> מיכן ועד עשרה ימים אינו צריך לקדש.</w:t>
      </w:r>
    </w:p>
    <w:p w:rsidR="00DA63EC" w:rsidRDefault="00DA63EC" w:rsidP="00DA63EC">
      <w:pPr>
        <w:tabs>
          <w:tab w:val="left" w:pos="0"/>
          <w:tab w:val="center" w:pos="2835"/>
        </w:tabs>
        <w:rPr>
          <w:rtl/>
        </w:rPr>
      </w:pPr>
      <w:r>
        <w:rPr>
          <w:rtl/>
        </w:rPr>
        <w:t>וצריכא</w:t>
      </w:r>
      <w:r>
        <w:rPr>
          <w:rFonts w:hint="cs"/>
          <w:rtl/>
        </w:rPr>
        <w:t xml:space="preserve"> </w:t>
      </w:r>
      <w:ins w:id="95541" w:author="מנוע מכני" w:date="2026-10-11T12:04:39Z">
        <w:r>
          <w:rPr>
            <w:rFonts w:hint="cs"/>
            <w:rtl/>
          </w:rPr>
          <w:t xml:space="preserve">ראשונה</w:t>
        </w:r>
      </w:ins>
      <w:del w:id="95542" w:author="מנוע מכני" w:date="2026-10-11T12:04:39Z">
        <w:r>
          <w:rPr>
            <w:rFonts w:hint="cs"/>
            <w:rtl/>
          </w:rPr>
          <w:delText xml:space="preserve">קמייתא</w:delText>
        </w:r>
      </w:del>
      <w:r>
        <w:rPr>
          <w:rFonts w:hint="cs"/>
          <w:rtl/>
        </w:rPr>
        <w:t xml:space="preserve"> דבהך </w:t>
      </w:r>
      <w:r>
        <w:rPr>
          <w:rFonts w:hint="cs"/>
          <w:rtl/>
        </w:rPr>
        <w:t xml:space="preserve">אמר</w:t>
      </w:r>
      <w:r>
        <w:rPr>
          <w:rFonts w:hint="cs"/>
          <w:rtl/>
        </w:rPr>
        <w:t xml:space="preserve"> </w:t>
      </w:r>
      <w:r>
        <w:rPr>
          <w:rStyle w:val="2fb"/>
          <w:rFonts w:hint="cs"/>
          <w:rtl/>
        </w:rPr>
        <w:t xml:space="preserve">רבי</w:t>
      </w:r>
      <w:r>
        <w:rPr>
          <w:rFonts w:hint="cs"/>
          <w:rtl/>
        </w:rPr>
        <w:t xml:space="preserve"> </w:t>
      </w:r>
      <w:r>
        <w:rPr>
          <w:rtl/>
        </w:rPr>
        <w:t xml:space="preserve">דפסק </w:t>
      </w:r>
      <w:ins w:id="92473" w:author="מנוע מכני" w:date="2026-10-11T12:04:39Z">
        <w:r>
          <w:rPr>
            <w:rtl/>
          </w:rPr>
          <w:t xml:space="preserve">לו</w:t>
        </w:r>
      </w:ins>
      <w:del w:id="92474" w:author="מנוע מכני" w:date="2026-10-11T12:04:39Z">
        <w:r>
          <w:rPr>
            <w:rtl/>
          </w:rPr>
          <w:delText xml:space="preserve">ליה</w:delText>
        </w:r>
      </w:del>
      <w:r>
        <w:rPr>
          <w:rtl/>
        </w:rPr>
        <w:t xml:space="preserve"> מעבודה לעבודה, אבל </w:t>
      </w:r>
      <w:ins w:id="96319" w:author="מנוע מכני" w:date="2026-10-11T12:04:39Z">
        <w:r>
          <w:rPr>
            <w:rtl/>
          </w:rPr>
          <w:t xml:space="preserve">בזה</w:t>
        </w:r>
      </w:ins>
      <w:del w:id="96320" w:author="מנוע מכני" w:date="2026-10-11T12:04:39Z">
        <w:r>
          <w:rPr>
            <w:rtl/>
          </w:rPr>
          <w:delText xml:space="preserve">בהא</w:delText>
        </w:r>
      </w:del>
      <w:r>
        <w:rPr>
          <w:rtl/>
        </w:rPr>
        <w:t xml:space="preserve"> דלא פסק </w:t>
      </w:r>
      <w:ins w:id="92475" w:author="מנוע מכני" w:date="2026-10-11T12:04:39Z">
        <w:r>
          <w:rPr>
            <w:rtl/>
          </w:rPr>
          <w:t xml:space="preserve">לו</w:t>
        </w:r>
      </w:ins>
      <w:del w:id="92476" w:author="מנוע מכני" w:date="2026-10-11T12:04:39Z">
        <w:r>
          <w:rPr>
            <w:rtl/>
          </w:rPr>
          <w:delText xml:space="preserve">ליה</w:delText>
        </w:r>
      </w:del>
      <w:r>
        <w:rPr>
          <w:rtl/>
        </w:rPr>
        <w:t xml:space="preserve"> </w:t>
      </w:r>
      <w:r>
        <w:rPr>
          <w:rFonts w:hint="cs"/>
          <w:rtl/>
        </w:rPr>
        <w:t xml:space="preserve">מודה </w:t>
      </w:r>
      <w:r>
        <w:rPr>
          <w:rStyle w:val="2fb"/>
          <w:rFonts w:hint="cs"/>
          <w:rtl/>
        </w:rPr>
        <w:t xml:space="preserve">לראבר</w:t>
      </w:r>
      <w:r>
        <w:rPr>
          <w:rStyle w:val="2fb"/>
          <w:rtl/>
        </w:rPr>
        <w:t>"</w:t>
      </w:r>
      <w:r>
        <w:rPr>
          <w:rStyle w:val="2fb"/>
          <w:rFonts w:hint="cs"/>
          <w:rtl/>
        </w:rPr>
        <w:t xml:space="preserve">ש</w:t>
      </w:r>
      <w:r>
        <w:rPr>
          <w:rFonts w:hint="cs"/>
          <w:rtl/>
        </w:rPr>
        <w:t xml:space="preserve"> ובהך </w:t>
      </w:r>
      <w:r>
        <w:rPr>
          <w:rStyle w:val="2fb"/>
          <w:rFonts w:hint="cs"/>
          <w:rtl/>
        </w:rPr>
        <w:t xml:space="preserve">דראבר</w:t>
      </w:r>
      <w:r>
        <w:rPr>
          <w:rStyle w:val="2fb"/>
          <w:rtl/>
        </w:rPr>
        <w:t>"</w:t>
      </w:r>
      <w:r>
        <w:rPr>
          <w:rStyle w:val="2fb"/>
          <w:rFonts w:hint="cs"/>
          <w:rtl/>
        </w:rPr>
        <w:t xml:space="preserve">ש</w:t>
      </w:r>
      <w:r>
        <w:rPr>
          <w:rFonts w:hint="cs"/>
          <w:rtl/>
        </w:rPr>
        <w:t xml:space="preserve"> </w:t>
      </w:r>
      <w:r>
        <w:rPr>
          <w:rFonts w:hint="cs"/>
          <w:rtl/>
        </w:rPr>
        <w:t xml:space="preserve">לא</w:t>
      </w:r>
      <w:r>
        <w:rPr>
          <w:rFonts w:hint="cs"/>
          <w:rtl/>
        </w:rPr>
        <w:t xml:space="preserve"> מודה </w:t>
      </w:r>
      <w:r>
        <w:rPr>
          <w:rStyle w:val="2fb"/>
          <w:rFonts w:hint="cs"/>
          <w:rtl/>
        </w:rPr>
        <w:t xml:space="preserve">לרבי</w:t>
      </w:r>
      <w:r>
        <w:rPr>
          <w:rFonts w:hint="cs"/>
          <w:rtl/>
        </w:rPr>
        <w:t xml:space="preserve"> </w:t>
      </w:r>
    </w:p>
    <w:p w:rsidR="00DA63EC" w:rsidRDefault="00DA63EC" w:rsidP="00DA63EC">
      <w:pPr>
        <w:tabs>
          <w:tab w:val="left" w:pos="0"/>
          <w:tab w:val="center" w:pos="2835"/>
        </w:tabs>
        <w:rPr>
          <w:rtl/>
        </w:rPr>
      </w:pPr>
      <w:r>
        <w:rPr>
          <w:rtl/>
        </w:rPr>
        <w:t xml:space="preserve">טעמא </w:t>
      </w:r>
      <w:r>
        <w:rPr>
          <w:rStyle w:val="2fb"/>
          <w:rtl/>
        </w:rPr>
        <w:t xml:space="preserve">דרבי</w:t>
      </w:r>
      <w:r>
        <w:rPr>
          <w:rtl/>
        </w:rPr>
        <w:t xml:space="preserve"> </w:t>
      </w:r>
      <w:r w:rsidRPr="0046594B">
        <w:rPr>
          <w:rStyle w:val="afffff0"/>
          <w:rtl/>
        </w:rPr>
        <w:t>ד</w:t>
      </w:r>
      <w:r w:rsidRPr="0046594B">
        <w:rPr>
          <w:rStyle w:val="afffff0"/>
          <w:rFonts w:hint="cs"/>
          <w:rtl/>
        </w:rPr>
        <w:t>'</w:t>
      </w:r>
      <w:ins w:id="90527" w:author="Claude - סמנטי" w:date="2026-10-11T12:26:16Z">
        <w:r>
          <w:rPr>
            <w:rStyle w:val="afffff0"/>
            <w:rtl/>
          </w:rPr>
          <w:t xml:space="preserve">בְּגִשְׁתָּם</w:t>
        </w:r>
      </w:ins>
      <w:del w:id="90528" w:author="Claude - סמנטי" w:date="2026-10-11T12:26:16Z">
        <w:r w:rsidRPr="0046594B">
          <w:rPr>
            <w:rStyle w:val="afffff0"/>
            <w:rtl/>
          </w:rPr>
          <w:delText xml:space="preserve">בגשתם</w:delText>
        </w:r>
      </w:del>
      <w:r w:rsidRPr="0046594B">
        <w:rPr>
          <w:rStyle w:val="afffff0"/>
          <w:rFonts w:hint="cs"/>
          <w:rtl/>
        </w:rPr>
        <w:t>'</w:t>
      </w:r>
      <w:r w:rsidRPr="0046594B">
        <w:rPr>
          <w:rStyle w:val="afffff0"/>
          <w:rtl/>
        </w:rPr>
        <w:t>.</w:t>
      </w:r>
      <w:r>
        <w:rPr>
          <w:rFonts w:hint="cs"/>
          <w:rtl/>
        </w:rPr>
        <w:t xml:space="preserve"> [וכתב בבבואם דלא על כל גישה וגישה]</w:t>
      </w:r>
    </w:p>
    <w:p>
      <w:pPr>
        <w:pStyle w:val="38"/>
        <w:rPr>
          <w:ins w:id="98150" w:author="מנוע מכני" w:date="2026-10-11T12:04:39Z"/>
        </w:rPr>
      </w:pPr>
      <w:r w:rsidRPr="00FE1B89">
        <w:t>טעמא דר</w:t>
      </w:r>
      <w:r w:rsidRPr="00FE1B89">
        <w:t>"</w:t>
      </w:r>
      <w:r w:rsidRPr="00FE1B89">
        <w:t>אבר</w:t>
      </w:r>
      <w:r w:rsidRPr="00FE1B89">
        <w:t>"</w:t>
      </w:r>
      <w:r w:rsidRPr="00FE1B89">
        <w:t>ש:</w:t>
      </w:r>
    </w:p>
    <w:p w:rsidR="00DA63EC" w:rsidRPr="00FE1B89" w:rsidRDefault="00DA63EC" w:rsidP="00DA63EC">
      <w:pPr>
        <w:tabs>
          <w:tab w:val="left" w:pos="0"/>
          <w:tab w:val="center" w:pos="2835"/>
        </w:tabs>
        <w:rPr>
          <w:spacing w:val="-2"/>
          <w:rtl/>
        </w:rPr>
      </w:pPr>
      <w:del w:id="98151" w:author="מנוע מכני" w:date="2026-10-11T12:04:39Z">
        <w:r w:rsidRPr="00FE1B89">
          <w:rPr>
            <w:rStyle w:val="afffff0"/>
            <w:spacing w:val="-2"/>
            <w:rtl/>
          </w:rPr>
          <w:delText xml:space="preserve"> </w:delText>
        </w:r>
      </w:del>
      <w:r w:rsidRPr="00FE1B89">
        <w:rPr>
          <w:rStyle w:val="afffff0"/>
          <w:rFonts w:hint="cs"/>
          <w:spacing w:val="-2"/>
          <w:rtl/>
        </w:rPr>
        <w:t>'</w:t>
      </w:r>
      <w:ins w:id="90531" w:author="Claude - סמנטי" w:date="2026-10-11T12:26:16Z">
        <w:r>
          <w:rPr>
            <w:rStyle w:val="afffff0"/>
            <w:spacing w:val="-2"/>
            <w:rtl/>
          </w:rPr>
          <w:t xml:space="preserve">בְּבוֹאָם</w:t>
        </w:r>
      </w:ins>
      <w:del w:id="90532" w:author="Claude - סמנטי" w:date="2026-10-11T12:26:16Z">
        <w:r w:rsidRPr="00FE1B89">
          <w:rPr>
            <w:rStyle w:val="afffff0"/>
            <w:spacing w:val="-2"/>
            <w:rtl/>
          </w:rPr>
          <w:delText xml:space="preserve">בבואם</w:delText>
        </w:r>
      </w:del>
      <w:r w:rsidRPr="00FE1B89">
        <w:rPr>
          <w:rStyle w:val="afffff0"/>
          <w:rFonts w:hint="cs"/>
          <w:spacing w:val="-2"/>
          <w:rtl/>
        </w:rPr>
        <w:t>'</w:t>
      </w:r>
      <w:r w:rsidRPr="00FE1B89">
        <w:rPr>
          <w:rStyle w:val="afffff0"/>
          <w:spacing w:val="-2"/>
          <w:rtl/>
        </w:rPr>
        <w:t>.</w:t>
      </w:r>
      <w:r w:rsidRPr="00FE1B89">
        <w:rPr>
          <w:rFonts w:hint="cs"/>
          <w:spacing w:val="-2"/>
          <w:rtl/>
        </w:rPr>
        <w:t xml:space="preserve">'</w:t>
      </w:r>
      <w:ins w:id="90529" w:author="Claude - סמנטי" w:date="2026-10-11T12:26:16Z">
        <w:r>
          <w:rPr>
            <w:rStyle w:val="afffff0"/>
            <w:rFonts w:hint="cs"/>
            <w:spacing w:val="-2"/>
            <w:rtl/>
          </w:rPr>
          <w:t xml:space="preserve">וּבְגִשְׁתָּם</w:t>
        </w:r>
      </w:ins>
      <w:del w:id="90530" w:author="Claude - סמנטי" w:date="2026-10-11T12:26:16Z">
        <w:r w:rsidRPr="00FE1B89">
          <w:rPr>
            <w:rFonts w:hint="cs"/>
            <w:spacing w:val="-2"/>
            <w:rtl/>
          </w:rPr>
          <w:delText xml:space="preserve">ובגשתם</w:delText>
        </w:r>
      </w:del>
      <w:r w:rsidRPr="00FE1B89">
        <w:rPr>
          <w:rFonts w:hint="cs"/>
          <w:spacing w:val="-2"/>
          <w:rtl/>
        </w:rPr>
        <w:t xml:space="preserve">' בעי </w:t>
      </w:r>
      <w:r w:rsidRPr="00FE1B89">
        <w:rPr>
          <w:rStyle w:val="2fb"/>
          <w:rFonts w:hint="cs"/>
          <w:spacing w:val="-2"/>
          <w:rtl/>
        </w:rPr>
        <w:t xml:space="preserve">לכדראב</w:t>
      </w:r>
      <w:r w:rsidRPr="00FE1B89">
        <w:rPr>
          <w:rStyle w:val="2fb"/>
          <w:spacing w:val="-2"/>
          <w:rtl/>
        </w:rPr>
        <w:t>"</w:t>
      </w:r>
      <w:r w:rsidRPr="00FE1B89">
        <w:rPr>
          <w:rStyle w:val="2fb"/>
          <w:rFonts w:hint="cs"/>
          <w:spacing w:val="-2"/>
          <w:rtl/>
        </w:rPr>
        <w:t>י</w:t>
      </w:r>
      <w:r w:rsidRPr="00FE1B89">
        <w:rPr>
          <w:spacing w:val="-2"/>
          <w:rtl/>
        </w:rPr>
        <w:t xml:space="preserve">: </w:t>
      </w:r>
      <w:ins w:id="96423" w:author="מנוע מכני" w:date="2026-10-11T12:04:39Z">
        <w:r>
          <w:rPr>
            <w:rFonts w:hint="cs"/>
            <w:spacing w:val="-2"/>
            <w:rtl/>
          </w:rPr>
          <w:t xml:space="preserve">דכו"ע</w:t>
        </w:r>
      </w:ins>
      <w:del w:id="96424" w:author="מנוע מכני" w:date="2026-10-11T12:04:39Z">
        <w:r w:rsidRPr="00FE1B89">
          <w:rPr>
            <w:rFonts w:hint="cs"/>
            <w:spacing w:val="-2"/>
            <w:rtl/>
          </w:rPr>
          <w:delText xml:space="preserve">דלכו</w:delText>
        </w:r>
        <w:r w:rsidRPr="00FE1B89">
          <w:rPr>
            <w:spacing w:val="-2"/>
            <w:rtl/>
          </w:rPr>
          <w:delText xml:space="preserve">"</w:delText>
        </w:r>
        <w:r w:rsidRPr="00FE1B89">
          <w:rPr>
            <w:rFonts w:hint="cs"/>
            <w:spacing w:val="-2"/>
            <w:rtl/>
          </w:rPr>
          <w:delText xml:space="preserve">ע</w:delText>
        </w:r>
      </w:del>
      <w:r w:rsidRPr="00FE1B89">
        <w:rPr>
          <w:spacing w:val="-2"/>
          <w:rtl/>
        </w:rPr>
        <w:t xml:space="preserve"> בקידוש שני כשהוא לבוש מקדש, </w:t>
      </w:r>
    </w:p>
    <w:p w:rsidR="00DA63EC" w:rsidRDefault="00DA63EC" w:rsidP="00DA63EC">
      <w:pPr>
        <w:tabs>
          <w:tab w:val="left" w:pos="0"/>
          <w:tab w:val="center" w:pos="2835"/>
        </w:tabs>
        <w:rPr>
          <w:rtl/>
        </w:rPr>
      </w:pPr>
      <w:r>
        <w:rPr>
          <w:rtl/>
        </w:rPr>
        <w:tab/>
      </w:r>
      <w:r w:rsidRPr="00922D16">
        <w:rPr>
          <w:rStyle w:val="afffff0"/>
          <w:rtl/>
        </w:rPr>
        <w:t>ד</w:t>
      </w:r>
      <w:r w:rsidRPr="00922D16">
        <w:rPr>
          <w:rStyle w:val="afffff0"/>
          <w:rFonts w:hint="cs"/>
          <w:rtl/>
        </w:rPr>
        <w:t>'</w:t>
      </w:r>
      <w:r w:rsidRPr="00922D16">
        <w:rPr>
          <w:rStyle w:val="afffff0"/>
          <w:rtl/>
        </w:rPr>
        <w:t>או בגשתם</w:t>
      </w:r>
      <w:r>
        <w:rPr>
          <w:rtl/>
        </w:rPr>
        <w:t>, מי שאינו מחוסר אלא גישה בלבד, יצא מחוסר לבישה וגישה.</w:t>
      </w:r>
    </w:p>
    <w:p w:rsidR="00DA63EC" w:rsidRDefault="00DA63EC" w:rsidP="00DA63EC">
      <w:pPr>
        <w:pStyle w:val="afff3"/>
        <w:framePr w:wrap="around"/>
        <w:rPr>
          <w:rtl/>
        </w:rPr>
      </w:pPr>
      <w:r>
        <w:rPr>
          <w:rFonts w:hint="cs"/>
          <w:rtl/>
        </w:rPr>
        <w:t>כ.</w:t>
      </w:r>
    </w:p>
    <w:p w:rsidR="00DA63EC" w:rsidRDefault="00DA63EC" w:rsidP="00DA63EC">
      <w:pPr>
        <w:tabs>
          <w:tab w:val="left" w:pos="0"/>
          <w:tab w:val="center" w:pos="2835"/>
        </w:tabs>
        <w:rPr>
          <w:rtl/>
        </w:rPr>
      </w:pPr>
      <w:r w:rsidRPr="00922D16">
        <w:rPr>
          <w:rStyle w:val="afffff0"/>
          <w:rFonts w:hint="cs"/>
          <w:rtl/>
        </w:rPr>
        <w:t>'</w:t>
      </w:r>
      <w:ins w:id="90533" w:author="Claude - סמנטי" w:date="2026-10-11T12:26:16Z">
        <w:r>
          <w:rPr>
            <w:rStyle w:val="afffff0"/>
            <w:rtl/>
          </w:rPr>
          <w:t xml:space="preserve">לְהַקְטִיר אִשֶּׁה</w:t>
        </w:r>
      </w:ins>
      <w:del w:id="90534" w:author="Claude - סמנטי" w:date="2026-10-11T12:26:16Z">
        <w:r w:rsidRPr="00922D16">
          <w:rPr>
            <w:rStyle w:val="afffff0"/>
            <w:rtl/>
          </w:rPr>
          <w:delText xml:space="preserve">להקטיר אשה</w:delText>
        </w:r>
      </w:del>
      <w:r w:rsidRPr="00922D16">
        <w:rPr>
          <w:rStyle w:val="afffff0"/>
          <w:rFonts w:hint="cs"/>
          <w:rtl/>
        </w:rPr>
        <w:t>'</w:t>
      </w:r>
      <w:r>
        <w:rPr>
          <w:rtl/>
        </w:rPr>
        <w:t xml:space="preserve"> </w:t>
      </w:r>
      <w:r>
        <w:rPr>
          <w:rFonts w:hint="cs"/>
          <w:rtl/>
        </w:rPr>
        <w:t>דס</w:t>
      </w:r>
      <w:r>
        <w:rPr>
          <w:rtl/>
        </w:rPr>
        <w:t>"</w:t>
      </w:r>
      <w:r>
        <w:rPr>
          <w:rFonts w:hint="cs"/>
          <w:rtl/>
        </w:rPr>
        <w:t xml:space="preserve">ד </w:t>
      </w:r>
      <w:r>
        <w:rPr>
          <w:rFonts w:hint="cs"/>
          <w:rtl/>
        </w:rPr>
        <w:t xml:space="preserve">ה</w:t>
      </w:r>
      <w:r>
        <w:rPr>
          <w:rtl/>
        </w:rPr>
        <w:t>"</w:t>
      </w:r>
      <w:r>
        <w:rPr>
          <w:rFonts w:hint="cs"/>
          <w:rtl/>
        </w:rPr>
        <w:t xml:space="preserve">מ</w:t>
      </w:r>
      <w:r>
        <w:rPr>
          <w:rFonts w:hint="cs"/>
          <w:rtl/>
        </w:rPr>
        <w:t xml:space="preserve"> </w:t>
      </w:r>
      <w:r>
        <w:rPr>
          <w:rtl/>
        </w:rPr>
        <w:t xml:space="preserve">עבודה דמעכבא כפרה, אבל עבודה דלא מעכבא כפרה </w:t>
      </w:r>
      <w:r>
        <w:rPr>
          <w:rtl/>
        </w:rPr>
        <w:t xml:space="preserve">לא</w:t>
      </w:r>
      <w:r>
        <w:rPr>
          <w:rtl/>
        </w:rPr>
        <w:t xml:space="preserve">, </w:t>
      </w:r>
      <w:r>
        <w:rPr>
          <w:rtl/>
        </w:rPr>
        <w:t xml:space="preserve">קמ"ל</w:t>
      </w:r>
      <w:r>
        <w:rPr>
          <w:rtl/>
        </w:rPr>
        <w:t xml:space="preserve">.</w:t>
      </w:r>
    </w:p>
    <w:p w:rsidR="00DA63EC" w:rsidRDefault="00DA63EC" w:rsidP="00DA63EC">
      <w:pPr>
        <w:tabs>
          <w:tab w:val="left" w:pos="0"/>
          <w:tab w:val="center" w:pos="2835"/>
        </w:tabs>
        <w:rPr>
          <w:rtl/>
        </w:rPr>
      </w:pPr>
    </w:p>
    <w:p>
      <w:pPr>
        <w:pStyle w:val="afffff8"/>
        <w:rPr>
          <w:ins w:id="90567" w:author="קלוד" w:date="2026-10-11T12:29:36Z"/>
        </w:rPr>
      </w:pPr>
      <w:ins w:id="90568" w:author="קלוד" w:date="2026-10-11T12:29:36Z">
        <w:r>
          <w:rPr>
            <w:color w:val="7B3F00"/>
          </w:rPr>
          <w:t xml:space="preserve">האם מי כיור נפסלים בלינה?</w:t>
        </w:r>
      </w:ins>
    </w:p>
    <w:p>
      <w:pPr>
        <w:pStyle w:val="38"/>
        <w:rPr>
          <w:ins w:id="98153" w:author="מנוע מכני" w:date="2026-10-11T12:04:39Z"/>
        </w:rPr>
      </w:pPr>
      <w:del w:id="98152" w:author="מנוע מכני" w:date="2026-10-11T12:04:39Z">
        <w:r w:rsidRPr="00FE1B89">
          <w:delText xml:space="preserve">•</w:delText>
        </w:r>
      </w:del>
      <w:r w:rsidRPr="00FE1B89">
        <w:t xml:space="preserve"> ר"</w:t>
      </w:r>
      <w:r w:rsidRPr="00FE1B89">
        <w:t>ד מרי</w:t>
      </w:r>
      <w:r w:rsidRPr="00FE1B89">
        <w:t>"</w:t>
      </w:r>
      <w:r w:rsidRPr="00FE1B89">
        <w:t>ו:</w:t>
      </w:r>
    </w:p>
    <w:p w:rsidR="00DA63EC" w:rsidRPr="00FE1B89" w:rsidRDefault="00DA63EC" w:rsidP="00DA63EC">
      <w:pPr>
        <w:tabs>
          <w:tab w:val="left" w:pos="0"/>
          <w:tab w:val="center" w:pos="2835"/>
        </w:tabs>
        <w:rPr>
          <w:b/>
          <w:bCs/>
          <w:spacing w:val="-6"/>
          <w:rtl/>
        </w:rPr>
      </w:pPr>
      <w:del w:id="98154" w:author="מנוע מכני" w:date="2026-10-11T12:04:39Z">
        <w:r w:rsidRPr="00FE1B89">
          <w:rPr>
            <w:rFonts w:hint="cs"/>
            <w:b/>
            <w:bCs/>
            <w:spacing w:val="-6"/>
            <w:rtl/>
          </w:rPr>
          <w:delText xml:space="preserve"> </w:delText>
        </w:r>
      </w:del>
      <w:r w:rsidRPr="00FE1B89">
        <w:rPr>
          <w:b/>
          <w:bCs/>
          <w:spacing w:val="-6"/>
          <w:rtl/>
        </w:rPr>
        <w:t>בעי אילפא: לדברי האומר אין לינה מועלת בקידוש ידים ורגלים, מי כיור מהו שיפסלו?</w:t>
      </w:r>
    </w:p>
    <w:p w:rsidR="00DA63EC" w:rsidRPr="00FE1B89" w:rsidRDefault="00DA63EC" w:rsidP="00DA63EC">
      <w:pPr>
        <w:tabs>
          <w:tab w:val="left" w:pos="0"/>
          <w:tab w:val="center" w:pos="2835"/>
        </w:tabs>
        <w:rPr>
          <w:spacing w:val="-6"/>
          <w:rtl/>
        </w:rPr>
      </w:pPr>
      <w:ins w:id="95819" w:author="מנוע מכני" w:date="2026-10-11T12:04:39Z">
        <w:r>
          <w:rPr>
            <w:rFonts w:hint="cs"/>
            <w:spacing w:val="-6"/>
            <w:rtl/>
          </w:rPr>
          <w:t xml:space="preserve">אם </w:t>
        </w:r>
      </w:ins>
      <w:del w:id="95820" w:author="מנוע מכני" w:date="2026-10-11T12:04:39Z">
        <w:r w:rsidRPr="00FE1B89">
          <w:rPr>
            <w:rFonts w:hint="cs"/>
            <w:spacing w:val="-6"/>
            <w:rtl/>
          </w:rPr>
          <w:delText xml:space="preserve">אי</w:delText>
        </w:r>
        <w:r w:rsidRPr="00FE1B89">
          <w:rPr>
            <w:spacing w:val="-6"/>
            <w:rtl/>
          </w:rPr>
          <w:delText xml:space="preserve"> </w:delText>
        </w:r>
      </w:del>
      <w:ins w:id="92479" w:author="מנוע מכני" w:date="2026-10-11T12:04:39Z">
        <w:r>
          <w:rPr>
            <w:spacing w:val="-6"/>
            <w:rtl/>
          </w:rPr>
          <w:t xml:space="preserve">אלו</w:t>
        </w:r>
      </w:ins>
      <w:del w:id="92480" w:author="מנוע מכני" w:date="2026-10-11T12:04:39Z">
        <w:r w:rsidRPr="00FE1B89">
          <w:rPr>
            <w:spacing w:val="-6"/>
            <w:rtl/>
          </w:rPr>
          <w:delText xml:space="preserve">הני</w:delText>
        </w:r>
      </w:del>
      <w:r w:rsidRPr="00FE1B89">
        <w:rPr>
          <w:spacing w:val="-6"/>
          <w:rtl/>
        </w:rPr>
        <w:t xml:space="preserve"> לקידוש ידים ורגלים, </w:t>
      </w:r>
      <w:ins w:id="90061" w:author="Claude - סמנטי" w:date="2026-10-11T12:26:16Z">
        <w:r>
          <w:rPr>
            <w:rFonts w:hint="cs"/>
            <w:spacing w:val="-6"/>
            <w:rtl/>
          </w:rPr>
          <w:t xml:space="preserve">של גופם</w:t>
        </w:r>
      </w:ins>
      <w:del w:id="90062" w:author="Claude - סמנטי" w:date="2026-10-11T12:26:16Z">
        <w:r w:rsidRPr="00FE1B89">
          <w:rPr>
            <w:rFonts w:hint="cs"/>
            <w:spacing w:val="-6"/>
            <w:rtl/>
          </w:rPr>
          <w:delText xml:space="preserve">ד</w:delText>
        </w:r>
        <w:r w:rsidRPr="00FE1B89">
          <w:rPr>
            <w:spacing w:val="-6"/>
            <w:rtl/>
          </w:rPr>
          <w:delText xml:space="preserve">גופייהו</w:delText>
        </w:r>
      </w:del>
      <w:r w:rsidRPr="00FE1B89">
        <w:rPr>
          <w:spacing w:val="-6"/>
          <w:rtl/>
        </w:rPr>
        <w:t xml:space="preserve"> </w:t>
      </w:r>
      <w:r w:rsidRPr="00FE1B89">
        <w:rPr>
          <w:spacing w:val="-6"/>
          <w:rtl/>
        </w:rPr>
        <w:t xml:space="preserve">לא</w:t>
      </w:r>
      <w:r w:rsidRPr="00FE1B89">
        <w:rPr>
          <w:spacing w:val="-6"/>
          <w:rtl/>
        </w:rPr>
        <w:t xml:space="preserve"> פסול </w:t>
      </w:r>
      <w:ins w:id="92477" w:author="מנוע מכני" w:date="2026-10-11T12:04:39Z">
        <w:r>
          <w:rPr>
            <w:spacing w:val="-6"/>
            <w:rtl/>
          </w:rPr>
          <w:t xml:space="preserve">בהם</w:t>
        </w:r>
      </w:ins>
      <w:del w:id="92478" w:author="מנוע מכני" w:date="2026-10-11T12:04:39Z">
        <w:r w:rsidRPr="00FE1B89">
          <w:rPr>
            <w:spacing w:val="-6"/>
            <w:rtl/>
          </w:rPr>
          <w:delText xml:space="preserve">בהו</w:delText>
        </w:r>
      </w:del>
      <w:r w:rsidRPr="00FE1B89">
        <w:rPr>
          <w:spacing w:val="-6"/>
          <w:rtl/>
        </w:rPr>
        <w:t xml:space="preserve"> לינה, </w:t>
      </w:r>
      <w:r w:rsidRPr="00FE1B89">
        <w:rPr>
          <w:rFonts w:hint="cs"/>
          <w:b/>
          <w:bCs/>
          <w:spacing w:val="-6"/>
          <w:rtl/>
        </w:rPr>
        <w:t>או</w:t>
      </w:r>
      <w:r w:rsidRPr="00FE1B89">
        <w:rPr>
          <w:b/>
          <w:bCs/>
          <w:spacing w:val="-6"/>
          <w:rtl/>
        </w:rPr>
        <w:t>"</w:t>
      </w:r>
      <w:r w:rsidRPr="00FE1B89">
        <w:rPr>
          <w:rFonts w:hint="cs"/>
          <w:b/>
          <w:bCs/>
          <w:spacing w:val="-6"/>
          <w:rtl/>
        </w:rPr>
        <w:t>ד</w:t>
      </w:r>
      <w:r w:rsidRPr="00FE1B89">
        <w:rPr>
          <w:spacing w:val="-6"/>
          <w:rtl/>
        </w:rPr>
        <w:t xml:space="preserve"> כיון דקדוש </w:t>
      </w:r>
      <w:ins w:id="95433" w:author="מנוע מכני" w:date="2026-10-11T12:04:39Z">
        <w:r>
          <w:rPr>
            <w:spacing w:val="-6"/>
            <w:rtl/>
          </w:rPr>
          <w:t xml:space="preserve">להם</w:t>
        </w:r>
      </w:ins>
      <w:del w:id="95434" w:author="מנוע מכני" w:date="2026-10-11T12:04:39Z">
        <w:r w:rsidRPr="00FE1B89">
          <w:rPr>
            <w:spacing w:val="-6"/>
            <w:rtl/>
          </w:rPr>
          <w:delText xml:space="preserve">להו</w:delText>
        </w:r>
      </w:del>
      <w:r w:rsidRPr="00FE1B89">
        <w:rPr>
          <w:spacing w:val="-6"/>
          <w:rtl/>
        </w:rPr>
        <w:t xml:space="preserve"> בכלי שרת מיפסלי? </w:t>
      </w:r>
    </w:p>
    <w:p>
      <w:pPr>
        <w:pStyle w:val="38"/>
        <w:rPr>
          <w:ins w:id="98156" w:author="מנוע מכני" w:date="2026-10-11T12:04:39Z"/>
        </w:rPr>
      </w:pPr>
      <w:del w:id="98155" w:author="מנוע מכני" w:date="2026-10-11T12:04:39Z">
        <w:r>
          <w:delText xml:space="preserve">•</w:delText>
        </w:r>
      </w:del>
      <w:r>
        <w:t xml:space="preserve"> </w:t>
      </w:r>
      <w:r>
        <w:t>רבין מרי</w:t>
      </w:r>
      <w:r>
        <w:t>"</w:t>
      </w:r>
      <w:r>
        <w:t>ר מר</w:t>
      </w:r>
      <w:r>
        <w:t>"</w:t>
      </w:r>
      <w:r>
        <w:t>א מרי</w:t>
      </w:r>
      <w:r>
        <w:t>"</w:t>
      </w:r>
      <w:r>
        <w:t xml:space="preserve">ו:</w:t>
      </w:r>
    </w:p>
    <w:p w:rsidR="00DA63EC" w:rsidRDefault="00DA63EC" w:rsidP="00DA63EC">
      <w:pPr>
        <w:tabs>
          <w:tab w:val="left" w:pos="0"/>
          <w:tab w:val="center" w:pos="2835"/>
        </w:tabs>
        <w:rPr>
          <w:rtl/>
        </w:rPr>
      </w:pPr>
      <w:del w:id="98157" w:author="מנוע מכני" w:date="2026-10-11T12:04:39Z">
        <w:r>
          <w:rPr>
            <w:rFonts w:hint="cs"/>
            <w:rtl/>
          </w:rPr>
          <w:delText xml:space="preserve"> </w:delText>
        </w:r>
      </w:del>
      <w:r>
        <w:rPr>
          <w:rtl/>
        </w:rPr>
        <w:t>הדר פשיט אילפא: כמחלוקת בזו כך מחלוקת בזו.</w:t>
      </w:r>
    </w:p>
    <w:p>
      <w:pPr>
        <w:pStyle w:val="38"/>
        <w:rPr>
          <w:ins w:id="98158" w:author="מנוע מכני" w:date="2026-10-11T12:04:39Z"/>
        </w:rPr>
      </w:pPr>
      <w:del w:id="101623" w:author="מנוע מכני" w:date="2026-10-11T12:04:39Z">
        <w:r>
          <w:delText xml:space="preserve">אמר </w:delText>
        </w:r>
      </w:del>
      <w:r>
        <w:t xml:space="preserve">לפניו ר</w:t>
      </w:r>
      <w:r>
        <w:t>יב</w:t>
      </w:r>
      <w:r>
        <w:t>"</w:t>
      </w:r>
      <w:r>
        <w:t>ב</w:t>
      </w:r>
      <w:r>
        <w:t xml:space="preserve">:</w:t>
      </w:r>
    </w:p>
    <w:p w:rsidR="00DA63EC" w:rsidRDefault="00DA63EC" w:rsidP="00DA63EC">
      <w:pPr>
        <w:tabs>
          <w:tab w:val="left" w:pos="0"/>
          <w:tab w:val="center" w:pos="2835"/>
        </w:tabs>
        <w:rPr>
          <w:rtl/>
        </w:rPr>
      </w:pPr>
      <w:del w:id="98159" w:author="מנוע מכני" w:date="2026-10-11T12:04:39Z">
        <w:r>
          <w:rPr>
            <w:rtl/>
          </w:rPr>
          <w:delText xml:space="preserve"> </w:delText>
        </w:r>
      </w:del>
      <w:r>
        <w:rPr>
          <w:rStyle w:val="2fb"/>
          <w:rtl/>
        </w:rPr>
        <w:t xml:space="preserve">רבי</w:t>
      </w:r>
      <w:r>
        <w:rPr>
          <w:rtl/>
        </w:rPr>
        <w:t xml:space="preserve">, אתה אומר כן? </w:t>
      </w:r>
    </w:p>
    <w:p>
      <w:pPr>
        <w:pStyle w:val="38"/>
        <w:rPr>
          <w:ins w:id="98160" w:author="מנוע מכני" w:date="2026-10-11T12:04:39Z"/>
        </w:rPr>
      </w:pPr>
      <w:r w:rsidRPr="00922D16">
        <w:t xml:space="preserve">אלא </w:t>
      </w:r>
      <w:ins w:id="92481" w:author="מנוע מכני" w:date="2026-10-11T12:04:39Z">
        <w:r>
          <w:t xml:space="preserve">כך</w:t>
        </w:r>
      </w:ins>
      <w:del w:id="92482" w:author="מנוע מכני" w:date="2026-10-11T12:04:39Z">
        <w:r w:rsidRPr="00922D16">
          <w:delText xml:space="preserve">הכי</w:delText>
        </w:r>
      </w:del>
      <w:r w:rsidRPr="00922D16">
        <w:t xml:space="preserve"> א</w:t>
      </w:r>
      <w:r w:rsidRPr="00922D16">
        <w:t>רי</w:t>
      </w:r>
      <w:r w:rsidRPr="00922D16">
        <w:t>"</w:t>
      </w:r>
      <w:r w:rsidRPr="00922D16">
        <w:t>ו מ</w:t>
      </w:r>
      <w:r w:rsidRPr="00922D16">
        <w:t xml:space="preserve">אילפא:</w:t>
      </w:r>
    </w:p>
    <w:p w:rsidR="00DA63EC" w:rsidRPr="00922D16" w:rsidRDefault="00DA63EC" w:rsidP="00922D16">
      <w:pPr>
        <w:tabs>
          <w:tab w:val="left" w:pos="0"/>
          <w:tab w:val="center" w:pos="2835"/>
        </w:tabs>
        <w:rPr>
          <w:spacing w:val="-2"/>
          <w:rtl/>
        </w:rPr>
      </w:pPr>
      <w:del w:id="98161" w:author="מנוע מכני" w:date="2026-10-11T12:04:39Z">
        <w:r w:rsidRPr="00922D16">
          <w:rPr>
            <w:spacing w:val="-2"/>
            <w:rtl/>
          </w:rPr>
          <w:delText xml:space="preserve"> </w:delText>
        </w:r>
      </w:del>
      <w:r w:rsidRPr="00922D16">
        <w:rPr>
          <w:spacing w:val="-2"/>
          <w:rtl/>
        </w:rPr>
        <w:t xml:space="preserve">כיור שלא שקעו מבערב מקדש ממנו לעבודת לילה ולמחר אינו מקדש, </w:t>
      </w:r>
    </w:p>
    <w:p>
      <w:pPr>
        <w:pStyle w:val="38"/>
        <w:rPr>
          <w:ins w:id="98162" w:author="מנוע מכני" w:date="2026-10-11T12:04:39Z"/>
        </w:rPr>
      </w:pPr>
      <w:r w:rsidRPr="00FE1B89">
        <w:t xml:space="preserve">והוינן בה:</w:t>
      </w:r>
    </w:p>
    <w:p w:rsidR="00DA63EC" w:rsidRPr="00FE1B89" w:rsidRDefault="00DA63EC" w:rsidP="00DA63EC">
      <w:pPr>
        <w:tabs>
          <w:tab w:val="left" w:pos="0"/>
          <w:tab w:val="center" w:pos="2835"/>
        </w:tabs>
        <w:rPr>
          <w:spacing w:val="-2"/>
          <w:rtl/>
        </w:rPr>
      </w:pPr>
      <w:del w:id="98163" w:author="מנוע מכני" w:date="2026-10-11T12:04:39Z">
        <w:r w:rsidRPr="00FE1B89">
          <w:rPr>
            <w:spacing w:val="-2"/>
            <w:rtl/>
          </w:rPr>
          <w:delText xml:space="preserve"> </w:delText>
        </w:r>
      </w:del>
      <w:r w:rsidRPr="00FE1B89">
        <w:rPr>
          <w:spacing w:val="-2"/>
          <w:rtl/>
        </w:rPr>
        <w:t xml:space="preserve">למחר אינו מקדש דלא צריך לקדוש, </w:t>
      </w:r>
      <w:r w:rsidRPr="00FE1B89">
        <w:rPr>
          <w:b/>
          <w:bCs/>
          <w:spacing w:val="-2"/>
          <w:rtl/>
        </w:rPr>
        <w:t>או"</w:t>
      </w:r>
      <w:r w:rsidRPr="00FE1B89">
        <w:rPr>
          <w:rFonts w:hint="cs"/>
          <w:b/>
          <w:bCs/>
          <w:spacing w:val="-2"/>
          <w:rtl/>
        </w:rPr>
        <w:t>ד</w:t>
      </w:r>
      <w:r w:rsidRPr="00FE1B89">
        <w:rPr>
          <w:spacing w:val="-2"/>
          <w:rtl/>
        </w:rPr>
        <w:t xml:space="preserve"> איפסלו בלינה? ולא פשיט </w:t>
      </w:r>
      <w:ins w:id="96569" w:author="מנוע מכני" w:date="2026-10-11T12:04:39Z">
        <w:r>
          <w:rPr>
            <w:spacing w:val="-2"/>
            <w:rtl/>
          </w:rPr>
          <w:t xml:space="preserve">לנו</w:t>
        </w:r>
      </w:ins>
      <w:del w:id="96570" w:author="מנוע מכני" w:date="2026-10-11T12:04:39Z">
        <w:r w:rsidRPr="00FE1B89">
          <w:rPr>
            <w:spacing w:val="-2"/>
            <w:rtl/>
          </w:rPr>
          <w:delText xml:space="preserve">לן</w:delText>
        </w:r>
      </w:del>
      <w:r w:rsidRPr="00FE1B89">
        <w:rPr>
          <w:spacing w:val="-2"/>
          <w:rtl/>
        </w:rPr>
        <w:t xml:space="preserve">, ומר פשיט</w:t>
      </w:r>
    </w:p>
    <w:p w:rsidR="00DA63EC" w:rsidRPr="00FE1B89" w:rsidRDefault="00DA63EC" w:rsidP="00DA63EC">
      <w:pPr>
        <w:tabs>
          <w:tab w:val="left" w:pos="0"/>
          <w:tab w:val="center" w:pos="2835"/>
        </w:tabs>
        <w:rPr>
          <w:spacing w:val="-6"/>
          <w:rtl/>
        </w:rPr>
      </w:pPr>
      <w:r w:rsidRPr="00FE1B89">
        <w:rPr>
          <w:spacing w:val="-6"/>
          <w:rtl/>
        </w:rPr>
        <w:t xml:space="preserve">• </w:t>
      </w:r>
      <w:r w:rsidRPr="00FE1B89">
        <w:rPr>
          <w:rFonts w:hint="cs"/>
          <w:spacing w:val="-6"/>
          <w:rtl/>
        </w:rPr>
        <w:t>ומהך</w:t>
      </w:r>
      <w:r w:rsidRPr="00FE1B89">
        <w:rPr>
          <w:spacing w:val="-6"/>
          <w:rtl/>
        </w:rPr>
        <w:t xml:space="preserve"> </w:t>
      </w:r>
      <w:r w:rsidRPr="00FE1B89">
        <w:rPr>
          <w:rFonts w:hint="cs"/>
          <w:spacing w:val="-6"/>
          <w:rtl/>
        </w:rPr>
        <w:t>ד</w:t>
      </w:r>
      <w:r w:rsidRPr="00FE1B89">
        <w:rPr>
          <w:spacing w:val="-6"/>
          <w:rtl/>
        </w:rPr>
        <w:t xml:space="preserve">בן קטין עשה שנים עשר דד לכיור, אף הוא עשה מוכני לכיור שלא יהיו מימיו נפסלין בלינה</w:t>
      </w:r>
      <w:ins w:id="94235" w:author="מנוע מכני" w:date="2026-10-11T12:04:39Z">
        <w:r>
          <w:rPr>
            <w:spacing w:val="-6"/>
            <w:rtl/>
          </w:rPr>
          <w:t xml:space="preserve">,</w:t>
        </w:r>
      </w:ins>
      <w:del w:id="94236" w:author="מנוע מכני" w:date="2026-10-11T12:04:39Z">
        <w:r w:rsidRPr="00FE1B89">
          <w:rPr>
            <w:spacing w:val="-6"/>
            <w:rtl/>
          </w:rPr>
          <w:delText xml:space="preserve">;</w:delText>
        </w:r>
      </w:del>
    </w:p>
    <w:p w:rsidR="00DA63EC" w:rsidRDefault="00DA63EC" w:rsidP="00DA63EC">
      <w:pPr>
        <w:tabs>
          <w:tab w:val="left" w:pos="0"/>
          <w:tab w:val="center" w:pos="2835"/>
        </w:tabs>
        <w:rPr>
          <w:rtl/>
        </w:rPr>
      </w:pPr>
      <w:r>
        <w:rPr>
          <w:rFonts w:hint="cs"/>
          <w:rtl/>
        </w:rPr>
        <w:t xml:space="preserve">אין להוכיח </w:t>
      </w:r>
      <w:r>
        <w:rPr>
          <w:rStyle w:val="2fb"/>
          <w:rFonts w:hint="cs"/>
          <w:rtl/>
        </w:rPr>
        <w:t xml:space="preserve">דראבר</w:t>
      </w:r>
      <w:r>
        <w:rPr>
          <w:rStyle w:val="2fb"/>
          <w:rtl/>
        </w:rPr>
        <w:t>"</w:t>
      </w:r>
      <w:r>
        <w:rPr>
          <w:rStyle w:val="2fb"/>
          <w:rFonts w:hint="cs"/>
          <w:rtl/>
        </w:rPr>
        <w:t>ש</w:t>
      </w:r>
      <w:r>
        <w:rPr>
          <w:rtl/>
        </w:rPr>
        <w:t xml:space="preserve"> היא!</w:t>
      </w:r>
      <w:r>
        <w:rPr>
          <w:rFonts w:hint="cs"/>
          <w:rtl/>
        </w:rPr>
        <w:t xml:space="preserve"> דאפשר </w:t>
      </w:r>
      <w:r>
        <w:rPr>
          <w:rStyle w:val="2fb"/>
          <w:rFonts w:hint="cs"/>
          <w:rtl/>
        </w:rPr>
        <w:t xml:space="preserve">ד</w:t>
      </w:r>
      <w:r>
        <w:rPr>
          <w:rStyle w:val="2fb"/>
          <w:rtl/>
        </w:rPr>
        <w:t xml:space="preserve">רבי</w:t>
      </w:r>
      <w:r>
        <w:rPr>
          <w:rtl/>
        </w:rPr>
        <w:t xml:space="preserve"> היא.</w:t>
      </w:r>
    </w:p>
    <w:p w:rsidR="00DA63EC" w:rsidRDefault="00DA63EC" w:rsidP="00DA63EC">
      <w:pPr>
        <w:tabs>
          <w:tab w:val="left" w:pos="0"/>
          <w:tab w:val="center" w:pos="2835"/>
        </w:tabs>
        <w:rPr>
          <w:rtl/>
        </w:rPr>
      </w:pPr>
      <w:r>
        <w:rPr>
          <w:rtl/>
        </w:rPr>
        <w:t xml:space="preserve">והא מדרישא </w:t>
      </w:r>
      <w:r>
        <w:rPr>
          <w:rStyle w:val="2fb"/>
          <w:rtl/>
        </w:rPr>
        <w:t xml:space="preserve">ר</w:t>
      </w:r>
      <w:r>
        <w:rPr>
          <w:rStyle w:val="2fb"/>
          <w:rFonts w:hint="cs"/>
          <w:rtl/>
        </w:rPr>
        <w:t>אבר</w:t>
      </w:r>
      <w:r>
        <w:rPr>
          <w:rStyle w:val="2fb"/>
          <w:rtl/>
        </w:rPr>
        <w:t>"</w:t>
      </w:r>
      <w:r>
        <w:rPr>
          <w:rStyle w:val="2fb"/>
          <w:rFonts w:hint="cs"/>
          <w:rtl/>
        </w:rPr>
        <w:t xml:space="preserve">ש</w:t>
      </w:r>
      <w:r>
        <w:rPr>
          <w:rFonts w:hint="cs"/>
          <w:rtl/>
        </w:rPr>
        <w:t xml:space="preserve"> </w:t>
      </w:r>
      <w:r>
        <w:rPr>
          <w:rFonts w:hint="cs"/>
          <w:rtl/>
        </w:rPr>
        <w:t xml:space="preserve">ה</w:t>
      </w:r>
      <w:r>
        <w:rPr>
          <w:rtl/>
        </w:rPr>
        <w:t>"</w:t>
      </w:r>
      <w:r w:rsidR="002E6608">
        <w:rPr>
          <w:rFonts w:hint="cs"/>
          <w:rtl/>
        </w:rPr>
        <w:t xml:space="preserve">נ</w:t>
      </w:r>
      <w:r w:rsidR="002E6608">
        <w:rPr>
          <w:rFonts w:hint="cs"/>
          <w:rtl/>
        </w:rPr>
        <w:t xml:space="preserve"> סיפא ד</w:t>
      </w:r>
      <w:r>
        <w:rPr>
          <w:rtl/>
        </w:rPr>
        <w:t xml:space="preserve">בא לו אצל פרו, ופר היה עומד בין האולם ולמזבח ראשו לדרום ופניו למערב, והכהן עומד במזרח ופניו למערב</w:t>
      </w:r>
      <w:ins w:id="94237" w:author="מנוע מכני" w:date="2026-10-11T12:04:39Z">
        <w:r>
          <w:rPr>
            <w:rtl/>
          </w:rPr>
          <w:t xml:space="preserve">,</w:t>
        </w:r>
      </w:ins>
      <w:del w:id="94238" w:author="מנוע מכני" w:date="2026-10-11T12:04:39Z">
        <w:r>
          <w:rPr>
            <w:rtl/>
          </w:rPr>
          <w:delText xml:space="preserve">;</w:delText>
        </w:r>
      </w:del>
    </w:p>
    <w:p>
      <w:pPr>
        <w:pStyle w:val="38"/>
        <w:rPr>
          <w:ins w:id="98164" w:author="מנוע מכני" w:date="2026-10-11T12:04:39Z"/>
        </w:rPr>
      </w:pPr>
      <w:r>
        <w:t>והך</w:t>
      </w:r>
    </w:p>
    <w:p w:rsidR="00DA63EC" w:rsidRDefault="00DA63EC" w:rsidP="00DA63EC">
      <w:pPr>
        <w:tabs>
          <w:tab w:val="left" w:pos="0"/>
          <w:tab w:val="center" w:pos="2835"/>
        </w:tabs>
        <w:rPr>
          <w:rtl/>
        </w:rPr>
      </w:pPr>
      <w:del w:id="98165" w:author="מנוע מכני" w:date="2026-10-11T12:04:39Z">
        <w:r>
          <w:rPr>
            <w:rtl/>
          </w:rPr>
          <w:delText xml:space="preserve"> </w:delText>
        </w:r>
      </w:del>
      <w:r>
        <w:rPr>
          <w:rFonts w:hint="cs"/>
          <w:rtl/>
        </w:rPr>
        <w:t>ד</w:t>
      </w:r>
      <w:r>
        <w:rPr>
          <w:rtl/>
        </w:rPr>
        <w:t>בין האולם ולמזבח צפו</w:t>
      </w:r>
      <w:r w:rsidR="002E6608">
        <w:rPr>
          <w:rFonts w:hint="cs"/>
          <w:rtl/>
        </w:rPr>
        <w:t>ן</w:t>
      </w:r>
      <w:r>
        <w:rPr>
          <w:rFonts w:hint="cs"/>
          <w:rtl/>
        </w:rPr>
        <w:t xml:space="preserve"> </w:t>
      </w:r>
      <w:r>
        <w:rPr>
          <w:rStyle w:val="2fb"/>
          <w:rFonts w:hint="cs"/>
          <w:rtl/>
        </w:rPr>
        <w:t xml:space="preserve">כראבר</w:t>
      </w:r>
      <w:r>
        <w:rPr>
          <w:rStyle w:val="2fb"/>
          <w:rtl/>
        </w:rPr>
        <w:t>"</w:t>
      </w:r>
      <w:r>
        <w:rPr>
          <w:rStyle w:val="2fb"/>
          <w:rFonts w:hint="cs"/>
          <w:rtl/>
        </w:rPr>
        <w:t xml:space="preserve">ש</w:t>
      </w:r>
      <w:r>
        <w:rPr>
          <w:rFonts w:hint="cs"/>
          <w:rtl/>
        </w:rPr>
        <w:t xml:space="preserve"> </w:t>
      </w:r>
    </w:p>
    <w:p>
      <w:pPr>
        <w:pStyle w:val="38"/>
        <w:rPr>
          <w:ins w:id="98166" w:author="מנוע מכני" w:date="2026-10-11T12:04:39Z"/>
        </w:rPr>
      </w:pPr>
      <w:r w:rsidRPr="0046594B">
        <w:t>ד'</w:t>
      </w:r>
      <w:r w:rsidRPr="0046594B">
        <w:t>צפון</w:t>
      </w:r>
      <w:r w:rsidRPr="0046594B">
        <w:t xml:space="preserve">' </w:t>
      </w:r>
      <w:r>
        <w:t>ריב</w:t>
      </w:r>
      <w:r>
        <w:t>"</w:t>
      </w:r>
      <w:r>
        <w:t>י:</w:t>
      </w:r>
    </w:p>
    <w:p>
      <w:pPr>
        <w:pStyle w:val="afffff8"/>
        <w:rPr>
          <w:ins w:id="90565" w:author="קלוד" w:date="2026-10-11T12:29:36Z"/>
        </w:rPr>
      </w:pPr>
      <w:ins w:id="90566" w:author="קלוד" w:date="2026-10-11T12:29:36Z">
        <w:r>
          <w:rPr>
            <w:color w:val="7B3F00"/>
          </w:rPr>
          <w:t xml:space="preserve">גבול הצפון - ריב"י, ר"א ברבי שמעון ורבי</w:t>
        </w:r>
      </w:ins>
    </w:p>
    <w:p w:rsidR="00DA63EC" w:rsidRDefault="00DA63EC" w:rsidP="00DA63EC">
      <w:pPr>
        <w:tabs>
          <w:tab w:val="left" w:pos="0"/>
          <w:tab w:val="center" w:pos="2835"/>
        </w:tabs>
        <w:rPr>
          <w:rtl/>
        </w:rPr>
      </w:pPr>
      <w:del w:id="98167" w:author="מנוע מכני" w:date="2026-10-11T12:04:39Z">
        <w:r>
          <w:rPr>
            <w:rtl/>
          </w:rPr>
          <w:delText xml:space="preserve"> </w:delText>
        </w:r>
      </w:del>
      <w:r>
        <w:rPr>
          <w:rtl/>
        </w:rPr>
        <w:t xml:space="preserve">מקיר מזבח צפוני ועד כותל עזרה צפוני וכנגד כל המזבח כולו - צפון,</w:t>
      </w:r>
    </w:p>
    <w:p>
      <w:pPr>
        <w:pStyle w:val="38"/>
        <w:rPr>
          <w:ins w:id="98168" w:author="מנוע מכני" w:date="2026-10-11T12:04:39Z"/>
        </w:rPr>
      </w:pPr>
      <w:r>
        <w:tab/>
      </w:r>
      <w:r>
        <w:t>ראבר</w:t>
      </w:r>
      <w:r>
        <w:t>"</w:t>
      </w:r>
      <w:r>
        <w:t>ש</w:t>
      </w:r>
      <w:r>
        <w:t xml:space="preserve"> מוסיף:</w:t>
      </w:r>
    </w:p>
    <w:p w:rsidR="00DA63EC" w:rsidRDefault="00DA63EC" w:rsidP="00DA63EC">
      <w:pPr>
        <w:tabs>
          <w:tab w:val="left" w:pos="0"/>
          <w:tab w:val="center" w:pos="2835"/>
        </w:tabs>
        <w:rPr>
          <w:rtl/>
        </w:rPr>
      </w:pPr>
      <w:del w:id="98169" w:author="מנוע מכני" w:date="2026-10-11T12:04:39Z">
        <w:r>
          <w:rPr>
            <w:rtl/>
          </w:rPr>
          <w:delText xml:space="preserve"> </w:delText>
        </w:r>
      </w:del>
      <w:r>
        <w:rPr>
          <w:rtl/>
        </w:rPr>
        <w:t xml:space="preserve">אף בין האולם ולמזבח, </w:t>
      </w:r>
    </w:p>
    <w:p w:rsidR="00DA63EC" w:rsidRDefault="00DA63EC" w:rsidP="00DA63EC">
      <w:pPr>
        <w:tabs>
          <w:tab w:val="left" w:pos="0"/>
          <w:tab w:val="center" w:pos="2835"/>
        </w:tabs>
        <w:rPr>
          <w:rtl/>
        </w:rPr>
      </w:pPr>
      <w:r>
        <w:rPr>
          <w:rStyle w:val="2fb"/>
          <w:rtl/>
        </w:rPr>
        <w:tab/>
        <w:t xml:space="preserve">רבי</w:t>
      </w:r>
      <w:r>
        <w:rPr>
          <w:rtl/>
        </w:rPr>
        <w:tab/>
        <w:t xml:space="preserve"> מוסיף</w:t>
      </w:r>
      <w:r>
        <w:rPr>
          <w:rFonts w:hint="cs"/>
          <w:rtl/>
        </w:rPr>
        <w:t xml:space="preserve"> </w:t>
      </w:r>
      <w:r>
        <w:rPr>
          <w:rtl/>
        </w:rPr>
        <w:t xml:space="preserve">אף מקום דריסת רגלי הכהנים ומקום דריסת רגלי ישראל, </w:t>
      </w:r>
    </w:p>
    <w:p w:rsidR="00DA63EC" w:rsidRDefault="00DA63EC" w:rsidP="00DA63EC">
      <w:pPr>
        <w:tabs>
          <w:tab w:val="left" w:pos="0"/>
          <w:tab w:val="center" w:pos="2835"/>
        </w:tabs>
        <w:rPr>
          <w:rtl/>
        </w:rPr>
      </w:pPr>
      <w:r>
        <w:rPr>
          <w:rtl/>
        </w:rPr>
        <w:tab/>
      </w:r>
      <w:r>
        <w:rPr>
          <w:rFonts w:hint="cs"/>
          <w:rtl/>
        </w:rPr>
        <w:t>ו</w:t>
      </w:r>
      <w:r w:rsidRPr="008F5E38">
        <w:rPr>
          <w:rFonts w:hint="cs"/>
          <w:b/>
          <w:bCs/>
          <w:rtl/>
        </w:rPr>
        <w:t>לכו</w:t>
      </w:r>
      <w:r w:rsidRPr="008F5E38">
        <w:rPr>
          <w:b/>
          <w:bCs/>
          <w:rtl/>
        </w:rPr>
        <w:t>"</w:t>
      </w:r>
      <w:r w:rsidRPr="008F5E38">
        <w:rPr>
          <w:rFonts w:hint="cs"/>
          <w:b/>
          <w:bCs/>
          <w:rtl/>
        </w:rPr>
        <w:t>ע</w:t>
      </w:r>
      <w:r>
        <w:rPr>
          <w:rFonts w:hint="cs"/>
          <w:rtl/>
        </w:rPr>
        <w:t>:</w:t>
      </w:r>
      <w:r>
        <w:rPr>
          <w:rtl/>
        </w:rPr>
        <w:t xml:space="preserve"> מן החליפות ולפנים פסול! </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tl/>
        </w:rPr>
        <w:t xml:space="preserve">ותסברא </w:t>
      </w:r>
      <w:r>
        <w:rPr>
          <w:rStyle w:val="2fb"/>
          <w:rFonts w:hint="cs"/>
          <w:rtl/>
        </w:rPr>
        <w:t>דראבר</w:t>
      </w:r>
      <w:r>
        <w:rPr>
          <w:rStyle w:val="2fb"/>
          <w:rtl/>
        </w:rPr>
        <w:t>"</w:t>
      </w:r>
      <w:r>
        <w:rPr>
          <w:rStyle w:val="2fb"/>
          <w:rFonts w:hint="cs"/>
          <w:rtl/>
        </w:rPr>
        <w:t xml:space="preserve">ש</w:t>
      </w:r>
      <w:r>
        <w:rPr>
          <w:rFonts w:hint="cs"/>
          <w:rtl/>
        </w:rPr>
        <w:t xml:space="preserve"> ולא </w:t>
      </w:r>
      <w:r>
        <w:rPr>
          <w:rStyle w:val="2fb"/>
          <w:rFonts w:hint="cs"/>
          <w:rtl/>
        </w:rPr>
        <w:t xml:space="preserve">רבי</w:t>
      </w:r>
      <w:ins w:id="94239" w:author="מנוע מכני" w:date="2026-10-11T12:04:39Z">
        <w:r>
          <w:rPr>
            <w:rFonts w:hint="cs"/>
            <w:rtl/>
          </w:rPr>
          <w:t xml:space="preserve"> </w:t>
        </w:r>
      </w:ins>
      <w:del w:id="94240" w:author="מנוע מכני" w:date="2026-10-11T12:04:39Z">
        <w:r>
          <w:rPr>
            <w:rFonts w:hint="cs"/>
            <w:rtl/>
          </w:rPr>
          <w:delText xml:space="preserve">  </w:delText>
        </w:r>
      </w:del>
      <w:r>
        <w:rPr>
          <w:rFonts w:hint="cs"/>
          <w:rtl/>
        </w:rPr>
        <w:t xml:space="preserve">הא </w:t>
      </w:r>
      <w:r>
        <w:rPr>
          <w:rStyle w:val="2fb"/>
          <w:rFonts w:hint="cs"/>
          <w:rtl/>
        </w:rPr>
        <w:t xml:space="preserve">אדריב</w:t>
      </w:r>
      <w:r>
        <w:rPr>
          <w:rStyle w:val="2fb"/>
          <w:rtl/>
        </w:rPr>
        <w:t>"</w:t>
      </w:r>
      <w:r>
        <w:rPr>
          <w:rStyle w:val="2fb"/>
          <w:rFonts w:hint="cs"/>
          <w:rtl/>
        </w:rPr>
        <w:t xml:space="preserve">י</w:t>
      </w:r>
      <w:r>
        <w:rPr>
          <w:rFonts w:hint="cs"/>
          <w:rtl/>
        </w:rPr>
        <w:t xml:space="preserve"> </w:t>
      </w:r>
      <w:r>
        <w:rPr>
          <w:rtl/>
        </w:rPr>
        <w:t xml:space="preserve">מוסיף, </w:t>
      </w:r>
      <w:r>
        <w:rPr>
          <w:rFonts w:hint="cs"/>
          <w:rtl/>
        </w:rPr>
        <w:t>כ</w:t>
      </w:r>
      <w:r>
        <w:rPr>
          <w:rtl/>
        </w:rPr>
        <w:t>"</w:t>
      </w:r>
      <w:r>
        <w:rPr>
          <w:rFonts w:hint="cs"/>
          <w:rtl/>
        </w:rPr>
        <w:t xml:space="preserve">ש</w:t>
      </w:r>
      <w:r>
        <w:rPr>
          <w:rFonts w:hint="cs"/>
          <w:rtl/>
        </w:rPr>
        <w:t xml:space="preserve"> </w:t>
      </w:r>
      <w:r>
        <w:rPr>
          <w:rStyle w:val="2fb"/>
          <w:rFonts w:hint="cs"/>
          <w:rtl/>
        </w:rPr>
        <w:t xml:space="preserve">אדראבר</w:t>
      </w:r>
      <w:r>
        <w:rPr>
          <w:rStyle w:val="2fb"/>
          <w:rtl/>
        </w:rPr>
        <w:t>"</w:t>
      </w:r>
      <w:r>
        <w:rPr>
          <w:rStyle w:val="2fb"/>
          <w:rFonts w:hint="cs"/>
          <w:rtl/>
        </w:rPr>
        <w:t>ש</w:t>
      </w:r>
    </w:p>
    <w:p>
      <w:pPr>
        <w:pStyle w:val="38"/>
        <w:rPr>
          <w:ins w:id="98170" w:author="מנוע מכני" w:date="2026-10-11T12:04:39Z"/>
        </w:rPr>
      </w:pPr>
      <w:r w:rsidRPr="00BE1D80">
        <w:t>ו</w:t>
      </w:r>
      <w:r>
        <w:t>דחי</w:t>
      </w:r>
      <w:r w:rsidR="002E6608">
        <w:t>'</w:t>
      </w:r>
    </w:p>
    <w:p w:rsidR="00DA63EC" w:rsidRDefault="00DA63EC" w:rsidP="00DA63EC">
      <w:pPr>
        <w:tabs>
          <w:tab w:val="left" w:pos="0"/>
          <w:tab w:val="center" w:pos="2835"/>
        </w:tabs>
        <w:rPr>
          <w:rtl/>
        </w:rPr>
      </w:pPr>
      <w:del w:id="98171" w:author="מנוע מכני" w:date="2026-10-11T12:04:39Z">
        <w:r>
          <w:rPr>
            <w:rFonts w:hint="cs"/>
            <w:rtl/>
          </w:rPr>
          <w:delText xml:space="preserve"> </w:delText>
        </w:r>
      </w:del>
      <w:ins w:id="95821" w:author="מנוע מכני" w:date="2026-10-11T12:04:39Z">
        <w:r>
          <w:rPr>
            <w:rFonts w:hint="cs"/>
            <w:rtl/>
          </w:rPr>
          <w:t xml:space="preserve">דאם </w:t>
        </w:r>
      </w:ins>
      <w:del w:id="95822" w:author="מנוע מכני" w:date="2026-10-11T12:04:39Z">
        <w:r>
          <w:rPr>
            <w:rFonts w:hint="cs"/>
            <w:rtl/>
          </w:rPr>
          <w:delText xml:space="preserve">ד</w:delText>
        </w:r>
        <w:r>
          <w:rPr>
            <w:rtl/>
          </w:rPr>
          <w:delText xml:space="preserve">אי </w:delText>
        </w:r>
      </w:del>
      <w:r>
        <w:rPr>
          <w:rStyle w:val="2fb"/>
          <w:rtl/>
        </w:rPr>
        <w:t xml:space="preserve">רבי</w:t>
      </w:r>
      <w:r>
        <w:rPr>
          <w:rtl/>
        </w:rPr>
        <w:t xml:space="preserve"> היא לוקמה במקום דריסת רגלי כהנים ובמקום דריסת רגלי ישראל.</w:t>
      </w:r>
    </w:p>
    <w:p w:rsidR="00DA63EC" w:rsidRDefault="00DA63EC" w:rsidP="00DA63EC">
      <w:pPr>
        <w:tabs>
          <w:tab w:val="left" w:pos="0"/>
          <w:tab w:val="center" w:pos="2835"/>
        </w:tabs>
        <w:rPr>
          <w:rtl/>
        </w:rPr>
      </w:pPr>
      <w:ins w:id="95823" w:author="מנוע מכני" w:date="2026-10-11T12:04:39Z">
        <w:r>
          <w:rPr>
            <w:rFonts w:hint="cs"/>
            <w:rtl/>
          </w:rPr>
          <w:t xml:space="preserve">ואם </w:t>
        </w:r>
      </w:ins>
      <w:del w:id="95824" w:author="מנוע מכני" w:date="2026-10-11T12:04:39Z">
        <w:r>
          <w:rPr>
            <w:rFonts w:hint="cs"/>
            <w:rtl/>
          </w:rPr>
          <w:delText xml:space="preserve">ואי </w:delText>
        </w:r>
      </w:del>
      <w:r>
        <w:rPr>
          <w:rStyle w:val="2fb"/>
          <w:rFonts w:hint="cs"/>
          <w:rtl/>
        </w:rPr>
        <w:t xml:space="preserve">ראבר</w:t>
      </w:r>
      <w:r>
        <w:rPr>
          <w:rStyle w:val="2fb"/>
          <w:rtl/>
        </w:rPr>
        <w:t>"</w:t>
      </w:r>
      <w:r>
        <w:rPr>
          <w:rStyle w:val="2fb"/>
          <w:rFonts w:hint="cs"/>
          <w:rtl/>
        </w:rPr>
        <w:t>ש</w:t>
      </w:r>
      <w:r>
        <w:rPr>
          <w:rtl/>
        </w:rPr>
        <w:t xml:space="preserve"> לוקמה מקיר מזבח צפוני עד כותל עזרה צפוני! </w:t>
      </w:r>
    </w:p>
    <w:p>
      <w:pPr>
        <w:pStyle w:val="38"/>
        <w:rPr>
          <w:ins w:id="98172" w:author="מנוע מכני" w:date="2026-10-11T12:04:39Z"/>
        </w:rPr>
      </w:pPr>
      <w:r>
        <w:t xml:space="preserve">אלא</w:t>
      </w:r>
    </w:p>
    <w:p w:rsidR="00DA63EC" w:rsidRDefault="00DA63EC" w:rsidP="00DA63EC">
      <w:pPr>
        <w:tabs>
          <w:tab w:val="left" w:pos="0"/>
          <w:tab w:val="center" w:pos="2835"/>
        </w:tabs>
        <w:rPr>
          <w:rtl/>
        </w:rPr>
      </w:pPr>
      <w:del w:id="98173" w:author="מנוע מכני" w:date="2026-10-11T12:04:39Z">
        <w:r>
          <w:rPr>
            <w:rFonts w:hint="cs"/>
            <w:rtl/>
          </w:rPr>
          <w:delText xml:space="preserve"> </w:delText>
        </w:r>
      </w:del>
      <w:r>
        <w:rPr>
          <w:rtl/>
        </w:rPr>
        <w:t xml:space="preserve">משום חולשא דכהן גדול, </w:t>
      </w:r>
      <w:ins w:id="90859" w:author="מנוע מכני" w:date="2026-10-11T12:04:39Z">
        <w:r>
          <w:rPr>
            <w:rtl/>
          </w:rPr>
          <w:t xml:space="preserve">כאן</w:t>
        </w:r>
      </w:ins>
      <w:del w:id="90860" w:author="מנוע מכני" w:date="2026-10-11T12:04:39Z">
        <w:r>
          <w:rPr>
            <w:rtl/>
          </w:rPr>
          <w:delText xml:space="preserve">הכא</w:delText>
        </w:r>
      </w:del>
      <w:r>
        <w:rPr>
          <w:rtl/>
        </w:rPr>
        <w:t xml:space="preserve"> </w:t>
      </w:r>
      <w:ins w:id="90861" w:author="מנוע מכני" w:date="2026-10-11T12:04:39Z">
        <w:r>
          <w:rPr>
            <w:rtl/>
          </w:rPr>
          <w:t xml:space="preserve">גם</w:t>
        </w:r>
      </w:ins>
      <w:del w:id="90862" w:author="מנוע מכני" w:date="2026-10-11T12:04:39Z">
        <w:r>
          <w:rPr>
            <w:rtl/>
          </w:rPr>
          <w:delText xml:space="preserve">נמי</w:delText>
        </w:r>
      </w:del>
      <w:r>
        <w:rPr>
          <w:rtl/>
        </w:rPr>
        <w:t xml:space="preserve"> משום חולשא דכהן גדול.</w:t>
      </w:r>
    </w:p>
    <w:p w:rsidR="00DA63EC" w:rsidRDefault="00DA63EC" w:rsidP="00DA63EC">
      <w:pPr>
        <w:pStyle w:val="affffd"/>
        <w:rPr>
          <w:rtl/>
        </w:rPr>
      </w:pPr>
      <w:r>
        <w:rPr>
          <w:rtl/>
        </w:rPr>
        <w:t>׹</w:t>
      </w:r>
    </w:p>
    <w:p>
      <w:pPr>
        <w:pStyle w:val="afffff8"/>
        <w:rPr>
          <w:ins w:id="90563" w:author="קלוד" w:date="2026-10-11T12:29:36Z"/>
        </w:rPr>
      </w:pPr>
      <w:ins w:id="90564" w:author="קלוד" w:date="2026-10-11T12:29:36Z">
        <w:r>
          <w:rPr>
            <w:color w:val="7B3F00"/>
          </w:rPr>
          <w:t xml:space="preserve">קידש לתרומת הדשן - למחר אינו צריך לקדש</w:t>
        </w:r>
      </w:ins>
    </w:p>
    <w:p>
      <w:pPr>
        <w:pStyle w:val="38"/>
        <w:rPr>
          <w:ins w:id="98174" w:author="מנוע מכני" w:date="2026-10-11T12:04:39Z"/>
        </w:rPr>
      </w:pPr>
      <w:r>
        <w:lastRenderedPageBreak/>
        <w:t>ארי</w:t>
      </w:r>
      <w:r>
        <w:t>"</w:t>
      </w:r>
      <w:r>
        <w:t>ו</w:t>
      </w:r>
      <w:r>
        <w:t>:</w:t>
      </w:r>
    </w:p>
    <w:p w:rsidR="00DA63EC" w:rsidRDefault="00DA63EC" w:rsidP="00DA63EC">
      <w:pPr>
        <w:tabs>
          <w:tab w:val="left" w:pos="0"/>
          <w:tab w:val="center" w:pos="2835"/>
        </w:tabs>
        <w:rPr>
          <w:rtl/>
        </w:rPr>
      </w:pPr>
      <w:del w:id="98175"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קידש ידיו ורגליו לתרומת הדשן</w:t>
      </w:r>
      <w:r w:rsidRPr="00464129">
        <w:rPr>
          <w:rStyle w:val="afffff0"/>
          <w:rFonts w:hint="cs"/>
          <w:rtl/>
        </w:rPr>
        <w:t>'</w:t>
      </w:r>
      <w:r w:rsidRPr="00464129">
        <w:rPr>
          <w:rStyle w:val="afffff0"/>
          <w:rtl/>
        </w:rPr>
        <w:t xml:space="preserve"> </w:t>
      </w:r>
      <w:r>
        <w:rPr>
          <w:rtl/>
        </w:rPr>
        <w:t>- למחר אינו צריך לקדש, שכבר קידש מתחילת עבודה.</w:t>
      </w:r>
    </w:p>
    <w:p>
      <w:pPr>
        <w:pStyle w:val="38"/>
        <w:rPr>
          <w:ins w:id="98176" w:author="מנוע מכני" w:date="2026-10-11T12:04:39Z"/>
        </w:rPr>
      </w:pPr>
      <w:ins w:id="95825" w:author="מנוע מכני" w:date="2026-10-11T12:04:39Z">
        <w:r>
          <w:t xml:space="preserve">אם </w:t>
        </w:r>
      </w:ins>
      <w:del w:id="95826" w:author="מנוע מכני" w:date="2026-10-11T12:04:39Z">
        <w:r w:rsidRPr="00FE1B89">
          <w:delText xml:space="preserve">אי </w:delText>
        </w:r>
      </w:del>
      <w:r w:rsidRPr="00FE1B89">
        <w:t xml:space="preserve">לרבי, האמר:</w:t>
      </w:r>
    </w:p>
    <w:p w:rsidR="00DA63EC" w:rsidRPr="00FE1B89" w:rsidRDefault="00DA63EC" w:rsidP="00DA63EC">
      <w:pPr>
        <w:tabs>
          <w:tab w:val="left" w:pos="0"/>
          <w:tab w:val="center" w:pos="2835"/>
        </w:tabs>
        <w:rPr>
          <w:spacing w:val="-4"/>
          <w:rtl/>
        </w:rPr>
      </w:pPr>
      <w:del w:id="98177" w:author="מנוע מכני" w:date="2026-10-11T12:04:39Z">
        <w:r w:rsidRPr="00FE1B89">
          <w:rPr>
            <w:spacing w:val="-4"/>
            <w:rtl/>
          </w:rPr>
          <w:delText xml:space="preserve"> </w:delText>
        </w:r>
      </w:del>
      <w:r w:rsidRPr="00FE1B89">
        <w:rPr>
          <w:spacing w:val="-4"/>
          <w:rtl/>
        </w:rPr>
        <w:t xml:space="preserve">פסלה לינה! </w:t>
      </w:r>
      <w:ins w:id="95827" w:author="מנוע מכני" w:date="2026-10-11T12:04:39Z">
        <w:r>
          <w:rPr>
            <w:spacing w:val="-4"/>
            <w:rtl/>
          </w:rPr>
          <w:t xml:space="preserve">אם </w:t>
        </w:r>
      </w:ins>
      <w:del w:id="95828" w:author="מנוע מכני" w:date="2026-10-11T12:04:39Z">
        <w:r w:rsidRPr="00FE1B89">
          <w:rPr>
            <w:spacing w:val="-4"/>
            <w:rtl/>
          </w:rPr>
          <w:delText xml:space="preserve">אי </w:delText>
        </w:r>
      </w:del>
      <w:r w:rsidRPr="00FE1B89">
        <w:rPr>
          <w:rStyle w:val="2fb"/>
          <w:spacing w:val="-4"/>
          <w:rtl/>
        </w:rPr>
        <w:t xml:space="preserve">לר"</w:t>
      </w:r>
      <w:r w:rsidRPr="00FE1B89">
        <w:rPr>
          <w:rStyle w:val="2fb"/>
          <w:rFonts w:hint="cs"/>
          <w:spacing w:val="-4"/>
          <w:rtl/>
        </w:rPr>
        <w:t>א</w:t>
      </w:r>
      <w:r w:rsidRPr="00FE1B89">
        <w:rPr>
          <w:spacing w:val="-4"/>
          <w:rtl/>
        </w:rPr>
        <w:t xml:space="preserve"> </w:t>
      </w:r>
      <w:r w:rsidRPr="00FE1B89">
        <w:rPr>
          <w:rStyle w:val="2fb"/>
          <w:spacing w:val="-4"/>
          <w:rtl/>
        </w:rPr>
        <w:t xml:space="preserve">בר"ש</w:t>
      </w:r>
      <w:r w:rsidRPr="00FE1B89">
        <w:rPr>
          <w:spacing w:val="-4"/>
          <w:rtl/>
        </w:rPr>
        <w:t xml:space="preserve">, האמר: אין צריך לקדש אפי' מיכן ועד עשרה ימים! </w:t>
      </w:r>
    </w:p>
    <w:p>
      <w:pPr>
        <w:pStyle w:val="38"/>
        <w:rPr>
          <w:ins w:id="98179" w:author="מנוע מכני" w:date="2026-10-11T12:04:39Z"/>
        </w:rPr>
      </w:pPr>
      <w:del w:id="98178" w:author="מנוע מכני" w:date="2026-10-11T12:04:39Z">
        <w:r>
          <w:delText xml:space="preserve">•</w:delText>
        </w:r>
      </w:del>
      <w:r>
        <w:t xml:space="preserve"> </w:t>
      </w:r>
      <w:r w:rsidRPr="007B407A">
        <w:t>אביי</w:t>
      </w:r>
      <w:r>
        <w:t xml:space="preserve">:</w:t>
      </w:r>
    </w:p>
    <w:p w:rsidR="00DA63EC" w:rsidRDefault="00DA63EC" w:rsidP="00DA63EC">
      <w:pPr>
        <w:tabs>
          <w:tab w:val="left" w:pos="0"/>
          <w:tab w:val="center" w:pos="2835"/>
        </w:tabs>
        <w:rPr>
          <w:rtl/>
        </w:rPr>
      </w:pPr>
      <w:del w:id="98180" w:author="מנוע מכני" w:date="2026-10-11T12:04:39Z">
        <w:r>
          <w:rPr>
            <w:rtl/>
          </w:rPr>
          <w:delText xml:space="preserve"> </w:delText>
        </w:r>
      </w:del>
      <w:r>
        <w:rPr>
          <w:rtl/>
        </w:rPr>
        <w:t xml:space="preserve">לעולם </w:t>
      </w:r>
      <w:r>
        <w:rPr>
          <w:rStyle w:val="2fb"/>
          <w:rtl/>
        </w:rPr>
        <w:t xml:space="preserve">לרבי</w:t>
      </w:r>
      <w:r>
        <w:rPr>
          <w:rtl/>
        </w:rPr>
        <w:t xml:space="preserve">, ולינה דרבנן היא, ומודי דמקרות הגבר ועד צפרא </w:t>
      </w:r>
      <w:r>
        <w:rPr>
          <w:rtl/>
        </w:rPr>
        <w:t xml:space="preserve">לא</w:t>
      </w:r>
      <w:r>
        <w:rPr>
          <w:rtl/>
        </w:rPr>
        <w:t xml:space="preserve"> פסלה לינה.</w:t>
      </w:r>
    </w:p>
    <w:p>
      <w:pPr>
        <w:pStyle w:val="38"/>
        <w:rPr>
          <w:ins w:id="98182" w:author="מנוע מכני" w:date="2026-10-11T12:04:39Z"/>
        </w:rPr>
      </w:pPr>
      <w:del w:id="98181" w:author="מנוע מכני" w:date="2026-10-11T12:04:39Z">
        <w:r>
          <w:delText xml:space="preserve">•</w:delText>
        </w:r>
      </w:del>
      <w:r>
        <w:t xml:space="preserve"> </w:t>
      </w:r>
      <w:r w:rsidRPr="007B407A">
        <w:t>רבא</w:t>
      </w:r>
      <w:r>
        <w:t xml:space="preserve">:</w:t>
      </w:r>
    </w:p>
    <w:p w:rsidR="00DA63EC" w:rsidRDefault="00DA63EC" w:rsidP="00DA63EC">
      <w:pPr>
        <w:tabs>
          <w:tab w:val="left" w:pos="0"/>
          <w:tab w:val="center" w:pos="2835"/>
        </w:tabs>
        <w:rPr>
          <w:rtl/>
        </w:rPr>
      </w:pPr>
      <w:del w:id="98183" w:author="מנוע מכני" w:date="2026-10-11T12:04:39Z">
        <w:r>
          <w:rPr>
            <w:rtl/>
          </w:rPr>
          <w:delText xml:space="preserve"> </w:delText>
        </w:r>
      </w:del>
      <w:r>
        <w:rPr>
          <w:rtl/>
        </w:rPr>
        <w:t xml:space="preserve">לעולם </w:t>
      </w:r>
      <w:r>
        <w:rPr>
          <w:rStyle w:val="2fb"/>
          <w:rtl/>
        </w:rPr>
        <w:t xml:space="preserve">ר</w:t>
      </w:r>
      <w:r>
        <w:rPr>
          <w:rStyle w:val="2fb"/>
          <w:rFonts w:hint="cs"/>
          <w:rtl/>
        </w:rPr>
        <w:t>אבר</w:t>
      </w:r>
      <w:r>
        <w:rPr>
          <w:rStyle w:val="2fb"/>
          <w:rtl/>
        </w:rPr>
        <w:t>"</w:t>
      </w:r>
      <w:r>
        <w:rPr>
          <w:rStyle w:val="2fb"/>
          <w:rFonts w:hint="cs"/>
          <w:rtl/>
        </w:rPr>
        <w:t xml:space="preserve">ש</w:t>
      </w:r>
      <w:r>
        <w:rPr>
          <w:rFonts w:hint="cs"/>
          <w:rtl/>
        </w:rPr>
        <w:t xml:space="preserve"> </w:t>
      </w:r>
      <w:r>
        <w:rPr>
          <w:rtl/>
        </w:rPr>
        <w:t xml:space="preserve">היא, וראה </w:t>
      </w:r>
      <w:r>
        <w:rPr>
          <w:rStyle w:val="2fb"/>
          <w:rtl/>
        </w:rPr>
        <w:t xml:space="preserve">ר"י</w:t>
      </w:r>
      <w:r>
        <w:rPr>
          <w:rtl/>
        </w:rPr>
        <w:t xml:space="preserve"> דבריו בתחילת עבודה ולא בסוף עבודה.</w:t>
      </w:r>
    </w:p>
    <w:p>
      <w:pPr>
        <w:pStyle w:val="38"/>
        <w:rPr>
          <w:ins w:id="98184" w:author="מנוע מכני" w:date="2026-10-11T12:04:39Z"/>
        </w:rPr>
      </w:pPr>
      <w:r>
        <w:t xml:space="preserve">והך</w:t>
      </w:r>
    </w:p>
    <w:p w:rsidR="00DA63EC" w:rsidRDefault="00DA63EC" w:rsidP="00DA63EC">
      <w:pPr>
        <w:tabs>
          <w:tab w:val="left" w:pos="0"/>
          <w:tab w:val="center" w:pos="2835"/>
        </w:tabs>
        <w:rPr>
          <w:rtl/>
        </w:rPr>
      </w:pPr>
      <w:del w:id="98185" w:author="מנוע מכני" w:date="2026-10-11T12:04:39Z">
        <w:r>
          <w:rPr>
            <w:rFonts w:hint="cs"/>
            <w:rtl/>
          </w:rPr>
          <w:delText xml:space="preserve"> </w:delText>
        </w:r>
      </w:del>
      <w:r>
        <w:rPr>
          <w:rFonts w:hint="cs"/>
          <w:rtl/>
        </w:rPr>
        <w:t xml:space="preserve">ד</w:t>
      </w:r>
      <w:r>
        <w:rPr>
          <w:rtl/>
        </w:rPr>
        <w:t xml:space="preserve">ראוהו אחיו הכהנים שירד, והן רצו ובאו מיהרו וקידשו ידיהם ורגליהם מן הכיור</w:t>
      </w:r>
      <w:ins w:id="94241" w:author="מנוע מכני" w:date="2026-10-11T12:04:39Z">
        <w:r>
          <w:rPr>
            <w:rtl/>
          </w:rPr>
          <w:t xml:space="preserve">,</w:t>
        </w:r>
      </w:ins>
      <w:del w:id="94242" w:author="מנוע מכני" w:date="2026-10-11T12:04:39Z">
        <w:r>
          <w:rPr>
            <w:rtl/>
          </w:rPr>
          <w:delText xml:space="preserve">;</w:delText>
        </w:r>
      </w:del>
    </w:p>
    <w:p w:rsidR="00DA63EC" w:rsidRDefault="00DA63EC" w:rsidP="00DA63EC">
      <w:pPr>
        <w:pStyle w:val="afff3"/>
        <w:framePr w:wrap="around"/>
        <w:rPr>
          <w:rtl/>
        </w:rPr>
      </w:pPr>
      <w:r>
        <w:rPr>
          <w:rFonts w:hint="cs"/>
          <w:rtl/>
        </w:rPr>
        <w:t>כ:</w:t>
      </w:r>
    </w:p>
    <w:p w:rsidR="00DA63EC" w:rsidRDefault="00DA63EC" w:rsidP="00DA63EC">
      <w:pPr>
        <w:tabs>
          <w:tab w:val="left" w:pos="0"/>
          <w:tab w:val="center" w:pos="2835"/>
        </w:tabs>
        <w:rPr>
          <w:rtl/>
        </w:rPr>
      </w:pPr>
      <w:r w:rsidRPr="007B407A">
        <w:rPr>
          <w:rStyle w:val="2fb"/>
          <w:b/>
          <w:bCs/>
          <w:rtl/>
        </w:rPr>
        <w:t>לאביי</w:t>
      </w:r>
      <w:r>
        <w:rPr>
          <w:rtl/>
        </w:rPr>
        <w:t xml:space="preserve"> דמוקים </w:t>
      </w:r>
      <w:r>
        <w:rPr>
          <w:rStyle w:val="2fb"/>
          <w:rtl/>
        </w:rPr>
        <w:t xml:space="preserve">כרבי</w:t>
      </w:r>
      <w:r>
        <w:rPr>
          <w:rtl/>
        </w:rPr>
        <w:t xml:space="preserve">,</w:t>
      </w:r>
      <w:r>
        <w:rPr>
          <w:rFonts w:hint="cs"/>
          <w:rtl/>
        </w:rPr>
        <w:t xml:space="preserve"> ומודה</w:t>
      </w:r>
      <w:r>
        <w:rPr>
          <w:rtl/>
        </w:rPr>
        <w:t xml:space="preserve"> דמקרות הגבר עד צפרא </w:t>
      </w:r>
      <w:r>
        <w:rPr>
          <w:rtl/>
        </w:rPr>
        <w:t xml:space="preserve">לא</w:t>
      </w:r>
      <w:r>
        <w:rPr>
          <w:rtl/>
        </w:rPr>
        <w:t xml:space="preserve"> פסלה לינה, ה</w:t>
      </w:r>
      <w:r>
        <w:rPr>
          <w:rFonts w:hint="cs"/>
          <w:rtl/>
        </w:rPr>
        <w:t xml:space="preserve">ך </w:t>
      </w:r>
      <w:r>
        <w:rPr>
          <w:rStyle w:val="2fb"/>
          <w:rFonts w:hint="cs"/>
          <w:rtl/>
        </w:rPr>
        <w:t xml:space="preserve">כרבי</w:t>
      </w:r>
      <w:r>
        <w:rPr>
          <w:rFonts w:hint="cs"/>
          <w:rtl/>
        </w:rPr>
        <w:t xml:space="preserve"> </w:t>
      </w:r>
    </w:p>
    <w:p w:rsidR="00DA63EC" w:rsidRPr="00FE1B89" w:rsidRDefault="00DA63EC" w:rsidP="00DA63EC">
      <w:pPr>
        <w:tabs>
          <w:tab w:val="left" w:pos="0"/>
          <w:tab w:val="center" w:pos="2835"/>
        </w:tabs>
        <w:rPr>
          <w:spacing w:val="-4"/>
          <w:rtl/>
        </w:rPr>
      </w:pPr>
      <w:r w:rsidRPr="00FE1B89">
        <w:rPr>
          <w:rStyle w:val="2fb"/>
          <w:rFonts w:hint="cs"/>
          <w:b/>
          <w:bCs/>
          <w:spacing w:val="-4"/>
          <w:rtl/>
        </w:rPr>
        <w:t>ו</w:t>
      </w:r>
      <w:r w:rsidRPr="00FE1B89">
        <w:rPr>
          <w:rStyle w:val="2fb"/>
          <w:b/>
          <w:bCs/>
          <w:spacing w:val="-4"/>
          <w:rtl/>
        </w:rPr>
        <w:t>לרבא</w:t>
      </w:r>
      <w:r w:rsidRPr="00FE1B89">
        <w:rPr>
          <w:spacing w:val="-4"/>
          <w:rtl/>
        </w:rPr>
        <w:t xml:space="preserve"> דמוקים </w:t>
      </w:r>
      <w:r w:rsidRPr="00FE1B89">
        <w:rPr>
          <w:rStyle w:val="2fb"/>
          <w:rFonts w:hint="cs"/>
          <w:spacing w:val="-4"/>
          <w:rtl/>
        </w:rPr>
        <w:t>כראבר</w:t>
      </w:r>
      <w:r w:rsidRPr="00FE1B89">
        <w:rPr>
          <w:rStyle w:val="2fb"/>
          <w:spacing w:val="-4"/>
          <w:rtl/>
        </w:rPr>
        <w:t>"</w:t>
      </w:r>
      <w:r w:rsidRPr="00FE1B89">
        <w:rPr>
          <w:rStyle w:val="2fb"/>
          <w:rFonts w:hint="cs"/>
          <w:spacing w:val="-4"/>
          <w:rtl/>
        </w:rPr>
        <w:t>ש</w:t>
      </w:r>
      <w:r w:rsidRPr="00FE1B89">
        <w:rPr>
          <w:spacing w:val="-4"/>
          <w:rtl/>
        </w:rPr>
        <w:t xml:space="preserve">, אבל </w:t>
      </w:r>
      <w:r w:rsidRPr="00FE1B89">
        <w:rPr>
          <w:rStyle w:val="2fb"/>
          <w:spacing w:val="-4"/>
          <w:rtl/>
        </w:rPr>
        <w:t xml:space="preserve">לרבי</w:t>
      </w:r>
      <w:r w:rsidRPr="00FE1B89">
        <w:rPr>
          <w:spacing w:val="-4"/>
          <w:rtl/>
        </w:rPr>
        <w:t xml:space="preserve"> מקרות הגבר עד צפרא פסלה לינ</w:t>
      </w:r>
      <w:ins w:id="90047" w:author="מנוע מכני" w:date="2026-10-11T12:04:39Z">
        <w:r>
          <w:rPr>
            <w:spacing w:val="-4"/>
            <w:rtl/>
          </w:rPr>
          <w:t xml:space="preserve">ה, </w:t>
        </w:r>
        <w:r>
          <w:rPr>
            <w:rStyle w:val="2fb"/>
            <w:spacing w:val="-4"/>
            <w:rtl/>
          </w:rPr>
          <w:t xml:space="preserve">כ</w:t>
        </w:r>
      </w:ins>
      <w:del w:id="90048" w:author="מנוע מכני" w:date="2026-10-11T12:04:39Z">
        <w:r w:rsidRPr="00FE1B89">
          <w:rPr>
            <w:spacing w:val="-4"/>
            <w:rtl/>
          </w:rPr>
          <w:delText xml:space="preserve">ה,</w:delText>
        </w:r>
        <w:r w:rsidRPr="00FE1B89">
          <w:rPr>
            <w:rFonts w:hint="cs"/>
            <w:spacing w:val="-4"/>
            <w:rtl/>
          </w:rPr>
          <w:delText xml:space="preserve">כ</w:delText>
        </w:r>
      </w:del>
      <w:r w:rsidRPr="00FE1B89">
        <w:rPr>
          <w:rStyle w:val="2fb"/>
          <w:rFonts w:hint="cs"/>
          <w:spacing w:val="-4"/>
          <w:rtl/>
        </w:rPr>
        <w:t xml:space="preserve">ראבר</w:t>
      </w:r>
      <w:r w:rsidRPr="00FE1B89">
        <w:rPr>
          <w:rStyle w:val="2fb"/>
          <w:spacing w:val="-4"/>
          <w:rtl/>
        </w:rPr>
        <w:t>"</w:t>
      </w:r>
      <w:r w:rsidRPr="00FE1B89">
        <w:rPr>
          <w:rStyle w:val="2fb"/>
          <w:rFonts w:hint="cs"/>
          <w:spacing w:val="-4"/>
          <w:rtl/>
        </w:rPr>
        <w:t xml:space="preserve">ש</w:t>
      </w:r>
      <w:r w:rsidRPr="00FE1B89">
        <w:rPr>
          <w:rFonts w:hint="cs"/>
          <w:spacing w:val="-4"/>
          <w:rtl/>
        </w:rPr>
        <w:t xml:space="preserve"> ובכהניםחדשים </w:t>
      </w:r>
    </w:p>
    <w:p w:rsidR="00DA63EC" w:rsidRDefault="00DA63EC" w:rsidP="00DA63EC">
      <w:pPr>
        <w:pStyle w:val="affffd"/>
        <w:rPr>
          <w:rtl/>
        </w:rPr>
      </w:pPr>
      <w:r>
        <w:rPr>
          <w:rtl/>
        </w:rPr>
        <w:t>׹</w:t>
      </w:r>
    </w:p>
    <w:p>
      <w:pPr>
        <w:pStyle w:val="afffff8"/>
        <w:rPr>
          <w:ins w:id="90561" w:author="קלוד" w:date="2026-10-11T12:29:36Z"/>
        </w:rPr>
      </w:pPr>
      <w:ins w:id="90562" w:author="קלוד" w:date="2026-10-11T12:29:36Z">
        <w:r>
          <w:rPr>
            <w:color w:val="7B3F00"/>
          </w:rPr>
          <w:t xml:space="preserve">האם יציאה פוסלת את הקידוש?</w:t>
        </w:r>
      </w:ins>
    </w:p>
    <w:p>
      <w:pPr>
        <w:pStyle w:val="38"/>
        <w:rPr>
          <w:ins w:id="98186" w:author="מנוע מכני" w:date="2026-10-11T12:04:39Z"/>
        </w:rPr>
      </w:pPr>
      <w:r w:rsidRPr="002E6608">
        <w:t xml:space="preserve">איבעיא להו:</w:t>
      </w:r>
    </w:p>
    <w:p w:rsidR="00DA63EC" w:rsidRPr="002E6608" w:rsidRDefault="00DA63EC" w:rsidP="00DA63EC">
      <w:pPr>
        <w:tabs>
          <w:tab w:val="left" w:pos="0"/>
          <w:tab w:val="center" w:pos="2835"/>
        </w:tabs>
        <w:rPr>
          <w:b/>
          <w:bCs/>
          <w:rtl/>
        </w:rPr>
      </w:pPr>
      <w:del w:id="98187" w:author="מנוע מכני" w:date="2026-10-11T12:04:39Z">
        <w:r w:rsidRPr="002E6608">
          <w:rPr>
            <w:b/>
            <w:bCs/>
            <w:rtl/>
          </w:rPr>
          <w:delText xml:space="preserve"> </w:delText>
        </w:r>
      </w:del>
      <w:r w:rsidRPr="002E6608">
        <w:rPr>
          <w:b/>
          <w:bCs/>
          <w:rtl/>
        </w:rPr>
        <w:t xml:space="preserve">יציאה מהו שתועיל בקידוש ידים ורגלים? </w:t>
      </w:r>
    </w:p>
    <w:p w:rsidR="00DA63EC" w:rsidRPr="00FE1B89" w:rsidRDefault="00DA63EC" w:rsidP="00DA63EC">
      <w:pPr>
        <w:tabs>
          <w:tab w:val="left" w:pos="0"/>
          <w:tab w:val="center" w:pos="2835"/>
        </w:tabs>
        <w:rPr>
          <w:spacing w:val="-4"/>
          <w:rtl/>
        </w:rPr>
      </w:pPr>
      <w:r w:rsidRPr="00FE1B89">
        <w:rPr>
          <w:b/>
          <w:bCs/>
          <w:spacing w:val="-4"/>
          <w:rtl/>
        </w:rPr>
        <w:t>את"ל</w:t>
      </w:r>
      <w:r w:rsidRPr="00FE1B89">
        <w:rPr>
          <w:spacing w:val="-4"/>
          <w:rtl/>
        </w:rPr>
        <w:t xml:space="preserve"> לינה </w:t>
      </w:r>
      <w:r w:rsidRPr="00FE1B89">
        <w:rPr>
          <w:spacing w:val="-4"/>
          <w:rtl/>
        </w:rPr>
        <w:t xml:space="preserve">לא</w:t>
      </w:r>
      <w:r w:rsidRPr="00FE1B89">
        <w:rPr>
          <w:spacing w:val="-4"/>
          <w:rtl/>
        </w:rPr>
        <w:t xml:space="preserve"> פסלה דלא פריש, אבל יציאה דפריש מסח </w:t>
      </w:r>
      <w:ins w:id="96145" w:author="מנוע מכני" w:date="2026-10-11T12:04:39Z">
        <w:r>
          <w:rPr>
            <w:spacing w:val="-4"/>
            <w:rtl/>
          </w:rPr>
          <w:t xml:space="preserve">דעתו</w:t>
        </w:r>
      </w:ins>
      <w:del w:id="96146" w:author="מנוע מכני" w:date="2026-10-11T12:04:39Z">
        <w:r w:rsidRPr="00FE1B89">
          <w:rPr>
            <w:spacing w:val="-4"/>
            <w:rtl/>
          </w:rPr>
          <w:delText xml:space="preserve">דעתיה</w:delText>
        </w:r>
      </w:del>
      <w:r w:rsidRPr="00FE1B89">
        <w:rPr>
          <w:spacing w:val="-4"/>
          <w:rtl/>
        </w:rPr>
        <w:t xml:space="preserve">, </w:t>
      </w:r>
      <w:r w:rsidRPr="00FE1B89">
        <w:rPr>
          <w:b/>
          <w:bCs/>
          <w:spacing w:val="-4"/>
          <w:rtl/>
        </w:rPr>
        <w:t>או"ד</w:t>
      </w:r>
      <w:r w:rsidRPr="00FE1B89">
        <w:rPr>
          <w:spacing w:val="-4"/>
          <w:rtl/>
        </w:rPr>
        <w:t xml:space="preserve"> כיון דבידו לחזור </w:t>
      </w:r>
      <w:r w:rsidRPr="00FE1B89">
        <w:rPr>
          <w:spacing w:val="-4"/>
          <w:rtl/>
        </w:rPr>
        <w:t xml:space="preserve">לא</w:t>
      </w:r>
      <w:r w:rsidRPr="00FE1B89">
        <w:rPr>
          <w:spacing w:val="-4"/>
          <w:rtl/>
        </w:rPr>
        <w:t xml:space="preserve"> מסח? </w:t>
      </w:r>
    </w:p>
    <w:p>
      <w:pPr>
        <w:pStyle w:val="38"/>
        <w:rPr>
          <w:ins w:id="98189" w:author="מנוע מכני" w:date="2026-10-11T12:04:39Z"/>
        </w:rPr>
      </w:pPr>
      <w:del w:id="98188" w:author="מנוע מכני" w:date="2026-10-11T12:04:39Z">
        <w:r>
          <w:delText xml:space="preserve">•</w:delText>
        </w:r>
      </w:del>
      <w:r>
        <w:t xml:space="preserve"> </w:t>
      </w:r>
      <w:r>
        <w:t xml:space="preserve">והך</w:t>
      </w:r>
    </w:p>
    <w:p w:rsidR="00DA63EC" w:rsidRDefault="00DA63EC" w:rsidP="00DA63EC">
      <w:pPr>
        <w:tabs>
          <w:tab w:val="left" w:pos="0"/>
          <w:tab w:val="center" w:pos="2835"/>
        </w:tabs>
        <w:rPr>
          <w:rtl/>
        </w:rPr>
      </w:pPr>
      <w:ins w:id="94243" w:author="מנוע מכני" w:date="2026-10-11T12:04:39Z">
        <w:del w:id="98190" w:author="מנוע מכני" w:date="2026-10-11T12:04:39Z">
          <w:r>
            <w:rPr>
              <w:rFonts w:hint="cs"/>
              <w:rtl/>
            </w:rPr>
            <w:delText xml:space="preserve"> </w:delText>
          </w:r>
        </w:del>
      </w:ins>
      <w:del w:id="94244" w:author="מנוע מכני" w:date="2026-10-11T12:04:39Z">
        <w:r>
          <w:rPr>
            <w:rFonts w:hint="cs"/>
            <w:rtl/>
          </w:rPr>
          <w:delText xml:space="preserve"> </w:delText>
        </w:r>
        <w:r>
          <w:rPr>
            <w:rtl/>
          </w:rPr>
          <w:delText xml:space="preserve"> </w:delText>
        </w:r>
      </w:del>
      <w:r>
        <w:rPr>
          <w:rFonts w:hint="cs"/>
          <w:rtl/>
        </w:rPr>
        <w:t>ד</w:t>
      </w:r>
      <w:r>
        <w:rPr>
          <w:rtl/>
        </w:rPr>
        <w:t>קידש ידיו ורגליו ונטמאו - מטבילן וא"</w:t>
      </w:r>
      <w:r>
        <w:rPr>
          <w:rFonts w:hint="cs"/>
          <w:rtl/>
        </w:rPr>
        <w:t xml:space="preserve">צ </w:t>
      </w:r>
      <w:r>
        <w:rPr>
          <w:rtl/>
        </w:rPr>
        <w:t>לקדש, יצאו - הרי הן בקדושתן.</w:t>
      </w:r>
    </w:p>
    <w:p w:rsidR="00DA63EC" w:rsidRDefault="00DA63EC" w:rsidP="00DA63EC">
      <w:pPr>
        <w:pStyle w:val="affffb"/>
        <w:rPr>
          <w:rtl/>
        </w:rPr>
      </w:pPr>
      <w:r>
        <w:rPr>
          <w:rFonts w:hint="cs"/>
          <w:rtl/>
        </w:rPr>
        <w:t xml:space="preserve">- </w:t>
      </w:r>
      <w:ins w:id="95829" w:author="מנוע מכני" w:date="2026-10-11T12:04:39Z">
        <w:r>
          <w:rPr>
            <w:rtl/>
          </w:rPr>
          <w:t xml:space="preserve">לא</w:t>
        </w:r>
        <w:r>
          <w:rPr>
            <w:rtl/>
          </w:rPr>
          <w:t xml:space="preserve"> צריך</w:t>
        </w:r>
      </w:ins>
      <w:del w:id="95830" w:author="מנוע מכני" w:date="2026-10-11T12:04:39Z">
        <w:r>
          <w:rPr>
            <w:rtl/>
          </w:rPr>
          <w:delText xml:space="preserve">לא </w:delText>
        </w:r>
        <w:r>
          <w:rPr>
            <w:rFonts w:hint="cs"/>
            <w:rtl/>
          </w:rPr>
          <w:delText xml:space="preserve">בעי</w:delText>
        </w:r>
      </w:del>
      <w:r>
        <w:rPr>
          <w:rFonts w:hint="cs"/>
          <w:rtl/>
        </w:rPr>
        <w:t xml:space="preserve"> ידיו אלא יצא גופו בעי </w:t>
      </w:r>
    </w:p>
    <w:p>
      <w:pPr>
        <w:pStyle w:val="38"/>
        <w:rPr>
          <w:ins w:id="98192" w:author="מנוע מכני" w:date="2026-10-11T12:04:39Z"/>
        </w:rPr>
      </w:pPr>
      <w:del w:id="98191" w:author="מנוע מכני" w:date="2026-10-11T12:04:39Z">
        <w:r>
          <w:delText xml:space="preserve">•</w:delText>
        </w:r>
      </w:del>
      <w:r>
        <w:t xml:space="preserve"> </w:t>
      </w:r>
      <w:r>
        <w:t xml:space="preserve">והך</w:t>
      </w:r>
    </w:p>
    <w:p w:rsidR="00DA63EC" w:rsidRDefault="00DA63EC" w:rsidP="00DA63EC">
      <w:pPr>
        <w:tabs>
          <w:tab w:val="left" w:pos="0"/>
          <w:tab w:val="center" w:pos="2835"/>
        </w:tabs>
        <w:rPr>
          <w:rtl/>
        </w:rPr>
      </w:pPr>
      <w:del w:id="98193" w:author="מנוע מכני" w:date="2026-10-11T12:04:39Z">
        <w:r>
          <w:rPr>
            <w:rFonts w:hint="cs"/>
            <w:rtl/>
          </w:rPr>
          <w:delText xml:space="preserve"> </w:delText>
        </w:r>
      </w:del>
      <w:r>
        <w:rPr>
          <w:rFonts w:hint="cs"/>
          <w:rtl/>
        </w:rPr>
        <w:t xml:space="preserve">ד</w:t>
      </w:r>
      <w:r>
        <w:rPr>
          <w:rtl/>
        </w:rPr>
        <w:t xml:space="preserve">שלא רחוץ ידים ורגלים מקדש בכלי שרת בפנים, קידש בכלי שרת בחוץ או בכלי חול </w:t>
      </w:r>
      <w:r w:rsidRPr="00FE1B89">
        <w:rPr>
          <w:spacing w:val="-6"/>
          <w:rtl/>
        </w:rPr>
        <w:t xml:space="preserve">בפנים או שטבל במי מערה ועבד - עבודתו פסולה</w:t>
      </w:r>
      <w:ins w:id="94245" w:author="מנוע מכני" w:date="2026-10-11T12:04:39Z">
        <w:r>
          <w:rPr>
            <w:spacing w:val="-6"/>
            <w:rtl/>
          </w:rPr>
          <w:t xml:space="preserve">,</w:t>
        </w:r>
      </w:ins>
      <w:del w:id="94246" w:author="מנוע מכני" w:date="2026-10-11T12:04:39Z">
        <w:r w:rsidRPr="00FE1B89">
          <w:rPr>
            <w:spacing w:val="-6"/>
            <w:rtl/>
          </w:rPr>
          <w:delText xml:space="preserve">;</w:delText>
        </w:r>
      </w:del>
      <w:r w:rsidRPr="00FE1B89">
        <w:rPr>
          <w:rFonts w:hint="cs"/>
          <w:spacing w:val="-6"/>
          <w:rtl/>
        </w:rPr>
        <w:t xml:space="preserve"> - </w:t>
      </w:r>
      <w:r w:rsidRPr="00FE1B89">
        <w:rPr>
          <w:spacing w:val="-6"/>
          <w:rtl/>
        </w:rPr>
        <w:t>הא קידש בפנים ויצא - עבודתו כשירה.</w:t>
      </w:r>
    </w:p>
    <w:p w:rsidR="00DA63EC" w:rsidRDefault="00DA63EC" w:rsidP="00DA63EC">
      <w:pPr>
        <w:tabs>
          <w:tab w:val="left" w:pos="0"/>
          <w:tab w:val="center" w:pos="2835"/>
        </w:tabs>
        <w:rPr>
          <w:rtl/>
        </w:rPr>
      </w:pPr>
      <w:r>
        <w:rPr>
          <w:rtl/>
        </w:rPr>
        <w:t xml:space="preserve">דקידש בכלי שרת בחוץ, </w:t>
      </w:r>
      <w:r>
        <w:rPr>
          <w:rFonts w:hint="cs"/>
          <w:rtl/>
        </w:rPr>
        <w:t xml:space="preserve">- </w:t>
      </w:r>
      <w:r>
        <w:rPr>
          <w:rtl/>
        </w:rPr>
        <w:t>כגון דאפיק ידיו לבר וקידש, אבל יצא כל גופו תיבעי לך.</w:t>
      </w:r>
    </w:p>
    <w:p>
      <w:pPr>
        <w:pStyle w:val="38"/>
        <w:rPr>
          <w:ins w:id="98194" w:author="מנוע מכני" w:date="2026-10-11T12:04:39Z"/>
        </w:rPr>
      </w:pPr>
      <w:del w:id="101757" w:author="מנוע מכני" w:date="2026-10-11T12:04:39Z">
        <w:r>
          <w:delText xml:space="preserve">א"ל </w:delText>
        </w:r>
      </w:del>
      <w:r>
        <w:t xml:space="preserve">ר"</w:t>
      </w:r>
      <w:r>
        <w:t>ז לר</w:t>
      </w:r>
      <w:r>
        <w:t>"</w:t>
      </w:r>
      <w:r>
        <w:t>פ</w:t>
      </w:r>
      <w:r>
        <w:t xml:space="preserve"> ת"ש:</w:t>
      </w:r>
    </w:p>
    <w:p w:rsidR="00DA63EC" w:rsidRDefault="00DA63EC" w:rsidP="00DA63EC">
      <w:pPr>
        <w:tabs>
          <w:tab w:val="left" w:pos="0"/>
          <w:tab w:val="center" w:pos="2835"/>
        </w:tabs>
        <w:rPr>
          <w:rtl/>
        </w:rPr>
      </w:pPr>
      <w:del w:id="98195" w:author="מנוע מכני" w:date="2026-10-11T12:04:39Z">
        <w:r>
          <w:rPr>
            <w:rtl/>
          </w:rPr>
          <w:delText xml:space="preserve"> </w:delText>
        </w:r>
      </w:del>
      <w:r>
        <w:rPr>
          <w:rtl/>
        </w:rPr>
        <w:t xml:space="preserve">יצא חוץ למחיצת חומת העזרה, </w:t>
      </w:r>
    </w:p>
    <w:p w:rsidR="00DA63EC" w:rsidRDefault="00DA63EC" w:rsidP="00DA63EC">
      <w:pPr>
        <w:tabs>
          <w:tab w:val="left" w:pos="0"/>
          <w:tab w:val="center" w:pos="2835"/>
        </w:tabs>
        <w:rPr>
          <w:rtl/>
        </w:rPr>
      </w:pPr>
      <w:r>
        <w:rPr>
          <w:rtl/>
        </w:rPr>
        <w:t>אם לשהות - טעון טבילה, אם לפי שעה - טעון קידוש ידים ורגלים.</w:t>
      </w:r>
    </w:p>
    <w:p>
      <w:pPr>
        <w:pStyle w:val="38"/>
        <w:rPr>
          <w:ins w:id="98196" w:author="מנוע מכני" w:date="2026-10-11T12:04:39Z"/>
        </w:rPr>
      </w:pPr>
      <w:r>
        <w:t xml:space="preserve">- </w:t>
      </w:r>
      <w:r>
        <w:t xml:space="preserve">א"ל</w:t>
      </w:r>
      <w:r>
        <w:t xml:space="preserve">:</w:t>
      </w:r>
    </w:p>
    <w:p w:rsidR="00DA63EC" w:rsidRDefault="00DA63EC" w:rsidP="00DA63EC">
      <w:pPr>
        <w:pStyle w:val="affffb"/>
        <w:rPr>
          <w:rtl/>
        </w:rPr>
      </w:pPr>
      <w:del w:id="98197" w:author="מנוע מכני" w:date="2026-10-11T12:04:39Z">
        <w:r>
          <w:rPr>
            <w:rtl/>
          </w:rPr>
          <w:delText xml:space="preserve"> </w:delText>
        </w:r>
      </w:del>
      <w:r>
        <w:rPr>
          <w:rtl/>
        </w:rPr>
        <w:t xml:space="preserve">ה</w:t>
      </w:r>
      <w:r>
        <w:rPr>
          <w:rFonts w:hint="cs"/>
          <w:rtl/>
        </w:rPr>
        <w:t>ב</w:t>
      </w:r>
      <w:r>
        <w:rPr>
          <w:rtl/>
        </w:rPr>
        <w:t>"</w:t>
      </w:r>
      <w:r>
        <w:rPr>
          <w:rFonts w:hint="cs"/>
          <w:rtl/>
        </w:rPr>
        <w:t>ע</w:t>
      </w:r>
      <w:r>
        <w:rPr>
          <w:rtl/>
        </w:rPr>
        <w:t xml:space="preserve"> - כגון שיצא להסך רגליו ולהטיל מים.</w:t>
      </w:r>
    </w:p>
    <w:p>
      <w:pPr>
        <w:pStyle w:val="38"/>
        <w:rPr>
          <w:ins w:id="98198" w:author="מנוע מכני" w:date="2026-10-11T12:04:39Z"/>
        </w:rPr>
      </w:pPr>
      <w:r w:rsidRPr="00FE1B89">
        <w:t xml:space="preserve">והך</w:t>
      </w:r>
    </w:p>
    <w:p w:rsidR="00DA63EC" w:rsidRPr="00FE1B89" w:rsidRDefault="00DA63EC" w:rsidP="00DA63EC">
      <w:pPr>
        <w:tabs>
          <w:tab w:val="left" w:pos="0"/>
          <w:tab w:val="center" w:pos="2835"/>
        </w:tabs>
        <w:rPr>
          <w:spacing w:val="-4"/>
          <w:rtl/>
        </w:rPr>
      </w:pPr>
      <w:del w:id="98199" w:author="מנוע מכני" w:date="2026-10-11T12:04:39Z">
        <w:r w:rsidRPr="00FE1B89">
          <w:rPr>
            <w:rFonts w:hint="cs"/>
            <w:spacing w:val="-4"/>
            <w:rtl/>
          </w:rPr>
          <w:delText xml:space="preserve"> </w:delText>
        </w:r>
      </w:del>
      <w:r w:rsidRPr="00FE1B89">
        <w:rPr>
          <w:rFonts w:hint="cs"/>
          <w:spacing w:val="-4"/>
          <w:rtl/>
        </w:rPr>
        <w:t xml:space="preserve">ד</w:t>
      </w:r>
      <w:r w:rsidRPr="00FE1B89">
        <w:rPr>
          <w:spacing w:val="-4"/>
          <w:rtl/>
        </w:rPr>
        <w:t xml:space="preserve">כל המיסך רגליו - טעון טבילה, וכל המטיל מים - טעון קידוש ידים ורגלים! תני </w:t>
      </w:r>
      <w:ins w:id="90863" w:author="מנוע מכני" w:date="2026-10-11T12:04:39Z">
        <w:r>
          <w:rPr>
            <w:spacing w:val="-4"/>
            <w:rtl/>
          </w:rPr>
          <w:t xml:space="preserve">ואח"כ</w:t>
        </w:r>
      </w:ins>
      <w:del w:id="90864" w:author="מנוע מכני" w:date="2026-10-11T12:04:39Z">
        <w:r w:rsidRPr="00FE1B89">
          <w:rPr>
            <w:spacing w:val="-4"/>
            <w:rtl/>
          </w:rPr>
          <w:delText xml:space="preserve">והדר</w:delText>
        </w:r>
      </w:del>
      <w:r w:rsidRPr="00FE1B89">
        <w:rPr>
          <w:spacing w:val="-4"/>
          <w:rtl/>
        </w:rPr>
        <w:t xml:space="preserve"> מפרש.</w:t>
      </w:r>
    </w:p>
    <w:p>
      <w:pPr>
        <w:pStyle w:val="38"/>
        <w:rPr>
          <w:ins w:id="98200" w:author="מנוע מכני" w:date="2026-10-11T12:04:39Z"/>
        </w:rPr>
      </w:pPr>
      <w:r>
        <w:t>והך ד</w:t>
      </w:r>
      <w:r>
        <w:t>פרה ר</w:t>
      </w:r>
      <w:r>
        <w:t>חב</w:t>
      </w:r>
      <w:r>
        <w:t>"</w:t>
      </w:r>
      <w:r>
        <w:t>י</w:t>
      </w:r>
      <w:r>
        <w:t xml:space="preserve">:</w:t>
      </w:r>
    </w:p>
    <w:p w:rsidR="002E6608" w:rsidRDefault="00DA63EC" w:rsidP="00DA63EC">
      <w:pPr>
        <w:tabs>
          <w:tab w:val="left" w:pos="0"/>
          <w:tab w:val="center" w:pos="2835"/>
        </w:tabs>
        <w:rPr>
          <w:rtl/>
        </w:rPr>
      </w:pPr>
      <w:del w:id="98201" w:author="מנוע מכני" w:date="2026-10-11T12:04:39Z">
        <w:r>
          <w:rPr>
            <w:rtl/>
          </w:rPr>
          <w:delText xml:space="preserve"> </w:delText>
        </w:r>
      </w:del>
      <w:r>
        <w:rPr>
          <w:rtl/>
        </w:rPr>
        <w:t xml:space="preserve">מקדש בכלי שרת בפנים ויוצא</w:t>
      </w:r>
      <w:ins w:id="94247" w:author="מנוע מכני" w:date="2026-10-11T12:04:39Z">
        <w:r>
          <w:rPr>
            <w:rtl/>
          </w:rPr>
          <w:t xml:space="preserve">,</w:t>
        </w:r>
      </w:ins>
      <w:del w:id="94248" w:author="מנוע מכני" w:date="2026-10-11T12:04:39Z">
        <w:r>
          <w:rPr>
            <w:rtl/>
          </w:rPr>
          <w:delText xml:space="preserve">;</w:delText>
        </w:r>
      </w:del>
      <w:r>
        <w:rPr>
          <w:rFonts w:hint="cs"/>
          <w:rtl/>
        </w:rPr>
        <w:t xml:space="preserve"> </w:t>
      </w:r>
    </w:p>
    <w:p>
      <w:pPr>
        <w:pStyle w:val="38"/>
        <w:rPr>
          <w:ins w:id="98202" w:author="מנוע מכני" w:date="2026-10-11T12:04:39Z"/>
        </w:rPr>
      </w:pPr>
      <w:r>
        <w:tab/>
      </w:r>
      <w:del w:id="90098" w:author="מנוע מכני" w:date="2026-10-11T12:04:39Z">
        <w:r>
          <w:delText xml:space="preserve">      </w:delText>
        </w:r>
      </w:del>
      <w:r w:rsidR="00DA63EC">
        <w:t>ורי</w:t>
      </w:r>
      <w:r w:rsidR="00DA63EC">
        <w:t>"</w:t>
      </w:r>
      <w:r w:rsidR="00DA63EC">
        <w:t>ו</w:t>
      </w:r>
      <w:r w:rsidR="00DA63EC">
        <w:t xml:space="preserve">:</w:t>
      </w:r>
    </w:p>
    <w:p w:rsidR="00DA63EC" w:rsidRDefault="002E6608" w:rsidP="00DA63EC">
      <w:pPr>
        <w:tabs>
          <w:tab w:val="left" w:pos="0"/>
          <w:tab w:val="center" w:pos="2835"/>
        </w:tabs>
        <w:rPr>
          <w:rtl/>
        </w:rPr>
      </w:pPr>
      <w:del w:id="98203" w:author="מנוע מכני" w:date="2026-10-11T12:04:39Z">
        <w:r w:rsidR="00DA63EC">
          <w:rPr>
            <w:rtl/>
          </w:rPr>
          <w:delText xml:space="preserve"> </w:delText>
        </w:r>
      </w:del>
      <w:r w:rsidR="00DA63EC">
        <w:rPr>
          <w:rtl/>
        </w:rPr>
        <w:t xml:space="preserve">אפי' בחוץ, ואפי' בכלי חול, ואפי' במקידה של חרס.</w:t>
      </w:r>
    </w:p>
    <w:p>
      <w:pPr>
        <w:pStyle w:val="38"/>
        <w:rPr>
          <w:ins w:id="98204" w:author="מנוע מכני" w:date="2026-10-11T12:04:39Z"/>
        </w:rPr>
      </w:pPr>
      <w:r w:rsidRPr="00FE1B89">
        <w:t xml:space="preserve">-</w:t>
      </w:r>
      <w:ins w:id="94249" w:author="מנוע מכני" w:date="2026-10-11T12:04:39Z">
        <w:r>
          <w:t xml:space="preserve"> </w:t>
        </w:r>
      </w:ins>
      <w:del w:id="94250" w:author="מנוע מכני" w:date="2026-10-11T12:04:39Z">
        <w:r w:rsidRPr="00FE1B89">
          <w:delText xml:space="preserve">  </w:delText>
        </w:r>
      </w:del>
      <w:r w:rsidRPr="00FE1B89">
        <w:t>אר</w:t>
      </w:r>
      <w:r w:rsidRPr="00FE1B89">
        <w:t>"</w:t>
      </w:r>
      <w:r w:rsidRPr="00FE1B89">
        <w:t>פ</w:t>
      </w:r>
      <w:r w:rsidRPr="00FE1B89">
        <w:t xml:space="preserve">:</w:t>
      </w:r>
    </w:p>
    <w:p w:rsidR="00DA63EC" w:rsidRPr="00FE1B89" w:rsidRDefault="00DA63EC" w:rsidP="00DA63EC">
      <w:pPr>
        <w:pStyle w:val="affffb"/>
        <w:rPr>
          <w:spacing w:val="-4"/>
          <w:rtl/>
        </w:rPr>
      </w:pPr>
      <w:del w:id="98205" w:author="מנוע מכני" w:date="2026-10-11T12:04:39Z">
        <w:r w:rsidRPr="00FE1B89">
          <w:rPr>
            <w:spacing w:val="-4"/>
            <w:rtl/>
          </w:rPr>
          <w:delText xml:space="preserve"> </w:delText>
        </w:r>
      </w:del>
      <w:r w:rsidRPr="00FE1B89">
        <w:rPr>
          <w:spacing w:val="-4"/>
          <w:rtl/>
        </w:rPr>
        <w:t xml:space="preserve">שאני פרה, הואיל וכל מעשיה בחוץ </w:t>
      </w:r>
      <w:r w:rsidRPr="00FE1B89">
        <w:rPr>
          <w:spacing w:val="-4"/>
          <w:rtl/>
        </w:rPr>
        <w:t xml:space="preserve">לא</w:t>
      </w:r>
      <w:r w:rsidRPr="00FE1B89">
        <w:rPr>
          <w:spacing w:val="-4"/>
          <w:rtl/>
        </w:rPr>
        <w:t xml:space="preserve"> פסלה בה יציאה.</w:t>
      </w:r>
      <w:r w:rsidRPr="00FE1B89">
        <w:rPr>
          <w:rFonts w:hint="cs"/>
          <w:spacing w:val="-4"/>
          <w:rtl/>
        </w:rPr>
        <w:t xml:space="preserve"> ומקדש </w:t>
      </w:r>
      <w:r w:rsidRPr="00FE1B89">
        <w:rPr>
          <w:spacing w:val="-4"/>
          <w:rtl/>
        </w:rPr>
        <w:t>כעין עבודה פנים.</w:t>
      </w:r>
    </w:p>
    <w:p w:rsidR="00DA63EC" w:rsidRDefault="00DA63EC" w:rsidP="00DA63EC">
      <w:pPr>
        <w:tabs>
          <w:tab w:val="left" w:pos="0"/>
          <w:tab w:val="center" w:pos="2835"/>
        </w:tabs>
        <w:rPr>
          <w:rtl/>
        </w:rPr>
      </w:pPr>
    </w:p>
    <w:p>
      <w:pPr>
        <w:pStyle w:val="afffff8"/>
        <w:rPr>
          <w:ins w:id="90559" w:author="קלוד" w:date="2026-10-11T12:29:36Z"/>
        </w:rPr>
      </w:pPr>
      <w:ins w:id="90560" w:author="קלוד" w:date="2026-10-11T12:29:36Z">
        <w:r>
          <w:rPr>
            <w:color w:val="7B3F00"/>
          </w:rPr>
          <w:t xml:space="preserve">האם טומאה פוסלת את הקידוש?</w:t>
        </w:r>
      </w:ins>
    </w:p>
    <w:p>
      <w:pPr>
        <w:pStyle w:val="38"/>
        <w:rPr>
          <w:ins w:id="98207" w:author="מנוע מכני" w:date="2026-10-11T12:04:39Z"/>
        </w:rPr>
      </w:pPr>
      <w:del w:id="98206" w:author="מנוע מכני" w:date="2026-10-11T12:04:39Z">
        <w:r>
          <w:delText xml:space="preserve">•</w:delText>
        </w:r>
      </w:del>
      <w:r>
        <w:t xml:space="preserve"> </w:t>
      </w:r>
      <w:r w:rsidRPr="00435194">
        <w:t>איבעיא להו</w:t>
      </w:r>
      <w:r>
        <w:t xml:space="preserve">:</w:t>
      </w:r>
    </w:p>
    <w:p w:rsidR="002E6608" w:rsidRDefault="00DA63EC" w:rsidP="00DA63EC">
      <w:pPr>
        <w:tabs>
          <w:tab w:val="left" w:pos="0"/>
          <w:tab w:val="center" w:pos="2835"/>
        </w:tabs>
        <w:rPr>
          <w:b/>
          <w:bCs/>
          <w:rtl/>
        </w:rPr>
      </w:pPr>
      <w:del w:id="98208" w:author="מנוע מכני" w:date="2026-10-11T12:04:39Z">
        <w:r>
          <w:rPr>
            <w:rtl/>
          </w:rPr>
          <w:delText xml:space="preserve"> </w:delText>
        </w:r>
      </w:del>
      <w:r w:rsidRPr="002E6608">
        <w:rPr>
          <w:b/>
          <w:bCs/>
          <w:rtl/>
        </w:rPr>
        <w:t xml:space="preserve">טומאה מהו שתועיל לקידוש ידים ורגלים? </w:t>
      </w:r>
    </w:p>
    <w:p w:rsidR="002E6608" w:rsidRDefault="002E6608" w:rsidP="00DA63EC">
      <w:pPr>
        <w:tabs>
          <w:tab w:val="left" w:pos="0"/>
          <w:tab w:val="center" w:pos="2835"/>
        </w:tabs>
        <w:rPr>
          <w:b/>
          <w:bCs/>
          <w:rtl/>
        </w:rPr>
      </w:pPr>
      <w:r>
        <w:rPr>
          <w:b/>
          <w:bCs/>
          <w:rtl/>
        </w:rPr>
        <w:tab/>
      </w:r>
      <w:r w:rsidR="00DA63EC">
        <w:rPr>
          <w:rtl/>
        </w:rPr>
        <w:t xml:space="preserve">את"ל</w:t>
      </w:r>
      <w:r w:rsidR="00DA63EC">
        <w:rPr>
          <w:rtl/>
        </w:rPr>
        <w:t xml:space="preserve"> יציאה </w:t>
      </w:r>
      <w:r w:rsidR="00DA63EC">
        <w:rPr>
          <w:rtl/>
        </w:rPr>
        <w:t xml:space="preserve">לא</w:t>
      </w:r>
      <w:r w:rsidR="00DA63EC">
        <w:rPr>
          <w:rtl/>
        </w:rPr>
        <w:t xml:space="preserve"> פסלה </w:t>
      </w:r>
      <w:ins w:id="96943" w:author="מנוע מכני" w:date="2026-10-11T12:04:39Z">
        <w:r>
          <w:rPr>
            <w:rtl/>
          </w:rPr>
          <w:t xml:space="preserve">דאדם</w:t>
        </w:r>
      </w:ins>
      <w:del w:id="96944" w:author="מנוע מכני" w:date="2026-10-11T12:04:39Z">
        <w:r w:rsidR="00DA63EC">
          <w:rPr>
            <w:rtl/>
          </w:rPr>
          <w:delText xml:space="preserve">דגברא</w:delText>
        </w:r>
      </w:del>
      <w:r w:rsidR="00DA63EC">
        <w:rPr>
          <w:rtl/>
        </w:rPr>
        <w:t xml:space="preserve"> חזי, אבל </w:t>
      </w:r>
      <w:ins w:id="90865" w:author="מנוע מכני" w:date="2026-10-11T12:04:39Z">
        <w:r>
          <w:rPr>
            <w:rtl/>
          </w:rPr>
          <w:t xml:space="preserve">כאן</w:t>
        </w:r>
      </w:ins>
      <w:del w:id="90866" w:author="מנוע מכני" w:date="2026-10-11T12:04:39Z">
        <w:r w:rsidR="00DA63EC">
          <w:rPr>
            <w:rtl/>
          </w:rPr>
          <w:delText xml:space="preserve">הכא</w:delText>
        </w:r>
      </w:del>
      <w:r w:rsidR="00DA63EC">
        <w:rPr>
          <w:rtl/>
        </w:rPr>
        <w:t xml:space="preserve"> </w:t>
      </w:r>
      <w:ins w:id="96945" w:author="מנוע מכני" w:date="2026-10-11T12:04:39Z">
        <w:r>
          <w:rPr>
            <w:rtl/>
          </w:rPr>
          <w:t xml:space="preserve">דאדם</w:t>
        </w:r>
      </w:ins>
      <w:del w:id="96946" w:author="מנוע מכני" w:date="2026-10-11T12:04:39Z">
        <w:r w:rsidR="00DA63EC">
          <w:rPr>
            <w:rtl/>
          </w:rPr>
          <w:delText xml:space="preserve">דגברא</w:delText>
        </w:r>
      </w:del>
      <w:r w:rsidR="00DA63EC">
        <w:rPr>
          <w:rtl/>
        </w:rPr>
        <w:t xml:space="preserve"> </w:t>
      </w:r>
      <w:r w:rsidR="00DA63EC">
        <w:rPr>
          <w:rtl/>
        </w:rPr>
        <w:t xml:space="preserve">לא</w:t>
      </w:r>
      <w:r w:rsidR="00DA63EC">
        <w:rPr>
          <w:rtl/>
        </w:rPr>
        <w:t xml:space="preserve"> חזי אסוחי מסח </w:t>
      </w:r>
      <w:ins w:id="96147" w:author="מנוע מכני" w:date="2026-10-11T12:04:39Z">
        <w:r>
          <w:rPr>
            <w:rtl/>
          </w:rPr>
          <w:t xml:space="preserve">דעתו</w:t>
        </w:r>
      </w:ins>
      <w:del w:id="96148" w:author="מנוע מכני" w:date="2026-10-11T12:04:39Z">
        <w:r w:rsidR="00DA63EC">
          <w:rPr>
            <w:rtl/>
          </w:rPr>
          <w:delText xml:space="preserve">דעתיה</w:delText>
        </w:r>
      </w:del>
      <w:r w:rsidR="00DA63EC">
        <w:rPr>
          <w:rtl/>
        </w:rPr>
        <w:t xml:space="preserve">, </w:t>
      </w:r>
    </w:p>
    <w:p w:rsidR="002E6608" w:rsidRDefault="002E6608" w:rsidP="00DA63EC">
      <w:pPr>
        <w:tabs>
          <w:tab w:val="left" w:pos="0"/>
          <w:tab w:val="center" w:pos="2835"/>
        </w:tabs>
        <w:rPr>
          <w:rtl/>
        </w:rPr>
      </w:pPr>
      <w:r>
        <w:rPr>
          <w:b/>
          <w:bCs/>
          <w:rtl/>
        </w:rPr>
        <w:tab/>
      </w:r>
      <w:r w:rsidR="00DA63EC" w:rsidRPr="00BE1D80">
        <w:rPr>
          <w:b/>
          <w:bCs/>
          <w:rtl/>
        </w:rPr>
        <w:t>או"ד</w:t>
      </w:r>
      <w:r w:rsidR="00DA63EC">
        <w:rPr>
          <w:rtl/>
        </w:rPr>
        <w:t xml:space="preserve"> כיון דהדר חזי, [דק </w:t>
      </w:r>
      <w:ins w:id="92483" w:author="מנוע מכני" w:date="2026-10-11T12:04:39Z">
        <w:r>
          <w:rPr>
            <w:rtl/>
          </w:rPr>
          <w:t xml:space="preserve">לו</w:t>
        </w:r>
      </w:ins>
      <w:del w:id="92484" w:author="מנוע מכני" w:date="2026-10-11T12:04:39Z">
        <w:r w:rsidR="00DA63EC">
          <w:rPr>
            <w:rtl/>
          </w:rPr>
          <w:delText xml:space="preserve">ליה</w:delText>
        </w:r>
      </w:del>
      <w:r w:rsidR="00DA63EC">
        <w:rPr>
          <w:rtl/>
        </w:rPr>
        <w:t xml:space="preserve">] ולא מסח </w:t>
      </w:r>
      <w:ins w:id="96149" w:author="מנוע מכני" w:date="2026-10-11T12:04:39Z">
        <w:r>
          <w:rPr>
            <w:rtl/>
          </w:rPr>
          <w:t xml:space="preserve">דעתו</w:t>
        </w:r>
      </w:ins>
      <w:del w:id="96150" w:author="מנוע מכני" w:date="2026-10-11T12:04:39Z">
        <w:r w:rsidR="00DA63EC">
          <w:rPr>
            <w:rtl/>
          </w:rPr>
          <w:delText xml:space="preserve">דעתיה</w:delText>
        </w:r>
      </w:del>
      <w:r w:rsidR="00DA63EC">
        <w:rPr>
          <w:rtl/>
        </w:rPr>
        <w:t xml:space="preserve">? </w:t>
      </w:r>
    </w:p>
    <w:p>
      <w:pPr>
        <w:pStyle w:val="38"/>
        <w:rPr>
          <w:ins w:id="98209" w:author="מנוע מכני" w:date="2026-10-11T12:04:39Z"/>
        </w:rPr>
      </w:pPr>
      <w:r>
        <w:tab/>
      </w:r>
      <w:r w:rsidR="00DA63EC">
        <w:t xml:space="preserve">ת"ש:</w:t>
      </w:r>
    </w:p>
    <w:p w:rsidR="00DA63EC" w:rsidRDefault="002E6608" w:rsidP="00DA63EC">
      <w:pPr>
        <w:tabs>
          <w:tab w:val="left" w:pos="0"/>
          <w:tab w:val="center" w:pos="2835"/>
        </w:tabs>
        <w:rPr>
          <w:rtl/>
        </w:rPr>
      </w:pPr>
      <w:del w:id="98210" w:author="מנוע מכני" w:date="2026-10-11T12:04:39Z">
        <w:r w:rsidR="00DA63EC">
          <w:rPr>
            <w:rtl/>
          </w:rPr>
          <w:delText xml:space="preserve"> </w:delText>
        </w:r>
      </w:del>
      <w:r w:rsidR="00DA63EC">
        <w:rPr>
          <w:rtl/>
        </w:rPr>
        <w:t xml:space="preserve">קידש ידיו ורגליו ונטמאו - מטבילן ואין צריך לקדש.</w:t>
      </w:r>
    </w:p>
    <w:p w:rsidR="00DA63EC" w:rsidRDefault="002E6608" w:rsidP="00DA63EC">
      <w:pPr>
        <w:tabs>
          <w:tab w:val="left" w:pos="0"/>
          <w:tab w:val="center" w:pos="2835"/>
        </w:tabs>
        <w:rPr>
          <w:rtl/>
        </w:rPr>
      </w:pPr>
      <w:r>
        <w:rPr>
          <w:rtl/>
        </w:rPr>
        <w:tab/>
      </w:r>
      <w:r w:rsidR="00DA63EC">
        <w:rPr>
          <w:rtl/>
        </w:rPr>
        <w:t xml:space="preserve">נטמאו ידיו </w:t>
      </w:r>
      <w:r w:rsidR="00DA63EC">
        <w:rPr>
          <w:rtl/>
        </w:rPr>
        <w:t xml:space="preserve">לא</w:t>
      </w:r>
      <w:r w:rsidR="00DA63EC">
        <w:rPr>
          <w:rtl/>
        </w:rPr>
        <w:t xml:space="preserve"> </w:t>
      </w:r>
      <w:ins w:id="96947" w:author="מנוע מכני" w:date="2026-10-11T12:04:39Z">
        <w:r>
          <w:rPr>
            <w:rtl/>
          </w:rPr>
          <w:t xml:space="preserve">צריכה</w:t>
        </w:r>
      </w:ins>
      <w:del w:id="96948" w:author="מנוע מכני" w:date="2026-10-11T12:04:39Z">
        <w:r w:rsidR="00DA63EC">
          <w:rPr>
            <w:rtl/>
          </w:rPr>
          <w:delText xml:space="preserve">מיבעיא</w:delText>
        </w:r>
      </w:del>
      <w:r w:rsidR="00DA63EC">
        <w:rPr>
          <w:rtl/>
        </w:rPr>
        <w:t xml:space="preserve"> </w:t>
      </w:r>
      <w:ins w:id="96571" w:author="מנוע מכני" w:date="2026-10-11T12:04:39Z">
        <w:r>
          <w:rPr>
            <w:rtl/>
          </w:rPr>
          <w:t xml:space="preserve">לנו</w:t>
        </w:r>
      </w:ins>
      <w:del w:id="96572" w:author="מנוע מכני" w:date="2026-10-11T12:04:39Z">
        <w:r w:rsidR="00DA63EC">
          <w:rPr>
            <w:rtl/>
          </w:rPr>
          <w:delText xml:space="preserve">לן</w:delText>
        </w:r>
      </w:del>
      <w:r w:rsidR="00DA63EC">
        <w:rPr>
          <w:rtl/>
        </w:rPr>
        <w:t xml:space="preserve">, [כי </w:t>
      </w:r>
      <w:ins w:id="96949" w:author="מנוע מכני" w:date="2026-10-11T12:04:39Z">
        <w:r>
          <w:rPr>
            <w:rtl/>
          </w:rPr>
          <w:t xml:space="preserve">צריכה</w:t>
        </w:r>
      </w:ins>
      <w:del w:id="96950" w:author="מנוע מכני" w:date="2026-10-11T12:04:39Z">
        <w:r w:rsidR="00DA63EC">
          <w:rPr>
            <w:rtl/>
          </w:rPr>
          <w:delText xml:space="preserve">מיבעיא</w:delText>
        </w:r>
      </w:del>
      <w:r w:rsidR="00DA63EC">
        <w:rPr>
          <w:rtl/>
        </w:rPr>
        <w:t xml:space="preserve"> </w:t>
      </w:r>
      <w:ins w:id="96573" w:author="מנוע מכני" w:date="2026-10-11T12:04:39Z">
        <w:r>
          <w:rPr>
            <w:rtl/>
          </w:rPr>
          <w:t xml:space="preserve">לנו</w:t>
        </w:r>
      </w:ins>
      <w:del w:id="96574" w:author="מנוע מכני" w:date="2026-10-11T12:04:39Z">
        <w:r w:rsidR="00DA63EC">
          <w:rPr>
            <w:rtl/>
          </w:rPr>
          <w:delText xml:space="preserve">לן</w:delText>
        </w:r>
      </w:del>
      <w:r w:rsidR="00DA63EC">
        <w:rPr>
          <w:rtl/>
        </w:rPr>
        <w:t xml:space="preserve"> -] נטמא כל גופו.</w:t>
      </w:r>
    </w:p>
    <w:p w:rsidR="00DA63EC" w:rsidRPr="002E6608" w:rsidRDefault="00DA63EC" w:rsidP="002E6608">
      <w:pPr>
        <w:tabs>
          <w:tab w:val="left" w:pos="0"/>
          <w:tab w:val="center" w:pos="2835"/>
        </w:tabs>
        <w:rPr>
          <w:spacing w:val="-4"/>
          <w:rtl/>
        </w:rPr>
      </w:pPr>
      <w:r w:rsidRPr="002E6608">
        <w:rPr>
          <w:spacing w:val="-4"/>
          <w:rtl/>
        </w:rPr>
        <w:t xml:space="preserve">כל גופו, </w:t>
      </w:r>
      <w:r w:rsidR="002E6608" w:rsidRPr="002E6608">
        <w:rPr>
          <w:rFonts w:hint="cs"/>
          <w:spacing w:val="-4"/>
          <w:rtl/>
        </w:rPr>
        <w:t>ולא אמרי' דהסיח דעתו כיון שצריך להערב שמש, דמיירי שנטמא סמוך לשקיעת החמה</w:t>
      </w:r>
      <w:r w:rsidRPr="002E6608">
        <w:rPr>
          <w:spacing w:val="-4"/>
          <w:rtl/>
        </w:rPr>
        <w:t>.</w:t>
      </w:r>
    </w:p>
    <w:p>
      <w:pPr>
        <w:pStyle w:val="38"/>
        <w:rPr>
          <w:ins w:id="98211" w:author="מנוע מכני" w:date="2026-10-11T12:04:39Z"/>
        </w:rPr>
      </w:pPr>
      <w:r>
        <w:t xml:space="preserve">ת"ש:</w:t>
      </w:r>
    </w:p>
    <w:p w:rsidR="00DA63EC" w:rsidRDefault="00DA63EC" w:rsidP="00DA63EC">
      <w:pPr>
        <w:tabs>
          <w:tab w:val="left" w:pos="0"/>
          <w:tab w:val="center" w:pos="2835"/>
        </w:tabs>
        <w:rPr>
          <w:rtl/>
        </w:rPr>
      </w:pPr>
      <w:del w:id="98212" w:author="מנוע מכני" w:date="2026-10-11T12:04:39Z">
        <w:r>
          <w:rPr>
            <w:rtl/>
          </w:rPr>
          <w:delText xml:space="preserve"> </w:delText>
        </w:r>
      </w:del>
      <w:r w:rsidRPr="002E6608">
        <w:rPr>
          <w:b/>
          <w:bCs/>
          <w:rtl/>
        </w:rPr>
        <w:t>פרה</w:t>
      </w:r>
      <w:r>
        <w:rPr>
          <w:rtl/>
        </w:rPr>
        <w:t xml:space="preserve"> - </w:t>
      </w:r>
      <w:r>
        <w:rPr>
          <w:rStyle w:val="2fb"/>
          <w:rtl/>
        </w:rPr>
        <w:t xml:space="preserve">רבי חייא</w:t>
      </w:r>
      <w:r>
        <w:rPr>
          <w:rtl/>
        </w:rPr>
        <w:t xml:space="preserve"> ברבי יוסף </w:t>
      </w:r>
      <w:r>
        <w:rPr>
          <w:rtl/>
        </w:rPr>
        <w:t xml:space="preserve">אמר</w:t>
      </w:r>
      <w:r>
        <w:rPr>
          <w:rtl/>
        </w:rPr>
        <w:t xml:space="preserve">: מקדש בכלי שרת בפנים ויוצא</w:t>
      </w:r>
      <w:ins w:id="94251" w:author="מנוע מכני" w:date="2026-10-11T12:04:39Z">
        <w:r>
          <w:rPr>
            <w:rtl/>
          </w:rPr>
          <w:t xml:space="preserve">,</w:t>
        </w:r>
      </w:ins>
      <w:del w:id="94252" w:author="מנוע מכני" w:date="2026-10-11T12:04:39Z">
        <w:r>
          <w:rPr>
            <w:rtl/>
          </w:rPr>
          <w:delText xml:space="preserve">;</w:delText>
        </w:r>
      </w:del>
    </w:p>
    <w:p>
      <w:pPr>
        <w:pStyle w:val="38"/>
        <w:rPr>
          <w:ins w:id="98213" w:author="מנוע מכני" w:date="2026-10-11T12:04:39Z"/>
        </w:rPr>
      </w:pPr>
      <w:r>
        <w:tab/>
      </w:r>
      <w:ins w:id="90217" w:author="מנוע מכני" w:date="2026-10-11T12:04:39Z">
        <w:r>
          <w:t xml:space="preserve">ורי"ו</w:t>
        </w:r>
      </w:ins>
      <w:del w:id="90218" w:author="מנוע מכני" w:date="2026-10-11T12:04:39Z">
        <w:r w:rsidR="00DA63EC">
          <w:delText xml:space="preserve">ורבי יוחנן</w:delText>
        </w:r>
      </w:del>
      <w:del w:id="101624" w:author="מנוע מכני" w:date="2026-10-11T12:04:39Z">
        <w:r w:rsidR="00DA63EC">
          <w:delText xml:space="preserve"> אמר</w:delText>
        </w:r>
      </w:del>
      <w:r w:rsidR="00DA63EC">
        <w:t xml:space="preserve">:</w:t>
      </w:r>
    </w:p>
    <w:p w:rsidR="00DA63EC" w:rsidRDefault="002E6608" w:rsidP="00DA63EC">
      <w:pPr>
        <w:tabs>
          <w:tab w:val="left" w:pos="0"/>
          <w:tab w:val="center" w:pos="2835"/>
        </w:tabs>
        <w:rPr>
          <w:rtl/>
        </w:rPr>
      </w:pPr>
      <w:del w:id="98214" w:author="מנוע מכני" w:date="2026-10-11T12:04:39Z">
        <w:r w:rsidR="00DA63EC">
          <w:rPr>
            <w:rtl/>
          </w:rPr>
          <w:delText xml:space="preserve"> </w:delText>
        </w:r>
      </w:del>
      <w:ins w:id="90223" w:author="מנוע מכני" w:date="2026-10-11T12:04:39Z">
        <w:r>
          <w:rPr>
            <w:rtl/>
          </w:rPr>
          <w:t xml:space="preserve">אפי'</w:t>
        </w:r>
      </w:ins>
      <w:del w:id="90224" w:author="מנוע מכני" w:date="2026-10-11T12:04:39Z">
        <w:r w:rsidR="00DA63EC">
          <w:rPr>
            <w:rtl/>
          </w:rPr>
          <w:delText xml:space="preserve">אפילו</w:delText>
        </w:r>
      </w:del>
      <w:r w:rsidR="00DA63EC">
        <w:rPr>
          <w:rtl/>
        </w:rPr>
        <w:t xml:space="preserve"> בחוץ, </w:t>
      </w:r>
      <w:ins w:id="90219" w:author="מנוע מכני" w:date="2026-10-11T12:04:39Z">
        <w:r>
          <w:rPr>
            <w:rtl/>
          </w:rPr>
          <w:t xml:space="preserve">ואפי'</w:t>
        </w:r>
      </w:ins>
      <w:del w:id="90220" w:author="מנוע מכני" w:date="2026-10-11T12:04:39Z">
        <w:r w:rsidR="00DA63EC">
          <w:rPr>
            <w:rtl/>
          </w:rPr>
          <w:delText xml:space="preserve">ואפילו</w:delText>
        </w:r>
      </w:del>
      <w:r w:rsidR="00DA63EC">
        <w:rPr>
          <w:rtl/>
        </w:rPr>
        <w:t xml:space="preserve"> בכלי חול, </w:t>
      </w:r>
      <w:ins w:id="90221" w:author="מנוע מכני" w:date="2026-10-11T12:04:39Z">
        <w:r>
          <w:rPr>
            <w:rtl/>
          </w:rPr>
          <w:t xml:space="preserve">ואפי'</w:t>
        </w:r>
      </w:ins>
      <w:del w:id="90222" w:author="מנוע מכני" w:date="2026-10-11T12:04:39Z">
        <w:r w:rsidR="00DA63EC">
          <w:rPr>
            <w:rtl/>
          </w:rPr>
          <w:delText xml:space="preserve">ואפילו</w:delText>
        </w:r>
      </w:del>
      <w:r w:rsidR="00DA63EC">
        <w:rPr>
          <w:rtl/>
        </w:rPr>
        <w:t xml:space="preserve"> במקידה של חרס</w:t>
      </w:r>
      <w:ins w:id="94253" w:author="מנוע מכני" w:date="2026-10-11T12:04:39Z">
        <w:r>
          <w:rPr>
            <w:rtl/>
          </w:rPr>
          <w:t xml:space="preserve">,</w:t>
        </w:r>
      </w:ins>
      <w:del w:id="94254" w:author="מנוע מכני" w:date="2026-10-11T12:04:39Z">
        <w:r w:rsidR="00DA63EC">
          <w:rPr>
            <w:rtl/>
          </w:rPr>
          <w:delText xml:space="preserve">;</w:delText>
        </w:r>
      </w:del>
    </w:p>
    <w:p w:rsidR="00DA63EC" w:rsidRDefault="00DA63EC" w:rsidP="00DA63EC">
      <w:pPr>
        <w:pStyle w:val="afff3"/>
        <w:framePr w:wrap="around"/>
        <w:rPr>
          <w:rtl/>
        </w:rPr>
      </w:pPr>
      <w:r>
        <w:rPr>
          <w:rFonts w:hint="cs"/>
          <w:rtl/>
        </w:rPr>
        <w:t>כא.</w:t>
      </w:r>
    </w:p>
    <w:p w:rsidR="00DA63EC" w:rsidRDefault="00DA63EC" w:rsidP="00DA63EC">
      <w:pPr>
        <w:tabs>
          <w:tab w:val="left" w:pos="0"/>
          <w:tab w:val="center" w:pos="2835"/>
        </w:tabs>
        <w:rPr>
          <w:rtl/>
        </w:rPr>
      </w:pPr>
      <w:r>
        <w:rPr>
          <w:rtl/>
        </w:rPr>
        <w:t xml:space="preserve">והא פרה דטמויי </w:t>
      </w:r>
      <w:ins w:id="90063" w:author="Claude - סמנטי" w:date="2026-10-11T12:26:16Z">
        <w:r>
          <w:rPr>
            <w:rtl/>
          </w:rPr>
          <w:t xml:space="preserve">מטמאים</w:t>
        </w:r>
      </w:ins>
      <w:del w:id="90064" w:author="Claude - סמנטי" w:date="2026-10-11T12:26:16Z">
        <w:r>
          <w:rPr>
            <w:rtl/>
          </w:rPr>
          <w:delText xml:space="preserve">מטמינן</w:delText>
        </w:r>
      </w:del>
      <w:r>
        <w:rPr>
          <w:rtl/>
        </w:rPr>
        <w:t xml:space="preserve"> </w:t>
      </w:r>
      <w:ins w:id="92485" w:author="מנוע מכני" w:date="2026-10-11T12:04:39Z">
        <w:r>
          <w:rPr>
            <w:rtl/>
          </w:rPr>
          <w:t xml:space="preserve">לו</w:t>
        </w:r>
      </w:ins>
      <w:del w:id="92486" w:author="מנוע מכני" w:date="2026-10-11T12:04:39Z">
        <w:r>
          <w:rPr>
            <w:rtl/>
          </w:rPr>
          <w:delText xml:space="preserve">ליה</w:delText>
        </w:r>
      </w:del>
      <w:r>
        <w:rPr>
          <w:rtl/>
        </w:rPr>
        <w:t xml:space="preserve">, </w:t>
      </w:r>
      <w:r>
        <w:rPr>
          <w:rtl/>
        </w:rPr>
        <w:t xml:space="preserve">דתנן</w:t>
      </w:r>
      <w:r>
        <w:rPr>
          <w:rtl/>
        </w:rPr>
        <w:t xml:space="preserve">: מטמאין היו הכהן השורף את הפרה ומטבילין אותו, </w:t>
      </w:r>
    </w:p>
    <w:p w:rsidR="00DA63EC" w:rsidRPr="00FE1B89" w:rsidRDefault="00DA63EC" w:rsidP="00DA63EC">
      <w:pPr>
        <w:tabs>
          <w:tab w:val="left" w:pos="0"/>
          <w:tab w:val="center" w:pos="2835"/>
        </w:tabs>
        <w:rPr>
          <w:spacing w:val="-4"/>
          <w:rtl/>
        </w:rPr>
      </w:pPr>
      <w:r w:rsidRPr="00FE1B89">
        <w:rPr>
          <w:spacing w:val="-4"/>
          <w:rtl/>
        </w:rPr>
        <w:t xml:space="preserve">להוציא מלבן של צדוקין, שהיו אומרים: במעורבי שמש היתה נעשית, </w:t>
      </w:r>
      <w:r w:rsidRPr="00FE1B89">
        <w:rPr>
          <w:spacing w:val="-4"/>
          <w:rtl/>
        </w:rPr>
        <w:t xml:space="preserve">ש"מ</w:t>
      </w:r>
      <w:r w:rsidRPr="00FE1B89">
        <w:rPr>
          <w:spacing w:val="-4"/>
          <w:rtl/>
        </w:rPr>
        <w:t xml:space="preserve">, </w:t>
      </w:r>
      <w:r w:rsidRPr="00FE1B89">
        <w:rPr>
          <w:spacing w:val="-4"/>
          <w:rtl/>
        </w:rPr>
        <w:t xml:space="preserve">לא</w:t>
      </w:r>
      <w:r w:rsidRPr="00FE1B89">
        <w:rPr>
          <w:spacing w:val="-4"/>
          <w:rtl/>
        </w:rPr>
        <w:t xml:space="preserve"> פסלה בה טומאה.</w:t>
      </w:r>
    </w:p>
    <w:p w:rsidR="00DA63EC" w:rsidRDefault="00DA63EC" w:rsidP="00DA63EC">
      <w:pPr>
        <w:pStyle w:val="affffb"/>
        <w:rPr>
          <w:rtl/>
        </w:rPr>
      </w:pPr>
      <w:r>
        <w:rPr>
          <w:rtl/>
        </w:rPr>
        <w:t xml:space="preserve">- שאני פרה, הואיל דטבול יום </w:t>
      </w:r>
      <w:r>
        <w:rPr>
          <w:rtl/>
        </w:rPr>
        <w:t xml:space="preserve">לא</w:t>
      </w:r>
      <w:r>
        <w:rPr>
          <w:rtl/>
        </w:rPr>
        <w:t xml:space="preserve"> פסיל בה.</w:t>
      </w:r>
    </w:p>
    <w:p>
      <w:pPr>
        <w:pStyle w:val="38"/>
        <w:rPr>
          <w:ins w:id="98215" w:author="מנוע מכני" w:date="2026-10-11T12:04:39Z"/>
        </w:rPr>
      </w:pPr>
      <w:r>
        <w:t xml:space="preserve">והך</w:t>
      </w:r>
    </w:p>
    <w:p w:rsidR="00DA63EC" w:rsidRDefault="00DA63EC" w:rsidP="00DA63EC">
      <w:pPr>
        <w:tabs>
          <w:tab w:val="left" w:pos="0"/>
          <w:tab w:val="center" w:pos="2835"/>
        </w:tabs>
        <w:rPr>
          <w:rtl/>
        </w:rPr>
      </w:pPr>
      <w:del w:id="98216" w:author="מנוע מכני" w:date="2026-10-11T12:04:39Z">
        <w:r>
          <w:rPr>
            <w:rFonts w:hint="cs"/>
            <w:rtl/>
          </w:rPr>
          <w:delText xml:space="preserve"> </w:delText>
        </w:r>
      </w:del>
      <w:r>
        <w:rPr>
          <w:rtl/>
        </w:rPr>
        <w:t xml:space="preserve">דמקדש כעין עבודה </w:t>
      </w:r>
      <w:ins w:id="90867" w:author="מנוע מכני" w:date="2026-10-11T12:04:39Z">
        <w:r>
          <w:rPr>
            <w:rtl/>
          </w:rPr>
          <w:t xml:space="preserve">צריך</w:t>
        </w:r>
      </w:ins>
      <w:del w:id="90868" w:author="מנוע מכני" w:date="2026-10-11T12:04:39Z">
        <w:r>
          <w:rPr>
            <w:rtl/>
          </w:rPr>
          <w:delText xml:space="preserve">בעינן</w:delText>
        </w:r>
      </w:del>
      <w:r>
        <w:rPr>
          <w:rtl/>
        </w:rPr>
        <w:t xml:space="preserve">.</w:t>
      </w:r>
    </w:p>
    <w:p w:rsidR="00DA63EC" w:rsidRDefault="00DA63EC" w:rsidP="00DA63EC">
      <w:pPr>
        <w:tabs>
          <w:tab w:val="left" w:pos="0"/>
          <w:tab w:val="center" w:pos="2835"/>
        </w:tabs>
        <w:rPr>
          <w:rtl/>
        </w:rPr>
      </w:pPr>
    </w:p>
    <w:p>
      <w:pPr>
        <w:pStyle w:val="afffff8"/>
        <w:rPr>
          <w:ins w:id="90557" w:author="קלוד" w:date="2026-10-11T12:29:36Z"/>
        </w:rPr>
      </w:pPr>
      <w:ins w:id="90558" w:author="קלוד" w:date="2026-10-11T12:29:36Z">
        <w:r>
          <w:rPr>
            <w:color w:val="7B3F00"/>
          </w:rPr>
          <w:t xml:space="preserve">האם מקדשים בתוך הכיור - 'ממנו' ולא בתוכו</w:t>
        </w:r>
      </w:ins>
    </w:p>
    <w:p>
      <w:pPr>
        <w:pStyle w:val="38"/>
        <w:rPr>
          <w:ins w:id="98218" w:author="מנוע מכני" w:date="2026-10-11T12:04:39Z"/>
        </w:rPr>
      </w:pPr>
      <w:del w:id="98217" w:author="מנוע מכני" w:date="2026-10-11T12:04:39Z">
        <w:r w:rsidRPr="002E6608">
          <w:delText xml:space="preserve">•</w:delText>
        </w:r>
      </w:del>
      <w:r w:rsidRPr="002E6608">
        <w:t xml:space="preserve"> איבעיא להו:</w:t>
      </w:r>
    </w:p>
    <w:p w:rsidR="00DA63EC" w:rsidRPr="002E6608" w:rsidRDefault="00DA63EC" w:rsidP="00DA63EC">
      <w:pPr>
        <w:tabs>
          <w:tab w:val="left" w:pos="0"/>
          <w:tab w:val="center" w:pos="2835"/>
        </w:tabs>
        <w:rPr>
          <w:b/>
          <w:bCs/>
          <w:rtl/>
        </w:rPr>
      </w:pPr>
      <w:del w:id="98219" w:author="מנוע מכני" w:date="2026-10-11T12:04:39Z">
        <w:r w:rsidRPr="002E6608">
          <w:rPr>
            <w:b/>
            <w:bCs/>
            <w:rtl/>
          </w:rPr>
          <w:delText xml:space="preserve"> </w:delText>
        </w:r>
      </w:del>
      <w:r w:rsidRPr="002E6608">
        <w:rPr>
          <w:b/>
          <w:bCs/>
          <w:rtl/>
        </w:rPr>
        <w:t xml:space="preserve">מהו לקדש ידיו ורגליו בכיור?</w:t>
      </w:r>
      <w:r w:rsidRPr="002E6608">
        <w:rPr>
          <w:rStyle w:val="afffff0"/>
          <w:b/>
          <w:bCs/>
          <w:rtl/>
        </w:rPr>
        <w:t xml:space="preserve"> </w:t>
      </w:r>
      <w:r w:rsidRPr="002E6608">
        <w:rPr>
          <w:rStyle w:val="afffff0"/>
          <w:rFonts w:hint="cs"/>
          <w:b/>
          <w:bCs/>
          <w:rtl/>
        </w:rPr>
        <w:t>'</w:t>
      </w:r>
      <w:r w:rsidRPr="002E6608">
        <w:rPr>
          <w:rStyle w:val="afffff0"/>
          <w:b/>
          <w:bCs/>
          <w:rtl/>
        </w:rPr>
        <w:t>ממנו</w:t>
      </w:r>
      <w:r w:rsidRPr="002E6608">
        <w:rPr>
          <w:rStyle w:val="afffff0"/>
          <w:rFonts w:hint="cs"/>
          <w:b/>
          <w:bCs/>
          <w:rtl/>
        </w:rPr>
        <w:t>'</w:t>
      </w:r>
      <w:r w:rsidRPr="002E6608">
        <w:rPr>
          <w:rStyle w:val="afffff0"/>
          <w:b/>
          <w:bCs/>
          <w:rtl/>
        </w:rPr>
        <w:t xml:space="preserve"> </w:t>
      </w:r>
      <w:r w:rsidRPr="002E6608">
        <w:rPr>
          <w:b/>
          <w:bCs/>
          <w:rtl/>
        </w:rPr>
        <w:t xml:space="preserve">ולא בתוכו, </w:t>
      </w:r>
      <w:r w:rsidRPr="002E6608">
        <w:rPr>
          <w:b/>
          <w:bCs/>
          <w:rtl/>
        </w:rPr>
        <w:t xml:space="preserve">או"ד</w:t>
      </w:r>
      <w:r w:rsidRPr="002E6608">
        <w:rPr>
          <w:b/>
          <w:bCs/>
          <w:rtl/>
        </w:rPr>
        <w:t xml:space="preserve"> </w:t>
      </w:r>
      <w:ins w:id="90225" w:author="מנוע מכני" w:date="2026-10-11T12:04:39Z">
        <w:r>
          <w:rPr>
            <w:b/>
            <w:bCs/>
            <w:rtl/>
          </w:rPr>
          <w:t xml:space="preserve">אפי'</w:t>
        </w:r>
      </w:ins>
      <w:del w:id="90226" w:author="מנוע מכני" w:date="2026-10-11T12:04:39Z">
        <w:r w:rsidRPr="002E6608">
          <w:rPr>
            <w:b/>
            <w:bCs/>
            <w:rtl/>
          </w:rPr>
          <w:delText xml:space="preserve">אפילו</w:delText>
        </w:r>
      </w:del>
      <w:r w:rsidRPr="002E6608">
        <w:rPr>
          <w:b/>
          <w:bCs/>
          <w:rtl/>
        </w:rPr>
        <w:t xml:space="preserve"> בתוכו? </w:t>
      </w:r>
    </w:p>
    <w:p>
      <w:pPr>
        <w:pStyle w:val="38"/>
        <w:rPr>
          <w:ins w:id="98220" w:author="מנוע מכני" w:date="2026-10-11T12:04:39Z"/>
        </w:rPr>
      </w:pPr>
      <w:r>
        <w:t>ארנב</w:t>
      </w:r>
      <w:r>
        <w:t>"</w:t>
      </w:r>
      <w:r>
        <w:t>י:</w:t>
      </w:r>
    </w:p>
    <w:p w:rsidR="00DA63EC" w:rsidRDefault="00DA63EC" w:rsidP="00DA63EC">
      <w:pPr>
        <w:tabs>
          <w:tab w:val="left" w:pos="0"/>
          <w:tab w:val="center" w:pos="2835"/>
        </w:tabs>
        <w:rPr>
          <w:rtl/>
        </w:rPr>
      </w:pPr>
      <w:del w:id="98221" w:author="מנוע מכני" w:date="2026-10-11T12:04:39Z">
        <w:r>
          <w:rPr>
            <w:rtl/>
          </w:rPr>
          <w:delText xml:space="preserve"> </w:delText>
        </w:r>
      </w:del>
      <w:r>
        <w:rPr>
          <w:rFonts w:hint="cs"/>
          <w:rtl/>
        </w:rPr>
        <w:t>ת</w:t>
      </w:r>
      <w:r>
        <w:rPr>
          <w:rtl/>
        </w:rPr>
        <w:t>"</w:t>
      </w:r>
      <w:r>
        <w:rPr>
          <w:rFonts w:hint="cs"/>
          <w:rtl/>
        </w:rPr>
        <w:t xml:space="preserve">ש </w:t>
      </w:r>
      <w:r>
        <w:rPr>
          <w:rtl/>
        </w:rPr>
        <w:t xml:space="preserve">או שטבל במי מערה ועבד - עבודתו פסולה</w:t>
      </w:r>
      <w:ins w:id="94255" w:author="מנוע מכני" w:date="2026-10-11T12:04:39Z">
        <w:r>
          <w:rPr>
            <w:rtl/>
          </w:rPr>
          <w:t xml:space="preserve">,</w:t>
        </w:r>
      </w:ins>
      <w:del w:id="94256" w:author="מנוע מכני" w:date="2026-10-11T12:04:39Z">
        <w:r>
          <w:rPr>
            <w:rtl/>
          </w:rPr>
          <w:delText xml:space="preserve">;</w:delText>
        </w:r>
      </w:del>
    </w:p>
    <w:p w:rsidR="00DA63EC" w:rsidRDefault="00DA63EC" w:rsidP="00DA63EC">
      <w:pPr>
        <w:tabs>
          <w:tab w:val="left" w:pos="0"/>
          <w:tab w:val="center" w:pos="2835"/>
        </w:tabs>
        <w:rPr>
          <w:rtl/>
        </w:rPr>
      </w:pPr>
      <w:r>
        <w:rPr>
          <w:rtl/>
        </w:rPr>
        <w:t>הא מי כיור דומיא דמי מערה ועבד - עבודתו כשרה.</w:t>
      </w:r>
    </w:p>
    <w:p>
      <w:pPr>
        <w:pStyle w:val="38"/>
        <w:rPr>
          <w:ins w:id="101547" w:author="מנוע מכני" w:date="2026-10-11T12:04:39Z"/>
        </w:rPr>
      </w:pPr>
      <w:r>
        <w:t xml:space="preserve">לא</w:t>
      </w:r>
      <w:r>
        <w:t xml:space="preserve">,</w:t>
      </w:r>
    </w:p>
    <w:p w:rsidR="00DA63EC" w:rsidRDefault="00DA63EC" w:rsidP="00DA63EC">
      <w:pPr>
        <w:tabs>
          <w:tab w:val="left" w:pos="0"/>
          <w:tab w:val="center" w:pos="2835"/>
        </w:tabs>
        <w:rPr>
          <w:rtl/>
        </w:rPr>
      </w:pPr>
      <w:del w:id="101548" w:author="מנוע מכני" w:date="2026-10-11T12:04:39Z">
        <w:r>
          <w:rPr>
            <w:rtl/>
          </w:rPr>
          <w:delText xml:space="preserve"> </w:delText>
        </w:r>
      </w:del>
      <w:r>
        <w:rPr>
          <w:rtl/>
        </w:rPr>
        <w:t xml:space="preserve">מי מערה </w:t>
      </w:r>
      <w:ins w:id="90065" w:author="Claude - סמנטי" w:date="2026-10-11T12:26:16Z">
        <w:r>
          <w:rPr>
            <w:rtl/>
          </w:rPr>
          <w:t xml:space="preserve">הוצרכה</w:t>
        </w:r>
      </w:ins>
      <w:del w:id="90066" w:author="Claude - סמנטי" w:date="2026-10-11T12:26:16Z">
        <w:r>
          <w:rPr>
            <w:rtl/>
          </w:rPr>
          <w:delText xml:space="preserve">איצטריכא</w:delText>
        </w:r>
      </w:del>
      <w:r>
        <w:rPr>
          <w:rtl/>
        </w:rPr>
        <w:t xml:space="preserve"> </w:t>
      </w:r>
      <w:ins w:id="92487" w:author="מנוע מכני" w:date="2026-10-11T12:04:39Z">
        <w:r>
          <w:rPr>
            <w:rtl/>
          </w:rPr>
          <w:t xml:space="preserve">לו</w:t>
        </w:r>
      </w:ins>
      <w:del w:id="92488" w:author="מנוע מכני" w:date="2026-10-11T12:04:39Z">
        <w:r>
          <w:rPr>
            <w:rtl/>
          </w:rPr>
          <w:delText xml:space="preserve">ליה</w:delText>
        </w:r>
      </w:del>
      <w:r>
        <w:rPr>
          <w:rtl/>
        </w:rPr>
        <w:t xml:space="preserve">, שלא תאמר: כל גופו טובל בהן, </w:t>
      </w:r>
      <w:r>
        <w:rPr>
          <w:rFonts w:hint="cs"/>
          <w:rtl/>
        </w:rPr>
        <w:t>כ</w:t>
      </w:r>
      <w:r>
        <w:rPr>
          <w:rtl/>
        </w:rPr>
        <w:t>"</w:t>
      </w:r>
      <w:r>
        <w:rPr>
          <w:rFonts w:hint="cs"/>
          <w:rtl/>
        </w:rPr>
        <w:t xml:space="preserve">ש</w:t>
      </w:r>
      <w:r>
        <w:rPr>
          <w:rFonts w:hint="cs"/>
          <w:rtl/>
        </w:rPr>
        <w:t xml:space="preserve"> </w:t>
      </w:r>
      <w:r>
        <w:rPr>
          <w:rtl/>
        </w:rPr>
        <w:t>ידיו ורגליו</w:t>
      </w:r>
      <w:r>
        <w:rPr>
          <w:rFonts w:hint="cs"/>
          <w:rtl/>
        </w:rPr>
        <w:t>.</w:t>
      </w:r>
    </w:p>
    <w:p w:rsidR="00DA63EC" w:rsidRDefault="00DA63EC" w:rsidP="00DA63EC">
      <w:pPr>
        <w:tabs>
          <w:tab w:val="left" w:pos="0"/>
          <w:tab w:val="center" w:pos="2835"/>
        </w:tabs>
        <w:rPr>
          <w:rtl/>
        </w:rPr>
      </w:pPr>
    </w:p>
    <w:p>
      <w:pPr>
        <w:pStyle w:val="afffff8"/>
        <w:rPr>
          <w:ins w:id="90555" w:author="קלוד" w:date="2026-10-11T12:29:36Z"/>
        </w:rPr>
      </w:pPr>
      <w:ins w:id="90556" w:author="קלוד" w:date="2026-10-11T12:29:36Z">
        <w:r>
          <w:rPr>
            <w:color w:val="7B3F00"/>
          </w:rPr>
          <w:t xml:space="preserve">מי כיור - פסולם בלינה ושיקוע הכיור</w:t>
        </w:r>
      </w:ins>
    </w:p>
    <w:p>
      <w:pPr>
        <w:pStyle w:val="38"/>
        <w:rPr>
          <w:ins w:id="98223" w:author="מנוע מכני" w:date="2026-10-11T12:04:39Z"/>
        </w:rPr>
      </w:pPr>
      <w:del w:id="98222" w:author="מנוע מכני" w:date="2026-10-11T12:04:39Z">
        <w:r>
          <w:delText xml:space="preserve">•</w:delText>
        </w:r>
      </w:del>
      <w:r>
        <w:t xml:space="preserve"> </w:t>
      </w:r>
      <w:r>
        <w:t>ארחב</w:t>
      </w:r>
      <w:r>
        <w:t>"</w:t>
      </w:r>
      <w:r>
        <w:t>י</w:t>
      </w:r>
      <w:r>
        <w:t xml:space="preserve">:</w:t>
      </w:r>
    </w:p>
    <w:p w:rsidR="00DA63EC" w:rsidRDefault="00DA63EC" w:rsidP="00DA63EC">
      <w:pPr>
        <w:tabs>
          <w:tab w:val="left" w:pos="0"/>
          <w:tab w:val="center" w:pos="2835"/>
        </w:tabs>
        <w:rPr>
          <w:rtl/>
        </w:rPr>
      </w:pPr>
      <w:del w:id="98224" w:author="מנוע מכני" w:date="2026-10-11T12:04:39Z">
        <w:r>
          <w:rPr>
            <w:rtl/>
          </w:rPr>
          <w:delText xml:space="preserve"> </w:delText>
        </w:r>
      </w:del>
      <w:r>
        <w:rPr>
          <w:rtl/>
        </w:rPr>
        <w:t xml:space="preserve">מי כיור נפסלין למתירין כמתירין לאברים - כאברים</w:t>
      </w:r>
      <w:ins w:id="94257" w:author="מנוע מכני" w:date="2026-10-11T12:04:39Z">
        <w:r>
          <w:rPr>
            <w:rtl/>
          </w:rPr>
          <w:t xml:space="preserve">,</w:t>
        </w:r>
      </w:ins>
      <w:del w:id="94258" w:author="מנוע מכני" w:date="2026-10-11T12:04:39Z">
        <w:r>
          <w:rPr>
            <w:rtl/>
          </w:rPr>
          <w:delText xml:space="preserve">;</w:delText>
        </w:r>
      </w:del>
    </w:p>
    <w:p>
      <w:pPr>
        <w:pStyle w:val="38"/>
        <w:rPr>
          <w:ins w:id="98225" w:author="מנוע מכני" w:date="2026-10-11T12:04:39Z"/>
        </w:rPr>
      </w:pPr>
      <w:r>
        <w:t>ר</w:t>
      </w:r>
      <w:r>
        <w:t>"</w:t>
      </w:r>
      <w:r>
        <w:t>ח</w:t>
      </w:r>
      <w:r>
        <w:t xml:space="preserve">:</w:t>
      </w:r>
    </w:p>
    <w:p w:rsidR="00DA63EC" w:rsidRDefault="00DA63EC" w:rsidP="00DA63EC">
      <w:pPr>
        <w:tabs>
          <w:tab w:val="left" w:pos="0"/>
          <w:tab w:val="center" w:pos="2835"/>
        </w:tabs>
        <w:rPr>
          <w:rtl/>
        </w:rPr>
      </w:pPr>
      <w:del w:id="98226" w:author="מנוע מכני" w:date="2026-10-11T12:04:39Z">
        <w:r>
          <w:rPr>
            <w:rtl/>
          </w:rPr>
          <w:delText xml:space="preserve"> </w:delText>
        </w:r>
      </w:del>
      <w:r>
        <w:rPr>
          <w:rtl/>
        </w:rPr>
        <w:t xml:space="preserve">אף למתירין אין נפסלין אלא בעמוד השחר כאברין</w:t>
      </w:r>
      <w:ins w:id="94259" w:author="מנוע מכני" w:date="2026-10-11T12:04:39Z">
        <w:r>
          <w:rPr>
            <w:rtl/>
          </w:rPr>
          <w:t xml:space="preserve">,</w:t>
        </w:r>
      </w:ins>
      <w:del w:id="94260" w:author="מנוע מכני" w:date="2026-10-11T12:04:39Z">
        <w:r>
          <w:rPr>
            <w:rtl/>
          </w:rPr>
          <w:delText xml:space="preserve">;</w:delText>
        </w:r>
      </w:del>
    </w:p>
    <w:p>
      <w:pPr>
        <w:pStyle w:val="38"/>
        <w:rPr>
          <w:ins w:id="98227" w:author="מנוע מכני" w:date="2026-10-11T12:04:39Z"/>
        </w:rPr>
      </w:pPr>
      <w:r w:rsidRPr="003144A8">
        <w:t>ור</w:t>
      </w:r>
      <w:r w:rsidRPr="003144A8">
        <w:t>י</w:t>
      </w:r>
      <w:r>
        <w:t>"</w:t>
      </w:r>
      <w:r w:rsidRPr="003144A8">
        <w:t>ו</w:t>
      </w:r>
      <w:r>
        <w:t xml:space="preserve">:</w:t>
      </w:r>
    </w:p>
    <w:p w:rsidR="00DA63EC" w:rsidRDefault="00DA63EC" w:rsidP="00DA63EC">
      <w:pPr>
        <w:tabs>
          <w:tab w:val="left" w:pos="0"/>
          <w:tab w:val="center" w:pos="2835"/>
        </w:tabs>
        <w:rPr>
          <w:rtl/>
        </w:rPr>
      </w:pPr>
      <w:del w:id="98228" w:author="מנוע מכני" w:date="2026-10-11T12:04:39Z">
        <w:r>
          <w:rPr>
            <w:rtl/>
          </w:rPr>
          <w:delText xml:space="preserve"> </w:delText>
        </w:r>
      </w:del>
      <w:r w:rsidRPr="002E6608">
        <w:rPr>
          <w:rStyle w:val="afffff0"/>
          <w:rtl/>
        </w:rPr>
        <w:t>כיור</w:t>
      </w:r>
      <w:r>
        <w:rPr>
          <w:rtl/>
        </w:rPr>
        <w:t xml:space="preserve"> כיון ששקעו שוב אין מעלהו.</w:t>
      </w:r>
    </w:p>
    <w:p w:rsidR="00DA63EC" w:rsidRPr="002E6608" w:rsidRDefault="00DA63EC" w:rsidP="002E6608">
      <w:pPr>
        <w:tabs>
          <w:tab w:val="left" w:pos="0"/>
          <w:tab w:val="center" w:pos="2835"/>
        </w:tabs>
        <w:rPr>
          <w:spacing w:val="-4"/>
          <w:rtl/>
        </w:rPr>
      </w:pPr>
      <w:r w:rsidRPr="002E6608">
        <w:rPr>
          <w:spacing w:val="-4"/>
          <w:rtl/>
        </w:rPr>
        <w:lastRenderedPageBreak/>
        <w:t xml:space="preserve">למימרא דלעבודת לילה </w:t>
      </w:r>
      <w:ins w:id="90869" w:author="מנוע מכני" w:date="2026-10-11T12:04:39Z">
        <w:r>
          <w:rPr>
            <w:spacing w:val="-4"/>
            <w:rtl/>
          </w:rPr>
          <w:t xml:space="preserve">גם</w:t>
        </w:r>
      </w:ins>
      <w:del w:id="90870" w:author="מנוע מכני" w:date="2026-10-11T12:04:39Z">
        <w:r w:rsidRPr="002E6608">
          <w:rPr>
            <w:spacing w:val="-4"/>
            <w:rtl/>
          </w:rPr>
          <w:lastRenderedPageBreak/>
          <w:delText xml:space="preserve">נמי</w:delText>
        </w:r>
      </w:del>
      <w:r w:rsidRPr="002E6608">
        <w:rPr>
          <w:spacing w:val="-4"/>
          <w:rtl/>
        </w:rPr>
        <w:lastRenderedPageBreak/>
        <w:t xml:space="preserve"> </w:t>
      </w:r>
      <w:r w:rsidRPr="002E6608">
        <w:rPr>
          <w:spacing w:val="-4"/>
          <w:rtl/>
        </w:rPr>
        <w:lastRenderedPageBreak/>
        <w:t xml:space="preserve">לא</w:t>
      </w:r>
      <w:r w:rsidRPr="002E6608">
        <w:rPr>
          <w:spacing w:val="-4"/>
          <w:rtl/>
        </w:rPr>
        <w:lastRenderedPageBreak/>
        <w:t xml:space="preserve"> חזי,</w:t>
      </w:r>
      <w:r w:rsidR="002E6608" w:rsidRPr="002E6608">
        <w:rPr>
          <w:rFonts w:hint="cs"/>
          <w:spacing w:val="-4"/>
          <w:rtl/>
        </w:rPr>
        <w:t xml:space="preserve"> והך </w:t>
      </w:r>
      <w:r w:rsidR="002E6608" w:rsidRPr="002E6608">
        <w:rPr>
          <w:rStyle w:val="2fb"/>
          <w:rFonts w:hint="cs"/>
          <w:spacing w:val="-4"/>
          <w:rtl/>
        </w:rPr>
        <w:t xml:space="preserve">דא</w:t>
      </w:r>
      <w:ins w:id="90017" w:author="מנוע מכני" w:date="2026-10-11T12:04:39Z">
        <w:r>
          <w:rPr>
            <w:rStyle w:val="2fb"/>
            <w:rFonts w:hint="cs"/>
            <w:spacing w:val="-4"/>
            <w:rtl/>
          </w:rPr>
          <w:t xml:space="preserve">ר"א</w:t>
        </w:r>
      </w:ins>
      <w:del w:id="90018" w:author="מנוע מכני" w:date="2026-10-11T12:04:39Z">
        <w:r w:rsidR="002E6608" w:rsidRPr="002E6608">
          <w:rPr>
            <w:rFonts w:hint="cs"/>
            <w:spacing w:val="-4"/>
            <w:rtl/>
          </w:rPr>
          <w:delText xml:space="preserve">ר''א</w:delText>
        </w:r>
      </w:del>
      <w:r w:rsidR="002E6608" w:rsidRPr="002E6608">
        <w:rPr>
          <w:rFonts w:hint="cs"/>
          <w:spacing w:val="-4"/>
          <w:rtl/>
        </w:rPr>
        <w:t xml:space="preserve"> </w:t>
      </w:r>
      <w:r w:rsidR="002E6608" w:rsidRPr="002E6608">
        <w:rPr>
          <w:rStyle w:val="2fb"/>
          <w:rFonts w:hint="cs"/>
          <w:spacing w:val="-4"/>
          <w:rtl/>
        </w:rPr>
        <w:t xml:space="preserve">מר</w:t>
      </w:r>
      <w:ins w:id="90019" w:author="מנוע מכני" w:date="2026-10-11T12:04:39Z">
        <w:r>
          <w:rPr>
            <w:rStyle w:val="2fb"/>
            <w:rFonts w:hint="cs"/>
            <w:spacing w:val="-4"/>
            <w:rtl/>
          </w:rPr>
          <w:t xml:space="preserve">י"ו</w:t>
        </w:r>
      </w:ins>
      <w:del w:id="90020" w:author="מנוע מכני" w:date="2026-10-11T12:04:39Z">
        <w:r w:rsidR="002E6608" w:rsidRPr="002E6608">
          <w:rPr>
            <w:rFonts w:hint="cs"/>
            <w:spacing w:val="-4"/>
            <w:rtl/>
          </w:rPr>
          <w:delText xml:space="preserve">י''ו</w:delText>
        </w:r>
      </w:del>
      <w:r w:rsidR="002E6608" w:rsidRPr="002E6608">
        <w:rPr>
          <w:rFonts w:hint="cs"/>
          <w:spacing w:val="-4"/>
          <w:rtl/>
        </w:rPr>
        <w:t xml:space="preserve"> מאיל</w:t>
      </w:r>
      <w:r w:rsidR="002E6608" w:rsidRPr="002E6608">
        <w:rPr>
          <w:spacing w:val="-4"/>
          <w:rtl/>
        </w:rPr>
        <w:t xml:space="preserve">פא: כיור שלא שקעו מבערב</w:t>
      </w:r>
      <w:ins w:id="94261" w:author="מנוע מכני" w:date="2026-10-11T12:04:39Z">
        <w:r>
          <w:rPr>
            <w:spacing w:val="-4"/>
            <w:rtl/>
          </w:rPr>
          <w:t xml:space="preserve"> </w:t>
        </w:r>
      </w:ins>
      <w:del w:id="94262" w:author="מנוע מכני" w:date="2026-10-11T12:04:39Z">
        <w:r w:rsidR="002E6608" w:rsidRPr="002E6608">
          <w:rPr>
            <w:spacing w:val="-4"/>
            <w:rtl/>
          </w:rPr>
          <w:delText xml:space="preserve"> </w:delText>
        </w:r>
        <w:r w:rsidRPr="002E6608">
          <w:rPr>
            <w:spacing w:val="-4"/>
            <w:rtl/>
          </w:rPr>
          <w:delText xml:space="preserve"> </w:delText>
        </w:r>
      </w:del>
      <w:r w:rsidRPr="002E6608">
        <w:rPr>
          <w:spacing w:val="-4"/>
          <w:rtl/>
        </w:rPr>
        <w:t xml:space="preserve">מקדש ממנו לעבודת לילה, ולמחר אינו מקדש! </w:t>
      </w:r>
      <w:r w:rsidR="002E6608" w:rsidRPr="002E6608">
        <w:rPr>
          <w:rFonts w:hint="cs"/>
          <w:spacing w:val="-4"/>
          <w:rtl/>
        </w:rPr>
        <w:t xml:space="preserve">והיינו </w:t>
      </w:r>
      <w:r w:rsidRPr="002E6608">
        <w:rPr>
          <w:spacing w:val="-4"/>
          <w:rtl/>
        </w:rPr>
        <w:t>לעבודת יום, אבל לעבודת לילה חזי.</w:t>
      </w:r>
    </w:p>
    <w:p w:rsidR="00DA63EC" w:rsidRDefault="00DA63EC" w:rsidP="00DA63EC">
      <w:pPr>
        <w:pStyle w:val="afff3"/>
        <w:framePr w:wrap="around"/>
        <w:rPr>
          <w:rtl/>
        </w:rPr>
      </w:pPr>
      <w:r>
        <w:rPr>
          <w:rFonts w:hint="cs"/>
          <w:rtl/>
        </w:rPr>
        <w:t>כא:</w:t>
      </w:r>
    </w:p>
    <w:p w:rsidR="00DA63EC" w:rsidRPr="002E6608" w:rsidRDefault="002E6608" w:rsidP="00DA63EC">
      <w:pPr>
        <w:tabs>
          <w:tab w:val="left" w:pos="0"/>
          <w:tab w:val="center" w:pos="2835"/>
        </w:tabs>
        <w:rPr>
          <w:b/>
          <w:bCs/>
          <w:rtl/>
        </w:rPr>
      </w:pPr>
      <w:r>
        <w:rPr>
          <w:rtl/>
        </w:rPr>
        <w:tab/>
      </w:r>
      <w:ins w:id="90871" w:author="מנוע מכני" w:date="2026-10-11T12:04:39Z">
        <w:r>
          <w:rPr>
            <w:rFonts w:hint="cs"/>
            <w:rtl/>
          </w:rPr>
          <w:t xml:space="preserve">ויש</w:t>
        </w:r>
      </w:ins>
      <w:del w:id="90872" w:author="מנוע מכני" w:date="2026-10-11T12:04:39Z">
        <w:r w:rsidR="00DA63EC">
          <w:rPr>
            <w:rFonts w:hint="cs"/>
            <w:rtl/>
          </w:rPr>
          <w:delText xml:space="preserve">ו</w:delText>
        </w:r>
        <w:r w:rsidR="00DA63EC" w:rsidRPr="000B2438">
          <w:rPr>
            <w:rFonts w:hint="cs"/>
            <w:b/>
            <w:bCs/>
            <w:rtl/>
          </w:rPr>
          <w:delText xml:space="preserve">א</w:delText>
        </w:r>
        <w:r w:rsidR="00DA63EC" w:rsidRPr="000B2438">
          <w:rPr>
            <w:b/>
            <w:bCs/>
            <w:rtl/>
          </w:rPr>
          <w:delText xml:space="preserve">יכא</w:delText>
        </w:r>
      </w:del>
      <w:r w:rsidR="00DA63EC" w:rsidRPr="000B2438">
        <w:rPr>
          <w:b/>
          <w:bCs/>
          <w:rtl/>
        </w:rPr>
        <w:t xml:space="preserve"> </w:t>
      </w:r>
      <w:ins w:id="90067" w:author="Claude - סמנטי" w:date="2026-10-11T12:26:16Z">
        <w:r>
          <w:rPr>
            <w:b/>
            <w:bCs/>
            <w:rtl/>
          </w:rPr>
          <w:t xml:space="preserve">ביניהם</w:t>
        </w:r>
      </w:ins>
      <w:del w:id="90068" w:author="Claude - סמנטי" w:date="2026-10-11T12:26:16Z">
        <w:r w:rsidR="00DA63EC" w:rsidRPr="000B2438">
          <w:rPr>
            <w:b/>
            <w:bCs/>
            <w:rtl/>
          </w:rPr>
          <w:delText xml:space="preserve">בינייהו</w:delText>
        </w:r>
      </w:del>
      <w:r w:rsidR="00DA63EC">
        <w:rPr>
          <w:rtl/>
        </w:rPr>
        <w:t xml:space="preserve">: </w:t>
      </w:r>
      <w:r w:rsidR="00DA63EC" w:rsidRPr="002E6608">
        <w:rPr>
          <w:b/>
          <w:bCs/>
          <w:rtl/>
        </w:rPr>
        <w:t>גזירת שיקוע.</w:t>
      </w:r>
    </w:p>
    <w:p>
      <w:pPr>
        <w:pStyle w:val="38"/>
        <w:rPr>
          <w:ins w:id="98229" w:author="מנוע מכני" w:date="2026-10-11T12:04:39Z"/>
        </w:rPr>
      </w:pPr>
      <w:r>
        <w:t>וה</w:t>
      </w:r>
      <w:r>
        <w:t>ארי</w:t>
      </w:r>
      <w:r>
        <w:t>"</w:t>
      </w:r>
      <w:r>
        <w:t>ו</w:t>
      </w:r>
      <w:r>
        <w:t xml:space="preserve">:</w:t>
      </w:r>
    </w:p>
    <w:p w:rsidR="00DA63EC" w:rsidRDefault="00DA63EC" w:rsidP="00DA63EC">
      <w:pPr>
        <w:tabs>
          <w:tab w:val="left" w:pos="0"/>
          <w:tab w:val="center" w:pos="2835"/>
        </w:tabs>
        <w:rPr>
          <w:rtl/>
        </w:rPr>
      </w:pPr>
      <w:del w:id="98230" w:author="מנוע מכני" w:date="2026-10-11T12:04:39Z">
        <w:r>
          <w:rPr>
            <w:rtl/>
          </w:rPr>
          <w:delText xml:space="preserve"> </w:delText>
        </w:r>
      </w:del>
      <w:r>
        <w:rPr>
          <w:rtl/>
        </w:rPr>
        <w:t xml:space="preserve">קידש ידיו לתרומת הדשן - למחר אין צריך לקדש, שכבר קידש מתחילת עבודה! </w:t>
      </w:r>
    </w:p>
    <w:p w:rsidR="00DA63EC" w:rsidRDefault="00DA63EC" w:rsidP="00DA63EC">
      <w:pPr>
        <w:tabs>
          <w:tab w:val="left" w:pos="0"/>
          <w:tab w:val="center" w:pos="2835"/>
        </w:tabs>
        <w:rPr>
          <w:rtl/>
        </w:rPr>
      </w:pPr>
      <w:r>
        <w:rPr>
          <w:rStyle w:val="2fb"/>
          <w:rFonts w:hint="cs"/>
          <w:rtl/>
        </w:rPr>
        <w:t>ל</w:t>
      </w:r>
      <w:r>
        <w:rPr>
          <w:rStyle w:val="2fb"/>
          <w:rtl/>
        </w:rPr>
        <w:t xml:space="preserve">רבא</w:t>
      </w:r>
      <w:r>
        <w:rPr>
          <w:rtl/>
        </w:rPr>
        <w:t xml:space="preserve"> דמוקים לההיא </w:t>
      </w:r>
      <w:r>
        <w:rPr>
          <w:rStyle w:val="2fb"/>
          <w:rtl/>
        </w:rPr>
        <w:t xml:space="preserve">כר</w:t>
      </w:r>
      <w:r>
        <w:rPr>
          <w:rStyle w:val="2fb"/>
          <w:rFonts w:hint="cs"/>
          <w:rtl/>
        </w:rPr>
        <w:t>אב</w:t>
      </w:r>
      <w:r>
        <w:rPr>
          <w:rStyle w:val="2fb"/>
          <w:rtl/>
        </w:rPr>
        <w:t>"</w:t>
      </w:r>
      <w:r>
        <w:rPr>
          <w:rStyle w:val="2fb"/>
          <w:rFonts w:hint="cs"/>
          <w:rtl/>
        </w:rPr>
        <w:t>ש</w:t>
      </w:r>
      <w:r>
        <w:rPr>
          <w:rtl/>
        </w:rPr>
        <w:t xml:space="preserve"> הא </w:t>
      </w:r>
      <w:r>
        <w:rPr>
          <w:rStyle w:val="2fb"/>
          <w:rtl/>
        </w:rPr>
        <w:t xml:space="preserve">כרבי</w:t>
      </w:r>
      <w:r>
        <w:rPr>
          <w:rtl/>
        </w:rPr>
        <w:t xml:space="preserve">, אלא </w:t>
      </w:r>
      <w:r>
        <w:rPr>
          <w:rStyle w:val="2fb"/>
          <w:rtl/>
        </w:rPr>
        <w:t xml:space="preserve">לאביי</w:t>
      </w:r>
      <w:r>
        <w:rPr>
          <w:rtl/>
        </w:rPr>
        <w:t xml:space="preserve"> דמוקים לה </w:t>
      </w:r>
      <w:r>
        <w:rPr>
          <w:rStyle w:val="2fb"/>
          <w:rtl/>
        </w:rPr>
        <w:t xml:space="preserve">כרבי</w:t>
      </w:r>
      <w:r>
        <w:rPr>
          <w:rtl/>
        </w:rPr>
        <w:t xml:space="preserve">, </w:t>
      </w:r>
      <w:ins w:id="95543" w:author="מנוע מכני" w:date="2026-10-11T12:04:39Z">
        <w:r>
          <w:rPr>
            <w:rtl/>
          </w:rPr>
          <w:t xml:space="preserve">קשה</w:t>
        </w:r>
      </w:ins>
      <w:del w:id="95544" w:author="מנוע מכני" w:date="2026-10-11T12:04:39Z">
        <w:r>
          <w:rPr>
            <w:rtl/>
          </w:rPr>
          <w:delText xml:space="preserve">קשיא</w:delText>
        </w:r>
      </w:del>
      <w:r>
        <w:rPr>
          <w:rtl/>
        </w:rPr>
        <w:t xml:space="preserve"> </w:t>
      </w:r>
      <w:r>
        <w:rPr>
          <w:rStyle w:val="2fb"/>
          <w:rtl/>
        </w:rPr>
        <w:t xml:space="preserve">דרבי</w:t>
      </w:r>
      <w:r>
        <w:rPr>
          <w:rtl/>
        </w:rPr>
        <w:t xml:space="preserve"> </w:t>
      </w:r>
      <w:r>
        <w:rPr>
          <w:rStyle w:val="2fb"/>
          <w:rtl/>
        </w:rPr>
        <w:t xml:space="preserve">אדרבי</w:t>
      </w:r>
      <w:r>
        <w:rPr>
          <w:rtl/>
        </w:rPr>
        <w:t xml:space="preserve">, </w:t>
      </w:r>
      <w:ins w:id="92493" w:author="מנוע מכני" w:date="2026-10-11T12:04:39Z">
        <w:r>
          <w:rPr>
            <w:rtl/>
          </w:rPr>
          <w:t xml:space="preserve">מה</w:t>
        </w:r>
      </w:ins>
      <w:del w:id="92494" w:author="מנוע מכני" w:date="2026-10-11T12:04:39Z">
        <w:r>
          <w:rPr>
            <w:rtl/>
          </w:rPr>
          <w:delText xml:space="preserve">מאי</w:delText>
        </w:r>
      </w:del>
      <w:r>
        <w:rPr>
          <w:rtl/>
        </w:rPr>
        <w:t xml:space="preserve"> שנא </w:t>
      </w:r>
      <w:ins w:id="90873" w:author="מנוע מכני" w:date="2026-10-11T12:04:39Z">
        <w:r>
          <w:rPr>
            <w:rtl/>
          </w:rPr>
          <w:t xml:space="preserve">שם</w:t>
        </w:r>
      </w:ins>
      <w:del w:id="90874" w:author="מנוע מכני" w:date="2026-10-11T12:04:39Z">
        <w:r>
          <w:rPr>
            <w:rtl/>
          </w:rPr>
          <w:delText xml:space="preserve">התם</w:delText>
        </w:r>
      </w:del>
      <w:r>
        <w:rPr>
          <w:rtl/>
        </w:rPr>
        <w:t xml:space="preserve"> דמשקע </w:t>
      </w:r>
      <w:ins w:id="92489" w:author="מנוע מכני" w:date="2026-10-11T12:04:39Z">
        <w:r>
          <w:rPr>
            <w:rtl/>
          </w:rPr>
          <w:t xml:space="preserve">לו</w:t>
        </w:r>
      </w:ins>
      <w:del w:id="92490" w:author="מנוע מכני" w:date="2026-10-11T12:04:39Z">
        <w:r>
          <w:rPr>
            <w:rtl/>
          </w:rPr>
          <w:delText xml:space="preserve">ליה</w:delText>
        </w:r>
      </w:del>
      <w:r>
        <w:rPr>
          <w:rtl/>
        </w:rPr>
        <w:t xml:space="preserve">, </w:t>
      </w:r>
      <w:ins w:id="92495" w:author="מנוע מכני" w:date="2026-10-11T12:04:39Z">
        <w:r>
          <w:rPr>
            <w:rtl/>
          </w:rPr>
          <w:t xml:space="preserve">ומה</w:t>
        </w:r>
      </w:ins>
      <w:del w:id="92496" w:author="מנוע מכני" w:date="2026-10-11T12:04:39Z">
        <w:r>
          <w:rPr>
            <w:rtl/>
          </w:rPr>
          <w:delText xml:space="preserve">ומאי</w:delText>
        </w:r>
      </w:del>
      <w:r>
        <w:rPr>
          <w:rtl/>
        </w:rPr>
        <w:t xml:space="preserve"> שנא </w:t>
      </w:r>
      <w:ins w:id="90875" w:author="מנוע מכני" w:date="2026-10-11T12:04:39Z">
        <w:r>
          <w:rPr>
            <w:rtl/>
          </w:rPr>
          <w:t xml:space="preserve">כאן</w:t>
        </w:r>
      </w:ins>
      <w:del w:id="90876" w:author="מנוע מכני" w:date="2026-10-11T12:04:39Z">
        <w:r>
          <w:rPr>
            <w:rtl/>
          </w:rPr>
          <w:delText xml:space="preserve">הכא</w:delText>
        </w:r>
      </w:del>
      <w:r>
        <w:rPr>
          <w:rtl/>
        </w:rPr>
        <w:t xml:space="preserve"> דלא משקע </w:t>
      </w:r>
      <w:ins w:id="92491" w:author="מנוע מכני" w:date="2026-10-11T12:04:39Z">
        <w:r>
          <w:rPr>
            <w:rtl/>
          </w:rPr>
          <w:t xml:space="preserve">לו</w:t>
        </w:r>
      </w:ins>
      <w:del w:id="92492" w:author="מנוע מכני" w:date="2026-10-11T12:04:39Z">
        <w:r>
          <w:rPr>
            <w:rtl/>
          </w:rPr>
          <w:delText xml:space="preserve">ליה</w:delText>
        </w:r>
      </w:del>
      <w:r>
        <w:rPr>
          <w:rtl/>
        </w:rPr>
        <w:t xml:space="preserve">? </w:t>
      </w:r>
    </w:p>
    <w:p w:rsidR="00DA63EC" w:rsidRDefault="00DA63EC" w:rsidP="00DA63EC">
      <w:pPr>
        <w:tabs>
          <w:tab w:val="left" w:pos="0"/>
          <w:tab w:val="center" w:pos="2835"/>
        </w:tabs>
        <w:rPr>
          <w:rtl/>
        </w:rPr>
      </w:pPr>
      <w:r>
        <w:rPr>
          <w:rtl/>
        </w:rPr>
        <w:tab/>
        <w:t xml:space="preserve">דמסלק </w:t>
      </w:r>
      <w:ins w:id="92499" w:author="מנוע מכני" w:date="2026-10-11T12:04:39Z">
        <w:r>
          <w:rPr>
            <w:rtl/>
          </w:rPr>
          <w:t xml:space="preserve">לו</w:t>
        </w:r>
      </w:ins>
      <w:del w:id="92500" w:author="מנוע מכני" w:date="2026-10-11T12:04:39Z">
        <w:r>
          <w:rPr>
            <w:rtl/>
          </w:rPr>
          <w:tab/>
          <w:delText xml:space="preserve">ליה</w:delText>
        </w:r>
      </w:del>
      <w:r>
        <w:rPr>
          <w:rtl/>
        </w:rPr>
        <w:tab/>
        <w:t xml:space="preserve"> </w:t>
      </w:r>
      <w:ins w:id="90879" w:author="מנוע מכני" w:date="2026-10-11T12:04:39Z">
        <w:r>
          <w:rPr>
            <w:rtl/>
          </w:rPr>
          <w:t xml:space="preserve">ואח"כ</w:t>
        </w:r>
      </w:ins>
      <w:del w:id="90880" w:author="מנוע מכני" w:date="2026-10-11T12:04:39Z">
        <w:r>
          <w:rPr>
            <w:rtl/>
          </w:rPr>
          <w:tab/>
          <w:delText xml:space="preserve">והדר</w:delText>
        </w:r>
      </w:del>
      <w:r>
        <w:rPr>
          <w:rtl/>
        </w:rPr>
        <w:tab/>
        <w:t xml:space="preserve"> משקע </w:t>
      </w:r>
      <w:ins w:id="92501" w:author="מנוע מכני" w:date="2026-10-11T12:04:39Z">
        <w:r>
          <w:rPr>
            <w:rtl/>
          </w:rPr>
          <w:t xml:space="preserve">לו</w:t>
        </w:r>
      </w:ins>
      <w:del w:id="92502" w:author="מנוע מכני" w:date="2026-10-11T12:04:39Z">
        <w:r>
          <w:rPr>
            <w:rtl/>
          </w:rPr>
          <w:tab/>
          <w:delText xml:space="preserve">ליה</w:delText>
        </w:r>
      </w:del>
      <w:r>
        <w:rPr>
          <w:rtl/>
        </w:rPr>
        <w:tab/>
        <w:t xml:space="preserve"> </w:t>
      </w:r>
      <w:ins w:id="90877" w:author="מנוע מכני" w:date="2026-10-11T12:04:39Z">
        <w:r>
          <w:rPr>
            <w:rtl/>
          </w:rPr>
          <w:t xml:space="preserve">א"כ</w:t>
        </w:r>
      </w:ins>
      <w:del w:id="90878" w:author="מנוע מכני" w:date="2026-10-11T12:04:39Z">
        <w:r>
          <w:rPr>
            <w:rtl/>
          </w:rPr>
          <w:tab/>
          <w:delText xml:space="preserve">אי הכי</w:delText>
        </w:r>
      </w:del>
      <w:r>
        <w:rPr>
          <w:rtl/>
        </w:rPr>
        <w:tab/>
        <w:t xml:space="preserve">, למחר אינו מקדש, [</w:t>
      </w:r>
      <w:ins w:id="92497" w:author="מנוע מכני" w:date="2026-10-11T12:04:39Z">
        <w:r>
          <w:rPr>
            <w:rtl/>
          </w:rPr>
          <w:t xml:space="preserve">למה</w:t>
        </w:r>
      </w:ins>
      <w:del w:id="92498" w:author="מנוע מכני" w:date="2026-10-11T12:04:39Z">
        <w:r>
          <w:rPr>
            <w:rtl/>
          </w:rPr>
          <w:tab/>
          <w:delText xml:space="preserve">אמאי</w:delText>
        </w:r>
      </w:del>
      <w:r>
        <w:rPr>
          <w:rtl/>
        </w:rPr>
        <w:tab/>
        <w:t xml:space="preserve">? אין צריך לקדש].</w:t>
      </w:r>
    </w:p>
    <w:p w:rsidR="00DA63EC" w:rsidRDefault="00DA63EC" w:rsidP="00DA63EC">
      <w:pPr>
        <w:tabs>
          <w:tab w:val="left" w:pos="0"/>
          <w:tab w:val="center" w:pos="2835"/>
        </w:tabs>
        <w:rPr>
          <w:rtl/>
        </w:rPr>
      </w:pPr>
      <w:r>
        <w:rPr>
          <w:rtl/>
        </w:rPr>
        <w:t xml:space="preserve">למימרא, דלמתירין </w:t>
      </w:r>
      <w:ins w:id="90071" w:author="Claude - סמנטי" w:date="2026-10-11T12:26:16Z">
        <w:r>
          <w:rPr>
            <w:rtl/>
          </w:rPr>
          <w:t xml:space="preserve">לראות</w:t>
        </w:r>
      </w:ins>
      <w:del w:id="90072" w:author="Claude - סמנטי" w:date="2026-10-11T12:26:16Z">
        <w:r>
          <w:rPr>
            <w:rtl/>
          </w:rPr>
          <w:delText xml:space="preserve">מיחזא</w:delText>
        </w:r>
      </w:del>
      <w:r>
        <w:rPr>
          <w:rtl/>
        </w:rPr>
        <w:t xml:space="preserve"> חזי, היינו </w:t>
      </w:r>
      <w:r>
        <w:rPr>
          <w:rStyle w:val="2fb"/>
          <w:rtl/>
        </w:rPr>
        <w:t xml:space="preserve">דרב חסדא</w:t>
      </w:r>
      <w:r>
        <w:rPr>
          <w:rtl/>
        </w:rPr>
        <w:t xml:space="preserve">! </w:t>
      </w:r>
      <w:ins w:id="90881" w:author="מנוע מכני" w:date="2026-10-11T12:04:39Z">
        <w:r>
          <w:rPr>
            <w:b/>
            <w:bCs/>
            <w:rtl/>
          </w:rPr>
          <w:t xml:space="preserve">יש</w:t>
        </w:r>
      </w:ins>
      <w:del w:id="90882" w:author="מנוע מכני" w:date="2026-10-11T12:04:39Z">
        <w:r w:rsidRPr="000B2438">
          <w:rPr>
            <w:b/>
            <w:bCs/>
            <w:rtl/>
          </w:rPr>
          <w:delText xml:space="preserve">איכא</w:delText>
        </w:r>
      </w:del>
      <w:r w:rsidRPr="000B2438">
        <w:rPr>
          <w:b/>
          <w:bCs/>
          <w:rtl/>
        </w:rPr>
        <w:t xml:space="preserve"> </w:t>
      </w:r>
      <w:ins w:id="90069" w:author="Claude - סמנטי" w:date="2026-10-11T12:26:16Z">
        <w:r>
          <w:rPr>
            <w:b/>
            <w:bCs/>
            <w:rtl/>
          </w:rPr>
          <w:t xml:space="preserve">ביניהם</w:t>
        </w:r>
      </w:ins>
      <w:del w:id="90070" w:author="Claude - סמנטי" w:date="2026-10-11T12:26:16Z">
        <w:r w:rsidRPr="000B2438">
          <w:rPr>
            <w:b/>
            <w:bCs/>
            <w:rtl/>
          </w:rPr>
          <w:delText xml:space="preserve">בינייהו</w:delText>
        </w:r>
      </w:del>
      <w:r>
        <w:rPr>
          <w:rtl/>
        </w:rPr>
        <w:t>: מצות שיקוע.</w:t>
      </w:r>
    </w:p>
    <w:p>
      <w:pPr>
        <w:pStyle w:val="38"/>
        <w:rPr>
          <w:ins w:id="98231" w:author="מנוע מכני" w:date="2026-10-11T12:04:39Z"/>
        </w:rPr>
      </w:pPr>
      <w:r>
        <w:t xml:space="preserve">מיתיבי:</w:t>
      </w:r>
    </w:p>
    <w:p w:rsidR="00DA63EC" w:rsidRDefault="00DA63EC" w:rsidP="00DA63EC">
      <w:pPr>
        <w:tabs>
          <w:tab w:val="left" w:pos="0"/>
          <w:tab w:val="center" w:pos="2835"/>
        </w:tabs>
        <w:rPr>
          <w:rtl/>
        </w:rPr>
      </w:pPr>
      <w:del w:id="98232" w:author="מנוע מכני" w:date="2026-10-11T12:04:39Z">
        <w:r>
          <w:rPr>
            <w:rtl/>
          </w:rPr>
          <w:delText xml:space="preserve"> </w:delText>
        </w:r>
      </w:del>
      <w:r>
        <w:rPr>
          <w:rtl/>
        </w:rPr>
        <w:t xml:space="preserve">לא</w:t>
      </w:r>
      <w:r>
        <w:rPr>
          <w:rtl/>
        </w:rPr>
        <w:t xml:space="preserve"> היו רואין אותו ולא שומעין את קולו, עד ששומעים קול של עץ שעשה בן קטין</w:t>
      </w:r>
      <w:r w:rsidR="002E6608">
        <w:rPr>
          <w:rtl/>
        </w:rPr>
        <w:t xml:space="preserve"> מוכני לכיור, והן אומרים: הגיע עת</w:t>
      </w:r>
      <w:r>
        <w:rPr>
          <w:rtl/>
        </w:rPr>
        <w:t xml:space="preserve"> קידוש ידים ורגלים מן הכיור</w:t>
      </w:r>
      <w:ins w:id="94263" w:author="מנוע מכני" w:date="2026-10-11T12:04:39Z">
        <w:r>
          <w:rPr>
            <w:rtl/>
          </w:rPr>
          <w:t xml:space="preserve">,</w:t>
        </w:r>
      </w:ins>
      <w:del w:id="94264" w:author="מנוע מכני" w:date="2026-10-11T12:04:39Z">
        <w:r>
          <w:rPr>
            <w:rtl/>
          </w:rPr>
          <w:delText xml:space="preserve">;</w:delText>
        </w:r>
      </w:del>
    </w:p>
    <w:p w:rsidR="00DA63EC" w:rsidRDefault="00DA63EC" w:rsidP="00DA63EC">
      <w:pPr>
        <w:tabs>
          <w:tab w:val="left" w:pos="0"/>
          <w:tab w:val="center" w:pos="2835"/>
        </w:tabs>
        <w:rPr>
          <w:rtl/>
        </w:rPr>
      </w:pPr>
      <w:ins w:id="92507" w:author="מנוע מכני" w:date="2026-10-11T12:04:39Z">
        <w:r>
          <w:rPr>
            <w:rtl/>
          </w:rPr>
          <w:t xml:space="preserve">מה</w:t>
        </w:r>
      </w:ins>
      <w:del w:id="92508" w:author="מנוע מכני" w:date="2026-10-11T12:04:39Z">
        <w:r>
          <w:rPr>
            <w:rtl/>
          </w:rPr>
          <w:delText xml:space="preserve">מאי</w:delText>
        </w:r>
      </w:del>
      <w:r>
        <w:rPr>
          <w:rtl/>
        </w:rPr>
        <w:t xml:space="preserve"> </w:t>
      </w:r>
      <w:ins w:id="90883" w:author="מנוע מכני" w:date="2026-10-11T12:04:39Z">
        <w:r>
          <w:rPr>
            <w:rtl/>
          </w:rPr>
          <w:t xml:space="preserve">לא</w:t>
        </w:r>
      </w:ins>
      <w:del w:id="90884" w:author="מנוע מכני" w:date="2026-10-11T12:04:39Z">
        <w:r>
          <w:rPr>
            <w:rtl/>
          </w:rPr>
          <w:delText xml:space="preserve">לאו</w:delText>
        </w:r>
      </w:del>
      <w:r>
        <w:rPr>
          <w:rtl/>
        </w:rPr>
        <w:t xml:space="preserve"> דמסלק </w:t>
      </w:r>
      <w:ins w:id="92503" w:author="מנוע מכני" w:date="2026-10-11T12:04:39Z">
        <w:r>
          <w:rPr>
            <w:rtl/>
          </w:rPr>
          <w:t xml:space="preserve">לו</w:t>
        </w:r>
      </w:ins>
      <w:del w:id="92504" w:author="מנוע מכני" w:date="2026-10-11T12:04:39Z">
        <w:r>
          <w:rPr>
            <w:rtl/>
          </w:rPr>
          <w:delText xml:space="preserve">ליה</w:delText>
        </w:r>
      </w:del>
      <w:r>
        <w:rPr>
          <w:rtl/>
        </w:rPr>
        <w:t xml:space="preserve">, </w:t>
      </w:r>
      <w:ins w:id="95411" w:author="מנוע מכני" w:date="2026-10-11T12:04:39Z">
        <w:r>
          <w:rPr>
            <w:rtl/>
          </w:rPr>
          <w:t xml:space="preserve">ומשמע ש</w:t>
        </w:r>
      </w:ins>
      <w:del w:id="95412" w:author="מנוע מכני" w:date="2026-10-11T12:04:39Z">
        <w:r>
          <w:rPr>
            <w:rtl/>
          </w:rPr>
          <w:delText xml:space="preserve">אלמא </w:delText>
        </w:r>
      </w:del>
      <w:r>
        <w:rPr>
          <w:rtl/>
        </w:rPr>
        <w:t xml:space="preserve">משקע </w:t>
      </w:r>
      <w:ins w:id="92505" w:author="מנוע מכני" w:date="2026-10-11T12:04:39Z">
        <w:r>
          <w:rPr>
            <w:rtl/>
          </w:rPr>
          <w:t xml:space="preserve">לו</w:t>
        </w:r>
      </w:ins>
      <w:del w:id="92506" w:author="מנוע מכני" w:date="2026-10-11T12:04:39Z">
        <w:r>
          <w:rPr>
            <w:rtl/>
          </w:rPr>
          <w:delText xml:space="preserve">ליה</w:delText>
        </w:r>
      </w:del>
      <w:r>
        <w:rPr>
          <w:rtl/>
        </w:rPr>
        <w:t xml:space="preserve">.</w:t>
      </w:r>
    </w:p>
    <w:p w:rsidR="00DA63EC" w:rsidRDefault="00DA63EC" w:rsidP="002E6608">
      <w:pPr>
        <w:tabs>
          <w:tab w:val="left" w:pos="0"/>
          <w:tab w:val="center" w:pos="2835"/>
        </w:tabs>
        <w:rPr>
          <w:rtl/>
        </w:rPr>
      </w:pPr>
      <w:ins w:id="95831" w:author="מנוע מכני" w:date="2026-10-11T12:04:39Z">
        <w:r>
          <w:rPr>
            <w:rtl/>
          </w:rPr>
          <w:t xml:space="preserve">אם </w:t>
        </w:r>
      </w:ins>
      <w:del w:id="95832" w:author="מנוע מכני" w:date="2026-10-11T12:04:39Z">
        <w:r>
          <w:rPr>
            <w:rtl/>
          </w:rPr>
          <w:delText xml:space="preserve">אי </w:delText>
        </w:r>
      </w:del>
      <w:r>
        <w:rPr>
          <w:rtl/>
        </w:rPr>
        <w:t xml:space="preserve">דמשקע </w:t>
      </w:r>
      <w:ins w:id="92509" w:author="מנוע מכני" w:date="2026-10-11T12:04:39Z">
        <w:r>
          <w:rPr>
            <w:rtl/>
          </w:rPr>
          <w:t xml:space="preserve">לו</w:t>
        </w:r>
      </w:ins>
      <w:del w:id="92510" w:author="מנוע מכני" w:date="2026-10-11T12:04:39Z">
        <w:r>
          <w:rPr>
            <w:rtl/>
          </w:rPr>
          <w:delText xml:space="preserve">ליה</w:delText>
        </w:r>
      </w:del>
      <w:r>
        <w:rPr>
          <w:rtl/>
        </w:rPr>
        <w:t xml:space="preserve"> מי משתמע קליה? משקע </w:t>
      </w:r>
      <w:ins w:id="92511" w:author="מנוע מכני" w:date="2026-10-11T12:04:39Z">
        <w:r>
          <w:rPr>
            <w:rtl/>
          </w:rPr>
          <w:t xml:space="preserve">לו</w:t>
        </w:r>
      </w:ins>
      <w:del w:id="92512" w:author="מנוע מכני" w:date="2026-10-11T12:04:39Z">
        <w:r>
          <w:rPr>
            <w:rtl/>
          </w:rPr>
          <w:delText xml:space="preserve">ליה</w:delText>
        </w:r>
      </w:del>
      <w:r>
        <w:rPr>
          <w:rtl/>
        </w:rPr>
        <w:t xml:space="preserve"> בגלגל.</w:t>
      </w:r>
    </w:p>
    <w:p>
      <w:pPr>
        <w:pStyle w:val="38"/>
        <w:rPr>
          <w:ins w:id="98233" w:author="מנוע מכני" w:date="2026-10-11T12:04:39Z"/>
        </w:rPr>
      </w:pPr>
      <w:r w:rsidRPr="002E6608">
        <w:t>לישנא אחרינא</w:t>
      </w:r>
      <w:r>
        <w:t xml:space="preserve">:</w:t>
      </w:r>
    </w:p>
    <w:p w:rsidR="00DA63EC" w:rsidRDefault="00DA63EC" w:rsidP="002E6608">
      <w:pPr>
        <w:tabs>
          <w:tab w:val="left" w:pos="0"/>
          <w:tab w:val="center" w:pos="2835"/>
        </w:tabs>
        <w:rPr>
          <w:rtl/>
        </w:rPr>
      </w:pPr>
      <w:del w:id="98234" w:author="מנוע מכני" w:date="2026-10-11T12:04:39Z">
        <w:r>
          <w:rPr>
            <w:rtl/>
          </w:rPr>
          <w:delText xml:space="preserve"> </w:delText>
        </w:r>
      </w:del>
      <w:r>
        <w:rPr>
          <w:rtl/>
        </w:rPr>
        <w:t xml:space="preserve">דמשקע </w:t>
      </w:r>
      <w:ins w:id="92513" w:author="מנוע מכני" w:date="2026-10-11T12:04:39Z">
        <w:r>
          <w:rPr>
            <w:rtl/>
          </w:rPr>
          <w:t xml:space="preserve">לו</w:t>
        </w:r>
      </w:ins>
      <w:del w:id="92514" w:author="מנוע מכני" w:date="2026-10-11T12:04:39Z">
        <w:r>
          <w:rPr>
            <w:rtl/>
          </w:rPr>
          <w:delText xml:space="preserve">ליה</w:delText>
        </w:r>
      </w:del>
      <w:r>
        <w:rPr>
          <w:rtl/>
        </w:rPr>
        <w:t xml:space="preserve"> בחומרתיה, כי </w:t>
      </w:r>
      <w:ins w:id="96951" w:author="מנוע מכני" w:date="2026-10-11T12:04:39Z">
        <w:r>
          <w:rPr>
            <w:rtl/>
          </w:rPr>
          <w:t xml:space="preserve">איך</w:t>
        </w:r>
      </w:ins>
      <w:del w:id="96952" w:author="מנוע מכני" w:date="2026-10-11T12:04:39Z">
        <w:r>
          <w:rPr>
            <w:rtl/>
          </w:rPr>
          <w:delText xml:space="preserve">היכי</w:delText>
        </w:r>
      </w:del>
      <w:r>
        <w:rPr>
          <w:rtl/>
        </w:rPr>
        <w:t xml:space="preserve"> </w:t>
      </w:r>
      <w:ins w:id="90073" w:author="Claude - סמנטי" w:date="2026-10-11T12:26:16Z">
        <w:r>
          <w:rPr>
            <w:rtl/>
          </w:rPr>
          <w:t xml:space="preserve">שישמע</w:t>
        </w:r>
      </w:ins>
      <w:del w:id="90074" w:author="Claude - סמנטי" w:date="2026-10-11T12:26:16Z">
        <w:r>
          <w:rPr>
            <w:rtl/>
          </w:rPr>
          <w:delText xml:space="preserve">דלישתמע</w:delText>
        </w:r>
      </w:del>
      <w:r>
        <w:rPr>
          <w:rtl/>
        </w:rPr>
        <w:t xml:space="preserve"> קליה ולשמעי וליתי.</w:t>
      </w:r>
    </w:p>
    <w:p w:rsidR="00DA63EC" w:rsidRDefault="002E6608" w:rsidP="00DA63EC">
      <w:pPr>
        <w:tabs>
          <w:tab w:val="left" w:pos="0"/>
          <w:tab w:val="center" w:pos="2835"/>
        </w:tabs>
        <w:rPr>
          <w:rtl/>
        </w:rPr>
      </w:pPr>
      <w:r>
        <w:rPr>
          <w:rtl/>
        </w:rPr>
        <w:tab/>
      </w:r>
      <w:r>
        <w:rPr>
          <w:rtl/>
        </w:rPr>
        <w:tab/>
      </w:r>
      <w:del w:id="90099" w:author="מנוע מכני" w:date="2026-10-11T12:04:39Z">
        <w:r>
          <w:rPr>
            <w:rFonts w:hint="cs"/>
            <w:rtl/>
          </w:rPr>
          <w:delText xml:space="preserve">        </w:delText>
        </w:r>
      </w:del>
      <w:r w:rsidR="00DA63EC">
        <w:rPr>
          <w:rtl/>
        </w:rPr>
        <w:t xml:space="preserve">והא </w:t>
      </w:r>
      <w:ins w:id="96321" w:author="מנוע מכני" w:date="2026-10-11T12:04:39Z">
        <w:r>
          <w:rPr>
            <w:rtl/>
          </w:rPr>
          <w:t xml:space="preserve">היה</w:t>
        </w:r>
      </w:ins>
      <w:del w:id="96322" w:author="מנוע מכני" w:date="2026-10-11T12:04:39Z">
        <w:r w:rsidR="00DA63EC">
          <w:rPr>
            <w:rtl/>
          </w:rPr>
          <w:delText xml:space="preserve">הוה</w:delText>
        </w:r>
      </w:del>
      <w:r w:rsidR="00DA63EC">
        <w:rPr>
          <w:rtl/>
        </w:rPr>
        <w:t xml:space="preserve"> גביני כרוז! בי </w:t>
      </w:r>
      <w:ins w:id="92519" w:author="מנוע מכני" w:date="2026-10-11T12:04:39Z">
        <w:r>
          <w:rPr>
            <w:rtl/>
          </w:rPr>
          <w:t xml:space="preserve">שני</w:t>
        </w:r>
      </w:ins>
      <w:del w:id="92520" w:author="מנוע מכני" w:date="2026-10-11T12:04:39Z">
        <w:r w:rsidR="00DA63EC">
          <w:rPr>
            <w:rtl/>
          </w:rPr>
          <w:delText xml:space="preserve">תרי</w:delText>
        </w:r>
      </w:del>
      <w:r w:rsidR="00DA63EC">
        <w:rPr>
          <w:rtl/>
        </w:rPr>
        <w:t xml:space="preserve"> היכרי </w:t>
      </w:r>
      <w:ins w:id="96323" w:author="מנוע מכני" w:date="2026-10-11T12:04:39Z">
        <w:r>
          <w:rPr>
            <w:rtl/>
          </w:rPr>
          <w:t xml:space="preserve">היו</w:t>
        </w:r>
      </w:ins>
      <w:del w:id="96324" w:author="מנוע מכני" w:date="2026-10-11T12:04:39Z">
        <w:r w:rsidR="00DA63EC">
          <w:rPr>
            <w:rtl/>
          </w:rPr>
          <w:delText xml:space="preserve">הוו</w:delText>
        </w:r>
      </w:del>
      <w:r w:rsidR="00DA63EC">
        <w:rPr>
          <w:rtl/>
        </w:rPr>
        <w:t xml:space="preserve"> עבדי, דשמע </w:t>
      </w:r>
      <w:ins w:id="92515" w:author="מנוע מכני" w:date="2026-10-11T12:04:39Z">
        <w:r>
          <w:rPr>
            <w:rtl/>
          </w:rPr>
          <w:t xml:space="preserve">מזה</w:t>
        </w:r>
      </w:ins>
      <w:del w:id="92516" w:author="מנוע מכני" w:date="2026-10-11T12:04:39Z">
        <w:r w:rsidR="00DA63EC">
          <w:rPr>
            <w:rtl/>
          </w:rPr>
          <w:delText xml:space="preserve">מהאי</w:delText>
        </w:r>
      </w:del>
      <w:r w:rsidR="00DA63EC">
        <w:rPr>
          <w:rtl/>
        </w:rPr>
        <w:t xml:space="preserve"> אתי, ושמע </w:t>
      </w:r>
      <w:ins w:id="92517" w:author="מנוע מכני" w:date="2026-10-11T12:04:39Z">
        <w:r>
          <w:rPr>
            <w:rtl/>
          </w:rPr>
          <w:t xml:space="preserve">מזה</w:t>
        </w:r>
      </w:ins>
      <w:del w:id="92518" w:author="מנוע מכני" w:date="2026-10-11T12:04:39Z">
        <w:r w:rsidR="00DA63EC">
          <w:rPr>
            <w:rtl/>
          </w:rPr>
          <w:delText xml:space="preserve">מהאי</w:delText>
        </w:r>
      </w:del>
      <w:r w:rsidR="00DA63EC">
        <w:rPr>
          <w:rtl/>
        </w:rPr>
        <w:t xml:space="preserve"> אתי.</w:t>
      </w:r>
    </w:p>
    <w:p w:rsidR="00DA63EC" w:rsidRDefault="00DA63EC" w:rsidP="00DA63EC">
      <w:pPr>
        <w:tabs>
          <w:tab w:val="left" w:pos="0"/>
          <w:tab w:val="center" w:pos="2835"/>
        </w:tabs>
        <w:rPr>
          <w:b/>
          <w:bCs/>
          <w:rtl/>
        </w:rPr>
      </w:pPr>
    </w:p>
    <w:p>
      <w:pPr>
        <w:pStyle w:val="afffff8"/>
        <w:rPr>
          <w:ins w:id="90553" w:author="קלוד" w:date="2026-10-11T12:29:36Z"/>
        </w:rPr>
      </w:pPr>
      <w:ins w:id="90554" w:author="קלוד" w:date="2026-10-11T12:29:36Z">
        <w:r>
          <w:rPr>
            <w:color w:val="7B3F00"/>
          </w:rPr>
          <w:t xml:space="preserve">גודל הכיור - לקדש ארבעה כהנים</w:t>
        </w:r>
      </w:ins>
    </w:p>
    <w:p>
      <w:pPr>
        <w:pStyle w:val="38"/>
        <w:rPr>
          <w:ins w:id="98236" w:author="מנוע מכני" w:date="2026-10-11T12:04:39Z"/>
        </w:rPr>
      </w:pPr>
      <w:del w:id="98235" w:author="מנוע מכני" w:date="2026-10-11T12:04:39Z">
        <w:r>
          <w:delText xml:space="preserve">•</w:delText>
        </w:r>
      </w:del>
      <w:r>
        <w:t xml:space="preserve"> </w:t>
      </w:r>
      <w:r w:rsidRPr="003144A8">
        <w:t>גופא</w:t>
      </w:r>
      <w:r>
        <w:t xml:space="preserve"> </w:t>
      </w:r>
      <w:r>
        <w:t>אריב</w:t>
      </w:r>
      <w:r>
        <w:t>"</w:t>
      </w:r>
      <w:r>
        <w:t>ח</w:t>
      </w:r>
      <w:r>
        <w:t xml:space="preserve">:</w:t>
      </w:r>
    </w:p>
    <w:p w:rsidR="00DA63EC" w:rsidRDefault="00DA63EC" w:rsidP="00DA63EC">
      <w:pPr>
        <w:tabs>
          <w:tab w:val="left" w:pos="0"/>
          <w:tab w:val="center" w:pos="2835"/>
        </w:tabs>
        <w:rPr>
          <w:rtl/>
        </w:rPr>
      </w:pPr>
      <w:del w:id="98237" w:author="מנוע מכני" w:date="2026-10-11T12:04:39Z">
        <w:r>
          <w:rPr>
            <w:rtl/>
          </w:rPr>
          <w:delText xml:space="preserve"> </w:delText>
        </w:r>
      </w:del>
      <w:r>
        <w:rPr>
          <w:rtl/>
        </w:rPr>
        <w:t xml:space="preserve">כל כיור שאין בו כדי לקדש ארבעה כהנים ממנו - אין מקדשין בו, </w:t>
      </w:r>
    </w:p>
    <w:p w:rsidR="00DA63EC" w:rsidRDefault="00DA63EC" w:rsidP="00DA63EC">
      <w:pPr>
        <w:tabs>
          <w:tab w:val="left" w:pos="0"/>
          <w:tab w:val="center" w:pos="2835"/>
        </w:tabs>
        <w:rPr>
          <w:rtl/>
        </w:rPr>
      </w:pPr>
      <w:r>
        <w:rPr>
          <w:b/>
          <w:bCs/>
          <w:rtl/>
        </w:rPr>
        <w:tab/>
      </w:r>
      <w:ins w:id="96493" w:author="מנוע מכני" w:date="2026-10-11T12:04:39Z">
        <w:r>
          <w:rPr>
            <w:rtl/>
          </w:rPr>
          <w:t xml:space="preserve">ד'</w:t>
        </w:r>
      </w:ins>
      <w:del w:id="96494" w:author="מנוע מכני" w:date="2026-10-11T12:04:39Z">
        <w:r>
          <w:rPr>
            <w:rtl/>
          </w:rPr>
          <w:delText xml:space="preserve">שנאמר: </w:delText>
        </w:r>
        <w:r w:rsidR="002E6608">
          <w:rPr>
            <w:rFonts w:hint="cs"/>
            <w:rtl/>
          </w:rPr>
          <w:delText xml:space="preserve">'</w:delText>
        </w:r>
      </w:del>
      <w:ins w:id="90535" w:author="Claude - סמנטי" w:date="2026-10-11T12:26:16Z">
        <w:r>
          <w:rPr>
            <w:rStyle w:val="afffff0"/>
            <w:rtl/>
          </w:rPr>
          <w:t xml:space="preserve">וְרָחֲצוּ מִמֶּנּוּ מֹשֶׁה וְאַהֲרֹן וּבָנָיו וְגוֹ</w:t>
        </w:r>
      </w:ins>
      <w:del w:id="90536" w:author="Claude - סמנטי" w:date="2026-10-11T12:26:16Z">
        <w:r w:rsidRPr="002E6608">
          <w:rPr>
            <w:rStyle w:val="afffff0"/>
            <w:rtl/>
          </w:rPr>
          <w:delText xml:space="preserve">ורחצו ממנו משה ואהרן ובניו וגו</w:delText>
        </w:r>
      </w:del>
      <w:r w:rsidRPr="002E6608">
        <w:rPr>
          <w:rStyle w:val="afffff0"/>
          <w:rtl/>
        </w:rPr>
        <w:t xml:space="preserve">'</w:t>
      </w:r>
      <w:r>
        <w:rPr>
          <w:rtl/>
        </w:rPr>
        <w:t>.</w:t>
      </w:r>
    </w:p>
    <w:p w:rsidR="00DA63EC" w:rsidRDefault="00DA63EC" w:rsidP="00DA63EC">
      <w:pPr>
        <w:pStyle w:val="afff3"/>
        <w:framePr w:wrap="around"/>
        <w:rPr>
          <w:rtl/>
        </w:rPr>
      </w:pPr>
      <w:r>
        <w:rPr>
          <w:rFonts w:hint="cs"/>
          <w:rtl/>
        </w:rPr>
        <w:t>כב.</w:t>
      </w:r>
    </w:p>
    <w:p>
      <w:pPr>
        <w:pStyle w:val="38"/>
        <w:rPr>
          <w:ins w:id="98238" w:author="מנוע מכני" w:date="2026-10-11T12:04:39Z"/>
        </w:rPr>
      </w:pPr>
      <w:r>
        <w:t xml:space="preserve">והך</w:t>
      </w:r>
    </w:p>
    <w:p w:rsidR="00DA63EC" w:rsidRDefault="00DA63EC" w:rsidP="00DA63EC">
      <w:pPr>
        <w:tabs>
          <w:tab w:val="left" w:pos="0"/>
          <w:tab w:val="center" w:pos="2835"/>
        </w:tabs>
        <w:rPr>
          <w:rtl/>
        </w:rPr>
      </w:pPr>
      <w:del w:id="98239" w:author="מנוע מכני" w:date="2026-10-11T12:04:39Z">
        <w:r>
          <w:rPr>
            <w:rFonts w:hint="cs"/>
            <w:rtl/>
          </w:rPr>
          <w:delText xml:space="preserve"> </w:delText>
        </w:r>
      </w:del>
      <w:r>
        <w:rPr>
          <w:rFonts w:hint="cs"/>
          <w:rtl/>
        </w:rPr>
        <w:t xml:space="preserve">ד</w:t>
      </w:r>
      <w:r>
        <w:rPr>
          <w:rtl/>
        </w:rPr>
        <w:t xml:space="preserve">כל הכלי' מקדשין, בין שיש בהן רביעי' בין שאין בהן רביעית, ובלבד שיהו כלי שרת! </w:t>
      </w:r>
      <w:r>
        <w:rPr>
          <w:rStyle w:val="2fb"/>
          <w:rFonts w:hint="cs"/>
          <w:rtl/>
        </w:rPr>
        <w:t>כראב</w:t>
      </w:r>
      <w:r>
        <w:rPr>
          <w:rStyle w:val="2fb"/>
          <w:rtl/>
        </w:rPr>
        <w:t>"</w:t>
      </w:r>
      <w:r>
        <w:rPr>
          <w:rStyle w:val="2fb"/>
          <w:rFonts w:hint="cs"/>
          <w:rtl/>
        </w:rPr>
        <w:t>א</w:t>
      </w:r>
      <w:r>
        <w:rPr>
          <w:rtl/>
        </w:rPr>
        <w:t>: בקודח בתוכו.</w:t>
      </w:r>
    </w:p>
    <w:p w:rsidR="00DA63EC" w:rsidRDefault="00DA63EC" w:rsidP="00DA63EC">
      <w:pPr>
        <w:tabs>
          <w:tab w:val="left" w:pos="0"/>
          <w:tab w:val="center" w:pos="2835"/>
        </w:tabs>
        <w:rPr>
          <w:rtl/>
        </w:rPr>
      </w:pPr>
      <w:r>
        <w:rPr>
          <w:rtl/>
        </w:rPr>
        <w:t xml:space="preserve">והא ממנו </w:t>
      </w:r>
      <w:r>
        <w:rPr>
          <w:rtl/>
        </w:rPr>
        <w:t xml:space="preserve">אמר</w:t>
      </w:r>
      <w:r>
        <w:rPr>
          <w:rtl/>
        </w:rPr>
        <w:t xml:space="preserve"> </w:t>
      </w:r>
      <w:ins w:id="92521" w:author="מנוע מכני" w:date="2026-10-11T12:04:39Z">
        <w:r>
          <w:rPr>
            <w:rtl/>
          </w:rPr>
          <w:t xml:space="preserve">התורה</w:t>
        </w:r>
      </w:ins>
      <w:del w:id="92522" w:author="מנוע מכני" w:date="2026-10-11T12:04:39Z">
        <w:r>
          <w:rPr>
            <w:rtl/>
          </w:rPr>
          <w:delText xml:space="preserve">רחמנא</w:delText>
        </w:r>
      </w:del>
      <w:r>
        <w:rPr>
          <w:rtl/>
        </w:rPr>
        <w:t xml:space="preserve">! ירחצו - לרבות כלי שרת.</w:t>
      </w:r>
    </w:p>
    <w:p w:rsidR="00DA63EC" w:rsidRPr="00FE1B89" w:rsidRDefault="00DA63EC" w:rsidP="00DA63EC">
      <w:pPr>
        <w:tabs>
          <w:tab w:val="left" w:pos="0"/>
          <w:tab w:val="center" w:pos="2835"/>
        </w:tabs>
        <w:rPr>
          <w:spacing w:val="-4"/>
          <w:rtl/>
        </w:rPr>
      </w:pPr>
      <w:r w:rsidRPr="00FE1B89">
        <w:rPr>
          <w:rFonts w:hint="cs"/>
          <w:spacing w:val="-4"/>
          <w:rtl/>
        </w:rPr>
        <w:t>משא</w:t>
      </w:r>
      <w:r w:rsidRPr="00FE1B89">
        <w:rPr>
          <w:spacing w:val="-4"/>
          <w:rtl/>
        </w:rPr>
        <w:t>"</w:t>
      </w:r>
      <w:r w:rsidRPr="00FE1B89">
        <w:rPr>
          <w:rFonts w:hint="cs"/>
          <w:spacing w:val="-4"/>
          <w:rtl/>
        </w:rPr>
        <w:t xml:space="preserve">כ</w:t>
      </w:r>
      <w:r w:rsidRPr="00FE1B89">
        <w:rPr>
          <w:rFonts w:hint="cs"/>
          <w:spacing w:val="-4"/>
          <w:rtl/>
        </w:rPr>
        <w:t xml:space="preserve"> בכלי חול דיש </w:t>
      </w:r>
      <w:r w:rsidRPr="00FE1B89">
        <w:rPr>
          <w:rFonts w:hint="cs"/>
          <w:spacing w:val="-4"/>
          <w:rtl/>
        </w:rPr>
        <w:t xml:space="preserve">ק</w:t>
      </w:r>
      <w:r w:rsidRPr="00FE1B89">
        <w:rPr>
          <w:spacing w:val="-4"/>
          <w:rtl/>
        </w:rPr>
        <w:t>"</w:t>
      </w:r>
      <w:r w:rsidRPr="00FE1B89">
        <w:rPr>
          <w:rFonts w:hint="cs"/>
          <w:spacing w:val="-4"/>
          <w:rtl/>
        </w:rPr>
        <w:t xml:space="preserve">ו</w:t>
      </w:r>
      <w:r w:rsidRPr="00FE1B89">
        <w:rPr>
          <w:rFonts w:hint="cs"/>
          <w:spacing w:val="-4"/>
          <w:rtl/>
        </w:rPr>
        <w:t xml:space="preserve"> מכנו </w:t>
      </w:r>
      <w:r w:rsidRPr="00FE1B89">
        <w:rPr>
          <w:spacing w:val="-4"/>
          <w:rtl/>
        </w:rPr>
        <w:t xml:space="preserve">שנמשח עמו - </w:t>
      </w:r>
      <w:r w:rsidRPr="00FE1B89">
        <w:rPr>
          <w:rFonts w:hint="cs"/>
          <w:spacing w:val="-4"/>
          <w:rtl/>
        </w:rPr>
        <w:t>ש</w:t>
      </w:r>
      <w:r w:rsidRPr="00FE1B89">
        <w:rPr>
          <w:spacing w:val="-4"/>
          <w:rtl/>
        </w:rPr>
        <w:t xml:space="preserve">אינו מקדש, </w:t>
      </w:r>
      <w:r w:rsidRPr="00FE1B89">
        <w:rPr>
          <w:rFonts w:hint="cs"/>
          <w:spacing w:val="-4"/>
          <w:rtl/>
        </w:rPr>
        <w:t>ל</w:t>
      </w:r>
      <w:r w:rsidRPr="00FE1B89">
        <w:rPr>
          <w:spacing w:val="-4"/>
          <w:rtl/>
        </w:rPr>
        <w:t>כלי חול שאינו נמשח עמו</w:t>
      </w:r>
      <w:r w:rsidRPr="00FE1B89">
        <w:rPr>
          <w:rFonts w:hint="cs"/>
          <w:spacing w:val="-4"/>
          <w:rtl/>
        </w:rPr>
        <w:t xml:space="preserve"> שי</w:t>
      </w:r>
      <w:r w:rsidRPr="00FE1B89">
        <w:rPr>
          <w:spacing w:val="-4"/>
          <w:rtl/>
        </w:rPr>
        <w:t>קדש.</w:t>
      </w:r>
    </w:p>
    <w:p>
      <w:pPr>
        <w:pStyle w:val="38"/>
        <w:rPr>
          <w:ins w:id="98240" w:author="מנוע מכני" w:date="2026-10-11T12:04:39Z"/>
        </w:rPr>
      </w:pPr>
      <w:r>
        <w:t xml:space="preserve">וכנו </w:t>
      </w:r>
      <w:r>
        <w:t xml:space="preserve">דתניא</w:t>
      </w:r>
      <w:r>
        <w:t xml:space="preserve">, ר"</w:t>
      </w:r>
      <w:r>
        <w:t>י</w:t>
      </w:r>
      <w:r>
        <w:t xml:space="preserve">:</w:t>
      </w:r>
    </w:p>
    <w:p w:rsidR="00DA63EC" w:rsidRDefault="00DA63EC" w:rsidP="00DA63EC">
      <w:pPr>
        <w:tabs>
          <w:tab w:val="left" w:pos="0"/>
          <w:tab w:val="center" w:pos="2835"/>
        </w:tabs>
        <w:rPr>
          <w:rtl/>
        </w:rPr>
      </w:pPr>
      <w:del w:id="98241" w:author="מנוע מכני" w:date="2026-10-11T12:04:39Z">
        <w:r>
          <w:rPr>
            <w:rtl/>
          </w:rPr>
          <w:delText xml:space="preserve"> </w:delText>
        </w:r>
      </w:del>
      <w:r>
        <w:rPr>
          <w:rtl/>
        </w:rPr>
        <w:t xml:space="preserve">יכול יהא כנו מקדש כדרך שהכיור מקדש? </w:t>
      </w:r>
      <w:r>
        <w:rPr>
          <w:rtl/>
        </w:rPr>
        <w:t xml:space="preserve">ת"ל</w:t>
      </w:r>
      <w:r>
        <w:rPr>
          <w:rtl/>
        </w:rPr>
        <w:t xml:space="preserve">:</w:t>
      </w:r>
      <w:r w:rsidRPr="00464129">
        <w:rPr>
          <w:rStyle w:val="afffff0"/>
          <w:rtl/>
        </w:rPr>
        <w:t xml:space="preserve"> </w:t>
      </w:r>
      <w:r w:rsidRPr="00464129">
        <w:rPr>
          <w:rStyle w:val="afffff0"/>
          <w:rFonts w:hint="cs"/>
          <w:rtl/>
        </w:rPr>
        <w:t>'</w:t>
      </w:r>
      <w:ins w:id="90537" w:author="Claude - סמנטי" w:date="2026-10-11T12:26:16Z">
        <w:r>
          <w:rPr>
            <w:rStyle w:val="afffff0"/>
            <w:rtl/>
          </w:rPr>
          <w:t xml:space="preserve">וְעָשִׂיתָ כִּיּוֹר נְחֹשֶׁת וְכַנּוֹ נְחֹשֶׁת</w:t>
        </w:r>
      </w:ins>
      <w:del w:id="90538" w:author="Claude - סמנטי" w:date="2026-10-11T12:26:16Z">
        <w:r w:rsidRPr="00464129">
          <w:rPr>
            <w:rStyle w:val="afffff0"/>
            <w:rtl/>
          </w:rPr>
          <w:delText xml:space="preserve">ועשית כיור נחשת וכנו נחשת</w:delText>
        </w:r>
      </w:del>
      <w:r w:rsidRPr="00464129">
        <w:rPr>
          <w:rStyle w:val="afffff0"/>
          <w:rFonts w:hint="cs"/>
          <w:rtl/>
        </w:rPr>
        <w:t>'</w:t>
      </w:r>
      <w:r w:rsidRPr="00464129">
        <w:rPr>
          <w:rStyle w:val="afffff0"/>
          <w:rtl/>
        </w:rPr>
        <w:t>,</w:t>
      </w:r>
      <w:r>
        <w:rPr>
          <w:rtl/>
        </w:rPr>
        <w:t xml:space="preserve"> לנחשת הקשתיו ולא לדבר אחר.</w:t>
      </w:r>
    </w:p>
    <w:p>
      <w:pPr>
        <w:pStyle w:val="38"/>
        <w:rPr>
          <w:ins w:id="98242" w:author="מנוע מכני" w:date="2026-10-11T12:04:39Z"/>
        </w:rPr>
      </w:pPr>
      <w:r>
        <w:t>א</w:t>
      </w:r>
      <w:r>
        <w:t>"</w:t>
      </w:r>
      <w:r>
        <w:t xml:space="preserve">ל</w:t>
      </w:r>
      <w:r>
        <w:t xml:space="preserve"> מ</w:t>
      </w:r>
      <w:r>
        <w:t>"</w:t>
      </w:r>
      <w:r>
        <w:t>ז בדר</w:t>
      </w:r>
      <w:r>
        <w:t>"</w:t>
      </w:r>
      <w:r>
        <w:t>ל</w:t>
      </w:r>
      <w:r>
        <w:t xml:space="preserve">:</w:t>
      </w:r>
    </w:p>
    <w:p w:rsidR="00DA63EC" w:rsidRDefault="00DA63EC" w:rsidP="00DA63EC">
      <w:pPr>
        <w:tabs>
          <w:tab w:val="left" w:pos="0"/>
          <w:tab w:val="center" w:pos="2835"/>
        </w:tabs>
        <w:rPr>
          <w:rtl/>
        </w:rPr>
      </w:pPr>
      <w:del w:id="98243" w:author="מנוע מכני" w:date="2026-10-11T12:04:39Z">
        <w:r>
          <w:rPr>
            <w:rtl/>
          </w:rPr>
          <w:delText xml:space="preserve"> </w:delText>
        </w:r>
      </w:del>
      <w:r>
        <w:rPr>
          <w:rtl/>
        </w:rPr>
        <w:t xml:space="preserve">מה לכנו שאין עשוי לתוכו, תאמר בכלי חול שעשוי לתוכו! אלא</w:t>
      </w:r>
      <w:r w:rsidRPr="00464129">
        <w:rPr>
          <w:rStyle w:val="afffff0"/>
          <w:rtl/>
        </w:rPr>
        <w:t xml:space="preserve"> </w:t>
      </w:r>
      <w:r w:rsidRPr="00464129">
        <w:rPr>
          <w:rStyle w:val="afffff0"/>
          <w:rFonts w:hint="cs"/>
          <w:rtl/>
        </w:rPr>
        <w:t>'</w:t>
      </w:r>
      <w:r w:rsidRPr="00464129">
        <w:rPr>
          <w:rStyle w:val="afffff0"/>
          <w:rtl/>
        </w:rPr>
        <w:t>ממנו</w:t>
      </w:r>
      <w:r w:rsidRPr="00464129">
        <w:rPr>
          <w:rStyle w:val="afffff0"/>
          <w:rFonts w:hint="cs"/>
          <w:rtl/>
        </w:rPr>
        <w:t>'</w:t>
      </w:r>
      <w:r w:rsidRPr="00464129">
        <w:rPr>
          <w:rStyle w:val="afffff0"/>
          <w:rtl/>
        </w:rPr>
        <w:t xml:space="preserve"> </w:t>
      </w:r>
      <w:r>
        <w:rPr>
          <w:rtl/>
        </w:rPr>
        <w:t xml:space="preserve">- </w:t>
      </w:r>
      <w:ins w:id="96575" w:author="מנוע מכני" w:date="2026-10-11T12:04:39Z">
        <w:r>
          <w:rPr>
            <w:rtl/>
          </w:rPr>
          <w:t xml:space="preserve">למעט</w:t>
        </w:r>
      </w:ins>
      <w:del w:id="96576" w:author="מנוע מכני" w:date="2026-10-11T12:04:39Z">
        <w:r>
          <w:rPr>
            <w:rtl/>
          </w:rPr>
          <w:delText xml:space="preserve">למעוטי</w:delText>
        </w:r>
      </w:del>
      <w:r>
        <w:rPr>
          <w:rtl/>
        </w:rPr>
        <w:t xml:space="preserve"> כלי חול.</w:t>
      </w:r>
    </w:p>
    <w:p>
      <w:pPr>
        <w:pStyle w:val="38"/>
        <w:rPr>
          <w:ins w:id="101549" w:author="מנוע מכני" w:date="2026-10-11T12:04:39Z"/>
        </w:rPr>
      </w:pPr>
      <w:ins w:id="90885" w:author="מנוע מכני" w:date="2026-10-11T12:04:39Z">
        <w:r>
          <w:t xml:space="preserve">א"כ</w:t>
        </w:r>
      </w:ins>
      <w:del w:id="90886" w:author="מנוע מכני" w:date="2026-10-11T12:04:39Z">
        <w:r>
          <w:delText xml:space="preserve">אי הכי</w:delText>
        </w:r>
      </w:del>
      <w:r>
        <w:t xml:space="preserve">,</w:t>
      </w:r>
    </w:p>
    <w:p w:rsidR="00DA63EC" w:rsidRDefault="00DA63EC" w:rsidP="00DA63EC">
      <w:pPr>
        <w:tabs>
          <w:tab w:val="left" w:pos="0"/>
          <w:tab w:val="center" w:pos="2835"/>
        </w:tabs>
        <w:rPr>
          <w:rtl/>
        </w:rPr>
      </w:pPr>
      <w:del w:id="101550" w:author="מנוע מכני" w:date="2026-10-11T12:04:39Z">
        <w:r>
          <w:rPr>
            <w:rtl/>
          </w:rPr>
          <w:delText xml:space="preserve"> </w:delText>
        </w:r>
      </w:del>
      <w:r>
        <w:rPr>
          <w:rtl/>
        </w:rPr>
        <w:t xml:space="preserve">כלי שרת </w:t>
      </w:r>
      <w:ins w:id="90887" w:author="מנוע מכני" w:date="2026-10-11T12:04:39Z">
        <w:r>
          <w:rPr>
            <w:rtl/>
          </w:rPr>
          <w:t xml:space="preserve">גם</w:t>
        </w:r>
      </w:ins>
      <w:del w:id="90888" w:author="מנוע מכני" w:date="2026-10-11T12:04:39Z">
        <w:r>
          <w:rPr>
            <w:rtl/>
          </w:rPr>
          <w:delText xml:space="preserve">נמי</w:delText>
        </w:r>
      </w:del>
      <w:r>
        <w:rPr>
          <w:rtl/>
        </w:rPr>
        <w:t xml:space="preserve">! הא </w:t>
      </w:r>
      <w:r>
        <w:rPr>
          <w:rStyle w:val="2fb"/>
          <w:rtl/>
        </w:rPr>
        <w:t xml:space="preserve">רבי</w:t>
      </w:r>
      <w:r>
        <w:rPr>
          <w:rtl/>
        </w:rPr>
        <w:t xml:space="preserve"> </w:t>
      </w:r>
      <w:ins w:id="92523" w:author="מנוע מכני" w:date="2026-10-11T12:04:39Z">
        <w:r>
          <w:rPr>
            <w:rtl/>
          </w:rPr>
          <w:t xml:space="preserve">התורה</w:t>
        </w:r>
      </w:ins>
      <w:del w:id="92524" w:author="מנוע מכני" w:date="2026-10-11T12:04:39Z">
        <w:r>
          <w:rPr>
            <w:rtl/>
          </w:rPr>
          <w:delText xml:space="preserve">רחמנא</w:delText>
        </w:r>
      </w:del>
      <w:r>
        <w:rPr>
          <w:rtl/>
        </w:rPr>
        <w:t xml:space="preserve"> </w:t>
      </w:r>
      <w:r w:rsidRPr="005423CB">
        <w:rPr>
          <w:rStyle w:val="afffff0"/>
          <w:rtl/>
        </w:rPr>
        <w:t>ירחצו</w:t>
      </w:r>
      <w:r>
        <w:rPr>
          <w:rtl/>
        </w:rPr>
        <w:t>.</w:t>
      </w:r>
    </w:p>
    <w:p w:rsidR="00DA63EC" w:rsidRDefault="00DA63EC" w:rsidP="00DA63EC">
      <w:pPr>
        <w:tabs>
          <w:tab w:val="left" w:pos="0"/>
          <w:tab w:val="center" w:pos="2835"/>
        </w:tabs>
        <w:rPr>
          <w:rtl/>
        </w:rPr>
      </w:pPr>
      <w:r>
        <w:rPr>
          <w:rtl/>
        </w:rPr>
        <w:t>ומה ראית? זה טעון משיחה כמוהו וזה אין טעון משיחה כמוהו.</w:t>
      </w:r>
    </w:p>
    <w:p>
      <w:pPr>
        <w:pStyle w:val="afffff8"/>
        <w:rPr>
          <w:ins w:id="90551" w:author="קלוד" w:date="2026-10-11T12:29:36Z"/>
        </w:rPr>
      </w:pPr>
      <w:ins w:id="90552" w:author="קלוד" w:date="2026-10-11T12:29:36Z">
        <w:r>
          <w:rPr>
            <w:color w:val="7B3F00"/>
          </w:rPr>
          <w:t xml:space="preserve">השלמת מי כיור ממי מקוה</w:t>
        </w:r>
      </w:ins>
    </w:p>
    <w:p>
      <w:pPr>
        <w:pStyle w:val="38"/>
        <w:rPr>
          <w:ins w:id="98245" w:author="מנוע מכני" w:date="2026-10-11T12:04:39Z"/>
        </w:rPr>
      </w:pPr>
      <w:del w:id="98244" w:author="מנוע מכני" w:date="2026-10-11T12:04:39Z">
        <w:r>
          <w:delText xml:space="preserve">•</w:delText>
        </w:r>
      </w:del>
      <w:r>
        <w:t xml:space="preserve"> אר"ל:</w:t>
      </w:r>
    </w:p>
    <w:p w:rsidR="00DA63EC" w:rsidRDefault="00DA63EC" w:rsidP="00DA63EC">
      <w:pPr>
        <w:tabs>
          <w:tab w:val="left" w:pos="0"/>
          <w:tab w:val="center" w:pos="2835"/>
        </w:tabs>
        <w:rPr>
          <w:rtl/>
        </w:rPr>
      </w:pPr>
      <w:del w:id="98246" w:author="מנוע מכני" w:date="2026-10-11T12:04:39Z">
        <w:r>
          <w:rPr>
            <w:rtl/>
          </w:rPr>
          <w:delText xml:space="preserve"> </w:delText>
        </w:r>
      </w:del>
      <w:r>
        <w:rPr>
          <w:rtl/>
        </w:rPr>
        <w:t xml:space="preserve">כל המשלים למי מקוה משלים למי כיור, לרביעית אינו משלים.</w:t>
      </w:r>
    </w:p>
    <w:p w:rsidR="00DA63EC" w:rsidRPr="005423CB" w:rsidRDefault="00DA63EC" w:rsidP="00DA63EC">
      <w:pPr>
        <w:tabs>
          <w:tab w:val="left" w:pos="0"/>
          <w:tab w:val="center" w:pos="2835"/>
        </w:tabs>
        <w:rPr>
          <w:spacing w:val="-6"/>
          <w:rtl/>
        </w:rPr>
      </w:pPr>
      <w:r w:rsidRPr="005423CB">
        <w:rPr>
          <w:rStyle w:val="2fb"/>
          <w:rFonts w:hint="cs"/>
          <w:spacing w:val="-6"/>
          <w:rtl/>
        </w:rPr>
        <w:t>כר</w:t>
      </w:r>
      <w:r w:rsidRPr="005423CB">
        <w:rPr>
          <w:rStyle w:val="2fb"/>
          <w:spacing w:val="-6"/>
          <w:rtl/>
        </w:rPr>
        <w:t>"</w:t>
      </w:r>
      <w:r w:rsidRPr="005423CB">
        <w:rPr>
          <w:rStyle w:val="2fb"/>
          <w:rFonts w:hint="cs"/>
          <w:spacing w:val="-6"/>
          <w:rtl/>
        </w:rPr>
        <w:t xml:space="preserve">פ</w:t>
      </w:r>
      <w:r w:rsidRPr="005423CB">
        <w:rPr>
          <w:rFonts w:hint="cs"/>
          <w:spacing w:val="-6"/>
          <w:rtl/>
        </w:rPr>
        <w:t xml:space="preserve"> </w:t>
      </w:r>
      <w:ins w:id="96577" w:author="מנוע מכני" w:date="2026-10-11T12:04:39Z">
        <w:r>
          <w:rPr>
            <w:spacing w:val="-6"/>
            <w:rtl/>
          </w:rPr>
          <w:t xml:space="preserve">למעט</w:t>
        </w:r>
      </w:ins>
      <w:del w:id="96578" w:author="מנוע מכני" w:date="2026-10-11T12:04:39Z">
        <w:r w:rsidRPr="005423CB">
          <w:rPr>
            <w:spacing w:val="-6"/>
            <w:rtl/>
          </w:rPr>
          <w:delText xml:space="preserve">למעוטי</w:delText>
        </w:r>
      </w:del>
      <w:r w:rsidRPr="005423CB">
        <w:rPr>
          <w:spacing w:val="-6"/>
          <w:rtl/>
        </w:rPr>
        <w:t xml:space="preserve"> נתן סאה ונטל סאה, </w:t>
      </w:r>
      <w:r w:rsidRPr="005423CB">
        <w:rPr>
          <w:spacing w:val="-6"/>
          <w:rtl/>
        </w:rPr>
        <w:t xml:space="preserve">דתנן</w:t>
      </w:r>
      <w:r w:rsidRPr="005423CB">
        <w:rPr>
          <w:spacing w:val="-6"/>
          <w:rtl/>
        </w:rPr>
        <w:t xml:space="preserve">: מקוה שיש בו מ' סאה מכ</w:t>
      </w:r>
      <w:r w:rsidR="005423CB" w:rsidRPr="005423CB">
        <w:rPr>
          <w:spacing w:val="-6"/>
          <w:rtl/>
        </w:rPr>
        <w:t>וונות, נתן סאה ונטל סאה</w:t>
      </w:r>
      <w:r w:rsidR="005423CB" w:rsidRPr="005423CB">
        <w:rPr>
          <w:rFonts w:hint="cs"/>
          <w:spacing w:val="-6"/>
          <w:rtl/>
        </w:rPr>
        <w:t xml:space="preserve"> </w:t>
      </w:r>
      <w:r w:rsidR="005423CB" w:rsidRPr="005423CB">
        <w:rPr>
          <w:rFonts w:hint="cs"/>
          <w:spacing w:val="-6"/>
          <w:rtl/>
        </w:rPr>
        <w:t xml:space="preserve">ה</w:t>
      </w:r>
      <w:ins w:id="90021" w:author="מנוע מכני" w:date="2026-10-11T12:04:39Z">
        <w:r>
          <w:rPr>
            <w:rFonts w:hint="cs"/>
            <w:spacing w:val="-6"/>
            <w:rtl/>
          </w:rPr>
          <w:t xml:space="preserve">ר"ז</w:t>
        </w:r>
      </w:ins>
      <w:del w:id="90022" w:author="מנוע מכני" w:date="2026-10-11T12:04:39Z">
        <w:r w:rsidR="005423CB" w:rsidRPr="005423CB">
          <w:rPr>
            <w:rFonts w:hint="cs"/>
            <w:spacing w:val="-6"/>
            <w:rtl/>
          </w:rPr>
          <w:delText xml:space="preserve">ר''ז</w:delText>
        </w:r>
      </w:del>
      <w:r w:rsidR="005423CB">
        <w:rPr>
          <w:spacing w:val="-6"/>
          <w:rtl/>
        </w:rPr>
        <w:t xml:space="preserve"> כשר</w:t>
      </w:r>
    </w:p>
    <w:p>
      <w:pPr>
        <w:pStyle w:val="38"/>
        <w:rPr>
          <w:ins w:id="98247" w:author="מנוע מכני" w:date="2026-10-11T12:04:39Z"/>
        </w:rPr>
      </w:pPr>
      <w:r>
        <w:t>ואריא</w:t>
      </w:r>
      <w:r>
        <w:t>"</w:t>
      </w:r>
      <w:r>
        <w:t>ש מר</w:t>
      </w:r>
      <w:r>
        <w:t>"</w:t>
      </w:r>
      <w:r>
        <w:t>א מרי</w:t>
      </w:r>
      <w:r>
        <w:t>"</w:t>
      </w:r>
      <w:r>
        <w:t>ו</w:t>
      </w:r>
      <w:r>
        <w:t xml:space="preserve">:</w:t>
      </w:r>
    </w:p>
    <w:p w:rsidR="00DA63EC" w:rsidRDefault="00DA63EC" w:rsidP="00DA63EC">
      <w:pPr>
        <w:tabs>
          <w:tab w:val="left" w:pos="0"/>
          <w:tab w:val="center" w:pos="2835"/>
        </w:tabs>
        <w:rPr>
          <w:rtl/>
        </w:rPr>
      </w:pPr>
      <w:del w:id="98248" w:author="מנוע מכני" w:date="2026-10-11T12:04:39Z">
        <w:r>
          <w:rPr>
            <w:rtl/>
          </w:rPr>
          <w:delText xml:space="preserve"> </w:delText>
        </w:r>
      </w:del>
      <w:r>
        <w:rPr>
          <w:rtl/>
        </w:rPr>
        <w:t xml:space="preserve">עד רובו.</w:t>
      </w:r>
    </w:p>
    <w:p>
      <w:pPr>
        <w:pStyle w:val="38"/>
        <w:rPr>
          <w:ins w:id="98249" w:author="מנוע מכני" w:date="2026-10-11T12:04:39Z"/>
        </w:rPr>
      </w:pPr>
      <w:r>
        <w:t>א</w:t>
      </w:r>
      <w:r>
        <w:t>ר</w:t>
      </w:r>
      <w:r>
        <w:t>"</w:t>
      </w:r>
      <w:r>
        <w:t>פ</w:t>
      </w:r>
      <w:r>
        <w:t xml:space="preserve">:</w:t>
      </w:r>
    </w:p>
    <w:p w:rsidR="00DA63EC" w:rsidRDefault="00DA63EC" w:rsidP="00DA63EC">
      <w:pPr>
        <w:tabs>
          <w:tab w:val="left" w:pos="0"/>
          <w:tab w:val="center" w:pos="2835"/>
        </w:tabs>
        <w:rPr>
          <w:rtl/>
        </w:rPr>
      </w:pPr>
      <w:del w:id="98250" w:author="מנוע מכני" w:date="2026-10-11T12:04:39Z">
        <w:r>
          <w:rPr>
            <w:rtl/>
          </w:rPr>
          <w:delText xml:space="preserve"> </w:delText>
        </w:r>
      </w:del>
      <w:r>
        <w:rPr>
          <w:rtl/>
        </w:rPr>
        <w:t xml:space="preserve">אם קדח בו רביעית - מטבילין בו מחטין וצינוריות, הואיל ומהכשירה דמקוה </w:t>
      </w:r>
      <w:ins w:id="96953" w:author="מנוע מכני" w:date="2026-10-11T12:04:39Z">
        <w:r>
          <w:rPr>
            <w:rtl/>
          </w:rPr>
          <w:t xml:space="preserve">באה</w:t>
        </w:r>
      </w:ins>
      <w:del w:id="96954" w:author="מנוע מכני" w:date="2026-10-11T12:04:39Z">
        <w:r>
          <w:rPr>
            <w:rtl/>
          </w:rPr>
          <w:delText xml:space="preserve">אתיא</w:delText>
        </w:r>
      </w:del>
      <w:r>
        <w:rPr>
          <w:rtl/>
        </w:rPr>
        <w:t xml:space="preserve">.</w:t>
      </w:r>
    </w:p>
    <w:p>
      <w:pPr>
        <w:pStyle w:val="38"/>
        <w:rPr>
          <w:ins w:id="98251" w:author="מנוע מכני" w:date="2026-10-11T12:04:39Z"/>
        </w:rPr>
      </w:pPr>
      <w:r>
        <w:t>א</w:t>
      </w:r>
      <w:r>
        <w:t>רי</w:t>
      </w:r>
      <w:r>
        <w:t>"</w:t>
      </w:r>
      <w:r>
        <w:t>ר מר</w:t>
      </w:r>
      <w:r>
        <w:t>"</w:t>
      </w:r>
      <w:r>
        <w:t>ל</w:t>
      </w:r>
      <w:r>
        <w:t xml:space="preserve">:</w:t>
      </w:r>
    </w:p>
    <w:p w:rsidR="00DA63EC" w:rsidRDefault="00DA63EC" w:rsidP="00DA63EC">
      <w:pPr>
        <w:tabs>
          <w:tab w:val="left" w:pos="0"/>
          <w:tab w:val="center" w:pos="2835"/>
        </w:tabs>
        <w:rPr>
          <w:rtl/>
        </w:rPr>
      </w:pPr>
      <w:del w:id="98252" w:author="מנוע מכני" w:date="2026-10-11T12:04:39Z">
        <w:r>
          <w:rPr>
            <w:rtl/>
          </w:rPr>
          <w:delText xml:space="preserve"> </w:delText>
        </w:r>
      </w:del>
      <w:r>
        <w:rPr>
          <w:rtl/>
        </w:rPr>
        <w:t xml:space="preserve">מי מקוה כשירים למי כיור.</w:t>
      </w:r>
    </w:p>
    <w:p w:rsidR="00DA63EC" w:rsidRDefault="00DA63EC" w:rsidP="00DA63EC">
      <w:pPr>
        <w:tabs>
          <w:tab w:val="left" w:pos="0"/>
          <w:tab w:val="center" w:pos="2835"/>
        </w:tabs>
        <w:rPr>
          <w:rtl/>
        </w:rPr>
      </w:pPr>
      <w:r>
        <w:rPr>
          <w:rtl/>
        </w:rPr>
        <w:t xml:space="preserve">למימרא, דלא מים חיים </w:t>
      </w:r>
      <w:ins w:id="92525" w:author="מנוע מכני" w:date="2026-10-11T12:04:39Z">
        <w:r>
          <w:rPr>
            <w:rtl/>
          </w:rPr>
          <w:t xml:space="preserve">הם</w:t>
        </w:r>
      </w:ins>
      <w:del w:id="92526" w:author="מנוע מכני" w:date="2026-10-11T12:04:39Z">
        <w:r w:rsidR="005423CB">
          <w:rPr>
            <w:rtl/>
          </w:rPr>
          <w:delText xml:space="preserve">נינהו</w:delText>
        </w:r>
      </w:del>
      <w:r w:rsidR="005423CB">
        <w:rPr>
          <w:rtl/>
        </w:rPr>
        <w:t xml:space="preserve">, והתניא: במים ולא ביין, במים </w:t>
      </w:r>
      <w:r>
        <w:rPr>
          <w:rtl/>
        </w:rPr>
        <w:t xml:space="preserve">ולא במזוג, במים לרבות שאר מים, וק"ו למי כיור</w:t>
      </w:r>
      <w:ins w:id="94265" w:author="מנוע מכני" w:date="2026-10-11T12:04:39Z">
        <w:r>
          <w:rPr>
            <w:rtl/>
          </w:rPr>
          <w:t xml:space="preserve">,</w:t>
        </w:r>
      </w:ins>
      <w:del w:id="94266" w:author="מנוע מכני" w:date="2026-10-11T12:04:39Z">
        <w:r>
          <w:rPr>
            <w:rtl/>
          </w:rPr>
          <w:delText xml:space="preserve">;</w:delText>
        </w:r>
      </w:del>
    </w:p>
    <w:p w:rsidR="00DA63EC" w:rsidRDefault="00DA63EC" w:rsidP="00DA63EC">
      <w:pPr>
        <w:tabs>
          <w:tab w:val="left" w:pos="0"/>
          <w:tab w:val="center" w:pos="2835"/>
        </w:tabs>
        <w:rPr>
          <w:rtl/>
        </w:rPr>
      </w:pPr>
      <w:ins w:id="92529" w:author="מנוע מכני" w:date="2026-10-11T12:04:39Z">
        <w:r>
          <w:rPr>
            <w:rtl/>
          </w:rPr>
          <w:t xml:space="preserve">מה</w:t>
        </w:r>
      </w:ins>
      <w:del w:id="92530" w:author="מנוע מכני" w:date="2026-10-11T12:04:39Z">
        <w:r>
          <w:rPr>
            <w:rtl/>
          </w:rPr>
          <w:delText xml:space="preserve">מאי</w:delText>
        </w:r>
      </w:del>
      <w:r>
        <w:rPr>
          <w:rtl/>
        </w:rPr>
        <w:t xml:space="preserve"> </w:t>
      </w:r>
      <w:r>
        <w:rPr>
          <w:rtl/>
        </w:rPr>
        <w:t xml:space="preserve">ק"ו</w:t>
      </w:r>
      <w:r>
        <w:rPr>
          <w:rtl/>
        </w:rPr>
        <w:t xml:space="preserve"> למי כיור? </w:t>
      </w:r>
      <w:ins w:id="90889" w:author="מנוע מכני" w:date="2026-10-11T12:04:39Z">
        <w:r>
          <w:rPr>
            <w:rtl/>
          </w:rPr>
          <w:t xml:space="preserve">לא</w:t>
        </w:r>
      </w:ins>
      <w:del w:id="90890" w:author="מנוע מכני" w:date="2026-10-11T12:04:39Z">
        <w:r w:rsidR="005423CB">
          <w:rPr>
            <w:rtl/>
          </w:rPr>
          <w:delText xml:space="preserve">לאו</w:delText>
        </w:r>
      </w:del>
      <w:r w:rsidR="005423CB">
        <w:rPr>
          <w:rtl/>
        </w:rPr>
        <w:t xml:space="preserve"> דמים חיים </w:t>
      </w:r>
      <w:ins w:id="92527" w:author="מנוע מכני" w:date="2026-10-11T12:04:39Z">
        <w:r>
          <w:rPr>
            <w:rtl/>
          </w:rPr>
          <w:t xml:space="preserve">הם</w:t>
        </w:r>
      </w:ins>
      <w:del w:id="92528" w:author="מנוע מכני" w:date="2026-10-11T12:04:39Z">
        <w:r w:rsidR="005423CB">
          <w:rPr>
            <w:rtl/>
          </w:rPr>
          <w:delText xml:space="preserve">נינהו</w:delText>
        </w:r>
      </w:del>
      <w:r w:rsidR="005423CB">
        <w:rPr>
          <w:rtl/>
        </w:rPr>
        <w:t xml:space="preserve">! </w:t>
      </w:r>
      <w:r w:rsidR="005423CB">
        <w:rPr>
          <w:rtl/>
        </w:rPr>
        <w:t xml:space="preserve">לא</w:t>
      </w:r>
      <w:r>
        <w:rPr>
          <w:rtl/>
        </w:rPr>
        <w:t xml:space="preserve"> דקדיש.</w:t>
      </w:r>
    </w:p>
    <w:p w:rsidR="00DA63EC" w:rsidRDefault="00DA63EC" w:rsidP="00DA63EC">
      <w:pPr>
        <w:pStyle w:val="afff3"/>
        <w:framePr w:wrap="around"/>
        <w:rPr>
          <w:rtl/>
        </w:rPr>
      </w:pPr>
      <w:r>
        <w:rPr>
          <w:rFonts w:hint="cs"/>
          <w:rtl/>
        </w:rPr>
        <w:t>כב.</w:t>
      </w:r>
    </w:p>
    <w:p w:rsidR="00DA63EC" w:rsidRPr="00FE1B89" w:rsidRDefault="00DA63EC" w:rsidP="00DA63EC">
      <w:pPr>
        <w:tabs>
          <w:tab w:val="left" w:pos="0"/>
          <w:tab w:val="center" w:pos="2835"/>
        </w:tabs>
        <w:rPr>
          <w:spacing w:val="-4"/>
          <w:rtl/>
        </w:rPr>
      </w:pPr>
      <w:r w:rsidRPr="00FE1B89">
        <w:rPr>
          <w:spacing w:val="-4"/>
          <w:rtl/>
        </w:rPr>
        <w:t xml:space="preserve">וקדישי </w:t>
      </w:r>
      <w:ins w:id="90075" w:author="Claude - סמנטי" w:date="2026-10-11T12:26:16Z">
        <w:r>
          <w:rPr>
            <w:spacing w:val="-4"/>
            <w:rtl/>
          </w:rPr>
          <w:t xml:space="preserve">מעולה</w:t>
        </w:r>
      </w:ins>
      <w:del w:id="90076" w:author="Claude - סמנטי" w:date="2026-10-11T12:26:16Z">
        <w:r w:rsidRPr="00FE1B89">
          <w:rPr>
            <w:spacing w:val="-4"/>
            <w:rtl/>
          </w:rPr>
          <w:delText xml:space="preserve">מעליותא</w:delText>
        </w:r>
      </w:del>
      <w:r w:rsidRPr="00FE1B89">
        <w:rPr>
          <w:spacing w:val="-4"/>
          <w:rtl/>
        </w:rPr>
        <w:t xml:space="preserve"> היא? והא </w:t>
      </w:r>
      <w:r w:rsidRPr="00FE1B89">
        <w:rPr>
          <w:rStyle w:val="2fb"/>
          <w:rFonts w:hint="cs"/>
          <w:spacing w:val="-4"/>
          <w:rtl/>
        </w:rPr>
        <w:t>ד</w:t>
      </w:r>
      <w:r w:rsidRPr="00FE1B89">
        <w:rPr>
          <w:rStyle w:val="2fb"/>
          <w:spacing w:val="-4"/>
          <w:rtl/>
        </w:rPr>
        <w:t xml:space="preserve">שמואל</w:t>
      </w:r>
      <w:r w:rsidRPr="00FE1B89">
        <w:rPr>
          <w:spacing w:val="-4"/>
          <w:rtl/>
        </w:rPr>
        <w:t xml:space="preserve">: מים שאין להם שם לווי, יצאו מי כיור שיש להם שם לווי! </w:t>
      </w:r>
    </w:p>
    <w:p>
      <w:pPr>
        <w:pStyle w:val="38"/>
        <w:rPr>
          <w:ins w:id="98253" w:author="מנוע מכני" w:date="2026-10-11T12:04:39Z"/>
        </w:rPr>
      </w:pPr>
      <w:r>
        <w:tab/>
        <w:t xml:space="preserve">אלא</w:t>
      </w:r>
    </w:p>
    <w:p w:rsidR="00DA63EC" w:rsidRDefault="00DA63EC" w:rsidP="00DA63EC">
      <w:pPr>
        <w:tabs>
          <w:tab w:val="left" w:pos="0"/>
          <w:tab w:val="center" w:pos="2835"/>
        </w:tabs>
        <w:rPr>
          <w:rtl/>
        </w:rPr>
      </w:pPr>
      <w:del w:id="98254" w:author="מנוע מכני" w:date="2026-10-11T12:04:39Z">
        <w:r>
          <w:rPr>
            <w:rtl/>
          </w:rPr>
          <w:tab/>
          <w:delText xml:space="preserve"> </w:delText>
        </w:r>
      </w:del>
      <w:ins w:id="90891" w:author="מנוע מכני" w:date="2026-10-11T12:04:39Z">
        <w:r>
          <w:rPr>
            <w:rtl/>
          </w:rPr>
          <w:t xml:space="preserve">לא</w:t>
        </w:r>
      </w:ins>
      <w:del w:id="90892" w:author="מנוע מכני" w:date="2026-10-11T12:04:39Z">
        <w:r>
          <w:rPr>
            <w:rtl/>
          </w:rPr>
          <w:tab/>
          <w:delText xml:space="preserve">לאו</w:delText>
        </w:r>
      </w:del>
      <w:r>
        <w:rPr>
          <w:rtl/>
        </w:rPr>
        <w:tab/>
        <w:t xml:space="preserve"> דראויין למי כיור, </w:t>
      </w:r>
      <w:ins w:id="95413" w:author="מנוע מכני" w:date="2026-10-11T12:04:39Z">
        <w:r>
          <w:rPr>
            <w:rtl/>
          </w:rPr>
          <w:t xml:space="preserve">ומשמע ש</w:t>
        </w:r>
      </w:ins>
      <w:del w:id="95414" w:author="מנוע מכני" w:date="2026-10-11T12:04:39Z">
        <w:r>
          <w:rPr>
            <w:rtl/>
          </w:rPr>
          <w:tab/>
          <w:delText xml:space="preserve">אלמא </w:delText>
        </w:r>
      </w:del>
      <w:r>
        <w:rPr>
          <w:rtl/>
        </w:rPr>
        <w:tab/>
        <w:t xml:space="preserve">מים חיים </w:t>
      </w:r>
      <w:ins w:id="92531" w:author="מנוע מכני" w:date="2026-10-11T12:04:39Z">
        <w:r>
          <w:rPr>
            <w:rtl/>
          </w:rPr>
          <w:t xml:space="preserve">הם</w:t>
        </w:r>
      </w:ins>
      <w:del w:id="92532" w:author="מנוע מכני" w:date="2026-10-11T12:04:39Z">
        <w:r>
          <w:rPr>
            <w:rtl/>
          </w:rPr>
          <w:tab/>
          <w:delText xml:space="preserve">נינהו</w:delText>
        </w:r>
      </w:del>
      <w:r>
        <w:rPr>
          <w:rtl/>
        </w:rPr>
        <w:tab/>
        <w:t xml:space="preserve">! </w:t>
      </w:r>
    </w:p>
    <w:p>
      <w:pPr>
        <w:pStyle w:val="38"/>
        <w:rPr>
          <w:ins w:id="98255" w:author="מנוע מכני" w:date="2026-10-11T12:04:39Z"/>
        </w:rPr>
      </w:pPr>
      <w:r w:rsidRPr="005433DE">
        <w:t>תנאי היא</w:t>
      </w:r>
      <w:r>
        <w:t>, דאר</w:t>
      </w:r>
      <w:r>
        <w:t>י</w:t>
      </w:r>
      <w:r>
        <w:t>"</w:t>
      </w:r>
      <w:r>
        <w:t>ו</w:t>
      </w:r>
      <w:r>
        <w:t xml:space="preserve">:</w:t>
      </w:r>
    </w:p>
    <w:p w:rsidR="00DA63EC" w:rsidRDefault="00DA63EC" w:rsidP="00DA63EC">
      <w:pPr>
        <w:tabs>
          <w:tab w:val="left" w:pos="0"/>
          <w:tab w:val="center" w:pos="2835"/>
        </w:tabs>
        <w:rPr>
          <w:rtl/>
        </w:rPr>
      </w:pPr>
      <w:del w:id="98256" w:author="מנוע מכני" w:date="2026-10-11T12:04:39Z">
        <w:r>
          <w:rPr>
            <w:rtl/>
          </w:rPr>
          <w:delText xml:space="preserve"> </w:delText>
        </w:r>
      </w:del>
      <w:r>
        <w:rPr>
          <w:rtl/>
        </w:rPr>
        <w:t xml:space="preserve">מי כיור - </w:t>
      </w:r>
      <w:r>
        <w:rPr>
          <w:rStyle w:val="2fb"/>
          <w:rFonts w:hint="cs"/>
          <w:rtl/>
        </w:rPr>
        <w:t>ל</w:t>
      </w:r>
      <w:r>
        <w:rPr>
          <w:rStyle w:val="2fb"/>
          <w:rtl/>
        </w:rPr>
        <w:t xml:space="preserve">ר' ישמעאל</w:t>
      </w:r>
      <w:r>
        <w:rPr>
          <w:rtl/>
        </w:rPr>
        <w:t xml:space="preserve">: מי מעין הן, וחכ"</w:t>
      </w:r>
      <w:r>
        <w:rPr>
          <w:rFonts w:hint="cs"/>
          <w:rtl/>
        </w:rPr>
        <w:t>א</w:t>
      </w:r>
      <w:r>
        <w:rPr>
          <w:rtl/>
        </w:rPr>
        <w:t>: שאר מימות הן.</w:t>
      </w:r>
    </w:p>
    <w:p w:rsidR="00DA63EC" w:rsidRDefault="00DA63EC" w:rsidP="00DA63EC">
      <w:pPr>
        <w:pStyle w:val="affffd"/>
        <w:rPr>
          <w:del w:id="90024" w:author="מנוע עיצוב" w:date="2026-10-11T12:09:26Z"/>
          <w:rtl/>
        </w:rPr>
      </w:pPr>
      <w:del w:id="90023" w:author="מנוע עיצוב" w:date="2026-10-11T12:09:26Z">
        <w:r>
          <w:rPr>
            <w:rtl/>
          </w:rPr>
          <w:delText xml:space="preserve">׹</w:delText>
        </w:r>
      </w:del>
    </w:p>
    <w:p w:rsidR="00DA63EC" w:rsidRPr="003144A8" w:rsidRDefault="00DA63EC" w:rsidP="00DA63EC">
      <w:pPr>
        <w:pStyle w:val="affff1"/>
        <w:ind w:end="0"/>
        <w:rPr>
          <w:b/>
          <w:rtl/>
        </w:rPr>
        <w:pPrChange w:id="20075" w:author="קלוד" w:date="2026-10-11T09:07:24Z">
          <w:pPr>
            <w:pStyle w:val="affff1"/>
            <w:rPr>
              <w:b/>
              <w:rtl/>
            </w:rPr>
          </w:pPr>
        </w:pPrChange>
      </w:pPr>
      <w:ins w:id="9813" w:author="מספור קטעי משנה" w:date="2026-10-11T09:35:09Z">
        <w:r>
          <w:rPr>
            <w:rStyle w:val="MisparKeta"/>
          </w:rPr>
          <w:t xml:space="preserve">א. </w:t>
        </w:r>
      </w:ins>
      <w:r>
        <w:rPr>
          <w:rtl/>
        </w:rPr>
        <w:t>ערל.</w:t>
      </w:r>
    </w:p>
    <w:p>
      <w:pPr>
        <w:pStyle w:val="38"/>
        <w:rPr>
          <w:ins w:id="98257" w:author="מנוע מכני" w:date="2026-10-11T12:04:39Z"/>
        </w:rPr>
      </w:pPr>
      <w:r>
        <w:t>אר</w:t>
      </w:r>
      <w:r>
        <w:t>"</w:t>
      </w:r>
      <w:r>
        <w:t>ח</w:t>
      </w:r>
      <w:r>
        <w:t xml:space="preserve">:</w:t>
      </w:r>
    </w:p>
    <w:p w:rsidR="00DA63EC" w:rsidRDefault="00DA63EC" w:rsidP="00DA63EC">
      <w:pPr>
        <w:tabs>
          <w:tab w:val="left" w:pos="0"/>
          <w:tab w:val="center" w:pos="2835"/>
        </w:tabs>
        <w:rPr>
          <w:rtl/>
        </w:rPr>
      </w:pPr>
      <w:del w:id="98258" w:author="מנוע מכני" w:date="2026-10-11T12:04:39Z">
        <w:r>
          <w:rPr>
            <w:rtl/>
          </w:rPr>
          <w:delText xml:space="preserve"> </w:delText>
        </w:r>
      </w:del>
      <w:r>
        <w:rPr>
          <w:rtl/>
        </w:rPr>
        <w:t xml:space="preserve">דבר זה מתורת משה רבינו </w:t>
      </w:r>
      <w:r>
        <w:rPr>
          <w:rtl/>
        </w:rPr>
        <w:t xml:space="preserve">לא</w:t>
      </w:r>
      <w:r>
        <w:rPr>
          <w:rtl/>
        </w:rPr>
        <w:t xml:space="preserve"> למדנו, מדברי יחזקאל בן בוזי למדנו.</w:t>
      </w:r>
    </w:p>
    <w:p w:rsidR="00DA63EC" w:rsidRDefault="00DA63EC" w:rsidP="00DA63EC">
      <w:pPr>
        <w:tabs>
          <w:tab w:val="left" w:pos="0"/>
          <w:tab w:val="center" w:pos="2835"/>
        </w:tabs>
        <w:rPr>
          <w:rtl/>
        </w:rPr>
      </w:pPr>
      <w:r w:rsidRPr="005423CB">
        <w:rPr>
          <w:rStyle w:val="afffff0"/>
          <w:rtl/>
        </w:rPr>
        <w:t xml:space="preserve">כל בן נכר ערל לב וערל בשר </w:t>
      </w:r>
      <w:r w:rsidRPr="005423CB">
        <w:rPr>
          <w:rStyle w:val="afffff0"/>
          <w:rtl/>
        </w:rPr>
        <w:t xml:space="preserve">לא</w:t>
      </w:r>
      <w:r w:rsidRPr="005423CB">
        <w:rPr>
          <w:rStyle w:val="afffff0"/>
          <w:rtl/>
        </w:rPr>
        <w:t xml:space="preserve"> יבא אל מקדשי לשרתנ</w:t>
      </w:r>
      <w:r w:rsidRPr="005423CB">
        <w:rPr>
          <w:rStyle w:val="afffff0"/>
          <w:rFonts w:hint="cs"/>
          <w:rtl/>
        </w:rPr>
        <w:t>י</w:t>
      </w:r>
      <w:r>
        <w:rPr>
          <w:rtl/>
        </w:rPr>
        <w:t>.</w:t>
      </w:r>
    </w:p>
    <w:p w:rsidR="00DA63EC" w:rsidRDefault="00DA63EC" w:rsidP="00DA63EC">
      <w:pPr>
        <w:tabs>
          <w:tab w:val="left" w:pos="0"/>
          <w:tab w:val="center" w:pos="2835"/>
        </w:tabs>
        <w:rPr>
          <w:rtl/>
        </w:rPr>
      </w:pPr>
      <w:r>
        <w:rPr>
          <w:rtl/>
        </w:rPr>
        <w:t xml:space="preserve">וממחלי עבודה? </w:t>
      </w:r>
      <w:r w:rsidRPr="005423CB">
        <w:rPr>
          <w:rStyle w:val="afffff0"/>
          <w:rtl/>
        </w:rPr>
        <w:t>ד</w:t>
      </w:r>
      <w:r w:rsidRPr="005423CB">
        <w:rPr>
          <w:rStyle w:val="afffff0"/>
          <w:rFonts w:hint="cs"/>
          <w:rtl/>
        </w:rPr>
        <w:t>ב</w:t>
      </w:r>
      <w:r w:rsidRPr="005423CB">
        <w:rPr>
          <w:rStyle w:val="afffff0"/>
          <w:rtl/>
        </w:rPr>
        <w:t>הביאכם בני נכר ערלי לב וערלי בשר להיות במקדשי לחלל את ביתי</w:t>
      </w:r>
      <w:r>
        <w:rPr>
          <w:rtl/>
        </w:rPr>
        <w:t>.</w:t>
      </w:r>
    </w:p>
    <w:p w:rsidR="00DA63EC" w:rsidRDefault="00DA63EC" w:rsidP="00DA63EC">
      <w:pPr>
        <w:tabs>
          <w:tab w:val="left" w:pos="0"/>
          <w:tab w:val="center" w:pos="2835"/>
        </w:tabs>
        <w:rPr>
          <w:rtl/>
        </w:rPr>
      </w:pPr>
    </w:p>
    <w:p>
      <w:pPr>
        <w:pStyle w:val="38"/>
        <w:rPr>
          <w:ins w:id="98260" w:author="מנוע מכני" w:date="2026-10-11T12:04:39Z"/>
        </w:rPr>
      </w:pPr>
      <w:del w:id="98259" w:author="מנוע מכני" w:date="2026-10-11T12:04:39Z">
        <w:r>
          <w:lastRenderedPageBreak/>
          <w:delText xml:space="preserve">•</w:delText>
        </w:r>
      </w:del>
      <w:r>
        <w:lastRenderedPageBreak/>
        <w:t xml:space="preserve"> </w:t>
      </w:r>
      <w:r>
        <w:t>ת</w:t>
      </w:r>
      <w:r>
        <w:t>"</w:t>
      </w:r>
      <w:r>
        <w:t>ר</w:t>
      </w:r>
      <w:r>
        <w:t xml:space="preserve">:</w:t>
      </w:r>
    </w:p>
    <w:p w:rsidR="00DA63EC" w:rsidRDefault="00DA63EC" w:rsidP="00DA63EC">
      <w:pPr>
        <w:tabs>
          <w:tab w:val="left" w:pos="0"/>
          <w:tab w:val="center" w:pos="2835"/>
        </w:tabs>
        <w:rPr>
          <w:rtl/>
        </w:rPr>
      </w:pPr>
      <w:del w:id="98261" w:author="מנוע מכני" w:date="2026-10-11T12:04:39Z">
        <w:r>
          <w:rPr>
            <w:rtl/>
          </w:rPr>
          <w:delText xml:space="preserve"> </w:delText>
        </w:r>
      </w:del>
      <w:r>
        <w:rPr>
          <w:rtl/>
        </w:rPr>
        <w:t xml:space="preserve">בן נכר - יכול בן נכר ממש? </w:t>
      </w:r>
      <w:r>
        <w:rPr>
          <w:rtl/>
        </w:rPr>
        <w:t xml:space="preserve">ת"ל</w:t>
      </w:r>
      <w:r>
        <w:rPr>
          <w:rtl/>
        </w:rPr>
        <w:t xml:space="preserve">:</w:t>
      </w:r>
      <w:r w:rsidRPr="005423CB">
        <w:rPr>
          <w:rStyle w:val="afffff0"/>
          <w:rtl/>
        </w:rPr>
        <w:t xml:space="preserve"> ערל לב</w:t>
      </w:r>
      <w:ins w:id="94267" w:author="מנוע מכני" w:date="2026-10-11T12:04:39Z">
        <w:r>
          <w:rPr>
            <w:rStyle w:val="afffff0"/>
            <w:rtl/>
          </w:rPr>
          <w:t xml:space="preserve">,</w:t>
        </w:r>
      </w:ins>
      <w:del w:id="94268" w:author="מנוע מכני" w:date="2026-10-11T12:04:39Z">
        <w:r w:rsidRPr="005423CB">
          <w:rPr>
            <w:rStyle w:val="afffff0"/>
            <w:rtl/>
          </w:rPr>
          <w:delText xml:space="preserve">;</w:delText>
        </w:r>
      </w:del>
    </w:p>
    <w:p w:rsidR="00DA63EC" w:rsidRDefault="00DA63EC" w:rsidP="005423CB">
      <w:pPr>
        <w:tabs>
          <w:tab w:val="left" w:pos="0"/>
          <w:tab w:val="center" w:pos="2835"/>
        </w:tabs>
        <w:rPr>
          <w:rtl/>
        </w:rPr>
      </w:pPr>
      <w:r>
        <w:rPr>
          <w:rtl/>
        </w:rPr>
        <w:tab/>
        <w:t xml:space="preserve">אם כן, מה </w:t>
      </w:r>
      <w:r>
        <w:rPr>
          <w:rtl/>
        </w:rPr>
        <w:tab/>
        <w:t xml:space="preserve">ת"ל</w:t>
      </w:r>
      <w:r>
        <w:rPr>
          <w:rtl/>
        </w:rPr>
        <w:tab/>
        <w:t xml:space="preserve"> </w:t>
      </w:r>
      <w:r w:rsidRPr="005423CB">
        <w:rPr>
          <w:rStyle w:val="afffff0"/>
          <w:rFonts w:hint="cs"/>
          <w:rtl/>
        </w:rPr>
        <w:t>'</w:t>
      </w:r>
      <w:ins w:id="90539" w:author="Claude - סמנטי" w:date="2026-10-11T12:26:16Z">
        <w:r>
          <w:rPr>
            <w:rStyle w:val="afffff0"/>
            <w:rtl/>
          </w:rPr>
          <w:t xml:space="preserve">בֶּן נֵכָר</w:t>
        </w:r>
      </w:ins>
      <w:del w:id="90540" w:author="Claude - סמנטי" w:date="2026-10-11T12:26:16Z">
        <w:r w:rsidRPr="005423CB">
          <w:rPr>
            <w:rStyle w:val="afffff0"/>
            <w:rtl/>
          </w:rPr>
          <w:delText xml:space="preserve">בן נכר</w:delText>
        </w:r>
      </w:del>
      <w:r w:rsidR="005423CB">
        <w:rPr>
          <w:rStyle w:val="afffff0"/>
          <w:rFonts w:hint="cs"/>
          <w:rtl/>
        </w:rPr>
        <w:t>'</w:t>
      </w:r>
      <w:r>
        <w:rPr>
          <w:rtl/>
        </w:rPr>
        <w:t xml:space="preserve"> שנתנכרו מעשיו לאביו שבשמים</w:t>
      </w:r>
      <w:ins w:id="94269" w:author="מנוע מכני" w:date="2026-10-11T12:04:39Z">
        <w:r>
          <w:rPr>
            <w:rtl/>
          </w:rPr>
          <w:t xml:space="preserve">,</w:t>
        </w:r>
      </w:ins>
      <w:del w:id="94270" w:author="מנוע מכני" w:date="2026-10-11T12:04:39Z">
        <w:r>
          <w:rPr>
            <w:rtl/>
          </w:rPr>
          <w:delText xml:space="preserve">;</w:delText>
        </w:r>
      </w:del>
    </w:p>
    <w:p w:rsidR="00DA63EC" w:rsidRDefault="00DA63EC" w:rsidP="00DA63EC">
      <w:pPr>
        <w:pStyle w:val="afffff"/>
        <w:rPr>
          <w:rtl/>
        </w:rPr>
      </w:pPr>
      <w:r>
        <w:rPr>
          <w:rtl/>
        </w:rPr>
        <w:t xml:space="preserve">ואין לי אלא ערל לב, ערל בשר </w:t>
      </w:r>
      <w:r>
        <w:rPr>
          <w:rFonts w:hint="cs"/>
          <w:rtl/>
        </w:rPr>
        <w:t>מ'</w:t>
      </w:r>
      <w:r>
        <w:rPr>
          <w:rtl/>
        </w:rPr>
        <w:t>וערל בשר</w:t>
      </w:r>
      <w:r>
        <w:rPr>
          <w:rFonts w:hint="cs"/>
          <w:rtl/>
        </w:rPr>
        <w:t>'</w:t>
      </w:r>
      <w:r>
        <w:rPr>
          <w:rtl/>
        </w:rPr>
        <w:t>.</w:t>
      </w:r>
    </w:p>
    <w:p w:rsidR="00DA63EC" w:rsidRDefault="00DA63EC" w:rsidP="00A14B67">
      <w:pPr>
        <w:tabs>
          <w:tab w:val="left" w:pos="0"/>
          <w:tab w:val="center" w:pos="2835"/>
        </w:tabs>
        <w:rPr>
          <w:rtl/>
        </w:rPr>
      </w:pPr>
      <w:r w:rsidRPr="00FF37FC">
        <w:rPr>
          <w:b/>
          <w:bCs/>
          <w:rtl/>
        </w:rPr>
        <w:t>וצריכי</w:t>
      </w:r>
      <w:r>
        <w:rPr>
          <w:rtl/>
        </w:rPr>
        <w:t>, ערל בשר, משום דמאיס,</w:t>
      </w:r>
      <w:r w:rsidR="00A14B67">
        <w:rPr>
          <w:rFonts w:hint="cs"/>
          <w:rtl/>
        </w:rPr>
        <w:t xml:space="preserve"> וערל לב דאין ליבו לשמים</w:t>
      </w:r>
      <w:ins w:id="94271" w:author="מנוע מכני" w:date="2026-10-11T12:04:39Z">
        <w:r>
          <w:rPr>
            <w:rtl/>
          </w:rPr>
          <w:t xml:space="preserve">,</w:t>
        </w:r>
      </w:ins>
      <w:del w:id="94272" w:author="מנוע מכני" w:date="2026-10-11T12:04:39Z">
        <w:r>
          <w:rPr>
            <w:rtl/>
          </w:rPr>
          <w:delText xml:space="preserve">;</w:delText>
        </w:r>
      </w:del>
    </w:p>
    <w:p w:rsidR="00DA63EC" w:rsidRDefault="00DA63EC" w:rsidP="00DA63EC">
      <w:pPr>
        <w:pStyle w:val="affffd"/>
        <w:rPr>
          <w:del w:id="90026" w:author="מנוע עיצוב" w:date="2026-10-11T12:09:26Z"/>
          <w:rtl/>
        </w:rPr>
      </w:pPr>
      <w:del w:id="90025" w:author="מנוע עיצוב" w:date="2026-10-11T12:09:26Z">
        <w:r>
          <w:rPr>
            <w:rtl/>
          </w:rPr>
          <w:delText xml:space="preserve">׹</w:delText>
        </w:r>
      </w:del>
    </w:p>
    <w:p w:rsidR="00DA63EC" w:rsidRDefault="00DA63EC" w:rsidP="00DA63EC">
      <w:pPr>
        <w:pStyle w:val="affff1"/>
        <w:ind w:end="0"/>
        <w:rPr>
          <w:rtl/>
        </w:rPr>
        <w:pPrChange w:id="20076" w:author="קלוד" w:date="2026-10-11T09:07:24Z">
          <w:pPr>
            <w:pStyle w:val="affff1"/>
            <w:rPr>
              <w:rtl/>
            </w:rPr>
          </w:pPr>
        </w:pPrChange>
      </w:pPr>
      <w:ins w:id="9814" w:author="מספור קטעי משנה" w:date="2026-10-11T09:35:09Z">
        <w:r>
          <w:rPr>
            <w:rStyle w:val="MisparKeta"/>
          </w:rPr>
          <w:t xml:space="preserve">ב. </w:t>
        </w:r>
      </w:ins>
      <w:r>
        <w:rPr>
          <w:rtl/>
        </w:rPr>
        <w:t>טמא פסול.</w:t>
      </w:r>
    </w:p>
    <w:p>
      <w:pPr>
        <w:pStyle w:val="38"/>
        <w:rPr>
          <w:ins w:id="98262" w:author="מנוע מכני" w:date="2026-10-11T12:04:39Z"/>
        </w:rPr>
      </w:pPr>
      <w:r w:rsidRPr="00FE1B89">
        <w:t xml:space="preserve">אמרו זקני דרום:</w:t>
      </w:r>
    </w:p>
    <w:p w:rsidR="00DA63EC" w:rsidRPr="00FE1B89" w:rsidRDefault="00DA63EC" w:rsidP="00DA63EC">
      <w:pPr>
        <w:tabs>
          <w:tab w:val="left" w:pos="0"/>
          <w:tab w:val="center" w:pos="2835"/>
        </w:tabs>
        <w:rPr>
          <w:spacing w:val="-4"/>
          <w:rtl/>
        </w:rPr>
      </w:pPr>
      <w:del w:id="98263" w:author="מנוע מכני" w:date="2026-10-11T12:04:39Z">
        <w:r w:rsidRPr="00FE1B89">
          <w:rPr>
            <w:spacing w:val="-4"/>
            <w:rtl/>
          </w:rPr>
          <w:delText xml:space="preserve"> </w:delText>
        </w:r>
      </w:del>
      <w:ins w:id="96425" w:author="מנוע מכני" w:date="2026-10-11T12:04:39Z">
        <w:r>
          <w:rPr>
            <w:spacing w:val="-4"/>
            <w:rtl/>
          </w:rPr>
          <w:t xml:space="preserve">דווקא </w:t>
        </w:r>
      </w:ins>
      <w:del w:id="96426" w:author="מנוע מכני" w:date="2026-10-11T12:04:39Z">
        <w:r w:rsidRPr="00FE1B89">
          <w:rPr>
            <w:spacing w:val="-4"/>
            <w:rtl/>
          </w:rPr>
          <w:delText xml:space="preserve">לא שנו אלא </w:delText>
        </w:r>
      </w:del>
      <w:r w:rsidRPr="00FE1B89">
        <w:rPr>
          <w:spacing w:val="-4"/>
          <w:rtl/>
        </w:rPr>
        <w:t xml:space="preserve">טמא שרץ, אבל טמא מת מתוך שמרצה בציבור - מרצה </w:t>
      </w:r>
      <w:ins w:id="90893" w:author="מנוע מכני" w:date="2026-10-11T12:04:39Z">
        <w:r>
          <w:rPr>
            <w:spacing w:val="-4"/>
            <w:rtl/>
          </w:rPr>
          <w:t xml:space="preserve">גם</w:t>
        </w:r>
      </w:ins>
      <w:del w:id="90894" w:author="מנוע מכני" w:date="2026-10-11T12:04:39Z">
        <w:r w:rsidRPr="00FE1B89">
          <w:rPr>
            <w:spacing w:val="-4"/>
            <w:rtl/>
          </w:rPr>
          <w:delText xml:space="preserve">נמי</w:delText>
        </w:r>
      </w:del>
      <w:r w:rsidRPr="00FE1B89">
        <w:rPr>
          <w:spacing w:val="-4"/>
          <w:rtl/>
        </w:rPr>
        <w:t xml:space="preserve"> ביחיד.</w:t>
      </w:r>
    </w:p>
    <w:p>
      <w:pPr>
        <w:pStyle w:val="38"/>
        <w:rPr>
          <w:ins w:id="101551" w:author="מנוע מכני" w:date="2026-10-11T12:04:39Z"/>
        </w:rPr>
      </w:pPr>
      <w:ins w:id="90895" w:author="מנוע מכני" w:date="2026-10-11T12:04:39Z">
        <w:r>
          <w:t xml:space="preserve">א"כ</w:t>
        </w:r>
      </w:ins>
      <w:del w:id="90896" w:author="מנוע מכני" w:date="2026-10-11T12:04:39Z">
        <w:r>
          <w:delText xml:space="preserve">אי הכי</w:delText>
        </w:r>
      </w:del>
      <w:r>
        <w:t xml:space="preserve">,</w:t>
      </w:r>
    </w:p>
    <w:p w:rsidR="00DA63EC" w:rsidRDefault="00DA63EC" w:rsidP="00DA63EC">
      <w:pPr>
        <w:tabs>
          <w:tab w:val="left" w:pos="0"/>
          <w:tab w:val="center" w:pos="2835"/>
        </w:tabs>
        <w:rPr>
          <w:rtl/>
        </w:rPr>
      </w:pPr>
      <w:del w:id="101552" w:author="מנוע מכני" w:date="2026-10-11T12:04:39Z">
        <w:r>
          <w:rPr>
            <w:rtl/>
          </w:rPr>
          <w:delText xml:space="preserve"> </w:delText>
        </w:r>
      </w:del>
      <w:r>
        <w:rPr>
          <w:rtl/>
        </w:rPr>
        <w:t xml:space="preserve">טמא שרץ </w:t>
      </w:r>
      <w:ins w:id="90897" w:author="מנוע מכני" w:date="2026-10-11T12:04:39Z">
        <w:r>
          <w:rPr>
            <w:rtl/>
          </w:rPr>
          <w:t xml:space="preserve">גם</w:t>
        </w:r>
      </w:ins>
      <w:del w:id="90898" w:author="מנוע מכני" w:date="2026-10-11T12:04:39Z">
        <w:r>
          <w:rPr>
            <w:rtl/>
          </w:rPr>
          <w:delText xml:space="preserve">נמי</w:delText>
        </w:r>
      </w:del>
      <w:r>
        <w:rPr>
          <w:rtl/>
        </w:rPr>
        <w:t xml:space="preserve"> ליתי בק"ו מטמא מת, מה טמא מת שטעון הזאה שלישי ושביעי - מרצה, טמא שרץ שאינו טעון הזאה ג' ושביעי - אינו דין שמרצה! קסברי זקני דרום: מכפרין כמתכפרין, מה מתכפרין - טמא מת אין, טמא שרץ </w:t>
      </w:r>
      <w:r>
        <w:rPr>
          <w:rtl/>
        </w:rPr>
        <w:t xml:space="preserve">לא</w:t>
      </w:r>
      <w:r>
        <w:rPr>
          <w:rtl/>
        </w:rPr>
        <w:t xml:space="preserve">, אף מכפרין - טמא מת אין, טמא שרץ </w:t>
      </w:r>
      <w:r>
        <w:rPr>
          <w:rtl/>
        </w:rPr>
        <w:t xml:space="preserve">לא</w:t>
      </w:r>
      <w:r>
        <w:rPr>
          <w:rtl/>
        </w:rPr>
        <w:t xml:space="preserve">.</w:t>
      </w:r>
    </w:p>
    <w:p w:rsidR="00DA63EC" w:rsidRDefault="00DA63EC" w:rsidP="00DA63EC">
      <w:pPr>
        <w:tabs>
          <w:tab w:val="left" w:pos="0"/>
          <w:tab w:val="center" w:pos="2835"/>
        </w:tabs>
        <w:rPr>
          <w:rtl/>
        </w:rPr>
      </w:pPr>
      <w:ins w:id="92535" w:author="מנוע מכני" w:date="2026-10-11T12:04:39Z">
        <w:r>
          <w:rPr>
            <w:rtl/>
          </w:rPr>
          <w:t xml:space="preserve">מה</w:t>
        </w:r>
      </w:ins>
      <w:del w:id="92536" w:author="מנוע מכני" w:date="2026-10-11T12:04:39Z">
        <w:r>
          <w:rPr>
            <w:rtl/>
          </w:rPr>
          <w:delText xml:space="preserve">מאי</w:delText>
        </w:r>
      </w:del>
      <w:r>
        <w:rPr>
          <w:rtl/>
        </w:rPr>
        <w:t xml:space="preserve"> קסברי? </w:t>
      </w:r>
      <w:ins w:id="95833" w:author="מנוע מכני" w:date="2026-10-11T12:04:39Z">
        <w:r>
          <w:rPr>
            <w:rtl/>
          </w:rPr>
          <w:t xml:space="preserve">אם </w:t>
        </w:r>
      </w:ins>
      <w:del w:id="95834" w:author="מנוע מכני" w:date="2026-10-11T12:04:39Z">
        <w:r>
          <w:rPr>
            <w:rtl/>
          </w:rPr>
          <w:delText xml:space="preserve">אי </w:delText>
        </w:r>
      </w:del>
      <w:r>
        <w:rPr>
          <w:rtl/>
        </w:rPr>
        <w:t xml:space="preserve">קסברי: אין שוחטין וזורקין על טמא שרץ, </w:t>
      </w:r>
      <w:ins w:id="92533" w:author="מנוע מכני" w:date="2026-10-11T12:04:39Z">
        <w:r>
          <w:rPr>
            <w:rtl/>
          </w:rPr>
          <w:t xml:space="preserve">למה</w:t>
        </w:r>
      </w:ins>
      <w:del w:id="92534" w:author="מנוע מכני" w:date="2026-10-11T12:04:39Z">
        <w:r>
          <w:rPr>
            <w:rtl/>
          </w:rPr>
          <w:delText xml:space="preserve">אמאי</w:delText>
        </w:r>
      </w:del>
      <w:r>
        <w:rPr>
          <w:rtl/>
        </w:rPr>
        <w:t xml:space="preserve"> </w:t>
      </w:r>
      <w:r>
        <w:rPr>
          <w:rtl/>
        </w:rPr>
        <w:t xml:space="preserve">לא</w:t>
      </w:r>
      <w:r>
        <w:rPr>
          <w:rtl/>
        </w:rPr>
        <w:t xml:space="preserve"> עבדי ציבור בטומאה? </w:t>
      </w:r>
      <w:r w:rsidRPr="00FE1B89">
        <w:rPr>
          <w:spacing w:val="-4"/>
          <w:rtl/>
        </w:rPr>
        <w:t>הא כל שביחיד נדחה - ציבור עבדי בטומאה! אלא קסברי: שוחטין וזורקין על טמא שרץ.</w:t>
      </w:r>
    </w:p>
    <w:p>
      <w:pPr>
        <w:pStyle w:val="38"/>
        <w:rPr>
          <w:ins w:id="98265" w:author="מנוע מכני" w:date="2026-10-11T12:04:39Z"/>
        </w:rPr>
      </w:pPr>
      <w:del w:id="98264" w:author="מנוע מכני" w:date="2026-10-11T12:04:39Z">
        <w:r>
          <w:delText xml:space="preserve">•</w:delText>
        </w:r>
      </w:del>
      <w:r>
        <w:t xml:space="preserve"> עולא</w:t>
      </w:r>
      <w:r>
        <w:t>:</w:t>
      </w:r>
    </w:p>
    <w:p w:rsidR="00DA63EC" w:rsidRDefault="00DA63EC" w:rsidP="00DA63EC">
      <w:pPr>
        <w:tabs>
          <w:tab w:val="left" w:pos="0"/>
          <w:tab w:val="center" w:pos="2835"/>
        </w:tabs>
        <w:rPr>
          <w:rtl/>
        </w:rPr>
      </w:pPr>
      <w:del w:id="98266" w:author="מנוע מכני" w:date="2026-10-11T12:04:39Z">
        <w:r>
          <w:rPr>
            <w:rtl/>
          </w:rPr>
          <w:delText xml:space="preserve"> </w:delText>
        </w:r>
      </w:del>
      <w:r>
        <w:rPr>
          <w:rtl/>
        </w:rPr>
        <w:t xml:space="preserve">תקע </w:t>
      </w:r>
      <w:ins w:id="95435" w:author="מנוע מכני" w:date="2026-10-11T12:04:39Z">
        <w:r>
          <w:rPr>
            <w:rtl/>
          </w:rPr>
          <w:t xml:space="preserve">להם</w:t>
        </w:r>
      </w:ins>
      <w:del w:id="95436" w:author="מנוע מכני" w:date="2026-10-11T12:04:39Z">
        <w:r>
          <w:rPr>
            <w:rtl/>
          </w:rPr>
          <w:delText xml:space="preserve">להו</w:delText>
        </w:r>
      </w:del>
      <w:r>
        <w:rPr>
          <w:rtl/>
        </w:rPr>
        <w:t xml:space="preserve"> </w:t>
      </w:r>
      <w:r>
        <w:rPr>
          <w:rStyle w:val="2fb"/>
          <w:rtl/>
        </w:rPr>
        <w:t xml:space="preserve">ר"ל</w:t>
      </w:r>
      <w:r>
        <w:rPr>
          <w:rtl/>
        </w:rPr>
        <w:t xml:space="preserve"> לדרומאי: וכי איזה כח מרובה, כח מכפרין או כח מתכפרין? הוי אומר: כח מתכפרין, ומה במקום שנטמאו בעלים בשרץ משלחין קרבנותיהן, כהן שנטמא בשרץ אינו מרצה, מקום שנטמאו בעלים במת שאין משלחין קרבנותיהן, כהן שנטמא במת אינו דין שאינו מרצה! קסברי זקני דרום: טמא מת [</w:t>
      </w:r>
      <w:ins w:id="90899" w:author="מנוע מכני" w:date="2026-10-11T12:04:39Z">
        <w:r>
          <w:rPr>
            <w:rtl/>
          </w:rPr>
          <w:t xml:space="preserve">גם</w:t>
        </w:r>
      </w:ins>
      <w:del w:id="90900" w:author="מנוע מכני" w:date="2026-10-11T12:04:39Z">
        <w:r>
          <w:rPr>
            <w:rtl/>
          </w:rPr>
          <w:delText xml:space="preserve">נמי</w:delText>
        </w:r>
      </w:del>
      <w:r>
        <w:rPr>
          <w:rtl/>
        </w:rPr>
        <w:t xml:space="preserve">] משלח קרבנותיו.</w:t>
      </w:r>
    </w:p>
    <w:p>
      <w:pPr>
        <w:pStyle w:val="38"/>
        <w:rPr>
          <w:ins w:id="98267" w:author="מנוע מכני" w:date="2026-10-11T12:04:39Z"/>
        </w:rPr>
      </w:pPr>
      <w:r>
        <w:t>וה</w:t>
      </w:r>
      <w:r>
        <w:t xml:space="preserve">ך</w:t>
      </w:r>
    </w:p>
    <w:p w:rsidR="00DA63EC" w:rsidRDefault="00DA63EC" w:rsidP="00DA63EC">
      <w:pPr>
        <w:tabs>
          <w:tab w:val="left" w:pos="0"/>
          <w:tab w:val="center" w:pos="2835"/>
        </w:tabs>
        <w:rPr>
          <w:rtl/>
        </w:rPr>
      </w:pPr>
      <w:del w:id="98268" w:author="מנוע מכני" w:date="2026-10-11T12:04:39Z">
        <w:r>
          <w:rPr>
            <w:rFonts w:hint="cs"/>
            <w:rtl/>
          </w:rPr>
          <w:delText xml:space="preserve"> </w:delText>
        </w:r>
      </w:del>
      <w:r w:rsidRPr="0046594B">
        <w:rPr>
          <w:rStyle w:val="afffff0"/>
          <w:rFonts w:hint="cs"/>
          <w:rtl/>
        </w:rPr>
        <w:t>ד'</w:t>
      </w:r>
      <w:r w:rsidRPr="0046594B">
        <w:rPr>
          <w:rStyle w:val="afffff0"/>
          <w:rtl/>
        </w:rPr>
        <w:t xml:space="preserve">איש איש כי יהיה טמא ועשה פסח בחדש השני וגו</w:t>
      </w:r>
      <w:r w:rsidRPr="0046594B">
        <w:rPr>
          <w:rStyle w:val="afffff0"/>
          <w:rtl/>
        </w:rPr>
        <w:t xml:space="preserve">'</w:t>
      </w:r>
      <w:r w:rsidRPr="0046594B">
        <w:rPr>
          <w:rStyle w:val="afffff0"/>
          <w:rFonts w:hint="cs"/>
          <w:rtl/>
        </w:rPr>
        <w:t>-</w:t>
      </w:r>
      <w:r>
        <w:rPr>
          <w:rtl/>
        </w:rPr>
        <w:t xml:space="preserve"> למצוה.</w:t>
      </w:r>
    </w:p>
    <w:p w:rsidR="00DA63EC" w:rsidRDefault="00DA63EC" w:rsidP="00DA63EC">
      <w:pPr>
        <w:pStyle w:val="afff3"/>
        <w:framePr w:wrap="around"/>
        <w:rPr>
          <w:rtl/>
        </w:rPr>
      </w:pPr>
      <w:r>
        <w:rPr>
          <w:rFonts w:hint="cs"/>
          <w:rtl/>
        </w:rPr>
        <w:t>כג.</w:t>
      </w:r>
    </w:p>
    <w:p w:rsidR="00DA63EC" w:rsidRDefault="00DA63EC" w:rsidP="00DA63EC">
      <w:pPr>
        <w:tabs>
          <w:tab w:val="left" w:pos="0"/>
          <w:tab w:val="center" w:pos="2835"/>
        </w:tabs>
        <w:rPr>
          <w:rtl/>
        </w:rPr>
      </w:pPr>
      <w:r>
        <w:rPr>
          <w:rtl/>
        </w:rPr>
        <w:t xml:space="preserve">והא </w:t>
      </w:r>
      <w:r w:rsidRPr="0046594B">
        <w:rPr>
          <w:rStyle w:val="afffff0"/>
          <w:rFonts w:hint="cs"/>
          <w:rtl/>
        </w:rPr>
        <w:t>ד'</w:t>
      </w:r>
      <w:ins w:id="90541" w:author="Claude - סמנטי" w:date="2026-10-11T12:26:16Z">
        <w:r>
          <w:rPr>
            <w:rStyle w:val="afffff0"/>
            <w:rtl/>
          </w:rPr>
          <w:t xml:space="preserve">אִישׁ לְפִי אָכְלוֹ</w:t>
        </w:r>
      </w:ins>
      <w:del w:id="90542" w:author="Claude - סמנטי" w:date="2026-10-11T12:26:16Z">
        <w:r w:rsidRPr="0046594B">
          <w:rPr>
            <w:rStyle w:val="afffff0"/>
            <w:rtl/>
          </w:rPr>
          <w:delText xml:space="preserve">איש לפי אכלו</w:delText>
        </w:r>
      </w:del>
      <w:r w:rsidRPr="0046594B">
        <w:rPr>
          <w:rStyle w:val="afffff0"/>
          <w:rFonts w:hint="cs"/>
          <w:rtl/>
        </w:rPr>
        <w:t>'-</w:t>
      </w:r>
      <w:r>
        <w:rPr>
          <w:rtl/>
        </w:rPr>
        <w:t xml:space="preserve"> למצוה.</w:t>
      </w:r>
    </w:p>
    <w:p w:rsidR="00DA63EC" w:rsidRDefault="00DA63EC" w:rsidP="00DA63EC">
      <w:pPr>
        <w:tabs>
          <w:tab w:val="left" w:pos="0"/>
          <w:tab w:val="center" w:pos="2835"/>
        </w:tabs>
        <w:rPr>
          <w:rtl/>
        </w:rPr>
      </w:pPr>
      <w:r>
        <w:rPr>
          <w:rtl/>
        </w:rPr>
        <w:t xml:space="preserve">ולעכובי </w:t>
      </w:r>
      <w:r>
        <w:rPr>
          <w:rtl/>
        </w:rPr>
        <w:t xml:space="preserve">לא</w:t>
      </w:r>
      <w:r>
        <w:rPr>
          <w:rtl/>
        </w:rPr>
        <w:t xml:space="preserve">? והתניא: </w:t>
      </w:r>
      <w:r w:rsidRPr="00A14B67">
        <w:rPr>
          <w:rStyle w:val="afffff0"/>
          <w:rtl/>
        </w:rPr>
        <w:t xml:space="preserve">במכסת נפשות </w:t>
      </w:r>
      <w:r>
        <w:rPr>
          <w:rtl/>
        </w:rPr>
        <w:t xml:space="preserve">- מלמד שאין הפסח נשחט אלא למנוייו</w:t>
      </w:r>
      <w:ins w:id="94273" w:author="מנוע מכני" w:date="2026-10-11T12:04:39Z">
        <w:r>
          <w:rPr>
            <w:rtl/>
          </w:rPr>
          <w:t xml:space="preserve">,</w:t>
        </w:r>
      </w:ins>
      <w:del w:id="94274"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שחטו שלא למנוייו יכול יהא כעובר על המצוה? </w:t>
      </w:r>
      <w:r>
        <w:rPr>
          <w:rtl/>
        </w:rPr>
        <w:t xml:space="preserve">ת"ל</w:t>
      </w:r>
      <w:r>
        <w:rPr>
          <w:rtl/>
        </w:rPr>
        <w:t xml:space="preserve">: </w:t>
      </w:r>
      <w:r w:rsidRPr="00A14B67">
        <w:rPr>
          <w:rStyle w:val="afffff0"/>
          <w:rtl/>
        </w:rPr>
        <w:t>תכוסו</w:t>
      </w:r>
      <w:r>
        <w:rPr>
          <w:rtl/>
        </w:rPr>
        <w:t xml:space="preserve">, הכתוב שנה עליו לעכב, </w:t>
      </w:r>
      <w:ins w:id="96955" w:author="מנוע מכני" w:date="2026-10-11T12:04:39Z">
        <w:r>
          <w:rPr>
            <w:rtl/>
          </w:rPr>
          <w:t xml:space="preserve">והוקש</w:t>
        </w:r>
      </w:ins>
      <w:del w:id="96956" w:author="מנוע מכני" w:date="2026-10-11T12:04:39Z">
        <w:r>
          <w:rPr>
            <w:rtl/>
          </w:rPr>
          <w:delText xml:space="preserve">ואיתקש</w:delText>
        </w:r>
      </w:del>
      <w:r>
        <w:rPr>
          <w:rtl/>
        </w:rPr>
        <w:t xml:space="preserve"> אוכלין למנויין! זקני דרום </w:t>
      </w:r>
      <w:r>
        <w:rPr>
          <w:rtl/>
        </w:rPr>
        <w:t xml:space="preserve">לא</w:t>
      </w:r>
      <w:r>
        <w:rPr>
          <w:rtl/>
        </w:rPr>
        <w:t xml:space="preserve"> מקשי.</w:t>
      </w:r>
    </w:p>
    <w:p w:rsidR="00DA63EC" w:rsidRDefault="00DA63EC" w:rsidP="00DA63EC">
      <w:pPr>
        <w:tabs>
          <w:tab w:val="left" w:pos="0"/>
          <w:tab w:val="center" w:pos="2835"/>
        </w:tabs>
        <w:rPr>
          <w:rtl/>
        </w:rPr>
      </w:pPr>
      <w:r>
        <w:rPr>
          <w:rtl/>
        </w:rPr>
        <w:t xml:space="preserve">וכי </w:t>
      </w:r>
      <w:r>
        <w:rPr>
          <w:rtl/>
        </w:rPr>
        <w:t xml:space="preserve">לא</w:t>
      </w:r>
      <w:r>
        <w:rPr>
          <w:rtl/>
        </w:rPr>
        <w:t xml:space="preserve"> מקשי </w:t>
      </w:r>
      <w:ins w:id="90901" w:author="מנוע מכני" w:date="2026-10-11T12:04:39Z">
        <w:r>
          <w:rPr>
            <w:rtl/>
          </w:rPr>
          <w:t xml:space="preserve">גם</w:t>
        </w:r>
      </w:ins>
      <w:del w:id="90902" w:author="מנוע מכני" w:date="2026-10-11T12:04:39Z">
        <w:r>
          <w:rPr>
            <w:rtl/>
          </w:rPr>
          <w:delText xml:space="preserve">נמי</w:delText>
        </w:r>
      </w:del>
      <w:r>
        <w:rPr>
          <w:rtl/>
        </w:rPr>
        <w:t xml:space="preserve">, מהא </w:t>
      </w:r>
      <w:ins w:id="90903" w:author="מנוע מכני" w:date="2026-10-11T12:04:39Z">
        <w:r>
          <w:rPr>
            <w:rtl/>
          </w:rPr>
          <w:t xml:space="preserve">גם</w:t>
        </w:r>
      </w:ins>
      <w:del w:id="90904" w:author="מנוע מכני" w:date="2026-10-11T12:04:39Z">
        <w:r>
          <w:rPr>
            <w:rtl/>
          </w:rPr>
          <w:delText xml:space="preserve">נמי</w:delText>
        </w:r>
      </w:del>
      <w:r>
        <w:rPr>
          <w:rtl/>
        </w:rPr>
        <w:t xml:space="preserve"> </w:t>
      </w:r>
      <w:ins w:id="92537" w:author="מנוע מכני" w:date="2026-10-11T12:04:39Z">
        <w:r>
          <w:rPr>
            <w:rtl/>
          </w:rPr>
          <w:t xml:space="preserve">יש</w:t>
        </w:r>
      </w:ins>
      <w:del w:id="92538" w:author="מנוע מכני" w:date="2026-10-11T12:04:39Z">
        <w:r>
          <w:rPr>
            <w:rtl/>
          </w:rPr>
          <w:delText xml:space="preserve">אית</w:delText>
        </w:r>
      </w:del>
      <w:r>
        <w:rPr>
          <w:rtl/>
        </w:rPr>
        <w:t xml:space="preserve"> </w:t>
      </w:r>
      <w:ins w:id="95437" w:author="מנוע מכני" w:date="2026-10-11T12:04:39Z">
        <w:r>
          <w:rPr>
            <w:rtl/>
          </w:rPr>
          <w:t xml:space="preserve">להם</w:t>
        </w:r>
      </w:ins>
      <w:del w:id="95438" w:author="מנוע מכני" w:date="2026-10-11T12:04:39Z">
        <w:r>
          <w:rPr>
            <w:rtl/>
          </w:rPr>
          <w:delText xml:space="preserve">להו</w:delText>
        </w:r>
      </w:del>
      <w:r>
        <w:rPr>
          <w:rtl/>
        </w:rPr>
        <w:t xml:space="preserve"> פירכא: ומה במקום שנטמאו בעלים בשרץ שמשלחין קרבנותיהם לכתחילה, כהן שנטמא בשרץ אינו מרצה, מקום שנטמאו בעלים במת שאין משלחין קרבנותיהן לכתחילה, כהן שנטמא במת אינו דין שאינו מרצה.</w:t>
      </w:r>
    </w:p>
    <w:p>
      <w:pPr>
        <w:pStyle w:val="38"/>
        <w:rPr>
          <w:ins w:id="98269" w:author="מנוע מכני" w:date="2026-10-11T12:04:39Z"/>
        </w:rPr>
      </w:pPr>
      <w:r w:rsidRPr="00FE1B89">
        <w:t>והך ד</w:t>
      </w:r>
      <w:r w:rsidRPr="00FE1B89">
        <w:t xml:space="preserve">מפני שאמרו:</w:t>
      </w:r>
    </w:p>
    <w:p w:rsidR="00DA63EC" w:rsidRPr="00FE1B89" w:rsidRDefault="00DA63EC" w:rsidP="00DA63EC">
      <w:pPr>
        <w:tabs>
          <w:tab w:val="left" w:pos="0"/>
          <w:tab w:val="center" w:pos="2835"/>
        </w:tabs>
        <w:rPr>
          <w:spacing w:val="-6"/>
          <w:rtl/>
        </w:rPr>
      </w:pPr>
      <w:del w:id="98270" w:author="מנוע מכני" w:date="2026-10-11T12:04:39Z">
        <w:r w:rsidRPr="00FE1B89">
          <w:rPr>
            <w:spacing w:val="-6"/>
            <w:rtl/>
          </w:rPr>
          <w:delText xml:space="preserve"> </w:delText>
        </w:r>
      </w:del>
      <w:r w:rsidRPr="00FE1B89">
        <w:rPr>
          <w:spacing w:val="-6"/>
          <w:rtl/>
        </w:rPr>
        <w:t xml:space="preserve">נזיר ועושה פסח - הציץ מרצה על טומאת דם ואין הציץ מרצה על טומאת הגוף</w:t>
      </w:r>
      <w:ins w:id="94275" w:author="מנוע מכני" w:date="2026-10-11T12:04:39Z">
        <w:r>
          <w:rPr>
            <w:spacing w:val="-6"/>
            <w:rtl/>
          </w:rPr>
          <w:t xml:space="preserve">,</w:t>
        </w:r>
      </w:ins>
      <w:del w:id="94276" w:author="מנוע מכני" w:date="2026-10-11T12:04:39Z">
        <w:r w:rsidRPr="00FE1B89">
          <w:rPr>
            <w:spacing w:val="-6"/>
            <w:rtl/>
          </w:rPr>
          <w:delText xml:space="preserve">;</w:delText>
        </w:r>
      </w:del>
    </w:p>
    <w:p w:rsidR="00DA63EC" w:rsidRDefault="00DA63EC" w:rsidP="00DA63EC">
      <w:pPr>
        <w:pStyle w:val="affffb"/>
        <w:rPr>
          <w:rtl/>
        </w:rPr>
      </w:pPr>
      <w:r>
        <w:rPr>
          <w:rtl/>
        </w:rPr>
        <w:t xml:space="preserve">- </w:t>
      </w:r>
      <w:ins w:id="95835" w:author="מנוע מכני" w:date="2026-10-11T12:04:39Z">
        <w:r>
          <w:rPr>
            <w:rtl/>
          </w:rPr>
          <w:t xml:space="preserve">אם </w:t>
        </w:r>
      </w:ins>
      <w:del w:id="95836" w:author="מנוע מכני" w:date="2026-10-11T12:04:39Z">
        <w:r>
          <w:rPr>
            <w:rtl/>
          </w:rPr>
          <w:delText xml:space="preserve">אי </w:delText>
        </w:r>
      </w:del>
      <w:r>
        <w:rPr>
          <w:rtl/>
        </w:rPr>
        <w:t xml:space="preserve">דאיטמו בעלים במת </w:t>
      </w:r>
      <w:r>
        <w:rPr>
          <w:rtl/>
        </w:rPr>
        <w:t xml:space="preserve">ה"נ</w:t>
      </w:r>
      <w:r>
        <w:rPr>
          <w:rtl/>
        </w:rPr>
        <w:t xml:space="preserve">, </w:t>
      </w:r>
      <w:ins w:id="90905" w:author="מנוע מכני" w:date="2026-10-11T12:04:39Z">
        <w:r>
          <w:rPr>
            <w:rtl/>
          </w:rPr>
          <w:t xml:space="preserve">כאן</w:t>
        </w:r>
      </w:ins>
      <w:del w:id="90906" w:author="מנוע מכני" w:date="2026-10-11T12:04:39Z">
        <w:r>
          <w:rPr>
            <w:rtl/>
          </w:rPr>
          <w:delText xml:space="preserve">הכא</w:delText>
        </w:r>
      </w:del>
      <w:r>
        <w:rPr>
          <w:rtl/>
        </w:rPr>
        <w:t xml:space="preserve"> </w:t>
      </w:r>
      <w:r>
        <w:rPr>
          <w:rFonts w:hint="cs"/>
          <w:rtl/>
        </w:rPr>
        <w:t>מיירי</w:t>
      </w:r>
      <w:r>
        <w:rPr>
          <w:rtl/>
        </w:rPr>
        <w:t xml:space="preserve"> כגון שנטמא כהן בשרץ.</w:t>
      </w:r>
    </w:p>
    <w:p>
      <w:pPr>
        <w:pStyle w:val="38"/>
        <w:rPr>
          <w:ins w:id="98271" w:author="מנוע מכני" w:date="2026-10-11T12:04:39Z"/>
        </w:rPr>
      </w:pPr>
      <w:r>
        <w:t>והך ד</w:t>
      </w:r>
      <w:r w:rsidR="00A14B67">
        <w:t xml:space="preserve">סיפא:</w:t>
      </w:r>
    </w:p>
    <w:p w:rsidR="00DA63EC" w:rsidRDefault="00DA63EC" w:rsidP="00DA63EC">
      <w:pPr>
        <w:tabs>
          <w:tab w:val="left" w:pos="0"/>
          <w:tab w:val="center" w:pos="2835"/>
        </w:tabs>
        <w:rPr>
          <w:rtl/>
        </w:rPr>
      </w:pPr>
      <w:del w:id="98272" w:author="מנוע מכני" w:date="2026-10-11T12:04:39Z">
        <w:r w:rsidR="00A14B67">
          <w:rPr>
            <w:rtl/>
          </w:rPr>
          <w:delText xml:space="preserve"> </w:delText>
        </w:r>
      </w:del>
      <w:r w:rsidR="00A14B67">
        <w:rPr>
          <w:rtl/>
        </w:rPr>
        <w:t xml:space="preserve">ניטמא טומאת התהום </w:t>
      </w:r>
      <w:r>
        <w:rPr>
          <w:rtl/>
        </w:rPr>
        <w:t xml:space="preserve">הציץ מרצה, הא תני </w:t>
      </w:r>
      <w:r>
        <w:rPr>
          <w:rStyle w:val="2fb"/>
          <w:rtl/>
        </w:rPr>
        <w:t xml:space="preserve">רבי חייא</w:t>
      </w:r>
      <w:r>
        <w:rPr>
          <w:rtl/>
        </w:rPr>
        <w:t xml:space="preserve">: </w:t>
      </w:r>
      <w:r>
        <w:rPr>
          <w:rtl/>
        </w:rPr>
        <w:t xml:space="preserve">לא</w:t>
      </w:r>
      <w:r>
        <w:rPr>
          <w:rtl/>
        </w:rPr>
        <w:t xml:space="preserve"> אמרו טומאת התהום אלא למת בלבד, למת </w:t>
      </w:r>
      <w:ins w:id="96579" w:author="מנוע מכני" w:date="2026-10-11T12:04:39Z">
        <w:r>
          <w:rPr>
            <w:rtl/>
          </w:rPr>
          <w:t xml:space="preserve">למעט</w:t>
        </w:r>
      </w:ins>
      <w:del w:id="96580" w:author="מנוע מכני" w:date="2026-10-11T12:04:39Z">
        <w:r>
          <w:rPr>
            <w:rtl/>
          </w:rPr>
          <w:delText xml:space="preserve">למעוטי</w:delText>
        </w:r>
      </w:del>
      <w:r>
        <w:rPr>
          <w:rtl/>
        </w:rPr>
        <w:t xml:space="preserve"> טומאת התהום דזיבה.</w:t>
      </w:r>
    </w:p>
    <w:p>
      <w:pPr>
        <w:pStyle w:val="38"/>
        <w:rPr>
          <w:ins w:id="98273" w:author="מנוע מכני" w:date="2026-10-11T12:04:39Z"/>
        </w:rPr>
      </w:pPr>
      <w:r>
        <w:t>ו</w:t>
      </w:r>
      <w:r>
        <w:t>הך ד</w:t>
      </w:r>
      <w:r w:rsidRPr="00435194">
        <w:t>בעי רמי בר חמא</w:t>
      </w:r>
      <w:r>
        <w:t xml:space="preserve">:</w:t>
      </w:r>
    </w:p>
    <w:p w:rsidR="00DA63EC" w:rsidRDefault="00DA63EC" w:rsidP="00DA63EC">
      <w:pPr>
        <w:tabs>
          <w:tab w:val="left" w:pos="0"/>
          <w:tab w:val="center" w:pos="2835"/>
        </w:tabs>
        <w:rPr>
          <w:rtl/>
        </w:rPr>
      </w:pPr>
      <w:del w:id="98274" w:author="מנוע מכני" w:date="2026-10-11T12:04:39Z">
        <w:r>
          <w:rPr>
            <w:rtl/>
          </w:rPr>
          <w:delText xml:space="preserve"> </w:delText>
        </w:r>
      </w:del>
      <w:r>
        <w:rPr>
          <w:rtl/>
        </w:rPr>
        <w:t xml:space="preserve">כהן </w:t>
      </w:r>
      <w:r w:rsidR="00A14B67">
        <w:rPr>
          <w:rtl/>
        </w:rPr>
        <w:t>המרצה בקרבנותיהם, הותרה לו טומא</w:t>
      </w:r>
      <w:r w:rsidR="00A14B67">
        <w:rPr>
          <w:rFonts w:hint="cs"/>
          <w:rtl/>
        </w:rPr>
        <w:t>ת</w:t>
      </w:r>
      <w:r>
        <w:rPr>
          <w:rtl/>
        </w:rPr>
        <w:t xml:space="preserve"> התהום או </w:t>
      </w:r>
      <w:r>
        <w:rPr>
          <w:rtl/>
        </w:rPr>
        <w:t xml:space="preserve">לא</w:t>
      </w:r>
      <w:r>
        <w:rPr>
          <w:rtl/>
        </w:rPr>
        <w:t xml:space="preserve"> הותרה לו טומאת התהום? </w:t>
      </w:r>
    </w:p>
    <w:p w:rsidR="00DA63EC" w:rsidRDefault="00DA63EC" w:rsidP="00DA63EC">
      <w:pPr>
        <w:tabs>
          <w:tab w:val="left" w:pos="0"/>
          <w:tab w:val="center" w:pos="2835"/>
        </w:tabs>
        <w:rPr>
          <w:rtl/>
        </w:rPr>
      </w:pPr>
      <w:r>
        <w:rPr>
          <w:rFonts w:hint="cs"/>
          <w:rtl/>
        </w:rPr>
        <w:t>א</w:t>
      </w:r>
      <w:r>
        <w:rPr>
          <w:rtl/>
        </w:rPr>
        <w:t>"</w:t>
      </w:r>
      <w:r>
        <w:rPr>
          <w:rFonts w:hint="cs"/>
          <w:rtl/>
        </w:rPr>
        <w:t>א ל</w:t>
      </w:r>
      <w:r>
        <w:rPr>
          <w:rtl/>
        </w:rPr>
        <w:t xml:space="preserve">פשוט דטומאת התהום הותרה לו, </w:t>
      </w:r>
      <w:ins w:id="90911" w:author="מנוע מכני" w:date="2026-10-11T12:04:39Z">
        <w:r>
          <w:rPr>
            <w:rtl/>
          </w:rPr>
          <w:t xml:space="preserve">שהרי</w:t>
        </w:r>
      </w:ins>
      <w:del w:id="90912" w:author="מנוע מכני" w:date="2026-10-11T12:04:39Z">
        <w:r>
          <w:rPr>
            <w:rtl/>
          </w:rPr>
          <w:delText xml:space="preserve">דהא</w:delText>
        </w:r>
      </w:del>
      <w:r>
        <w:rPr>
          <w:rtl/>
        </w:rPr>
        <w:t xml:space="preserve"> </w:t>
      </w:r>
      <w:ins w:id="90909" w:author="מנוע מכני" w:date="2026-10-11T12:04:39Z">
        <w:r>
          <w:rPr>
            <w:rtl/>
          </w:rPr>
          <w:t xml:space="preserve">כאן</w:t>
        </w:r>
      </w:ins>
      <w:del w:id="90910" w:author="מנוע מכני" w:date="2026-10-11T12:04:39Z">
        <w:r>
          <w:rPr>
            <w:rtl/>
          </w:rPr>
          <w:delText xml:space="preserve">הכא</w:delText>
        </w:r>
      </w:del>
      <w:r>
        <w:rPr>
          <w:rtl/>
        </w:rPr>
        <w:t xml:space="preserve"> בכהן קיימינא! </w:t>
      </w:r>
      <w:r>
        <w:rPr>
          <w:rStyle w:val="2fb"/>
          <w:rtl/>
        </w:rPr>
        <w:t xml:space="preserve">דרמי בר חמא</w:t>
      </w:r>
      <w:r>
        <w:rPr>
          <w:rtl/>
        </w:rPr>
        <w:t xml:space="preserve"> ודאי </w:t>
      </w:r>
      <w:ins w:id="90907" w:author="מנוע מכני" w:date="2026-10-11T12:04:39Z">
        <w:r>
          <w:rPr>
            <w:rtl/>
          </w:rPr>
          <w:t xml:space="preserve">חלקו</w:t>
        </w:r>
      </w:ins>
      <w:del w:id="90908" w:author="מנוע מכני" w:date="2026-10-11T12:04:39Z">
        <w:r>
          <w:rPr>
            <w:rtl/>
          </w:rPr>
          <w:delText xml:space="preserve">פליגי</w:delText>
        </w:r>
      </w:del>
      <w:r>
        <w:rPr>
          <w:rtl/>
        </w:rPr>
        <w:t xml:space="preserve">.</w:t>
      </w:r>
    </w:p>
    <w:p>
      <w:pPr>
        <w:pStyle w:val="38"/>
        <w:rPr>
          <w:ins w:id="98275" w:author="מנוע מכני" w:date="2026-10-11T12:04:39Z"/>
        </w:rPr>
      </w:pPr>
      <w:r>
        <w:t xml:space="preserve">והך</w:t>
      </w:r>
    </w:p>
    <w:p w:rsidR="00DA63EC" w:rsidRDefault="00DA63EC" w:rsidP="00DA63EC">
      <w:pPr>
        <w:tabs>
          <w:tab w:val="left" w:pos="0"/>
          <w:tab w:val="center" w:pos="2835"/>
        </w:tabs>
        <w:rPr>
          <w:rtl/>
        </w:rPr>
      </w:pPr>
      <w:del w:id="98276" w:author="מנוע מכני" w:date="2026-10-11T12:04:39Z">
        <w:r>
          <w:rPr>
            <w:rFonts w:hint="cs"/>
            <w:rtl/>
          </w:rPr>
          <w:delText xml:space="preserve"> </w:delText>
        </w:r>
      </w:del>
      <w:r w:rsidRPr="0046594B">
        <w:rPr>
          <w:rStyle w:val="afffff0"/>
          <w:rFonts w:hint="cs"/>
          <w:rtl/>
        </w:rPr>
        <w:t>ד'</w:t>
      </w:r>
      <w:r w:rsidRPr="0046594B">
        <w:rPr>
          <w:rStyle w:val="afffff0"/>
          <w:rtl/>
        </w:rPr>
        <w:t xml:space="preserve">ונשא אהרן את עון הקדשי</w:t>
      </w:r>
      <w:r w:rsidRPr="0046594B">
        <w:rPr>
          <w:rStyle w:val="afffff0"/>
          <w:rtl/>
        </w:rPr>
        <w:t xml:space="preserve">'.</w:t>
      </w:r>
    </w:p>
    <w:p w:rsidR="00DA63EC" w:rsidRDefault="00DA63EC" w:rsidP="00DA63EC">
      <w:pPr>
        <w:pStyle w:val="afff3"/>
        <w:framePr w:wrap="around"/>
        <w:rPr>
          <w:rtl/>
        </w:rPr>
      </w:pPr>
      <w:r>
        <w:rPr>
          <w:rFonts w:hint="cs"/>
          <w:rtl/>
        </w:rPr>
        <w:t>כג:</w:t>
      </w:r>
    </w:p>
    <w:p w:rsidR="00DA63EC" w:rsidRDefault="00DA63EC" w:rsidP="00DA63EC">
      <w:pPr>
        <w:pStyle w:val="affffb"/>
        <w:rPr>
          <w:rtl/>
        </w:rPr>
      </w:pPr>
      <w:r>
        <w:rPr>
          <w:b/>
          <w:bCs/>
          <w:rtl/>
        </w:rPr>
        <w:t xml:space="preserve">- </w:t>
      </w:r>
      <w:r w:rsidRPr="00546E63">
        <w:rPr>
          <w:b/>
          <w:bCs/>
          <w:rtl/>
        </w:rPr>
        <w:t>טומאה</w:t>
      </w:r>
      <w:r>
        <w:rPr>
          <w:rtl/>
        </w:rPr>
        <w:t xml:space="preserve"> </w:t>
      </w:r>
      <w:r>
        <w:rPr>
          <w:rFonts w:hint="cs"/>
          <w:rtl/>
        </w:rPr>
        <w:t xml:space="preserve">- </w:t>
      </w:r>
      <w:r>
        <w:rPr>
          <w:rtl/>
        </w:rPr>
        <w:t>בשרץ, ושם טומאה בעולם.</w:t>
      </w:r>
    </w:p>
    <w:p w:rsidR="00DA63EC" w:rsidRPr="00FE1B89" w:rsidRDefault="00DA63EC" w:rsidP="00DA63EC">
      <w:pPr>
        <w:tabs>
          <w:tab w:val="left" w:pos="0"/>
          <w:tab w:val="center" w:pos="2835"/>
        </w:tabs>
        <w:rPr>
          <w:spacing w:val="-2"/>
          <w:rtl/>
        </w:rPr>
      </w:pPr>
      <w:ins w:id="90913" w:author="מנוע מכני" w:date="2026-10-11T12:04:39Z">
        <w:r>
          <w:rPr>
            <w:spacing w:val="-2"/>
            <w:rtl/>
          </w:rPr>
          <w:t xml:space="preserve">ויש</w:t>
        </w:r>
      </w:ins>
      <w:del w:id="90914" w:author="מנוע מכני" w:date="2026-10-11T12:04:39Z">
        <w:r w:rsidRPr="00FE1B89">
          <w:rPr>
            <w:spacing w:val="-2"/>
            <w:rtl/>
          </w:rPr>
          <w:delText xml:space="preserve">ואיכא</w:delText>
        </w:r>
      </w:del>
      <w:r w:rsidRPr="00FE1B89">
        <w:rPr>
          <w:spacing w:val="-2"/>
          <w:rtl/>
        </w:rPr>
        <w:t xml:space="preserve"> דדייק </w:t>
      </w:r>
      <w:ins w:id="96957" w:author="מנוע מכני" w:date="2026-10-11T12:04:39Z">
        <w:r>
          <w:rPr>
            <w:spacing w:val="-2"/>
            <w:rtl/>
          </w:rPr>
          <w:t xml:space="preserve">ומביא</w:t>
        </w:r>
      </w:ins>
      <w:del w:id="96958" w:author="מנוע מכני" w:date="2026-10-11T12:04:39Z">
        <w:r w:rsidRPr="00FE1B89">
          <w:rPr>
            <w:spacing w:val="-2"/>
            <w:rtl/>
          </w:rPr>
          <w:delText xml:space="preserve">ומייתי</w:delText>
        </w:r>
      </w:del>
      <w:r w:rsidRPr="00FE1B89">
        <w:rPr>
          <w:spacing w:val="-2"/>
          <w:rtl/>
        </w:rPr>
        <w:t xml:space="preserve"> </w:t>
      </w:r>
      <w:ins w:id="92539" w:author="מנוע מכני" w:date="2026-10-11T12:04:39Z">
        <w:r>
          <w:rPr>
            <w:spacing w:val="-2"/>
            <w:rtl/>
          </w:rPr>
          <w:t xml:space="preserve">כך</w:t>
        </w:r>
      </w:ins>
      <w:del w:id="92540" w:author="מנוע מכני" w:date="2026-10-11T12:04:39Z">
        <w:r w:rsidRPr="00FE1B89">
          <w:rPr>
            <w:spacing w:val="-2"/>
            <w:rtl/>
          </w:rPr>
          <w:delText xml:space="preserve">הכי</w:delText>
        </w:r>
      </w:del>
      <w:r w:rsidRPr="00FE1B89">
        <w:rPr>
          <w:spacing w:val="-2"/>
          <w:rtl/>
        </w:rPr>
        <w:t xml:space="preserve">: עון הקדשים אין, עון מקדישין </w:t>
      </w:r>
      <w:r w:rsidRPr="00FE1B89">
        <w:rPr>
          <w:spacing w:val="-2"/>
          <w:rtl/>
        </w:rPr>
        <w:t xml:space="preserve">לא</w:t>
      </w:r>
      <w:r w:rsidRPr="00FE1B89">
        <w:rPr>
          <w:spacing w:val="-2"/>
          <w:rtl/>
        </w:rPr>
        <w:t xml:space="preserve">, </w:t>
      </w:r>
      <w:r w:rsidRPr="00FE1B89">
        <w:rPr>
          <w:rFonts w:hint="cs"/>
          <w:spacing w:val="-2"/>
          <w:rtl/>
        </w:rPr>
        <w:t>ו</w:t>
      </w:r>
      <w:r w:rsidRPr="00FE1B89">
        <w:rPr>
          <w:spacing w:val="-2"/>
          <w:rtl/>
        </w:rPr>
        <w:t>טומאת שרץ, ושם טומאה בעולם.</w:t>
      </w:r>
    </w:p>
    <w:p w:rsidR="00DA63EC" w:rsidRDefault="00DA63EC" w:rsidP="00DA63EC">
      <w:pPr>
        <w:pStyle w:val="affffd"/>
        <w:rPr>
          <w:rtl/>
        </w:rPr>
      </w:pPr>
      <w:r>
        <w:rPr>
          <w:rtl/>
        </w:rPr>
        <w:t>׹</w:t>
      </w:r>
    </w:p>
    <w:p w:rsidR="00DA63EC" w:rsidRDefault="00DA63EC" w:rsidP="00DA63EC">
      <w:pPr>
        <w:tabs>
          <w:tab w:val="left" w:pos="0"/>
          <w:tab w:val="center" w:pos="2835"/>
        </w:tabs>
        <w:rPr>
          <w:b/>
          <w:bCs/>
          <w:rtl/>
        </w:rPr>
      </w:pPr>
      <w:r w:rsidRPr="009A15C0">
        <w:rPr>
          <w:b/>
          <w:bCs/>
          <w:rtl/>
        </w:rPr>
        <w:t>יושב.</w:t>
      </w:r>
    </w:p>
    <w:p>
      <w:pPr>
        <w:pStyle w:val="38"/>
        <w:rPr>
          <w:ins w:id="98277" w:author="מנוע מכני" w:date="2026-10-11T12:04:39Z"/>
        </w:rPr>
      </w:pPr>
      <w:r>
        <w:t>רבא מר</w:t>
      </w:r>
      <w:r>
        <w:t>"</w:t>
      </w:r>
      <w:r>
        <w:t>נ</w:t>
      </w:r>
      <w:r>
        <w:t>:</w:t>
      </w:r>
    </w:p>
    <w:p w:rsidR="00DA63EC" w:rsidRDefault="00DA63EC" w:rsidP="00DA63EC">
      <w:pPr>
        <w:tabs>
          <w:tab w:val="left" w:pos="0"/>
          <w:tab w:val="center" w:pos="2835"/>
        </w:tabs>
        <w:rPr>
          <w:rtl/>
        </w:rPr>
      </w:pPr>
      <w:del w:id="98278" w:author="מנוע מכני" w:date="2026-10-11T12:04:39Z">
        <w:r w:rsidRPr="00464129">
          <w:rPr>
            <w:rStyle w:val="afffff0"/>
            <w:rtl/>
          </w:rPr>
          <w:delText xml:space="preserve"> </w:delText>
        </w:r>
      </w:del>
      <w:r w:rsidRPr="00464129">
        <w:rPr>
          <w:rStyle w:val="afffff0"/>
          <w:rFonts w:hint="cs"/>
          <w:rtl/>
        </w:rPr>
        <w:t>'</w:t>
      </w:r>
      <w:ins w:id="90543" w:author="Claude - סמנטי" w:date="2026-10-11T12:26:16Z">
        <w:r>
          <w:rPr>
            <w:rStyle w:val="afffff0"/>
            <w:rtl/>
          </w:rPr>
          <w:t xml:space="preserve">לַעֲמוֹד לְשָׁרֵת</w:t>
        </w:r>
      </w:ins>
      <w:del w:id="90544" w:author="Claude - סמנטי" w:date="2026-10-11T12:26:16Z">
        <w:r w:rsidRPr="00464129">
          <w:rPr>
            <w:rStyle w:val="afffff0"/>
            <w:rtl/>
          </w:rPr>
          <w:delText xml:space="preserve">לעמוד לשרת</w:delText>
        </w:r>
      </w:del>
      <w:r w:rsidRPr="00464129">
        <w:rPr>
          <w:rStyle w:val="afffff0"/>
          <w:rFonts w:hint="cs"/>
          <w:rtl/>
        </w:rPr>
        <w:t>'</w:t>
      </w:r>
      <w:r w:rsidRPr="00464129">
        <w:rPr>
          <w:rStyle w:val="afffff0"/>
          <w:rtl/>
        </w:rPr>
        <w:t>,</w:t>
      </w:r>
      <w:r>
        <w:rPr>
          <w:rtl/>
        </w:rPr>
        <w:t xml:space="preserve"> לעמידה בחרתיו ולא לישיבה.</w:t>
      </w:r>
    </w:p>
    <w:p>
      <w:pPr>
        <w:pStyle w:val="38"/>
        <w:rPr>
          <w:ins w:id="98280" w:author="מנוע מכני" w:date="2026-10-11T12:04:39Z"/>
        </w:rPr>
      </w:pPr>
      <w:del w:id="98279" w:author="מנוע מכני" w:date="2026-10-11T12:04:39Z">
        <w:r>
          <w:delText xml:space="preserve">•</w:delText>
        </w:r>
      </w:del>
      <w:r>
        <w:t xml:space="preserve"> </w:t>
      </w:r>
      <w:r w:rsidRPr="00891B40">
        <w:t>ת"ר</w:t>
      </w:r>
      <w:r>
        <w:t xml:space="preserve">:</w:t>
      </w:r>
    </w:p>
    <w:p w:rsidR="00DA63EC" w:rsidRDefault="00DA63EC" w:rsidP="00DA63EC">
      <w:pPr>
        <w:tabs>
          <w:tab w:val="left" w:pos="0"/>
          <w:tab w:val="center" w:pos="2835"/>
        </w:tabs>
        <w:rPr>
          <w:rtl/>
        </w:rPr>
      </w:pPr>
      <w:del w:id="98281" w:author="מנוע מכני" w:date="2026-10-11T12:04:39Z">
        <w:r>
          <w:rPr>
            <w:rtl/>
          </w:rPr>
          <w:delText xml:space="preserve"> </w:delText>
        </w:r>
      </w:del>
      <w:r>
        <w:rPr>
          <w:rtl/>
        </w:rPr>
        <w:t xml:space="preserve">לעמוד לשרת</w:t>
      </w:r>
      <w:r>
        <w:rPr>
          <w:rFonts w:hint="cs"/>
          <w:rtl/>
        </w:rPr>
        <w:t xml:space="preserve"> </w:t>
      </w:r>
      <w:r>
        <w:rPr>
          <w:rtl/>
        </w:rPr>
        <w:t>מצוה,</w:t>
      </w:r>
      <w:r w:rsidRPr="00464129">
        <w:rPr>
          <w:rStyle w:val="afffff0"/>
          <w:rtl/>
        </w:rPr>
        <w:t xml:space="preserve"> </w:t>
      </w:r>
      <w:r w:rsidRPr="00464129">
        <w:rPr>
          <w:rStyle w:val="afffff0"/>
          <w:rFonts w:hint="cs"/>
          <w:rtl/>
        </w:rPr>
        <w:t>'</w:t>
      </w:r>
      <w:r w:rsidRPr="00464129">
        <w:rPr>
          <w:rStyle w:val="afffff0"/>
          <w:rtl/>
        </w:rPr>
        <w:t>העומדים</w:t>
      </w:r>
      <w:r w:rsidRPr="00464129">
        <w:rPr>
          <w:rStyle w:val="afffff0"/>
          <w:rFonts w:hint="cs"/>
          <w:rtl/>
        </w:rPr>
        <w:t>'</w:t>
      </w:r>
      <w:r w:rsidRPr="00464129">
        <w:rPr>
          <w:rStyle w:val="afffff0"/>
          <w:rtl/>
        </w:rPr>
        <w:t>,</w:t>
      </w:r>
      <w:r>
        <w:rPr>
          <w:rtl/>
        </w:rPr>
        <w:t xml:space="preserve"> שנה עליו הכתוב לעכב.</w:t>
      </w:r>
    </w:p>
    <w:p>
      <w:pPr>
        <w:pStyle w:val="38"/>
        <w:rPr>
          <w:ins w:id="98282" w:author="מנוע מכני" w:date="2026-10-11T12:04:39Z"/>
        </w:rPr>
      </w:pPr>
      <w:del w:id="101758" w:author="מנוע מכני" w:date="2026-10-11T12:04:39Z">
        <w:r>
          <w:delText xml:space="preserve">א"ל </w:delText>
        </w:r>
      </w:del>
      <w:r>
        <w:t xml:space="preserve">רבא לר"</w:t>
      </w:r>
      <w:r>
        <w:t>נ</w:t>
      </w:r>
      <w:r>
        <w:t xml:space="preserve">:</w:t>
      </w:r>
    </w:p>
    <w:p w:rsidR="00DA63EC" w:rsidRDefault="00DA63EC" w:rsidP="00DA63EC">
      <w:pPr>
        <w:tabs>
          <w:tab w:val="left" w:pos="0"/>
          <w:tab w:val="center" w:pos="2835"/>
        </w:tabs>
        <w:rPr>
          <w:rtl/>
        </w:rPr>
      </w:pPr>
      <w:del w:id="98283" w:author="מנוע מכני" w:date="2026-10-11T12:04:39Z">
        <w:r>
          <w:rPr>
            <w:rtl/>
          </w:rPr>
          <w:delText xml:space="preserve"> </w:delText>
        </w:r>
      </w:del>
      <w:r>
        <w:rPr>
          <w:rtl/>
        </w:rPr>
        <w:t xml:space="preserve">מכדי יושב כזר דמי ומחיל עבודה, אימא: מה זר במיתה, אף יושב במיתה, </w:t>
      </w:r>
    </w:p>
    <w:p>
      <w:pPr>
        <w:pStyle w:val="38"/>
        <w:rPr>
          <w:ins w:id="98284" w:author="מנוע מכני" w:date="2026-10-11T12:04:39Z"/>
        </w:rPr>
      </w:pPr>
      <w:r>
        <w:t xml:space="preserve">אלמה </w:t>
      </w:r>
      <w:r>
        <w:t xml:space="preserve">תניא</w:t>
      </w:r>
      <w:r>
        <w:t xml:space="preserve">:</w:t>
      </w:r>
    </w:p>
    <w:p w:rsidR="00DA63EC" w:rsidRDefault="00DA63EC" w:rsidP="00DA63EC">
      <w:pPr>
        <w:tabs>
          <w:tab w:val="left" w:pos="0"/>
          <w:tab w:val="center" w:pos="2835"/>
        </w:tabs>
        <w:rPr>
          <w:rtl/>
        </w:rPr>
      </w:pPr>
      <w:del w:id="98285" w:author="מנוע מכני" w:date="2026-10-11T12:04:39Z">
        <w:r>
          <w:rPr>
            <w:rtl/>
          </w:rPr>
          <w:delText xml:space="preserve"> </w:delText>
        </w:r>
      </w:del>
      <w:r>
        <w:rPr>
          <w:rtl/>
        </w:rPr>
        <w:t xml:space="preserve">אבל ערל, אונן, יושב אינן במיתה אלא </w:t>
      </w:r>
      <w:r w:rsidRPr="00844FAE">
        <w:rPr>
          <w:b/>
          <w:bCs/>
          <w:rtl/>
        </w:rPr>
        <w:t>באזהרה</w:t>
      </w:r>
      <w:r>
        <w:rPr>
          <w:rtl/>
        </w:rPr>
        <w:t xml:space="preserve">! </w:t>
      </w:r>
    </w:p>
    <w:p w:rsidR="00DA63EC" w:rsidRPr="00FE1B89" w:rsidRDefault="00DA63EC" w:rsidP="00DA63EC">
      <w:pPr>
        <w:pStyle w:val="affffb"/>
        <w:rPr>
          <w:spacing w:val="-2"/>
          <w:rtl/>
        </w:rPr>
      </w:pPr>
      <w:r w:rsidRPr="00FE1B89">
        <w:rPr>
          <w:spacing w:val="-2"/>
          <w:rtl/>
        </w:rPr>
        <w:t xml:space="preserve">- משום </w:t>
      </w:r>
      <w:ins w:id="90077" w:author="Claude - סמנטי" w:date="2026-10-11T12:26:16Z">
        <w:r>
          <w:rPr>
            <w:spacing w:val="-2"/>
            <w:rtl/>
          </w:rPr>
          <w:t xml:space="preserve">שהוא</w:t>
        </w:r>
      </w:ins>
      <w:del w:id="90078" w:author="Claude - סמנטי" w:date="2026-10-11T12:26:16Z">
        <w:r w:rsidRPr="00FE1B89">
          <w:rPr>
            <w:spacing w:val="-2"/>
            <w:rtl/>
          </w:rPr>
          <w:delText xml:space="preserve">דהוי</w:delText>
        </w:r>
      </w:del>
      <w:r w:rsidRPr="00FE1B89">
        <w:rPr>
          <w:spacing w:val="-2"/>
          <w:rtl/>
        </w:rPr>
        <w:t xml:space="preserve"> מחוסר בגדים ושלא רחוץ ידים ורגלים שני כתובין הבאין כאחד,</w:t>
      </w:r>
      <w:r w:rsidRPr="00FE1B89">
        <w:rPr>
          <w:rFonts w:hint="cs"/>
          <w:spacing w:val="-2"/>
          <w:rtl/>
        </w:rPr>
        <w:t xml:space="preserve"> ו</w:t>
      </w:r>
      <w:r w:rsidRPr="00FE1B89">
        <w:rPr>
          <w:spacing w:val="-2"/>
          <w:rtl/>
        </w:rPr>
        <w:t>אין מלמדין.</w:t>
      </w:r>
    </w:p>
    <w:p w:rsidR="00DA63EC" w:rsidRDefault="00DA63EC" w:rsidP="00DA63EC">
      <w:pPr>
        <w:pStyle w:val="affffb"/>
        <w:rPr>
          <w:rtl/>
        </w:rPr>
      </w:pPr>
      <w:r>
        <w:rPr>
          <w:rtl/>
        </w:rPr>
        <w:t xml:space="preserve">- </w:t>
      </w:r>
      <w:r>
        <w:rPr>
          <w:rtl/>
        </w:rPr>
        <w:t xml:space="preserve">ולמ"</w:t>
      </w:r>
      <w:r>
        <w:rPr>
          <w:rFonts w:hint="cs"/>
          <w:rtl/>
        </w:rPr>
        <w:t>ד</w:t>
      </w:r>
      <w:r>
        <w:rPr>
          <w:rtl/>
        </w:rPr>
        <w:t xml:space="preserve"> מלמדין, שתויי יין </w:t>
      </w:r>
      <w:ins w:id="96325" w:author="מנוע מכני" w:date="2026-10-11T12:04:39Z">
        <w:r>
          <w:rPr>
            <w:rtl/>
          </w:rPr>
          <w:t xml:space="preserve">היה</w:t>
        </w:r>
      </w:ins>
      <w:del w:id="96326" w:author="מנוע מכני" w:date="2026-10-11T12:04:39Z">
        <w:r>
          <w:rPr>
            <w:rtl/>
          </w:rPr>
          <w:delText xml:space="preserve">הוה</w:delText>
        </w:r>
      </w:del>
      <w:r>
        <w:rPr>
          <w:rtl/>
        </w:rPr>
        <w:t xml:space="preserve"> </w:t>
      </w:r>
      <w:ins w:id="92541" w:author="מנוע מכני" w:date="2026-10-11T12:04:39Z">
        <w:r>
          <w:rPr>
            <w:rtl/>
          </w:rPr>
          <w:t xml:space="preserve">לו</w:t>
        </w:r>
      </w:ins>
      <w:del w:id="92542" w:author="מנוע מכני" w:date="2026-10-11T12:04:39Z">
        <w:r>
          <w:rPr>
            <w:rtl/>
          </w:rPr>
          <w:delText xml:space="preserve">ליה</w:delText>
        </w:r>
      </w:del>
      <w:r>
        <w:rPr>
          <w:rtl/>
        </w:rPr>
        <w:t xml:space="preserve"> שלישי, ושלשה לד"ה אין מלמדין.</w:t>
      </w:r>
    </w:p>
    <w:p w:rsidR="00DA63EC" w:rsidRDefault="00DA63EC" w:rsidP="00DA63EC">
      <w:pPr>
        <w:pStyle w:val="afff3"/>
        <w:framePr w:wrap="around"/>
        <w:rPr>
          <w:rtl/>
        </w:rPr>
      </w:pPr>
      <w:r>
        <w:rPr>
          <w:rFonts w:hint="cs"/>
          <w:rtl/>
        </w:rPr>
        <w:lastRenderedPageBreak/>
        <w:t>כד.</w:t>
      </w:r>
    </w:p>
    <w:p w:rsidR="00DA63EC" w:rsidRDefault="00DA63EC" w:rsidP="00DA63EC">
      <w:pPr>
        <w:pStyle w:val="affffd"/>
        <w:rPr>
          <w:rtl/>
        </w:rPr>
      </w:pPr>
      <w:r>
        <w:rPr>
          <w:rtl/>
        </w:rPr>
        <w:t>׹</w:t>
      </w:r>
    </w:p>
    <w:p>
      <w:pPr>
        <w:pStyle w:val="afffff8"/>
        <w:rPr>
          <w:ins w:id="90549" w:author="קלוד" w:date="2026-10-11T12:29:36Z"/>
        </w:rPr>
      </w:pPr>
      <w:ins w:id="90550" w:author="קלוד" w:date="2026-10-11T12:29:36Z">
        <w:r>
          <w:rPr>
            <w:color w:val="7B3F00"/>
          </w:rPr>
          <w:t xml:space="preserve">עומד על גבי כלי, בהמה או רגלי חבירו - חציצה</w:t>
        </w:r>
      </w:ins>
    </w:p>
    <w:p w:rsidR="00DA63EC" w:rsidRDefault="00DA63EC" w:rsidP="00DA63EC">
      <w:pPr>
        <w:tabs>
          <w:tab w:val="left" w:pos="0"/>
          <w:tab w:val="center" w:pos="2835"/>
        </w:tabs>
        <w:rPr>
          <w:b/>
          <w:bCs/>
          <w:rtl/>
        </w:rPr>
      </w:pPr>
      <w:r w:rsidRPr="00E86DAF">
        <w:rPr>
          <w:b/>
          <w:bCs/>
          <w:rtl/>
        </w:rPr>
        <w:t>עומד על גבי כלים, על גבי בהמה, על גבי רגלי חבירו - פסול.</w:t>
      </w:r>
    </w:p>
    <w:p>
      <w:pPr>
        <w:pStyle w:val="38"/>
        <w:rPr>
          <w:ins w:id="98286" w:author="מנוע מכני" w:date="2026-10-11T12:04:39Z"/>
        </w:rPr>
      </w:pPr>
      <w:r>
        <w:t>מדתנר</w:t>
      </w:r>
      <w:r>
        <w:t>"</w:t>
      </w:r>
      <w:r>
        <w:t>י</w:t>
      </w:r>
      <w:r>
        <w:t xml:space="preserve">:</w:t>
      </w:r>
    </w:p>
    <w:p w:rsidR="00DA63EC" w:rsidRDefault="00DA63EC" w:rsidP="00DA63EC">
      <w:pPr>
        <w:tabs>
          <w:tab w:val="left" w:pos="0"/>
          <w:tab w:val="center" w:pos="2835"/>
        </w:tabs>
        <w:rPr>
          <w:rtl/>
        </w:rPr>
      </w:pPr>
      <w:del w:id="98287" w:author="מנוע מכני" w:date="2026-10-11T12:04:39Z">
        <w:r>
          <w:rPr>
            <w:rtl/>
          </w:rPr>
          <w:delText xml:space="preserve"> </w:delText>
        </w:r>
      </w:del>
      <w:r>
        <w:rPr>
          <w:rtl/>
        </w:rPr>
        <w:t xml:space="preserve">הואיל ורצפה מקדשת וכלי שרת מקדשים, </w:t>
      </w:r>
    </w:p>
    <w:p w:rsidR="00DA63EC" w:rsidRPr="00A14B67" w:rsidRDefault="00A14B67" w:rsidP="00A14B67">
      <w:pPr>
        <w:tabs>
          <w:tab w:val="left" w:pos="0"/>
          <w:tab w:val="center" w:pos="2835"/>
        </w:tabs>
        <w:rPr>
          <w:spacing w:val="-4"/>
          <w:rtl/>
        </w:rPr>
      </w:pPr>
      <w:r w:rsidRPr="00A14B67">
        <w:rPr>
          <w:spacing w:val="-4"/>
          <w:rtl/>
        </w:rPr>
        <w:t>מה כלי שרת</w:t>
      </w:r>
      <w:r w:rsidR="00DA63EC" w:rsidRPr="00A14B67">
        <w:rPr>
          <w:spacing w:val="-4"/>
          <w:rtl/>
        </w:rPr>
        <w:t xml:space="preserve"> </w:t>
      </w:r>
      <w:r w:rsidR="00DA63EC" w:rsidRPr="00A14B67">
        <w:rPr>
          <w:spacing w:val="-4"/>
          <w:rtl/>
        </w:rPr>
        <w:t xml:space="preserve">לא</w:t>
      </w:r>
      <w:r w:rsidR="00DA63EC" w:rsidRPr="00A14B67">
        <w:rPr>
          <w:spacing w:val="-4"/>
          <w:rtl/>
        </w:rPr>
        <w:t xml:space="preserve"> יהא דבר חוצץ בינו לבין כלי שרת, אף רצפה </w:t>
      </w:r>
      <w:r w:rsidR="00DA63EC" w:rsidRPr="00A14B67">
        <w:rPr>
          <w:spacing w:val="-4"/>
          <w:rtl/>
        </w:rPr>
        <w:t xml:space="preserve">לא</w:t>
      </w:r>
      <w:r w:rsidR="00DA63EC" w:rsidRPr="00A14B67">
        <w:rPr>
          <w:spacing w:val="-4"/>
          <w:rtl/>
        </w:rPr>
        <w:t xml:space="preserve"> יהא דבר חוצץ בינו לבין הרצפה.</w:t>
      </w:r>
    </w:p>
    <w:p w:rsidR="00DA63EC" w:rsidRDefault="00DA63EC" w:rsidP="00DA63EC">
      <w:pPr>
        <w:tabs>
          <w:tab w:val="left" w:pos="0"/>
          <w:tab w:val="center" w:pos="2835"/>
        </w:tabs>
        <w:rPr>
          <w:rtl/>
        </w:rPr>
      </w:pPr>
      <w:r w:rsidRPr="00E86DAF">
        <w:rPr>
          <w:b/>
          <w:bCs/>
          <w:rtl/>
        </w:rPr>
        <w:t>וצריכא</w:t>
      </w:r>
      <w:r>
        <w:rPr>
          <w:rFonts w:hint="cs"/>
          <w:rtl/>
        </w:rPr>
        <w:t xml:space="preserve"> בהמה אפי' דמין בשר הוא וחבירו</w:t>
      </w:r>
      <w:r>
        <w:rPr>
          <w:rtl/>
        </w:rPr>
        <w:t xml:space="preserve"> דאדם הוא </w:t>
      </w:r>
    </w:p>
    <w:p>
      <w:pPr>
        <w:pStyle w:val="38"/>
        <w:rPr>
          <w:ins w:id="98289" w:author="מנוע מכני" w:date="2026-10-11T12:04:39Z"/>
        </w:rPr>
      </w:pPr>
      <w:del w:id="98288" w:author="מנוע מכני" w:date="2026-10-11T12:04:39Z">
        <w:r>
          <w:delText xml:space="preserve">•</w:delText>
        </w:r>
      </w:del>
      <w:r>
        <w:t xml:space="preserve"> </w:t>
      </w:r>
      <w:r>
        <w:t xml:space="preserve">תניא</w:t>
      </w:r>
      <w:r>
        <w:t xml:space="preserve"> ר</w:t>
      </w:r>
      <w:r>
        <w:t>"</w:t>
      </w:r>
      <w:r>
        <w:t>א</w:t>
      </w:r>
      <w:r>
        <w:t xml:space="preserve">:</w:t>
      </w:r>
    </w:p>
    <w:p w:rsidR="00DA63EC" w:rsidRDefault="00DA63EC" w:rsidP="00DA63EC">
      <w:pPr>
        <w:tabs>
          <w:tab w:val="left" w:pos="0"/>
          <w:tab w:val="center" w:pos="2835"/>
        </w:tabs>
        <w:rPr>
          <w:rtl/>
        </w:rPr>
      </w:pPr>
      <w:del w:id="98290" w:author="מנוע מכני" w:date="2026-10-11T12:04:39Z">
        <w:r>
          <w:rPr>
            <w:rtl/>
          </w:rPr>
          <w:delText xml:space="preserve"> </w:delText>
        </w:r>
      </w:del>
      <w:r>
        <w:rPr>
          <w:rtl/>
        </w:rPr>
        <w:t xml:space="preserve">רגלו אחת על הכלי ורגלו אחת על הרצפה, רגלו אחת על האבן ורגלו אחת על הרצפה, רואין, כל שאילו ינטל הכלי ותנטל האבן יכול לעמוד על רגלו אחת ויעבוד עבודתו כשירה, ואם </w:t>
      </w:r>
      <w:ins w:id="90915" w:author="מנוע מכני" w:date="2026-10-11T12:04:39Z">
        <w:r>
          <w:rPr>
            <w:rtl/>
          </w:rPr>
          <w:t xml:space="preserve">לא</w:t>
        </w:r>
      </w:ins>
      <w:del w:id="90916" w:author="מנוע מכני" w:date="2026-10-11T12:04:39Z">
        <w:r>
          <w:rPr>
            <w:rtl/>
          </w:rPr>
          <w:delText xml:space="preserve">לאו</w:delText>
        </w:r>
      </w:del>
      <w:r>
        <w:rPr>
          <w:rtl/>
        </w:rPr>
        <w:t xml:space="preserve"> - עבודתו פסולה.</w:t>
      </w:r>
    </w:p>
    <w:p>
      <w:pPr>
        <w:pStyle w:val="afffff8"/>
        <w:rPr>
          <w:ins w:id="90547" w:author="קלוד" w:date="2026-10-11T12:29:36Z"/>
        </w:rPr>
      </w:pPr>
      <w:ins w:id="90548" w:author="קלוד" w:date="2026-10-11T12:29:36Z">
        <w:r>
          <w:rPr>
            <w:color w:val="7B3F00"/>
          </w:rPr>
          <w:t xml:space="preserve">האם אבן שנדלדלה חוצצת בין רגלו לרצפה?</w:t>
        </w:r>
      </w:ins>
    </w:p>
    <w:p>
      <w:pPr>
        <w:pStyle w:val="38"/>
        <w:rPr>
          <w:ins w:id="98292" w:author="מנוע מכני" w:date="2026-10-11T12:04:39Z"/>
        </w:rPr>
      </w:pPr>
      <w:del w:id="98291" w:author="מנוע מכני" w:date="2026-10-11T12:04:39Z">
        <w:r>
          <w:delText xml:space="preserve">•</w:delText>
        </w:r>
      </w:del>
      <w:r w:rsidRPr="00E86DAF">
        <w:t xml:space="preserve"> בעי רבי אמי</w:t>
      </w:r>
      <w:r>
        <w:t xml:space="preserve">:</w:t>
      </w:r>
    </w:p>
    <w:p w:rsidR="00DA63EC" w:rsidRDefault="00DA63EC" w:rsidP="00DA63EC">
      <w:pPr>
        <w:tabs>
          <w:tab w:val="left" w:pos="0"/>
          <w:tab w:val="center" w:pos="2835"/>
        </w:tabs>
        <w:rPr>
          <w:rtl/>
        </w:rPr>
      </w:pPr>
      <w:del w:id="98293" w:author="מנוע מכני" w:date="2026-10-11T12:04:39Z">
        <w:r>
          <w:rPr>
            <w:rtl/>
          </w:rPr>
          <w:delText xml:space="preserve"> </w:delText>
        </w:r>
      </w:del>
      <w:r w:rsidRPr="00E86DAF">
        <w:rPr>
          <w:b/>
          <w:bCs/>
          <w:rtl/>
        </w:rPr>
        <w:t>נדלדלה</w:t>
      </w:r>
      <w:r>
        <w:rPr>
          <w:rtl/>
        </w:rPr>
        <w:t xml:space="preserve"> האבן ועמד </w:t>
      </w:r>
      <w:ins w:id="92543" w:author="מנוע מכני" w:date="2026-10-11T12:04:39Z">
        <w:r>
          <w:rPr>
            <w:rtl/>
          </w:rPr>
          <w:t xml:space="preserve">עליו</w:t>
        </w:r>
      </w:ins>
      <w:del w:id="92544" w:author="מנוע מכני" w:date="2026-10-11T12:04:39Z">
        <w:r>
          <w:rPr>
            <w:rtl/>
          </w:rPr>
          <w:delText xml:space="preserve">עליה</w:delText>
        </w:r>
      </w:del>
      <w:r>
        <w:rPr>
          <w:rtl/>
        </w:rPr>
        <w:t xml:space="preserve">, מהו? </w:t>
      </w:r>
      <w:ins w:id="90917" w:author="מנוע מכני" w:date="2026-10-11T12:04:39Z">
        <w:r>
          <w:rPr>
            <w:rtl/>
          </w:rPr>
          <w:t xml:space="preserve">מקום</w:t>
        </w:r>
      </w:ins>
      <w:del w:id="90918" w:author="מנוע מכני" w:date="2026-10-11T12:04:39Z">
        <w:r>
          <w:rPr>
            <w:rtl/>
          </w:rPr>
          <w:delText xml:space="preserve">היכא</w:delText>
        </w:r>
      </w:del>
      <w:r>
        <w:rPr>
          <w:rtl/>
        </w:rPr>
        <w:t xml:space="preserve"> דאין דעתו לחברה </w:t>
      </w:r>
      <w:r>
        <w:rPr>
          <w:rtl/>
        </w:rPr>
        <w:t xml:space="preserve">לא</w:t>
      </w:r>
      <w:r>
        <w:rPr>
          <w:rtl/>
        </w:rPr>
        <w:t xml:space="preserve"> תיבעי לך דודאי חייצא, כי תיבעי דדעתו לחברה</w:t>
      </w:r>
      <w:r>
        <w:rPr>
          <w:rFonts w:hint="cs"/>
          <w:rtl/>
        </w:rPr>
        <w:t xml:space="preserve"> כי </w:t>
      </w:r>
      <w:r>
        <w:rPr>
          <w:rtl/>
        </w:rPr>
        <w:t xml:space="preserve">כמה דמחבר' דמיא, </w:t>
      </w:r>
      <w:r w:rsidRPr="00E86DAF">
        <w:rPr>
          <w:b/>
          <w:bCs/>
          <w:rtl/>
        </w:rPr>
        <w:t>או</w:t>
      </w:r>
      <w:r>
        <w:rPr>
          <w:b/>
          <w:bCs/>
          <w:rtl/>
        </w:rPr>
        <w:t>"</w:t>
      </w:r>
      <w:r w:rsidRPr="00E86DAF">
        <w:rPr>
          <w:rFonts w:hint="cs"/>
          <w:b/>
          <w:bCs/>
          <w:rtl/>
        </w:rPr>
        <w:t>ד</w:t>
      </w:r>
      <w:r>
        <w:rPr>
          <w:rtl/>
        </w:rPr>
        <w:t xml:space="preserve"> </w:t>
      </w:r>
      <w:ins w:id="92545" w:author="מנוע מכני" w:date="2026-10-11T12:04:39Z">
        <w:r>
          <w:rPr>
            <w:rtl/>
          </w:rPr>
          <w:t xml:space="preserve">עכשיו</w:t>
        </w:r>
      </w:ins>
      <w:del w:id="92546" w:author="מנוע מכני" w:date="2026-10-11T12:04:39Z">
        <w:r>
          <w:rPr>
            <w:rtl/>
          </w:rPr>
          <w:delText xml:space="preserve">השתא</w:delText>
        </w:r>
      </w:del>
      <w:r>
        <w:rPr>
          <w:rtl/>
        </w:rPr>
        <w:t xml:space="preserve"> מיהא תלישא? </w:t>
      </w:r>
    </w:p>
    <w:p w:rsidR="00DA63EC" w:rsidRDefault="00DA63EC" w:rsidP="00DA63EC">
      <w:pPr>
        <w:tabs>
          <w:tab w:val="left" w:pos="0"/>
          <w:tab w:val="center" w:pos="2835"/>
        </w:tabs>
        <w:rPr>
          <w:rtl/>
        </w:rPr>
      </w:pPr>
      <w:r>
        <w:rPr>
          <w:rtl/>
        </w:rPr>
        <w:t xml:space="preserve">• </w:t>
      </w:r>
      <w:r>
        <w:rPr>
          <w:rStyle w:val="2fb"/>
          <w:rtl/>
        </w:rPr>
        <w:t xml:space="preserve">רבה</w:t>
      </w:r>
      <w:r>
        <w:rPr>
          <w:rtl/>
        </w:rPr>
        <w:t xml:space="preserve"> זוטי בעי לה </w:t>
      </w:r>
      <w:ins w:id="92547" w:author="מנוע מכני" w:date="2026-10-11T12:04:39Z">
        <w:r>
          <w:rPr>
            <w:rtl/>
          </w:rPr>
          <w:t xml:space="preserve">כך</w:t>
        </w:r>
      </w:ins>
      <w:del w:id="92548" w:author="מנוע מכני" w:date="2026-10-11T12:04:39Z">
        <w:r>
          <w:rPr>
            <w:rtl/>
          </w:rPr>
          <w:delText xml:space="preserve">הכי</w:delText>
        </w:r>
      </w:del>
      <w:r>
        <w:rPr>
          <w:rtl/>
        </w:rPr>
        <w:t xml:space="preserve">, </w:t>
      </w:r>
      <w:r w:rsidRPr="00E86DAF">
        <w:rPr>
          <w:b/>
          <w:bCs/>
          <w:rtl/>
        </w:rPr>
        <w:t xml:space="preserve">בעי </w:t>
      </w:r>
      <w:r w:rsidRPr="00E86DAF">
        <w:rPr>
          <w:rStyle w:val="2fb"/>
          <w:b/>
          <w:bCs/>
          <w:rtl/>
        </w:rPr>
        <w:t xml:space="preserve">רבי אמי</w:t>
      </w:r>
      <w:r w:rsidRPr="00E86DAF">
        <w:rPr>
          <w:b/>
          <w:bCs/>
          <w:rtl/>
        </w:rPr>
        <w:t xml:space="preserve">:</w:t>
      </w:r>
      <w:r>
        <w:rPr>
          <w:rtl/>
        </w:rPr>
        <w:t xml:space="preserve"> </w:t>
      </w:r>
      <w:r w:rsidRPr="00E86DAF">
        <w:rPr>
          <w:b/>
          <w:bCs/>
          <w:rtl/>
        </w:rPr>
        <w:t>נעקרה</w:t>
      </w:r>
      <w:r>
        <w:rPr>
          <w:rtl/>
        </w:rPr>
        <w:t xml:space="preserve"> האבן ועמד במקומה, מהו? </w:t>
      </w:r>
    </w:p>
    <w:p w:rsidR="00DA63EC" w:rsidRDefault="00DA63EC" w:rsidP="00DA63EC">
      <w:pPr>
        <w:tabs>
          <w:tab w:val="left" w:pos="0"/>
          <w:tab w:val="center" w:pos="2835"/>
        </w:tabs>
        <w:rPr>
          <w:rtl/>
        </w:rPr>
      </w:pPr>
      <w:ins w:id="95837" w:author="מנוע מכני" w:date="2026-10-11T12:04:39Z">
        <w:r>
          <w:rPr>
            <w:rFonts w:hint="cs"/>
            <w:rtl/>
          </w:rPr>
          <w:t xml:space="preserve">אם </w:t>
        </w:r>
      </w:ins>
      <w:del w:id="95838" w:author="מנוע מכני" w:date="2026-10-11T12:04:39Z">
        <w:r>
          <w:rPr>
            <w:rFonts w:hint="cs"/>
            <w:rtl/>
          </w:rPr>
          <w:delText xml:space="preserve">אי</w:delText>
        </w:r>
        <w:r>
          <w:rPr>
            <w:rtl/>
          </w:rPr>
          <w:delText xml:space="preserve"> </w:delText>
        </w:r>
      </w:del>
      <w:r>
        <w:rPr>
          <w:rtl/>
        </w:rPr>
        <w:t xml:space="preserve">כי קדיש דוד - רצפה עליונה קדיש, </w:t>
      </w:r>
      <w:r w:rsidRPr="00E86DAF">
        <w:rPr>
          <w:b/>
          <w:bCs/>
          <w:rtl/>
        </w:rPr>
        <w:t>או</w:t>
      </w:r>
      <w:r>
        <w:rPr>
          <w:b/>
          <w:bCs/>
          <w:rtl/>
        </w:rPr>
        <w:t>"</w:t>
      </w:r>
      <w:r w:rsidRPr="00E86DAF">
        <w:rPr>
          <w:rFonts w:hint="cs"/>
          <w:b/>
          <w:bCs/>
          <w:rtl/>
        </w:rPr>
        <w:t>ד</w:t>
      </w:r>
      <w:r>
        <w:rPr>
          <w:rtl/>
        </w:rPr>
        <w:t xml:space="preserve"> עד לארעית דתהומא קדיש? </w:t>
      </w:r>
    </w:p>
    <w:p w:rsidR="00DA63EC" w:rsidRDefault="00DA63EC" w:rsidP="00DA63EC">
      <w:pPr>
        <w:tabs>
          <w:tab w:val="left" w:pos="0"/>
          <w:tab w:val="center" w:pos="2835"/>
        </w:tabs>
        <w:rPr>
          <w:rtl/>
        </w:rPr>
      </w:pPr>
      <w:r>
        <w:rPr>
          <w:rFonts w:hint="cs"/>
          <w:rtl/>
        </w:rPr>
        <w:t>ופשיטא</w:t>
      </w:r>
      <w:r>
        <w:rPr>
          <w:rtl/>
        </w:rPr>
        <w:t xml:space="preserve"> דעד </w:t>
      </w:r>
      <w:r>
        <w:rPr>
          <w:rFonts w:hint="cs"/>
          <w:rtl/>
        </w:rPr>
        <w:t xml:space="preserve">קרקע התהום קדושה ובעי </w:t>
      </w:r>
      <w:ins w:id="95839" w:author="מנוע מכני" w:date="2026-10-11T12:04:39Z">
        <w:r>
          <w:rPr>
            <w:rFonts w:hint="cs"/>
            <w:rtl/>
          </w:rPr>
          <w:t xml:space="preserve">אם </w:t>
        </w:r>
      </w:ins>
      <w:del w:id="95840" w:author="מנוע מכני" w:date="2026-10-11T12:04:39Z">
        <w:r>
          <w:rPr>
            <w:rFonts w:hint="cs"/>
            <w:rtl/>
          </w:rPr>
          <w:delText xml:space="preserve">אי</w:delText>
        </w:r>
        <w:r>
          <w:rPr>
            <w:rtl/>
          </w:rPr>
          <w:delText xml:space="preserve"> </w:delText>
        </w:r>
      </w:del>
      <w:r>
        <w:rPr>
          <w:rtl/>
        </w:rPr>
        <w:t xml:space="preserve">דרך שירות בכך, או אין דרך שירות בכך? </w:t>
      </w:r>
      <w:r w:rsidRPr="00E86DAF">
        <w:rPr>
          <w:b/>
          <w:bCs/>
          <w:rtl/>
        </w:rPr>
        <w:t>תיקו</w:t>
      </w:r>
      <w:r>
        <w:rPr>
          <w:rtl/>
        </w:rPr>
        <w:t>.</w:t>
      </w:r>
    </w:p>
    <w:p w:rsidR="00DA63EC" w:rsidRDefault="00DA63EC" w:rsidP="00DA63EC">
      <w:pPr>
        <w:pStyle w:val="affffd"/>
        <w:rPr>
          <w:del w:id="90028" w:author="מנוע עיצוב" w:date="2026-10-11T12:09:26Z"/>
          <w:rtl/>
        </w:rPr>
      </w:pPr>
      <w:del w:id="90027" w:author="מנוע עיצוב" w:date="2026-10-11T12:09:26Z">
        <w:r>
          <w:rPr>
            <w:rtl/>
          </w:rPr>
          <w:delText xml:space="preserve">׹</w:delText>
        </w:r>
      </w:del>
    </w:p>
    <w:p w:rsidR="00DA63EC" w:rsidRPr="00844FAE" w:rsidRDefault="00DA63EC" w:rsidP="00DA63EC">
      <w:pPr>
        <w:pStyle w:val="affff1"/>
        <w:ind w:end="0"/>
        <w:rPr>
          <w:rtl/>
        </w:rPr>
        <w:pPrChange w:id="20077" w:author="קלוד" w:date="2026-10-11T09:07:24Z">
          <w:pPr>
            <w:pStyle w:val="affff1"/>
            <w:rPr>
              <w:rtl/>
            </w:rPr>
          </w:pPr>
        </w:pPrChange>
      </w:pPr>
      <w:ins w:id="9815" w:author="מספור קטעי משנה" w:date="2026-10-11T09:35:09Z">
        <w:r>
          <w:rPr>
            <w:rStyle w:val="MisparKeta"/>
          </w:rPr>
          <w:t xml:space="preserve">ב. </w:t>
        </w:r>
      </w:ins>
      <w:r w:rsidRPr="00844FAE">
        <w:rPr>
          <w:rtl/>
        </w:rPr>
        <w:t>קיבל בשמאל - פסול, ור"ש מכשיר.</w:t>
      </w:r>
    </w:p>
    <w:p>
      <w:pPr>
        <w:pStyle w:val="38"/>
        <w:rPr>
          <w:ins w:id="98294" w:author="מנוע מכני" w:date="2026-10-11T12:04:39Z"/>
        </w:rPr>
      </w:pPr>
      <w:r w:rsidRPr="00891B40">
        <w:t>ת"ר</w:t>
      </w:r>
      <w:r>
        <w:t>:</w:t>
      </w:r>
    </w:p>
    <w:p w:rsidR="00DA63EC" w:rsidRDefault="00DA63EC" w:rsidP="00DA63EC">
      <w:pPr>
        <w:tabs>
          <w:tab w:val="left" w:pos="0"/>
          <w:tab w:val="center" w:pos="2835"/>
        </w:tabs>
        <w:rPr>
          <w:rtl/>
        </w:rPr>
      </w:pPr>
      <w:del w:id="98295"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באצבע ולקח</w:t>
      </w:r>
      <w:r w:rsidRPr="00464129">
        <w:rPr>
          <w:rStyle w:val="afffff0"/>
          <w:rFonts w:hint="cs"/>
          <w:rtl/>
        </w:rPr>
        <w:t>'</w:t>
      </w:r>
      <w:r w:rsidRPr="00464129">
        <w:rPr>
          <w:rStyle w:val="afffff0"/>
          <w:rtl/>
        </w:rPr>
        <w:t xml:space="preserve"> </w:t>
      </w:r>
      <w:r>
        <w:rPr>
          <w:rtl/>
        </w:rPr>
        <w:t>מלמד שלא תהא קבלה אלא בימין,</w:t>
      </w:r>
      <w:r w:rsidRPr="00464129">
        <w:rPr>
          <w:rStyle w:val="afffff0"/>
          <w:rtl/>
        </w:rPr>
        <w:t xml:space="preserve"> </w:t>
      </w:r>
      <w:r w:rsidRPr="00464129">
        <w:rPr>
          <w:rStyle w:val="afffff0"/>
          <w:rFonts w:hint="cs"/>
          <w:rtl/>
        </w:rPr>
        <w:t>'</w:t>
      </w:r>
      <w:r w:rsidRPr="00464129">
        <w:rPr>
          <w:rStyle w:val="afffff0"/>
          <w:rtl/>
        </w:rPr>
        <w:t>באצבע ונתן</w:t>
      </w:r>
      <w:r w:rsidRPr="00464129">
        <w:rPr>
          <w:rStyle w:val="afffff0"/>
          <w:rFonts w:hint="cs"/>
          <w:rtl/>
        </w:rPr>
        <w:t>'</w:t>
      </w:r>
      <w:r w:rsidRPr="00464129">
        <w:rPr>
          <w:rStyle w:val="afffff0"/>
          <w:rtl/>
        </w:rPr>
        <w:t xml:space="preserve"> </w:t>
      </w:r>
      <w:r>
        <w:rPr>
          <w:rtl/>
        </w:rPr>
        <w:t xml:space="preserve">מלמד שלא תהא נתינה אלא בימין</w:t>
      </w:r>
      <w:ins w:id="94277" w:author="מנוע מכני" w:date="2026-10-11T12:04:39Z">
        <w:r>
          <w:rPr>
            <w:rtl/>
          </w:rPr>
          <w:t xml:space="preserve">,</w:t>
        </w:r>
      </w:ins>
      <w:del w:id="94278" w:author="מנוע מכני" w:date="2026-10-11T12:04:39Z">
        <w:r>
          <w:rPr>
            <w:rtl/>
          </w:rPr>
          <w:delText xml:space="preserve">;</w:delText>
        </w:r>
      </w:del>
    </w:p>
    <w:p>
      <w:pPr>
        <w:pStyle w:val="38"/>
        <w:rPr>
          <w:ins w:id="98296" w:author="מנוע מכני" w:date="2026-10-11T12:04:39Z"/>
        </w:rPr>
      </w:pPr>
      <w:del w:id="101625" w:author="מנוע מכני" w:date="2026-10-11T12:04:39Z">
        <w:r>
          <w:delText xml:space="preserve">אמר </w:delText>
        </w:r>
      </w:del>
      <w:r>
        <w:t xml:space="preserve">ר"ש:</w:t>
      </w:r>
    </w:p>
    <w:p w:rsidR="00DA63EC" w:rsidRDefault="00DA63EC" w:rsidP="00DA63EC">
      <w:pPr>
        <w:tabs>
          <w:tab w:val="left" w:pos="0"/>
          <w:tab w:val="center" w:pos="2835"/>
        </w:tabs>
        <w:rPr>
          <w:rtl/>
        </w:rPr>
      </w:pPr>
      <w:del w:id="98297" w:author="מנוע מכני" w:date="2026-10-11T12:04:39Z">
        <w:r>
          <w:rPr>
            <w:rtl/>
          </w:rPr>
          <w:delText xml:space="preserve"> </w:delText>
        </w:r>
      </w:del>
      <w:r>
        <w:rPr>
          <w:rtl/>
        </w:rPr>
        <w:t xml:space="preserve">וכי נאמרה יד בקבלה? אלא באצבעו ונתן - שלא תהא נתינה אלא בימין, הואיל ולא נאמרה יד בקבלה, קיבל בשמאל - כשר.</w:t>
      </w:r>
    </w:p>
    <w:p>
      <w:pPr>
        <w:pStyle w:val="38"/>
        <w:rPr>
          <w:ins w:id="98298" w:author="מנוע מכני" w:date="2026-10-11T12:04:39Z"/>
        </w:rPr>
      </w:pPr>
      <w:r>
        <w:t xml:space="preserve">ור"ש ממה נפשך?</w:t>
      </w:r>
    </w:p>
    <w:p w:rsidR="00DA63EC" w:rsidRDefault="00DA63EC" w:rsidP="00DA63EC">
      <w:pPr>
        <w:tabs>
          <w:tab w:val="left" w:pos="0"/>
          <w:tab w:val="center" w:pos="2835"/>
        </w:tabs>
        <w:rPr>
          <w:rtl/>
        </w:rPr>
      </w:pPr>
      <w:del w:id="98299" w:author="מנוע מכני" w:date="2026-10-11T12:04:39Z">
        <w:r>
          <w:rPr>
            <w:rtl/>
          </w:rPr>
          <w:delText xml:space="preserve"> </w:delText>
        </w:r>
      </w:del>
      <w:ins w:id="95841" w:author="מנוע מכני" w:date="2026-10-11T12:04:39Z">
        <w:r>
          <w:rPr>
            <w:rtl/>
          </w:rPr>
          <w:t xml:space="preserve">אם </w:t>
        </w:r>
      </w:ins>
      <w:del w:id="95842" w:author="מנוע מכני" w:date="2026-10-11T12:04:39Z">
        <w:r>
          <w:rPr>
            <w:rtl/>
          </w:rPr>
          <w:delText xml:space="preserve">אי </w:delText>
        </w:r>
      </w:del>
      <w:ins w:id="92559" w:author="מנוע מכני" w:date="2026-10-11T12:04:39Z">
        <w:r>
          <w:rPr>
            <w:rtl/>
          </w:rPr>
          <w:t xml:space="preserve">יש</w:t>
        </w:r>
      </w:ins>
      <w:del w:id="92560" w:author="מנוע מכני" w:date="2026-10-11T12:04:39Z">
        <w:r>
          <w:rPr>
            <w:rtl/>
          </w:rPr>
          <w:delText xml:space="preserve">אית</w:delText>
        </w:r>
      </w:del>
      <w:r>
        <w:rPr>
          <w:rtl/>
        </w:rPr>
        <w:t xml:space="preserve"> </w:t>
      </w:r>
      <w:ins w:id="92549" w:author="מנוע מכני" w:date="2026-10-11T12:04:39Z">
        <w:r>
          <w:rPr>
            <w:rtl/>
          </w:rPr>
          <w:t xml:space="preserve">לו</w:t>
        </w:r>
      </w:ins>
      <w:del w:id="92550" w:author="מנוע מכני" w:date="2026-10-11T12:04:39Z">
        <w:r>
          <w:rPr>
            <w:rtl/>
          </w:rPr>
          <w:delText xml:space="preserve">ליה</w:delText>
        </w:r>
      </w:del>
      <w:r>
        <w:rPr>
          <w:rtl/>
        </w:rPr>
        <w:t xml:space="preserve"> גזירה שוה, כי </w:t>
      </w:r>
      <w:r>
        <w:rPr>
          <w:rtl/>
        </w:rPr>
        <w:t xml:space="preserve">לא</w:t>
      </w:r>
      <w:r>
        <w:rPr>
          <w:rtl/>
        </w:rPr>
        <w:t xml:space="preserve"> נאמרה יד בקבלה </w:t>
      </w:r>
      <w:ins w:id="92553" w:author="מנוע מכני" w:date="2026-10-11T12:04:39Z">
        <w:r>
          <w:rPr>
            <w:rtl/>
          </w:rPr>
          <w:t xml:space="preserve">מה</w:t>
        </w:r>
      </w:ins>
      <w:del w:id="92554" w:author="מנוע מכני" w:date="2026-10-11T12:04:39Z">
        <w:r>
          <w:rPr>
            <w:rtl/>
          </w:rPr>
          <w:delText xml:space="preserve">מאי</w:delText>
        </w:r>
      </w:del>
      <w:r>
        <w:rPr>
          <w:rtl/>
        </w:rPr>
        <w:t xml:space="preserve"> הוי? </w:t>
      </w:r>
      <w:ins w:id="95843" w:author="מנוע מכני" w:date="2026-10-11T12:04:39Z">
        <w:r>
          <w:rPr>
            <w:rtl/>
          </w:rPr>
          <w:t xml:space="preserve">ואם </w:t>
        </w:r>
      </w:ins>
      <w:del w:id="95844" w:author="מנוע מכני" w:date="2026-10-11T12:04:39Z">
        <w:r>
          <w:rPr>
            <w:rtl/>
          </w:rPr>
          <w:delText xml:space="preserve">ואי </w:delText>
        </w:r>
      </w:del>
      <w:ins w:id="92557" w:author="מנוע מכני" w:date="2026-10-11T12:04:39Z">
        <w:r>
          <w:rPr>
            <w:rtl/>
          </w:rPr>
          <w:t xml:space="preserve">אין</w:t>
        </w:r>
      </w:ins>
      <w:del w:id="92558" w:author="מנוע מכני" w:date="2026-10-11T12:04:39Z">
        <w:r>
          <w:rPr>
            <w:rtl/>
          </w:rPr>
          <w:delText xml:space="preserve">לית</w:delText>
        </w:r>
      </w:del>
      <w:r>
        <w:rPr>
          <w:rtl/>
        </w:rPr>
        <w:t xml:space="preserve"> </w:t>
      </w:r>
      <w:ins w:id="92551" w:author="מנוע מכני" w:date="2026-10-11T12:04:39Z">
        <w:r>
          <w:rPr>
            <w:rtl/>
          </w:rPr>
          <w:t xml:space="preserve">לו</w:t>
        </w:r>
      </w:ins>
      <w:del w:id="92552" w:author="מנוע מכני" w:date="2026-10-11T12:04:39Z">
        <w:r>
          <w:rPr>
            <w:rtl/>
          </w:rPr>
          <w:delText xml:space="preserve">ליה</w:delText>
        </w:r>
      </w:del>
      <w:r>
        <w:rPr>
          <w:rtl/>
        </w:rPr>
        <w:t xml:space="preserve"> גזירה שוה, כי נאמרה יד בקבלה </w:t>
      </w:r>
      <w:ins w:id="92555" w:author="מנוע מכני" w:date="2026-10-11T12:04:39Z">
        <w:r>
          <w:rPr>
            <w:rtl/>
          </w:rPr>
          <w:t xml:space="preserve">מה</w:t>
        </w:r>
      </w:ins>
      <w:del w:id="92556" w:author="מנוע מכני" w:date="2026-10-11T12:04:39Z">
        <w:r>
          <w:rPr>
            <w:rtl/>
          </w:rPr>
          <w:delText xml:space="preserve">מאי</w:delText>
        </w:r>
      </w:del>
      <w:r>
        <w:rPr>
          <w:rtl/>
        </w:rPr>
        <w:t xml:space="preserve"> הוי? </w:t>
      </w:r>
    </w:p>
    <w:p>
      <w:pPr>
        <w:pStyle w:val="38"/>
        <w:rPr>
          <w:ins w:id="98300" w:author="מנוע מכני" w:date="2026-10-11T12:04:39Z"/>
        </w:rPr>
      </w:pPr>
      <w:r>
        <w:t>אר</w:t>
      </w:r>
      <w:r>
        <w:t>"</w:t>
      </w:r>
      <w:r>
        <w:t>י</w:t>
      </w:r>
      <w:r>
        <w:t xml:space="preserve">:</w:t>
      </w:r>
    </w:p>
    <w:p w:rsidR="00DA63EC" w:rsidRDefault="00DA63EC" w:rsidP="00DA63EC">
      <w:pPr>
        <w:tabs>
          <w:tab w:val="left" w:pos="0"/>
          <w:tab w:val="center" w:pos="2835"/>
        </w:tabs>
        <w:rPr>
          <w:rtl/>
        </w:rPr>
      </w:pPr>
      <w:del w:id="98301" w:author="מנוע מכני" w:date="2026-10-11T12:04:39Z">
        <w:r>
          <w:rPr>
            <w:rtl/>
          </w:rPr>
          <w:delText xml:space="preserve"> </w:delText>
        </w:r>
      </w:del>
      <w:r>
        <w:rPr>
          <w:rtl/>
        </w:rPr>
        <w:t xml:space="preserve">לעולם </w:t>
      </w:r>
      <w:ins w:id="92563" w:author="מנוע מכני" w:date="2026-10-11T12:04:39Z">
        <w:r>
          <w:rPr>
            <w:rtl/>
          </w:rPr>
          <w:t xml:space="preserve">אין</w:t>
        </w:r>
      </w:ins>
      <w:del w:id="92564" w:author="מנוע מכני" w:date="2026-10-11T12:04:39Z">
        <w:r>
          <w:rPr>
            <w:rtl/>
          </w:rPr>
          <w:delText xml:space="preserve">לית</w:delText>
        </w:r>
      </w:del>
      <w:r>
        <w:rPr>
          <w:rtl/>
        </w:rPr>
        <w:t xml:space="preserve"> </w:t>
      </w:r>
      <w:ins w:id="92561" w:author="מנוע מכני" w:date="2026-10-11T12:04:39Z">
        <w:r>
          <w:rPr>
            <w:rtl/>
          </w:rPr>
          <w:t xml:space="preserve">לו</w:t>
        </w:r>
      </w:ins>
      <w:del w:id="92562" w:author="מנוע מכני" w:date="2026-10-11T12:04:39Z">
        <w:r>
          <w:rPr>
            <w:rtl/>
          </w:rPr>
          <w:delText xml:space="preserve">ליה</w:delText>
        </w:r>
      </w:del>
      <w:r>
        <w:rPr>
          <w:rtl/>
        </w:rPr>
        <w:t xml:space="preserve"> גזירה שוה, </w:t>
      </w:r>
      <w:r w:rsidRPr="00B86088">
        <w:rPr>
          <w:b/>
          <w:bCs/>
          <w:rtl/>
        </w:rPr>
        <w:t>וה"</w:t>
      </w:r>
      <w:r w:rsidRPr="00B86088">
        <w:rPr>
          <w:rFonts w:hint="cs"/>
          <w:b/>
          <w:bCs/>
          <w:rtl/>
        </w:rPr>
        <w:t>ק</w:t>
      </w:r>
      <w:r>
        <w:rPr>
          <w:rtl/>
        </w:rPr>
        <w:t>: וכי נאמר יד ימין בקבלה? הואיל ולא נאמר יד ימין בקבלה, קבל בשמאל - כשר.</w:t>
      </w:r>
    </w:p>
    <w:p>
      <w:pPr>
        <w:pStyle w:val="38"/>
        <w:rPr>
          <w:ins w:id="98302" w:author="מנוע מכני" w:date="2026-10-11T12:04:39Z"/>
        </w:rPr>
      </w:pPr>
      <w:r>
        <w:t xml:space="preserve">א"ל</w:t>
      </w:r>
      <w:r>
        <w:t xml:space="preserve"> רבה:</w:t>
      </w:r>
    </w:p>
    <w:p w:rsidR="00DA63EC" w:rsidRDefault="00DA63EC" w:rsidP="00DA63EC">
      <w:pPr>
        <w:tabs>
          <w:tab w:val="left" w:pos="0"/>
          <w:tab w:val="center" w:pos="2835"/>
        </w:tabs>
        <w:rPr>
          <w:rtl/>
        </w:rPr>
      </w:pPr>
      <w:del w:id="98303" w:author="מנוע מכני" w:date="2026-10-11T12:04:39Z">
        <w:r>
          <w:rPr>
            <w:rtl/>
          </w:rPr>
          <w:delText xml:space="preserve"> </w:delText>
        </w:r>
      </w:del>
      <w:r>
        <w:rPr>
          <w:rtl/>
        </w:rPr>
        <w:t xml:space="preserve">א"ה, </w:t>
      </w:r>
      <w:ins w:id="90227" w:author="מנוע מכני" w:date="2026-10-11T12:04:39Z">
        <w:r>
          <w:rPr>
            <w:rtl/>
          </w:rPr>
          <w:t xml:space="preserve">אפי'</w:t>
        </w:r>
      </w:ins>
      <w:del w:id="90228" w:author="מנוע מכני" w:date="2026-10-11T12:04:39Z">
        <w:r>
          <w:rPr>
            <w:rtl/>
          </w:rPr>
          <w:delText xml:space="preserve">אפילו</w:delText>
        </w:r>
      </w:del>
      <w:r>
        <w:rPr>
          <w:rtl/>
        </w:rPr>
        <w:t xml:space="preserve"> נתינה </w:t>
      </w:r>
      <w:ins w:id="90919" w:author="מנוע מכני" w:date="2026-10-11T12:04:39Z">
        <w:r>
          <w:rPr>
            <w:rtl/>
          </w:rPr>
          <w:t xml:space="preserve">גם</w:t>
        </w:r>
      </w:ins>
      <w:del w:id="90920" w:author="מנוע מכני" w:date="2026-10-11T12:04:39Z">
        <w:r>
          <w:rPr>
            <w:rtl/>
          </w:rPr>
          <w:delText xml:space="preserve">נמי</w:delText>
        </w:r>
      </w:del>
      <w:r>
        <w:rPr>
          <w:rtl/>
        </w:rPr>
        <w:t xml:space="preserve">! ועוד, וכי </w:t>
      </w:r>
      <w:ins w:id="92567" w:author="מנוע מכני" w:date="2026-10-11T12:04:39Z">
        <w:r>
          <w:rPr>
            <w:rtl/>
          </w:rPr>
          <w:t xml:space="preserve">אין</w:t>
        </w:r>
      </w:ins>
      <w:del w:id="92568" w:author="מנוע מכני" w:date="2026-10-11T12:04:39Z">
        <w:r>
          <w:rPr>
            <w:rtl/>
          </w:rPr>
          <w:delText xml:space="preserve">לית</w:delText>
        </w:r>
      </w:del>
      <w:r>
        <w:rPr>
          <w:rtl/>
        </w:rPr>
        <w:t xml:space="preserve"> </w:t>
      </w:r>
      <w:ins w:id="92565" w:author="מנוע מכני" w:date="2026-10-11T12:04:39Z">
        <w:r>
          <w:rPr>
            <w:rtl/>
          </w:rPr>
          <w:t xml:space="preserve">לו</w:t>
        </w:r>
      </w:ins>
      <w:del w:id="92566" w:author="מנוע מכני" w:date="2026-10-11T12:04:39Z">
        <w:r>
          <w:rPr>
            <w:rtl/>
          </w:rPr>
          <w:delText xml:space="preserve">ליה</w:delText>
        </w:r>
      </w:del>
      <w:r>
        <w:rPr>
          <w:rtl/>
        </w:rPr>
        <w:t xml:space="preserve"> </w:t>
      </w:r>
      <w:r>
        <w:rPr>
          <w:rStyle w:val="2fb"/>
          <w:rtl/>
        </w:rPr>
        <w:t xml:space="preserve">לר"ש</w:t>
      </w:r>
      <w:r>
        <w:rPr>
          <w:rtl/>
        </w:rPr>
        <w:t xml:space="preserve"> ג"ש? </w:t>
      </w:r>
    </w:p>
    <w:p>
      <w:pPr>
        <w:pStyle w:val="38"/>
        <w:rPr>
          <w:ins w:id="98304" w:author="מנוע מכני" w:date="2026-10-11T12:04:39Z"/>
        </w:rPr>
      </w:pPr>
      <w:r>
        <w:tab/>
        <w:t xml:space="preserve">והתניא, ר"ש</w:t>
      </w:r>
      <w:del w:id="101626" w:author="מנוע מכני" w:date="2026-10-11T12:04:39Z">
        <w:r>
          <w:tab/>
          <w:delText xml:space="preserve"> אומר</w:delText>
        </w:r>
      </w:del>
      <w:del w:id="102788" w:author="Claude" w:date="2026-10-11T09:07:44Z">
        <w:r>
          <w:delText xml:space="preserve">	</w:delText>
        </w:r>
      </w:del>
      <w:r>
        <w:t xml:space="preserve">:</w:t>
      </w:r>
    </w:p>
    <w:p w:rsidR="00DA63EC" w:rsidRDefault="00DA63EC" w:rsidP="00DA63EC">
      <w:pPr>
        <w:tabs>
          <w:tab w:val="left" w:pos="0"/>
          <w:tab w:val="center" w:pos="2835"/>
        </w:tabs>
        <w:rPr>
          <w:rtl/>
        </w:rPr>
      </w:pPr>
      <w:del w:id="98305" w:author="מנוע מכני" w:date="2026-10-11T12:04:39Z">
        <w:r>
          <w:rPr>
            <w:rtl/>
          </w:rPr>
          <w:tab/>
          <w:delText xml:space="preserve"> </w:delText>
        </w:r>
      </w:del>
      <w:r>
        <w:rPr>
          <w:rtl/>
        </w:rPr>
        <w:tab/>
        <w:t xml:space="preserve">כל מקום שנאמר </w:t>
      </w:r>
      <w:r w:rsidRPr="00A14B67">
        <w:rPr>
          <w:rStyle w:val="afffff0"/>
          <w:rtl/>
        </w:rPr>
        <w:t xml:space="preserve">יד </w:t>
      </w:r>
      <w:r>
        <w:rPr>
          <w:rtl/>
        </w:rPr>
        <w:t xml:space="preserve">- אינה אלא ימין, </w:t>
      </w:r>
      <w:r w:rsidRPr="00A14B67">
        <w:rPr>
          <w:rStyle w:val="afffff0"/>
          <w:rtl/>
        </w:rPr>
        <w:t xml:space="preserve">אצבע </w:t>
      </w:r>
      <w:r>
        <w:rPr>
          <w:rtl/>
        </w:rPr>
        <w:t xml:space="preserve">- אינה אלא ימין! </w:t>
      </w:r>
    </w:p>
    <w:p>
      <w:pPr>
        <w:pStyle w:val="38"/>
        <w:rPr>
          <w:ins w:id="98306" w:author="מנוע מכני" w:date="2026-10-11T12:04:39Z"/>
        </w:rPr>
      </w:pPr>
      <w:r w:rsidRPr="00A14B67">
        <w:t xml:space="preserve">אלא </w:t>
      </w:r>
      <w:r w:rsidRPr="00A14B67">
        <w:t xml:space="preserve">אמר</w:t>
      </w:r>
      <w:r w:rsidRPr="00A14B67">
        <w:t xml:space="preserve"> רבא</w:t>
      </w:r>
      <w:r>
        <w:t xml:space="preserve">:</w:t>
      </w:r>
    </w:p>
    <w:p w:rsidR="00DA63EC" w:rsidRDefault="00DA63EC" w:rsidP="00DA63EC">
      <w:pPr>
        <w:tabs>
          <w:tab w:val="left" w:pos="0"/>
          <w:tab w:val="center" w:pos="2835"/>
        </w:tabs>
        <w:rPr>
          <w:rtl/>
        </w:rPr>
      </w:pPr>
      <w:del w:id="98307" w:author="מנוע מכני" w:date="2026-10-11T12:04:39Z">
        <w:r>
          <w:rPr>
            <w:rtl/>
          </w:rPr>
          <w:delText xml:space="preserve"> </w:delText>
        </w:r>
      </w:del>
      <w:r>
        <w:rPr>
          <w:rtl/>
        </w:rPr>
        <w:t xml:space="preserve">לעולם </w:t>
      </w:r>
      <w:ins w:id="92571" w:author="מנוע מכני" w:date="2026-10-11T12:04:39Z">
        <w:r>
          <w:rPr>
            <w:rtl/>
          </w:rPr>
          <w:t xml:space="preserve">יש</w:t>
        </w:r>
      </w:ins>
      <w:del w:id="92572" w:author="מנוע מכני" w:date="2026-10-11T12:04:39Z">
        <w:r>
          <w:rPr>
            <w:rtl/>
          </w:rPr>
          <w:delText xml:space="preserve">אית</w:delText>
        </w:r>
      </w:del>
      <w:r>
        <w:rPr>
          <w:rtl/>
        </w:rPr>
        <w:t xml:space="preserve"> </w:t>
      </w:r>
      <w:ins w:id="92569" w:author="מנוע מכני" w:date="2026-10-11T12:04:39Z">
        <w:r>
          <w:rPr>
            <w:rtl/>
          </w:rPr>
          <w:t xml:space="preserve">לו</w:t>
        </w:r>
      </w:ins>
      <w:del w:id="92570" w:author="מנוע מכני" w:date="2026-10-11T12:04:39Z">
        <w:r>
          <w:rPr>
            <w:rtl/>
          </w:rPr>
          <w:delText xml:space="preserve">ליה</w:delText>
        </w:r>
      </w:del>
      <w:r>
        <w:rPr>
          <w:rtl/>
        </w:rPr>
        <w:t xml:space="preserve"> ג"ש, וה</w:t>
      </w:r>
      <w:r>
        <w:rPr>
          <w:rFonts w:hint="cs"/>
          <w:rtl/>
        </w:rPr>
        <w:t>'ק</w:t>
      </w:r>
      <w:r>
        <w:rPr>
          <w:rtl/>
        </w:rPr>
        <w:t xml:space="preserve">: וכי נאמרה יד בקבלה? הואיל ולא נאמר' יד בקבלה אלא </w:t>
      </w:r>
      <w:r w:rsidRPr="00A14B67">
        <w:rPr>
          <w:rStyle w:val="afffff0"/>
          <w:rtl/>
        </w:rPr>
        <w:t>אצבע,</w:t>
      </w:r>
      <w:r>
        <w:rPr>
          <w:rtl/>
        </w:rPr>
        <w:t xml:space="preserve"> ואי אפשר לקבלה באצבע, קיבל בשמאל - כשר.</w:t>
      </w:r>
    </w:p>
    <w:p>
      <w:pPr>
        <w:pStyle w:val="38"/>
        <w:rPr>
          <w:ins w:id="98308" w:author="מנוע מכני" w:date="2026-10-11T12:04:39Z"/>
        </w:rPr>
      </w:pPr>
      <w:del w:id="101759" w:author="מנוע מכני" w:date="2026-10-11T12:04:39Z">
        <w:r>
          <w:delText xml:space="preserve">א</w:delText>
        </w:r>
        <w:r>
          <w:delText xml:space="preserve">"</w:delText>
        </w:r>
        <w:r>
          <w:delText xml:space="preserve">ל </w:delText>
        </w:r>
      </w:del>
      <w:r>
        <w:t xml:space="preserve">רסבדר</w:t>
      </w:r>
      <w:r>
        <w:t>"</w:t>
      </w:r>
      <w:r>
        <w:t xml:space="preserve">א </w:t>
      </w:r>
      <w:r w:rsidR="00A14B67">
        <w:t xml:space="preserve">לרבינא:</w:t>
      </w:r>
    </w:p>
    <w:p w:rsidR="00DA63EC" w:rsidRDefault="00DA63EC" w:rsidP="00DA63EC">
      <w:pPr>
        <w:tabs>
          <w:tab w:val="left" w:pos="0"/>
          <w:tab w:val="center" w:pos="2835"/>
        </w:tabs>
        <w:rPr>
          <w:rtl/>
        </w:rPr>
      </w:pPr>
      <w:del w:id="98309" w:author="מנוע מכני" w:date="2026-10-11T12:04:39Z">
        <w:r w:rsidR="00A14B67">
          <w:rPr>
            <w:rtl/>
          </w:rPr>
          <w:delText xml:space="preserve"> </w:delText>
        </w:r>
      </w:del>
      <w:r w:rsidR="00A14B67">
        <w:rPr>
          <w:rtl/>
        </w:rPr>
        <w:t xml:space="preserve">א</w:t>
      </w:r>
      <w:r>
        <w:rPr>
          <w:rtl/>
        </w:rPr>
        <w:t xml:space="preserve">פשר </w:t>
      </w:r>
      <w:ins w:id="96459" w:author="מנוע מכני" w:date="2026-10-11T12:04:39Z">
        <w:r>
          <w:rPr>
            <w:rtl/>
          </w:rPr>
          <w:t xml:space="preserve">דעשה</w:t>
        </w:r>
      </w:ins>
      <w:del w:id="96460" w:author="מנוע מכני" w:date="2026-10-11T12:04:39Z">
        <w:r>
          <w:rPr>
            <w:rtl/>
          </w:rPr>
          <w:delText xml:space="preserve">דעביד</w:delText>
        </w:r>
      </w:del>
      <w:r>
        <w:rPr>
          <w:rtl/>
        </w:rPr>
        <w:t xml:space="preserve"> </w:t>
      </w:r>
      <w:ins w:id="92573" w:author="מנוע מכני" w:date="2026-10-11T12:04:39Z">
        <w:r>
          <w:rPr>
            <w:rtl/>
          </w:rPr>
          <w:t xml:space="preserve">לו</w:t>
        </w:r>
      </w:ins>
      <w:del w:id="92574" w:author="מנוע מכני" w:date="2026-10-11T12:04:39Z">
        <w:r>
          <w:rPr>
            <w:rtl/>
          </w:rPr>
          <w:delText xml:space="preserve">ליה</w:delText>
        </w:r>
      </w:del>
      <w:r>
        <w:rPr>
          <w:rtl/>
        </w:rPr>
        <w:t xml:space="preserve"> אזן לשפת מזרק ומקבל בה! </w:t>
      </w:r>
    </w:p>
    <w:p w:rsidR="00DA63EC" w:rsidRDefault="00DA63EC" w:rsidP="00DA63EC">
      <w:pPr>
        <w:pStyle w:val="afff3"/>
        <w:framePr w:wrap="around"/>
        <w:rPr>
          <w:rtl/>
        </w:rPr>
      </w:pPr>
      <w:r>
        <w:rPr>
          <w:rFonts w:hint="cs"/>
          <w:rtl/>
        </w:rPr>
        <w:t>כד:</w:t>
      </w:r>
    </w:p>
    <w:p>
      <w:pPr>
        <w:pStyle w:val="38"/>
        <w:rPr>
          <w:ins w:id="98310" w:author="מנוע מכני" w:date="2026-10-11T12:04:39Z"/>
        </w:rPr>
      </w:pPr>
      <w:r w:rsidRPr="00A14B67">
        <w:t xml:space="preserve">אלא </w:t>
      </w:r>
      <w:r w:rsidRPr="00A14B67">
        <w:t xml:space="preserve">אמר</w:t>
      </w:r>
      <w:r w:rsidRPr="00A14B67">
        <w:t xml:space="preserve"> אביי</w:t>
      </w:r>
      <w:r>
        <w:t xml:space="preserve">:</w:t>
      </w:r>
    </w:p>
    <w:p w:rsidR="00DA63EC" w:rsidRDefault="00DA63EC" w:rsidP="00DA63EC">
      <w:pPr>
        <w:tabs>
          <w:tab w:val="left" w:pos="0"/>
          <w:tab w:val="center" w:pos="2835"/>
        </w:tabs>
        <w:rPr>
          <w:rtl/>
        </w:rPr>
      </w:pPr>
      <w:del w:id="98311" w:author="מנוע מכני" w:date="2026-10-11T12:04:39Z">
        <w:r>
          <w:rPr>
            <w:rtl/>
          </w:rPr>
          <w:delText xml:space="preserve"> </w:delText>
        </w:r>
      </w:del>
      <w:r>
        <w:rPr>
          <w:rtl/>
        </w:rPr>
        <w:t xml:space="preserve">במקרא נדרש לפניו ולאחריו </w:t>
      </w:r>
      <w:ins w:id="96327" w:author="מנוע מכני" w:date="2026-10-11T12:04:39Z">
        <w:r>
          <w:rPr>
            <w:rtl/>
          </w:rPr>
          <w:t xml:space="preserve">חלקו</w:t>
        </w:r>
      </w:ins>
      <w:del w:id="96328" w:author="מנוע מכני" w:date="2026-10-11T12:04:39Z">
        <w:r>
          <w:rPr>
            <w:rtl/>
          </w:rPr>
          <w:delText xml:space="preserve">קמיפלגי</w:delText>
        </w:r>
      </w:del>
      <w:r>
        <w:rPr>
          <w:rtl/>
        </w:rPr>
        <w:t xml:space="preserve">.</w:t>
      </w:r>
    </w:p>
    <w:p w:rsidR="00DA63EC" w:rsidRDefault="00DA63EC" w:rsidP="00DA63EC">
      <w:pPr>
        <w:tabs>
          <w:tab w:val="left" w:pos="0"/>
          <w:tab w:val="center" w:pos="2835"/>
        </w:tabs>
        <w:rPr>
          <w:rtl/>
        </w:rPr>
      </w:pPr>
    </w:p>
    <w:p>
      <w:pPr>
        <w:pStyle w:val="38"/>
        <w:rPr>
          <w:ins w:id="98313" w:author="מנוע מכני" w:date="2026-10-11T12:04:39Z"/>
        </w:rPr>
      </w:pPr>
      <w:del w:id="98312" w:author="מנוע מכני" w:date="2026-10-11T12:04:39Z">
        <w:r>
          <w:delText xml:space="preserve">•</w:delText>
        </w:r>
      </w:del>
      <w:r>
        <w:t xml:space="preserve"> אביי:</w:t>
      </w:r>
    </w:p>
    <w:p w:rsidR="00DA63EC" w:rsidRDefault="00DA63EC" w:rsidP="00DA63EC">
      <w:pPr>
        <w:tabs>
          <w:tab w:val="left" w:pos="0"/>
          <w:tab w:val="center" w:pos="2835"/>
        </w:tabs>
        <w:rPr>
          <w:rtl/>
        </w:rPr>
      </w:pPr>
      <w:del w:id="98314" w:author="מנוע מכני" w:date="2026-10-11T12:04:39Z">
        <w:r>
          <w:rPr>
            <w:rtl/>
          </w:rPr>
          <w:delText xml:space="preserve"> </w:delText>
        </w:r>
      </w:del>
      <w:r>
        <w:rPr>
          <w:rtl/>
        </w:rPr>
        <w:t xml:space="preserve">הא </w:t>
      </w:r>
      <w:r>
        <w:rPr>
          <w:rStyle w:val="2fb"/>
          <w:rtl/>
        </w:rPr>
        <w:t xml:space="preserve">דר"</w:t>
      </w:r>
      <w:r>
        <w:rPr>
          <w:rStyle w:val="2fb"/>
          <w:rFonts w:hint="cs"/>
          <w:rtl/>
        </w:rPr>
        <w:t xml:space="preserve">א</w:t>
      </w:r>
      <w:r>
        <w:rPr>
          <w:rFonts w:hint="cs"/>
          <w:rtl/>
        </w:rPr>
        <w:t xml:space="preserve"> </w:t>
      </w:r>
      <w:r>
        <w:rPr>
          <w:rStyle w:val="2fb"/>
          <w:rFonts w:hint="cs"/>
          <w:rtl/>
        </w:rPr>
        <w:t xml:space="preserve">בר</w:t>
      </w:r>
      <w:r>
        <w:rPr>
          <w:rStyle w:val="2fb"/>
          <w:rtl/>
        </w:rPr>
        <w:t>"</w:t>
      </w:r>
      <w:r>
        <w:rPr>
          <w:rStyle w:val="2fb"/>
          <w:rFonts w:hint="cs"/>
          <w:rtl/>
        </w:rPr>
        <w:t xml:space="preserve">ש</w:t>
      </w:r>
      <w:r>
        <w:rPr>
          <w:rFonts w:hint="cs"/>
          <w:rtl/>
        </w:rPr>
        <w:t xml:space="preserve"> </w:t>
      </w:r>
      <w:r>
        <w:rPr>
          <w:rtl/>
        </w:rPr>
        <w:t xml:space="preserve">מפקא מדאבוה ומפקא מדרבנן</w:t>
      </w:r>
      <w:ins w:id="94279" w:author="מנוע מכני" w:date="2026-10-11T12:04:39Z">
        <w:r>
          <w:rPr>
            <w:rtl/>
          </w:rPr>
          <w:t xml:space="preserve">,</w:t>
        </w:r>
      </w:ins>
      <w:del w:id="94280" w:author="מנוע מכני" w:date="2026-10-11T12:04:39Z">
        <w:r>
          <w:rPr>
            <w:rtl/>
          </w:rPr>
          <w:delText xml:space="preserve">;</w:delText>
        </w:r>
      </w:del>
    </w:p>
    <w:p>
      <w:pPr>
        <w:pStyle w:val="38"/>
        <w:rPr>
          <w:ins w:id="98315" w:author="מנוע מכני" w:date="2026-10-11T12:04:39Z"/>
        </w:rPr>
      </w:pPr>
      <w:r>
        <w:t>דתניא</w:t>
      </w:r>
      <w:r>
        <w:t xml:space="preserve"> ראבר</w:t>
      </w:r>
      <w:r>
        <w:t>"</w:t>
      </w:r>
      <w:r>
        <w:t>ש</w:t>
      </w:r>
      <w:r>
        <w:t xml:space="preserve">:</w:t>
      </w:r>
    </w:p>
    <w:p w:rsidR="00DA63EC" w:rsidRDefault="00DA63EC" w:rsidP="00DA63EC">
      <w:pPr>
        <w:tabs>
          <w:tab w:val="left" w:pos="0"/>
          <w:tab w:val="center" w:pos="2835"/>
        </w:tabs>
        <w:rPr>
          <w:rtl/>
        </w:rPr>
      </w:pPr>
      <w:del w:id="98316" w:author="מנוע מכני" w:date="2026-10-11T12:04:39Z">
        <w:r>
          <w:rPr>
            <w:rtl/>
          </w:rPr>
          <w:delText xml:space="preserve"> </w:delText>
        </w:r>
      </w:del>
      <w:r>
        <w:rPr>
          <w:rtl/>
        </w:rPr>
        <w:t xml:space="preserve">כל מקום שנאמר </w:t>
      </w:r>
      <w:r w:rsidRPr="00B014A2">
        <w:rPr>
          <w:b/>
          <w:bCs/>
          <w:rtl/>
        </w:rPr>
        <w:t>אצבע</w:t>
      </w:r>
      <w:r>
        <w:rPr>
          <w:rtl/>
        </w:rPr>
        <w:t xml:space="preserve"> </w:t>
      </w:r>
      <w:r w:rsidRPr="00B014A2">
        <w:rPr>
          <w:b/>
          <w:bCs/>
          <w:rtl/>
        </w:rPr>
        <w:t>בקבלה</w:t>
      </w:r>
      <w:r>
        <w:rPr>
          <w:rtl/>
        </w:rPr>
        <w:t xml:space="preserve">, שינה בקבלה - פסול, בנתינה - כשר</w:t>
      </w:r>
      <w:ins w:id="94281" w:author="מנוע מכני" w:date="2026-10-11T12:04:39Z">
        <w:r>
          <w:rPr>
            <w:rtl/>
          </w:rPr>
          <w:t xml:space="preserve">,</w:t>
        </w:r>
      </w:ins>
      <w:del w:id="94282" w:author="מנוע מכני" w:date="2026-10-11T12:04:39Z">
        <w:r>
          <w:rPr>
            <w:rtl/>
          </w:rPr>
          <w:delText xml:space="preserve">;</w:delText>
        </w:r>
      </w:del>
    </w:p>
    <w:p w:rsidR="00DA63EC" w:rsidRDefault="00B014A2" w:rsidP="00DA63EC">
      <w:pPr>
        <w:tabs>
          <w:tab w:val="left" w:pos="0"/>
          <w:tab w:val="center" w:pos="2835"/>
        </w:tabs>
        <w:rPr>
          <w:rtl/>
        </w:rPr>
      </w:pPr>
      <w:r>
        <w:rPr>
          <w:rtl/>
        </w:rPr>
        <w:tab/>
      </w:r>
      <w:r>
        <w:rPr>
          <w:rtl/>
        </w:rPr>
        <w:tab/>
      </w:r>
      <w:del w:id="90100" w:author="מנוע מכני" w:date="2026-10-11T12:04:39Z">
        <w:r>
          <w:rPr>
            <w:rFonts w:hint="cs"/>
            <w:rtl/>
          </w:rPr>
          <w:delText xml:space="preserve">              </w:delText>
        </w:r>
      </w:del>
      <w:r w:rsidR="00DA63EC">
        <w:rPr>
          <w:rtl/>
        </w:rPr>
        <w:t xml:space="preserve">וכל מקום שנאמר </w:t>
      </w:r>
      <w:r w:rsidR="00DA63EC" w:rsidRPr="00B014A2">
        <w:rPr>
          <w:b/>
          <w:bCs/>
          <w:rtl/>
        </w:rPr>
        <w:t>אצבע</w:t>
      </w:r>
      <w:r w:rsidR="00DA63EC">
        <w:rPr>
          <w:rtl/>
        </w:rPr>
        <w:t xml:space="preserve"> </w:t>
      </w:r>
      <w:r w:rsidR="00DA63EC" w:rsidRPr="00B014A2">
        <w:rPr>
          <w:b/>
          <w:bCs/>
          <w:rtl/>
        </w:rPr>
        <w:t>בנתינה</w:t>
      </w:r>
      <w:r w:rsidR="00DA63EC">
        <w:rPr>
          <w:rtl/>
        </w:rPr>
        <w:t xml:space="preserve">, שינה בנתינה - פסול, בקבלה - כשר, </w:t>
      </w:r>
    </w:p>
    <w:p w:rsidR="00B014A2" w:rsidRDefault="00B014A2" w:rsidP="00DA63EC">
      <w:pPr>
        <w:tabs>
          <w:tab w:val="left" w:pos="0"/>
          <w:tab w:val="center" w:pos="2835"/>
        </w:tabs>
        <w:rPr>
          <w:rtl/>
        </w:rPr>
      </w:pPr>
      <w:r>
        <w:rPr>
          <w:rtl/>
        </w:rPr>
        <w:tab/>
      </w:r>
      <w:r w:rsidR="00DA63EC">
        <w:rPr>
          <w:rtl/>
        </w:rPr>
        <w:t>אצבע בנתינה</w:t>
      </w:r>
      <w:r w:rsidR="00DA63EC">
        <w:rPr>
          <w:rFonts w:hint="cs"/>
          <w:rtl/>
        </w:rPr>
        <w:t xml:space="preserve"> </w:t>
      </w:r>
      <w:r w:rsidR="00DA63EC" w:rsidRPr="0046594B">
        <w:rPr>
          <w:rStyle w:val="afffff0"/>
          <w:rFonts w:hint="cs"/>
          <w:rtl/>
        </w:rPr>
        <w:t>ד'</w:t>
      </w:r>
      <w:ins w:id="90545" w:author="Claude - סמנטי" w:date="2026-10-11T12:26:16Z">
        <w:r>
          <w:rPr>
            <w:rStyle w:val="afffff0"/>
            <w:rtl/>
          </w:rPr>
          <w:t xml:space="preserve">וְלָקַחְתָּ מִדַּם הַפָּר וְנָתַתָּ עַל קַרְנוֹת הַמִּזְבֵּחַ בְּאֶצְבָּעֲךָ</w:t>
        </w:r>
      </w:ins>
      <w:del w:id="90546" w:author="Claude - סמנטי" w:date="2026-10-11T12:26:16Z">
        <w:r w:rsidR="00DA63EC" w:rsidRPr="0046594B">
          <w:rPr>
            <w:rStyle w:val="afffff0"/>
            <w:rtl/>
          </w:rPr>
          <w:delText xml:space="preserve">ולקחת מדם הפר ונתת על קרנות המזבח באצבעך</w:delText>
        </w:r>
      </w:del>
      <w:r w:rsidR="00DA63EC" w:rsidRPr="0046594B">
        <w:rPr>
          <w:rStyle w:val="afffff0"/>
          <w:rFonts w:hint="cs"/>
          <w:rtl/>
        </w:rPr>
        <w:t>'</w:t>
      </w:r>
      <w:r w:rsidR="00DA63EC" w:rsidRPr="0046594B">
        <w:rPr>
          <w:rStyle w:val="afffff0"/>
          <w:rtl/>
        </w:rPr>
        <w:t>,</w:t>
      </w:r>
      <w:r w:rsidR="00DA63EC">
        <w:rPr>
          <w:rtl/>
        </w:rPr>
        <w:t xml:space="preserve"> </w:t>
      </w:r>
    </w:p>
    <w:p w:rsidR="00DA63EC" w:rsidRDefault="00B014A2" w:rsidP="00DA63EC">
      <w:pPr>
        <w:tabs>
          <w:tab w:val="left" w:pos="0"/>
          <w:tab w:val="center" w:pos="2835"/>
        </w:tabs>
        <w:rPr>
          <w:rtl/>
        </w:rPr>
      </w:pPr>
      <w:r>
        <w:rPr>
          <w:rtl/>
        </w:rPr>
        <w:tab/>
      </w:r>
      <w:ins w:id="90921" w:author="מנוע מכני" w:date="2026-10-11T12:04:39Z">
        <w:r>
          <w:rPr>
            <w:rtl/>
          </w:rPr>
          <w:t xml:space="preserve">וסבר</w:t>
        </w:r>
      </w:ins>
      <w:del w:id="90922" w:author="מנוע מכני" w:date="2026-10-11T12:04:39Z">
        <w:r w:rsidR="00DA63EC">
          <w:rPr>
            <w:rtl/>
          </w:rPr>
          <w:delText xml:space="preserve">וקסבר</w:delText>
        </w:r>
      </w:del>
      <w:r w:rsidR="00DA63EC">
        <w:rPr>
          <w:rtl/>
        </w:rPr>
        <w:t xml:space="preserve">: מקרא נדרש לפניו ולא לפני פניו ולאחריו.</w:t>
      </w:r>
    </w:p>
    <w:p>
      <w:pPr>
        <w:pStyle w:val="afffff8"/>
        <w:rPr>
          <w:ins w:id="90545" w:author="קלוד" w:date="2026-10-11T12:29:36Z"/>
        </w:rPr>
      </w:pPr>
      <w:ins w:id="90546" w:author="קלוד" w:date="2026-10-11T12:29:36Z">
        <w:r>
          <w:rPr>
            <w:color w:val="7B3F00"/>
          </w:rPr>
          <w:t xml:space="preserve">'אצבע' או 'כהונה' - ימין, בדבר המעכב כפרה</w:t>
        </w:r>
      </w:ins>
    </w:p>
    <w:p>
      <w:pPr>
        <w:pStyle w:val="38"/>
        <w:rPr>
          <w:ins w:id="98318" w:author="מנוע מכני" w:date="2026-10-11T12:04:39Z"/>
        </w:rPr>
      </w:pPr>
      <w:del w:id="98317" w:author="מנוע מכני" w:date="2026-10-11T12:04:39Z">
        <w:r>
          <w:delText xml:space="preserve">•</w:delText>
        </w:r>
      </w:del>
      <w:r>
        <w:t xml:space="preserve"> </w:t>
      </w:r>
      <w:r>
        <w:t>רבב</w:t>
      </w:r>
      <w:r>
        <w:t>"</w:t>
      </w:r>
      <w:r>
        <w:t>ח מרי</w:t>
      </w:r>
      <w:r>
        <w:t>"</w:t>
      </w:r>
      <w:r>
        <w:t>ו</w:t>
      </w:r>
      <w:r>
        <w:t xml:space="preserve">:</w:t>
      </w:r>
    </w:p>
    <w:p w:rsidR="00DA63EC" w:rsidRDefault="00DA63EC" w:rsidP="00B014A2">
      <w:pPr>
        <w:tabs>
          <w:tab w:val="left" w:pos="0"/>
          <w:tab w:val="center" w:pos="2835"/>
        </w:tabs>
        <w:rPr>
          <w:rtl/>
        </w:rPr>
      </w:pPr>
      <w:del w:id="98319" w:author="מנוע מכני" w:date="2026-10-11T12:04:39Z">
        <w:r>
          <w:rPr>
            <w:rtl/>
          </w:rPr>
          <w:delText xml:space="preserve"> </w:delText>
        </w:r>
      </w:del>
      <w:r>
        <w:rPr>
          <w:rtl/>
        </w:rPr>
        <w:t xml:space="preserve">כל מקום שנאמר</w:t>
      </w:r>
      <w:r w:rsidRPr="00464129">
        <w:rPr>
          <w:rStyle w:val="afffff0"/>
          <w:rtl/>
        </w:rPr>
        <w:t xml:space="preserve"> </w:t>
      </w:r>
      <w:r w:rsidRPr="00464129">
        <w:rPr>
          <w:rStyle w:val="afffff0"/>
          <w:rFonts w:hint="cs"/>
          <w:rtl/>
        </w:rPr>
        <w:t>'</w:t>
      </w:r>
      <w:r w:rsidRPr="00464129">
        <w:rPr>
          <w:rStyle w:val="afffff0"/>
          <w:rtl/>
        </w:rPr>
        <w:t xml:space="preserve">אצבע </w:t>
      </w:r>
      <w:r w:rsidR="00B014A2">
        <w:rPr>
          <w:rStyle w:val="afffff0"/>
          <w:rFonts w:hint="cs"/>
          <w:rtl/>
        </w:rPr>
        <w:t xml:space="preserve">או </w:t>
      </w:r>
      <w:r w:rsidRPr="00464129">
        <w:rPr>
          <w:rStyle w:val="afffff0"/>
          <w:rtl/>
        </w:rPr>
        <w:t>כהונה</w:t>
      </w:r>
      <w:r w:rsidRPr="00464129">
        <w:rPr>
          <w:rStyle w:val="afffff0"/>
          <w:rFonts w:hint="cs"/>
          <w:rtl/>
        </w:rPr>
        <w:t>'</w:t>
      </w:r>
      <w:r w:rsidRPr="00464129">
        <w:rPr>
          <w:rStyle w:val="afffff0"/>
          <w:rtl/>
        </w:rPr>
        <w:t xml:space="preserve"> </w:t>
      </w:r>
      <w:r>
        <w:rPr>
          <w:rtl/>
        </w:rPr>
        <w:t>- אינה אלא ימין.</w:t>
      </w:r>
    </w:p>
    <w:p w:rsidR="00DA63EC" w:rsidRDefault="00DA63EC" w:rsidP="00DA63EC">
      <w:pPr>
        <w:tabs>
          <w:tab w:val="left" w:pos="0"/>
          <w:tab w:val="center" w:pos="2835"/>
        </w:tabs>
        <w:rPr>
          <w:rtl/>
        </w:rPr>
      </w:pPr>
      <w:r>
        <w:rPr>
          <w:rFonts w:hint="cs"/>
          <w:rtl/>
        </w:rPr>
        <w:t>קס</w:t>
      </w:r>
      <w:r>
        <w:rPr>
          <w:rtl/>
        </w:rPr>
        <w:t>"</w:t>
      </w:r>
      <w:r>
        <w:rPr>
          <w:rFonts w:hint="cs"/>
          <w:rtl/>
        </w:rPr>
        <w:t>ד</w:t>
      </w:r>
      <w:r>
        <w:rPr>
          <w:rtl/>
        </w:rPr>
        <w:t xml:space="preserve"> תרתי </w:t>
      </w:r>
      <w:ins w:id="90923" w:author="מנוע מכני" w:date="2026-10-11T12:04:39Z">
        <w:r>
          <w:rPr>
            <w:rtl/>
          </w:rPr>
          <w:t xml:space="preserve">צריך</w:t>
        </w:r>
      </w:ins>
      <w:del w:id="90924" w:author="מנוע מכני" w:date="2026-10-11T12:04:39Z">
        <w:r>
          <w:rPr>
            <w:rtl/>
          </w:rPr>
          <w:delText xml:space="preserve">בעינן</w:delText>
        </w:r>
      </w:del>
      <w:r>
        <w:rPr>
          <w:rtl/>
        </w:rPr>
        <w:t xml:space="preserve">, </w:t>
      </w:r>
      <w:r w:rsidRPr="0046594B">
        <w:rPr>
          <w:rStyle w:val="afffff0"/>
          <w:rFonts w:hint="cs"/>
          <w:rtl/>
        </w:rPr>
        <w:t>ד'</w:t>
      </w:r>
      <w:ins w:id="90549" w:author="Claude - סמנטי" w:date="2026-10-11T12:26:16Z">
        <w:r>
          <w:rPr>
            <w:rStyle w:val="afffff0"/>
            <w:rtl/>
          </w:rPr>
          <w:t xml:space="preserve">וְלָקַח הַכֹּהֵן מִדַּם הַחַטָּאת בְּאֶצְבָּעוֹ</w:t>
        </w:r>
      </w:ins>
      <w:del w:id="90550" w:author="Claude - סמנטי" w:date="2026-10-11T12:26:16Z">
        <w:r w:rsidRPr="0046594B">
          <w:rPr>
            <w:rStyle w:val="afffff0"/>
            <w:rtl/>
          </w:rPr>
          <w:delText xml:space="preserve">ולקח הכהן מדם החטאת באצבעו</w:delText>
        </w:r>
      </w:del>
      <w:r w:rsidRPr="0046594B">
        <w:rPr>
          <w:rStyle w:val="afffff0"/>
          <w:rFonts w:hint="cs"/>
          <w:rtl/>
        </w:rPr>
        <w:t>'</w:t>
      </w:r>
      <w:r w:rsidRPr="0046594B">
        <w:rPr>
          <w:rStyle w:val="afffff0"/>
          <w:rtl/>
        </w:rPr>
        <w:t>,</w:t>
      </w:r>
      <w:r>
        <w:rPr>
          <w:rtl/>
        </w:rPr>
        <w:t xml:space="preserve"> ויליף ממצורע,</w:t>
      </w:r>
      <w:r w:rsidRPr="00464129">
        <w:rPr>
          <w:rStyle w:val="afffff0"/>
          <w:rtl/>
        </w:rPr>
        <w:t xml:space="preserve"> </w:t>
      </w:r>
      <w:r w:rsidRPr="00464129">
        <w:rPr>
          <w:rStyle w:val="afffff0"/>
          <w:rFonts w:hint="cs"/>
          <w:rtl/>
        </w:rPr>
        <w:t>'</w:t>
      </w:r>
      <w:ins w:id="90547" w:author="Claude - סמנטי" w:date="2026-10-11T12:26:16Z">
        <w:r>
          <w:rPr>
            <w:rStyle w:val="afffff0"/>
            <w:rtl/>
          </w:rPr>
          <w:t xml:space="preserve">וְטָבַל הַכֹּהֵן אֶת אֶצְבָּעוֹ הַיְמָנִית</w:t>
        </w:r>
      </w:ins>
      <w:del w:id="90548" w:author="Claude - סמנטי" w:date="2026-10-11T12:26:16Z">
        <w:r w:rsidRPr="00464129">
          <w:rPr>
            <w:rStyle w:val="afffff0"/>
            <w:rtl/>
          </w:rPr>
          <w:delText xml:space="preserve">וטבל הכהן את אצבעו הימנית</w:delText>
        </w:r>
      </w:del>
      <w:r w:rsidRPr="00464129">
        <w:rPr>
          <w:rStyle w:val="afffff0"/>
          <w:rFonts w:hint="cs"/>
          <w:rtl/>
        </w:rPr>
        <w:t>'</w:t>
      </w:r>
      <w:r w:rsidRPr="00464129">
        <w:rPr>
          <w:rStyle w:val="afffff0"/>
          <w:rtl/>
        </w:rPr>
        <w:t>.</w:t>
      </w:r>
    </w:p>
    <w:p>
      <w:pPr>
        <w:pStyle w:val="38"/>
        <w:rPr>
          <w:ins w:id="98320" w:author="מנוע מכני" w:date="2026-10-11T12:04:39Z"/>
        </w:rPr>
      </w:pPr>
      <w:r w:rsidRPr="00FE1B89">
        <w:t xml:space="preserve">א"ל</w:t>
      </w:r>
      <w:r w:rsidRPr="00FE1B89">
        <w:t xml:space="preserve"> אביי:</w:t>
      </w:r>
    </w:p>
    <w:p w:rsidR="00DA63EC" w:rsidRPr="00FE1B89" w:rsidRDefault="00DA63EC" w:rsidP="00B014A2">
      <w:pPr>
        <w:tabs>
          <w:tab w:val="left" w:pos="0"/>
          <w:tab w:val="center" w:pos="2835"/>
        </w:tabs>
        <w:rPr>
          <w:spacing w:val="-4"/>
          <w:rtl/>
        </w:rPr>
      </w:pPr>
      <w:del w:id="98321" w:author="מנוע מכני" w:date="2026-10-11T12:04:39Z">
        <w:r w:rsidRPr="00FE1B89">
          <w:rPr>
            <w:spacing w:val="-4"/>
            <w:rtl/>
          </w:rPr>
          <w:delText xml:space="preserve"> </w:delText>
        </w:r>
      </w:del>
      <w:r w:rsidRPr="00FE1B89">
        <w:rPr>
          <w:spacing w:val="-4"/>
          <w:rtl/>
        </w:rPr>
        <w:t xml:space="preserve">הרי הולכת אברים לכבש דכתיב </w:t>
      </w:r>
      <w:ins w:id="92575" w:author="מנוע מכני" w:date="2026-10-11T12:04:39Z">
        <w:r>
          <w:rPr>
            <w:spacing w:val="-4"/>
            <w:rtl/>
          </w:rPr>
          <w:t xml:space="preserve">בהם</w:t>
        </w:r>
      </w:ins>
      <w:del w:id="92576" w:author="מנוע מכני" w:date="2026-10-11T12:04:39Z">
        <w:r w:rsidRPr="00FE1B89">
          <w:rPr>
            <w:spacing w:val="-4"/>
            <w:rtl/>
          </w:rPr>
          <w:delText xml:space="preserve">בהו</w:delText>
        </w:r>
      </w:del>
      <w:r w:rsidRPr="00FE1B89">
        <w:rPr>
          <w:spacing w:val="-4"/>
          <w:rtl/>
        </w:rPr>
        <w:t xml:space="preserve"> כהונה, ד</w:t>
      </w:r>
      <w:r w:rsidRPr="00FE1B89">
        <w:rPr>
          <w:rFonts w:hint="cs"/>
          <w:spacing w:val="-4"/>
          <w:rtl/>
        </w:rPr>
        <w:t>'</w:t>
      </w:r>
      <w:r w:rsidRPr="00B014A2">
        <w:rPr>
          <w:rStyle w:val="afffff0"/>
          <w:rtl/>
        </w:rPr>
        <w:t>והקריב הכהן את הכל והקטיר המזבחה,</w:t>
      </w:r>
      <w:r w:rsidRPr="00FE1B89">
        <w:rPr>
          <w:spacing w:val="-4"/>
          <w:rtl/>
        </w:rPr>
        <w:t xml:space="preserve"> </w:t>
      </w:r>
    </w:p>
    <w:p>
      <w:pPr>
        <w:pStyle w:val="38"/>
        <w:rPr>
          <w:ins w:id="98322" w:author="מנוע מכני" w:date="2026-10-11T12:04:39Z"/>
        </w:rPr>
      </w:pPr>
      <w:r>
        <w:t xml:space="preserve">ואמר מר:</w:t>
      </w:r>
    </w:p>
    <w:p w:rsidR="00DA63EC" w:rsidRDefault="00DA63EC" w:rsidP="00DA63EC">
      <w:pPr>
        <w:tabs>
          <w:tab w:val="left" w:pos="0"/>
          <w:tab w:val="center" w:pos="2835"/>
        </w:tabs>
        <w:rPr>
          <w:rtl/>
        </w:rPr>
      </w:pPr>
      <w:del w:id="98323" w:author="מנוע מכני" w:date="2026-10-11T12:04:39Z">
        <w:r>
          <w:rPr>
            <w:rtl/>
          </w:rPr>
          <w:delText xml:space="preserve"> </w:delText>
        </w:r>
      </w:del>
      <w:r>
        <w:rPr>
          <w:rtl/>
        </w:rPr>
        <w:t xml:space="preserve">זו הולכת אברים לכבש, ותנן: הרגל של ימין בשמאלו ובית עורה לחוץ! </w:t>
      </w:r>
    </w:p>
    <w:p w:rsidR="00DA63EC" w:rsidRDefault="00DA63EC" w:rsidP="00DA63EC">
      <w:pPr>
        <w:tabs>
          <w:tab w:val="left" w:pos="0"/>
          <w:tab w:val="center" w:pos="2835"/>
        </w:tabs>
        <w:rPr>
          <w:rtl/>
        </w:rPr>
      </w:pPr>
      <w:r>
        <w:rPr>
          <w:rtl/>
        </w:rPr>
        <w:t xml:space="preserve">כי </w:t>
      </w:r>
      <w:ins w:id="90925" w:author="מנוע מכני" w:date="2026-10-11T12:04:39Z">
        <w:r>
          <w:rPr>
            <w:rtl/>
          </w:rPr>
          <w:t xml:space="preserve">אומרים</w:t>
        </w:r>
      </w:ins>
      <w:del w:id="90926" w:author="מנוע מכני" w:date="2026-10-11T12:04:39Z">
        <w:r>
          <w:rPr>
            <w:rtl/>
          </w:rPr>
          <w:delText xml:space="preserve">אמרינן</w:delText>
        </w:r>
      </w:del>
      <w:r>
        <w:rPr>
          <w:rtl/>
        </w:rPr>
        <w:t xml:space="preserve"> או אצבע או כהונה - בדבר המעכב כפרה, דומיא דמצורע.</w:t>
      </w:r>
    </w:p>
    <w:p w:rsidR="00DA63EC" w:rsidRDefault="00DA63EC" w:rsidP="00DA63EC">
      <w:pPr>
        <w:tabs>
          <w:tab w:val="left" w:pos="0"/>
          <w:tab w:val="center" w:pos="2835"/>
        </w:tabs>
        <w:rPr>
          <w:rtl/>
        </w:rPr>
      </w:pPr>
    </w:p>
    <w:p>
      <w:pPr>
        <w:pStyle w:val="38"/>
        <w:rPr>
          <w:ins w:id="98324" w:author="מנוע מכני" w:date="2026-10-11T12:04:39Z"/>
        </w:rPr>
      </w:pPr>
      <w:r w:rsidRPr="00FE1B89">
        <w:t>וה</w:t>
      </w:r>
      <w:r w:rsidRPr="00FE1B89">
        <w:t xml:space="preserve">ך</w:t>
      </w:r>
    </w:p>
    <w:p w:rsidR="00DA63EC" w:rsidRPr="00FE1B89" w:rsidRDefault="00DA63EC" w:rsidP="00DA63EC">
      <w:pPr>
        <w:tabs>
          <w:tab w:val="left" w:pos="0"/>
          <w:tab w:val="center" w:pos="2835"/>
        </w:tabs>
        <w:rPr>
          <w:spacing w:val="-2"/>
          <w:rtl/>
        </w:rPr>
      </w:pPr>
      <w:del w:id="98325" w:author="מנוע מכני" w:date="2026-10-11T12:04:39Z">
        <w:r w:rsidRPr="00FE1B89">
          <w:rPr>
            <w:rFonts w:hint="cs"/>
            <w:spacing w:val="-2"/>
            <w:rtl/>
          </w:rPr>
          <w:delText xml:space="preserve"> </w:delText>
        </w:r>
      </w:del>
      <w:r w:rsidRPr="00FE1B89">
        <w:rPr>
          <w:rFonts w:hint="cs"/>
          <w:spacing w:val="-2"/>
          <w:rtl/>
        </w:rPr>
        <w:t xml:space="preserve">ד</w:t>
      </w:r>
      <w:r w:rsidRPr="00FE1B89">
        <w:rPr>
          <w:spacing w:val="-2"/>
          <w:rtl/>
        </w:rPr>
        <w:t xml:space="preserve">קבלה כתב </w:t>
      </w:r>
      <w:ins w:id="92577" w:author="מנוע מכני" w:date="2026-10-11T12:04:39Z">
        <w:r>
          <w:rPr>
            <w:spacing w:val="-2"/>
            <w:rtl/>
          </w:rPr>
          <w:t xml:space="preserve">בהם</w:t>
        </w:r>
      </w:ins>
      <w:del w:id="92578" w:author="מנוע מכני" w:date="2026-10-11T12:04:39Z">
        <w:r w:rsidRPr="00FE1B89">
          <w:rPr>
            <w:spacing w:val="-2"/>
            <w:rtl/>
          </w:rPr>
          <w:delText xml:space="preserve">בהו</w:delText>
        </w:r>
      </w:del>
      <w:r w:rsidRPr="00FE1B89">
        <w:rPr>
          <w:rStyle w:val="afffff0"/>
          <w:spacing w:val="-2"/>
          <w:rtl/>
        </w:rPr>
        <w:t xml:space="preserve"> </w:t>
      </w:r>
      <w:r w:rsidRPr="00FE1B89">
        <w:rPr>
          <w:rStyle w:val="afffff0"/>
          <w:rFonts w:hint="cs"/>
          <w:spacing w:val="-2"/>
          <w:rtl/>
        </w:rPr>
        <w:t>'</w:t>
      </w:r>
      <w:r w:rsidRPr="00FE1B89">
        <w:rPr>
          <w:rStyle w:val="afffff0"/>
          <w:spacing w:val="-2"/>
          <w:rtl/>
        </w:rPr>
        <w:t>כהונה</w:t>
      </w:r>
      <w:r w:rsidRPr="00FE1B89">
        <w:rPr>
          <w:rStyle w:val="afffff0"/>
          <w:rFonts w:hint="cs"/>
          <w:spacing w:val="-2"/>
          <w:rtl/>
        </w:rPr>
        <w:t>'</w:t>
      </w:r>
      <w:r w:rsidRPr="00FE1B89">
        <w:rPr>
          <w:rStyle w:val="afffff0"/>
          <w:spacing w:val="-2"/>
          <w:rtl/>
        </w:rPr>
        <w:t>,</w:t>
      </w:r>
      <w:r w:rsidRPr="00FE1B89">
        <w:rPr>
          <w:spacing w:val="-2"/>
          <w:rtl/>
        </w:rPr>
        <w:t xml:space="preserve"> ודבר המעכב בכפרה הוא, ותנן: קבל בשמאל פסול, </w:t>
      </w:r>
      <w:r w:rsidRPr="00FE1B89">
        <w:rPr>
          <w:rStyle w:val="2fb"/>
          <w:spacing w:val="-2"/>
          <w:rtl/>
        </w:rPr>
        <w:t xml:space="preserve">ור"ש</w:t>
      </w:r>
      <w:r w:rsidRPr="00FE1B89">
        <w:rPr>
          <w:spacing w:val="-2"/>
          <w:rtl/>
        </w:rPr>
        <w:t xml:space="preserve"> מכשיר!</w:t>
      </w:r>
    </w:p>
    <w:p w:rsidR="00DA63EC" w:rsidRDefault="00DA63EC" w:rsidP="00DA63EC">
      <w:pPr>
        <w:tabs>
          <w:tab w:val="left" w:pos="0"/>
          <w:tab w:val="center" w:pos="2835"/>
        </w:tabs>
        <w:rPr>
          <w:rtl/>
        </w:rPr>
      </w:pPr>
      <w:del w:id="90101" w:author="מנוע מכני" w:date="2026-10-11T12:04:39Z">
        <w:r>
          <w:rPr>
            <w:rtl/>
          </w:rPr>
          <w:delText xml:space="preserve"> </w:delText>
        </w:r>
      </w:del>
      <w:r>
        <w:rPr>
          <w:rStyle w:val="2fb"/>
          <w:rtl/>
        </w:rPr>
        <w:t xml:space="preserve">ר"ש</w:t>
      </w:r>
      <w:r>
        <w:rPr>
          <w:rtl/>
        </w:rPr>
        <w:t xml:space="preserve"> תרתי בעי.</w:t>
      </w:r>
    </w:p>
    <w:p>
      <w:pPr>
        <w:pStyle w:val="38"/>
        <w:rPr>
          <w:ins w:id="98326" w:author="מנוע מכני" w:date="2026-10-11T12:04:39Z"/>
        </w:rPr>
      </w:pPr>
      <w:r w:rsidRPr="00B014A2">
        <w:t xml:space="preserve">והך</w:t>
      </w:r>
    </w:p>
    <w:p w:rsidR="00DA63EC" w:rsidRPr="00B014A2" w:rsidRDefault="00DA63EC" w:rsidP="00B014A2">
      <w:pPr>
        <w:tabs>
          <w:tab w:val="left" w:pos="0"/>
          <w:tab w:val="center" w:pos="2835"/>
        </w:tabs>
        <w:rPr>
          <w:spacing w:val="-2"/>
          <w:rtl/>
        </w:rPr>
      </w:pPr>
      <w:del w:id="98327" w:author="מנוע מכני" w:date="2026-10-11T12:04:39Z">
        <w:r w:rsidRPr="00B014A2">
          <w:rPr>
            <w:rFonts w:hint="cs"/>
            <w:spacing w:val="-2"/>
            <w:rtl/>
          </w:rPr>
          <w:delText xml:space="preserve"> </w:delText>
        </w:r>
      </w:del>
      <w:r w:rsidRPr="00B014A2">
        <w:rPr>
          <w:rFonts w:hint="cs"/>
          <w:spacing w:val="-2"/>
          <w:rtl/>
        </w:rPr>
        <w:t xml:space="preserve">ד</w:t>
      </w:r>
      <w:r w:rsidRPr="00B014A2">
        <w:rPr>
          <w:spacing w:val="-2"/>
          <w:rtl/>
        </w:rPr>
        <w:t>כל מקום שנא</w:t>
      </w:r>
      <w:r w:rsidR="00B014A2" w:rsidRPr="00B014A2">
        <w:rPr>
          <w:rFonts w:hint="cs"/>
          <w:spacing w:val="-2"/>
          <w:rtl/>
        </w:rPr>
        <w:t>'</w:t>
      </w:r>
      <w:r w:rsidRPr="00B014A2">
        <w:rPr>
          <w:rStyle w:val="afffff0"/>
          <w:spacing w:val="-2"/>
          <w:rtl/>
        </w:rPr>
        <w:t xml:space="preserve"> </w:t>
      </w:r>
      <w:r w:rsidRPr="00B014A2">
        <w:rPr>
          <w:rStyle w:val="afffff0"/>
          <w:rFonts w:hint="cs"/>
          <w:spacing w:val="-2"/>
          <w:rtl/>
        </w:rPr>
        <w:t>'</w:t>
      </w:r>
      <w:r w:rsidRPr="00B014A2">
        <w:rPr>
          <w:rStyle w:val="afffff0"/>
          <w:spacing w:val="-2"/>
          <w:rtl/>
        </w:rPr>
        <w:t>יד</w:t>
      </w:r>
      <w:r w:rsidRPr="00B014A2">
        <w:rPr>
          <w:rStyle w:val="afffff0"/>
          <w:rFonts w:hint="cs"/>
          <w:spacing w:val="-2"/>
          <w:rtl/>
        </w:rPr>
        <w:t>'</w:t>
      </w:r>
      <w:r w:rsidRPr="00B014A2">
        <w:rPr>
          <w:rStyle w:val="afffff0"/>
          <w:spacing w:val="-2"/>
          <w:rtl/>
        </w:rPr>
        <w:t xml:space="preserve"> </w:t>
      </w:r>
      <w:r w:rsidRPr="00B014A2">
        <w:rPr>
          <w:spacing w:val="-2"/>
          <w:rtl/>
        </w:rPr>
        <w:t>ימין,</w:t>
      </w:r>
      <w:r w:rsidRPr="00B014A2">
        <w:rPr>
          <w:rStyle w:val="afffff0"/>
          <w:spacing w:val="-2"/>
          <w:rtl/>
        </w:rPr>
        <w:t xml:space="preserve"> </w:t>
      </w:r>
      <w:r w:rsidRPr="00B014A2">
        <w:rPr>
          <w:rStyle w:val="afffff0"/>
          <w:rFonts w:hint="cs"/>
          <w:spacing w:val="-2"/>
          <w:rtl/>
        </w:rPr>
        <w:t>'</w:t>
      </w:r>
      <w:r w:rsidRPr="00B014A2">
        <w:rPr>
          <w:rStyle w:val="afffff0"/>
          <w:spacing w:val="-2"/>
          <w:rtl/>
        </w:rPr>
        <w:t>אצבע</w:t>
      </w:r>
      <w:r w:rsidRPr="00B014A2">
        <w:rPr>
          <w:rStyle w:val="afffff0"/>
          <w:rFonts w:hint="cs"/>
          <w:spacing w:val="-2"/>
          <w:rtl/>
        </w:rPr>
        <w:t>'</w:t>
      </w:r>
      <w:r w:rsidRPr="00B014A2">
        <w:rPr>
          <w:rStyle w:val="afffff0"/>
          <w:spacing w:val="-2"/>
          <w:rtl/>
        </w:rPr>
        <w:t xml:space="preserve"> </w:t>
      </w:r>
      <w:r w:rsidRPr="00B014A2">
        <w:rPr>
          <w:spacing w:val="-2"/>
          <w:rtl/>
        </w:rPr>
        <w:t>ימין</w:t>
      </w:r>
      <w:r w:rsidRPr="00B014A2">
        <w:rPr>
          <w:rFonts w:hint="cs"/>
          <w:spacing w:val="-2"/>
          <w:rtl/>
        </w:rPr>
        <w:t xml:space="preserve">-</w:t>
      </w:r>
      <w:ins w:id="94283" w:author="מנוע מכני" w:date="2026-10-11T12:04:39Z">
        <w:r>
          <w:rPr>
            <w:rFonts w:hint="cs"/>
            <w:spacing w:val="-2"/>
            <w:rtl/>
          </w:rPr>
          <w:t xml:space="preserve"> </w:t>
        </w:r>
      </w:ins>
      <w:del w:id="94284" w:author="מנוע מכני" w:date="2026-10-11T12:04:39Z">
        <w:r w:rsidRPr="00B014A2">
          <w:rPr>
            <w:rFonts w:hint="cs"/>
            <w:spacing w:val="-2"/>
            <w:rtl/>
          </w:rPr>
          <w:delText xml:space="preserve"> </w:delText>
        </w:r>
        <w:r w:rsidRPr="00B014A2">
          <w:rPr>
            <w:spacing w:val="-2"/>
            <w:rtl/>
          </w:rPr>
          <w:delText xml:space="preserve"> </w:delText>
        </w:r>
      </w:del>
      <w:r w:rsidRPr="00B014A2">
        <w:rPr>
          <w:spacing w:val="-2"/>
          <w:rtl/>
        </w:rPr>
        <w:t xml:space="preserve">אצבע </w:t>
      </w:r>
      <w:ins w:id="95845" w:author="מנוע מכני" w:date="2026-10-11T12:04:39Z">
        <w:r>
          <w:rPr>
            <w:spacing w:val="-2"/>
            <w:rtl/>
          </w:rPr>
          <w:t xml:space="preserve">לא</w:t>
        </w:r>
        <w:r>
          <w:rPr>
            <w:spacing w:val="-2"/>
            <w:rtl/>
          </w:rPr>
          <w:t xml:space="preserve"> צריך</w:t>
        </w:r>
      </w:ins>
      <w:del w:id="95846" w:author="מנוע מכני" w:date="2026-10-11T12:04:39Z">
        <w:r w:rsidRPr="00B014A2">
          <w:rPr>
            <w:spacing w:val="-2"/>
            <w:rtl/>
          </w:rPr>
          <w:delText xml:space="preserve">לא בע</w:delText>
        </w:r>
        <w:r w:rsidR="00B014A2" w:rsidRPr="00B014A2">
          <w:rPr>
            <w:spacing w:val="-2"/>
            <w:rtl/>
          </w:rPr>
          <w:delText xml:space="preserve">י</w:delText>
        </w:r>
      </w:del>
      <w:r w:rsidR="00B014A2" w:rsidRPr="00B014A2">
        <w:rPr>
          <w:spacing w:val="-2"/>
          <w:rtl/>
        </w:rPr>
        <w:t xml:space="preserve"> כהונה, כהונה בעי</w:t>
      </w:r>
      <w:r w:rsidRPr="00B014A2">
        <w:rPr>
          <w:spacing w:val="-2"/>
          <w:rtl/>
        </w:rPr>
        <w:t xml:space="preserve"> אצבע</w:t>
      </w:r>
      <w:r w:rsidR="00B014A2" w:rsidRPr="00B014A2">
        <w:rPr>
          <w:rStyle w:val="afffff0"/>
          <w:rFonts w:hint="cs"/>
          <w:spacing w:val="-2"/>
          <w:rtl/>
        </w:rPr>
        <w:t xml:space="preserve"> </w:t>
      </w:r>
      <w:r w:rsidRPr="00B014A2">
        <w:rPr>
          <w:rStyle w:val="afffff0"/>
          <w:rFonts w:hint="cs"/>
          <w:spacing w:val="-2"/>
          <w:rtl/>
        </w:rPr>
        <w:t>ו'</w:t>
      </w:r>
      <w:r w:rsidRPr="00B014A2">
        <w:rPr>
          <w:rStyle w:val="afffff0"/>
          <w:spacing w:val="-2"/>
          <w:rtl/>
        </w:rPr>
        <w:t>כהן</w:t>
      </w:r>
      <w:r w:rsidRPr="00B014A2">
        <w:rPr>
          <w:rStyle w:val="afffff0"/>
          <w:rFonts w:hint="cs"/>
          <w:spacing w:val="-2"/>
          <w:rtl/>
        </w:rPr>
        <w:t>'</w:t>
      </w:r>
      <w:r w:rsidRPr="00B014A2">
        <w:rPr>
          <w:spacing w:val="-2"/>
          <w:rtl/>
        </w:rPr>
        <w:t xml:space="preserve"> בכיהונן.</w:t>
      </w:r>
    </w:p>
    <w:p w:rsidR="00DA63EC" w:rsidRDefault="00DA63EC" w:rsidP="00DA63EC">
      <w:pPr>
        <w:tabs>
          <w:tab w:val="left" w:pos="0"/>
          <w:tab w:val="center" w:pos="2835"/>
        </w:tabs>
        <w:rPr>
          <w:rtl/>
        </w:rPr>
      </w:pPr>
      <w:r>
        <w:rPr>
          <w:rtl/>
        </w:rPr>
        <w:t xml:space="preserve">והרי זריקה דלא כתב </w:t>
      </w:r>
      <w:ins w:id="92579" w:author="מנוע מכני" w:date="2026-10-11T12:04:39Z">
        <w:r>
          <w:rPr>
            <w:rtl/>
          </w:rPr>
          <w:t xml:space="preserve">בהם</w:t>
        </w:r>
      </w:ins>
      <w:del w:id="92580" w:author="מנוע מכני" w:date="2026-10-11T12:04:39Z">
        <w:r>
          <w:rPr>
            <w:rtl/>
          </w:rPr>
          <w:delText xml:space="preserve">בהו</w:delText>
        </w:r>
      </w:del>
      <w:r>
        <w:rPr>
          <w:rtl/>
        </w:rPr>
        <w:t xml:space="preserve"> אלא כהונה, ותנן: זרק בשמאל פסול, ולא פליג </w:t>
      </w:r>
      <w:ins w:id="90229" w:author="מנוע מכני" w:date="2026-10-11T12:04:39Z">
        <w:r>
          <w:rPr>
            <w:rStyle w:val="2fb"/>
            <w:rtl/>
          </w:rPr>
          <w:t xml:space="preserve">ר"ש</w:t>
        </w:r>
      </w:ins>
      <w:del w:id="90230" w:author="מנוע מכני" w:date="2026-10-11T12:04:39Z">
        <w:r>
          <w:rPr>
            <w:rtl/>
          </w:rPr>
          <w:delText xml:space="preserve">רבי שמעון</w:delText>
        </w:r>
      </w:del>
      <w:r>
        <w:rPr>
          <w:rtl/>
        </w:rPr>
        <w:t xml:space="preserve">! </w:t>
      </w:r>
    </w:p>
    <w:p>
      <w:pPr>
        <w:pStyle w:val="38"/>
        <w:rPr>
          <w:ins w:id="98329" w:author="מנוע מכני" w:date="2026-10-11T12:04:39Z"/>
        </w:rPr>
      </w:pPr>
      <w:del w:id="98328" w:author="מנוע מכני" w:date="2026-10-11T12:04:39Z">
        <w:r>
          <w:lastRenderedPageBreak/>
          <w:delText xml:space="preserve">•</w:delText>
        </w:r>
      </w:del>
      <w:r>
        <w:lastRenderedPageBreak/>
        <w:t xml:space="preserve"> אביי:</w:t>
      </w:r>
    </w:p>
    <w:p w:rsidR="00DA63EC" w:rsidRDefault="00DA63EC" w:rsidP="00DA63EC">
      <w:pPr>
        <w:tabs>
          <w:tab w:val="left" w:pos="0"/>
          <w:tab w:val="center" w:pos="2835"/>
        </w:tabs>
        <w:rPr>
          <w:rtl/>
        </w:rPr>
      </w:pPr>
      <w:del w:id="98330" w:author="מנוע מכני" w:date="2026-10-11T12:04:39Z">
        <w:r>
          <w:rPr>
            <w:rtl/>
          </w:rPr>
          <w:lastRenderedPageBreak/>
          <w:delText xml:space="preserve"> </w:delText>
        </w:r>
      </w:del>
      <w:r>
        <w:rPr>
          <w:rtl/>
        </w:rPr>
        <w:lastRenderedPageBreak/>
        <w:t xml:space="preserve">פליג בברייתא,</w:t>
      </w:r>
      <w:r>
        <w:rPr>
          <w:rtl/>
        </w:rPr>
        <w:tab/>
        <w:t xml:space="preserve"> דקיבל בשמאל - פסול, </w:t>
      </w:r>
      <w:ins w:id="90231" w:author="מנוע מכני" w:date="2026-10-11T12:04:39Z">
        <w:r>
          <w:rPr>
            <w:rStyle w:val="2fb"/>
            <w:rtl/>
          </w:rPr>
          <w:t xml:space="preserve">ור"ש</w:t>
        </w:r>
      </w:ins>
      <w:del w:id="90232" w:author="מנוע מכני" w:date="2026-10-11T12:04:39Z">
        <w:r>
          <w:rPr>
            <w:rtl/>
          </w:rPr>
          <w:tab/>
          <w:delText xml:space="preserve">ורבי שמעון</w:delText>
        </w:r>
      </w:del>
      <w:r>
        <w:rPr>
          <w:rtl/>
        </w:rPr>
        <w:tab/>
        <w:t xml:space="preserve"> מכשיר</w:t>
      </w:r>
      <w:ins w:id="94285" w:author="מנוע מכני" w:date="2026-10-11T12:04:39Z">
        <w:r>
          <w:rPr>
            <w:rtl/>
          </w:rPr>
          <w:t xml:space="preserve">,</w:t>
        </w:r>
      </w:ins>
      <w:del w:id="94286" w:author="מנוע מכני" w:date="2026-10-11T12:04:39Z">
        <w:r>
          <w:rPr>
            <w:rtl/>
          </w:rPr>
          <w:tab/>
          <w:delText xml:space="preserve">;</w:delText>
        </w:r>
      </w:del>
    </w:p>
    <w:p w:rsidR="00DA63EC" w:rsidRDefault="00DA63EC" w:rsidP="00DA63EC">
      <w:pPr>
        <w:tabs>
          <w:tab w:val="left" w:pos="0"/>
          <w:tab w:val="center" w:pos="2835"/>
        </w:tabs>
        <w:rPr>
          <w:rtl/>
        </w:rPr>
      </w:pPr>
      <w:r>
        <w:rPr>
          <w:rtl/>
        </w:rPr>
        <w:tab/>
      </w:r>
      <w:r>
        <w:rPr>
          <w:rtl/>
        </w:rPr>
        <w:tab/>
        <w:t xml:space="preserve">זרק בשמאל - פסול, </w:t>
      </w:r>
      <w:ins w:id="90233" w:author="מנוע מכני" w:date="2026-10-11T12:04:39Z">
        <w:r>
          <w:rPr>
            <w:rStyle w:val="2fb"/>
            <w:rtl/>
          </w:rPr>
          <w:t xml:space="preserve">ור"ש</w:t>
        </w:r>
      </w:ins>
      <w:del w:id="90234" w:author="מנוע מכני" w:date="2026-10-11T12:04:39Z">
        <w:r>
          <w:rPr>
            <w:rtl/>
          </w:rPr>
          <w:tab/>
          <w:delText xml:space="preserve">ורבי שמעון</w:delText>
        </w:r>
      </w:del>
      <w:r>
        <w:rPr>
          <w:rtl/>
        </w:rPr>
        <w:tab/>
        <w:t xml:space="preserve"> מכשיר.</w:t>
      </w:r>
    </w:p>
    <w:p>
      <w:pPr>
        <w:pStyle w:val="afffff8"/>
        <w:rPr>
          <w:ins w:id="90543" w:author="קלוד" w:date="2026-10-11T12:29:36Z"/>
        </w:rPr>
      </w:pPr>
      <w:ins w:id="90544" w:author="קלוד" w:date="2026-10-11T12:29:36Z">
        <w:r>
          <w:rPr>
            <w:color w:val="7B3F00"/>
          </w:rPr>
          <w:t xml:space="preserve">'יד יד' - לקמיצה ולקידוש קומץ</w:t>
        </w:r>
      </w:ins>
    </w:p>
    <w:p>
      <w:pPr>
        <w:pStyle w:val="38"/>
        <w:rPr>
          <w:ins w:id="98331" w:author="מנוע מכני" w:date="2026-10-11T12:04:39Z"/>
        </w:rPr>
      </w:pPr>
      <w:r>
        <w:t>והא ד</w:t>
      </w:r>
      <w:r>
        <w:t xml:space="preserve">רבא:</w:t>
      </w:r>
    </w:p>
    <w:p w:rsidR="00DA63EC" w:rsidRDefault="00DA63EC" w:rsidP="00DA63EC">
      <w:pPr>
        <w:tabs>
          <w:tab w:val="left" w:pos="0"/>
          <w:tab w:val="center" w:pos="2835"/>
        </w:tabs>
        <w:rPr>
          <w:rtl/>
        </w:rPr>
      </w:pPr>
      <w:del w:id="98332" w:author="מנוע מכני" w:date="2026-10-11T12:04:39Z">
        <w:r>
          <w:rPr>
            <w:rtl/>
          </w:rPr>
          <w:delText xml:space="preserve"> </w:delText>
        </w:r>
      </w:del>
      <w:r>
        <w:rPr>
          <w:rtl/>
        </w:rPr>
        <w:t xml:space="preserve">יד יד לקמיצה, רגל רגל לחליצה, אזן אזן לרציעה,</w:t>
      </w:r>
    </w:p>
    <w:p w:rsidR="00DA63EC" w:rsidRDefault="00DA63EC" w:rsidP="00DA63EC">
      <w:pPr>
        <w:tabs>
          <w:tab w:val="left" w:pos="0"/>
          <w:tab w:val="center" w:pos="2835"/>
        </w:tabs>
        <w:rPr>
          <w:rtl/>
        </w:rPr>
      </w:pPr>
      <w:r>
        <w:rPr>
          <w:rStyle w:val="2fb"/>
          <w:rFonts w:hint="cs"/>
          <w:rtl/>
        </w:rPr>
        <w:t>מדרבב</w:t>
      </w:r>
      <w:r>
        <w:rPr>
          <w:rStyle w:val="2fb"/>
          <w:rtl/>
        </w:rPr>
        <w:t>"</w:t>
      </w:r>
      <w:r>
        <w:rPr>
          <w:rStyle w:val="2fb"/>
          <w:rFonts w:hint="cs"/>
          <w:rtl/>
        </w:rPr>
        <w:t xml:space="preserve">ח</w:t>
      </w:r>
      <w:r>
        <w:rPr>
          <w:rFonts w:hint="cs"/>
          <w:rtl/>
        </w:rPr>
        <w:t xml:space="preserve"> נפקא ד</w:t>
      </w:r>
      <w:r>
        <w:rPr>
          <w:rtl/>
        </w:rPr>
        <w:t>חד לקומץ, וחד לקידוש קומץ.</w:t>
      </w:r>
    </w:p>
    <w:p w:rsidR="00DA63EC" w:rsidRDefault="00DA63EC" w:rsidP="00DA63EC">
      <w:pPr>
        <w:pStyle w:val="afff3"/>
        <w:framePr w:wrap="around"/>
        <w:rPr>
          <w:rtl/>
        </w:rPr>
      </w:pPr>
      <w:r>
        <w:rPr>
          <w:rFonts w:hint="cs"/>
          <w:rtl/>
        </w:rPr>
        <w:t>כה.</w:t>
      </w:r>
    </w:p>
    <w:p w:rsidR="00DA63EC" w:rsidRDefault="00DA63EC" w:rsidP="00DA63EC">
      <w:pPr>
        <w:tabs>
          <w:tab w:val="left" w:pos="0"/>
          <w:tab w:val="center" w:pos="2835"/>
        </w:tabs>
        <w:rPr>
          <w:rtl/>
        </w:rPr>
      </w:pPr>
      <w:r>
        <w:rPr>
          <w:rStyle w:val="2fb"/>
          <w:rtl/>
        </w:rPr>
        <w:t xml:space="preserve">ולר"ש</w:t>
      </w:r>
      <w:r>
        <w:rPr>
          <w:rtl/>
        </w:rPr>
        <w:t xml:space="preserve"> </w:t>
      </w:r>
      <w:ins w:id="95847" w:author="מנוע מכני" w:date="2026-10-11T12:04:39Z">
        <w:r>
          <w:rPr>
            <w:rtl/>
          </w:rPr>
          <w:t xml:space="preserve">דלא צריך</w:t>
        </w:r>
      </w:ins>
      <w:del w:id="95848" w:author="מנוע מכני" w:date="2026-10-11T12:04:39Z">
        <w:r>
          <w:rPr>
            <w:rtl/>
          </w:rPr>
          <w:delText xml:space="preserve">דלא בעי</w:delText>
        </w:r>
      </w:del>
      <w:r>
        <w:rPr>
          <w:rtl/>
        </w:rPr>
        <w:t xml:space="preserve"> קידוש קומץ, </w:t>
      </w:r>
      <w:r>
        <w:rPr>
          <w:rtl/>
        </w:rPr>
        <w:t xml:space="preserve">ולמ"</w:t>
      </w:r>
      <w:r>
        <w:rPr>
          <w:rFonts w:hint="cs"/>
          <w:rtl/>
        </w:rPr>
        <w:t>ד</w:t>
      </w:r>
      <w:r>
        <w:rPr>
          <w:rtl/>
        </w:rPr>
        <w:t xml:space="preserve">: </w:t>
      </w:r>
      <w:r>
        <w:rPr>
          <w:rStyle w:val="2fb"/>
          <w:rtl/>
        </w:rPr>
        <w:t xml:space="preserve">לר"ש</w:t>
      </w:r>
      <w:r>
        <w:rPr>
          <w:rtl/>
        </w:rPr>
        <w:t xml:space="preserve"> </w:t>
      </w:r>
      <w:ins w:id="90927" w:author="מנוע מכני" w:date="2026-10-11T12:04:39Z">
        <w:r>
          <w:rPr>
            <w:rtl/>
          </w:rPr>
          <w:t xml:space="preserve">גם</w:t>
        </w:r>
      </w:ins>
      <w:del w:id="90928" w:author="מנוע מכני" w:date="2026-10-11T12:04:39Z">
        <w:r>
          <w:rPr>
            <w:rtl/>
          </w:rPr>
          <w:delText xml:space="preserve">נמי</w:delText>
        </w:r>
      </w:del>
      <w:r>
        <w:rPr>
          <w:rtl/>
        </w:rPr>
        <w:t xml:space="preserve"> בעי קידוש קומץ בשמאל אכשורי מכשר, </w:t>
      </w:r>
    </w:p>
    <w:p w:rsidR="00DA63EC" w:rsidRDefault="00DA63EC" w:rsidP="00B014A2">
      <w:pPr>
        <w:tabs>
          <w:tab w:val="left" w:pos="0"/>
          <w:tab w:val="center" w:pos="2835"/>
        </w:tabs>
        <w:rPr>
          <w:rtl/>
        </w:rPr>
      </w:pPr>
      <w:r w:rsidRPr="00B014A2">
        <w:rPr>
          <w:rStyle w:val="afffff0"/>
          <w:rtl/>
        </w:rPr>
        <w:t xml:space="preserve">יד יד </w:t>
      </w:r>
      <w:r>
        <w:rPr>
          <w:rStyle w:val="2fb"/>
          <w:rtl/>
        </w:rPr>
        <w:t xml:space="preserve">דרבא</w:t>
      </w:r>
      <w:r>
        <w:rPr>
          <w:rtl/>
        </w:rPr>
        <w:t xml:space="preserve"> </w:t>
      </w:r>
      <w:ins w:id="90929" w:author="מנוע מכני" w:date="2026-10-11T12:04:39Z">
        <w:r>
          <w:rPr>
            <w:rFonts w:hint="cs"/>
            <w:rtl/>
          </w:rPr>
          <w:t xml:space="preserve">לא</w:t>
        </w:r>
      </w:ins>
      <w:del w:id="90930" w:author="מנוע מכני" w:date="2026-10-11T12:04:39Z">
        <w:r>
          <w:rPr>
            <w:rFonts w:hint="cs"/>
            <w:rtl/>
          </w:rPr>
          <w:delText xml:space="preserve">לאו</w:delText>
        </w:r>
      </w:del>
      <w:r>
        <w:rPr>
          <w:rtl/>
        </w:rPr>
        <w:t xml:space="preserve"> לקמיצה עצמה, </w:t>
      </w:r>
      <w:r>
        <w:rPr>
          <w:rStyle w:val="2fb"/>
          <w:rFonts w:hint="cs"/>
          <w:rtl/>
        </w:rPr>
        <w:t>דמדריבדר</w:t>
      </w:r>
      <w:r>
        <w:rPr>
          <w:rStyle w:val="2fb"/>
          <w:rtl/>
        </w:rPr>
        <w:t>"</w:t>
      </w:r>
      <w:r>
        <w:rPr>
          <w:rStyle w:val="2fb"/>
          <w:rFonts w:hint="cs"/>
          <w:rtl/>
        </w:rPr>
        <w:t xml:space="preserve">ח</w:t>
      </w:r>
      <w:r>
        <w:rPr>
          <w:rFonts w:hint="cs"/>
          <w:rtl/>
        </w:rPr>
        <w:t xml:space="preserve"> </w:t>
      </w:r>
      <w:r>
        <w:rPr>
          <w:rtl/>
        </w:rPr>
        <w:t>נפקא!</w:t>
      </w:r>
      <w:r>
        <w:rPr>
          <w:rFonts w:hint="cs"/>
          <w:rtl/>
        </w:rPr>
        <w:t xml:space="preserve"> דאמר טעמא </w:t>
      </w:r>
      <w:r>
        <w:rPr>
          <w:rStyle w:val="2fb"/>
          <w:rtl/>
        </w:rPr>
        <w:t xml:space="preserve">ד</w:t>
      </w:r>
      <w:ins w:id="90023" w:author="מנוע מכני" w:date="2026-10-11T12:04:39Z">
        <w:r>
          <w:rPr>
            <w:rStyle w:val="2fb"/>
            <w:rtl/>
          </w:rPr>
          <w:t xml:space="preserve">ר"ש</w:t>
        </w:r>
      </w:ins>
      <w:del w:id="90024" w:author="מנוע מכני" w:date="2026-10-11T12:04:39Z">
        <w:r>
          <w:rPr>
            <w:rtl/>
          </w:rPr>
          <w:delText xml:space="preserve">ר</w:delText>
        </w:r>
        <w:r w:rsidR="00B014A2">
          <w:rPr>
            <w:rFonts w:hint="cs"/>
            <w:rtl/>
          </w:rPr>
          <w:delText xml:space="preserve">''ש</w:delText>
        </w:r>
      </w:del>
      <w:r>
        <w:rPr>
          <w:rtl/>
        </w:rPr>
        <w:t xml:space="preserve">? </w:t>
      </w:r>
      <w:r w:rsidRPr="0046594B">
        <w:rPr>
          <w:rStyle w:val="afffff0"/>
          <w:rFonts w:hint="cs"/>
          <w:rtl/>
        </w:rPr>
        <w:t>ד'</w:t>
      </w:r>
      <w:ins w:id="90551" w:author="Claude - סמנטי" w:date="2026-10-11T12:26:16Z">
        <w:r>
          <w:rPr>
            <w:rStyle w:val="afffff0"/>
            <w:rtl/>
          </w:rPr>
          <w:t xml:space="preserve">קוֹדֶשׁ קָדָשִׁים הִיא כַּחַטָּאת וְכָאָשָׁם</w:t>
        </w:r>
      </w:ins>
      <w:del w:id="90552" w:author="Claude - סמנטי" w:date="2026-10-11T12:26:16Z">
        <w:r w:rsidRPr="0046594B">
          <w:rPr>
            <w:rStyle w:val="afffff0"/>
            <w:rtl/>
          </w:rPr>
          <w:delText xml:space="preserve">קודש קדשי</w:delText>
        </w:r>
        <w:r w:rsidRPr="0046594B">
          <w:rPr>
            <w:rStyle w:val="afffff0"/>
            <w:rFonts w:hint="cs"/>
            <w:rtl/>
          </w:rPr>
          <w:delText xml:space="preserve">ם </w:delText>
        </w:r>
        <w:r w:rsidRPr="0046594B">
          <w:rPr>
            <w:rStyle w:val="afffff0"/>
            <w:rtl/>
          </w:rPr>
          <w:delText xml:space="preserve">היא כחטאת וכאשם</w:delText>
        </w:r>
      </w:del>
      <w:r w:rsidRPr="0046594B">
        <w:rPr>
          <w:rStyle w:val="afffff0"/>
          <w:rFonts w:hint="cs"/>
          <w:rtl/>
        </w:rPr>
        <w:t>'</w:t>
      </w:r>
      <w:r w:rsidRPr="0046594B">
        <w:rPr>
          <w:rStyle w:val="afffff0"/>
          <w:rtl/>
        </w:rPr>
        <w:t>,</w:t>
      </w:r>
      <w:r>
        <w:rPr>
          <w:rtl/>
        </w:rPr>
        <w:t xml:space="preserve"> בא לעובדה ביד עובדה בימין כחטאת, בא לעובדה בכלי עובדה בשמאל כאשם! </w:t>
      </w:r>
    </w:p>
    <w:p w:rsidR="00DA63EC" w:rsidRDefault="00DA63EC" w:rsidP="00DA63EC">
      <w:pPr>
        <w:tabs>
          <w:tab w:val="left" w:pos="0"/>
          <w:tab w:val="center" w:pos="2835"/>
        </w:tabs>
        <w:rPr>
          <w:rtl/>
        </w:rPr>
      </w:pPr>
      <w:r>
        <w:rPr>
          <w:rtl/>
        </w:rPr>
        <w:tab/>
        <w:t xml:space="preserve">לא</w:t>
      </w:r>
      <w:r>
        <w:rPr>
          <w:rtl/>
        </w:rPr>
        <w:tab/>
        <w:t xml:space="preserve"> נצרכא אלא לקומץ מנחת חוטא, </w:t>
      </w:r>
    </w:p>
    <w:p w:rsidR="00DA63EC" w:rsidRDefault="00DA63EC" w:rsidP="00DA63EC">
      <w:pPr>
        <w:tabs>
          <w:tab w:val="left" w:pos="0"/>
          <w:tab w:val="center" w:pos="2835"/>
        </w:tabs>
        <w:rPr>
          <w:rtl/>
        </w:rPr>
      </w:pPr>
      <w:r>
        <w:rPr>
          <w:rtl/>
        </w:rPr>
        <w:tab/>
        <w:t xml:space="preserve">סד"א</w:t>
      </w:r>
      <w:del w:id="102789" w:author="Claude" w:date="2026-10-11T09:07:44Z">
        <w:r>
          <w:rPr>
            <w:rtl/>
          </w:rPr>
          <w:delText xml:space="preserve">	</w:delText>
        </w:r>
      </w:del>
      <w:r>
        <w:rPr>
          <w:rtl/>
        </w:rPr>
        <w:t xml:space="preserve">: הואיל </w:t>
      </w:r>
      <w:r>
        <w:rPr>
          <w:rStyle w:val="2fb"/>
          <w:rtl/>
        </w:rPr>
        <w:tab/>
        <w:t xml:space="preserve">ואר"ש</w:t>
      </w:r>
      <w:r>
        <w:rPr>
          <w:rtl/>
        </w:rPr>
        <w:tab/>
        <w:t xml:space="preserve"> שלא יהא קרבנו מהודר, כי קמץ לה בשמאל </w:t>
      </w:r>
      <w:ins w:id="90931" w:author="מנוע מכני" w:date="2026-10-11T12:04:39Z">
        <w:r>
          <w:rPr>
            <w:rtl/>
          </w:rPr>
          <w:t xml:space="preserve">גם</w:t>
        </w:r>
      </w:ins>
      <w:del w:id="90932" w:author="מנוע מכני" w:date="2026-10-11T12:04:39Z">
        <w:r>
          <w:rPr>
            <w:rtl/>
          </w:rPr>
          <w:tab/>
          <w:delText xml:space="preserve">נמי</w:delText>
        </w:r>
      </w:del>
      <w:r>
        <w:rPr>
          <w:rtl/>
        </w:rPr>
        <w:tab/>
        <w:t xml:space="preserve"> תיתכשר, </w:t>
      </w:r>
      <w:r>
        <w:rPr>
          <w:rtl/>
        </w:rPr>
        <w:tab/>
        <w:t xml:space="preserve">ק</w:t>
      </w:r>
      <w:r>
        <w:rPr>
          <w:rFonts w:hint="cs"/>
          <w:rtl/>
        </w:rPr>
        <w:t>מ</w:t>
      </w:r>
      <w:r>
        <w:rPr>
          <w:rtl/>
        </w:rPr>
        <w:t>"</w:t>
      </w:r>
      <w:r>
        <w:rPr>
          <w:rFonts w:hint="cs"/>
          <w:rtl/>
        </w:rPr>
        <w:t>ל</w:t>
      </w:r>
      <w:r>
        <w:rPr>
          <w:rtl/>
        </w:rPr>
        <w:t>.</w:t>
      </w:r>
    </w:p>
    <w:p w:rsidR="00DA63EC" w:rsidRDefault="00DA63EC" w:rsidP="00DA63EC">
      <w:pPr>
        <w:pStyle w:val="affffd"/>
        <w:rPr>
          <w:rtl/>
        </w:rPr>
      </w:pPr>
      <w:r>
        <w:rPr>
          <w:rtl/>
        </w:rPr>
        <w:t>׹</w:t>
      </w:r>
    </w:p>
    <w:p>
      <w:pPr>
        <w:pStyle w:val="MishnaBatzad"/>
        <w:rPr>
          <w:ins w:id="20324" w:author="קלוד" w:date="2026-10-11T09:07:24Z"/>
        </w:rPr>
      </w:pPr>
      <w:ins w:id="20323" w:author="קלוד" w:date="2026-10-11T09:07:24Z">
        <w:r>
          <w:t xml:space="preserve">משנה א</w:t>
        </w:r>
      </w:ins>
    </w:p>
    <w:p w:rsidR="00DA63EC" w:rsidRPr="000A334C" w:rsidRDefault="00DA63EC" w:rsidP="003B6D22">
      <w:pPr>
        <w:pStyle w:val="afff9"/>
        <w:rPr>
          <w:del w:id="20190" w:author="קלוד" w:date="2026-10-11T09:07:24Z"/>
          <w:rtl/>
        </w:rPr>
      </w:pPr>
      <w:del w:id="20189" w:author="קלוד" w:date="2026-10-11T09:07:24Z">
        <w:r w:rsidRPr="000A334C">
          <w:rPr>
            <w:rtl/>
          </w:rPr>
          <w:delText xml:space="preserve">מתני'.</w:delText>
        </w:r>
      </w:del>
    </w:p>
    <w:p w:rsidR="00DA63EC" w:rsidRPr="000A334C" w:rsidRDefault="00DA63EC" w:rsidP="003B6D22">
      <w:pPr>
        <w:pStyle w:val="afff9"/>
        <w:spacing w:before="120"/>
        <w:rPr>
          <w:rtl/>
        </w:rPr>
        <w:pPrChange w:id="90005" w:author="קלוד" w:date="2026-10-11T12:09:42Z">
          <w:pPr>
            <w:pStyle w:val="afff9"/>
          </w:pPr>
        </w:pPrChange>
      </w:pPr>
      <w:r w:rsidRPr="000A334C">
        <w:rPr>
          <w:rtl/>
        </w:rPr>
        <w:t>נשפך הדם על הרצפה ואספו - פסול.</w:t>
      </w:r>
    </w:p>
    <w:p w:rsidR="00DA63EC" w:rsidRDefault="00DA63EC" w:rsidP="00DA63EC">
      <w:pPr>
        <w:pStyle w:val="affffd"/>
        <w:rPr>
          <w:rtl/>
        </w:rPr>
      </w:pPr>
      <w:r>
        <w:rPr>
          <w:rtl/>
        </w:rPr>
        <w:t>׹</w:t>
      </w:r>
    </w:p>
    <w:p>
      <w:pPr>
        <w:pStyle w:val="afffff8"/>
        <w:rPr>
          <w:ins w:id="90541" w:author="קלוד" w:date="2026-10-11T12:29:36Z"/>
        </w:rPr>
      </w:pPr>
      <w:ins w:id="90542" w:author="קלוד" w:date="2026-10-11T12:29:36Z">
        <w:r>
          <w:rPr>
            <w:color w:val="7B3F00"/>
          </w:rPr>
          <w:t xml:space="preserve">קבלת דם הפר - מדם הנפש ולא מדם העור והתמצית</w:t>
        </w:r>
      </w:ins>
    </w:p>
    <w:p>
      <w:pPr>
        <w:pStyle w:val="38"/>
        <w:rPr>
          <w:ins w:id="98333" w:author="מנוע מכני" w:date="2026-10-11T12:04:39Z"/>
        </w:rPr>
      </w:pPr>
      <w:r w:rsidRPr="00891B40">
        <w:t>ת</w:t>
      </w:r>
      <w:r w:rsidRPr="00891B40">
        <w:t>"</w:t>
      </w:r>
      <w:r w:rsidRPr="00891B40">
        <w:t>ר</w:t>
      </w:r>
      <w:r>
        <w:t>:</w:t>
      </w:r>
    </w:p>
    <w:p w:rsidR="00DA63EC" w:rsidRDefault="00DA63EC" w:rsidP="00DA63EC">
      <w:pPr>
        <w:tabs>
          <w:tab w:val="left" w:pos="0"/>
          <w:tab w:val="center" w:pos="2835"/>
        </w:tabs>
        <w:rPr>
          <w:rtl/>
        </w:rPr>
      </w:pPr>
      <w:del w:id="98334" w:author="מנוע מכני" w:date="2026-10-11T12:04:39Z">
        <w:r w:rsidRPr="00464129">
          <w:rPr>
            <w:rStyle w:val="afffff0"/>
            <w:rtl/>
          </w:rPr>
          <w:delText xml:space="preserve"> </w:delText>
        </w:r>
      </w:del>
      <w:r w:rsidRPr="00464129">
        <w:rPr>
          <w:rStyle w:val="afffff0"/>
          <w:rFonts w:hint="cs"/>
          <w:rtl/>
        </w:rPr>
        <w:t>'</w:t>
      </w:r>
      <w:ins w:id="90553" w:author="Claude - סמנטי" w:date="2026-10-11T12:26:16Z">
        <w:r>
          <w:rPr>
            <w:rStyle w:val="afffff0"/>
            <w:rtl/>
          </w:rPr>
          <w:t xml:space="preserve">וְלָקַח הַכֹּהֵן הַמָּשִׁיחַ מִדַּם הַפָּר</w:t>
        </w:r>
      </w:ins>
      <w:del w:id="90554" w:author="Claude - סמנטי" w:date="2026-10-11T12:26:16Z">
        <w:r w:rsidRPr="00464129">
          <w:rPr>
            <w:rStyle w:val="afffff0"/>
            <w:rtl/>
          </w:rPr>
          <w:delText xml:space="preserve">ולקח הכהן המשיח מדם הפר</w:delText>
        </w:r>
      </w:del>
      <w:r w:rsidRPr="00464129">
        <w:rPr>
          <w:rStyle w:val="afffff0"/>
          <w:rFonts w:hint="cs"/>
          <w:rtl/>
        </w:rPr>
        <w:t>'</w:t>
      </w:r>
      <w:r w:rsidRPr="00464129">
        <w:rPr>
          <w:rStyle w:val="afffff0"/>
          <w:rtl/>
        </w:rPr>
        <w:t xml:space="preserve"> </w:t>
      </w:r>
      <w:r>
        <w:rPr>
          <w:rtl/>
        </w:rPr>
        <w:t xml:space="preserve">- מדם הנפש ולא מדם העור ולא מדם התמצית, מדם הפר - דם מהפר יקבלנו, </w:t>
      </w:r>
      <w:ins w:id="95849" w:author="מנוע מכני" w:date="2026-10-11T12:04:39Z">
        <w:r>
          <w:rPr>
            <w:rtl/>
          </w:rPr>
          <w:t xml:space="preserve">דאם </w:t>
        </w:r>
      </w:ins>
      <w:del w:id="95850" w:author="מנוע מכני" w:date="2026-10-11T12:04:39Z">
        <w:r>
          <w:rPr>
            <w:rtl/>
          </w:rPr>
          <w:delText xml:space="preserve">דאי </w:delText>
        </w:r>
      </w:del>
      <w:r>
        <w:rPr>
          <w:rtl/>
        </w:rPr>
        <w:t xml:space="preserve">ס"</w:t>
      </w:r>
      <w:r>
        <w:rPr>
          <w:rFonts w:hint="cs"/>
          <w:rtl/>
        </w:rPr>
        <w:t>ד</w:t>
      </w:r>
      <w:r>
        <w:rPr>
          <w:rtl/>
        </w:rPr>
        <w:t xml:space="preserve"> מדם הפר כדכתיב,</w:t>
      </w:r>
      <w:r w:rsidRPr="00464129">
        <w:rPr>
          <w:rStyle w:val="afffff0"/>
          <w:rtl/>
        </w:rPr>
        <w:t xml:space="preserve"> </w:t>
      </w:r>
      <w:r w:rsidRPr="00464129">
        <w:rPr>
          <w:rStyle w:val="afffff0"/>
          <w:rFonts w:hint="cs"/>
          <w:rtl/>
        </w:rPr>
        <w:t>'</w:t>
      </w:r>
      <w:r w:rsidRPr="00464129">
        <w:rPr>
          <w:rStyle w:val="afffff0"/>
          <w:rtl/>
        </w:rPr>
        <w:t>מדם</w:t>
      </w:r>
      <w:r w:rsidRPr="00464129">
        <w:rPr>
          <w:rStyle w:val="afffff0"/>
          <w:rFonts w:hint="cs"/>
          <w:rtl/>
        </w:rPr>
        <w:t>'</w:t>
      </w:r>
      <w:r w:rsidRPr="00464129">
        <w:rPr>
          <w:rStyle w:val="afffff0"/>
          <w:rtl/>
        </w:rPr>
        <w:t xml:space="preserve"> </w:t>
      </w:r>
      <w:r>
        <w:rPr>
          <w:rtl/>
        </w:rPr>
        <w:t xml:space="preserve">- </w:t>
      </w:r>
      <w:ins w:id="90235" w:author="מנוע מכני" w:date="2026-10-11T12:04:39Z">
        <w:r>
          <w:rPr>
            <w:rtl/>
          </w:rPr>
          <w:t xml:space="preserve">ואפי'</w:t>
        </w:r>
      </w:ins>
      <w:del w:id="90236" w:author="מנוע מכני" w:date="2026-10-11T12:04:39Z">
        <w:r>
          <w:rPr>
            <w:rtl/>
          </w:rPr>
          <w:delText xml:space="preserve">ואפילו</w:delText>
        </w:r>
      </w:del>
      <w:r>
        <w:rPr>
          <w:rtl/>
        </w:rPr>
        <w:t xml:space="preserve"> מקצת דם, </w:t>
      </w:r>
    </w:p>
    <w:p>
      <w:pPr>
        <w:pStyle w:val="38"/>
        <w:rPr>
          <w:ins w:id="98335" w:author="מנוע מכני" w:date="2026-10-11T12:04:39Z"/>
        </w:rPr>
      </w:pPr>
      <w:r>
        <w:t>וה</w:t>
      </w:r>
      <w:r>
        <w:t xml:space="preserve">ך</w:t>
      </w:r>
      <w:ins w:id="94287" w:author="מנוע מכני" w:date="2026-10-11T12:04:39Z">
        <w:r>
          <w:t xml:space="preserve"> </w:t>
        </w:r>
      </w:ins>
      <w:del w:id="94288" w:author="מנוע מכני" w:date="2026-10-11T12:04:39Z">
        <w:r>
          <w:delText xml:space="preserve"> </w:delText>
        </w:r>
        <w:r>
          <w:delText xml:space="preserve"> </w:delText>
        </w:r>
      </w:del>
      <w:r>
        <w:t>ד</w:t>
      </w:r>
      <w:r>
        <w:t xml:space="preserve">רב:</w:t>
      </w:r>
    </w:p>
    <w:p w:rsidR="00DA63EC" w:rsidRDefault="00DA63EC" w:rsidP="00DA63EC">
      <w:pPr>
        <w:tabs>
          <w:tab w:val="left" w:pos="0"/>
          <w:tab w:val="center" w:pos="2835"/>
        </w:tabs>
        <w:rPr>
          <w:rtl/>
        </w:rPr>
      </w:pPr>
      <w:del w:id="98336" w:author="מנוע מכני" w:date="2026-10-11T12:04:39Z">
        <w:r>
          <w:rPr>
            <w:rtl/>
          </w:rPr>
          <w:delText xml:space="preserve"> </w:delText>
        </w:r>
      </w:del>
      <w:r>
        <w:rPr>
          <w:rtl/>
        </w:rPr>
        <w:t xml:space="preserve">השוחט צריך שיקבל את כל דמו של פר, </w:t>
      </w:r>
      <w:ins w:id="96495" w:author="מנוע מכני" w:date="2026-10-11T12:04:39Z">
        <w:r>
          <w:rPr>
            <w:rtl/>
          </w:rPr>
          <w:t xml:space="preserve">ד'</w:t>
        </w:r>
      </w:ins>
      <w:del w:id="96496" w:author="מנוע מכני" w:date="2026-10-11T12:04:39Z">
        <w:r>
          <w:rPr>
            <w:rtl/>
          </w:rPr>
          <w:delText xml:space="preserve">שנא</w:delText>
        </w:r>
        <w:r>
          <w:rPr>
            <w:rFonts w:hint="cs"/>
            <w:rtl/>
          </w:rPr>
          <w:delText xml:space="preserve">'</w:delText>
        </w:r>
        <w:r>
          <w:rPr>
            <w:rtl/>
          </w:rPr>
          <w:delText xml:space="preserve">: </w:delText>
        </w:r>
        <w:r>
          <w:rPr>
            <w:rFonts w:hint="cs"/>
            <w:rtl/>
          </w:rPr>
          <w:delText xml:space="preserve">'</w:delText>
        </w:r>
      </w:del>
      <w:r w:rsidRPr="00B014A2">
        <w:rPr>
          <w:rStyle w:val="afffff0"/>
          <w:rtl/>
        </w:rPr>
        <w:t>ואת כל דמו ישפוך</w:t>
      </w:r>
      <w:r w:rsidRPr="00B014A2">
        <w:rPr>
          <w:rStyle w:val="afffff0"/>
          <w:rFonts w:hint="cs"/>
          <w:rtl/>
        </w:rPr>
        <w:t>'</w:t>
      </w:r>
      <w:r w:rsidRPr="00B014A2">
        <w:rPr>
          <w:rStyle w:val="afffff0"/>
          <w:rtl/>
        </w:rPr>
        <w:t xml:space="preserve">! </w:t>
      </w:r>
    </w:p>
    <w:p>
      <w:pPr>
        <w:pStyle w:val="38"/>
        <w:rPr>
          <w:ins w:id="98337" w:author="מנוע מכני" w:date="2026-10-11T12:04:39Z"/>
        </w:rPr>
      </w:pPr>
      <w:r>
        <w:t xml:space="preserve">אלא</w:t>
      </w:r>
    </w:p>
    <w:p w:rsidR="00DA63EC" w:rsidRDefault="00DA63EC" w:rsidP="00DA63EC">
      <w:pPr>
        <w:tabs>
          <w:tab w:val="left" w:pos="0"/>
          <w:tab w:val="center" w:pos="2835"/>
        </w:tabs>
        <w:rPr>
          <w:rtl/>
        </w:rPr>
      </w:pPr>
      <w:del w:id="98338" w:author="מנוע מכני" w:date="2026-10-11T12:04:39Z">
        <w:r>
          <w:rPr>
            <w:rtl/>
          </w:rPr>
          <w:delText xml:space="preserve"> </w:delText>
        </w:r>
      </w:del>
      <w:r>
        <w:rPr>
          <w:rtl/>
        </w:rPr>
        <w:t xml:space="preserve">מדם הפר דם מהפר יקבלנו, </w:t>
      </w:r>
      <w:ins w:id="90933" w:author="מנוע מכני" w:date="2026-10-11T12:04:39Z">
        <w:r>
          <w:rPr>
            <w:rtl/>
          </w:rPr>
          <w:t xml:space="preserve">וסבר</w:t>
        </w:r>
      </w:ins>
      <w:del w:id="90934" w:author="מנוע מכני" w:date="2026-10-11T12:04:39Z">
        <w:r>
          <w:rPr>
            <w:rtl/>
          </w:rPr>
          <w:delText xml:space="preserve">וקסבר</w:delText>
        </w:r>
      </w:del>
      <w:r>
        <w:rPr>
          <w:rtl/>
        </w:rPr>
        <w:t xml:space="preserve">: גורעין ומוסיפין ודורשין.</w:t>
      </w:r>
    </w:p>
    <w:p w:rsidR="00DA63EC" w:rsidRDefault="00DA63EC" w:rsidP="00DA63EC">
      <w:pPr>
        <w:tabs>
          <w:tab w:val="left" w:pos="0"/>
          <w:tab w:val="center" w:pos="2835"/>
        </w:tabs>
        <w:rPr>
          <w:rtl/>
        </w:rPr>
      </w:pPr>
    </w:p>
    <w:p>
      <w:pPr>
        <w:pStyle w:val="afffff8"/>
        <w:rPr>
          <w:ins w:id="90539" w:author="קלוד" w:date="2026-10-11T12:29:36Z"/>
        </w:rPr>
      </w:pPr>
      <w:ins w:id="90540" w:author="קלוד" w:date="2026-10-11T12:29:36Z">
        <w:r>
          <w:rPr>
            <w:color w:val="7B3F00"/>
          </w:rPr>
          <w:t xml:space="preserve">השוחט פר - צריך לקבל את כל דמו</w:t>
        </w:r>
      </w:ins>
    </w:p>
    <w:p>
      <w:pPr>
        <w:pStyle w:val="38"/>
        <w:rPr>
          <w:ins w:id="98340" w:author="מנוע מכני" w:date="2026-10-11T12:04:39Z"/>
        </w:rPr>
      </w:pPr>
      <w:del w:id="98339" w:author="מנוע מכני" w:date="2026-10-11T12:04:39Z">
        <w:r>
          <w:delText xml:space="preserve">•</w:delText>
        </w:r>
      </w:del>
      <w:r>
        <w:t xml:space="preserve"> </w:t>
      </w:r>
      <w:r w:rsidRPr="003144A8">
        <w:t>גופא</w:t>
      </w:r>
      <w:r>
        <w:t xml:space="preserve"> </w:t>
      </w:r>
      <w:r>
        <w:t>אריא</w:t>
      </w:r>
      <w:r>
        <w:t>"</w:t>
      </w:r>
      <w:r>
        <w:t>ר</w:t>
      </w:r>
      <w:r>
        <w:t xml:space="preserve">:</w:t>
      </w:r>
    </w:p>
    <w:p w:rsidR="00DA63EC" w:rsidRDefault="00DA63EC" w:rsidP="00DA63EC">
      <w:pPr>
        <w:tabs>
          <w:tab w:val="left" w:pos="0"/>
          <w:tab w:val="center" w:pos="2835"/>
        </w:tabs>
        <w:rPr>
          <w:rtl/>
        </w:rPr>
      </w:pPr>
      <w:del w:id="98341" w:author="מנוע מכני" w:date="2026-10-11T12:04:39Z">
        <w:r>
          <w:rPr>
            <w:rtl/>
          </w:rPr>
          <w:delText xml:space="preserve"> </w:delText>
        </w:r>
      </w:del>
      <w:r>
        <w:rPr>
          <w:rtl/>
        </w:rPr>
        <w:t xml:space="preserve">השוחט צריך שיקבל את כל דמו של פר, </w:t>
      </w:r>
      <w:ins w:id="96497" w:author="מנוע מכני" w:date="2026-10-11T12:04:39Z">
        <w:r>
          <w:rPr>
            <w:rtl/>
          </w:rPr>
          <w:t xml:space="preserve">ד'</w:t>
        </w:r>
      </w:ins>
      <w:del w:id="96498"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ins w:id="90555" w:author="Claude - סמנטי" w:date="2026-10-11T12:26:16Z">
        <w:r>
          <w:rPr>
            <w:rStyle w:val="afffff0"/>
            <w:rtl/>
          </w:rPr>
          <w:t xml:space="preserve">וְאֵת כָּל דַּם הַפָּר יִשְׁפֹּךְ</w:t>
        </w:r>
      </w:ins>
      <w:del w:id="90556" w:author="Claude - סמנטי" w:date="2026-10-11T12:26:16Z">
        <w:r w:rsidRPr="00464129">
          <w:rPr>
            <w:rStyle w:val="afffff0"/>
            <w:rtl/>
          </w:rPr>
          <w:delText xml:space="preserve">ואת כל דם הפר ישפך</w:delText>
        </w:r>
      </w:del>
      <w:r w:rsidRPr="00464129">
        <w:rPr>
          <w:rStyle w:val="afffff0"/>
          <w:rFonts w:hint="cs"/>
          <w:rtl/>
        </w:rPr>
        <w:t>'</w:t>
      </w:r>
      <w:r w:rsidRPr="00464129">
        <w:rPr>
          <w:rStyle w:val="afffff0"/>
          <w:rtl/>
        </w:rPr>
        <w:t>.</w:t>
      </w:r>
    </w:p>
    <w:p w:rsidR="00DA63EC" w:rsidRDefault="00DA63EC" w:rsidP="00DA63EC">
      <w:pPr>
        <w:tabs>
          <w:tab w:val="left" w:pos="0"/>
          <w:tab w:val="center" w:pos="2835"/>
        </w:tabs>
        <w:rPr>
          <w:rtl/>
        </w:rPr>
      </w:pPr>
      <w:r>
        <w:rPr>
          <w:rtl/>
        </w:rPr>
        <w:t>ו</w:t>
      </w:r>
      <w:r>
        <w:rPr>
          <w:rFonts w:hint="cs"/>
          <w:rtl/>
        </w:rPr>
        <w:t xml:space="preserve">אפי' דכתיב בשיריים </w:t>
      </w:r>
      <w:r>
        <w:rPr>
          <w:rtl/>
        </w:rPr>
        <w:t xml:space="preserve">אם אינו ענין לשיריים, </w:t>
      </w:r>
      <w:ins w:id="90935" w:author="מנוע מכני" w:date="2026-10-11T12:04:39Z">
        <w:r>
          <w:rPr>
            <w:rtl/>
          </w:rPr>
          <w:t xml:space="preserve">שהרי</w:t>
        </w:r>
      </w:ins>
      <w:del w:id="90936" w:author="מנוע מכני" w:date="2026-10-11T12:04:39Z">
        <w:r>
          <w:rPr>
            <w:rtl/>
          </w:rPr>
          <w:delText xml:space="preserve">דהא</w:delText>
        </w:r>
      </w:del>
      <w:r>
        <w:rPr>
          <w:rtl/>
        </w:rPr>
        <w:t xml:space="preserve"> </w:t>
      </w:r>
      <w:ins w:id="96153" w:author="מנוע מכני" w:date="2026-10-11T12:04:39Z">
        <w:r>
          <w:rPr>
            <w:rtl/>
          </w:rPr>
          <w:t xml:space="preserve">אינו</w:t>
        </w:r>
      </w:ins>
      <w:del w:id="96154" w:author="מנוע מכני" w:date="2026-10-11T12:04:39Z">
        <w:r>
          <w:rPr>
            <w:rtl/>
          </w:rPr>
          <w:delText xml:space="preserve">ליתיה</w:delText>
        </w:r>
      </w:del>
      <w:r>
        <w:rPr>
          <w:rtl/>
        </w:rPr>
        <w:t xml:space="preserve"> </w:t>
      </w:r>
      <w:ins w:id="96151" w:author="מנוע מכני" w:date="2026-10-11T12:04:39Z">
        <w:r>
          <w:rPr>
            <w:rtl/>
          </w:rPr>
          <w:t xml:space="preserve">לכולו</w:t>
        </w:r>
      </w:ins>
      <w:del w:id="96152" w:author="מנוע מכני" w:date="2026-10-11T12:04:39Z">
        <w:r>
          <w:rPr>
            <w:rtl/>
          </w:rPr>
          <w:delText xml:space="preserve">לכוליה</w:delText>
        </w:r>
      </w:del>
      <w:r>
        <w:rPr>
          <w:rtl/>
        </w:rPr>
        <w:t xml:space="preserve"> דם, תניהו ענין בקבלה.</w:t>
      </w:r>
    </w:p>
    <w:p>
      <w:pPr>
        <w:pStyle w:val="38"/>
        <w:rPr>
          <w:ins w:id="98343" w:author="מנוע מכני" w:date="2026-10-11T12:04:39Z"/>
        </w:rPr>
      </w:pPr>
      <w:del w:id="98342" w:author="מנוע מכני" w:date="2026-10-11T12:04:39Z">
        <w:r w:rsidRPr="00FE1B89">
          <w:delText xml:space="preserve">•</w:delText>
        </w:r>
      </w:del>
      <w:r w:rsidRPr="00FE1B89">
        <w:t xml:space="preserve"> </w:t>
      </w:r>
      <w:r w:rsidRPr="00FE1B89">
        <w:t>אריא</w:t>
      </w:r>
      <w:r w:rsidRPr="00FE1B89">
        <w:t>"</w:t>
      </w:r>
      <w:r w:rsidRPr="00FE1B89">
        <w:t>ש</w:t>
      </w:r>
      <w:r w:rsidRPr="00FE1B89">
        <w:t xml:space="preserve">:</w:t>
      </w:r>
    </w:p>
    <w:p w:rsidR="00DA63EC" w:rsidRPr="00FE1B89" w:rsidRDefault="00DA63EC" w:rsidP="00DA63EC">
      <w:pPr>
        <w:tabs>
          <w:tab w:val="left" w:pos="0"/>
          <w:tab w:val="center" w:pos="2835"/>
        </w:tabs>
        <w:rPr>
          <w:spacing w:val="-2"/>
          <w:rtl/>
        </w:rPr>
      </w:pPr>
      <w:del w:id="98344" w:author="מנוע מכני" w:date="2026-10-11T12:04:39Z">
        <w:r w:rsidRPr="00FE1B89">
          <w:rPr>
            <w:spacing w:val="-2"/>
            <w:rtl/>
          </w:rPr>
          <w:delText xml:space="preserve"> </w:delText>
        </w:r>
      </w:del>
      <w:r w:rsidRPr="00FE1B89">
        <w:rPr>
          <w:spacing w:val="-2"/>
          <w:rtl/>
        </w:rPr>
        <w:t xml:space="preserve">השוחט צריך שיגביה סכין למעלה, </w:t>
      </w:r>
      <w:ins w:id="96499" w:author="מנוע מכני" w:date="2026-10-11T12:04:39Z">
        <w:r>
          <w:rPr>
            <w:spacing w:val="-2"/>
            <w:rtl/>
          </w:rPr>
          <w:t xml:space="preserve">ד'</w:t>
        </w:r>
      </w:ins>
      <w:del w:id="96500" w:author="מנוע מכני" w:date="2026-10-11T12:04:39Z">
        <w:r w:rsidRPr="00FE1B89">
          <w:rPr>
            <w:spacing w:val="-2"/>
            <w:rtl/>
          </w:rPr>
          <w:delText xml:space="preserve">שנא</w:delText>
        </w:r>
        <w:r w:rsidRPr="00FE1B89">
          <w:rPr>
            <w:rFonts w:hint="cs"/>
            <w:spacing w:val="-2"/>
            <w:rtl/>
          </w:rPr>
          <w:delText xml:space="preserve">'</w:delText>
        </w:r>
        <w:r w:rsidRPr="00FE1B89">
          <w:rPr>
            <w:spacing w:val="-2"/>
            <w:rtl/>
          </w:rPr>
          <w:delText xml:space="preserve">:</w:delText>
        </w:r>
        <w:r w:rsidRPr="00FE1B89">
          <w:rPr>
            <w:rStyle w:val="afffff0"/>
            <w:spacing w:val="-2"/>
            <w:rtl/>
          </w:rPr>
          <w:delText xml:space="preserve"> </w:delText>
        </w:r>
        <w:r w:rsidRPr="00FE1B89">
          <w:rPr>
            <w:rStyle w:val="afffff0"/>
            <w:rFonts w:hint="cs"/>
            <w:spacing w:val="-2"/>
            <w:rtl/>
          </w:rPr>
          <w:delText xml:space="preserve">'</w:delText>
        </w:r>
      </w:del>
      <w:ins w:id="90557" w:author="Claude - סמנטי" w:date="2026-10-11T12:26:16Z">
        <w:r>
          <w:rPr>
            <w:rStyle w:val="afffff0"/>
            <w:spacing w:val="-2"/>
            <w:rtl/>
          </w:rPr>
          <w:t xml:space="preserve">וְלָקַח מִדַּם הַפָּר</w:t>
        </w:r>
      </w:ins>
      <w:del w:id="90558" w:author="Claude - סמנטי" w:date="2026-10-11T12:26:16Z">
        <w:r w:rsidRPr="00FE1B89">
          <w:rPr>
            <w:rStyle w:val="afffff0"/>
            <w:spacing w:val="-2"/>
            <w:rtl/>
          </w:rPr>
          <w:delText xml:space="preserve">ולקח מדם הפר</w:delText>
        </w:r>
      </w:del>
      <w:r w:rsidRPr="00FE1B89">
        <w:rPr>
          <w:rStyle w:val="afffff0"/>
          <w:rFonts w:hint="cs"/>
          <w:spacing w:val="-2"/>
          <w:rtl/>
        </w:rPr>
        <w:t>'</w:t>
      </w:r>
      <w:r w:rsidRPr="00FE1B89">
        <w:rPr>
          <w:rStyle w:val="afffff0"/>
          <w:spacing w:val="-2"/>
          <w:rtl/>
        </w:rPr>
        <w:t>,</w:t>
      </w:r>
      <w:r w:rsidRPr="00FE1B89">
        <w:rPr>
          <w:spacing w:val="-2"/>
          <w:rtl/>
        </w:rPr>
        <w:t xml:space="preserve"> ולא מדם הפר ודבר אחר.</w:t>
      </w:r>
    </w:p>
    <w:p>
      <w:pPr>
        <w:pStyle w:val="38"/>
        <w:rPr>
          <w:ins w:id="98345" w:author="מנוע מכני" w:date="2026-10-11T12:04:39Z"/>
        </w:rPr>
      </w:pPr>
      <w:r>
        <w:t xml:space="preserve">ודם סכין </w:t>
      </w:r>
      <w:r>
        <w:t xml:space="preserve">לאביי:</w:t>
      </w:r>
    </w:p>
    <w:p w:rsidR="00DA63EC" w:rsidRDefault="00DA63EC" w:rsidP="00DA63EC">
      <w:pPr>
        <w:tabs>
          <w:tab w:val="left" w:pos="0"/>
          <w:tab w:val="center" w:pos="2835"/>
        </w:tabs>
        <w:rPr>
          <w:rtl/>
        </w:rPr>
      </w:pPr>
      <w:ins w:id="94289" w:author="מנוע מכני" w:date="2026-10-11T12:04:39Z">
        <w:del w:id="98346" w:author="מנוע מכני" w:date="2026-10-11T12:04:39Z">
          <w:r>
            <w:rPr>
              <w:rFonts w:hint="cs"/>
              <w:rtl/>
            </w:rPr>
            <w:delText xml:space="preserve"> </w:delText>
          </w:r>
        </w:del>
      </w:ins>
      <w:del w:id="94290" w:author="מנוע מכני" w:date="2026-10-11T12:04:39Z">
        <w:r>
          <w:rPr>
            <w:rFonts w:hint="cs"/>
            <w:rtl/>
          </w:rPr>
          <w:delText xml:space="preserve">  </w:delText>
        </w:r>
      </w:del>
      <w:r>
        <w:rPr>
          <w:rFonts w:hint="cs"/>
          <w:rtl/>
        </w:rPr>
        <w:t xml:space="preserve">מקנח </w:t>
      </w:r>
      <w:r>
        <w:rPr>
          <w:rtl/>
        </w:rPr>
        <w:t>בשפת מזרק</w:t>
      </w:r>
      <w:r w:rsidRPr="00464129">
        <w:rPr>
          <w:rStyle w:val="afffff0"/>
          <w:rFonts w:hint="cs"/>
          <w:rtl/>
        </w:rPr>
        <w:t xml:space="preserve"> '</w:t>
      </w:r>
      <w:r w:rsidRPr="00464129">
        <w:rPr>
          <w:rStyle w:val="afffff0"/>
          <w:rtl/>
        </w:rPr>
        <w:t>כפורי זהב</w:t>
      </w:r>
      <w:r w:rsidRPr="00464129">
        <w:rPr>
          <w:rStyle w:val="afffff0"/>
          <w:rFonts w:hint="cs"/>
          <w:rtl/>
        </w:rPr>
        <w:t>'</w:t>
      </w:r>
      <w:r w:rsidRPr="00464129">
        <w:rPr>
          <w:rStyle w:val="afffff0"/>
          <w:rtl/>
        </w:rPr>
        <w:t>.</w:t>
      </w:r>
    </w:p>
    <w:p w:rsidR="00DA63EC" w:rsidRDefault="00DA63EC" w:rsidP="00DA63EC">
      <w:pPr>
        <w:pStyle w:val="afff3"/>
        <w:framePr w:wrap="around"/>
        <w:rPr>
          <w:rtl/>
        </w:rPr>
      </w:pPr>
      <w:r>
        <w:rPr>
          <w:rFonts w:hint="cs"/>
          <w:rtl/>
        </w:rPr>
        <w:t>כה:</w:t>
      </w:r>
    </w:p>
    <w:p>
      <w:pPr>
        <w:pStyle w:val="38"/>
        <w:rPr>
          <w:ins w:id="98347" w:author="מנוע מכני" w:date="2026-10-11T12:04:39Z"/>
        </w:rPr>
      </w:pPr>
      <w:r>
        <w:t>ר</w:t>
      </w:r>
      <w:r>
        <w:t>"</w:t>
      </w:r>
      <w:r>
        <w:t>ח מריב</w:t>
      </w:r>
      <w:r>
        <w:t>"</w:t>
      </w:r>
      <w:r>
        <w:t>א</w:t>
      </w:r>
      <w:r>
        <w:t xml:space="preserve">:</w:t>
      </w:r>
    </w:p>
    <w:p w:rsidR="00DA63EC" w:rsidRDefault="00DA63EC" w:rsidP="00DA63EC">
      <w:pPr>
        <w:tabs>
          <w:tab w:val="left" w:pos="0"/>
          <w:tab w:val="center" w:pos="2835"/>
        </w:tabs>
        <w:rPr>
          <w:rtl/>
        </w:rPr>
      </w:pPr>
      <w:del w:id="98348" w:author="מנוע מכני" w:date="2026-10-11T12:04:39Z">
        <w:r>
          <w:rPr>
            <w:rtl/>
          </w:rPr>
          <w:delText xml:space="preserve"> </w:delText>
        </w:r>
      </w:del>
      <w:r>
        <w:rPr>
          <w:rtl/>
        </w:rPr>
        <w:t xml:space="preserve">השוחט צריך שיתן</w:t>
      </w:r>
      <w:ins w:id="94291" w:author="מנוע מכני" w:date="2026-10-11T12:04:39Z">
        <w:r>
          <w:rPr>
            <w:rtl/>
          </w:rPr>
          <w:t xml:space="preserve"> </w:t>
        </w:r>
      </w:ins>
      <w:del w:id="94292" w:author="מנוע מכני" w:date="2026-10-11T12:04:39Z">
        <w:r>
          <w:rPr>
            <w:rtl/>
          </w:rPr>
          <w:delText xml:space="preserve">  </w:delText>
        </w:r>
      </w:del>
      <w:r>
        <w:rPr>
          <w:rtl/>
        </w:rPr>
        <w:t xml:space="preserve">ורידין לתוך הכלי.</w:t>
      </w:r>
    </w:p>
    <w:p>
      <w:pPr>
        <w:pStyle w:val="38"/>
        <w:rPr>
          <w:ins w:id="98350" w:author="מנוע מכני" w:date="2026-10-11T12:04:39Z"/>
        </w:rPr>
      </w:pPr>
      <w:del w:id="98349" w:author="מנוע מכני" w:date="2026-10-11T12:04:39Z">
        <w:r w:rsidRPr="0004556C">
          <w:delText xml:space="preserve">•</w:delText>
        </w:r>
      </w:del>
      <w:r w:rsidRPr="0004556C">
        <w:t xml:space="preserve"> איתמר </w:t>
      </w:r>
      <w:r w:rsidRPr="0004556C">
        <w:t>רב אסי מרי</w:t>
      </w:r>
      <w:r>
        <w:t>"</w:t>
      </w:r>
      <w:r w:rsidRPr="0004556C">
        <w:t>ו</w:t>
      </w:r>
      <w:r w:rsidRPr="0004556C">
        <w:t xml:space="preserve">:</w:t>
      </w:r>
    </w:p>
    <w:p w:rsidR="00DA63EC" w:rsidRDefault="00DA63EC" w:rsidP="00DA63EC">
      <w:pPr>
        <w:tabs>
          <w:tab w:val="left" w:pos="0"/>
          <w:tab w:val="center" w:pos="2835"/>
        </w:tabs>
        <w:rPr>
          <w:b/>
          <w:bCs/>
          <w:rtl/>
        </w:rPr>
      </w:pPr>
      <w:del w:id="98351" w:author="מנוע מכני" w:date="2026-10-11T12:04:39Z">
        <w:r w:rsidRPr="0004556C">
          <w:rPr>
            <w:b/>
            <w:bCs/>
            <w:rtl/>
          </w:rPr>
          <w:delText xml:space="preserve"> </w:delText>
        </w:r>
      </w:del>
      <w:r w:rsidRPr="0004556C">
        <w:rPr>
          <w:b/>
          <w:bCs/>
          <w:rtl/>
        </w:rPr>
        <w:t xml:space="preserve">ורידין צריך שיראו אויר כלי.</w:t>
      </w:r>
    </w:p>
    <w:p>
      <w:pPr>
        <w:pStyle w:val="afffff8"/>
        <w:rPr>
          <w:ins w:id="90537" w:author="קלוד" w:date="2026-10-11T12:29:36Z"/>
        </w:rPr>
      </w:pPr>
      <w:ins w:id="90538" w:author="קלוד" w:date="2026-10-11T12:29:36Z">
        <w:r>
          <w:rPr>
            <w:color w:val="7B3F00"/>
          </w:rPr>
          <w:t xml:space="preserve">האם אויר שנפחתו שולי המזרק נחשב כמונח?</w:t>
        </w:r>
      </w:ins>
    </w:p>
    <w:p>
      <w:pPr>
        <w:pStyle w:val="38"/>
        <w:rPr>
          <w:ins w:id="98353" w:author="מנוע מכני" w:date="2026-10-11T12:04:39Z"/>
        </w:rPr>
      </w:pPr>
      <w:del w:id="98352" w:author="מנוע מכני" w:date="2026-10-11T12:04:39Z">
        <w:r>
          <w:delText xml:space="preserve">•</w:delText>
        </w:r>
      </w:del>
      <w:r>
        <w:t xml:space="preserve"> </w:t>
      </w:r>
      <w:r w:rsidRPr="00B86088">
        <w:t>בעא</w:t>
      </w:r>
      <w:r>
        <w:t xml:space="preserve"> </w:t>
      </w:r>
      <w:r>
        <w:t>ר</w:t>
      </w:r>
      <w:r>
        <w:t>"</w:t>
      </w:r>
      <w:r>
        <w:t>א</w:t>
      </w:r>
      <w:r>
        <w:t xml:space="preserve"> </w:t>
      </w:r>
      <w:r>
        <w:t>מרי</w:t>
      </w:r>
      <w:r>
        <w:t>"</w:t>
      </w:r>
      <w:r>
        <w:t>ו</w:t>
      </w:r>
      <w:r>
        <w:t xml:space="preserve">:</w:t>
      </w:r>
    </w:p>
    <w:p w:rsidR="00DA63EC" w:rsidRDefault="00DA63EC" w:rsidP="00DA63EC">
      <w:pPr>
        <w:tabs>
          <w:tab w:val="left" w:pos="0"/>
          <w:tab w:val="center" w:pos="2835"/>
        </w:tabs>
        <w:rPr>
          <w:rtl/>
        </w:rPr>
      </w:pPr>
      <w:del w:id="98354" w:author="מנוע מכני" w:date="2026-10-11T12:04:39Z">
        <w:r>
          <w:rPr>
            <w:rtl/>
          </w:rPr>
          <w:delText xml:space="preserve"> </w:delText>
        </w:r>
      </w:del>
      <w:r>
        <w:rPr>
          <w:rtl/>
        </w:rPr>
        <w:t xml:space="preserve">היה מקבל ונפחתו שולי מזרק עד שלא הגיע דם לאויר, </w:t>
      </w:r>
    </w:p>
    <w:p w:rsidR="00DA63EC" w:rsidRDefault="00DA63EC" w:rsidP="00DA63EC">
      <w:pPr>
        <w:tabs>
          <w:tab w:val="left" w:pos="0"/>
          <w:tab w:val="center" w:pos="2835"/>
        </w:tabs>
        <w:rPr>
          <w:rtl/>
        </w:rPr>
      </w:pPr>
      <w:ins w:id="95851" w:author="מנוע מכני" w:date="2026-10-11T12:04:39Z">
        <w:r>
          <w:rPr>
            <w:rFonts w:hint="cs"/>
            <w:rtl/>
          </w:rPr>
          <w:t xml:space="preserve">אם </w:t>
        </w:r>
      </w:ins>
      <w:del w:id="95852" w:author="מנוע מכני" w:date="2026-10-11T12:04:39Z">
        <w:r>
          <w:rPr>
            <w:rFonts w:hint="cs"/>
            <w:rtl/>
          </w:rPr>
          <w:delText xml:space="preserve">אי </w:delText>
        </w:r>
      </w:del>
      <w:r>
        <w:rPr>
          <w:rtl/>
        </w:rPr>
        <w:t xml:space="preserve">אויר שאין סופו לנוח כמונח דמי, או </w:t>
      </w:r>
      <w:r>
        <w:rPr>
          <w:rtl/>
        </w:rPr>
        <w:t xml:space="preserve">לא</w:t>
      </w:r>
      <w:r>
        <w:rPr>
          <w:rtl/>
        </w:rPr>
        <w:t xml:space="preserve"> כמונח דמי? </w:t>
      </w:r>
    </w:p>
    <w:p>
      <w:pPr>
        <w:pStyle w:val="38"/>
        <w:rPr>
          <w:ins w:id="98355" w:author="מנוע מכני" w:date="2026-10-11T12:04:39Z"/>
        </w:rPr>
      </w:pPr>
      <w:r>
        <w:t>א</w:t>
      </w:r>
      <w:r>
        <w:t>"</w:t>
      </w:r>
      <w:r>
        <w:t xml:space="preserve">ל</w:t>
      </w:r>
      <w:r>
        <w:t xml:space="preserve"> </w:t>
      </w:r>
      <w:r>
        <w:t xml:space="preserve">תניתוה:</w:t>
      </w:r>
    </w:p>
    <w:p w:rsidR="00DA63EC" w:rsidRDefault="00DA63EC" w:rsidP="00DA63EC">
      <w:pPr>
        <w:tabs>
          <w:tab w:val="left" w:pos="0"/>
          <w:tab w:val="center" w:pos="2835"/>
        </w:tabs>
        <w:rPr>
          <w:rtl/>
        </w:rPr>
      </w:pPr>
      <w:del w:id="98356" w:author="מנוע מכני" w:date="2026-10-11T12:04:39Z">
        <w:r>
          <w:rPr>
            <w:rtl/>
          </w:rPr>
          <w:delText xml:space="preserve"> </w:delText>
        </w:r>
      </w:del>
      <w:r>
        <w:rPr>
          <w:rtl/>
        </w:rPr>
        <w:t xml:space="preserve">חבית שמונחת תחת הזינוק - מים שבתוכה ושבחוצה לה פסולין, </w:t>
      </w:r>
    </w:p>
    <w:p w:rsidR="00DA63EC" w:rsidRDefault="00DA63EC" w:rsidP="00DA63EC">
      <w:pPr>
        <w:tabs>
          <w:tab w:val="left" w:pos="0"/>
          <w:tab w:val="center" w:pos="2835"/>
        </w:tabs>
        <w:rPr>
          <w:rtl/>
        </w:rPr>
      </w:pPr>
      <w:r>
        <w:rPr>
          <w:rtl/>
        </w:rPr>
        <w:tab/>
        <w:t>צירף פיה לזינוק - מים שבתוכה פסולין, ושבחוצה לה כשירין.</w:t>
      </w:r>
    </w:p>
    <w:p w:rsidR="00DA63EC" w:rsidRDefault="00DA63EC" w:rsidP="00DA63EC">
      <w:pPr>
        <w:tabs>
          <w:tab w:val="left" w:pos="0"/>
          <w:tab w:val="center" w:pos="2835"/>
        </w:tabs>
        <w:rPr>
          <w:rtl/>
        </w:rPr>
      </w:pPr>
      <w:del w:id="90102" w:author="מנוע מכני" w:date="2026-10-11T12:04:39Z">
        <w:r>
          <w:rPr>
            <w:rtl/>
          </w:rPr>
          <w:delText xml:space="preserve"> </w:delText>
        </w:r>
      </w:del>
      <w:r>
        <w:rPr>
          <w:rFonts w:hint="cs"/>
          <w:rtl/>
        </w:rPr>
        <w:tab/>
      </w:r>
      <w:r>
        <w:rPr>
          <w:rtl/>
        </w:rPr>
        <w:t xml:space="preserve">תרתי בעי </w:t>
      </w:r>
      <w:ins w:id="92581" w:author="מנוע מכני" w:date="2026-10-11T12:04:39Z">
        <w:r>
          <w:rPr>
            <w:rtl/>
          </w:rPr>
          <w:t xml:space="preserve">ממנו</w:t>
        </w:r>
      </w:ins>
      <w:del w:id="92582" w:author="מנוע מכני" w:date="2026-10-11T12:04:39Z">
        <w:r>
          <w:rPr>
            <w:rtl/>
          </w:rPr>
          <w:delText xml:space="preserve">מיניה</w:delText>
        </w:r>
      </w:del>
      <w:r>
        <w:rPr>
          <w:rtl/>
        </w:rPr>
        <w:t xml:space="preserve">, </w:t>
      </w:r>
      <w:r>
        <w:rPr>
          <w:rtl/>
        </w:rPr>
        <w:t xml:space="preserve">את"ל</w:t>
      </w:r>
      <w:r>
        <w:rPr>
          <w:rtl/>
        </w:rPr>
        <w:t xml:space="preserve">: אויר שאין סופו לנוח </w:t>
      </w:r>
      <w:ins w:id="90937" w:author="מנוע מכני" w:date="2026-10-11T12:04:39Z">
        <w:r>
          <w:rPr>
            <w:rtl/>
          </w:rPr>
          <w:t xml:space="preserve">לא</w:t>
        </w:r>
      </w:ins>
      <w:del w:id="90938" w:author="מנוע מכני" w:date="2026-10-11T12:04:39Z">
        <w:r>
          <w:rPr>
            <w:rtl/>
          </w:rPr>
          <w:delText xml:space="preserve">לאו</w:delText>
        </w:r>
      </w:del>
      <w:r>
        <w:rPr>
          <w:rtl/>
        </w:rPr>
        <w:t xml:space="preserve"> כמונח דמי, אויר שסופו לנוח </w:t>
      </w:r>
      <w:ins w:id="92583" w:author="מנוע מכני" w:date="2026-10-11T12:04:39Z">
        <w:r>
          <w:rPr>
            <w:rtl/>
          </w:rPr>
          <w:t xml:space="preserve">מה</w:t>
        </w:r>
      </w:ins>
      <w:del w:id="92584" w:author="מנוע מכני" w:date="2026-10-11T12:04:39Z">
        <w:r>
          <w:rPr>
            <w:rtl/>
          </w:rPr>
          <w:delText xml:space="preserve">מאי</w:delText>
        </w:r>
      </w:del>
      <w:r>
        <w:rPr>
          <w:rtl/>
        </w:rPr>
        <w:t xml:space="preserve">? </w:t>
      </w:r>
    </w:p>
    <w:p w:rsidR="00DA63EC" w:rsidRDefault="00DA63EC" w:rsidP="00DA63EC">
      <w:pPr>
        <w:tabs>
          <w:tab w:val="left" w:pos="0"/>
          <w:tab w:val="center" w:pos="2835"/>
        </w:tabs>
        <w:rPr>
          <w:rtl/>
        </w:rPr>
      </w:pPr>
      <w:r>
        <w:rPr>
          <w:rtl/>
        </w:rPr>
        <w:t xml:space="preserve">• </w:t>
      </w:r>
      <w:r>
        <w:rPr>
          <w:rStyle w:val="2fb"/>
          <w:rtl/>
        </w:rPr>
        <w:t xml:space="preserve">רב יוסף</w:t>
      </w:r>
      <w:r>
        <w:rPr>
          <w:rtl/>
        </w:rPr>
        <w:t xml:space="preserve"> </w:t>
      </w:r>
      <w:ins w:id="96581" w:author="מנוע מכני" w:date="2026-10-11T12:04:39Z">
        <w:r>
          <w:rPr>
            <w:rtl/>
          </w:rPr>
          <w:t xml:space="preserve">שונה</w:t>
        </w:r>
      </w:ins>
      <w:del w:id="96582" w:author="מנוע מכני" w:date="2026-10-11T12:04:39Z">
        <w:r>
          <w:rPr>
            <w:rtl/>
          </w:rPr>
          <w:delText xml:space="preserve">מתני</w:delText>
        </w:r>
      </w:del>
      <w:r>
        <w:rPr>
          <w:rtl/>
        </w:rPr>
        <w:t xml:space="preserve"> </w:t>
      </w:r>
      <w:ins w:id="92585" w:author="מנוע מכני" w:date="2026-10-11T12:04:39Z">
        <w:r>
          <w:rPr>
            <w:rtl/>
          </w:rPr>
          <w:t xml:space="preserve">כך</w:t>
        </w:r>
      </w:ins>
      <w:del w:id="92586" w:author="מנוע מכני" w:date="2026-10-11T12:04:39Z">
        <w:r>
          <w:rPr>
            <w:rtl/>
          </w:rPr>
          <w:delText xml:space="preserve">הכי</w:delText>
        </w:r>
      </w:del>
      <w:r>
        <w:rPr>
          <w:rtl/>
        </w:rPr>
        <w:t xml:space="preserve">.</w:t>
      </w:r>
    </w:p>
    <w:p>
      <w:pPr>
        <w:pStyle w:val="38"/>
        <w:rPr>
          <w:ins w:id="98358" w:author="מנוע מכני" w:date="2026-10-11T12:04:39Z"/>
        </w:rPr>
      </w:pPr>
      <w:del w:id="98357" w:author="מנוע מכני" w:date="2026-10-11T12:04:39Z">
        <w:r>
          <w:delText xml:space="preserve">•</w:delText>
        </w:r>
      </w:del>
      <w:r>
        <w:t xml:space="preserve"> </w:t>
      </w:r>
      <w:ins w:id="90237" w:author="מנוע מכני" w:date="2026-10-11T12:04:39Z">
        <w:r>
          <w:t xml:space="preserve">ר"כ</w:t>
        </w:r>
      </w:ins>
      <w:del w:id="90238" w:author="מנוע מכני" w:date="2026-10-11T12:04:39Z">
        <w:r>
          <w:delText xml:space="preserve">רב כהנא</w:delText>
        </w:r>
      </w:del>
      <w:r>
        <w:t xml:space="preserve"> </w:t>
      </w:r>
      <w:ins w:id="96583" w:author="מנוע מכני" w:date="2026-10-11T12:04:39Z">
        <w:r>
          <w:t xml:space="preserve">שונה</w:t>
        </w:r>
      </w:ins>
      <w:del w:id="96584" w:author="מנוע מכני" w:date="2026-10-11T12:04:39Z">
        <w:r>
          <w:delText xml:space="preserve">מתני</w:delText>
        </w:r>
      </w:del>
      <w:r>
        <w:t xml:space="preserve">:</w:t>
      </w:r>
    </w:p>
    <w:p w:rsidR="00DA63EC" w:rsidRDefault="00DA63EC" w:rsidP="00DA63EC">
      <w:pPr>
        <w:tabs>
          <w:tab w:val="left" w:pos="0"/>
          <w:tab w:val="center" w:pos="2835"/>
        </w:tabs>
        <w:rPr>
          <w:rtl/>
        </w:rPr>
      </w:pPr>
      <w:del w:id="98359" w:author="מנוע מכני" w:date="2026-10-11T12:04:39Z">
        <w:r>
          <w:rPr>
            <w:rtl/>
          </w:rPr>
          <w:delText xml:space="preserve"> </w:delText>
        </w:r>
      </w:del>
      <w:r>
        <w:rPr>
          <w:rtl/>
        </w:rPr>
        <w:t xml:space="preserve">חבית בעא </w:t>
      </w:r>
      <w:ins w:id="92587" w:author="מנוע מכני" w:date="2026-10-11T12:04:39Z">
        <w:r>
          <w:rPr>
            <w:rtl/>
          </w:rPr>
          <w:t xml:space="preserve">ממנו</w:t>
        </w:r>
      </w:ins>
      <w:del w:id="92588" w:author="מנוע מכני" w:date="2026-10-11T12:04:39Z">
        <w:r>
          <w:rPr>
            <w:rtl/>
          </w:rPr>
          <w:delText xml:space="preserve">מיניה</w:delText>
        </w:r>
      </w:del>
      <w:r>
        <w:rPr>
          <w:rtl/>
        </w:rPr>
        <w:t xml:space="preserve">, ופשט </w:t>
      </w:r>
      <w:ins w:id="92589" w:author="מנוע מכני" w:date="2026-10-11T12:04:39Z">
        <w:r>
          <w:rPr>
            <w:rtl/>
          </w:rPr>
          <w:t xml:space="preserve">לו</w:t>
        </w:r>
      </w:ins>
      <w:del w:id="92590" w:author="מנוע מכני" w:date="2026-10-11T12:04:39Z">
        <w:r>
          <w:rPr>
            <w:rtl/>
          </w:rPr>
          <w:delText xml:space="preserve">ליה</w:delText>
        </w:r>
      </w:del>
      <w:r>
        <w:rPr>
          <w:rtl/>
        </w:rPr>
        <w:t xml:space="preserve"> חבית.</w:t>
      </w:r>
    </w:p>
    <w:p w:rsidR="00DA63EC" w:rsidRPr="00FE1B89" w:rsidRDefault="00DA63EC" w:rsidP="00DA63EC">
      <w:pPr>
        <w:tabs>
          <w:tab w:val="left" w:pos="0"/>
          <w:tab w:val="center" w:pos="2835"/>
        </w:tabs>
        <w:rPr>
          <w:spacing w:val="-2"/>
          <w:rtl/>
        </w:rPr>
      </w:pPr>
      <w:r w:rsidRPr="00FE1B89">
        <w:rPr>
          <w:spacing w:val="-2"/>
          <w:rtl/>
        </w:rPr>
        <w:t xml:space="preserve">• </w:t>
      </w:r>
      <w:r w:rsidRPr="00FE1B89">
        <w:rPr>
          <w:rStyle w:val="2fb"/>
          <w:spacing w:val="-2"/>
          <w:rtl/>
        </w:rPr>
        <w:t xml:space="preserve">רבה</w:t>
      </w:r>
      <w:r w:rsidRPr="00FE1B89">
        <w:rPr>
          <w:spacing w:val="-2"/>
          <w:rtl/>
        </w:rPr>
        <w:t xml:space="preserve"> </w:t>
      </w:r>
      <w:ins w:id="96585" w:author="מנוע מכני" w:date="2026-10-11T12:04:39Z">
        <w:r>
          <w:rPr>
            <w:spacing w:val="-2"/>
            <w:rtl/>
          </w:rPr>
          <w:t xml:space="preserve">שונה</w:t>
        </w:r>
      </w:ins>
      <w:del w:id="96586" w:author="מנוע מכני" w:date="2026-10-11T12:04:39Z">
        <w:r w:rsidRPr="00FE1B89">
          <w:rPr>
            <w:spacing w:val="-2"/>
            <w:rtl/>
          </w:rPr>
          <w:delText xml:space="preserve">מתני</w:delText>
        </w:r>
      </w:del>
      <w:r w:rsidRPr="00FE1B89">
        <w:rPr>
          <w:spacing w:val="-2"/>
          <w:rtl/>
        </w:rPr>
        <w:t xml:space="preserve"> חבית בעא </w:t>
      </w:r>
      <w:ins w:id="92591" w:author="מנוע מכני" w:date="2026-10-11T12:04:39Z">
        <w:r>
          <w:rPr>
            <w:spacing w:val="-2"/>
            <w:rtl/>
          </w:rPr>
          <w:t xml:space="preserve">ממנו</w:t>
        </w:r>
      </w:ins>
      <w:del w:id="92592" w:author="מנוע מכני" w:date="2026-10-11T12:04:39Z">
        <w:r w:rsidRPr="00FE1B89">
          <w:rPr>
            <w:spacing w:val="-2"/>
            <w:rtl/>
          </w:rPr>
          <w:delText xml:space="preserve">מיניה</w:delText>
        </w:r>
      </w:del>
      <w:r w:rsidRPr="00FE1B89">
        <w:rPr>
          <w:spacing w:val="-2"/>
          <w:rtl/>
        </w:rPr>
        <w:t xml:space="preserve"> ופשט </w:t>
      </w:r>
      <w:ins w:id="92593" w:author="מנוע מכני" w:date="2026-10-11T12:04:39Z">
        <w:r>
          <w:rPr>
            <w:spacing w:val="-2"/>
            <w:rtl/>
          </w:rPr>
          <w:t xml:space="preserve">לו</w:t>
        </w:r>
      </w:ins>
      <w:del w:id="92594" w:author="מנוע מכני" w:date="2026-10-11T12:04:39Z">
        <w:r w:rsidRPr="00FE1B89">
          <w:rPr>
            <w:spacing w:val="-2"/>
            <w:rtl/>
          </w:rPr>
          <w:delText xml:space="preserve">ליה</w:delText>
        </w:r>
      </w:del>
      <w:r w:rsidRPr="00FE1B89">
        <w:rPr>
          <w:spacing w:val="-2"/>
          <w:rtl/>
        </w:rPr>
        <w:t xml:space="preserve"> מזרק, אי אתה מודה במזרק </w:t>
      </w:r>
      <w:ins w:id="95853" w:author="מנוע מכני" w:date="2026-10-11T12:04:39Z">
        <w:r>
          <w:rPr>
            <w:spacing w:val="-2"/>
            <w:rtl/>
          </w:rPr>
          <w:t xml:space="preserve">שאם </w:t>
        </w:r>
      </w:ins>
      <w:del w:id="95854" w:author="מנוע מכני" w:date="2026-10-11T12:04:39Z">
        <w:r w:rsidRPr="00FE1B89">
          <w:rPr>
            <w:spacing w:val="-2"/>
            <w:rtl/>
          </w:rPr>
          <w:delText xml:space="preserve">שאי </w:delText>
        </w:r>
      </w:del>
      <w:r w:rsidRPr="00FE1B89">
        <w:rPr>
          <w:spacing w:val="-2"/>
          <w:rtl/>
        </w:rPr>
        <w:t xml:space="preserve">איפשר לו בלא זינוק? </w:t>
      </w:r>
    </w:p>
    <w:p>
      <w:pPr>
        <w:pStyle w:val="38"/>
        <w:rPr>
          <w:ins w:id="98360" w:author="מנוע מכני" w:date="2026-10-11T12:04:39Z"/>
        </w:rPr>
      </w:pPr>
      <w:r w:rsidRPr="00B014A2">
        <w:t xml:space="preserve">תנן</w:t>
      </w:r>
      <w:r w:rsidRPr="00B014A2">
        <w:t xml:space="preserve"> </w:t>
      </w:r>
      <w:ins w:id="90939" w:author="מנוע מכני" w:date="2026-10-11T12:04:39Z">
        <w:r>
          <w:t xml:space="preserve">שם</w:t>
        </w:r>
      </w:ins>
      <w:del w:id="90940" w:author="מנוע מכני" w:date="2026-10-11T12:04:39Z">
        <w:r w:rsidRPr="00B014A2">
          <w:delText xml:space="preserve">התם</w:delText>
        </w:r>
      </w:del>
      <w:r w:rsidRPr="00B014A2">
        <w:t xml:space="preserve">:</w:t>
      </w:r>
    </w:p>
    <w:p w:rsidR="00DA63EC" w:rsidRPr="00B014A2" w:rsidRDefault="00DA63EC" w:rsidP="00B014A2">
      <w:pPr>
        <w:tabs>
          <w:tab w:val="left" w:pos="0"/>
          <w:tab w:val="center" w:pos="2835"/>
        </w:tabs>
        <w:rPr>
          <w:spacing w:val="-6"/>
          <w:rtl/>
        </w:rPr>
      </w:pPr>
      <w:del w:id="98361" w:author="מנוע מכני" w:date="2026-10-11T12:04:39Z">
        <w:r w:rsidRPr="00B014A2">
          <w:rPr>
            <w:spacing w:val="-6"/>
            <w:rtl/>
          </w:rPr>
          <w:delText xml:space="preserve"> </w:delText>
        </w:r>
      </w:del>
      <w:r w:rsidRPr="00B014A2">
        <w:rPr>
          <w:spacing w:val="-6"/>
          <w:rtl/>
        </w:rPr>
        <w:t xml:space="preserve">נתן ידו או רגלו או עלי ירקות כדי שיעברו מים לחבית</w:t>
      </w:r>
      <w:r w:rsidR="00B014A2">
        <w:rPr>
          <w:spacing w:val="-6"/>
          <w:rtl/>
        </w:rPr>
        <w:t xml:space="preserve"> - פסולין, עלי קנים ועלי אגוזים</w:t>
      </w:r>
      <w:r w:rsidR="00B014A2">
        <w:rPr>
          <w:rFonts w:hint="cs"/>
          <w:spacing w:val="-6"/>
          <w:rtl/>
        </w:rPr>
        <w:t xml:space="preserve"> כ</w:t>
      </w:r>
      <w:r w:rsidR="00B014A2">
        <w:rPr>
          <w:spacing w:val="-6"/>
          <w:rtl/>
        </w:rPr>
        <w:t>שרה</w:t>
      </w:r>
    </w:p>
    <w:p w:rsidR="00DA63EC" w:rsidRDefault="00DA63EC" w:rsidP="00DA63EC">
      <w:pPr>
        <w:tabs>
          <w:tab w:val="left" w:pos="0"/>
          <w:tab w:val="center" w:pos="2835"/>
        </w:tabs>
        <w:rPr>
          <w:rtl/>
        </w:rPr>
      </w:pPr>
      <w:r>
        <w:rPr>
          <w:rtl/>
        </w:rPr>
        <w:t>זה הכלל: דבר המקבל טומאה - פסולין, דבר שאינו מקבל טומאה - כשירין.</w:t>
      </w:r>
    </w:p>
    <w:p>
      <w:pPr>
        <w:pStyle w:val="38"/>
        <w:rPr>
          <w:ins w:id="98362" w:author="מנוע מכני" w:date="2026-10-11T12:04:39Z"/>
        </w:rPr>
      </w:pPr>
      <w:r>
        <w:t>מאדארי</w:t>
      </w:r>
      <w:r>
        <w:t>"</w:t>
      </w:r>
      <w:r>
        <w:t>ו מריב</w:t>
      </w:r>
      <w:r>
        <w:t>"</w:t>
      </w:r>
      <w:r>
        <w:t>א:</w:t>
      </w:r>
    </w:p>
    <w:p w:rsidR="00DA63EC" w:rsidRDefault="00DA63EC" w:rsidP="00DA63EC">
      <w:pPr>
        <w:tabs>
          <w:tab w:val="left" w:pos="0"/>
          <w:tab w:val="center" w:pos="2835"/>
        </w:tabs>
        <w:rPr>
          <w:rtl/>
        </w:rPr>
      </w:pPr>
      <w:del w:id="98363" w:author="מנוע מכני" w:date="2026-10-11T12:04:39Z">
        <w:r w:rsidRPr="00464129">
          <w:rPr>
            <w:rStyle w:val="afffff0"/>
            <w:rtl/>
          </w:rPr>
          <w:delText xml:space="preserve"> </w:delText>
        </w:r>
      </w:del>
      <w:r w:rsidRPr="00464129">
        <w:rPr>
          <w:rStyle w:val="afffff0"/>
          <w:rFonts w:hint="cs"/>
          <w:rtl/>
        </w:rPr>
        <w:t>'</w:t>
      </w:r>
      <w:ins w:id="90559" w:author="Claude - סמנטי" w:date="2026-10-11T12:26:16Z">
        <w:r>
          <w:rPr>
            <w:rStyle w:val="afffff0"/>
            <w:rtl/>
          </w:rPr>
          <w:t xml:space="preserve">אַךְ מַעְיָן וּבוֹר מִקְוֵה מַיִם יִהְיֶה טָהוֹר</w:t>
        </w:r>
      </w:ins>
      <w:del w:id="90560" w:author="Claude - סמנטי" w:date="2026-10-11T12:26:16Z">
        <w:r w:rsidRPr="00464129">
          <w:rPr>
            <w:rStyle w:val="afffff0"/>
            <w:rtl/>
          </w:rPr>
          <w:delText xml:space="preserve">אך מעין ובור מקוה מים יהיה טהור</w:delText>
        </w:r>
      </w:del>
      <w:r w:rsidRPr="00464129">
        <w:rPr>
          <w:rStyle w:val="afffff0"/>
          <w:rFonts w:hint="cs"/>
          <w:rtl/>
        </w:rPr>
        <w:t>'</w:t>
      </w:r>
      <w:r w:rsidRPr="00464129">
        <w:rPr>
          <w:rStyle w:val="afffff0"/>
          <w:rtl/>
        </w:rPr>
        <w:t>,</w:t>
      </w:r>
      <w:r>
        <w:rPr>
          <w:rtl/>
        </w:rPr>
        <w:t xml:space="preserve"> הוייתן על ידי טהרה תהא.</w:t>
      </w:r>
    </w:p>
    <w:p>
      <w:pPr>
        <w:pStyle w:val="38"/>
        <w:rPr>
          <w:ins w:id="98365" w:author="מנוע מכני" w:date="2026-10-11T12:04:39Z"/>
        </w:rPr>
      </w:pPr>
      <w:del w:id="98364" w:author="מנוע מכני" w:date="2026-10-11T12:04:39Z">
        <w:r>
          <w:delText xml:space="preserve">•</w:delText>
        </w:r>
      </w:del>
      <w:r>
        <w:t xml:space="preserve"> </w:t>
      </w:r>
      <w:r>
        <w:t>רחב</w:t>
      </w:r>
      <w:r>
        <w:t>"</w:t>
      </w:r>
      <w:r>
        <w:t>א מרי</w:t>
      </w:r>
      <w:r>
        <w:t>"</w:t>
      </w:r>
      <w:r>
        <w:t>ו:</w:t>
      </w:r>
    </w:p>
    <w:p w:rsidR="00DA63EC" w:rsidRDefault="00DA63EC" w:rsidP="00DA63EC">
      <w:pPr>
        <w:tabs>
          <w:tab w:val="left" w:pos="0"/>
          <w:tab w:val="center" w:pos="2835"/>
        </w:tabs>
        <w:rPr>
          <w:rtl/>
        </w:rPr>
      </w:pPr>
      <w:del w:id="98366" w:author="מנוע מכני" w:date="2026-10-11T12:04:39Z">
        <w:r>
          <w:rPr>
            <w:rtl/>
          </w:rPr>
          <w:delText xml:space="preserve"> </w:delText>
        </w:r>
      </w:del>
      <w:r>
        <w:rPr>
          <w:rtl/>
        </w:rPr>
        <w:t xml:space="preserve">זאת אומרת: אויר כלי ככלי דמי.</w:t>
      </w:r>
    </w:p>
    <w:p>
      <w:pPr>
        <w:pStyle w:val="38"/>
        <w:rPr>
          <w:ins w:id="98367" w:author="מנוע מכני" w:date="2026-10-11T12:04:39Z"/>
        </w:rPr>
      </w:pPr>
      <w:del w:id="101760" w:author="מנוע מכני" w:date="2026-10-11T12:04:39Z">
        <w:r>
          <w:delText xml:space="preserve">א"ל </w:delText>
        </w:r>
      </w:del>
      <w:r>
        <w:t xml:space="preserve">ר"</w:t>
      </w:r>
      <w:r>
        <w:t>ז לרחב</w:t>
      </w:r>
      <w:r>
        <w:t>"</w:t>
      </w:r>
      <w:r>
        <w:t>א</w:t>
      </w:r>
      <w:r>
        <w:t xml:space="preserve">:</w:t>
      </w:r>
    </w:p>
    <w:p w:rsidR="00DA63EC" w:rsidRDefault="00DA63EC" w:rsidP="00DA63EC">
      <w:pPr>
        <w:tabs>
          <w:tab w:val="left" w:pos="0"/>
          <w:tab w:val="center" w:pos="2835"/>
        </w:tabs>
        <w:rPr>
          <w:rtl/>
        </w:rPr>
      </w:pPr>
      <w:del w:id="98368" w:author="מנוע מכני" w:date="2026-10-11T12:04:39Z">
        <w:r>
          <w:rPr>
            <w:rtl/>
          </w:rPr>
          <w:delText xml:space="preserve"> </w:delText>
        </w:r>
      </w:del>
      <w:ins w:id="92595" w:author="מנוע מכני" w:date="2026-10-11T12:04:39Z">
        <w:r>
          <w:rPr>
            <w:rtl/>
          </w:rPr>
          <w:t xml:space="preserve">ושמא</w:t>
        </w:r>
      </w:ins>
      <w:del w:id="92596" w:author="מנוע מכני" w:date="2026-10-11T12:04:39Z">
        <w:r>
          <w:rPr>
            <w:rtl/>
          </w:rPr>
          <w:delText xml:space="preserve">ודילמא</w:delText>
        </w:r>
      </w:del>
      <w:r>
        <w:rPr>
          <w:rtl/>
        </w:rPr>
        <w:t xml:space="preserve"> בשותת! </w:t>
      </w:r>
      <w:r>
        <w:rPr>
          <w:rtl/>
        </w:rPr>
        <w:t xml:space="preserve">א"ל</w:t>
      </w:r>
      <w:r>
        <w:rPr>
          <w:rtl/>
        </w:rPr>
        <w:t xml:space="preserve">: תרדא, כדי שיעברו מים לחבית </w:t>
      </w:r>
      <w:r>
        <w:rPr>
          <w:rtl/>
        </w:rPr>
        <w:t xml:space="preserve">תנן</w:t>
      </w:r>
      <w:r>
        <w:rPr>
          <w:rtl/>
        </w:rPr>
        <w:t xml:space="preserve">.</w:t>
      </w:r>
    </w:p>
    <w:p>
      <w:pPr>
        <w:pStyle w:val="38"/>
        <w:rPr>
          <w:ins w:id="98370" w:author="מנוע מכני" w:date="2026-10-11T12:04:39Z"/>
        </w:rPr>
      </w:pPr>
      <w:del w:id="98369" w:author="מנוע מכני" w:date="2026-10-11T12:04:39Z">
        <w:r>
          <w:delText xml:space="preserve">•</w:delText>
        </w:r>
      </w:del>
      <w:r>
        <w:t xml:space="preserve"> </w:t>
      </w:r>
      <w:r>
        <w:t>רחב</w:t>
      </w:r>
      <w:r>
        <w:t>"</w:t>
      </w:r>
      <w:r>
        <w:t>א מרי</w:t>
      </w:r>
      <w:r>
        <w:t>"</w:t>
      </w:r>
      <w:r>
        <w:t>ו</w:t>
      </w:r>
      <w:r>
        <w:t xml:space="preserve">:</w:t>
      </w:r>
    </w:p>
    <w:p w:rsidR="00DA63EC" w:rsidRDefault="00DA63EC" w:rsidP="00DA63EC">
      <w:pPr>
        <w:tabs>
          <w:tab w:val="left" w:pos="0"/>
          <w:tab w:val="center" w:pos="2835"/>
        </w:tabs>
        <w:rPr>
          <w:rtl/>
        </w:rPr>
      </w:pPr>
      <w:del w:id="98371" w:author="מנוע מכני" w:date="2026-10-11T12:04:39Z">
        <w:r>
          <w:rPr>
            <w:rtl/>
          </w:rPr>
          <w:delText xml:space="preserve"> </w:delText>
        </w:r>
      </w:del>
      <w:r>
        <w:rPr>
          <w:rtl/>
        </w:rPr>
        <w:t xml:space="preserve">מעדותו של </w:t>
      </w:r>
      <w:r>
        <w:rPr>
          <w:rStyle w:val="2fb"/>
          <w:rtl/>
        </w:rPr>
        <w:t xml:space="preserve">רבי</w:t>
      </w:r>
      <w:r>
        <w:rPr>
          <w:rtl/>
        </w:rPr>
        <w:t xml:space="preserve"> צדוק נישנית משנה זו, </w:t>
      </w:r>
      <w:r>
        <w:rPr>
          <w:rtl/>
        </w:rPr>
        <w:t xml:space="preserve">דתנן</w:t>
      </w:r>
      <w:r>
        <w:rPr>
          <w:rtl/>
        </w:rPr>
        <w:t xml:space="preserve">: העיד </w:t>
      </w:r>
      <w:r>
        <w:rPr>
          <w:rStyle w:val="2fb"/>
          <w:rtl/>
        </w:rPr>
        <w:t xml:space="preserve">רבי</w:t>
      </w:r>
      <w:r>
        <w:rPr>
          <w:rtl/>
        </w:rPr>
        <w:t xml:space="preserve"> צדוק על הזוחלין שקילחן בעלי אגוזין - שהן כשירין, זה היה מעשה באוהלייא, ובא מעשה לפני חכמים בלשכת הגזית והכשירו.</w:t>
      </w:r>
    </w:p>
    <w:p>
      <w:pPr>
        <w:pStyle w:val="afffff8"/>
        <w:rPr>
          <w:ins w:id="90535" w:author="קלוד" w:date="2026-10-11T12:29:36Z"/>
        </w:rPr>
      </w:pPr>
      <w:ins w:id="90536" w:author="קלוד" w:date="2026-10-11T12:29:36Z">
        <w:r>
          <w:rPr>
            <w:color w:val="7B3F00"/>
          </w:rPr>
          <w:t xml:space="preserve">הצורם אוזן הפר ואחר כך קיבל דמו - פסול</w:t>
        </w:r>
      </w:ins>
    </w:p>
    <w:p>
      <w:pPr>
        <w:pStyle w:val="38"/>
        <w:rPr>
          <w:ins w:id="98373" w:author="מנוע מכני" w:date="2026-10-11T12:04:39Z"/>
        </w:rPr>
      </w:pPr>
      <w:del w:id="98372" w:author="מנוע מכני" w:date="2026-10-11T12:04:39Z">
        <w:r>
          <w:delText xml:space="preserve">•</w:delText>
        </w:r>
      </w:del>
      <w:r>
        <w:t xml:space="preserve"> </w:t>
      </w:r>
      <w:r>
        <w:t>ר</w:t>
      </w:r>
      <w:r>
        <w:t>"</w:t>
      </w:r>
      <w:r>
        <w:t>ז מ</w:t>
      </w:r>
      <w:r>
        <w:t xml:space="preserve">רבי:</w:t>
      </w:r>
    </w:p>
    <w:p w:rsidR="00DA63EC" w:rsidRDefault="00DA63EC" w:rsidP="00DA63EC">
      <w:pPr>
        <w:tabs>
          <w:tab w:val="left" w:pos="0"/>
          <w:tab w:val="center" w:pos="2835"/>
        </w:tabs>
        <w:rPr>
          <w:rtl/>
        </w:rPr>
      </w:pPr>
      <w:del w:id="98374" w:author="מנוע מכני" w:date="2026-10-11T12:04:39Z">
        <w:r>
          <w:rPr>
            <w:rtl/>
          </w:rPr>
          <w:delText xml:space="preserve"> </w:delText>
        </w:r>
      </w:del>
      <w:r>
        <w:rPr>
          <w:rtl/>
        </w:rPr>
        <w:t xml:space="preserve">הצורם אזן הפר </w:t>
      </w:r>
      <w:r>
        <w:rPr>
          <w:rtl/>
        </w:rPr>
        <w:t xml:space="preserve">ואח"כ</w:t>
      </w:r>
      <w:r>
        <w:rPr>
          <w:rtl/>
        </w:rPr>
        <w:t xml:space="preserve"> קיבל דמו - פסול, </w:t>
      </w:r>
      <w:ins w:id="96501" w:author="מנוע מכני" w:date="2026-10-11T12:04:39Z">
        <w:r>
          <w:rPr>
            <w:rtl/>
          </w:rPr>
          <w:t xml:space="preserve">ד'</w:t>
        </w:r>
      </w:ins>
      <w:del w:id="96502"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ins w:id="90561" w:author="Claude - סמנטי" w:date="2026-10-11T12:26:16Z">
        <w:r>
          <w:rPr>
            <w:rStyle w:val="afffff0"/>
            <w:rtl/>
          </w:rPr>
          <w:t xml:space="preserve">וְלָקַח מִדַּם הַפָּר</w:t>
        </w:r>
      </w:ins>
      <w:del w:id="90562" w:author="Claude - סמנטי" w:date="2026-10-11T12:26:16Z">
        <w:r w:rsidRPr="00464129">
          <w:rPr>
            <w:rStyle w:val="afffff0"/>
            <w:rtl/>
          </w:rPr>
          <w:delText xml:space="preserve">ולקח מדם הפר</w:delText>
        </w:r>
      </w:del>
      <w:r w:rsidRPr="00464129">
        <w:rPr>
          <w:rStyle w:val="afffff0"/>
          <w:rFonts w:hint="cs"/>
          <w:rtl/>
        </w:rPr>
        <w:t>'</w:t>
      </w:r>
      <w:r w:rsidRPr="00464129">
        <w:rPr>
          <w:rStyle w:val="afffff0"/>
          <w:rtl/>
        </w:rPr>
        <w:t>,</w:t>
      </w:r>
      <w:r>
        <w:rPr>
          <w:rtl/>
        </w:rPr>
        <w:t xml:space="preserve"> פר שהיה כבר</w:t>
      </w:r>
    </w:p>
    <w:p>
      <w:pPr>
        <w:pStyle w:val="38"/>
        <w:rPr>
          <w:ins w:id="98375" w:author="מנוע מכני" w:date="2026-10-11T12:04:39Z"/>
        </w:rPr>
      </w:pPr>
      <w:r w:rsidRPr="0004556C">
        <w:t>ק</w:t>
      </w:r>
      <w:r w:rsidRPr="0004556C">
        <w:t xml:space="preserve">דשים קלים </w:t>
      </w:r>
      <w:r>
        <w:t>כרבא:</w:t>
      </w:r>
    </w:p>
    <w:p w:rsidR="00DA63EC" w:rsidRDefault="00DA63EC" w:rsidP="00DA63EC">
      <w:pPr>
        <w:tabs>
          <w:tab w:val="left" w:pos="0"/>
          <w:tab w:val="center" w:pos="2835"/>
        </w:tabs>
        <w:rPr>
          <w:rtl/>
        </w:rPr>
      </w:pPr>
      <w:del w:id="98376" w:author="מנוע מכני" w:date="2026-10-11T12:04:39Z">
        <w:r w:rsidRPr="00464129">
          <w:rPr>
            <w:rStyle w:val="afffff0"/>
            <w:rFonts w:hint="cs"/>
            <w:rtl/>
          </w:rPr>
          <w:delText xml:space="preserve"> </w:delText>
        </w:r>
      </w:del>
      <w:r w:rsidRPr="00464129">
        <w:rPr>
          <w:rStyle w:val="afffff0"/>
          <w:rFonts w:hint="cs"/>
          <w:rtl/>
        </w:rPr>
        <w:t xml:space="preserve">'</w:t>
      </w:r>
      <w:ins w:id="90563" w:author="Claude - סמנטי" w:date="2026-10-11T12:26:16Z">
        <w:r>
          <w:rPr>
            <w:rStyle w:val="afffff0"/>
            <w:rtl/>
          </w:rPr>
          <w:t xml:space="preserve">שֶׂה תָמִים זָכָר בֶּן שָׁנָה</w:t>
        </w:r>
      </w:ins>
      <w:del w:id="90564" w:author="Claude - סמנטי" w:date="2026-10-11T12:26:16Z">
        <w:r w:rsidRPr="00464129">
          <w:rPr>
            <w:rStyle w:val="afffff0"/>
            <w:rtl/>
          </w:rPr>
          <w:delText xml:space="preserve">שה תמים זכר בן שנה</w:delText>
        </w:r>
      </w:del>
      <w:r w:rsidRPr="00464129">
        <w:rPr>
          <w:rStyle w:val="afffff0"/>
          <w:rFonts w:hint="cs"/>
          <w:rtl/>
        </w:rPr>
        <w:t>'</w:t>
      </w:r>
      <w:r w:rsidRPr="00464129">
        <w:rPr>
          <w:rStyle w:val="afffff0"/>
          <w:rtl/>
        </w:rPr>
        <w:t xml:space="preserve"> </w:t>
      </w:r>
      <w:r>
        <w:rPr>
          <w:rtl/>
        </w:rPr>
        <w:t xml:space="preserve">- שיהא תמים ובן שנה בשעת שחיטה</w:t>
      </w:r>
      <w:ins w:id="94293" w:author="מנוע מכני" w:date="2026-10-11T12:04:39Z">
        <w:r>
          <w:rPr>
            <w:rtl/>
          </w:rPr>
          <w:t xml:space="preserve">,</w:t>
        </w:r>
      </w:ins>
      <w:del w:id="94294" w:author="מנוע מכני" w:date="2026-10-11T12:04:39Z">
        <w:r>
          <w:rPr>
            <w:rtl/>
          </w:rPr>
          <w:delText xml:space="preserve">;</w:delText>
        </w:r>
      </w:del>
    </w:p>
    <w:p w:rsidR="00DA63EC" w:rsidRDefault="00DA63EC" w:rsidP="00DA63EC">
      <w:pPr>
        <w:tabs>
          <w:tab w:val="left" w:pos="0"/>
          <w:tab w:val="center" w:pos="2835"/>
        </w:tabs>
        <w:rPr>
          <w:rtl/>
        </w:rPr>
      </w:pPr>
      <w:r w:rsidRPr="0004556C">
        <w:rPr>
          <w:rFonts w:hint="cs"/>
          <w:b/>
          <w:bCs/>
          <w:rtl/>
        </w:rPr>
        <w:t>בהולכה</w:t>
      </w:r>
      <w:r>
        <w:rPr>
          <w:rFonts w:hint="cs"/>
          <w:rtl/>
        </w:rPr>
        <w:t xml:space="preserve"> </w:t>
      </w:r>
      <w:r w:rsidRPr="0004556C">
        <w:rPr>
          <w:rFonts w:hint="cs"/>
          <w:b/>
          <w:bCs/>
          <w:rtl/>
        </w:rPr>
        <w:t>ובזריקה</w:t>
      </w:r>
      <w:r w:rsidRPr="00464129">
        <w:rPr>
          <w:rStyle w:val="afffff0"/>
          <w:rFonts w:hint="cs"/>
          <w:rtl/>
        </w:rPr>
        <w:t xml:space="preserve"> '</w:t>
      </w:r>
      <w:r w:rsidRPr="00464129">
        <w:rPr>
          <w:rStyle w:val="afffff0"/>
          <w:rtl/>
        </w:rPr>
        <w:t>יהיה</w:t>
      </w:r>
      <w:r w:rsidRPr="00464129">
        <w:rPr>
          <w:rStyle w:val="afffff0"/>
          <w:rFonts w:hint="cs"/>
          <w:rtl/>
        </w:rPr>
        <w:t>'</w:t>
      </w:r>
      <w:r w:rsidRPr="00464129">
        <w:rPr>
          <w:rStyle w:val="afffff0"/>
          <w:rtl/>
        </w:rPr>
        <w:t>,</w:t>
      </w:r>
      <w:r>
        <w:rPr>
          <w:rtl/>
        </w:rPr>
        <w:t xml:space="preserve"> כל הוייותי' </w:t>
      </w:r>
      <w:r>
        <w:rPr>
          <w:rtl/>
        </w:rPr>
        <w:t xml:space="preserve">לא</w:t>
      </w:r>
      <w:r>
        <w:rPr>
          <w:rtl/>
        </w:rPr>
        <w:t xml:space="preserve"> יהיו אלא תם ובן שנה.</w:t>
      </w:r>
    </w:p>
    <w:p>
      <w:pPr>
        <w:pStyle w:val="38"/>
        <w:rPr>
          <w:ins w:id="98378" w:author="מנוע מכני" w:date="2026-10-11T12:04:39Z"/>
        </w:rPr>
      </w:pPr>
      <w:del w:id="98377" w:author="מנוע מכני" w:date="2026-10-11T12:04:39Z">
        <w:r>
          <w:lastRenderedPageBreak/>
          <w:delText xml:space="preserve">•</w:delText>
        </w:r>
      </w:del>
      <w:r>
        <w:lastRenderedPageBreak/>
        <w:t xml:space="preserve"> איתיביה אביי, רבי יהושע:</w:t>
      </w:r>
    </w:p>
    <w:p w:rsidR="00DA63EC" w:rsidRDefault="00DA63EC" w:rsidP="00DA63EC">
      <w:pPr>
        <w:tabs>
          <w:tab w:val="left" w:pos="0"/>
          <w:tab w:val="center" w:pos="2835"/>
        </w:tabs>
        <w:rPr>
          <w:rtl/>
        </w:rPr>
      </w:pPr>
      <w:del w:id="98379" w:author="מנוע מכני" w:date="2026-10-11T12:04:39Z">
        <w:r>
          <w:rPr>
            <w:rtl/>
          </w:rPr>
          <w:lastRenderedPageBreak/>
          <w:delText xml:space="preserve"> </w:delText>
        </w:r>
      </w:del>
      <w:r>
        <w:rPr>
          <w:rtl/>
        </w:rPr>
        <w:lastRenderedPageBreak/>
        <w:t xml:space="preserve">כל הזבחים שבתורה, שנשתייר מהן כזית בשר או כזית חלב זורק את הדם.</w:t>
      </w:r>
    </w:p>
    <w:p w:rsidR="00DA63EC" w:rsidRDefault="00DA63EC" w:rsidP="00DA63EC">
      <w:pPr>
        <w:tabs>
          <w:tab w:val="left" w:pos="0"/>
          <w:tab w:val="center" w:pos="2835"/>
        </w:tabs>
        <w:rPr>
          <w:rtl/>
        </w:rPr>
      </w:pPr>
      <w:r>
        <w:rPr>
          <w:rtl/>
        </w:rPr>
        <w:t>תרגומא: אבן שנה.</w:t>
      </w:r>
    </w:p>
    <w:p w:rsidR="00DA63EC" w:rsidRDefault="00DA63EC" w:rsidP="00DA63EC">
      <w:pPr>
        <w:tabs>
          <w:tab w:val="left" w:pos="0"/>
          <w:tab w:val="center" w:pos="2835"/>
        </w:tabs>
        <w:rPr>
          <w:rtl/>
        </w:rPr>
      </w:pPr>
      <w:r>
        <w:rPr>
          <w:rtl/>
        </w:rPr>
        <w:t xml:space="preserve">ומי </w:t>
      </w:r>
      <w:ins w:id="90941" w:author="מנוע מכני" w:date="2026-10-11T12:04:39Z">
        <w:r>
          <w:rPr>
            <w:rtl/>
          </w:rPr>
          <w:t xml:space="preserve">יש</w:t>
        </w:r>
      </w:ins>
      <w:del w:id="90942" w:author="מנוע מכני" w:date="2026-10-11T12:04:39Z">
        <w:r>
          <w:rPr>
            <w:rtl/>
          </w:rPr>
          <w:delText xml:space="preserve">איכא</w:delText>
        </w:r>
      </w:del>
      <w:r>
        <w:rPr>
          <w:rtl/>
        </w:rPr>
        <w:t xml:space="preserve"> </w:t>
      </w:r>
      <w:ins w:id="92597" w:author="מנוע מכני" w:date="2026-10-11T12:04:39Z">
        <w:r>
          <w:rPr>
            <w:rtl/>
          </w:rPr>
          <w:t xml:space="preserve">כלום</w:t>
        </w:r>
      </w:ins>
      <w:del w:id="92598" w:author="מנוע מכני" w:date="2026-10-11T12:04:39Z">
        <w:r>
          <w:rPr>
            <w:rtl/>
          </w:rPr>
          <w:delText xml:space="preserve">מידי</w:delText>
        </w:r>
      </w:del>
      <w:r>
        <w:rPr>
          <w:rtl/>
        </w:rPr>
        <w:t xml:space="preserve"> דבשעת שחיטה בן שנה, בשעת הולכה וזריקה בן שתים? </w:t>
      </w:r>
      <w:r>
        <w:rPr>
          <w:rtl/>
        </w:rPr>
        <w:t xml:space="preserve">אמר</w:t>
      </w:r>
      <w:r>
        <w:rPr>
          <w:rtl/>
        </w:rPr>
        <w:t xml:space="preserve"> </w:t>
      </w:r>
      <w:r>
        <w:rPr>
          <w:rStyle w:val="2fb"/>
          <w:rtl/>
        </w:rPr>
        <w:t xml:space="preserve">רבא</w:t>
      </w:r>
      <w:r>
        <w:rPr>
          <w:rtl/>
        </w:rPr>
        <w:t xml:space="preserve">, זאת אומרת שעות פוסלות בקדשים.</w:t>
      </w:r>
    </w:p>
    <w:p w:rsidR="00DA63EC" w:rsidRDefault="00DA63EC" w:rsidP="00DA63EC">
      <w:pPr>
        <w:pStyle w:val="afff3"/>
        <w:framePr w:wrap="around"/>
        <w:rPr>
          <w:rtl/>
        </w:rPr>
      </w:pPr>
      <w:r>
        <w:rPr>
          <w:rFonts w:hint="cs"/>
          <w:rtl/>
        </w:rPr>
        <w:t>כו.</w:t>
      </w:r>
    </w:p>
    <w:p>
      <w:pPr>
        <w:pStyle w:val="afffff8"/>
        <w:rPr>
          <w:ins w:id="90533" w:author="קלוד" w:date="2026-10-11T12:29:36Z"/>
        </w:rPr>
      </w:pPr>
      <w:ins w:id="90534" w:author="קלוד" w:date="2026-10-11T12:29:36Z">
        <w:r>
          <w:rPr>
            <w:color w:val="7B3F00"/>
          </w:rPr>
          <w:t xml:space="preserve">היא בפנים ורגליה בחוץ - חתך ואחר כך קיבל</w:t>
        </w:r>
      </w:ins>
    </w:p>
    <w:p>
      <w:pPr>
        <w:pStyle w:val="38"/>
        <w:rPr>
          <w:ins w:id="98381" w:author="מנוע מכני" w:date="2026-10-11T12:04:39Z"/>
        </w:rPr>
      </w:pPr>
      <w:del w:id="98380" w:author="מנוע מכני" w:date="2026-10-11T12:04:39Z">
        <w:r w:rsidRPr="00FE1B89">
          <w:delText xml:space="preserve">•</w:delText>
        </w:r>
      </w:del>
      <w:r w:rsidRPr="00FE1B89">
        <w:t xml:space="preserve"> </w:t>
      </w:r>
      <w:r w:rsidRPr="00FE1B89">
        <w:t>רב אמי מר</w:t>
      </w:r>
      <w:r w:rsidRPr="00FE1B89">
        <w:t>"</w:t>
      </w:r>
      <w:r w:rsidRPr="00FE1B89">
        <w:t>א</w:t>
      </w:r>
      <w:r w:rsidRPr="00FE1B89">
        <w:t xml:space="preserve">:</w:t>
      </w:r>
    </w:p>
    <w:p w:rsidR="00DA63EC" w:rsidRPr="00FE1B89" w:rsidRDefault="00DA63EC" w:rsidP="00DA63EC">
      <w:pPr>
        <w:tabs>
          <w:tab w:val="left" w:pos="0"/>
          <w:tab w:val="center" w:pos="2835"/>
        </w:tabs>
        <w:rPr>
          <w:spacing w:val="-2"/>
          <w:rtl/>
        </w:rPr>
      </w:pPr>
      <w:del w:id="98382" w:author="מנוע מכני" w:date="2026-10-11T12:04:39Z">
        <w:r w:rsidRPr="00FE1B89">
          <w:rPr>
            <w:spacing w:val="-2"/>
            <w:rtl/>
          </w:rPr>
          <w:delText xml:space="preserve"> </w:delText>
        </w:r>
      </w:del>
      <w:r w:rsidRPr="00FE1B89">
        <w:rPr>
          <w:spacing w:val="-2"/>
          <w:rtl/>
        </w:rPr>
        <w:t xml:space="preserve">היא בפנים ורגליה בחוץ, חתך </w:t>
      </w:r>
      <w:r w:rsidRPr="00FE1B89">
        <w:rPr>
          <w:spacing w:val="-2"/>
          <w:rtl/>
        </w:rPr>
        <w:t xml:space="preserve">ואח"כ</w:t>
      </w:r>
      <w:r w:rsidRPr="00FE1B89">
        <w:rPr>
          <w:spacing w:val="-2"/>
          <w:rtl/>
        </w:rPr>
        <w:t xml:space="preserve"> קיבל - כשרה קיבל </w:t>
      </w:r>
      <w:r w:rsidRPr="00FE1B89">
        <w:rPr>
          <w:spacing w:val="-2"/>
          <w:rtl/>
        </w:rPr>
        <w:t xml:space="preserve">ואח"כ</w:t>
      </w:r>
      <w:r w:rsidRPr="00FE1B89">
        <w:rPr>
          <w:spacing w:val="-2"/>
          <w:rtl/>
        </w:rPr>
        <w:t xml:space="preserve"> חתך - פסולה.</w:t>
      </w:r>
    </w:p>
    <w:p w:rsidR="00DA63EC" w:rsidRDefault="00DA63EC" w:rsidP="00DA63EC">
      <w:pPr>
        <w:tabs>
          <w:tab w:val="left" w:pos="0"/>
          <w:tab w:val="center" w:pos="2835"/>
        </w:tabs>
        <w:rPr>
          <w:rtl/>
        </w:rPr>
      </w:pPr>
      <w:r>
        <w:rPr>
          <w:rtl/>
        </w:rPr>
        <w:t xml:space="preserve">• חתך </w:t>
      </w:r>
      <w:r>
        <w:rPr>
          <w:rtl/>
        </w:rPr>
        <w:t xml:space="preserve">ואח"כ</w:t>
      </w:r>
      <w:r>
        <w:rPr>
          <w:rtl/>
        </w:rPr>
        <w:t xml:space="preserve"> קיבל כשרה, והא </w:t>
      </w:r>
      <w:r>
        <w:rPr>
          <w:rStyle w:val="2fb"/>
          <w:rFonts w:hint="cs"/>
          <w:rtl/>
        </w:rPr>
        <w:t>דר</w:t>
      </w:r>
      <w:r>
        <w:rPr>
          <w:rStyle w:val="2fb"/>
          <w:rtl/>
        </w:rPr>
        <w:t>"</w:t>
      </w:r>
      <w:r>
        <w:rPr>
          <w:rStyle w:val="2fb"/>
          <w:rFonts w:hint="cs"/>
          <w:rtl/>
        </w:rPr>
        <w:t>ז</w:t>
      </w:r>
      <w:r>
        <w:rPr>
          <w:rtl/>
        </w:rPr>
        <w:t>: ה</w:t>
      </w:r>
      <w:r w:rsidR="00B014A2">
        <w:rPr>
          <w:rtl/>
        </w:rPr>
        <w:t xml:space="preserve">צורם אזן בבכור </w:t>
      </w:r>
      <w:r w:rsidR="00B014A2">
        <w:rPr>
          <w:rtl/>
        </w:rPr>
        <w:t xml:space="preserve">ואח"כ</w:t>
      </w:r>
      <w:r w:rsidR="00B014A2">
        <w:rPr>
          <w:rtl/>
        </w:rPr>
        <w:t xml:space="preserve"> קיבל דמו </w:t>
      </w:r>
      <w:r>
        <w:rPr>
          <w:rtl/>
        </w:rPr>
        <w:t>פסול, שנא</w:t>
      </w:r>
      <w:r>
        <w:rPr>
          <w:rFonts w:hint="cs"/>
          <w:rtl/>
        </w:rPr>
        <w:t>'</w:t>
      </w:r>
      <w:r>
        <w:rPr>
          <w:rtl/>
        </w:rPr>
        <w:t xml:space="preserve">: </w:t>
      </w:r>
      <w:r w:rsidRPr="00B014A2">
        <w:rPr>
          <w:rStyle w:val="afffff0"/>
          <w:rtl/>
        </w:rPr>
        <w:t xml:space="preserve">ולקח מדם הפר, </w:t>
      </w:r>
      <w:r>
        <w:rPr>
          <w:rtl/>
        </w:rPr>
        <w:t xml:space="preserve">פר שהיה כבר! </w:t>
      </w:r>
    </w:p>
    <w:p w:rsidR="00DA63EC" w:rsidRDefault="00DA63EC" w:rsidP="00DA63EC">
      <w:pPr>
        <w:tabs>
          <w:tab w:val="left" w:pos="0"/>
          <w:tab w:val="center" w:pos="2835"/>
        </w:tabs>
        <w:rPr>
          <w:rtl/>
        </w:rPr>
      </w:pPr>
    </w:p>
    <w:p>
      <w:pPr>
        <w:pStyle w:val="38"/>
        <w:rPr>
          <w:ins w:id="98384" w:author="מנוע מכני" w:date="2026-10-11T12:04:39Z"/>
        </w:rPr>
      </w:pPr>
      <w:del w:id="98383" w:author="מנוע מכני" w:date="2026-10-11T12:04:39Z">
        <w:r>
          <w:delText xml:space="preserve">•</w:delText>
        </w:r>
      </w:del>
      <w:r>
        <w:t xml:space="preserve"> </w:t>
      </w:r>
      <w:r>
        <w:t>ר</w:t>
      </w:r>
      <w:r>
        <w:t>"</w:t>
      </w:r>
      <w:r>
        <w:t>ח מ</w:t>
      </w:r>
      <w:r>
        <w:t xml:space="preserve">אבימי:</w:t>
      </w:r>
    </w:p>
    <w:p w:rsidR="00DA63EC" w:rsidRDefault="00DA63EC" w:rsidP="00DA63EC">
      <w:pPr>
        <w:tabs>
          <w:tab w:val="left" w:pos="0"/>
          <w:tab w:val="center" w:pos="2835"/>
        </w:tabs>
        <w:rPr>
          <w:rtl/>
        </w:rPr>
      </w:pPr>
      <w:del w:id="98385" w:author="מנוע מכני" w:date="2026-10-11T12:04:39Z">
        <w:r>
          <w:rPr>
            <w:rtl/>
          </w:rPr>
          <w:delText xml:space="preserve"> </w:delText>
        </w:r>
      </w:del>
      <w:r>
        <w:rPr>
          <w:rtl/>
        </w:rPr>
        <w:t xml:space="preserve">חותך באבר עד שמגיע לעצם.</w:t>
      </w:r>
    </w:p>
    <w:p w:rsidR="00DA63EC" w:rsidRDefault="00DA63EC" w:rsidP="00DA63EC">
      <w:pPr>
        <w:tabs>
          <w:tab w:val="left" w:pos="0"/>
          <w:tab w:val="center" w:pos="2835"/>
        </w:tabs>
        <w:rPr>
          <w:rtl/>
        </w:rPr>
      </w:pPr>
      <w:r>
        <w:rPr>
          <w:rtl/>
        </w:rPr>
        <w:t xml:space="preserve">קיבל </w:t>
      </w:r>
      <w:r>
        <w:rPr>
          <w:rtl/>
        </w:rPr>
        <w:t xml:space="preserve">ואח"כ</w:t>
      </w:r>
      <w:r>
        <w:rPr>
          <w:rtl/>
        </w:rPr>
        <w:t xml:space="preserve"> חתך - פסולה.</w:t>
      </w:r>
      <w:r>
        <w:rPr>
          <w:rFonts w:hint="cs"/>
          <w:rtl/>
        </w:rPr>
        <w:t xml:space="preserve"> אין להוכיח ד</w:t>
      </w:r>
      <w:r>
        <w:rPr>
          <w:rtl/>
        </w:rPr>
        <w:t>דם המובלע באברים דם הוא</w:t>
      </w:r>
      <w:r>
        <w:rPr>
          <w:rFonts w:hint="cs"/>
          <w:rtl/>
        </w:rPr>
        <w:t xml:space="preserve">- </w:t>
      </w:r>
      <w:ins w:id="92599" w:author="מנוע מכני" w:date="2026-10-11T12:04:39Z">
        <w:r>
          <w:rPr>
            <w:rtl/>
          </w:rPr>
          <w:t xml:space="preserve">שמא</w:t>
        </w:r>
      </w:ins>
      <w:del w:id="92600" w:author="מנוע מכני" w:date="2026-10-11T12:04:39Z">
        <w:r>
          <w:rPr>
            <w:rtl/>
          </w:rPr>
          <w:delText xml:space="preserve">דלמא</w:delText>
        </w:r>
      </w:del>
      <w:r>
        <w:rPr>
          <w:rtl/>
        </w:rPr>
        <w:t xml:space="preserve"> משום שמנונית.</w:t>
      </w:r>
    </w:p>
    <w:p>
      <w:pPr>
        <w:pStyle w:val="38"/>
        <w:rPr>
          <w:ins w:id="98386" w:author="מנוע מכני" w:date="2026-10-11T12:04:39Z"/>
        </w:rPr>
      </w:pPr>
      <w:r w:rsidRPr="00FE1B89">
        <w:tab/>
      </w:r>
      <w:r w:rsidRPr="00FE1B89">
        <w:tab/>
      </w:r>
      <w:del w:id="90103" w:author="מנוע מכני" w:date="2026-10-11T12:04:39Z">
        <w:r w:rsidRPr="00FE1B89">
          <w:delText xml:space="preserve">    </w:delText>
        </w:r>
      </w:del>
      <w:r w:rsidRPr="00FE1B89">
        <w:t xml:space="preserve">ואין להוכיח</w:t>
      </w:r>
    </w:p>
    <w:p w:rsidR="00DA63EC" w:rsidRPr="00FE1B89" w:rsidRDefault="00DA63EC" w:rsidP="00DA63EC">
      <w:pPr>
        <w:tabs>
          <w:tab w:val="left" w:pos="0"/>
          <w:tab w:val="center" w:pos="2835"/>
        </w:tabs>
        <w:rPr>
          <w:spacing w:val="-2"/>
          <w:rtl/>
        </w:rPr>
      </w:pPr>
      <w:del w:id="98387" w:author="מנוע מכני" w:date="2026-10-11T12:04:39Z">
        <w:r w:rsidRPr="00FE1B89">
          <w:rPr>
            <w:spacing w:val="-2"/>
            <w:rtl/>
          </w:rPr>
          <w:delText xml:space="preserve"> </w:delText>
        </w:r>
      </w:del>
      <w:r w:rsidRPr="00FE1B89">
        <w:rPr>
          <w:spacing w:val="-2"/>
          <w:rtl/>
        </w:rPr>
        <w:t xml:space="preserve">בשר קדשים קלים שיצא לפני זריקת דם - פסול! </w:t>
      </w:r>
      <w:ins w:id="92601" w:author="מנוע מכני" w:date="2026-10-11T12:04:39Z">
        <w:r>
          <w:rPr>
            <w:spacing w:val="-2"/>
            <w:rtl/>
          </w:rPr>
          <w:t xml:space="preserve">שמא</w:t>
        </w:r>
      </w:ins>
      <w:del w:id="92602" w:author="מנוע מכני" w:date="2026-10-11T12:04:39Z">
        <w:r w:rsidRPr="00FE1B89">
          <w:rPr>
            <w:spacing w:val="-2"/>
            <w:rtl/>
          </w:rPr>
          <w:delText xml:space="preserve">דלמא</w:delText>
        </w:r>
      </w:del>
      <w:r w:rsidRPr="00FE1B89">
        <w:rPr>
          <w:spacing w:val="-2"/>
          <w:rtl/>
        </w:rPr>
        <w:t xml:space="preserve"> בקדשי קדשים.</w:t>
      </w:r>
    </w:p>
    <w:p w:rsidR="00DA63EC" w:rsidRDefault="00DA63EC" w:rsidP="00DA63EC">
      <w:pPr>
        <w:tabs>
          <w:tab w:val="left" w:pos="0"/>
          <w:tab w:val="center" w:pos="2835"/>
        </w:tabs>
        <w:rPr>
          <w:rtl/>
        </w:rPr>
      </w:pPr>
    </w:p>
    <w:p>
      <w:pPr>
        <w:pStyle w:val="afffff8"/>
        <w:rPr>
          <w:ins w:id="90531" w:author="קלוד" w:date="2026-10-11T12:29:36Z"/>
        </w:rPr>
      </w:pPr>
      <w:ins w:id="90532" w:author="קלוד" w:date="2026-10-11T12:29:36Z">
        <w:r>
          <w:rPr>
            <w:color w:val="7B3F00"/>
          </w:rPr>
          <w:t xml:space="preserve">עמד חוץ למקומו והושיט ידו - שחיטה כשרה וקבלה פסולה</w:t>
        </w:r>
      </w:ins>
    </w:p>
    <w:p>
      <w:pPr>
        <w:pStyle w:val="38"/>
        <w:rPr>
          <w:ins w:id="98389" w:author="מנוע מכני" w:date="2026-10-11T12:04:39Z"/>
        </w:rPr>
      </w:pPr>
      <w:del w:id="98388" w:author="מנוע מכני" w:date="2026-10-11T12:04:39Z">
        <w:r>
          <w:delText xml:space="preserve">•</w:delText>
        </w:r>
      </w:del>
      <w:r>
        <w:t xml:space="preserve"> </w:t>
      </w:r>
      <w:r w:rsidRPr="00891B40">
        <w:t>ת"ר</w:t>
      </w:r>
      <w:r>
        <w:t xml:space="preserve">:</w:t>
      </w:r>
    </w:p>
    <w:p w:rsidR="00DA63EC" w:rsidRDefault="00DA63EC" w:rsidP="00DA63EC">
      <w:pPr>
        <w:tabs>
          <w:tab w:val="left" w:pos="0"/>
          <w:tab w:val="center" w:pos="2835"/>
        </w:tabs>
        <w:rPr>
          <w:rtl/>
        </w:rPr>
      </w:pPr>
      <w:del w:id="98390" w:author="מנוע מכני" w:date="2026-10-11T12:04:39Z">
        <w:r>
          <w:rPr>
            <w:rtl/>
          </w:rPr>
          <w:delText xml:space="preserve"> </w:delText>
        </w:r>
      </w:del>
      <w:r>
        <w:rPr>
          <w:rtl/>
        </w:rPr>
        <w:t xml:space="preserve">קדשי קדשים - שחיטתן בצפון וקבול דמן בכלי שרת בצפון</w:t>
      </w:r>
      <w:ins w:id="94295" w:author="מנוע מכני" w:date="2026-10-11T12:04:39Z">
        <w:r>
          <w:rPr>
            <w:rtl/>
          </w:rPr>
          <w:t xml:space="preserve">,</w:t>
        </w:r>
      </w:ins>
      <w:del w:id="94296"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עמד בדרום והושיט ידו לצפון ושחט - שחיטתו כשרה, קיבל קבלתו פסולה</w:t>
      </w:r>
      <w:ins w:id="94297" w:author="מנוע מכני" w:date="2026-10-11T12:04:39Z">
        <w:r>
          <w:rPr>
            <w:rtl/>
          </w:rPr>
          <w:t xml:space="preserve">,</w:t>
        </w:r>
      </w:ins>
      <w:del w:id="94298"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הכניס ראשו ורובו - כאילו נכנס כולו</w:t>
      </w:r>
      <w:ins w:id="94299" w:author="מנוע מכני" w:date="2026-10-11T12:04:39Z">
        <w:r>
          <w:rPr>
            <w:rtl/>
          </w:rPr>
          <w:t xml:space="preserve">,</w:t>
        </w:r>
      </w:ins>
      <w:del w:id="94300" w:author="מנוע מכני" w:date="2026-10-11T12:04:39Z">
        <w:r>
          <w:rPr>
            <w:rtl/>
          </w:rPr>
          <w:delText xml:space="preserve">;</w:delText>
        </w:r>
      </w:del>
      <w:r>
        <w:rPr>
          <w:rFonts w:hint="cs"/>
          <w:rtl/>
        </w:rPr>
        <w:t xml:space="preserve"> </w:t>
      </w:r>
      <w:r>
        <w:rPr>
          <w:rtl/>
        </w:rPr>
        <w:t>פרכסה ויצתה לדרום וחזרה - כשרה.</w:t>
      </w:r>
    </w:p>
    <w:p w:rsidR="00DA63EC" w:rsidRDefault="00DA63EC" w:rsidP="00DA63EC">
      <w:pPr>
        <w:tabs>
          <w:tab w:val="left" w:pos="0"/>
          <w:tab w:val="center" w:pos="2835"/>
        </w:tabs>
        <w:rPr>
          <w:rtl/>
        </w:rPr>
      </w:pPr>
      <w:r>
        <w:rPr>
          <w:rtl/>
        </w:rPr>
        <w:t xml:space="preserve">קדשים קלים - שחיטתן בפנים וקיבול דמן בכלי שרת בפנים</w:t>
      </w:r>
      <w:ins w:id="94301" w:author="מנוע מכני" w:date="2026-10-11T12:04:39Z">
        <w:r>
          <w:rPr>
            <w:rtl/>
          </w:rPr>
          <w:t xml:space="preserve">,</w:t>
        </w:r>
      </w:ins>
      <w:del w:id="94302"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עמד בחוץ והכניס ידו לפנים ושחט - שחיטתו כשרה, קיבל - קבלתו פסולה</w:t>
      </w:r>
      <w:ins w:id="94303" w:author="מנוע מכני" w:date="2026-10-11T12:04:39Z">
        <w:r>
          <w:rPr>
            <w:rtl/>
          </w:rPr>
          <w:t xml:space="preserve">,</w:t>
        </w:r>
      </w:ins>
      <w:del w:id="94304"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הכניס ראשו ורובו - כאילו </w:t>
      </w:r>
      <w:r>
        <w:rPr>
          <w:rtl/>
        </w:rPr>
        <w:t xml:space="preserve">לא</w:t>
      </w:r>
      <w:r>
        <w:rPr>
          <w:rtl/>
        </w:rPr>
        <w:t xml:space="preserve"> נכנס</w:t>
      </w:r>
      <w:ins w:id="94305" w:author="מנוע מכני" w:date="2026-10-11T12:04:39Z">
        <w:r>
          <w:rPr>
            <w:rtl/>
          </w:rPr>
          <w:t xml:space="preserve">,</w:t>
        </w:r>
      </w:ins>
      <w:del w:id="94306" w:author="מנוע מכני" w:date="2026-10-11T12:04:39Z">
        <w:r>
          <w:rPr>
            <w:rtl/>
          </w:rPr>
          <w:delText xml:space="preserve">;</w:delText>
        </w:r>
      </w:del>
      <w:r>
        <w:rPr>
          <w:rFonts w:hint="cs"/>
          <w:rtl/>
        </w:rPr>
        <w:t xml:space="preserve"> </w:t>
      </w:r>
      <w:r>
        <w:rPr>
          <w:rtl/>
        </w:rPr>
        <w:t>פרכסה ויצתה לחוץ וחזרה - פסולה.</w:t>
      </w:r>
    </w:p>
    <w:p>
      <w:pPr>
        <w:pStyle w:val="38"/>
        <w:rPr>
          <w:ins w:id="98391" w:author="מנוע מכני" w:date="2026-10-11T12:04:39Z"/>
        </w:rPr>
      </w:pPr>
      <w:r w:rsidRPr="00B014A2">
        <w:t>ש</w:t>
      </w:r>
      <w:r w:rsidRPr="00B014A2">
        <w:t>"</w:t>
      </w:r>
      <w:r w:rsidRPr="00B014A2">
        <w:t>מ</w:t>
      </w:r>
      <w:r w:rsidRPr="00B014A2">
        <w:t xml:space="preserve">:</w:t>
      </w:r>
    </w:p>
    <w:p w:rsidR="00DA63EC" w:rsidRPr="00B014A2" w:rsidRDefault="00DA63EC" w:rsidP="00DA63EC">
      <w:pPr>
        <w:tabs>
          <w:tab w:val="left" w:pos="0"/>
          <w:tab w:val="center" w:pos="2835"/>
        </w:tabs>
        <w:rPr>
          <w:spacing w:val="-4"/>
          <w:rtl/>
        </w:rPr>
      </w:pPr>
      <w:del w:id="98392" w:author="מנוע מכני" w:date="2026-10-11T12:04:39Z">
        <w:r w:rsidRPr="00B014A2">
          <w:rPr>
            <w:spacing w:val="-4"/>
            <w:rtl/>
          </w:rPr>
          <w:delText xml:space="preserve"> </w:delText>
        </w:r>
      </w:del>
      <w:r w:rsidRPr="00B014A2">
        <w:rPr>
          <w:spacing w:val="-4"/>
          <w:rtl/>
        </w:rPr>
        <w:t xml:space="preserve">בשר קד</w:t>
      </w:r>
      <w:r w:rsidR="00B014A2" w:rsidRPr="00B014A2">
        <w:rPr>
          <w:spacing w:val="-4"/>
          <w:rtl/>
        </w:rPr>
        <w:t xml:space="preserve">שים קלים שיצא לפני זריקת דמים </w:t>
      </w:r>
      <w:r w:rsidRPr="00B014A2">
        <w:rPr>
          <w:spacing w:val="-4"/>
          <w:rtl/>
        </w:rPr>
        <w:t xml:space="preserve">פסולים! </w:t>
      </w:r>
      <w:ins w:id="92603" w:author="מנוע מכני" w:date="2026-10-11T12:04:39Z">
        <w:r>
          <w:rPr>
            <w:spacing w:val="-4"/>
            <w:rtl/>
          </w:rPr>
          <w:t xml:space="preserve">שמא</w:t>
        </w:r>
      </w:ins>
      <w:del w:id="92604" w:author="מנוע מכני" w:date="2026-10-11T12:04:39Z">
        <w:r w:rsidRPr="00B014A2">
          <w:rPr>
            <w:spacing w:val="-4"/>
            <w:rtl/>
          </w:rPr>
          <w:delText xml:space="preserve">דילמא</w:delText>
        </w:r>
      </w:del>
      <w:r w:rsidRPr="00B014A2">
        <w:rPr>
          <w:spacing w:val="-4"/>
          <w:rtl/>
        </w:rPr>
        <w:t xml:space="preserve"> באליה ויותרת הכבד ושתי כליות.</w:t>
      </w:r>
    </w:p>
    <w:p w:rsidR="00DA63EC" w:rsidRDefault="00DA63EC" w:rsidP="00DA63EC">
      <w:pPr>
        <w:tabs>
          <w:tab w:val="left" w:pos="0"/>
          <w:tab w:val="center" w:pos="2835"/>
        </w:tabs>
        <w:rPr>
          <w:rtl/>
        </w:rPr>
      </w:pPr>
    </w:p>
    <w:p w:rsidR="00B014A2" w:rsidRPr="00B014A2" w:rsidRDefault="00DA63EC" w:rsidP="00DA63EC">
      <w:pPr>
        <w:tabs>
          <w:tab w:val="left" w:pos="0"/>
          <w:tab w:val="center" w:pos="2835"/>
        </w:tabs>
        <w:rPr>
          <w:b/>
          <w:bCs/>
          <w:rtl/>
        </w:rPr>
      </w:pPr>
      <w:r w:rsidRPr="00B014A2">
        <w:rPr>
          <w:b/>
          <w:bCs/>
          <w:rtl/>
        </w:rPr>
        <w:t xml:space="preserve">• בעא אבוה </w:t>
      </w:r>
      <w:r w:rsidRPr="00B014A2">
        <w:rPr>
          <w:rStyle w:val="2fb"/>
          <w:b/>
          <w:bCs/>
          <w:rtl/>
        </w:rPr>
        <w:t xml:space="preserve">דשמואל</w:t>
      </w:r>
      <w:r w:rsidRPr="00B014A2">
        <w:rPr>
          <w:b/>
          <w:bCs/>
          <w:rtl/>
        </w:rPr>
        <w:t xml:space="preserve"> </w:t>
      </w:r>
      <w:r w:rsidRPr="00B014A2">
        <w:rPr>
          <w:rStyle w:val="2fb"/>
          <w:b/>
          <w:bCs/>
          <w:rtl/>
        </w:rPr>
        <w:t xml:space="preserve">משמואל</w:t>
      </w:r>
      <w:r w:rsidRPr="00B014A2">
        <w:rPr>
          <w:b/>
          <w:bCs/>
          <w:rtl/>
        </w:rPr>
        <w:t xml:space="preserve">: </w:t>
      </w:r>
    </w:p>
    <w:p w:rsidR="00DA63EC" w:rsidRDefault="00DA63EC" w:rsidP="00DA63EC">
      <w:pPr>
        <w:tabs>
          <w:tab w:val="left" w:pos="0"/>
          <w:tab w:val="center" w:pos="2835"/>
        </w:tabs>
        <w:rPr>
          <w:rtl/>
        </w:rPr>
      </w:pPr>
      <w:r>
        <w:rPr>
          <w:rtl/>
        </w:rPr>
        <w:t>היא בפנים ורגליה בחוץ,</w:t>
      </w:r>
      <w:r w:rsidR="00B014A2">
        <w:rPr>
          <w:rFonts w:hint="cs"/>
          <w:rtl/>
        </w:rPr>
        <w:t xml:space="preserve"> </w:t>
      </w:r>
      <w:r>
        <w:rPr>
          <w:rtl/>
        </w:rPr>
        <w:t xml:space="preserve">א"ל</w:t>
      </w:r>
      <w:r>
        <w:rPr>
          <w:rtl/>
        </w:rPr>
        <w:t xml:space="preserve">, כתיב:</w:t>
      </w:r>
      <w:r w:rsidRPr="00464129">
        <w:rPr>
          <w:rStyle w:val="afffff0"/>
          <w:rtl/>
        </w:rPr>
        <w:t xml:space="preserve"> </w:t>
      </w:r>
      <w:r w:rsidRPr="00464129">
        <w:rPr>
          <w:rStyle w:val="afffff0"/>
          <w:rFonts w:hint="cs"/>
          <w:rtl/>
        </w:rPr>
        <w:t>'</w:t>
      </w:r>
      <w:r w:rsidRPr="00464129">
        <w:rPr>
          <w:rStyle w:val="afffff0"/>
          <w:rtl/>
        </w:rPr>
        <w:t xml:space="preserve">והביאום לה</w:t>
      </w:r>
      <w:r w:rsidRPr="00464129">
        <w:rPr>
          <w:rStyle w:val="afffff0"/>
          <w:rtl/>
        </w:rPr>
        <w:t xml:space="preserve">',</w:t>
      </w:r>
      <w:r>
        <w:rPr>
          <w:rtl/>
        </w:rPr>
        <w:t xml:space="preserve"> עד שתהא כולה לפנים.</w:t>
      </w:r>
    </w:p>
    <w:p w:rsidR="00DA63EC" w:rsidRDefault="00DA63EC" w:rsidP="00DA63EC">
      <w:pPr>
        <w:tabs>
          <w:tab w:val="left" w:pos="0"/>
          <w:tab w:val="center" w:pos="2835"/>
        </w:tabs>
        <w:rPr>
          <w:rtl/>
        </w:rPr>
      </w:pPr>
      <w:r>
        <w:rPr>
          <w:rtl/>
        </w:rPr>
        <w:t xml:space="preserve">תלה ושחט, מהו? </w:t>
      </w:r>
      <w:r>
        <w:rPr>
          <w:rtl/>
        </w:rPr>
        <w:t xml:space="preserve">א"ל</w:t>
      </w:r>
      <w:r>
        <w:rPr>
          <w:rtl/>
        </w:rPr>
        <w:t xml:space="preserve">: כשרה, </w:t>
      </w:r>
      <w:r>
        <w:rPr>
          <w:rtl/>
        </w:rPr>
        <w:t xml:space="preserve">א"ל</w:t>
      </w:r>
      <w:r>
        <w:rPr>
          <w:rtl/>
        </w:rPr>
        <w:t xml:space="preserve">: אישתבשת, </w:t>
      </w:r>
      <w:ins w:id="90943" w:author="מנוע מכני" w:date="2026-10-11T12:04:39Z">
        <w:r>
          <w:rPr>
            <w:rtl/>
          </w:rPr>
          <w:t xml:space="preserve">צריך</w:t>
        </w:r>
      </w:ins>
      <w:del w:id="90944" w:author="מנוע מכני" w:date="2026-10-11T12:04:39Z">
        <w:r>
          <w:rPr>
            <w:rtl/>
          </w:rPr>
          <w:delText xml:space="preserve">בעינן</w:delText>
        </w:r>
      </w:del>
      <w:r>
        <w:rPr>
          <w:rtl/>
        </w:rPr>
        <w:t xml:space="preserve"> שחיטה על ירך </w:t>
      </w:r>
      <w:ins w:id="90945" w:author="מנוע מכני" w:date="2026-10-11T12:04:39Z">
        <w:r>
          <w:rPr>
            <w:rtl/>
          </w:rPr>
          <w:t xml:space="preserve">ואין</w:t>
        </w:r>
      </w:ins>
      <w:del w:id="90946" w:author="מנוע מכני" w:date="2026-10-11T12:04:39Z">
        <w:r>
          <w:rPr>
            <w:rtl/>
          </w:rPr>
          <w:delText xml:space="preserve">וליכא</w:delText>
        </w:r>
      </w:del>
      <w:r>
        <w:rPr>
          <w:rtl/>
        </w:rPr>
        <w:t xml:space="preserve">.</w:t>
      </w:r>
    </w:p>
    <w:p w:rsidR="00DA63EC" w:rsidRPr="00FE1B89" w:rsidRDefault="00DA63EC" w:rsidP="00DA63EC">
      <w:pPr>
        <w:tabs>
          <w:tab w:val="left" w:pos="0"/>
          <w:tab w:val="center" w:pos="2835"/>
        </w:tabs>
        <w:rPr>
          <w:spacing w:val="-2"/>
          <w:rtl/>
        </w:rPr>
      </w:pPr>
      <w:r w:rsidRPr="00FE1B89">
        <w:rPr>
          <w:spacing w:val="-2"/>
          <w:rtl/>
        </w:rPr>
        <w:t xml:space="preserve">נתלה ושחט, מהו? </w:t>
      </w:r>
      <w:r w:rsidRPr="00FE1B89">
        <w:rPr>
          <w:spacing w:val="-2"/>
          <w:rtl/>
        </w:rPr>
        <w:t xml:space="preserve">אמר</w:t>
      </w:r>
      <w:r w:rsidRPr="00FE1B89">
        <w:rPr>
          <w:spacing w:val="-2"/>
          <w:rtl/>
        </w:rPr>
        <w:t xml:space="preserve"> </w:t>
      </w:r>
      <w:ins w:id="92605" w:author="מנוע מכני" w:date="2026-10-11T12:04:39Z">
        <w:r>
          <w:rPr>
            <w:spacing w:val="-2"/>
            <w:rtl/>
          </w:rPr>
          <w:t xml:space="preserve">לו</w:t>
        </w:r>
      </w:ins>
      <w:del w:id="92606" w:author="מנוע מכני" w:date="2026-10-11T12:04:39Z">
        <w:r w:rsidRPr="00FE1B89">
          <w:rPr>
            <w:spacing w:val="-2"/>
            <w:rtl/>
          </w:rPr>
          <w:delText xml:space="preserve">ליה</w:delText>
        </w:r>
      </w:del>
      <w:r w:rsidRPr="00FE1B89">
        <w:rPr>
          <w:spacing w:val="-2"/>
          <w:rtl/>
        </w:rPr>
        <w:t xml:space="preserve">: פסולה, </w:t>
      </w:r>
      <w:r w:rsidRPr="00FE1B89">
        <w:rPr>
          <w:spacing w:val="-2"/>
          <w:rtl/>
        </w:rPr>
        <w:t xml:space="preserve">אמר</w:t>
      </w:r>
      <w:r w:rsidRPr="00FE1B89">
        <w:rPr>
          <w:spacing w:val="-2"/>
          <w:rtl/>
        </w:rPr>
        <w:t xml:space="preserve"> </w:t>
      </w:r>
      <w:ins w:id="92607" w:author="מנוע מכני" w:date="2026-10-11T12:04:39Z">
        <w:r>
          <w:rPr>
            <w:spacing w:val="-2"/>
            <w:rtl/>
          </w:rPr>
          <w:t xml:space="preserve">לו</w:t>
        </w:r>
      </w:ins>
      <w:del w:id="92608" w:author="מנוע מכני" w:date="2026-10-11T12:04:39Z">
        <w:r w:rsidRPr="00FE1B89">
          <w:rPr>
            <w:spacing w:val="-2"/>
            <w:rtl/>
          </w:rPr>
          <w:delText xml:space="preserve">ליה</w:delText>
        </w:r>
      </w:del>
      <w:r w:rsidRPr="00FE1B89">
        <w:rPr>
          <w:spacing w:val="-2"/>
          <w:rtl/>
        </w:rPr>
        <w:t xml:space="preserve">: אישתבשת, שחיטה על ירך ולא שוחט על ירך.</w:t>
      </w:r>
    </w:p>
    <w:p w:rsidR="00DA63EC" w:rsidRDefault="00DA63EC" w:rsidP="00DA63EC">
      <w:pPr>
        <w:tabs>
          <w:tab w:val="left" w:pos="0"/>
          <w:tab w:val="center" w:pos="2835"/>
        </w:tabs>
        <w:rPr>
          <w:rtl/>
        </w:rPr>
      </w:pPr>
      <w:r>
        <w:rPr>
          <w:rtl/>
        </w:rPr>
        <w:t xml:space="preserve">נתלה וקבל, מהו? </w:t>
      </w:r>
      <w:r>
        <w:rPr>
          <w:rtl/>
        </w:rPr>
        <w:t xml:space="preserve">אמר</w:t>
      </w:r>
      <w:r>
        <w:rPr>
          <w:rtl/>
        </w:rPr>
        <w:t xml:space="preserve"> </w:t>
      </w:r>
      <w:ins w:id="92609" w:author="מנוע מכני" w:date="2026-10-11T12:04:39Z">
        <w:r>
          <w:rPr>
            <w:rtl/>
          </w:rPr>
          <w:t xml:space="preserve">לו</w:t>
        </w:r>
      </w:ins>
      <w:del w:id="92610" w:author="מנוע מכני" w:date="2026-10-11T12:04:39Z">
        <w:r>
          <w:rPr>
            <w:rtl/>
          </w:rPr>
          <w:delText xml:space="preserve">ליה</w:delText>
        </w:r>
      </w:del>
      <w:r>
        <w:rPr>
          <w:rtl/>
        </w:rPr>
        <w:t xml:space="preserve">: כשרה, </w:t>
      </w:r>
      <w:r>
        <w:rPr>
          <w:rtl/>
        </w:rPr>
        <w:t xml:space="preserve">אמר</w:t>
      </w:r>
      <w:r>
        <w:rPr>
          <w:rtl/>
        </w:rPr>
        <w:t xml:space="preserve"> </w:t>
      </w:r>
      <w:ins w:id="92611" w:author="מנוע מכני" w:date="2026-10-11T12:04:39Z">
        <w:r>
          <w:rPr>
            <w:rtl/>
          </w:rPr>
          <w:t xml:space="preserve">לו</w:t>
        </w:r>
      </w:ins>
      <w:del w:id="92612" w:author="מנוע מכני" w:date="2026-10-11T12:04:39Z">
        <w:r>
          <w:rPr>
            <w:rtl/>
          </w:rPr>
          <w:delText xml:space="preserve">ליה</w:delText>
        </w:r>
      </w:del>
      <w:r>
        <w:rPr>
          <w:rtl/>
        </w:rPr>
        <w:t xml:space="preserve">: אישתבשת, אין דרך שירות בכך.</w:t>
      </w:r>
    </w:p>
    <w:p w:rsidR="00DA63EC" w:rsidRDefault="00DA63EC" w:rsidP="00DA63EC">
      <w:pPr>
        <w:tabs>
          <w:tab w:val="left" w:pos="0"/>
          <w:tab w:val="center" w:pos="2835"/>
        </w:tabs>
        <w:rPr>
          <w:rtl/>
        </w:rPr>
      </w:pPr>
      <w:r>
        <w:rPr>
          <w:rtl/>
        </w:rPr>
        <w:t xml:space="preserve">תלה וקיבל, מהו? </w:t>
      </w:r>
      <w:r>
        <w:rPr>
          <w:rtl/>
        </w:rPr>
        <w:t xml:space="preserve">אמר</w:t>
      </w:r>
      <w:r>
        <w:rPr>
          <w:rtl/>
        </w:rPr>
        <w:t xml:space="preserve"> </w:t>
      </w:r>
      <w:ins w:id="92613" w:author="מנוע מכני" w:date="2026-10-11T12:04:39Z">
        <w:r>
          <w:rPr>
            <w:rtl/>
          </w:rPr>
          <w:t xml:space="preserve">לו</w:t>
        </w:r>
      </w:ins>
      <w:del w:id="92614" w:author="מנוע מכני" w:date="2026-10-11T12:04:39Z">
        <w:r>
          <w:rPr>
            <w:rtl/>
          </w:rPr>
          <w:delText xml:space="preserve">ליה</w:delText>
        </w:r>
      </w:del>
      <w:r>
        <w:rPr>
          <w:rtl/>
        </w:rPr>
        <w:t xml:space="preserve">: פסולה, </w:t>
      </w:r>
      <w:r>
        <w:rPr>
          <w:rtl/>
        </w:rPr>
        <w:t xml:space="preserve">אמר</w:t>
      </w:r>
      <w:r>
        <w:rPr>
          <w:rtl/>
        </w:rPr>
        <w:t xml:space="preserve"> </w:t>
      </w:r>
      <w:ins w:id="92615" w:author="מנוע מכני" w:date="2026-10-11T12:04:39Z">
        <w:r>
          <w:rPr>
            <w:rtl/>
          </w:rPr>
          <w:t xml:space="preserve">לו</w:t>
        </w:r>
      </w:ins>
      <w:del w:id="92616" w:author="מנוע מכני" w:date="2026-10-11T12:04:39Z">
        <w:r>
          <w:rPr>
            <w:rtl/>
          </w:rPr>
          <w:delText xml:space="preserve">ליה</w:delText>
        </w:r>
      </w:del>
      <w:r>
        <w:rPr>
          <w:rtl/>
        </w:rPr>
        <w:t xml:space="preserve">: אישתבשת, שחיטה על ירך ולא קבלה על ירך.</w:t>
      </w:r>
    </w:p>
    <w:p>
      <w:pPr>
        <w:pStyle w:val="38"/>
        <w:rPr>
          <w:ins w:id="98394" w:author="מנוע מכני" w:date="2026-10-11T12:04:39Z"/>
        </w:rPr>
      </w:pPr>
      <w:del w:id="98393" w:author="מנוע מכני" w:date="2026-10-11T12:04:39Z">
        <w:r>
          <w:delText xml:space="preserve">•</w:delText>
        </w:r>
      </w:del>
      <w:r>
        <w:t xml:space="preserve"> אביי:</w:t>
      </w:r>
    </w:p>
    <w:p w:rsidR="00DA63EC" w:rsidRDefault="00DA63EC" w:rsidP="00DA63EC">
      <w:pPr>
        <w:tabs>
          <w:tab w:val="left" w:pos="0"/>
          <w:tab w:val="center" w:pos="2835"/>
        </w:tabs>
        <w:rPr>
          <w:rtl/>
        </w:rPr>
      </w:pPr>
      <w:del w:id="98395" w:author="מנוע מכני" w:date="2026-10-11T12:04:39Z">
        <w:r>
          <w:rPr>
            <w:rtl/>
          </w:rPr>
          <w:delText xml:space="preserve"> </w:delText>
        </w:r>
      </w:del>
      <w:r>
        <w:rPr>
          <w:rtl/>
        </w:rPr>
        <w:t xml:space="preserve">בקדשי קדשים כולן פסולות, בר מנתלה ושחט</w:t>
      </w:r>
      <w:ins w:id="94307" w:author="מנוע מכני" w:date="2026-10-11T12:04:39Z">
        <w:r>
          <w:rPr>
            <w:rtl/>
          </w:rPr>
          <w:t xml:space="preserve">,</w:t>
        </w:r>
      </w:ins>
      <w:del w:id="94308" w:author="מנוע מכני" w:date="2026-10-11T12:04:39Z">
        <w:r>
          <w:rPr>
            <w:rtl/>
          </w:rPr>
          <w:delText xml:space="preserve">;</w:delText>
        </w:r>
      </w:del>
    </w:p>
    <w:p w:rsidR="00DA63EC" w:rsidRDefault="00DA63EC" w:rsidP="00DA63EC">
      <w:pPr>
        <w:tabs>
          <w:tab w:val="left" w:pos="0"/>
          <w:tab w:val="center" w:pos="2835"/>
        </w:tabs>
        <w:rPr>
          <w:rtl/>
        </w:rPr>
      </w:pPr>
      <w:r>
        <w:rPr>
          <w:rtl/>
        </w:rPr>
        <w:t>בקדשים קלים כולן כשרות, בר מן נתלה וקיבל.</w:t>
      </w:r>
    </w:p>
    <w:p>
      <w:pPr>
        <w:pStyle w:val="38"/>
        <w:rPr>
          <w:ins w:id="98397" w:author="מנוע מכני" w:date="2026-10-11T12:04:39Z"/>
        </w:rPr>
      </w:pPr>
      <w:del w:id="98396" w:author="מנוע מכני" w:date="2026-10-11T12:04:39Z">
        <w:r>
          <w:delText xml:space="preserve">•</w:delText>
        </w:r>
      </w:del>
      <w:r>
        <w:t xml:space="preserve"> רבא:</w:t>
      </w:r>
    </w:p>
    <w:p w:rsidR="00DA63EC" w:rsidRDefault="00DA63EC" w:rsidP="00DA63EC">
      <w:pPr>
        <w:tabs>
          <w:tab w:val="left" w:pos="0"/>
          <w:tab w:val="center" w:pos="2835"/>
        </w:tabs>
        <w:rPr>
          <w:rtl/>
        </w:rPr>
      </w:pPr>
      <w:del w:id="98398" w:author="מנוע מכני" w:date="2026-10-11T12:04:39Z">
        <w:r>
          <w:rPr>
            <w:rtl/>
          </w:rPr>
          <w:delText xml:space="preserve"> </w:delText>
        </w:r>
      </w:del>
      <w:r>
        <w:rPr>
          <w:rFonts w:hint="cs"/>
          <w:rtl/>
        </w:rPr>
        <w:t>מ</w:t>
      </w:r>
      <w:r>
        <w:rPr>
          <w:rtl/>
        </w:rPr>
        <w:t>"</w:t>
      </w:r>
      <w:r>
        <w:rPr>
          <w:rFonts w:hint="cs"/>
          <w:rtl/>
        </w:rPr>
        <w:t>ש</w:t>
      </w:r>
      <w:r>
        <w:rPr>
          <w:rtl/>
        </w:rPr>
        <w:t xml:space="preserve"> תלה וקיבל בקדשים קלים דכשרה? דאויר פנים כפנים דמי, בקדשי קדשים </w:t>
      </w:r>
      <w:ins w:id="90947" w:author="מנוע מכני" w:date="2026-10-11T12:04:39Z">
        <w:r>
          <w:rPr>
            <w:rtl/>
          </w:rPr>
          <w:t xml:space="preserve">גם</w:t>
        </w:r>
      </w:ins>
      <w:del w:id="90948" w:author="מנוע מכני" w:date="2026-10-11T12:04:39Z">
        <w:r>
          <w:rPr>
            <w:rtl/>
          </w:rPr>
          <w:delText xml:space="preserve">נמי</w:delText>
        </w:r>
      </w:del>
      <w:r>
        <w:rPr>
          <w:rtl/>
        </w:rPr>
        <w:t xml:space="preserve"> אויר צפון כצפון דמי! </w:t>
      </w:r>
    </w:p>
    <w:p>
      <w:pPr>
        <w:pStyle w:val="38"/>
        <w:rPr>
          <w:ins w:id="98399" w:author="מנוע מכני" w:date="2026-10-11T12:04:39Z"/>
        </w:rPr>
      </w:pPr>
      <w:r w:rsidRPr="00FE1B89">
        <w:t xml:space="preserve">אלא </w:t>
      </w:r>
      <w:r w:rsidRPr="00FE1B89">
        <w:t xml:space="preserve">אמר</w:t>
      </w:r>
      <w:r w:rsidRPr="00FE1B89">
        <w:t xml:space="preserve"> רבא:</w:t>
      </w:r>
    </w:p>
    <w:p w:rsidR="00DA63EC" w:rsidRPr="00FE1B89" w:rsidRDefault="00DA63EC" w:rsidP="00DA63EC">
      <w:pPr>
        <w:tabs>
          <w:tab w:val="left" w:pos="0"/>
          <w:tab w:val="center" w:pos="2835"/>
        </w:tabs>
        <w:rPr>
          <w:spacing w:val="-4"/>
          <w:rtl/>
        </w:rPr>
      </w:pPr>
      <w:del w:id="98400" w:author="מנוע מכני" w:date="2026-10-11T12:04:39Z">
        <w:r w:rsidRPr="00FE1B89">
          <w:rPr>
            <w:spacing w:val="-4"/>
            <w:rtl/>
          </w:rPr>
          <w:delText xml:space="preserve"> </w:delText>
        </w:r>
      </w:del>
      <w:r w:rsidRPr="00FE1B89">
        <w:rPr>
          <w:spacing w:val="-4"/>
          <w:rtl/>
        </w:rPr>
        <w:t xml:space="preserve">בין בקדשי קדשים בין בקדשים קלים - כשרות, בר מן תלה ושחט בקדשי קדשים</w:t>
      </w:r>
      <w:ins w:id="94309" w:author="מנוע מכני" w:date="2026-10-11T12:04:39Z">
        <w:r>
          <w:rPr>
            <w:spacing w:val="-4"/>
            <w:rtl/>
          </w:rPr>
          <w:t xml:space="preserve">,</w:t>
        </w:r>
      </w:ins>
      <w:del w:id="94310" w:author="מנוע מכני" w:date="2026-10-11T12:04:39Z">
        <w:r w:rsidRPr="00FE1B89">
          <w:rPr>
            <w:spacing w:val="-4"/>
            <w:rtl/>
          </w:rPr>
          <w:delText xml:space="preserve">;</w:delText>
        </w:r>
      </w:del>
    </w:p>
    <w:p w:rsidR="00DA63EC" w:rsidRDefault="00DA63EC" w:rsidP="00DA63EC">
      <w:pPr>
        <w:tabs>
          <w:tab w:val="left" w:pos="0"/>
          <w:tab w:val="center" w:pos="2835"/>
        </w:tabs>
        <w:rPr>
          <w:rtl/>
        </w:rPr>
      </w:pPr>
      <w:r>
        <w:rPr>
          <w:rtl/>
        </w:rPr>
        <w:t>נתלה וקיבל - בין בקדשי קדשים בין בקדשים קלים.</w:t>
      </w:r>
    </w:p>
    <w:p>
      <w:pPr>
        <w:pStyle w:val="38"/>
        <w:rPr>
          <w:ins w:id="98402" w:author="מנוע מכני" w:date="2026-10-11T12:04:39Z"/>
        </w:rPr>
      </w:pPr>
      <w:del w:id="98401" w:author="מנוע מכני" w:date="2026-10-11T12:04:39Z">
        <w:r>
          <w:delText xml:space="preserve">•</w:delText>
        </w:r>
      </w:del>
      <w:r>
        <w:t xml:space="preserve"> </w:t>
      </w:r>
      <w:r w:rsidRPr="00B86088">
        <w:t>בעא</w:t>
      </w:r>
      <w:r>
        <w:t xml:space="preserve"> </w:t>
      </w:r>
      <w:r>
        <w:t>רי</w:t>
      </w:r>
      <w:r>
        <w:t>"</w:t>
      </w:r>
      <w:r>
        <w:t>ר מר</w:t>
      </w:r>
      <w:r>
        <w:t>"</w:t>
      </w:r>
      <w:r>
        <w:t>ז</w:t>
      </w:r>
      <w:r>
        <w:t xml:space="preserve">:</w:t>
      </w:r>
    </w:p>
    <w:p w:rsidR="00DA63EC" w:rsidRDefault="00DA63EC" w:rsidP="00DA63EC">
      <w:pPr>
        <w:tabs>
          <w:tab w:val="left" w:pos="0"/>
          <w:tab w:val="center" w:pos="2835"/>
        </w:tabs>
        <w:rPr>
          <w:rtl/>
        </w:rPr>
      </w:pPr>
      <w:del w:id="98403" w:author="מנוע מכני" w:date="2026-10-11T12:04:39Z">
        <w:r>
          <w:rPr>
            <w:rtl/>
          </w:rPr>
          <w:delText xml:space="preserve"> </w:delText>
        </w:r>
      </w:del>
      <w:r>
        <w:rPr>
          <w:rtl/>
        </w:rPr>
        <w:t xml:space="preserve">הוא בפנים וציציתו בחוץ, מהו? </w:t>
      </w:r>
    </w:p>
    <w:p>
      <w:pPr>
        <w:pStyle w:val="38"/>
        <w:rPr>
          <w:ins w:id="98404" w:author="מנוע מכני" w:date="2026-10-11T12:04:39Z"/>
        </w:rPr>
      </w:pPr>
      <w:r w:rsidRPr="00FE1B89">
        <w:t>א</w:t>
      </w:r>
      <w:r w:rsidRPr="00FE1B89">
        <w:t>"</w:t>
      </w:r>
      <w:r w:rsidRPr="00FE1B89">
        <w:t>ל</w:t>
      </w:r>
      <w:r w:rsidRPr="00FE1B89">
        <w:t>:</w:t>
      </w:r>
    </w:p>
    <w:p w:rsidR="00DA63EC" w:rsidRPr="00FE1B89" w:rsidRDefault="00DA63EC" w:rsidP="00DA63EC">
      <w:pPr>
        <w:tabs>
          <w:tab w:val="left" w:pos="0"/>
          <w:tab w:val="center" w:pos="2835"/>
        </w:tabs>
        <w:rPr>
          <w:spacing w:val="-2"/>
          <w:rtl/>
        </w:rPr>
      </w:pPr>
      <w:del w:id="98405" w:author="מנוע מכני" w:date="2026-10-11T12:04:39Z">
        <w:r w:rsidRPr="00FE1B89">
          <w:rPr>
            <w:rStyle w:val="afffff0"/>
            <w:spacing w:val="-2"/>
            <w:rtl/>
          </w:rPr>
          <w:delText xml:space="preserve"> </w:delText>
        </w:r>
      </w:del>
      <w:r w:rsidRPr="00FE1B89">
        <w:rPr>
          <w:rStyle w:val="afffff0"/>
          <w:rFonts w:hint="cs"/>
          <w:spacing w:val="-2"/>
          <w:rtl/>
        </w:rPr>
        <w:t>'</w:t>
      </w:r>
      <w:r w:rsidRPr="00FE1B89">
        <w:rPr>
          <w:rStyle w:val="afffff0"/>
          <w:spacing w:val="-2"/>
          <w:rtl/>
        </w:rPr>
        <w:t xml:space="preserve">והביאום לה</w:t>
      </w:r>
      <w:r w:rsidRPr="00FE1B89">
        <w:rPr>
          <w:rStyle w:val="afffff0"/>
          <w:spacing w:val="-2"/>
          <w:rtl/>
        </w:rPr>
        <w:t xml:space="preserve">' </w:t>
      </w:r>
      <w:r w:rsidRPr="00FE1B89">
        <w:rPr>
          <w:spacing w:val="-2"/>
          <w:rtl/>
        </w:rPr>
        <w:t xml:space="preserve">עד שתבא כולה לפנים? </w:t>
      </w:r>
      <w:r w:rsidRPr="00FE1B89">
        <w:rPr>
          <w:spacing w:val="-2"/>
          <w:rtl/>
        </w:rPr>
        <w:t xml:space="preserve">ה"</w:t>
      </w:r>
      <w:r w:rsidRPr="00FE1B89">
        <w:rPr>
          <w:rFonts w:hint="cs"/>
          <w:spacing w:val="-2"/>
          <w:rtl/>
        </w:rPr>
        <w:t>נ</w:t>
      </w:r>
      <w:r w:rsidRPr="00FE1B89">
        <w:rPr>
          <w:rStyle w:val="afffff0"/>
          <w:spacing w:val="-2"/>
          <w:rtl/>
        </w:rPr>
        <w:t xml:space="preserve"> </w:t>
      </w:r>
      <w:r w:rsidRPr="00FE1B89">
        <w:rPr>
          <w:rStyle w:val="afffff0"/>
          <w:rFonts w:hint="cs"/>
          <w:spacing w:val="-2"/>
          <w:rtl/>
        </w:rPr>
        <w:t>'</w:t>
      </w:r>
      <w:ins w:id="90565" w:author="Claude - סמנטי" w:date="2026-10-11T12:26:16Z">
        <w:r>
          <w:rPr>
            <w:rStyle w:val="afffff0"/>
            <w:spacing w:val="-2"/>
            <w:rtl/>
          </w:rPr>
          <w:t xml:space="preserve">בְּבוֹאָם אֶל אֹהֶל מוֹעֵד</w:t>
        </w:r>
      </w:ins>
      <w:del w:id="90566" w:author="Claude - סמנטי" w:date="2026-10-11T12:26:16Z">
        <w:r w:rsidRPr="00FE1B89">
          <w:rPr>
            <w:rStyle w:val="afffff0"/>
            <w:spacing w:val="-2"/>
            <w:rtl/>
          </w:rPr>
          <w:delText xml:space="preserve">בבואם אל אהל מועד</w:delText>
        </w:r>
      </w:del>
      <w:r w:rsidRPr="00FE1B89">
        <w:rPr>
          <w:rStyle w:val="afffff0"/>
          <w:rFonts w:hint="cs"/>
          <w:spacing w:val="-2"/>
          <w:rtl/>
        </w:rPr>
        <w:t>'-</w:t>
      </w:r>
      <w:r w:rsidRPr="00FE1B89">
        <w:rPr>
          <w:rFonts w:hint="cs"/>
          <w:spacing w:val="-2"/>
          <w:rtl/>
        </w:rPr>
        <w:t xml:space="preserve"> </w:t>
      </w:r>
      <w:r w:rsidRPr="00FE1B89">
        <w:rPr>
          <w:spacing w:val="-2"/>
          <w:rtl/>
        </w:rPr>
        <w:t>עד שיבא כולו לאהל מועד.</w:t>
      </w:r>
    </w:p>
    <w:p w:rsidR="00DA63EC" w:rsidRDefault="00DA63EC" w:rsidP="00DA63EC">
      <w:pPr>
        <w:pStyle w:val="affffd"/>
        <w:rPr>
          <w:rtl/>
        </w:rPr>
      </w:pPr>
      <w:r>
        <w:rPr>
          <w:rtl/>
        </w:rPr>
        <w:t>׹</w:t>
      </w:r>
    </w:p>
    <w:p>
      <w:pPr>
        <w:pStyle w:val="MishnaBatzad"/>
        <w:rPr>
          <w:ins w:id="20326" w:author="קלוד" w:date="2026-10-11T09:07:24Z"/>
        </w:rPr>
      </w:pPr>
      <w:ins w:id="20325" w:author="קלוד" w:date="2026-10-11T09:07:24Z">
        <w:r>
          <w:t xml:space="preserve">משנה א</w:t>
        </w:r>
      </w:ins>
    </w:p>
    <w:p w:rsidR="00DA63EC" w:rsidRPr="000A334C" w:rsidRDefault="00DA63EC" w:rsidP="003B6D22">
      <w:pPr>
        <w:pStyle w:val="afff9"/>
        <w:rPr>
          <w:del w:id="20192" w:author="קלוד" w:date="2026-10-11T09:07:24Z"/>
          <w:rtl/>
        </w:rPr>
      </w:pPr>
      <w:del w:id="20191" w:author="קלוד" w:date="2026-10-11T09:07:24Z">
        <w:r w:rsidRPr="000A334C">
          <w:rPr>
            <w:rtl/>
          </w:rPr>
          <w:delText xml:space="preserve">מתני'.</w:delText>
        </w:r>
      </w:del>
    </w:p>
    <w:p w:rsidR="00DA63EC" w:rsidRPr="000A334C" w:rsidRDefault="00DA63EC" w:rsidP="003B6D22">
      <w:pPr>
        <w:pStyle w:val="afff9"/>
        <w:spacing w:before="120"/>
        <w:rPr>
          <w:rtl/>
        </w:rPr>
        <w:pPrChange w:id="90006" w:author="קלוד" w:date="2026-10-11T12:09:42Z">
          <w:pPr>
            <w:pStyle w:val="afff9"/>
          </w:pPr>
        </w:pPrChange>
      </w:pPr>
      <w:r w:rsidRPr="000A334C">
        <w:rPr>
          <w:rtl/>
        </w:rPr>
        <w:t>נתנו על גבי הכבש שלא כנגד היסוד, נתן את הניתנין למטה למעלה ואת הניתנין למעלה למטה, ואת הניתנין בפנים בחוץ ואת הניתנין בחוץ בפנים - פסול ואין בו כרת.</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כו:</w:t>
      </w:r>
    </w:p>
    <w:p>
      <w:pPr>
        <w:pStyle w:val="afffff8"/>
        <w:rPr>
          <w:ins w:id="90529" w:author="קלוד" w:date="2026-10-11T12:29:36Z"/>
        </w:rPr>
      </w:pPr>
      <w:ins w:id="90530" w:author="קלוד" w:date="2026-10-11T12:29:36Z">
        <w:r>
          <w:rPr>
            <w:color w:val="7B3F00"/>
          </w:rPr>
          <w:t xml:space="preserve">נתנו שלא כנגד היסוד - פסול בשר ובעלים נתכפרו</w:t>
        </w:r>
      </w:ins>
    </w:p>
    <w:p>
      <w:pPr>
        <w:pStyle w:val="38"/>
        <w:rPr>
          <w:ins w:id="98406" w:author="מנוע מכני" w:date="2026-10-11T12:04:39Z"/>
        </w:rPr>
      </w:pPr>
      <w:r>
        <w:t xml:space="preserve">שמואל:</w:t>
      </w:r>
    </w:p>
    <w:p w:rsidR="00DA63EC" w:rsidRDefault="00DA63EC" w:rsidP="00DA63EC">
      <w:pPr>
        <w:tabs>
          <w:tab w:val="left" w:pos="0"/>
          <w:tab w:val="center" w:pos="2835"/>
        </w:tabs>
        <w:rPr>
          <w:rtl/>
        </w:rPr>
      </w:pPr>
      <w:del w:id="98407" w:author="מנוע מכני" w:date="2026-10-11T12:04:39Z">
        <w:r>
          <w:rPr>
            <w:rtl/>
          </w:rPr>
          <w:delText xml:space="preserve"> </w:delText>
        </w:r>
      </w:del>
      <w:r>
        <w:rPr>
          <w:rtl/>
        </w:rPr>
        <w:t xml:space="preserve">פסול בשר, אבל בעלים נתכפרו</w:t>
      </w:r>
      <w:ins w:id="94311" w:author="מנוע מכני" w:date="2026-10-11T12:04:39Z">
        <w:r>
          <w:rPr>
            <w:rtl/>
          </w:rPr>
          <w:t xml:space="preserve">,</w:t>
        </w:r>
      </w:ins>
      <w:del w:id="94312" w:author="מנוע מכני" w:date="2026-10-11T12:04:39Z">
        <w:r>
          <w:rPr>
            <w:rtl/>
          </w:rPr>
          <w:delText xml:space="preserve">;</w:delText>
        </w:r>
      </w:del>
    </w:p>
    <w:p w:rsidR="00DA63EC" w:rsidRDefault="00DA63EC" w:rsidP="00DA63EC">
      <w:pPr>
        <w:tabs>
          <w:tab w:val="left" w:pos="0"/>
          <w:tab w:val="center" w:pos="2835"/>
        </w:tabs>
        <w:rPr>
          <w:rtl/>
        </w:rPr>
      </w:pPr>
      <w:r w:rsidRPr="003017EE">
        <w:rPr>
          <w:rStyle w:val="afffff0"/>
          <w:rFonts w:hint="cs"/>
          <w:rtl/>
        </w:rPr>
        <w:t>'</w:t>
      </w:r>
      <w:ins w:id="90567" w:author="Claude - סמנטי" w:date="2026-10-11T12:26:16Z">
        <w:r>
          <w:rPr>
            <w:rStyle w:val="afffff0"/>
            <w:rtl/>
          </w:rPr>
          <w:t xml:space="preserve">וַאֲנִי נְתַתִּיו לָכֶם עַל הַמִּזְבֵּחַ לְכַפֵּר</w:t>
        </w:r>
      </w:ins>
      <w:del w:id="90568" w:author="Claude - סמנטי" w:date="2026-10-11T12:26:16Z">
        <w:r w:rsidRPr="003017EE">
          <w:rPr>
            <w:rStyle w:val="afffff0"/>
            <w:rtl/>
          </w:rPr>
          <w:delText xml:space="preserve">ואני נתתיו לכם על המזבח לכפר</w:delText>
        </w:r>
      </w:del>
      <w:r w:rsidRPr="003017EE">
        <w:rPr>
          <w:rStyle w:val="afffff0"/>
          <w:rFonts w:hint="cs"/>
          <w:rtl/>
        </w:rPr>
        <w:t>'</w:t>
      </w:r>
      <w:r w:rsidRPr="003017EE">
        <w:rPr>
          <w:rStyle w:val="afffff0"/>
          <w:rtl/>
        </w:rPr>
        <w:t>,</w:t>
      </w:r>
      <w:r>
        <w:rPr>
          <w:rtl/>
        </w:rPr>
        <w:t xml:space="preserve"> כיון שהגיע דם למזבח נתכפרו בעלים.</w:t>
      </w:r>
    </w:p>
    <w:p w:rsidR="00DA63EC" w:rsidRDefault="00DA63EC" w:rsidP="00DA63EC">
      <w:pPr>
        <w:tabs>
          <w:tab w:val="left" w:pos="0"/>
          <w:tab w:val="center" w:pos="2835"/>
        </w:tabs>
        <w:rPr>
          <w:rtl/>
        </w:rPr>
      </w:pPr>
      <w:r w:rsidRPr="003017EE">
        <w:rPr>
          <w:rStyle w:val="afffff0"/>
          <w:rFonts w:hint="cs"/>
          <w:rtl/>
        </w:rPr>
        <w:t>'</w:t>
      </w:r>
      <w:ins w:id="90569" w:author="Claude - סמנטי" w:date="2026-10-11T12:26:16Z">
        <w:r>
          <w:rPr>
            <w:rStyle w:val="afffff0"/>
            <w:rtl/>
          </w:rPr>
          <w:t xml:space="preserve">לְכַפֵּר</w:t>
        </w:r>
      </w:ins>
      <w:del w:id="90570" w:author="Claude - סמנטי" w:date="2026-10-11T12:26:16Z">
        <w:r w:rsidRPr="003017EE">
          <w:rPr>
            <w:rStyle w:val="afffff0"/>
            <w:rtl/>
          </w:rPr>
          <w:delText xml:space="preserve">לכפר</w:delText>
        </w:r>
      </w:del>
      <w:r w:rsidRPr="003017EE">
        <w:rPr>
          <w:rStyle w:val="afffff0"/>
          <w:rFonts w:hint="cs"/>
          <w:rtl/>
        </w:rPr>
        <w:t>'</w:t>
      </w:r>
      <w:r w:rsidRPr="003017EE">
        <w:rPr>
          <w:rStyle w:val="afffff0"/>
          <w:rtl/>
        </w:rPr>
        <w:t>,</w:t>
      </w:r>
      <w:r>
        <w:rPr>
          <w:rtl/>
        </w:rPr>
        <w:t xml:space="preserve"> לכפרה נתתיו ולא לדבר אחר.</w:t>
      </w:r>
      <w:r>
        <w:rPr>
          <w:rFonts w:hint="cs"/>
          <w:rtl/>
        </w:rPr>
        <w:t xml:space="preserve"> </w:t>
      </w:r>
      <w:r>
        <w:rPr>
          <w:rtl/>
        </w:rPr>
        <w:t>–</w:t>
      </w:r>
      <w:r>
        <w:rPr>
          <w:rFonts w:hint="cs"/>
          <w:rtl/>
        </w:rPr>
        <w:t xml:space="preserve"> </w:t>
      </w:r>
      <w:ins w:id="96155" w:author="מנוע מכני" w:date="2026-10-11T12:04:39Z">
        <w:r>
          <w:rPr>
            <w:rFonts w:hint="cs"/>
            <w:rtl/>
          </w:rPr>
          <w:t xml:space="preserve">דסבר</w:t>
        </w:r>
      </w:ins>
      <w:del w:id="96156" w:author="מנוע מכני" w:date="2026-10-11T12:04:39Z">
        <w:r>
          <w:rPr>
            <w:rFonts w:hint="cs"/>
            <w:rtl/>
          </w:rPr>
          <w:delText xml:space="preserve">דס</w:delText>
        </w:r>
        <w:r>
          <w:rPr>
            <w:rtl/>
          </w:rPr>
          <w:delText xml:space="preserve">"</w:delText>
        </w:r>
        <w:r>
          <w:rPr>
            <w:rFonts w:hint="cs"/>
            <w:rtl/>
          </w:rPr>
          <w:delText xml:space="preserve">ל</w:delText>
        </w:r>
      </w:del>
      <w:r>
        <w:rPr>
          <w:rFonts w:hint="cs"/>
          <w:rtl/>
        </w:rPr>
        <w:t xml:space="preserve"> </w:t>
      </w:r>
      <w:r>
        <w:rPr>
          <w:rtl/>
        </w:rPr>
        <w:t>שלא במקומו כמקומו דמי.</w:t>
      </w:r>
    </w:p>
    <w:p>
      <w:pPr>
        <w:pStyle w:val="38"/>
        <w:rPr>
          <w:ins w:id="98408" w:author="מנוע מכני" w:date="2026-10-11T12:04:39Z"/>
        </w:rPr>
      </w:pPr>
      <w:r>
        <w:lastRenderedPageBreak/>
        <w:t xml:space="preserve">תנן</w:t>
      </w:r>
      <w:r>
        <w:lastRenderedPageBreak/>
        <w:t xml:space="preserve"> באידך פירקין:</w:t>
      </w:r>
    </w:p>
    <w:p w:rsidR="00DA63EC" w:rsidRDefault="00DA63EC" w:rsidP="00DA63EC">
      <w:pPr>
        <w:tabs>
          <w:tab w:val="left" w:pos="0"/>
          <w:tab w:val="center" w:pos="2835"/>
        </w:tabs>
        <w:rPr>
          <w:rtl/>
        </w:rPr>
      </w:pPr>
      <w:del w:id="98409" w:author="מנוע מכני" w:date="2026-10-11T12:04:39Z">
        <w:r>
          <w:rPr>
            <w:rtl/>
          </w:rPr>
          <w:lastRenderedPageBreak/>
          <w:delText xml:space="preserve"> </w:delText>
        </w:r>
      </w:del>
      <w:r>
        <w:rPr>
          <w:rtl/>
        </w:rPr>
        <w:lastRenderedPageBreak/>
        <w:t xml:space="preserve">נתנו על הכבש שלא כנגד היסוד, נתן את הניתנין למטה למעלה ואת הניתנין למעלה למטה, ואת הניתנין בפנים בחוץ ואת הניתנין בחוץ בפנים, אם יש דם הנפש יחזור הכשר ויקבל</w:t>
      </w:r>
      <w:ins w:id="94313" w:author="מנוע מכני" w:date="2026-10-11T12:04:39Z">
        <w:r>
          <w:rPr>
            <w:rtl/>
          </w:rPr>
          <w:t xml:space="preserve">,</w:t>
        </w:r>
      </w:ins>
      <w:del w:id="94314" w:author="מנוע מכני" w:date="2026-10-11T12:04:39Z">
        <w:r>
          <w:rPr>
            <w:rtl/>
          </w:rPr>
          <w:lastRenderedPageBreak/>
          <w:delText xml:space="preserve">;</w:delText>
        </w:r>
      </w:del>
    </w:p>
    <w:p w:rsidR="00DA63EC" w:rsidRDefault="00DA63EC" w:rsidP="00DA63EC">
      <w:pPr>
        <w:tabs>
          <w:tab w:val="left" w:pos="0"/>
          <w:tab w:val="center" w:pos="2835"/>
        </w:tabs>
        <w:rPr>
          <w:rtl/>
        </w:rPr>
      </w:pPr>
      <w:ins w:id="95855" w:author="מנוע מכני" w:date="2026-10-11T12:04:39Z">
        <w:r>
          <w:rPr>
            <w:rtl/>
          </w:rPr>
          <w:t xml:space="preserve">ואם </w:t>
        </w:r>
      </w:ins>
      <w:del w:id="95856" w:author="מנוע מכני" w:date="2026-10-11T12:04:39Z">
        <w:r>
          <w:rPr>
            <w:rtl/>
          </w:rPr>
          <w:delText xml:space="preserve">ואי </w:delText>
        </w:r>
      </w:del>
      <w:r>
        <w:rPr>
          <w:rtl/>
        </w:rPr>
        <w:t xml:space="preserve">ס"ד</w:t>
      </w:r>
      <w:r>
        <w:rPr>
          <w:rtl/>
        </w:rPr>
        <w:t xml:space="preserve"> שלא במקומו כמקומו, </w:t>
      </w:r>
      <w:r>
        <w:rPr>
          <w:rFonts w:hint="cs"/>
          <w:rtl/>
        </w:rPr>
        <w:t>ל</w:t>
      </w:r>
      <w:r>
        <w:rPr>
          <w:rtl/>
        </w:rPr>
        <w:t>"</w:t>
      </w:r>
      <w:r>
        <w:rPr>
          <w:rFonts w:hint="cs"/>
          <w:rtl/>
        </w:rPr>
        <w:t>ל</w:t>
      </w:r>
      <w:r>
        <w:rPr>
          <w:rtl/>
        </w:rPr>
        <w:t xml:space="preserve"> יחזור הכשר ויקבל? </w:t>
      </w:r>
      <w:ins w:id="95857" w:author="מנוע מכני" w:date="2026-10-11T12:04:39Z">
        <w:r>
          <w:rPr>
            <w:rFonts w:hint="cs"/>
            <w:rtl/>
          </w:rPr>
          <w:t xml:space="preserve">אם </w:t>
        </w:r>
      </w:ins>
      <w:del w:id="95858" w:author="מנוע מכני" w:date="2026-10-11T12:04:39Z">
        <w:r>
          <w:rPr>
            <w:rFonts w:hint="cs"/>
            <w:rtl/>
          </w:rPr>
          <w:delText xml:space="preserve">אי </w:delText>
        </w:r>
      </w:del>
      <w:r>
        <w:rPr>
          <w:rtl/>
        </w:rPr>
        <w:t xml:space="preserve">להתיר בשר באכילה, מי </w:t>
      </w:r>
      <w:ins w:id="90949" w:author="מנוע מכני" w:date="2026-10-11T12:04:39Z">
        <w:r>
          <w:rPr>
            <w:rtl/>
          </w:rPr>
          <w:t xml:space="preserve">יש</w:t>
        </w:r>
      </w:ins>
      <w:del w:id="90950" w:author="מנוע מכני" w:date="2026-10-11T12:04:39Z">
        <w:r>
          <w:rPr>
            <w:rtl/>
          </w:rPr>
          <w:delText xml:space="preserve">איכא</w:delText>
        </w:r>
      </w:del>
      <w:r>
        <w:rPr>
          <w:rtl/>
        </w:rPr>
        <w:t xml:space="preserve"> זריקה דלא מכפרת ושריא בשר באכילה? </w:t>
      </w:r>
      <w:ins w:id="95859" w:author="מנוע מכני" w:date="2026-10-11T12:04:39Z">
        <w:r>
          <w:rPr>
            <w:rtl/>
          </w:rPr>
          <w:t xml:space="preserve">אם </w:t>
        </w:r>
      </w:ins>
      <w:del w:id="95860" w:author="מנוע מכני" w:date="2026-10-11T12:04:39Z">
        <w:r>
          <w:rPr>
            <w:rtl/>
          </w:rPr>
          <w:delText xml:space="preserve">אי </w:delText>
        </w:r>
      </w:del>
      <w:r>
        <w:rPr>
          <w:rtl/>
        </w:rPr>
        <w:t xml:space="preserve">דיהביה כשר </w:t>
      </w:r>
      <w:r>
        <w:rPr>
          <w:rtl/>
        </w:rPr>
        <w:t xml:space="preserve">ה"נ</w:t>
      </w:r>
      <w:r>
        <w:rPr>
          <w:rtl/>
        </w:rPr>
        <w:t xml:space="preserve">, </w:t>
      </w:r>
      <w:r>
        <w:rPr>
          <w:rtl/>
        </w:rPr>
        <w:t xml:space="preserve">ה</w:t>
      </w:r>
      <w:r>
        <w:rPr>
          <w:rFonts w:hint="cs"/>
          <w:rtl/>
        </w:rPr>
        <w:t>ב</w:t>
      </w:r>
      <w:r>
        <w:rPr>
          <w:rtl/>
        </w:rPr>
        <w:t>"</w:t>
      </w:r>
      <w:r>
        <w:rPr>
          <w:rFonts w:hint="cs"/>
          <w:rtl/>
        </w:rPr>
        <w:t xml:space="preserve">ע</w:t>
      </w:r>
      <w:r>
        <w:rPr>
          <w:rFonts w:hint="cs"/>
          <w:rtl/>
        </w:rPr>
        <w:t xml:space="preserve"> </w:t>
      </w:r>
      <w:r>
        <w:rPr>
          <w:rtl/>
        </w:rPr>
        <w:t>דיהביה פסול.</w:t>
      </w:r>
    </w:p>
    <w:p w:rsidR="00DA63EC" w:rsidRPr="00FE1B89" w:rsidRDefault="00DA63EC" w:rsidP="00DA63EC">
      <w:pPr>
        <w:tabs>
          <w:tab w:val="left" w:pos="0"/>
          <w:tab w:val="center" w:pos="2835"/>
        </w:tabs>
        <w:rPr>
          <w:spacing w:val="-4"/>
          <w:rtl/>
        </w:rPr>
      </w:pPr>
      <w:r w:rsidRPr="00FE1B89">
        <w:rPr>
          <w:rFonts w:hint="cs"/>
          <w:spacing w:val="-4"/>
          <w:rtl/>
        </w:rPr>
        <w:t xml:space="preserve">ולא הוי דיחוי </w:t>
      </w:r>
      <w:r w:rsidRPr="00FE1B89">
        <w:rPr>
          <w:spacing w:val="-4"/>
          <w:rtl/>
        </w:rPr>
        <w:t xml:space="preserve">דתנן</w:t>
      </w:r>
      <w:r w:rsidRPr="00FE1B89">
        <w:rPr>
          <w:spacing w:val="-4"/>
          <w:rtl/>
        </w:rPr>
        <w:t xml:space="preserve">: וכולן שקיבלו חוץ לזמנו וחוץ למקומו, אם יש דם הנפש - יחזור הכשר ויקבל</w:t>
      </w:r>
      <w:ins w:id="94315" w:author="מנוע מכני" w:date="2026-10-11T12:04:39Z">
        <w:r>
          <w:rPr>
            <w:spacing w:val="-4"/>
            <w:rtl/>
          </w:rPr>
          <w:t xml:space="preserve">,</w:t>
        </w:r>
      </w:ins>
      <w:del w:id="94316" w:author="מנוע מכני" w:date="2026-10-11T12:04:39Z">
        <w:r w:rsidRPr="00FE1B89">
          <w:rPr>
            <w:spacing w:val="-4"/>
            <w:rtl/>
          </w:rPr>
          <w:delText xml:space="preserve">;</w:delText>
        </w:r>
      </w:del>
    </w:p>
    <w:p w:rsidR="00DA63EC" w:rsidRDefault="00DA63EC" w:rsidP="00DA63EC">
      <w:pPr>
        <w:tabs>
          <w:tab w:val="left" w:pos="0"/>
          <w:tab w:val="center" w:pos="2835"/>
        </w:tabs>
        <w:rPr>
          <w:rtl/>
        </w:rPr>
      </w:pPr>
      <w:r>
        <w:rPr>
          <w:rtl/>
        </w:rPr>
        <w:t xml:space="preserve">קיבלו אי</w:t>
      </w:r>
      <w:ins w:id="90049" w:author="מנוע מכני" w:date="2026-10-11T12:04:39Z">
        <w:r>
          <w:rPr>
            <w:rtl/>
          </w:rPr>
          <w:t xml:space="preserve">ן, ש</w:t>
        </w:r>
      </w:ins>
      <w:del w:id="90050" w:author="מנוע מכני" w:date="2026-10-11T12:04:39Z">
        <w:r>
          <w:rPr>
            <w:rtl/>
          </w:rPr>
          <w:delText xml:space="preserve">ן,</w:delText>
        </w:r>
        <w:r w:rsidRPr="006E3756">
          <w:rPr>
            <w:rFonts w:hint="cs"/>
            <w:b/>
            <w:bCs/>
            <w:rtl/>
          </w:rPr>
          <w:delText xml:space="preserve">ש</w:delText>
        </w:r>
      </w:del>
      <w:r w:rsidRPr="006E3756">
        <w:rPr>
          <w:rFonts w:hint="cs"/>
          <w:b/>
          <w:bCs/>
          <w:rtl/>
        </w:rPr>
        <w:t xml:space="preserve">חטו</w:t>
      </w:r>
      <w:r>
        <w:rPr>
          <w:rFonts w:hint="cs"/>
          <w:rtl/>
        </w:rPr>
        <w:t xml:space="preserve"> </w:t>
      </w:r>
      <w:r>
        <w:rPr>
          <w:rFonts w:hint="cs"/>
          <w:rtl/>
        </w:rPr>
        <w:t xml:space="preserve">לא</w:t>
      </w:r>
      <w:r>
        <w:rPr>
          <w:rtl/>
        </w:rPr>
        <w:t xml:space="preserve">, </w:t>
      </w:r>
      <w:ins w:id="90951" w:author="מנוע מכני" w:date="2026-10-11T12:04:39Z">
        <w:r>
          <w:rPr>
            <w:rtl/>
          </w:rPr>
          <w:t xml:space="preserve">לא</w:t>
        </w:r>
      </w:ins>
      <w:del w:id="90952" w:author="מנוע מכני" w:date="2026-10-11T12:04:39Z">
        <w:r>
          <w:rPr>
            <w:rtl/>
          </w:rPr>
          <w:delText xml:space="preserve">לאו</w:delText>
        </w:r>
      </w:del>
      <w:r>
        <w:rPr>
          <w:rtl/>
        </w:rPr>
        <w:t xml:space="preserve"> משום </w:t>
      </w:r>
      <w:ins w:id="90079" w:author="Claude - סמנטי" w:date="2026-10-11T12:26:16Z">
        <w:r>
          <w:rPr>
            <w:rtl/>
          </w:rPr>
          <w:t xml:space="preserve">שהוא</w:t>
        </w:r>
      </w:ins>
      <w:del w:id="90080" w:author="Claude - סמנטי" w:date="2026-10-11T12:26:16Z">
        <w:r>
          <w:rPr>
            <w:rtl/>
          </w:rPr>
          <w:delText xml:space="preserve">דהוי</w:delText>
        </w:r>
      </w:del>
      <w:r>
        <w:rPr>
          <w:rtl/>
        </w:rPr>
        <w:t xml:space="preserve"> דחוי! </w:t>
      </w:r>
      <w:r>
        <w:rPr>
          <w:rFonts w:hint="cs"/>
          <w:rtl/>
        </w:rPr>
        <w:t>א</w:t>
      </w:r>
      <w:r>
        <w:rPr>
          <w:rtl/>
        </w:rPr>
        <w:t>לא, משום דפסיל במחשבה.</w:t>
      </w:r>
    </w:p>
    <w:p w:rsidR="00DA63EC" w:rsidRDefault="00DA63EC" w:rsidP="00DA63EC">
      <w:pPr>
        <w:tabs>
          <w:tab w:val="left" w:pos="0"/>
          <w:tab w:val="center" w:pos="2835"/>
        </w:tabs>
        <w:rPr>
          <w:rtl/>
        </w:rPr>
      </w:pPr>
      <w:r>
        <w:rPr>
          <w:rFonts w:hint="cs"/>
          <w:rtl/>
        </w:rPr>
        <w:t>ו</w:t>
      </w:r>
      <w:r>
        <w:rPr>
          <w:rtl/>
        </w:rPr>
        <w:t xml:space="preserve">קמ"ל</w:t>
      </w:r>
      <w:r>
        <w:rPr>
          <w:rtl/>
        </w:rPr>
        <w:t xml:space="preserve"> דמקבלה ואילך </w:t>
      </w:r>
      <w:r>
        <w:rPr>
          <w:rtl/>
        </w:rPr>
        <w:t xml:space="preserve">לא</w:t>
      </w:r>
      <w:r>
        <w:rPr>
          <w:rtl/>
        </w:rPr>
        <w:t xml:space="preserve"> פסלה מחשבה, </w:t>
      </w:r>
      <w:r>
        <w:rPr>
          <w:rStyle w:val="2fb"/>
          <w:rtl/>
        </w:rPr>
        <w:t xml:space="preserve">כדרבא</w:t>
      </w:r>
      <w:r>
        <w:rPr>
          <w:rtl/>
        </w:rPr>
        <w:t xml:space="preserve">.</w:t>
      </w:r>
    </w:p>
    <w:p w:rsidR="00DA63EC" w:rsidRDefault="00DA63EC" w:rsidP="00DA63EC">
      <w:pPr>
        <w:tabs>
          <w:tab w:val="left" w:pos="0"/>
          <w:tab w:val="center" w:pos="2835"/>
        </w:tabs>
        <w:rPr>
          <w:rtl/>
        </w:rPr>
      </w:pPr>
    </w:p>
    <w:p>
      <w:pPr>
        <w:pStyle w:val="38"/>
        <w:rPr>
          <w:ins w:id="98410" w:author="מנוע מכני" w:date="2026-10-11T12:04:39Z"/>
        </w:rPr>
      </w:pPr>
      <w:r>
        <w:t xml:space="preserve">והך</w:t>
      </w:r>
    </w:p>
    <w:p w:rsidR="00DA63EC" w:rsidRDefault="00DA63EC" w:rsidP="00DA63EC">
      <w:pPr>
        <w:tabs>
          <w:tab w:val="left" w:pos="0"/>
          <w:tab w:val="center" w:pos="2835"/>
        </w:tabs>
        <w:rPr>
          <w:rtl/>
        </w:rPr>
      </w:pPr>
      <w:del w:id="98411" w:author="מנוע מכני" w:date="2026-10-11T12:04:39Z">
        <w:r>
          <w:rPr>
            <w:rFonts w:hint="cs"/>
            <w:rtl/>
          </w:rPr>
          <w:delText xml:space="preserve"> </w:delText>
        </w:r>
      </w:del>
      <w:r>
        <w:rPr>
          <w:rFonts w:hint="cs"/>
          <w:rtl/>
        </w:rPr>
        <w:t xml:space="preserve">ד</w:t>
      </w:r>
      <w:r>
        <w:rPr>
          <w:rtl/>
        </w:rPr>
        <w:t xml:space="preserve">חישב ליתן את הניתנין למעלה למטה, למטה למעלה, לאלתר כשר, חזר וחישב </w:t>
      </w:r>
    </w:p>
    <w:p w:rsidR="00DA63EC" w:rsidRDefault="00DA63EC" w:rsidP="00DA63EC">
      <w:pPr>
        <w:pStyle w:val="afff3"/>
        <w:framePr w:wrap="around"/>
        <w:rPr>
          <w:rtl/>
        </w:rPr>
      </w:pPr>
      <w:r>
        <w:rPr>
          <w:rFonts w:hint="cs"/>
          <w:rtl/>
        </w:rPr>
        <w:t>כז.</w:t>
      </w:r>
    </w:p>
    <w:p w:rsidR="00DA63EC" w:rsidRDefault="00DA63EC" w:rsidP="00DA63EC">
      <w:pPr>
        <w:tabs>
          <w:tab w:val="left" w:pos="0"/>
          <w:tab w:val="center" w:pos="2835"/>
        </w:tabs>
        <w:rPr>
          <w:rtl/>
        </w:rPr>
      </w:pPr>
      <w:r>
        <w:rPr>
          <w:rtl/>
        </w:rPr>
        <w:t xml:space="preserve">חוץ למקומו - פסול ואין בו כרת, חוץ לזמנו - פיגול וחייבין עליו כרת, למחר - פסול, חזר וחישב בין חוץ לזמנו בין חוץ למקומו - פסול ואין בו כרת</w:t>
      </w:r>
      <w:ins w:id="94317" w:author="מנוע מכני" w:date="2026-10-11T12:04:39Z">
        <w:r>
          <w:rPr>
            <w:rtl/>
          </w:rPr>
          <w:t xml:space="preserve">,</w:t>
        </w:r>
      </w:ins>
      <w:del w:id="94318" w:author="מנוע מכני" w:date="2026-10-11T12:04:39Z">
        <w:r>
          <w:rPr>
            <w:rtl/>
          </w:rPr>
          <w:delText xml:space="preserve">;</w:delText>
        </w:r>
      </w:del>
    </w:p>
    <w:p w:rsidR="00DA63EC" w:rsidRDefault="00DA63EC" w:rsidP="00DA63EC">
      <w:pPr>
        <w:tabs>
          <w:tab w:val="left" w:pos="0"/>
          <w:tab w:val="center" w:pos="2835"/>
        </w:tabs>
        <w:rPr>
          <w:rtl/>
        </w:rPr>
      </w:pPr>
      <w:ins w:id="95861" w:author="מנוע מכני" w:date="2026-10-11T12:04:39Z">
        <w:r>
          <w:rPr>
            <w:rtl/>
          </w:rPr>
          <w:t xml:space="preserve">ואם </w:t>
        </w:r>
      </w:ins>
      <w:del w:id="95862" w:author="מנוע מכני" w:date="2026-10-11T12:04:39Z">
        <w:r>
          <w:rPr>
            <w:rtl/>
          </w:rPr>
          <w:delText xml:space="preserve">ואי </w:delText>
        </w:r>
      </w:del>
      <w:r>
        <w:rPr>
          <w:rtl/>
        </w:rPr>
        <w:t xml:space="preserve">שלא במקומו כמקומו דמי, </w:t>
      </w:r>
      <w:ins w:id="92617" w:author="מנוע מכני" w:date="2026-10-11T12:04:39Z">
        <w:r>
          <w:rPr>
            <w:rtl/>
          </w:rPr>
          <w:t xml:space="preserve">זה</w:t>
        </w:r>
      </w:ins>
      <w:del w:id="92618" w:author="מנוע מכני" w:date="2026-10-11T12:04:39Z">
        <w:r>
          <w:rPr>
            <w:rtl/>
          </w:rPr>
          <w:delText xml:space="preserve">האי</w:delText>
        </w:r>
      </w:del>
      <w:r>
        <w:rPr>
          <w:rtl/>
        </w:rPr>
        <w:t xml:space="preserve"> פסול? פיגול הוא! </w:t>
      </w:r>
    </w:p>
    <w:p>
      <w:pPr>
        <w:pStyle w:val="38"/>
        <w:rPr>
          <w:ins w:id="98413" w:author="מנוע מכני" w:date="2026-10-11T12:04:39Z"/>
        </w:rPr>
      </w:pPr>
      <w:del w:id="98412" w:author="מנוע מכני" w:date="2026-10-11T12:04:39Z">
        <w:r>
          <w:delText xml:space="preserve">•</w:delText>
        </w:r>
      </w:del>
      <w:r>
        <w:t xml:space="preserve"> </w:t>
      </w:r>
      <w:r>
        <w:t>מ</w:t>
      </w:r>
      <w:r>
        <w:t>"</w:t>
      </w:r>
      <w:r>
        <w:t>ז</w:t>
      </w:r>
      <w:r>
        <w:t xml:space="preserve">:</w:t>
      </w:r>
    </w:p>
    <w:p w:rsidR="00DA63EC" w:rsidRDefault="00DA63EC" w:rsidP="00DA63EC">
      <w:pPr>
        <w:tabs>
          <w:tab w:val="left" w:pos="0"/>
          <w:tab w:val="center" w:pos="2835"/>
        </w:tabs>
        <w:rPr>
          <w:rtl/>
        </w:rPr>
      </w:pPr>
      <w:del w:id="98414" w:author="מנוע מכני" w:date="2026-10-11T12:04:39Z">
        <w:r>
          <w:rPr>
            <w:rtl/>
          </w:rPr>
          <w:delText xml:space="preserve"> </w:delText>
        </w:r>
      </w:del>
      <w:r>
        <w:rPr>
          <w:rtl/>
        </w:rPr>
        <w:t xml:space="preserve">זריקה דשריא בשר באכילה </w:t>
      </w:r>
      <w:ins w:id="90083" w:author="Claude - סמנטי" w:date="2026-10-11T12:26:16Z">
        <w:r>
          <w:rPr>
            <w:rtl/>
          </w:rPr>
          <w:t xml:space="preserve">מביאה</w:t>
        </w:r>
      </w:ins>
      <w:del w:id="90084" w:author="Claude - סמנטי" w:date="2026-10-11T12:26:16Z">
        <w:r>
          <w:rPr>
            <w:rtl/>
          </w:rPr>
          <w:delText xml:space="preserve">מייתא</w:delText>
        </w:r>
      </w:del>
      <w:r>
        <w:rPr>
          <w:rtl/>
        </w:rPr>
        <w:t xml:space="preserve"> לידי פיגול, זריקה דלא שריא בשר באכילה </w:t>
      </w:r>
      <w:r>
        <w:rPr>
          <w:rtl/>
        </w:rPr>
        <w:t xml:space="preserve">לא</w:t>
      </w:r>
      <w:r>
        <w:rPr>
          <w:rtl/>
        </w:rPr>
        <w:t xml:space="preserve"> </w:t>
      </w:r>
      <w:ins w:id="90081" w:author="Claude - סמנטי" w:date="2026-10-11T12:26:16Z">
        <w:r>
          <w:rPr>
            <w:rtl/>
          </w:rPr>
          <w:t xml:space="preserve">מביאה</w:t>
        </w:r>
      </w:ins>
      <w:del w:id="90082" w:author="Claude - סמנטי" w:date="2026-10-11T12:26:16Z">
        <w:r>
          <w:rPr>
            <w:rtl/>
          </w:rPr>
          <w:delText xml:space="preserve">מייתא</w:delText>
        </w:r>
      </w:del>
      <w:r>
        <w:rPr>
          <w:rtl/>
        </w:rPr>
        <w:t xml:space="preserve"> לידי פיגול.</w:t>
      </w:r>
    </w:p>
    <w:p>
      <w:pPr>
        <w:pStyle w:val="38"/>
        <w:rPr>
          <w:ins w:id="98416" w:author="מנוע מכני" w:date="2026-10-11T12:04:39Z"/>
        </w:rPr>
      </w:pPr>
      <w:del w:id="98415" w:author="מנוע מכני" w:date="2026-10-11T12:04:39Z">
        <w:r>
          <w:delText xml:space="preserve">•</w:delText>
        </w:r>
      </w:del>
      <w:r w:rsidR="00B014A2">
        <w:t xml:space="preserve"> </w:t>
      </w:r>
      <w:r>
        <w:t>רב אשי למ"</w:t>
      </w:r>
      <w:r>
        <w:t>ז</w:t>
      </w:r>
      <w:r>
        <w:t xml:space="preserve">:</w:t>
      </w:r>
    </w:p>
    <w:p w:rsidR="00B014A2" w:rsidRDefault="00DA63EC" w:rsidP="00B014A2">
      <w:pPr>
        <w:rPr>
          <w:rtl/>
        </w:rPr>
      </w:pPr>
      <w:del w:id="98417" w:author="מנוע מכני" w:date="2026-10-11T12:04:39Z">
        <w:r>
          <w:rPr>
            <w:rtl/>
          </w:rPr>
          <w:delText xml:space="preserve"> </w:delText>
        </w:r>
      </w:del>
      <w:r w:rsidRPr="00B014A2">
        <w:rPr>
          <w:rStyle w:val="afffff0"/>
          <w:rFonts w:hint="cs"/>
          <w:rtl/>
        </w:rPr>
        <w:t xml:space="preserve">'</w:t>
      </w:r>
      <w:r w:rsidRPr="00B014A2">
        <w:rPr>
          <w:rStyle w:val="afffff0"/>
          <w:rFonts w:hint="cs"/>
          <w:rtl/>
        </w:rPr>
        <w:t xml:space="preserve">ו</w:t>
      </w:r>
      <w:r w:rsidRPr="00B014A2">
        <w:rPr>
          <w:rStyle w:val="afffff0"/>
          <w:rtl/>
        </w:rPr>
        <w:t>אם האכל יאכל מבשר זבח שלמיו פיגול יהיה</w:t>
      </w:r>
      <w:r w:rsidRPr="00B014A2">
        <w:rPr>
          <w:rStyle w:val="afffff0"/>
          <w:rFonts w:hint="cs"/>
          <w:rtl/>
        </w:rPr>
        <w:t>'</w:t>
      </w:r>
      <w:r>
        <w:rPr>
          <w:rtl/>
        </w:rPr>
        <w:t>,</w:t>
      </w:r>
      <w:r w:rsidRPr="00B014A2">
        <w:rPr>
          <w:rtl/>
        </w:rPr>
        <w:t xml:space="preserve"> </w:t>
      </w:r>
    </w:p>
    <w:p w:rsidR="00DA63EC" w:rsidRPr="00B014A2" w:rsidRDefault="00DA63EC" w:rsidP="00B014A2">
      <w:pPr>
        <w:ind w:firstLine="0"/>
        <w:rPr>
          <w:rtl/>
        </w:rPr>
      </w:pPr>
      <w:r w:rsidRPr="00B014A2">
        <w:rPr>
          <w:rtl/>
        </w:rPr>
        <w:t>מי שפיגולו גרם לו, יצא זה שאין פיגולו גרם לו אלא איסור דבר אחר גרם לו.</w:t>
      </w:r>
    </w:p>
    <w:p>
      <w:pPr>
        <w:pStyle w:val="38"/>
        <w:rPr>
          <w:ins w:id="98418" w:author="מנוע מכני" w:date="2026-10-11T12:04:39Z"/>
        </w:rPr>
      </w:pPr>
      <w:r>
        <w:t>ולא מיפסל כרנב</w:t>
      </w:r>
      <w:r>
        <w:t>"</w:t>
      </w:r>
      <w:r>
        <w:t>י</w:t>
      </w:r>
    </w:p>
    <w:p w:rsidR="00DA63EC" w:rsidRDefault="00DA63EC" w:rsidP="00DA63EC">
      <w:pPr>
        <w:tabs>
          <w:tab w:val="left" w:pos="0"/>
          <w:tab w:val="center" w:pos="2835"/>
        </w:tabs>
        <w:rPr>
          <w:rtl/>
        </w:rPr>
      </w:pPr>
      <w:ins w:id="90051" w:author="מנוע מכני" w:date="2026-10-11T12:04:39Z">
        <w:r>
          <w:rPr>
            <w:rtl/>
          </w:rPr>
          <w:t xml:space="preserve">:</w:t>
        </w:r>
        <w:r>
          <w:rPr>
            <w:rtl/>
          </w:rPr>
          <w:t xml:space="preserve"> </w:t>
        </w:r>
        <w:ins w:id="96329" w:author="מנוע מכני" w:date="2026-10-11T12:04:39Z">
          <w:r>
            <w:rPr>
              <w:rtl/>
            </w:rPr>
            <w:t xml:space="preserve">דהיה</w:t>
          </w:r>
        </w:ins>
        <w:del w:id="96330" w:author="מנוע מכני" w:date="2026-10-11T12:04:39Z">
          <w:r>
            <w:rPr>
              <w:rtl/>
            </w:rPr>
            <w:delText xml:space="preserve">ד</w:delText>
          </w:r>
          <w:r>
            <w:rPr>
              <w:rtl/>
            </w:rPr>
            <w:delText xml:space="preserve">הוה</w:delText>
          </w:r>
        </w:del>
      </w:ins>
      <w:del w:id="90052" w:author="מנוע מכני" w:date="2026-10-11T12:04:39Z">
        <w:r>
          <w:rPr>
            <w:rtl/>
          </w:rPr>
          <w:delText xml:space="preserve">:ד</w:delText>
        </w:r>
      </w:del>
      <w:r>
        <w:rPr>
          <w:rtl/>
        </w:rPr>
        <w:t xml:space="preserve"> אמחשבת הינוח, ואליבא </w:t>
      </w:r>
      <w:ins w:id="90239" w:author="מנוע מכני" w:date="2026-10-11T12:04:39Z">
        <w:r>
          <w:rPr>
            <w:rStyle w:val="2fb"/>
            <w:rtl/>
          </w:rPr>
          <w:t xml:space="preserve">דר"י</w:t>
        </w:r>
      </w:ins>
      <w:del w:id="90240" w:author="מנוע מכני" w:date="2026-10-11T12:04:39Z">
        <w:r>
          <w:rPr>
            <w:rtl/>
          </w:rPr>
          <w:delText xml:space="preserve">דרבי יהודה</w:delText>
        </w:r>
      </w:del>
      <w:r>
        <w:rPr>
          <w:rtl/>
        </w:rPr>
        <w:t xml:space="preserve">.</w:t>
      </w:r>
    </w:p>
    <w:p>
      <w:pPr>
        <w:pStyle w:val="38"/>
        <w:rPr>
          <w:ins w:id="98419" w:author="מנוע מכני" w:date="2026-10-11T12:04:39Z"/>
        </w:rPr>
      </w:pPr>
      <w:r w:rsidRPr="00FE1B89">
        <w:t>ר</w:t>
      </w:r>
      <w:r w:rsidRPr="00FE1B89">
        <w:t>"</w:t>
      </w:r>
      <w:r w:rsidRPr="00FE1B89">
        <w:t>ל</w:t>
      </w:r>
      <w:r w:rsidRPr="00FE1B89">
        <w:t xml:space="preserve">:</w:t>
      </w:r>
    </w:p>
    <w:p w:rsidR="00DA63EC" w:rsidRPr="00FE1B89" w:rsidRDefault="00DA63EC" w:rsidP="00DA63EC">
      <w:pPr>
        <w:tabs>
          <w:tab w:val="left" w:pos="0"/>
          <w:tab w:val="center" w:pos="2835"/>
        </w:tabs>
        <w:rPr>
          <w:spacing w:val="-6"/>
          <w:rtl/>
        </w:rPr>
      </w:pPr>
      <w:del w:id="98420" w:author="מנוע מכני" w:date="2026-10-11T12:04:39Z">
        <w:r w:rsidRPr="00FE1B89">
          <w:rPr>
            <w:spacing w:val="-6"/>
            <w:rtl/>
          </w:rPr>
          <w:delText xml:space="preserve"> </w:delText>
        </w:r>
      </w:del>
      <w:r w:rsidRPr="00FE1B89">
        <w:rPr>
          <w:spacing w:val="-6"/>
          <w:rtl/>
        </w:rPr>
        <w:t xml:space="preserve">לעולם פסול ממש, ושלא במקומו כמקומו דמי, ול"</w:t>
      </w:r>
      <w:r w:rsidRPr="00FE1B89">
        <w:rPr>
          <w:rFonts w:hint="cs"/>
          <w:spacing w:val="-6"/>
          <w:rtl/>
        </w:rPr>
        <w:t>ק</w:t>
      </w:r>
      <w:r w:rsidRPr="00FE1B89">
        <w:rPr>
          <w:spacing w:val="-6"/>
          <w:rtl/>
        </w:rPr>
        <w:t>: כאן שנתן בשתיקה, כאן שנתן באמירה.</w:t>
      </w:r>
    </w:p>
    <w:p>
      <w:pPr>
        <w:pStyle w:val="38"/>
        <w:rPr>
          <w:ins w:id="98422" w:author="מנוע מכני" w:date="2026-10-11T12:04:39Z"/>
        </w:rPr>
      </w:pPr>
      <w:del w:id="98421" w:author="מנוע מכני" w:date="2026-10-11T12:04:39Z">
        <w:r>
          <w:delText xml:space="preserve">•</w:delText>
        </w:r>
      </w:del>
      <w:r>
        <w:t xml:space="preserve"> </w:t>
      </w:r>
      <w:r>
        <w:t xml:space="preserve">תנן</w:t>
      </w:r>
      <w:r>
        <w:t xml:space="preserve">:</w:t>
      </w:r>
    </w:p>
    <w:p w:rsidR="00DA63EC" w:rsidRDefault="00DA63EC" w:rsidP="00DA63EC">
      <w:pPr>
        <w:tabs>
          <w:tab w:val="left" w:pos="0"/>
          <w:tab w:val="center" w:pos="2835"/>
        </w:tabs>
        <w:rPr>
          <w:rtl/>
        </w:rPr>
      </w:pPr>
      <w:del w:id="98423" w:author="מנוע מכני" w:date="2026-10-11T12:04:39Z">
        <w:r>
          <w:rPr>
            <w:rtl/>
          </w:rPr>
          <w:delText xml:space="preserve"> </w:delText>
        </w:r>
      </w:del>
      <w:r>
        <w:rPr>
          <w:rtl/>
        </w:rPr>
        <w:t xml:space="preserve">חישב ליתן את הניתנין למטה למעלה, למעלה למטה, עד </w:t>
      </w:r>
      <w:ins w:id="92619" w:author="מנוע מכני" w:date="2026-10-11T12:04:39Z">
        <w:r>
          <w:rPr>
            <w:rtl/>
          </w:rPr>
          <w:t xml:space="preserve">כלום</w:t>
        </w:r>
      </w:ins>
      <w:del w:id="92620" w:author="מנוע מכני" w:date="2026-10-11T12:04:39Z">
        <w:r>
          <w:rPr>
            <w:rtl/>
          </w:rPr>
          <w:delText xml:space="preserve">מידי</w:delText>
        </w:r>
      </w:del>
      <w:r>
        <w:rPr>
          <w:rtl/>
        </w:rPr>
        <w:t xml:space="preserve"> </w:t>
      </w:r>
      <w:ins w:id="96331" w:author="מנוע מכני" w:date="2026-10-11T12:04:39Z">
        <w:r>
          <w:rPr>
            <w:rtl/>
          </w:rPr>
          <w:t xml:space="preserve">דהיה</w:t>
        </w:r>
      </w:ins>
      <w:del w:id="96332" w:author="מנוע מכני" w:date="2026-10-11T12:04:39Z">
        <w:r>
          <w:rPr>
            <w:rtl/>
          </w:rPr>
          <w:delText xml:space="preserve">דהוה</w:delText>
        </w:r>
      </w:del>
      <w:r>
        <w:rPr>
          <w:rtl/>
        </w:rPr>
        <w:t xml:space="preserve"> אמחשבת הינוח ואליבא </w:t>
      </w:r>
      <w:ins w:id="90241" w:author="מנוע מכני" w:date="2026-10-11T12:04:39Z">
        <w:r>
          <w:rPr>
            <w:rStyle w:val="2fb"/>
            <w:rtl/>
          </w:rPr>
          <w:t xml:space="preserve">דר"י</w:t>
        </w:r>
      </w:ins>
      <w:del w:id="90242" w:author="מנוע מכני" w:date="2026-10-11T12:04:39Z">
        <w:r>
          <w:rPr>
            <w:rtl/>
          </w:rPr>
          <w:delText xml:space="preserve">דרבי יהודה</w:delText>
        </w:r>
      </w:del>
      <w:r>
        <w:rPr>
          <w:rtl/>
        </w:rPr>
        <w:t xml:space="preserve"> כו'.</w:t>
      </w:r>
    </w:p>
    <w:p>
      <w:pPr>
        <w:pStyle w:val="38"/>
        <w:rPr>
          <w:ins w:id="98424" w:author="מנוע מכני" w:date="2026-10-11T12:04:39Z"/>
        </w:rPr>
      </w:pPr>
      <w:r>
        <w:t>רי</w:t>
      </w:r>
      <w:r>
        <w:t>"</w:t>
      </w:r>
      <w:r>
        <w:t>ו:</w:t>
      </w:r>
    </w:p>
    <w:p w:rsidR="00DA63EC" w:rsidRDefault="00DA63EC" w:rsidP="00DA63EC">
      <w:pPr>
        <w:tabs>
          <w:tab w:val="left" w:pos="0"/>
          <w:tab w:val="center" w:pos="2835"/>
        </w:tabs>
        <w:rPr>
          <w:rtl/>
        </w:rPr>
      </w:pPr>
      <w:del w:id="98425" w:author="מנוע מכני" w:date="2026-10-11T12:04:39Z">
        <w:r>
          <w:rPr>
            <w:rtl/>
          </w:rPr>
          <w:delText xml:space="preserve"> </w:delText>
        </w:r>
      </w:del>
      <w:r>
        <w:rPr>
          <w:rtl/>
        </w:rPr>
        <w:t xml:space="preserve">אידי ואידי שנתן בשתיקה, ושלא במקומו </w:t>
      </w:r>
      <w:ins w:id="90957" w:author="מנוע מכני" w:date="2026-10-11T12:04:39Z">
        <w:r>
          <w:rPr>
            <w:rtl/>
          </w:rPr>
          <w:t xml:space="preserve">לא</w:t>
        </w:r>
      </w:ins>
      <w:del w:id="90958" w:author="מנוע מכני" w:date="2026-10-11T12:04:39Z">
        <w:r>
          <w:rPr>
            <w:rtl/>
          </w:rPr>
          <w:delText xml:space="preserve">לאו</w:delText>
        </w:r>
      </w:del>
      <w:r>
        <w:rPr>
          <w:rtl/>
        </w:rPr>
        <w:t xml:space="preserve"> כמקומו דמי, והא </w:t>
      </w:r>
      <w:ins w:id="90953" w:author="מנוע מכני" w:date="2026-10-11T12:04:39Z">
        <w:r>
          <w:rPr>
            <w:rtl/>
          </w:rPr>
          <w:t xml:space="preserve">דיש</w:t>
        </w:r>
      </w:ins>
      <w:del w:id="90954" w:author="מנוע מכני" w:date="2026-10-11T12:04:39Z">
        <w:r>
          <w:rPr>
            <w:rtl/>
          </w:rPr>
          <w:delText xml:space="preserve">דאיכא</w:delText>
        </w:r>
      </w:del>
      <w:r>
        <w:rPr>
          <w:rtl/>
        </w:rPr>
        <w:t xml:space="preserve"> דם הנפש, הא </w:t>
      </w:r>
      <w:ins w:id="90955" w:author="מנוע מכני" w:date="2026-10-11T12:04:39Z">
        <w:r>
          <w:rPr>
            <w:rtl/>
          </w:rPr>
          <w:t xml:space="preserve">דאין</w:t>
        </w:r>
      </w:ins>
      <w:del w:id="90956" w:author="מנוע מכני" w:date="2026-10-11T12:04:39Z">
        <w:r>
          <w:rPr>
            <w:rtl/>
          </w:rPr>
          <w:delText xml:space="preserve">דליכא</w:delText>
        </w:r>
      </w:del>
      <w:r>
        <w:rPr>
          <w:rtl/>
        </w:rPr>
        <w:t xml:space="preserve"> דם הנפש.</w:t>
      </w:r>
    </w:p>
    <w:p>
      <w:pPr>
        <w:pStyle w:val="38"/>
        <w:rPr>
          <w:ins w:id="98427" w:author="מנוע מכני" w:date="2026-10-11T12:04:39Z"/>
        </w:rPr>
      </w:pPr>
      <w:del w:id="98426" w:author="מנוע מכני" w:date="2026-10-11T12:04:39Z">
        <w:r w:rsidRPr="005608A0">
          <w:delText xml:space="preserve">•</w:delText>
        </w:r>
      </w:del>
      <w:r w:rsidRPr="005608A0">
        <w:t xml:space="preserve"> </w:t>
      </w:r>
      <w:r w:rsidRPr="005608A0">
        <w:t xml:space="preserve">תנן</w:t>
      </w:r>
      <w:r w:rsidRPr="005608A0">
        <w:t xml:space="preserve">:</w:t>
      </w:r>
    </w:p>
    <w:p w:rsidR="00DA63EC" w:rsidRPr="005608A0" w:rsidRDefault="00DA63EC" w:rsidP="00DA63EC">
      <w:pPr>
        <w:tabs>
          <w:tab w:val="left" w:pos="0"/>
          <w:tab w:val="center" w:pos="2835"/>
        </w:tabs>
        <w:rPr>
          <w:b/>
          <w:bCs/>
          <w:rtl/>
        </w:rPr>
      </w:pPr>
      <w:del w:id="98428" w:author="מנוע מכני" w:date="2026-10-11T12:04:39Z">
        <w:r w:rsidRPr="005608A0">
          <w:rPr>
            <w:b/>
            <w:bCs/>
            <w:rtl/>
          </w:rPr>
          <w:delText xml:space="preserve"> </w:delText>
        </w:r>
      </w:del>
      <w:r w:rsidRPr="005608A0">
        <w:rPr>
          <w:b/>
          <w:bCs/>
          <w:rtl/>
        </w:rPr>
        <w:t xml:space="preserve">פסול ואין בו כרת</w:t>
      </w:r>
      <w:ins w:id="94319" w:author="מנוע מכני" w:date="2026-10-11T12:04:39Z">
        <w:r>
          <w:rPr>
            <w:b/>
            <w:bCs/>
            <w:rtl/>
          </w:rPr>
          <w:t xml:space="preserve">,</w:t>
        </w:r>
      </w:ins>
      <w:del w:id="94320" w:author="מנוע מכני" w:date="2026-10-11T12:04:39Z">
        <w:r w:rsidRPr="005608A0">
          <w:rPr>
            <w:b/>
            <w:bCs/>
            <w:rtl/>
          </w:rPr>
          <w:delText xml:space="preserve">;</w:delText>
        </w:r>
      </w:del>
    </w:p>
    <w:p>
      <w:pPr>
        <w:pStyle w:val="38"/>
        <w:rPr>
          <w:ins w:id="98429" w:author="מנוע מכני" w:date="2026-10-11T12:04:39Z"/>
        </w:rPr>
      </w:pPr>
      <w:r>
        <w:t>לר</w:t>
      </w:r>
      <w:r>
        <w:t>"</w:t>
      </w:r>
      <w:r>
        <w:t>ל</w:t>
      </w:r>
      <w:r w:rsidR="005608A0">
        <w:t>:</w:t>
      </w:r>
    </w:p>
    <w:p w:rsidR="00DA63EC" w:rsidRDefault="00DA63EC" w:rsidP="00DA63EC">
      <w:pPr>
        <w:tabs>
          <w:tab w:val="left" w:pos="0"/>
          <w:tab w:val="center" w:pos="2835"/>
        </w:tabs>
        <w:rPr>
          <w:rtl/>
        </w:rPr>
      </w:pPr>
      <w:del w:id="98430" w:author="מנוע מכני" w:date="2026-10-11T12:04:39Z">
        <w:r>
          <w:rPr>
            <w:rtl/>
          </w:rPr>
          <w:delText xml:space="preserve"> </w:delText>
        </w:r>
      </w:del>
      <w:r>
        <w:rPr>
          <w:rtl/>
        </w:rPr>
        <w:t xml:space="preserve">היינו דקתני פסול ואין בו כרת, אלא </w:t>
      </w:r>
      <w:ins w:id="90243" w:author="מנוע מכני" w:date="2026-10-11T12:04:39Z">
        <w:r>
          <w:rPr>
            <w:rStyle w:val="2fb"/>
            <w:rtl/>
          </w:rPr>
          <w:t xml:space="preserve">לרי"ו</w:t>
        </w:r>
      </w:ins>
      <w:del w:id="90244" w:author="מנוע מכני" w:date="2026-10-11T12:04:39Z">
        <w:r>
          <w:rPr>
            <w:rtl/>
          </w:rPr>
          <w:delText xml:space="preserve">לרבי יוחנן</w:delText>
        </w:r>
      </w:del>
      <w:r w:rsidR="005608A0">
        <w:rPr>
          <w:rFonts w:hint="cs"/>
          <w:rtl/>
        </w:rPr>
        <w:t>:</w:t>
      </w:r>
      <w:r>
        <w:rPr>
          <w:rtl/>
        </w:rPr>
        <w:t xml:space="preserve"> </w:t>
      </w:r>
      <w:ins w:id="92621" w:author="מנוע מכני" w:date="2026-10-11T12:04:39Z">
        <w:r>
          <w:rPr>
            <w:rtl/>
          </w:rPr>
          <w:t xml:space="preserve">מה</w:t>
        </w:r>
      </w:ins>
      <w:del w:id="92622" w:author="מנוע מכני" w:date="2026-10-11T12:04:39Z">
        <w:r>
          <w:rPr>
            <w:rtl/>
          </w:rPr>
          <w:delText xml:space="preserve">מאי</w:delText>
        </w:r>
      </w:del>
      <w:r>
        <w:rPr>
          <w:rtl/>
        </w:rPr>
        <w:t xml:space="preserve"> אין בו כרת? </w:t>
      </w:r>
      <w:ins w:id="95545" w:author="מנוע מכני" w:date="2026-10-11T12:04:39Z">
        <w:r>
          <w:rPr>
            <w:b/>
            <w:bCs/>
            <w:rtl/>
          </w:rPr>
          <w:t xml:space="preserve">קשה</w:t>
        </w:r>
      </w:ins>
      <w:del w:id="95546" w:author="מנוע מכני" w:date="2026-10-11T12:04:39Z">
        <w:r w:rsidRPr="005608A0">
          <w:rPr>
            <w:b/>
            <w:bCs/>
            <w:rtl/>
          </w:rPr>
          <w:delText xml:space="preserve">קשיא</w:delText>
        </w:r>
      </w:del>
      <w:r>
        <w:rPr>
          <w:rtl/>
        </w:rPr>
        <w:t>.</w:t>
      </w:r>
    </w:p>
    <w:p>
      <w:pPr>
        <w:pStyle w:val="38"/>
        <w:rPr>
          <w:ins w:id="98431" w:author="מנוע מכני" w:date="2026-10-11T12:04:39Z"/>
        </w:rPr>
      </w:pPr>
      <w:r>
        <w:t>ולשמואל</w:t>
      </w:r>
      <w:r w:rsidR="005608A0">
        <w:t>:</w:t>
      </w:r>
    </w:p>
    <w:p w:rsidR="00DA63EC" w:rsidRDefault="00DA63EC" w:rsidP="00DA63EC">
      <w:pPr>
        <w:tabs>
          <w:tab w:val="left" w:pos="0"/>
          <w:tab w:val="center" w:pos="2835"/>
        </w:tabs>
        <w:rPr>
          <w:rtl/>
        </w:rPr>
      </w:pPr>
      <w:del w:id="98432" w:author="מנוע מכני" w:date="2026-10-11T12:04:39Z">
        <w:r>
          <w:rPr>
            <w:rtl/>
          </w:rPr>
          <w:delText xml:space="preserve"> </w:delText>
        </w:r>
      </w:del>
      <w:r>
        <w:rPr>
          <w:rtl/>
        </w:rPr>
        <w:t xml:space="preserve">אין בו כרת? </w:t>
      </w:r>
      <w:r>
        <w:rPr>
          <w:rtl/>
        </w:rPr>
        <w:t xml:space="preserve">ה"ק</w:t>
      </w:r>
      <w:r>
        <w:rPr>
          <w:rtl/>
        </w:rPr>
        <w:t xml:space="preserve">: אם נתן במחשבה - פסול ואין בו כרת.</w:t>
      </w:r>
    </w:p>
    <w:p w:rsidR="00DA63EC" w:rsidRDefault="00DA63EC" w:rsidP="00DA63EC">
      <w:pPr>
        <w:tabs>
          <w:tab w:val="left" w:pos="0"/>
          <w:tab w:val="center" w:pos="2835"/>
        </w:tabs>
        <w:rPr>
          <w:rtl/>
        </w:rPr>
      </w:pPr>
      <w:r>
        <w:rPr>
          <w:rStyle w:val="2fb"/>
          <w:rtl/>
        </w:rPr>
        <w:t>ור</w:t>
      </w:r>
      <w:r>
        <w:rPr>
          <w:rStyle w:val="2fb"/>
          <w:rFonts w:hint="cs"/>
          <w:rtl/>
        </w:rPr>
        <w:t>י</w:t>
      </w:r>
      <w:r>
        <w:rPr>
          <w:rStyle w:val="2fb"/>
          <w:rtl/>
        </w:rPr>
        <w:t>"</w:t>
      </w:r>
      <w:r>
        <w:rPr>
          <w:rStyle w:val="2fb"/>
          <w:rFonts w:hint="cs"/>
          <w:rtl/>
        </w:rPr>
        <w:t xml:space="preserve">ו</w:t>
      </w:r>
      <w:r>
        <w:rPr>
          <w:rFonts w:hint="cs"/>
          <w:rtl/>
        </w:rPr>
        <w:t xml:space="preserve"> </w:t>
      </w:r>
      <w:ins w:id="95863" w:author="מנוע מכני" w:date="2026-10-11T12:04:39Z">
        <w:r>
          <w:rPr>
            <w:rtl/>
          </w:rPr>
          <w:t xml:space="preserve">אם </w:t>
        </w:r>
      </w:ins>
      <w:del w:id="95864" w:author="מנוע מכני" w:date="2026-10-11T12:04:39Z">
        <w:r>
          <w:rPr>
            <w:rtl/>
          </w:rPr>
          <w:delText xml:space="preserve">אי </w:delText>
        </w:r>
      </w:del>
      <w:r>
        <w:rPr>
          <w:rtl/>
        </w:rPr>
        <w:t xml:space="preserve">שלא במקומו </w:t>
      </w:r>
      <w:ins w:id="90959" w:author="מנוע מכני" w:date="2026-10-11T12:04:39Z">
        <w:r>
          <w:rPr>
            <w:rtl/>
          </w:rPr>
          <w:t xml:space="preserve">לא</w:t>
        </w:r>
      </w:ins>
      <w:del w:id="90960" w:author="מנוע מכני" w:date="2026-10-11T12:04:39Z">
        <w:r>
          <w:rPr>
            <w:rtl/>
          </w:rPr>
          <w:delText xml:space="preserve">לאו</w:delText>
        </w:r>
      </w:del>
      <w:r>
        <w:rPr>
          <w:rtl/>
        </w:rPr>
        <w:t xml:space="preserve"> כמקומו דמי, ליהוי כי נשפך מן הכלי על הרצפה ויאספנו! </w:t>
      </w:r>
      <w:ins w:id="96157" w:author="מנוע מכני" w:date="2026-10-11T12:04:39Z">
        <w:r>
          <w:rPr>
            <w:rtl/>
          </w:rPr>
          <w:t xml:space="preserve">סבר</w:t>
        </w:r>
      </w:ins>
      <w:del w:id="96158" w:author="מנוע מכני" w:date="2026-10-11T12:04:39Z">
        <w:r>
          <w:rPr>
            <w:rtl/>
          </w:rPr>
          <w:delText xml:space="preserve">ס"</w:delText>
        </w:r>
        <w:r>
          <w:rPr>
            <w:rFonts w:hint="cs"/>
            <w:rtl/>
          </w:rPr>
          <w:delText xml:space="preserve">ל</w:delText>
        </w:r>
      </w:del>
      <w:r>
        <w:rPr>
          <w:rFonts w:hint="cs"/>
          <w:rtl/>
        </w:rPr>
        <w:t xml:space="preserve"> כ</w:t>
      </w:r>
      <w:r>
        <w:rPr>
          <w:rtl/>
        </w:rPr>
        <w:t xml:space="preserve">מ"ד: </w:t>
      </w:r>
      <w:r>
        <w:rPr>
          <w:rtl/>
        </w:rPr>
        <w:t xml:space="preserve">לא</w:t>
      </w:r>
      <w:r>
        <w:rPr>
          <w:rtl/>
        </w:rPr>
        <w:t xml:space="preserve"> יאספנו, </w:t>
      </w:r>
    </w:p>
    <w:p>
      <w:pPr>
        <w:pStyle w:val="38"/>
        <w:rPr>
          <w:ins w:id="98433" w:author="מנוע מכני" w:date="2026-10-11T12:04:39Z"/>
        </w:rPr>
      </w:pPr>
      <w:r w:rsidRPr="00FE1B89">
        <w:t>דאריצב</w:t>
      </w:r>
      <w:r w:rsidRPr="00FE1B89">
        <w:t>"</w:t>
      </w:r>
      <w:r w:rsidRPr="00FE1B89">
        <w:t>י מרי</w:t>
      </w:r>
      <w:r w:rsidRPr="00FE1B89">
        <w:t>"</w:t>
      </w:r>
      <w:r w:rsidRPr="00FE1B89">
        <w:t>ו</w:t>
      </w:r>
      <w:r w:rsidRPr="00FE1B89">
        <w:t xml:space="preserve">:</w:t>
      </w:r>
    </w:p>
    <w:p w:rsidR="00DA63EC" w:rsidRPr="00FE1B89" w:rsidRDefault="00DA63EC" w:rsidP="00DA63EC">
      <w:pPr>
        <w:tabs>
          <w:tab w:val="left" w:pos="0"/>
          <w:tab w:val="center" w:pos="2835"/>
        </w:tabs>
        <w:rPr>
          <w:spacing w:val="-6"/>
          <w:rtl/>
        </w:rPr>
      </w:pPr>
      <w:del w:id="98434" w:author="מנוע מכני" w:date="2026-10-11T12:04:39Z">
        <w:r w:rsidRPr="00FE1B89">
          <w:rPr>
            <w:spacing w:val="-6"/>
            <w:rtl/>
          </w:rPr>
          <w:delText xml:space="preserve"> </w:delText>
        </w:r>
      </w:del>
      <w:r w:rsidRPr="00FE1B89">
        <w:rPr>
          <w:rFonts w:hint="cs"/>
          <w:b/>
          <w:bCs/>
          <w:spacing w:val="-6"/>
          <w:rtl/>
        </w:rPr>
        <w:t>לכו</w:t>
      </w:r>
      <w:r w:rsidRPr="00FE1B89">
        <w:rPr>
          <w:b/>
          <w:bCs/>
          <w:spacing w:val="-6"/>
          <w:rtl/>
        </w:rPr>
        <w:t>"</w:t>
      </w:r>
      <w:r w:rsidRPr="00FE1B89">
        <w:rPr>
          <w:rFonts w:hint="cs"/>
          <w:b/>
          <w:bCs/>
          <w:spacing w:val="-6"/>
          <w:rtl/>
        </w:rPr>
        <w:t>ע</w:t>
      </w:r>
      <w:r w:rsidRPr="00FE1B89">
        <w:rPr>
          <w:spacing w:val="-6"/>
          <w:rtl/>
        </w:rPr>
        <w:t xml:space="preserve"> ניתנין למעלה שנתנן למעלה, למטה שנתנן למטה, שלא כמצותן </w:t>
      </w:r>
      <w:r w:rsidRPr="00FE1B89">
        <w:rPr>
          <w:spacing w:val="-6"/>
          <w:rtl/>
        </w:rPr>
        <w:t xml:space="preserve">לא</w:t>
      </w:r>
      <w:r w:rsidRPr="00FE1B89">
        <w:rPr>
          <w:spacing w:val="-6"/>
          <w:rtl/>
        </w:rPr>
        <w:t xml:space="preserve"> יאספנו, </w:t>
      </w:r>
    </w:p>
    <w:p>
      <w:pPr>
        <w:pStyle w:val="38"/>
        <w:rPr>
          <w:ins w:id="98435" w:author="מנוע מכני" w:date="2026-10-11T12:04:39Z"/>
        </w:rPr>
      </w:pPr>
      <w:r>
        <w:tab/>
      </w:r>
      <w:ins w:id="90961" w:author="מנוע מכני" w:date="2026-10-11T12:04:39Z">
        <w:r>
          <w:t xml:space="preserve">וחלקו</w:t>
        </w:r>
      </w:ins>
    </w:p>
    <w:p w:rsidR="00DA63EC" w:rsidRDefault="00DA63EC" w:rsidP="00DA63EC">
      <w:pPr>
        <w:tabs>
          <w:tab w:val="left" w:pos="0"/>
          <w:tab w:val="center" w:pos="2835"/>
        </w:tabs>
        <w:rPr>
          <w:rtl/>
        </w:rPr>
      </w:pPr>
      <w:del w:id="90962" w:author="מנוע מכני" w:date="2026-10-11T12:04:39Z">
        <w:r w:rsidRPr="00665277">
          <w:rPr>
            <w:rFonts w:hint="cs"/>
            <w:b/>
            <w:bCs/>
            <w:rtl/>
          </w:rPr>
          <w:delText xml:space="preserve">ופליגי</w:delText>
        </w:r>
      </w:del>
      <w:del w:id="98436" w:author="מנוע מכני" w:date="2026-10-11T12:04:39Z">
        <w:r>
          <w:rPr>
            <w:rtl/>
          </w:rPr>
          <w:delText xml:space="preserve"> </w:delText>
        </w:r>
      </w:del>
      <w:r>
        <w:rPr>
          <w:rtl/>
        </w:rPr>
        <w:t xml:space="preserve">בניתנין למעלה שנתנן למטה, למטה שנתנן למעלה </w:t>
      </w:r>
      <w:r>
        <w:rPr>
          <w:rStyle w:val="2fb"/>
          <w:rFonts w:hint="cs"/>
          <w:rtl/>
        </w:rPr>
        <w:t>דל</w:t>
      </w:r>
      <w:r>
        <w:rPr>
          <w:rStyle w:val="2fb"/>
          <w:rtl/>
        </w:rPr>
        <w:t>רבי יוסי</w:t>
      </w:r>
      <w:r>
        <w:rPr>
          <w:rFonts w:hint="cs"/>
          <w:rtl/>
        </w:rPr>
        <w:t>:</w:t>
      </w:r>
      <w:r>
        <w:rPr>
          <w:rtl/>
        </w:rPr>
        <w:t xml:space="preserve"> </w:t>
      </w:r>
      <w:r>
        <w:rPr>
          <w:rtl/>
        </w:rPr>
        <w:t xml:space="preserve">לא</w:t>
      </w:r>
      <w:r>
        <w:rPr>
          <w:rtl/>
        </w:rPr>
        <w:t xml:space="preserve"> יאספנו, </w:t>
      </w:r>
    </w:p>
    <w:p>
      <w:pPr>
        <w:pStyle w:val="38"/>
        <w:rPr>
          <w:ins w:id="98437" w:author="מנוע מכני" w:date="2026-10-11T12:04:39Z"/>
        </w:rPr>
      </w:pPr>
      <w:r>
        <w:tab/>
        <w:t>ו</w:t>
      </w:r>
      <w:r>
        <w:t>לר</w:t>
      </w:r>
      <w:r>
        <w:t>"</w:t>
      </w:r>
      <w:r>
        <w:t>ש</w:t>
      </w:r>
      <w:r>
        <w:t xml:space="preserve">:</w:t>
      </w:r>
    </w:p>
    <w:p w:rsidR="00DA63EC" w:rsidRDefault="00DA63EC" w:rsidP="00DA63EC">
      <w:pPr>
        <w:tabs>
          <w:tab w:val="left" w:pos="0"/>
          <w:tab w:val="center" w:pos="2835"/>
        </w:tabs>
        <w:rPr>
          <w:rtl/>
        </w:rPr>
      </w:pPr>
      <w:del w:id="98438" w:author="מנוע מכני" w:date="2026-10-11T12:04:39Z">
        <w:r>
          <w:rPr>
            <w:rtl/>
          </w:rPr>
          <w:delText xml:space="preserve"> </w:delText>
        </w:r>
      </w:del>
      <w:r w:rsidRPr="00665277">
        <w:rPr>
          <w:b/>
          <w:bCs/>
          <w:rtl/>
        </w:rPr>
        <w:t>יאספנו</w:t>
      </w:r>
      <w:r>
        <w:rPr>
          <w:rtl/>
        </w:rPr>
        <w:t>,</w:t>
      </w:r>
      <w:r>
        <w:rPr>
          <w:rFonts w:hint="cs"/>
          <w:rtl/>
        </w:rPr>
        <w:t xml:space="preserve"> </w:t>
      </w:r>
      <w:r w:rsidRPr="00665277">
        <w:rPr>
          <w:b/>
          <w:bCs/>
          <w:rtl/>
        </w:rPr>
        <w:t>ומשנתינו</w:t>
      </w:r>
      <w:r>
        <w:rPr>
          <w:rtl/>
        </w:rPr>
        <w:t xml:space="preserve"> כדברי האומר: </w:t>
      </w:r>
      <w:r>
        <w:rPr>
          <w:rtl/>
        </w:rPr>
        <w:t xml:space="preserve">לא</w:t>
      </w:r>
      <w:r>
        <w:rPr>
          <w:rtl/>
        </w:rPr>
        <w:t xml:space="preserve"> יאספנו.</w:t>
      </w:r>
    </w:p>
    <w:p w:rsidR="00DA63EC" w:rsidRDefault="00DA63EC" w:rsidP="00DA63EC">
      <w:pPr>
        <w:pStyle w:val="afff3"/>
        <w:framePr w:wrap="around"/>
        <w:rPr>
          <w:rtl/>
        </w:rPr>
      </w:pPr>
      <w:r>
        <w:rPr>
          <w:rFonts w:hint="cs"/>
          <w:rtl/>
        </w:rPr>
        <w:t>כז:</w:t>
      </w:r>
    </w:p>
    <w:p>
      <w:pPr>
        <w:pStyle w:val="38"/>
        <w:rPr>
          <w:ins w:id="98439" w:author="מנוע מכני" w:date="2026-10-11T12:04:39Z"/>
        </w:rPr>
      </w:pPr>
      <w:r>
        <w:t xml:space="preserve">ורב חסדא </w:t>
      </w:r>
      <w:r>
        <w:t>מ</w:t>
      </w:r>
      <w:r>
        <w:t xml:space="preserve">אבימי:</w:t>
      </w:r>
    </w:p>
    <w:p w:rsidR="00DA63EC" w:rsidRDefault="00DA63EC" w:rsidP="00DA63EC">
      <w:pPr>
        <w:tabs>
          <w:tab w:val="left" w:pos="0"/>
          <w:tab w:val="center" w:pos="2835"/>
        </w:tabs>
        <w:rPr>
          <w:rtl/>
        </w:rPr>
      </w:pPr>
      <w:del w:id="98440" w:author="מנוע מכני" w:date="2026-10-11T12:04:39Z">
        <w:r>
          <w:rPr>
            <w:rtl/>
          </w:rPr>
          <w:delText xml:space="preserve"> </w:delText>
        </w:r>
      </w:del>
      <w:r>
        <w:rPr>
          <w:rFonts w:hint="cs"/>
          <w:rtl/>
        </w:rPr>
        <w:t>לכו</w:t>
      </w:r>
      <w:r>
        <w:rPr>
          <w:rtl/>
        </w:rPr>
        <w:t>"</w:t>
      </w:r>
      <w:r>
        <w:rPr>
          <w:rFonts w:hint="cs"/>
          <w:rtl/>
        </w:rPr>
        <w:t>ע</w:t>
      </w:r>
      <w:r>
        <w:rPr>
          <w:rtl/>
        </w:rPr>
        <w:t xml:space="preserve"> בניתנין למטה שנתנן למעלה שלא יאספנו, </w:t>
      </w:r>
    </w:p>
    <w:p w:rsidR="00DA63EC" w:rsidRPr="00FE1B89" w:rsidRDefault="00DA63EC" w:rsidP="00DA63EC">
      <w:pPr>
        <w:tabs>
          <w:tab w:val="left" w:pos="0"/>
          <w:tab w:val="center" w:pos="992"/>
        </w:tabs>
        <w:rPr>
          <w:spacing w:val="-6"/>
          <w:rtl/>
        </w:rPr>
      </w:pPr>
      <w:r w:rsidRPr="00FE1B89">
        <w:rPr>
          <w:spacing w:val="-6"/>
          <w:rtl/>
        </w:rPr>
        <w:tab/>
      </w:r>
      <w:r w:rsidRPr="00FE1B89">
        <w:rPr>
          <w:spacing w:val="-6"/>
          <w:rtl/>
        </w:rPr>
        <w:tab/>
      </w:r>
      <w:r w:rsidRPr="00FE1B89">
        <w:rPr>
          <w:spacing w:val="-6"/>
          <w:rtl/>
        </w:rPr>
        <w:tab/>
      </w:r>
      <w:r w:rsidRPr="00FE1B89">
        <w:rPr>
          <w:rFonts w:hint="cs"/>
          <w:spacing w:val="-6"/>
          <w:rtl/>
        </w:rPr>
        <w:t>וכ</w:t>
      </w:r>
      <w:r w:rsidRPr="00FE1B89">
        <w:rPr>
          <w:spacing w:val="-6"/>
          <w:rtl/>
        </w:rPr>
        <w:t>"</w:t>
      </w:r>
      <w:r w:rsidRPr="00FE1B89">
        <w:rPr>
          <w:rFonts w:hint="cs"/>
          <w:spacing w:val="-6"/>
          <w:rtl/>
        </w:rPr>
        <w:t>ש</w:t>
      </w:r>
      <w:r w:rsidRPr="00FE1B89">
        <w:rPr>
          <w:spacing w:val="-6"/>
          <w:rtl/>
        </w:rPr>
        <w:t xml:space="preserve"> בניתנין למעלה שנתנן למטה, הואיל ודמים העליונים למטה הן באין, </w:t>
      </w:r>
    </w:p>
    <w:p>
      <w:pPr>
        <w:pStyle w:val="38"/>
        <w:rPr>
          <w:ins w:id="98441" w:author="מנוע מכני" w:date="2026-10-11T12:04:39Z"/>
        </w:rPr>
      </w:pPr>
      <w:r>
        <w:tab/>
      </w:r>
      <w:ins w:id="90963" w:author="מנוע מכני" w:date="2026-10-11T12:04:39Z">
        <w:r>
          <w:t xml:space="preserve">וחלקו</w:t>
        </w:r>
      </w:ins>
    </w:p>
    <w:p w:rsidR="00DA63EC" w:rsidRDefault="00DA63EC" w:rsidP="00DA63EC">
      <w:pPr>
        <w:tabs>
          <w:tab w:val="left" w:pos="0"/>
          <w:tab w:val="center" w:pos="2835"/>
        </w:tabs>
        <w:rPr>
          <w:rtl/>
        </w:rPr>
      </w:pPr>
      <w:del w:id="90964" w:author="מנוע מכני" w:date="2026-10-11T12:04:39Z">
        <w:r w:rsidRPr="00665277">
          <w:rPr>
            <w:rFonts w:hint="cs"/>
            <w:b/>
            <w:bCs/>
            <w:rtl/>
          </w:rPr>
          <w:delText xml:space="preserve">ופליגי</w:delText>
        </w:r>
      </w:del>
      <w:del w:id="98442" w:author="מנוע מכני" w:date="2026-10-11T12:04:39Z">
        <w:r>
          <w:rPr>
            <w:rFonts w:hint="cs"/>
            <w:rtl/>
          </w:rPr>
          <w:delText xml:space="preserve"> </w:delText>
        </w:r>
      </w:del>
      <w:r>
        <w:rPr>
          <w:rtl/>
        </w:rPr>
        <w:t xml:space="preserve">בניתנין לפנים שנתנן בחוץ, בחוץ שנתנן לפנים – </w:t>
      </w:r>
    </w:p>
    <w:p>
      <w:pPr>
        <w:pStyle w:val="38"/>
        <w:rPr>
          <w:ins w:id="98443" w:author="מנוע מכני" w:date="2026-10-11T12:04:39Z"/>
        </w:rPr>
      </w:pPr>
      <w:r>
        <w:tab/>
      </w:r>
      <w:r>
        <w:tab/>
        <w:t>ש</w:t>
      </w:r>
      <w:r>
        <w:t>ל</w:t>
      </w:r>
      <w:r>
        <w:t xml:space="preserve">ר' יוסי:</w:t>
      </w:r>
    </w:p>
    <w:p w:rsidR="00DA63EC" w:rsidRDefault="00DA63EC" w:rsidP="00DA63EC">
      <w:pPr>
        <w:tabs>
          <w:tab w:val="left" w:pos="0"/>
        </w:tabs>
        <w:rPr>
          <w:rtl/>
        </w:rPr>
      </w:pPr>
      <w:del w:id="98444" w:author="מנוע מכני" w:date="2026-10-11T12:04:39Z">
        <w:r>
          <w:rPr>
            <w:rtl/>
          </w:rPr>
          <w:delText xml:space="preserve"> </w:delText>
        </w:r>
      </w:del>
      <w:r>
        <w:rPr>
          <w:rtl/>
        </w:rPr>
        <w:t xml:space="preserve">יאספנו, </w:t>
      </w:r>
      <w:r>
        <w:rPr>
          <w:rStyle w:val="2fb"/>
          <w:rtl/>
        </w:rPr>
        <w:t xml:space="preserve">ו</w:t>
      </w:r>
      <w:r>
        <w:rPr>
          <w:rStyle w:val="2fb"/>
          <w:rFonts w:hint="cs"/>
          <w:rtl/>
        </w:rPr>
        <w:t>ל</w:t>
      </w:r>
      <w:r>
        <w:rPr>
          <w:rStyle w:val="2fb"/>
          <w:rtl/>
        </w:rPr>
        <w:t xml:space="preserve">ר"ש</w:t>
      </w:r>
      <w:r>
        <w:rPr>
          <w:rtl/>
        </w:rPr>
        <w:t xml:space="preserve">: </w:t>
      </w:r>
      <w:r>
        <w:rPr>
          <w:rtl/>
        </w:rPr>
        <w:t xml:space="preserve">לא</w:t>
      </w:r>
      <w:r>
        <w:rPr>
          <w:rtl/>
        </w:rPr>
        <w:t xml:space="preserve"> יאספנו.</w:t>
      </w:r>
    </w:p>
    <w:p>
      <w:pPr>
        <w:pStyle w:val="38"/>
        <w:rPr>
          <w:ins w:id="98446" w:author="מנוע מכני" w:date="2026-10-11T12:04:39Z"/>
        </w:rPr>
      </w:pPr>
      <w:del w:id="98445" w:author="מנוע מכני" w:date="2026-10-11T12:04:39Z">
        <w:r>
          <w:delText xml:space="preserve">•</w:delText>
        </w:r>
      </w:del>
      <w:r>
        <w:t xml:space="preserve"> </w:t>
      </w:r>
      <w:r>
        <w:t>ארנב</w:t>
      </w:r>
      <w:r>
        <w:t>"</w:t>
      </w:r>
      <w:r>
        <w:t>י</w:t>
      </w:r>
      <w:r>
        <w:t xml:space="preserve">:</w:t>
      </w:r>
    </w:p>
    <w:p w:rsidR="00DA63EC" w:rsidRDefault="00DA63EC" w:rsidP="005608A0">
      <w:pPr>
        <w:tabs>
          <w:tab w:val="left" w:pos="0"/>
          <w:tab w:val="center" w:pos="2835"/>
        </w:tabs>
        <w:rPr>
          <w:rtl/>
        </w:rPr>
      </w:pPr>
      <w:del w:id="98447" w:author="מנוע מכני" w:date="2026-10-11T12:04:39Z">
        <w:r>
          <w:rPr>
            <w:rtl/>
          </w:rPr>
          <w:delText xml:space="preserve"> </w:delText>
        </w:r>
      </w:del>
      <w:r>
        <w:rPr>
          <w:rtl/>
        </w:rPr>
        <w:t xml:space="preserve">אף אנן תנינא, </w:t>
      </w:r>
      <w:r>
        <w:rPr>
          <w:rStyle w:val="2fb"/>
          <w:rtl/>
        </w:rPr>
        <w:t xml:space="preserve">ר"</w:t>
      </w:r>
      <w:r>
        <w:rPr>
          <w:rStyle w:val="2fb"/>
          <w:rFonts w:hint="cs"/>
          <w:rtl/>
        </w:rPr>
        <w:t xml:space="preserve">י</w:t>
      </w:r>
      <w:r>
        <w:rPr>
          <w:rFonts w:hint="cs"/>
          <w:rtl/>
        </w:rPr>
        <w:t xml:space="preserve"> </w:t>
      </w:r>
      <w:r>
        <w:rPr>
          <w:rtl/>
        </w:rPr>
        <w:t xml:space="preserve">אומר: </w:t>
      </w:r>
      <w:r w:rsidRPr="005608A0">
        <w:rPr>
          <w:rStyle w:val="afffff0"/>
          <w:rtl/>
        </w:rPr>
        <w:t>זאת היא העולה</w:t>
      </w:r>
      <w:r>
        <w:rPr>
          <w:rtl/>
        </w:rPr>
        <w:t xml:space="preserve"> הרי אלו מיעוטין, פרט לנשחטה בלילה ושנשפך דמה ושיצא דמה חוץ לקלעים - אם עלתה תרד</w:t>
      </w:r>
      <w:ins w:id="94321" w:author="מנוע מכני" w:date="2026-10-11T12:04:39Z">
        <w:r>
          <w:rPr>
            <w:rtl/>
          </w:rPr>
          <w:t xml:space="preserve">,</w:t>
        </w:r>
      </w:ins>
      <w:del w:id="94322" w:author="מנוע מכני" w:date="2026-10-11T12:04:39Z">
        <w:r>
          <w:rPr>
            <w:rtl/>
          </w:rPr>
          <w:delText xml:space="preserve">;</w:delText>
        </w:r>
      </w:del>
    </w:p>
    <w:p>
      <w:pPr>
        <w:pStyle w:val="38"/>
        <w:rPr>
          <w:ins w:id="98448" w:author="מנוע מכני" w:date="2026-10-11T12:04:39Z"/>
        </w:rPr>
      </w:pPr>
      <w:r>
        <w:t xml:space="preserve">ר"ש</w:t>
      </w:r>
      <w:del w:id="101627" w:author="מנוע מכני" w:date="2026-10-11T12:04:39Z">
        <w:r>
          <w:delText xml:space="preserve"> אומר</w:delText>
        </w:r>
      </w:del>
      <w:r>
        <w:t xml:space="preserve">:</w:t>
      </w:r>
    </w:p>
    <w:p w:rsidR="00DA63EC" w:rsidRDefault="00DA63EC" w:rsidP="00DA63EC">
      <w:pPr>
        <w:tabs>
          <w:tab w:val="left" w:pos="0"/>
          <w:tab w:val="center" w:pos="2835"/>
        </w:tabs>
        <w:rPr>
          <w:rtl/>
        </w:rPr>
      </w:pPr>
      <w:del w:id="98449" w:author="מנוע מכני" w:date="2026-10-11T12:04:39Z">
        <w:r>
          <w:rPr>
            <w:rtl/>
          </w:rPr>
          <w:delText xml:space="preserve"> </w:delText>
        </w:r>
      </w:del>
      <w:r>
        <w:rPr>
          <w:rtl/>
        </w:rPr>
        <w:t xml:space="preserve">עולה - אין לי אלא עולה כשרה</w:t>
      </w:r>
      <w:ins w:id="94323" w:author="מנוע מכני" w:date="2026-10-11T12:04:39Z">
        <w:r>
          <w:rPr>
            <w:rtl/>
          </w:rPr>
          <w:t xml:space="preserve">,</w:t>
        </w:r>
      </w:ins>
      <w:del w:id="94324"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מנין לרבות שנשחטה בלילה, ושנשפך דמה, ושיצא דמה חוץ לקלעים, והלן, והיוצא, והטמא, ושנשחט חוץ לזמנו וחוץ למקומו, ושקיבלו פסולין וזרקו את דמה, והניתנין למעלה שנתנן למטה והניתנין למטה שנתנן למעלה, והניתנין בפנים שנתנן בחוץ והניתנין בחוץ שנתנן בפנים, והפסח והחטאת ששחטן שלא לשמן, מנין? </w:t>
      </w:r>
      <w:r>
        <w:rPr>
          <w:rtl/>
        </w:rPr>
        <w:t xml:space="preserve">ת"ל</w:t>
      </w:r>
      <w:r>
        <w:rPr>
          <w:rtl/>
        </w:rPr>
        <w:t xml:space="preserve">: </w:t>
      </w:r>
      <w:r w:rsidRPr="005608A0">
        <w:rPr>
          <w:rStyle w:val="afffff0"/>
          <w:rtl/>
        </w:rPr>
        <w:t>תורת העולה,</w:t>
      </w:r>
      <w:r>
        <w:rPr>
          <w:rtl/>
        </w:rPr>
        <w:t xml:space="preserve"> ריבה תורה אחת לכל העולין שאם עלו </w:t>
      </w:r>
      <w:r>
        <w:rPr>
          <w:rtl/>
        </w:rPr>
        <w:t xml:space="preserve">לא</w:t>
      </w:r>
      <w:r>
        <w:rPr>
          <w:rtl/>
        </w:rPr>
        <w:t xml:space="preserve"> ירדו</w:t>
      </w:r>
      <w:ins w:id="94325" w:author="מנוע מכני" w:date="2026-10-11T12:04:39Z">
        <w:r>
          <w:rPr>
            <w:rtl/>
          </w:rPr>
          <w:t xml:space="preserve">,</w:t>
        </w:r>
      </w:ins>
      <w:del w:id="94326"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יכול שאני </w:t>
      </w:r>
      <w:r>
        <w:rPr>
          <w:rStyle w:val="2fb"/>
          <w:rtl/>
        </w:rPr>
        <w:t xml:space="preserve">מרבה</w:t>
      </w:r>
      <w:r>
        <w:rPr>
          <w:rtl/>
        </w:rPr>
        <w:t xml:space="preserve"> אף הרובע והנרבע, והמוקצה והנעבד, והאתנן והמחיר, והכלאים, והטריפה, ויוצא דופן? </w:t>
      </w:r>
      <w:r>
        <w:rPr>
          <w:rtl/>
        </w:rPr>
        <w:t xml:space="preserve">ת"ל</w:t>
      </w:r>
      <w:r>
        <w:rPr>
          <w:rtl/>
        </w:rPr>
        <w:t xml:space="preserve">:</w:t>
      </w:r>
      <w:r w:rsidRPr="00464129">
        <w:rPr>
          <w:rStyle w:val="afffff0"/>
          <w:rtl/>
        </w:rPr>
        <w:t xml:space="preserve"> </w:t>
      </w:r>
      <w:r w:rsidRPr="00464129">
        <w:rPr>
          <w:rStyle w:val="afffff0"/>
          <w:rFonts w:hint="cs"/>
          <w:rtl/>
        </w:rPr>
        <w:t>'</w:t>
      </w:r>
      <w:r w:rsidRPr="00464129">
        <w:rPr>
          <w:rStyle w:val="afffff0"/>
          <w:rtl/>
        </w:rPr>
        <w:t>זאת</w:t>
      </w:r>
      <w:r w:rsidRPr="00464129">
        <w:rPr>
          <w:rStyle w:val="afffff0"/>
          <w:rFonts w:hint="cs"/>
          <w:rtl/>
        </w:rPr>
        <w:t>'</w:t>
      </w:r>
      <w:r w:rsidRPr="00464129">
        <w:rPr>
          <w:rStyle w:val="afffff0"/>
          <w:rtl/>
        </w:rPr>
        <w:t>,</w:t>
      </w:r>
      <w:r>
        <w:rPr>
          <w:rtl/>
        </w:rPr>
        <w:t xml:space="preserve"> </w:t>
      </w:r>
    </w:p>
    <w:p w:rsidR="00DA63EC" w:rsidRDefault="00DA63EC" w:rsidP="00DA63EC">
      <w:pPr>
        <w:tabs>
          <w:tab w:val="left" w:pos="0"/>
          <w:tab w:val="center" w:pos="2835"/>
        </w:tabs>
        <w:rPr>
          <w:rtl/>
        </w:rPr>
      </w:pPr>
      <w:r>
        <w:rPr>
          <w:rStyle w:val="2fb"/>
          <w:rtl/>
        </w:rPr>
        <w:lastRenderedPageBreak/>
        <w:tab/>
        <w:t xml:space="preserve">מרבה</w:t>
      </w:r>
      <w:r>
        <w:rPr>
          <w:rtl/>
        </w:rPr>
        <w:lastRenderedPageBreak/>
        <w:tab/>
        <w:t xml:space="preserve"> אני את אלו שהיה פסולן בקודש, ומוציא אני את אלו שלא היה פסולן בקודש</w:t>
      </w:r>
      <w:ins w:id="94327" w:author="מנוע מכני" w:date="2026-10-11T12:04:39Z">
        <w:r>
          <w:rPr>
            <w:rtl/>
          </w:rPr>
          <w:t xml:space="preserve">,</w:t>
        </w:r>
      </w:ins>
      <w:del w:id="94328" w:author="מנוע מכני" w:date="2026-10-11T12:04:39Z">
        <w:r>
          <w:rPr>
            <w:rtl/>
          </w:rPr>
          <w:lastRenderedPageBreak/>
          <w:tab/>
          <w:delText xml:space="preserve">;</w:delText>
        </w:r>
      </w:del>
    </w:p>
    <w:p w:rsidR="005608A0" w:rsidRDefault="005608A0" w:rsidP="00DA63EC">
      <w:pPr>
        <w:tabs>
          <w:tab w:val="left" w:pos="0"/>
          <w:tab w:val="center" w:pos="2835"/>
        </w:tabs>
        <w:rPr>
          <w:rtl/>
        </w:rPr>
      </w:pPr>
      <w:r>
        <w:rPr>
          <w:rtl/>
        </w:rPr>
        <w:tab/>
      </w:r>
      <w:r w:rsidR="00DA63EC" w:rsidRPr="005608A0">
        <w:rPr>
          <w:b/>
          <w:bCs/>
          <w:rtl/>
        </w:rPr>
        <w:t>קתני מיהא:</w:t>
      </w:r>
      <w:r w:rsidR="00DA63EC">
        <w:rPr>
          <w:rtl/>
        </w:rPr>
        <w:t xml:space="preserve"> הניתנין למטה שנתנן למעלה ולמעלה שנתנן למטה, ולא פליג </w:t>
      </w:r>
      <w:ins w:id="90245" w:author="מנוע מכני" w:date="2026-10-11T12:04:39Z">
        <w:r>
          <w:rPr>
            <w:rStyle w:val="2fb"/>
            <w:rtl/>
          </w:rPr>
          <w:t xml:space="preserve">ר"י</w:t>
        </w:r>
      </w:ins>
      <w:del w:id="90246" w:author="מנוע מכני" w:date="2026-10-11T12:04:39Z">
        <w:r w:rsidR="00DA63EC">
          <w:rPr>
            <w:rtl/>
          </w:rPr>
          <w:delText xml:space="preserve">רבי יהודה</w:delText>
        </w:r>
      </w:del>
      <w:r w:rsidR="00DA63EC">
        <w:rPr>
          <w:rtl/>
        </w:rPr>
        <w:t xml:space="preserve">, </w:t>
      </w:r>
    </w:p>
    <w:p>
      <w:pPr>
        <w:pStyle w:val="38"/>
        <w:rPr>
          <w:ins w:id="98450" w:author="מנוע מכני" w:date="2026-10-11T12:04:39Z"/>
        </w:rPr>
      </w:pPr>
      <w:r>
        <w:tab/>
      </w:r>
      <w:r w:rsidR="00DA63EC">
        <w:t xml:space="preserve">מ"ט</w:t>
      </w:r>
      <w:r w:rsidR="00DA63EC">
        <w:t xml:space="preserve">?</w:t>
      </w:r>
    </w:p>
    <w:p w:rsidR="00DA63EC" w:rsidRDefault="005608A0" w:rsidP="00DA63EC">
      <w:pPr>
        <w:tabs>
          <w:tab w:val="left" w:pos="0"/>
          <w:tab w:val="center" w:pos="2835"/>
        </w:tabs>
        <w:rPr>
          <w:rtl/>
        </w:rPr>
      </w:pPr>
      <w:del w:id="98451" w:author="מנוע מכני" w:date="2026-10-11T12:04:39Z">
        <w:r w:rsidR="00DA63EC">
          <w:rPr>
            <w:rtl/>
          </w:rPr>
          <w:delText xml:space="preserve"> </w:delText>
        </w:r>
      </w:del>
      <w:ins w:id="90965" w:author="מנוע מכני" w:date="2026-10-11T12:04:39Z">
        <w:r>
          <w:rPr>
            <w:rtl/>
          </w:rPr>
          <w:t xml:space="preserve">לא</w:t>
        </w:r>
      </w:ins>
      <w:del w:id="90966" w:author="מנוע מכני" w:date="2026-10-11T12:04:39Z">
        <w:r w:rsidR="00DA63EC">
          <w:rPr>
            <w:rtl/>
          </w:rPr>
          <w:delText xml:space="preserve">לאו</w:delText>
        </w:r>
      </w:del>
      <w:r w:rsidR="00DA63EC">
        <w:rPr>
          <w:rtl/>
        </w:rPr>
        <w:t xml:space="preserve"> משום דקלטיה מזבח, </w:t>
      </w:r>
      <w:ins w:id="90247" w:author="מנוע מכני" w:date="2026-10-11T12:04:39Z">
        <w:r>
          <w:rPr>
            <w:rtl/>
          </w:rPr>
          <w:t xml:space="preserve">וש"מ</w:t>
        </w:r>
      </w:ins>
      <w:del w:id="90248" w:author="מנוע מכני" w:date="2026-10-11T12:04:39Z">
        <w:r w:rsidR="00DA63EC">
          <w:rPr>
            <w:rtl/>
          </w:rPr>
          <w:delText xml:space="preserve">ושמע מינה</w:delText>
        </w:r>
      </w:del>
      <w:r w:rsidR="00DA63EC">
        <w:rPr>
          <w:rtl/>
        </w:rPr>
        <w:t xml:space="preserve">: </w:t>
      </w:r>
      <w:r w:rsidR="00DA63EC">
        <w:rPr>
          <w:rtl/>
        </w:rPr>
        <w:t xml:space="preserve">לא</w:t>
      </w:r>
      <w:r w:rsidR="00DA63EC">
        <w:rPr>
          <w:rtl/>
        </w:rPr>
        <w:t xml:space="preserve"> יאספנו.</w:t>
      </w:r>
    </w:p>
    <w:p>
      <w:pPr>
        <w:pStyle w:val="afffff8"/>
        <w:rPr>
          <w:ins w:id="90527" w:author="קלוד" w:date="2026-10-11T12:29:36Z"/>
        </w:rPr>
      </w:pPr>
      <w:ins w:id="90528" w:author="קלוד" w:date="2026-10-11T12:29:36Z">
        <w:r>
          <w:rPr>
            <w:color w:val="7B3F00"/>
          </w:rPr>
          <w:t xml:space="preserve">מזבח הפנימי - מקדש פסולין אף שאינם ראויים לו</w:t>
        </w:r>
      </w:ins>
    </w:p>
    <w:p>
      <w:pPr>
        <w:pStyle w:val="38"/>
        <w:rPr>
          <w:ins w:id="98452" w:author="מנוע מכני" w:date="2026-10-11T12:04:39Z"/>
        </w:rPr>
      </w:pPr>
      <w:r>
        <w:t xml:space="preserve">א"ר אליעזר:</w:t>
      </w:r>
    </w:p>
    <w:p w:rsidR="00DA63EC" w:rsidRDefault="00DA63EC" w:rsidP="005608A0">
      <w:pPr>
        <w:tabs>
          <w:tab w:val="left" w:pos="0"/>
          <w:tab w:val="center" w:pos="2835"/>
        </w:tabs>
        <w:rPr>
          <w:rtl/>
        </w:rPr>
      </w:pPr>
      <w:del w:id="98453" w:author="מנוע מכני" w:date="2026-10-11T12:04:39Z">
        <w:r>
          <w:rPr>
            <w:rtl/>
          </w:rPr>
          <w:delText xml:space="preserve"> </w:delText>
        </w:r>
      </w:del>
      <w:r>
        <w:rPr>
          <w:rtl/>
        </w:rPr>
        <w:t xml:space="preserve">מזבח הפנימי מקדש פסולין.</w:t>
      </w:r>
      <w:ins w:id="94329" w:author="מנוע מכני" w:date="2026-10-11T12:04:39Z">
        <w:r>
          <w:rPr>
            <w:rFonts w:hint="cs"/>
            <w:rtl/>
          </w:rPr>
          <w:t xml:space="preserve"> </w:t>
        </w:r>
      </w:ins>
      <w:del w:id="94330" w:author="מנוע מכני" w:date="2026-10-11T12:04:39Z">
        <w:r w:rsidR="005608A0">
          <w:rPr>
            <w:rFonts w:hint="cs"/>
            <w:rtl/>
          </w:rPr>
          <w:delText xml:space="preserve">  </w:delText>
        </w:r>
      </w:del>
      <w:r w:rsidR="005608A0">
        <w:rPr>
          <w:rFonts w:hint="cs"/>
          <w:rtl/>
        </w:rPr>
        <w:t xml:space="preserve">ו</w:t>
      </w:r>
      <w:r>
        <w:rPr>
          <w:rtl/>
        </w:rPr>
        <w:t>קמ"ל</w:t>
      </w:r>
      <w:r w:rsidR="005608A0">
        <w:rPr>
          <w:rFonts w:hint="cs"/>
          <w:rtl/>
        </w:rPr>
        <w:t xml:space="preserve"> אפי' קומץ דלא חזי </w:t>
      </w:r>
      <w:ins w:id="92623" w:author="מנוע מכני" w:date="2026-10-11T12:04:39Z">
        <w:r>
          <w:rPr>
            <w:rFonts w:hint="cs"/>
            <w:rtl/>
          </w:rPr>
          <w:t xml:space="preserve">לו</w:t>
        </w:r>
      </w:ins>
      <w:del w:id="92624" w:author="מנוע מכני" w:date="2026-10-11T12:04:39Z">
        <w:r w:rsidR="005608A0">
          <w:rPr>
            <w:rFonts w:hint="cs"/>
            <w:rtl/>
          </w:rPr>
          <w:delText xml:space="preserve">ליה</w:delText>
        </w:r>
      </w:del>
      <w:r w:rsidR="005608A0">
        <w:rPr>
          <w:rFonts w:hint="cs"/>
          <w:rtl/>
        </w:rPr>
        <w:t xml:space="preserve"> </w:t>
      </w:r>
    </w:p>
    <w:p>
      <w:pPr>
        <w:pStyle w:val="38"/>
        <w:rPr>
          <w:ins w:id="98454" w:author="מנוע מכני" w:date="2026-10-11T12:04:39Z"/>
        </w:rPr>
      </w:pPr>
      <w:r w:rsidRPr="00FE1B89">
        <w:t xml:space="preserve">מיתיבי:</w:t>
      </w:r>
    </w:p>
    <w:p w:rsidR="00DA63EC" w:rsidRPr="00FE1B89" w:rsidRDefault="00DA63EC" w:rsidP="00DA63EC">
      <w:pPr>
        <w:tabs>
          <w:tab w:val="left" w:pos="0"/>
          <w:tab w:val="center" w:pos="2835"/>
        </w:tabs>
        <w:rPr>
          <w:spacing w:val="-4"/>
          <w:rtl/>
        </w:rPr>
      </w:pPr>
      <w:del w:id="98455" w:author="מנוע מכני" w:date="2026-10-11T12:04:39Z">
        <w:r w:rsidRPr="00FE1B89">
          <w:rPr>
            <w:spacing w:val="-4"/>
            <w:rtl/>
          </w:rPr>
          <w:delText xml:space="preserve"> </w:delText>
        </w:r>
      </w:del>
      <w:r w:rsidRPr="00FE1B89">
        <w:rPr>
          <w:spacing w:val="-4"/>
          <w:rtl/>
        </w:rPr>
        <w:t xml:space="preserve">קטרת זרה שעלה לגבי מזבח תרד, שאין לך מקדש פסולין אלא מזבח החיצון בראוי לו</w:t>
      </w:r>
      <w:ins w:id="94331" w:author="מנוע מכני" w:date="2026-10-11T12:04:39Z">
        <w:r>
          <w:rPr>
            <w:spacing w:val="-4"/>
            <w:rtl/>
          </w:rPr>
          <w:t xml:space="preserve">,</w:t>
        </w:r>
      </w:ins>
      <w:del w:id="94332" w:author="מנוע מכני" w:date="2026-10-11T12:04:39Z">
        <w:r w:rsidRPr="00FE1B89">
          <w:rPr>
            <w:spacing w:val="-4"/>
            <w:rtl/>
          </w:rPr>
          <w:delText xml:space="preserve">;</w:delText>
        </w:r>
      </w:del>
    </w:p>
    <w:p w:rsidR="00DA63EC" w:rsidRDefault="00DA63EC" w:rsidP="00DA63EC">
      <w:pPr>
        <w:tabs>
          <w:tab w:val="left" w:pos="0"/>
          <w:tab w:val="center" w:pos="2835"/>
        </w:tabs>
        <w:rPr>
          <w:rtl/>
        </w:rPr>
      </w:pPr>
      <w:r>
        <w:rPr>
          <w:rtl/>
        </w:rPr>
        <w:t xml:space="preserve">חיצון אין, פנימי </w:t>
      </w:r>
      <w:r>
        <w:rPr>
          <w:rtl/>
        </w:rPr>
        <w:t xml:space="preserve">לא</w:t>
      </w:r>
      <w:r>
        <w:rPr>
          <w:rtl/>
        </w:rPr>
        <w:t xml:space="preserve">! תריץ </w:t>
      </w:r>
      <w:ins w:id="92625" w:author="מנוע מכני" w:date="2026-10-11T12:04:39Z">
        <w:r>
          <w:rPr>
            <w:rtl/>
          </w:rPr>
          <w:t xml:space="preserve">כך</w:t>
        </w:r>
      </w:ins>
      <w:del w:id="92626" w:author="מנוע מכני" w:date="2026-10-11T12:04:39Z">
        <w:r>
          <w:rPr>
            <w:rtl/>
          </w:rPr>
          <w:delText xml:space="preserve">הכי</w:delText>
        </w:r>
      </w:del>
      <w:r>
        <w:rPr>
          <w:rtl/>
        </w:rPr>
        <w:t xml:space="preserve">: קטרת זרה שעלתה למזבח החיצון תרד, שאין מזבח החיצון מקדש פסולין אלא הראוי לו, והפנימי - בין ראוי לו בין שאין ראוי לו</w:t>
      </w:r>
      <w:ins w:id="94333" w:author="מנוע מכני" w:date="2026-10-11T12:04:39Z">
        <w:r>
          <w:rPr>
            <w:rtl/>
          </w:rPr>
          <w:t xml:space="preserve">,</w:t>
        </w:r>
      </w:ins>
      <w:del w:id="94334" w:author="מנוע מכני" w:date="2026-10-11T12:04:39Z">
        <w:r>
          <w:rPr>
            <w:rtl/>
          </w:rPr>
          <w:delText xml:space="preserve">;</w:delText>
        </w:r>
      </w:del>
    </w:p>
    <w:p w:rsidR="00DA63EC" w:rsidRDefault="00DA63EC" w:rsidP="00DA63EC">
      <w:pPr>
        <w:pStyle w:val="affffb"/>
        <w:rPr>
          <w:rtl/>
        </w:rPr>
      </w:pPr>
      <w:r>
        <w:rPr>
          <w:rtl/>
        </w:rPr>
        <w:t xml:space="preserve">- </w:t>
      </w:r>
      <w:ins w:id="92627" w:author="מנוע מכני" w:date="2026-10-11T12:04:39Z">
        <w:r>
          <w:rPr>
            <w:rFonts w:hint="cs"/>
            <w:rtl/>
          </w:rPr>
          <w:t xml:space="preserve">דזה</w:t>
        </w:r>
      </w:ins>
      <w:del w:id="92628" w:author="מנוע מכני" w:date="2026-10-11T12:04:39Z">
        <w:r>
          <w:rPr>
            <w:rFonts w:hint="cs"/>
            <w:rtl/>
          </w:rPr>
          <w:delText xml:space="preserve">ד</w:delText>
        </w:r>
        <w:r>
          <w:rPr>
            <w:rtl/>
          </w:rPr>
          <w:delText xml:space="preserve">האי</w:delText>
        </w:r>
      </w:del>
      <w:r>
        <w:rPr>
          <w:rtl/>
        </w:rPr>
        <w:t xml:space="preserve"> רצפה, </w:t>
      </w:r>
      <w:ins w:id="92629" w:author="מנוע מכני" w:date="2026-10-11T12:04:39Z">
        <w:r>
          <w:rPr>
            <w:rtl/>
          </w:rPr>
          <w:t xml:space="preserve">וזה</w:t>
        </w:r>
      </w:ins>
      <w:del w:id="92630" w:author="מנוע מכני" w:date="2026-10-11T12:04:39Z">
        <w:r>
          <w:rPr>
            <w:rtl/>
          </w:rPr>
          <w:delText xml:space="preserve">והאי</w:delText>
        </w:r>
      </w:del>
      <w:r>
        <w:rPr>
          <w:rtl/>
        </w:rPr>
        <w:t xml:space="preserve"> כלי שרת.</w:t>
      </w:r>
    </w:p>
    <w:p w:rsidR="00DA63EC" w:rsidRDefault="00DA63EC" w:rsidP="00DA63EC">
      <w:pPr>
        <w:pStyle w:val="affffd"/>
        <w:rPr>
          <w:rtl/>
        </w:rPr>
      </w:pPr>
      <w:r>
        <w:rPr>
          <w:rtl/>
        </w:rPr>
        <w:t>׹</w:t>
      </w:r>
    </w:p>
    <w:p>
      <w:pPr>
        <w:pStyle w:val="MishnaBatzad"/>
        <w:rPr>
          <w:ins w:id="20328" w:author="קלוד" w:date="2026-10-11T09:07:24Z"/>
        </w:rPr>
      </w:pPr>
      <w:ins w:id="20327" w:author="קלוד" w:date="2026-10-11T09:07:24Z">
        <w:r>
          <w:t xml:space="preserve">משנה ב</w:t>
        </w:r>
      </w:ins>
    </w:p>
    <w:p w:rsidR="00DA63EC" w:rsidRPr="000A334C" w:rsidRDefault="00DA63EC" w:rsidP="003B6D22">
      <w:pPr>
        <w:pStyle w:val="afff9"/>
        <w:rPr>
          <w:del w:id="20194" w:author="קלוד" w:date="2026-10-11T09:07:24Z"/>
          <w:rtl/>
        </w:rPr>
      </w:pPr>
      <w:del w:id="20193" w:author="קלוד" w:date="2026-10-11T09:07:24Z">
        <w:r w:rsidRPr="000A334C">
          <w:rPr>
            <w:rtl/>
          </w:rPr>
          <w:delText xml:space="preserve">מתני'.</w:delText>
        </w:r>
      </w:del>
    </w:p>
    <w:p w:rsidR="00DA63EC" w:rsidRPr="000A334C" w:rsidRDefault="00DA63EC" w:rsidP="003B6D22">
      <w:pPr>
        <w:pStyle w:val="afff9"/>
        <w:spacing w:before="120"/>
        <w:rPr>
          <w:rtl/>
        </w:rPr>
        <w:pPrChange w:id="90007" w:author="קלוד" w:date="2026-10-11T12:09:42Z">
          <w:pPr>
            <w:pStyle w:val="afff9"/>
          </w:pPr>
        </w:pPrChange>
      </w:pPr>
      <w:r w:rsidRPr="000A334C">
        <w:rPr>
          <w:rtl/>
        </w:rPr>
        <w:t>השוחט את הזבח לזרוק דמו בחוץ או מקצת דמו בחוץ, להקטיר אימוריו בחוץ או מקצת אימוריו בחוץ, לאכול בשרו בחוץ או כזית מבשרו בחוץ, או לאכול כזית מעור האליה בחוץ - פסול ואין בו כרת;</w:t>
      </w:r>
    </w:p>
    <w:p w:rsidR="00DA63EC" w:rsidRPr="000A334C" w:rsidRDefault="00DA63EC" w:rsidP="003B6D22">
      <w:pPr>
        <w:pStyle w:val="afff9"/>
        <w:rPr>
          <w:rtl/>
        </w:rPr>
      </w:pPr>
      <w:r w:rsidRPr="000A334C">
        <w:rPr>
          <w:rtl/>
        </w:rPr>
        <w:t xml:space="preserve">לזרוק דמו למחר, מקצת דמו למחר, להקטיר אימוריו למחר או מקצת אימוריו למחר, לאכול בשרו למחר או כזית מבשרו למחר, </w:t>
      </w:r>
    </w:p>
    <w:p w:rsidR="00DA63EC" w:rsidRPr="000A334C" w:rsidRDefault="00DA63EC" w:rsidP="003B6D22">
      <w:pPr>
        <w:pStyle w:val="afff9"/>
        <w:rPr>
          <w:rtl/>
        </w:rPr>
      </w:pPr>
      <w:r w:rsidRPr="000A334C">
        <w:rPr>
          <w:rtl/>
        </w:rPr>
        <w:tab/>
        <w:t>או לאכול כזית מעור האליה למחר - פיגול וחייבין עליו כרת.</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כח.</w:t>
      </w:r>
    </w:p>
    <w:p>
      <w:pPr>
        <w:pStyle w:val="afffff8"/>
        <w:rPr>
          <w:ins w:id="90525" w:author="קלוד" w:date="2026-10-11T12:29:36Z"/>
        </w:rPr>
      </w:pPr>
      <w:ins w:id="90526" w:author="קלוד" w:date="2026-10-11T12:29:36Z">
        <w:r>
          <w:rPr>
            <w:color w:val="7B3F00"/>
          </w:rPr>
          <w:t xml:space="preserve">עור האליה - האם כאליה לענין מחשבה?</w:t>
        </w:r>
      </w:ins>
    </w:p>
    <w:p w:rsidR="00DA63EC" w:rsidRDefault="00DA63EC" w:rsidP="00DA63EC">
      <w:pPr>
        <w:tabs>
          <w:tab w:val="left" w:pos="0"/>
          <w:tab w:val="center" w:pos="2835"/>
        </w:tabs>
        <w:rPr>
          <w:rtl/>
        </w:rPr>
      </w:pPr>
      <w:r>
        <w:rPr>
          <w:rtl/>
        </w:rPr>
        <w:t>סברוה: עור אליה כאליה דמי.</w:t>
      </w:r>
    </w:p>
    <w:p>
      <w:pPr>
        <w:pStyle w:val="38"/>
        <w:rPr>
          <w:ins w:id="98456" w:author="מנוע מכני" w:date="2026-10-11T12:04:39Z"/>
        </w:rPr>
      </w:pPr>
      <w:r>
        <w:t>שמואל</w:t>
      </w:r>
      <w:r>
        <w:t xml:space="preserve">:</w:t>
      </w:r>
    </w:p>
    <w:p w:rsidR="00DA63EC" w:rsidRDefault="00DA63EC" w:rsidP="00DA63EC">
      <w:pPr>
        <w:tabs>
          <w:tab w:val="left" w:pos="0"/>
          <w:tab w:val="center" w:pos="2835"/>
        </w:tabs>
        <w:rPr>
          <w:rtl/>
        </w:rPr>
      </w:pPr>
      <w:del w:id="98457" w:author="מנוע מכני" w:date="2026-10-11T12:04:39Z">
        <w:r>
          <w:rPr>
            <w:rtl/>
          </w:rPr>
          <w:delText xml:space="preserve"> </w:delText>
        </w:r>
      </w:del>
      <w:r w:rsidRPr="009A5989">
        <w:rPr>
          <w:rFonts w:hint="cs"/>
          <w:b/>
          <w:bCs/>
          <w:rtl/>
        </w:rPr>
        <w:t xml:space="preserve">הך </w:t>
      </w:r>
      <w:r w:rsidRPr="009A5989">
        <w:rPr>
          <w:rStyle w:val="2fb"/>
          <w:rFonts w:hint="cs"/>
          <w:b/>
          <w:bCs/>
          <w:rtl/>
        </w:rPr>
        <w:t xml:space="preserve">כר</w:t>
      </w:r>
      <w:r>
        <w:rPr>
          <w:rStyle w:val="2fb"/>
          <w:b/>
          <w:bCs/>
          <w:rtl/>
        </w:rPr>
        <w:t>"</w:t>
      </w:r>
      <w:r w:rsidRPr="009A5989">
        <w:rPr>
          <w:rStyle w:val="2fb"/>
          <w:rFonts w:hint="cs"/>
          <w:b/>
          <w:bCs/>
          <w:rtl/>
        </w:rPr>
        <w:t>א</w:t>
      </w:r>
      <w:r>
        <w:rPr>
          <w:rFonts w:hint="cs"/>
          <w:rtl/>
        </w:rPr>
        <w:t xml:space="preserve"> ד</w:t>
      </w:r>
      <w:r>
        <w:rPr>
          <w:rtl/>
        </w:rPr>
        <w:t xml:space="preserve">מחשבין מאכילת מזבח לאכילת אדם ומאכילת אדם לאכילת מזבח, </w:t>
      </w:r>
      <w:r>
        <w:rPr>
          <w:rtl/>
        </w:rPr>
        <w:t xml:space="preserve">דתנן</w:t>
      </w:r>
      <w:r>
        <w:rPr>
          <w:rtl/>
        </w:rPr>
        <w:t xml:space="preserve">: השוחט את הזבח לאכול דבר שאין דרכו לאכול, להקטיר דבר שאין דרכו להקטיר - כשר, </w:t>
      </w:r>
      <w:r>
        <w:rPr>
          <w:rStyle w:val="2fb"/>
          <w:rtl/>
        </w:rPr>
        <w:t xml:space="preserve">ור"א</w:t>
      </w:r>
      <w:r>
        <w:rPr>
          <w:rtl/>
        </w:rPr>
        <w:t xml:space="preserve"> פוסל.</w:t>
      </w:r>
    </w:p>
    <w:p>
      <w:pPr>
        <w:pStyle w:val="38"/>
        <w:rPr>
          <w:ins w:id="98458" w:author="מנוע מכני" w:date="2026-10-11T12:04:39Z"/>
        </w:rPr>
      </w:pPr>
      <w:r>
        <w:t>והך ד</w:t>
      </w:r>
      <w:r>
        <w:t xml:space="preserve">סיפא, זה הכלל:</w:t>
      </w:r>
    </w:p>
    <w:p w:rsidR="005608A0" w:rsidRDefault="00DA63EC" w:rsidP="00DA63EC">
      <w:pPr>
        <w:tabs>
          <w:tab w:val="left" w:pos="0"/>
          <w:tab w:val="center" w:pos="2835"/>
        </w:tabs>
        <w:rPr>
          <w:rtl/>
        </w:rPr>
      </w:pPr>
      <w:del w:id="98459" w:author="מנוע מכני" w:date="2026-10-11T12:04:39Z">
        <w:r>
          <w:rPr>
            <w:rtl/>
          </w:rPr>
          <w:delText xml:space="preserve"> </w:delText>
        </w:r>
      </w:del>
      <w:r>
        <w:rPr>
          <w:rtl/>
        </w:rPr>
        <w:t xml:space="preserve">כל השוחט, והמקבל, והמוליך, והזורק לאכול דבר שדרכו לאכול ולהקטיר דבר שדרכו להקטיר</w:t>
      </w:r>
      <w:ins w:id="94335" w:author="מנוע מכני" w:date="2026-10-11T12:04:39Z">
        <w:r>
          <w:rPr>
            <w:rtl/>
          </w:rPr>
          <w:t xml:space="preserve">,</w:t>
        </w:r>
      </w:ins>
      <w:del w:id="94336" w:author="מנוע מכני" w:date="2026-10-11T12:04:39Z">
        <w:r>
          <w:rPr>
            <w:rtl/>
          </w:rPr>
          <w:delText xml:space="preserve">;</w:delText>
        </w:r>
      </w:del>
      <w:r>
        <w:rPr>
          <w:rFonts w:hint="cs"/>
          <w:rtl/>
        </w:rPr>
        <w:t xml:space="preserve"> </w:t>
      </w:r>
    </w:p>
    <w:p w:rsidR="00DA63EC" w:rsidRDefault="005608A0" w:rsidP="00DA63EC">
      <w:pPr>
        <w:tabs>
          <w:tab w:val="left" w:pos="0"/>
          <w:tab w:val="center" w:pos="2835"/>
        </w:tabs>
        <w:rPr>
          <w:b/>
          <w:bCs/>
          <w:rtl/>
        </w:rPr>
      </w:pPr>
      <w:r>
        <w:rPr>
          <w:rtl/>
        </w:rPr>
        <w:tab/>
      </w:r>
      <w:r w:rsidR="00DA63EC">
        <w:rPr>
          <w:rFonts w:hint="cs"/>
          <w:rtl/>
        </w:rPr>
        <w:t>- שאין ד</w:t>
      </w:r>
      <w:r w:rsidR="00DA63EC">
        <w:rPr>
          <w:rtl/>
        </w:rPr>
        <w:t xml:space="preserve">רכו לאכול </w:t>
      </w:r>
      <w:r w:rsidR="00DA63EC">
        <w:rPr>
          <w:rtl/>
        </w:rPr>
        <w:t xml:space="preserve">לא</w:t>
      </w:r>
      <w:r w:rsidR="00DA63EC">
        <w:rPr>
          <w:rtl/>
        </w:rPr>
        <w:t xml:space="preserve">, אתאן לרבנן, רישא </w:t>
      </w:r>
      <w:ins w:id="90003" w:author="מנוע מכני" w:date="2026-10-11T12:04:39Z">
        <w:r>
          <w:rPr>
            <w:rStyle w:val="2fb"/>
            <w:rtl/>
          </w:rPr>
          <w:t xml:space="preserve">ר"א</w:t>
        </w:r>
      </w:ins>
      <w:del w:id="90004" w:author="מנוע מכני" w:date="2026-10-11T12:04:39Z">
        <w:r w:rsidR="00DA63EC">
          <w:rPr>
            <w:rtl/>
          </w:rPr>
          <w:delText xml:space="preserve">ר</w:delText>
        </w:r>
        <w:r w:rsidR="00DA63EC">
          <w:rPr>
            <w:rFonts w:hint="cs"/>
            <w:rtl/>
          </w:rPr>
          <w:delText xml:space="preserve">'א</w:delText>
        </w:r>
      </w:del>
      <w:r w:rsidR="00DA63EC">
        <w:rPr>
          <w:rtl/>
        </w:rPr>
        <w:t xml:space="preserve"> וסיפא רבנן? </w:t>
      </w:r>
      <w:r w:rsidR="00DA63EC">
        <w:rPr>
          <w:rtl/>
        </w:rPr>
        <w:t xml:space="preserve">אמר</w:t>
      </w:r>
      <w:r w:rsidR="00DA63EC">
        <w:rPr>
          <w:rtl/>
        </w:rPr>
        <w:t xml:space="preserve"> </w:t>
      </w:r>
      <w:ins w:id="92631" w:author="מנוע מכני" w:date="2026-10-11T12:04:39Z">
        <w:r>
          <w:rPr>
            <w:rtl/>
          </w:rPr>
          <w:t xml:space="preserve">לו</w:t>
        </w:r>
      </w:ins>
      <w:del w:id="92632" w:author="מנוע מכני" w:date="2026-10-11T12:04:39Z">
        <w:r w:rsidR="00DA63EC">
          <w:rPr>
            <w:rtl/>
          </w:rPr>
          <w:delText xml:space="preserve">ליה</w:delText>
        </w:r>
      </w:del>
      <w:r w:rsidR="00DA63EC">
        <w:rPr>
          <w:rtl/>
        </w:rPr>
        <w:t xml:space="preserve">: אין.</w:t>
      </w:r>
    </w:p>
    <w:p>
      <w:pPr>
        <w:pStyle w:val="38"/>
        <w:rPr>
          <w:ins w:id="98460" w:author="מנוע מכני" w:date="2026-10-11T12:04:39Z"/>
        </w:rPr>
      </w:pPr>
      <w:r w:rsidRPr="00891B40">
        <w:t>ב.</w:t>
      </w:r>
      <w:r>
        <w:t xml:space="preserve"> ר</w:t>
      </w:r>
      <w:r>
        <w:t>"</w:t>
      </w:r>
      <w:r>
        <w:t>ה</w:t>
      </w:r>
      <w:r>
        <w:t xml:space="preserve">:</w:t>
      </w:r>
    </w:p>
    <w:p w:rsidR="00DA63EC" w:rsidRDefault="00DA63EC" w:rsidP="00DA63EC">
      <w:pPr>
        <w:tabs>
          <w:tab w:val="left" w:pos="0"/>
          <w:tab w:val="center" w:pos="2835"/>
        </w:tabs>
        <w:rPr>
          <w:rtl/>
        </w:rPr>
      </w:pPr>
      <w:del w:id="98461" w:author="מנוע מכני" w:date="2026-10-11T12:04:39Z">
        <w:r>
          <w:rPr>
            <w:rtl/>
          </w:rPr>
          <w:delText xml:space="preserve"> </w:delText>
        </w:r>
      </w:del>
      <w:r>
        <w:rPr>
          <w:rtl/>
        </w:rPr>
        <w:t xml:space="preserve">עור אליה </w:t>
      </w:r>
      <w:ins w:id="90967" w:author="מנוע מכני" w:date="2026-10-11T12:04:39Z">
        <w:r>
          <w:rPr>
            <w:rtl/>
          </w:rPr>
          <w:t xml:space="preserve">לא</w:t>
        </w:r>
      </w:ins>
      <w:del w:id="90968" w:author="מנוע מכני" w:date="2026-10-11T12:04:39Z">
        <w:r>
          <w:rPr>
            <w:rtl/>
          </w:rPr>
          <w:delText xml:space="preserve">לאו</w:delText>
        </w:r>
      </w:del>
      <w:r>
        <w:rPr>
          <w:rtl/>
        </w:rPr>
        <w:t xml:space="preserve"> כאליה דמי.</w:t>
      </w:r>
    </w:p>
    <w:p>
      <w:pPr>
        <w:pStyle w:val="38"/>
        <w:rPr>
          <w:ins w:id="98462" w:author="מנוע מכני" w:date="2026-10-11T12:04:39Z"/>
        </w:rPr>
      </w:pPr>
      <w:r>
        <w:t xml:space="preserve">רבא:</w:t>
      </w:r>
    </w:p>
    <w:p w:rsidR="00DA63EC" w:rsidRDefault="00DA63EC" w:rsidP="00DA63EC">
      <w:pPr>
        <w:tabs>
          <w:tab w:val="left" w:pos="0"/>
          <w:tab w:val="center" w:pos="2835"/>
        </w:tabs>
        <w:rPr>
          <w:b/>
          <w:bCs/>
          <w:rtl/>
        </w:rPr>
      </w:pPr>
      <w:del w:id="98463" w:author="מנוע מכני" w:date="2026-10-11T12:04:39Z">
        <w:r>
          <w:rPr>
            <w:rtl/>
          </w:rPr>
          <w:delText xml:space="preserve"> </w:delText>
        </w:r>
      </w:del>
      <w:r>
        <w:rPr>
          <w:rtl/>
        </w:rPr>
        <w:t xml:space="preserve">מ"ט</w:t>
      </w:r>
      <w:r>
        <w:rPr>
          <w:rtl/>
        </w:rPr>
        <w:t xml:space="preserve"> </w:t>
      </w:r>
      <w:ins w:id="90249" w:author="מנוע מכני" w:date="2026-10-11T12:04:39Z">
        <w:r>
          <w:rPr>
            <w:rStyle w:val="2fb"/>
            <w:rtl/>
          </w:rPr>
          <w:t xml:space="preserve">דר"ה</w:t>
        </w:r>
      </w:ins>
      <w:del w:id="90250" w:author="מנוע מכני" w:date="2026-10-11T12:04:39Z">
        <w:r>
          <w:rPr>
            <w:rtl/>
          </w:rPr>
          <w:delText xml:space="preserve">דרב הונא</w:delText>
        </w:r>
      </w:del>
      <w:r>
        <w:rPr>
          <w:rtl/>
        </w:rPr>
        <w:t xml:space="preserve">? </w:t>
      </w:r>
      <w:r w:rsidRPr="005608A0">
        <w:rPr>
          <w:rStyle w:val="afffff0"/>
          <w:rtl/>
        </w:rPr>
        <w:t xml:space="preserve">חלבו האליה </w:t>
      </w:r>
      <w:r>
        <w:rPr>
          <w:rtl/>
        </w:rPr>
        <w:t>- ולא עור האליה.</w:t>
      </w:r>
    </w:p>
    <w:p>
      <w:pPr>
        <w:pStyle w:val="38"/>
        <w:rPr>
          <w:ins w:id="98464" w:author="מנוע מכני" w:date="2026-10-11T12:04:39Z"/>
        </w:rPr>
      </w:pPr>
      <w:r w:rsidRPr="00891B40">
        <w:t>ג.</w:t>
      </w:r>
      <w:r>
        <w:t xml:space="preserve"> ר</w:t>
      </w:r>
      <w:r>
        <w:t>"</w:t>
      </w:r>
      <w:r>
        <w:t>ח</w:t>
      </w:r>
      <w:r>
        <w:t xml:space="preserve">:</w:t>
      </w:r>
    </w:p>
    <w:p w:rsidR="00DA63EC" w:rsidRDefault="00DA63EC" w:rsidP="00DA63EC">
      <w:pPr>
        <w:tabs>
          <w:tab w:val="left" w:pos="0"/>
          <w:tab w:val="center" w:pos="2835"/>
        </w:tabs>
        <w:rPr>
          <w:rtl/>
        </w:rPr>
      </w:pPr>
      <w:del w:id="98465" w:author="מנוע מכני" w:date="2026-10-11T12:04:39Z">
        <w:r>
          <w:rPr>
            <w:rtl/>
          </w:rPr>
          <w:delText xml:space="preserve"> </w:delText>
        </w:r>
      </w:del>
      <w:r>
        <w:rPr>
          <w:rtl/>
        </w:rPr>
        <w:t xml:space="preserve">לעולם עור האליה כאליה דמי, </w:t>
      </w:r>
      <w:ins w:id="90969" w:author="מנוע מכני" w:date="2026-10-11T12:04:39Z">
        <w:r>
          <w:rPr>
            <w:rtl/>
          </w:rPr>
          <w:t xml:space="preserve">וכאן</w:t>
        </w:r>
      </w:ins>
      <w:del w:id="90970" w:author="מנוע מכני" w:date="2026-10-11T12:04:39Z">
        <w:r>
          <w:rPr>
            <w:rtl/>
          </w:rPr>
          <w:delText xml:space="preserve">והכא</w:delText>
        </w:r>
      </w:del>
      <w:r>
        <w:rPr>
          <w:rtl/>
        </w:rPr>
        <w:t xml:space="preserve"> במאי </w:t>
      </w:r>
      <w:ins w:id="92633" w:author="מנוע מכני" w:date="2026-10-11T12:04:39Z">
        <w:r>
          <w:rPr>
            <w:rtl/>
          </w:rPr>
          <w:t xml:space="preserve">מדובר</w:t>
        </w:r>
      </w:ins>
      <w:del w:id="92634" w:author="מנוע מכני" w:date="2026-10-11T12:04:39Z">
        <w:r>
          <w:rPr>
            <w:rtl/>
          </w:rPr>
          <w:delText xml:space="preserve">עסקינן</w:delText>
        </w:r>
      </w:del>
      <w:r>
        <w:rPr>
          <w:rtl/>
        </w:rPr>
        <w:t xml:space="preserve"> - באליה של גדי.</w:t>
      </w:r>
    </w:p>
    <w:p w:rsidR="00DA63EC" w:rsidRDefault="00DA63EC" w:rsidP="00DA63EC">
      <w:pPr>
        <w:tabs>
          <w:tab w:val="left" w:pos="0"/>
          <w:tab w:val="center" w:pos="2835"/>
        </w:tabs>
        <w:rPr>
          <w:rtl/>
        </w:rPr>
      </w:pPr>
      <w:ins w:id="90971" w:author="מנוע מכני" w:date="2026-10-11T12:04:39Z">
        <w:r>
          <w:rPr>
            <w:rtl/>
          </w:rPr>
          <w:t xml:space="preserve">כולם</w:t>
        </w:r>
      </w:ins>
      <w:del w:id="90972" w:author="מנוע מכני" w:date="2026-10-11T12:04:39Z">
        <w:r>
          <w:rPr>
            <w:rtl/>
          </w:rPr>
          <w:delText xml:space="preserve">כולהו</w:delText>
        </w:r>
      </w:del>
      <w:r>
        <w:rPr>
          <w:rtl/>
        </w:rPr>
        <w:t xml:space="preserve"> </w:t>
      </w:r>
      <w:r>
        <w:rPr>
          <w:rStyle w:val="2fb"/>
          <w:rtl/>
        </w:rPr>
        <w:t xml:space="preserve">כשמואל</w:t>
      </w:r>
      <w:r>
        <w:rPr>
          <w:rtl/>
        </w:rPr>
        <w:t xml:space="preserve"> </w:t>
      </w:r>
      <w:r>
        <w:rPr>
          <w:rtl/>
        </w:rPr>
        <w:t xml:space="preserve">לא</w:t>
      </w:r>
      <w:r>
        <w:rPr>
          <w:rtl/>
        </w:rPr>
        <w:t xml:space="preserve"> </w:t>
      </w:r>
      <w:ins w:id="90973" w:author="מנוע מכני" w:date="2026-10-11T12:04:39Z">
        <w:r>
          <w:rPr>
            <w:rtl/>
          </w:rPr>
          <w:t xml:space="preserve">אמרו</w:t>
        </w:r>
      </w:ins>
      <w:del w:id="90974" w:author="מנוע מכני" w:date="2026-10-11T12:04:39Z">
        <w:r>
          <w:rPr>
            <w:rtl/>
          </w:rPr>
          <w:delText xml:space="preserve">אמרי</w:delText>
        </w:r>
      </w:del>
      <w:r>
        <w:rPr>
          <w:rtl/>
        </w:rPr>
        <w:t xml:space="preserve">, רישא </w:t>
      </w:r>
      <w:r>
        <w:rPr>
          <w:rStyle w:val="2fb"/>
          <w:rtl/>
        </w:rPr>
        <w:t xml:space="preserve">ר"א</w:t>
      </w:r>
      <w:r>
        <w:rPr>
          <w:rtl/>
        </w:rPr>
        <w:t xml:space="preserve"> וסיפא רבנן </w:t>
      </w:r>
      <w:r>
        <w:rPr>
          <w:rtl/>
        </w:rPr>
        <w:t xml:space="preserve">לא</w:t>
      </w:r>
      <w:r>
        <w:rPr>
          <w:rtl/>
        </w:rPr>
        <w:t xml:space="preserve"> מוקמי.</w:t>
      </w:r>
    </w:p>
    <w:p w:rsidR="00DA63EC" w:rsidRDefault="00DA63EC" w:rsidP="00DA63EC">
      <w:pPr>
        <w:tabs>
          <w:tab w:val="left" w:pos="0"/>
          <w:tab w:val="center" w:pos="2835"/>
        </w:tabs>
        <w:rPr>
          <w:rtl/>
        </w:rPr>
      </w:pPr>
      <w:ins w:id="90251" w:author="מנוע מכני" w:date="2026-10-11T12:04:39Z">
        <w:r>
          <w:rPr>
            <w:rStyle w:val="2fb"/>
            <w:b/>
            <w:bCs/>
            <w:rtl/>
          </w:rPr>
          <w:t xml:space="preserve">כר"ה</w:t>
        </w:r>
      </w:ins>
      <w:del w:id="90252" w:author="מנוע מכני" w:date="2026-10-11T12:04:39Z">
        <w:r w:rsidRPr="005608A0">
          <w:rPr>
            <w:b/>
            <w:bCs/>
            <w:rtl/>
          </w:rPr>
          <w:delText xml:space="preserve">כרב הונא</w:delText>
        </w:r>
      </w:del>
      <w:r w:rsidRPr="005608A0">
        <w:rPr>
          <w:b/>
          <w:bCs/>
          <w:rtl/>
        </w:rPr>
        <w:t xml:space="preserve"> </w:t>
      </w:r>
      <w:r w:rsidRPr="005608A0">
        <w:rPr>
          <w:b/>
          <w:bCs/>
          <w:rtl/>
        </w:rPr>
        <w:t xml:space="preserve">לא</w:t>
      </w:r>
      <w:r w:rsidRPr="005608A0">
        <w:rPr>
          <w:b/>
          <w:bCs/>
          <w:rtl/>
        </w:rPr>
        <w:t xml:space="preserve"> </w:t>
      </w:r>
      <w:ins w:id="90975" w:author="מנוע מכני" w:date="2026-10-11T12:04:39Z">
        <w:r>
          <w:rPr>
            <w:b/>
            <w:bCs/>
            <w:rtl/>
          </w:rPr>
          <w:t xml:space="preserve">אמרו</w:t>
        </w:r>
      </w:ins>
      <w:del w:id="90976" w:author="מנוע מכני" w:date="2026-10-11T12:04:39Z">
        <w:r w:rsidRPr="005608A0">
          <w:rPr>
            <w:b/>
            <w:bCs/>
            <w:rtl/>
          </w:rPr>
          <w:delText xml:space="preserve">אמרי</w:delText>
        </w:r>
      </w:del>
      <w:r w:rsidRPr="005608A0">
        <w:rPr>
          <w:b/>
          <w:bCs/>
          <w:rtl/>
        </w:rPr>
        <w:t xml:space="preserve">,</w:t>
      </w:r>
      <w:r>
        <w:rPr>
          <w:rtl/>
        </w:rPr>
        <w:t xml:space="preserve"> עור אליה כאליה דמי משמע </w:t>
      </w:r>
      <w:ins w:id="95439" w:author="מנוע מכני" w:date="2026-10-11T12:04:39Z">
        <w:r>
          <w:rPr>
            <w:rtl/>
          </w:rPr>
          <w:t xml:space="preserve">להם</w:t>
        </w:r>
      </w:ins>
      <w:del w:id="95440" w:author="מנוע מכני" w:date="2026-10-11T12:04:39Z">
        <w:r>
          <w:rPr>
            <w:rtl/>
          </w:rPr>
          <w:delText xml:space="preserve">להו</w:delText>
        </w:r>
      </w:del>
      <w:r>
        <w:rPr>
          <w:rtl/>
        </w:rPr>
        <w:t xml:space="preserve">.</w:t>
      </w:r>
    </w:p>
    <w:p w:rsidR="00DA63EC" w:rsidRDefault="00DA63EC" w:rsidP="005608A0">
      <w:pPr>
        <w:tabs>
          <w:tab w:val="left" w:pos="0"/>
          <w:tab w:val="center" w:pos="2835"/>
        </w:tabs>
        <w:rPr>
          <w:rtl/>
        </w:rPr>
      </w:pPr>
      <w:r w:rsidRPr="005608A0">
        <w:rPr>
          <w:rStyle w:val="2fb"/>
          <w:b/>
          <w:bCs/>
          <w:rtl/>
        </w:rPr>
        <w:t xml:space="preserve">כרב חסדא</w:t>
      </w:r>
      <w:r w:rsidRPr="005608A0">
        <w:rPr>
          <w:b/>
          <w:bCs/>
          <w:rtl/>
        </w:rPr>
        <w:t xml:space="preserve"> </w:t>
      </w:r>
      <w:r w:rsidRPr="005608A0">
        <w:rPr>
          <w:rFonts w:hint="cs"/>
          <w:b/>
          <w:bCs/>
          <w:rtl/>
        </w:rPr>
        <w:t>ל</w:t>
      </w:r>
      <w:r w:rsidRPr="005608A0">
        <w:rPr>
          <w:b/>
          <w:bCs/>
          <w:rtl/>
        </w:rPr>
        <w:t xml:space="preserve">א</w:t>
      </w:r>
      <w:r w:rsidRPr="005608A0">
        <w:rPr>
          <w:b/>
          <w:bCs/>
          <w:rtl/>
        </w:rPr>
        <w:t xml:space="preserve"> </w:t>
      </w:r>
      <w:ins w:id="90977" w:author="מנוע מכני" w:date="2026-10-11T12:04:39Z">
        <w:r>
          <w:rPr>
            <w:b/>
            <w:bCs/>
            <w:rtl/>
          </w:rPr>
          <w:t xml:space="preserve">אמרו</w:t>
        </w:r>
      </w:ins>
      <w:del w:id="90978" w:author="מנוע מכני" w:date="2026-10-11T12:04:39Z">
        <w:r w:rsidRPr="005608A0">
          <w:rPr>
            <w:b/>
            <w:bCs/>
            <w:rtl/>
          </w:rPr>
          <w:delText xml:space="preserve">אמרי</w:delText>
        </w:r>
      </w:del>
      <w:ins w:id="94337" w:author="מנוע מכני" w:date="2026-10-11T12:04:39Z">
        <w:r>
          <w:rPr>
            <w:rtl/>
          </w:rPr>
          <w:t xml:space="preserve"> </w:t>
        </w:r>
      </w:ins>
      <w:del w:id="94338" w:author="מנוע מכני" w:date="2026-10-11T12:04:39Z">
        <w:r>
          <w:rPr>
            <w:rtl/>
          </w:rPr>
          <w:delText xml:space="preserve"> </w:delText>
        </w:r>
        <w:r>
          <w:rPr>
            <w:rFonts w:hint="cs"/>
            <w:rtl/>
          </w:rPr>
          <w:delText xml:space="preserve"> </w:delText>
        </w:r>
      </w:del>
      <w:r>
        <w:rPr>
          <w:rFonts w:hint="cs"/>
          <w:rtl/>
        </w:rPr>
        <w:t xml:space="preserve">דכבר </w:t>
      </w:r>
      <w:r>
        <w:rPr>
          <w:rFonts w:hint="cs"/>
          <w:rtl/>
        </w:rPr>
        <w:t xml:space="preserve">קמ</w:t>
      </w:r>
      <w:r>
        <w:rPr>
          <w:rtl/>
        </w:rPr>
        <w:t>"</w:t>
      </w:r>
      <w:r>
        <w:rPr>
          <w:rFonts w:hint="cs"/>
          <w:rtl/>
        </w:rPr>
        <w:t xml:space="preserve">ל</w:t>
      </w:r>
      <w:r>
        <w:rPr>
          <w:rFonts w:hint="cs"/>
          <w:rtl/>
        </w:rPr>
        <w:t xml:space="preserve"> ד</w:t>
      </w:r>
      <w:r>
        <w:rPr>
          <w:rtl/>
        </w:rPr>
        <w:t>עור אליה כאליה דמ</w:t>
      </w:r>
      <w:r w:rsidR="005608A0">
        <w:rPr>
          <w:rtl/>
        </w:rPr>
        <w:t>י, תנינא: ואלו שעורותיהן כבשרן</w:t>
      </w:r>
      <w:r>
        <w:rPr>
          <w:rtl/>
        </w:rPr>
        <w:t xml:space="preserve"> עור שתחת האליה.</w:t>
      </w:r>
    </w:p>
    <w:p>
      <w:pPr>
        <w:pStyle w:val="38"/>
        <w:rPr>
          <w:ins w:id="98466" w:author="מנוע מכני" w:date="2026-10-11T12:04:39Z"/>
        </w:rPr>
      </w:pPr>
      <w:r>
        <w:t xml:space="preserve">ורב חסדא? </w:t>
      </w:r>
      <w:ins w:id="96959" w:author="מנוע מכני" w:date="2026-10-11T12:04:39Z">
        <w:r>
          <w:t xml:space="preserve">הוצרך</w:t>
        </w:r>
      </w:ins>
      <w:del w:id="96960" w:author="מנוע מכני" w:date="2026-10-11T12:04:39Z">
        <w:r>
          <w:delText xml:space="preserve">איצטריך</w:delText>
        </w:r>
      </w:del>
      <w:r>
        <w:t xml:space="preserve">, </w:t>
      </w:r>
      <w:r>
        <w:t xml:space="preserve">סד"א</w:t>
      </w:r>
      <w:r>
        <w:t xml:space="preserve">:</w:t>
      </w:r>
    </w:p>
    <w:p w:rsidR="00DA63EC" w:rsidRDefault="00DA63EC" w:rsidP="00DA63EC">
      <w:pPr>
        <w:tabs>
          <w:tab w:val="left" w:pos="0"/>
          <w:tab w:val="center" w:pos="2835"/>
        </w:tabs>
        <w:rPr>
          <w:rtl/>
        </w:rPr>
      </w:pPr>
      <w:del w:id="98467" w:author="מנוע מכני" w:date="2026-10-11T12:04:39Z">
        <w:r>
          <w:rPr>
            <w:rtl/>
          </w:rPr>
          <w:delText xml:space="preserve"> </w:delText>
        </w:r>
      </w:del>
      <w:r>
        <w:rPr>
          <w:rtl/>
        </w:rPr>
        <w:t xml:space="preserve">ה"מ</w:t>
      </w:r>
      <w:r>
        <w:rPr>
          <w:rtl/>
        </w:rPr>
        <w:t xml:space="preserve"> לענין טומאה דרכיך מצטרף, אבל </w:t>
      </w:r>
      <w:ins w:id="90979" w:author="מנוע מכני" w:date="2026-10-11T12:04:39Z">
        <w:r>
          <w:rPr>
            <w:rtl/>
          </w:rPr>
          <w:t xml:space="preserve">כאן</w:t>
        </w:r>
      </w:ins>
      <w:del w:id="90980" w:author="מנוע מכני" w:date="2026-10-11T12:04:39Z">
        <w:r>
          <w:rPr>
            <w:rtl/>
          </w:rPr>
          <w:delText xml:space="preserve">הכא</w:delText>
        </w:r>
      </w:del>
      <w:r>
        <w:rPr>
          <w:rtl/>
        </w:rPr>
        <w:t xml:space="preserve"> אימא: למשחה - לגדולה, כדרך שהמלכים אוכלין, ולא עבידי מלכים דאכלי </w:t>
      </w:r>
      <w:ins w:id="92635" w:author="מנוע מכני" w:date="2026-10-11T12:04:39Z">
        <w:r>
          <w:rPr>
            <w:rtl/>
          </w:rPr>
          <w:t xml:space="preserve">כך</w:t>
        </w:r>
      </w:ins>
      <w:del w:id="92636" w:author="מנוע מכני" w:date="2026-10-11T12:04:39Z">
        <w:r>
          <w:rPr>
            <w:rtl/>
          </w:rPr>
          <w:delText xml:space="preserve">הכי</w:delText>
        </w:r>
      </w:del>
      <w:r>
        <w:rPr>
          <w:rtl/>
        </w:rPr>
        <w:t xml:space="preserve">, אימא </w:t>
      </w:r>
      <w:r>
        <w:rPr>
          <w:rtl/>
        </w:rPr>
        <w:t xml:space="preserve">לא</w:t>
      </w:r>
      <w:r>
        <w:rPr>
          <w:rtl/>
        </w:rPr>
        <w:t xml:space="preserve">, </w:t>
      </w:r>
      <w:r>
        <w:rPr>
          <w:rtl/>
        </w:rPr>
        <w:t xml:space="preserve">קמ"ל</w:t>
      </w:r>
      <w:r>
        <w:rPr>
          <w:rtl/>
        </w:rPr>
        <w:t xml:space="preserve">.</w:t>
      </w:r>
    </w:p>
    <w:p>
      <w:pPr>
        <w:pStyle w:val="38"/>
        <w:rPr>
          <w:ins w:id="98468" w:author="מנוע מכני" w:date="2026-10-11T12:04:39Z"/>
        </w:rPr>
      </w:pPr>
      <w:r>
        <w:t xml:space="preserve">מיתיבי:</w:t>
      </w:r>
    </w:p>
    <w:p w:rsidR="00DA63EC" w:rsidRDefault="00DA63EC" w:rsidP="00DA63EC">
      <w:pPr>
        <w:tabs>
          <w:tab w:val="left" w:pos="0"/>
          <w:tab w:val="center" w:pos="2835"/>
        </w:tabs>
        <w:rPr>
          <w:rtl/>
        </w:rPr>
      </w:pPr>
      <w:del w:id="98469" w:author="מנוע מכני" w:date="2026-10-11T12:04:39Z">
        <w:r>
          <w:rPr>
            <w:rtl/>
          </w:rPr>
          <w:delText xml:space="preserve"> </w:delText>
        </w:r>
      </w:del>
      <w:r>
        <w:rPr>
          <w:rtl/>
        </w:rPr>
        <w:t xml:space="preserve">השוחט את העולה להקטיר כזית מעור שתחת האליה חוץ למקומו - פסול ואין בו כרת, חוץ לזמנו - פיגול וחייבין עליו כרת</w:t>
      </w:r>
      <w:ins w:id="94339" w:author="מנוע מכני" w:date="2026-10-11T12:04:39Z">
        <w:r>
          <w:rPr>
            <w:rtl/>
          </w:rPr>
          <w:t xml:space="preserve">,</w:t>
        </w:r>
      </w:ins>
      <w:del w:id="94340"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אלעזר בן יהודה איש אבלי' אומר משום </w:t>
      </w:r>
      <w:r>
        <w:rPr>
          <w:rStyle w:val="2fb"/>
          <w:rtl/>
        </w:rPr>
        <w:t xml:space="preserve">רבי</w:t>
      </w:r>
      <w:r>
        <w:rPr>
          <w:rtl/>
        </w:rPr>
        <w:t xml:space="preserve"> יעקב, וכן היה </w:t>
      </w:r>
      <w:ins w:id="90253" w:author="מנוע מכני" w:date="2026-10-11T12:04:39Z">
        <w:r>
          <w:rPr>
            <w:rStyle w:val="2fb"/>
            <w:rtl/>
          </w:rPr>
          <w:t xml:space="preserve">ר"ש</w:t>
        </w:r>
      </w:ins>
      <w:del w:id="90254" w:author="מנוע מכני" w:date="2026-10-11T12:04:39Z">
        <w:r>
          <w:rPr>
            <w:rtl/>
          </w:rPr>
          <w:delText xml:space="preserve">רבי שמעון</w:delText>
        </w:r>
      </w:del>
      <w:r>
        <w:rPr>
          <w:rtl/>
        </w:rPr>
        <w:t xml:space="preserve"> בן יהודה איש כפר עיכוס אומר משום </w:t>
      </w:r>
      <w:r>
        <w:rPr>
          <w:rStyle w:val="2fb"/>
          <w:rtl/>
        </w:rPr>
        <w:t xml:space="preserve">ר' שמעון</w:t>
      </w:r>
      <w:r>
        <w:rPr>
          <w:rtl/>
        </w:rPr>
        <w:t xml:space="preserve">: אחד עור בית הפרסות בהמה דקה, ואחד עור הראש של עגל הרך, ואחד עור שתחת האליה, וכל שמנו חכמים גבי טומאה: ואלו שעורותיהן כבשרן - להביא עור של בית הבושת, חוץ למקומו - פסול ואין בו כרת, חוץ לזמנו - פיגול וחייבין עליו כרת, עולה אין, אבל זבח </w:t>
      </w:r>
      <w:r>
        <w:rPr>
          <w:rtl/>
        </w:rPr>
        <w:t xml:space="preserve">לא</w:t>
      </w:r>
      <w:ins w:id="94341" w:author="מנוע מכני" w:date="2026-10-11T12:04:39Z">
        <w:r>
          <w:rPr>
            <w:rtl/>
          </w:rPr>
          <w:t xml:space="preserve">,</w:t>
        </w:r>
      </w:ins>
      <w:del w:id="94342" w:author="מנוע מכני" w:date="2026-10-11T12:04:39Z">
        <w:r>
          <w:rPr>
            <w:rtl/>
          </w:rPr>
          <w:delText xml:space="preserve">;</w:delText>
        </w:r>
      </w:del>
    </w:p>
    <w:p w:rsidR="00DA63EC" w:rsidRDefault="00DA63EC" w:rsidP="00DA63EC">
      <w:pPr>
        <w:tabs>
          <w:tab w:val="left" w:pos="0"/>
          <w:tab w:val="center" w:pos="2835"/>
        </w:tabs>
        <w:rPr>
          <w:rtl/>
        </w:rPr>
      </w:pPr>
      <w:r>
        <w:rPr>
          <w:rStyle w:val="2fb"/>
          <w:rFonts w:hint="cs"/>
          <w:rtl/>
        </w:rPr>
        <w:t>לר</w:t>
      </w:r>
      <w:r>
        <w:rPr>
          <w:rStyle w:val="2fb"/>
          <w:rtl/>
        </w:rPr>
        <w:t>"</w:t>
      </w:r>
      <w:r>
        <w:rPr>
          <w:rStyle w:val="2fb"/>
          <w:rFonts w:hint="cs"/>
          <w:rtl/>
        </w:rPr>
        <w:t>ה</w:t>
      </w:r>
      <w:r>
        <w:rPr>
          <w:rtl/>
        </w:rPr>
        <w:t xml:space="preserve">- היינו דקתני עולה, </w:t>
      </w:r>
      <w:r>
        <w:rPr>
          <w:rStyle w:val="2fb"/>
          <w:rFonts w:hint="cs"/>
          <w:rtl/>
        </w:rPr>
        <w:t>ולר</w:t>
      </w:r>
      <w:r>
        <w:rPr>
          <w:rStyle w:val="2fb"/>
          <w:rtl/>
        </w:rPr>
        <w:t>"</w:t>
      </w:r>
      <w:r>
        <w:rPr>
          <w:rStyle w:val="2fb"/>
          <w:rFonts w:hint="cs"/>
          <w:rtl/>
        </w:rPr>
        <w:t xml:space="preserve">ח</w:t>
      </w:r>
      <w:r>
        <w:rPr>
          <w:rFonts w:hint="cs"/>
          <w:rtl/>
        </w:rPr>
        <w:t xml:space="preserve"> הך עולה ולא זבח </w:t>
      </w:r>
      <w:r w:rsidRPr="00767C59">
        <w:rPr>
          <w:rFonts w:hint="cs"/>
          <w:b/>
          <w:bCs/>
          <w:rtl/>
        </w:rPr>
        <w:t>אב</w:t>
      </w:r>
      <w:r w:rsidRPr="00767C59">
        <w:rPr>
          <w:b/>
          <w:bCs/>
          <w:rtl/>
        </w:rPr>
        <w:t>"</w:t>
      </w:r>
      <w:r w:rsidRPr="00767C59">
        <w:rPr>
          <w:rFonts w:hint="cs"/>
          <w:b/>
          <w:bCs/>
          <w:rtl/>
        </w:rPr>
        <w:t>א</w:t>
      </w:r>
      <w:r>
        <w:rPr>
          <w:rFonts w:hint="cs"/>
          <w:rtl/>
        </w:rPr>
        <w:t xml:space="preserve">: </w:t>
      </w:r>
      <w:r>
        <w:rPr>
          <w:rtl/>
        </w:rPr>
        <w:t xml:space="preserve">באליה של גדי, </w:t>
      </w:r>
      <w:r w:rsidRPr="00E35321">
        <w:rPr>
          <w:b/>
          <w:bCs/>
          <w:rtl/>
        </w:rPr>
        <w:t>וא</w:t>
      </w:r>
      <w:r w:rsidRPr="00E35321">
        <w:rPr>
          <w:rFonts w:hint="cs"/>
          <w:b/>
          <w:bCs/>
          <w:rtl/>
        </w:rPr>
        <w:t>ב</w:t>
      </w:r>
      <w:r w:rsidRPr="00E35321">
        <w:rPr>
          <w:b/>
          <w:bCs/>
          <w:rtl/>
        </w:rPr>
        <w:t>"</w:t>
      </w:r>
      <w:r w:rsidRPr="00E35321">
        <w:rPr>
          <w:rFonts w:hint="cs"/>
          <w:b/>
          <w:bCs/>
          <w:rtl/>
        </w:rPr>
        <w:t>א</w:t>
      </w:r>
      <w:r>
        <w:rPr>
          <w:rtl/>
        </w:rPr>
        <w:t>: תני זבח.</w:t>
      </w:r>
    </w:p>
    <w:p w:rsidR="00DA63EC" w:rsidRDefault="00DA63EC" w:rsidP="00DA63EC">
      <w:pPr>
        <w:pStyle w:val="affffd"/>
        <w:rPr>
          <w:del w:id="90030" w:author="מנוע עיצוב" w:date="2026-10-11T12:09:26Z"/>
          <w:rtl/>
        </w:rPr>
      </w:pPr>
      <w:del w:id="90029" w:author="מנוע עיצוב" w:date="2026-10-11T12:09:26Z">
        <w:r>
          <w:rPr>
            <w:rtl/>
          </w:rPr>
          <w:delText xml:space="preserve">׹</w:delText>
        </w:r>
      </w:del>
    </w:p>
    <w:p w:rsidR="00DA63EC" w:rsidRDefault="00DA63EC" w:rsidP="00DA63EC">
      <w:pPr>
        <w:pStyle w:val="affff1"/>
        <w:ind w:end="0"/>
        <w:rPr>
          <w:rtl/>
        </w:rPr>
        <w:pPrChange w:id="20078" w:author="קלוד" w:date="2026-10-11T09:07:24Z">
          <w:pPr>
            <w:pStyle w:val="affff1"/>
            <w:rPr>
              <w:rtl/>
            </w:rPr>
          </w:pPr>
        </w:pPrChange>
      </w:pPr>
      <w:ins w:id="9816" w:author="מספור קטעי משנה" w:date="2026-10-11T09:35:09Z">
        <w:r>
          <w:rPr>
            <w:rStyle w:val="MisparKeta"/>
          </w:rPr>
          <w:t xml:space="preserve">א. </w:t>
        </w:r>
      </w:ins>
      <w:r>
        <w:rPr>
          <w:rtl/>
        </w:rPr>
        <w:t>פסול ואין בו כרת כו'.</w:t>
      </w:r>
    </w:p>
    <w:p>
      <w:pPr>
        <w:pStyle w:val="38"/>
        <w:rPr>
          <w:ins w:id="98470" w:author="מנוע מכני" w:date="2026-10-11T12:04:39Z"/>
        </w:rPr>
      </w:pPr>
      <w:r>
        <w:t xml:space="preserve">משמואל:</w:t>
      </w:r>
    </w:p>
    <w:p w:rsidR="00DA63EC" w:rsidRDefault="00DA63EC" w:rsidP="00DA63EC">
      <w:pPr>
        <w:tabs>
          <w:tab w:val="left" w:pos="0"/>
          <w:tab w:val="center" w:pos="2835"/>
        </w:tabs>
        <w:rPr>
          <w:rtl/>
        </w:rPr>
      </w:pPr>
      <w:del w:id="98471" w:author="מנוע מכני" w:date="2026-10-11T12:04:39Z">
        <w:r>
          <w:rPr>
            <w:rtl/>
          </w:rPr>
          <w:delText xml:space="preserve"> </w:delText>
        </w:r>
      </w:del>
      <w:ins w:id="92637" w:author="מנוע מכני" w:date="2026-10-11T12:04:39Z">
        <w:r>
          <w:rPr>
            <w:rtl/>
          </w:rPr>
          <w:t xml:space="preserve">שני</w:t>
        </w:r>
      </w:ins>
      <w:del w:id="92638" w:author="מנוע מכני" w:date="2026-10-11T12:04:39Z">
        <w:r>
          <w:rPr>
            <w:rtl/>
          </w:rPr>
          <w:delText xml:space="preserve">תרי</w:delText>
        </w:r>
      </w:del>
      <w:r>
        <w:rPr>
          <w:rtl/>
        </w:rPr>
        <w:t xml:space="preserve"> קראי כתיבי.</w:t>
      </w:r>
    </w:p>
    <w:p>
      <w:pPr>
        <w:pStyle w:val="38"/>
        <w:rPr>
          <w:ins w:id="98472" w:author="מנוע מכני" w:date="2026-10-11T12:04:39Z"/>
        </w:rPr>
      </w:pPr>
      <w:r>
        <w:lastRenderedPageBreak/>
        <w:t>כ</w:t>
      </w:r>
      <w:r>
        <w:t xml:space="preserve">רבה:</w:t>
      </w:r>
    </w:p>
    <w:p w:rsidR="005608A0" w:rsidRDefault="00DA63EC" w:rsidP="005608A0">
      <w:pPr>
        <w:tabs>
          <w:tab w:val="left" w:pos="0"/>
          <w:tab w:val="center" w:pos="2835"/>
        </w:tabs>
        <w:rPr>
          <w:rStyle w:val="afffff0"/>
          <w:rtl/>
        </w:rPr>
      </w:pPr>
      <w:del w:id="98473" w:author="מנוע מכני" w:date="2026-10-11T12:04:39Z">
        <w:r>
          <w:rPr>
            <w:rtl/>
          </w:rPr>
          <w:delText xml:space="preserve"> </w:delText>
        </w:r>
      </w:del>
      <w:r>
        <w:rPr>
          <w:rtl/>
        </w:rPr>
        <w:t xml:space="preserve">שלישי זהו חוץ לזמנו</w:t>
      </w:r>
      <w:r w:rsidR="005608A0">
        <w:rPr>
          <w:rFonts w:hint="cs"/>
          <w:rtl/>
        </w:rPr>
        <w:t>,</w:t>
      </w:r>
      <w:r w:rsidR="005608A0">
        <w:rPr>
          <w:rtl/>
        </w:rPr>
        <w:t xml:space="preserve"> פיגול </w:t>
      </w:r>
      <w:r>
        <w:rPr>
          <w:rtl/>
        </w:rPr>
        <w:t xml:space="preserve">זהו חוץ למקומו, </w:t>
      </w:r>
    </w:p>
    <w:p w:rsidR="00DA63EC" w:rsidRDefault="00DA63EC" w:rsidP="005608A0">
      <w:pPr>
        <w:tabs>
          <w:tab w:val="left" w:pos="0"/>
          <w:tab w:val="center" w:pos="2835"/>
        </w:tabs>
        <w:rPr>
          <w:rtl/>
        </w:rPr>
      </w:pPr>
      <w:r w:rsidRPr="005608A0">
        <w:rPr>
          <w:rStyle w:val="afffff0"/>
          <w:rtl/>
        </w:rPr>
        <w:t>והנפש האוכלת ממנו</w:t>
      </w:r>
      <w:r>
        <w:rPr>
          <w:rtl/>
        </w:rPr>
        <w:t xml:space="preserve"> - אחד ולא שנים, זהו חוץ לזמנו, </w:t>
      </w:r>
      <w:ins w:id="96587" w:author="מנוע מכני" w:date="2026-10-11T12:04:39Z">
        <w:r>
          <w:rPr>
            <w:rtl/>
          </w:rPr>
          <w:t xml:space="preserve">ולמעט</w:t>
        </w:r>
      </w:ins>
      <w:del w:id="96588" w:author="מנוע מכני" w:date="2026-10-11T12:04:39Z">
        <w:r>
          <w:rPr>
            <w:rtl/>
          </w:rPr>
          <w:delText xml:space="preserve">ולמעוטי</w:delText>
        </w:r>
      </w:del>
      <w:r>
        <w:rPr>
          <w:rtl/>
        </w:rPr>
        <w:t xml:space="preserve"> חוץ למקומו.</w:t>
      </w:r>
    </w:p>
    <w:p>
      <w:pPr>
        <w:pStyle w:val="38"/>
        <w:rPr>
          <w:ins w:id="98474" w:author="מנוע מכני" w:date="2026-10-11T12:04:39Z"/>
        </w:rPr>
      </w:pPr>
      <w:r w:rsidRPr="005608A0">
        <w:t>והך</w:t>
      </w:r>
    </w:p>
    <w:p w:rsidR="00DA63EC" w:rsidRPr="005608A0" w:rsidRDefault="00DA63EC" w:rsidP="005608A0">
      <w:pPr>
        <w:tabs>
          <w:tab w:val="left" w:pos="0"/>
          <w:tab w:val="center" w:pos="2835"/>
        </w:tabs>
        <w:rPr>
          <w:spacing w:val="-6"/>
          <w:rtl/>
        </w:rPr>
      </w:pPr>
      <w:del w:id="98475" w:author="מנוע מכני" w:date="2026-10-11T12:04:39Z">
        <w:r w:rsidRPr="005608A0">
          <w:rPr>
            <w:rStyle w:val="afffff0"/>
            <w:rFonts w:hint="cs"/>
            <w:spacing w:val="-6"/>
            <w:rtl/>
          </w:rPr>
          <w:delText xml:space="preserve"> </w:delText>
        </w:r>
      </w:del>
      <w:r w:rsidRPr="005608A0">
        <w:rPr>
          <w:rStyle w:val="afffff0"/>
          <w:rFonts w:hint="cs"/>
          <w:spacing w:val="-6"/>
          <w:rtl/>
        </w:rPr>
        <w:t xml:space="preserve">'</w:t>
      </w:r>
      <w:ins w:id="90571" w:author="Claude - סמנטי" w:date="2026-10-11T12:26:16Z">
        <w:r>
          <w:rPr>
            <w:rStyle w:val="afffff0"/>
            <w:spacing w:val="-6"/>
            <w:rtl/>
          </w:rPr>
          <w:t xml:space="preserve">וְהַנֶּפֶשׁ הָאוֹכֶלֶת מִמֶּנּוּ</w:t>
        </w:r>
      </w:ins>
      <w:del w:id="90572" w:author="Claude - סמנטי" w:date="2026-10-11T12:26:16Z">
        <w:r w:rsidRPr="005608A0">
          <w:rPr>
            <w:rStyle w:val="afffff0"/>
            <w:spacing w:val="-6"/>
            <w:rtl/>
          </w:rPr>
          <w:delText xml:space="preserve">והנפש האוכלת ממנו</w:delText>
        </w:r>
      </w:del>
      <w:r w:rsidRPr="005608A0">
        <w:rPr>
          <w:rStyle w:val="afffff0"/>
          <w:rFonts w:hint="cs"/>
          <w:spacing w:val="-6"/>
          <w:rtl/>
        </w:rPr>
        <w:t>'</w:t>
      </w:r>
      <w:r w:rsidRPr="005608A0">
        <w:rPr>
          <w:spacing w:val="-6"/>
          <w:rtl/>
        </w:rPr>
        <w:t xml:space="preserve"> זהו חוץ למקומו, </w:t>
      </w:r>
      <w:ins w:id="96589" w:author="מנוע מכני" w:date="2026-10-11T12:04:39Z">
        <w:r>
          <w:rPr>
            <w:spacing w:val="-6"/>
            <w:rtl/>
          </w:rPr>
          <w:t xml:space="preserve">ולמעט</w:t>
        </w:r>
      </w:ins>
      <w:del w:id="96590" w:author="מנוע מכני" w:date="2026-10-11T12:04:39Z">
        <w:r w:rsidRPr="005608A0">
          <w:rPr>
            <w:spacing w:val="-6"/>
            <w:rtl/>
          </w:rPr>
          <w:delText xml:space="preserve">ולמעוטי</w:delText>
        </w:r>
      </w:del>
      <w:r w:rsidRPr="005608A0">
        <w:rPr>
          <w:spacing w:val="-6"/>
          <w:rtl/>
        </w:rPr>
        <w:t xml:space="preserve"> חוץ לזמנו! </w:t>
      </w:r>
      <w:ins w:id="96961" w:author="מנוע מכני" w:date="2026-10-11T12:04:39Z">
        <w:r>
          <w:rPr>
            <w:spacing w:val="-6"/>
            <w:rtl/>
          </w:rPr>
          <w:t xml:space="preserve">מסתבר</w:t>
        </w:r>
      </w:ins>
      <w:del w:id="96962" w:author="מנוע מכני" w:date="2026-10-11T12:04:39Z">
        <w:r w:rsidRPr="005608A0">
          <w:rPr>
            <w:spacing w:val="-6"/>
            <w:rtl/>
          </w:rPr>
          <w:delText xml:space="preserve">מסתברא</w:delText>
        </w:r>
      </w:del>
      <w:r w:rsidRPr="005608A0">
        <w:rPr>
          <w:spacing w:val="-6"/>
          <w:rtl/>
        </w:rPr>
        <w:t xml:space="preserve"> חוץ לזמנו עדיף, דפתח </w:t>
      </w:r>
      <w:ins w:id="92639" w:author="מנוע מכני" w:date="2026-10-11T12:04:39Z">
        <w:r>
          <w:rPr>
            <w:spacing w:val="-6"/>
            <w:rtl/>
          </w:rPr>
          <w:t xml:space="preserve">בו</w:t>
        </w:r>
      </w:ins>
      <w:del w:id="92640" w:author="מנוע מכני" w:date="2026-10-11T12:04:39Z">
        <w:r w:rsidRPr="005608A0">
          <w:rPr>
            <w:spacing w:val="-6"/>
            <w:rtl/>
          </w:rPr>
          <w:delText xml:space="preserve">ביה</w:delText>
        </w:r>
      </w:del>
      <w:r w:rsidRPr="005608A0">
        <w:rPr>
          <w:spacing w:val="-6"/>
          <w:rtl/>
        </w:rPr>
        <w:t xml:space="preserve">.</w:t>
      </w:r>
    </w:p>
    <w:p w:rsidR="00DA63EC" w:rsidRDefault="00DA63EC" w:rsidP="00DA63EC">
      <w:pPr>
        <w:tabs>
          <w:tab w:val="left" w:pos="0"/>
          <w:tab w:val="center" w:pos="2835"/>
        </w:tabs>
        <w:rPr>
          <w:b/>
          <w:bCs/>
          <w:rtl/>
        </w:rPr>
      </w:pPr>
      <w:r>
        <w:rPr>
          <w:rStyle w:val="2fb"/>
          <w:rtl/>
        </w:rPr>
        <w:t xml:space="preserve">אדרבה</w:t>
      </w:r>
      <w:r>
        <w:rPr>
          <w:rtl/>
        </w:rPr>
        <w:t xml:space="preserve">, חוץ למקומו עדיף, דסמיך </w:t>
      </w:r>
      <w:ins w:id="92641" w:author="מנוע מכני" w:date="2026-10-11T12:04:39Z">
        <w:r>
          <w:rPr>
            <w:rtl/>
          </w:rPr>
          <w:t xml:space="preserve">לו</w:t>
        </w:r>
      </w:ins>
      <w:del w:id="92642" w:author="מנוע מכני" w:date="2026-10-11T12:04:39Z">
        <w:r>
          <w:rPr>
            <w:rtl/>
          </w:rPr>
          <w:delText xml:space="preserve">ליה</w:delText>
        </w:r>
      </w:del>
      <w:r>
        <w:rPr>
          <w:rtl/>
        </w:rPr>
        <w:t xml:space="preserve">!</w:t>
      </w:r>
    </w:p>
    <w:p>
      <w:pPr>
        <w:pStyle w:val="38"/>
        <w:rPr>
          <w:ins w:id="98476" w:author="מנוע מכני" w:date="2026-10-11T12:04:39Z"/>
        </w:rPr>
      </w:pPr>
      <w:r w:rsidRPr="00891B40">
        <w:t>ב.</w:t>
      </w:r>
      <w:r>
        <w:t xml:space="preserve"> </w:t>
      </w:r>
      <w:r>
        <w:t xml:space="preserve">אביי:</w:t>
      </w:r>
    </w:p>
    <w:p w:rsidR="005608A0" w:rsidRDefault="00DA63EC" w:rsidP="005608A0">
      <w:pPr>
        <w:tabs>
          <w:tab w:val="left" w:pos="0"/>
          <w:tab w:val="center" w:pos="2835"/>
        </w:tabs>
        <w:rPr>
          <w:rtl/>
        </w:rPr>
      </w:pPr>
      <w:del w:id="98477" w:author="מנוע מכני" w:date="2026-10-11T12:04:39Z">
        <w:r>
          <w:rPr>
            <w:rtl/>
          </w:rPr>
          <w:delText xml:space="preserve"> </w:delText>
        </w:r>
      </w:del>
      <w:ins w:id="96295" w:author="מנוע מכני" w:date="2026-10-11T12:04:39Z">
        <w:r>
          <w:rPr>
            <w:rtl/>
          </w:rPr>
          <w:t xml:space="preserve">כשבא</w:t>
        </w:r>
      </w:ins>
      <w:del w:id="96296" w:author="מנוע מכני" w:date="2026-10-11T12:04:39Z">
        <w:r>
          <w:rPr>
            <w:rtl/>
          </w:rPr>
          <w:delText xml:space="preserve">כי </w:delText>
        </w:r>
        <w:r>
          <w:rPr>
            <w:rtl/>
          </w:rPr>
          <w:delText xml:space="preserve">בא</w:delText>
        </w:r>
      </w:del>
      <w:ins w:id="92643" w:author="מנוע מכני" w:date="2026-10-11T12:04:39Z"/>
      <w:del w:id="92644" w:author="מנוע מכני" w:date="2026-10-11T12:04:39Z">
        <w:r>
          <w:rPr>
            <w:rtl/>
          </w:rPr>
          <w:delText xml:space="preserve">אתא</w:delText>
        </w:r>
      </w:del>
      <w:r>
        <w:rPr>
          <w:rtl/>
        </w:rPr>
        <w:t xml:space="preserve"> </w:t>
      </w:r>
      <w:r>
        <w:rPr>
          <w:rStyle w:val="2fb"/>
          <w:rtl/>
        </w:rPr>
        <w:t xml:space="preserve">ר</w:t>
      </w:r>
      <w:r>
        <w:rPr>
          <w:rStyle w:val="2fb"/>
          <w:rFonts w:hint="cs"/>
          <w:rtl/>
        </w:rPr>
        <w:t>יב</w:t>
      </w:r>
      <w:r>
        <w:rPr>
          <w:rStyle w:val="2fb"/>
          <w:rtl/>
        </w:rPr>
        <w:t>"</w:t>
      </w:r>
      <w:r>
        <w:rPr>
          <w:rStyle w:val="2fb"/>
          <w:rFonts w:hint="cs"/>
          <w:rtl/>
        </w:rPr>
        <w:t xml:space="preserve">א</w:t>
      </w:r>
      <w:r>
        <w:rPr>
          <w:rFonts w:hint="cs"/>
          <w:rtl/>
        </w:rPr>
        <w:t xml:space="preserve"> </w:t>
      </w:r>
      <w:r>
        <w:rPr>
          <w:rStyle w:val="2fb"/>
          <w:rFonts w:hint="cs"/>
          <w:rtl/>
        </w:rPr>
        <w:t xml:space="preserve">מרב</w:t>
      </w:r>
      <w:r>
        <w:rPr>
          <w:rFonts w:hint="cs"/>
          <w:rtl/>
        </w:rPr>
        <w:t xml:space="preserve"> </w:t>
      </w:r>
      <w:r>
        <w:rPr>
          <w:rtl/>
        </w:rPr>
        <w:t>סמיך אדתני תנא, כ</w:t>
      </w:r>
      <w:r w:rsidR="005608A0">
        <w:rPr>
          <w:rFonts w:hint="cs"/>
          <w:rtl/>
        </w:rPr>
        <w:t>ש</w:t>
      </w:r>
      <w:r>
        <w:rPr>
          <w:rtl/>
        </w:rPr>
        <w:t xml:space="preserve">אומר שלישי בפרשת קדושים תהיו, </w:t>
      </w:r>
    </w:p>
    <w:p>
      <w:pPr>
        <w:pStyle w:val="38"/>
        <w:rPr>
          <w:ins w:id="98478" w:author="מנוע מכני" w:date="2026-10-11T12:04:39Z"/>
        </w:rPr>
      </w:pPr>
      <w:r>
        <w:tab/>
      </w:r>
      <w:r>
        <w:t>הא</w:t>
      </w:r>
      <w:r w:rsidR="00DA63EC">
        <w:t xml:space="preserve"> כבר נאמר:</w:t>
      </w:r>
    </w:p>
    <w:p w:rsidR="005608A0" w:rsidRDefault="005608A0" w:rsidP="005608A0">
      <w:pPr>
        <w:tabs>
          <w:tab w:val="left" w:pos="0"/>
          <w:tab w:val="center" w:pos="2835"/>
        </w:tabs>
        <w:rPr>
          <w:rStyle w:val="afffff0"/>
          <w:rtl/>
        </w:rPr>
      </w:pPr>
      <w:del w:id="98479" w:author="מנוע מכני" w:date="2026-10-11T12:04:39Z">
        <w:r w:rsidR="00DA63EC">
          <w:rPr>
            <w:rtl/>
          </w:rPr>
          <w:delText xml:space="preserve"> </w:delText>
        </w:r>
      </w:del>
      <w:r w:rsidR="00DA63EC" w:rsidRPr="005608A0">
        <w:rPr>
          <w:rStyle w:val="afffff0"/>
          <w:rtl/>
        </w:rPr>
        <w:t>ואם האכל יאכל מבשר זבח השלמים ביום השלישי,</w:t>
      </w:r>
    </w:p>
    <w:p w:rsidR="005608A0" w:rsidRDefault="005608A0" w:rsidP="005608A0">
      <w:pPr>
        <w:tabs>
          <w:tab w:val="left" w:pos="0"/>
          <w:tab w:val="center" w:pos="2835"/>
        </w:tabs>
        <w:rPr>
          <w:rtl/>
        </w:rPr>
      </w:pPr>
      <w:r>
        <w:rPr>
          <w:rtl/>
        </w:rPr>
        <w:tab/>
      </w:r>
      <w:r w:rsidR="00DA63EC">
        <w:rPr>
          <w:rtl/>
        </w:rPr>
        <w:t xml:space="preserve">אם אינו ענין לחוץ לזמנו תנהו לענין חוץ למקומו, </w:t>
      </w:r>
    </w:p>
    <w:p w:rsidR="00DA63EC" w:rsidRDefault="005608A0" w:rsidP="00DA63EC">
      <w:pPr>
        <w:tabs>
          <w:tab w:val="left" w:pos="0"/>
          <w:tab w:val="center" w:pos="2835"/>
        </w:tabs>
        <w:rPr>
          <w:rtl/>
        </w:rPr>
      </w:pPr>
      <w:r>
        <w:rPr>
          <w:b/>
          <w:bCs/>
          <w:rtl/>
        </w:rPr>
        <w:tab/>
      </w:r>
      <w:r w:rsidR="00DA63EC">
        <w:rPr>
          <w:rtl/>
        </w:rPr>
        <w:t xml:space="preserve">ומיעט </w:t>
      </w:r>
      <w:ins w:id="92645" w:author="מנוע מכני" w:date="2026-10-11T12:04:39Z">
        <w:r>
          <w:rPr>
            <w:rtl/>
          </w:rPr>
          <w:t xml:space="preserve">התורה</w:t>
        </w:r>
      </w:ins>
      <w:del w:id="92646" w:author="מנוע מכני" w:date="2026-10-11T12:04:39Z">
        <w:r w:rsidR="00DA63EC">
          <w:rPr>
            <w:rtl/>
          </w:rPr>
          <w:delText xml:space="preserve">רחמנא</w:delText>
        </w:r>
      </w:del>
      <w:r w:rsidR="00DA63EC">
        <w:rPr>
          <w:rtl/>
        </w:rPr>
        <w:t xml:space="preserve"> גבי נותר </w:t>
      </w:r>
      <w:r w:rsidR="00DA63EC" w:rsidRPr="005608A0">
        <w:rPr>
          <w:rStyle w:val="afffff0"/>
          <w:rtl/>
        </w:rPr>
        <w:t xml:space="preserve">ואוכליו עונו ישא </w:t>
      </w:r>
      <w:r w:rsidR="00DA63EC">
        <w:rPr>
          <w:rtl/>
        </w:rPr>
        <w:t xml:space="preserve">- </w:t>
      </w:r>
      <w:ins w:id="96591" w:author="מנוע מכני" w:date="2026-10-11T12:04:39Z">
        <w:r>
          <w:rPr>
            <w:rtl/>
          </w:rPr>
          <w:t xml:space="preserve">למעט</w:t>
        </w:r>
      </w:ins>
      <w:del w:id="96592" w:author="מנוע מכני" w:date="2026-10-11T12:04:39Z">
        <w:r w:rsidR="00DA63EC">
          <w:rPr>
            <w:rtl/>
          </w:rPr>
          <w:delText xml:space="preserve">למעוטי</w:delText>
        </w:r>
      </w:del>
      <w:r w:rsidR="00DA63EC">
        <w:rPr>
          <w:rtl/>
        </w:rPr>
        <w:t xml:space="preserve"> חוץ למקומו.</w:t>
      </w:r>
    </w:p>
    <w:p w:rsidR="00DA63EC" w:rsidRDefault="00DA63EC" w:rsidP="00DA63EC">
      <w:pPr>
        <w:pStyle w:val="afff3"/>
        <w:framePr w:wrap="around"/>
        <w:rPr>
          <w:rtl/>
        </w:rPr>
      </w:pPr>
      <w:r>
        <w:rPr>
          <w:rFonts w:hint="cs"/>
          <w:rtl/>
        </w:rPr>
        <w:t>כח:</w:t>
      </w:r>
    </w:p>
    <w:p>
      <w:pPr>
        <w:pStyle w:val="38"/>
        <w:rPr>
          <w:ins w:id="98480" w:author="מנוע מכני" w:date="2026-10-11T12:04:39Z"/>
        </w:rPr>
      </w:pPr>
      <w:r>
        <w:t>ו</w:t>
      </w:r>
      <w:r>
        <w:t>הך</w:t>
      </w:r>
    </w:p>
    <w:p w:rsidR="00DA63EC" w:rsidRDefault="00DA63EC" w:rsidP="00DA63EC">
      <w:pPr>
        <w:tabs>
          <w:tab w:val="left" w:pos="0"/>
          <w:tab w:val="center" w:pos="2835"/>
        </w:tabs>
        <w:rPr>
          <w:rtl/>
        </w:rPr>
      </w:pPr>
      <w:del w:id="98481" w:author="מנוע מכני" w:date="2026-10-11T12:04:39Z">
        <w:r w:rsidRPr="00464129">
          <w:rPr>
            <w:rStyle w:val="afffff0"/>
            <w:rFonts w:hint="cs"/>
            <w:rtl/>
          </w:rPr>
          <w:delText xml:space="preserve"> </w:delText>
        </w:r>
      </w:del>
      <w:r w:rsidRPr="00464129">
        <w:rPr>
          <w:rStyle w:val="afffff0"/>
          <w:rFonts w:hint="cs"/>
          <w:rtl/>
        </w:rPr>
        <w:t xml:space="preserve">'</w:t>
      </w:r>
      <w:ins w:id="90573" w:author="Claude - סמנטי" w:date="2026-10-11T12:26:16Z">
        <w:r>
          <w:rPr>
            <w:rStyle w:val="afffff0"/>
            <w:rtl/>
          </w:rPr>
          <w:t xml:space="preserve">וְאוֹכְלָיו עֲוֹנוֹ יִשָּׂא</w:t>
        </w:r>
      </w:ins>
      <w:del w:id="90574" w:author="Claude - סמנטי" w:date="2026-10-11T12:26:16Z">
        <w:r w:rsidRPr="00464129">
          <w:rPr>
            <w:rStyle w:val="afffff0"/>
            <w:rtl/>
          </w:rPr>
          <w:delText xml:space="preserve">ואוכליו עונו ישא</w:delText>
        </w:r>
      </w:del>
      <w:r w:rsidRPr="00464129">
        <w:rPr>
          <w:rStyle w:val="afffff0"/>
          <w:rFonts w:hint="cs"/>
          <w:rtl/>
        </w:rPr>
        <w:t>'</w:t>
      </w:r>
      <w:r w:rsidRPr="00464129">
        <w:rPr>
          <w:rStyle w:val="afffff0"/>
          <w:rtl/>
        </w:rPr>
        <w:t xml:space="preserve"> </w:t>
      </w:r>
      <w:r>
        <w:rPr>
          <w:rtl/>
        </w:rPr>
        <w:t xml:space="preserve">- זהו חוץ למקומו, </w:t>
      </w:r>
      <w:ins w:id="96593" w:author="מנוע מכני" w:date="2026-10-11T12:04:39Z">
        <w:r>
          <w:rPr>
            <w:rtl/>
          </w:rPr>
          <w:t xml:space="preserve">ולמעט</w:t>
        </w:r>
      </w:ins>
      <w:del w:id="96594" w:author="מנוע מכני" w:date="2026-10-11T12:04:39Z">
        <w:r>
          <w:rPr>
            <w:rtl/>
          </w:rPr>
          <w:delText xml:space="preserve">ולמעוטי</w:delText>
        </w:r>
      </w:del>
      <w:r>
        <w:rPr>
          <w:rtl/>
        </w:rPr>
        <w:t xml:space="preserve"> נותר מכרת! </w:t>
      </w:r>
    </w:p>
    <w:p w:rsidR="00DA63EC" w:rsidRDefault="00DA63EC" w:rsidP="00DA63EC">
      <w:pPr>
        <w:tabs>
          <w:tab w:val="left" w:pos="0"/>
          <w:tab w:val="center" w:pos="2835"/>
        </w:tabs>
        <w:rPr>
          <w:rtl/>
        </w:rPr>
      </w:pPr>
      <w:ins w:id="96963" w:author="מנוע מכני" w:date="2026-10-11T12:04:39Z">
        <w:r>
          <w:rPr>
            <w:b/>
            <w:bCs/>
            <w:rtl/>
          </w:rPr>
          <w:t xml:space="preserve">מסתבר</w:t>
        </w:r>
      </w:ins>
      <w:del w:id="96964" w:author="מנוע מכני" w:date="2026-10-11T12:04:39Z">
        <w:r w:rsidRPr="005608A0">
          <w:rPr>
            <w:b/>
            <w:bCs/>
            <w:rtl/>
          </w:rPr>
          <w:delText xml:space="preserve">מסתברא</w:delText>
        </w:r>
      </w:del>
      <w:r>
        <w:rPr>
          <w:rtl/>
        </w:rPr>
        <w:t xml:space="preserve"> נותר </w:t>
      </w:r>
      <w:ins w:id="96333" w:author="מנוע מכני" w:date="2026-10-11T12:04:39Z">
        <w:r>
          <w:rPr>
            <w:rtl/>
          </w:rPr>
          <w:t xml:space="preserve">היה</w:t>
        </w:r>
      </w:ins>
      <w:del w:id="96334" w:author="מנוע מכני" w:date="2026-10-11T12:04:39Z">
        <w:r>
          <w:rPr>
            <w:rtl/>
          </w:rPr>
          <w:delText xml:space="preserve">הוה</w:delText>
        </w:r>
      </w:del>
      <w:r>
        <w:rPr>
          <w:rtl/>
        </w:rPr>
        <w:t xml:space="preserve"> </w:t>
      </w:r>
      <w:ins w:id="92647" w:author="מנוע מכני" w:date="2026-10-11T12:04:39Z">
        <w:r>
          <w:rPr>
            <w:rtl/>
          </w:rPr>
          <w:t xml:space="preserve">לו</w:t>
        </w:r>
      </w:ins>
      <w:del w:id="92648" w:author="מנוע מכני" w:date="2026-10-11T12:04:39Z">
        <w:r>
          <w:rPr>
            <w:rtl/>
          </w:rPr>
          <w:delText xml:space="preserve">ליה</w:delText>
        </w:r>
      </w:del>
      <w:r>
        <w:rPr>
          <w:rtl/>
        </w:rPr>
        <w:t xml:space="preserve"> לאוקמי בכרת, למגמר </w:t>
      </w:r>
      <w:r w:rsidRPr="005608A0">
        <w:rPr>
          <w:rStyle w:val="afffff0"/>
          <w:rtl/>
        </w:rPr>
        <w:t>עון עון</w:t>
      </w:r>
      <w:r>
        <w:rPr>
          <w:rtl/>
        </w:rPr>
        <w:t xml:space="preserve"> לחוץ לזמנו דדמי </w:t>
      </w:r>
      <w:ins w:id="92649" w:author="מנוע מכני" w:date="2026-10-11T12:04:39Z">
        <w:r>
          <w:rPr>
            <w:rtl/>
          </w:rPr>
          <w:t xml:space="preserve">לו</w:t>
        </w:r>
      </w:ins>
      <w:del w:id="92650" w:author="מנוע מכני" w:date="2026-10-11T12:04:39Z">
        <w:r>
          <w:rPr>
            <w:rtl/>
          </w:rPr>
          <w:delText xml:space="preserve">ליה</w:delText>
        </w:r>
      </w:del>
      <w:r>
        <w:rPr>
          <w:rtl/>
        </w:rPr>
        <w:t xml:space="preserve"> בז"ב.</w:t>
      </w:r>
    </w:p>
    <w:p w:rsidR="00DA63EC" w:rsidRDefault="00DA63EC" w:rsidP="00DA63EC">
      <w:pPr>
        <w:tabs>
          <w:tab w:val="left" w:pos="0"/>
          <w:tab w:val="center" w:pos="2835"/>
        </w:tabs>
        <w:rPr>
          <w:b/>
          <w:bCs/>
          <w:rtl/>
        </w:rPr>
      </w:pPr>
      <w:r w:rsidRPr="00D64BD7">
        <w:rPr>
          <w:rStyle w:val="2fb"/>
          <w:b/>
          <w:bCs/>
          <w:rtl/>
        </w:rPr>
        <w:t>אדרבה</w:t>
      </w:r>
      <w:r>
        <w:rPr>
          <w:rtl/>
        </w:rPr>
        <w:t xml:space="preserve">, חוץ למקומו </w:t>
      </w:r>
      <w:ins w:id="96335" w:author="מנוע מכני" w:date="2026-10-11T12:04:39Z">
        <w:r>
          <w:rPr>
            <w:rtl/>
          </w:rPr>
          <w:t xml:space="preserve">היה</w:t>
        </w:r>
      </w:ins>
      <w:del w:id="96336" w:author="מנוע מכני" w:date="2026-10-11T12:04:39Z">
        <w:r>
          <w:rPr>
            <w:rtl/>
          </w:rPr>
          <w:delText xml:space="preserve">הוה</w:delText>
        </w:r>
      </w:del>
      <w:r>
        <w:rPr>
          <w:rtl/>
        </w:rPr>
        <w:t xml:space="preserve"> </w:t>
      </w:r>
      <w:ins w:id="92651" w:author="מנוע מכני" w:date="2026-10-11T12:04:39Z">
        <w:r>
          <w:rPr>
            <w:rtl/>
          </w:rPr>
          <w:t xml:space="preserve">לו</w:t>
        </w:r>
      </w:ins>
      <w:del w:id="92652" w:author="מנוע מכני" w:date="2026-10-11T12:04:39Z">
        <w:r>
          <w:rPr>
            <w:rtl/>
          </w:rPr>
          <w:delText xml:space="preserve">ליה</w:delText>
        </w:r>
      </w:del>
      <w:r>
        <w:rPr>
          <w:rtl/>
        </w:rPr>
        <w:t xml:space="preserve"> לאוקמי בכרת, למגמר עון עון לחוץ לזמנו דדמי </w:t>
      </w:r>
      <w:ins w:id="92653" w:author="מנוע מכני" w:date="2026-10-11T12:04:39Z">
        <w:r>
          <w:rPr>
            <w:rtl/>
          </w:rPr>
          <w:t xml:space="preserve">לו</w:t>
        </w:r>
      </w:ins>
      <w:del w:id="92654" w:author="מנוע מכני" w:date="2026-10-11T12:04:39Z">
        <w:r>
          <w:rPr>
            <w:rtl/>
          </w:rPr>
          <w:delText xml:space="preserve">ליה</w:delText>
        </w:r>
      </w:del>
      <w:r>
        <w:rPr>
          <w:rtl/>
        </w:rPr>
        <w:t xml:space="preserve"> במקד"ש! </w:t>
      </w:r>
    </w:p>
    <w:p>
      <w:pPr>
        <w:pStyle w:val="38"/>
        <w:rPr>
          <w:ins w:id="98482" w:author="מנוע מכני" w:date="2026-10-11T12:04:39Z"/>
        </w:rPr>
      </w:pPr>
      <w:r w:rsidRPr="00891B40">
        <w:t>ג.</w:t>
      </w:r>
      <w:r>
        <w:t xml:space="preserve"> אלא ארי</w:t>
      </w:r>
      <w:r>
        <w:t>"</w:t>
      </w:r>
      <w:r>
        <w:t>ו</w:t>
      </w:r>
      <w:r>
        <w:t xml:space="preserve">, תני זבדי בר לוי:</w:t>
      </w:r>
    </w:p>
    <w:p w:rsidR="005608A0" w:rsidRDefault="00DA63EC" w:rsidP="00DA63EC">
      <w:pPr>
        <w:tabs>
          <w:tab w:val="left" w:pos="0"/>
          <w:tab w:val="center" w:pos="2835"/>
        </w:tabs>
        <w:rPr>
          <w:rtl/>
        </w:rPr>
      </w:pPr>
      <w:del w:id="98483" w:author="מנוע מכני" w:date="2026-10-11T12:04:39Z">
        <w:r>
          <w:rPr>
            <w:rtl/>
          </w:rPr>
          <w:delText xml:space="preserve"> </w:delText>
        </w:r>
      </w:del>
      <w:ins w:id="96965" w:author="מנוע מכני" w:date="2026-10-11T12:04:39Z">
        <w:r>
          <w:rPr>
            <w:rtl/>
          </w:rPr>
          <w:t xml:space="preserve">באה</w:t>
        </w:r>
      </w:ins>
      <w:del w:id="96966" w:author="מנוע מכני" w:date="2026-10-11T12:04:39Z">
        <w:r>
          <w:rPr>
            <w:rtl/>
          </w:rPr>
          <w:delText xml:space="preserve">אתיא</w:delText>
        </w:r>
      </w:del>
      <w:r>
        <w:rPr>
          <w:rtl/>
        </w:rPr>
        <w:t xml:space="preserve"> </w:t>
      </w:r>
      <w:r w:rsidRPr="005608A0">
        <w:rPr>
          <w:rStyle w:val="afffff0"/>
          <w:rtl/>
        </w:rPr>
        <w:t>קודש קודש</w:t>
      </w:r>
      <w:r>
        <w:rPr>
          <w:rtl/>
        </w:rPr>
        <w:t xml:space="preserve">, כתיב </w:t>
      </w:r>
      <w:ins w:id="90983" w:author="מנוע מכני" w:date="2026-10-11T12:04:39Z">
        <w:r>
          <w:rPr>
            <w:rtl/>
          </w:rPr>
          <w:t xml:space="preserve">כאן</w:t>
        </w:r>
      </w:ins>
      <w:del w:id="90984" w:author="מנוע מכני" w:date="2026-10-11T12:04:39Z">
        <w:r>
          <w:rPr>
            <w:rtl/>
          </w:rPr>
          <w:delText xml:space="preserve">הכא</w:delText>
        </w:r>
      </w:del>
      <w:r>
        <w:rPr>
          <w:rtl/>
        </w:rPr>
        <w:t xml:space="preserve">:</w:t>
      </w:r>
      <w:r w:rsidRPr="00464129">
        <w:rPr>
          <w:rStyle w:val="afffff0"/>
          <w:rtl/>
        </w:rPr>
        <w:t xml:space="preserve"> </w:t>
      </w:r>
      <w:r w:rsidRPr="00464129">
        <w:rPr>
          <w:rStyle w:val="afffff0"/>
          <w:rFonts w:hint="cs"/>
          <w:rtl/>
        </w:rPr>
        <w:t>'</w:t>
      </w:r>
      <w:ins w:id="90575" w:author="Claude - סמנטי" w:date="2026-10-11T12:26:16Z">
        <w:r>
          <w:rPr>
            <w:rStyle w:val="afffff0"/>
            <w:rtl/>
          </w:rPr>
          <w:t xml:space="preserve">אֶת קֹדֶשׁ ה</w:t>
        </w:r>
      </w:ins>
      <w:del w:id="90576" w:author="Claude - סמנטי" w:date="2026-10-11T12:26:16Z">
        <w:r w:rsidRPr="00464129">
          <w:rPr>
            <w:rStyle w:val="afffff0"/>
            <w:rtl/>
          </w:rPr>
          <w:delText xml:space="preserve">את קדש ה</w:delText>
        </w:r>
      </w:del>
      <w:r w:rsidR="005608A0">
        <w:rPr>
          <w:rStyle w:val="afffff0"/>
          <w:rtl/>
        </w:rPr>
        <w:t>'</w:t>
      </w:r>
      <w:r w:rsidRPr="00464129">
        <w:rPr>
          <w:rStyle w:val="afffff0"/>
          <w:rtl/>
        </w:rPr>
        <w:t xml:space="preserve"> חילל ונכרתה</w:t>
      </w:r>
      <w:r w:rsidRPr="00464129">
        <w:rPr>
          <w:rStyle w:val="afffff0"/>
          <w:rFonts w:hint="cs"/>
          <w:rtl/>
        </w:rPr>
        <w:t>'</w:t>
      </w:r>
      <w:r w:rsidRPr="00464129">
        <w:rPr>
          <w:rStyle w:val="afffff0"/>
          <w:rtl/>
        </w:rPr>
        <w:t>,</w:t>
      </w:r>
      <w:r>
        <w:rPr>
          <w:rtl/>
        </w:rPr>
        <w:t xml:space="preserve"> וכתיב </w:t>
      </w:r>
      <w:ins w:id="90981" w:author="מנוע מכני" w:date="2026-10-11T12:04:39Z">
        <w:r>
          <w:rPr>
            <w:rtl/>
          </w:rPr>
          <w:t xml:space="preserve">שם</w:t>
        </w:r>
      </w:ins>
      <w:del w:id="90982" w:author="מנוע מכני" w:date="2026-10-11T12:04:39Z">
        <w:r>
          <w:rPr>
            <w:rtl/>
          </w:rPr>
          <w:delText xml:space="preserve">התם</w:delText>
        </w:r>
      </w:del>
      <w:r>
        <w:rPr>
          <w:rtl/>
        </w:rPr>
        <w:t xml:space="preserve">:</w:t>
      </w:r>
      <w:r w:rsidRPr="00464129">
        <w:rPr>
          <w:rStyle w:val="afffff0"/>
          <w:rtl/>
        </w:rPr>
        <w:t xml:space="preserve"> </w:t>
      </w:r>
      <w:r w:rsidRPr="00464129">
        <w:rPr>
          <w:rStyle w:val="afffff0"/>
          <w:rFonts w:hint="cs"/>
          <w:rtl/>
        </w:rPr>
        <w:t>'</w:t>
      </w:r>
      <w:r w:rsidRPr="00464129">
        <w:rPr>
          <w:rStyle w:val="afffff0"/>
          <w:rtl/>
        </w:rPr>
        <w:t>ושרפת את הנותר באש וגו',</w:t>
      </w:r>
      <w:r>
        <w:rPr>
          <w:rtl/>
        </w:rPr>
        <w:t xml:space="preserve"> מה להלן נותר אף כאן נותר, </w:t>
      </w:r>
    </w:p>
    <w:p w:rsidR="00DA63EC" w:rsidRDefault="005608A0" w:rsidP="00DA63EC">
      <w:pPr>
        <w:tabs>
          <w:tab w:val="left" w:pos="0"/>
          <w:tab w:val="center" w:pos="2835"/>
        </w:tabs>
        <w:rPr>
          <w:rtl/>
        </w:rPr>
      </w:pPr>
      <w:r>
        <w:rPr>
          <w:b/>
          <w:bCs/>
          <w:rtl/>
        </w:rPr>
        <w:tab/>
      </w:r>
      <w:r w:rsidR="00DA63EC">
        <w:rPr>
          <w:rtl/>
        </w:rPr>
        <w:t xml:space="preserve">ומיעט </w:t>
      </w:r>
      <w:ins w:id="92655" w:author="מנוע מכני" w:date="2026-10-11T12:04:39Z">
        <w:r>
          <w:rPr>
            <w:rtl/>
          </w:rPr>
          <w:t xml:space="preserve">התורה</w:t>
        </w:r>
      </w:ins>
      <w:del w:id="92656" w:author="מנוע מכני" w:date="2026-10-11T12:04:39Z">
        <w:r w:rsidR="00DA63EC">
          <w:rPr>
            <w:rtl/>
          </w:rPr>
          <w:delText xml:space="preserve">רחמנא</w:delText>
        </w:r>
      </w:del>
      <w:r w:rsidR="00DA63EC">
        <w:rPr>
          <w:rtl/>
        </w:rPr>
        <w:t xml:space="preserve"> גבי נותר </w:t>
      </w:r>
      <w:r w:rsidR="00DA63EC" w:rsidRPr="005608A0">
        <w:rPr>
          <w:rStyle w:val="afffff0"/>
          <w:rtl/>
        </w:rPr>
        <w:t>ואוכליו עונו ישא</w:t>
      </w:r>
      <w:r w:rsidR="00DA63EC">
        <w:rPr>
          <w:rtl/>
        </w:rPr>
        <w:t xml:space="preserve"> - </w:t>
      </w:r>
      <w:ins w:id="96595" w:author="מנוע מכני" w:date="2026-10-11T12:04:39Z">
        <w:r>
          <w:rPr>
            <w:rtl/>
          </w:rPr>
          <w:t xml:space="preserve">למעט</w:t>
        </w:r>
      </w:ins>
      <w:del w:id="96596" w:author="מנוע מכני" w:date="2026-10-11T12:04:39Z">
        <w:r w:rsidR="00DA63EC">
          <w:rPr>
            <w:rtl/>
          </w:rPr>
          <w:delText xml:space="preserve">למעוטי</w:delText>
        </w:r>
      </w:del>
      <w:r w:rsidR="00DA63EC">
        <w:rPr>
          <w:rtl/>
        </w:rPr>
        <w:t xml:space="preserve"> חוץ למקומו מכרת.</w:t>
      </w:r>
    </w:p>
    <w:p w:rsidR="00DA63EC" w:rsidRDefault="00DA63EC" w:rsidP="00DA63EC">
      <w:pPr>
        <w:tabs>
          <w:tab w:val="left" w:pos="0"/>
          <w:tab w:val="center" w:pos="2835"/>
        </w:tabs>
        <w:rPr>
          <w:rtl/>
        </w:rPr>
      </w:pPr>
      <w:ins w:id="96967" w:author="מנוע מכני" w:date="2026-10-11T12:04:39Z">
        <w:r>
          <w:rPr>
            <w:rtl/>
          </w:rPr>
          <w:t xml:space="preserve">מסתבר</w:t>
        </w:r>
      </w:ins>
      <w:del w:id="96968" w:author="מנוע מכני" w:date="2026-10-11T12:04:39Z">
        <w:r>
          <w:rPr>
            <w:rtl/>
          </w:rPr>
          <w:delText xml:space="preserve">מסתברא</w:delText>
        </w:r>
      </w:del>
      <w:r>
        <w:rPr>
          <w:rtl/>
        </w:rPr>
        <w:t xml:space="preserve">, אריכא בחוץ לזמנו, דגמר </w:t>
      </w:r>
      <w:r w:rsidRPr="005608A0">
        <w:rPr>
          <w:rStyle w:val="afffff0"/>
          <w:rtl/>
        </w:rPr>
        <w:t>עון עון</w:t>
      </w:r>
      <w:r>
        <w:rPr>
          <w:rtl/>
        </w:rPr>
        <w:t xml:space="preserve"> מנותר דדמי </w:t>
      </w:r>
      <w:ins w:id="92657" w:author="מנוע מכני" w:date="2026-10-11T12:04:39Z">
        <w:r>
          <w:rPr>
            <w:rtl/>
          </w:rPr>
          <w:t xml:space="preserve">לו</w:t>
        </w:r>
      </w:ins>
      <w:del w:id="92658" w:author="מנוע מכני" w:date="2026-10-11T12:04:39Z">
        <w:r>
          <w:rPr>
            <w:rtl/>
          </w:rPr>
          <w:delText xml:space="preserve">ליה</w:delText>
        </w:r>
      </w:del>
      <w:r>
        <w:rPr>
          <w:rtl/>
        </w:rPr>
        <w:t xml:space="preserve"> בז"ב.</w:t>
      </w:r>
    </w:p>
    <w:p w:rsidR="00DA63EC" w:rsidRDefault="00DA63EC" w:rsidP="00DA63EC">
      <w:pPr>
        <w:tabs>
          <w:tab w:val="left" w:pos="0"/>
          <w:tab w:val="center" w:pos="2835"/>
        </w:tabs>
        <w:rPr>
          <w:b/>
          <w:bCs/>
          <w:rtl/>
        </w:rPr>
      </w:pPr>
      <w:r>
        <w:rPr>
          <w:rStyle w:val="2fb"/>
          <w:rtl/>
        </w:rPr>
        <w:t xml:space="preserve">אדרבה</w:t>
      </w:r>
      <w:r>
        <w:rPr>
          <w:rtl/>
        </w:rPr>
        <w:t xml:space="preserve">, אריכא בחוץ למקומו, ושלישי דקדושים תהיו בחוץ לזמנו, משום דדמי </w:t>
      </w:r>
      <w:ins w:id="92659" w:author="מנוע מכני" w:date="2026-10-11T12:04:39Z">
        <w:r>
          <w:rPr>
            <w:rtl/>
          </w:rPr>
          <w:t xml:space="preserve">לו</w:t>
        </w:r>
      </w:ins>
      <w:del w:id="92660" w:author="מנוע מכני" w:date="2026-10-11T12:04:39Z">
        <w:r>
          <w:rPr>
            <w:rtl/>
          </w:rPr>
          <w:delText xml:space="preserve">ליה</w:delText>
        </w:r>
      </w:del>
      <w:r>
        <w:rPr>
          <w:rtl/>
        </w:rPr>
        <w:t xml:space="preserve"> סמכיה וקא ממעט </w:t>
      </w:r>
      <w:ins w:id="92661" w:author="מנוע מכני" w:date="2026-10-11T12:04:39Z">
        <w:r>
          <w:rPr>
            <w:rtl/>
          </w:rPr>
          <w:t xml:space="preserve">לו</w:t>
        </w:r>
      </w:ins>
      <w:del w:id="92662" w:author="מנוע מכני" w:date="2026-10-11T12:04:39Z">
        <w:r>
          <w:rPr>
            <w:rtl/>
          </w:rPr>
          <w:delText xml:space="preserve">ליה</w:delText>
        </w:r>
      </w:del>
      <w:r>
        <w:rPr>
          <w:rtl/>
        </w:rPr>
        <w:t xml:space="preserve">! </w:t>
      </w:r>
    </w:p>
    <w:p>
      <w:pPr>
        <w:pStyle w:val="38"/>
        <w:rPr>
          <w:ins w:id="98484" w:author="מנוע מכני" w:date="2026-10-11T12:04:39Z"/>
        </w:rPr>
      </w:pPr>
      <w:r w:rsidRPr="00891B40">
        <w:t>ד.</w:t>
      </w:r>
      <w:r>
        <w:t xml:space="preserve"> </w:t>
      </w:r>
      <w:r>
        <w:t xml:space="preserve">אלא רבא:</w:t>
      </w:r>
    </w:p>
    <w:p w:rsidR="005608A0" w:rsidRDefault="00DA63EC" w:rsidP="00DA63EC">
      <w:pPr>
        <w:tabs>
          <w:tab w:val="left" w:pos="0"/>
          <w:tab w:val="center" w:pos="2835"/>
        </w:tabs>
        <w:rPr>
          <w:rtl/>
        </w:rPr>
      </w:pPr>
      <w:del w:id="98485" w:author="מנוע מכני" w:date="2026-10-11T12:04:39Z">
        <w:r>
          <w:rPr>
            <w:rtl/>
          </w:rPr>
          <w:delText xml:space="preserve"> </w:delText>
        </w:r>
      </w:del>
      <w:ins w:id="90985" w:author="מנוע מכני" w:date="2026-10-11T12:04:39Z">
        <w:r>
          <w:rPr>
            <w:rtl/>
          </w:rPr>
          <w:t xml:space="preserve">כולם</w:t>
        </w:r>
      </w:ins>
      <w:del w:id="90986" w:author="מנוע מכני" w:date="2026-10-11T12:04:39Z">
        <w:r>
          <w:rPr>
            <w:rtl/>
          </w:rPr>
          <w:delText xml:space="preserve">כולהו</w:delText>
        </w:r>
      </w:del>
      <w:r>
        <w:rPr>
          <w:rtl/>
        </w:rPr>
        <w:t xml:space="preserve"> מקרא אריכא אתיין, </w:t>
      </w:r>
    </w:p>
    <w:p w:rsidR="00DA63EC" w:rsidRDefault="00DA63EC" w:rsidP="00DA63EC">
      <w:pPr>
        <w:tabs>
          <w:tab w:val="left" w:pos="0"/>
          <w:tab w:val="center" w:pos="2835"/>
        </w:tabs>
        <w:rPr>
          <w:rtl/>
        </w:rPr>
      </w:pPr>
      <w:r>
        <w:rPr>
          <w:rtl/>
        </w:rPr>
        <w:t>ד</w:t>
      </w:r>
      <w:r>
        <w:rPr>
          <w:rFonts w:hint="cs"/>
          <w:rtl/>
        </w:rPr>
        <w:t>'</w:t>
      </w:r>
      <w:r w:rsidRPr="005608A0">
        <w:rPr>
          <w:rStyle w:val="afffff0"/>
          <w:rtl/>
        </w:rPr>
        <w:t>האכל יאכל</w:t>
      </w:r>
      <w:r>
        <w:rPr>
          <w:rtl/>
        </w:rPr>
        <w:t xml:space="preserve"> בשתי אכילות הכתוב מדבר, אחד אכילת אדם ואחד אכילת מזבח</w:t>
      </w:r>
      <w:ins w:id="94343" w:author="מנוע מכני" w:date="2026-10-11T12:04:39Z">
        <w:r>
          <w:rPr>
            <w:rtl/>
          </w:rPr>
          <w:t xml:space="preserve">,</w:t>
        </w:r>
      </w:ins>
      <w:del w:id="94344" w:author="מנוע מכני" w:date="2026-10-11T12:04:39Z">
        <w:r>
          <w:rPr>
            <w:rtl/>
          </w:rPr>
          <w:delText xml:space="preserve">;</w:delText>
        </w:r>
      </w:del>
    </w:p>
    <w:p w:rsidR="00DA63EC" w:rsidRDefault="00DA63EC" w:rsidP="00DA63EC">
      <w:pPr>
        <w:tabs>
          <w:tab w:val="left" w:pos="0"/>
          <w:tab w:val="center" w:pos="2835"/>
        </w:tabs>
        <w:rPr>
          <w:rtl/>
        </w:rPr>
      </w:pPr>
      <w:r w:rsidRPr="005608A0">
        <w:rPr>
          <w:rStyle w:val="afffff0"/>
          <w:rtl/>
        </w:rPr>
        <w:t xml:space="preserve">'</w:t>
      </w:r>
      <w:ins w:id="90577" w:author="Claude - סמנטי" w:date="2026-10-11T12:26:16Z">
        <w:r>
          <w:rPr>
            <w:rStyle w:val="afffff0"/>
            <w:rtl/>
          </w:rPr>
          <w:t xml:space="preserve">מִבְּשַׂר זֶבַח שְׁלָמָיו</w:t>
        </w:r>
      </w:ins>
      <w:del w:id="90578" w:author="Claude - סמנטי" w:date="2026-10-11T12:26:16Z">
        <w:r w:rsidRPr="005608A0">
          <w:rPr>
            <w:rStyle w:val="afffff0"/>
            <w:rtl/>
          </w:rPr>
          <w:delText xml:space="preserve">מבשר זבח שלמיו</w:delText>
        </w:r>
      </w:del>
      <w:r w:rsidRPr="005608A0">
        <w:rPr>
          <w:rStyle w:val="afffff0"/>
          <w:rFonts w:hint="cs"/>
          <w:rtl/>
        </w:rPr>
        <w:t>'</w:t>
      </w:r>
      <w:r>
        <w:rPr>
          <w:rtl/>
        </w:rPr>
        <w:t xml:space="preserve"> - מה שלמים מפגלין ומתפגלין, אף כל מפגלין ומתפגלין</w:t>
      </w:r>
      <w:ins w:id="94345" w:author="מנוע מכני" w:date="2026-10-11T12:04:39Z">
        <w:r>
          <w:rPr>
            <w:rtl/>
          </w:rPr>
          <w:t xml:space="preserve">,</w:t>
        </w:r>
      </w:ins>
      <w:del w:id="94346" w:author="מנוע מכני" w:date="2026-10-11T12:04:39Z">
        <w:r>
          <w:rPr>
            <w:rtl/>
          </w:rPr>
          <w:delText xml:space="preserve">;</w:delText>
        </w:r>
      </w:del>
    </w:p>
    <w:p w:rsidR="00DA63EC" w:rsidRDefault="00DA63EC" w:rsidP="00DA63EC">
      <w:pPr>
        <w:tabs>
          <w:tab w:val="left" w:pos="0"/>
          <w:tab w:val="center" w:pos="2835"/>
        </w:tabs>
        <w:rPr>
          <w:rtl/>
        </w:rPr>
      </w:pPr>
      <w:r>
        <w:rPr>
          <w:rtl/>
        </w:rPr>
        <w:t>'שלישי</w:t>
      </w:r>
      <w:r>
        <w:rPr>
          <w:rFonts w:hint="cs"/>
          <w:rtl/>
        </w:rPr>
        <w:t>'</w:t>
      </w:r>
      <w:r>
        <w:rPr>
          <w:rtl/>
        </w:rPr>
        <w:t xml:space="preserve"> - זה חוץ לזמנו</w:t>
      </w:r>
      <w:ins w:id="94347" w:author="מנוע מכני" w:date="2026-10-11T12:04:39Z">
        <w:r>
          <w:rPr>
            <w:rtl/>
          </w:rPr>
          <w:t xml:space="preserve">,</w:t>
        </w:r>
      </w:ins>
      <w:del w:id="94348" w:author="מנוע מכני" w:date="2026-10-11T12:04:39Z">
        <w:r>
          <w:rPr>
            <w:rtl/>
          </w:rPr>
          <w:delText xml:space="preserve">;</w:delText>
        </w:r>
      </w:del>
    </w:p>
    <w:p w:rsidR="00DA63EC" w:rsidRDefault="00DA63EC" w:rsidP="005608A0">
      <w:pPr>
        <w:tabs>
          <w:tab w:val="left" w:pos="0"/>
          <w:tab w:val="center" w:pos="2835"/>
        </w:tabs>
        <w:rPr>
          <w:rtl/>
        </w:rPr>
      </w:pPr>
      <w:r w:rsidRPr="005608A0">
        <w:rPr>
          <w:rStyle w:val="afffff0"/>
          <w:rtl/>
        </w:rPr>
        <w:t xml:space="preserve">'</w:t>
      </w:r>
      <w:ins w:id="90579" w:author="Claude - סמנטי" w:date="2026-10-11T12:26:16Z">
        <w:r>
          <w:rPr>
            <w:rStyle w:val="afffff0"/>
            <w:rtl/>
          </w:rPr>
          <w:t xml:space="preserve">לֹא יֵרָצֶה</w:t>
        </w:r>
      </w:ins>
      <w:del w:id="90580" w:author="Claude - סמנטי" w:date="2026-10-11T12:26:16Z">
        <w:r w:rsidRPr="005608A0">
          <w:rPr>
            <w:rStyle w:val="afffff0"/>
            <w:rtl/>
          </w:rPr>
          <w:delText xml:space="preserve">לא ירצה</w:delText>
        </w:r>
      </w:del>
      <w:r w:rsidRPr="005608A0">
        <w:rPr>
          <w:rStyle w:val="afffff0"/>
          <w:rFonts w:hint="cs"/>
          <w:rtl/>
        </w:rPr>
        <w:t>'</w:t>
      </w:r>
      <w:r w:rsidRPr="005608A0">
        <w:rPr>
          <w:rStyle w:val="afffff0"/>
          <w:rtl/>
        </w:rPr>
        <w:t xml:space="preserve"> </w:t>
      </w:r>
      <w:r>
        <w:rPr>
          <w:rtl/>
        </w:rPr>
        <w:t xml:space="preserve">- כהרצאת כשר </w:t>
      </w:r>
      <w:r w:rsidR="005608A0">
        <w:rPr>
          <w:rFonts w:hint="cs"/>
          <w:rtl/>
        </w:rPr>
        <w:t xml:space="preserve">דעד שיקריבו כל מתיריו </w:t>
      </w:r>
      <w:r>
        <w:rPr>
          <w:rtl/>
        </w:rPr>
        <w:t xml:space="preserve">כן הרצאת פסול, עד שיקריבו כל מתיריו</w:t>
      </w:r>
      <w:ins w:id="94349" w:author="מנוע מכני" w:date="2026-10-11T12:04:39Z">
        <w:r>
          <w:rPr>
            <w:rtl/>
          </w:rPr>
          <w:t xml:space="preserve">,</w:t>
        </w:r>
      </w:ins>
      <w:del w:id="94350" w:author="מנוע מכני" w:date="2026-10-11T12:04:39Z">
        <w:r>
          <w:rPr>
            <w:rtl/>
          </w:rPr>
          <w:delText xml:space="preserve">;</w:delText>
        </w:r>
      </w:del>
    </w:p>
    <w:p w:rsidR="00DA63EC" w:rsidRDefault="00DA63EC" w:rsidP="00DA63EC">
      <w:pPr>
        <w:tabs>
          <w:tab w:val="left" w:pos="0"/>
          <w:tab w:val="center" w:pos="2835"/>
        </w:tabs>
        <w:rPr>
          <w:rtl/>
        </w:rPr>
      </w:pPr>
      <w:r w:rsidRPr="005608A0">
        <w:rPr>
          <w:rStyle w:val="afffff0"/>
          <w:rtl/>
        </w:rPr>
        <w:t>המקריב</w:t>
      </w:r>
      <w:r>
        <w:rPr>
          <w:rtl/>
        </w:rPr>
        <w:t xml:space="preserve"> - בהקרבה הוא נפסל, ואינו נפסל בשלישי</w:t>
      </w:r>
      <w:ins w:id="94351" w:author="מנוע מכני" w:date="2026-10-11T12:04:39Z">
        <w:r>
          <w:rPr>
            <w:rtl/>
          </w:rPr>
          <w:t xml:space="preserve">,</w:t>
        </w:r>
      </w:ins>
      <w:del w:id="94352" w:author="מנוע מכני" w:date="2026-10-11T12:04:39Z">
        <w:r>
          <w:rPr>
            <w:rtl/>
          </w:rPr>
          <w:delText xml:space="preserve">;</w:delText>
        </w:r>
      </w:del>
    </w:p>
    <w:p w:rsidR="00DA63EC" w:rsidRDefault="00DA63EC" w:rsidP="00DA63EC">
      <w:pPr>
        <w:tabs>
          <w:tab w:val="left" w:pos="0"/>
          <w:tab w:val="center" w:pos="2835"/>
        </w:tabs>
        <w:rPr>
          <w:rtl/>
        </w:rPr>
      </w:pPr>
      <w:r w:rsidRPr="005608A0">
        <w:rPr>
          <w:rStyle w:val="afffff0"/>
          <w:rtl/>
        </w:rPr>
        <w:t xml:space="preserve">אותו </w:t>
      </w:r>
      <w:r>
        <w:rPr>
          <w:rtl/>
        </w:rPr>
        <w:t xml:space="preserve">- בזבח הכתוב מדבר, ואינו מדבר בכהן</w:t>
      </w:r>
      <w:ins w:id="94353" w:author="מנוע מכני" w:date="2026-10-11T12:04:39Z">
        <w:r>
          <w:rPr>
            <w:rtl/>
          </w:rPr>
          <w:t xml:space="preserve">,</w:t>
        </w:r>
      </w:ins>
      <w:del w:id="94354" w:author="מנוע מכני" w:date="2026-10-11T12:04:39Z">
        <w:r>
          <w:rPr>
            <w:rtl/>
          </w:rPr>
          <w:delText xml:space="preserve">;</w:delText>
        </w:r>
      </w:del>
    </w:p>
    <w:p w:rsidR="00DA63EC" w:rsidRDefault="00DA63EC" w:rsidP="00DA63EC">
      <w:pPr>
        <w:pStyle w:val="afff3"/>
        <w:framePr w:wrap="around"/>
        <w:rPr>
          <w:rtl/>
        </w:rPr>
      </w:pPr>
      <w:r>
        <w:rPr>
          <w:rFonts w:hint="cs"/>
          <w:rtl/>
        </w:rPr>
        <w:t xml:space="preserve">כט. </w:t>
      </w:r>
    </w:p>
    <w:p w:rsidR="00DA63EC" w:rsidRDefault="00DA63EC" w:rsidP="00DA63EC">
      <w:pPr>
        <w:tabs>
          <w:tab w:val="left" w:pos="0"/>
          <w:tab w:val="center" w:pos="2835"/>
        </w:tabs>
        <w:rPr>
          <w:rtl/>
        </w:rPr>
      </w:pPr>
      <w:r w:rsidRPr="005608A0">
        <w:rPr>
          <w:rStyle w:val="afffff0"/>
          <w:rtl/>
        </w:rPr>
        <w:t xml:space="preserve">לא</w:t>
      </w:r>
      <w:r w:rsidRPr="005608A0">
        <w:rPr>
          <w:rStyle w:val="afffff0"/>
          <w:rtl/>
        </w:rPr>
        <w:t xml:space="preserve"> יחשב </w:t>
      </w:r>
      <w:r>
        <w:rPr>
          <w:rtl/>
        </w:rPr>
        <w:t xml:space="preserve">-</w:t>
      </w:r>
      <w:ins w:id="94357" w:author="מנוע מכני" w:date="2026-10-11T12:04:39Z">
        <w:r>
          <w:rPr>
            <w:rtl/>
          </w:rPr>
          <w:t xml:space="preserve"> </w:t>
        </w:r>
      </w:ins>
      <w:del w:id="94358" w:author="מנוע מכני" w:date="2026-10-11T12:04:39Z">
        <w:r>
          <w:rPr>
            <w:rtl/>
          </w:rPr>
          <w:delText xml:space="preserve">  </w:delText>
        </w:r>
      </w:del>
      <w:r>
        <w:rPr>
          <w:rtl/>
        </w:rPr>
        <w:t xml:space="preserve">לא</w:t>
      </w:r>
      <w:r>
        <w:rPr>
          <w:rtl/>
        </w:rPr>
        <w:t xml:space="preserve"> יערב בו מחשבות אחרות</w:t>
      </w:r>
      <w:ins w:id="94355" w:author="מנוע מכני" w:date="2026-10-11T12:04:39Z">
        <w:r>
          <w:rPr>
            <w:rtl/>
          </w:rPr>
          <w:t xml:space="preserve">,</w:t>
        </w:r>
      </w:ins>
      <w:del w:id="94356" w:author="מנוע מכני" w:date="2026-10-11T12:04:39Z">
        <w:r>
          <w:rPr>
            <w:rtl/>
          </w:rPr>
          <w:delText xml:space="preserve">;</w:delText>
        </w:r>
      </w:del>
    </w:p>
    <w:p w:rsidR="00DA63EC" w:rsidRDefault="00DA63EC" w:rsidP="00DA63EC">
      <w:pPr>
        <w:tabs>
          <w:tab w:val="left" w:pos="0"/>
          <w:tab w:val="center" w:pos="2835"/>
        </w:tabs>
        <w:rPr>
          <w:rtl/>
        </w:rPr>
      </w:pPr>
      <w:r w:rsidRPr="005608A0">
        <w:rPr>
          <w:rStyle w:val="afffff0"/>
          <w:rtl/>
        </w:rPr>
        <w:t xml:space="preserve">פיגול </w:t>
      </w:r>
      <w:r>
        <w:rPr>
          <w:rtl/>
        </w:rPr>
        <w:t xml:space="preserve">- זה חוץ למקומו</w:t>
      </w:r>
      <w:ins w:id="94359" w:author="מנוע מכני" w:date="2026-10-11T12:04:39Z">
        <w:r>
          <w:rPr>
            <w:rtl/>
          </w:rPr>
          <w:t xml:space="preserve">,</w:t>
        </w:r>
      </w:ins>
      <w:del w:id="94360" w:author="מנוע מכני" w:date="2026-10-11T12:04:39Z">
        <w:r>
          <w:rPr>
            <w:rtl/>
          </w:rPr>
          <w:delText xml:space="preserve">;</w:delText>
        </w:r>
      </w:del>
    </w:p>
    <w:p w:rsidR="00DA63EC" w:rsidRDefault="00DA63EC" w:rsidP="00DA63EC">
      <w:pPr>
        <w:tabs>
          <w:tab w:val="left" w:pos="0"/>
          <w:tab w:val="center" w:pos="2835"/>
        </w:tabs>
        <w:rPr>
          <w:rtl/>
        </w:rPr>
      </w:pPr>
      <w:r w:rsidRPr="005608A0">
        <w:rPr>
          <w:rStyle w:val="afffff0"/>
          <w:rtl/>
        </w:rPr>
        <w:t xml:space="preserve">יהיה </w:t>
      </w:r>
      <w:r>
        <w:rPr>
          <w:rtl/>
        </w:rPr>
        <w:t xml:space="preserve">- מלמד שמצטרפין זה עם זה</w:t>
      </w:r>
      <w:ins w:id="94361" w:author="מנוע מכני" w:date="2026-10-11T12:04:39Z">
        <w:r>
          <w:rPr>
            <w:rtl/>
          </w:rPr>
          <w:t xml:space="preserve">,</w:t>
        </w:r>
      </w:ins>
      <w:del w:id="94362" w:author="מנוע מכני" w:date="2026-10-11T12:04:39Z">
        <w:r>
          <w:rPr>
            <w:rtl/>
          </w:rPr>
          <w:delText xml:space="preserve">;</w:delText>
        </w:r>
      </w:del>
    </w:p>
    <w:p w:rsidR="00DA63EC" w:rsidRPr="00FE1B89" w:rsidRDefault="00DA63EC" w:rsidP="00DA63EC">
      <w:pPr>
        <w:tabs>
          <w:tab w:val="left" w:pos="0"/>
          <w:tab w:val="center" w:pos="2835"/>
        </w:tabs>
        <w:rPr>
          <w:spacing w:val="-4"/>
          <w:rtl/>
        </w:rPr>
      </w:pPr>
      <w:r w:rsidRPr="005608A0">
        <w:rPr>
          <w:rStyle w:val="afffff0"/>
          <w:rtl/>
        </w:rPr>
        <w:t>והנפש האוכלת ממנו</w:t>
      </w:r>
      <w:r w:rsidRPr="00FE1B89">
        <w:rPr>
          <w:spacing w:val="-4"/>
          <w:rtl/>
        </w:rPr>
        <w:t xml:space="preserve"> - אחד ולא שנים, ואיזה? זה חוץ לזמנו, דגמר עון עון מנותר דדמי </w:t>
      </w:r>
      <w:ins w:id="92663" w:author="מנוע מכני" w:date="2026-10-11T12:04:39Z">
        <w:r>
          <w:rPr>
            <w:spacing w:val="-4"/>
            <w:rtl/>
          </w:rPr>
          <w:t xml:space="preserve">לו</w:t>
        </w:r>
      </w:ins>
      <w:del w:id="92664" w:author="מנוע מכני" w:date="2026-10-11T12:04:39Z">
        <w:r w:rsidRPr="00FE1B89">
          <w:rPr>
            <w:spacing w:val="-4"/>
            <w:rtl/>
          </w:rPr>
          <w:delText xml:space="preserve">ליה</w:delText>
        </w:r>
      </w:del>
      <w:r w:rsidRPr="00FE1B89">
        <w:rPr>
          <w:spacing w:val="-4"/>
          <w:rtl/>
        </w:rPr>
        <w:t xml:space="preserve"> בז"ב.</w:t>
      </w:r>
    </w:p>
    <w:p>
      <w:pPr>
        <w:pStyle w:val="38"/>
        <w:rPr>
          <w:ins w:id="98486" w:author="מנוע מכני" w:date="2026-10-11T12:04:39Z"/>
        </w:rPr>
      </w:pPr>
      <w:del w:id="101761" w:author="מנוע מכני" w:date="2026-10-11T12:04:39Z">
        <w:r>
          <w:delText xml:space="preserve">א</w:delText>
        </w:r>
        <w:r>
          <w:delText xml:space="preserve">"</w:delText>
        </w:r>
        <w:r>
          <w:delText xml:space="preserve">ל </w:delText>
        </w:r>
      </w:del>
      <w:r>
        <w:t xml:space="preserve">ר</w:t>
      </w:r>
      <w:r>
        <w:t>"</w:t>
      </w:r>
      <w:r>
        <w:t>פ לרבא</w:t>
      </w:r>
      <w:r>
        <w:t xml:space="preserve">:</w:t>
      </w:r>
    </w:p>
    <w:p w:rsidR="00DA63EC" w:rsidRDefault="00DA63EC" w:rsidP="00DA63EC">
      <w:pPr>
        <w:tabs>
          <w:tab w:val="left" w:pos="0"/>
          <w:tab w:val="center" w:pos="2835"/>
        </w:tabs>
        <w:rPr>
          <w:rtl/>
        </w:rPr>
      </w:pPr>
      <w:del w:id="98487" w:author="מנוע מכני" w:date="2026-10-11T12:04:39Z">
        <w:r>
          <w:rPr>
            <w:rtl/>
          </w:rPr>
          <w:delText xml:space="preserve"> </w:delText>
        </w:r>
      </w:del>
      <w:r>
        <w:rPr>
          <w:rtl/>
        </w:rPr>
        <w:t xml:space="preserve">לדידך, שלישי דפרשת קדושים תהיו </w:t>
      </w:r>
      <w:ins w:id="92669" w:author="מנוע מכני" w:date="2026-10-11T12:04:39Z">
        <w:r>
          <w:rPr>
            <w:rtl/>
          </w:rPr>
          <w:t xml:space="preserve">מה</w:t>
        </w:r>
      </w:ins>
      <w:del w:id="92670" w:author="מנוע מכני" w:date="2026-10-11T12:04:39Z">
        <w:r>
          <w:rPr>
            <w:rtl/>
          </w:rPr>
          <w:delText xml:space="preserve">מאי</w:delText>
        </w:r>
      </w:del>
      <w:r>
        <w:rPr>
          <w:rtl/>
        </w:rPr>
        <w:t xml:space="preserve"> דרשת </w:t>
      </w:r>
      <w:ins w:id="92667" w:author="מנוע מכני" w:date="2026-10-11T12:04:39Z">
        <w:r>
          <w:rPr>
            <w:rtl/>
          </w:rPr>
          <w:t xml:space="preserve">בו</w:t>
        </w:r>
      </w:ins>
      <w:del w:id="92668" w:author="מנוע מכני" w:date="2026-10-11T12:04:39Z">
        <w:r>
          <w:rPr>
            <w:rtl/>
          </w:rPr>
          <w:delText xml:space="preserve">ביה</w:delText>
        </w:r>
      </w:del>
      <w:r>
        <w:rPr>
          <w:rtl/>
        </w:rPr>
        <w:t xml:space="preserve">? ההוא </w:t>
      </w:r>
      <w:ins w:id="96969" w:author="מנוע מכני" w:date="2026-10-11T12:04:39Z">
        <w:r>
          <w:rPr>
            <w:rtl/>
          </w:rPr>
          <w:t xml:space="preserve">צריך</w:t>
        </w:r>
      </w:ins>
      <w:del w:id="96970" w:author="מנוע מכני" w:date="2026-10-11T12:04:39Z">
        <w:r>
          <w:rPr>
            <w:rtl/>
          </w:rPr>
          <w:delText xml:space="preserve">מיבעי</w:delText>
        </w:r>
      </w:del>
      <w:r>
        <w:rPr>
          <w:rtl/>
        </w:rPr>
        <w:t xml:space="preserve"> </w:t>
      </w:r>
      <w:ins w:id="92665" w:author="מנוע מכני" w:date="2026-10-11T12:04:39Z">
        <w:r>
          <w:rPr>
            <w:rtl/>
          </w:rPr>
          <w:t xml:space="preserve">לו</w:t>
        </w:r>
      </w:ins>
      <w:del w:id="92666" w:author="מנוע מכני" w:date="2026-10-11T12:04:39Z">
        <w:r>
          <w:rPr>
            <w:rtl/>
          </w:rPr>
          <w:delText xml:space="preserve">ליה</w:delText>
        </w:r>
      </w:del>
      <w:r>
        <w:rPr>
          <w:rtl/>
        </w:rPr>
        <w:t xml:space="preserve"> למקום שיהא משולש, בדם בבשר ובאימורין.</w:t>
      </w:r>
    </w:p>
    <w:p w:rsidR="00DA63EC" w:rsidRDefault="00DA63EC" w:rsidP="00DA63EC">
      <w:pPr>
        <w:tabs>
          <w:tab w:val="left" w:pos="0"/>
          <w:tab w:val="center" w:pos="2835"/>
        </w:tabs>
        <w:rPr>
          <w:rtl/>
        </w:rPr>
      </w:pPr>
      <w:r>
        <w:rPr>
          <w:rtl/>
        </w:rPr>
        <w:t xml:space="preserve">תיפוק לי מקרא </w:t>
      </w:r>
      <w:ins w:id="95547" w:author="מנוע מכני" w:date="2026-10-11T12:04:39Z">
        <w:r>
          <w:rPr>
            <w:rtl/>
          </w:rPr>
          <w:t xml:space="preserve">ראשון</w:t>
        </w:r>
      </w:ins>
      <w:del w:id="95548" w:author="מנוע מכני" w:date="2026-10-11T12:04:39Z">
        <w:r>
          <w:rPr>
            <w:rtl/>
          </w:rPr>
          <w:delText xml:space="preserve">קמא</w:delText>
        </w:r>
      </w:del>
      <w:r>
        <w:rPr>
          <w:rtl/>
        </w:rPr>
        <w:t xml:space="preserve"> </w:t>
      </w:r>
      <w:r w:rsidRPr="005608A0">
        <w:rPr>
          <w:rStyle w:val="afffff0"/>
          <w:rtl/>
        </w:rPr>
        <w:t>אם האכל יאכל</w:t>
      </w:r>
      <w:r>
        <w:rPr>
          <w:rtl/>
        </w:rPr>
        <w:t xml:space="preserve">, מדאפקיה </w:t>
      </w:r>
      <w:ins w:id="92671" w:author="מנוע מכני" w:date="2026-10-11T12:04:39Z">
        <w:r>
          <w:rPr>
            <w:rtl/>
          </w:rPr>
          <w:t xml:space="preserve">התורה</w:t>
        </w:r>
      </w:ins>
      <w:del w:id="92672" w:author="מנוע מכני" w:date="2026-10-11T12:04:39Z">
        <w:r>
          <w:rPr>
            <w:rtl/>
          </w:rPr>
          <w:delText xml:space="preserve">רחמנא</w:delText>
        </w:r>
      </w:del>
      <w:r>
        <w:rPr>
          <w:rtl/>
        </w:rPr>
        <w:t xml:space="preserve"> בלשון שלישי! </w:t>
      </w:r>
    </w:p>
    <w:p w:rsidR="00DA63EC" w:rsidRDefault="00DA63EC" w:rsidP="005608A0">
      <w:pPr>
        <w:pStyle w:val="afffff"/>
        <w:rPr>
          <w:rtl/>
        </w:rPr>
      </w:pPr>
      <w:r>
        <w:rPr>
          <w:rtl/>
        </w:rPr>
        <w:t>אמר רב אשי: אמריתה לשמעתא קמיה דרב מתנה, א"ל: אי מהתם, הו</w:t>
      </w:r>
      <w:r w:rsidR="005608A0">
        <w:rPr>
          <w:rFonts w:hint="cs"/>
          <w:rtl/>
        </w:rPr>
        <w:t>''א</w:t>
      </w:r>
      <w:r>
        <w:rPr>
          <w:rtl/>
        </w:rPr>
        <w:t>: שלישי - פרט, פיגול - כלל, ונעשה כלל מוסף על הפרט ואיתרבו שאר מקומות,</w:t>
      </w:r>
      <w:r>
        <w:rPr>
          <w:rFonts w:hint="cs"/>
          <w:rtl/>
        </w:rPr>
        <w:t xml:space="preserve"> קמ</w:t>
      </w:r>
      <w:r>
        <w:rPr>
          <w:rtl/>
        </w:rPr>
        <w:t>"</w:t>
      </w:r>
      <w:r>
        <w:rPr>
          <w:rFonts w:hint="cs"/>
          <w:rtl/>
        </w:rPr>
        <w:t>ל</w:t>
      </w:r>
      <w:r>
        <w:rPr>
          <w:rtl/>
        </w:rPr>
        <w:t>.</w:t>
      </w:r>
    </w:p>
    <w:p>
      <w:pPr>
        <w:pStyle w:val="afffff8"/>
        <w:rPr>
          <w:ins w:id="90523" w:author="קלוד" w:date="2026-10-11T12:29:36Z"/>
        </w:rPr>
      </w:pPr>
      <w:ins w:id="90524" w:author="קלוד" w:date="2026-10-11T12:29:36Z">
        <w:r>
          <w:rPr>
            <w:color w:val="7B3F00"/>
          </w:rPr>
          <w:t xml:space="preserve">'ואם האכל יאכל' - נפסל בהקרבה ולא ביום שלישי</w:t>
        </w:r>
      </w:ins>
    </w:p>
    <w:p>
      <w:pPr>
        <w:pStyle w:val="38"/>
        <w:rPr>
          <w:ins w:id="98489" w:author="מנוע מכני" w:date="2026-10-11T12:04:39Z"/>
        </w:rPr>
      </w:pPr>
      <w:del w:id="98488" w:author="מנוע מכני" w:date="2026-10-11T12:04:39Z">
        <w:r>
          <w:delText xml:space="preserve">•</w:delText>
        </w:r>
      </w:del>
      <w:r>
        <w:t xml:space="preserve"> </w:t>
      </w:r>
      <w:r w:rsidRPr="00891B40">
        <w:t>ת"ר</w:t>
      </w:r>
      <w:r>
        <w:t>:</w:t>
      </w:r>
    </w:p>
    <w:p w:rsidR="00DA63EC" w:rsidRDefault="00DA63EC" w:rsidP="00DA63EC">
      <w:pPr>
        <w:tabs>
          <w:tab w:val="left" w:pos="0"/>
          <w:tab w:val="center" w:pos="2835"/>
        </w:tabs>
        <w:rPr>
          <w:rtl/>
        </w:rPr>
      </w:pPr>
      <w:del w:id="98490" w:author="מנוע מכני" w:date="2026-10-11T12:04:39Z">
        <w:r w:rsidRPr="00464129">
          <w:rPr>
            <w:rStyle w:val="afffff0"/>
            <w:rtl/>
          </w:rPr>
          <w:delText xml:space="preserve"> </w:delText>
        </w:r>
      </w:del>
      <w:r w:rsidRPr="00464129">
        <w:rPr>
          <w:rStyle w:val="afffff0"/>
          <w:rFonts w:hint="cs"/>
          <w:rtl/>
        </w:rPr>
        <w:t>'</w:t>
      </w:r>
      <w:ins w:id="90581" w:author="Claude - סמנטי" w:date="2026-10-11T12:26:16Z">
        <w:r>
          <w:rPr>
            <w:rStyle w:val="afffff0"/>
            <w:rtl/>
          </w:rPr>
          <w:t xml:space="preserve">וְאִם הֵאָכֹל יֵאָכֵל מִבְּשַׂר זֶבַח שְׁלָמָיו</w:t>
        </w:r>
      </w:ins>
      <w:del w:id="90582" w:author="Claude - סמנטי" w:date="2026-10-11T12:26:16Z">
        <w:r w:rsidRPr="00464129">
          <w:rPr>
            <w:rStyle w:val="afffff0"/>
            <w:rtl/>
          </w:rPr>
          <w:delText xml:space="preserve">ואם האכל יאכל מבשר זבח שלמיו</w:delText>
        </w:r>
      </w:del>
      <w:r w:rsidRPr="00464129">
        <w:rPr>
          <w:rStyle w:val="afffff0"/>
          <w:rFonts w:hint="cs"/>
          <w:rtl/>
        </w:rPr>
        <w:t>'</w:t>
      </w:r>
      <w:r w:rsidRPr="00464129">
        <w:rPr>
          <w:rStyle w:val="afffff0"/>
          <w:rtl/>
        </w:rPr>
        <w:t xml:space="preserve"> </w:t>
      </w:r>
    </w:p>
    <w:p>
      <w:pPr>
        <w:pStyle w:val="38"/>
        <w:rPr>
          <w:ins w:id="98491" w:author="מנוע מכני" w:date="2026-10-11T12:04:39Z"/>
        </w:rPr>
      </w:pPr>
      <w:r>
        <w:t>אר</w:t>
      </w:r>
      <w:r>
        <w:t>"</w:t>
      </w:r>
      <w:r>
        <w:t>א</w:t>
      </w:r>
      <w:r>
        <w:t xml:space="preserve">:</w:t>
      </w:r>
    </w:p>
    <w:p w:rsidR="00DA63EC" w:rsidRDefault="00DA63EC" w:rsidP="00DA63EC">
      <w:pPr>
        <w:tabs>
          <w:tab w:val="left" w:pos="0"/>
          <w:tab w:val="center" w:pos="2835"/>
        </w:tabs>
        <w:rPr>
          <w:rtl/>
        </w:rPr>
      </w:pPr>
      <w:del w:id="98492" w:author="מנוע מכני" w:date="2026-10-11T12:04:39Z">
        <w:r>
          <w:rPr>
            <w:rtl/>
          </w:rPr>
          <w:delText xml:space="preserve"> </w:delText>
        </w:r>
      </w:del>
      <w:r>
        <w:rPr>
          <w:rtl/>
        </w:rPr>
        <w:t xml:space="preserve">כוף אזנך לשמוע, במחשב לאכול מזבחו ביום השלישי הכתוב מדבר, או אינו אלא באוכל מזבחו ליום שלישי? אמרת? אחר שהוא כשר יחזור ויפסל? </w:t>
      </w:r>
    </w:p>
    <w:p>
      <w:pPr>
        <w:pStyle w:val="38"/>
        <w:rPr>
          <w:ins w:id="98493" w:author="מנוע מכני" w:date="2026-10-11T12:04:39Z"/>
        </w:rPr>
      </w:pPr>
      <w:r>
        <w:t>א</w:t>
      </w:r>
      <w:r>
        <w:t>"</w:t>
      </w:r>
      <w:r>
        <w:t xml:space="preserve">ל</w:t>
      </w:r>
      <w:r>
        <w:t xml:space="preserve"> ר</w:t>
      </w:r>
      <w:r>
        <w:t>"</w:t>
      </w:r>
      <w:r>
        <w:t>ע</w:t>
      </w:r>
      <w:r>
        <w:t xml:space="preserve">:</w:t>
      </w:r>
    </w:p>
    <w:p w:rsidR="00DA63EC" w:rsidRDefault="00DA63EC" w:rsidP="00DA63EC">
      <w:pPr>
        <w:tabs>
          <w:tab w:val="left" w:pos="0"/>
          <w:tab w:val="center" w:pos="2835"/>
        </w:tabs>
        <w:rPr>
          <w:rtl/>
        </w:rPr>
      </w:pPr>
      <w:del w:id="98494" w:author="מנוע מכני" w:date="2026-10-11T12:04:39Z">
        <w:r>
          <w:rPr>
            <w:rtl/>
          </w:rPr>
          <w:delText xml:space="preserve"> </w:delText>
        </w:r>
      </w:del>
      <w:r>
        <w:rPr>
          <w:rtl/>
        </w:rPr>
        <w:t xml:space="preserve">הן מצינו בזב וזבה ושומרת יום כנגד יום שהן בחזקת טהרה, וכיון שראו סתרו, אף אתה אל תתמה על זה, שאע"פ שהוכשר שיחזור ויפסל</w:t>
      </w:r>
      <w:ins w:id="94363" w:author="מנוע מכני" w:date="2026-10-11T12:04:39Z">
        <w:r>
          <w:rPr>
            <w:rtl/>
          </w:rPr>
          <w:t xml:space="preserve">,</w:t>
        </w:r>
      </w:ins>
      <w:del w:id="94364" w:author="מנוע מכני" w:date="2026-10-11T12:04:39Z">
        <w:r>
          <w:rPr>
            <w:rtl/>
          </w:rPr>
          <w:delText xml:space="preserve">;</w:delText>
        </w:r>
      </w:del>
    </w:p>
    <w:p>
      <w:pPr>
        <w:pStyle w:val="38"/>
        <w:rPr>
          <w:ins w:id="98495" w:author="מנוע מכני" w:date="2026-10-11T12:04:39Z"/>
        </w:rPr>
      </w:pPr>
      <w:ins w:id="90025" w:author="מנוע מכני" w:date="2026-10-11T12:04:39Z">
        <w:r>
          <w:t xml:space="preserve">א"ל</w:t>
        </w:r>
      </w:ins>
      <w:del w:id="90026" w:author="מנוע מכני" w:date="2026-10-11T12:04:39Z">
        <w:r>
          <w:delText xml:space="preserve">א''ל</w:delText>
        </w:r>
      </w:del>
      <w:r w:rsidR="00DA63EC">
        <w:t xml:space="preserve">:</w:t>
      </w:r>
    </w:p>
    <w:p w:rsidR="00DA63EC" w:rsidRDefault="005608A0" w:rsidP="005608A0">
      <w:pPr>
        <w:tabs>
          <w:tab w:val="left" w:pos="0"/>
          <w:tab w:val="center" w:pos="2835"/>
        </w:tabs>
        <w:rPr>
          <w:rtl/>
        </w:rPr>
      </w:pPr>
      <w:del w:id="98496" w:author="מנוע מכני" w:date="2026-10-11T12:04:39Z">
        <w:r w:rsidR="00DA63EC">
          <w:rPr>
            <w:rtl/>
          </w:rPr>
          <w:delText xml:space="preserve"> </w:delText>
        </w:r>
      </w:del>
      <w:r w:rsidR="00DA63EC">
        <w:rPr>
          <w:rtl/>
        </w:rPr>
        <w:t xml:space="preserve">הרי הוא אומר </w:t>
      </w:r>
      <w:r w:rsidR="00DA63EC" w:rsidRPr="005608A0">
        <w:rPr>
          <w:rStyle w:val="afffff0"/>
          <w:rtl/>
        </w:rPr>
        <w:t xml:space="preserve">המקריב </w:t>
      </w:r>
      <w:r w:rsidR="00DA63EC">
        <w:rPr>
          <w:rtl/>
        </w:rPr>
        <w:t xml:space="preserve">- בשעת הקרבה הוא נפסל ואינו נפסל בשלישי, או אינו אומר </w:t>
      </w:r>
      <w:r w:rsidR="00DA63EC" w:rsidRPr="005608A0">
        <w:rPr>
          <w:rStyle w:val="afffff0"/>
          <w:rtl/>
        </w:rPr>
        <w:t>המקריב</w:t>
      </w:r>
      <w:r>
        <w:rPr>
          <w:rtl/>
        </w:rPr>
        <w:t xml:space="preserve"> אלא זה כהן המקריב? כש</w:t>
      </w:r>
      <w:r w:rsidR="00DA63EC">
        <w:rPr>
          <w:rtl/>
        </w:rPr>
        <w:t xml:space="preserve">אומר </w:t>
      </w:r>
      <w:r w:rsidR="00DA63EC" w:rsidRPr="005608A0">
        <w:rPr>
          <w:rStyle w:val="afffff0"/>
          <w:rtl/>
        </w:rPr>
        <w:t>אותו</w:t>
      </w:r>
      <w:r w:rsidR="00DA63EC">
        <w:rPr>
          <w:rtl/>
        </w:rPr>
        <w:t xml:space="preserve"> - בזבח הוא מדבר, ואינו מדבר בכהן.</w:t>
      </w:r>
    </w:p>
    <w:p w:rsidR="00DA63EC" w:rsidRDefault="00DA63EC" w:rsidP="00DA63EC">
      <w:pPr>
        <w:tabs>
          <w:tab w:val="left" w:pos="0"/>
          <w:tab w:val="center" w:pos="2835"/>
        </w:tabs>
        <w:rPr>
          <w:rtl/>
        </w:rPr>
      </w:pPr>
      <w:r>
        <w:rPr>
          <w:rtl/>
        </w:rPr>
        <w:t>• בן עזאי:</w:t>
      </w:r>
      <w:r w:rsidRPr="00464129">
        <w:rPr>
          <w:rStyle w:val="afffff0"/>
          <w:rtl/>
        </w:rPr>
        <w:t xml:space="preserve"> </w:t>
      </w:r>
      <w:r w:rsidRPr="00464129">
        <w:rPr>
          <w:rStyle w:val="afffff0"/>
          <w:rFonts w:hint="cs"/>
          <w:rtl/>
        </w:rPr>
        <w:t>'</w:t>
      </w:r>
      <w:r w:rsidRPr="00464129">
        <w:rPr>
          <w:rStyle w:val="afffff0"/>
          <w:rtl/>
        </w:rPr>
        <w:t>אותו</w:t>
      </w:r>
      <w:r w:rsidRPr="00464129">
        <w:rPr>
          <w:rStyle w:val="afffff0"/>
          <w:rFonts w:hint="cs"/>
          <w:rtl/>
        </w:rPr>
        <w:t>'</w:t>
      </w:r>
      <w:r w:rsidRPr="00464129">
        <w:rPr>
          <w:rStyle w:val="afffff0"/>
          <w:rtl/>
        </w:rPr>
        <w:t xml:space="preserve"> </w:t>
      </w:r>
      <w:r>
        <w:rPr>
          <w:rtl/>
        </w:rPr>
        <w:t xml:space="preserve">לפי </w:t>
      </w:r>
      <w:ins w:id="96503" w:author="מנוע מכני" w:date="2026-10-11T12:04:39Z">
        <w:r>
          <w:rPr>
            <w:rtl/>
          </w:rPr>
          <w:t xml:space="preserve">ד'</w:t>
        </w:r>
      </w:ins>
      <w:del w:id="96504" w:author="מנוע מכני" w:date="2026-10-11T12:04:39Z">
        <w:r>
          <w:rPr>
            <w:rtl/>
          </w:rPr>
          <w:delText xml:space="preserve">שנא':</w:delText>
        </w:r>
        <w:r w:rsidRPr="00464129">
          <w:rPr>
            <w:rStyle w:val="afffff0"/>
            <w:rtl/>
          </w:rPr>
          <w:delText xml:space="preserve"> </w:delText>
        </w:r>
        <w:r w:rsidRPr="00464129">
          <w:rPr>
            <w:rStyle w:val="afffff0"/>
            <w:rFonts w:hint="cs"/>
            <w:rtl/>
          </w:rPr>
          <w:delText xml:space="preserve">'</w:delText>
        </w:r>
      </w:del>
      <w:ins w:id="90583" w:author="Claude - סמנטי" w:date="2026-10-11T12:26:16Z">
        <w:r>
          <w:rPr>
            <w:rStyle w:val="afffff0"/>
            <w:rtl/>
          </w:rPr>
          <w:t xml:space="preserve">לֹא תְאַחֵר לְשַׁלְּמוֹ</w:t>
        </w:r>
      </w:ins>
      <w:del w:id="90584" w:author="Claude - סמנטי" w:date="2026-10-11T12:26:16Z">
        <w:r w:rsidRPr="00464129">
          <w:rPr>
            <w:rStyle w:val="afffff0"/>
            <w:rtl/>
          </w:rPr>
          <w:delText xml:space="preserve">לא תאחר לשלמו</w:delText>
        </w:r>
      </w:del>
      <w:r w:rsidRPr="00464129">
        <w:rPr>
          <w:rStyle w:val="afffff0"/>
          <w:rFonts w:hint="cs"/>
          <w:rtl/>
        </w:rPr>
        <w:t>'</w:t>
      </w:r>
      <w:r w:rsidRPr="00464129">
        <w:rPr>
          <w:rStyle w:val="afffff0"/>
          <w:rtl/>
        </w:rPr>
        <w:t>,</w:t>
      </w:r>
      <w:r>
        <w:rPr>
          <w:rtl/>
        </w:rPr>
        <w:t xml:space="preserve"> יכול אף מאחר נדרו בלא ירצה? </w:t>
      </w:r>
    </w:p>
    <w:p>
      <w:pPr>
        <w:pStyle w:val="38"/>
        <w:rPr>
          <w:ins w:id="98497" w:author="מנוע מכני" w:date="2026-10-11T12:04:39Z"/>
        </w:rPr>
      </w:pPr>
      <w:r>
        <w:tab/>
      </w:r>
      <w:del w:id="90104" w:author="מנוע מכני" w:date="2026-10-11T12:04:39Z">
        <w:r>
          <w:delText xml:space="preserve">    </w:delText>
        </w:r>
      </w:del>
      <w:r>
        <w:t xml:space="preserve">ת"ל</w:t>
      </w:r>
      <w:r>
        <w:t xml:space="preserve">:</w:t>
      </w:r>
    </w:p>
    <w:p w:rsidR="00DA63EC" w:rsidRDefault="00DA63EC" w:rsidP="00DA63EC">
      <w:pPr>
        <w:tabs>
          <w:tab w:val="left" w:pos="0"/>
          <w:tab w:val="center" w:pos="2835"/>
        </w:tabs>
        <w:rPr>
          <w:rtl/>
        </w:rPr>
      </w:pPr>
      <w:del w:id="98498"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אותו</w:t>
      </w:r>
      <w:r w:rsidRPr="00464129">
        <w:rPr>
          <w:rStyle w:val="afffff0"/>
          <w:rFonts w:hint="cs"/>
          <w:rtl/>
        </w:rPr>
        <w:t>'</w:t>
      </w:r>
      <w:r w:rsidRPr="00464129">
        <w:rPr>
          <w:rStyle w:val="afffff0"/>
          <w:rtl/>
        </w:rPr>
        <w:t>,</w:t>
      </w:r>
      <w:r>
        <w:rPr>
          <w:rtl/>
        </w:rPr>
        <w:t xml:space="preserve"> בלא ירצה, ואין המאחר נדרו בלא ירצה.</w:t>
      </w:r>
    </w:p>
    <w:p w:rsidR="00DA63EC" w:rsidRDefault="00DA63EC" w:rsidP="00DA63EC">
      <w:pPr>
        <w:tabs>
          <w:tab w:val="left" w:pos="0"/>
          <w:tab w:val="center" w:pos="2835"/>
        </w:tabs>
        <w:rPr>
          <w:rtl/>
        </w:rPr>
      </w:pPr>
      <w:r>
        <w:rPr>
          <w:rtl/>
        </w:rPr>
        <w:t xml:space="preserve">• אחרים אומרים: </w:t>
      </w:r>
      <w:r>
        <w:rPr>
          <w:rtl/>
        </w:rPr>
        <w:t xml:space="preserve">לא</w:t>
      </w:r>
      <w:r>
        <w:rPr>
          <w:rtl/>
        </w:rPr>
        <w:t xml:space="preserve"> יחשב - במחשבה הוא נפסל, ואינו נפסל בשלישי.</w:t>
      </w:r>
    </w:p>
    <w:p w:rsidR="005608A0" w:rsidRDefault="00DA63EC" w:rsidP="005608A0">
      <w:pPr>
        <w:rPr>
          <w:b/>
          <w:bCs/>
          <w:rtl/>
        </w:rPr>
      </w:pPr>
      <w:r>
        <w:rPr>
          <w:rtl/>
        </w:rPr>
        <w:t xml:space="preserve">ובן עזאי, דבזבח הכתוב מדבר ואינו בכהן</w:t>
      </w:r>
      <w:ins w:id="94365" w:author="מנוע מכני" w:date="2026-10-11T12:04:39Z">
        <w:r>
          <w:rPr>
            <w:rtl/>
          </w:rPr>
          <w:t xml:space="preserve"> </w:t>
        </w:r>
      </w:ins>
      <w:del w:id="94366" w:author="מנוע מכני" w:date="2026-10-11T12:04:39Z">
        <w:r>
          <w:rPr>
            <w:rtl/>
          </w:rPr>
          <w:delText xml:space="preserve"> </w:delText>
        </w:r>
        <w:r>
          <w:rPr>
            <w:rFonts w:hint="cs"/>
            <w:rtl/>
          </w:rPr>
          <w:delText xml:space="preserve"> </w:delText>
        </w:r>
      </w:del>
    </w:p>
    <w:p w:rsidR="00DA63EC" w:rsidRDefault="00DA63EC" w:rsidP="005608A0">
      <w:pPr>
        <w:ind w:firstLine="0"/>
        <w:rPr>
          <w:rtl/>
        </w:rPr>
      </w:pPr>
      <w:r w:rsidRPr="00767C59">
        <w:rPr>
          <w:rFonts w:hint="cs"/>
          <w:b/>
          <w:bCs/>
          <w:rtl/>
        </w:rPr>
        <w:t>אב</w:t>
      </w:r>
      <w:r w:rsidRPr="00767C59">
        <w:rPr>
          <w:b/>
          <w:bCs/>
          <w:rtl/>
        </w:rPr>
        <w:t>"</w:t>
      </w:r>
      <w:r w:rsidRPr="00767C59">
        <w:rPr>
          <w:rFonts w:hint="cs"/>
          <w:b/>
          <w:bCs/>
          <w:rtl/>
        </w:rPr>
        <w:t>א</w:t>
      </w:r>
      <w:r>
        <w:rPr>
          <w:rFonts w:hint="cs"/>
          <w:rtl/>
        </w:rPr>
        <w:t xml:space="preserve"> נפקא מאחרים מ</w:t>
      </w:r>
      <w:r w:rsidRPr="00E35321">
        <w:rPr>
          <w:rFonts w:hint="cs"/>
          <w:b/>
          <w:bCs/>
          <w:rtl/>
        </w:rPr>
        <w:t>ואב</w:t>
      </w:r>
      <w:r w:rsidRPr="00E35321">
        <w:rPr>
          <w:b/>
          <w:bCs/>
          <w:rtl/>
        </w:rPr>
        <w:t>"</w:t>
      </w:r>
      <w:r w:rsidRPr="00E35321">
        <w:rPr>
          <w:rFonts w:hint="cs"/>
          <w:b/>
          <w:bCs/>
          <w:rtl/>
        </w:rPr>
        <w:t>א</w:t>
      </w:r>
      <w:r>
        <w:rPr>
          <w:rFonts w:hint="cs"/>
          <w:rtl/>
        </w:rPr>
        <w:t xml:space="preserve"> מ'</w:t>
      </w:r>
      <w:ins w:id="90585" w:author="Claude - סמנטי" w:date="2026-10-11T12:26:16Z">
        <w:r>
          <w:rPr>
            <w:rStyle w:val="afffff0"/>
            <w:rtl/>
          </w:rPr>
          <w:t xml:space="preserve">לֹא יֵרָצוּ</w:t>
        </w:r>
      </w:ins>
      <w:del w:id="90586" w:author="Claude - סמנטי" w:date="2026-10-11T12:26:16Z">
        <w:r w:rsidRPr="005608A0">
          <w:rPr>
            <w:rStyle w:val="afffff0"/>
            <w:rtl/>
          </w:rPr>
          <w:delText xml:space="preserve">לא ירצו</w:delText>
        </w:r>
      </w:del>
      <w:r w:rsidRPr="005608A0">
        <w:rPr>
          <w:rStyle w:val="afffff0"/>
          <w:rFonts w:hint="cs"/>
          <w:rtl/>
        </w:rPr>
        <w:t>'</w:t>
      </w:r>
      <w:r>
        <w:rPr>
          <w:rtl/>
        </w:rPr>
        <w:t xml:space="preserve">, ולא ירצה </w:t>
      </w:r>
      <w:ins w:id="96461" w:author="מנוע מכני" w:date="2026-10-11T12:04:39Z">
        <w:r>
          <w:rPr>
            <w:rtl/>
          </w:rPr>
          <w:t xml:space="preserve">זבח</w:t>
        </w:r>
      </w:ins>
      <w:del w:id="96462" w:author="מנוע מכני" w:date="2026-10-11T12:04:39Z">
        <w:r>
          <w:rPr>
            <w:rtl/>
          </w:rPr>
          <w:delText xml:space="preserve">זיבחא</w:delText>
        </w:r>
      </w:del>
      <w:r>
        <w:rPr>
          <w:rtl/>
        </w:rPr>
        <w:t xml:space="preserve"> הוא.</w:t>
      </w:r>
    </w:p>
    <w:p w:rsidR="005608A0" w:rsidRDefault="00DA63EC" w:rsidP="00DA63EC">
      <w:pPr>
        <w:tabs>
          <w:tab w:val="left" w:pos="0"/>
          <w:tab w:val="center" w:pos="2835"/>
        </w:tabs>
        <w:rPr>
          <w:rtl/>
        </w:rPr>
      </w:pPr>
      <w:r>
        <w:rPr>
          <w:rtl/>
        </w:rPr>
        <w:lastRenderedPageBreak/>
        <w:t xml:space="preserve">• ובן עזאי אותו בלא ירצה ואין מאחר נדרו בלא ירצה מדאחרים נפקא! </w:t>
      </w:r>
      <w:r>
        <w:rPr>
          <w:rtl/>
        </w:rPr>
        <w:lastRenderedPageBreak/>
        <w:t xml:space="preserve">דתניא</w:t>
      </w:r>
      <w:r>
        <w:rPr>
          <w:rtl/>
        </w:rPr>
        <w:lastRenderedPageBreak/>
        <w:t xml:space="preserve">, אחרים אומרים: יכול יהא בכור שעיברה שנתו כפסולי המוקדשין ויפסל? </w:t>
      </w:r>
    </w:p>
    <w:p w:rsidR="00DA63EC" w:rsidRDefault="00DA63EC" w:rsidP="00DA63EC">
      <w:pPr>
        <w:tabs>
          <w:tab w:val="left" w:pos="0"/>
          <w:tab w:val="center" w:pos="2835"/>
        </w:tabs>
        <w:rPr>
          <w:rtl/>
        </w:rPr>
      </w:pPr>
      <w:r>
        <w:rPr>
          <w:rtl/>
        </w:rPr>
        <w:t>ת"ל</w:t>
      </w:r>
      <w:r w:rsidRPr="00464129">
        <w:rPr>
          <w:rStyle w:val="afffff0"/>
          <w:rtl/>
        </w:rPr>
        <w:t xml:space="preserve"> </w:t>
      </w:r>
      <w:r w:rsidRPr="00464129">
        <w:rPr>
          <w:rStyle w:val="afffff0"/>
          <w:rFonts w:hint="cs"/>
          <w:rtl/>
        </w:rPr>
        <w:t>'</w:t>
      </w:r>
      <w:ins w:id="90587" w:author="Claude - סמנטי" w:date="2026-10-11T12:26:16Z">
        <w:r>
          <w:rPr>
            <w:rStyle w:val="afffff0"/>
            <w:rtl/>
          </w:rPr>
          <w:t xml:space="preserve">וְאָכַלְתָּ לִפְנֵי ה</w:t>
        </w:r>
      </w:ins>
      <w:del w:id="90588" w:author="Claude - סמנטי" w:date="2026-10-11T12:26:16Z">
        <w:r w:rsidRPr="00464129">
          <w:rPr>
            <w:rStyle w:val="afffff0"/>
            <w:rtl/>
          </w:rPr>
          <w:delText xml:space="preserve">ואכלת לפני ה</w:delText>
        </w:r>
      </w:del>
      <w:r w:rsidR="005608A0">
        <w:rPr>
          <w:rStyle w:val="afffff0"/>
          <w:rtl/>
        </w:rPr>
        <w:t>'</w:t>
      </w:r>
      <w:r w:rsidRPr="00464129">
        <w:rPr>
          <w:rStyle w:val="afffff0"/>
          <w:rtl/>
        </w:rPr>
        <w:t xml:space="preserve"> אלהיך מעשר דגנך וגו',</w:t>
      </w:r>
      <w:r>
        <w:rPr>
          <w:rtl/>
        </w:rPr>
        <w:t xml:space="preserve"> מקיש בכור למעש</w:t>
      </w:r>
      <w:ins w:id="90053" w:author="מנוע מכני" w:date="2026-10-11T12:04:39Z">
        <w:r>
          <w:rPr>
            <w:rtl/>
          </w:rPr>
          <w:t xml:space="preserve">ר, ש</w:t>
        </w:r>
      </w:ins>
      <w:del w:id="90054" w:author="מנוע מכני" w:date="2026-10-11T12:04:39Z">
        <w:r>
          <w:rPr>
            <w:rtl/>
          </w:rPr>
          <w:delText xml:space="preserve">ר,</w:delText>
        </w:r>
        <w:r>
          <w:rPr>
            <w:rFonts w:hint="cs"/>
            <w:rtl/>
          </w:rPr>
          <w:delText xml:space="preserve">ש</w:delText>
        </w:r>
      </w:del>
      <w:r>
        <w:rPr>
          <w:rtl/>
        </w:rPr>
        <w:t xml:space="preserve">אינו נפסל משנה לחבירתה! </w:t>
      </w:r>
    </w:p>
    <w:p w:rsidR="00DA63EC" w:rsidRDefault="00DA63EC" w:rsidP="00DA63EC">
      <w:pPr>
        <w:pStyle w:val="afff3"/>
        <w:framePr w:wrap="around"/>
        <w:rPr>
          <w:rtl/>
        </w:rPr>
      </w:pPr>
      <w:r>
        <w:rPr>
          <w:rFonts w:hint="cs"/>
          <w:rtl/>
        </w:rPr>
        <w:t>כט:</w:t>
      </w:r>
    </w:p>
    <w:p w:rsidR="00DA63EC" w:rsidRDefault="00DA63EC" w:rsidP="00DA63EC">
      <w:pPr>
        <w:tabs>
          <w:tab w:val="left" w:pos="0"/>
          <w:tab w:val="center" w:pos="2835"/>
        </w:tabs>
        <w:rPr>
          <w:rtl/>
        </w:rPr>
      </w:pPr>
      <w:ins w:id="96971" w:author="מנוע מכני" w:date="2026-10-11T12:04:39Z">
        <w:r>
          <w:rPr>
            <w:rtl/>
          </w:rPr>
          <w:t xml:space="preserve">הוצרך</w:t>
        </w:r>
      </w:ins>
      <w:del w:id="96972" w:author="מנוע מכני" w:date="2026-10-11T12:04:39Z">
        <w:r>
          <w:rPr>
            <w:rtl/>
          </w:rPr>
          <w:delText xml:space="preserve">איצטריך</w:delText>
        </w:r>
      </w:del>
      <w:r>
        <w:rPr>
          <w:rtl/>
        </w:rPr>
        <w:t xml:space="preserve">, </w:t>
      </w:r>
      <w:r>
        <w:rPr>
          <w:rtl/>
        </w:rPr>
        <w:t xml:space="preserve">ס"</w:t>
      </w:r>
      <w:r>
        <w:rPr>
          <w:rFonts w:hint="cs"/>
          <w:rtl/>
        </w:rPr>
        <w:t>ד</w:t>
      </w:r>
      <w:r>
        <w:rPr>
          <w:rtl/>
        </w:rPr>
        <w:t xml:space="preserve">: </w:t>
      </w:r>
      <w:r>
        <w:rPr>
          <w:rtl/>
        </w:rPr>
        <w:t xml:space="preserve">ה"</w:t>
      </w:r>
      <w:r>
        <w:rPr>
          <w:rFonts w:hint="cs"/>
          <w:rtl/>
        </w:rPr>
        <w:t>מ</w:t>
      </w:r>
      <w:r>
        <w:rPr>
          <w:rtl/>
        </w:rPr>
        <w:t xml:space="preserve"> בכור </w:t>
      </w:r>
      <w:ins w:id="90987" w:author="מנוע מכני" w:date="2026-10-11T12:04:39Z">
        <w:r>
          <w:rPr>
            <w:rtl/>
          </w:rPr>
          <w:t xml:space="preserve">דלא</w:t>
        </w:r>
      </w:ins>
      <w:del w:id="90988" w:author="מנוע מכני" w:date="2026-10-11T12:04:39Z">
        <w:r>
          <w:rPr>
            <w:rtl/>
          </w:rPr>
          <w:delText xml:space="preserve">דלאו</w:delText>
        </w:r>
      </w:del>
      <w:r>
        <w:rPr>
          <w:rtl/>
        </w:rPr>
        <w:t xml:space="preserve"> בר הרצאה הוא, אבל קדשים דבני הרצאה </w:t>
      </w:r>
      <w:ins w:id="92673" w:author="מנוע מכני" w:date="2026-10-11T12:04:39Z">
        <w:r>
          <w:rPr>
            <w:rtl/>
          </w:rPr>
          <w:t xml:space="preserve">הם</w:t>
        </w:r>
      </w:ins>
      <w:del w:id="92674" w:author="מנוע מכני" w:date="2026-10-11T12:04:39Z">
        <w:r>
          <w:rPr>
            <w:rtl/>
          </w:rPr>
          <w:delText xml:space="preserve">נינהו</w:delText>
        </w:r>
      </w:del>
      <w:r>
        <w:rPr>
          <w:rtl/>
        </w:rPr>
        <w:t xml:space="preserve"> - אימא </w:t>
      </w:r>
      <w:r>
        <w:rPr>
          <w:rtl/>
        </w:rPr>
        <w:t xml:space="preserve">לא</w:t>
      </w:r>
      <w:r>
        <w:rPr>
          <w:rtl/>
        </w:rPr>
        <w:t xml:space="preserve"> לירצו, </w:t>
      </w:r>
      <w:r>
        <w:rPr>
          <w:rtl/>
        </w:rPr>
        <w:t xml:space="preserve">קמ"ל</w:t>
      </w:r>
      <w:r>
        <w:rPr>
          <w:rtl/>
        </w:rPr>
        <w:t xml:space="preserve">.</w:t>
      </w:r>
    </w:p>
    <w:p>
      <w:pPr>
        <w:pStyle w:val="38"/>
        <w:rPr>
          <w:ins w:id="98499" w:author="מנוע מכני" w:date="2026-10-11T12:04:39Z"/>
        </w:rPr>
      </w:pPr>
      <w:r w:rsidRPr="00FE1B89">
        <w:t xml:space="preserve">והך</w:t>
      </w:r>
    </w:p>
    <w:p w:rsidR="00DA63EC" w:rsidRPr="00FE1B89" w:rsidRDefault="00DA63EC" w:rsidP="00DA63EC">
      <w:pPr>
        <w:tabs>
          <w:tab w:val="left" w:pos="0"/>
          <w:tab w:val="center" w:pos="2835"/>
        </w:tabs>
        <w:rPr>
          <w:spacing w:val="-6"/>
          <w:rtl/>
        </w:rPr>
      </w:pPr>
      <w:del w:id="98500" w:author="מנוע מכני" w:date="2026-10-11T12:04:39Z">
        <w:r w:rsidRPr="00FE1B89">
          <w:rPr>
            <w:rFonts w:hint="cs"/>
            <w:spacing w:val="-6"/>
            <w:rtl/>
          </w:rPr>
          <w:delText xml:space="preserve"> </w:delText>
        </w:r>
      </w:del>
      <w:r w:rsidRPr="00FE1B89">
        <w:rPr>
          <w:rStyle w:val="afffff0"/>
          <w:rFonts w:hint="cs"/>
          <w:spacing w:val="-6"/>
          <w:rtl/>
        </w:rPr>
        <w:t>ד'</w:t>
      </w:r>
      <w:ins w:id="90591" w:author="Claude - סמנטי" w:date="2026-10-11T12:26:16Z">
        <w:r>
          <w:rPr>
            <w:rStyle w:val="afffff0"/>
            <w:spacing w:val="-6"/>
            <w:rtl/>
          </w:rPr>
          <w:t xml:space="preserve">וְהָיָה בְךָ חֵטְא</w:t>
        </w:r>
      </w:ins>
      <w:del w:id="90592" w:author="Claude - סמנטי" w:date="2026-10-11T12:26:16Z">
        <w:r w:rsidRPr="00FE1B89">
          <w:rPr>
            <w:rStyle w:val="afffff0"/>
            <w:spacing w:val="-6"/>
            <w:rtl/>
          </w:rPr>
          <w:delText xml:space="preserve">והיה בך חטא</w:delText>
        </w:r>
      </w:del>
      <w:r w:rsidRPr="00FE1B89">
        <w:rPr>
          <w:rStyle w:val="afffff0"/>
          <w:rFonts w:hint="cs"/>
          <w:spacing w:val="-6"/>
          <w:rtl/>
        </w:rPr>
        <w:t>'</w:t>
      </w:r>
      <w:r w:rsidRPr="00FE1B89">
        <w:rPr>
          <w:rStyle w:val="afffff0"/>
          <w:spacing w:val="-6"/>
          <w:rtl/>
        </w:rPr>
        <w:t xml:space="preserve"> </w:t>
      </w:r>
      <w:r w:rsidRPr="00FE1B89">
        <w:rPr>
          <w:spacing w:val="-6"/>
          <w:rtl/>
        </w:rPr>
        <w:t xml:space="preserve">- ולא בקרבנך חטא! ובן עזאי ההוא מבעי </w:t>
      </w:r>
      <w:ins w:id="92675" w:author="מנוע מכני" w:date="2026-10-11T12:04:39Z">
        <w:r>
          <w:rPr>
            <w:spacing w:val="-6"/>
            <w:rtl/>
          </w:rPr>
          <w:t xml:space="preserve">לו</w:t>
        </w:r>
      </w:ins>
      <w:del w:id="92676" w:author="מנוע מכני" w:date="2026-10-11T12:04:39Z">
        <w:r w:rsidRPr="00FE1B89">
          <w:rPr>
            <w:spacing w:val="-6"/>
            <w:rtl/>
          </w:rPr>
          <w:delText xml:space="preserve">ליה</w:delText>
        </w:r>
      </w:del>
      <w:r w:rsidRPr="00FE1B89">
        <w:rPr>
          <w:spacing w:val="-6"/>
          <w:rtl/>
        </w:rPr>
        <w:t xml:space="preserve">:</w:t>
      </w:r>
      <w:r w:rsidRPr="00FE1B89">
        <w:rPr>
          <w:rStyle w:val="afffff0"/>
          <w:spacing w:val="-6"/>
          <w:rtl/>
        </w:rPr>
        <w:t xml:space="preserve"> </w:t>
      </w:r>
      <w:r w:rsidRPr="00FE1B89">
        <w:rPr>
          <w:rStyle w:val="afffff0"/>
          <w:rFonts w:hint="cs"/>
          <w:spacing w:val="-6"/>
          <w:rtl/>
        </w:rPr>
        <w:t>'</w:t>
      </w:r>
      <w:ins w:id="90589" w:author="Claude - סמנטי" w:date="2026-10-11T12:26:16Z">
        <w:r>
          <w:rPr>
            <w:rStyle w:val="afffff0"/>
            <w:spacing w:val="-6"/>
            <w:rtl/>
          </w:rPr>
          <w:t xml:space="preserve">וְהָיָה בְךָ חֵטְא</w:t>
        </w:r>
      </w:ins>
      <w:del w:id="90590" w:author="Claude - סמנטי" w:date="2026-10-11T12:26:16Z">
        <w:r w:rsidRPr="00FE1B89">
          <w:rPr>
            <w:rStyle w:val="afffff0"/>
            <w:spacing w:val="-6"/>
            <w:rtl/>
          </w:rPr>
          <w:delText xml:space="preserve">והיה בך חטא</w:delText>
        </w:r>
      </w:del>
      <w:r w:rsidRPr="00FE1B89">
        <w:rPr>
          <w:rStyle w:val="afffff0"/>
          <w:rFonts w:hint="cs"/>
          <w:spacing w:val="-6"/>
          <w:rtl/>
        </w:rPr>
        <w:t>'</w:t>
      </w:r>
      <w:r w:rsidRPr="00FE1B89">
        <w:rPr>
          <w:rStyle w:val="afffff0"/>
          <w:spacing w:val="-6"/>
          <w:rtl/>
        </w:rPr>
        <w:t xml:space="preserve"> </w:t>
      </w:r>
      <w:r w:rsidRPr="00FE1B89">
        <w:rPr>
          <w:spacing w:val="-6"/>
          <w:rtl/>
        </w:rPr>
        <w:t xml:space="preserve">- ולא באשתך חטא, </w:t>
      </w:r>
    </w:p>
    <w:p>
      <w:pPr>
        <w:pStyle w:val="38"/>
        <w:rPr>
          <w:ins w:id="98501" w:author="מנוע מכני" w:date="2026-10-11T12:04:39Z"/>
        </w:rPr>
      </w:pPr>
      <w:r>
        <w:t>סד</w:t>
      </w:r>
      <w:r>
        <w:t>"</w:t>
      </w:r>
      <w:r>
        <w:t>א</w:t>
      </w:r>
      <w:r>
        <w:t xml:space="preserve"> הואיל וא</w:t>
      </w:r>
      <w:r>
        <w:t>ר</w:t>
      </w:r>
      <w:r>
        <w:t>"</w:t>
      </w:r>
      <w:r>
        <w:t>א</w:t>
      </w:r>
      <w:r>
        <w:t xml:space="preserve"> </w:t>
      </w:r>
      <w:r w:rsidR="005608A0">
        <w:t xml:space="preserve">[ר</w:t>
      </w:r>
      <w:ins w:id="90027" w:author="מנוע מכני" w:date="2026-10-11T12:04:39Z">
        <w:r>
          <w:t xml:space="preserve">י"ו</w:t>
        </w:r>
      </w:ins>
      <w:del w:id="90028" w:author="מנוע מכני" w:date="2026-10-11T12:04:39Z">
        <w:r w:rsidR="005608A0">
          <w:delText xml:space="preserve">י''ו</w:delText>
        </w:r>
      </w:del>
      <w:r w:rsidR="005608A0">
        <w:t xml:space="preserve">]</w:t>
      </w:r>
      <w:r>
        <w:t xml:space="preserve">:</w:t>
      </w:r>
    </w:p>
    <w:p w:rsidR="00DA63EC" w:rsidRDefault="00DA63EC" w:rsidP="005608A0">
      <w:pPr>
        <w:tabs>
          <w:tab w:val="left" w:pos="0"/>
          <w:tab w:val="center" w:pos="2835"/>
        </w:tabs>
        <w:rPr>
          <w:rtl/>
        </w:rPr>
      </w:pPr>
      <w:del w:id="98502" w:author="מנוע מכני" w:date="2026-10-11T12:04:39Z">
        <w:r>
          <w:rPr>
            <w:rtl/>
          </w:rPr>
          <w:delText xml:space="preserve"> </w:delText>
        </w:r>
      </w:del>
      <w:r>
        <w:rPr>
          <w:rtl/>
        </w:rPr>
        <w:t xml:space="preserve">אין אשתו של אדם מתה </w:t>
      </w:r>
      <w:r>
        <w:rPr>
          <w:rtl/>
        </w:rPr>
        <w:t xml:space="preserve">אא"כ</w:t>
      </w:r>
      <w:r w:rsidR="005608A0">
        <w:rPr>
          <w:rtl/>
        </w:rPr>
        <w:t xml:space="preserve"> מבקשין ממנו ממון ואין לו, שנא</w:t>
      </w:r>
      <w:r w:rsidR="005608A0">
        <w:rPr>
          <w:rFonts w:hint="cs"/>
          <w:rtl/>
        </w:rPr>
        <w:t>'</w:t>
      </w:r>
      <w:r>
        <w:rPr>
          <w:rtl/>
        </w:rPr>
        <w:t xml:space="preserve"> </w:t>
      </w:r>
      <w:r w:rsidRPr="005608A0">
        <w:rPr>
          <w:rStyle w:val="afffff0"/>
          <w:rtl/>
        </w:rPr>
        <w:t>אם אין לך לשלם למה יקח משכבך מתחתיך,</w:t>
      </w:r>
      <w:r>
        <w:rPr>
          <w:rtl/>
        </w:rPr>
        <w:t xml:space="preserve"> בהאי עון ד</w:t>
      </w:r>
      <w:r w:rsidRPr="005608A0">
        <w:rPr>
          <w:rStyle w:val="afffff0"/>
          <w:rtl/>
        </w:rPr>
        <w:t>בל תאחר</w:t>
      </w:r>
      <w:r>
        <w:rPr>
          <w:rtl/>
        </w:rPr>
        <w:t xml:space="preserve"> </w:t>
      </w:r>
      <w:ins w:id="90989" w:author="מנוע מכני" w:date="2026-10-11T12:04:39Z">
        <w:r>
          <w:rPr>
            <w:rtl/>
          </w:rPr>
          <w:t xml:space="preserve">גם</w:t>
        </w:r>
      </w:ins>
      <w:del w:id="90990" w:author="מנוע מכני" w:date="2026-10-11T12:04:39Z">
        <w:r>
          <w:rPr>
            <w:rtl/>
          </w:rPr>
          <w:delText xml:space="preserve">נמי</w:delText>
        </w:r>
      </w:del>
      <w:r>
        <w:rPr>
          <w:rtl/>
        </w:rPr>
        <w:t xml:space="preserve"> מתה, </w:t>
      </w:r>
      <w:r>
        <w:rPr>
          <w:rtl/>
        </w:rPr>
        <w:t xml:space="preserve">קמ"ל</w:t>
      </w:r>
      <w:r>
        <w:rPr>
          <w:rtl/>
        </w:rPr>
        <w:t xml:space="preserve">.</w:t>
      </w:r>
    </w:p>
    <w:p w:rsidR="00DA63EC" w:rsidRDefault="00DA63EC" w:rsidP="00DA63EC">
      <w:pPr>
        <w:tabs>
          <w:tab w:val="left" w:pos="0"/>
          <w:tab w:val="center" w:pos="2835"/>
        </w:tabs>
        <w:rPr>
          <w:rtl/>
        </w:rPr>
      </w:pPr>
      <w:r>
        <w:rPr>
          <w:rtl/>
        </w:rPr>
        <w:t>• אחרים אומרים: במחשבה הוא נפסל, ואינו נפסל בשלישי.</w:t>
      </w:r>
    </w:p>
    <w:p w:rsidR="00DA63EC" w:rsidRDefault="00DA63EC" w:rsidP="00170467">
      <w:pPr>
        <w:tabs>
          <w:tab w:val="left" w:pos="0"/>
          <w:tab w:val="center" w:pos="2835"/>
        </w:tabs>
        <w:rPr>
          <w:rtl/>
        </w:rPr>
      </w:pPr>
      <w:r>
        <w:rPr>
          <w:rStyle w:val="2fb"/>
          <w:rtl/>
        </w:rPr>
        <w:t>ו</w:t>
      </w:r>
      <w:r>
        <w:rPr>
          <w:rStyle w:val="2fb"/>
          <w:rFonts w:hint="cs"/>
          <w:rtl/>
        </w:rPr>
        <w:t>ר</w:t>
      </w:r>
      <w:r>
        <w:rPr>
          <w:rStyle w:val="2fb"/>
          <w:rtl/>
        </w:rPr>
        <w:t>"</w:t>
      </w:r>
      <w:r>
        <w:rPr>
          <w:rStyle w:val="2fb"/>
          <w:rFonts w:hint="cs"/>
          <w:rtl/>
        </w:rPr>
        <w:t xml:space="preserve">א</w:t>
      </w:r>
      <w:ins w:id="94367" w:author="מנוע מכני" w:date="2026-10-11T12:04:39Z">
        <w:r>
          <w:rPr>
            <w:rFonts w:hint="cs"/>
            <w:rtl/>
          </w:rPr>
          <w:t xml:space="preserve"> </w:t>
        </w:r>
      </w:ins>
      <w:del w:id="94368" w:author="מנוע מכני" w:date="2026-10-11T12:04:39Z">
        <w:r>
          <w:rPr>
            <w:rFonts w:hint="cs"/>
            <w:rtl/>
          </w:rPr>
          <w:delText xml:space="preserve"> </w:delText>
        </w:r>
        <w:r w:rsidRPr="00464129">
          <w:rPr>
            <w:rStyle w:val="afffff0"/>
            <w:rtl/>
          </w:rPr>
          <w:delText xml:space="preserve"> </w:delText>
        </w:r>
      </w:del>
      <w:r w:rsidRPr="00464129">
        <w:rPr>
          <w:rStyle w:val="afffff0"/>
          <w:rFonts w:hint="cs"/>
          <w:rtl/>
        </w:rPr>
        <w:t>'</w:t>
      </w:r>
      <w:ins w:id="90593" w:author="Claude - סמנטי" w:date="2026-10-11T12:26:16Z">
        <w:r>
          <w:rPr>
            <w:rStyle w:val="afffff0"/>
            <w:rtl/>
          </w:rPr>
          <w:t xml:space="preserve">לֹא יֵחָשֵׁב</w:t>
        </w:r>
      </w:ins>
      <w:del w:id="90594" w:author="Claude - סמנטי" w:date="2026-10-11T12:26:16Z">
        <w:r w:rsidRPr="00464129">
          <w:rPr>
            <w:rStyle w:val="afffff0"/>
            <w:rtl/>
          </w:rPr>
          <w:delText xml:space="preserve">לא יחשב</w:delText>
        </w:r>
      </w:del>
      <w:r w:rsidRPr="00464129">
        <w:rPr>
          <w:rStyle w:val="afffff0"/>
          <w:rFonts w:hint="cs"/>
          <w:rtl/>
        </w:rPr>
        <w:t xml:space="preserve">' </w:t>
      </w:r>
      <w:ins w:id="96973" w:author="מנוע מכני" w:date="2026-10-11T12:04:39Z">
        <w:r>
          <w:rPr>
            <w:rFonts w:hint="cs"/>
            <w:rtl/>
          </w:rPr>
          <w:t xml:space="preserve">צריך</w:t>
        </w:r>
      </w:ins>
      <w:del w:id="96974" w:author="מנוע מכני" w:date="2026-10-11T12:04:39Z">
        <w:r>
          <w:rPr>
            <w:rFonts w:hint="cs"/>
            <w:rtl/>
          </w:rPr>
          <w:delText xml:space="preserve">מיבעי</w:delText>
        </w:r>
      </w:del>
      <w:r>
        <w:rPr>
          <w:rFonts w:hint="cs"/>
          <w:rtl/>
        </w:rPr>
        <w:t xml:space="preserve"> </w:t>
      </w:r>
      <w:r>
        <w:rPr>
          <w:rStyle w:val="2fb"/>
          <w:rFonts w:hint="cs"/>
          <w:rtl/>
        </w:rPr>
        <w:t xml:space="preserve">לכדרי</w:t>
      </w:r>
      <w:r>
        <w:rPr>
          <w:rStyle w:val="2fb"/>
          <w:rtl/>
        </w:rPr>
        <w:t>"</w:t>
      </w:r>
      <w:r>
        <w:rPr>
          <w:rStyle w:val="2fb"/>
          <w:rFonts w:hint="cs"/>
          <w:rtl/>
        </w:rPr>
        <w:t>נ</w:t>
      </w:r>
      <w:r>
        <w:rPr>
          <w:rtl/>
        </w:rPr>
        <w:t xml:space="preserve">: </w:t>
      </w:r>
      <w:r w:rsidR="00170467">
        <w:rPr>
          <w:rFonts w:hint="cs"/>
          <w:rtl/>
        </w:rPr>
        <w:t>ד</w:t>
      </w:r>
      <w:r>
        <w:rPr>
          <w:rtl/>
        </w:rPr>
        <w:t>לא יערב בו מחשבות אחרות.</w:t>
      </w:r>
      <w:r w:rsidR="00170467">
        <w:rPr>
          <w:rFonts w:hint="cs"/>
          <w:rtl/>
        </w:rPr>
        <w:t xml:space="preserve"> שמוציאות זו מזו.</w:t>
      </w:r>
    </w:p>
    <w:p>
      <w:pPr>
        <w:pStyle w:val="afffff8"/>
        <w:rPr>
          <w:ins w:id="90521" w:author="קלוד" w:date="2026-10-11T12:29:36Z"/>
        </w:rPr>
      </w:pPr>
      <w:ins w:id="90522" w:author="קלוד" w:date="2026-10-11T12:29:36Z">
        <w:r>
          <w:rPr>
            <w:color w:val="7B3F00"/>
          </w:rPr>
          <w:t xml:space="preserve">מחשב בקדשים - האם לוקה על 'לא יחשב'?</w:t>
        </w:r>
      </w:ins>
    </w:p>
    <w:p>
      <w:pPr>
        <w:pStyle w:val="38"/>
        <w:rPr>
          <w:ins w:id="98503" w:author="מנוע מכני" w:date="2026-10-11T12:04:39Z"/>
        </w:rPr>
      </w:pPr>
      <w:r>
        <w:t xml:space="preserve">ורב מרי </w:t>
      </w:r>
      <w:ins w:id="96597" w:author="מנוע מכני" w:date="2026-10-11T12:04:39Z">
        <w:r>
          <w:t xml:space="preserve">שונה</w:t>
        </w:r>
      </w:ins>
      <w:del w:id="96598" w:author="מנוע מכני" w:date="2026-10-11T12:04:39Z">
        <w:r>
          <w:delText xml:space="preserve">מתני</w:delText>
        </w:r>
      </w:del>
      <w:r>
        <w:t xml:space="preserve">, </w:t>
      </w:r>
      <w:r>
        <w:t xml:space="preserve">אמר</w:t>
      </w:r>
      <w:r>
        <w:t xml:space="preserve"> רבי ינאי:</w:t>
      </w:r>
    </w:p>
    <w:p w:rsidR="00DA63EC" w:rsidRDefault="00DA63EC" w:rsidP="00DA63EC">
      <w:pPr>
        <w:tabs>
          <w:tab w:val="left" w:pos="0"/>
          <w:tab w:val="center" w:pos="2835"/>
        </w:tabs>
        <w:rPr>
          <w:rtl/>
        </w:rPr>
      </w:pPr>
      <w:del w:id="98504" w:author="מנוע מכני" w:date="2026-10-11T12:04:39Z">
        <w:r>
          <w:rPr>
            <w:rtl/>
          </w:rPr>
          <w:delText xml:space="preserve"> </w:delText>
        </w:r>
      </w:del>
      <w:r>
        <w:rPr>
          <w:rtl/>
        </w:rPr>
        <w:t xml:space="preserve">מנין למחשב בקדשים שהוא לוקה? </w:t>
      </w:r>
      <w:r>
        <w:rPr>
          <w:rtl/>
        </w:rPr>
        <w:t xml:space="preserve">ת"ל</w:t>
      </w:r>
      <w:r>
        <w:rPr>
          <w:rtl/>
        </w:rPr>
        <w:t xml:space="preserve"> </w:t>
      </w:r>
      <w:r w:rsidRPr="005608A0">
        <w:rPr>
          <w:rStyle w:val="afffff0"/>
          <w:rFonts w:hint="cs"/>
          <w:rtl/>
        </w:rPr>
        <w:t>'</w:t>
      </w:r>
      <w:r w:rsidRPr="005608A0">
        <w:rPr>
          <w:rStyle w:val="afffff0"/>
          <w:rtl/>
        </w:rPr>
        <w:t>לא יחשב</w:t>
      </w:r>
      <w:r>
        <w:rPr>
          <w:rtl/>
        </w:rPr>
        <w:t>.</w:t>
      </w:r>
    </w:p>
    <w:p>
      <w:pPr>
        <w:pStyle w:val="38"/>
        <w:rPr>
          <w:ins w:id="98505" w:author="מנוע מכני" w:date="2026-10-11T12:04:39Z"/>
        </w:rPr>
      </w:pPr>
      <w:r>
        <w:t xml:space="preserve">א"ל</w:t>
      </w:r>
      <w:r>
        <w:t xml:space="preserve"> רב אשי לרב מרי:</w:t>
      </w:r>
    </w:p>
    <w:p w:rsidR="00DA63EC" w:rsidRDefault="00DA63EC" w:rsidP="00DA63EC">
      <w:pPr>
        <w:tabs>
          <w:tab w:val="left" w:pos="0"/>
          <w:tab w:val="center" w:pos="2835"/>
        </w:tabs>
        <w:rPr>
          <w:rtl/>
        </w:rPr>
      </w:pPr>
      <w:del w:id="98506" w:author="מנוע מכני" w:date="2026-10-11T12:04:39Z">
        <w:r>
          <w:rPr>
            <w:rtl/>
          </w:rPr>
          <w:delText xml:space="preserve"> </w:delText>
        </w:r>
      </w:del>
      <w:ins w:id="90991" w:author="מנוע מכני" w:date="2026-10-11T12:04:39Z">
        <w:r>
          <w:rPr>
            <w:rtl/>
          </w:rPr>
          <w:t xml:space="preserve">לא</w:t>
        </w:r>
      </w:ins>
      <w:del w:id="90992" w:author="מנוע מכני" w:date="2026-10-11T12:04:39Z">
        <w:r>
          <w:rPr>
            <w:rtl/>
          </w:rPr>
          <w:delText xml:space="preserve">לאו</w:delText>
        </w:r>
      </w:del>
      <w:r>
        <w:rPr>
          <w:rtl/>
        </w:rPr>
        <w:t xml:space="preserve"> שאין בו מעשה הוא, וכל </w:t>
      </w:r>
      <w:ins w:id="90993" w:author="מנוע מכני" w:date="2026-10-11T12:04:39Z">
        <w:r>
          <w:rPr>
            <w:rtl/>
          </w:rPr>
          <w:t xml:space="preserve">לא</w:t>
        </w:r>
      </w:ins>
      <w:del w:id="90994" w:author="מנוע מכני" w:date="2026-10-11T12:04:39Z">
        <w:r>
          <w:rPr>
            <w:rtl/>
          </w:rPr>
          <w:delText xml:space="preserve">לאו</w:delText>
        </w:r>
      </w:del>
      <w:r>
        <w:rPr>
          <w:rtl/>
        </w:rPr>
        <w:t xml:space="preserve"> שאין בו מעשה אין לוקין עליו! </w:t>
      </w:r>
    </w:p>
    <w:p w:rsidR="00DA63EC" w:rsidRDefault="00DA63EC" w:rsidP="00DA63EC">
      <w:pPr>
        <w:pStyle w:val="affffb"/>
        <w:rPr>
          <w:rtl/>
        </w:rPr>
      </w:pPr>
      <w:r>
        <w:rPr>
          <w:rtl/>
        </w:rPr>
        <w:t xml:space="preserve">- </w:t>
      </w:r>
      <w:r>
        <w:rPr>
          <w:rFonts w:hint="cs"/>
          <w:rtl/>
        </w:rPr>
        <w:t>א</w:t>
      </w:r>
      <w:r>
        <w:rPr>
          <w:rtl/>
        </w:rPr>
        <w:t>"</w:t>
      </w:r>
      <w:r>
        <w:rPr>
          <w:rFonts w:hint="cs"/>
          <w:rtl/>
        </w:rPr>
        <w:t xml:space="preserve">ל</w:t>
      </w:r>
      <w:r>
        <w:rPr>
          <w:rFonts w:hint="cs"/>
          <w:rtl/>
        </w:rPr>
        <w:t xml:space="preserve"> </w:t>
      </w:r>
      <w:r>
        <w:rPr>
          <w:rStyle w:val="2fb"/>
          <w:rFonts w:hint="cs"/>
          <w:rtl/>
        </w:rPr>
        <w:t xml:space="preserve">ר</w:t>
      </w:r>
      <w:r>
        <w:rPr>
          <w:rStyle w:val="2fb"/>
          <w:rtl/>
        </w:rPr>
        <w:t>"</w:t>
      </w:r>
      <w:r>
        <w:rPr>
          <w:rStyle w:val="2fb"/>
          <w:rFonts w:hint="cs"/>
          <w:rtl/>
        </w:rPr>
        <w:t xml:space="preserve">י</w:t>
      </w:r>
      <w:r>
        <w:rPr>
          <w:rFonts w:hint="cs"/>
          <w:rtl/>
        </w:rPr>
        <w:t xml:space="preserve"> היא </w:t>
      </w:r>
      <w:ins w:id="90995" w:author="מנוע מכני" w:date="2026-10-11T12:04:39Z">
        <w:r>
          <w:rPr>
            <w:rFonts w:hint="cs"/>
            <w:rtl/>
          </w:rPr>
          <w:t xml:space="preserve">דלא</w:t>
        </w:r>
      </w:ins>
      <w:del w:id="90996" w:author="מנוע מכני" w:date="2026-10-11T12:04:39Z">
        <w:r>
          <w:rPr>
            <w:rFonts w:hint="cs"/>
            <w:rtl/>
          </w:rPr>
          <w:delText xml:space="preserve">ד</w:delText>
        </w:r>
        <w:r>
          <w:rPr>
            <w:rtl/>
          </w:rPr>
          <w:delText xml:space="preserve">לאו</w:delText>
        </w:r>
      </w:del>
      <w:r>
        <w:rPr>
          <w:rtl/>
        </w:rPr>
        <w:t xml:space="preserve"> שאין בו מעשה לוקין עליו.</w:t>
      </w:r>
    </w:p>
    <w:p w:rsidR="00DA63EC" w:rsidRDefault="00DA63EC" w:rsidP="00DA63EC">
      <w:pPr>
        <w:pStyle w:val="affffd"/>
        <w:rPr>
          <w:rtl/>
        </w:rPr>
      </w:pPr>
      <w:r>
        <w:rPr>
          <w:rtl/>
        </w:rPr>
        <w:t>׹</w:t>
      </w:r>
    </w:p>
    <w:p>
      <w:pPr>
        <w:pStyle w:val="MishnaBatzad"/>
        <w:rPr>
          <w:ins w:id="20330" w:author="קלוד" w:date="2026-10-11T09:07:24Z"/>
        </w:rPr>
      </w:pPr>
      <w:ins w:id="20329" w:author="קלוד" w:date="2026-10-11T09:07:24Z">
        <w:r>
          <w:t xml:space="preserve">משנה ג</w:t>
        </w:r>
      </w:ins>
    </w:p>
    <w:p w:rsidR="00DA63EC" w:rsidRPr="000A334C" w:rsidRDefault="00DA63EC" w:rsidP="003B6D22">
      <w:pPr>
        <w:pStyle w:val="afff9"/>
        <w:rPr>
          <w:del w:id="20196" w:author="קלוד" w:date="2026-10-11T09:07:24Z"/>
          <w:rtl/>
        </w:rPr>
      </w:pPr>
      <w:del w:id="20195" w:author="קלוד" w:date="2026-10-11T09:07:24Z">
        <w:r w:rsidRPr="000A334C">
          <w:rPr>
            <w:rtl/>
          </w:rPr>
          <w:delText xml:space="preserve">מתני'.</w:delText>
        </w:r>
      </w:del>
    </w:p>
    <w:p w:rsidR="00DA63EC" w:rsidRPr="000A334C" w:rsidRDefault="00DA63EC" w:rsidP="003B6D22">
      <w:pPr>
        <w:pStyle w:val="afff9"/>
        <w:spacing w:before="120"/>
        <w:rPr>
          <w:rtl/>
        </w:rPr>
        <w:pPrChange w:id="90008" w:author="קלוד" w:date="2026-10-11T12:09:42Z">
          <w:pPr>
            <w:pStyle w:val="afff9"/>
          </w:pPr>
        </w:pPrChange>
      </w:pPr>
      <w:r w:rsidRPr="000A334C">
        <w:rPr>
          <w:rtl/>
        </w:rPr>
        <w:t xml:space="preserve">זה הכלל: כל השוחט, והמקבל, והמהלך, והזורק, לאכול דבר שדרכו לאכול, ולהקטיר דבר שדרכו להקטיר כזית, </w:t>
      </w:r>
    </w:p>
    <w:p w:rsidR="00DA63EC" w:rsidRPr="000A334C" w:rsidRDefault="00DA63EC" w:rsidP="003B6D22">
      <w:pPr>
        <w:pStyle w:val="afff9"/>
        <w:rPr>
          <w:rtl/>
        </w:rPr>
      </w:pPr>
      <w:r w:rsidRPr="000A334C">
        <w:rPr>
          <w:rtl/>
        </w:rPr>
        <w:tab/>
        <w:t xml:space="preserve">חוץ למקומו - פסול ואין בו כרת, </w:t>
      </w:r>
    </w:p>
    <w:p w:rsidR="00DA63EC" w:rsidRPr="000A334C" w:rsidRDefault="00DA63EC" w:rsidP="003B6D22">
      <w:pPr>
        <w:pStyle w:val="afff9"/>
        <w:rPr>
          <w:rtl/>
        </w:rPr>
      </w:pPr>
      <w:r w:rsidRPr="000A334C">
        <w:rPr>
          <w:rtl/>
        </w:rPr>
        <w:tab/>
        <w:t>חוץ לזמנו - פגול וחייבין עליו כרת, ובלבד שיקריב המתיר כמצותו.</w:t>
      </w:r>
    </w:p>
    <w:p w:rsidR="00DA63EC" w:rsidRPr="000A334C" w:rsidRDefault="00DA63EC" w:rsidP="003B6D22">
      <w:pPr>
        <w:pStyle w:val="afff9"/>
        <w:rPr>
          <w:rtl/>
        </w:rPr>
      </w:pPr>
      <w:r w:rsidRPr="000A334C">
        <w:rPr>
          <w:rtl/>
        </w:rPr>
        <w:t xml:space="preserve">כיצד קרב המתיר כמצותו? </w:t>
      </w:r>
    </w:p>
    <w:p w:rsidR="00DA63EC" w:rsidRPr="000A334C" w:rsidRDefault="00DA63EC" w:rsidP="003B6D22">
      <w:pPr>
        <w:pStyle w:val="afff9"/>
        <w:rPr>
          <w:rtl/>
        </w:rPr>
      </w:pPr>
      <w:r w:rsidRPr="000A334C">
        <w:rPr>
          <w:rtl/>
        </w:rPr>
        <w:tab/>
        <w:t xml:space="preserve">שחט בשתיקה קבל והלך וזרק חוץ לזמנו, או ששחט חוץ לזמנו וקבל והלך </w:t>
      </w:r>
      <w:r w:rsidRPr="00FE1B89">
        <w:rPr>
          <w:rtl/>
        </w:rPr>
        <w:t>וזרק בשתיקה, או ששחט וקבל והלך וזרק חוץ לזמנו זהו שמקריב המתיר כמצותו.</w:t>
      </w:r>
    </w:p>
    <w:p w:rsidR="00DA63EC" w:rsidRPr="000A334C" w:rsidRDefault="00DA63EC" w:rsidP="003B6D22">
      <w:pPr>
        <w:pStyle w:val="afff9"/>
        <w:rPr>
          <w:rtl/>
        </w:rPr>
      </w:pPr>
      <w:r w:rsidRPr="000A334C">
        <w:rPr>
          <w:rtl/>
        </w:rPr>
        <w:t xml:space="preserve">כיצד לא קרב המתיר כמצותו? </w:t>
      </w:r>
    </w:p>
    <w:p w:rsidR="00DA63EC" w:rsidRPr="000A334C" w:rsidRDefault="00DA63EC" w:rsidP="003B6D22">
      <w:pPr>
        <w:pStyle w:val="afff9"/>
        <w:rPr>
          <w:rtl/>
        </w:rPr>
      </w:pPr>
      <w:r w:rsidRPr="000A334C">
        <w:rPr>
          <w:rtl/>
        </w:rPr>
        <w:tab/>
        <w:t xml:space="preserve">שחט חוץ למקומו קבל והלך וזרק חוץ לזמנו, או ששחט חוץ לזמנו קבל והלך וזרק חוץ למקומו, </w:t>
      </w:r>
    </w:p>
    <w:p w:rsidR="00DA63EC" w:rsidRPr="000A334C" w:rsidRDefault="00DA63EC" w:rsidP="003B6D22">
      <w:pPr>
        <w:pStyle w:val="afff9"/>
        <w:rPr>
          <w:rtl/>
        </w:rPr>
      </w:pPr>
      <w:r w:rsidRPr="000A334C">
        <w:rPr>
          <w:rtl/>
        </w:rPr>
        <w:tab/>
        <w:t xml:space="preserve">או ששחט וקבל והלך וזרק חוץ למקומו, הפסח והחטאת ששחטן שלא לשמן וקבל והלך וזרק חוץ לזמנו, </w:t>
      </w:r>
    </w:p>
    <w:p w:rsidR="00DA63EC" w:rsidRPr="000A334C" w:rsidRDefault="00DA63EC" w:rsidP="003B6D22">
      <w:pPr>
        <w:pStyle w:val="afff9"/>
        <w:rPr>
          <w:rtl/>
        </w:rPr>
      </w:pPr>
      <w:r w:rsidRPr="000A334C">
        <w:rPr>
          <w:rtl/>
        </w:rPr>
        <w:tab/>
        <w:t>או ששחט חוץ לזמנו קיבל והלך וזרק שלא לשמן, או ששחט וקבל והלך וזרק דמן שלא לשמן - זהו שלא קרב המתיר כמצותו.</w:t>
      </w:r>
    </w:p>
    <w:p w:rsidR="00DA63EC" w:rsidRPr="000A334C" w:rsidRDefault="00DA63EC" w:rsidP="003B6D22">
      <w:pPr>
        <w:pStyle w:val="afff9"/>
        <w:rPr>
          <w:rtl/>
        </w:rPr>
      </w:pPr>
    </w:p>
    <w:p w:rsidR="00DA63EC" w:rsidRPr="000A334C" w:rsidRDefault="00DA63EC" w:rsidP="003B6D22">
      <w:pPr>
        <w:pStyle w:val="afff9"/>
        <w:rPr>
          <w:rtl/>
        </w:rPr>
      </w:pPr>
      <w:r w:rsidRPr="000A334C">
        <w:rPr>
          <w:rtl/>
        </w:rPr>
        <w:tab/>
        <w:t>לאכול כזית בחוץ כזית למחר, כזית למחר כזית בחוץ, כחצי זית בחוץ כחצי זית למחר, כחצי זית למחר כחצי זית בחוץ - פסול ואין בו כרת.</w:t>
      </w:r>
    </w:p>
    <w:p w:rsidR="00DA63EC" w:rsidRPr="000A334C" w:rsidRDefault="00DA63EC" w:rsidP="003B6D22">
      <w:pPr>
        <w:pStyle w:val="afff9"/>
        <w:rPr>
          <w:rtl/>
        </w:rPr>
      </w:pPr>
      <w:r>
        <w:rPr>
          <w:rtl/>
        </w:rPr>
        <w:t xml:space="preserve">אמר </w:t>
      </w:r>
      <w:r>
        <w:rPr>
          <w:rStyle w:val="TanaimMishna"/>
          <w:rtl/>
          <w:rPrChange w:id="20008" w:author="קלוד" w:date="2026-10-11T09:07:24Z">
            <w:rPr>
              <w:rtl/>
            </w:rPr>
          </w:rPrChange>
        </w:rPr>
        <w:t xml:space="preserve">רבי יהודה</w:t>
      </w:r>
      <w:r>
        <w:rPr>
          <w:rtl/>
        </w:rPr>
        <w:t xml:space="preserve">, זה הכלל: </w:t>
      </w:r>
    </w:p>
    <w:p w:rsidR="00DA63EC" w:rsidRPr="000A334C" w:rsidRDefault="00DA63EC" w:rsidP="003B6D22">
      <w:pPr>
        <w:pStyle w:val="afff9"/>
        <w:rPr>
          <w:rtl/>
        </w:rPr>
      </w:pPr>
      <w:r w:rsidRPr="000A334C">
        <w:rPr>
          <w:rtl/>
        </w:rPr>
        <w:tab/>
        <w:t xml:space="preserve">כל שמחשבת הזמן קדמה למחשבת המקום - פגול וחייבין עליו כרת, </w:t>
      </w:r>
    </w:p>
    <w:p w:rsidR="00DA63EC" w:rsidRPr="000A334C" w:rsidRDefault="00DA63EC" w:rsidP="003B6D22">
      <w:pPr>
        <w:pStyle w:val="afff9"/>
        <w:rPr>
          <w:rtl/>
        </w:rPr>
      </w:pPr>
      <w:r w:rsidRPr="000A334C">
        <w:rPr>
          <w:rtl/>
        </w:rPr>
        <w:tab/>
        <w:t>ואם מחשבת המקום קדמה למחשבת הזמן - פסול ואין בו כרת;</w:t>
      </w:r>
    </w:p>
    <w:p w:rsidR="00DA63EC" w:rsidRPr="000A334C" w:rsidRDefault="00DA63EC" w:rsidP="003B6D22">
      <w:pPr>
        <w:pStyle w:val="afff9"/>
        <w:rPr>
          <w:rtl/>
        </w:rPr>
      </w:pPr>
      <w:r>
        <w:rPr>
          <w:rtl/>
        </w:rPr>
        <w:t xml:space="preserve">ו</w:t>
      </w:r>
      <w:r>
        <w:rPr>
          <w:rStyle w:val="TanaimMishna"/>
          <w:rtl/>
          <w:rPrChange w:id="20009" w:author="קלוד" w:date="2026-10-11T09:07:24Z">
            <w:rPr>
              <w:rtl/>
            </w:rPr>
          </w:rPrChange>
        </w:rPr>
        <w:t xml:space="preserve">חכמים</w:t>
      </w:r>
      <w:r>
        <w:rPr>
          <w:rtl/>
        </w:rPr>
        <w:t xml:space="preserve"> אומרים</w:t>
      </w:r>
      <w:r>
        <w:rPr>
          <w:rStyle w:val="TanaimMishna"/>
          <w:rtl/>
          <w:rPrChange w:id="102790" w:author="Claude" w:date="2026-10-11T09:07:44Z">
            <w:rPr>
              <w:rtl/>
            </w:rPr>
          </w:rPrChange>
        </w:rPr>
        <w:t xml:space="preserve">:</w:t>
      </w:r>
      <w:r>
        <w:rPr>
          <w:rtl/>
        </w:rPr>
        <w:t xml:space="preserve"> זה וזה פסול ואין בו כרת.</w:t>
      </w:r>
    </w:p>
    <w:p w:rsidR="00DA63EC" w:rsidRPr="000A334C" w:rsidRDefault="00DA63EC" w:rsidP="003B6D22">
      <w:pPr>
        <w:pStyle w:val="afff9"/>
        <w:rPr>
          <w:rtl/>
        </w:rPr>
      </w:pPr>
      <w:r w:rsidRPr="000A334C">
        <w:rPr>
          <w:rtl/>
        </w:rPr>
        <w:t>לאכול כחצי זית להקטיר כחצי כזית - כשר, שאין אכילה והקטרה מצטרפין.</w:t>
      </w:r>
    </w:p>
    <w:p w:rsidR="00DA63EC" w:rsidRDefault="00DA63EC" w:rsidP="00DA63EC">
      <w:pPr>
        <w:pStyle w:val="affffd"/>
        <w:rPr>
          <w:rtl/>
        </w:rPr>
      </w:pPr>
      <w:r>
        <w:rPr>
          <w:rtl/>
        </w:rPr>
        <w:t>׹</w:t>
      </w:r>
    </w:p>
    <w:p>
      <w:pPr>
        <w:pStyle w:val="afffff8"/>
        <w:rPr>
          <w:ins w:id="90519" w:author="קלוד" w:date="2026-10-11T12:29:36Z"/>
        </w:rPr>
      </w:pPr>
      <w:ins w:id="90520" w:author="קלוד" w:date="2026-10-11T12:29:36Z">
        <w:r>
          <w:rPr>
            <w:color w:val="7B3F00"/>
          </w:rPr>
          <w:t xml:space="preserve">מחשבת זמן ומקום - בשתי עבודות או בעבודה אחת</w:t>
        </w:r>
      </w:ins>
    </w:p>
    <w:p w:rsidR="00DA63EC" w:rsidRDefault="00DA63EC" w:rsidP="00DA63EC">
      <w:pPr>
        <w:tabs>
          <w:tab w:val="left" w:pos="0"/>
          <w:tab w:val="center" w:pos="2835"/>
        </w:tabs>
        <w:rPr>
          <w:rtl/>
        </w:rPr>
      </w:pPr>
      <w:r>
        <w:rPr>
          <w:rtl/>
        </w:rPr>
        <w:t xml:space="preserve">• אילפא: מחלוקת בשתי עבודות, אבל בעבודה אחת - דברי הכל עירוב מחשבות הוי</w:t>
      </w:r>
      <w:ins w:id="94369" w:author="מנוע מכני" w:date="2026-10-11T12:04:39Z">
        <w:r>
          <w:rPr>
            <w:rtl/>
          </w:rPr>
          <w:t xml:space="preserve">,</w:t>
        </w:r>
      </w:ins>
      <w:del w:id="94370" w:author="מנוע מכני" w:date="2026-10-11T12:04:39Z">
        <w:r>
          <w:rPr>
            <w:rtl/>
          </w:rPr>
          <w:delText xml:space="preserve">;</w:delText>
        </w:r>
      </w:del>
    </w:p>
    <w:p>
      <w:pPr>
        <w:pStyle w:val="38"/>
        <w:rPr>
          <w:ins w:id="98507" w:author="מנוע מכני" w:date="2026-10-11T12:04:39Z"/>
        </w:rPr>
      </w:pPr>
      <w:ins w:id="90255" w:author="מנוע מכני" w:date="2026-10-11T12:04:39Z">
        <w:r>
          <w:t xml:space="preserve">ורי"ו</w:t>
        </w:r>
      </w:ins>
      <w:del w:id="90256" w:author="מנוע מכני" w:date="2026-10-11T12:04:39Z">
        <w:r>
          <w:delText xml:space="preserve">ורבי יוחנ</w:delText>
        </w:r>
        <w:r>
          <w:delText xml:space="preserve">ן</w:delText>
        </w:r>
      </w:del>
      <w:r>
        <w:t xml:space="preserve">:</w:t>
      </w:r>
    </w:p>
    <w:p w:rsidR="00DA63EC" w:rsidRDefault="00DA63EC" w:rsidP="00DA63EC">
      <w:pPr>
        <w:tabs>
          <w:tab w:val="left" w:pos="0"/>
          <w:tab w:val="center" w:pos="2835"/>
        </w:tabs>
        <w:rPr>
          <w:rtl/>
        </w:rPr>
      </w:pPr>
      <w:del w:id="98508" w:author="מנוע מכני" w:date="2026-10-11T12:04:39Z">
        <w:r>
          <w:rPr>
            <w:rtl/>
          </w:rPr>
          <w:delText xml:space="preserve"> </w:delText>
        </w:r>
      </w:del>
      <w:r>
        <w:rPr>
          <w:rtl/>
        </w:rPr>
        <w:t xml:space="preserve">אף בעבודה אחת מחלוקת.</w:t>
      </w:r>
    </w:p>
    <w:p w:rsidR="00DA63EC" w:rsidRDefault="00DA63EC" w:rsidP="00DA63EC">
      <w:pPr>
        <w:tabs>
          <w:tab w:val="left" w:pos="0"/>
          <w:tab w:val="center" w:pos="2835"/>
        </w:tabs>
        <w:rPr>
          <w:rtl/>
        </w:rPr>
      </w:pPr>
      <w:r>
        <w:rPr>
          <w:rtl/>
        </w:rPr>
        <w:t xml:space="preserve">לאילפא, מדרישא בשתי עבודות, סיפא </w:t>
      </w:r>
      <w:ins w:id="90997" w:author="מנוע מכני" w:date="2026-10-11T12:04:39Z">
        <w:r>
          <w:rPr>
            <w:rtl/>
          </w:rPr>
          <w:t xml:space="preserve">גם</w:t>
        </w:r>
      </w:ins>
      <w:del w:id="90998" w:author="מנוע מכני" w:date="2026-10-11T12:04:39Z">
        <w:r>
          <w:rPr>
            <w:rtl/>
          </w:rPr>
          <w:delText xml:space="preserve">נמי</w:delText>
        </w:r>
      </w:del>
      <w:r>
        <w:rPr>
          <w:rtl/>
        </w:rPr>
        <w:t xml:space="preserve"> בשתי עבודות</w:t>
      </w:r>
      <w:ins w:id="94371" w:author="מנוע מכני" w:date="2026-10-11T12:04:39Z">
        <w:r>
          <w:rPr>
            <w:rtl/>
          </w:rPr>
          <w:t xml:space="preserve">,</w:t>
        </w:r>
      </w:ins>
      <w:del w:id="94372" w:author="מנוע מכני" w:date="2026-10-11T12:04:39Z">
        <w:r>
          <w:rPr>
            <w:rtl/>
          </w:rPr>
          <w:delText xml:space="preserve">;</w:delText>
        </w:r>
      </w:del>
    </w:p>
    <w:p w:rsidR="00DA63EC" w:rsidRDefault="00DA63EC" w:rsidP="00DA63EC">
      <w:pPr>
        <w:tabs>
          <w:tab w:val="left" w:pos="0"/>
          <w:tab w:val="center" w:pos="2835"/>
        </w:tabs>
        <w:rPr>
          <w:rtl/>
        </w:rPr>
      </w:pPr>
      <w:ins w:id="90257" w:author="מנוע מכני" w:date="2026-10-11T12:04:39Z">
        <w:r>
          <w:rPr>
            <w:rStyle w:val="2fb"/>
            <w:rtl/>
          </w:rPr>
          <w:t xml:space="preserve">לרי"ו</w:t>
        </w:r>
      </w:ins>
      <w:del w:id="90258" w:author="מנוע מכני" w:date="2026-10-11T12:04:39Z">
        <w:r>
          <w:rPr>
            <w:rtl/>
          </w:rPr>
          <w:delText xml:space="preserve">לרבי יוחנן</w:delText>
        </w:r>
      </w:del>
      <w:r>
        <w:rPr>
          <w:rtl/>
        </w:rPr>
        <w:t xml:space="preserve">, רישא בשתי עבודות וסיפא </w:t>
      </w:r>
      <w:r>
        <w:rPr>
          <w:rFonts w:hint="cs"/>
          <w:rtl/>
        </w:rPr>
        <w:t xml:space="preserve">בין </w:t>
      </w:r>
      <w:r>
        <w:rPr>
          <w:rtl/>
        </w:rPr>
        <w:t>בעבודה אחת</w:t>
      </w:r>
      <w:r>
        <w:rPr>
          <w:rFonts w:hint="cs"/>
          <w:rtl/>
        </w:rPr>
        <w:t xml:space="preserve"> בין בשתי עבודות</w:t>
      </w:r>
    </w:p>
    <w:p w:rsidR="00DA63EC" w:rsidRDefault="00DA63EC" w:rsidP="00DA63EC">
      <w:pPr>
        <w:tabs>
          <w:tab w:val="left" w:pos="0"/>
          <w:tab w:val="center" w:pos="2835"/>
        </w:tabs>
        <w:rPr>
          <w:rtl/>
        </w:rPr>
      </w:pPr>
    </w:p>
    <w:p w:rsidR="00DA63EC" w:rsidRDefault="00DA63EC" w:rsidP="00DA63EC">
      <w:pPr>
        <w:pStyle w:val="afff3"/>
        <w:framePr w:wrap="around"/>
        <w:tabs>
          <w:tab w:val="left" w:pos="0"/>
        </w:tabs>
        <w:rPr>
          <w:rtl/>
        </w:rPr>
      </w:pPr>
      <w:r>
        <w:rPr>
          <w:rFonts w:hint="cs"/>
          <w:rtl/>
        </w:rPr>
        <w:lastRenderedPageBreak/>
        <w:t>ל.</w:t>
      </w:r>
    </w:p>
    <w:p>
      <w:pPr>
        <w:pStyle w:val="38"/>
        <w:rPr>
          <w:ins w:id="98510" w:author="מנוע מכני" w:date="2026-10-11T12:04:39Z"/>
        </w:rPr>
      </w:pPr>
      <w:del w:id="98509" w:author="מנוע מכני" w:date="2026-10-11T12:04:39Z">
        <w:r>
          <w:delText xml:space="preserve">•</w:delText>
        </w:r>
      </w:del>
      <w:r>
        <w:t xml:space="preserve"> </w:t>
      </w:r>
      <w:r>
        <w:t xml:space="preserve">תנן</w:t>
      </w:r>
      <w:r>
        <w:t xml:space="preserve">:</w:t>
      </w:r>
    </w:p>
    <w:p w:rsidR="00DA63EC" w:rsidRDefault="00DA63EC" w:rsidP="00170467">
      <w:pPr>
        <w:tabs>
          <w:tab w:val="left" w:pos="0"/>
          <w:tab w:val="center" w:pos="2835"/>
        </w:tabs>
        <w:rPr>
          <w:rtl/>
        </w:rPr>
      </w:pPr>
      <w:del w:id="98511" w:author="מנוע מכני" w:date="2026-10-11T12:04:39Z">
        <w:r>
          <w:rPr>
            <w:rtl/>
          </w:rPr>
          <w:delText xml:space="preserve"> </w:delText>
        </w:r>
      </w:del>
      <w:r>
        <w:rPr>
          <w:rStyle w:val="2fb"/>
          <w:rtl/>
        </w:rPr>
        <w:t xml:space="preserve">א</w:t>
      </w:r>
      <w:ins w:id="90029" w:author="מנוע מכני" w:date="2026-10-11T12:04:39Z">
        <w:r>
          <w:rPr>
            <w:rStyle w:val="2fb"/>
            <w:rFonts w:hint="cs"/>
            <w:rtl/>
          </w:rPr>
          <w:t xml:space="preserve">ר"י</w:t>
        </w:r>
      </w:ins>
      <w:del w:id="90030" w:author="מנוע מכני" w:date="2026-10-11T12:04:39Z">
        <w:r w:rsidR="00170467">
          <w:rPr>
            <w:rFonts w:hint="cs"/>
            <w:rtl/>
          </w:rPr>
          <w:delText xml:space="preserve">ר''י</w:delText>
        </w:r>
      </w:del>
      <w:r w:rsidR="00170467">
        <w:rPr>
          <w:rFonts w:hint="cs"/>
          <w:rtl/>
        </w:rPr>
        <w:t xml:space="preserve"> </w:t>
      </w:r>
      <w:r>
        <w:rPr>
          <w:rtl/>
        </w:rPr>
        <w:t xml:space="preserve">זה הכלל: אם מחשבת הזמן קדמה למחשבת המקום - פיגול וחייבין עליו כרת</w:t>
      </w:r>
      <w:ins w:id="94373" w:author="מנוע מכני" w:date="2026-10-11T12:04:39Z">
        <w:r>
          <w:rPr>
            <w:rtl/>
          </w:rPr>
          <w:t xml:space="preserve">,</w:t>
        </w:r>
      </w:ins>
      <w:del w:id="94374" w:author="מנוע מכני" w:date="2026-10-11T12:04:39Z">
        <w:r>
          <w:rPr>
            <w:rtl/>
          </w:rPr>
          <w:delText xml:space="preserve">;</w:delText>
        </w:r>
      </w:del>
    </w:p>
    <w:p>
      <w:pPr>
        <w:pStyle w:val="38"/>
        <w:rPr>
          <w:ins w:id="98512" w:author="מנוע מכני" w:date="2026-10-11T12:04:39Z"/>
        </w:rPr>
      </w:pPr>
      <w:ins w:id="90259" w:author="מנוע מכני" w:date="2026-10-11T12:04:39Z">
        <w:r>
          <w:t xml:space="preserve">לרי"ו</w:t>
        </w:r>
      </w:ins>
      <w:del w:id="90260" w:author="מנוע מכני" w:date="2026-10-11T12:04:39Z">
        <w:r>
          <w:delText xml:space="preserve">לרבי יוחנן</w:delText>
        </w:r>
      </w:del>
      <w:r>
        <w:t>:</w:t>
      </w:r>
    </w:p>
    <w:p w:rsidR="00DA63EC" w:rsidRDefault="00DA63EC" w:rsidP="00DA63EC">
      <w:pPr>
        <w:tabs>
          <w:tab w:val="left" w:pos="0"/>
          <w:tab w:val="center" w:pos="2835"/>
        </w:tabs>
        <w:rPr>
          <w:rtl/>
        </w:rPr>
      </w:pPr>
      <w:del w:id="98513" w:author="מנוע מכני" w:date="2026-10-11T12:04:39Z">
        <w:r>
          <w:rPr>
            <w:rtl/>
          </w:rPr>
          <w:delText xml:space="preserve"> </w:delText>
        </w:r>
      </w:del>
      <w:r>
        <w:rPr>
          <w:rtl/>
        </w:rPr>
        <w:t xml:space="preserve">היינו דקתני זה הכלל,</w:t>
      </w:r>
    </w:p>
    <w:p w:rsidR="00DA63EC" w:rsidRDefault="00DA63EC" w:rsidP="00DA63EC">
      <w:pPr>
        <w:tabs>
          <w:tab w:val="left" w:pos="0"/>
          <w:tab w:val="center" w:pos="2835"/>
        </w:tabs>
        <w:rPr>
          <w:rtl/>
        </w:rPr>
      </w:pPr>
      <w:r>
        <w:rPr>
          <w:rtl/>
        </w:rPr>
        <w:t>לאילפא</w:t>
      </w:r>
      <w:r>
        <w:rPr>
          <w:rFonts w:hint="cs"/>
          <w:rtl/>
        </w:rPr>
        <w:t>:</w:t>
      </w:r>
      <w:r>
        <w:rPr>
          <w:rtl/>
        </w:rPr>
        <w:t xml:space="preserve"> </w:t>
      </w:r>
      <w:ins w:id="92677" w:author="מנוע מכני" w:date="2026-10-11T12:04:39Z">
        <w:r>
          <w:rPr>
            <w:rtl/>
          </w:rPr>
          <w:t xml:space="preserve">מה</w:t>
        </w:r>
      </w:ins>
      <w:del w:id="92678" w:author="מנוע מכני" w:date="2026-10-11T12:04:39Z">
        <w:r>
          <w:rPr>
            <w:rtl/>
          </w:rPr>
          <w:delText xml:space="preserve">מאי</w:delText>
        </w:r>
      </w:del>
      <w:r>
        <w:rPr>
          <w:rtl/>
        </w:rPr>
        <w:t xml:space="preserve"> זה הכלל? </w:t>
      </w:r>
      <w:ins w:id="95549" w:author="מנוע מכני" w:date="2026-10-11T12:04:39Z">
        <w:r>
          <w:rPr>
            <w:b/>
            <w:bCs/>
            <w:rtl/>
          </w:rPr>
          <w:t xml:space="preserve">קשה</w:t>
        </w:r>
      </w:ins>
      <w:del w:id="95550" w:author="מנוע מכני" w:date="2026-10-11T12:04:39Z">
        <w:r w:rsidRPr="00834107">
          <w:rPr>
            <w:b/>
            <w:bCs/>
            <w:rtl/>
          </w:rPr>
          <w:delText xml:space="preserve">קשיא</w:delText>
        </w:r>
      </w:del>
      <w:r>
        <w:rPr>
          <w:rtl/>
        </w:rPr>
        <w:t>.</w:t>
      </w:r>
    </w:p>
    <w:p>
      <w:pPr>
        <w:pStyle w:val="38"/>
        <w:rPr>
          <w:ins w:id="98514" w:author="מנוע מכני" w:date="2026-10-11T12:04:39Z"/>
        </w:rPr>
      </w:pPr>
      <w:r w:rsidRPr="00170467">
        <w:t xml:space="preserve">תנן</w:t>
      </w:r>
      <w:r w:rsidRPr="00170467">
        <w:t xml:space="preserve"> </w:t>
      </w:r>
      <w:ins w:id="90999" w:author="מנוע מכני" w:date="2026-10-11T12:04:39Z">
        <w:r>
          <w:t xml:space="preserve">שם</w:t>
        </w:r>
      </w:ins>
      <w:del w:id="91000" w:author="מנוע מכני" w:date="2026-10-11T12:04:39Z">
        <w:r w:rsidRPr="00170467">
          <w:delText xml:space="preserve">התם</w:delText>
        </w:r>
      </w:del>
      <w:r w:rsidRPr="00170467">
        <w:t xml:space="preserve">:</w:t>
      </w:r>
    </w:p>
    <w:p w:rsidR="00DA63EC" w:rsidRDefault="00DA63EC" w:rsidP="00DA63EC">
      <w:pPr>
        <w:tabs>
          <w:tab w:val="left" w:pos="0"/>
          <w:tab w:val="center" w:pos="2835"/>
        </w:tabs>
        <w:rPr>
          <w:rtl/>
        </w:rPr>
      </w:pPr>
      <w:del w:id="98515" w:author="מנוע מכני" w:date="2026-10-11T12:04:39Z">
        <w:r>
          <w:rPr>
            <w:rtl/>
          </w:rPr>
          <w:delText xml:space="preserve"> </w:delText>
        </w:r>
      </w:del>
      <w:r>
        <w:rPr>
          <w:rtl/>
        </w:rPr>
        <w:t xml:space="preserve">הרי זו תמורת עולה תמורת שלמים – </w:t>
      </w:r>
      <w:r>
        <w:rPr>
          <w:rStyle w:val="2fb"/>
          <w:rFonts w:hint="cs"/>
          <w:rtl/>
        </w:rPr>
        <w:t>לר</w:t>
      </w:r>
      <w:r>
        <w:rPr>
          <w:rStyle w:val="2fb"/>
          <w:rtl/>
        </w:rPr>
        <w:t>"</w:t>
      </w:r>
      <w:r>
        <w:rPr>
          <w:rStyle w:val="2fb"/>
          <w:rFonts w:hint="cs"/>
          <w:rtl/>
        </w:rPr>
        <w:t xml:space="preserve">מ</w:t>
      </w:r>
      <w:r>
        <w:rPr>
          <w:rFonts w:hint="cs"/>
          <w:rtl/>
        </w:rPr>
        <w:t xml:space="preserve">: </w:t>
      </w:r>
      <w:r>
        <w:rPr>
          <w:rtl/>
        </w:rPr>
        <w:t>הרי זו תמורת עולה</w:t>
      </w:r>
    </w:p>
    <w:p>
      <w:pPr>
        <w:pStyle w:val="38"/>
        <w:rPr>
          <w:ins w:id="98516" w:author="מנוע מכני" w:date="2026-10-11T12:04:39Z"/>
        </w:rPr>
      </w:pPr>
      <w:del w:id="101628" w:author="מנוע מכני" w:date="2026-10-11T12:04:39Z">
        <w:r>
          <w:delText xml:space="preserve">אמר </w:delText>
        </w:r>
      </w:del>
      <w:r>
        <w:t xml:space="preserve">רבי יוסי:</w:t>
      </w:r>
    </w:p>
    <w:p w:rsidR="00DA63EC" w:rsidRDefault="00DA63EC" w:rsidP="00DA63EC">
      <w:pPr>
        <w:tabs>
          <w:tab w:val="left" w:pos="0"/>
          <w:tab w:val="center" w:pos="2835"/>
        </w:tabs>
        <w:rPr>
          <w:rtl/>
        </w:rPr>
      </w:pPr>
      <w:del w:id="98517" w:author="מנוע מכני" w:date="2026-10-11T12:04:39Z">
        <w:r>
          <w:rPr>
            <w:rtl/>
          </w:rPr>
          <w:delText xml:space="preserve"> </w:delText>
        </w:r>
      </w:del>
      <w:r>
        <w:rPr>
          <w:rtl/>
        </w:rPr>
        <w:t xml:space="preserve">אם לכך נתכוון תחילה, הואיל ואי אפשר להוציא שתי שמות כאחת - דבריו </w:t>
      </w:r>
      <w:r w:rsidRPr="00FE1B89">
        <w:rPr>
          <w:spacing w:val="-4"/>
          <w:rtl/>
        </w:rPr>
        <w:t>קיימין, ואם משאמר הרי זו תמורת עולה ונמלך ואמר הרי זו תמורת שלמים - הרי זו עולה.</w:t>
      </w:r>
    </w:p>
    <w:p w:rsidR="00170467" w:rsidRDefault="00170467" w:rsidP="00DA63EC">
      <w:pPr>
        <w:tabs>
          <w:tab w:val="left" w:pos="0"/>
          <w:tab w:val="center" w:pos="2835"/>
        </w:tabs>
        <w:rPr>
          <w:rtl/>
        </w:rPr>
      </w:pPr>
    </w:p>
    <w:p>
      <w:pPr>
        <w:pStyle w:val="afffff8"/>
        <w:rPr>
          <w:ins w:id="90517" w:author="קלוד" w:date="2026-10-11T12:29:36Z"/>
        </w:rPr>
      </w:pPr>
      <w:ins w:id="90518" w:author="קלוד" w:date="2026-10-11T12:29:36Z">
        <w:r>
          <w:rPr>
            <w:color w:val="7B3F00"/>
          </w:rPr>
          <w:t xml:space="preserve">'תמורת עולה ושלמים' - האם נחלקת לחצאין?</w:t>
        </w:r>
      </w:ins>
    </w:p>
    <w:p>
      <w:pPr>
        <w:pStyle w:val="38"/>
        <w:rPr>
          <w:ins w:id="98519" w:author="מנוע מכני" w:date="2026-10-11T12:04:39Z"/>
        </w:rPr>
      </w:pPr>
      <w:del w:id="98518" w:author="מנוע מכני" w:date="2026-10-11T12:04:39Z">
        <w:r>
          <w:delText xml:space="preserve">•</w:delText>
        </w:r>
      </w:del>
      <w:r>
        <w:t xml:space="preserve"> </w:t>
      </w:r>
      <w:r w:rsidRPr="00435194">
        <w:t>איבעיא להו</w:t>
      </w:r>
      <w:r w:rsidRPr="00027A51">
        <w:t xml:space="preserve">:</w:t>
      </w:r>
    </w:p>
    <w:p w:rsidR="00DA63EC" w:rsidRDefault="00DA63EC" w:rsidP="00DA63EC">
      <w:pPr>
        <w:tabs>
          <w:tab w:val="left" w:pos="0"/>
          <w:tab w:val="center" w:pos="2835"/>
        </w:tabs>
        <w:rPr>
          <w:b/>
          <w:bCs/>
          <w:rtl/>
        </w:rPr>
      </w:pPr>
      <w:del w:id="98520" w:author="מנוע מכני" w:date="2026-10-11T12:04:39Z">
        <w:r w:rsidRPr="00027A51">
          <w:rPr>
            <w:b/>
            <w:bCs/>
            <w:rtl/>
          </w:rPr>
          <w:delText xml:space="preserve"> </w:delText>
        </w:r>
      </w:del>
      <w:r w:rsidRPr="00027A51">
        <w:rPr>
          <w:b/>
          <w:bCs/>
          <w:rtl/>
        </w:rPr>
        <w:t xml:space="preserve">הרי זו תמורת עולה ושלמים, מהו? לחצות, מהו? </w:t>
      </w:r>
    </w:p>
    <w:p>
      <w:pPr>
        <w:pStyle w:val="38"/>
        <w:rPr>
          <w:ins w:id="98521" w:author="מנוע מכני" w:date="2026-10-11T12:04:39Z"/>
        </w:rPr>
      </w:pPr>
      <w:r>
        <w:tab/>
      </w:r>
      <w:r w:rsidRPr="00834107">
        <w:t>אביי</w:t>
      </w:r>
      <w:r>
        <w:t xml:space="preserve">:</w:t>
      </w:r>
    </w:p>
    <w:p w:rsidR="00DA63EC" w:rsidRDefault="00DA63EC" w:rsidP="00DA63EC">
      <w:pPr>
        <w:tabs>
          <w:tab w:val="left" w:pos="0"/>
          <w:tab w:val="center" w:pos="2835"/>
        </w:tabs>
        <w:rPr>
          <w:rtl/>
        </w:rPr>
      </w:pPr>
      <w:del w:id="98522" w:author="מנוע מכני" w:date="2026-10-11T12:04:39Z">
        <w:r>
          <w:rPr>
            <w:rtl/>
          </w:rPr>
          <w:delText xml:space="preserve"> </w:delText>
        </w:r>
      </w:del>
      <w:ins w:id="96337" w:author="מנוע מכני" w:date="2026-10-11T12:04:39Z">
        <w:r>
          <w:rPr>
            <w:rtl/>
          </w:rPr>
          <w:t xml:space="preserve">בזה</w:t>
        </w:r>
      </w:ins>
      <w:del w:id="96338" w:author="מנוע מכני" w:date="2026-10-11T12:04:39Z">
        <w:r>
          <w:rPr>
            <w:rtl/>
          </w:rPr>
          <w:delText xml:space="preserve">בהא</w:delText>
        </w:r>
      </w:del>
      <w:r>
        <w:rPr>
          <w:rtl/>
        </w:rPr>
        <w:t xml:space="preserve"> ודאי מודה </w:t>
      </w:r>
      <w:ins w:id="90261" w:author="מנוע מכני" w:date="2026-10-11T12:04:39Z">
        <w:r>
          <w:rPr>
            <w:rStyle w:val="2fb"/>
            <w:rtl/>
          </w:rPr>
          <w:t xml:space="preserve">ר"מ</w:t>
        </w:r>
      </w:ins>
      <w:del w:id="90262" w:author="מנוע מכני" w:date="2026-10-11T12:04:39Z">
        <w:r>
          <w:rPr>
            <w:rtl/>
          </w:rPr>
          <w:delText xml:space="preserve">רבי מאיר</w:delText>
        </w:r>
      </w:del>
      <w:ins w:id="94375" w:author="מנוע מכני" w:date="2026-10-11T12:04:39Z">
        <w:r>
          <w:rPr>
            <w:rtl/>
          </w:rPr>
          <w:t xml:space="preserve">,</w:t>
        </w:r>
      </w:ins>
      <w:del w:id="94376" w:author="מנוע מכני" w:date="2026-10-11T12:04:39Z">
        <w:r>
          <w:rPr>
            <w:rtl/>
          </w:rPr>
          <w:delText xml:space="preserve">;</w:delText>
        </w:r>
      </w:del>
    </w:p>
    <w:p>
      <w:pPr>
        <w:pStyle w:val="38"/>
        <w:rPr>
          <w:ins w:id="98523" w:author="מנוע מכני" w:date="2026-10-11T12:04:39Z"/>
        </w:rPr>
      </w:pPr>
      <w:r>
        <w:tab/>
      </w:r>
      <w:r w:rsidRPr="00834107">
        <w:t>רבא</w:t>
      </w:r>
      <w:r>
        <w:t xml:space="preserve">:</w:t>
      </w:r>
    </w:p>
    <w:p w:rsidR="00DA63EC" w:rsidRDefault="00DA63EC" w:rsidP="00DA63EC">
      <w:pPr>
        <w:tabs>
          <w:tab w:val="left" w:pos="0"/>
          <w:tab w:val="center" w:pos="2835"/>
        </w:tabs>
        <w:rPr>
          <w:rtl/>
        </w:rPr>
      </w:pPr>
      <w:del w:id="98524" w:author="מנוע מכני" w:date="2026-10-11T12:04:39Z">
        <w:r>
          <w:rPr>
            <w:rtl/>
          </w:rPr>
          <w:delText xml:space="preserve"> </w:delText>
        </w:r>
      </w:del>
      <w:r>
        <w:rPr>
          <w:rtl/>
        </w:rPr>
        <w:t xml:space="preserve">עדיין היא מחלוקת.</w:t>
      </w:r>
    </w:p>
    <w:p>
      <w:pPr>
        <w:pStyle w:val="38"/>
        <w:rPr>
          <w:ins w:id="98525" w:author="מנוע מכני" w:date="2026-10-11T12:04:39Z"/>
        </w:rPr>
      </w:pPr>
      <w:del w:id="101629" w:author="מנוע מכני" w:date="2026-10-11T12:04:39Z">
        <w:r>
          <w:delText xml:space="preserve">אמר </w:delText>
        </w:r>
      </w:del>
      <w:r>
        <w:t xml:space="preserve">רבא לאביי, לדידך דאמרת:</w:t>
      </w:r>
    </w:p>
    <w:p w:rsidR="00DA63EC" w:rsidRDefault="00DA63EC" w:rsidP="00DA63EC">
      <w:pPr>
        <w:tabs>
          <w:tab w:val="left" w:pos="0"/>
          <w:tab w:val="center" w:pos="2835"/>
        </w:tabs>
        <w:rPr>
          <w:rtl/>
        </w:rPr>
      </w:pPr>
      <w:del w:id="98526" w:author="מנוע מכני" w:date="2026-10-11T12:04:39Z">
        <w:r>
          <w:rPr>
            <w:rtl/>
          </w:rPr>
          <w:delText xml:space="preserve"> </w:delText>
        </w:r>
      </w:del>
      <w:ins w:id="96339" w:author="מנוע מכני" w:date="2026-10-11T12:04:39Z">
        <w:r>
          <w:rPr>
            <w:rtl/>
          </w:rPr>
          <w:t xml:space="preserve">בזה</w:t>
        </w:r>
      </w:ins>
      <w:del w:id="96340" w:author="מנוע מכני" w:date="2026-10-11T12:04:39Z">
        <w:r>
          <w:rPr>
            <w:rtl/>
          </w:rPr>
          <w:delText xml:space="preserve">בהא</w:delText>
        </w:r>
      </w:del>
      <w:r>
        <w:rPr>
          <w:rtl/>
        </w:rPr>
        <w:t xml:space="preserve"> ודאי מודה </w:t>
      </w:r>
      <w:r>
        <w:rPr>
          <w:rStyle w:val="2fb"/>
          <w:rtl/>
        </w:rPr>
        <w:t xml:space="preserve">ר"</w:t>
      </w:r>
      <w:r>
        <w:rPr>
          <w:rStyle w:val="2fb"/>
          <w:rFonts w:hint="cs"/>
          <w:rtl/>
        </w:rPr>
        <w:t>מ</w:t>
      </w:r>
      <w:r>
        <w:rPr>
          <w:rtl/>
        </w:rPr>
        <w:t xml:space="preserve">, הרי שחיטה דלכי לחצות דמי, </w:t>
      </w:r>
      <w:ins w:id="91001" w:author="מנוע מכני" w:date="2026-10-11T12:04:39Z">
        <w:r>
          <w:rPr>
            <w:b/>
            <w:bCs/>
            <w:rtl/>
          </w:rPr>
          <w:t xml:space="preserve">וחלקו</w:t>
        </w:r>
      </w:ins>
      <w:del w:id="91002" w:author="מנוע מכני" w:date="2026-10-11T12:04:39Z">
        <w:r w:rsidRPr="005374F8">
          <w:rPr>
            <w:b/>
            <w:bCs/>
            <w:rtl/>
          </w:rPr>
          <w:delText xml:space="preserve">ופליגי</w:delText>
        </w:r>
      </w:del>
      <w:r>
        <w:rPr>
          <w:rtl/>
        </w:rPr>
        <w:t xml:space="preserve">! </w:t>
      </w:r>
    </w:p>
    <w:p>
      <w:pPr>
        <w:pStyle w:val="38"/>
        <w:rPr>
          <w:ins w:id="98527" w:author="מנוע מכני" w:date="2026-10-11T12:04:39Z"/>
        </w:rPr>
      </w:pPr>
      <w:r w:rsidRPr="00170467">
        <w:t>א</w:t>
      </w:r>
      <w:r w:rsidRPr="00170467">
        <w:t>"ל</w:t>
      </w:r>
      <w:r w:rsidR="00DA63EC" w:rsidRPr="00170467">
        <w:t xml:space="preserve">:</w:t>
      </w:r>
    </w:p>
    <w:p w:rsidR="00DA63EC" w:rsidRPr="00170467" w:rsidRDefault="00170467" w:rsidP="00170467">
      <w:pPr>
        <w:tabs>
          <w:tab w:val="left" w:pos="0"/>
          <w:tab w:val="center" w:pos="2835"/>
        </w:tabs>
        <w:rPr>
          <w:spacing w:val="-6"/>
          <w:rtl/>
        </w:rPr>
      </w:pPr>
      <w:del w:id="98528" w:author="מנוע מכני" w:date="2026-10-11T12:04:39Z">
        <w:r w:rsidR="00DA63EC" w:rsidRPr="00170467">
          <w:rPr>
            <w:spacing w:val="-6"/>
            <w:rtl/>
          </w:rPr>
          <w:delText xml:space="preserve"> </w:delText>
        </w:r>
      </w:del>
      <w:r w:rsidR="00DA63EC" w:rsidRPr="00170467">
        <w:rPr>
          <w:spacing w:val="-6"/>
          <w:rtl/>
        </w:rPr>
        <w:t xml:space="preserve">ישנה לשחיטה מתחילה ועד סוף,</w:t>
      </w:r>
      <w:ins w:id="94377" w:author="מנוע מכני" w:date="2026-10-11T12:04:39Z">
        <w:r>
          <w:rPr>
            <w:spacing w:val="-6"/>
            <w:rtl/>
          </w:rPr>
          <w:t xml:space="preserve"> </w:t>
        </w:r>
      </w:ins>
      <w:del w:id="94378" w:author="מנוע מכני" w:date="2026-10-11T12:04:39Z">
        <w:r w:rsidR="00DA63EC" w:rsidRPr="00170467">
          <w:rPr>
            <w:spacing w:val="-6"/>
            <w:rtl/>
          </w:rPr>
          <w:delText xml:space="preserve"> </w:delText>
        </w:r>
        <w:r w:rsidRPr="00170467">
          <w:rPr>
            <w:rFonts w:hint="cs"/>
            <w:spacing w:val="-6"/>
            <w:rtl/>
          </w:rPr>
          <w:delText xml:space="preserve"> </w:delText>
        </w:r>
      </w:del>
      <w:r>
        <w:rPr>
          <w:spacing w:val="-6"/>
          <w:rtl/>
        </w:rPr>
        <w:tab/>
        <w:t>ומשנת</w:t>
      </w:r>
      <w:r>
        <w:rPr>
          <w:rFonts w:hint="cs"/>
          <w:spacing w:val="-6"/>
          <w:rtl/>
        </w:rPr>
        <w:t>י</w:t>
      </w:r>
      <w:r w:rsidRPr="00170467">
        <w:rPr>
          <w:spacing w:val="-6"/>
          <w:rtl/>
        </w:rPr>
        <w:t>נו</w:t>
      </w:r>
      <w:r w:rsidR="00DA63EC" w:rsidRPr="00170467">
        <w:rPr>
          <w:spacing w:val="-6"/>
          <w:rtl/>
        </w:rPr>
        <w:t xml:space="preserve"> דאמר: סימן ראשון</w:t>
      </w:r>
      <w:r>
        <w:rPr>
          <w:spacing w:val="-6"/>
          <w:rtl/>
        </w:rPr>
        <w:t xml:space="preserve"> חוץ לזמנו,</w:t>
      </w:r>
      <w:ins w:id="94379" w:author="מנוע מכני" w:date="2026-10-11T12:04:39Z">
        <w:r>
          <w:rPr>
            <w:spacing w:val="-6"/>
            <w:rtl/>
          </w:rPr>
          <w:t xml:space="preserve"> </w:t>
        </w:r>
      </w:ins>
      <w:del w:id="94380" w:author="מנוע מכני" w:date="2026-10-11T12:04:39Z">
        <w:r>
          <w:rPr>
            <w:spacing w:val="-6"/>
            <w:rtl/>
          </w:rPr>
          <w:delText xml:space="preserve"> </w:delText>
        </w:r>
        <w:r>
          <w:rPr>
            <w:rFonts w:hint="cs"/>
            <w:spacing w:val="-6"/>
            <w:rtl/>
          </w:rPr>
          <w:delText xml:space="preserve"> </w:delText>
        </w:r>
      </w:del>
      <w:r>
        <w:rPr>
          <w:spacing w:val="-6"/>
          <w:rtl/>
        </w:rPr>
        <w:t>שני חוץ למ</w:t>
      </w:r>
      <w:r>
        <w:rPr>
          <w:rFonts w:hint="cs"/>
          <w:spacing w:val="-6"/>
          <w:rtl/>
        </w:rPr>
        <w:t>קומו</w:t>
      </w:r>
    </w:p>
    <w:p w:rsidR="00DA63EC" w:rsidRDefault="00DA63EC" w:rsidP="00DA63EC">
      <w:pPr>
        <w:tabs>
          <w:tab w:val="left" w:pos="0"/>
          <w:tab w:val="center" w:pos="2835"/>
        </w:tabs>
        <w:rPr>
          <w:rtl/>
        </w:rPr>
      </w:pPr>
      <w:r>
        <w:rPr>
          <w:rtl/>
        </w:rPr>
        <w:t xml:space="preserve">• </w:t>
      </w:r>
      <w:r>
        <w:rPr>
          <w:rFonts w:hint="cs"/>
          <w:rtl/>
        </w:rPr>
        <w:t>ו</w:t>
      </w:r>
      <w:r>
        <w:rPr>
          <w:rtl/>
        </w:rPr>
        <w:t xml:space="preserve">קמיצה </w:t>
      </w:r>
      <w:r>
        <w:rPr>
          <w:rFonts w:hint="cs"/>
          <w:rtl/>
        </w:rPr>
        <w:t xml:space="preserve">אפי' </w:t>
      </w:r>
      <w:r>
        <w:rPr>
          <w:rtl/>
        </w:rPr>
        <w:t>ד</w:t>
      </w:r>
      <w:r>
        <w:rPr>
          <w:rFonts w:hint="cs"/>
          <w:rtl/>
        </w:rPr>
        <w:t>כל</w:t>
      </w:r>
      <w:r>
        <w:rPr>
          <w:rtl/>
        </w:rPr>
        <w:t xml:space="preserve">חצות דמי, </w:t>
      </w:r>
      <w:ins w:id="91003" w:author="מנוע מכני" w:date="2026-10-11T12:04:39Z">
        <w:r>
          <w:rPr>
            <w:b/>
            <w:bCs/>
            <w:rtl/>
          </w:rPr>
          <w:t xml:space="preserve">וחלקו</w:t>
        </w:r>
      </w:ins>
      <w:del w:id="91004" w:author="מנוע מכני" w:date="2026-10-11T12:04:39Z">
        <w:r w:rsidRPr="005374F8">
          <w:rPr>
            <w:b/>
            <w:bCs/>
            <w:rtl/>
          </w:rPr>
          <w:delText xml:space="preserve">ופליגי</w:delText>
        </w:r>
      </w:del>
      <w:r>
        <w:rPr>
          <w:rFonts w:hint="cs"/>
          <w:rtl/>
        </w:rPr>
        <w:t>, מיירי</w:t>
      </w:r>
      <w:r>
        <w:rPr>
          <w:rtl/>
        </w:rPr>
        <w:t xml:space="preserve"> שהקטיר קומץ מנחה חוץ לזמנו קומץ לבונה חוץ למקומו.</w:t>
      </w:r>
    </w:p>
    <w:p w:rsidR="00DA63EC" w:rsidRDefault="00DA63EC" w:rsidP="00DA63EC">
      <w:pPr>
        <w:tabs>
          <w:tab w:val="left" w:pos="0"/>
          <w:tab w:val="center" w:pos="2835"/>
        </w:tabs>
        <w:rPr>
          <w:rtl/>
        </w:rPr>
      </w:pPr>
      <w:r>
        <w:rPr>
          <w:rtl/>
        </w:rPr>
        <w:t xml:space="preserve">• </w:t>
      </w:r>
      <w:r>
        <w:rPr>
          <w:rFonts w:hint="cs"/>
          <w:rtl/>
        </w:rPr>
        <w:t>ו</w:t>
      </w:r>
      <w:r>
        <w:rPr>
          <w:rtl/>
        </w:rPr>
        <w:t xml:space="preserve">קומץ דמנחת חוטא </w:t>
      </w:r>
      <w:ins w:id="91011" w:author="מנוע מכני" w:date="2026-10-11T12:04:39Z">
        <w:r>
          <w:rPr>
            <w:rtl/>
          </w:rPr>
          <w:t xml:space="preserve">דאין</w:t>
        </w:r>
      </w:ins>
      <w:del w:id="91012" w:author="מנוע מכני" w:date="2026-10-11T12:04:39Z">
        <w:r>
          <w:rPr>
            <w:rtl/>
          </w:rPr>
          <w:delText xml:space="preserve">דליכא</w:delText>
        </w:r>
      </w:del>
      <w:r>
        <w:rPr>
          <w:rtl/>
        </w:rPr>
        <w:t xml:space="preserve"> לבונה בהדיה</w:t>
      </w:r>
      <w:r>
        <w:rPr>
          <w:rFonts w:hint="cs"/>
          <w:rtl/>
        </w:rPr>
        <w:t xml:space="preserve"> </w:t>
      </w:r>
      <w:r>
        <w:rPr>
          <w:rFonts w:hint="cs"/>
          <w:rtl/>
        </w:rPr>
        <w:t xml:space="preserve">לא</w:t>
      </w:r>
      <w:r>
        <w:rPr>
          <w:rFonts w:hint="cs"/>
          <w:rtl/>
        </w:rPr>
        <w:t xml:space="preserve"> </w:t>
      </w:r>
      <w:ins w:id="91005" w:author="מנוע מכני" w:date="2026-10-11T12:04:39Z">
        <w:r>
          <w:rPr>
            <w:rFonts w:hint="cs"/>
            <w:rtl/>
          </w:rPr>
          <w:t xml:space="preserve">חלקו</w:t>
        </w:r>
      </w:ins>
      <w:del w:id="91006" w:author="מנוע מכני" w:date="2026-10-11T12:04:39Z">
        <w:r>
          <w:rPr>
            <w:rFonts w:hint="cs"/>
            <w:rtl/>
          </w:rPr>
          <w:delText xml:space="preserve">פליגי</w:delText>
        </w:r>
      </w:del>
      <w:r>
        <w:rPr>
          <w:rFonts w:hint="cs"/>
          <w:rtl/>
        </w:rPr>
        <w:t xml:space="preserve"> ואת</w:t>
      </w:r>
      <w:r>
        <w:rPr>
          <w:rtl/>
        </w:rPr>
        <w:t>"</w:t>
      </w:r>
      <w:r>
        <w:rPr>
          <w:rFonts w:hint="cs"/>
          <w:rtl/>
        </w:rPr>
        <w:t xml:space="preserve">ל </w:t>
      </w:r>
      <w:ins w:id="91007" w:author="מנוע מכני" w:date="2026-10-11T12:04:39Z">
        <w:r>
          <w:rPr>
            <w:rFonts w:hint="cs"/>
            <w:rtl/>
          </w:rPr>
          <w:t xml:space="preserve">חלקו</w:t>
        </w:r>
      </w:ins>
      <w:del w:id="91008" w:author="מנוע מכני" w:date="2026-10-11T12:04:39Z">
        <w:r>
          <w:rPr>
            <w:rFonts w:hint="cs"/>
            <w:rtl/>
          </w:rPr>
          <w:delText xml:space="preserve">פליגי</w:delText>
        </w:r>
      </w:del>
      <w:r>
        <w:rPr>
          <w:rFonts w:hint="cs"/>
          <w:rtl/>
        </w:rPr>
        <w:t xml:space="preserve"> בפסיעות </w:t>
      </w:r>
      <w:ins w:id="91009" w:author="מנוע מכני" w:date="2026-10-11T12:04:39Z">
        <w:r>
          <w:rPr>
            <w:rFonts w:hint="cs"/>
            <w:rtl/>
          </w:rPr>
          <w:t xml:space="preserve">חלקו</w:t>
        </w:r>
      </w:ins>
      <w:del w:id="91010" w:author="מנוע מכני" w:date="2026-10-11T12:04:39Z">
        <w:r>
          <w:rPr>
            <w:rFonts w:hint="cs"/>
            <w:rtl/>
          </w:rPr>
          <w:delText xml:space="preserve">פליגי</w:delText>
        </w:r>
      </w:del>
    </w:p>
    <w:p w:rsidR="00DA63EC" w:rsidRDefault="00DA63EC" w:rsidP="00DA63EC">
      <w:pPr>
        <w:tabs>
          <w:tab w:val="left" w:pos="0"/>
          <w:tab w:val="center" w:pos="2835"/>
        </w:tabs>
        <w:rPr>
          <w:rtl/>
        </w:rPr>
      </w:pPr>
      <w:r>
        <w:rPr>
          <w:rtl/>
        </w:rPr>
        <w:t xml:space="preserve">• </w:t>
      </w:r>
      <w:r>
        <w:rPr>
          <w:rStyle w:val="2fb"/>
          <w:rtl/>
        </w:rPr>
        <w:t xml:space="preserve">רב שימי</w:t>
      </w:r>
      <w:r>
        <w:rPr>
          <w:rtl/>
        </w:rPr>
        <w:t xml:space="preserve"> בר אשי </w:t>
      </w:r>
      <w:ins w:id="96599" w:author="מנוע מכני" w:date="2026-10-11T12:04:39Z">
        <w:r>
          <w:rPr>
            <w:rtl/>
          </w:rPr>
          <w:t xml:space="preserve">שונה</w:t>
        </w:r>
      </w:ins>
      <w:del w:id="96600" w:author="מנוע מכני" w:date="2026-10-11T12:04:39Z">
        <w:r>
          <w:rPr>
            <w:rtl/>
          </w:rPr>
          <w:delText xml:space="preserve">מתני</w:delText>
        </w:r>
      </w:del>
      <w:r>
        <w:rPr>
          <w:rtl/>
        </w:rPr>
        <w:t xml:space="preserve"> </w:t>
      </w:r>
      <w:r>
        <w:rPr>
          <w:rStyle w:val="2fb"/>
          <w:rtl/>
        </w:rPr>
        <w:t xml:space="preserve">כדאביי</w:t>
      </w:r>
      <w:r>
        <w:rPr>
          <w:rtl/>
        </w:rPr>
        <w:t xml:space="preserve">, </w:t>
      </w:r>
      <w:ins w:id="90263" w:author="מנוע מכני" w:date="2026-10-11T12:04:39Z">
        <w:r>
          <w:rPr>
            <w:rStyle w:val="2fb"/>
            <w:rtl/>
          </w:rPr>
          <w:t xml:space="preserve">ר"ה</w:t>
        </w:r>
      </w:ins>
      <w:del w:id="90264" w:author="מנוע מכני" w:date="2026-10-11T12:04:39Z">
        <w:r>
          <w:rPr>
            <w:rtl/>
          </w:rPr>
          <w:delText xml:space="preserve">רב הונא</w:delText>
        </w:r>
      </w:del>
      <w:r>
        <w:rPr>
          <w:rtl/>
        </w:rPr>
        <w:t xml:space="preserve"> בר נתן </w:t>
      </w:r>
      <w:ins w:id="96601" w:author="מנוע מכני" w:date="2026-10-11T12:04:39Z">
        <w:r>
          <w:rPr>
            <w:rtl/>
          </w:rPr>
          <w:t xml:space="preserve">שונה</w:t>
        </w:r>
      </w:ins>
      <w:del w:id="96602" w:author="מנוע מכני" w:date="2026-10-11T12:04:39Z">
        <w:r>
          <w:rPr>
            <w:rtl/>
          </w:rPr>
          <w:delText xml:space="preserve">מתני</w:delText>
        </w:r>
      </w:del>
      <w:r>
        <w:rPr>
          <w:rtl/>
        </w:rPr>
        <w:t xml:space="preserve"> </w:t>
      </w:r>
      <w:r>
        <w:rPr>
          <w:rStyle w:val="2fb"/>
          <w:rtl/>
        </w:rPr>
        <w:t xml:space="preserve">כדרבא</w:t>
      </w:r>
      <w:r>
        <w:rPr>
          <w:rtl/>
        </w:rPr>
        <w:t xml:space="preserve">.</w:t>
      </w:r>
    </w:p>
    <w:p w:rsidR="00DA63EC" w:rsidRDefault="00DA63EC" w:rsidP="00DA63EC">
      <w:pPr>
        <w:tabs>
          <w:tab w:val="left" w:pos="0"/>
          <w:tab w:val="center" w:pos="2835"/>
        </w:tabs>
        <w:rPr>
          <w:rtl/>
        </w:rPr>
      </w:pPr>
    </w:p>
    <w:p>
      <w:pPr>
        <w:pStyle w:val="38"/>
        <w:rPr>
          <w:ins w:id="98529" w:author="מנוע מכני" w:date="2026-10-11T12:04:39Z"/>
        </w:rPr>
      </w:pPr>
      <w:r>
        <w:t xml:space="preserve">רב דימי:</w:t>
      </w:r>
    </w:p>
    <w:p w:rsidR="00DA63EC" w:rsidRDefault="00DA63EC" w:rsidP="00DA63EC">
      <w:pPr>
        <w:tabs>
          <w:tab w:val="left" w:pos="0"/>
          <w:tab w:val="center" w:pos="2835"/>
        </w:tabs>
        <w:rPr>
          <w:rtl/>
        </w:rPr>
      </w:pPr>
      <w:del w:id="98530" w:author="מנוע מכני" w:date="2026-10-11T12:04:39Z">
        <w:r>
          <w:rPr>
            <w:rtl/>
          </w:rPr>
          <w:delText xml:space="preserve"> </w:delText>
        </w:r>
      </w:del>
      <w:r>
        <w:rPr>
          <w:rStyle w:val="2fb"/>
          <w:rtl/>
        </w:rPr>
        <w:t xml:space="preserve">ר"</w:t>
      </w:r>
      <w:r>
        <w:rPr>
          <w:rStyle w:val="2fb"/>
          <w:rFonts w:hint="cs"/>
          <w:rtl/>
        </w:rPr>
        <w:t xml:space="preserve">מ</w:t>
      </w:r>
      <w:r>
        <w:rPr>
          <w:rFonts w:hint="cs"/>
          <w:rtl/>
        </w:rPr>
        <w:t xml:space="preserve"> בשיטת </w:t>
      </w:r>
      <w:r>
        <w:rPr>
          <w:rStyle w:val="2fb"/>
          <w:rFonts w:hint="cs"/>
          <w:rtl/>
        </w:rPr>
        <w:t xml:space="preserve">ר</w:t>
      </w:r>
      <w:r>
        <w:rPr>
          <w:rStyle w:val="2fb"/>
          <w:rtl/>
        </w:rPr>
        <w:t>"</w:t>
      </w:r>
      <w:r>
        <w:rPr>
          <w:rStyle w:val="2fb"/>
          <w:rFonts w:hint="cs"/>
          <w:rtl/>
        </w:rPr>
        <w:t xml:space="preserve">י</w:t>
      </w:r>
      <w:r>
        <w:rPr>
          <w:rFonts w:hint="cs"/>
          <w:rtl/>
        </w:rPr>
        <w:t xml:space="preserve"> ד</w:t>
      </w:r>
      <w:r>
        <w:rPr>
          <w:rtl/>
        </w:rPr>
        <w:t>תפוס לשון ראשון,</w:t>
      </w:r>
    </w:p>
    <w:p>
      <w:pPr>
        <w:pStyle w:val="38"/>
        <w:rPr>
          <w:ins w:id="98531" w:author="מנוע מכני" w:date="2026-10-11T12:04:39Z"/>
        </w:rPr>
      </w:pPr>
      <w:del w:id="90105" w:author="מנוע מכני" w:date="2026-10-11T12:04:39Z">
        <w:r w:rsidRPr="00FE1B89">
          <w:tab/>
          <w:delText xml:space="preserve"> </w:delText>
        </w:r>
      </w:del>
      <w:r w:rsidRPr="00FE1B89">
        <w:t>דאר</w:t>
      </w:r>
      <w:r w:rsidRPr="00FE1B89">
        <w:t>"</w:t>
      </w:r>
      <w:r w:rsidRPr="00FE1B89">
        <w:t xml:space="preserve">י </w:t>
      </w:r>
      <w:r w:rsidRPr="00FE1B89">
        <w:t xml:space="preserve">זה הכלל:</w:t>
      </w:r>
    </w:p>
    <w:p w:rsidR="00DA63EC" w:rsidRPr="00FE1B89" w:rsidRDefault="00DA63EC" w:rsidP="00DA63EC">
      <w:pPr>
        <w:tabs>
          <w:tab w:val="left" w:pos="0"/>
          <w:tab w:val="center" w:pos="2835"/>
        </w:tabs>
        <w:rPr>
          <w:spacing w:val="-2"/>
          <w:rtl/>
        </w:rPr>
      </w:pPr>
      <w:del w:id="98532" w:author="מנוע מכני" w:date="2026-10-11T12:04:39Z">
        <w:r w:rsidRPr="00FE1B89">
          <w:rPr>
            <w:spacing w:val="-2"/>
            <w:rtl/>
          </w:rPr>
          <w:delText xml:space="preserve"> </w:delText>
        </w:r>
      </w:del>
      <w:r w:rsidRPr="00FE1B89">
        <w:rPr>
          <w:spacing w:val="-2"/>
          <w:rtl/>
        </w:rPr>
        <w:t xml:space="preserve">אם מחשבת הזמן קדמה את מחשבת המקום - פיגול וחייבין עליו כרת.</w:t>
      </w:r>
    </w:p>
    <w:p w:rsidR="00DA63EC" w:rsidRDefault="00DA63EC" w:rsidP="00DA63EC">
      <w:pPr>
        <w:pStyle w:val="afff3"/>
        <w:framePr w:wrap="around"/>
        <w:tabs>
          <w:tab w:val="left" w:pos="0"/>
        </w:tabs>
        <w:rPr>
          <w:rtl/>
        </w:rPr>
      </w:pPr>
      <w:r>
        <w:rPr>
          <w:rFonts w:hint="cs"/>
          <w:rtl/>
        </w:rPr>
        <w:t>ל:</w:t>
      </w:r>
    </w:p>
    <w:p>
      <w:pPr>
        <w:pStyle w:val="38"/>
        <w:rPr>
          <w:ins w:id="98533" w:author="מנוע מכני" w:date="2026-10-11T12:04:39Z"/>
        </w:rPr>
      </w:pPr>
      <w:r>
        <w:t>א</w:t>
      </w:r>
      <w:r>
        <w:t>"</w:t>
      </w:r>
      <w:r>
        <w:t xml:space="preserve">ל</w:t>
      </w:r>
      <w:r>
        <w:t xml:space="preserve"> </w:t>
      </w:r>
      <w:r>
        <w:t>אביי, והא ר</w:t>
      </w:r>
      <w:r>
        <w:t>בב</w:t>
      </w:r>
      <w:r>
        <w:t>"</w:t>
      </w:r>
      <w:r>
        <w:t>ח מרי</w:t>
      </w:r>
      <w:r>
        <w:t>"</w:t>
      </w:r>
      <w:r>
        <w:t>ו</w:t>
      </w:r>
      <w:r>
        <w:t xml:space="preserve">:</w:t>
      </w:r>
    </w:p>
    <w:p w:rsidR="00DA63EC" w:rsidRDefault="00DA63EC" w:rsidP="00170467">
      <w:pPr>
        <w:tabs>
          <w:tab w:val="left" w:pos="0"/>
          <w:tab w:val="center" w:pos="2835"/>
        </w:tabs>
        <w:rPr>
          <w:rtl/>
        </w:rPr>
      </w:pPr>
      <w:del w:id="98534" w:author="מנוע מכני" w:date="2026-10-11T12:04:39Z">
        <w:r>
          <w:rPr>
            <w:rtl/>
          </w:rPr>
          <w:delText xml:space="preserve"> </w:delText>
        </w:r>
      </w:del>
      <w:r>
        <w:rPr>
          <w:rtl/>
        </w:rPr>
        <w:t xml:space="preserve">כי מגעת </w:t>
      </w:r>
      <w:ins w:id="95441" w:author="מנוע מכני" w:date="2026-10-11T12:04:39Z">
        <w:r>
          <w:rPr>
            <w:rtl/>
          </w:rPr>
          <w:t xml:space="preserve">להם</w:t>
        </w:r>
      </w:ins>
      <w:del w:id="95442" w:author="מנוע מכני" w:date="2026-10-11T12:04:39Z">
        <w:r>
          <w:rPr>
            <w:rtl/>
          </w:rPr>
          <w:delText xml:space="preserve">להו</w:delText>
        </w:r>
      </w:del>
      <w:r>
        <w:rPr>
          <w:rtl/>
        </w:rPr>
        <w:t xml:space="preserve">, </w:t>
      </w:r>
      <w:ins w:id="90031" w:author="מנוע מכני" w:date="2026-10-11T12:04:39Z">
        <w:r>
          <w:rPr>
            <w:rStyle w:val="2fb"/>
            <w:rtl/>
          </w:rPr>
          <w:t xml:space="preserve">ר"מ</w:t>
        </w:r>
      </w:ins>
      <w:del w:id="90032" w:author="מנוע מכני" w:date="2026-10-11T12:04:39Z">
        <w:r>
          <w:rPr>
            <w:rtl/>
          </w:rPr>
          <w:delText xml:space="preserve">ר</w:delText>
        </w:r>
        <w:r w:rsidR="00170467">
          <w:rPr>
            <w:rFonts w:hint="cs"/>
            <w:rtl/>
          </w:rPr>
          <w:delText xml:space="preserve">''מ</w:delText>
        </w:r>
      </w:del>
      <w:r w:rsidR="00170467">
        <w:rPr>
          <w:rtl/>
        </w:rPr>
        <w:t xml:space="preserve"> </w:t>
      </w:r>
      <w:r w:rsidR="00170467">
        <w:rPr>
          <w:rStyle w:val="2fb"/>
          <w:rtl/>
        </w:rPr>
        <w:t xml:space="preserve">ורבי יוסי</w:t>
      </w:r>
      <w:r w:rsidR="00170467">
        <w:rPr>
          <w:rtl/>
        </w:rPr>
        <w:t xml:space="preserve"> </w:t>
      </w:r>
      <w:ins w:id="91017" w:author="מנוע מכני" w:date="2026-10-11T12:04:39Z">
        <w:r>
          <w:rPr>
            <w:rtl/>
          </w:rPr>
          <w:t xml:space="preserve">כאחד</w:t>
        </w:r>
      </w:ins>
      <w:del w:id="91018" w:author="מנוע מכני" w:date="2026-10-11T12:04:39Z">
        <w:r w:rsidR="00170467">
          <w:rPr>
            <w:rtl/>
          </w:rPr>
          <w:delText xml:space="preserve">ב</w:delText>
        </w:r>
        <w:r>
          <w:rPr>
            <w:rtl/>
          </w:rPr>
          <w:delText xml:space="preserve">הדדי</w:delText>
        </w:r>
      </w:del>
      <w:r>
        <w:rPr>
          <w:rtl/>
        </w:rPr>
        <w:t xml:space="preserve"> </w:t>
      </w:r>
      <w:r>
        <w:rPr>
          <w:rtl/>
        </w:rPr>
        <w:t xml:space="preserve">לא</w:t>
      </w:r>
      <w:r>
        <w:rPr>
          <w:rtl/>
        </w:rPr>
        <w:t xml:space="preserve"> </w:t>
      </w:r>
      <w:ins w:id="91013" w:author="מנוע מכני" w:date="2026-10-11T12:04:39Z">
        <w:r>
          <w:rPr>
            <w:rtl/>
          </w:rPr>
          <w:t xml:space="preserve">חלקו</w:t>
        </w:r>
      </w:ins>
      <w:del w:id="91014" w:author="מנוע מכני" w:date="2026-10-11T12:04:39Z">
        <w:r>
          <w:rPr>
            <w:rtl/>
          </w:rPr>
          <w:delText xml:space="preserve">פליג</w:delText>
        </w:r>
        <w:r>
          <w:rPr>
            <w:rFonts w:hint="cs"/>
            <w:rtl/>
          </w:rPr>
          <w:delText xml:space="preserve">י</w:delText>
        </w:r>
      </w:del>
      <w:r>
        <w:rPr>
          <w:rFonts w:hint="cs"/>
          <w:rtl/>
        </w:rPr>
        <w:t xml:space="preserve"> במאי דלא </w:t>
      </w:r>
      <w:ins w:id="91015" w:author="מנוע מכני" w:date="2026-10-11T12:04:39Z">
        <w:r>
          <w:rPr>
            <w:rFonts w:hint="cs"/>
            <w:rtl/>
          </w:rPr>
          <w:t xml:space="preserve">חלקו</w:t>
        </w:r>
      </w:ins>
      <w:del w:id="91016" w:author="מנוע מכני" w:date="2026-10-11T12:04:39Z">
        <w:r>
          <w:rPr>
            <w:rFonts w:hint="cs"/>
            <w:rtl/>
          </w:rPr>
          <w:delText xml:space="preserve">פליגי</w:delText>
        </w:r>
      </w:del>
      <w:r>
        <w:rPr>
          <w:rFonts w:hint="cs"/>
          <w:rtl/>
        </w:rPr>
        <w:t xml:space="preserve"> </w:t>
      </w:r>
    </w:p>
    <w:p>
      <w:pPr>
        <w:pStyle w:val="38"/>
        <w:rPr>
          <w:ins w:id="98535" w:author="מנוע מכני" w:date="2026-10-11T12:04:39Z"/>
        </w:rPr>
      </w:pPr>
      <w:r>
        <w:t>דאריב</w:t>
      </w:r>
      <w:r>
        <w:t>"</w:t>
      </w:r>
      <w:r>
        <w:t>י מרי</w:t>
      </w:r>
      <w:r>
        <w:t>"</w:t>
      </w:r>
      <w:r>
        <w:t>ו</w:t>
      </w:r>
      <w:r>
        <w:t xml:space="preserve">:</w:t>
      </w:r>
    </w:p>
    <w:p w:rsidR="00DA63EC" w:rsidRDefault="00DA63EC" w:rsidP="00DA63EC">
      <w:pPr>
        <w:tabs>
          <w:tab w:val="left" w:pos="0"/>
          <w:tab w:val="center" w:pos="2835"/>
        </w:tabs>
        <w:rPr>
          <w:rtl/>
        </w:rPr>
      </w:pPr>
      <w:del w:id="98536" w:author="מנוע מכני" w:date="2026-10-11T12:04:39Z">
        <w:r>
          <w:rPr>
            <w:rtl/>
          </w:rPr>
          <w:delText xml:space="preserve"> </w:delText>
        </w:r>
      </w:del>
      <w:r>
        <w:rPr>
          <w:rFonts w:hint="cs"/>
          <w:b/>
          <w:bCs/>
          <w:rtl/>
        </w:rPr>
        <w:t>לכו</w:t>
      </w:r>
      <w:r>
        <w:rPr>
          <w:b/>
          <w:bCs/>
          <w:rtl/>
        </w:rPr>
        <w:t>"</w:t>
      </w:r>
      <w:r>
        <w:rPr>
          <w:rFonts w:hint="cs"/>
          <w:b/>
          <w:bCs/>
          <w:rtl/>
        </w:rPr>
        <w:t xml:space="preserve">ע</w:t>
      </w:r>
      <w:r>
        <w:rPr>
          <w:rFonts w:hint="cs"/>
          <w:b/>
          <w:bCs/>
          <w:rtl/>
        </w:rPr>
        <w:t xml:space="preserve">: </w:t>
      </w:r>
      <w:ins w:id="91019" w:author="מנוע מכני" w:date="2026-10-11T12:04:39Z">
        <w:r>
          <w:rPr>
            <w:rtl/>
          </w:rPr>
          <w:t xml:space="preserve">מקום</w:t>
        </w:r>
      </w:ins>
      <w:del w:id="91020" w:author="מנוע מכני" w:date="2026-10-11T12:04:39Z">
        <w:r>
          <w:rPr>
            <w:rtl/>
          </w:rPr>
          <w:delText xml:space="preserve">היכא</w:delText>
        </w:r>
      </w:del>
      <w:r>
        <w:rPr>
          <w:rtl/>
        </w:rPr>
        <w:t xml:space="preserve"> דאמר תחול זו </w:t>
      </w:r>
      <w:r>
        <w:rPr>
          <w:rtl/>
        </w:rPr>
        <w:t xml:space="preserve">ואח"כ</w:t>
      </w:r>
      <w:ins w:id="94381" w:author="מנוע מכני" w:date="2026-10-11T12:04:39Z">
        <w:r>
          <w:rPr>
            <w:rtl/>
          </w:rPr>
          <w:t xml:space="preserve"> </w:t>
        </w:r>
      </w:ins>
      <w:del w:id="94382" w:author="מנוע מכני" w:date="2026-10-11T12:04:39Z">
        <w:r>
          <w:rPr>
            <w:rtl/>
          </w:rPr>
          <w:delText xml:space="preserve">  </w:delText>
        </w:r>
      </w:del>
      <w:r>
        <w:rPr>
          <w:rtl/>
        </w:rPr>
        <w:t xml:space="preserve">תחול זו - דברי הכל </w:t>
      </w:r>
      <w:r>
        <w:rPr>
          <w:rtl/>
        </w:rPr>
        <w:t xml:space="preserve">לא</w:t>
      </w:r>
      <w:r>
        <w:rPr>
          <w:rtl/>
        </w:rPr>
        <w:t xml:space="preserve"> חיילא, </w:t>
      </w:r>
    </w:p>
    <w:p w:rsidR="00DA63EC" w:rsidRDefault="00DA63EC" w:rsidP="00DA63EC">
      <w:pPr>
        <w:tabs>
          <w:tab w:val="left" w:pos="0"/>
          <w:tab w:val="center" w:pos="2835"/>
        </w:tabs>
        <w:rPr>
          <w:rtl/>
        </w:rPr>
      </w:pPr>
      <w:r>
        <w:rPr>
          <w:rtl/>
        </w:rPr>
        <w:t xml:space="preserve">לא</w:t>
      </w:r>
      <w:r>
        <w:rPr>
          <w:rtl/>
        </w:rPr>
        <w:t xml:space="preserve"> תחול זו אלא </w:t>
      </w:r>
      <w:r>
        <w:rPr>
          <w:rtl/>
        </w:rPr>
        <w:t xml:space="preserve">א"כ</w:t>
      </w:r>
      <w:r>
        <w:rPr>
          <w:rtl/>
        </w:rPr>
        <w:t xml:space="preserve"> חלה זו - דברי הכל חיילא, </w:t>
      </w:r>
      <w:ins w:id="91021" w:author="מנוע מכני" w:date="2026-10-11T12:04:39Z">
        <w:r>
          <w:rPr>
            <w:rFonts w:hint="cs"/>
            <w:b/>
            <w:bCs/>
            <w:rtl/>
          </w:rPr>
          <w:t xml:space="preserve">וחלקו</w:t>
        </w:r>
      </w:ins>
      <w:del w:id="91022" w:author="מנוע מכני" w:date="2026-10-11T12:04:39Z">
        <w:r w:rsidRPr="005374F8">
          <w:rPr>
            <w:rFonts w:hint="cs"/>
            <w:b/>
            <w:bCs/>
            <w:rtl/>
          </w:rPr>
          <w:delText xml:space="preserve">ו</w:delText>
        </w:r>
        <w:r w:rsidRPr="005374F8">
          <w:rPr>
            <w:b/>
            <w:bCs/>
            <w:rtl/>
          </w:rPr>
          <w:delText xml:space="preserve">פליגי</w:delText>
        </w:r>
      </w:del>
      <w:r>
        <w:rPr>
          <w:rtl/>
        </w:rPr>
        <w:t xml:space="preserve"> - דאמר תמורת עולה תמורת שלמים, </w:t>
      </w:r>
    </w:p>
    <w:p>
      <w:pPr>
        <w:pStyle w:val="38"/>
        <w:rPr>
          <w:ins w:id="98537" w:author="מנוע מכני" w:date="2026-10-11T12:04:39Z"/>
        </w:rPr>
      </w:pPr>
      <w:r w:rsidRPr="00FE1B89">
        <w:t>לר</w:t>
      </w:r>
      <w:r w:rsidRPr="00FE1B89">
        <w:t>"</w:t>
      </w:r>
      <w:r w:rsidRPr="00FE1B89">
        <w:t>מ</w:t>
      </w:r>
      <w:r w:rsidRPr="00FE1B89">
        <w:t xml:space="preserve">:</w:t>
      </w:r>
    </w:p>
    <w:p w:rsidR="00DA63EC" w:rsidRPr="00FE1B89" w:rsidRDefault="00DA63EC" w:rsidP="00DA63EC">
      <w:pPr>
        <w:tabs>
          <w:tab w:val="left" w:pos="0"/>
          <w:tab w:val="center" w:pos="2835"/>
        </w:tabs>
        <w:rPr>
          <w:spacing w:val="-2"/>
          <w:rtl/>
        </w:rPr>
      </w:pPr>
      <w:del w:id="98538" w:author="מנוע מכני" w:date="2026-10-11T12:04:39Z">
        <w:r w:rsidRPr="00FE1B89">
          <w:rPr>
            <w:spacing w:val="-2"/>
            <w:rtl/>
          </w:rPr>
          <w:delText xml:space="preserve"> </w:delText>
        </w:r>
      </w:del>
      <w:r w:rsidRPr="00FE1B89">
        <w:rPr>
          <w:spacing w:val="-2"/>
          <w:rtl/>
        </w:rPr>
        <w:t xml:space="preserve">מדהו</w:t>
      </w:r>
      <w:r w:rsidRPr="00FE1B89">
        <w:rPr>
          <w:rFonts w:hint="cs"/>
          <w:spacing w:val="-2"/>
          <w:rtl/>
        </w:rPr>
        <w:t xml:space="preserve">"ל </w:t>
      </w:r>
      <w:ins w:id="96975" w:author="מנוע מכני" w:date="2026-10-11T12:04:39Z">
        <w:r>
          <w:rPr>
            <w:spacing w:val="-2"/>
            <w:rtl/>
          </w:rPr>
          <w:t xml:space="preserve">לומר</w:t>
        </w:r>
      </w:ins>
      <w:del w:id="96976" w:author="מנוע מכני" w:date="2026-10-11T12:04:39Z">
        <w:r w:rsidRPr="00FE1B89">
          <w:rPr>
            <w:spacing w:val="-2"/>
            <w:rtl/>
          </w:rPr>
          <w:delText xml:space="preserve">למימר</w:delText>
        </w:r>
      </w:del>
      <w:r w:rsidRPr="00FE1B89">
        <w:rPr>
          <w:spacing w:val="-2"/>
          <w:rtl/>
        </w:rPr>
        <w:t xml:space="preserve">, תמורת עולה ושלמים ואמר תמורת עולה תמורת שלמים, </w:t>
      </w:r>
      <w:r w:rsidRPr="00FE1B89">
        <w:rPr>
          <w:spacing w:val="-2"/>
          <w:rtl/>
        </w:rPr>
        <w:t xml:space="preserve">ש"מ</w:t>
      </w:r>
      <w:r w:rsidRPr="00FE1B89">
        <w:rPr>
          <w:rFonts w:hint="cs"/>
          <w:spacing w:val="-2"/>
          <w:rtl/>
        </w:rPr>
        <w:t xml:space="preserve"> חזר בו</w:t>
      </w:r>
      <w:ins w:id="94383" w:author="מנוע מכני" w:date="2026-10-11T12:04:39Z">
        <w:r>
          <w:rPr>
            <w:spacing w:val="-2"/>
            <w:rtl/>
          </w:rPr>
          <w:t xml:space="preserve">,</w:t>
        </w:r>
      </w:ins>
      <w:del w:id="94384" w:author="מנוע מכני" w:date="2026-10-11T12:04:39Z">
        <w:r w:rsidRPr="00FE1B89">
          <w:rPr>
            <w:spacing w:val="-2"/>
            <w:rtl/>
          </w:rPr>
          <w:delText xml:space="preserve">;</w:delText>
        </w:r>
      </w:del>
    </w:p>
    <w:p>
      <w:pPr>
        <w:pStyle w:val="38"/>
        <w:rPr>
          <w:ins w:id="98539" w:author="מנוע מכני" w:date="2026-10-11T12:04:39Z"/>
        </w:rPr>
      </w:pPr>
      <w:r>
        <w:t xml:space="preserve">ור' יוסי:</w:t>
      </w:r>
    </w:p>
    <w:p w:rsidR="00DA63EC" w:rsidRDefault="00DA63EC" w:rsidP="00DA63EC">
      <w:pPr>
        <w:tabs>
          <w:tab w:val="left" w:pos="0"/>
          <w:tab w:val="center" w:pos="2835"/>
        </w:tabs>
        <w:rPr>
          <w:rtl/>
        </w:rPr>
      </w:pPr>
      <w:del w:id="98540" w:author="מנוע מכני" w:date="2026-10-11T12:04:39Z">
        <w:r>
          <w:rPr>
            <w:rtl/>
          </w:rPr>
          <w:delText xml:space="preserve"> </w:delText>
        </w:r>
      </w:del>
      <w:ins w:id="95865" w:author="מנוע מכני" w:date="2026-10-11T12:04:39Z">
        <w:r>
          <w:rPr>
            <w:rtl/>
          </w:rPr>
          <w:t xml:space="preserve">אם </w:t>
        </w:r>
      </w:ins>
      <w:del w:id="95866" w:author="מנוע מכני" w:date="2026-10-11T12:04:39Z">
        <w:r>
          <w:rPr>
            <w:rtl/>
          </w:rPr>
          <w:delText xml:space="preserve">אי </w:delText>
        </w:r>
      </w:del>
      <w:r>
        <w:rPr>
          <w:rtl/>
        </w:rPr>
        <w:t xml:space="preserve">אמר</w:t>
      </w:r>
      <w:r>
        <w:rPr>
          <w:rtl/>
        </w:rPr>
        <w:t xml:space="preserve"> תמורת עולה ושלמים, </w:t>
      </w:r>
      <w:r w:rsidRPr="00170467">
        <w:rPr>
          <w:rFonts w:hint="cs"/>
          <w:b/>
          <w:bCs/>
          <w:rtl/>
        </w:rPr>
        <w:t>הו</w:t>
      </w:r>
      <w:r w:rsidRPr="00170467">
        <w:rPr>
          <w:b/>
          <w:bCs/>
          <w:rtl/>
        </w:rPr>
        <w:t>"</w:t>
      </w:r>
      <w:r w:rsidRPr="00170467">
        <w:rPr>
          <w:rFonts w:hint="cs"/>
          <w:b/>
          <w:bCs/>
          <w:rtl/>
        </w:rPr>
        <w:t>א</w:t>
      </w:r>
      <w:r w:rsidRPr="00170467">
        <w:rPr>
          <w:b/>
          <w:bCs/>
          <w:rtl/>
        </w:rPr>
        <w:t>:</w:t>
      </w:r>
      <w:r>
        <w:rPr>
          <w:rtl/>
        </w:rPr>
        <w:t xml:space="preserve"> פלגא תמורת עולה ופלגא תמורת שלמים, </w:t>
      </w:r>
      <w:ins w:id="92679" w:author="מנוע מכני" w:date="2026-10-11T12:04:39Z">
        <w:r>
          <w:rPr>
            <w:b/>
            <w:bCs/>
            <w:rtl/>
          </w:rPr>
          <w:t xml:space="preserve">לכך</w:t>
        </w:r>
      </w:ins>
      <w:del w:id="92680" w:author="מנוע מכני" w:date="2026-10-11T12:04:39Z">
        <w:r w:rsidRPr="00170467">
          <w:rPr>
            <w:b/>
            <w:bCs/>
            <w:rtl/>
          </w:rPr>
          <w:delText xml:space="preserve">להכי</w:delText>
        </w:r>
      </w:del>
      <w:r w:rsidRPr="00170467">
        <w:rPr>
          <w:b/>
          <w:bCs/>
          <w:rtl/>
        </w:rPr>
        <w:t xml:space="preserve"> </w:t>
      </w:r>
      <w:r w:rsidRPr="00170467">
        <w:rPr>
          <w:b/>
          <w:bCs/>
          <w:rtl/>
        </w:rPr>
        <w:t xml:space="preserve">אמר</w:t>
      </w:r>
      <w:r>
        <w:rPr>
          <w:rtl/>
        </w:rPr>
        <w:t xml:space="preserve"> תמורת עולה תמורת שלמים, למימרא דכולה עולה וכולה שלמים הויא! </w:t>
      </w:r>
    </w:p>
    <w:p>
      <w:pPr>
        <w:pStyle w:val="38"/>
        <w:rPr>
          <w:ins w:id="98541" w:author="מנוע מכני" w:date="2026-10-11T12:04:39Z"/>
        </w:rPr>
      </w:pPr>
      <w:r>
        <w:t>א</w:t>
      </w:r>
      <w:r>
        <w:t>"</w:t>
      </w:r>
      <w:r>
        <w:t xml:space="preserve">ל</w:t>
      </w:r>
      <w:ins w:id="94385" w:author="מנוע מכני" w:date="2026-10-11T12:04:39Z">
        <w:r>
          <w:t xml:space="preserve"> </w:t>
        </w:r>
      </w:ins>
      <w:del w:id="94386" w:author="מנוע מכני" w:date="2026-10-11T12:04:39Z">
        <w:r>
          <w:delText xml:space="preserve"> </w:delText>
        </w:r>
        <w:r>
          <w:delText xml:space="preserve"> </w:delText>
        </w:r>
      </w:del>
      <w:r>
        <w:t xml:space="preserve">הוא</w:t>
      </w:r>
      <w:del w:id="101630" w:author="מנוע מכני" w:date="2026-10-11T12:04:39Z">
        <w:r>
          <w:delText xml:space="preserve"> אמר</w:delText>
        </w:r>
      </w:del>
      <w:r>
        <w:t xml:space="preserve">:</w:t>
      </w:r>
    </w:p>
    <w:p w:rsidR="00DA63EC" w:rsidRDefault="00DA63EC" w:rsidP="00DA63EC">
      <w:pPr>
        <w:tabs>
          <w:tab w:val="left" w:pos="0"/>
          <w:tab w:val="center" w:pos="2835"/>
        </w:tabs>
        <w:rPr>
          <w:rtl/>
        </w:rPr>
      </w:pPr>
      <w:del w:id="98542" w:author="מנוע מכני" w:date="2026-10-11T12:04:39Z">
        <w:r>
          <w:rPr>
            <w:rtl/>
          </w:rPr>
          <w:delText xml:space="preserve"> </w:delText>
        </w:r>
      </w:del>
      <w:r>
        <w:rPr>
          <w:rtl/>
        </w:rPr>
        <w:t xml:space="preserve">לא</w:t>
      </w:r>
      <w:r>
        <w:rPr>
          <w:rtl/>
        </w:rPr>
        <w:t xml:space="preserve"> </w:t>
      </w:r>
      <w:ins w:id="91023" w:author="מנוע מכני" w:date="2026-10-11T12:04:39Z">
        <w:r>
          <w:rPr>
            <w:rtl/>
          </w:rPr>
          <w:t xml:space="preserve">חלקו</w:t>
        </w:r>
      </w:ins>
      <w:del w:id="91024" w:author="מנוע מכני" w:date="2026-10-11T12:04:39Z">
        <w:r>
          <w:rPr>
            <w:rtl/>
          </w:rPr>
          <w:delText xml:space="preserve">פליגי</w:delText>
        </w:r>
      </w:del>
      <w:r>
        <w:rPr>
          <w:rtl/>
        </w:rPr>
        <w:t xml:space="preserve">, </w:t>
      </w:r>
      <w:ins w:id="96977" w:author="מנוע מכני" w:date="2026-10-11T12:04:39Z">
        <w:r>
          <w:rPr>
            <w:rtl/>
          </w:rPr>
          <w:t xml:space="preserve">ואני</w:t>
        </w:r>
      </w:ins>
      <w:del w:id="96978" w:author="מנוע מכני" w:date="2026-10-11T12:04:39Z">
        <w:r>
          <w:rPr>
            <w:rtl/>
          </w:rPr>
          <w:delText xml:space="preserve">ואנא</w:delText>
        </w:r>
      </w:del>
      <w:r>
        <w:rPr>
          <w:rtl/>
        </w:rPr>
        <w:t xml:space="preserve"> אמינא: </w:t>
      </w:r>
      <w:ins w:id="91025" w:author="מנוע מכני" w:date="2026-10-11T12:04:39Z">
        <w:r>
          <w:rPr>
            <w:rtl/>
          </w:rPr>
          <w:t xml:space="preserve">חלקו</w:t>
        </w:r>
      </w:ins>
      <w:del w:id="91026" w:author="מנוע מכני" w:date="2026-10-11T12:04:39Z">
        <w:r>
          <w:rPr>
            <w:rtl/>
          </w:rPr>
          <w:delText xml:space="preserve">פליגי</w:delText>
        </w:r>
      </w:del>
      <w:r>
        <w:rPr>
          <w:rtl/>
        </w:rPr>
        <w:t xml:space="preserve">.</w:t>
      </w:r>
    </w:p>
    <w:p w:rsidR="00DA63EC" w:rsidRDefault="00DA63EC" w:rsidP="00DA63EC">
      <w:pPr>
        <w:tabs>
          <w:tab w:val="left" w:pos="0"/>
          <w:tab w:val="center" w:pos="2835"/>
        </w:tabs>
        <w:rPr>
          <w:rtl/>
        </w:rPr>
      </w:pPr>
    </w:p>
    <w:p>
      <w:pPr>
        <w:pStyle w:val="afffff8"/>
        <w:rPr>
          <w:ins w:id="90515" w:author="קלוד" w:date="2026-10-11T12:29:36Z"/>
        </w:rPr>
      </w:pPr>
      <w:ins w:id="90516" w:author="קלוד" w:date="2026-10-11T12:29:36Z">
        <w:r>
          <w:rPr>
            <w:color w:val="7B3F00"/>
          </w:rPr>
          <w:t xml:space="preserve">האם 'כזית וכזית' - עירוב מחשבות?</w:t>
        </w:r>
      </w:ins>
    </w:p>
    <w:p>
      <w:pPr>
        <w:pStyle w:val="38"/>
        <w:rPr>
          <w:ins w:id="98544" w:author="מנוע מכני" w:date="2026-10-11T12:04:39Z"/>
        </w:rPr>
      </w:pPr>
      <w:del w:id="98543" w:author="מנוע מכני" w:date="2026-10-11T12:04:39Z">
        <w:r w:rsidRPr="00AD2F44">
          <w:delText xml:space="preserve">•</w:delText>
        </w:r>
      </w:del>
      <w:r w:rsidRPr="00AD2F44">
        <w:t xml:space="preserve"> עולא ואיתימא רב אושעיא:</w:t>
      </w:r>
    </w:p>
    <w:p w:rsidR="00DA63EC" w:rsidRDefault="00DA63EC" w:rsidP="00DA63EC">
      <w:pPr>
        <w:tabs>
          <w:tab w:val="left" w:pos="0"/>
          <w:tab w:val="center" w:pos="2835"/>
        </w:tabs>
        <w:rPr>
          <w:b/>
          <w:bCs/>
          <w:rtl/>
        </w:rPr>
      </w:pPr>
      <w:del w:id="98545" w:author="מנוע מכני" w:date="2026-10-11T12:04:39Z">
        <w:r w:rsidRPr="00AD2F44">
          <w:rPr>
            <w:b/>
            <w:bCs/>
            <w:rtl/>
          </w:rPr>
          <w:delText xml:space="preserve"> </w:delText>
        </w:r>
      </w:del>
      <w:r w:rsidRPr="00AD2F44">
        <w:rPr>
          <w:b/>
          <w:bCs/>
          <w:rtl/>
        </w:rPr>
        <w:t xml:space="preserve">אפשר ידעין חברין בבלאה, כזית כזית </w:t>
      </w:r>
      <w:r w:rsidRPr="00AD2F44">
        <w:rPr>
          <w:b/>
          <w:bCs/>
          <w:rtl/>
        </w:rPr>
        <w:t xml:space="preserve">תנן</w:t>
      </w:r>
      <w:r w:rsidRPr="00AD2F44">
        <w:rPr>
          <w:b/>
          <w:bCs/>
          <w:rtl/>
        </w:rPr>
        <w:t xml:space="preserve"> או כזית וכזית </w:t>
      </w:r>
      <w:r w:rsidRPr="00AD2F44">
        <w:rPr>
          <w:b/>
          <w:bCs/>
          <w:rtl/>
        </w:rPr>
        <w:t xml:space="preserve">תנן</w:t>
      </w:r>
      <w:r w:rsidRPr="00AD2F44">
        <w:rPr>
          <w:b/>
          <w:bCs/>
          <w:rtl/>
        </w:rPr>
        <w:t xml:space="preserve">? </w:t>
      </w:r>
    </w:p>
    <w:p w:rsidR="00DA63EC" w:rsidRDefault="00DA63EC" w:rsidP="00DA63EC">
      <w:pPr>
        <w:tabs>
          <w:tab w:val="left" w:pos="0"/>
          <w:tab w:val="center" w:pos="2835"/>
        </w:tabs>
        <w:rPr>
          <w:rtl/>
        </w:rPr>
      </w:pPr>
      <w:r>
        <w:rPr>
          <w:rtl/>
        </w:rPr>
        <w:tab/>
        <w:t xml:space="preserve">כזית כזית </w:t>
      </w:r>
      <w:r>
        <w:rPr>
          <w:rtl/>
        </w:rPr>
        <w:tab/>
        <w:t xml:space="preserve">תנן</w:t>
      </w:r>
      <w:r>
        <w:rPr>
          <w:rtl/>
        </w:rPr>
        <w:tab/>
        <w:t xml:space="preserve">, אבל כזית וכזית - דברי הכל עירוב מחשבות הוי, </w:t>
      </w:r>
    </w:p>
    <w:p w:rsidR="00DA63EC" w:rsidRDefault="00DA63EC" w:rsidP="00DA63EC">
      <w:pPr>
        <w:tabs>
          <w:tab w:val="left" w:pos="0"/>
          <w:tab w:val="center" w:pos="2835"/>
        </w:tabs>
        <w:rPr>
          <w:rtl/>
        </w:rPr>
      </w:pPr>
      <w:r>
        <w:rPr>
          <w:b/>
          <w:bCs/>
          <w:rtl/>
        </w:rPr>
        <w:tab/>
      </w:r>
      <w:r w:rsidRPr="00AD2F44">
        <w:rPr>
          <w:rFonts w:hint="cs"/>
          <w:b/>
          <w:bCs/>
          <w:rtl/>
        </w:rPr>
        <w:t>או</w:t>
      </w:r>
      <w:r>
        <w:rPr>
          <w:b/>
          <w:bCs/>
          <w:rtl/>
        </w:rPr>
        <w:t>"</w:t>
      </w:r>
      <w:r w:rsidRPr="00AD2F44">
        <w:rPr>
          <w:rFonts w:hint="cs"/>
          <w:b/>
          <w:bCs/>
          <w:rtl/>
        </w:rPr>
        <w:t>ד</w:t>
      </w:r>
      <w:r w:rsidRPr="00AD2F44">
        <w:rPr>
          <w:b/>
          <w:bCs/>
          <w:rtl/>
        </w:rPr>
        <w:t xml:space="preserve"> </w:t>
      </w:r>
      <w:r>
        <w:rPr>
          <w:rtl/>
        </w:rPr>
        <w:t xml:space="preserve">כזית </w:t>
      </w:r>
      <w:r w:rsidRPr="00027A51">
        <w:rPr>
          <w:b/>
          <w:bCs/>
          <w:rtl/>
        </w:rPr>
        <w:t>ו</w:t>
      </w:r>
      <w:r>
        <w:rPr>
          <w:rtl/>
        </w:rPr>
        <w:t xml:space="preserve">כזית </w:t>
      </w:r>
      <w:r>
        <w:rPr>
          <w:rtl/>
        </w:rPr>
        <w:t xml:space="preserve">תנן</w:t>
      </w:r>
      <w:r>
        <w:rPr>
          <w:rtl/>
        </w:rPr>
        <w:t xml:space="preserve">, </w:t>
      </w:r>
      <w:ins w:id="90265" w:author="מנוע מכני" w:date="2026-10-11T12:04:39Z">
        <w:r>
          <w:rPr>
            <w:rStyle w:val="2fb"/>
            <w:rtl/>
          </w:rPr>
          <w:t xml:space="preserve">דלר"י</w:t>
        </w:r>
      </w:ins>
      <w:del w:id="90266" w:author="מנוע מכני" w:date="2026-10-11T12:04:39Z">
        <w:r>
          <w:rPr>
            <w:rtl/>
          </w:rPr>
          <w:delText xml:space="preserve">דלרבי יהודה</w:delText>
        </w:r>
      </w:del>
      <w:r>
        <w:rPr>
          <w:rtl/>
        </w:rPr>
        <w:t xml:space="preserve"> פרטא הוי, </w:t>
      </w:r>
      <w:ins w:id="90267" w:author="מנוע מכני" w:date="2026-10-11T12:04:39Z">
        <w:r>
          <w:rPr>
            <w:rtl/>
          </w:rPr>
          <w:t xml:space="preserve">וכ"ש</w:t>
        </w:r>
      </w:ins>
      <w:del w:id="90268" w:author="מנוע מכני" w:date="2026-10-11T12:04:39Z">
        <w:r>
          <w:rPr>
            <w:rtl/>
          </w:rPr>
          <w:delText xml:space="preserve">וכל שכן</w:delText>
        </w:r>
      </w:del>
      <w:r>
        <w:rPr>
          <w:rtl/>
        </w:rPr>
        <w:t xml:space="preserve"> כזית כזית? </w:t>
      </w:r>
    </w:p>
    <w:p>
      <w:pPr>
        <w:pStyle w:val="38"/>
        <w:rPr>
          <w:ins w:id="98546" w:author="מנוע מכני" w:date="2026-10-11T12:04:39Z"/>
        </w:rPr>
      </w:pPr>
      <w:r w:rsidRPr="00FE1B89">
        <w:t>ת</w:t>
      </w:r>
      <w:r w:rsidRPr="00FE1B89">
        <w:t>"</w:t>
      </w:r>
      <w:r w:rsidRPr="00FE1B89">
        <w:t>ש ד</w:t>
      </w:r>
      <w:r w:rsidRPr="00FE1B89">
        <w:t xml:space="preserve">בעא לוי מרבי:</w:t>
      </w:r>
    </w:p>
    <w:p w:rsidR="00DA63EC" w:rsidRPr="00FE1B89" w:rsidRDefault="00DA63EC" w:rsidP="00DA63EC">
      <w:pPr>
        <w:tabs>
          <w:tab w:val="left" w:pos="0"/>
          <w:tab w:val="center" w:pos="2835"/>
        </w:tabs>
        <w:rPr>
          <w:spacing w:val="-4"/>
          <w:rtl/>
        </w:rPr>
      </w:pPr>
      <w:del w:id="98547" w:author="מנוע מכני" w:date="2026-10-11T12:04:39Z">
        <w:r w:rsidRPr="00FE1B89">
          <w:rPr>
            <w:spacing w:val="-4"/>
            <w:rtl/>
          </w:rPr>
          <w:delText xml:space="preserve"> </w:delText>
        </w:r>
      </w:del>
      <w:r w:rsidRPr="00FE1B89">
        <w:rPr>
          <w:spacing w:val="-4"/>
          <w:rtl/>
        </w:rPr>
        <w:t xml:space="preserve">חישב לאכול כזית למחר בחוץ, מהו? </w:t>
      </w:r>
      <w:r w:rsidRPr="00FE1B89">
        <w:rPr>
          <w:spacing w:val="-4"/>
          <w:rtl/>
        </w:rPr>
        <w:t xml:space="preserve">א"ל</w:t>
      </w:r>
      <w:r w:rsidRPr="00FE1B89">
        <w:rPr>
          <w:spacing w:val="-4"/>
          <w:rtl/>
        </w:rPr>
        <w:t xml:space="preserve"> זו שאילה, עירוב מחשבות הוי.</w:t>
      </w:r>
    </w:p>
    <w:p>
      <w:pPr>
        <w:pStyle w:val="38"/>
        <w:rPr>
          <w:ins w:id="98548" w:author="מנוע מכני" w:date="2026-10-11T12:04:39Z"/>
        </w:rPr>
      </w:pPr>
      <w:del w:id="101631" w:author="מנוע מכני" w:date="2026-10-11T12:04:39Z">
        <w:r>
          <w:delText xml:space="preserve">אמר </w:delText>
        </w:r>
      </w:del>
      <w:r>
        <w:t xml:space="preserve">לפניו </w:t>
      </w:r>
      <w:ins w:id="90269" w:author="מנוע מכני" w:date="2026-10-11T12:04:39Z">
        <w:r>
          <w:t xml:space="preserve">ר"ש</w:t>
        </w:r>
      </w:ins>
      <w:del w:id="90270" w:author="מנוע מכני" w:date="2026-10-11T12:04:39Z">
        <w:r>
          <w:delText xml:space="preserve">רבי שמעון</w:delText>
        </w:r>
      </w:del>
      <w:r>
        <w:t xml:space="preserve"> ברבי:</w:t>
      </w:r>
    </w:p>
    <w:p w:rsidR="00DA63EC" w:rsidRDefault="00DA63EC" w:rsidP="00DA63EC">
      <w:pPr>
        <w:tabs>
          <w:tab w:val="left" w:pos="0"/>
          <w:tab w:val="center" w:pos="2835"/>
        </w:tabs>
        <w:rPr>
          <w:rtl/>
        </w:rPr>
      </w:pPr>
      <w:del w:id="98549" w:author="מנוע מכני" w:date="2026-10-11T12:04:39Z">
        <w:r>
          <w:rPr>
            <w:rtl/>
          </w:rPr>
          <w:delText xml:space="preserve"> </w:delText>
        </w:r>
      </w:del>
      <w:r>
        <w:rPr>
          <w:rtl/>
        </w:rPr>
        <w:t xml:space="preserve">לא</w:t>
      </w:r>
      <w:r>
        <w:rPr>
          <w:rtl/>
        </w:rPr>
        <w:t xml:space="preserve"> משנתינו היא? לאכול כזית בחוץ כזית למחר, כזית למחר כזית בחוץ, כחצי זית בחוץ כחצי זית למחר, כחצי זית למחר כחצי זית בחוץ - פסול ואין בו כרת, הא אידך עירוב מחשבות הוי! </w:t>
      </w:r>
    </w:p>
    <w:p>
      <w:pPr>
        <w:pStyle w:val="38"/>
        <w:rPr>
          <w:ins w:id="98550" w:author="מנוע מכני" w:date="2026-10-11T12:04:39Z"/>
        </w:rPr>
      </w:pPr>
      <w:r>
        <w:tab/>
      </w:r>
      <w:r w:rsidRPr="00170467">
        <w:t xml:space="preserve">א"ל</w:t>
      </w:r>
      <w:r w:rsidRPr="00170467">
        <w:t xml:space="preserve">:</w:t>
      </w:r>
    </w:p>
    <w:p w:rsidR="00170467" w:rsidRPr="00170467" w:rsidRDefault="00DA63EC" w:rsidP="00DA63EC">
      <w:pPr>
        <w:tabs>
          <w:tab w:val="left" w:pos="0"/>
          <w:tab w:val="center" w:pos="2835"/>
        </w:tabs>
        <w:rPr>
          <w:spacing w:val="-2"/>
          <w:rtl/>
        </w:rPr>
      </w:pPr>
      <w:del w:id="98551" w:author="מנוע מכני" w:date="2026-10-11T12:04:39Z">
        <w:r w:rsidRPr="00170467">
          <w:rPr>
            <w:spacing w:val="-2"/>
            <w:rtl/>
          </w:rPr>
          <w:delText xml:space="preserve"> </w:delText>
        </w:r>
      </w:del>
      <w:r w:rsidRPr="00170467">
        <w:rPr>
          <w:spacing w:val="-2"/>
          <w:rtl/>
        </w:rPr>
        <w:t xml:space="preserve">הוא שאל בי דבר חכמה, ואת אמרת משנתינו, לדידך דאתניתך תרתי </w:t>
      </w:r>
      <w:r w:rsidRPr="00170467">
        <w:rPr>
          <w:spacing w:val="-2"/>
          <w:rtl/>
        </w:rPr>
        <w:t xml:space="preserve">לא</w:t>
      </w:r>
      <w:r w:rsidRPr="00170467">
        <w:rPr>
          <w:spacing w:val="-2"/>
          <w:rtl/>
        </w:rPr>
        <w:t xml:space="preserve"> </w:t>
      </w:r>
      <w:ins w:id="95551" w:author="מנוע מכני" w:date="2026-10-11T12:04:39Z">
        <w:r>
          <w:rPr>
            <w:spacing w:val="-2"/>
            <w:rtl/>
          </w:rPr>
          <w:t xml:space="preserve">קשה</w:t>
        </w:r>
      </w:ins>
      <w:del w:id="95552" w:author="מנוע מכני" w:date="2026-10-11T12:04:39Z">
        <w:r w:rsidRPr="00170467">
          <w:rPr>
            <w:spacing w:val="-2"/>
            <w:rtl/>
          </w:rPr>
          <w:delText xml:space="preserve">קשיא</w:delText>
        </w:r>
      </w:del>
      <w:r w:rsidRPr="00170467">
        <w:rPr>
          <w:spacing w:val="-2"/>
          <w:rtl/>
        </w:rPr>
        <w:t xml:space="preserve"> לך, </w:t>
      </w:r>
    </w:p>
    <w:p w:rsidR="00DA63EC" w:rsidRDefault="00170467" w:rsidP="00DA63EC">
      <w:pPr>
        <w:tabs>
          <w:tab w:val="left" w:pos="0"/>
          <w:tab w:val="center" w:pos="2835"/>
        </w:tabs>
        <w:rPr>
          <w:rtl/>
        </w:rPr>
      </w:pPr>
      <w:r>
        <w:rPr>
          <w:rtl/>
        </w:rPr>
        <w:tab/>
      </w:r>
      <w:ins w:id="92681" w:author="מנוע מכני" w:date="2026-10-11T12:04:39Z">
        <w:r>
          <w:rPr>
            <w:rtl/>
          </w:rPr>
          <w:t xml:space="preserve">לו</w:t>
        </w:r>
      </w:ins>
      <w:del w:id="92682" w:author="מנוע מכני" w:date="2026-10-11T12:04:39Z">
        <w:r w:rsidR="00DA63EC">
          <w:rPr>
            <w:rtl/>
          </w:rPr>
          <w:delText xml:space="preserve">לדידיה</w:delText>
        </w:r>
      </w:del>
      <w:r w:rsidR="00DA63EC">
        <w:rPr>
          <w:rtl/>
        </w:rPr>
        <w:t xml:space="preserve"> דלא אתניתיה אלא </w:t>
      </w:r>
      <w:ins w:id="92685" w:author="מנוע מכני" w:date="2026-10-11T12:04:39Z">
        <w:r>
          <w:rPr>
            <w:rtl/>
          </w:rPr>
          <w:t xml:space="preserve">אחת</w:t>
        </w:r>
      </w:ins>
      <w:del w:id="92686" w:author="מנוע מכני" w:date="2026-10-11T12:04:39Z">
        <w:r w:rsidR="00DA63EC">
          <w:rPr>
            <w:rtl/>
          </w:rPr>
          <w:delText xml:space="preserve">חדא</w:delText>
        </w:r>
      </w:del>
      <w:r w:rsidR="00DA63EC">
        <w:rPr>
          <w:rtl/>
        </w:rPr>
        <w:t xml:space="preserve"> ושמעינהו לרבנן דקא גרסי תרתי, וסבר: דידי דווקא </w:t>
      </w:r>
      <w:ins w:id="92683" w:author="מנוע מכני" w:date="2026-10-11T12:04:39Z">
        <w:r>
          <w:rPr>
            <w:rtl/>
          </w:rPr>
          <w:t xml:space="preserve">ושלהם</w:t>
        </w:r>
      </w:ins>
      <w:del w:id="92684" w:author="מנוע מכני" w:date="2026-10-11T12:04:39Z">
        <w:r w:rsidR="00DA63EC">
          <w:rPr>
            <w:rtl/>
          </w:rPr>
          <w:delText xml:space="preserve">ודידהו</w:delText>
        </w:r>
      </w:del>
      <w:r w:rsidR="00DA63EC">
        <w:rPr>
          <w:rtl/>
        </w:rPr>
        <w:t xml:space="preserve"> עירוב מחשבות הוי, </w:t>
      </w:r>
    </w:p>
    <w:p w:rsidR="00DA63EC" w:rsidRPr="00FE1B89" w:rsidRDefault="00DA63EC" w:rsidP="00DA63EC">
      <w:pPr>
        <w:tabs>
          <w:tab w:val="left" w:pos="0"/>
          <w:tab w:val="center" w:pos="2835"/>
        </w:tabs>
        <w:rPr>
          <w:spacing w:val="-4"/>
          <w:rtl/>
        </w:rPr>
      </w:pPr>
      <w:r w:rsidRPr="00FE1B89">
        <w:rPr>
          <w:spacing w:val="-4"/>
          <w:rtl/>
        </w:rPr>
        <w:tab/>
      </w:r>
      <w:r w:rsidRPr="00FE1B89">
        <w:rPr>
          <w:rFonts w:hint="cs"/>
          <w:b/>
          <w:bCs/>
          <w:spacing w:val="-4"/>
          <w:rtl/>
        </w:rPr>
        <w:t>או</w:t>
      </w:r>
      <w:r w:rsidRPr="00FE1B89">
        <w:rPr>
          <w:b/>
          <w:bCs/>
          <w:spacing w:val="-4"/>
          <w:rtl/>
        </w:rPr>
        <w:t>"</w:t>
      </w:r>
      <w:r w:rsidRPr="00FE1B89">
        <w:rPr>
          <w:rFonts w:hint="cs"/>
          <w:b/>
          <w:bCs/>
          <w:spacing w:val="-4"/>
          <w:rtl/>
        </w:rPr>
        <w:t>ד</w:t>
      </w:r>
      <w:r w:rsidRPr="00FE1B89">
        <w:rPr>
          <w:spacing w:val="-4"/>
          <w:rtl/>
        </w:rPr>
        <w:t xml:space="preserve"> </w:t>
      </w:r>
      <w:ins w:id="92687" w:author="מנוע מכני" w:date="2026-10-11T12:04:39Z">
        <w:r>
          <w:rPr>
            <w:spacing w:val="-4"/>
            <w:rtl/>
          </w:rPr>
          <w:t xml:space="preserve">שלהם</w:t>
        </w:r>
      </w:ins>
      <w:del w:id="92688" w:author="מנוע מכני" w:date="2026-10-11T12:04:39Z">
        <w:r w:rsidRPr="00FE1B89">
          <w:rPr>
            <w:spacing w:val="-4"/>
            <w:rtl/>
          </w:rPr>
          <w:delText xml:space="preserve">דידהו</w:delText>
        </w:r>
      </w:del>
      <w:r w:rsidRPr="00FE1B89">
        <w:rPr>
          <w:spacing w:val="-4"/>
          <w:rtl/>
        </w:rPr>
        <w:t xml:space="preserve"> דווקא </w:t>
      </w:r>
      <w:ins w:id="92691" w:author="מנוע מכני" w:date="2026-10-11T12:04:39Z">
        <w:r>
          <w:rPr>
            <w:spacing w:val="-4"/>
            <w:rtl/>
          </w:rPr>
          <w:t xml:space="preserve">ולי</w:t>
        </w:r>
      </w:ins>
      <w:del w:id="92692" w:author="מנוע מכני" w:date="2026-10-11T12:04:39Z">
        <w:r w:rsidRPr="00FE1B89">
          <w:rPr>
            <w:spacing w:val="-4"/>
            <w:rtl/>
          </w:rPr>
          <w:delText xml:space="preserve">ולדידי</w:delText>
        </w:r>
      </w:del>
      <w:r w:rsidRPr="00FE1B89">
        <w:rPr>
          <w:spacing w:val="-4"/>
          <w:rtl/>
        </w:rPr>
        <w:t xml:space="preserve"> שיורי שייר לי, ומדשייר לי </w:t>
      </w:r>
      <w:ins w:id="92693" w:author="מנוע מכני" w:date="2026-10-11T12:04:39Z">
        <w:r>
          <w:rPr>
            <w:spacing w:val="-4"/>
            <w:rtl/>
          </w:rPr>
          <w:t xml:space="preserve">לי</w:t>
        </w:r>
      </w:ins>
      <w:del w:id="92694" w:author="מנוע מכני" w:date="2026-10-11T12:04:39Z">
        <w:r w:rsidRPr="00FE1B89">
          <w:rPr>
            <w:spacing w:val="-4"/>
            <w:rtl/>
          </w:rPr>
          <w:delText xml:space="preserve">לדידי</w:delText>
        </w:r>
      </w:del>
      <w:r w:rsidRPr="00FE1B89">
        <w:rPr>
          <w:spacing w:val="-4"/>
          <w:rtl/>
        </w:rPr>
        <w:t xml:space="preserve">, הא שייר </w:t>
      </w:r>
      <w:ins w:id="95443" w:author="מנוע מכני" w:date="2026-10-11T12:04:39Z">
        <w:r>
          <w:rPr>
            <w:spacing w:val="-4"/>
            <w:rtl/>
          </w:rPr>
          <w:t xml:space="preserve">להם</w:t>
        </w:r>
      </w:ins>
      <w:del w:id="95444" w:author="מנוע מכני" w:date="2026-10-11T12:04:39Z">
        <w:r w:rsidRPr="00FE1B89">
          <w:rPr>
            <w:spacing w:val="-4"/>
            <w:rtl/>
          </w:rPr>
          <w:delText xml:space="preserve">להו</w:delText>
        </w:r>
      </w:del>
      <w:r w:rsidRPr="00FE1B89">
        <w:rPr>
          <w:spacing w:val="-4"/>
          <w:rtl/>
        </w:rPr>
        <w:t xml:space="preserve"> </w:t>
      </w:r>
      <w:ins w:id="92689" w:author="מנוע מכני" w:date="2026-10-11T12:04:39Z">
        <w:r>
          <w:rPr>
            <w:spacing w:val="-4"/>
            <w:rtl/>
          </w:rPr>
          <w:t xml:space="preserve">לשלהם</w:t>
        </w:r>
      </w:ins>
      <w:del w:id="92690" w:author="מנוע מכני" w:date="2026-10-11T12:04:39Z">
        <w:r w:rsidRPr="00FE1B89">
          <w:rPr>
            <w:spacing w:val="-4"/>
            <w:rtl/>
          </w:rPr>
          <w:delText xml:space="preserve">לדידהו</w:delText>
        </w:r>
      </w:del>
      <w:r w:rsidRPr="00FE1B89">
        <w:rPr>
          <w:spacing w:val="-4"/>
          <w:rtl/>
        </w:rPr>
        <w:t xml:space="preserve"> </w:t>
      </w:r>
      <w:ins w:id="91027" w:author="מנוע מכני" w:date="2026-10-11T12:04:39Z">
        <w:r>
          <w:rPr>
            <w:spacing w:val="-4"/>
            <w:rtl/>
          </w:rPr>
          <w:t xml:space="preserve">גם</w:t>
        </w:r>
      </w:ins>
      <w:del w:id="91028" w:author="מנוע מכני" w:date="2026-10-11T12:04:39Z">
        <w:r w:rsidRPr="00FE1B89">
          <w:rPr>
            <w:spacing w:val="-4"/>
            <w:rtl/>
          </w:rPr>
          <w:delText xml:space="preserve">נמי</w:delText>
        </w:r>
      </w:del>
      <w:r w:rsidRPr="00FE1B89">
        <w:rPr>
          <w:spacing w:val="-4"/>
          <w:rtl/>
        </w:rPr>
        <w:t xml:space="preserve"> בהך.</w:t>
      </w:r>
    </w:p>
    <w:p w:rsidR="00DA63EC" w:rsidRDefault="00DA63EC" w:rsidP="00DA63EC">
      <w:pPr>
        <w:tabs>
          <w:tab w:val="left" w:pos="0"/>
          <w:tab w:val="center" w:pos="2835"/>
        </w:tabs>
        <w:rPr>
          <w:rtl/>
        </w:rPr>
      </w:pPr>
      <w:r>
        <w:rPr>
          <w:rtl/>
        </w:rPr>
        <w:t xml:space="preserve">והי אתנייה? אילימא כזית וכזית אתנייה, </w:t>
      </w:r>
      <w:ins w:id="92695" w:author="מנוע מכני" w:date="2026-10-11T12:04:39Z">
        <w:r>
          <w:rPr>
            <w:rtl/>
          </w:rPr>
          <w:t xml:space="preserve">זה</w:t>
        </w:r>
      </w:ins>
      <w:del w:id="92696" w:author="מנוע מכני" w:date="2026-10-11T12:04:39Z">
        <w:r>
          <w:rPr>
            <w:rtl/>
          </w:rPr>
          <w:delText xml:space="preserve">האי</w:delText>
        </w:r>
      </w:del>
      <w:r>
        <w:rPr>
          <w:rtl/>
        </w:rPr>
        <w:t xml:space="preserve"> </w:t>
      </w:r>
      <w:ins w:id="91029" w:author="מנוע מכני" w:date="2026-10-11T12:04:39Z">
        <w:r>
          <w:rPr>
            <w:rtl/>
          </w:rPr>
          <w:t xml:space="preserve">לא</w:t>
        </w:r>
      </w:ins>
      <w:del w:id="91030" w:author="מנוע מכני" w:date="2026-10-11T12:04:39Z">
        <w:r>
          <w:rPr>
            <w:rtl/>
          </w:rPr>
          <w:delText xml:space="preserve">לאו</w:delText>
        </w:r>
      </w:del>
      <w:r>
        <w:rPr>
          <w:rtl/>
        </w:rPr>
        <w:t xml:space="preserve"> שיורא הוא! אלא כזית כזית אתנייה.</w:t>
      </w:r>
    </w:p>
    <w:p w:rsidR="00DA63EC" w:rsidRDefault="00DA63EC" w:rsidP="00DA63EC">
      <w:pPr>
        <w:tabs>
          <w:tab w:val="left" w:pos="0"/>
          <w:tab w:val="center" w:pos="2835"/>
        </w:tabs>
        <w:rPr>
          <w:rtl/>
        </w:rPr>
      </w:pPr>
      <w:r>
        <w:rPr>
          <w:rtl/>
        </w:rPr>
        <w:t xml:space="preserve">ותיבעי כזית וכזית! סבר: איבעי </w:t>
      </w:r>
      <w:ins w:id="92697" w:author="מנוע מכני" w:date="2026-10-11T12:04:39Z">
        <w:r>
          <w:rPr>
            <w:rtl/>
          </w:rPr>
          <w:t xml:space="preserve">ממנו</w:t>
        </w:r>
      </w:ins>
      <w:del w:id="92698" w:author="מנוע מכני" w:date="2026-10-11T12:04:39Z">
        <w:r>
          <w:rPr>
            <w:rtl/>
          </w:rPr>
          <w:delText xml:space="preserve">מיניה</w:delText>
        </w:r>
      </w:del>
      <w:r>
        <w:rPr>
          <w:rtl/>
        </w:rPr>
        <w:t xml:space="preserve"> </w:t>
      </w:r>
      <w:ins w:id="92699" w:author="מנוע מכני" w:date="2026-10-11T12:04:39Z">
        <w:r>
          <w:rPr>
            <w:rtl/>
          </w:rPr>
          <w:t xml:space="preserve">אחת</w:t>
        </w:r>
      </w:ins>
      <w:del w:id="92700" w:author="מנוע מכני" w:date="2026-10-11T12:04:39Z">
        <w:r>
          <w:rPr>
            <w:rtl/>
          </w:rPr>
          <w:delText xml:space="preserve">חדא</w:delText>
        </w:r>
      </w:del>
      <w:r>
        <w:rPr>
          <w:rtl/>
        </w:rPr>
        <w:t xml:space="preserve"> דשמענא תרתי, </w:t>
      </w:r>
      <w:ins w:id="95867" w:author="מנוע מכני" w:date="2026-10-11T12:04:39Z">
        <w:r>
          <w:rPr>
            <w:rtl/>
          </w:rPr>
          <w:t xml:space="preserve">דאם </w:t>
        </w:r>
      </w:ins>
      <w:del w:id="95868" w:author="מנוע מכני" w:date="2026-10-11T12:04:39Z">
        <w:r>
          <w:rPr>
            <w:rtl/>
          </w:rPr>
          <w:delText xml:space="preserve">דאי </w:delText>
        </w:r>
      </w:del>
      <w:r>
        <w:rPr>
          <w:rtl/>
        </w:rPr>
        <w:t xml:space="preserve">בעינא כזית וכזית, הא ניחא </w:t>
      </w:r>
      <w:ins w:id="95869" w:author="מנוע מכני" w:date="2026-10-11T12:04:39Z">
        <w:r>
          <w:rPr>
            <w:rtl/>
          </w:rPr>
          <w:t xml:space="preserve">אם </w:t>
        </w:r>
      </w:ins>
      <w:del w:id="95870" w:author="מנוע מכני" w:date="2026-10-11T12:04:39Z">
        <w:r>
          <w:rPr>
            <w:rtl/>
          </w:rPr>
          <w:delText xml:space="preserve">אי </w:delText>
        </w:r>
      </w:del>
      <w:r>
        <w:rPr>
          <w:rtl/>
        </w:rPr>
        <w:t xml:space="preserve">אמר</w:t>
      </w:r>
      <w:r>
        <w:rPr>
          <w:rtl/>
        </w:rPr>
        <w:t xml:space="preserve"> לי כללא, </w:t>
      </w:r>
      <w:r>
        <w:rPr>
          <w:rtl/>
        </w:rPr>
        <w:t xml:space="preserve">כ"ש</w:t>
      </w:r>
      <w:r>
        <w:rPr>
          <w:rtl/>
        </w:rPr>
        <w:t xml:space="preserve"> כזית למחר בחוץ, </w:t>
      </w:r>
      <w:ins w:id="95871" w:author="מנוע מכני" w:date="2026-10-11T12:04:39Z">
        <w:r>
          <w:rPr>
            <w:rFonts w:hint="cs"/>
            <w:rtl/>
          </w:rPr>
          <w:t xml:space="preserve">ואם </w:t>
        </w:r>
      </w:ins>
      <w:del w:id="95872" w:author="מנוע מכני" w:date="2026-10-11T12:04:39Z">
        <w:r>
          <w:rPr>
            <w:rFonts w:hint="cs"/>
            <w:rtl/>
          </w:rPr>
          <w:delText xml:space="preserve">ו</w:delText>
        </w:r>
        <w:r>
          <w:rPr>
            <w:rtl/>
          </w:rPr>
          <w:delText xml:space="preserve">אי </w:delText>
        </w:r>
      </w:del>
      <w:r>
        <w:rPr>
          <w:rtl/>
        </w:rPr>
        <w:t xml:space="preserve">אמר</w:t>
      </w:r>
      <w:r>
        <w:rPr>
          <w:rtl/>
        </w:rPr>
        <w:t xml:space="preserve"> לי פרטא, אכתי כזית למחר בחוץ </w:t>
      </w:r>
      <w:ins w:id="96979" w:author="מנוע מכני" w:date="2026-10-11T12:04:39Z">
        <w:r>
          <w:rPr>
            <w:rtl/>
          </w:rPr>
          <w:t xml:space="preserve">צריכה</w:t>
        </w:r>
      </w:ins>
      <w:del w:id="96980" w:author="מנוע מכני" w:date="2026-10-11T12:04:39Z">
        <w:r>
          <w:rPr>
            <w:rtl/>
          </w:rPr>
          <w:delText xml:space="preserve">מיבעיא</w:delText>
        </w:r>
      </w:del>
      <w:r>
        <w:rPr>
          <w:rtl/>
        </w:rPr>
        <w:t xml:space="preserve"> לי.</w:t>
      </w:r>
    </w:p>
    <w:p w:rsidR="00DA63EC" w:rsidRDefault="00DA63EC" w:rsidP="00DA63EC">
      <w:pPr>
        <w:tabs>
          <w:tab w:val="left" w:pos="0"/>
          <w:tab w:val="center" w:pos="2835"/>
        </w:tabs>
        <w:rPr>
          <w:rtl/>
        </w:rPr>
      </w:pPr>
      <w:r>
        <w:rPr>
          <w:rFonts w:hint="cs"/>
          <w:rtl/>
        </w:rPr>
        <w:t>א</w:t>
      </w:r>
      <w:r>
        <w:rPr>
          <w:rtl/>
        </w:rPr>
        <w:t>"</w:t>
      </w:r>
      <w:r>
        <w:rPr>
          <w:rFonts w:hint="cs"/>
          <w:rtl/>
        </w:rPr>
        <w:t>ה</w:t>
      </w:r>
      <w:r>
        <w:rPr>
          <w:rtl/>
        </w:rPr>
        <w:t xml:space="preserve"> </w:t>
      </w:r>
      <w:ins w:id="92701" w:author="מנוע מכני" w:date="2026-10-11T12:04:39Z">
        <w:r>
          <w:rPr>
            <w:rtl/>
          </w:rPr>
          <w:t xml:space="preserve">עכשיו</w:t>
        </w:r>
      </w:ins>
      <w:del w:id="92702" w:author="מנוע מכני" w:date="2026-10-11T12:04:39Z">
        <w:r>
          <w:rPr>
            <w:rtl/>
          </w:rPr>
          <w:delText xml:space="preserve">השתא</w:delText>
        </w:r>
      </w:del>
      <w:r>
        <w:rPr>
          <w:rtl/>
        </w:rPr>
        <w:t xml:space="preserve"> </w:t>
      </w:r>
      <w:ins w:id="91031" w:author="מנוע מכני" w:date="2026-10-11T12:04:39Z">
        <w:r>
          <w:rPr>
            <w:rtl/>
          </w:rPr>
          <w:t xml:space="preserve">גם</w:t>
        </w:r>
      </w:ins>
      <w:del w:id="91032" w:author="מנוע מכני" w:date="2026-10-11T12:04:39Z">
        <w:r>
          <w:rPr>
            <w:rtl/>
          </w:rPr>
          <w:delText xml:space="preserve">נמי</w:delText>
        </w:r>
      </w:del>
      <w:r>
        <w:rPr>
          <w:rtl/>
        </w:rPr>
        <w:t xml:space="preserve"> התינח </w:t>
      </w:r>
      <w:ins w:id="95873" w:author="מנוע מכני" w:date="2026-10-11T12:04:39Z">
        <w:r>
          <w:rPr>
            <w:rtl/>
          </w:rPr>
          <w:t xml:space="preserve">אם </w:t>
        </w:r>
      </w:ins>
      <w:del w:id="95874" w:author="מנוע מכני" w:date="2026-10-11T12:04:39Z">
        <w:r>
          <w:rPr>
            <w:rtl/>
          </w:rPr>
          <w:delText xml:space="preserve">אי </w:delText>
        </w:r>
      </w:del>
      <w:r>
        <w:rPr>
          <w:rtl/>
        </w:rPr>
        <w:t xml:space="preserve">אמר</w:t>
      </w:r>
      <w:r>
        <w:rPr>
          <w:rtl/>
        </w:rPr>
        <w:t xml:space="preserve"> </w:t>
      </w:r>
      <w:ins w:id="92703" w:author="מנוע מכני" w:date="2026-10-11T12:04:39Z">
        <w:r>
          <w:rPr>
            <w:rtl/>
          </w:rPr>
          <w:t xml:space="preserve">לו</w:t>
        </w:r>
      </w:ins>
      <w:del w:id="92704" w:author="מנוע מכני" w:date="2026-10-11T12:04:39Z">
        <w:r>
          <w:rPr>
            <w:rtl/>
          </w:rPr>
          <w:delText xml:space="preserve">ליה</w:delText>
        </w:r>
      </w:del>
      <w:r>
        <w:rPr>
          <w:rtl/>
        </w:rPr>
        <w:t xml:space="preserve"> כזית למחר בחוץ פרטא, </w:t>
      </w:r>
      <w:r>
        <w:rPr>
          <w:rtl/>
        </w:rPr>
        <w:t xml:space="preserve">כ"ש</w:t>
      </w:r>
      <w:r>
        <w:rPr>
          <w:rtl/>
        </w:rPr>
        <w:t xml:space="preserve"> כזית וכזית, אלא </w:t>
      </w:r>
      <w:ins w:id="95875" w:author="מנוע מכני" w:date="2026-10-11T12:04:39Z">
        <w:r>
          <w:rPr>
            <w:rtl/>
          </w:rPr>
          <w:t xml:space="preserve">אם </w:t>
        </w:r>
      </w:ins>
      <w:del w:id="95876" w:author="מנוע מכני" w:date="2026-10-11T12:04:39Z">
        <w:r>
          <w:rPr>
            <w:rtl/>
          </w:rPr>
          <w:delText xml:space="preserve">אי </w:delText>
        </w:r>
      </w:del>
      <w:r>
        <w:rPr>
          <w:rtl/>
        </w:rPr>
        <w:t xml:space="preserve">א"ל</w:t>
      </w:r>
      <w:r>
        <w:rPr>
          <w:rtl/>
        </w:rPr>
        <w:t xml:space="preserve"> כללא, אכתי כזית וכזית </w:t>
      </w:r>
      <w:ins w:id="96981" w:author="מנוע מכני" w:date="2026-10-11T12:04:39Z">
        <w:r>
          <w:rPr>
            <w:rtl/>
          </w:rPr>
          <w:t xml:space="preserve">צריך</w:t>
        </w:r>
      </w:ins>
      <w:del w:id="96982" w:author="מנוע מכני" w:date="2026-10-11T12:04:39Z">
        <w:r>
          <w:rPr>
            <w:rtl/>
          </w:rPr>
          <w:delText xml:space="preserve">מיבעי</w:delText>
        </w:r>
      </w:del>
      <w:r>
        <w:rPr>
          <w:rtl/>
        </w:rPr>
        <w:t xml:space="preserve"> </w:t>
      </w:r>
      <w:ins w:id="92705" w:author="מנוע מכני" w:date="2026-10-11T12:04:39Z">
        <w:r>
          <w:rPr>
            <w:rtl/>
          </w:rPr>
          <w:t xml:space="preserve">לו</w:t>
        </w:r>
      </w:ins>
      <w:del w:id="92706" w:author="מנוע מכני" w:date="2026-10-11T12:04:39Z">
        <w:r>
          <w:rPr>
            <w:rtl/>
          </w:rPr>
          <w:delText xml:space="preserve">ליה</w:delText>
        </w:r>
      </w:del>
      <w:r>
        <w:rPr>
          <w:rtl/>
        </w:rPr>
        <w:t xml:space="preserve">! </w:t>
      </w:r>
    </w:p>
    <w:p w:rsidR="00DA63EC" w:rsidRDefault="00DA63EC" w:rsidP="00DA63EC">
      <w:pPr>
        <w:pStyle w:val="afff3"/>
        <w:framePr w:wrap="around"/>
        <w:tabs>
          <w:tab w:val="left" w:pos="0"/>
        </w:tabs>
        <w:rPr>
          <w:rtl/>
        </w:rPr>
      </w:pPr>
      <w:r>
        <w:rPr>
          <w:rFonts w:hint="cs"/>
          <w:rtl/>
        </w:rPr>
        <w:lastRenderedPageBreak/>
        <w:t>לא.</w:t>
      </w:r>
    </w:p>
    <w:p>
      <w:pPr>
        <w:pStyle w:val="38"/>
        <w:rPr>
          <w:ins w:id="101553" w:author="מנוע מכני" w:date="2026-10-11T12:04:39Z"/>
        </w:rPr>
      </w:pPr>
      <w:r>
        <w:t>א</w:t>
      </w:r>
      <w:r>
        <w:t>"</w:t>
      </w:r>
      <w:r>
        <w:t>כ</w:t>
      </w:r>
      <w:r>
        <w:t xml:space="preserve"> מרתח רתח,</w:t>
      </w:r>
    </w:p>
    <w:p w:rsidR="00DA63EC" w:rsidRDefault="00DA63EC" w:rsidP="00DA63EC">
      <w:pPr>
        <w:tabs>
          <w:tab w:val="left" w:pos="0"/>
          <w:tab w:val="center" w:pos="2835"/>
        </w:tabs>
        <w:rPr>
          <w:rtl/>
        </w:rPr>
      </w:pPr>
      <w:del w:id="101554" w:author="מנוע מכני" w:date="2026-10-11T12:04:39Z">
        <w:r>
          <w:rPr>
            <w:rtl/>
          </w:rPr>
          <w:delText xml:space="preserve"> </w:delText>
        </w:r>
      </w:del>
      <w:ins w:id="92707" w:author="מנוע מכני" w:date="2026-10-11T12:04:39Z">
        <w:r>
          <w:rPr>
            <w:rtl/>
          </w:rPr>
          <w:t xml:space="preserve">עכשיו</w:t>
        </w:r>
      </w:ins>
      <w:del w:id="92708" w:author="מנוע מכני" w:date="2026-10-11T12:04:39Z">
        <w:r>
          <w:rPr>
            <w:rtl/>
          </w:rPr>
          <w:delText xml:space="preserve">השתא</w:delText>
        </w:r>
      </w:del>
      <w:r>
        <w:rPr>
          <w:rtl/>
        </w:rPr>
        <w:t xml:space="preserve"> כזית וכזית כללא, כזית למחר בחוץ </w:t>
      </w:r>
      <w:ins w:id="96983" w:author="מנוע מכני" w:date="2026-10-11T12:04:39Z">
        <w:r>
          <w:rPr>
            <w:rtl/>
          </w:rPr>
          <w:t xml:space="preserve">צריכה</w:t>
        </w:r>
      </w:ins>
      <w:del w:id="96984" w:author="מנוע מכני" w:date="2026-10-11T12:04:39Z">
        <w:r>
          <w:rPr>
            <w:rtl/>
          </w:rPr>
          <w:delText xml:space="preserve">מיבעיא</w:delText>
        </w:r>
      </w:del>
    </w:p>
    <w:p w:rsidR="00DA63EC" w:rsidRDefault="00DA63EC" w:rsidP="00DA63EC">
      <w:pPr>
        <w:tabs>
          <w:tab w:val="left" w:pos="0"/>
          <w:tab w:val="center" w:pos="2835"/>
        </w:tabs>
        <w:rPr>
          <w:rtl/>
        </w:rPr>
      </w:pPr>
    </w:p>
    <w:p>
      <w:pPr>
        <w:pStyle w:val="afffff8"/>
        <w:rPr>
          <w:ins w:id="90513" w:author="קלוד" w:date="2026-10-11T12:29:36Z"/>
        </w:rPr>
      </w:pPr>
      <w:ins w:id="90514" w:author="קלוד" w:date="2026-10-11T12:29:36Z">
        <w:r>
          <w:rPr>
            <w:color w:val="7B3F00"/>
          </w:rPr>
          <w:t xml:space="preserve">חצי זית זמן, חצי זית מקום, חצי זית זמן - האם פיגול?</w:t>
        </w:r>
      </w:ins>
    </w:p>
    <w:p>
      <w:pPr>
        <w:pStyle w:val="38"/>
        <w:rPr>
          <w:ins w:id="98553" w:author="מנוע מכני" w:date="2026-10-11T12:04:39Z"/>
        </w:rPr>
      </w:pPr>
      <w:del w:id="98552" w:author="מנוע מכני" w:date="2026-10-11T12:04:39Z">
        <w:r w:rsidRPr="00884D20">
          <w:delText xml:space="preserve">•</w:delText>
        </w:r>
      </w:del>
      <w:r w:rsidRPr="00884D20">
        <w:t xml:space="preserve"> איתמר:</w:t>
      </w:r>
    </w:p>
    <w:p w:rsidR="00DA63EC" w:rsidRDefault="00DA63EC" w:rsidP="00DA63EC">
      <w:pPr>
        <w:tabs>
          <w:tab w:val="left" w:pos="0"/>
          <w:tab w:val="center" w:pos="2835"/>
        </w:tabs>
        <w:rPr>
          <w:b/>
          <w:bCs/>
          <w:rtl/>
        </w:rPr>
      </w:pPr>
      <w:del w:id="98554" w:author="מנוע מכני" w:date="2026-10-11T12:04:39Z">
        <w:r w:rsidRPr="00884D20">
          <w:rPr>
            <w:b/>
            <w:bCs/>
            <w:rtl/>
          </w:rPr>
          <w:delText xml:space="preserve"> </w:delText>
        </w:r>
      </w:del>
      <w:r w:rsidRPr="00884D20">
        <w:rPr>
          <w:b/>
          <w:bCs/>
          <w:rtl/>
        </w:rPr>
        <w:t xml:space="preserve">חצי זית חוץ לזמנו חצי זית חוץ למקומו וחצי זית חוץ לזמנו </w:t>
      </w:r>
    </w:p>
    <w:p>
      <w:pPr>
        <w:pStyle w:val="38"/>
        <w:rPr>
          <w:ins w:id="98555" w:author="מנוע מכני" w:date="2026-10-11T12:04:39Z"/>
        </w:rPr>
      </w:pPr>
      <w:r w:rsidRPr="00884D20">
        <w:t>רבא</w:t>
      </w:r>
      <w:r>
        <w:t xml:space="preserve">:</w:t>
      </w:r>
    </w:p>
    <w:p w:rsidR="00DA63EC" w:rsidRDefault="00DA63EC" w:rsidP="00DA63EC">
      <w:pPr>
        <w:tabs>
          <w:tab w:val="left" w:pos="0"/>
          <w:tab w:val="center" w:pos="2835"/>
        </w:tabs>
        <w:rPr>
          <w:rtl/>
        </w:rPr>
      </w:pPr>
      <w:del w:id="98556" w:author="מנוע מכני" w:date="2026-10-11T12:04:39Z">
        <w:r>
          <w:rPr>
            <w:rtl/>
          </w:rPr>
          <w:delText xml:space="preserve"> </w:delText>
        </w:r>
      </w:del>
      <w:r>
        <w:rPr>
          <w:rtl/>
        </w:rPr>
        <w:t xml:space="preserve">ויקץ כישן הפיגול, </w:t>
      </w:r>
      <w:r>
        <w:rPr>
          <w:rStyle w:val="2fb"/>
          <w:rtl/>
        </w:rPr>
        <w:t xml:space="preserve">ורב המנונא</w:t>
      </w:r>
      <w:r>
        <w:rPr>
          <w:rtl/>
        </w:rPr>
        <w:t xml:space="preserve"> </w:t>
      </w:r>
      <w:r>
        <w:rPr>
          <w:rtl/>
        </w:rPr>
        <w:t xml:space="preserve">אמר</w:t>
      </w:r>
      <w:r>
        <w:rPr>
          <w:rtl/>
        </w:rPr>
        <w:t xml:space="preserve">: עירוב מחשבות הוי.</w:t>
      </w:r>
    </w:p>
    <w:p w:rsidR="00DA63EC" w:rsidRDefault="00DA63EC" w:rsidP="00DA63EC">
      <w:pPr>
        <w:tabs>
          <w:tab w:val="left" w:pos="0"/>
          <w:tab w:val="center" w:pos="2835"/>
        </w:tabs>
        <w:rPr>
          <w:rtl/>
        </w:rPr>
      </w:pPr>
      <w:r>
        <w:rPr>
          <w:rFonts w:hint="cs"/>
          <w:rtl/>
        </w:rPr>
        <w:t>מ</w:t>
      </w:r>
      <w:r>
        <w:rPr>
          <w:rtl/>
        </w:rPr>
        <w:t>דתנן: כביצה אוכל ראשון</w:t>
      </w:r>
      <w:r w:rsidR="00170467">
        <w:rPr>
          <w:rtl/>
        </w:rPr>
        <w:t xml:space="preserve"> וכביצה אוכל שני שבללן זה בזה </w:t>
      </w:r>
      <w:r>
        <w:rPr>
          <w:rtl/>
        </w:rPr>
        <w:t>ראשון, חלקן - זה שני וזה שני, הא חזר ועירבן - ראשון הוי.</w:t>
      </w:r>
    </w:p>
    <w:p w:rsidR="00DA63EC" w:rsidRPr="00FE1B89" w:rsidRDefault="00DA63EC" w:rsidP="00DA63EC">
      <w:pPr>
        <w:tabs>
          <w:tab w:val="left" w:pos="0"/>
          <w:tab w:val="center" w:pos="2835"/>
        </w:tabs>
        <w:rPr>
          <w:spacing w:val="-4"/>
          <w:rtl/>
        </w:rPr>
      </w:pPr>
      <w:r w:rsidRPr="00FE1B89">
        <w:rPr>
          <w:rFonts w:hint="cs"/>
          <w:spacing w:val="-4"/>
          <w:rtl/>
        </w:rPr>
        <w:t xml:space="preserve">מדסיפא </w:t>
      </w:r>
      <w:r w:rsidRPr="00FE1B89">
        <w:rPr>
          <w:spacing w:val="-4"/>
          <w:rtl/>
        </w:rPr>
        <w:t>נפל זה בעצמו וזה בעצמו על ככר של תרומה - פסלוה, נפלו שניהן כאחת - עשאוה שניה.</w:t>
      </w:r>
    </w:p>
    <w:p>
      <w:pPr>
        <w:pStyle w:val="38"/>
        <w:rPr>
          <w:ins w:id="98558" w:author="מנוע מכני" w:date="2026-10-11T12:04:39Z"/>
        </w:rPr>
      </w:pPr>
      <w:del w:id="98557" w:author="מנוע מכני" w:date="2026-10-11T12:04:39Z">
        <w:r w:rsidRPr="00884D20">
          <w:delText xml:space="preserve">•</w:delText>
        </w:r>
      </w:del>
      <w:r w:rsidRPr="00884D20">
        <w:t xml:space="preserve"> ורב המנונא</w:t>
      </w:r>
      <w:del w:id="101632" w:author="מנוע מכני" w:date="2026-10-11T12:04:39Z">
        <w:r w:rsidRPr="00884D20">
          <w:delText xml:space="preserve"> אמר</w:delText>
        </w:r>
      </w:del>
      <w:r>
        <w:t xml:space="preserve">:</w:t>
      </w:r>
    </w:p>
    <w:p w:rsidR="00DA63EC" w:rsidRDefault="00DA63EC" w:rsidP="00DA63EC">
      <w:pPr>
        <w:tabs>
          <w:tab w:val="left" w:pos="0"/>
          <w:tab w:val="center" w:pos="2835"/>
        </w:tabs>
        <w:rPr>
          <w:rtl/>
        </w:rPr>
      </w:pPr>
      <w:del w:id="98559" w:author="מנוע מכני" w:date="2026-10-11T12:04:39Z">
        <w:r>
          <w:rPr>
            <w:rtl/>
          </w:rPr>
          <w:delText xml:space="preserve"> </w:delText>
        </w:r>
      </w:del>
      <w:ins w:id="91037" w:author="מנוע מכני" w:date="2026-10-11T12:04:39Z">
        <w:r>
          <w:rPr>
            <w:rtl/>
          </w:rPr>
          <w:t xml:space="preserve">שם</w:t>
        </w:r>
      </w:ins>
      <w:del w:id="91038" w:author="מנוע מכני" w:date="2026-10-11T12:04:39Z">
        <w:r>
          <w:rPr>
            <w:rtl/>
          </w:rPr>
          <w:delText xml:space="preserve">התם</w:delText>
        </w:r>
      </w:del>
      <w:r>
        <w:rPr>
          <w:rtl/>
        </w:rPr>
        <w:t xml:space="preserve"> </w:t>
      </w:r>
      <w:ins w:id="91033" w:author="מנוע מכני" w:date="2026-10-11T12:04:39Z">
        <w:r>
          <w:rPr>
            <w:rtl/>
          </w:rPr>
          <w:t xml:space="preserve">יש</w:t>
        </w:r>
      </w:ins>
      <w:del w:id="91034" w:author="מנוע מכני" w:date="2026-10-11T12:04:39Z">
        <w:r>
          <w:rPr>
            <w:rtl/>
          </w:rPr>
          <w:delText xml:space="preserve">איכא</w:delText>
        </w:r>
      </w:del>
      <w:r>
        <w:rPr>
          <w:rtl/>
        </w:rPr>
        <w:t xml:space="preserve"> שיעורא, </w:t>
      </w:r>
      <w:ins w:id="91039" w:author="מנוע מכני" w:date="2026-10-11T12:04:39Z">
        <w:r>
          <w:rPr>
            <w:rtl/>
          </w:rPr>
          <w:t xml:space="preserve">כאן</w:t>
        </w:r>
      </w:ins>
      <w:del w:id="91040" w:author="מנוע מכני" w:date="2026-10-11T12:04:39Z">
        <w:r>
          <w:rPr>
            <w:rtl/>
          </w:rPr>
          <w:delText xml:space="preserve">הכא</w:delText>
        </w:r>
      </w:del>
      <w:r>
        <w:rPr>
          <w:rtl/>
        </w:rPr>
        <w:t xml:space="preserve"> </w:t>
      </w:r>
      <w:ins w:id="91035" w:author="מנוע מכני" w:date="2026-10-11T12:04:39Z">
        <w:r>
          <w:rPr>
            <w:rtl/>
          </w:rPr>
          <w:t xml:space="preserve">אין</w:t>
        </w:r>
      </w:ins>
      <w:del w:id="91036" w:author="מנוע מכני" w:date="2026-10-11T12:04:39Z">
        <w:r>
          <w:rPr>
            <w:rtl/>
          </w:rPr>
          <w:delText xml:space="preserve">ליכא</w:delText>
        </w:r>
      </w:del>
      <w:r>
        <w:rPr>
          <w:rtl/>
        </w:rPr>
        <w:t xml:space="preserve"> שיעורא.</w:t>
      </w:r>
    </w:p>
    <w:p w:rsidR="00DA63EC" w:rsidRDefault="00DA63EC" w:rsidP="00DA63EC">
      <w:pPr>
        <w:tabs>
          <w:tab w:val="left" w:pos="0"/>
          <w:tab w:val="center" w:pos="2835"/>
        </w:tabs>
        <w:rPr>
          <w:rtl/>
        </w:rPr>
      </w:pPr>
      <w:r>
        <w:rPr>
          <w:rFonts w:hint="cs"/>
          <w:rtl/>
        </w:rPr>
        <w:t>מ</w:t>
      </w:r>
      <w:r>
        <w:rPr>
          <w:rtl/>
        </w:rPr>
        <w:t xml:space="preserve">דתנן: האוכל שנטמא באב הטומאה ושנטמא בולד הטומאה, מצטרפין זה עם זה לטמא בקל שבשניהם</w:t>
      </w:r>
      <w:ins w:id="94387" w:author="מנוע מכני" w:date="2026-10-11T12:04:39Z">
        <w:r>
          <w:rPr>
            <w:rtl/>
          </w:rPr>
          <w:t xml:space="preserve">,</w:t>
        </w:r>
      </w:ins>
      <w:del w:id="94388" w:author="מנוע מכני" w:date="2026-10-11T12:04:39Z">
        <w:r>
          <w:rPr>
            <w:rtl/>
          </w:rPr>
          <w:delText xml:space="preserve">;</w:delText>
        </w:r>
      </w:del>
      <w:r>
        <w:rPr>
          <w:rFonts w:hint="cs"/>
          <w:rtl/>
        </w:rPr>
        <w:t>- ואע</w:t>
      </w:r>
      <w:r>
        <w:rPr>
          <w:rtl/>
        </w:rPr>
        <w:t>"</w:t>
      </w:r>
      <w:r>
        <w:rPr>
          <w:rFonts w:hint="cs"/>
          <w:rtl/>
        </w:rPr>
        <w:t xml:space="preserve">ג דהדר מלייה </w:t>
      </w:r>
      <w:r w:rsidRPr="00B86088">
        <w:rPr>
          <w:rFonts w:hint="cs"/>
          <w:b/>
          <w:bCs/>
          <w:rtl/>
        </w:rPr>
        <w:t>ו</w:t>
      </w:r>
      <w:r>
        <w:rPr>
          <w:rFonts w:hint="cs"/>
          <w:b/>
          <w:bCs/>
          <w:rtl/>
        </w:rPr>
        <w:t>דחי</w:t>
      </w:r>
      <w:r w:rsidR="005608A0">
        <w:rPr>
          <w:b/>
          <w:bCs/>
          <w:rtl/>
        </w:rPr>
        <w:t>'</w:t>
      </w:r>
      <w:r>
        <w:rPr>
          <w:rFonts w:hint="cs"/>
          <w:rtl/>
        </w:rPr>
        <w:t xml:space="preserve"> </w:t>
      </w:r>
      <w:ins w:id="92709" w:author="מנוע מכני" w:date="2026-10-11T12:04:39Z">
        <w:r>
          <w:rPr>
            <w:rFonts w:hint="cs"/>
            <w:rtl/>
          </w:rPr>
          <w:t xml:space="preserve">דשמא</w:t>
        </w:r>
      </w:ins>
      <w:del w:id="92710" w:author="מנוע מכני" w:date="2026-10-11T12:04:39Z">
        <w:r>
          <w:rPr>
            <w:rFonts w:hint="cs"/>
            <w:rtl/>
          </w:rPr>
          <w:delText xml:space="preserve">דדלמא</w:delText>
        </w:r>
      </w:del>
      <w:r>
        <w:rPr>
          <w:rFonts w:hint="cs"/>
          <w:rtl/>
        </w:rPr>
        <w:t xml:space="preserve"> </w:t>
      </w:r>
      <w:r>
        <w:rPr>
          <w:rFonts w:hint="cs"/>
          <w:rtl/>
        </w:rPr>
        <w:t xml:space="preserve">לא</w:t>
      </w:r>
      <w:r>
        <w:rPr>
          <w:rFonts w:hint="cs"/>
          <w:rtl/>
        </w:rPr>
        <w:t xml:space="preserve"> הדר מלייה </w:t>
      </w:r>
    </w:p>
    <w:p w:rsidR="00DA63EC" w:rsidRDefault="00DA63EC" w:rsidP="00DA63EC">
      <w:pPr>
        <w:tabs>
          <w:tab w:val="left" w:pos="0"/>
          <w:tab w:val="center" w:pos="2835"/>
        </w:tabs>
        <w:jc w:val="center"/>
        <w:rPr>
          <w:rtl/>
        </w:rPr>
      </w:pPr>
      <w:r>
        <w:rPr>
          <w:rtl/>
        </w:rPr>
        <w:t>•</w:t>
      </w:r>
      <w:ins w:id="94389" w:author="מנוע מכני" w:date="2026-10-11T12:04:39Z">
        <w:r>
          <w:rPr>
            <w:rFonts w:hint="cs"/>
            <w:rtl/>
          </w:rPr>
          <w:t xml:space="preserve"> </w:t>
        </w:r>
      </w:ins>
      <w:del w:id="94390" w:author="מנוע מכני" w:date="2026-10-11T12:04:39Z">
        <w:r>
          <w:rPr>
            <w:rFonts w:hint="cs"/>
            <w:rtl/>
          </w:rPr>
          <w:delText xml:space="preserve">  </w:delText>
        </w:r>
      </w:del>
      <w:r>
        <w:rPr>
          <w:rtl/>
        </w:rPr>
        <w:t>•</w:t>
      </w:r>
      <w:ins w:id="94391" w:author="מנוע מכני" w:date="2026-10-11T12:04:39Z">
        <w:r>
          <w:rPr>
            <w:rFonts w:hint="cs"/>
            <w:rtl/>
          </w:rPr>
          <w:t xml:space="preserve"> </w:t>
        </w:r>
      </w:ins>
      <w:del w:id="94392" w:author="מנוע מכני" w:date="2026-10-11T12:04:39Z">
        <w:r>
          <w:rPr>
            <w:rFonts w:hint="cs"/>
            <w:rtl/>
          </w:rPr>
          <w:delText xml:space="preserve">  </w:delText>
        </w:r>
      </w:del>
      <w:r>
        <w:rPr>
          <w:rtl/>
        </w:rPr>
        <w:t>•</w:t>
      </w:r>
    </w:p>
    <w:p>
      <w:pPr>
        <w:pStyle w:val="38"/>
        <w:rPr>
          <w:ins w:id="98560" w:author="מנוע מכני" w:date="2026-10-11T12:04:39Z"/>
        </w:rPr>
      </w:pPr>
      <w:ins w:id="96297" w:author="מנוע מכני" w:date="2026-10-11T12:04:39Z">
        <w:r>
          <w:t xml:space="preserve">כשבא</w:t>
        </w:r>
      </w:ins>
      <w:del w:id="96298" w:author="מנוע מכני" w:date="2026-10-11T12:04:39Z">
        <w:r>
          <w:delText xml:space="preserve">כי </w:delText>
        </w:r>
        <w:r>
          <w:delText xml:space="preserve">בא</w:delText>
        </w:r>
      </w:del>
      <w:ins w:id="92711" w:author="מנוע מכני" w:date="2026-10-11T12:04:39Z"/>
      <w:del w:id="92712" w:author="מנוע מכני" w:date="2026-10-11T12:04:39Z">
        <w:r>
          <w:delText xml:space="preserve">אתא</w:delText>
        </w:r>
      </w:del>
      <w:r>
        <w:t xml:space="preserve"> רב דימי</w:t>
      </w:r>
      <w:del w:id="101633" w:author="מנוע מכני" w:date="2026-10-11T12:04:39Z">
        <w:r>
          <w:delText xml:space="preserve"> אמר</w:delText>
        </w:r>
      </w:del>
      <w:r>
        <w:t xml:space="preserve">:</w:t>
      </w:r>
    </w:p>
    <w:p w:rsidR="00DA63EC" w:rsidRDefault="00DA63EC" w:rsidP="00DA63EC">
      <w:pPr>
        <w:tabs>
          <w:tab w:val="left" w:pos="0"/>
          <w:tab w:val="center" w:pos="2835"/>
        </w:tabs>
        <w:rPr>
          <w:rtl/>
        </w:rPr>
      </w:pPr>
      <w:del w:id="98561" w:author="מנוע מכני" w:date="2026-10-11T12:04:39Z">
        <w:r>
          <w:rPr>
            <w:rtl/>
          </w:rPr>
          <w:delText xml:space="preserve"> </w:delText>
        </w:r>
      </w:del>
      <w:r>
        <w:rPr>
          <w:rtl/>
        </w:rPr>
        <w:t xml:space="preserve">חצי זית חוץ למקומו וחצי זית חוץ לזמנו וחצי זית חוץ לזמנו </w:t>
      </w:r>
    </w:p>
    <w:p>
      <w:pPr>
        <w:pStyle w:val="38"/>
        <w:rPr>
          <w:ins w:id="98562" w:author="מנוע מכני" w:date="2026-10-11T12:04:39Z"/>
        </w:rPr>
      </w:pPr>
      <w:r>
        <w:tab/>
        <w:t xml:space="preserve">- תני בר קפרא:</w:t>
      </w:r>
    </w:p>
    <w:p w:rsidR="00DA63EC" w:rsidRDefault="00DA63EC" w:rsidP="00DA63EC">
      <w:pPr>
        <w:tabs>
          <w:tab w:val="left" w:pos="0"/>
          <w:tab w:val="center" w:pos="2835"/>
        </w:tabs>
        <w:rPr>
          <w:rtl/>
        </w:rPr>
      </w:pPr>
      <w:del w:id="98563" w:author="מנוע מכני" w:date="2026-10-11T12:04:39Z">
        <w:r>
          <w:rPr>
            <w:rtl/>
          </w:rPr>
          <w:tab/>
          <w:delText xml:space="preserve"> </w:delText>
        </w:r>
      </w:del>
      <w:r>
        <w:rPr>
          <w:rtl/>
        </w:rPr>
        <w:tab/>
        <w:t xml:space="preserve">פיגול, אין חצי זית מועיל במקום כזית.</w:t>
      </w:r>
    </w:p>
    <w:p>
      <w:pPr>
        <w:pStyle w:val="38"/>
        <w:rPr>
          <w:ins w:id="98564" w:author="מנוע מכני" w:date="2026-10-11T12:04:39Z"/>
        </w:rPr>
      </w:pPr>
      <w:ins w:id="96299" w:author="מנוע מכני" w:date="2026-10-11T12:04:39Z">
        <w:r>
          <w:t xml:space="preserve">כשבא</w:t>
        </w:r>
      </w:ins>
      <w:del w:id="96300" w:author="מנוע מכני" w:date="2026-10-11T12:04:39Z">
        <w:r>
          <w:delText xml:space="preserve">כי </w:delText>
        </w:r>
        <w:r>
          <w:delText xml:space="preserve">בא</w:delText>
        </w:r>
      </w:del>
      <w:ins w:id="92713" w:author="מנוע מכני" w:date="2026-10-11T12:04:39Z"/>
      <w:del w:id="92714" w:author="מנוע מכני" w:date="2026-10-11T12:04:39Z">
        <w:r>
          <w:delText xml:space="preserve">אתא</w:delText>
        </w:r>
      </w:del>
      <w:r>
        <w:t xml:space="preserve"> רבין</w:t>
      </w:r>
      <w:del w:id="101634" w:author="מנוע מכני" w:date="2026-10-11T12:04:39Z">
        <w:r>
          <w:delText xml:space="preserve"> אמר</w:delText>
        </w:r>
      </w:del>
      <w:r>
        <w:t xml:space="preserve">:</w:t>
      </w:r>
    </w:p>
    <w:p w:rsidR="00DA63EC" w:rsidRDefault="00DA63EC" w:rsidP="00DA63EC">
      <w:pPr>
        <w:tabs>
          <w:tab w:val="left" w:pos="0"/>
          <w:tab w:val="center" w:pos="2835"/>
        </w:tabs>
        <w:rPr>
          <w:rtl/>
        </w:rPr>
      </w:pPr>
      <w:del w:id="98565" w:author="מנוע מכני" w:date="2026-10-11T12:04:39Z">
        <w:r>
          <w:rPr>
            <w:rtl/>
          </w:rPr>
          <w:delText xml:space="preserve"> </w:delText>
        </w:r>
      </w:del>
      <w:r>
        <w:rPr>
          <w:rtl/>
        </w:rPr>
        <w:t xml:space="preserve">חצי זית חוץ לזמנו וחצי זית חוץ לזמנו וחצי זית חוץ למקומו</w:t>
      </w:r>
    </w:p>
    <w:p>
      <w:pPr>
        <w:pStyle w:val="38"/>
        <w:rPr>
          <w:ins w:id="98566" w:author="מנוע מכני" w:date="2026-10-11T12:04:39Z"/>
        </w:rPr>
      </w:pPr>
      <w:del w:id="90106" w:author="מנוע מכני" w:date="2026-10-11T12:04:39Z">
        <w:r>
          <w:delText xml:space="preserve"> </w:delText>
        </w:r>
      </w:del>
      <w:r>
        <w:tab/>
        <w:t xml:space="preserve">- תני בר קפרא:</w:t>
      </w:r>
    </w:p>
    <w:p w:rsidR="00DA63EC" w:rsidRDefault="00DA63EC" w:rsidP="00DA63EC">
      <w:pPr>
        <w:tabs>
          <w:tab w:val="left" w:pos="0"/>
          <w:tab w:val="center" w:pos="2835"/>
        </w:tabs>
        <w:rPr>
          <w:rtl/>
        </w:rPr>
      </w:pPr>
      <w:del w:id="98567" w:author="מנוע מכני" w:date="2026-10-11T12:04:39Z">
        <w:r>
          <w:rPr>
            <w:rtl/>
          </w:rPr>
          <w:tab/>
          <w:delText xml:space="preserve"> </w:delText>
        </w:r>
      </w:del>
      <w:r>
        <w:rPr>
          <w:rtl/>
        </w:rPr>
        <w:tab/>
        <w:t xml:space="preserve">פיגול, אין חצי זית מועיל במקום כזית.</w:t>
      </w:r>
    </w:p>
    <w:p>
      <w:pPr>
        <w:pStyle w:val="38"/>
        <w:rPr>
          <w:ins w:id="98568" w:author="מנוע מכני" w:date="2026-10-11T12:04:39Z"/>
        </w:rPr>
      </w:pPr>
      <w:r>
        <w:t xml:space="preserve">רב אשי </w:t>
      </w:r>
      <w:ins w:id="96603" w:author="מנוע מכני" w:date="2026-10-11T12:04:39Z">
        <w:r>
          <w:t xml:space="preserve">שונה</w:t>
        </w:r>
      </w:ins>
      <w:del w:id="96604" w:author="מנוע מכני" w:date="2026-10-11T12:04:39Z">
        <w:r>
          <w:delText xml:space="preserve">מתני</w:delText>
        </w:r>
      </w:del>
      <w:r>
        <w:t xml:space="preserve"> </w:t>
      </w:r>
      <w:ins w:id="92715" w:author="מנוע מכני" w:date="2026-10-11T12:04:39Z">
        <w:r>
          <w:t xml:space="preserve">כך</w:t>
        </w:r>
      </w:ins>
      <w:del w:id="92716" w:author="מנוע מכני" w:date="2026-10-11T12:04:39Z">
        <w:r>
          <w:delText xml:space="preserve">הכי</w:delText>
        </w:r>
      </w:del>
      <w:r>
        <w:t xml:space="preserve">:</w:t>
      </w:r>
    </w:p>
    <w:p w:rsidR="00DA63EC" w:rsidRDefault="00DA63EC" w:rsidP="00DA63EC">
      <w:pPr>
        <w:tabs>
          <w:tab w:val="left" w:pos="0"/>
          <w:tab w:val="center" w:pos="2835"/>
        </w:tabs>
        <w:rPr>
          <w:rtl/>
        </w:rPr>
      </w:pPr>
      <w:del w:id="98569" w:author="מנוע מכני" w:date="2026-10-11T12:04:39Z">
        <w:r>
          <w:rPr>
            <w:rtl/>
          </w:rPr>
          <w:delText xml:space="preserve"> </w:delText>
        </w:r>
      </w:del>
      <w:r>
        <w:rPr>
          <w:rtl/>
        </w:rPr>
        <w:t xml:space="preserve">חצי זית חוץ לזמנו וכזית חציו חוץ למקומו וחציו חוץ לזמנו </w:t>
      </w:r>
    </w:p>
    <w:p>
      <w:pPr>
        <w:pStyle w:val="38"/>
        <w:rPr>
          <w:ins w:id="98570" w:author="מנוע מכני" w:date="2026-10-11T12:04:39Z"/>
        </w:rPr>
      </w:pPr>
      <w:r>
        <w:tab/>
        <w:t xml:space="preserve">- תני בר קפרא:</w:t>
      </w:r>
    </w:p>
    <w:p w:rsidR="00DA63EC" w:rsidRDefault="00DA63EC" w:rsidP="00DA63EC">
      <w:pPr>
        <w:tabs>
          <w:tab w:val="left" w:pos="0"/>
          <w:tab w:val="center" w:pos="2835"/>
        </w:tabs>
        <w:rPr>
          <w:rtl/>
        </w:rPr>
      </w:pPr>
      <w:del w:id="98571" w:author="מנוע מכני" w:date="2026-10-11T12:04:39Z">
        <w:r>
          <w:rPr>
            <w:rtl/>
          </w:rPr>
          <w:tab/>
          <w:delText xml:space="preserve"> </w:delText>
        </w:r>
      </w:del>
      <w:r>
        <w:rPr>
          <w:rtl/>
        </w:rPr>
        <w:tab/>
        <w:t xml:space="preserve">פיגול, אין חצי זית מועיל במקום כזית.</w:t>
      </w:r>
    </w:p>
    <w:p>
      <w:pPr>
        <w:pStyle w:val="afffff8"/>
        <w:rPr>
          <w:ins w:id="90511" w:author="קלוד" w:date="2026-10-11T12:29:36Z"/>
        </w:rPr>
      </w:pPr>
      <w:ins w:id="90512" w:author="קלוד" w:date="2026-10-11T12:29:36Z">
        <w:r>
          <w:rPr>
            <w:color w:val="7B3F00"/>
          </w:rPr>
          <w:t xml:space="preserve">חישב שיאכלוהו כלבים למחר - פיגול</w:t>
        </w:r>
      </w:ins>
    </w:p>
    <w:p>
      <w:pPr>
        <w:pStyle w:val="38"/>
        <w:rPr>
          <w:ins w:id="98572" w:author="מנוע מכני" w:date="2026-10-11T12:04:39Z"/>
        </w:rPr>
      </w:pPr>
      <w:del w:id="101635" w:author="מנוע מכני" w:date="2026-10-11T12:04:39Z">
        <w:r>
          <w:delText xml:space="preserve">אמר </w:delText>
        </w:r>
      </w:del>
      <w:r>
        <w:t xml:space="preserve">רבי ינאי:</w:t>
      </w:r>
    </w:p>
    <w:p w:rsidR="00DA63EC" w:rsidRDefault="00DA63EC" w:rsidP="00DA63EC">
      <w:pPr>
        <w:tabs>
          <w:tab w:val="left" w:pos="0"/>
          <w:tab w:val="center" w:pos="2835"/>
        </w:tabs>
        <w:rPr>
          <w:rtl/>
        </w:rPr>
      </w:pPr>
      <w:del w:id="98573" w:author="מנוע מכני" w:date="2026-10-11T12:04:39Z">
        <w:r>
          <w:rPr>
            <w:rtl/>
          </w:rPr>
          <w:delText xml:space="preserve"> </w:delText>
        </w:r>
      </w:del>
      <w:r>
        <w:rPr>
          <w:rtl/>
        </w:rPr>
        <w:t xml:space="preserve">חישב שיאכלוהו כלבים למחר - פיגול, </w:t>
      </w:r>
      <w:r w:rsidRPr="0046594B">
        <w:rPr>
          <w:rStyle w:val="afffff0"/>
          <w:rtl/>
        </w:rPr>
        <w:t>ד</w:t>
      </w:r>
      <w:r w:rsidRPr="0046594B">
        <w:rPr>
          <w:rStyle w:val="afffff0"/>
          <w:rFonts w:hint="cs"/>
          <w:rtl/>
        </w:rPr>
        <w:t>'</w:t>
      </w:r>
      <w:ins w:id="90595" w:author="Claude - סמנטי" w:date="2026-10-11T12:26:16Z">
        <w:r>
          <w:rPr>
            <w:rStyle w:val="afffff0"/>
            <w:rtl/>
          </w:rPr>
          <w:t xml:space="preserve">וְאֶת אִיזֶבֶל יֹאכְלוּ הַכְּלָבִים בְּחֵלֶק יִזְרְעֶאל</w:t>
        </w:r>
      </w:ins>
      <w:del w:id="90596" w:author="Claude - סמנטי" w:date="2026-10-11T12:26:16Z">
        <w:r w:rsidRPr="0046594B">
          <w:rPr>
            <w:rStyle w:val="afffff0"/>
            <w:rtl/>
          </w:rPr>
          <w:delText xml:space="preserve">ואת איזבל יאכלו הכלבים בחלק יזרעאל</w:delText>
        </w:r>
      </w:del>
      <w:r w:rsidRPr="0046594B">
        <w:rPr>
          <w:rStyle w:val="afffff0"/>
          <w:rFonts w:hint="cs"/>
          <w:rtl/>
        </w:rPr>
        <w:t>'</w:t>
      </w:r>
      <w:r w:rsidRPr="0046594B">
        <w:rPr>
          <w:rStyle w:val="afffff0"/>
          <w:rtl/>
        </w:rPr>
        <w:t>.</w:t>
      </w:r>
    </w:p>
    <w:p w:rsidR="00DA63EC" w:rsidRDefault="00DA63EC" w:rsidP="00DA63EC">
      <w:pPr>
        <w:tabs>
          <w:tab w:val="left" w:pos="0"/>
          <w:tab w:val="center" w:pos="2835"/>
        </w:tabs>
        <w:rPr>
          <w:rtl/>
        </w:rPr>
      </w:pPr>
      <w:r>
        <w:rPr>
          <w:rtl/>
        </w:rPr>
        <w:t xml:space="preserve">• </w:t>
      </w:r>
      <w:r>
        <w:rPr>
          <w:rFonts w:hint="cs"/>
          <w:rtl/>
        </w:rPr>
        <w:t>ולפ</w:t>
      </w:r>
      <w:r>
        <w:rPr>
          <w:rtl/>
        </w:rPr>
        <w:t>"</w:t>
      </w:r>
      <w:r>
        <w:rPr>
          <w:rFonts w:hint="cs"/>
          <w:rtl/>
        </w:rPr>
        <w:t xml:space="preserve">ז </w:t>
      </w:r>
      <w:ins w:id="95877" w:author="מנוע מכני" w:date="2026-10-11T12:04:39Z">
        <w:r>
          <w:rPr>
            <w:rFonts w:hint="cs"/>
            <w:rtl/>
          </w:rPr>
          <w:t xml:space="preserve">אם </w:t>
        </w:r>
      </w:ins>
      <w:del w:id="95878" w:author="מנוע מכני" w:date="2026-10-11T12:04:39Z">
        <w:r>
          <w:rPr>
            <w:rFonts w:hint="cs"/>
            <w:rtl/>
          </w:rPr>
          <w:delText xml:space="preserve">אי </w:delText>
        </w:r>
      </w:del>
      <w:r>
        <w:rPr>
          <w:rtl/>
        </w:rPr>
        <w:t xml:space="preserve">חישב שתאכלהו אש למחר, </w:t>
      </w:r>
      <w:r w:rsidRPr="0046594B">
        <w:rPr>
          <w:rStyle w:val="afffff0"/>
          <w:rtl/>
        </w:rPr>
        <w:t>ד</w:t>
      </w:r>
      <w:r w:rsidRPr="0046594B">
        <w:rPr>
          <w:rStyle w:val="afffff0"/>
          <w:rFonts w:hint="cs"/>
          <w:rtl/>
        </w:rPr>
        <w:t>'</w:t>
      </w:r>
      <w:ins w:id="90597" w:author="Claude - סמנטי" w:date="2026-10-11T12:26:16Z">
        <w:r>
          <w:rPr>
            <w:rStyle w:val="afffff0"/>
            <w:rtl/>
          </w:rPr>
          <w:t xml:space="preserve">תְּאָכְלֵהוּ אֵשׁ לֹא נוּפָּח</w:t>
        </w:r>
      </w:ins>
      <w:del w:id="90598" w:author="Claude - סמנטי" w:date="2026-10-11T12:26:16Z">
        <w:r w:rsidRPr="0046594B">
          <w:rPr>
            <w:rStyle w:val="afffff0"/>
            <w:rtl/>
          </w:rPr>
          <w:delText xml:space="preserve">תאכלהו אש </w:delText>
        </w:r>
        <w:r w:rsidRPr="0046594B">
          <w:rPr>
            <w:rStyle w:val="afffff0"/>
            <w:rtl/>
          </w:rPr>
          <w:delText xml:space="preserve">לא</w:delText>
        </w:r>
        <w:r w:rsidRPr="0046594B">
          <w:rPr>
            <w:rStyle w:val="afffff0"/>
            <w:rtl/>
          </w:rPr>
          <w:delText xml:space="preserve"> נופח</w:delText>
        </w:r>
      </w:del>
      <w:r w:rsidRPr="0046594B">
        <w:rPr>
          <w:rStyle w:val="afffff0"/>
          <w:rFonts w:hint="cs"/>
          <w:rtl/>
        </w:rPr>
        <w:t>'</w:t>
      </w:r>
      <w:r w:rsidRPr="0046594B">
        <w:rPr>
          <w:rStyle w:val="afffff0"/>
          <w:rtl/>
        </w:rPr>
        <w:t>,</w:t>
      </w:r>
      <w:r>
        <w:rPr>
          <w:rtl/>
        </w:rPr>
        <w:t xml:space="preserve"> </w:t>
      </w:r>
      <w:r>
        <w:rPr>
          <w:rtl/>
        </w:rPr>
        <w:t xml:space="preserve">ה"נ</w:t>
      </w:r>
      <w:r>
        <w:rPr>
          <w:rtl/>
        </w:rPr>
        <w:t xml:space="preserve"> דפיגול! </w:t>
      </w:r>
    </w:p>
    <w:p>
      <w:pPr>
        <w:pStyle w:val="38"/>
        <w:rPr>
          <w:ins w:id="98574" w:author="מנוע מכני" w:date="2026-10-11T12:04:39Z"/>
        </w:rPr>
      </w:pPr>
      <w:r>
        <w:tab/>
        <w:t xml:space="preserve">והתנן:</w:t>
      </w:r>
    </w:p>
    <w:p w:rsidR="00DA63EC" w:rsidRDefault="00DA63EC" w:rsidP="00DA63EC">
      <w:pPr>
        <w:tabs>
          <w:tab w:val="left" w:pos="0"/>
          <w:tab w:val="center" w:pos="2835"/>
        </w:tabs>
        <w:rPr>
          <w:rtl/>
        </w:rPr>
      </w:pPr>
      <w:del w:id="98575" w:author="מנוע מכני" w:date="2026-10-11T12:04:39Z">
        <w:r>
          <w:rPr>
            <w:rtl/>
          </w:rPr>
          <w:tab/>
          <w:delText xml:space="preserve"> </w:delText>
        </w:r>
      </w:del>
      <w:r>
        <w:rPr>
          <w:rtl/>
        </w:rPr>
        <w:tab/>
        <w:t xml:space="preserve">לאכול כחצי זית ולהקטיר חצי כזית - כשר, שאין אכילה והקטרה מצטרפין! </w:t>
      </w:r>
      <w:ins w:id="95879" w:author="מנוע מכני" w:date="2026-10-11T12:04:39Z">
        <w:r>
          <w:rPr>
            <w:rtl/>
          </w:rPr>
          <w:t xml:space="preserve">אם </w:t>
        </w:r>
      </w:ins>
      <w:del w:id="95880" w:author="מנוע מכני" w:date="2026-10-11T12:04:39Z">
        <w:r>
          <w:rPr>
            <w:rtl/>
          </w:rPr>
          <w:tab/>
          <w:delText xml:space="preserve">אי </w:delText>
        </w:r>
      </w:del>
      <w:r>
        <w:rPr>
          <w:rtl/>
        </w:rPr>
        <w:tab/>
        <w:t xml:space="preserve">דאפקה בלשון אכילה </w:t>
      </w:r>
      <w:r>
        <w:rPr>
          <w:rtl/>
        </w:rPr>
        <w:tab/>
        <w:t xml:space="preserve">ה"נ</w:t>
      </w:r>
      <w:r>
        <w:rPr>
          <w:rtl/>
        </w:rPr>
        <w:tab/>
        <w:t xml:space="preserve">, </w:t>
      </w:r>
    </w:p>
    <w:p w:rsidR="00DA63EC" w:rsidRDefault="00DA63EC" w:rsidP="00DA63EC">
      <w:pPr>
        <w:tabs>
          <w:tab w:val="left" w:pos="0"/>
          <w:tab w:val="center" w:pos="2835"/>
        </w:tabs>
        <w:rPr>
          <w:rtl/>
        </w:rPr>
      </w:pPr>
      <w:r>
        <w:rPr>
          <w:rtl/>
        </w:rPr>
        <w:tab/>
      </w:r>
      <w:r>
        <w:rPr>
          <w:rFonts w:hint="cs"/>
          <w:rtl/>
        </w:rPr>
        <w:t>הב</w:t>
      </w:r>
      <w:r>
        <w:rPr>
          <w:rtl/>
        </w:rPr>
        <w:t>"</w:t>
      </w:r>
      <w:r>
        <w:rPr>
          <w:rFonts w:hint="cs"/>
          <w:rtl/>
        </w:rPr>
        <w:t xml:space="preserve">ע</w:t>
      </w:r>
      <w:r>
        <w:rPr>
          <w:rFonts w:hint="cs"/>
          <w:rtl/>
        </w:rPr>
        <w:t xml:space="preserve"> </w:t>
      </w:r>
      <w:r>
        <w:rPr>
          <w:rtl/>
        </w:rPr>
        <w:t>- דאפקה בלשון הקטרה, דלשון אכילה לחוד ולשון הקטרה לחוד.</w:t>
      </w:r>
    </w:p>
    <w:p>
      <w:pPr>
        <w:pStyle w:val="afffff8"/>
        <w:rPr>
          <w:ins w:id="90509" w:author="קלוד" w:date="2026-10-11T12:29:36Z"/>
        </w:rPr>
      </w:pPr>
      <w:ins w:id="90510" w:author="קלוד" w:date="2026-10-11T12:29:36Z">
        <w:r>
          <w:rPr>
            <w:color w:val="7B3F00"/>
          </w:rPr>
          <w:t xml:space="preserve">חישב לאכול כזית בשני בני אדם - האם מצטרף?</w:t>
        </w:r>
      </w:ins>
    </w:p>
    <w:p>
      <w:pPr>
        <w:pStyle w:val="38"/>
        <w:rPr>
          <w:ins w:id="98577" w:author="מנוע מכני" w:date="2026-10-11T12:04:39Z"/>
        </w:rPr>
      </w:pPr>
      <w:del w:id="98576" w:author="מנוע מכני" w:date="2026-10-11T12:04:39Z">
        <w:r w:rsidRPr="00AD2F44">
          <w:delText xml:space="preserve">•</w:delText>
        </w:r>
      </w:del>
      <w:r w:rsidRPr="00AD2F44">
        <w:t xml:space="preserve"> בעי רב אשי</w:t>
      </w:r>
      <w:r>
        <w:t xml:space="preserve">:</w:t>
      </w:r>
    </w:p>
    <w:p w:rsidR="00DA63EC" w:rsidRDefault="00DA63EC" w:rsidP="00DA63EC">
      <w:pPr>
        <w:tabs>
          <w:tab w:val="left" w:pos="0"/>
          <w:tab w:val="center" w:pos="2835"/>
        </w:tabs>
        <w:rPr>
          <w:rtl/>
        </w:rPr>
      </w:pPr>
      <w:del w:id="98578" w:author="מנוע מכני" w:date="2026-10-11T12:04:39Z">
        <w:r>
          <w:rPr>
            <w:rtl/>
          </w:rPr>
          <w:delText xml:space="preserve"> </w:delText>
        </w:r>
      </w:del>
      <w:r>
        <w:rPr>
          <w:rtl/>
        </w:rPr>
        <w:t xml:space="preserve">חישב לאכול כזית בשני בני אדם, מהו? </w:t>
      </w:r>
      <w:ins w:id="96605" w:author="מנוע מכני" w:date="2026-10-11T12:04:39Z">
        <w:r>
          <w:rPr>
            <w:rtl/>
          </w:rPr>
          <w:t xml:space="preserve">אחר</w:t>
        </w:r>
      </w:ins>
      <w:del w:id="96606" w:author="מנוע מכני" w:date="2026-10-11T12:04:39Z">
        <w:r>
          <w:rPr>
            <w:rtl/>
          </w:rPr>
          <w:delText xml:space="preserve">בתר</w:delText>
        </w:r>
      </w:del>
      <w:r>
        <w:rPr>
          <w:rtl/>
        </w:rPr>
        <w:t xml:space="preserve"> מחשבה </w:t>
      </w:r>
      <w:ins w:id="91041" w:author="מנוע מכני" w:date="2026-10-11T12:04:39Z">
        <w:r>
          <w:rPr>
            <w:rtl/>
          </w:rPr>
          <w:t xml:space="preserve">הולכים</w:t>
        </w:r>
      </w:ins>
      <w:del w:id="91042" w:author="מנוע מכני" w:date="2026-10-11T12:04:39Z">
        <w:r>
          <w:rPr>
            <w:rtl/>
          </w:rPr>
          <w:delText xml:space="preserve">אזלינן</w:delText>
        </w:r>
      </w:del>
      <w:r>
        <w:rPr>
          <w:rtl/>
        </w:rPr>
        <w:t xml:space="preserve"> </w:t>
      </w:r>
      <w:ins w:id="91045" w:author="מנוע מכני" w:date="2026-10-11T12:04:39Z">
        <w:r>
          <w:rPr>
            <w:rtl/>
          </w:rPr>
          <w:t xml:space="preserve">דיש</w:t>
        </w:r>
      </w:ins>
      <w:del w:id="91046" w:author="מנוע מכני" w:date="2026-10-11T12:04:39Z">
        <w:r>
          <w:rPr>
            <w:rtl/>
          </w:rPr>
          <w:delText xml:space="preserve">דאיכא</w:delText>
        </w:r>
      </w:del>
      <w:r>
        <w:rPr>
          <w:rtl/>
        </w:rPr>
        <w:t xml:space="preserve"> שיעורא, או </w:t>
      </w:r>
      <w:ins w:id="96607" w:author="מנוע מכני" w:date="2026-10-11T12:04:39Z">
        <w:r>
          <w:rPr>
            <w:rtl/>
          </w:rPr>
          <w:t xml:space="preserve">אחר</w:t>
        </w:r>
      </w:ins>
      <w:del w:id="96608" w:author="מנוע מכני" w:date="2026-10-11T12:04:39Z">
        <w:r>
          <w:rPr>
            <w:rtl/>
          </w:rPr>
          <w:delText xml:space="preserve">בתר</w:delText>
        </w:r>
      </w:del>
      <w:r>
        <w:rPr>
          <w:rtl/>
        </w:rPr>
        <w:t xml:space="preserve"> אוכלין </w:t>
      </w:r>
      <w:ins w:id="91043" w:author="מנוע מכני" w:date="2026-10-11T12:04:39Z">
        <w:r>
          <w:rPr>
            <w:rtl/>
          </w:rPr>
          <w:t xml:space="preserve">הולכים</w:t>
        </w:r>
      </w:ins>
      <w:del w:id="91044" w:author="מנוע מכני" w:date="2026-10-11T12:04:39Z">
        <w:r>
          <w:rPr>
            <w:rtl/>
          </w:rPr>
          <w:delText xml:space="preserve">אזלינן</w:delText>
        </w:r>
      </w:del>
      <w:r>
        <w:rPr>
          <w:rtl/>
        </w:rPr>
        <w:t xml:space="preserve"> </w:t>
      </w:r>
      <w:ins w:id="91047" w:author="מנוע מכני" w:date="2026-10-11T12:04:39Z">
        <w:r>
          <w:rPr>
            <w:rtl/>
          </w:rPr>
          <w:t xml:space="preserve">ואין</w:t>
        </w:r>
      </w:ins>
      <w:del w:id="91048" w:author="מנוע מכני" w:date="2026-10-11T12:04:39Z">
        <w:r>
          <w:rPr>
            <w:rtl/>
          </w:rPr>
          <w:delText xml:space="preserve">וליכא</w:delText>
        </w:r>
      </w:del>
      <w:r>
        <w:rPr>
          <w:rtl/>
        </w:rPr>
        <w:t xml:space="preserve"> שיעורא? </w:t>
      </w:r>
    </w:p>
    <w:p>
      <w:pPr>
        <w:pStyle w:val="38"/>
        <w:rPr>
          <w:ins w:id="98579" w:author="מנוע מכני" w:date="2026-10-11T12:04:39Z"/>
        </w:rPr>
      </w:pPr>
      <w:del w:id="101636" w:author="מנוע מכני" w:date="2026-10-11T12:04:39Z">
        <w:r w:rsidRPr="00FE1B89">
          <w:tab/>
          <w:delText xml:space="preserve">אמר </w:delText>
        </w:r>
      </w:del>
      <w:r w:rsidRPr="00FE1B89">
        <w:tab/>
        <w:t xml:space="preserve">אביי, ת"ש:</w:t>
      </w:r>
    </w:p>
    <w:p w:rsidR="00DA63EC" w:rsidRPr="00FE1B89" w:rsidRDefault="00DA63EC" w:rsidP="00DA63EC">
      <w:pPr>
        <w:tabs>
          <w:tab w:val="left" w:pos="0"/>
          <w:tab w:val="center" w:pos="2835"/>
        </w:tabs>
        <w:rPr>
          <w:spacing w:val="-6"/>
          <w:rtl/>
        </w:rPr>
      </w:pPr>
      <w:del w:id="98580" w:author="מנוע מכני" w:date="2026-10-11T12:04:39Z">
        <w:r w:rsidRPr="00FE1B89">
          <w:rPr>
            <w:spacing w:val="-6"/>
            <w:rtl/>
          </w:rPr>
          <w:tab/>
          <w:delText xml:space="preserve"> </w:delText>
        </w:r>
      </w:del>
      <w:r w:rsidRPr="00FE1B89">
        <w:rPr>
          <w:spacing w:val="-6"/>
          <w:rtl/>
        </w:rPr>
        <w:tab/>
        <w:t xml:space="preserve">לאכול כחצי זית ולהקטיר כחצי זית - כשר, שאין אכילה והקטרה מצטרפין</w:t>
      </w:r>
      <w:ins w:id="94393" w:author="מנוע מכני" w:date="2026-10-11T12:04:39Z">
        <w:r>
          <w:rPr>
            <w:spacing w:val="-6"/>
            <w:rtl/>
          </w:rPr>
          <w:t xml:space="preserve">,</w:t>
        </w:r>
      </w:ins>
      <w:del w:id="94394" w:author="מנוע מכני" w:date="2026-10-11T12:04:39Z">
        <w:r w:rsidRPr="00FE1B89">
          <w:rPr>
            <w:spacing w:val="-6"/>
            <w:rtl/>
          </w:rPr>
          <w:tab/>
          <w:delText xml:space="preserve">;</w:delText>
        </w:r>
      </w:del>
    </w:p>
    <w:p w:rsidR="00DA63EC" w:rsidRDefault="00DA63EC" w:rsidP="00DA63EC">
      <w:pPr>
        <w:pStyle w:val="afff3"/>
        <w:framePr w:wrap="around"/>
        <w:tabs>
          <w:tab w:val="left" w:pos="0"/>
        </w:tabs>
        <w:rPr>
          <w:rtl/>
        </w:rPr>
      </w:pPr>
      <w:r>
        <w:rPr>
          <w:rFonts w:hint="cs"/>
          <w:rtl/>
        </w:rPr>
        <w:t>לא:</w:t>
      </w:r>
    </w:p>
    <w:p w:rsidR="00DA63EC" w:rsidRPr="00FE1B89" w:rsidRDefault="00DA63EC" w:rsidP="00DA63EC">
      <w:pPr>
        <w:tabs>
          <w:tab w:val="left" w:pos="0"/>
          <w:tab w:val="center" w:pos="2835"/>
        </w:tabs>
        <w:rPr>
          <w:spacing w:val="-2"/>
          <w:rtl/>
        </w:rPr>
      </w:pPr>
      <w:r w:rsidRPr="00FE1B89">
        <w:rPr>
          <w:spacing w:val="-2"/>
          <w:rtl/>
        </w:rPr>
        <w:tab/>
        <w:t xml:space="preserve">הא לאכול ולאכול דומיא דלאכול ולהקטיר, </w:t>
      </w:r>
      <w:ins w:id="96985" w:author="מנוע מכני" w:date="2026-10-11T12:04:39Z">
        <w:r>
          <w:rPr>
            <w:spacing w:val="-2"/>
            <w:rtl/>
          </w:rPr>
          <w:t xml:space="preserve">ואיך</w:t>
        </w:r>
      </w:ins>
      <w:del w:id="96986" w:author="מנוע מכני" w:date="2026-10-11T12:04:39Z">
        <w:r w:rsidRPr="00FE1B89">
          <w:rPr>
            <w:spacing w:val="-2"/>
            <w:rtl/>
          </w:rPr>
          <w:tab/>
          <w:delText xml:space="preserve">והיכי</w:delText>
        </w:r>
      </w:del>
      <w:r w:rsidRPr="00FE1B89">
        <w:rPr>
          <w:spacing w:val="-2"/>
          <w:rtl/>
        </w:rPr>
        <w:tab/>
        <w:t xml:space="preserve"> דמי? בשני בני אדם - מצטרף, </w:t>
      </w:r>
      <w:r w:rsidRPr="00170467">
        <w:rPr>
          <w:b/>
          <w:bCs/>
          <w:spacing w:val="-2"/>
          <w:rtl/>
        </w:rPr>
        <w:t xml:space="preserve">ש"מ</w:t>
      </w:r>
      <w:r w:rsidRPr="00170467">
        <w:rPr>
          <w:b/>
          <w:bCs/>
          <w:spacing w:val="-2"/>
          <w:rtl/>
        </w:rPr>
        <w:t xml:space="preserve">.</w:t>
      </w:r>
    </w:p>
    <w:p w:rsidR="00DA63EC" w:rsidRDefault="00DA63EC" w:rsidP="00DA63EC">
      <w:pPr>
        <w:tabs>
          <w:tab w:val="left" w:pos="0"/>
          <w:tab w:val="center" w:pos="2835"/>
        </w:tabs>
        <w:rPr>
          <w:rtl/>
        </w:rPr>
      </w:pPr>
    </w:p>
    <w:p>
      <w:pPr>
        <w:pStyle w:val="38"/>
        <w:rPr>
          <w:ins w:id="98582" w:author="מנוע מכני" w:date="2026-10-11T12:04:39Z"/>
        </w:rPr>
      </w:pPr>
      <w:del w:id="98581" w:author="מנוע מכני" w:date="2026-10-11T12:04:39Z">
        <w:r w:rsidRPr="00AD2F44">
          <w:delText xml:space="preserve">•</w:delText>
        </w:r>
      </w:del>
      <w:r w:rsidRPr="00AD2F44">
        <w:t xml:space="preserve"> בעי רבא:</w:t>
      </w:r>
    </w:p>
    <w:p w:rsidR="00170467" w:rsidRDefault="00DA63EC" w:rsidP="00DA63EC">
      <w:pPr>
        <w:tabs>
          <w:tab w:val="left" w:pos="0"/>
          <w:tab w:val="center" w:pos="2835"/>
        </w:tabs>
        <w:rPr>
          <w:rtl/>
        </w:rPr>
      </w:pPr>
      <w:del w:id="98583" w:author="מנוע מכני" w:date="2026-10-11T12:04:39Z">
        <w:r>
          <w:rPr>
            <w:rtl/>
          </w:rPr>
          <w:delText xml:space="preserve"> </w:delText>
        </w:r>
      </w:del>
      <w:r w:rsidRPr="00170467">
        <w:rPr>
          <w:b/>
          <w:bCs/>
          <w:rtl/>
        </w:rPr>
        <w:t>חישב לאכול כזית ביתר מכדי אכילת פרס,</w:t>
      </w:r>
      <w:r>
        <w:rPr>
          <w:rtl/>
        </w:rPr>
        <w:t xml:space="preserve"> מהו? </w:t>
      </w:r>
    </w:p>
    <w:p w:rsidR="00DA63EC" w:rsidRDefault="00170467" w:rsidP="00DA63EC">
      <w:pPr>
        <w:tabs>
          <w:tab w:val="left" w:pos="0"/>
          <w:tab w:val="center" w:pos="2835"/>
        </w:tabs>
        <w:rPr>
          <w:rtl/>
        </w:rPr>
      </w:pPr>
      <w:r>
        <w:rPr>
          <w:b/>
          <w:bCs/>
          <w:rtl/>
        </w:rPr>
        <w:tab/>
      </w:r>
      <w:r w:rsidR="00DA63EC">
        <w:rPr>
          <w:rtl/>
        </w:rPr>
        <w:t xml:space="preserve">לאכילת גבוה </w:t>
      </w:r>
      <w:ins w:id="90087" w:author="Claude - סמנטי" w:date="2026-10-11T12:26:16Z">
        <w:r>
          <w:rPr>
            <w:rtl/>
          </w:rPr>
          <w:t xml:space="preserve">מדמים</w:t>
        </w:r>
      </w:ins>
      <w:del w:id="90088" w:author="Claude - סמנטי" w:date="2026-10-11T12:26:16Z">
        <w:r w:rsidR="00DA63EC">
          <w:rPr>
            <w:rtl/>
          </w:rPr>
          <w:delText xml:space="preserve">מדמינן</w:delText>
        </w:r>
      </w:del>
      <w:r w:rsidR="00DA63EC">
        <w:rPr>
          <w:rtl/>
        </w:rPr>
        <w:t xml:space="preserve"> </w:t>
      </w:r>
      <w:ins w:id="92717" w:author="מנוע מכני" w:date="2026-10-11T12:04:39Z">
        <w:r>
          <w:rPr>
            <w:rtl/>
          </w:rPr>
          <w:t xml:space="preserve">לו</w:t>
        </w:r>
      </w:ins>
      <w:del w:id="92718" w:author="מנוע מכני" w:date="2026-10-11T12:04:39Z">
        <w:r w:rsidR="00DA63EC">
          <w:rPr>
            <w:rtl/>
          </w:rPr>
          <w:delText xml:space="preserve">ליה</w:delText>
        </w:r>
      </w:del>
      <w:r w:rsidR="00DA63EC">
        <w:rPr>
          <w:rtl/>
        </w:rPr>
        <w:t xml:space="preserve">, או לאכילת הדיוט </w:t>
      </w:r>
      <w:ins w:id="90085" w:author="Claude - סמנטי" w:date="2026-10-11T12:26:16Z">
        <w:r>
          <w:rPr>
            <w:rtl/>
          </w:rPr>
          <w:t xml:space="preserve">מדמים</w:t>
        </w:r>
      </w:ins>
      <w:del w:id="90086" w:author="Claude - סמנטי" w:date="2026-10-11T12:26:16Z">
        <w:r w:rsidR="00DA63EC">
          <w:rPr>
            <w:rtl/>
          </w:rPr>
          <w:delText xml:space="preserve">מדמינן</w:delText>
        </w:r>
      </w:del>
      <w:r w:rsidR="00DA63EC">
        <w:rPr>
          <w:rtl/>
        </w:rPr>
        <w:t xml:space="preserve"> </w:t>
      </w:r>
      <w:ins w:id="92719" w:author="מנוע מכני" w:date="2026-10-11T12:04:39Z">
        <w:r>
          <w:rPr>
            <w:rtl/>
          </w:rPr>
          <w:t xml:space="preserve">לו</w:t>
        </w:r>
      </w:ins>
      <w:del w:id="92720" w:author="מנוע מכני" w:date="2026-10-11T12:04:39Z">
        <w:r w:rsidR="00DA63EC">
          <w:rPr>
            <w:rtl/>
          </w:rPr>
          <w:delText xml:space="preserve">ליה</w:delText>
        </w:r>
      </w:del>
      <w:r w:rsidR="00DA63EC">
        <w:rPr>
          <w:rtl/>
        </w:rPr>
        <w:t xml:space="preserve">? </w:t>
      </w:r>
    </w:p>
    <w:p>
      <w:pPr>
        <w:pStyle w:val="38"/>
        <w:rPr>
          <w:ins w:id="98584" w:author="מנוע מכני" w:date="2026-10-11T12:04:39Z"/>
        </w:rPr>
      </w:pPr>
      <w:del w:id="101637" w:author="מנוע מכני" w:date="2026-10-11T12:04:39Z">
        <w:r w:rsidRPr="00FE1B89">
          <w:tab/>
          <w:delText xml:space="preserve">אמר </w:delText>
        </w:r>
      </w:del>
      <w:r w:rsidRPr="00FE1B89">
        <w:tab/>
        <w:t xml:space="preserve">אביי, ת"ש:</w:t>
      </w:r>
    </w:p>
    <w:p w:rsidR="00DA63EC" w:rsidRPr="00FE1B89" w:rsidRDefault="00DA63EC" w:rsidP="00DA63EC">
      <w:pPr>
        <w:tabs>
          <w:tab w:val="left" w:pos="0"/>
          <w:tab w:val="center" w:pos="2835"/>
        </w:tabs>
        <w:rPr>
          <w:spacing w:val="-6"/>
          <w:rtl/>
        </w:rPr>
      </w:pPr>
      <w:del w:id="98585" w:author="מנוע מכני" w:date="2026-10-11T12:04:39Z">
        <w:r w:rsidRPr="00FE1B89">
          <w:rPr>
            <w:spacing w:val="-6"/>
            <w:rtl/>
          </w:rPr>
          <w:tab/>
          <w:delText xml:space="preserve"> </w:delText>
        </w:r>
      </w:del>
      <w:r w:rsidRPr="00170467">
        <w:rPr>
          <w:b/>
          <w:bCs/>
          <w:spacing w:val="-6"/>
          <w:rtl/>
        </w:rPr>
        <w:t>לאכול</w:t>
      </w:r>
      <w:r w:rsidRPr="00FE1B89">
        <w:rPr>
          <w:spacing w:val="-6"/>
          <w:rtl/>
        </w:rPr>
        <w:t xml:space="preserve"> כחצי זית </w:t>
      </w:r>
      <w:r w:rsidRPr="00170467">
        <w:rPr>
          <w:b/>
          <w:bCs/>
          <w:spacing w:val="-6"/>
          <w:rtl/>
        </w:rPr>
        <w:t>ולהקטיר</w:t>
      </w:r>
      <w:r w:rsidRPr="00FE1B89">
        <w:rPr>
          <w:spacing w:val="-6"/>
          <w:rtl/>
        </w:rPr>
        <w:t xml:space="preserve"> כחצי זית - כשר, שאין אכילה והקטרה מצטרפין, </w:t>
      </w:r>
    </w:p>
    <w:p w:rsidR="00DA63EC" w:rsidRDefault="00170467" w:rsidP="00DA63EC">
      <w:pPr>
        <w:tabs>
          <w:tab w:val="left" w:pos="0"/>
          <w:tab w:val="center" w:pos="2835"/>
        </w:tabs>
        <w:rPr>
          <w:rtl/>
        </w:rPr>
      </w:pPr>
      <w:r>
        <w:rPr>
          <w:rtl/>
        </w:rPr>
        <w:tab/>
      </w:r>
      <w:r w:rsidR="00DA63EC" w:rsidRPr="00170467">
        <w:rPr>
          <w:b/>
          <w:bCs/>
          <w:rtl/>
        </w:rPr>
        <w:t>הא לאכול ולאכול מצטרף,</w:t>
      </w:r>
      <w:r w:rsidR="00DA63EC">
        <w:rPr>
          <w:rtl/>
        </w:rPr>
        <w:t xml:space="preserve"> והא הקטרה ביותר מכדי אכילת פרס הוא.</w:t>
      </w:r>
    </w:p>
    <w:p w:rsidR="00DA63EC" w:rsidRDefault="00DA63EC" w:rsidP="00DA63EC">
      <w:pPr>
        <w:pStyle w:val="affffb"/>
        <w:rPr>
          <w:rtl/>
        </w:rPr>
      </w:pPr>
      <w:r>
        <w:rPr>
          <w:rtl/>
        </w:rPr>
        <w:t xml:space="preserve">- </w:t>
      </w:r>
      <w:ins w:id="92721" w:author="מנוע מכני" w:date="2026-10-11T12:04:39Z">
        <w:r>
          <w:rPr>
            <w:rtl/>
          </w:rPr>
          <w:t xml:space="preserve">שמא</w:t>
        </w:r>
      </w:ins>
      <w:del w:id="92722" w:author="מנוע מכני" w:date="2026-10-11T12:04:39Z">
        <w:r>
          <w:rPr>
            <w:rtl/>
          </w:rPr>
          <w:delText xml:space="preserve">דלמא</w:delText>
        </w:r>
      </w:del>
      <w:r>
        <w:rPr>
          <w:rtl/>
        </w:rPr>
        <w:t xml:space="preserve"> בהיסק גדול.</w:t>
      </w:r>
    </w:p>
    <w:p w:rsidR="00DA63EC" w:rsidRDefault="00DA63EC" w:rsidP="00DA63EC">
      <w:pPr>
        <w:pStyle w:val="affffd"/>
        <w:rPr>
          <w:del w:id="90032" w:author="מנוע עיצוב" w:date="2026-10-11T12:09:26Z"/>
          <w:rtl/>
        </w:rPr>
      </w:pPr>
      <w:del w:id="90031" w:author="מנוע עיצוב" w:date="2026-10-11T12:09:26Z">
        <w:r>
          <w:rPr>
            <w:rtl/>
          </w:rPr>
          <w:delText xml:space="preserve">׹</w:delText>
        </w:r>
      </w:del>
    </w:p>
    <w:p w:rsidR="00DA63EC" w:rsidRDefault="00DA63EC" w:rsidP="00DA63EC">
      <w:pPr>
        <w:pStyle w:val="affff1"/>
        <w:tabs>
          <w:tab w:val="left" w:pos="0"/>
        </w:tabs>
        <w:ind w:end="0"/>
        <w:rPr>
          <w:rtl/>
        </w:rPr>
        <w:pPrChange w:id="20079" w:author="קלוד" w:date="2026-10-11T09:07:24Z">
          <w:pPr>
            <w:pStyle w:val="affff1"/>
            <w:tabs>
              <w:tab w:val="left" w:pos="0"/>
            </w:tabs>
            <w:rPr>
              <w:rtl/>
            </w:rPr>
          </w:pPr>
        </w:pPrChange>
      </w:pPr>
      <w:ins w:id="9817" w:author="מספור קטעי משנה" w:date="2026-10-11T09:35:09Z">
        <w:r>
          <w:rPr>
            <w:rStyle w:val="MisparKeta"/>
          </w:rPr>
          <w:t xml:space="preserve">א. </w:t>
        </w:r>
      </w:ins>
      <w:r>
        <w:rPr>
          <w:rtl/>
        </w:rPr>
        <w:t>לאכול כחצי זית ולהקטיר כחצי זית - כשר.</w:t>
      </w:r>
    </w:p>
    <w:p w:rsidR="00DA63EC" w:rsidRDefault="00DA63EC" w:rsidP="00DA63EC">
      <w:pPr>
        <w:tabs>
          <w:tab w:val="left" w:pos="0"/>
          <w:tab w:val="center" w:pos="2835"/>
        </w:tabs>
        <w:rPr>
          <w:rtl/>
        </w:rPr>
      </w:pPr>
      <w:r>
        <w:rPr>
          <w:rtl/>
        </w:rPr>
        <w:t xml:space="preserve">טעמא דלאכול ולהקטיר, הא לאכול ולאכול דבר שאין דרכו לאכול - מצטרף, </w:t>
      </w:r>
    </w:p>
    <w:p>
      <w:pPr>
        <w:pStyle w:val="38"/>
        <w:rPr>
          <w:ins w:id="98586" w:author="מנוע מכני" w:date="2026-10-11T12:04:39Z"/>
        </w:rPr>
      </w:pPr>
      <w:r>
        <w:t xml:space="preserve">הא קתני רישא:</w:t>
      </w:r>
    </w:p>
    <w:p w:rsidR="00DA63EC" w:rsidRDefault="00DA63EC" w:rsidP="00DA63EC">
      <w:pPr>
        <w:tabs>
          <w:tab w:val="left" w:pos="0"/>
          <w:tab w:val="center" w:pos="2835"/>
        </w:tabs>
        <w:rPr>
          <w:rtl/>
        </w:rPr>
      </w:pPr>
      <w:del w:id="98587" w:author="מנוע מכני" w:date="2026-10-11T12:04:39Z">
        <w:r>
          <w:rPr>
            <w:rtl/>
          </w:rPr>
          <w:delText xml:space="preserve"> </w:delText>
        </w:r>
      </w:del>
      <w:r>
        <w:rPr>
          <w:rtl/>
        </w:rPr>
        <w:t xml:space="preserve">לאכול את שדרכו לאכול, את שדרכו לאכול אין, שאין דרכו </w:t>
      </w:r>
      <w:r>
        <w:rPr>
          <w:rtl/>
        </w:rPr>
        <w:t xml:space="preserve">לא</w:t>
      </w:r>
      <w:r>
        <w:rPr>
          <w:rtl/>
        </w:rPr>
        <w:t xml:space="preserve">! </w:t>
      </w:r>
    </w:p>
    <w:p w:rsidR="00DA63EC" w:rsidRDefault="00DA63EC" w:rsidP="00DA63EC">
      <w:pPr>
        <w:tabs>
          <w:tab w:val="left" w:pos="0"/>
          <w:tab w:val="center" w:pos="2835"/>
        </w:tabs>
        <w:rPr>
          <w:rtl/>
        </w:rPr>
      </w:pPr>
    </w:p>
    <w:p w:rsidR="00170467" w:rsidRDefault="00DA63EC" w:rsidP="00DA63EC">
      <w:pPr>
        <w:tabs>
          <w:tab w:val="left" w:pos="0"/>
          <w:tab w:val="center" w:pos="2835"/>
        </w:tabs>
        <w:rPr>
          <w:rtl/>
        </w:rPr>
      </w:pPr>
      <w:r>
        <w:rPr>
          <w:rStyle w:val="2fb"/>
          <w:rFonts w:hint="cs"/>
          <w:rtl/>
        </w:rPr>
        <w:t>ארי</w:t>
      </w:r>
      <w:r>
        <w:rPr>
          <w:rStyle w:val="2fb"/>
          <w:rtl/>
        </w:rPr>
        <w:t>"</w:t>
      </w:r>
      <w:r>
        <w:rPr>
          <w:rStyle w:val="2fb"/>
          <w:rFonts w:hint="cs"/>
          <w:rtl/>
        </w:rPr>
        <w:t>ר</w:t>
      </w:r>
      <w:ins w:id="90055" w:author="מנוע מכני" w:date="2026-10-11T12:04:39Z">
        <w:r>
          <w:rPr>
            <w:rtl/>
          </w:rPr>
          <w:t xml:space="preserve">: </w:t>
        </w:r>
        <w:r>
          <w:rPr>
            <w:rStyle w:val="2fb"/>
            <w:rtl/>
          </w:rPr>
          <w:t xml:space="preserve">כ</w:t>
        </w:r>
      </w:ins>
      <w:del w:id="90056" w:author="מנוע מכני" w:date="2026-10-11T12:04:39Z">
        <w:r>
          <w:rPr>
            <w:rtl/>
          </w:rPr>
          <w:delText xml:space="preserve">:</w:delText>
        </w:r>
        <w:r>
          <w:rPr>
            <w:rFonts w:hint="cs"/>
            <w:rtl/>
          </w:rPr>
          <w:delText xml:space="preserve">כ</w:delText>
        </w:r>
      </w:del>
      <w:r>
        <w:rPr>
          <w:rStyle w:val="2fb"/>
          <w:rFonts w:hint="cs"/>
          <w:rtl/>
        </w:rPr>
        <w:t xml:space="preserve">ר</w:t>
      </w:r>
      <w:r>
        <w:rPr>
          <w:rStyle w:val="2fb"/>
          <w:rtl/>
        </w:rPr>
        <w:t>"</w:t>
      </w:r>
      <w:r>
        <w:rPr>
          <w:rStyle w:val="2fb"/>
          <w:rFonts w:hint="cs"/>
          <w:rtl/>
        </w:rPr>
        <w:t>א</w:t>
      </w:r>
      <w:r>
        <w:rPr>
          <w:rtl/>
        </w:rPr>
        <w:t xml:space="preserve">: מחשבין מאכילת אדם לאכילת מזבח ומאכילת מזבח לאכילת אדם, </w:t>
      </w:r>
    </w:p>
    <w:p>
      <w:pPr>
        <w:pStyle w:val="38"/>
        <w:rPr>
          <w:ins w:id="98588" w:author="מנוע מכני" w:date="2026-10-11T12:04:39Z"/>
        </w:rPr>
      </w:pPr>
      <w:r w:rsidRPr="00170467">
        <w:t xml:space="preserve">דתנן</w:t>
      </w:r>
      <w:r w:rsidRPr="00170467">
        <w:t xml:space="preserve">:</w:t>
      </w:r>
    </w:p>
    <w:p w:rsidR="00170467" w:rsidRPr="00170467" w:rsidRDefault="00DA63EC" w:rsidP="00DA63EC">
      <w:pPr>
        <w:tabs>
          <w:tab w:val="left" w:pos="0"/>
          <w:tab w:val="center" w:pos="2835"/>
        </w:tabs>
        <w:rPr>
          <w:spacing w:val="-4"/>
          <w:rtl/>
        </w:rPr>
      </w:pPr>
      <w:del w:id="98589" w:author="מנוע מכני" w:date="2026-10-11T12:04:39Z">
        <w:r w:rsidRPr="00170467">
          <w:rPr>
            <w:spacing w:val="-4"/>
            <w:rtl/>
          </w:rPr>
          <w:delText xml:space="preserve"> </w:delText>
        </w:r>
      </w:del>
      <w:r w:rsidRPr="00170467">
        <w:rPr>
          <w:spacing w:val="-4"/>
          <w:rtl/>
        </w:rPr>
        <w:t xml:space="preserve">השוחט את הזבח לאכול דבר שאין דרכו לאכול, ולהקטיר דבר שאין דרכו להקטיר - כשר, </w:t>
      </w:r>
    </w:p>
    <w:p w:rsidR="00DA63EC" w:rsidRDefault="00DA63EC" w:rsidP="00DA63EC">
      <w:pPr>
        <w:tabs>
          <w:tab w:val="left" w:pos="0"/>
          <w:tab w:val="center" w:pos="2835"/>
        </w:tabs>
        <w:rPr>
          <w:rtl/>
        </w:rPr>
      </w:pPr>
      <w:ins w:id="90271" w:author="מנוע מכני" w:date="2026-10-11T12:04:39Z">
        <w:r>
          <w:rPr>
            <w:rStyle w:val="2fb"/>
            <w:rtl/>
          </w:rPr>
          <w:t xml:space="preserve">ור"א</w:t>
        </w:r>
      </w:ins>
      <w:del w:id="90272" w:author="מנוע מכני" w:date="2026-10-11T12:04:39Z">
        <w:r>
          <w:rPr>
            <w:rtl/>
          </w:rPr>
          <w:delText xml:space="preserve">ורבי אליעזר</w:delText>
        </w:r>
      </w:del>
      <w:r>
        <w:rPr>
          <w:rtl/>
        </w:rPr>
        <w:t xml:space="preserve"> פוסל.</w:t>
      </w:r>
    </w:p>
    <w:p>
      <w:pPr>
        <w:pStyle w:val="38"/>
        <w:rPr>
          <w:ins w:id="98590" w:author="מנוע מכני" w:date="2026-10-11T12:04:39Z"/>
        </w:rPr>
      </w:pPr>
      <w:r>
        <w:t xml:space="preserve">- אביי:</w:t>
      </w:r>
    </w:p>
    <w:p w:rsidR="00DA63EC" w:rsidRDefault="00DA63EC" w:rsidP="00DA63EC">
      <w:pPr>
        <w:pStyle w:val="affffb"/>
        <w:rPr>
          <w:rtl/>
        </w:rPr>
      </w:pPr>
      <w:del w:id="98591" w:author="מנוע מכני" w:date="2026-10-11T12:04:39Z">
        <w:r>
          <w:rPr>
            <w:rtl/>
          </w:rPr>
          <w:delText xml:space="preserve"> </w:delText>
        </w:r>
      </w:del>
      <w:r>
        <w:rPr>
          <w:rtl/>
        </w:rPr>
        <w:t xml:space="preserve">אפי'</w:t>
      </w:r>
      <w:r>
        <w:rPr>
          <w:rFonts w:hint="cs"/>
          <w:rtl/>
        </w:rPr>
        <w:t>כ</w:t>
      </w:r>
      <w:r>
        <w:rPr>
          <w:rtl/>
        </w:rPr>
        <w:t xml:space="preserve">רבנ</w:t>
      </w:r>
      <w:ins w:id="90057" w:author="מנוע מכני" w:date="2026-10-11T12:04:39Z">
        <w:r>
          <w:rPr>
            <w:rtl/>
          </w:rPr>
          <w:t xml:space="preserve">ן, ו</w:t>
        </w:r>
      </w:ins>
      <w:del w:id="90058" w:author="מנוע מכני" w:date="2026-10-11T12:04:39Z">
        <w:r>
          <w:rPr>
            <w:rtl/>
          </w:rPr>
          <w:delText xml:space="preserve">ן,</w:delText>
        </w:r>
        <w:r>
          <w:rPr>
            <w:rFonts w:hint="cs"/>
            <w:rtl/>
          </w:rPr>
          <w:delText xml:space="preserve">ו</w:delText>
        </w:r>
      </w:del>
      <w:r>
        <w:rPr>
          <w:rtl/>
        </w:rPr>
        <w:t>אימא: הא לאכול ולאכול דבר שדרכו לאכול.</w:t>
      </w:r>
    </w:p>
    <w:p w:rsidR="00D11AE6" w:rsidRDefault="00DA63EC" w:rsidP="00DA63EC">
      <w:pPr>
        <w:tabs>
          <w:tab w:val="left" w:pos="0"/>
          <w:tab w:val="center" w:pos="2835"/>
        </w:tabs>
        <w:rPr>
          <w:rtl/>
        </w:rPr>
      </w:pPr>
      <w:r>
        <w:rPr>
          <w:rFonts w:hint="cs"/>
          <w:rtl/>
        </w:rPr>
        <w:t>ו</w:t>
      </w:r>
      <w:r>
        <w:rPr>
          <w:rtl/>
        </w:rPr>
        <w:t xml:space="preserve">לאכול ולהקטיר </w:t>
      </w:r>
      <w:ins w:id="96987" w:author="מנוע מכני" w:date="2026-10-11T12:04:39Z">
        <w:r>
          <w:rPr>
            <w:rtl/>
          </w:rPr>
          <w:t xml:space="preserve">הוצרך</w:t>
        </w:r>
      </w:ins>
      <w:del w:id="96988" w:author="מנוע מכני" w:date="2026-10-11T12:04:39Z">
        <w:r>
          <w:rPr>
            <w:rtl/>
          </w:rPr>
          <w:delText xml:space="preserve">איצטריך</w:delText>
        </w:r>
      </w:del>
      <w:r>
        <w:rPr>
          <w:rtl/>
        </w:rPr>
        <w:t xml:space="preserve">, </w:t>
      </w:r>
      <w:r>
        <w:rPr>
          <w:rFonts w:hint="cs"/>
          <w:rtl/>
        </w:rPr>
        <w:t>סד</w:t>
      </w:r>
      <w:r>
        <w:rPr>
          <w:rtl/>
        </w:rPr>
        <w:t>"</w:t>
      </w:r>
      <w:r>
        <w:rPr>
          <w:rFonts w:hint="cs"/>
          <w:rtl/>
        </w:rPr>
        <w:t>א</w:t>
      </w:r>
      <w:r>
        <w:rPr>
          <w:rtl/>
        </w:rPr>
        <w:t xml:space="preserve">: </w:t>
      </w:r>
      <w:ins w:id="91049" w:author="מנוע מכני" w:date="2026-10-11T12:04:39Z">
        <w:r>
          <w:rPr>
            <w:rtl/>
          </w:rPr>
          <w:t xml:space="preserve">שם</w:t>
        </w:r>
      </w:ins>
      <w:del w:id="91050" w:author="מנוע מכני" w:date="2026-10-11T12:04:39Z">
        <w:r>
          <w:rPr>
            <w:rtl/>
          </w:rPr>
          <w:delText xml:space="preserve">התם</w:delText>
        </w:r>
      </w:del>
      <w:r>
        <w:rPr>
          <w:rtl/>
        </w:rPr>
        <w:t xml:space="preserve"> הוא </w:t>
      </w:r>
      <w:ins w:id="91051" w:author="מנוע מכני" w:date="2026-10-11T12:04:39Z">
        <w:r>
          <w:rPr>
            <w:rtl/>
          </w:rPr>
          <w:t xml:space="preserve">דלא</w:t>
        </w:r>
      </w:ins>
      <w:del w:id="91052" w:author="מנוע מכני" w:date="2026-10-11T12:04:39Z">
        <w:r>
          <w:rPr>
            <w:rtl/>
          </w:rPr>
          <w:delText xml:space="preserve">דלאו</w:delText>
        </w:r>
      </w:del>
      <w:r>
        <w:rPr>
          <w:rtl/>
        </w:rPr>
        <w:t xml:space="preserve"> </w:t>
      </w:r>
      <w:ins w:id="96989" w:author="מנוע מכני" w:date="2026-10-11T12:04:39Z">
        <w:r>
          <w:rPr>
            <w:rFonts w:hint="cs"/>
            <w:rtl/>
          </w:rPr>
          <w:t xml:space="preserve">כדרכו</w:t>
        </w:r>
      </w:ins>
      <w:del w:id="96990" w:author="מנוע מכני" w:date="2026-10-11T12:04:39Z">
        <w:r>
          <w:rPr>
            <w:rFonts w:hint="cs"/>
            <w:rtl/>
          </w:rPr>
          <w:delText xml:space="preserve">כא</w:delText>
        </w:r>
        <w:r>
          <w:rPr>
            <w:rtl/>
          </w:rPr>
          <w:delText xml:space="preserve">ורחיה</w:delText>
        </w:r>
      </w:del>
      <w:r>
        <w:rPr>
          <w:rtl/>
        </w:rPr>
        <w:t xml:space="preserve"> מחשב, </w:t>
      </w:r>
    </w:p>
    <w:p w:rsidR="00DA63EC" w:rsidRDefault="00DA63EC" w:rsidP="00DA63EC">
      <w:pPr>
        <w:tabs>
          <w:tab w:val="left" w:pos="0"/>
          <w:tab w:val="center" w:pos="2835"/>
        </w:tabs>
        <w:rPr>
          <w:rtl/>
        </w:rPr>
      </w:pPr>
      <w:r>
        <w:rPr>
          <w:rtl/>
        </w:rPr>
        <w:t xml:space="preserve">אבל </w:t>
      </w:r>
      <w:ins w:id="91053" w:author="מנוע מכני" w:date="2026-10-11T12:04:39Z">
        <w:r>
          <w:rPr>
            <w:rtl/>
          </w:rPr>
          <w:t xml:space="preserve">כאן</w:t>
        </w:r>
      </w:ins>
      <w:del w:id="91054" w:author="מנוע מכני" w:date="2026-10-11T12:04:39Z">
        <w:r>
          <w:rPr>
            <w:rtl/>
          </w:rPr>
          <w:delText xml:space="preserve">הכא</w:delText>
        </w:r>
      </w:del>
      <w:r>
        <w:rPr>
          <w:rtl/>
        </w:rPr>
        <w:t xml:space="preserve"> דבהאי כי </w:t>
      </w:r>
      <w:ins w:id="96991" w:author="מנוע מכני" w:date="2026-10-11T12:04:39Z">
        <w:r>
          <w:rPr>
            <w:rtl/>
          </w:rPr>
          <w:t xml:space="preserve">דרכו</w:t>
        </w:r>
      </w:ins>
      <w:del w:id="96992" w:author="מנוע מכני" w:date="2026-10-11T12:04:39Z">
        <w:r>
          <w:rPr>
            <w:rtl/>
          </w:rPr>
          <w:delText xml:space="preserve">אורחיה</w:delText>
        </w:r>
      </w:del>
      <w:r>
        <w:rPr>
          <w:rtl/>
        </w:rPr>
        <w:t xml:space="preserve"> ובהאי כי </w:t>
      </w:r>
      <w:ins w:id="96993" w:author="מנוע מכני" w:date="2026-10-11T12:04:39Z">
        <w:r>
          <w:rPr>
            <w:rtl/>
          </w:rPr>
          <w:t xml:space="preserve">דרכו</w:t>
        </w:r>
      </w:ins>
      <w:del w:id="96994" w:author="מנוע מכני" w:date="2026-10-11T12:04:39Z">
        <w:r>
          <w:rPr>
            <w:rtl/>
          </w:rPr>
          <w:delText xml:space="preserve">אורחיה</w:delText>
        </w:r>
      </w:del>
      <w:r>
        <w:rPr>
          <w:rtl/>
        </w:rPr>
        <w:t xml:space="preserve"> - אימא ליצטרף, </w:t>
      </w:r>
      <w:r>
        <w:rPr>
          <w:rtl/>
        </w:rPr>
        <w:t xml:space="preserve">ק</w:t>
      </w:r>
      <w:r>
        <w:rPr>
          <w:rFonts w:hint="cs"/>
          <w:rtl/>
        </w:rPr>
        <w:t>מ</w:t>
      </w:r>
      <w:r>
        <w:rPr>
          <w:rtl/>
        </w:rPr>
        <w:t>"</w:t>
      </w:r>
      <w:r>
        <w:rPr>
          <w:rFonts w:hint="cs"/>
          <w:rtl/>
        </w:rPr>
        <w:t>ל</w:t>
      </w:r>
      <w:r>
        <w:rPr>
          <w:rtl/>
        </w:rPr>
        <w:t>.</w:t>
      </w:r>
    </w:p>
    <w:p w:rsidR="00DA63EC" w:rsidRDefault="00DA63EC" w:rsidP="00170467">
      <w:pPr>
        <w:pStyle w:val="Hadran"/>
        <w:rPr>
          <w:rtl/>
        </w:rPr>
        <w:pPrChange w:id="104005" w:author="Claude" w:date="2026-10-11T09:08:09Z">
          <w:pPr>
            <w:pStyle w:val="affff"/>
            <w:rPr>
              <w:rtl/>
            </w:rPr>
          </w:pPr>
        </w:pPrChange>
      </w:pPr>
      <w:r>
        <w:rPr>
          <w:rtl/>
        </w:rPr>
        <w:t>הדרן עלך כל הזבחים שקבלו דמן.</w:t>
      </w:r>
    </w:p>
    <w:p w:rsidR="00DA63EC" w:rsidRDefault="00DA63EC" w:rsidP="00DA63EC">
      <w:pPr>
        <w:tabs>
          <w:tab w:val="left" w:pos="0"/>
          <w:tab w:val="center" w:pos="2835"/>
        </w:tabs>
        <w:rPr>
          <w:rtl/>
        </w:rPr>
        <w:sectPr w:rsidR="00DA63EC" w:rsidSect="00FE1B89">
          <w:pgSz w:w="6804" w:h="11907" w:code="8"/>
          <w:pgMar w:top="284" w:right="567" w:bottom="284" w:left="567" w:header="284" w:footer="284" w:gutter="0"/>
          <w:pgNumType w:start="1"/>
          <w:cols w:space="284"/>
          <w:bidi/>
          <w:rtlGutter/>
          <w:docGrid w:linePitch="360"/>
        </w:sectPr>
      </w:pPr>
    </w:p>
    <w:p w:rsidR="00DA63EC" w:rsidRDefault="00DA63EC" w:rsidP="00DA63EC">
      <w:pPr>
        <w:pStyle w:val="afff7"/>
        <w:framePr w:wrap="around"/>
        <w:tabs>
          <w:tab w:val="left" w:pos="0"/>
        </w:tabs>
        <w:rPr>
          <w:del w:id="102933" w:author="Claude" w:date="2026-10-11T09:07:44Z"/>
          <w:rtl/>
        </w:rPr>
      </w:pPr>
      <w:del w:id="102932" w:author="Claude" w:date="2026-10-11T09:07:44Z">
        <w:r>
          <w:rPr>
            <w:rFonts w:hint="cs"/>
            <w:rtl/>
          </w:rPr>
          <w:lastRenderedPageBreak/>
          <w:delText xml:space="preserve">כל הפסולין </w:delText>
        </w:r>
      </w:del>
    </w:p>
    <w:p w:rsidR="00DA63EC" w:rsidRDefault="00DA63EC" w:rsidP="00DA63EC">
      <w:pPr>
        <w:pStyle w:val="afff6"/>
        <w:framePr w:wrap="around"/>
        <w:tabs>
          <w:tab w:val="left" w:pos="0"/>
        </w:tabs>
        <w:rPr>
          <w:del w:id="102931" w:author="Claude" w:date="2026-10-11T09:07:44Z"/>
          <w:rtl/>
        </w:rPr>
      </w:pPr>
      <w:del w:id="102930" w:author="Claude" w:date="2026-10-11T09:07:44Z">
        <w:r>
          <w:rPr>
            <w:rFonts w:hint="cs"/>
            <w:rtl/>
          </w:rPr>
          <w:delText xml:space="preserve">פרק שלישי </w:delText>
        </w:r>
      </w:del>
    </w:p>
    <w:p>
      <w:pPr>
        <w:pStyle w:val="PetichatPerek"/>
        <w:rPr>
          <w:ins w:id="102929" w:author="Claude" w:date="2026-10-11T09:07:44Z"/>
        </w:rPr>
      </w:pPr>
      <w:ins w:id="102928" w:author="Claude" w:date="2026-10-11T09:07:44Z">
        <w:r>
          <w:rPr>
            <w:rFonts w:hint="cs"/>
            <w:rtl/>
          </w:rPr>
          <w:t xml:space="preserve">פרק שלישי</w:t>
        </w:r>
        <w:r>
          <w:rPr>
            <w:rFonts w:hint="cs"/>
            <w:rtl/>
          </w:rPr>
          <w:t xml:space="preserve"> - </w:t>
        </w:r>
        <w:r>
          <w:rPr>
            <w:rFonts w:hint="cs"/>
            <w:rtl/>
          </w:rPr>
          <w:t xml:space="preserve">כל הפסולין</w:t>
        </w:r>
      </w:ins>
    </w:p>
    <w:p>
      <w:pPr>
        <w:pStyle w:val="MishnaBatzad"/>
        <w:rPr>
          <w:ins w:id="20332" w:author="קלוד" w:date="2026-10-11T09:07:24Z"/>
        </w:rPr>
      </w:pPr>
      <w:ins w:id="20331" w:author="קלוד" w:date="2026-10-11T09:07:24Z">
        <w:r>
          <w:t xml:space="preserve">משנה א</w:t>
        </w:r>
      </w:ins>
    </w:p>
    <w:p w:rsidR="00DA63EC" w:rsidRPr="000A334C" w:rsidRDefault="00DA63EC" w:rsidP="003B6D22">
      <w:pPr>
        <w:pStyle w:val="afff9"/>
        <w:rPr>
          <w:del w:id="20198" w:author="קלוד" w:date="2026-10-11T09:07:24Z"/>
          <w:rtl/>
        </w:rPr>
      </w:pPr>
      <w:del w:id="20197" w:author="קלוד" w:date="2026-10-11T09:07:24Z">
        <w:r w:rsidRPr="000A334C">
          <w:rPr>
            <w:rtl/>
          </w:rPr>
          <w:delText xml:space="preserve">מתני'.</w:delText>
        </w:r>
      </w:del>
    </w:p>
    <w:p w:rsidR="00DA63EC" w:rsidRPr="000A334C" w:rsidRDefault="00DA63EC" w:rsidP="003B6D22">
      <w:pPr>
        <w:pStyle w:val="afff9"/>
        <w:spacing w:before="120"/>
        <w:rPr>
          <w:rtl/>
        </w:rPr>
        <w:pPrChange w:id="90009" w:author="קלוד" w:date="2026-10-11T12:09:42Z">
          <w:pPr>
            <w:pStyle w:val="afff9"/>
          </w:pPr>
        </w:pPrChange>
      </w:pPr>
      <w:r w:rsidRPr="000A334C">
        <w:rPr>
          <w:rtl/>
        </w:rPr>
        <w:t>כל הפסולין ששחטו שחיטתן כשרה, שהשחיטה כשרה בזרים, ובנשים, ובעבדים, ובטמאים, ואפילו בקדשי קדשים, ובלבד שלא יהיו טמאים נוגעין בבשר.</w:t>
      </w:r>
    </w:p>
    <w:p w:rsidR="00DA63EC" w:rsidRPr="000A334C" w:rsidRDefault="00DA63EC" w:rsidP="003B6D22">
      <w:pPr>
        <w:pStyle w:val="afff9"/>
        <w:rPr>
          <w:rtl/>
        </w:rPr>
      </w:pPr>
      <w:r w:rsidRPr="000A334C">
        <w:rPr>
          <w:rtl/>
        </w:rPr>
        <w:t>לפיכך הן פוסלין במחשבה.</w:t>
      </w:r>
    </w:p>
    <w:p w:rsidR="00DA63EC" w:rsidRDefault="00DA63EC" w:rsidP="00DA63EC">
      <w:pPr>
        <w:pStyle w:val="afff3"/>
        <w:framePr w:wrap="around"/>
        <w:tabs>
          <w:tab w:val="left" w:pos="0"/>
        </w:tabs>
        <w:rPr>
          <w:rtl/>
        </w:rPr>
      </w:pPr>
      <w:r>
        <w:rPr>
          <w:rFonts w:hint="cs"/>
          <w:rtl/>
        </w:rPr>
        <w:t>לב.</w:t>
      </w:r>
    </w:p>
    <w:p>
      <w:pPr>
        <w:pStyle w:val="MishnaBatzad"/>
        <w:rPr>
          <w:ins w:id="20334" w:author="קלוד" w:date="2026-10-11T09:07:24Z"/>
        </w:rPr>
      </w:pPr>
      <w:ins w:id="20333" w:author="קלוד" w:date="2026-10-11T09:07:24Z">
        <w:r>
          <w:t xml:space="preserve">משנה א</w:t>
        </w:r>
      </w:ins>
    </w:p>
    <w:p w:rsidR="00DA63EC" w:rsidRPr="000A334C" w:rsidRDefault="00DA63EC" w:rsidP="003B6D22">
      <w:pPr>
        <w:pStyle w:val="afff9"/>
        <w:rPr>
          <w:rtl/>
        </w:rPr>
      </w:pPr>
      <w:r w:rsidRPr="000A334C">
        <w:rPr>
          <w:rtl/>
        </w:rPr>
        <w:t>כולן שקיבלו את הדם חוץ לזמנו וחוץ למקומו, אם יש דם הנפש יחזור הכשר ויקבל.</w:t>
      </w:r>
    </w:p>
    <w:p w:rsidR="00DA63EC" w:rsidRPr="000A334C" w:rsidRDefault="00DA63EC" w:rsidP="003B6D22">
      <w:pPr>
        <w:pStyle w:val="afff9"/>
        <w:rPr>
          <w:rtl/>
        </w:rPr>
      </w:pPr>
      <w:r w:rsidRPr="000A334C">
        <w:rPr>
          <w:rtl/>
        </w:rPr>
        <w:t>קיבל הכשר ונתן לפסול - יחזיר לכשר.</w:t>
      </w:r>
    </w:p>
    <w:p w:rsidR="00DA63EC" w:rsidRPr="000A334C" w:rsidRDefault="00DA63EC" w:rsidP="003B6D22">
      <w:pPr>
        <w:pStyle w:val="afff9"/>
        <w:rPr>
          <w:rtl/>
        </w:rPr>
      </w:pPr>
      <w:r w:rsidRPr="000A334C">
        <w:rPr>
          <w:rtl/>
        </w:rPr>
        <w:t>קיבל בימינו ונתן לשמאלו - יחזיר לימינו.</w:t>
      </w:r>
    </w:p>
    <w:p w:rsidR="00DA63EC" w:rsidRPr="000A334C" w:rsidRDefault="00DA63EC" w:rsidP="003B6D22">
      <w:pPr>
        <w:pStyle w:val="afff9"/>
        <w:rPr>
          <w:rtl/>
        </w:rPr>
      </w:pPr>
      <w:r w:rsidRPr="000A334C">
        <w:rPr>
          <w:rtl/>
        </w:rPr>
        <w:t>קיבל בכלי קדש ונתן לכלי חול - יחזיר לכלי קדש.</w:t>
      </w:r>
    </w:p>
    <w:p w:rsidR="00DA63EC" w:rsidRPr="000A334C" w:rsidRDefault="00DA63EC" w:rsidP="003B6D22">
      <w:pPr>
        <w:pStyle w:val="afff9"/>
        <w:rPr>
          <w:rtl/>
        </w:rPr>
      </w:pPr>
      <w:r w:rsidRPr="000A334C">
        <w:rPr>
          <w:rtl/>
        </w:rPr>
        <w:t>נשפך מן הכלי על הרצפה ואספו - כשר.</w:t>
      </w:r>
    </w:p>
    <w:p w:rsidR="00DA63EC" w:rsidRPr="000A334C" w:rsidRDefault="00DA63EC" w:rsidP="003B6D22">
      <w:pPr>
        <w:pStyle w:val="afff9"/>
        <w:rPr>
          <w:rtl/>
        </w:rPr>
      </w:pPr>
      <w:r w:rsidRPr="000A334C">
        <w:rPr>
          <w:rtl/>
        </w:rPr>
        <w:t>נתנו על גבי הכבש שלא כנגד היסוד, נתן את הניתנין למטה למעלן ואת הניתנין למעלן למטה, ואת הניתנין בפנים בחוץ ואת הניתנין בחוץ בפנים, אם יש דם הנפש - יחזור הכשר ויקבל.</w:t>
      </w:r>
    </w:p>
    <w:p w:rsidR="00DA63EC" w:rsidRDefault="00DA63EC" w:rsidP="00DA63EC">
      <w:pPr>
        <w:pStyle w:val="affffd"/>
        <w:rPr>
          <w:rtl/>
        </w:rPr>
      </w:pPr>
      <w:r>
        <w:rPr>
          <w:rtl/>
        </w:rPr>
        <w:t>׹</w:t>
      </w:r>
    </w:p>
    <w:p>
      <w:pPr>
        <w:pStyle w:val="afffff8"/>
        <w:rPr>
          <w:ins w:id="90507" w:author="קלוד" w:date="2026-10-11T12:29:36Z"/>
        </w:rPr>
      </w:pPr>
      <w:ins w:id="90508" w:author="קלוד" w:date="2026-10-11T12:29:36Z">
        <w:r>
          <w:rPr>
            <w:color w:val="7B3F00"/>
          </w:rPr>
          <w:t xml:space="preserve">שחיטה כשרה בזר ובטמא - מקבלה ואילך מצות כהונה</w:t>
        </w:r>
      </w:ins>
    </w:p>
    <w:p>
      <w:pPr>
        <w:pStyle w:val="38"/>
        <w:rPr>
          <w:ins w:id="98592" w:author="מנוע מכני" w:date="2026-10-11T12:04:39Z"/>
        </w:rPr>
      </w:pPr>
      <w:r>
        <w:t xml:space="preserve">והך</w:t>
      </w:r>
    </w:p>
    <w:p w:rsidR="00DA63EC" w:rsidRDefault="00DA63EC" w:rsidP="00DA63EC">
      <w:pPr>
        <w:tabs>
          <w:tab w:val="left" w:pos="0"/>
          <w:tab w:val="center" w:pos="2835"/>
        </w:tabs>
        <w:rPr>
          <w:rtl/>
        </w:rPr>
      </w:pPr>
      <w:del w:id="98593" w:author="מנוע מכני" w:date="2026-10-11T12:04:39Z">
        <w:r>
          <w:rPr>
            <w:rFonts w:hint="cs"/>
            <w:rtl/>
          </w:rPr>
          <w:delText xml:space="preserve"> </w:delText>
        </w:r>
      </w:del>
      <w:r>
        <w:rPr>
          <w:rFonts w:hint="cs"/>
          <w:rtl/>
        </w:rPr>
        <w:t xml:space="preserve">ד</w:t>
      </w:r>
      <w:r>
        <w:rPr>
          <w:rtl/>
        </w:rPr>
        <w:t>"ושחט</w:t>
      </w:r>
      <w:r>
        <w:rPr>
          <w:rFonts w:hint="cs"/>
          <w:rtl/>
        </w:rPr>
        <w:t>'</w:t>
      </w:r>
      <w:r>
        <w:rPr>
          <w:rtl/>
        </w:rPr>
        <w:t xml:space="preserve"> שחיטה בזר כשרה, שהשחיטה כשרה בזרים ובנשים ובעבדים ובטמאים, </w:t>
      </w:r>
      <w:ins w:id="90273" w:author="מנוע מכני" w:date="2026-10-11T12:04:39Z">
        <w:r>
          <w:rPr>
            <w:rtl/>
          </w:rPr>
          <w:t xml:space="preserve">ואפי'</w:t>
        </w:r>
      </w:ins>
      <w:del w:id="90274" w:author="מנוע מכני" w:date="2026-10-11T12:04:39Z">
        <w:r>
          <w:rPr>
            <w:rtl/>
          </w:rPr>
          <w:delText xml:space="preserve">ואפילו</w:delText>
        </w:r>
      </w:del>
      <w:r>
        <w:rPr>
          <w:rtl/>
        </w:rPr>
        <w:t xml:space="preserve"> בקדשי קדשים</w:t>
      </w:r>
      <w:ins w:id="94395" w:author="מנוע מכני" w:date="2026-10-11T12:04:39Z">
        <w:r>
          <w:rPr>
            <w:rtl/>
          </w:rPr>
          <w:t xml:space="preserve">,</w:t>
        </w:r>
      </w:ins>
      <w:del w:id="94396" w:author="מנוע מכני" w:date="2026-10-11T12:04:39Z">
        <w:r>
          <w:rPr>
            <w:rtl/>
          </w:rPr>
          <w:delText xml:space="preserve">;</w:delText>
        </w:r>
      </w:del>
    </w:p>
    <w:p w:rsidR="00DA63EC" w:rsidRDefault="00DA63EC" w:rsidP="00DA63EC">
      <w:pPr>
        <w:pStyle w:val="afffff"/>
        <w:rPr>
          <w:rtl/>
        </w:rPr>
      </w:pPr>
      <w:r>
        <w:rPr>
          <w:rFonts w:hint="cs"/>
          <w:rtl/>
        </w:rPr>
        <w:t>'</w:t>
      </w:r>
      <w:r>
        <w:rPr>
          <w:rStyle w:val="afffff0"/>
          <w:rtl/>
          <w:rPrChange w:id="9012" w:author="מנוע פסוקים" w:date="2026-10-11T09:29:40Z">
            <w:rPr>
              <w:rtl/>
            </w:rPr>
          </w:rPrChange>
        </w:rPr>
        <w:t xml:space="preserve">ואתה ובניך אתך תשמרו את כהונתכם לכל דבר המזבח</w:t>
      </w:r>
      <w:r>
        <w:rPr>
          <w:rFonts w:hint="cs"/>
          <w:rtl/>
        </w:rPr>
        <w:t>'</w:t>
      </w:r>
      <w:r>
        <w:rPr>
          <w:rtl/>
        </w:rPr>
        <w:t xml:space="preserve">, </w:t>
      </w:r>
    </w:p>
    <w:p w:rsidR="00DA63EC" w:rsidRDefault="00DA63EC" w:rsidP="00DA63EC">
      <w:pPr>
        <w:tabs>
          <w:tab w:val="left" w:pos="0"/>
          <w:tab w:val="center" w:pos="2835"/>
        </w:tabs>
        <w:rPr>
          <w:rtl/>
        </w:rPr>
      </w:pPr>
      <w:r w:rsidRPr="003017EE">
        <w:rPr>
          <w:rStyle w:val="afffff0"/>
          <w:rFonts w:hint="cs"/>
          <w:rtl/>
        </w:rPr>
        <w:t>'</w:t>
      </w:r>
      <w:ins w:id="90599" w:author="Claude - סמנטי" w:date="2026-10-11T12:26:16Z">
        <w:r>
          <w:rPr>
            <w:rStyle w:val="afffff0"/>
            <w:rtl/>
          </w:rPr>
          <w:t xml:space="preserve">וְשָׁחַט אֶת בֶּן הַבָּקָר לִפְנֵי ה</w:t>
        </w:r>
      </w:ins>
      <w:del w:id="90600" w:author="Claude - סמנטי" w:date="2026-10-11T12:26:16Z">
        <w:r w:rsidRPr="003017EE">
          <w:rPr>
            <w:rStyle w:val="afffff0"/>
            <w:rtl/>
          </w:rPr>
          <w:delText xml:space="preserve">ושחט את בן הבקר לפני ה</w:delText>
        </w:r>
      </w:del>
      <w:r w:rsidR="005608A0">
        <w:rPr>
          <w:rStyle w:val="afffff0"/>
          <w:rtl/>
        </w:rPr>
        <w:t>'</w:t>
      </w:r>
      <w:r w:rsidRPr="003017EE">
        <w:rPr>
          <w:rStyle w:val="afffff0"/>
          <w:rtl/>
        </w:rPr>
        <w:t xml:space="preserve"> והקריבו וגו',</w:t>
      </w:r>
      <w:r>
        <w:rPr>
          <w:rtl/>
        </w:rPr>
        <w:t xml:space="preserve"> מקבלה ואילך מצות כהונה, לימד על השחיטה שכשרה בכל אדם! </w:t>
      </w:r>
    </w:p>
    <w:p w:rsidR="00DA63EC" w:rsidRDefault="00DA63EC" w:rsidP="00DA63EC">
      <w:pPr>
        <w:pStyle w:val="affffb"/>
        <w:rPr>
          <w:rtl/>
        </w:rPr>
      </w:pPr>
      <w:r>
        <w:rPr>
          <w:b/>
          <w:bCs/>
          <w:rtl/>
        </w:rPr>
        <w:t xml:space="preserve">- </w:t>
      </w:r>
      <w:r w:rsidRPr="009F4E1D">
        <w:rPr>
          <w:rFonts w:hint="cs"/>
          <w:b/>
          <w:bCs/>
          <w:rtl/>
        </w:rPr>
        <w:t>ה</w:t>
      </w:r>
      <w:r>
        <w:rPr>
          <w:b/>
          <w:bCs/>
          <w:rtl/>
        </w:rPr>
        <w:t>"</w:t>
      </w:r>
      <w:r w:rsidRPr="009F4E1D">
        <w:rPr>
          <w:rFonts w:hint="cs"/>
          <w:b/>
          <w:bCs/>
          <w:rtl/>
        </w:rPr>
        <w:t>ה אפי' לכתחילה</w:t>
      </w:r>
      <w:r>
        <w:rPr>
          <w:rFonts w:hint="cs"/>
          <w:rtl/>
        </w:rPr>
        <w:t xml:space="preserve"> ו</w:t>
      </w:r>
      <w:r>
        <w:rPr>
          <w:rtl/>
        </w:rPr>
        <w:t xml:space="preserve">משום דבעי </w:t>
      </w:r>
      <w:ins w:id="90089" w:author="Claude - סמנטי" w:date="2026-10-11T12:26:16Z">
        <w:r>
          <w:rPr>
            <w:rtl/>
          </w:rPr>
          <w:t xml:space="preserve">לשנות</w:t>
        </w:r>
      </w:ins>
      <w:del w:id="90090" w:author="Claude - סמנטי" w:date="2026-10-11T12:26:16Z">
        <w:r>
          <w:rPr>
            <w:rtl/>
          </w:rPr>
          <w:delText xml:space="preserve">למיתנא</w:delText>
        </w:r>
      </w:del>
      <w:r>
        <w:rPr>
          <w:rtl/>
        </w:rPr>
        <w:t xml:space="preserve"> טמאים דלכתחילה </w:t>
      </w:r>
      <w:r>
        <w:rPr>
          <w:rtl/>
        </w:rPr>
        <w:t xml:space="preserve">לא</w:t>
      </w:r>
      <w:r>
        <w:rPr>
          <w:rtl/>
        </w:rPr>
        <w:t xml:space="preserve">, גזירה שמא יגעו בבשר, תנא ששחטו.</w:t>
      </w:r>
    </w:p>
    <w:p w:rsidR="00DA63EC" w:rsidRDefault="00DA63EC" w:rsidP="00DA63EC">
      <w:pPr>
        <w:tabs>
          <w:tab w:val="left" w:pos="0"/>
          <w:tab w:val="center" w:pos="2835"/>
        </w:tabs>
        <w:rPr>
          <w:rtl/>
        </w:rPr>
      </w:pPr>
    </w:p>
    <w:p w:rsidR="00DA63EC" w:rsidRPr="00FE1B89" w:rsidRDefault="00DA63EC" w:rsidP="00DA63EC">
      <w:pPr>
        <w:tabs>
          <w:tab w:val="left" w:pos="0"/>
          <w:tab w:val="center" w:pos="2835"/>
        </w:tabs>
        <w:rPr>
          <w:spacing w:val="-2"/>
          <w:rtl/>
        </w:rPr>
      </w:pPr>
      <w:del w:id="90107" w:author="מנוע מכני" w:date="2026-10-11T12:04:39Z">
        <w:r w:rsidRPr="00FE1B89">
          <w:rPr>
            <w:spacing w:val="-2"/>
            <w:rtl/>
          </w:rPr>
          <w:delText xml:space="preserve"> </w:delText>
        </w:r>
      </w:del>
      <w:r w:rsidRPr="00FE1B89">
        <w:rPr>
          <w:spacing w:val="-2"/>
          <w:rtl/>
        </w:rPr>
        <w:t xml:space="preserve">'וטמא</w:t>
      </w:r>
      <w:r w:rsidRPr="00FE1B89">
        <w:rPr>
          <w:rFonts w:hint="cs"/>
          <w:spacing w:val="-2"/>
          <w:rtl/>
        </w:rPr>
        <w:t>'</w:t>
      </w:r>
      <w:r w:rsidRPr="00FE1B89">
        <w:rPr>
          <w:spacing w:val="-2"/>
          <w:rtl/>
        </w:rPr>
        <w:t xml:space="preserve"> דיעבד </w:t>
      </w:r>
      <w:ins w:id="96995" w:author="מנוע מכני" w:date="2026-10-11T12:04:39Z">
        <w:r>
          <w:rPr>
            <w:spacing w:val="-2"/>
            <w:rtl/>
          </w:rPr>
          <w:t xml:space="preserve">יפה</w:t>
        </w:r>
      </w:ins>
      <w:del w:id="96996" w:author="מנוע מכני" w:date="2026-10-11T12:04:39Z">
        <w:r w:rsidRPr="00FE1B89">
          <w:rPr>
            <w:spacing w:val="-2"/>
            <w:rtl/>
          </w:rPr>
          <w:delText xml:space="preserve">שפיר</w:delText>
        </w:r>
      </w:del>
      <w:r w:rsidRPr="00FE1B89">
        <w:rPr>
          <w:spacing w:val="-2"/>
          <w:rtl/>
        </w:rPr>
        <w:t xml:space="preserve"> דמי </w:t>
      </w:r>
      <w:r w:rsidRPr="00FE1B89">
        <w:rPr>
          <w:rFonts w:hint="cs"/>
          <w:spacing w:val="-2"/>
          <w:rtl/>
        </w:rPr>
        <w:t>והך</w:t>
      </w:r>
      <w:r w:rsidRPr="00FE1B89">
        <w:rPr>
          <w:rStyle w:val="afffff0"/>
          <w:spacing w:val="-2"/>
          <w:rtl/>
        </w:rPr>
        <w:t xml:space="preserve"> </w:t>
      </w:r>
      <w:r w:rsidRPr="00FE1B89">
        <w:rPr>
          <w:rStyle w:val="afffff0"/>
          <w:rFonts w:hint="cs"/>
          <w:spacing w:val="-2"/>
          <w:rtl/>
        </w:rPr>
        <w:t>'</w:t>
      </w:r>
      <w:r w:rsidRPr="00FE1B89">
        <w:rPr>
          <w:rStyle w:val="afffff0"/>
          <w:spacing w:val="-2"/>
          <w:rtl/>
        </w:rPr>
        <w:t>וסמך</w:t>
      </w:r>
      <w:r w:rsidRPr="00FE1B89">
        <w:rPr>
          <w:rStyle w:val="afffff0"/>
          <w:rFonts w:hint="cs"/>
          <w:spacing w:val="-2"/>
          <w:rtl/>
        </w:rPr>
        <w:t xml:space="preserve"> </w:t>
      </w:r>
      <w:r w:rsidRPr="00FE1B89">
        <w:rPr>
          <w:rStyle w:val="afffff0"/>
          <w:spacing w:val="-2"/>
          <w:rtl/>
        </w:rPr>
        <w:t>ושחט</w:t>
      </w:r>
      <w:r w:rsidRPr="00FE1B89">
        <w:rPr>
          <w:rStyle w:val="afffff0"/>
          <w:rFonts w:hint="cs"/>
          <w:spacing w:val="-2"/>
          <w:rtl/>
        </w:rPr>
        <w:t>'</w:t>
      </w:r>
      <w:r w:rsidRPr="00FE1B89">
        <w:rPr>
          <w:rStyle w:val="afffff0"/>
          <w:spacing w:val="-2"/>
          <w:rtl/>
        </w:rPr>
        <w:t xml:space="preserve"> </w:t>
      </w:r>
      <w:r w:rsidRPr="00FE1B89">
        <w:rPr>
          <w:spacing w:val="-2"/>
          <w:rtl/>
        </w:rPr>
        <w:t>- מה סמיכה בטהורים, אף שחיטה בטהורים! מדרבנן.</w:t>
      </w:r>
    </w:p>
    <w:p w:rsidR="00DA63EC" w:rsidRDefault="00DA63EC" w:rsidP="00DA63EC">
      <w:pPr>
        <w:tabs>
          <w:tab w:val="left" w:pos="0"/>
          <w:tab w:val="center" w:pos="2835"/>
        </w:tabs>
        <w:rPr>
          <w:b/>
          <w:bCs/>
          <w:rtl/>
        </w:rPr>
      </w:pPr>
      <w:r>
        <w:rPr>
          <w:rFonts w:hint="cs"/>
          <w:rtl/>
        </w:rPr>
        <w:t>ואפי' דגם בסמיכה וגם בשחיטה כתיב 'לפני ה</w:t>
      </w:r>
      <w:r w:rsidR="005608A0">
        <w:rPr>
          <w:rtl/>
        </w:rPr>
        <w:t>'</w:t>
      </w:r>
      <w:r>
        <w:rPr>
          <w:rFonts w:hint="cs"/>
          <w:rtl/>
        </w:rPr>
        <w:t xml:space="preserve"> </w:t>
      </w:r>
    </w:p>
    <w:p w:rsidR="00DA63EC" w:rsidRDefault="00DA63EC" w:rsidP="00DA63EC">
      <w:pPr>
        <w:tabs>
          <w:tab w:val="left" w:pos="0"/>
          <w:tab w:val="center" w:pos="2835"/>
        </w:tabs>
        <w:rPr>
          <w:b/>
          <w:bCs/>
          <w:rtl/>
        </w:rPr>
      </w:pPr>
      <w:r w:rsidRPr="00891B40">
        <w:rPr>
          <w:rFonts w:hint="cs"/>
          <w:b/>
          <w:bCs/>
          <w:rtl/>
        </w:rPr>
        <w:t>א.</w:t>
      </w:r>
      <w:r>
        <w:rPr>
          <w:rFonts w:hint="cs"/>
          <w:rtl/>
        </w:rPr>
        <w:t xml:space="preserve"> בשחיטה</w:t>
      </w:r>
      <w:r>
        <w:rPr>
          <w:rtl/>
        </w:rPr>
        <w:t xml:space="preserve"> אפשר </w:t>
      </w:r>
      <w:ins w:id="96463" w:author="מנוע מכני" w:date="2026-10-11T12:04:39Z">
        <w:r>
          <w:rPr>
            <w:rtl/>
          </w:rPr>
          <w:t xml:space="preserve">דעשה</w:t>
        </w:r>
      </w:ins>
      <w:del w:id="96464" w:author="מנוע מכני" w:date="2026-10-11T12:04:39Z">
        <w:r>
          <w:rPr>
            <w:rtl/>
          </w:rPr>
          <w:delText xml:space="preserve">דעביד</w:delText>
        </w:r>
      </w:del>
      <w:r>
        <w:rPr>
          <w:rtl/>
        </w:rPr>
        <w:t xml:space="preserve"> סכין ארוכה </w:t>
      </w:r>
      <w:ins w:id="91055" w:author="מנוע מכני" w:date="2026-10-11T12:04:39Z">
        <w:r>
          <w:rPr>
            <w:rtl/>
          </w:rPr>
          <w:t xml:space="preserve">ושוחט</w:t>
        </w:r>
      </w:ins>
      <w:del w:id="91056" w:author="מנוע מכני" w:date="2026-10-11T12:04:39Z">
        <w:r>
          <w:rPr>
            <w:rtl/>
          </w:rPr>
          <w:delText xml:space="preserve">ושחיט</w:delText>
        </w:r>
      </w:del>
      <w:r>
        <w:rPr>
          <w:rFonts w:hint="cs"/>
          <w:rtl/>
        </w:rPr>
        <w:t xml:space="preserve"> </w:t>
      </w:r>
      <w:r>
        <w:rPr>
          <w:rtl/>
        </w:rPr>
        <w:tab/>
      </w:r>
      <w:r>
        <w:rPr>
          <w:rFonts w:hint="cs"/>
          <w:rtl/>
        </w:rPr>
        <w:t>אבל סמיכה א</w:t>
      </w:r>
      <w:r>
        <w:rPr>
          <w:rtl/>
        </w:rPr>
        <w:t>"</w:t>
      </w:r>
      <w:r>
        <w:rPr>
          <w:rFonts w:hint="cs"/>
          <w:rtl/>
        </w:rPr>
        <w:t xml:space="preserve">א דמכניס ידו וסומך </w:t>
      </w:r>
      <w:ins w:id="96159" w:author="מנוע מכני" w:date="2026-10-11T12:04:39Z">
        <w:r>
          <w:rPr>
            <w:rFonts w:hint="cs"/>
            <w:rtl/>
          </w:rPr>
          <w:t xml:space="preserve">דסבר</w:t>
        </w:r>
      </w:ins>
      <w:del w:id="96160" w:author="מנוע מכני" w:date="2026-10-11T12:04:39Z">
        <w:r>
          <w:rPr>
            <w:rFonts w:hint="cs"/>
            <w:rtl/>
          </w:rPr>
          <w:delText xml:space="preserve">דס</w:delText>
        </w:r>
        <w:r>
          <w:rPr>
            <w:rtl/>
          </w:rPr>
          <w:delText xml:space="preserve">"</w:delText>
        </w:r>
        <w:r>
          <w:rPr>
            <w:rFonts w:hint="cs"/>
            <w:rtl/>
          </w:rPr>
          <w:delText xml:space="preserve">ל</w:delText>
        </w:r>
      </w:del>
      <w:r>
        <w:rPr>
          <w:rFonts w:hint="cs"/>
          <w:rtl/>
        </w:rPr>
        <w:t xml:space="preserve"> </w:t>
      </w:r>
      <w:r>
        <w:rPr>
          <w:rtl/>
        </w:rPr>
        <w:t>ביאה במקצת שמה ביאה.</w:t>
      </w:r>
    </w:p>
    <w:p>
      <w:pPr>
        <w:pStyle w:val="38"/>
        <w:rPr>
          <w:ins w:id="98594" w:author="מנוע מכני" w:date="2026-10-11T12:04:39Z"/>
        </w:rPr>
      </w:pPr>
      <w:r w:rsidRPr="00891B40">
        <w:t>ב.</w:t>
      </w:r>
      <w:r>
        <w:t xml:space="preserve"> רב חסדא </w:t>
      </w:r>
      <w:ins w:id="96609" w:author="מנוע מכני" w:date="2026-10-11T12:04:39Z">
        <w:r>
          <w:t xml:space="preserve">שונה</w:t>
        </w:r>
      </w:ins>
      <w:del w:id="96610" w:author="מנוע מכני" w:date="2026-10-11T12:04:39Z">
        <w:r>
          <w:delText xml:space="preserve">מתני</w:delText>
        </w:r>
      </w:del>
      <w:r>
        <w:t xml:space="preserve"> איפכא:</w:t>
      </w:r>
    </w:p>
    <w:p w:rsidR="00DA63EC" w:rsidRDefault="00DA63EC" w:rsidP="00DA63EC">
      <w:pPr>
        <w:tabs>
          <w:tab w:val="left" w:pos="0"/>
          <w:tab w:val="center" w:pos="2835"/>
        </w:tabs>
        <w:rPr>
          <w:rtl/>
        </w:rPr>
      </w:pPr>
      <w:del w:id="98595"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וסמך</w:t>
      </w:r>
      <w:r w:rsidRPr="00464129">
        <w:rPr>
          <w:rStyle w:val="afffff0"/>
          <w:rFonts w:hint="cs"/>
          <w:rtl/>
        </w:rPr>
        <w:t xml:space="preserve"> </w:t>
      </w:r>
      <w:r w:rsidRPr="00464129">
        <w:rPr>
          <w:rStyle w:val="afffff0"/>
          <w:rtl/>
        </w:rPr>
        <w:t>ושחט</w:t>
      </w:r>
      <w:r w:rsidRPr="00464129">
        <w:rPr>
          <w:rStyle w:val="afffff0"/>
          <w:rFonts w:hint="cs"/>
          <w:rtl/>
        </w:rPr>
        <w:t>'</w:t>
      </w:r>
      <w:r w:rsidRPr="00464129">
        <w:rPr>
          <w:rStyle w:val="afffff0"/>
          <w:rtl/>
        </w:rPr>
        <w:t xml:space="preserve"> </w:t>
      </w:r>
      <w:r>
        <w:rPr>
          <w:rtl/>
        </w:rPr>
        <w:t>- מה שחיטה בטהורין, אף סמיכה בטהורין.</w:t>
      </w:r>
    </w:p>
    <w:p w:rsidR="00DA63EC" w:rsidRDefault="00DA63EC" w:rsidP="00DA63EC">
      <w:pPr>
        <w:tabs>
          <w:tab w:val="left" w:pos="0"/>
          <w:tab w:val="center" w:pos="2835"/>
        </w:tabs>
        <w:rPr>
          <w:rtl/>
        </w:rPr>
      </w:pPr>
      <w:r>
        <w:rPr>
          <w:rFonts w:hint="cs"/>
          <w:rtl/>
        </w:rPr>
        <w:t>ואפי' דגם ב'</w:t>
      </w:r>
      <w:r>
        <w:rPr>
          <w:rtl/>
        </w:rPr>
        <w:t>שחיטה</w:t>
      </w:r>
      <w:r>
        <w:rPr>
          <w:rFonts w:hint="cs"/>
          <w:rtl/>
        </w:rPr>
        <w:t xml:space="preserve">' וגם בסמיכה כתיב </w:t>
      </w:r>
      <w:r>
        <w:rPr>
          <w:rtl/>
        </w:rPr>
        <w:t>לפני ה',</w:t>
      </w:r>
      <w:r>
        <w:rPr>
          <w:rFonts w:hint="cs"/>
          <w:rtl/>
        </w:rPr>
        <w:t xml:space="preserve"> בסמיכה - </w:t>
      </w:r>
      <w:r>
        <w:rPr>
          <w:rtl/>
        </w:rPr>
        <w:t>אפשר דמעייל ידיה וסמיך.</w:t>
      </w:r>
    </w:p>
    <w:p w:rsidR="00DA63EC" w:rsidRDefault="00DA63EC" w:rsidP="00DA63EC">
      <w:pPr>
        <w:pStyle w:val="afff3"/>
        <w:framePr w:wrap="around"/>
        <w:tabs>
          <w:tab w:val="left" w:pos="0"/>
        </w:tabs>
        <w:rPr>
          <w:rtl/>
        </w:rPr>
      </w:pPr>
      <w:r>
        <w:rPr>
          <w:rFonts w:hint="cs"/>
          <w:rtl/>
        </w:rPr>
        <w:t>לב:</w:t>
      </w:r>
    </w:p>
    <w:p w:rsidR="00DA63EC" w:rsidRDefault="00DA63EC" w:rsidP="00DA63EC">
      <w:pPr>
        <w:tabs>
          <w:tab w:val="left" w:pos="0"/>
          <w:tab w:val="center" w:pos="2835"/>
        </w:tabs>
        <w:rPr>
          <w:rtl/>
        </w:rPr>
      </w:pPr>
      <w:r>
        <w:rPr>
          <w:rFonts w:hint="cs"/>
          <w:rtl/>
        </w:rPr>
        <w:t>אבל ב</w:t>
      </w:r>
      <w:r>
        <w:rPr>
          <w:rtl/>
        </w:rPr>
        <w:t xml:space="preserve">שחיטה </w:t>
      </w:r>
      <w:r>
        <w:rPr>
          <w:rFonts w:hint="cs"/>
          <w:rtl/>
        </w:rPr>
        <w:t>א</w:t>
      </w:r>
      <w:r>
        <w:rPr>
          <w:rtl/>
        </w:rPr>
        <w:t>"</w:t>
      </w:r>
      <w:r>
        <w:rPr>
          <w:rFonts w:hint="cs"/>
          <w:rtl/>
        </w:rPr>
        <w:t xml:space="preserve">א לעשות </w:t>
      </w:r>
      <w:r>
        <w:rPr>
          <w:rtl/>
        </w:rPr>
        <w:t xml:space="preserve">סכין ארוכה </w:t>
      </w:r>
      <w:ins w:id="91057" w:author="מנוע מכני" w:date="2026-10-11T12:04:39Z">
        <w:r>
          <w:rPr>
            <w:rtl/>
          </w:rPr>
          <w:t xml:space="preserve">ושוחט</w:t>
        </w:r>
      </w:ins>
      <w:del w:id="91058" w:author="מנוע מכני" w:date="2026-10-11T12:04:39Z">
        <w:r>
          <w:rPr>
            <w:rtl/>
          </w:rPr>
          <w:delText xml:space="preserve">ושחיט</w:delText>
        </w:r>
      </w:del>
      <w:r>
        <w:rPr>
          <w:rFonts w:hint="cs"/>
          <w:rtl/>
        </w:rPr>
        <w:t xml:space="preserve"> </w:t>
      </w:r>
      <w:ins w:id="96161" w:author="מנוע מכני" w:date="2026-10-11T12:04:39Z">
        <w:r>
          <w:rPr>
            <w:rFonts w:hint="cs"/>
            <w:rtl/>
          </w:rPr>
          <w:t xml:space="preserve">כסבר</w:t>
        </w:r>
      </w:ins>
      <w:del w:id="96162" w:author="מנוע מכני" w:date="2026-10-11T12:04:39Z">
        <w:r>
          <w:rPr>
            <w:rFonts w:hint="cs"/>
            <w:rtl/>
          </w:rPr>
          <w:delText xml:space="preserve">כס</w:delText>
        </w:r>
        <w:r>
          <w:rPr>
            <w:rtl/>
          </w:rPr>
          <w:delText xml:space="preserve">"</w:delText>
        </w:r>
        <w:r>
          <w:rPr>
            <w:rFonts w:hint="cs"/>
            <w:rtl/>
          </w:rPr>
          <w:delText xml:space="preserve">ל</w:delText>
        </w:r>
      </w:del>
      <w:r>
        <w:rPr>
          <w:rFonts w:hint="cs"/>
          <w:rtl/>
        </w:rPr>
        <w:t xml:space="preserve"> כ</w:t>
      </w:r>
      <w:r>
        <w:rPr>
          <w:rtl/>
        </w:rPr>
        <w:t xml:space="preserve">שמעון התימני, </w:t>
      </w:r>
    </w:p>
    <w:p>
      <w:pPr>
        <w:pStyle w:val="38"/>
        <w:rPr>
          <w:ins w:id="98596" w:author="מנוע מכני" w:date="2026-10-11T12:04:39Z"/>
        </w:rPr>
      </w:pPr>
      <w:r>
        <w:tab/>
        <w:t xml:space="preserve">דתניא</w:t>
      </w:r>
      <w:del w:id="102791" w:author="Claude" w:date="2026-10-11T09:07:44Z">
        <w:r>
          <w:delText xml:space="preserve">	</w:delText>
        </w:r>
      </w:del>
      <w:r>
        <w:t xml:space="preserve">:</w:t>
      </w:r>
    </w:p>
    <w:p w:rsidR="00DA63EC" w:rsidRDefault="00DA63EC" w:rsidP="00DA63EC">
      <w:pPr>
        <w:tabs>
          <w:tab w:val="left" w:pos="0"/>
          <w:tab w:val="center" w:pos="2835"/>
        </w:tabs>
        <w:rPr>
          <w:rtl/>
        </w:rPr>
      </w:pPr>
      <w:del w:id="98597" w:author="מנוע מכני" w:date="2026-10-11T12:04:39Z">
        <w:r>
          <w:rPr>
            <w:rtl/>
          </w:rPr>
          <w:tab/>
          <w:delText xml:space="preserve"> </w:delText>
        </w:r>
      </w:del>
      <w:r>
        <w:rPr>
          <w:rFonts w:hint="cs"/>
          <w:rtl/>
        </w:rPr>
        <w:t>'</w:t>
      </w:r>
      <w:ins w:id="90601" w:author="Claude - סמנטי" w:date="2026-10-11T12:26:16Z">
        <w:r>
          <w:rPr>
            <w:rStyle w:val="afffff0"/>
            <w:rtl/>
          </w:rPr>
          <w:t xml:space="preserve">וְשָׁחַט אֶת בֶּן הַבָּקָר לִפְנֵי ה</w:t>
        </w:r>
      </w:ins>
      <w:del w:id="90602" w:author="Claude - סמנטי" w:date="2026-10-11T12:26:16Z">
        <w:r>
          <w:rPr>
            <w:rtl/>
          </w:rPr>
          <w:delText xml:space="preserve">ושחט את בן הבקר לפני ה</w:delText>
        </w:r>
      </w:del>
      <w:r w:rsidR="005608A0">
        <w:rPr>
          <w:rtl/>
        </w:rPr>
        <w:t>'</w:t>
      </w:r>
      <w:r>
        <w:rPr>
          <w:rtl/>
        </w:rPr>
        <w:t xml:space="preserve"> - ולא השוחט לפני ה'</w:t>
      </w:r>
      <w:ins w:id="94397" w:author="מנוע מכני" w:date="2026-10-11T12:04:39Z">
        <w:r>
          <w:rPr>
            <w:rtl/>
          </w:rPr>
          <w:t xml:space="preserve">,</w:t>
        </w:r>
      </w:ins>
      <w:del w:id="94398" w:author="מנוע מכני" w:date="2026-10-11T12:04:39Z">
        <w:r>
          <w:rPr>
            <w:rtl/>
          </w:rPr>
          <w:delText xml:space="preserve">;</w:delText>
        </w:r>
      </w:del>
    </w:p>
    <w:p w:rsidR="00DA63EC" w:rsidRDefault="00DA63EC" w:rsidP="00DA63EC">
      <w:pPr>
        <w:tabs>
          <w:tab w:val="left" w:pos="0"/>
          <w:tab w:val="center" w:pos="2835"/>
        </w:tabs>
        <w:rPr>
          <w:rtl/>
        </w:rPr>
      </w:pPr>
      <w:r>
        <w:rPr>
          <w:rtl/>
        </w:rPr>
        <w:tab/>
        <w:t xml:space="preserve">שמעון התימני אומר: מנין שיהיו ידיו של שוחט לפנים מן הנשחט? </w:t>
      </w:r>
    </w:p>
    <w:p>
      <w:pPr>
        <w:pStyle w:val="38"/>
        <w:rPr>
          <w:ins w:id="98598" w:author="מנוע מכני" w:date="2026-10-11T12:04:39Z"/>
        </w:rPr>
      </w:pPr>
      <w:r>
        <w:tab/>
      </w:r>
      <w:r>
        <w:tab/>
      </w:r>
      <w:del w:id="90108" w:author="מנוע מכני" w:date="2026-10-11T12:04:39Z">
        <w:r>
          <w:delText xml:space="preserve">                           </w:delText>
        </w:r>
      </w:del>
      <w:r>
        <w:t xml:space="preserve">ת"ל</w:t>
      </w:r>
      <w:r>
        <w:t xml:space="preserve">:</w:t>
      </w:r>
    </w:p>
    <w:p w:rsidR="00DA63EC" w:rsidRDefault="00DA63EC" w:rsidP="00DA63EC">
      <w:pPr>
        <w:tabs>
          <w:tab w:val="left" w:pos="0"/>
          <w:tab w:val="center" w:pos="2835"/>
        </w:tabs>
        <w:rPr>
          <w:rtl/>
        </w:rPr>
      </w:pPr>
      <w:del w:id="98599" w:author="מנוע מכני" w:date="2026-10-11T12:04:39Z">
        <w:r w:rsidRPr="00464129">
          <w:rPr>
            <w:rStyle w:val="afffff0"/>
            <w:rtl/>
          </w:rPr>
          <w:delText xml:space="preserve"> </w:delText>
        </w:r>
      </w:del>
      <w:r w:rsidRPr="00464129">
        <w:rPr>
          <w:rStyle w:val="afffff0"/>
          <w:rFonts w:hint="cs"/>
          <w:rtl/>
        </w:rPr>
        <w:t>'</w:t>
      </w:r>
      <w:ins w:id="90603" w:author="Claude - סמנטי" w:date="2026-10-11T12:26:16Z">
        <w:r>
          <w:rPr>
            <w:rStyle w:val="afffff0"/>
            <w:rtl/>
          </w:rPr>
          <w:t xml:space="preserve">וְשָׁחַט אֶת בֶּן הַבָּקָר לִפְנֵי ה</w:t>
        </w:r>
      </w:ins>
      <w:del w:id="90604" w:author="Claude - סמנטי" w:date="2026-10-11T12:26:16Z">
        <w:r w:rsidRPr="00464129">
          <w:rPr>
            <w:rStyle w:val="afffff0"/>
            <w:rtl/>
          </w:rPr>
          <w:delText xml:space="preserve">ושחט את בן הבקר לפני ה</w:delText>
        </w:r>
      </w:del>
      <w:r w:rsidRPr="00464129">
        <w:rPr>
          <w:rStyle w:val="afffff0"/>
          <w:rtl/>
        </w:rPr>
        <w:t xml:space="preserve">',</w:t>
      </w:r>
      <w:r>
        <w:rPr>
          <w:rtl/>
        </w:rPr>
        <w:t xml:space="preserve"> שוחט את בן הבקר יהא לפני ה'.</w:t>
      </w:r>
    </w:p>
    <w:p w:rsidR="00DA63EC" w:rsidRDefault="00DA63EC" w:rsidP="00DA63EC">
      <w:pPr>
        <w:pStyle w:val="affffd"/>
        <w:rPr>
          <w:rtl/>
        </w:rPr>
      </w:pPr>
      <w:r>
        <w:rPr>
          <w:rtl/>
        </w:rPr>
        <w:t>׹</w:t>
      </w:r>
    </w:p>
    <w:p>
      <w:pPr>
        <w:pStyle w:val="afffff8"/>
        <w:rPr>
          <w:ins w:id="90505" w:author="קלוד" w:date="2026-10-11T12:29:36Z"/>
        </w:rPr>
      </w:pPr>
      <w:ins w:id="90506" w:author="קלוד" w:date="2026-10-11T12:29:36Z">
        <w:r>
          <w:rPr>
            <w:color w:val="7B3F00"/>
          </w:rPr>
          <w:t xml:space="preserve">טמא שהכניס ידו לעזרה - ביאה במקצת שמה ביאה</w:t>
        </w:r>
      </w:ins>
    </w:p>
    <w:p>
      <w:pPr>
        <w:pStyle w:val="38"/>
        <w:rPr>
          <w:ins w:id="98601" w:author="מנוע מכני" w:date="2026-10-11T12:04:39Z"/>
        </w:rPr>
      </w:pPr>
      <w:del w:id="98600" w:author="מנוע מכני" w:date="2026-10-11T12:04:39Z">
        <w:r>
          <w:delText xml:space="preserve">•</w:delText>
        </w:r>
      </w:del>
      <w:r>
        <w:t xml:space="preserve"> עולא </w:t>
      </w:r>
      <w:r>
        <w:t>אר</w:t>
      </w:r>
      <w:r>
        <w:t>"</w:t>
      </w:r>
      <w:r>
        <w:t>ל:</w:t>
      </w:r>
    </w:p>
    <w:p w:rsidR="00DA63EC" w:rsidRDefault="00DA63EC" w:rsidP="00DA63EC">
      <w:pPr>
        <w:tabs>
          <w:tab w:val="left" w:pos="0"/>
          <w:tab w:val="center" w:pos="2835"/>
        </w:tabs>
        <w:rPr>
          <w:rtl/>
        </w:rPr>
      </w:pPr>
      <w:del w:id="98602" w:author="מנוע מכני" w:date="2026-10-11T12:04:39Z">
        <w:r>
          <w:rPr>
            <w:rtl/>
          </w:rPr>
          <w:delText xml:space="preserve"> </w:delText>
        </w:r>
      </w:del>
      <w:r>
        <w:rPr>
          <w:rtl/>
        </w:rPr>
        <w:t xml:space="preserve">טמא שהכניס ידו לפנים - לוקה, </w:t>
      </w:r>
    </w:p>
    <w:p w:rsidR="00DA63EC" w:rsidRDefault="00DA63EC" w:rsidP="00DA63EC">
      <w:pPr>
        <w:tabs>
          <w:tab w:val="left" w:pos="0"/>
          <w:tab w:val="center" w:pos="2835"/>
        </w:tabs>
        <w:rPr>
          <w:rtl/>
        </w:rPr>
      </w:pPr>
      <w:ins w:id="96505" w:author="מנוע מכני" w:date="2026-10-11T12:04:39Z">
        <w:r>
          <w:rPr>
            <w:rtl/>
          </w:rPr>
          <w:t xml:space="preserve">ד'</w:t>
        </w:r>
      </w:ins>
      <w:del w:id="96506"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ins w:id="90605" w:author="Claude - סמנטי" w:date="2026-10-11T12:26:16Z">
        <w:r>
          <w:rPr>
            <w:rStyle w:val="afffff0"/>
            <w:rtl/>
          </w:rPr>
          <w:t xml:space="preserve">בְּכָל קֹדֶשׁ לֹא תִגָּע וְגוֹ</w:t>
        </w:r>
      </w:ins>
      <w:del w:id="90606" w:author="Claude - סמנטי" w:date="2026-10-11T12:26:16Z">
        <w:r w:rsidRPr="00464129">
          <w:rPr>
            <w:rStyle w:val="afffff0"/>
            <w:rtl/>
          </w:rPr>
          <w:delText xml:space="preserve">בכל קדש </w:delText>
        </w:r>
        <w:r w:rsidRPr="00464129">
          <w:rPr>
            <w:rStyle w:val="afffff0"/>
            <w:rtl/>
          </w:rPr>
          <w:delText xml:space="preserve">לא</w:delText>
        </w:r>
        <w:r w:rsidRPr="00464129">
          <w:rPr>
            <w:rStyle w:val="afffff0"/>
            <w:rtl/>
          </w:rPr>
          <w:delText xml:space="preserve"> תגע וגו</w:delText>
        </w:r>
      </w:del>
      <w:r w:rsidRPr="00464129">
        <w:rPr>
          <w:rStyle w:val="afffff0"/>
          <w:rtl/>
        </w:rPr>
        <w:t xml:space="preserve">',</w:t>
      </w:r>
      <w:r>
        <w:rPr>
          <w:rtl/>
        </w:rPr>
        <w:t xml:space="preserve"> מקיש ביאה לנגיעה, מה נגיעה במקצת שמה נגיעה, אף ביאה במקצת שמה ביאה.</w:t>
      </w:r>
    </w:p>
    <w:p>
      <w:pPr>
        <w:pStyle w:val="38"/>
        <w:rPr>
          <w:ins w:id="98604" w:author="מנוע מכני" w:date="2026-10-11T12:04:39Z"/>
        </w:rPr>
      </w:pPr>
      <w:del w:id="98603" w:author="מנוע מכני" w:date="2026-10-11T12:04:39Z">
        <w:r w:rsidRPr="00FE1B89">
          <w:delText xml:space="preserve">•</w:delText>
        </w:r>
      </w:del>
      <w:r w:rsidRPr="00FE1B89">
        <w:t xml:space="preserve"> איתיביה רב הושעיא לעולא:</w:t>
      </w:r>
    </w:p>
    <w:p w:rsidR="00DA63EC" w:rsidRPr="00FE1B89" w:rsidRDefault="00DA63EC" w:rsidP="00DA63EC">
      <w:pPr>
        <w:tabs>
          <w:tab w:val="left" w:pos="0"/>
          <w:tab w:val="center" w:pos="2835"/>
        </w:tabs>
        <w:rPr>
          <w:spacing w:val="-6"/>
          <w:rtl/>
        </w:rPr>
      </w:pPr>
      <w:del w:id="98605" w:author="מנוע מכני" w:date="2026-10-11T12:04:39Z">
        <w:r w:rsidRPr="00FE1B89">
          <w:rPr>
            <w:spacing w:val="-6"/>
            <w:rtl/>
          </w:rPr>
          <w:delText xml:space="preserve"> </w:delText>
        </w:r>
      </w:del>
      <w:r w:rsidRPr="00FE1B89">
        <w:rPr>
          <w:spacing w:val="-6"/>
          <w:rtl/>
        </w:rPr>
        <w:t xml:space="preserve">מצורע שחל שמיני שלו להיות בערב הפסח, וראה קרי בו ביום וטבל </w:t>
      </w:r>
    </w:p>
    <w:p>
      <w:pPr>
        <w:pStyle w:val="38"/>
        <w:rPr>
          <w:ins w:id="98606" w:author="מנוע מכני" w:date="2026-10-11T12:04:39Z"/>
        </w:rPr>
      </w:pPr>
      <w:r>
        <w:tab/>
      </w:r>
      <w:r w:rsidRPr="009D438B">
        <w:t>אמרו חכמים</w:t>
      </w:r>
      <w:r>
        <w:t xml:space="preserve">:</w:t>
      </w:r>
    </w:p>
    <w:p w:rsidR="00DA63EC" w:rsidRDefault="00DA63EC" w:rsidP="00DA63EC">
      <w:pPr>
        <w:tabs>
          <w:tab w:val="left" w:pos="0"/>
          <w:tab w:val="center" w:pos="2835"/>
        </w:tabs>
        <w:rPr>
          <w:rtl/>
        </w:rPr>
      </w:pPr>
      <w:del w:id="98607" w:author="מנוע מכני" w:date="2026-10-11T12:04:39Z">
        <w:r>
          <w:rPr>
            <w:rtl/>
          </w:rPr>
          <w:delText xml:space="preserve"> </w:delText>
        </w:r>
      </w:del>
      <w:ins w:id="93985" w:author="מנוע מכני" w:date="2026-10-11T12:04:39Z">
        <w:r>
          <w:rPr>
            <w:rtl/>
          </w:rPr>
          <w:t xml:space="preserve">אף</w:t>
        </w:r>
      </w:ins>
      <w:del w:id="93986" w:author="מנוע מכני" w:date="2026-10-11T12:04:39Z">
        <w:r>
          <w:rPr>
            <w:rtl/>
          </w:rPr>
          <w:delText xml:space="preserve">א</w:delText>
        </w:r>
        <w:r>
          <w:rPr>
            <w:rFonts w:hint="cs"/>
            <w:rtl/>
          </w:rPr>
          <w:delText xml:space="preserve">ע</w:delText>
        </w:r>
        <w:r>
          <w:rPr>
            <w:rtl/>
          </w:rPr>
          <w:delText xml:space="preserve">"</w:delText>
        </w:r>
        <w:r>
          <w:rPr>
            <w:rFonts w:hint="cs"/>
            <w:rtl/>
          </w:rPr>
          <w:delText xml:space="preserve">פ</w:delText>
        </w:r>
      </w:del>
      <w:r>
        <w:rPr>
          <w:rFonts w:hint="cs"/>
          <w:rtl/>
        </w:rPr>
        <w:t xml:space="preserve"> </w:t>
      </w:r>
      <w:r>
        <w:rPr>
          <w:rtl/>
        </w:rPr>
        <w:t xml:space="preserve">שאין טבול יום אחר נכנס, זה נכנס, מוטב יבוא עשה שיש בו כרת וידחה עשה שאין בו כרת</w:t>
      </w:r>
      <w:ins w:id="94399" w:author="מנוע מכני" w:date="2026-10-11T12:04:39Z">
        <w:r>
          <w:rPr>
            <w:rtl/>
          </w:rPr>
          <w:t xml:space="preserve">,</w:t>
        </w:r>
      </w:ins>
      <w:del w:id="94400" w:author="מנוע מכני" w:date="2026-10-11T12:04:39Z">
        <w:r>
          <w:rPr>
            <w:rtl/>
          </w:rPr>
          <w:delText xml:space="preserve">;</w:delText>
        </w:r>
      </w:del>
    </w:p>
    <w:p>
      <w:pPr>
        <w:pStyle w:val="38"/>
        <w:rPr>
          <w:ins w:id="98608" w:author="מנוע מכני" w:date="2026-10-11T12:04:39Z"/>
        </w:rPr>
      </w:pPr>
      <w:r>
        <w:tab/>
      </w:r>
      <w:ins w:id="90275" w:author="מנוע מכני" w:date="2026-10-11T12:04:39Z">
        <w:r>
          <w:t xml:space="preserve">ורי"ו</w:t>
        </w:r>
      </w:ins>
      <w:del w:id="90276" w:author="מנוע מכני" w:date="2026-10-11T12:04:39Z">
        <w:r w:rsidRPr="009D438B">
          <w:delText xml:space="preserve">ורבי יוחנן</w:delText>
        </w:r>
      </w:del>
      <w:r>
        <w:t xml:space="preserve">:</w:t>
      </w:r>
    </w:p>
    <w:p w:rsidR="00DA63EC" w:rsidRDefault="00DA63EC" w:rsidP="00DA63EC">
      <w:pPr>
        <w:tabs>
          <w:tab w:val="left" w:pos="0"/>
          <w:tab w:val="center" w:pos="2835"/>
        </w:tabs>
        <w:rPr>
          <w:rtl/>
        </w:rPr>
      </w:pPr>
      <w:del w:id="98609" w:author="מנוע מכני" w:date="2026-10-11T12:04:39Z">
        <w:r>
          <w:rPr>
            <w:rtl/>
          </w:rPr>
          <w:delText xml:space="preserve"> </w:delText>
        </w:r>
      </w:del>
      <w:r>
        <w:rPr>
          <w:rtl/>
        </w:rPr>
        <w:t xml:space="preserve">דבר תורה אפי' עשה אין בו, שנא</w:t>
      </w:r>
      <w:r>
        <w:rPr>
          <w:rFonts w:hint="cs"/>
          <w:rtl/>
        </w:rPr>
        <w:t>'</w:t>
      </w:r>
      <w:r>
        <w:rPr>
          <w:rtl/>
        </w:rPr>
        <w:t>: ויעמד יהושפט בקהל יהודה וירושלם בבית ה</w:t>
      </w:r>
      <w:r w:rsidR="005608A0">
        <w:rPr>
          <w:rtl/>
        </w:rPr>
        <w:t>'</w:t>
      </w:r>
      <w:r>
        <w:rPr>
          <w:rStyle w:val="afffff0"/>
          <w:rtl/>
        </w:rPr>
        <w:t xml:space="preserve"> לפני החצר החדשה</w:t>
      </w:r>
      <w:r>
        <w:rPr>
          <w:rFonts w:hint="cs"/>
          <w:rtl/>
        </w:rPr>
        <w:t>'</w:t>
      </w:r>
      <w:r>
        <w:rPr>
          <w:rtl/>
        </w:rPr>
        <w:t>,</w:t>
      </w:r>
      <w:r>
        <w:rPr>
          <w:rStyle w:val="2fb"/>
          <w:rFonts w:hint="cs"/>
          <w:rtl/>
        </w:rPr>
        <w:t>ארי</w:t>
      </w:r>
      <w:r>
        <w:rPr>
          <w:rStyle w:val="2fb"/>
          <w:rtl/>
        </w:rPr>
        <w:t>"</w:t>
      </w:r>
      <w:r>
        <w:rPr>
          <w:rStyle w:val="2fb"/>
          <w:rFonts w:hint="cs"/>
          <w:rtl/>
        </w:rPr>
        <w:t>ו</w:t>
      </w:r>
      <w:r>
        <w:rPr>
          <w:rtl/>
        </w:rPr>
        <w:t xml:space="preserve">: שחידשו בה דברים ואמרו: טבול יום אל יכנס למחנה לויה</w:t>
      </w:r>
      <w:ins w:id="94401" w:author="מנוע מכני" w:date="2026-10-11T12:04:39Z">
        <w:r>
          <w:rPr>
            <w:rtl/>
          </w:rPr>
          <w:t xml:space="preserve">,</w:t>
        </w:r>
      </w:ins>
      <w:del w:id="94402" w:author="מנוע מכני" w:date="2026-10-11T12:04:39Z">
        <w:r>
          <w:rPr>
            <w:rtl/>
          </w:rPr>
          <w:delText xml:space="preserve">;</w:delText>
        </w:r>
      </w:del>
    </w:p>
    <w:p w:rsidR="00DA63EC" w:rsidRDefault="00DA63EC" w:rsidP="00DA63EC">
      <w:pPr>
        <w:tabs>
          <w:tab w:val="left" w:pos="0"/>
          <w:tab w:val="center" w:pos="2835"/>
        </w:tabs>
        <w:rPr>
          <w:rtl/>
        </w:rPr>
      </w:pPr>
      <w:ins w:id="95881" w:author="מנוע מכני" w:date="2026-10-11T12:04:39Z">
        <w:r>
          <w:rPr>
            <w:rtl/>
          </w:rPr>
          <w:t xml:space="preserve">ואם </w:t>
        </w:r>
      </w:ins>
      <w:del w:id="95882" w:author="מנוע מכני" w:date="2026-10-11T12:04:39Z">
        <w:r>
          <w:rPr>
            <w:rtl/>
          </w:rPr>
          <w:delText xml:space="preserve">ואי </w:delText>
        </w:r>
      </w:del>
      <w:r>
        <w:rPr>
          <w:rtl/>
        </w:rPr>
        <w:t xml:space="preserve">אמרת ביאה במקצת שמה ביאה, </w:t>
      </w:r>
      <w:ins w:id="96999" w:author="מנוע מכני" w:date="2026-10-11T12:04:39Z">
        <w:r>
          <w:rPr>
            <w:rtl/>
          </w:rPr>
          <w:t xml:space="preserve">איך</w:t>
        </w:r>
      </w:ins>
      <w:del w:id="97000" w:author="מנוע מכני" w:date="2026-10-11T12:04:39Z">
        <w:r>
          <w:rPr>
            <w:rtl/>
          </w:rPr>
          <w:delText xml:space="preserve">היכי</w:delText>
        </w:r>
      </w:del>
      <w:r>
        <w:rPr>
          <w:rtl/>
        </w:rPr>
        <w:t xml:space="preserve"> </w:t>
      </w:r>
      <w:ins w:id="96997" w:author="מנוע מכני" w:date="2026-10-11T12:04:39Z">
        <w:r>
          <w:rPr>
            <w:rtl/>
          </w:rPr>
          <w:t xml:space="preserve">מנכנס</w:t>
        </w:r>
      </w:ins>
      <w:del w:id="96998" w:author="מנוע מכני" w:date="2026-10-11T12:04:39Z">
        <w:r>
          <w:rPr>
            <w:rtl/>
          </w:rPr>
          <w:delText xml:space="preserve">מעייל</w:delText>
        </w:r>
      </w:del>
      <w:r>
        <w:rPr>
          <w:rtl/>
        </w:rPr>
        <w:t xml:space="preserve"> ידיה בבהונות? אידי ואידי עשה שיש בו כרת הוא! </w:t>
      </w:r>
      <w:r>
        <w:rPr>
          <w:rFonts w:hint="cs"/>
          <w:rtl/>
        </w:rPr>
        <w:t xml:space="preserve">- </w:t>
      </w:r>
      <w:r>
        <w:rPr>
          <w:rtl/>
        </w:rPr>
        <w:t xml:space="preserve">א"ל</w:t>
      </w:r>
      <w:r>
        <w:rPr>
          <w:rtl/>
        </w:rPr>
        <w:t xml:space="preserve">: מטונך, שאני מצורע, הואיל והותר לצרעתו הותר לקיריו.</w:t>
      </w:r>
    </w:p>
    <w:p w:rsidR="00DA63EC" w:rsidRDefault="00DA63EC" w:rsidP="00DA63EC">
      <w:pPr>
        <w:tabs>
          <w:tab w:val="left" w:pos="0"/>
          <w:tab w:val="center" w:pos="2835"/>
        </w:tabs>
        <w:rPr>
          <w:rtl/>
        </w:rPr>
      </w:pPr>
    </w:p>
    <w:p>
      <w:pPr>
        <w:pStyle w:val="38"/>
        <w:rPr>
          <w:ins w:id="98611" w:author="מנוע מכני" w:date="2026-10-11T12:04:39Z"/>
        </w:rPr>
      </w:pPr>
      <w:del w:id="98610" w:author="מנוע מכני" w:date="2026-10-11T12:04:39Z">
        <w:r>
          <w:lastRenderedPageBreak/>
          <w:delText xml:space="preserve">•</w:delText>
        </w:r>
      </w:del>
      <w:r>
        <w:lastRenderedPageBreak/>
        <w:t xml:space="preserve"> רב יוסף</w:t>
      </w:r>
      <w:r>
        <w:t>:</w:t>
      </w:r>
    </w:p>
    <w:p w:rsidR="00DA63EC" w:rsidRDefault="00DA63EC" w:rsidP="00DA63EC">
      <w:pPr>
        <w:tabs>
          <w:tab w:val="left" w:pos="0"/>
          <w:tab w:val="center" w:pos="2835"/>
        </w:tabs>
        <w:rPr>
          <w:rtl/>
        </w:rPr>
      </w:pPr>
      <w:del w:id="98612" w:author="מנוע מכני" w:date="2026-10-11T12:04:39Z">
        <w:r>
          <w:rPr>
            <w:rtl/>
          </w:rPr>
          <w:delText xml:space="preserve"> </w:delText>
        </w:r>
      </w:del>
      <w:r>
        <w:rPr>
          <w:rFonts w:hint="cs"/>
          <w:rtl/>
        </w:rPr>
        <w:t>ד</w:t>
      </w:r>
      <w:r>
        <w:rPr>
          <w:rtl/>
        </w:rPr>
        <w:t xml:space="preserve">סבר </w:t>
      </w:r>
      <w:r>
        <w:rPr>
          <w:rStyle w:val="2fb"/>
          <w:rtl/>
        </w:rPr>
        <w:t xml:space="preserve">עולא</w:t>
      </w:r>
      <w:r>
        <w:rPr>
          <w:rtl/>
        </w:rPr>
        <w:t xml:space="preserve">: רובן זבים ונעשו טמאי מתים, הואיל והותרו לטומאתן הותרו לזיבתן.</w:t>
      </w:r>
    </w:p>
    <w:p>
      <w:pPr>
        <w:pStyle w:val="38"/>
        <w:rPr>
          <w:ins w:id="98613" w:author="מנוע מכני" w:date="2026-10-11T12:04:39Z"/>
        </w:rPr>
      </w:pPr>
      <w:r>
        <w:t>א</w:t>
      </w:r>
      <w:r>
        <w:t>"</w:t>
      </w:r>
      <w:r>
        <w:t>ל</w:t>
      </w:r>
      <w:r>
        <w:t xml:space="preserve"> אביי:</w:t>
      </w:r>
    </w:p>
    <w:p w:rsidR="00DA63EC" w:rsidRDefault="00DA63EC" w:rsidP="00DA63EC">
      <w:pPr>
        <w:tabs>
          <w:tab w:val="left" w:pos="0"/>
          <w:tab w:val="center" w:pos="2835"/>
        </w:tabs>
        <w:rPr>
          <w:rtl/>
        </w:rPr>
      </w:pPr>
      <w:del w:id="98614" w:author="מנוע מכני" w:date="2026-10-11T12:04:39Z">
        <w:r>
          <w:rPr>
            <w:rtl/>
          </w:rPr>
          <w:delText xml:space="preserve"> </w:delText>
        </w:r>
      </w:del>
      <w:r>
        <w:rPr>
          <w:rtl/>
        </w:rPr>
        <w:t xml:space="preserve">מי דמי? טומאה אישתראי, זיבה </w:t>
      </w:r>
      <w:r>
        <w:rPr>
          <w:rtl/>
        </w:rPr>
        <w:t xml:space="preserve">לא</w:t>
      </w:r>
      <w:r>
        <w:rPr>
          <w:rtl/>
        </w:rPr>
        <w:t xml:space="preserve"> אישתראי! </w:t>
      </w:r>
    </w:p>
    <w:p>
      <w:pPr>
        <w:pStyle w:val="38"/>
        <w:rPr>
          <w:ins w:id="98615" w:author="מנוע מכני" w:date="2026-10-11T12:04:39Z"/>
        </w:rPr>
      </w:pPr>
      <w:r>
        <w:t>א</w:t>
      </w:r>
      <w:r>
        <w:t>"</w:t>
      </w:r>
      <w:r>
        <w:t>ל</w:t>
      </w:r>
      <w:r>
        <w:t xml:space="preserve"> </w:t>
      </w:r>
      <w:ins w:id="92723" w:author="מנוע מכני" w:date="2026-10-11T12:04:39Z">
        <w:r>
          <w:t xml:space="preserve">שמא</w:t>
        </w:r>
      </w:ins>
      <w:del w:id="92724" w:author="מנוע מכני" w:date="2026-10-11T12:04:39Z">
        <w:r>
          <w:delText xml:space="preserve">דלמא</w:delText>
        </w:r>
      </w:del>
      <w:r>
        <w:t xml:space="preserve"> </w:t>
      </w:r>
      <w:r>
        <w:t xml:space="preserve">ה"</w:t>
      </w:r>
      <w:r>
        <w:t>ק</w:t>
      </w:r>
      <w:r>
        <w:t xml:space="preserve"> מר:</w:t>
      </w:r>
    </w:p>
    <w:p w:rsidR="00DA63EC" w:rsidRDefault="00DA63EC" w:rsidP="00DA63EC">
      <w:pPr>
        <w:tabs>
          <w:tab w:val="left" w:pos="0"/>
          <w:tab w:val="center" w:pos="2835"/>
        </w:tabs>
        <w:rPr>
          <w:rtl/>
        </w:rPr>
      </w:pPr>
      <w:del w:id="98616" w:author="מנוע מכני" w:date="2026-10-11T12:04:39Z">
        <w:r>
          <w:rPr>
            <w:rtl/>
          </w:rPr>
          <w:delText xml:space="preserve"> </w:delText>
        </w:r>
      </w:del>
      <w:r>
        <w:rPr>
          <w:rtl/>
        </w:rPr>
        <w:t xml:space="preserve">רובן טמאי מתים ונעשו זבים, הואיל והותרו לטומאתן הותרו לזיבתן, </w:t>
      </w:r>
      <w:r>
        <w:rPr>
          <w:rtl/>
        </w:rPr>
        <w:t xml:space="preserve">א</w:t>
      </w:r>
      <w:r>
        <w:rPr>
          <w:rFonts w:hint="cs"/>
          <w:rtl/>
        </w:rPr>
        <w:t>"ל</w:t>
      </w:r>
      <w:r>
        <w:rPr>
          <w:rtl/>
        </w:rPr>
        <w:t>: אין.</w:t>
      </w:r>
    </w:p>
    <w:p w:rsidR="00DA63EC" w:rsidRDefault="00DA63EC" w:rsidP="00DA63EC">
      <w:pPr>
        <w:tabs>
          <w:tab w:val="left" w:pos="0"/>
          <w:tab w:val="center" w:pos="2835"/>
        </w:tabs>
        <w:rPr>
          <w:rtl/>
        </w:rPr>
      </w:pPr>
      <w:r>
        <w:rPr>
          <w:rtl/>
        </w:rPr>
        <w:t xml:space="preserve">ואכתי </w:t>
      </w:r>
      <w:r>
        <w:rPr>
          <w:rtl/>
        </w:rPr>
        <w:t xml:space="preserve">לא</w:t>
      </w:r>
      <w:r>
        <w:rPr>
          <w:rtl/>
        </w:rPr>
        <w:t xml:space="preserve"> דמי, מצורע היתירא הוא, הואיל ואישתרי אישתרי, טומאה דחויה היא, להא אידחאי להא </w:t>
      </w:r>
      <w:r>
        <w:rPr>
          <w:rtl/>
        </w:rPr>
        <w:t xml:space="preserve">לא</w:t>
      </w:r>
      <w:r>
        <w:rPr>
          <w:rtl/>
        </w:rPr>
        <w:t xml:space="preserve"> אידחאי.</w:t>
      </w:r>
    </w:p>
    <w:p>
      <w:pPr>
        <w:pStyle w:val="38"/>
        <w:rPr>
          <w:ins w:id="98617" w:author="מנוע מכני" w:date="2026-10-11T12:04:39Z"/>
        </w:rPr>
      </w:pPr>
      <w:r>
        <w:t xml:space="preserve">- </w:t>
      </w:r>
      <w:r>
        <w:t>א</w:t>
      </w:r>
      <w:r>
        <w:t>"</w:t>
      </w:r>
      <w:r>
        <w:t xml:space="preserve">ל</w:t>
      </w:r>
      <w:r>
        <w:t xml:space="preserve"> </w:t>
      </w:r>
      <w:r>
        <w:t xml:space="preserve">רבא:</w:t>
      </w:r>
    </w:p>
    <w:p w:rsidR="00DA63EC" w:rsidRDefault="00DA63EC" w:rsidP="00DA63EC">
      <w:pPr>
        <w:pStyle w:val="affffb"/>
        <w:rPr>
          <w:rtl/>
        </w:rPr>
      </w:pPr>
      <w:del w:id="98618" w:author="מנוע מכני" w:date="2026-10-11T12:04:39Z">
        <w:r>
          <w:rPr>
            <w:rtl/>
          </w:rPr>
          <w:delText xml:space="preserve"> </w:delText>
        </w:r>
      </w:del>
      <w:r>
        <w:rPr>
          <w:rStyle w:val="2fb"/>
          <w:rtl/>
        </w:rPr>
        <w:t xml:space="preserve">אדרבה</w:t>
      </w:r>
      <w:r>
        <w:rPr>
          <w:rtl/>
        </w:rPr>
        <w:t xml:space="preserve">, איפכא </w:t>
      </w:r>
      <w:ins w:id="97001" w:author="מנוע מכני" w:date="2026-10-11T12:04:39Z">
        <w:r>
          <w:rPr>
            <w:rtl/>
          </w:rPr>
          <w:t xml:space="preserve">מסתבר</w:t>
        </w:r>
      </w:ins>
      <w:del w:id="97002" w:author="מנוע מכני" w:date="2026-10-11T12:04:39Z">
        <w:r>
          <w:rPr>
            <w:rtl/>
          </w:rPr>
          <w:delText xml:space="preserve">מסתברא</w:delText>
        </w:r>
      </w:del>
      <w:r>
        <w:rPr>
          <w:rtl/>
        </w:rPr>
        <w:t xml:space="preserve">! מצורע היתירא הוא, להא אישתראי ולהא </w:t>
      </w:r>
      <w:r>
        <w:rPr>
          <w:rtl/>
        </w:rPr>
        <w:t xml:space="preserve">לא</w:t>
      </w:r>
      <w:r>
        <w:rPr>
          <w:rtl/>
        </w:rPr>
        <w:t xml:space="preserve"> אישתראי, טומאה דחויה הוא, מה לי חד דחויא מה לי שתי דחיות.</w:t>
      </w:r>
    </w:p>
    <w:p w:rsidR="00DA63EC" w:rsidRDefault="00DA63EC" w:rsidP="00DA63EC">
      <w:pPr>
        <w:pStyle w:val="afff3"/>
        <w:framePr w:wrap="around"/>
        <w:tabs>
          <w:tab w:val="left" w:pos="0"/>
        </w:tabs>
        <w:rPr>
          <w:rtl/>
        </w:rPr>
      </w:pPr>
      <w:r>
        <w:rPr>
          <w:rFonts w:hint="cs"/>
          <w:rtl/>
        </w:rPr>
        <w:t>לג.</w:t>
      </w:r>
    </w:p>
    <w:p>
      <w:pPr>
        <w:pStyle w:val="38"/>
        <w:rPr>
          <w:ins w:id="98619" w:author="מנוע מכני" w:date="2026-10-11T12:04:39Z"/>
        </w:rPr>
      </w:pPr>
      <w:r>
        <w:t xml:space="preserve">מכלל </w:t>
      </w:r>
      <w:ins w:id="91059" w:author="מנוע מכני" w:date="2026-10-11T12:04:39Z">
        <w:r>
          <w:t xml:space="preserve">דשניהם</w:t>
        </w:r>
      </w:ins>
      <w:del w:id="91060" w:author="מנוע מכני" w:date="2026-10-11T12:04:39Z">
        <w:r>
          <w:delText xml:space="preserve">דתרוייהו</w:delText>
        </w:r>
      </w:del>
      <w:r>
        <w:t xml:space="preserve"> </w:t>
      </w:r>
      <w:ins w:id="96163" w:author="מנוע מכני" w:date="2026-10-11T12:04:39Z">
        <w:r>
          <w:t xml:space="preserve">סבר</w:t>
        </w:r>
      </w:ins>
      <w:del w:id="96164" w:author="מנוע מכני" w:date="2026-10-11T12:04:39Z">
        <w:r>
          <w:delText xml:space="preserve">ס</w:delText>
        </w:r>
        <w:r>
          <w:delText xml:space="preserve">"</w:delText>
        </w:r>
        <w:r>
          <w:delText xml:space="preserve">ל</w:delText>
        </w:r>
      </w:del>
      <w:r>
        <w:t xml:space="preserve">:</w:t>
      </w:r>
    </w:p>
    <w:p w:rsidR="00DA63EC" w:rsidRDefault="00DA63EC" w:rsidP="00DA63EC">
      <w:pPr>
        <w:tabs>
          <w:tab w:val="left" w:pos="0"/>
          <w:tab w:val="center" w:pos="2835"/>
        </w:tabs>
        <w:rPr>
          <w:rtl/>
        </w:rPr>
      </w:pPr>
      <w:del w:id="98620" w:author="מנוע מכני" w:date="2026-10-11T12:04:39Z">
        <w:r>
          <w:rPr>
            <w:rtl/>
          </w:rPr>
          <w:delText xml:space="preserve"> </w:delText>
        </w:r>
      </w:del>
      <w:r>
        <w:rPr>
          <w:rtl/>
        </w:rPr>
        <w:t xml:space="preserve">טומאה דחויה היא בצבור.</w:t>
      </w:r>
    </w:p>
    <w:p w:rsidR="00DA63EC" w:rsidRDefault="00DA63EC" w:rsidP="00DA63EC">
      <w:pPr>
        <w:tabs>
          <w:tab w:val="left" w:pos="0"/>
          <w:tab w:val="center" w:pos="2835"/>
        </w:tabs>
        <w:rPr>
          <w:rtl/>
        </w:rPr>
      </w:pPr>
    </w:p>
    <w:p>
      <w:pPr>
        <w:pStyle w:val="38"/>
        <w:rPr>
          <w:ins w:id="98621" w:author="מנוע מכני" w:date="2026-10-11T12:04:39Z"/>
        </w:rPr>
      </w:pPr>
      <w:r>
        <w:t xml:space="preserve">לימא מסייע </w:t>
      </w:r>
      <w:ins w:id="92725" w:author="מנוע מכני" w:date="2026-10-11T12:04:39Z">
        <w:r>
          <w:t xml:space="preserve">לו</w:t>
        </w:r>
      </w:ins>
      <w:del w:id="92726" w:author="מנוע מכני" w:date="2026-10-11T12:04:39Z">
        <w:r>
          <w:delText xml:space="preserve">ליה</w:delText>
        </w:r>
      </w:del>
      <w:r>
        <w:t xml:space="preserve">:</w:t>
      </w:r>
    </w:p>
    <w:p w:rsidR="00DA63EC" w:rsidRDefault="00DA63EC" w:rsidP="00DA63EC">
      <w:pPr>
        <w:tabs>
          <w:tab w:val="left" w:pos="0"/>
          <w:tab w:val="center" w:pos="2835"/>
        </w:tabs>
        <w:rPr>
          <w:rtl/>
        </w:rPr>
      </w:pPr>
      <w:del w:id="98622" w:author="מנוע מכני" w:date="2026-10-11T12:04:39Z">
        <w:r>
          <w:rPr>
            <w:rtl/>
          </w:rPr>
          <w:delText xml:space="preserve"> </w:delText>
        </w:r>
      </w:del>
      <w:r>
        <w:rPr>
          <w:rtl/>
        </w:rPr>
        <w:t xml:space="preserve">כל הסמיכות שהיו שם, קורא עליהן אני תכף לסמיכה שחיטה, חוץ מזו </w:t>
      </w:r>
      <w:r w:rsidRPr="00FE1B89">
        <w:rPr>
          <w:spacing w:val="-6"/>
          <w:rtl/>
        </w:rPr>
        <w:t xml:space="preserve">שהיתה בשער נקנור, שאין מצורע יכול ליכנס לשם עד שמזין עליו מדם חטאתו ומדם אשמו</w:t>
      </w:r>
      <w:ins w:id="94403" w:author="מנוע מכני" w:date="2026-10-11T12:04:39Z">
        <w:r>
          <w:rPr>
            <w:spacing w:val="-6"/>
            <w:rtl/>
          </w:rPr>
          <w:t xml:space="preserve">,</w:t>
        </w:r>
      </w:ins>
      <w:del w:id="94404" w:author="מנוע מכני" w:date="2026-10-11T12:04:39Z">
        <w:r w:rsidRPr="00FE1B89">
          <w:rPr>
            <w:spacing w:val="-6"/>
            <w:rtl/>
          </w:rPr>
          <w:delText xml:space="preserve">;</w:delText>
        </w:r>
      </w:del>
    </w:p>
    <w:p w:rsidR="00DA63EC" w:rsidRDefault="00DA63EC" w:rsidP="00DA63EC">
      <w:pPr>
        <w:tabs>
          <w:tab w:val="left" w:pos="0"/>
          <w:tab w:val="center" w:pos="2835"/>
        </w:tabs>
        <w:rPr>
          <w:rtl/>
        </w:rPr>
      </w:pPr>
      <w:ins w:id="95883" w:author="מנוע מכני" w:date="2026-10-11T12:04:39Z">
        <w:r>
          <w:rPr>
            <w:rtl/>
          </w:rPr>
          <w:t xml:space="preserve">ואם </w:t>
        </w:r>
      </w:ins>
      <w:del w:id="95884" w:author="מנוע מכני" w:date="2026-10-11T12:04:39Z">
        <w:r>
          <w:rPr>
            <w:rtl/>
          </w:rPr>
          <w:tab/>
          <w:delText xml:space="preserve">ואי </w:delText>
        </w:r>
      </w:del>
      <w:r>
        <w:rPr>
          <w:rtl/>
        </w:rPr>
        <w:tab/>
        <w:t xml:space="preserve">ביאה במקצת </w:t>
      </w:r>
      <w:r>
        <w:rPr>
          <w:rtl/>
        </w:rPr>
        <w:tab/>
        <w:t xml:space="preserve">לא</w:t>
      </w:r>
      <w:r>
        <w:rPr>
          <w:rtl/>
        </w:rPr>
        <w:tab/>
        <w:t xml:space="preserve"> שמה ביאה, ליעייל ידיה ולסמוך! </w:t>
      </w:r>
    </w:p>
    <w:p>
      <w:pPr>
        <w:pStyle w:val="38"/>
        <w:rPr>
          <w:ins w:id="98623" w:author="מנוע מכני" w:date="2026-10-11T12:04:39Z"/>
        </w:rPr>
      </w:pPr>
      <w:r>
        <w:t xml:space="preserve">- רב יוסף:</w:t>
      </w:r>
    </w:p>
    <w:p w:rsidR="00DA63EC" w:rsidRDefault="00DA63EC" w:rsidP="00DA63EC">
      <w:pPr>
        <w:pStyle w:val="affffb"/>
        <w:rPr>
          <w:rtl/>
        </w:rPr>
      </w:pPr>
      <w:del w:id="98624" w:author="מנוע מכני" w:date="2026-10-11T12:04:39Z">
        <w:r>
          <w:rPr>
            <w:rtl/>
          </w:rPr>
          <w:delText xml:space="preserve"> </w:delText>
        </w:r>
      </w:del>
      <w:r>
        <w:rPr>
          <w:rFonts w:hint="cs"/>
          <w:rtl/>
        </w:rPr>
        <w:t xml:space="preserve">- </w:t>
      </w:r>
      <w:r>
        <w:rPr>
          <w:rStyle w:val="2fb"/>
          <w:rFonts w:hint="cs"/>
          <w:rtl/>
        </w:rPr>
        <w:t xml:space="preserve">כריב</w:t>
      </w:r>
      <w:r>
        <w:rPr>
          <w:rStyle w:val="2fb"/>
          <w:rtl/>
        </w:rPr>
        <w:t>"</w:t>
      </w:r>
      <w:r>
        <w:rPr>
          <w:rStyle w:val="2fb"/>
          <w:rFonts w:hint="cs"/>
          <w:rtl/>
        </w:rPr>
        <w:t>י</w:t>
      </w:r>
      <w:r>
        <w:rPr>
          <w:rtl/>
        </w:rPr>
        <w:t xml:space="preserve"> דאמר: מרחק צפון.</w:t>
      </w:r>
    </w:p>
    <w:p>
      <w:pPr>
        <w:pStyle w:val="38"/>
        <w:rPr>
          <w:ins w:id="98626" w:author="מנוע מכני" w:date="2026-10-11T12:04:39Z"/>
        </w:rPr>
      </w:pPr>
      <w:del w:id="98625" w:author="מנוע מכני" w:date="2026-10-11T12:04:39Z">
        <w:r>
          <w:delText xml:space="preserve">•</w:delText>
        </w:r>
      </w:del>
      <w:r>
        <w:t xml:space="preserve"> ו</w:t>
      </w:r>
      <w:r>
        <w:t>א</w:t>
      </w:r>
      <w:r>
        <w:t>"</w:t>
      </w:r>
      <w:r>
        <w:t>א לעשות פשפש כ</w:t>
      </w:r>
      <w:r>
        <w:t xml:space="preserve">אביי ורבא:</w:t>
      </w:r>
    </w:p>
    <w:p w:rsidR="00DA63EC" w:rsidRDefault="00DA63EC" w:rsidP="00DA63EC">
      <w:pPr>
        <w:tabs>
          <w:tab w:val="left" w:pos="0"/>
          <w:tab w:val="center" w:pos="2835"/>
        </w:tabs>
        <w:rPr>
          <w:rtl/>
        </w:rPr>
      </w:pPr>
      <w:del w:id="98627" w:author="מנוע מכני" w:date="2026-10-11T12:04:39Z">
        <w:r>
          <w:rPr>
            <w:rtl/>
          </w:rPr>
          <w:delText xml:space="preserve"> </w:delText>
        </w:r>
      </w:del>
      <w:r>
        <w:rPr>
          <w:rFonts w:hint="cs"/>
          <w:rtl/>
        </w:rPr>
        <w:t>'</w:t>
      </w:r>
      <w:ins w:id="90607" w:author="Claude - סמנטי" w:date="2026-10-11T12:26:16Z">
        <w:r>
          <w:rPr>
            <w:rStyle w:val="afffff0"/>
            <w:rtl/>
          </w:rPr>
          <w:t xml:space="preserve">הַכֹּל בִּכְתָב מִיַּד ה</w:t>
        </w:r>
      </w:ins>
      <w:del w:id="90608" w:author="Claude - סמנטי" w:date="2026-10-11T12:26:16Z">
        <w:r>
          <w:rPr>
            <w:rtl/>
          </w:rPr>
          <w:delText xml:space="preserve">הכל בכתב מיד ה</w:delText>
        </w:r>
      </w:del>
      <w:r w:rsidR="005608A0">
        <w:rPr>
          <w:rtl/>
        </w:rPr>
        <w:t>'</w:t>
      </w:r>
      <w:r>
        <w:rPr>
          <w:rtl/>
        </w:rPr>
        <w:t xml:space="preserve"> עלי השכיל כל מלאכת התבנית.</w:t>
      </w:r>
    </w:p>
    <w:p>
      <w:pPr>
        <w:pStyle w:val="38"/>
        <w:rPr>
          <w:ins w:id="98628" w:author="מנוע מכני" w:date="2026-10-11T12:04:39Z"/>
        </w:rPr>
      </w:pPr>
      <w:r>
        <w:t>א</w:t>
      </w:r>
      <w:r>
        <w:t>"</w:t>
      </w:r>
      <w:r>
        <w:t>ד מרבי יוסף</w:t>
      </w:r>
      <w:r>
        <w:t xml:space="preserve">:</w:t>
      </w:r>
    </w:p>
    <w:p w:rsidR="00DA63EC" w:rsidRDefault="00DA63EC" w:rsidP="00DA63EC">
      <w:pPr>
        <w:tabs>
          <w:tab w:val="left" w:pos="0"/>
          <w:tab w:val="center" w:pos="2835"/>
        </w:tabs>
        <w:rPr>
          <w:rtl/>
        </w:rPr>
      </w:pPr>
      <w:del w:id="98629" w:author="מנוע מכני" w:date="2026-10-11T12:04:39Z">
        <w:r>
          <w:rPr>
            <w:rtl/>
          </w:rPr>
          <w:delText xml:space="preserve"> </w:delText>
        </w:r>
      </w:del>
      <w:r>
        <w:rPr>
          <w:rtl/>
        </w:rPr>
        <w:t xml:space="preserve">כל הסומך ראשו ורובו מכניס, </w:t>
      </w:r>
      <w:r>
        <w:rPr>
          <w:rFonts w:hint="cs"/>
          <w:rtl/>
        </w:rPr>
        <w:t>ד</w:t>
      </w:r>
      <w:r>
        <w:rPr>
          <w:rtl/>
        </w:rPr>
        <w:t xml:space="preserve">כל כחו </w:t>
      </w:r>
      <w:ins w:id="91061" w:author="מנוע מכני" w:date="2026-10-11T12:04:39Z">
        <w:r>
          <w:rPr>
            <w:rtl/>
          </w:rPr>
          <w:t xml:space="preserve">צריך</w:t>
        </w:r>
      </w:ins>
      <w:del w:id="91062" w:author="מנוע מכני" w:date="2026-10-11T12:04:39Z">
        <w:r>
          <w:rPr>
            <w:rtl/>
          </w:rPr>
          <w:delText xml:space="preserve">בעינן</w:delText>
        </w:r>
      </w:del>
      <w:r>
        <w:rPr>
          <w:rtl/>
        </w:rPr>
        <w:t xml:space="preserve">, הלכך </w:t>
      </w:r>
      <w:r>
        <w:rPr>
          <w:rtl/>
        </w:rPr>
        <w:t xml:space="preserve">לא</w:t>
      </w:r>
      <w:r>
        <w:rPr>
          <w:rtl/>
        </w:rPr>
        <w:t xml:space="preserve"> אפשר.</w:t>
      </w:r>
    </w:p>
    <w:p w:rsidR="00DA63EC" w:rsidRDefault="00DA63EC" w:rsidP="00DA63EC">
      <w:pPr>
        <w:tabs>
          <w:tab w:val="left" w:pos="0"/>
          <w:tab w:val="center" w:pos="2835"/>
        </w:tabs>
        <w:rPr>
          <w:rtl/>
        </w:rPr>
      </w:pPr>
      <w:r>
        <w:rPr>
          <w:rtl/>
        </w:rPr>
        <w:tab/>
      </w:r>
      <w:r>
        <w:rPr>
          <w:rFonts w:hint="cs"/>
          <w:rtl/>
        </w:rPr>
        <w:t>וסבר</w:t>
      </w:r>
      <w:r>
        <w:rPr>
          <w:rtl/>
        </w:rPr>
        <w:t xml:space="preserve"> סמיכת אשם מצורע דאורייתא, ותכף לסמיכה שחיטה דאורייתא, ליעול ולסמוך להדיא, </w:t>
      </w:r>
      <w:ins w:id="92727" w:author="מנוע מכני" w:date="2026-10-11T12:04:39Z">
        <w:r>
          <w:rPr>
            <w:rtl/>
          </w:rPr>
          <w:t xml:space="preserve">דהתורה</w:t>
        </w:r>
      </w:ins>
      <w:del w:id="92728" w:author="מנוע מכני" w:date="2026-10-11T12:04:39Z">
        <w:r>
          <w:rPr>
            <w:rtl/>
          </w:rPr>
          <w:delText xml:space="preserve">דרחמנא</w:delText>
        </w:r>
      </w:del>
      <w:r>
        <w:rPr>
          <w:rtl/>
        </w:rPr>
        <w:t xml:space="preserve"> </w:t>
      </w:r>
      <w:r>
        <w:rPr>
          <w:rtl/>
        </w:rPr>
        <w:t xml:space="preserve">אמר</w:t>
      </w:r>
      <w:r>
        <w:rPr>
          <w:rtl/>
        </w:rPr>
        <w:t xml:space="preserve">! </w:t>
      </w:r>
    </w:p>
    <w:p w:rsidR="00DA63EC" w:rsidRDefault="00DA63EC" w:rsidP="00DA63EC">
      <w:pPr>
        <w:pStyle w:val="affffb"/>
        <w:rPr>
          <w:rtl/>
        </w:rPr>
      </w:pPr>
      <w:r>
        <w:rPr>
          <w:rtl/>
        </w:rPr>
        <w:t xml:space="preserve">- </w:t>
      </w:r>
      <w:r>
        <w:rPr>
          <w:rStyle w:val="2fb"/>
          <w:rFonts w:hint="cs"/>
          <w:rtl/>
        </w:rPr>
        <w:t>אראב</w:t>
      </w:r>
      <w:r>
        <w:rPr>
          <w:rStyle w:val="2fb"/>
          <w:rtl/>
        </w:rPr>
        <w:t>"</w:t>
      </w:r>
      <w:r>
        <w:rPr>
          <w:rStyle w:val="2fb"/>
          <w:rFonts w:hint="cs"/>
          <w:rtl/>
        </w:rPr>
        <w:t>מ</w:t>
      </w:r>
      <w:r>
        <w:rPr>
          <w:rtl/>
        </w:rPr>
        <w:t>: גזירה שמא ירבה בפסיעות.</w:t>
      </w:r>
    </w:p>
    <w:p>
      <w:pPr>
        <w:pStyle w:val="38"/>
        <w:rPr>
          <w:ins w:id="98630" w:author="מנוע מכני" w:date="2026-10-11T12:04:39Z"/>
        </w:rPr>
      </w:pPr>
      <w:r>
        <w:t xml:space="preserve">- </w:t>
      </w:r>
      <w:ins w:id="90011" w:author="מנוע מכני" w:date="2026-10-11T12:04:39Z">
        <w:r>
          <w:t xml:space="preserve">א"ד</w:t>
        </w:r>
      </w:ins>
      <w:del w:id="90012" w:author="מנוע מכני" w:date="2026-10-11T12:04:39Z">
        <w:r>
          <w:delText xml:space="preserve">א</w:delText>
        </w:r>
        <w:r>
          <w:delText xml:space="preserve">"</w:delText>
        </w:r>
        <w:r>
          <w:delText xml:space="preserve">'ד</w:delText>
        </w:r>
      </w:del>
      <w:r>
        <w:t xml:space="preserve"> אראב</w:t>
      </w:r>
      <w:r>
        <w:t>"</w:t>
      </w:r>
      <w:r>
        <w:t>מ</w:t>
      </w:r>
      <w:r>
        <w:t xml:space="preserve">:</w:t>
      </w:r>
    </w:p>
    <w:p w:rsidR="00DA63EC" w:rsidRDefault="00DA63EC" w:rsidP="00DA63EC">
      <w:pPr>
        <w:pStyle w:val="affffb"/>
        <w:rPr>
          <w:rtl/>
        </w:rPr>
      </w:pPr>
      <w:del w:id="98631" w:author="מנוע מכני" w:date="2026-10-11T12:04:39Z">
        <w:r>
          <w:rPr>
            <w:rtl/>
          </w:rPr>
          <w:delText xml:space="preserve"> </w:delText>
        </w:r>
      </w:del>
      <w:r>
        <w:rPr>
          <w:rtl/>
        </w:rPr>
        <w:t xml:space="preserve">סמיכת אשם מצורע </w:t>
      </w:r>
      <w:ins w:id="91063" w:author="מנוע מכני" w:date="2026-10-11T12:04:39Z">
        <w:r>
          <w:rPr>
            <w:rFonts w:hint="cs"/>
            <w:rtl/>
          </w:rPr>
          <w:t xml:space="preserve">לא</w:t>
        </w:r>
      </w:ins>
      <w:del w:id="91064" w:author="מנוע מכני" w:date="2026-10-11T12:04:39Z">
        <w:r>
          <w:rPr>
            <w:rFonts w:hint="cs"/>
            <w:rtl/>
          </w:rPr>
          <w:delText xml:space="preserve">לאו</w:delText>
        </w:r>
      </w:del>
      <w:r>
        <w:rPr>
          <w:rFonts w:hint="cs"/>
          <w:rtl/>
        </w:rPr>
        <w:t xml:space="preserve"> </w:t>
      </w:r>
      <w:r>
        <w:rPr>
          <w:rtl/>
        </w:rPr>
        <w:t>דאורייתא, ותכף לסמיכה שחיטה דאורייתא.</w:t>
      </w:r>
    </w:p>
    <w:p w:rsidR="00DA63EC" w:rsidRDefault="00DA63EC" w:rsidP="00DA63EC">
      <w:pPr>
        <w:pStyle w:val="afff3"/>
        <w:framePr w:wrap="around"/>
        <w:tabs>
          <w:tab w:val="left" w:pos="0"/>
        </w:tabs>
        <w:rPr>
          <w:rtl/>
        </w:rPr>
      </w:pPr>
      <w:r>
        <w:rPr>
          <w:rFonts w:hint="cs"/>
          <w:rtl/>
        </w:rPr>
        <w:t>לג:</w:t>
      </w:r>
    </w:p>
    <w:p w:rsidR="00DA63EC" w:rsidRDefault="00DA63EC" w:rsidP="00DA63EC">
      <w:pPr>
        <w:tabs>
          <w:tab w:val="left" w:pos="0"/>
          <w:tab w:val="center" w:pos="2835"/>
        </w:tabs>
        <w:rPr>
          <w:rtl/>
        </w:rPr>
      </w:pPr>
      <w:r>
        <w:rPr>
          <w:rFonts w:hint="cs"/>
          <w:rtl/>
        </w:rPr>
        <w:t xml:space="preserve">ב. עוד השיב </w:t>
      </w:r>
      <w:r>
        <w:rPr>
          <w:rStyle w:val="2fb"/>
          <w:rFonts w:hint="cs"/>
          <w:rtl/>
        </w:rPr>
        <w:t xml:space="preserve">רבינא</w:t>
      </w:r>
      <w:r>
        <w:rPr>
          <w:rFonts w:hint="cs"/>
          <w:rtl/>
        </w:rPr>
        <w:t xml:space="preserve"> אקושייא </w:t>
      </w:r>
      <w:ins w:id="95553" w:author="מנוע מכני" w:date="2026-10-11T12:04:39Z">
        <w:r>
          <w:rPr>
            <w:rFonts w:hint="cs"/>
            <w:rtl/>
          </w:rPr>
          <w:t xml:space="preserve">ראשונה</w:t>
        </w:r>
      </w:ins>
      <w:del w:id="95554" w:author="מנוע מכני" w:date="2026-10-11T12:04:39Z">
        <w:r>
          <w:rPr>
            <w:rFonts w:hint="cs"/>
            <w:rtl/>
          </w:rPr>
          <w:delText xml:space="preserve">קמייתא</w:delText>
        </w:r>
      </w:del>
      <w:r>
        <w:rPr>
          <w:rtl/>
        </w:rPr>
        <w:t xml:space="preserve">: </w:t>
      </w:r>
      <w:r>
        <w:rPr>
          <w:rFonts w:hint="cs"/>
          <w:rtl/>
        </w:rPr>
        <w:t xml:space="preserve">דביאה במקצת שמה ביאה רק </w:t>
      </w:r>
      <w:r>
        <w:rPr>
          <w:rtl/>
        </w:rPr>
        <w:t xml:space="preserve">לענין מלקות </w:t>
      </w:r>
      <w:r>
        <w:rPr>
          <w:rFonts w:hint="cs"/>
          <w:rtl/>
        </w:rPr>
        <w:t xml:space="preserve">ואין בו כרת </w:t>
      </w:r>
      <w:r>
        <w:rPr>
          <w:rtl/>
        </w:rPr>
        <w:t>.</w:t>
      </w:r>
    </w:p>
    <w:p w:rsidR="00DA63EC" w:rsidRDefault="00DA63EC" w:rsidP="00DA63EC">
      <w:pPr>
        <w:tabs>
          <w:tab w:val="left" w:pos="0"/>
          <w:tab w:val="center" w:pos="2835"/>
        </w:tabs>
        <w:rPr>
          <w:rtl/>
        </w:rPr>
      </w:pPr>
    </w:p>
    <w:p>
      <w:pPr>
        <w:pStyle w:val="afffff8"/>
        <w:rPr>
          <w:ins w:id="90503" w:author="קלוד" w:date="2026-10-11T12:29:36Z"/>
        </w:rPr>
      </w:pPr>
      <w:ins w:id="90504" w:author="קלוד" w:date="2026-10-11T12:29:36Z">
        <w:r>
          <w:rPr>
            <w:color w:val="7B3F00"/>
          </w:rPr>
          <w:t xml:space="preserve">טמא שנגע בקודש - ר"ל לוקה, רי"ו אינו לוקה</w:t>
        </w:r>
      </w:ins>
    </w:p>
    <w:p>
      <w:pPr>
        <w:pStyle w:val="38"/>
        <w:rPr>
          <w:ins w:id="98633" w:author="מנוע מכני" w:date="2026-10-11T12:04:39Z"/>
        </w:rPr>
      </w:pPr>
      <w:del w:id="98632" w:author="מנוע מכני" w:date="2026-10-11T12:04:39Z">
        <w:r>
          <w:delText xml:space="preserve">•</w:delText>
        </w:r>
      </w:del>
      <w:r>
        <w:t xml:space="preserve"> </w:t>
      </w:r>
      <w:r>
        <w:t>רבין מר' אבהו</w:t>
      </w:r>
      <w:r>
        <w:t xml:space="preserve">:</w:t>
      </w:r>
    </w:p>
    <w:p w:rsidR="00DA63EC" w:rsidRDefault="00DA63EC" w:rsidP="00DA63EC">
      <w:pPr>
        <w:tabs>
          <w:tab w:val="left" w:pos="0"/>
          <w:tab w:val="center" w:pos="2835"/>
        </w:tabs>
        <w:rPr>
          <w:rtl/>
        </w:rPr>
      </w:pPr>
      <w:del w:id="98634" w:author="מנוע מכני" w:date="2026-10-11T12:04:39Z">
        <w:r>
          <w:rPr>
            <w:rtl/>
          </w:rPr>
          <w:delText xml:space="preserve"> </w:delText>
        </w:r>
      </w:del>
      <w:r>
        <w:rPr>
          <w:rtl/>
        </w:rPr>
        <w:t xml:space="preserve">לענין טמא שנגע בקודש איתמר</w:t>
      </w:r>
      <w:r>
        <w:rPr>
          <w:rFonts w:hint="cs"/>
          <w:rtl/>
        </w:rPr>
        <w:t xml:space="preserve"> ד</w:t>
      </w:r>
      <w:r>
        <w:rPr>
          <w:rtl/>
        </w:rPr>
        <w:t xml:space="preserve">טמא שנגע בקודש </w:t>
      </w:r>
      <w:r>
        <w:rPr>
          <w:rStyle w:val="2fb"/>
          <w:rFonts w:hint="cs"/>
          <w:rtl/>
        </w:rPr>
        <w:t>לר</w:t>
      </w:r>
      <w:r>
        <w:rPr>
          <w:rStyle w:val="2fb"/>
          <w:rtl/>
        </w:rPr>
        <w:t>"</w:t>
      </w:r>
      <w:r>
        <w:rPr>
          <w:rStyle w:val="2fb"/>
          <w:rFonts w:hint="cs"/>
          <w:rtl/>
        </w:rPr>
        <w:t>ל</w:t>
      </w:r>
      <w:r>
        <w:rPr>
          <w:rtl/>
        </w:rPr>
        <w:t xml:space="preserve">: לוקה, </w:t>
      </w:r>
      <w:r>
        <w:rPr>
          <w:rStyle w:val="2fb"/>
          <w:rFonts w:hint="cs"/>
          <w:rtl/>
        </w:rPr>
        <w:t>לרי</w:t>
      </w:r>
      <w:r>
        <w:rPr>
          <w:rStyle w:val="2fb"/>
          <w:rtl/>
        </w:rPr>
        <w:t>"</w:t>
      </w:r>
      <w:r>
        <w:rPr>
          <w:rStyle w:val="2fb"/>
          <w:rFonts w:hint="cs"/>
          <w:rtl/>
        </w:rPr>
        <w:t>ו</w:t>
      </w:r>
      <w:r>
        <w:rPr>
          <w:rtl/>
        </w:rPr>
        <w:t>: אינו לוקה.</w:t>
      </w:r>
    </w:p>
    <w:p w:rsidR="00DA63EC" w:rsidRDefault="00DA63EC" w:rsidP="00DA63EC">
      <w:pPr>
        <w:tabs>
          <w:tab w:val="left" w:pos="0"/>
          <w:tab w:val="center" w:pos="2835"/>
        </w:tabs>
        <w:rPr>
          <w:rtl/>
        </w:rPr>
      </w:pPr>
      <w:r>
        <w:rPr>
          <w:rStyle w:val="2fb"/>
          <w:rFonts w:hint="cs"/>
          <w:rtl/>
        </w:rPr>
        <w:t>לר</w:t>
      </w:r>
      <w:r>
        <w:rPr>
          <w:rStyle w:val="2fb"/>
          <w:rtl/>
        </w:rPr>
        <w:t>"</w:t>
      </w:r>
      <w:r>
        <w:rPr>
          <w:rStyle w:val="2fb"/>
          <w:rFonts w:hint="cs"/>
          <w:rtl/>
        </w:rPr>
        <w:t xml:space="preserve">ל</w:t>
      </w:r>
      <w:r>
        <w:rPr>
          <w:rFonts w:hint="cs"/>
          <w:rtl/>
        </w:rPr>
        <w:t xml:space="preserve"> </w:t>
      </w:r>
      <w:r>
        <w:rPr>
          <w:rtl/>
        </w:rPr>
        <w:t xml:space="preserve">לוקה, </w:t>
      </w:r>
      <w:r>
        <w:rPr>
          <w:rFonts w:hint="cs"/>
          <w:rtl/>
        </w:rPr>
        <w:t>'</w:t>
      </w:r>
      <w:ins w:id="90609" w:author="Claude - סמנטי" w:date="2026-10-11T12:26:16Z">
        <w:r>
          <w:rPr>
            <w:rStyle w:val="afffff0"/>
            <w:rtl/>
          </w:rPr>
          <w:t xml:space="preserve">בְּכָל קוֹדֶשׁ לֹא תִגָּע</w:t>
        </w:r>
      </w:ins>
      <w:del w:id="90610" w:author="Claude - סמנטי" w:date="2026-10-11T12:26:16Z">
        <w:r>
          <w:rPr>
            <w:rtl/>
          </w:rPr>
          <w:delText xml:space="preserve">בכל קודש </w:delText>
        </w:r>
        <w:r>
          <w:rPr>
            <w:rtl/>
          </w:rPr>
          <w:delText xml:space="preserve">לא</w:delText>
        </w:r>
        <w:r>
          <w:rPr>
            <w:rtl/>
          </w:rPr>
          <w:delText xml:space="preserve"> תגע</w:delText>
        </w:r>
      </w:del>
      <w:r>
        <w:rPr>
          <w:rFonts w:hint="cs"/>
          <w:rtl/>
        </w:rPr>
        <w:t>'</w:t>
      </w:r>
      <w:ins w:id="94405" w:author="מנוע מכני" w:date="2026-10-11T12:04:39Z">
        <w:r>
          <w:rPr>
            <w:rtl/>
          </w:rPr>
          <w:t xml:space="preserve">,</w:t>
        </w:r>
      </w:ins>
      <w:del w:id="94406" w:author="מנוע מכני" w:date="2026-10-11T12:04:39Z">
        <w:r>
          <w:rPr>
            <w:rtl/>
          </w:rPr>
          <w:delText xml:space="preserve">;</w:delText>
        </w:r>
      </w:del>
      <w:ins w:id="94407" w:author="מנוע מכני" w:date="2026-10-11T12:04:39Z">
        <w:ins w:id="94409" w:author="מנוע מכני" w:date="2026-10-11T12:04:39Z">
          <w:r>
            <w:rPr>
              <w:rFonts w:hint="cs"/>
              <w:rtl/>
            </w:rPr>
            <w:t xml:space="preserve"> </w:t>
          </w:r>
        </w:ins>
        <w:del w:id="94410" w:author="מנוע מכני" w:date="2026-10-11T12:04:39Z">
          <w:r>
            <w:rPr>
              <w:rFonts w:hint="cs"/>
              <w:rtl/>
            </w:rPr>
            <w:delText xml:space="preserve"> </w:delText>
          </w:r>
          <w:r>
            <w:rPr>
              <w:rFonts w:hint="cs"/>
              <w:rtl/>
            </w:rPr>
            <w:delText xml:space="preserve"> </w:delText>
          </w:r>
        </w:del>
      </w:ins>
      <w:del w:id="94408" w:author="מנוע מכני" w:date="2026-10-11T12:04:39Z">
        <w:r>
          <w:rPr>
            <w:rFonts w:hint="cs"/>
            <w:rtl/>
          </w:rPr>
          <w:delText xml:space="preserve">  </w:delText>
        </w:r>
      </w:del>
      <w:r>
        <w:rPr>
          <w:rStyle w:val="2fb"/>
          <w:rtl/>
        </w:rPr>
        <w:t>ו</w:t>
      </w:r>
      <w:r>
        <w:rPr>
          <w:rStyle w:val="2fb"/>
          <w:rFonts w:hint="cs"/>
          <w:rtl/>
        </w:rPr>
        <w:t>לרי</w:t>
      </w:r>
      <w:r>
        <w:rPr>
          <w:rStyle w:val="2fb"/>
          <w:rtl/>
        </w:rPr>
        <w:t>"</w:t>
      </w:r>
      <w:r>
        <w:rPr>
          <w:rStyle w:val="2fb"/>
          <w:rFonts w:hint="cs"/>
          <w:rtl/>
        </w:rPr>
        <w:t xml:space="preserve">ו</w:t>
      </w:r>
      <w:r>
        <w:rPr>
          <w:rFonts w:hint="cs"/>
          <w:rtl/>
        </w:rPr>
        <w:t xml:space="preserve"> </w:t>
      </w:r>
      <w:r>
        <w:rPr>
          <w:rtl/>
        </w:rPr>
        <w:t xml:space="preserve">אינו לוקה, </w:t>
      </w:r>
      <w:r>
        <w:rPr>
          <w:rFonts w:hint="cs"/>
          <w:rtl/>
        </w:rPr>
        <w:t>ד</w:t>
      </w:r>
      <w:r>
        <w:rPr>
          <w:rtl/>
        </w:rPr>
        <w:t>ההוא בתרומה כתיב.</w:t>
      </w:r>
    </w:p>
    <w:p>
      <w:pPr>
        <w:pStyle w:val="38"/>
        <w:rPr>
          <w:ins w:id="98635" w:author="מנוע מכני" w:date="2026-10-11T12:04:39Z"/>
        </w:rPr>
      </w:pPr>
      <w:r>
        <w:t>ו</w:t>
      </w:r>
      <w:r>
        <w:t>לר</w:t>
      </w:r>
      <w:r>
        <w:t>"</w:t>
      </w:r>
      <w:r>
        <w:t>ל:</w:t>
      </w:r>
    </w:p>
    <w:p w:rsidR="00DA63EC" w:rsidRDefault="00DA63EC" w:rsidP="00DA63EC">
      <w:pPr>
        <w:tabs>
          <w:tab w:val="left" w:pos="0"/>
          <w:tab w:val="center" w:pos="2835"/>
        </w:tabs>
        <w:rPr>
          <w:rtl/>
        </w:rPr>
      </w:pPr>
      <w:del w:id="98636" w:author="מנוע מכני" w:date="2026-10-11T12:04:39Z">
        <w:r>
          <w:rPr>
            <w:rtl/>
          </w:rPr>
          <w:delText xml:space="preserve"> </w:delText>
        </w:r>
      </w:del>
      <w:ins w:id="92731" w:author="מנוע מכני" w:date="2026-10-11T12:04:39Z">
        <w:r>
          <w:rPr>
            <w:rtl/>
          </w:rPr>
          <w:t xml:space="preserve">זה</w:t>
        </w:r>
      </w:ins>
      <w:del w:id="92732" w:author="מנוע מכני" w:date="2026-10-11T12:04:39Z">
        <w:r>
          <w:rPr>
            <w:rtl/>
          </w:rPr>
          <w:delText xml:space="preserve">האי</w:delText>
        </w:r>
      </w:del>
      <w:r>
        <w:rPr>
          <w:rtl/>
        </w:rPr>
        <w:t xml:space="preserve"> </w:t>
      </w:r>
      <w:ins w:id="97003" w:author="מנוע מכני" w:date="2026-10-11T12:04:39Z">
        <w:r>
          <w:rPr>
            <w:rtl/>
          </w:rPr>
          <w:t xml:space="preserve">צריך</w:t>
        </w:r>
      </w:ins>
      <w:del w:id="97004" w:author="מנוע מכני" w:date="2026-10-11T12:04:39Z">
        <w:r>
          <w:rPr>
            <w:rtl/>
          </w:rPr>
          <w:delText xml:space="preserve">מיבעי</w:delText>
        </w:r>
      </w:del>
      <w:r>
        <w:rPr>
          <w:rtl/>
        </w:rPr>
        <w:t xml:space="preserve"> </w:t>
      </w:r>
      <w:ins w:id="92729" w:author="מנוע מכני" w:date="2026-10-11T12:04:39Z">
        <w:r>
          <w:rPr>
            <w:rtl/>
          </w:rPr>
          <w:t xml:space="preserve">לו</w:t>
        </w:r>
      </w:ins>
      <w:del w:id="92730" w:author="מנוע מכני" w:date="2026-10-11T12:04:39Z">
        <w:r>
          <w:rPr>
            <w:rtl/>
          </w:rPr>
          <w:delText xml:space="preserve">ליה</w:delText>
        </w:r>
      </w:del>
      <w:r>
        <w:rPr>
          <w:rtl/>
        </w:rPr>
        <w:t xml:space="preserve"> אזהרה לאוכל בשר קודש! </w:t>
      </w:r>
    </w:p>
    <w:p>
      <w:pPr>
        <w:pStyle w:val="38"/>
        <w:rPr>
          <w:ins w:id="98637" w:author="מנוע מכני" w:date="2026-10-11T12:04:39Z"/>
        </w:rPr>
      </w:pPr>
      <w:r w:rsidRPr="00FE1B89">
        <w:t>ר</w:t>
      </w:r>
      <w:r w:rsidRPr="00FE1B89">
        <w:t>י</w:t>
      </w:r>
      <w:r w:rsidRPr="00FE1B89">
        <w:t>"</w:t>
      </w:r>
      <w:r w:rsidRPr="00FE1B89">
        <w:t>ו מברדלא</w:t>
      </w:r>
      <w:r w:rsidRPr="00FE1B89">
        <w:t xml:space="preserve">:</w:t>
      </w:r>
    </w:p>
    <w:p w:rsidR="00DA63EC" w:rsidRPr="00FE1B89" w:rsidRDefault="00DA63EC" w:rsidP="00DA63EC">
      <w:pPr>
        <w:tabs>
          <w:tab w:val="left" w:pos="0"/>
          <w:tab w:val="center" w:pos="2835"/>
        </w:tabs>
        <w:rPr>
          <w:spacing w:val="-2"/>
          <w:rtl/>
        </w:rPr>
      </w:pPr>
      <w:del w:id="98638" w:author="מנוע מכני" w:date="2026-10-11T12:04:39Z">
        <w:r w:rsidRPr="00FE1B89">
          <w:rPr>
            <w:spacing w:val="-2"/>
            <w:rtl/>
          </w:rPr>
          <w:delText xml:space="preserve"> </w:delText>
        </w:r>
      </w:del>
      <w:ins w:id="97005" w:author="מנוע מכני" w:date="2026-10-11T12:04:39Z">
        <w:r>
          <w:rPr>
            <w:spacing w:val="-2"/>
            <w:rtl/>
          </w:rPr>
          <w:t xml:space="preserve">באה</w:t>
        </w:r>
      </w:ins>
      <w:del w:id="97006" w:author="מנוע מכני" w:date="2026-10-11T12:04:39Z">
        <w:r w:rsidRPr="00FE1B89">
          <w:rPr>
            <w:spacing w:val="-2"/>
            <w:rtl/>
          </w:rPr>
          <w:delText xml:space="preserve">אתיא</w:delText>
        </w:r>
      </w:del>
      <w:r w:rsidRPr="00FE1B89">
        <w:rPr>
          <w:rStyle w:val="afffff0"/>
          <w:spacing w:val="-2"/>
          <w:rtl/>
        </w:rPr>
        <w:t xml:space="preserve"> </w:t>
      </w:r>
      <w:r w:rsidRPr="00FE1B89">
        <w:rPr>
          <w:rStyle w:val="afffff0"/>
          <w:rFonts w:hint="cs"/>
          <w:spacing w:val="-2"/>
          <w:rtl/>
        </w:rPr>
        <w:t>'</w:t>
      </w:r>
      <w:r w:rsidRPr="00FE1B89">
        <w:rPr>
          <w:rStyle w:val="afffff0"/>
          <w:spacing w:val="-2"/>
          <w:rtl/>
        </w:rPr>
        <w:t>טומאתו טומאתו</w:t>
      </w:r>
      <w:r w:rsidRPr="00FE1B89">
        <w:rPr>
          <w:rStyle w:val="afffff0"/>
          <w:rFonts w:hint="cs"/>
          <w:spacing w:val="-2"/>
          <w:rtl/>
        </w:rPr>
        <w:t>'</w:t>
      </w:r>
      <w:r w:rsidRPr="00FE1B89">
        <w:rPr>
          <w:rStyle w:val="afffff0"/>
          <w:spacing w:val="-2"/>
          <w:rtl/>
        </w:rPr>
        <w:t xml:space="preserve"> </w:t>
      </w:r>
      <w:r w:rsidRPr="00FE1B89">
        <w:rPr>
          <w:spacing w:val="-2"/>
          <w:rtl/>
        </w:rPr>
        <w:t xml:space="preserve">מביאת מקדש, מה להלן ענש והזהיר, אף כאן ענש והזהיר! </w:t>
      </w:r>
    </w:p>
    <w:p w:rsidR="00DA63EC" w:rsidRPr="00FE1B89" w:rsidRDefault="00DA63EC" w:rsidP="00DA63EC">
      <w:pPr>
        <w:pStyle w:val="affffb"/>
        <w:rPr>
          <w:spacing w:val="-6"/>
          <w:rtl/>
        </w:rPr>
      </w:pPr>
      <w:r w:rsidRPr="00FE1B89">
        <w:rPr>
          <w:spacing w:val="-6"/>
          <w:rtl/>
        </w:rPr>
        <w:t xml:space="preserve">- טמא שנגע בקודש - מדאפקה </w:t>
      </w:r>
      <w:ins w:id="92733" w:author="מנוע מכני" w:date="2026-10-11T12:04:39Z">
        <w:r>
          <w:rPr>
            <w:spacing w:val="-6"/>
            <w:rtl/>
          </w:rPr>
          <w:t xml:space="preserve">התורה</w:t>
        </w:r>
      </w:ins>
      <w:del w:id="92734" w:author="מנוע מכני" w:date="2026-10-11T12:04:39Z">
        <w:r w:rsidRPr="00FE1B89">
          <w:rPr>
            <w:spacing w:val="-6"/>
            <w:rtl/>
          </w:rPr>
          <w:delText xml:space="preserve">רחמנא</w:delText>
        </w:r>
      </w:del>
      <w:r w:rsidRPr="00FE1B89">
        <w:rPr>
          <w:spacing w:val="-6"/>
          <w:rtl/>
        </w:rPr>
        <w:t xml:space="preserve"> בלשון נגיעה, אזהרה לאוכל</w:t>
      </w:r>
      <w:ins w:id="94411" w:author="מנוע מכני" w:date="2026-10-11T12:04:39Z">
        <w:r>
          <w:rPr>
            <w:spacing w:val="-6"/>
            <w:rtl/>
          </w:rPr>
          <w:t xml:space="preserve"> </w:t>
        </w:r>
      </w:ins>
      <w:del w:id="94412" w:author="מנוע מכני" w:date="2026-10-11T12:04:39Z">
        <w:r w:rsidRPr="00FE1B89">
          <w:rPr>
            <w:spacing w:val="-6"/>
            <w:rtl/>
          </w:rPr>
          <w:delText xml:space="preserve">  </w:delText>
        </w:r>
      </w:del>
      <w:r w:rsidRPr="00FE1B89">
        <w:rPr>
          <w:spacing w:val="-6"/>
          <w:rtl/>
        </w:rPr>
        <w:t xml:space="preserve">מדאיתקש קודש למקדש.</w:t>
      </w:r>
    </w:p>
    <w:p>
      <w:pPr>
        <w:pStyle w:val="38"/>
        <w:rPr>
          <w:ins w:id="98639" w:author="מנוע מכני" w:date="2026-10-11T12:04:39Z"/>
        </w:rPr>
      </w:pPr>
      <w:r>
        <w:t>ת</w:t>
      </w:r>
      <w:r>
        <w:t>"</w:t>
      </w:r>
      <w:r>
        <w:t>כ דר</w:t>
      </w:r>
      <w:r>
        <w:t>"</w:t>
      </w:r>
      <w:r>
        <w:t>ל</w:t>
      </w:r>
      <w:r>
        <w:t>:</w:t>
      </w:r>
    </w:p>
    <w:p w:rsidR="00DA63EC" w:rsidRDefault="00DA63EC" w:rsidP="00DA63EC">
      <w:pPr>
        <w:tabs>
          <w:tab w:val="left" w:pos="0"/>
          <w:tab w:val="center" w:pos="2835"/>
        </w:tabs>
        <w:rPr>
          <w:rtl/>
        </w:rPr>
      </w:pPr>
      <w:del w:id="98640" w:author="מנוע מכני" w:date="2026-10-11T12:04:39Z">
        <w:r w:rsidRPr="00464129">
          <w:rPr>
            <w:rStyle w:val="afffff0"/>
            <w:rtl/>
          </w:rPr>
          <w:delText xml:space="preserve"> </w:delText>
        </w:r>
      </w:del>
      <w:r w:rsidRPr="00464129">
        <w:rPr>
          <w:rStyle w:val="afffff0"/>
          <w:rFonts w:hint="cs"/>
          <w:rtl/>
        </w:rPr>
        <w:t>'</w:t>
      </w:r>
      <w:ins w:id="90613" w:author="Claude - סמנטי" w:date="2026-10-11T12:26:16Z">
        <w:r>
          <w:rPr>
            <w:rStyle w:val="afffff0"/>
            <w:rtl/>
          </w:rPr>
          <w:t xml:space="preserve">בְּכָל קוֹדֶשׁ לֹא תִגָּע</w:t>
        </w:r>
      </w:ins>
      <w:del w:id="90614" w:author="Claude - סמנטי" w:date="2026-10-11T12:26:16Z">
        <w:r w:rsidRPr="00464129">
          <w:rPr>
            <w:rStyle w:val="afffff0"/>
            <w:rtl/>
          </w:rPr>
          <w:delText xml:space="preserve">בכל קודש </w:delText>
        </w:r>
        <w:r w:rsidRPr="00464129">
          <w:rPr>
            <w:rStyle w:val="afffff0"/>
            <w:rtl/>
          </w:rPr>
          <w:delText xml:space="preserve">לא</w:delText>
        </w:r>
        <w:r w:rsidRPr="00464129">
          <w:rPr>
            <w:rStyle w:val="afffff0"/>
            <w:rtl/>
          </w:rPr>
          <w:delText xml:space="preserve"> תגע</w:delText>
        </w:r>
      </w:del>
      <w:r w:rsidRPr="00464129">
        <w:rPr>
          <w:rStyle w:val="afffff0"/>
          <w:rFonts w:hint="cs"/>
          <w:rtl/>
        </w:rPr>
        <w:t>'</w:t>
      </w:r>
      <w:r w:rsidRPr="00464129">
        <w:rPr>
          <w:rStyle w:val="afffff0"/>
          <w:rtl/>
        </w:rPr>
        <w:t xml:space="preserve"> </w:t>
      </w:r>
      <w:r>
        <w:rPr>
          <w:rtl/>
        </w:rPr>
        <w:t>אזהרה לאוכל,</w:t>
      </w:r>
      <w:r w:rsidRPr="00464129">
        <w:rPr>
          <w:rStyle w:val="afffff0"/>
          <w:rFonts w:hint="cs"/>
          <w:rtl/>
        </w:rPr>
        <w:t xml:space="preserve"> '</w:t>
      </w:r>
      <w:ins w:id="90611" w:author="Claude - סמנטי" w:date="2026-10-11T12:26:16Z">
        <w:r>
          <w:rPr>
            <w:rStyle w:val="afffff0"/>
            <w:rFonts w:hint="cs"/>
            <w:rtl/>
          </w:rPr>
          <w:t xml:space="preserve">וְאֶל הַמִּקְדָּשׁ לֹא תָבוֹא</w:t>
        </w:r>
      </w:ins>
      <w:del w:id="90612" w:author="Claude - סמנטי" w:date="2026-10-11T12:26:16Z">
        <w:r w:rsidRPr="00464129">
          <w:rPr>
            <w:rStyle w:val="afffff0"/>
            <w:rFonts w:hint="cs"/>
            <w:rtl/>
          </w:rPr>
          <w:delText xml:space="preserve">ואל המקדש </w:delText>
        </w:r>
        <w:r w:rsidRPr="00464129">
          <w:rPr>
            <w:rStyle w:val="afffff0"/>
            <w:rFonts w:hint="cs"/>
            <w:rtl/>
          </w:rPr>
          <w:delText xml:space="preserve">לא</w:delText>
        </w:r>
        <w:r w:rsidRPr="00464129">
          <w:rPr>
            <w:rStyle w:val="afffff0"/>
            <w:rFonts w:hint="cs"/>
            <w:rtl/>
          </w:rPr>
          <w:delText xml:space="preserve"> תבוא</w:delText>
        </w:r>
      </w:del>
      <w:r w:rsidRPr="00464129">
        <w:rPr>
          <w:rStyle w:val="afffff0"/>
          <w:rFonts w:hint="cs"/>
          <w:rtl/>
        </w:rPr>
        <w:t xml:space="preserve">'-</w:t>
      </w:r>
      <w:r>
        <w:rPr>
          <w:rFonts w:hint="cs"/>
          <w:rtl/>
        </w:rPr>
        <w:t xml:space="preserve"> </w:t>
      </w:r>
      <w:r>
        <w:rPr>
          <w:rtl/>
        </w:rPr>
        <w:t xml:space="preserve">מקיש קודש למקדש, </w:t>
      </w:r>
      <w:r>
        <w:rPr>
          <w:rFonts w:hint="cs"/>
          <w:rtl/>
        </w:rPr>
        <w:t xml:space="preserve">לענין דבר שיש בו </w:t>
      </w:r>
      <w:r>
        <w:rPr>
          <w:rtl/>
        </w:rPr>
        <w:t xml:space="preserve">נטילת נשמה, </w:t>
      </w:r>
      <w:r>
        <w:rPr>
          <w:rFonts w:hint="cs"/>
          <w:rtl/>
        </w:rPr>
        <w:t xml:space="preserve">ובנוגע </w:t>
      </w:r>
      <w:ins w:id="91065" w:author="מנוע מכני" w:date="2026-10-11T12:04:39Z">
        <w:r>
          <w:rPr>
            <w:rFonts w:hint="cs"/>
            <w:rtl/>
          </w:rPr>
          <w:t xml:space="preserve">אין</w:t>
        </w:r>
      </w:ins>
      <w:del w:id="91066" w:author="מנוע מכני" w:date="2026-10-11T12:04:39Z">
        <w:r>
          <w:rPr>
            <w:rFonts w:hint="cs"/>
            <w:rtl/>
          </w:rPr>
          <w:delText xml:space="preserve">ליכא</w:delText>
        </w:r>
      </w:del>
      <w:r>
        <w:rPr>
          <w:rFonts w:hint="cs"/>
          <w:rtl/>
        </w:rPr>
        <w:t xml:space="preserve"> נטילת נשמה א</w:t>
      </w:r>
      <w:r>
        <w:rPr>
          <w:rtl/>
        </w:rPr>
        <w:t>לא באכילה.</w:t>
      </w:r>
    </w:p>
    <w:p w:rsidR="00DA63EC" w:rsidRDefault="00DA63EC" w:rsidP="00DA63EC">
      <w:pPr>
        <w:pStyle w:val="afff3"/>
        <w:framePr w:wrap="around"/>
        <w:tabs>
          <w:tab w:val="left" w:pos="0"/>
        </w:tabs>
        <w:rPr>
          <w:rtl/>
        </w:rPr>
      </w:pPr>
      <w:r>
        <w:rPr>
          <w:rFonts w:hint="cs"/>
          <w:rtl/>
        </w:rPr>
        <w:t>לד.</w:t>
      </w:r>
    </w:p>
    <w:p w:rsidR="00DA63EC" w:rsidRDefault="00DA63EC" w:rsidP="00DA63EC">
      <w:pPr>
        <w:tabs>
          <w:tab w:val="left" w:pos="0"/>
          <w:tab w:val="center" w:pos="2835"/>
        </w:tabs>
        <w:rPr>
          <w:rtl/>
        </w:rPr>
      </w:pPr>
      <w:r>
        <w:rPr>
          <w:rtl/>
        </w:rPr>
        <w:t xml:space="preserve">ואכתי </w:t>
      </w:r>
      <w:ins w:id="97007" w:author="מנוע מכני" w:date="2026-10-11T12:04:39Z">
        <w:r>
          <w:rPr>
            <w:rtl/>
          </w:rPr>
          <w:t xml:space="preserve">צריך</w:t>
        </w:r>
      </w:ins>
      <w:del w:id="97008" w:author="מנוע מכני" w:date="2026-10-11T12:04:39Z">
        <w:r>
          <w:rPr>
            <w:rtl/>
          </w:rPr>
          <w:delText xml:space="preserve">מיבעי</w:delText>
        </w:r>
      </w:del>
      <w:r>
        <w:rPr>
          <w:rtl/>
        </w:rPr>
        <w:t xml:space="preserve"> לטמא שאכל בשר קודש לפני זריקה!</w:t>
      </w:r>
      <w:r>
        <w:rPr>
          <w:rFonts w:hint="cs"/>
          <w:rtl/>
        </w:rPr>
        <w:t xml:space="preserve"> </w:t>
      </w:r>
    </w:p>
    <w:p w:rsidR="00DA63EC" w:rsidRDefault="00DA63EC" w:rsidP="00DA63EC">
      <w:pPr>
        <w:tabs>
          <w:tab w:val="left" w:pos="0"/>
          <w:tab w:val="center" w:pos="2835"/>
        </w:tabs>
        <w:rPr>
          <w:rtl/>
        </w:rPr>
      </w:pPr>
      <w:r>
        <w:rPr>
          <w:rtl/>
        </w:rPr>
        <w:tab/>
      </w:r>
      <w:r>
        <w:rPr>
          <w:rStyle w:val="2fb"/>
          <w:rFonts w:hint="cs"/>
          <w:rtl/>
        </w:rPr>
        <w:t>דלר</w:t>
      </w:r>
      <w:r>
        <w:rPr>
          <w:rStyle w:val="2fb"/>
          <w:rtl/>
        </w:rPr>
        <w:t>"</w:t>
      </w:r>
      <w:r>
        <w:rPr>
          <w:rStyle w:val="2fb"/>
          <w:rFonts w:hint="cs"/>
          <w:rtl/>
        </w:rPr>
        <w:t xml:space="preserve">ל</w:t>
      </w:r>
      <w:r>
        <w:rPr>
          <w:rFonts w:hint="cs"/>
          <w:rtl/>
        </w:rPr>
        <w:t xml:space="preserve"> לוקה דבכל קודש </w:t>
      </w:r>
      <w:r>
        <w:rPr>
          <w:rFonts w:hint="cs"/>
          <w:rtl/>
        </w:rPr>
        <w:t xml:space="preserve">לא</w:t>
      </w:r>
      <w:r>
        <w:rPr>
          <w:rFonts w:hint="cs"/>
          <w:rtl/>
        </w:rPr>
        <w:t xml:space="preserve"> תגע </w:t>
      </w:r>
      <w:r>
        <w:rPr>
          <w:rFonts w:hint="cs"/>
          <w:rtl/>
        </w:rPr>
        <w:t xml:space="preserve">ל</w:t>
      </w:r>
      <w:r>
        <w:rPr>
          <w:rtl/>
        </w:rPr>
        <w:t>"</w:t>
      </w:r>
      <w:r>
        <w:rPr>
          <w:rFonts w:hint="cs"/>
          <w:rtl/>
        </w:rPr>
        <w:t xml:space="preserve">ש</w:t>
      </w:r>
      <w:r>
        <w:rPr>
          <w:rFonts w:hint="cs"/>
          <w:rtl/>
        </w:rPr>
        <w:t xml:space="preserve"> </w:t>
      </w:r>
      <w:r>
        <w:rPr>
          <w:rtl/>
        </w:rPr>
        <w:t xml:space="preserve">לפני זריקה ולא שנא לאחר זריקה</w:t>
      </w:r>
      <w:ins w:id="94413" w:author="מנוע מכני" w:date="2026-10-11T12:04:39Z">
        <w:r>
          <w:rPr>
            <w:rtl/>
          </w:rPr>
          <w:t xml:space="preserve">,</w:t>
        </w:r>
      </w:ins>
      <w:del w:id="94414" w:author="מנוע מכני" w:date="2026-10-11T12:04:39Z">
        <w:r>
          <w:rPr>
            <w:rtl/>
          </w:rPr>
          <w:delText xml:space="preserve">;</w:delText>
        </w:r>
      </w:del>
    </w:p>
    <w:p>
      <w:pPr>
        <w:pStyle w:val="38"/>
        <w:rPr>
          <w:ins w:id="98641" w:author="מנוע מכני" w:date="2026-10-11T12:04:39Z"/>
        </w:rPr>
      </w:pPr>
      <w:r>
        <w:tab/>
      </w:r>
      <w:r>
        <w:t>ולרי</w:t>
      </w:r>
      <w:r>
        <w:t>"</w:t>
      </w:r>
      <w:r>
        <w:t xml:space="preserve">ו </w:t>
      </w:r>
      <w:r>
        <w:t>אינו לוקה</w:t>
      </w:r>
      <w:r>
        <w:t xml:space="preserve"> מ</w:t>
      </w:r>
      <w:r>
        <w:t xml:space="preserve">ברדלא:</w:t>
      </w:r>
    </w:p>
    <w:p w:rsidR="00DA63EC" w:rsidRDefault="00DA63EC" w:rsidP="00DA63EC">
      <w:pPr>
        <w:tabs>
          <w:tab w:val="left" w:pos="0"/>
          <w:tab w:val="center" w:pos="2835"/>
        </w:tabs>
        <w:rPr>
          <w:rtl/>
        </w:rPr>
      </w:pPr>
      <w:del w:id="98642" w:author="מנוע מכני" w:date="2026-10-11T12:04:39Z">
        <w:r>
          <w:rPr>
            <w:rtl/>
          </w:rPr>
          <w:delText xml:space="preserve"> </w:delText>
        </w:r>
      </w:del>
      <w:ins w:id="97009" w:author="מנוע מכני" w:date="2026-10-11T12:04:39Z">
        <w:r>
          <w:rPr>
            <w:rtl/>
          </w:rPr>
          <w:t xml:space="preserve">באה</w:t>
        </w:r>
      </w:ins>
      <w:del w:id="97010" w:author="מנוע מכני" w:date="2026-10-11T12:04:39Z">
        <w:r>
          <w:rPr>
            <w:rtl/>
          </w:rPr>
          <w:delText xml:space="preserve">אתיא</w:delText>
        </w:r>
      </w:del>
      <w:r>
        <w:rPr>
          <w:rtl/>
        </w:rPr>
        <w:t xml:space="preserve"> טומאתו טומאתו, וכי כתב ההוא - לאחר זריקה! </w:t>
      </w:r>
    </w:p>
    <w:p w:rsidR="00DA63EC" w:rsidRDefault="00DA63EC" w:rsidP="00DA63EC">
      <w:pPr>
        <w:pStyle w:val="affffb"/>
        <w:rPr>
          <w:rtl/>
        </w:rPr>
      </w:pPr>
      <w:r>
        <w:rPr>
          <w:rtl/>
        </w:rPr>
        <w:t xml:space="preserve">- אם כן, לימא קרא בקודש, </w:t>
      </w:r>
      <w:ins w:id="92735" w:author="מנוע מכני" w:date="2026-10-11T12:04:39Z">
        <w:r>
          <w:rPr>
            <w:rtl/>
          </w:rPr>
          <w:t xml:space="preserve">מה</w:t>
        </w:r>
      </w:ins>
      <w:del w:id="92736" w:author="מנוע מכני" w:date="2026-10-11T12:04:39Z">
        <w:r>
          <w:rPr>
            <w:rtl/>
          </w:rPr>
          <w:delText xml:space="preserve">מאי</w:delText>
        </w:r>
      </w:del>
      <w:r>
        <w:rPr>
          <w:rtl/>
        </w:rPr>
        <w:t xml:space="preserve"> </w:t>
      </w:r>
      <w:r w:rsidRPr="00814676">
        <w:rPr>
          <w:rFonts w:hint="cs"/>
          <w:b/>
          <w:bCs/>
          <w:rtl/>
        </w:rPr>
        <w:t>'</w:t>
      </w:r>
      <w:ins w:id="90615" w:author="Claude - סמנטי" w:date="2026-10-11T12:26:16Z">
        <w:r>
          <w:rPr>
            <w:rStyle w:val="afffff0"/>
            <w:b/>
            <w:bCs/>
            <w:rtl/>
          </w:rPr>
          <w:t xml:space="preserve">בְּכָל קוֹדֶשׁ</w:t>
        </w:r>
      </w:ins>
      <w:del w:id="90616" w:author="Claude - סמנטי" w:date="2026-10-11T12:26:16Z">
        <w:r w:rsidRPr="00814676">
          <w:rPr>
            <w:b/>
            <w:bCs/>
            <w:rtl/>
          </w:rPr>
          <w:delText xml:space="preserve">בכל</w:delText>
        </w:r>
        <w:r>
          <w:rPr>
            <w:rtl/>
          </w:rPr>
          <w:delText xml:space="preserve"> קודש</w:delText>
        </w:r>
      </w:del>
      <w:r>
        <w:rPr>
          <w:rFonts w:hint="cs"/>
          <w:rtl/>
        </w:rPr>
        <w:t>'</w:t>
      </w:r>
      <w:r>
        <w:rPr>
          <w:rtl/>
        </w:rPr>
        <w:t xml:space="preserve">? </w:t>
      </w:r>
      <w:r>
        <w:rPr>
          <w:rtl/>
        </w:rPr>
        <w:t xml:space="preserve">ש"מ</w:t>
      </w:r>
      <w:r>
        <w:rPr>
          <w:rtl/>
        </w:rPr>
        <w:t xml:space="preserve"> תרתי.</w:t>
      </w:r>
      <w:r>
        <w:rPr>
          <w:rFonts w:hint="cs"/>
          <w:rtl/>
        </w:rPr>
        <w:t xml:space="preserve"> [גם קודש שלפני זריקה ]</w:t>
      </w:r>
    </w:p>
    <w:p w:rsidR="00DA63EC" w:rsidRDefault="00DA63EC" w:rsidP="00DA63EC">
      <w:pPr>
        <w:tabs>
          <w:tab w:val="left" w:pos="0"/>
          <w:tab w:val="center" w:pos="2835"/>
        </w:tabs>
        <w:rPr>
          <w:rtl/>
        </w:rPr>
      </w:pPr>
    </w:p>
    <w:p>
      <w:pPr>
        <w:pStyle w:val="afffff8"/>
        <w:rPr>
          <w:ins w:id="90501" w:author="קלוד" w:date="2026-10-11T12:29:36Z"/>
        </w:rPr>
      </w:pPr>
      <w:ins w:id="90502" w:author="קלוד" w:date="2026-10-11T12:29:36Z">
        <w:r>
          <w:rPr>
            <w:color w:val="7B3F00"/>
          </w:rPr>
          <w:t xml:space="preserve">טמא שאכל בשר קודש לפני זריקה - האם לוקה?</w:t>
        </w:r>
      </w:ins>
    </w:p>
    <w:p>
      <w:pPr>
        <w:pStyle w:val="38"/>
        <w:rPr>
          <w:ins w:id="98644" w:author="מנוע מכני" w:date="2026-10-11T12:04:39Z"/>
        </w:rPr>
      </w:pPr>
      <w:del w:id="98643" w:author="מנוע מכני" w:date="2026-10-11T12:04:39Z">
        <w:r>
          <w:delText xml:space="preserve">•</w:delText>
        </w:r>
      </w:del>
      <w:r>
        <w:t xml:space="preserve"> </w:t>
      </w:r>
      <w:r w:rsidRPr="00052990">
        <w:t>גופא</w:t>
      </w:r>
      <w:r>
        <w:t xml:space="preserve">:</w:t>
      </w:r>
    </w:p>
    <w:p w:rsidR="00DA63EC" w:rsidRDefault="00DA63EC" w:rsidP="00DA63EC">
      <w:pPr>
        <w:tabs>
          <w:tab w:val="left" w:pos="0"/>
          <w:tab w:val="center" w:pos="2835"/>
        </w:tabs>
        <w:rPr>
          <w:rtl/>
        </w:rPr>
      </w:pPr>
      <w:del w:id="98645" w:author="מנוע מכני" w:date="2026-10-11T12:04:39Z">
        <w:r>
          <w:rPr>
            <w:rtl/>
          </w:rPr>
          <w:delText xml:space="preserve"> </w:delText>
        </w:r>
      </w:del>
      <w:r>
        <w:rPr>
          <w:rtl/>
        </w:rPr>
        <w:t xml:space="preserve">טמא שאכל בשר קודש לפני זריקה - </w:t>
      </w:r>
      <w:r>
        <w:rPr>
          <w:rStyle w:val="2fb"/>
          <w:rFonts w:hint="cs"/>
          <w:rtl/>
        </w:rPr>
        <w:t>ל</w:t>
      </w:r>
      <w:r>
        <w:rPr>
          <w:rStyle w:val="2fb"/>
          <w:rtl/>
        </w:rPr>
        <w:t xml:space="preserve">ר"ל</w:t>
      </w:r>
      <w:r>
        <w:rPr>
          <w:rtl/>
        </w:rPr>
        <w:t xml:space="preserve">: לוקה, </w:t>
      </w:r>
      <w:r>
        <w:rPr>
          <w:rtl/>
        </w:rPr>
        <w:tab/>
      </w:r>
      <w:r>
        <w:rPr>
          <w:rStyle w:val="2fb"/>
          <w:rFonts w:hint="cs"/>
          <w:rtl/>
        </w:rPr>
        <w:t>לרי</w:t>
      </w:r>
      <w:r>
        <w:rPr>
          <w:rStyle w:val="2fb"/>
          <w:rtl/>
        </w:rPr>
        <w:t>"</w:t>
      </w:r>
      <w:r>
        <w:rPr>
          <w:rStyle w:val="2fb"/>
          <w:rFonts w:hint="cs"/>
          <w:rtl/>
        </w:rPr>
        <w:t>ו</w:t>
      </w:r>
      <w:r>
        <w:rPr>
          <w:rtl/>
        </w:rPr>
        <w:t>: אינו לוקה.</w:t>
      </w:r>
    </w:p>
    <w:p>
      <w:pPr>
        <w:pStyle w:val="38"/>
        <w:rPr>
          <w:ins w:id="98646" w:author="מנוע מכני" w:date="2026-10-11T12:04:39Z"/>
        </w:rPr>
      </w:pPr>
      <w:r w:rsidRPr="00052990">
        <w:t>אביי</w:t>
      </w:r>
      <w:r>
        <w:t xml:space="preserve">:</w:t>
      </w:r>
    </w:p>
    <w:p w:rsidR="00DA63EC" w:rsidRDefault="00DA63EC" w:rsidP="00DA63EC">
      <w:pPr>
        <w:tabs>
          <w:tab w:val="left" w:pos="0"/>
          <w:tab w:val="center" w:pos="2835"/>
        </w:tabs>
        <w:rPr>
          <w:rtl/>
        </w:rPr>
      </w:pPr>
      <w:del w:id="98647" w:author="מנוע מכני" w:date="2026-10-11T12:04:39Z">
        <w:r>
          <w:rPr>
            <w:rtl/>
          </w:rPr>
          <w:delText xml:space="preserve"> </w:delText>
        </w:r>
      </w:del>
      <w:r>
        <w:rPr>
          <w:rtl/>
        </w:rPr>
        <w:t xml:space="preserve">מחלוקת בטומאת הגוף, אבל בטומאת בשר – </w:t>
      </w:r>
      <w:r w:rsidRPr="008F5E38">
        <w:rPr>
          <w:rFonts w:hint="cs"/>
          <w:b/>
          <w:bCs/>
          <w:rtl/>
        </w:rPr>
        <w:t>לכו</w:t>
      </w:r>
      <w:r w:rsidRPr="008F5E38">
        <w:rPr>
          <w:b/>
          <w:bCs/>
          <w:rtl/>
        </w:rPr>
        <w:t>"</w:t>
      </w:r>
      <w:r w:rsidRPr="008F5E38">
        <w:rPr>
          <w:rFonts w:hint="cs"/>
          <w:b/>
          <w:bCs/>
          <w:rtl/>
        </w:rPr>
        <w:t>ע</w:t>
      </w:r>
      <w:r>
        <w:rPr>
          <w:rtl/>
        </w:rPr>
        <w:t xml:space="preserve"> לוקה, </w:t>
      </w:r>
      <w:r w:rsidRPr="0046594B">
        <w:rPr>
          <w:rStyle w:val="afffff0"/>
          <w:rFonts w:hint="cs"/>
          <w:rtl/>
        </w:rPr>
        <w:t>ד'</w:t>
      </w:r>
      <w:r w:rsidRPr="0046594B">
        <w:rPr>
          <w:rStyle w:val="afffff0"/>
          <w:rtl/>
        </w:rPr>
        <w:t>והבשר</w:t>
      </w:r>
      <w:r w:rsidRPr="0046594B">
        <w:rPr>
          <w:rStyle w:val="afffff0"/>
          <w:rFonts w:hint="cs"/>
          <w:rtl/>
        </w:rPr>
        <w:t>'</w:t>
      </w:r>
      <w:r w:rsidRPr="0046594B">
        <w:rPr>
          <w:rStyle w:val="afffff0"/>
          <w:rtl/>
        </w:rPr>
        <w:t xml:space="preserve"> </w:t>
      </w:r>
      <w:r>
        <w:rPr>
          <w:rtl/>
        </w:rPr>
        <w:t xml:space="preserve">לרבות עצים ולבונה </w:t>
      </w:r>
      <w:ins w:id="91067" w:author="מנוע מכני" w:date="2026-10-11T12:04:39Z">
        <w:r>
          <w:rPr>
            <w:rtl/>
          </w:rPr>
          <w:t xml:space="preserve">דלא</w:t>
        </w:r>
      </w:ins>
      <w:del w:id="91068" w:author="מנוע מכני" w:date="2026-10-11T12:04:39Z">
        <w:r>
          <w:rPr>
            <w:rtl/>
          </w:rPr>
          <w:delText xml:space="preserve">דלאו</w:delText>
        </w:r>
      </w:del>
      <w:r>
        <w:rPr>
          <w:rtl/>
        </w:rPr>
        <w:t xml:space="preserve"> בני אכילה </w:t>
      </w:r>
      <w:ins w:id="92737" w:author="מנוע מכני" w:date="2026-10-11T12:04:39Z">
        <w:r>
          <w:rPr>
            <w:rtl/>
          </w:rPr>
          <w:t xml:space="preserve">הם</w:t>
        </w:r>
      </w:ins>
      <w:del w:id="92738" w:author="מנוע מכני" w:date="2026-10-11T12:04:39Z">
        <w:r>
          <w:rPr>
            <w:rtl/>
          </w:rPr>
          <w:delText xml:space="preserve">נינהו</w:delText>
        </w:r>
      </w:del>
      <w:r>
        <w:rPr>
          <w:rtl/>
        </w:rPr>
        <w:t xml:space="preserve">, </w:t>
      </w:r>
      <w:ins w:id="90277" w:author="מנוע מכני" w:date="2026-10-11T12:04:39Z">
        <w:r>
          <w:rPr>
            <w:rtl/>
          </w:rPr>
          <w:t xml:space="preserve">ואפי'</w:t>
        </w:r>
      </w:ins>
      <w:del w:id="90278" w:author="מנוע מכני" w:date="2026-10-11T12:04:39Z">
        <w:r>
          <w:rPr>
            <w:rtl/>
          </w:rPr>
          <w:delText xml:space="preserve">ואפילו</w:delText>
        </w:r>
      </w:del>
      <w:r>
        <w:rPr>
          <w:rtl/>
        </w:rPr>
        <w:t xml:space="preserve"> </w:t>
      </w:r>
      <w:ins w:id="92739" w:author="מנוע מכני" w:date="2026-10-11T12:04:39Z">
        <w:r>
          <w:rPr>
            <w:rtl/>
          </w:rPr>
          <w:t xml:space="preserve">כך</w:t>
        </w:r>
      </w:ins>
      <w:del w:id="92740" w:author="מנוע מכני" w:date="2026-10-11T12:04:39Z">
        <w:r>
          <w:rPr>
            <w:rtl/>
          </w:rPr>
          <w:delText xml:space="preserve">הכי</w:delText>
        </w:r>
      </w:del>
      <w:r>
        <w:rPr>
          <w:rtl/>
        </w:rPr>
        <w:t xml:space="preserve"> רבינהו קרא.</w:t>
      </w:r>
    </w:p>
    <w:p>
      <w:pPr>
        <w:pStyle w:val="38"/>
        <w:rPr>
          <w:ins w:id="98648" w:author="מנוע מכני" w:date="2026-10-11T12:04:39Z"/>
        </w:rPr>
      </w:pPr>
      <w:r w:rsidRPr="007F52C0">
        <w:t>ורבא</w:t>
      </w:r>
      <w:r>
        <w:t xml:space="preserve">:</w:t>
      </w:r>
    </w:p>
    <w:p w:rsidR="00DA63EC" w:rsidRDefault="00DA63EC" w:rsidP="00DA63EC">
      <w:pPr>
        <w:tabs>
          <w:tab w:val="left" w:pos="0"/>
          <w:tab w:val="center" w:pos="2835"/>
        </w:tabs>
        <w:rPr>
          <w:rtl/>
        </w:rPr>
      </w:pPr>
      <w:del w:id="98649" w:author="מנוע מכני" w:date="2026-10-11T12:04:39Z">
        <w:r>
          <w:rPr>
            <w:rtl/>
          </w:rPr>
          <w:delText xml:space="preserve"> </w:delText>
        </w:r>
      </w:del>
      <w:r>
        <w:rPr>
          <w:rtl/>
        </w:rPr>
        <w:t xml:space="preserve">מחלוקת בטומאת הגוף, אבל בטומאת בשר </w:t>
      </w:r>
      <w:r w:rsidRPr="008F5E38">
        <w:rPr>
          <w:rFonts w:hint="cs"/>
          <w:b/>
          <w:bCs/>
          <w:rtl/>
        </w:rPr>
        <w:t>לכו</w:t>
      </w:r>
      <w:r w:rsidRPr="008F5E38">
        <w:rPr>
          <w:b/>
          <w:bCs/>
          <w:rtl/>
        </w:rPr>
        <w:t>"</w:t>
      </w:r>
      <w:r w:rsidRPr="008F5E38">
        <w:rPr>
          <w:rFonts w:hint="cs"/>
          <w:b/>
          <w:bCs/>
          <w:rtl/>
        </w:rPr>
        <w:t>ע</w:t>
      </w:r>
      <w:r>
        <w:rPr>
          <w:rFonts w:hint="cs"/>
          <w:rtl/>
        </w:rPr>
        <w:t xml:space="preserve"> </w:t>
      </w:r>
      <w:r>
        <w:rPr>
          <w:rtl/>
        </w:rPr>
        <w:t xml:space="preserve">אינו לוקה, כיון דלא קרינא </w:t>
      </w:r>
      <w:ins w:id="92741" w:author="מנוע מכני" w:date="2026-10-11T12:04:39Z">
        <w:r>
          <w:rPr>
            <w:rtl/>
          </w:rPr>
          <w:t xml:space="preserve">בו</w:t>
        </w:r>
      </w:ins>
      <w:del w:id="92742" w:author="מנוע מכני" w:date="2026-10-11T12:04:39Z">
        <w:r>
          <w:rPr>
            <w:rtl/>
          </w:rPr>
          <w:delText xml:space="preserve">ביה</w:delText>
        </w:r>
      </w:del>
      <w:r>
        <w:rPr>
          <w:rtl/>
        </w:rPr>
        <w:t xml:space="preserve"> וטומאתו עליו ונכרתה</w:t>
      </w:r>
      <w:r>
        <w:rPr>
          <w:rFonts w:hint="cs"/>
          <w:rtl/>
        </w:rPr>
        <w:t>'</w:t>
      </w:r>
      <w:r>
        <w:rPr>
          <w:rtl/>
        </w:rPr>
        <w:t xml:space="preserve">, </w:t>
      </w:r>
      <w:r>
        <w:rPr>
          <w:rtl/>
        </w:rPr>
        <w:t xml:space="preserve">לא</w:t>
      </w:r>
      <w:r>
        <w:rPr>
          <w:rtl/>
        </w:rPr>
        <w:t xml:space="preserve"> קרינא </w:t>
      </w:r>
      <w:ins w:id="92743" w:author="מנוע מכני" w:date="2026-10-11T12:04:39Z">
        <w:r>
          <w:rPr>
            <w:rtl/>
          </w:rPr>
          <w:t xml:space="preserve">בו</w:t>
        </w:r>
      </w:ins>
      <w:del w:id="92744" w:author="מנוע מכני" w:date="2026-10-11T12:04:39Z">
        <w:r>
          <w:rPr>
            <w:rtl/>
          </w:rPr>
          <w:delText xml:space="preserve">ביה</w:delText>
        </w:r>
      </w:del>
      <w:r w:rsidRPr="00464129">
        <w:rPr>
          <w:rStyle w:val="afffff0"/>
          <w:rtl/>
        </w:rPr>
        <w:t xml:space="preserve"> </w:t>
      </w:r>
      <w:r w:rsidRPr="00464129">
        <w:rPr>
          <w:rStyle w:val="afffff0"/>
          <w:rFonts w:hint="cs"/>
          <w:rtl/>
        </w:rPr>
        <w:t>'</w:t>
      </w:r>
      <w:r w:rsidRPr="00464129">
        <w:rPr>
          <w:rStyle w:val="afffff0"/>
          <w:rtl/>
        </w:rPr>
        <w:t xml:space="preserve">והבשר אשר יגע בכל טמא </w:t>
      </w:r>
      <w:r w:rsidRPr="00464129">
        <w:rPr>
          <w:rStyle w:val="afffff0"/>
          <w:rtl/>
        </w:rPr>
        <w:t xml:space="preserve">לא</w:t>
      </w:r>
      <w:r w:rsidRPr="00464129">
        <w:rPr>
          <w:rStyle w:val="afffff0"/>
          <w:rtl/>
        </w:rPr>
        <w:t xml:space="preserve"> יאכל</w:t>
      </w:r>
      <w:r w:rsidRPr="00464129">
        <w:rPr>
          <w:rStyle w:val="afffff0"/>
          <w:rFonts w:hint="cs"/>
          <w:rtl/>
        </w:rPr>
        <w:t>'</w:t>
      </w:r>
      <w:r w:rsidRPr="00464129">
        <w:rPr>
          <w:rStyle w:val="afffff0"/>
          <w:rtl/>
        </w:rPr>
        <w:t>.</w:t>
      </w:r>
    </w:p>
    <w:p>
      <w:pPr>
        <w:pStyle w:val="38"/>
        <w:rPr>
          <w:ins w:id="98650" w:author="מנוע מכני" w:date="2026-10-11T12:04:39Z"/>
        </w:rPr>
      </w:pPr>
      <w:r>
        <w:t xml:space="preserve">והך</w:t>
      </w:r>
    </w:p>
    <w:p w:rsidR="00DA63EC" w:rsidRDefault="00DA63EC" w:rsidP="00DA63EC">
      <w:pPr>
        <w:tabs>
          <w:tab w:val="left" w:pos="0"/>
          <w:tab w:val="center" w:pos="2835"/>
        </w:tabs>
        <w:rPr>
          <w:rtl/>
        </w:rPr>
      </w:pPr>
      <w:del w:id="98651" w:author="מנוע מכני" w:date="2026-10-11T12:04:39Z">
        <w:r>
          <w:rPr>
            <w:rFonts w:hint="cs"/>
            <w:rtl/>
          </w:rPr>
          <w:delText xml:space="preserve"> </w:delText>
        </w:r>
      </w:del>
      <w:r w:rsidRPr="0046594B">
        <w:rPr>
          <w:rStyle w:val="afffff0"/>
          <w:rFonts w:hint="cs"/>
          <w:rtl/>
        </w:rPr>
        <w:t>ד'</w:t>
      </w:r>
      <w:r w:rsidRPr="0046594B">
        <w:rPr>
          <w:rStyle w:val="afffff0"/>
          <w:rtl/>
        </w:rPr>
        <w:t>והבשר</w:t>
      </w:r>
      <w:r w:rsidRPr="0046594B">
        <w:rPr>
          <w:rStyle w:val="afffff0"/>
          <w:rFonts w:hint="cs"/>
          <w:rtl/>
        </w:rPr>
        <w:t>'</w:t>
      </w:r>
      <w:r w:rsidRPr="0046594B">
        <w:rPr>
          <w:rStyle w:val="afffff0"/>
          <w:rtl/>
        </w:rPr>
        <w:t xml:space="preserve"> </w:t>
      </w:r>
      <w:r>
        <w:rPr>
          <w:rtl/>
        </w:rPr>
        <w:t xml:space="preserve">- לרבות עצים ולבונה! </w:t>
      </w:r>
      <w:r>
        <w:rPr>
          <w:rFonts w:hint="cs"/>
          <w:rtl/>
        </w:rPr>
        <w:t>מיירי</w:t>
      </w:r>
      <w:r>
        <w:rPr>
          <w:rtl/>
        </w:rPr>
        <w:t xml:space="preserve"> כגון שקדשו בכלי, דנעשה כמי שקרבו כל מתיריו,</w:t>
      </w:r>
    </w:p>
    <w:p>
      <w:pPr>
        <w:pStyle w:val="38"/>
        <w:rPr>
          <w:ins w:id="98652" w:author="מנוע מכני" w:date="2026-10-11T12:04:39Z"/>
        </w:rPr>
      </w:pPr>
      <w:r>
        <w:tab/>
        <w:t xml:space="preserve">דתנן</w:t>
      </w:r>
      <w:del w:id="102792" w:author="Claude" w:date="2026-10-11T09:07:44Z">
        <w:r>
          <w:delText xml:space="preserve">	</w:delText>
        </w:r>
      </w:del>
      <w:r>
        <w:t xml:space="preserve">:</w:t>
      </w:r>
    </w:p>
    <w:p w:rsidR="00DA63EC" w:rsidRDefault="00DA63EC" w:rsidP="00DA63EC">
      <w:pPr>
        <w:tabs>
          <w:tab w:val="left" w:pos="0"/>
          <w:tab w:val="center" w:pos="2835"/>
        </w:tabs>
        <w:rPr>
          <w:rtl/>
        </w:rPr>
      </w:pPr>
      <w:del w:id="98653" w:author="מנוע מכני" w:date="2026-10-11T12:04:39Z">
        <w:r>
          <w:rPr>
            <w:rtl/>
          </w:rPr>
          <w:tab/>
          <w:delText xml:space="preserve"> </w:delText>
        </w:r>
      </w:del>
      <w:r>
        <w:rPr>
          <w:rtl/>
        </w:rPr>
        <w:tab/>
        <w:t xml:space="preserve">כל שיש לו מתירים - משקרבו מתיריו, כל שאין לו מתירין - משקדש בכלי.</w:t>
      </w:r>
    </w:p>
    <w:p w:rsidR="00DA63EC" w:rsidRDefault="00DA63EC" w:rsidP="00DA63EC">
      <w:pPr>
        <w:pStyle w:val="affffd"/>
        <w:rPr>
          <w:rtl/>
        </w:rPr>
      </w:pPr>
      <w:r>
        <w:rPr>
          <w:rtl/>
        </w:rPr>
        <w:t>׹</w:t>
      </w:r>
    </w:p>
    <w:p>
      <w:pPr>
        <w:pStyle w:val="afffff8"/>
        <w:rPr>
          <w:ins w:id="90499" w:author="קלוד" w:date="2026-10-11T12:29:36Z"/>
        </w:rPr>
      </w:pPr>
      <w:ins w:id="90500" w:author="קלוד" w:date="2026-10-11T12:29:36Z">
        <w:r>
          <w:rPr>
            <w:color w:val="7B3F00"/>
          </w:rPr>
          <w:t xml:space="preserve">המעלה אברי בהמה טמאה על המזבח - האם לוקה?</w:t>
        </w:r>
      </w:ins>
    </w:p>
    <w:p>
      <w:pPr>
        <w:pStyle w:val="38"/>
        <w:rPr>
          <w:ins w:id="98655" w:author="מנוע מכני" w:date="2026-10-11T12:04:39Z"/>
        </w:rPr>
      </w:pPr>
      <w:del w:id="98654" w:author="מנוע מכני" w:date="2026-10-11T12:04:39Z">
        <w:r w:rsidRPr="00884D20">
          <w:delText xml:space="preserve">•</w:delText>
        </w:r>
      </w:del>
      <w:r w:rsidRPr="00884D20">
        <w:t xml:space="preserve"> איתמר:</w:t>
      </w:r>
    </w:p>
    <w:p w:rsidR="00DA63EC" w:rsidRDefault="00DA63EC" w:rsidP="00DA63EC">
      <w:pPr>
        <w:tabs>
          <w:tab w:val="left" w:pos="0"/>
          <w:tab w:val="center" w:pos="2835"/>
        </w:tabs>
        <w:rPr>
          <w:b/>
          <w:bCs/>
          <w:rtl/>
        </w:rPr>
      </w:pPr>
      <w:del w:id="98656" w:author="מנוע מכני" w:date="2026-10-11T12:04:39Z">
        <w:r w:rsidRPr="00884D20">
          <w:rPr>
            <w:b/>
            <w:bCs/>
            <w:rtl/>
          </w:rPr>
          <w:delText xml:space="preserve"> </w:delText>
        </w:r>
      </w:del>
      <w:r w:rsidRPr="00884D20">
        <w:rPr>
          <w:b/>
          <w:bCs/>
          <w:rtl/>
        </w:rPr>
        <w:t xml:space="preserve">המעלה אברי בהמה טמאה </w:t>
      </w:r>
      <w:r w:rsidRPr="00884D20">
        <w:rPr>
          <w:b/>
          <w:bCs/>
          <w:rtl/>
        </w:rPr>
        <w:t xml:space="preserve">ע"ג</w:t>
      </w:r>
      <w:r w:rsidRPr="00884D20">
        <w:rPr>
          <w:b/>
          <w:bCs/>
          <w:rtl/>
        </w:rPr>
        <w:t xml:space="preserve"> המזבח -</w:t>
      </w:r>
    </w:p>
    <w:p w:rsidR="00DA63EC" w:rsidRDefault="00DA63EC" w:rsidP="00DA63EC">
      <w:pPr>
        <w:tabs>
          <w:tab w:val="left" w:pos="0"/>
          <w:tab w:val="center" w:pos="2835"/>
        </w:tabs>
        <w:rPr>
          <w:rtl/>
        </w:rPr>
      </w:pPr>
      <w:r>
        <w:rPr>
          <w:rStyle w:val="2fb"/>
          <w:rFonts w:hint="cs"/>
          <w:rtl/>
        </w:rPr>
        <w:lastRenderedPageBreak/>
        <w:t>לר</w:t>
      </w:r>
      <w:r>
        <w:rPr>
          <w:rStyle w:val="2fb"/>
          <w:rtl/>
        </w:rPr>
        <w:t>"</w:t>
      </w:r>
      <w:r>
        <w:rPr>
          <w:rStyle w:val="2fb"/>
          <w:rFonts w:hint="cs"/>
          <w:rtl/>
        </w:rPr>
        <w:t>ל</w:t>
      </w:r>
      <w:r>
        <w:rPr>
          <w:rtl/>
        </w:rPr>
        <w:t xml:space="preserve"> לוקה, טהורה אין, טמאה </w:t>
      </w:r>
      <w:r>
        <w:rPr>
          <w:rtl/>
        </w:rPr>
        <w:t xml:space="preserve">לא</w:t>
      </w:r>
      <w:r>
        <w:rPr>
          <w:rtl/>
        </w:rPr>
        <w:t xml:space="preserve">, </w:t>
      </w:r>
      <w:ins w:id="91069" w:author="מנוע מכני" w:date="2026-10-11T12:04:39Z">
        <w:r>
          <w:rPr>
            <w:rtl/>
          </w:rPr>
          <w:t xml:space="preserve">ולא</w:t>
        </w:r>
      </w:ins>
      <w:del w:id="91070" w:author="מנוע מכני" w:date="2026-10-11T12:04:39Z">
        <w:r>
          <w:rPr>
            <w:rtl/>
          </w:rPr>
          <w:delText xml:space="preserve">ולאו</w:delText>
        </w:r>
      </w:del>
      <w:r>
        <w:rPr>
          <w:rtl/>
        </w:rPr>
        <w:t xml:space="preserve"> הבא מכלל עשה לוקין עליו</w:t>
      </w:r>
      <w:ins w:id="94415" w:author="מנוע מכני" w:date="2026-10-11T12:04:39Z">
        <w:r>
          <w:rPr>
            <w:rtl/>
          </w:rPr>
          <w:t xml:space="preserve">,</w:t>
        </w:r>
      </w:ins>
      <w:del w:id="94416" w:author="מנוע מכני" w:date="2026-10-11T12:04:39Z">
        <w:r>
          <w:rPr>
            <w:rtl/>
          </w:rPr>
          <w:delText xml:space="preserve">;</w:delText>
        </w:r>
      </w:del>
    </w:p>
    <w:p w:rsidR="00DA63EC" w:rsidRDefault="00DA63EC" w:rsidP="00DA63EC">
      <w:pPr>
        <w:tabs>
          <w:tab w:val="left" w:pos="0"/>
          <w:tab w:val="center" w:pos="2835"/>
        </w:tabs>
        <w:rPr>
          <w:rtl/>
        </w:rPr>
      </w:pPr>
      <w:r>
        <w:rPr>
          <w:rStyle w:val="2fb"/>
          <w:rtl/>
        </w:rPr>
        <w:t>ו</w:t>
      </w:r>
      <w:r>
        <w:rPr>
          <w:rStyle w:val="2fb"/>
          <w:rFonts w:hint="cs"/>
          <w:rtl/>
        </w:rPr>
        <w:t>לרי</w:t>
      </w:r>
      <w:r>
        <w:rPr>
          <w:rStyle w:val="2fb"/>
          <w:rtl/>
        </w:rPr>
        <w:t>"</w:t>
      </w:r>
      <w:r>
        <w:rPr>
          <w:rStyle w:val="2fb"/>
          <w:rFonts w:hint="cs"/>
          <w:rtl/>
        </w:rPr>
        <w:t xml:space="preserve">ו</w:t>
      </w:r>
      <w:r>
        <w:rPr>
          <w:rFonts w:hint="cs"/>
          <w:rtl/>
        </w:rPr>
        <w:t xml:space="preserve"> </w:t>
      </w:r>
      <w:r>
        <w:rPr>
          <w:rtl/>
        </w:rPr>
        <w:t xml:space="preserve">אמר</w:t>
      </w:r>
      <w:r>
        <w:rPr>
          <w:rtl/>
        </w:rPr>
        <w:t xml:space="preserve"> אין לוקין עליו, </w:t>
      </w:r>
      <w:ins w:id="91071" w:author="מנוע מכני" w:date="2026-10-11T12:04:39Z">
        <w:r>
          <w:rPr>
            <w:rtl/>
          </w:rPr>
          <w:t xml:space="preserve">לא</w:t>
        </w:r>
      </w:ins>
      <w:del w:id="91072" w:author="מנוע מכני" w:date="2026-10-11T12:04:39Z">
        <w:r>
          <w:rPr>
            <w:rtl/>
          </w:rPr>
          <w:delText xml:space="preserve">לאו</w:delText>
        </w:r>
      </w:del>
      <w:r>
        <w:rPr>
          <w:rtl/>
        </w:rPr>
        <w:t xml:space="preserve"> הבא מכלל עשה אין לוקין עליו.</w:t>
      </w:r>
    </w:p>
    <w:p w:rsidR="00DA63EC" w:rsidRDefault="00DA63EC" w:rsidP="00DA63EC">
      <w:pPr>
        <w:tabs>
          <w:tab w:val="left" w:pos="0"/>
          <w:tab w:val="center" w:pos="2835"/>
        </w:tabs>
        <w:rPr>
          <w:rtl/>
        </w:rPr>
      </w:pPr>
    </w:p>
    <w:p>
      <w:pPr>
        <w:pStyle w:val="38"/>
        <w:rPr>
          <w:ins w:id="98657" w:author="מנוע מכני" w:date="2026-10-11T12:04:39Z"/>
        </w:rPr>
      </w:pPr>
      <w:r>
        <w:t>וא</w:t>
      </w:r>
      <w:r>
        <w:t>"</w:t>
      </w:r>
      <w:r>
        <w:t xml:space="preserve">א</w:t>
      </w:r>
    </w:p>
    <w:p w:rsidR="00DA63EC" w:rsidRDefault="00DA63EC" w:rsidP="00DA63EC">
      <w:pPr>
        <w:tabs>
          <w:tab w:val="left" w:pos="0"/>
          <w:tab w:val="center" w:pos="2835"/>
        </w:tabs>
        <w:rPr>
          <w:rtl/>
        </w:rPr>
      </w:pPr>
      <w:del w:id="98658" w:author="מנוע מכני" w:date="2026-10-11T12:04:39Z">
        <w:r>
          <w:rPr>
            <w:rFonts w:hint="cs"/>
            <w:rtl/>
          </w:rPr>
          <w:delText xml:space="preserve"> </w:delText>
        </w:r>
      </w:del>
      <w:r>
        <w:rPr>
          <w:rFonts w:hint="cs"/>
          <w:rtl/>
        </w:rPr>
        <w:t xml:space="preserve">לומר כן ד'א</w:t>
      </w:r>
      <w:r>
        <w:rPr>
          <w:rtl/>
        </w:rPr>
        <w:t xml:space="preserve">ותה תאכלו - ולא בהמה טמאה, </w:t>
      </w:r>
      <w:ins w:id="91073" w:author="מנוע מכני" w:date="2026-10-11T12:04:39Z">
        <w:r>
          <w:rPr>
            <w:rtl/>
          </w:rPr>
          <w:t xml:space="preserve">ולא</w:t>
        </w:r>
      </w:ins>
      <w:del w:id="91074" w:author="מנוע מכני" w:date="2026-10-11T12:04:39Z">
        <w:r>
          <w:rPr>
            <w:rtl/>
          </w:rPr>
          <w:delText xml:space="preserve">ולאו</w:delText>
        </w:r>
      </w:del>
      <w:r>
        <w:rPr>
          <w:rtl/>
        </w:rPr>
        <w:t xml:space="preserve"> הבא מכלל עשה עשה! </w:t>
      </w:r>
    </w:p>
    <w:p>
      <w:pPr>
        <w:pStyle w:val="38"/>
        <w:rPr>
          <w:ins w:id="98659" w:author="מנוע מכני" w:date="2026-10-11T12:04:39Z"/>
        </w:rPr>
      </w:pPr>
      <w:r>
        <w:t xml:space="preserve">אלא</w:t>
      </w:r>
    </w:p>
    <w:p w:rsidR="00DA63EC" w:rsidRDefault="00DA63EC" w:rsidP="00DA63EC">
      <w:pPr>
        <w:tabs>
          <w:tab w:val="left" w:pos="0"/>
        </w:tabs>
        <w:rPr>
          <w:rtl/>
        </w:rPr>
      </w:pPr>
      <w:del w:id="98660" w:author="מנוע מכני" w:date="2026-10-11T12:04:39Z">
        <w:r>
          <w:rPr>
            <w:rFonts w:hint="cs"/>
            <w:rtl/>
          </w:rPr>
          <w:delText xml:space="preserve"> </w:delText>
        </w:r>
      </w:del>
      <w:r>
        <w:rPr>
          <w:rtl/>
        </w:rPr>
        <w:t xml:space="preserve">א"ל</w:t>
      </w:r>
      <w:r>
        <w:rPr>
          <w:rtl/>
        </w:rPr>
        <w:t xml:space="preserve"> </w:t>
      </w:r>
      <w:r>
        <w:rPr>
          <w:rStyle w:val="2fb"/>
          <w:rtl/>
        </w:rPr>
        <w:t xml:space="preserve">רבי</w:t>
      </w:r>
      <w:r>
        <w:rPr>
          <w:rtl/>
        </w:rPr>
        <w:t xml:space="preserve"> יעקב </w:t>
      </w:r>
      <w:r>
        <w:rPr>
          <w:rStyle w:val="2fb"/>
          <w:rtl/>
        </w:rPr>
        <w:t xml:space="preserve">לר</w:t>
      </w:r>
      <w:r>
        <w:rPr>
          <w:rStyle w:val="2fb"/>
          <w:rFonts w:hint="cs"/>
          <w:rtl/>
        </w:rPr>
        <w:t>י</w:t>
      </w:r>
      <w:r>
        <w:rPr>
          <w:rStyle w:val="2fb"/>
          <w:rtl/>
        </w:rPr>
        <w:t>"</w:t>
      </w:r>
      <w:r>
        <w:rPr>
          <w:rStyle w:val="2fb"/>
          <w:rFonts w:hint="cs"/>
          <w:rtl/>
        </w:rPr>
        <w:t xml:space="preserve">ר</w:t>
      </w:r>
      <w:r>
        <w:rPr>
          <w:rFonts w:hint="cs"/>
          <w:rtl/>
        </w:rPr>
        <w:t xml:space="preserve"> ב</w:t>
      </w:r>
      <w:r>
        <w:rPr>
          <w:rtl/>
        </w:rPr>
        <w:t>"</w:t>
      </w:r>
      <w:r>
        <w:rPr>
          <w:rFonts w:hint="cs"/>
          <w:rtl/>
        </w:rPr>
        <w:t>ת</w:t>
      </w:r>
      <w:r>
        <w:rPr>
          <w:rtl/>
        </w:rPr>
        <w:t xml:space="preserve">, אסברא לך: באברי בהמה טמאה דכו"ע </w:t>
      </w:r>
      <w:r>
        <w:rPr>
          <w:rtl/>
        </w:rPr>
        <w:t xml:space="preserve">לא</w:t>
      </w:r>
      <w:r>
        <w:rPr>
          <w:rtl/>
        </w:rPr>
        <w:t xml:space="preserve"> </w:t>
      </w:r>
      <w:ins w:id="91075" w:author="מנוע מכני" w:date="2026-10-11T12:04:39Z">
        <w:r>
          <w:rPr>
            <w:rtl/>
          </w:rPr>
          <w:t xml:space="preserve">חלקו</w:t>
        </w:r>
      </w:ins>
      <w:del w:id="91076" w:author="מנוע מכני" w:date="2026-10-11T12:04:39Z">
        <w:r>
          <w:rPr>
            <w:rtl/>
          </w:rPr>
          <w:delText xml:space="preserve">פליגי</w:delText>
        </w:r>
      </w:del>
      <w:r>
        <w:rPr>
          <w:rtl/>
        </w:rPr>
        <w:t xml:space="preserve">, </w:t>
      </w:r>
    </w:p>
    <w:p>
      <w:pPr>
        <w:pStyle w:val="38"/>
        <w:rPr>
          <w:ins w:id="98661" w:author="מנוע מכני" w:date="2026-10-11T12:04:39Z"/>
        </w:rPr>
      </w:pPr>
      <w:ins w:id="91077" w:author="מנוע מכני" w:date="2026-10-11T12:04:39Z">
        <w:r>
          <w:t xml:space="preserve">וחלקו</w:t>
        </w:r>
      </w:ins>
    </w:p>
    <w:p w:rsidR="00DA63EC" w:rsidRDefault="00DA63EC" w:rsidP="00DA63EC">
      <w:pPr>
        <w:tabs>
          <w:tab w:val="left" w:pos="0"/>
          <w:tab w:val="center" w:pos="2835"/>
        </w:tabs>
        <w:rPr>
          <w:rtl/>
        </w:rPr>
      </w:pPr>
      <w:del w:id="91078" w:author="מנוע מכני" w:date="2026-10-11T12:04:39Z">
        <w:r w:rsidRPr="005374F8">
          <w:rPr>
            <w:rFonts w:hint="cs"/>
            <w:b/>
            <w:bCs/>
            <w:rtl/>
          </w:rPr>
          <w:delText xml:space="preserve">ו</w:delText>
        </w:r>
        <w:r w:rsidRPr="005374F8">
          <w:rPr>
            <w:b/>
            <w:bCs/>
            <w:rtl/>
          </w:rPr>
          <w:delText xml:space="preserve">פליגי</w:delText>
        </w:r>
      </w:del>
      <w:del w:id="98662" w:author="מנוע מכני" w:date="2026-10-11T12:04:39Z">
        <w:r>
          <w:rPr>
            <w:rtl/>
          </w:rPr>
          <w:delText xml:space="preserve"> </w:delText>
        </w:r>
      </w:del>
      <w:r>
        <w:rPr>
          <w:rtl/>
        </w:rPr>
        <w:t xml:space="preserve">- בחיה, </w:t>
      </w:r>
      <w:r>
        <w:rPr>
          <w:rStyle w:val="2fb"/>
          <w:rFonts w:hint="cs"/>
          <w:rtl/>
        </w:rPr>
        <w:t>ולרי</w:t>
      </w:r>
      <w:r>
        <w:rPr>
          <w:rStyle w:val="2fb"/>
          <w:rtl/>
        </w:rPr>
        <w:t>"</w:t>
      </w:r>
      <w:r>
        <w:rPr>
          <w:rStyle w:val="2fb"/>
          <w:rFonts w:hint="cs"/>
          <w:rtl/>
        </w:rPr>
        <w:t xml:space="preserve">ו</w:t>
      </w:r>
      <w:r>
        <w:rPr>
          <w:rFonts w:hint="cs"/>
          <w:rtl/>
        </w:rPr>
        <w:t xml:space="preserve"> </w:t>
      </w:r>
      <w:r>
        <w:rPr>
          <w:rtl/>
        </w:rPr>
        <w:t xml:space="preserve">עובר בעשה, בהמה אין, חיה </w:t>
      </w:r>
      <w:r>
        <w:rPr>
          <w:rtl/>
        </w:rPr>
        <w:t xml:space="preserve">לא</w:t>
      </w:r>
      <w:ins w:id="94417" w:author="מנוע מכני" w:date="2026-10-11T12:04:39Z">
        <w:r>
          <w:rPr>
            <w:rtl/>
          </w:rPr>
          <w:t xml:space="preserve">,</w:t>
        </w:r>
      </w:ins>
      <w:del w:id="94418" w:author="מנוע מכני" w:date="2026-10-11T12:04:39Z">
        <w:r>
          <w:rPr>
            <w:rtl/>
          </w:rPr>
          <w:delText xml:space="preserve">;</w:delText>
        </w:r>
      </w:del>
    </w:p>
    <w:p w:rsidR="00DA63EC" w:rsidRDefault="00DA63EC" w:rsidP="00DA63EC">
      <w:pPr>
        <w:tabs>
          <w:tab w:val="left" w:pos="0"/>
          <w:tab w:val="center" w:pos="2835"/>
        </w:tabs>
        <w:rPr>
          <w:rtl/>
        </w:rPr>
      </w:pPr>
      <w:del w:id="90109" w:author="מנוע מכני" w:date="2026-10-11T12:04:39Z">
        <w:r>
          <w:rPr>
            <w:rFonts w:hint="cs"/>
            <w:rtl/>
          </w:rPr>
          <w:delText xml:space="preserve">  </w:delText>
        </w:r>
        <w:r>
          <w:rPr>
            <w:rFonts w:hint="cs"/>
            <w:rtl/>
          </w:rPr>
          <w:tab/>
          <w:delText xml:space="preserve">           </w:delText>
        </w:r>
      </w:del>
      <w:r>
        <w:rPr>
          <w:rStyle w:val="2fb"/>
          <w:rFonts w:hint="cs"/>
          <w:rtl/>
        </w:rPr>
        <w:tab/>
        <w:t xml:space="preserve">ולר</w:t>
      </w:r>
      <w:r>
        <w:rPr>
          <w:rStyle w:val="2fb"/>
          <w:rtl/>
        </w:rPr>
        <w:t>"</w:t>
      </w:r>
      <w:r>
        <w:rPr>
          <w:rStyle w:val="2fb"/>
          <w:rFonts w:hint="cs"/>
          <w:rtl/>
        </w:rPr>
        <w:t xml:space="preserve">ל</w:t>
      </w:r>
      <w:r>
        <w:rPr>
          <w:rFonts w:hint="cs"/>
          <w:rtl/>
        </w:rPr>
        <w:t xml:space="preserve"> </w:t>
      </w:r>
      <w:r>
        <w:rPr>
          <w:rtl/>
        </w:rPr>
        <w:t>אינו עובר עליו בולא כלום, ההוא למצוה.</w:t>
      </w:r>
    </w:p>
    <w:p w:rsidR="00DA63EC" w:rsidRDefault="00DA63EC" w:rsidP="00DA63EC">
      <w:pPr>
        <w:tabs>
          <w:tab w:val="left" w:pos="0"/>
          <w:tab w:val="center" w:pos="2835"/>
        </w:tabs>
        <w:rPr>
          <w:rtl/>
        </w:rPr>
      </w:pPr>
    </w:p>
    <w:p>
      <w:pPr>
        <w:pStyle w:val="38"/>
        <w:rPr>
          <w:ins w:id="98664" w:author="מנוע מכני" w:date="2026-10-11T12:04:39Z"/>
        </w:rPr>
      </w:pPr>
      <w:del w:id="98663" w:author="מנוע מכני" w:date="2026-10-11T12:04:39Z">
        <w:r>
          <w:delText xml:space="preserve">•</w:delText>
        </w:r>
      </w:del>
      <w:r>
        <w:t xml:space="preserve"> מתיב רבא:</w:t>
      </w:r>
    </w:p>
    <w:p w:rsidR="00DA63EC" w:rsidRDefault="00DA63EC" w:rsidP="00DA63EC">
      <w:pPr>
        <w:tabs>
          <w:tab w:val="left" w:pos="0"/>
          <w:tab w:val="center" w:pos="2835"/>
        </w:tabs>
        <w:rPr>
          <w:rtl/>
        </w:rPr>
      </w:pPr>
      <w:del w:id="98665" w:author="מנוע מכני" w:date="2026-10-11T12:04:39Z">
        <w:r>
          <w:rPr>
            <w:rtl/>
          </w:rPr>
          <w:delText xml:space="preserve"> </w:delText>
        </w:r>
      </w:del>
      <w:r>
        <w:rPr>
          <w:rtl/>
        </w:rPr>
        <w:t xml:space="preserve">אילו נאמר קרבן לה' בהמה, הייתי אומר: חיה בכלל בהמה,</w:t>
      </w:r>
      <w:r w:rsidRPr="00464129">
        <w:rPr>
          <w:rStyle w:val="afffff0"/>
          <w:rtl/>
        </w:rPr>
        <w:t xml:space="preserve"> </w:t>
      </w:r>
      <w:r w:rsidRPr="00464129">
        <w:rPr>
          <w:rStyle w:val="afffff0"/>
          <w:rFonts w:hint="cs"/>
          <w:rtl/>
        </w:rPr>
        <w:t>'</w:t>
      </w:r>
      <w:r w:rsidRPr="00464129">
        <w:rPr>
          <w:rStyle w:val="afffff0"/>
          <w:rtl/>
        </w:rPr>
        <w:t>זאת הבהמה אשר תאכלו שור שה כשבים ושה עזים איל וצבי וגו',</w:t>
      </w:r>
      <w:r>
        <w:rPr>
          <w:rtl/>
        </w:rPr>
        <w:t xml:space="preserve"> </w:t>
      </w:r>
      <w:r>
        <w:rPr>
          <w:rFonts w:hint="cs"/>
          <w:rtl/>
        </w:rPr>
        <w:t>ת</w:t>
      </w:r>
      <w:r>
        <w:rPr>
          <w:rtl/>
        </w:rPr>
        <w:t>"</w:t>
      </w:r>
      <w:r>
        <w:rPr>
          <w:rFonts w:hint="cs"/>
          <w:rtl/>
        </w:rPr>
        <w:t>ל</w:t>
      </w:r>
      <w:r>
        <w:rPr>
          <w:rtl/>
        </w:rPr>
        <w:t>:</w:t>
      </w:r>
      <w:r w:rsidRPr="00464129">
        <w:rPr>
          <w:rStyle w:val="afffff0"/>
          <w:rtl/>
        </w:rPr>
        <w:t xml:space="preserve"> </w:t>
      </w:r>
      <w:r w:rsidRPr="00464129">
        <w:rPr>
          <w:rStyle w:val="afffff0"/>
          <w:rFonts w:hint="cs"/>
          <w:rtl/>
        </w:rPr>
        <w:t>'</w:t>
      </w:r>
      <w:r w:rsidRPr="00464129">
        <w:rPr>
          <w:rStyle w:val="afffff0"/>
          <w:rtl/>
        </w:rPr>
        <w:t>בקר וצאן</w:t>
      </w:r>
      <w:r w:rsidRPr="00464129">
        <w:rPr>
          <w:rStyle w:val="afffff0"/>
          <w:rFonts w:hint="cs"/>
          <w:rtl/>
        </w:rPr>
        <w:t>'</w:t>
      </w:r>
      <w:r w:rsidRPr="00464129">
        <w:rPr>
          <w:rStyle w:val="afffff0"/>
          <w:rtl/>
        </w:rPr>
        <w:t>,</w:t>
      </w:r>
      <w:r>
        <w:rPr>
          <w:rtl/>
        </w:rPr>
        <w:t xml:space="preserve"> לך ולא חיה</w:t>
      </w:r>
      <w:ins w:id="94419" w:author="מנוע מכני" w:date="2026-10-11T12:04:39Z">
        <w:r>
          <w:rPr>
            <w:rtl/>
          </w:rPr>
          <w:t xml:space="preserve">,</w:t>
        </w:r>
      </w:ins>
      <w:del w:id="94420" w:author="מנוע מכני" w:date="2026-10-11T12:04:39Z">
        <w:r>
          <w:rPr>
            <w:rtl/>
          </w:rPr>
          <w:delText xml:space="preserve">;</w:delText>
        </w:r>
      </w:del>
    </w:p>
    <w:p w:rsidR="00DA63EC" w:rsidRDefault="00DA63EC" w:rsidP="00DA63EC">
      <w:pPr>
        <w:tabs>
          <w:tab w:val="left" w:pos="0"/>
          <w:tab w:val="center" w:pos="2835"/>
        </w:tabs>
        <w:rPr>
          <w:rtl/>
        </w:rPr>
      </w:pPr>
      <w:r>
        <w:rPr>
          <w:rtl/>
        </w:rPr>
        <w:tab/>
        <w:t xml:space="preserve">יכול </w:t>
      </w:r>
      <w:r>
        <w:rPr>
          <w:rtl/>
        </w:rPr>
        <w:tab/>
        <w:t xml:space="preserve">לא</w:t>
      </w:r>
      <w:r>
        <w:rPr>
          <w:rtl/>
        </w:rPr>
        <w:tab/>
        <w:t xml:space="preserve"> יביא, ואם הביא כשר, </w:t>
      </w:r>
      <w:r>
        <w:rPr>
          <w:rFonts w:hint="cs"/>
          <w:rtl/>
        </w:rPr>
        <w:t>הר</w:t>
      </w:r>
      <w:r>
        <w:rPr>
          <w:rtl/>
        </w:rPr>
        <w:t>"</w:t>
      </w:r>
      <w:r>
        <w:rPr>
          <w:rFonts w:hint="cs"/>
          <w:rtl/>
        </w:rPr>
        <w:t xml:space="preserve">ז</w:t>
      </w:r>
      <w:r>
        <w:rPr>
          <w:rFonts w:hint="cs"/>
          <w:rtl/>
        </w:rPr>
        <w:t xml:space="preserve"> </w:t>
      </w:r>
      <w:r>
        <w:rPr>
          <w:rtl/>
        </w:rPr>
        <w:t xml:space="preserve">לתלמיד שא"ל רבו הבא לי חטים והביא לו חטים ושעורים, שאינו כמעביר על דבריו אלא מוסיף על דבריו, וכשר? </w:t>
      </w:r>
    </w:p>
    <w:p>
      <w:pPr>
        <w:pStyle w:val="38"/>
        <w:rPr>
          <w:ins w:id="98666" w:author="מנוע מכני" w:date="2026-10-11T12:04:39Z"/>
        </w:rPr>
      </w:pPr>
      <w:r>
        <w:tab/>
        <w:t xml:space="preserve">ת"ל</w:t>
      </w:r>
      <w:del w:id="102793" w:author="Claude" w:date="2026-10-11T09:07:44Z">
        <w:r>
          <w:delText xml:space="preserve">	</w:delText>
        </w:r>
      </w:del>
      <w:r>
        <w:t xml:space="preserve">:</w:t>
      </w:r>
    </w:p>
    <w:p w:rsidR="00DA63EC" w:rsidRDefault="00DA63EC" w:rsidP="00DA63EC">
      <w:pPr>
        <w:tabs>
          <w:tab w:val="left" w:pos="0"/>
          <w:tab w:val="center" w:pos="2835"/>
        </w:tabs>
        <w:rPr>
          <w:rtl/>
        </w:rPr>
      </w:pPr>
      <w:del w:id="98667"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בקר וצאן</w:t>
      </w:r>
      <w:r w:rsidRPr="00464129">
        <w:rPr>
          <w:rStyle w:val="afffff0"/>
          <w:rFonts w:hint="cs"/>
          <w:rtl/>
        </w:rPr>
        <w:t>'</w:t>
      </w:r>
      <w:r w:rsidRPr="00464129">
        <w:rPr>
          <w:rStyle w:val="afffff0"/>
          <w:rtl/>
        </w:rPr>
        <w:t xml:space="preserve"> </w:t>
      </w:r>
      <w:r>
        <w:rPr>
          <w:rtl/>
        </w:rPr>
        <w:t xml:space="preserve">ולא חיה, </w:t>
      </w:r>
    </w:p>
    <w:p>
      <w:pPr>
        <w:pStyle w:val="38"/>
        <w:rPr>
          <w:ins w:id="98668" w:author="מנוע מכני" w:date="2026-10-11T12:04:39Z"/>
        </w:rPr>
      </w:pPr>
      <w:r>
        <w:tab/>
        <w:t xml:space="preserve">הא למה זה דומה?</w:t>
      </w:r>
    </w:p>
    <w:p w:rsidR="00DA63EC" w:rsidRDefault="00DA63EC" w:rsidP="00DA63EC">
      <w:pPr>
        <w:tabs>
          <w:tab w:val="left" w:pos="0"/>
          <w:tab w:val="center" w:pos="2835"/>
        </w:tabs>
        <w:rPr>
          <w:rtl/>
        </w:rPr>
      </w:pPr>
      <w:del w:id="98669" w:author="מנוע מכני" w:date="2026-10-11T12:04:39Z">
        <w:r>
          <w:rPr>
            <w:rtl/>
          </w:rPr>
          <w:tab/>
          <w:delText xml:space="preserve"> </w:delText>
        </w:r>
      </w:del>
      <w:r>
        <w:rPr>
          <w:rtl/>
        </w:rPr>
        <w:tab/>
        <w:t xml:space="preserve">לתלמיד שא"ל רבו אל תביא לי אלא חיטין והביא לו חיטין ושעורים, שאינו כמוסיף על דבריו אלא כמעביר על דבריו, ופסול</w:t>
      </w:r>
      <w:ins w:id="94421" w:author="מנוע מכני" w:date="2026-10-11T12:04:39Z">
        <w:r>
          <w:rPr>
            <w:rtl/>
          </w:rPr>
          <w:t xml:space="preserve">,</w:t>
        </w:r>
      </w:ins>
      <w:del w:id="94422" w:author="מנוע מכני" w:date="2026-10-11T12:04:39Z">
        <w:r>
          <w:rPr>
            <w:rtl/>
          </w:rPr>
          <w:tab/>
          <w:delText xml:space="preserve">;</w:delText>
        </w:r>
      </w:del>
    </w:p>
    <w:p w:rsidR="00DA63EC" w:rsidRDefault="00DA63EC" w:rsidP="00DA63EC">
      <w:pPr>
        <w:pStyle w:val="afff3"/>
        <w:framePr w:wrap="around"/>
        <w:tabs>
          <w:tab w:val="left" w:pos="0"/>
        </w:tabs>
        <w:rPr>
          <w:rtl/>
        </w:rPr>
      </w:pPr>
      <w:r>
        <w:rPr>
          <w:rFonts w:hint="cs"/>
          <w:rtl/>
        </w:rPr>
        <w:t>לד:</w:t>
      </w:r>
    </w:p>
    <w:p w:rsidR="00DA63EC" w:rsidRDefault="00DA63EC" w:rsidP="00DA63EC">
      <w:pPr>
        <w:tabs>
          <w:tab w:val="left" w:pos="0"/>
          <w:tab w:val="center" w:pos="2835"/>
        </w:tabs>
        <w:rPr>
          <w:b/>
          <w:bCs/>
          <w:rtl/>
        </w:rPr>
      </w:pPr>
      <w:r w:rsidRPr="0021066E">
        <w:rPr>
          <w:b/>
          <w:bCs/>
          <w:rtl/>
        </w:rPr>
        <w:t xml:space="preserve">תיובתא </w:t>
      </w:r>
      <w:ins w:id="90279" w:author="מנוע מכני" w:date="2026-10-11T12:04:39Z">
        <w:r>
          <w:rPr>
            <w:rStyle w:val="2fb"/>
            <w:b/>
            <w:bCs/>
            <w:rtl/>
          </w:rPr>
          <w:t xml:space="preserve">דרשב"ל</w:t>
        </w:r>
      </w:ins>
      <w:del w:id="90280" w:author="מנוע מכני" w:date="2026-10-11T12:04:39Z">
        <w:r w:rsidRPr="0021066E">
          <w:rPr>
            <w:b/>
            <w:bCs/>
            <w:rtl/>
          </w:rPr>
          <w:delText xml:space="preserve">דריש לקיש</w:delText>
        </w:r>
      </w:del>
      <w:r w:rsidRPr="0021066E">
        <w:rPr>
          <w:b/>
          <w:bCs/>
          <w:rtl/>
        </w:rPr>
        <w:t xml:space="preserve">! תיובתא.</w:t>
      </w:r>
    </w:p>
    <w:p w:rsidR="00DA63EC" w:rsidRDefault="00DA63EC" w:rsidP="00DA63EC">
      <w:pPr>
        <w:pStyle w:val="affffd"/>
        <w:rPr>
          <w:del w:id="90034" w:author="מנוע עיצוב" w:date="2026-10-11T12:09:26Z"/>
          <w:rtl/>
        </w:rPr>
      </w:pPr>
      <w:del w:id="90033" w:author="מנוע עיצוב" w:date="2026-10-11T12:09:26Z">
        <w:r>
          <w:rPr>
            <w:rtl/>
          </w:rPr>
          <w:delText xml:space="preserve">׹</w:delText>
        </w:r>
      </w:del>
    </w:p>
    <w:p w:rsidR="00DA63EC" w:rsidRDefault="00DA63EC" w:rsidP="00DA63EC">
      <w:pPr>
        <w:pStyle w:val="affff1"/>
        <w:tabs>
          <w:tab w:val="left" w:pos="0"/>
        </w:tabs>
        <w:ind w:end="0"/>
        <w:rPr>
          <w:rtl/>
        </w:rPr>
        <w:pPrChange w:id="20080" w:author="קלוד" w:date="2026-10-11T09:07:24Z">
          <w:pPr>
            <w:pStyle w:val="affff1"/>
            <w:tabs>
              <w:tab w:val="left" w:pos="0"/>
            </w:tabs>
            <w:rPr>
              <w:rtl/>
            </w:rPr>
          </w:pPr>
        </w:pPrChange>
      </w:pPr>
      <w:ins w:id="9818" w:author="מספור קטעי משנה" w:date="2026-10-11T09:35:09Z">
        <w:r>
          <w:rPr>
            <w:rStyle w:val="MisparKeta"/>
          </w:rPr>
          <w:t xml:space="preserve">א. </w:t>
        </w:r>
      </w:ins>
      <w:r>
        <w:rPr>
          <w:rtl/>
        </w:rPr>
        <w:t>וכולן שקיבלו כו'.</w:t>
      </w:r>
    </w:p>
    <w:p>
      <w:pPr>
        <w:pStyle w:val="38"/>
        <w:rPr>
          <w:ins w:id="98670" w:author="מנוע מכני" w:date="2026-10-11T12:04:39Z"/>
        </w:rPr>
      </w:pPr>
      <w:r w:rsidRPr="00884D20">
        <w:t xml:space="preserve">בעא </w:t>
      </w:r>
      <w:r w:rsidRPr="00884D20">
        <w:t>ר</w:t>
      </w:r>
      <w:r w:rsidRPr="00884D20">
        <w:t>"</w:t>
      </w:r>
      <w:r w:rsidRPr="00884D20">
        <w:t>ל מרי</w:t>
      </w:r>
      <w:r w:rsidRPr="00884D20">
        <w:t>"</w:t>
      </w:r>
      <w:r w:rsidRPr="00884D20">
        <w:t>ו</w:t>
      </w:r>
      <w:r>
        <w:t xml:space="preserve">:</w:t>
      </w:r>
    </w:p>
    <w:p w:rsidR="00DA63EC" w:rsidRDefault="00DA63EC" w:rsidP="00DA63EC">
      <w:pPr>
        <w:tabs>
          <w:tab w:val="left" w:pos="0"/>
          <w:tab w:val="center" w:pos="2835"/>
        </w:tabs>
        <w:rPr>
          <w:rtl/>
        </w:rPr>
      </w:pPr>
      <w:del w:id="98671" w:author="מנוע מכני" w:date="2026-10-11T12:04:39Z">
        <w:r>
          <w:rPr>
            <w:rtl/>
          </w:rPr>
          <w:delText xml:space="preserve"> </w:delText>
        </w:r>
      </w:del>
      <w:r>
        <w:rPr>
          <w:rtl/>
        </w:rPr>
        <w:t xml:space="preserve">פסול מהו שיעשה שירים? </w:t>
      </w:r>
      <w:r>
        <w:rPr>
          <w:rFonts w:hint="cs"/>
          <w:rtl/>
        </w:rPr>
        <w:t>א</w:t>
      </w:r>
      <w:r>
        <w:rPr>
          <w:rtl/>
        </w:rPr>
        <w:t>"</w:t>
      </w:r>
      <w:r>
        <w:rPr>
          <w:rFonts w:hint="cs"/>
          <w:rtl/>
        </w:rPr>
        <w:t>ל</w:t>
      </w:r>
      <w:r>
        <w:rPr>
          <w:rtl/>
        </w:rPr>
        <w:t>: אין עושה שירים אלא חוץ לזמנו וחוץ למקומו, הואיל ומרצה לפיגולו.</w:t>
      </w:r>
    </w:p>
    <w:p>
      <w:pPr>
        <w:pStyle w:val="afffff8"/>
        <w:rPr>
          <w:ins w:id="90497" w:author="קלוד" w:date="2026-10-11T12:29:36Z"/>
        </w:rPr>
      </w:pPr>
      <w:ins w:id="90498" w:author="קלוד" w:date="2026-10-11T12:29:36Z">
        <w:r>
          <w:rPr>
            <w:color w:val="7B3F00"/>
          </w:rPr>
          <w:t xml:space="preserve">כוס פסול - האם עושה שירים או דחוי?</w:t>
        </w:r>
      </w:ins>
    </w:p>
    <w:p>
      <w:pPr>
        <w:pStyle w:val="38"/>
        <w:rPr>
          <w:ins w:id="98672" w:author="מנוע מכני" w:date="2026-10-11T12:04:39Z"/>
        </w:rPr>
      </w:pPr>
      <w:r>
        <w:t>ר</w:t>
      </w:r>
      <w:r>
        <w:t>"</w:t>
      </w:r>
      <w:r>
        <w:t>ז</w:t>
      </w:r>
      <w:r>
        <w:t xml:space="preserve"> </w:t>
      </w:r>
      <w:ins w:id="96611" w:author="מנוע מכני" w:date="2026-10-11T12:04:39Z">
        <w:r>
          <w:t xml:space="preserve">שונה</w:t>
        </w:r>
      </w:ins>
      <w:del w:id="96612" w:author="מנוע מכני" w:date="2026-10-11T12:04:39Z">
        <w:r>
          <w:delText xml:space="preserve">מתני</w:delText>
        </w:r>
      </w:del>
      <w:r>
        <w:t xml:space="preserve"> </w:t>
      </w:r>
      <w:ins w:id="92745" w:author="מנוע מכני" w:date="2026-10-11T12:04:39Z">
        <w:r>
          <w:t xml:space="preserve">כך</w:t>
        </w:r>
      </w:ins>
      <w:del w:id="92746" w:author="מנוע מכני" w:date="2026-10-11T12:04:39Z">
        <w:r>
          <w:delText xml:space="preserve">הכי</w:delText>
        </w:r>
      </w:del>
      <w:r>
        <w:t xml:space="preserve"> בעא ר</w:t>
      </w:r>
      <w:r>
        <w:t>"</w:t>
      </w:r>
      <w:r>
        <w:t>ל מרי</w:t>
      </w:r>
      <w:r>
        <w:t>"</w:t>
      </w:r>
      <w:r>
        <w:t>ו</w:t>
      </w:r>
      <w:r>
        <w:t xml:space="preserve">:</w:t>
      </w:r>
    </w:p>
    <w:p w:rsidR="00DA63EC" w:rsidRDefault="00DA63EC" w:rsidP="00DA63EC">
      <w:pPr>
        <w:tabs>
          <w:tab w:val="left" w:pos="0"/>
          <w:tab w:val="center" w:pos="2835"/>
        </w:tabs>
        <w:rPr>
          <w:rtl/>
        </w:rPr>
      </w:pPr>
      <w:del w:id="98673" w:author="מנוע מכני" w:date="2026-10-11T12:04:39Z">
        <w:r>
          <w:rPr>
            <w:rtl/>
          </w:rPr>
          <w:delText xml:space="preserve"> </w:delText>
        </w:r>
      </w:del>
      <w:r>
        <w:rPr>
          <w:rtl/>
        </w:rPr>
        <w:t xml:space="preserve">כוס פסול מהו שיעשה שירים? </w:t>
      </w:r>
      <w:r>
        <w:rPr>
          <w:rFonts w:hint="cs"/>
          <w:rtl/>
        </w:rPr>
        <w:t xml:space="preserve">ואהך ענהו דתלוי בפסול </w:t>
      </w:r>
      <w:ins w:id="96165" w:author="מנוע מכני" w:date="2026-10-11T12:04:39Z">
        <w:r>
          <w:rPr>
            <w:rFonts w:hint="cs"/>
            <w:rtl/>
          </w:rPr>
          <w:t xml:space="preserve">גופו</w:t>
        </w:r>
      </w:ins>
      <w:del w:id="96166" w:author="מנוע מכני" w:date="2026-10-11T12:04:39Z">
        <w:r>
          <w:rPr>
            <w:rFonts w:hint="cs"/>
            <w:rtl/>
          </w:rPr>
          <w:delText xml:space="preserve">גופיה</w:delText>
        </w:r>
      </w:del>
      <w:r>
        <w:rPr>
          <w:rFonts w:hint="cs"/>
          <w:rtl/>
        </w:rPr>
        <w:t xml:space="preserve"> </w:t>
      </w:r>
    </w:p>
    <w:p w:rsidR="00DA63EC" w:rsidRDefault="00DA63EC" w:rsidP="00DA63EC">
      <w:pPr>
        <w:tabs>
          <w:tab w:val="left" w:pos="0"/>
          <w:tab w:val="center" w:pos="2835"/>
        </w:tabs>
        <w:rPr>
          <w:rtl/>
        </w:rPr>
      </w:pPr>
      <w:r>
        <w:rPr>
          <w:rtl/>
        </w:rPr>
        <w:t xml:space="preserve">• </w:t>
      </w:r>
      <w:r>
        <w:rPr>
          <w:rStyle w:val="2fb"/>
          <w:rtl/>
        </w:rPr>
        <w:t xml:space="preserve">רב</w:t>
      </w:r>
      <w:r>
        <w:rPr>
          <w:rtl/>
        </w:rPr>
        <w:t xml:space="preserve"> ירמיה מדיפתי </w:t>
      </w:r>
      <w:ins w:id="96613" w:author="מנוע מכני" w:date="2026-10-11T12:04:39Z">
        <w:r>
          <w:rPr>
            <w:rtl/>
          </w:rPr>
          <w:t xml:space="preserve">שונה</w:t>
        </w:r>
      </w:ins>
      <w:del w:id="96614" w:author="מנוע מכני" w:date="2026-10-11T12:04:39Z">
        <w:r>
          <w:rPr>
            <w:rtl/>
          </w:rPr>
          <w:delText xml:space="preserve">מתני</w:delText>
        </w:r>
      </w:del>
      <w:r>
        <w:rPr>
          <w:rFonts w:hint="cs"/>
          <w:rtl/>
        </w:rPr>
        <w:t xml:space="preserve"> בעא </w:t>
      </w:r>
      <w:r>
        <w:rPr>
          <w:rStyle w:val="2fb"/>
          <w:rFonts w:hint="cs"/>
          <w:rtl/>
        </w:rPr>
        <w:t xml:space="preserve">אביי</w:t>
      </w:r>
      <w:r>
        <w:rPr>
          <w:rFonts w:hint="cs"/>
          <w:rtl/>
        </w:rPr>
        <w:t xml:space="preserve"> </w:t>
      </w:r>
      <w:r>
        <w:rPr>
          <w:rStyle w:val="2fb"/>
          <w:rtl/>
        </w:rPr>
        <w:t xml:space="preserve">מרבה</w:t>
      </w:r>
      <w:r>
        <w:rPr>
          <w:rtl/>
        </w:rPr>
        <w:t xml:space="preserve">: </w:t>
      </w:r>
      <w:r w:rsidRPr="002C3878">
        <w:rPr>
          <w:b/>
          <w:bCs/>
          <w:rtl/>
        </w:rPr>
        <w:t>כוס</w:t>
      </w:r>
      <w:r>
        <w:rPr>
          <w:rtl/>
        </w:rPr>
        <w:t xml:space="preserve"> מהו שיעשה את חבירו דחוי או שירים? </w:t>
      </w:r>
    </w:p>
    <w:p>
      <w:pPr>
        <w:pStyle w:val="38"/>
        <w:rPr>
          <w:ins w:id="98674" w:author="מנוע מכני" w:date="2026-10-11T12:04:39Z"/>
        </w:rPr>
      </w:pPr>
      <w:r>
        <w:tab/>
      </w:r>
      <w:r>
        <w:t>א</w:t>
      </w:r>
      <w:r>
        <w:t>"</w:t>
      </w:r>
      <w:r>
        <w:t>ל</w:t>
      </w:r>
      <w:r>
        <w:t xml:space="preserve">:</w:t>
      </w:r>
    </w:p>
    <w:p w:rsidR="00DA63EC" w:rsidRDefault="00DA63EC" w:rsidP="00DA63EC">
      <w:pPr>
        <w:tabs>
          <w:tab w:val="left" w:pos="0"/>
          <w:tab w:val="center" w:pos="2835"/>
        </w:tabs>
        <w:rPr>
          <w:rtl/>
        </w:rPr>
      </w:pPr>
      <w:del w:id="98675" w:author="מנוע מכני" w:date="2026-10-11T12:04:39Z">
        <w:r>
          <w:rPr>
            <w:rtl/>
          </w:rPr>
          <w:delText xml:space="preserve"> </w:delText>
        </w:r>
      </w:del>
      <w:ins w:id="90091" w:author="Claude - סמנטי" w:date="2026-10-11T12:26:16Z">
        <w:r>
          <w:rPr>
            <w:rtl/>
          </w:rPr>
          <w:t xml:space="preserve">מחלוקת</w:t>
        </w:r>
      </w:ins>
      <w:del w:id="90092" w:author="Claude - סמנטי" w:date="2026-10-11T12:26:16Z">
        <w:r>
          <w:rPr>
            <w:rtl/>
          </w:rPr>
          <w:delText xml:space="preserve">פלוגתא</w:delText>
        </w:r>
      </w:del>
      <w:r>
        <w:rPr>
          <w:rtl/>
        </w:rPr>
        <w:t xml:space="preserve"> </w:t>
      </w:r>
      <w:ins w:id="90281" w:author="מנוע מכני" w:date="2026-10-11T12:04:39Z">
        <w:r>
          <w:rPr>
            <w:rStyle w:val="2fb"/>
            <w:rtl/>
          </w:rPr>
          <w:t xml:space="preserve">דר"א</w:t>
        </w:r>
      </w:ins>
      <w:del w:id="90282" w:author="מנוע מכני" w:date="2026-10-11T12:04:39Z">
        <w:r>
          <w:rPr>
            <w:rtl/>
          </w:rPr>
          <w:delText xml:space="preserve">דרבי אלעזר</w:delText>
        </w:r>
      </w:del>
      <w:r>
        <w:rPr>
          <w:rtl/>
        </w:rPr>
        <w:t xml:space="preserve"> ברבי שמעון ורבנן</w:t>
      </w:r>
      <w:ins w:id="94423" w:author="מנוע מכני" w:date="2026-10-11T12:04:39Z">
        <w:r>
          <w:rPr>
            <w:rtl/>
          </w:rPr>
          <w:t xml:space="preserve">,</w:t>
        </w:r>
      </w:ins>
      <w:del w:id="94424" w:author="מנוע מכני" w:date="2026-10-11T12:04:39Z">
        <w:r>
          <w:rPr>
            <w:rtl/>
          </w:rPr>
          <w:delText xml:space="preserve">;</w:delText>
        </w:r>
      </w:del>
    </w:p>
    <w:p>
      <w:pPr>
        <w:pStyle w:val="38"/>
        <w:rPr>
          <w:ins w:id="98677" w:author="מנוע מכני" w:date="2026-10-11T12:04:39Z"/>
        </w:rPr>
      </w:pPr>
      <w:del w:id="98676" w:author="מנוע מכני" w:date="2026-10-11T12:04:39Z">
        <w:r>
          <w:delText xml:space="preserve">•</w:delText>
        </w:r>
      </w:del>
      <w:r>
        <w:t xml:space="preserve"> </w:t>
      </w:r>
      <w:r>
        <w:t xml:space="preserve">דתניא</w:t>
      </w:r>
      <w:r>
        <w:t xml:space="preserve">, למעלה הוא</w:t>
      </w:r>
      <w:del w:id="101638" w:author="מנוע מכני" w:date="2026-10-11T12:04:39Z">
        <w:r>
          <w:delText xml:space="preserve"> אומר</w:delText>
        </w:r>
      </w:del>
      <w:r>
        <w:t xml:space="preserve">:</w:t>
      </w:r>
    </w:p>
    <w:p w:rsidR="00DA63EC" w:rsidRDefault="00DA63EC" w:rsidP="00DA63EC">
      <w:pPr>
        <w:tabs>
          <w:tab w:val="left" w:pos="0"/>
          <w:tab w:val="center" w:pos="2835"/>
        </w:tabs>
        <w:rPr>
          <w:rtl/>
        </w:rPr>
      </w:pPr>
      <w:del w:id="98678" w:author="מנוע מכני" w:date="2026-10-11T12:04:39Z">
        <w:r w:rsidRPr="00464129">
          <w:rPr>
            <w:rStyle w:val="afffff0"/>
            <w:rtl/>
          </w:rPr>
          <w:delText xml:space="preserve"> </w:delText>
        </w:r>
      </w:del>
      <w:r w:rsidRPr="00464129">
        <w:rPr>
          <w:rStyle w:val="afffff0"/>
          <w:rFonts w:hint="cs"/>
          <w:rtl/>
        </w:rPr>
        <w:t>'</w:t>
      </w:r>
      <w:ins w:id="90619" w:author="Claude - סמנטי" w:date="2026-10-11T12:26:16Z">
        <w:r>
          <w:rPr>
            <w:rStyle w:val="afffff0"/>
            <w:rtl/>
          </w:rPr>
          <w:t xml:space="preserve">אֶת דָּמוֹ יִשְׁפֹּךְ</w:t>
        </w:r>
      </w:ins>
      <w:del w:id="90620" w:author="Claude - סמנטי" w:date="2026-10-11T12:26:16Z">
        <w:r w:rsidRPr="00464129">
          <w:rPr>
            <w:rStyle w:val="afffff0"/>
            <w:rtl/>
          </w:rPr>
          <w:delText xml:space="preserve">את דמו ישפך</w:delText>
        </w:r>
      </w:del>
      <w:r w:rsidRPr="00464129">
        <w:rPr>
          <w:rStyle w:val="afffff0"/>
          <w:rFonts w:hint="cs"/>
          <w:rtl/>
        </w:rPr>
        <w:t>'</w:t>
      </w:r>
      <w:r w:rsidRPr="00464129">
        <w:rPr>
          <w:rStyle w:val="afffff0"/>
          <w:rtl/>
        </w:rPr>
        <w:t>,</w:t>
      </w:r>
      <w:r>
        <w:rPr>
          <w:rtl/>
        </w:rPr>
        <w:t xml:space="preserve"> למטה אומר:</w:t>
      </w:r>
      <w:r w:rsidRPr="00464129">
        <w:rPr>
          <w:rStyle w:val="afffff0"/>
          <w:rtl/>
        </w:rPr>
        <w:t xml:space="preserve"> </w:t>
      </w:r>
      <w:r w:rsidRPr="00464129">
        <w:rPr>
          <w:rStyle w:val="afffff0"/>
          <w:rFonts w:hint="cs"/>
          <w:rtl/>
        </w:rPr>
        <w:t>'</w:t>
      </w:r>
      <w:ins w:id="90617" w:author="Claude - סמנטי" w:date="2026-10-11T12:26:16Z">
        <w:r>
          <w:rPr>
            <w:rStyle w:val="afffff0"/>
            <w:rtl/>
          </w:rPr>
          <w:t xml:space="preserve">וְאֶת כָּל דָּמָהּ יִשְׁפֹּךְ</w:t>
        </w:r>
      </w:ins>
      <w:del w:id="90618" w:author="Claude - סמנטי" w:date="2026-10-11T12:26:16Z">
        <w:r w:rsidRPr="00464129">
          <w:rPr>
            <w:rStyle w:val="afffff0"/>
            <w:rtl/>
          </w:rPr>
          <w:delText xml:space="preserve">ואת כל דמה ישפך</w:delText>
        </w:r>
      </w:del>
      <w:r w:rsidRPr="00464129">
        <w:rPr>
          <w:rStyle w:val="afffff0"/>
          <w:rFonts w:hint="cs"/>
          <w:rtl/>
        </w:rPr>
        <w:t>'</w:t>
      </w:r>
      <w:r w:rsidRPr="00464129">
        <w:rPr>
          <w:rStyle w:val="afffff0"/>
          <w:rtl/>
        </w:rPr>
        <w:t>,</w:t>
      </w:r>
      <w:r>
        <w:rPr>
          <w:rtl/>
        </w:rPr>
        <w:t xml:space="preserve"> </w:t>
      </w:r>
    </w:p>
    <w:p w:rsidR="00DA63EC" w:rsidRDefault="00DA63EC" w:rsidP="00DA63EC">
      <w:pPr>
        <w:tabs>
          <w:tab w:val="left" w:pos="0"/>
          <w:tab w:val="center" w:pos="2835"/>
        </w:tabs>
        <w:rPr>
          <w:rtl/>
        </w:rPr>
      </w:pPr>
      <w:del w:id="90110" w:author="מנוע מכני" w:date="2026-10-11T12:04:39Z">
        <w:r>
          <w:rPr>
            <w:rtl/>
          </w:rPr>
          <w:delText xml:space="preserve"> </w:delText>
        </w:r>
      </w:del>
      <w:r>
        <w:rPr>
          <w:rtl/>
        </w:rPr>
        <w:t xml:space="preserve">'</w:t>
      </w:r>
      <w:ins w:id="90621" w:author="Claude - סמנטי" w:date="2026-10-11T12:26:16Z">
        <w:r>
          <w:rPr>
            <w:rStyle w:val="afffff0"/>
            <w:rFonts w:hint="cs"/>
            <w:rtl/>
          </w:rPr>
          <w:t xml:space="preserve">וְאֶת כָּל דָּמָהּ יִשְׁפֹּךְ</w:t>
        </w:r>
      </w:ins>
      <w:del w:id="90622" w:author="Claude - סמנטי" w:date="2026-10-11T12:26:16Z">
        <w:r>
          <w:rPr>
            <w:rFonts w:hint="cs"/>
            <w:rtl/>
          </w:rPr>
          <w:delText xml:space="preserve">ואת כל דמה ישפך</w:delText>
        </w:r>
      </w:del>
      <w:r>
        <w:rPr>
          <w:rFonts w:hint="cs"/>
          <w:rtl/>
        </w:rPr>
        <w:t xml:space="preserve">' </w:t>
      </w:r>
      <w:r>
        <w:rPr>
          <w:rtl/>
        </w:rPr>
        <w:t>לחטאת שקיבל דמה בארבעה כוסות ונתן מתנה אחת מזה ומתנה אחת מזה, שכולן נשפכין ליסוד</w:t>
      </w:r>
    </w:p>
    <w:p w:rsidR="00DA63EC" w:rsidRDefault="00DA63EC" w:rsidP="00DA63EC">
      <w:pPr>
        <w:tabs>
          <w:tab w:val="left" w:pos="0"/>
          <w:tab w:val="center" w:pos="2835"/>
        </w:tabs>
        <w:rPr>
          <w:rtl/>
        </w:rPr>
      </w:pPr>
      <w:del w:id="90111" w:author="מנוע מכני" w:date="2026-10-11T12:04:39Z">
        <w:r>
          <w:rPr>
            <w:rtl/>
          </w:rPr>
          <w:delText xml:space="preserve"> </w:delText>
        </w:r>
      </w:del>
      <w:r>
        <w:rPr>
          <w:rtl/>
        </w:rPr>
        <w:t xml:space="preserve">'</w:t>
      </w:r>
      <w:ins w:id="90623" w:author="Claude - סמנטי" w:date="2026-10-11T12:26:16Z">
        <w:r>
          <w:rPr>
            <w:rStyle w:val="afffff0"/>
            <w:rFonts w:hint="cs"/>
            <w:rtl/>
          </w:rPr>
          <w:t xml:space="preserve">וְאֶת דָּמוֹ</w:t>
        </w:r>
      </w:ins>
      <w:del w:id="90624" w:author="Claude - סמנטי" w:date="2026-10-11T12:26:16Z">
        <w:r>
          <w:rPr>
            <w:rFonts w:hint="cs"/>
            <w:rtl/>
          </w:rPr>
          <w:delText xml:space="preserve">ואת דמו</w:delText>
        </w:r>
      </w:del>
      <w:r>
        <w:rPr>
          <w:rFonts w:hint="cs"/>
          <w:rtl/>
        </w:rPr>
        <w:t xml:space="preserve">' שאם קיבל ב' כוסות ומכוס אחד נתן מתנות</w:t>
      </w:r>
      <w:ins w:id="94427" w:author="מנוע מכני" w:date="2026-10-11T12:04:39Z">
        <w:r>
          <w:rPr>
            <w:rFonts w:hint="cs"/>
            <w:rtl/>
          </w:rPr>
          <w:t xml:space="preserve"> </w:t>
        </w:r>
      </w:ins>
      <w:del w:id="94428" w:author="מנוע מכני" w:date="2026-10-11T12:04:39Z">
        <w:r>
          <w:rPr>
            <w:rFonts w:hint="cs"/>
            <w:rtl/>
          </w:rPr>
          <w:delText xml:space="preserve"> </w:delText>
        </w:r>
        <w:r>
          <w:rPr>
            <w:rtl/>
          </w:rPr>
          <w:delText xml:space="preserve"> </w:delText>
        </w:r>
      </w:del>
      <w:r>
        <w:rPr>
          <w:rtl/>
        </w:rPr>
        <w:t xml:space="preserve">הוא נשפך ליסוד, והן נשפכין לאמה</w:t>
      </w:r>
      <w:ins w:id="94425" w:author="מנוע מכני" w:date="2026-10-11T12:04:39Z">
        <w:r>
          <w:rPr>
            <w:rtl/>
          </w:rPr>
          <w:t xml:space="preserve">,</w:t>
        </w:r>
      </w:ins>
      <w:del w:id="94426" w:author="מנוע מכני" w:date="2026-10-11T12:04:39Z">
        <w:r>
          <w:rPr>
            <w:rtl/>
          </w:rPr>
          <w:delText xml:space="preserve">;</w:delText>
        </w:r>
      </w:del>
    </w:p>
    <w:p w:rsidR="00DA63EC" w:rsidRDefault="00DA63EC" w:rsidP="00DA63EC">
      <w:pPr>
        <w:tabs>
          <w:tab w:val="left" w:pos="0"/>
          <w:tab w:val="center" w:pos="2835"/>
        </w:tabs>
        <w:rPr>
          <w:rtl/>
        </w:rPr>
      </w:pPr>
      <w:r w:rsidRPr="00F875D8">
        <w:rPr>
          <w:rStyle w:val="2fb"/>
          <w:rFonts w:hint="cs"/>
          <w:b/>
          <w:bCs/>
          <w:rtl/>
        </w:rPr>
        <w:t>ראבר</w:t>
      </w:r>
      <w:r>
        <w:rPr>
          <w:rStyle w:val="2fb"/>
          <w:b/>
          <w:bCs/>
          <w:rtl/>
        </w:rPr>
        <w:t>"</w:t>
      </w:r>
      <w:r w:rsidRPr="00F875D8">
        <w:rPr>
          <w:rStyle w:val="2fb"/>
          <w:rFonts w:hint="cs"/>
          <w:b/>
          <w:bCs/>
          <w:rtl/>
        </w:rPr>
        <w:t>ש</w:t>
      </w:r>
      <w:r w:rsidRPr="00464129">
        <w:rPr>
          <w:rStyle w:val="afffff0"/>
          <w:rFonts w:hint="cs"/>
          <w:rtl/>
        </w:rPr>
        <w:t xml:space="preserve"> '</w:t>
      </w:r>
      <w:ins w:id="90625" w:author="Claude - סמנטי" w:date="2026-10-11T12:26:16Z">
        <w:r>
          <w:rPr>
            <w:rStyle w:val="afffff0"/>
            <w:rFonts w:hint="cs"/>
            <w:rtl/>
          </w:rPr>
          <w:t xml:space="preserve">וְאֶת כָּל דָּמָהּ יִשְׁפֹּךְ</w:t>
        </w:r>
      </w:ins>
      <w:del w:id="90626" w:author="Claude - סמנטי" w:date="2026-10-11T12:26:16Z">
        <w:r w:rsidRPr="00464129">
          <w:rPr>
            <w:rStyle w:val="afffff0"/>
            <w:rFonts w:hint="cs"/>
            <w:rtl/>
          </w:rPr>
          <w:delText xml:space="preserve">ואת כל דמה ישפך</w:delText>
        </w:r>
      </w:del>
      <w:r w:rsidRPr="00464129">
        <w:rPr>
          <w:rStyle w:val="afffff0"/>
          <w:rFonts w:hint="cs"/>
          <w:rtl/>
        </w:rPr>
        <w:t xml:space="preserve">' </w:t>
      </w:r>
      <w:r>
        <w:rPr>
          <w:rtl/>
        </w:rPr>
        <w:t>לחטאת שקיבל דמה בארבעה כוסות ונתן ד' מתנות מכוס אחד, שכולן נשפכין ליסוד?</w:t>
      </w:r>
    </w:p>
    <w:p w:rsidR="00DA63EC" w:rsidRDefault="00DA63EC" w:rsidP="00DA63EC">
      <w:pPr>
        <w:tabs>
          <w:tab w:val="left" w:pos="0"/>
          <w:tab w:val="center" w:pos="2835"/>
        </w:tabs>
        <w:rPr>
          <w:rtl/>
        </w:rPr>
      </w:pPr>
      <w:r>
        <w:rPr>
          <w:rtl/>
        </w:rPr>
        <w:tab/>
      </w:r>
      <w:r>
        <w:rPr>
          <w:rFonts w:hint="cs"/>
          <w:rtl/>
        </w:rPr>
        <w:t xml:space="preserve">'</w:t>
      </w:r>
      <w:ins w:id="90627" w:author="Claude - סמנטי" w:date="2026-10-11T12:26:16Z">
        <w:r>
          <w:rPr>
            <w:rStyle w:val="afffff0"/>
            <w:rFonts w:hint="cs"/>
            <w:rtl/>
          </w:rPr>
          <w:t xml:space="preserve">וְאֶת דָּמוֹ יִשְׁפֹּךְ</w:t>
        </w:r>
      </w:ins>
      <w:del w:id="90628" w:author="Claude - סמנטי" w:date="2026-10-11T12:26:16Z">
        <w:r>
          <w:rPr>
            <w:rFonts w:hint="cs"/>
            <w:rtl/>
          </w:rPr>
          <w:delText xml:space="preserve">ואת דמו ישפך</w:delText>
        </w:r>
      </w:del>
      <w:r>
        <w:rPr>
          <w:rFonts w:hint="cs"/>
          <w:rtl/>
        </w:rPr>
        <w:t xml:space="preserve">'- </w:t>
      </w:r>
      <w:r>
        <w:rPr>
          <w:rtl/>
        </w:rPr>
        <w:t xml:space="preserve">א"ר אשי: ההוא </w:t>
      </w:r>
      <w:ins w:id="96615" w:author="מנוע מכני" w:date="2026-10-11T12:04:39Z">
        <w:r>
          <w:rPr>
            <w:rtl/>
          </w:rPr>
          <w:t xml:space="preserve">למעט</w:t>
        </w:r>
      </w:ins>
      <w:del w:id="96616" w:author="מנוע מכני" w:date="2026-10-11T12:04:39Z">
        <w:r>
          <w:rPr>
            <w:rtl/>
          </w:rPr>
          <w:delText xml:space="preserve">למעוטי</w:delText>
        </w:r>
      </w:del>
      <w:r>
        <w:rPr>
          <w:rtl/>
        </w:rPr>
        <w:t xml:space="preserve"> שירים שבצואר בהמה.</w:t>
      </w:r>
    </w:p>
    <w:p w:rsidR="00DA63EC" w:rsidRDefault="00DA63EC" w:rsidP="00DA63EC">
      <w:pPr>
        <w:pStyle w:val="affffd"/>
        <w:rPr>
          <w:del w:id="90036" w:author="מנוע עיצוב" w:date="2026-10-11T12:09:26Z"/>
          <w:rtl/>
        </w:rPr>
      </w:pPr>
      <w:del w:id="90035" w:author="מנוע עיצוב" w:date="2026-10-11T12:09:26Z">
        <w:r>
          <w:rPr>
            <w:rtl/>
          </w:rPr>
          <w:delText xml:space="preserve">׹</w:delText>
        </w:r>
      </w:del>
    </w:p>
    <w:p w:rsidR="00DA63EC" w:rsidRDefault="00DA63EC" w:rsidP="00DA63EC">
      <w:pPr>
        <w:pStyle w:val="affff1"/>
        <w:tabs>
          <w:tab w:val="left" w:pos="0"/>
        </w:tabs>
        <w:ind w:end="0"/>
        <w:rPr>
          <w:rtl/>
        </w:rPr>
        <w:pPrChange w:id="20081" w:author="קלוד" w:date="2026-10-11T09:07:24Z">
          <w:pPr>
            <w:pStyle w:val="affff1"/>
            <w:tabs>
              <w:tab w:val="left" w:pos="0"/>
            </w:tabs>
            <w:rPr>
              <w:rtl/>
            </w:rPr>
          </w:pPr>
        </w:pPrChange>
      </w:pPr>
      <w:ins w:id="9819" w:author="מספור קטעי משנה" w:date="2026-10-11T09:35:09Z">
        <w:r>
          <w:rPr>
            <w:rStyle w:val="MisparKeta"/>
          </w:rPr>
          <w:t xml:space="preserve">ב. </w:t>
        </w:r>
      </w:ins>
      <w:r>
        <w:rPr>
          <w:rtl/>
        </w:rPr>
        <w:t>קיבל הכשר ונתן לפסול כו'.</w:t>
      </w:r>
    </w:p>
    <w:p w:rsidR="00DA63EC" w:rsidRDefault="00DA63EC" w:rsidP="00DA63EC">
      <w:pPr>
        <w:tabs>
          <w:tab w:val="left" w:pos="0"/>
          <w:tab w:val="center" w:pos="2835"/>
        </w:tabs>
        <w:rPr>
          <w:rtl/>
        </w:rPr>
      </w:pPr>
      <w:r w:rsidRPr="00830B31">
        <w:rPr>
          <w:rFonts w:hint="cs"/>
          <w:b/>
          <w:bCs/>
          <w:rtl/>
        </w:rPr>
        <w:t>טמא</w:t>
      </w:r>
      <w:r>
        <w:rPr>
          <w:rFonts w:hint="cs"/>
          <w:rtl/>
        </w:rPr>
        <w:t xml:space="preserve"> אפי' דשמאל ולא חזי לעבודת ציבור </w:t>
      </w:r>
    </w:p>
    <w:p w:rsidR="00DA63EC" w:rsidRDefault="00DA63EC" w:rsidP="00DA63EC">
      <w:pPr>
        <w:tabs>
          <w:tab w:val="left" w:pos="0"/>
          <w:tab w:val="center" w:pos="2835"/>
        </w:tabs>
        <w:rPr>
          <w:rtl/>
        </w:rPr>
      </w:pPr>
      <w:r>
        <w:rPr>
          <w:rFonts w:hint="cs"/>
          <w:rtl/>
        </w:rPr>
        <w:t>וכלי חול שאפי' דאין לזה הכשר ביוה</w:t>
      </w:r>
      <w:r>
        <w:rPr>
          <w:rtl/>
        </w:rPr>
        <w:t>"</w:t>
      </w:r>
      <w:r>
        <w:rPr>
          <w:rFonts w:hint="cs"/>
          <w:rtl/>
        </w:rPr>
        <w:t xml:space="preserve">כ כבשמאל </w:t>
      </w:r>
    </w:p>
    <w:p w:rsidR="00DA63EC" w:rsidRDefault="00DA63EC" w:rsidP="00DA63EC">
      <w:pPr>
        <w:tabs>
          <w:tab w:val="left" w:pos="0"/>
          <w:tab w:val="center" w:pos="2835"/>
        </w:tabs>
        <w:rPr>
          <w:rtl/>
        </w:rPr>
      </w:pPr>
      <w:r>
        <w:rPr>
          <w:rFonts w:hint="cs"/>
          <w:rtl/>
        </w:rPr>
        <w:t xml:space="preserve">והנך אפי' דלא חזו לקדושניהו ככלי חול </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tl/>
        </w:rPr>
        <w:t xml:space="preserve">וליהוי </w:t>
      </w:r>
      <w:ins w:id="92747" w:author="מנוע מכני" w:date="2026-10-11T12:04:39Z">
        <w:r>
          <w:rPr>
            <w:rtl/>
          </w:rPr>
          <w:t xml:space="preserve">לו</w:t>
        </w:r>
      </w:ins>
      <w:del w:id="92748" w:author="מנוע מכני" w:date="2026-10-11T12:04:39Z">
        <w:r>
          <w:rPr>
            <w:rtl/>
          </w:rPr>
          <w:delText xml:space="preserve">ליה</w:delText>
        </w:r>
      </w:del>
      <w:r>
        <w:rPr>
          <w:rtl/>
        </w:rPr>
        <w:t xml:space="preserve"> דחוי! </w:t>
      </w:r>
      <w:r>
        <w:rPr>
          <w:rFonts w:hint="cs"/>
          <w:rtl/>
        </w:rPr>
        <w:t>א</w:t>
      </w:r>
      <w:r>
        <w:rPr>
          <w:rtl/>
        </w:rPr>
        <w:t>"</w:t>
      </w:r>
      <w:r>
        <w:rPr>
          <w:rFonts w:hint="cs"/>
          <w:rtl/>
        </w:rPr>
        <w:t>ל</w:t>
      </w:r>
      <w:r>
        <w:rPr>
          <w:rtl/>
        </w:rPr>
        <w:t xml:space="preserve"> </w:t>
      </w:r>
      <w:r>
        <w:rPr>
          <w:rStyle w:val="2fb"/>
          <w:rtl/>
        </w:rPr>
        <w:t xml:space="preserve">רבינא</w:t>
      </w:r>
      <w:r>
        <w:rPr>
          <w:rtl/>
        </w:rPr>
        <w:t xml:space="preserve"> </w:t>
      </w:r>
      <w:r>
        <w:rPr>
          <w:rStyle w:val="2fb"/>
          <w:rtl/>
        </w:rPr>
        <w:t xml:space="preserve">לרב אשי</w:t>
      </w:r>
      <w:r>
        <w:rPr>
          <w:rtl/>
        </w:rPr>
        <w:t xml:space="preserve">, </w:t>
      </w:r>
      <w:ins w:id="92751" w:author="מנוע מכני" w:date="2026-10-11T12:04:39Z">
        <w:r>
          <w:rPr>
            <w:rtl/>
          </w:rPr>
          <w:t xml:space="preserve">כך</w:t>
        </w:r>
      </w:ins>
      <w:del w:id="92752" w:author="מנוע מכני" w:date="2026-10-11T12:04:39Z">
        <w:r>
          <w:rPr>
            <w:rtl/>
          </w:rPr>
          <w:delText xml:space="preserve">הכי</w:delText>
        </w:r>
      </w:del>
      <w:r>
        <w:rPr>
          <w:rtl/>
        </w:rPr>
        <w:t xml:space="preserve"> </w:t>
      </w:r>
      <w:r>
        <w:rPr>
          <w:rStyle w:val="2fb"/>
          <w:rtl/>
        </w:rPr>
        <w:t xml:space="preserve">א</w:t>
      </w:r>
      <w:r>
        <w:rPr>
          <w:rStyle w:val="2fb"/>
          <w:rFonts w:hint="cs"/>
          <w:rtl/>
        </w:rPr>
        <w:t>רי</w:t>
      </w:r>
      <w:r>
        <w:rPr>
          <w:rStyle w:val="2fb"/>
          <w:rtl/>
        </w:rPr>
        <w:t>"</w:t>
      </w:r>
      <w:r>
        <w:rPr>
          <w:rStyle w:val="2fb"/>
          <w:rFonts w:hint="cs"/>
          <w:rtl/>
        </w:rPr>
        <w:t xml:space="preserve">ר</w:t>
      </w:r>
      <w:r>
        <w:rPr>
          <w:rFonts w:hint="cs"/>
          <w:rtl/>
        </w:rPr>
        <w:t xml:space="preserve"> מד</w:t>
      </w:r>
      <w:r>
        <w:rPr>
          <w:rtl/>
        </w:rPr>
        <w:t xml:space="preserve">יפתי </w:t>
      </w:r>
      <w:r>
        <w:rPr>
          <w:rStyle w:val="2fb"/>
          <w:rtl/>
        </w:rPr>
        <w:t xml:space="preserve">מ</w:t>
      </w:r>
      <w:r>
        <w:rPr>
          <w:rStyle w:val="2fb"/>
          <w:rFonts w:hint="cs"/>
          <w:rtl/>
        </w:rPr>
        <w:t>רב</w:t>
      </w:r>
      <w:r>
        <w:rPr>
          <w:rStyle w:val="2fb"/>
          <w:rtl/>
        </w:rPr>
        <w:t xml:space="preserve">א</w:t>
      </w:r>
      <w:r>
        <w:rPr>
          <w:rtl/>
        </w:rPr>
        <w:t xml:space="preserve">: הא מני? חנן המצרי הוא, </w:t>
      </w:r>
      <w:ins w:id="92753" w:author="מנוע מכני" w:date="2026-10-11T12:04:39Z">
        <w:r>
          <w:rPr>
            <w:rtl/>
          </w:rPr>
          <w:t xml:space="preserve">דאין</w:t>
        </w:r>
      </w:ins>
      <w:del w:id="92754" w:author="מנוע מכני" w:date="2026-10-11T12:04:39Z">
        <w:r>
          <w:rPr>
            <w:rtl/>
          </w:rPr>
          <w:delText xml:space="preserve">דלית</w:delText>
        </w:r>
      </w:del>
      <w:r>
        <w:rPr>
          <w:rtl/>
        </w:rPr>
        <w:t xml:space="preserve"> </w:t>
      </w:r>
      <w:ins w:id="92749" w:author="מנוע מכני" w:date="2026-10-11T12:04:39Z">
        <w:r>
          <w:rPr>
            <w:rtl/>
          </w:rPr>
          <w:t xml:space="preserve">לו</w:t>
        </w:r>
      </w:ins>
      <w:del w:id="92750" w:author="מנוע מכני" w:date="2026-10-11T12:04:39Z">
        <w:r>
          <w:rPr>
            <w:rtl/>
          </w:rPr>
          <w:delText xml:space="preserve">ליה</w:delText>
        </w:r>
      </w:del>
      <w:r>
        <w:rPr>
          <w:rtl/>
        </w:rPr>
        <w:t xml:space="preserve"> דחויין</w:t>
      </w:r>
      <w:ins w:id="94429" w:author="מנוע מכני" w:date="2026-10-11T12:04:39Z">
        <w:r>
          <w:rPr>
            <w:rtl/>
          </w:rPr>
          <w:t xml:space="preserve">,</w:t>
        </w:r>
      </w:ins>
      <w:del w:id="94430" w:author="מנוע מכני" w:date="2026-10-11T12:04:39Z">
        <w:r>
          <w:rPr>
            <w:rtl/>
          </w:rPr>
          <w:delText xml:space="preserve">;</w:delText>
        </w:r>
      </w:del>
    </w:p>
    <w:p>
      <w:pPr>
        <w:pStyle w:val="38"/>
        <w:rPr>
          <w:ins w:id="98679" w:author="מנוע מכני" w:date="2026-10-11T12:04:39Z"/>
        </w:rPr>
      </w:pPr>
      <w:r>
        <w:t xml:space="preserve">דתניא</w:t>
      </w:r>
      <w:r>
        <w:t xml:space="preserve">, חנן המצרי</w:t>
      </w:r>
      <w:del w:id="101639" w:author="מנוע מכני" w:date="2026-10-11T12:04:39Z">
        <w:r>
          <w:delText xml:space="preserve"> אומר</w:delText>
        </w:r>
      </w:del>
      <w:r>
        <w:t xml:space="preserve">:</w:t>
      </w:r>
    </w:p>
    <w:p w:rsidR="00DA63EC" w:rsidRDefault="00DA63EC" w:rsidP="00DA63EC">
      <w:pPr>
        <w:tabs>
          <w:tab w:val="left" w:pos="0"/>
          <w:tab w:val="center" w:pos="2835"/>
        </w:tabs>
        <w:rPr>
          <w:rtl/>
        </w:rPr>
      </w:pPr>
      <w:del w:id="98680" w:author="מנוע מכני" w:date="2026-10-11T12:04:39Z">
        <w:r>
          <w:rPr>
            <w:rtl/>
          </w:rPr>
          <w:delText xml:space="preserve"> </w:delText>
        </w:r>
      </w:del>
      <w:r>
        <w:rPr>
          <w:rtl/>
        </w:rPr>
        <w:t xml:space="preserve">אפי' דם בכוס, מביא חבירו ומזווג לו.</w:t>
      </w:r>
    </w:p>
    <w:p>
      <w:pPr>
        <w:pStyle w:val="38"/>
        <w:rPr>
          <w:ins w:id="98681" w:author="מנוע מכני" w:date="2026-10-11T12:04:39Z"/>
        </w:rPr>
      </w:pPr>
      <w:r>
        <w:t xml:space="preserve">רב אשי</w:t>
      </w:r>
      <w:del w:id="101640" w:author="מנוע מכני" w:date="2026-10-11T12:04:39Z">
        <w:r>
          <w:delText xml:space="preserve"> אמר</w:delText>
        </w:r>
      </w:del>
      <w:r>
        <w:t xml:space="preserve">:</w:t>
      </w:r>
    </w:p>
    <w:p w:rsidR="00DA63EC" w:rsidRDefault="00DA63EC" w:rsidP="00DA63EC">
      <w:pPr>
        <w:tabs>
          <w:tab w:val="left" w:pos="0"/>
          <w:tab w:val="center" w:pos="2835"/>
        </w:tabs>
        <w:rPr>
          <w:rtl/>
        </w:rPr>
      </w:pPr>
      <w:del w:id="98682" w:author="מנוע מכני" w:date="2026-10-11T12:04:39Z">
        <w:r>
          <w:rPr>
            <w:rtl/>
          </w:rPr>
          <w:delText xml:space="preserve"> </w:delText>
        </w:r>
      </w:del>
      <w:r>
        <w:rPr>
          <w:rtl/>
        </w:rPr>
        <w:t xml:space="preserve">כל שבידו </w:t>
      </w:r>
      <w:r>
        <w:rPr>
          <w:rtl/>
        </w:rPr>
        <w:t xml:space="preserve">לא</w:t>
      </w:r>
      <w:r>
        <w:rPr>
          <w:rtl/>
        </w:rPr>
        <w:t xml:space="preserve"> הוי דחוי.</w:t>
      </w:r>
    </w:p>
    <w:p w:rsidR="00DA63EC" w:rsidRDefault="00DA63EC" w:rsidP="00DA63EC">
      <w:pPr>
        <w:tabs>
          <w:tab w:val="left" w:pos="0"/>
          <w:tab w:val="center" w:pos="2835"/>
        </w:tabs>
        <w:rPr>
          <w:rtl/>
        </w:rPr>
      </w:pPr>
    </w:p>
    <w:p>
      <w:pPr>
        <w:pStyle w:val="38"/>
        <w:rPr>
          <w:ins w:id="98684" w:author="מנוע מכני" w:date="2026-10-11T12:04:39Z"/>
        </w:rPr>
      </w:pPr>
      <w:del w:id="98683" w:author="מנוע מכני" w:date="2026-10-11T12:04:39Z">
        <w:r>
          <w:delText xml:space="preserve">•</w:delText>
        </w:r>
      </w:del>
      <w:r>
        <w:t xml:space="preserve"> </w:t>
      </w:r>
      <w:del w:id="101641" w:author="מנוע מכני" w:date="2026-10-11T12:04:39Z">
        <w:r>
          <w:delText xml:space="preserve">אמר </w:delText>
        </w:r>
      </w:del>
      <w:r>
        <w:t xml:space="preserve">רב שייא:</w:t>
      </w:r>
    </w:p>
    <w:p w:rsidR="00DA63EC" w:rsidRDefault="00DA63EC" w:rsidP="00DA63EC">
      <w:pPr>
        <w:tabs>
          <w:tab w:val="left" w:pos="0"/>
          <w:tab w:val="center" w:pos="2835"/>
        </w:tabs>
        <w:rPr>
          <w:rtl/>
        </w:rPr>
      </w:pPr>
      <w:del w:id="98685" w:author="מנוע מכני" w:date="2026-10-11T12:04:39Z">
        <w:r>
          <w:rPr>
            <w:rtl/>
          </w:rPr>
          <w:delText xml:space="preserve"> </w:delText>
        </w:r>
      </w:del>
      <w:ins w:id="92755" w:author="מנוע מכני" w:date="2026-10-11T12:04:39Z">
        <w:r>
          <w:rPr>
            <w:rtl/>
          </w:rPr>
          <w:t xml:space="preserve">כמותו</w:t>
        </w:r>
      </w:ins>
      <w:del w:id="92756" w:author="מנוע מכני" w:date="2026-10-11T12:04:39Z">
        <w:r>
          <w:rPr>
            <w:rtl/>
          </w:rPr>
          <w:delText xml:space="preserve">כוותיה</w:delText>
        </w:r>
      </w:del>
      <w:r>
        <w:rPr>
          <w:rtl/>
        </w:rPr>
        <w:t xml:space="preserve"> </w:t>
      </w:r>
      <w:r>
        <w:rPr>
          <w:rStyle w:val="2fb"/>
          <w:rtl/>
        </w:rPr>
        <w:t xml:space="preserve">דרב אשי</w:t>
      </w:r>
      <w:r>
        <w:rPr>
          <w:rtl/>
        </w:rPr>
        <w:t xml:space="preserve"> </w:t>
      </w:r>
      <w:ins w:id="97011" w:author="מנוע מכני" w:date="2026-10-11T12:04:39Z">
        <w:r>
          <w:rPr>
            <w:rtl/>
          </w:rPr>
          <w:t xml:space="preserve">מסתבר</w:t>
        </w:r>
      </w:ins>
      <w:del w:id="97012" w:author="מנוע מכני" w:date="2026-10-11T12:04:39Z">
        <w:r>
          <w:rPr>
            <w:rtl/>
          </w:rPr>
          <w:delText xml:space="preserve">מסתברא</w:delText>
        </w:r>
      </w:del>
      <w:r>
        <w:rPr>
          <w:rtl/>
        </w:rPr>
        <w:t xml:space="preserve">, מאן שמעת </w:t>
      </w:r>
      <w:ins w:id="92757" w:author="מנוע מכני" w:date="2026-10-11T12:04:39Z">
        <w:r>
          <w:rPr>
            <w:rtl/>
          </w:rPr>
          <w:t xml:space="preserve">לו</w:t>
        </w:r>
      </w:ins>
      <w:del w:id="92758" w:author="מנוע מכני" w:date="2026-10-11T12:04:39Z">
        <w:r>
          <w:rPr>
            <w:rtl/>
          </w:rPr>
          <w:delText xml:space="preserve">ליה</w:delText>
        </w:r>
      </w:del>
      <w:r>
        <w:rPr>
          <w:rtl/>
        </w:rPr>
        <w:t xml:space="preserve"> </w:t>
      </w:r>
      <w:ins w:id="92761" w:author="מנוע מכני" w:date="2026-10-11T12:04:39Z">
        <w:r>
          <w:rPr>
            <w:rtl/>
          </w:rPr>
          <w:t xml:space="preserve">דיש</w:t>
        </w:r>
      </w:ins>
      <w:del w:id="92762" w:author="מנוע מכני" w:date="2026-10-11T12:04:39Z">
        <w:r>
          <w:rPr>
            <w:rtl/>
          </w:rPr>
          <w:delText xml:space="preserve">דאית</w:delText>
        </w:r>
      </w:del>
      <w:r>
        <w:rPr>
          <w:rtl/>
        </w:rPr>
        <w:t xml:space="preserve"> </w:t>
      </w:r>
      <w:ins w:id="92759" w:author="מנוע מכני" w:date="2026-10-11T12:04:39Z">
        <w:r>
          <w:rPr>
            <w:rtl/>
          </w:rPr>
          <w:t xml:space="preserve">לו</w:t>
        </w:r>
      </w:ins>
      <w:del w:id="92760" w:author="מנוע מכני" w:date="2026-10-11T12:04:39Z">
        <w:r>
          <w:rPr>
            <w:rtl/>
          </w:rPr>
          <w:delText xml:space="preserve">ליה</w:delText>
        </w:r>
      </w:del>
      <w:r>
        <w:rPr>
          <w:rtl/>
        </w:rPr>
        <w:t xml:space="preserve"> דחויין? </w:t>
      </w:r>
      <w:ins w:id="90283" w:author="מנוע מכני" w:date="2026-10-11T12:04:39Z">
        <w:r>
          <w:rPr>
            <w:rStyle w:val="2fb"/>
            <w:rtl/>
          </w:rPr>
          <w:t xml:space="preserve">ר"י</w:t>
        </w:r>
      </w:ins>
      <w:del w:id="90284" w:author="מנוע מכני" w:date="2026-10-11T12:04:39Z">
        <w:r>
          <w:rPr>
            <w:rtl/>
          </w:rPr>
          <w:delText xml:space="preserve">רבי יהודה</w:delText>
        </w:r>
      </w:del>
      <w:ins w:id="94431" w:author="מנוע מכני" w:date="2026-10-11T12:04:39Z">
        <w:r>
          <w:rPr>
            <w:rtl/>
          </w:rPr>
          <w:t xml:space="preserve">,</w:t>
        </w:r>
      </w:ins>
      <w:del w:id="94432" w:author="מנוע מכני" w:date="2026-10-11T12:04:39Z">
        <w:r>
          <w:rPr>
            <w:rtl/>
          </w:rPr>
          <w:delText xml:space="preserve">;</w:delText>
        </w:r>
      </w:del>
    </w:p>
    <w:p>
      <w:pPr>
        <w:pStyle w:val="38"/>
        <w:rPr>
          <w:ins w:id="98686" w:author="מנוע מכני" w:date="2026-10-11T12:04:39Z"/>
        </w:rPr>
      </w:pPr>
      <w:r>
        <w:tab/>
        <w:t xml:space="preserve">דתנן</w:t>
      </w:r>
      <w:r>
        <w:tab/>
        <w:t xml:space="preserve">, ועוד א</w:t>
      </w:r>
      <w:r>
        <w:t>ר</w:t>
      </w:r>
      <w:r>
        <w:t>"</w:t>
      </w:r>
      <w:r>
        <w:t>י</w:t>
      </w:r>
      <w:r>
        <w:t xml:space="preserve">:</w:t>
      </w:r>
    </w:p>
    <w:p w:rsidR="00DA63EC" w:rsidRDefault="00DA63EC" w:rsidP="00DA63EC">
      <w:pPr>
        <w:tabs>
          <w:tab w:val="left" w:pos="0"/>
          <w:tab w:val="center" w:pos="2835"/>
        </w:tabs>
        <w:rPr>
          <w:rtl/>
        </w:rPr>
      </w:pPr>
      <w:del w:id="98687" w:author="מנוע מכני" w:date="2026-10-11T12:04:39Z">
        <w:r>
          <w:rPr>
            <w:rtl/>
          </w:rPr>
          <w:delText xml:space="preserve"> </w:delText>
        </w:r>
      </w:del>
      <w:r>
        <w:rPr>
          <w:rtl/>
        </w:rPr>
        <w:t xml:space="preserve">נשפך הדם ימות המשתלח, מת המשתלח ישפך הדם, </w:t>
      </w:r>
    </w:p>
    <w:p w:rsidR="00DA63EC" w:rsidRDefault="00DA63EC" w:rsidP="00DA63EC">
      <w:pPr>
        <w:tabs>
          <w:tab w:val="left" w:pos="0"/>
          <w:tab w:val="center" w:pos="2835"/>
        </w:tabs>
        <w:rPr>
          <w:rtl/>
        </w:rPr>
      </w:pPr>
      <w:ins w:id="90093" w:author="Claude - סמנטי" w:date="2026-10-11T12:26:16Z">
        <w:r>
          <w:rPr>
            <w:rtl/>
          </w:rPr>
          <w:t xml:space="preserve">ושומעים</w:t>
        </w:r>
      </w:ins>
      <w:del w:id="90094" w:author="Claude - סמנטי" w:date="2026-10-11T12:26:16Z">
        <w:r>
          <w:rPr>
            <w:rtl/>
          </w:rPr>
          <w:tab/>
          <w:delText xml:space="preserve">ושמעינן</w:delText>
        </w:r>
      </w:del>
      <w:r>
        <w:rPr>
          <w:rtl/>
        </w:rPr>
        <w:tab/>
        <w:t xml:space="preserve"> </w:t>
      </w:r>
      <w:ins w:id="92763" w:author="מנוע מכני" w:date="2026-10-11T12:04:39Z">
        <w:r>
          <w:rPr>
            <w:rtl/>
          </w:rPr>
          <w:t xml:space="preserve">לו</w:t>
        </w:r>
      </w:ins>
      <w:del w:id="92764" w:author="מנוע מכני" w:date="2026-10-11T12:04:39Z">
        <w:r>
          <w:rPr>
            <w:rtl/>
          </w:rPr>
          <w:tab/>
          <w:delText xml:space="preserve">ליה</w:delText>
        </w:r>
      </w:del>
      <w:r>
        <w:rPr>
          <w:rtl/>
        </w:rPr>
        <w:tab/>
        <w:t xml:space="preserve"> דאמר: כל שבידו </w:t>
      </w:r>
      <w:r>
        <w:rPr>
          <w:rtl/>
        </w:rPr>
        <w:tab/>
        <w:t xml:space="preserve">לא</w:t>
      </w:r>
      <w:r>
        <w:rPr>
          <w:rtl/>
        </w:rPr>
        <w:tab/>
        <w:t xml:space="preserve"> הוי דחוי</w:t>
      </w:r>
      <w:ins w:id="94433" w:author="מנוע מכני" w:date="2026-10-11T12:04:39Z">
        <w:r>
          <w:rPr>
            <w:rtl/>
          </w:rPr>
          <w:t xml:space="preserve">,</w:t>
        </w:r>
      </w:ins>
      <w:del w:id="94434" w:author="מנוע מכני" w:date="2026-10-11T12:04:39Z">
        <w:r>
          <w:rPr>
            <w:rtl/>
          </w:rPr>
          <w:tab/>
          <w:delText xml:space="preserve">;</w:delText>
        </w:r>
      </w:del>
    </w:p>
    <w:p>
      <w:pPr>
        <w:pStyle w:val="38"/>
        <w:rPr>
          <w:ins w:id="98688" w:author="מנוע מכני" w:date="2026-10-11T12:04:39Z"/>
        </w:rPr>
      </w:pPr>
      <w:r>
        <w:lastRenderedPageBreak/>
        <w:tab/>
        <w:t xml:space="preserve">דתניא</w:t>
      </w:r>
      <w:r>
        <w:lastRenderedPageBreak/>
        <w:tab/>
        <w:t xml:space="preserve">, ר"</w:t>
      </w:r>
      <w:r>
        <w:t xml:space="preserve">י</w:t>
      </w:r>
      <w:del w:id="101642" w:author="מנוע מכני" w:date="2026-10-11T12:04:39Z">
        <w:r>
          <w:delText xml:space="preserve"> </w:delText>
        </w:r>
        <w:r>
          <w:delText xml:space="preserve">אומר</w:delText>
        </w:r>
      </w:del>
      <w:r>
        <w:t xml:space="preserve">:</w:t>
      </w:r>
    </w:p>
    <w:p w:rsidR="00DA63EC" w:rsidRDefault="00DA63EC" w:rsidP="00DA63EC">
      <w:pPr>
        <w:tabs>
          <w:tab w:val="left" w:pos="0"/>
          <w:tab w:val="center" w:pos="2835"/>
        </w:tabs>
        <w:rPr>
          <w:rtl/>
        </w:rPr>
      </w:pPr>
      <w:del w:id="98689" w:author="מנוע מכני" w:date="2026-10-11T12:04:39Z">
        <w:r>
          <w:rPr>
            <w:rtl/>
          </w:rPr>
          <w:delText xml:space="preserve"> </w:delText>
        </w:r>
      </w:del>
      <w:r>
        <w:rPr>
          <w:rtl/>
        </w:rPr>
        <w:t xml:space="preserve">כוס אחד היה ממלא מדם התערובת וזורקו זריקה אחת כנגד היסוד, </w:t>
      </w:r>
    </w:p>
    <w:p>
      <w:pPr>
        <w:pStyle w:val="38"/>
        <w:rPr>
          <w:ins w:id="98690" w:author="מנוע מכני" w:date="2026-10-11T12:04:39Z"/>
        </w:rPr>
      </w:pPr>
      <w:r>
        <w:tab/>
      </w:r>
      <w:r w:rsidRPr="00830B31">
        <w:t xml:space="preserve">ש"מ</w:t>
      </w:r>
      <w:r w:rsidRPr="00830B31">
        <w:t xml:space="preserve">:</w:t>
      </w:r>
    </w:p>
    <w:p w:rsidR="00DA63EC" w:rsidRDefault="00DA63EC" w:rsidP="00DA63EC">
      <w:pPr>
        <w:tabs>
          <w:tab w:val="left" w:pos="0"/>
          <w:tab w:val="center" w:pos="2835"/>
        </w:tabs>
        <w:rPr>
          <w:b/>
          <w:bCs/>
          <w:rtl/>
        </w:rPr>
      </w:pPr>
      <w:del w:id="98691" w:author="מנוע מכני" w:date="2026-10-11T12:04:39Z">
        <w:r w:rsidRPr="00830B31">
          <w:rPr>
            <w:b/>
            <w:bCs/>
            <w:rtl/>
          </w:rPr>
          <w:delText xml:space="preserve"> </w:delText>
        </w:r>
      </w:del>
      <w:r w:rsidRPr="00830B31">
        <w:rPr>
          <w:b/>
          <w:bCs/>
          <w:rtl/>
        </w:rPr>
        <w:t xml:space="preserve">כל שבידו </w:t>
      </w:r>
      <w:r w:rsidRPr="00830B31">
        <w:rPr>
          <w:b/>
          <w:bCs/>
          <w:rtl/>
        </w:rPr>
        <w:t xml:space="preserve">לא</w:t>
      </w:r>
      <w:r w:rsidRPr="00830B31">
        <w:rPr>
          <w:b/>
          <w:bCs/>
          <w:rtl/>
        </w:rPr>
        <w:t xml:space="preserve"> הוי דחוי, </w:t>
      </w:r>
      <w:r w:rsidRPr="00830B31">
        <w:rPr>
          <w:b/>
          <w:bCs/>
          <w:rtl/>
        </w:rPr>
        <w:t xml:space="preserve">ש"מ</w:t>
      </w:r>
      <w:r w:rsidRPr="00830B31">
        <w:rPr>
          <w:b/>
          <w:bCs/>
          <w:rtl/>
        </w:rPr>
        <w:t xml:space="preserve">.</w:t>
      </w:r>
    </w:p>
    <w:p>
      <w:pPr>
        <w:pStyle w:val="afffff8"/>
        <w:rPr>
          <w:ins w:id="90495" w:author="קלוד" w:date="2026-10-11T12:29:36Z"/>
        </w:rPr>
      </w:pPr>
      <w:ins w:id="90496" w:author="קלוד" w:date="2026-10-11T12:29:36Z">
        <w:r>
          <w:rPr>
            <w:color w:val="7B3F00"/>
          </w:rPr>
          <w:t xml:space="preserve">כוס מדם התערובת - אין דם מבטל דם</w:t>
        </w:r>
      </w:ins>
    </w:p>
    <w:p>
      <w:pPr>
        <w:pStyle w:val="38"/>
        <w:rPr>
          <w:ins w:id="98693" w:author="מנוע מכני" w:date="2026-10-11T12:04:39Z"/>
        </w:rPr>
      </w:pPr>
      <w:del w:id="98692" w:author="מנוע מכני" w:date="2026-10-11T12:04:39Z">
        <w:r w:rsidRPr="00FE1B89">
          <w:delText xml:space="preserve">•</w:delText>
        </w:r>
      </w:del>
      <w:r w:rsidRPr="00FE1B89">
        <w:t xml:space="preserve"> </w:t>
      </w:r>
      <w:r w:rsidRPr="00FE1B89">
        <w:t>גופא</w:t>
      </w:r>
      <w:r w:rsidRPr="00FE1B89">
        <w:t xml:space="preserve"> </w:t>
      </w:r>
      <w:r w:rsidRPr="00FE1B89">
        <w:t xml:space="preserve">תניא</w:t>
      </w:r>
      <w:r w:rsidRPr="00FE1B89">
        <w:t xml:space="preserve">, ר"</w:t>
      </w:r>
      <w:r w:rsidRPr="00FE1B89">
        <w:t>י</w:t>
      </w:r>
      <w:r w:rsidRPr="00FE1B89">
        <w:t xml:space="preserve">:</w:t>
      </w:r>
    </w:p>
    <w:p w:rsidR="00DA63EC" w:rsidRPr="00FE1B89" w:rsidRDefault="00DA63EC" w:rsidP="00DA63EC">
      <w:pPr>
        <w:tabs>
          <w:tab w:val="left" w:pos="0"/>
          <w:tab w:val="center" w:pos="2835"/>
        </w:tabs>
        <w:rPr>
          <w:spacing w:val="-4"/>
          <w:rtl/>
        </w:rPr>
      </w:pPr>
      <w:del w:id="98694" w:author="מנוע מכני" w:date="2026-10-11T12:04:39Z">
        <w:r w:rsidRPr="00FE1B89">
          <w:rPr>
            <w:spacing w:val="-4"/>
            <w:rtl/>
          </w:rPr>
          <w:delText xml:space="preserve"> </w:delText>
        </w:r>
      </w:del>
      <w:r w:rsidRPr="00FE1B89">
        <w:rPr>
          <w:spacing w:val="-4"/>
          <w:rtl/>
        </w:rPr>
        <w:t xml:space="preserve">כוס אחד היה ממלא מדם התערובת, שאם ישפך אחד מהם נמצא שהוא מכשירו.</w:t>
      </w:r>
    </w:p>
    <w:p>
      <w:pPr>
        <w:pStyle w:val="38"/>
        <w:rPr>
          <w:ins w:id="98695" w:author="מנוע מכני" w:date="2026-10-11T12:04:39Z"/>
        </w:rPr>
      </w:pPr>
      <w:r>
        <w:t xml:space="preserve">אמרו לו </w:t>
      </w:r>
      <w:ins w:id="90285" w:author="מנוע מכני" w:date="2026-10-11T12:04:39Z">
        <w:r>
          <w:t xml:space="preserve">לר"י</w:t>
        </w:r>
      </w:ins>
      <w:del w:id="90286" w:author="מנוע מכני" w:date="2026-10-11T12:04:39Z">
        <w:r>
          <w:delText xml:space="preserve">לרבי יהודה</w:delText>
        </w:r>
      </w:del>
      <w:r>
        <w:t xml:space="preserve">:</w:t>
      </w:r>
    </w:p>
    <w:p w:rsidR="00DA63EC" w:rsidRDefault="00DA63EC" w:rsidP="00DA63EC">
      <w:pPr>
        <w:tabs>
          <w:tab w:val="left" w:pos="0"/>
          <w:tab w:val="center" w:pos="2835"/>
        </w:tabs>
        <w:rPr>
          <w:rtl/>
        </w:rPr>
      </w:pPr>
      <w:del w:id="98696" w:author="מנוע מכני" w:date="2026-10-11T12:04:39Z">
        <w:r>
          <w:rPr>
            <w:rtl/>
          </w:rPr>
          <w:delText xml:space="preserve"> </w:delText>
        </w:r>
      </w:del>
      <w:r>
        <w:rPr>
          <w:rtl/>
        </w:rPr>
        <w:t xml:space="preserve">והלא </w:t>
      </w:r>
      <w:r>
        <w:rPr>
          <w:rtl/>
        </w:rPr>
        <w:t xml:space="preserve">לא</w:t>
      </w:r>
      <w:r>
        <w:rPr>
          <w:rtl/>
        </w:rPr>
        <w:t xml:space="preserve"> נתקבל בכלי! </w:t>
      </w:r>
      <w:ins w:id="95555" w:author="מנוע מכני" w:date="2026-10-11T12:04:39Z">
        <w:r>
          <w:rPr>
            <w:rtl/>
          </w:rPr>
          <w:t xml:space="preserve">מנין</w:t>
        </w:r>
      </w:ins>
      <w:del w:id="95556" w:author="מנוע מכני" w:date="2026-10-11T12:04:39Z">
        <w:r>
          <w:rPr>
            <w:rtl/>
          </w:rPr>
          <w:delText xml:space="preserve">מנא</w:delText>
        </w:r>
      </w:del>
      <w:r>
        <w:rPr>
          <w:rtl/>
        </w:rPr>
        <w:t xml:space="preserve"> ידעי? אלא, שמא </w:t>
      </w:r>
      <w:r>
        <w:rPr>
          <w:rtl/>
        </w:rPr>
        <w:t xml:space="preserve">לא</w:t>
      </w:r>
      <w:r>
        <w:rPr>
          <w:rtl/>
        </w:rPr>
        <w:t xml:space="preserve"> נתקבל בכלי? </w:t>
      </w:r>
    </w:p>
    <w:p>
      <w:pPr>
        <w:pStyle w:val="38"/>
        <w:rPr>
          <w:ins w:id="98697" w:author="מנוע מכני" w:date="2026-10-11T12:04:39Z"/>
        </w:rPr>
      </w:pPr>
      <w:r>
        <w:t xml:space="preserve">אמר</w:t>
      </w:r>
      <w:r>
        <w:t xml:space="preserve"> להן:</w:t>
      </w:r>
    </w:p>
    <w:p w:rsidR="00DA63EC" w:rsidRDefault="00DA63EC" w:rsidP="00DA63EC">
      <w:pPr>
        <w:tabs>
          <w:tab w:val="left" w:pos="0"/>
          <w:tab w:val="center" w:pos="2835"/>
        </w:tabs>
        <w:rPr>
          <w:rtl/>
        </w:rPr>
      </w:pPr>
      <w:del w:id="98698" w:author="מנוע מכני" w:date="2026-10-11T12:04:39Z">
        <w:r>
          <w:rPr>
            <w:rtl/>
          </w:rPr>
          <w:delText xml:space="preserve"> </w:delText>
        </w:r>
      </w:del>
      <w:r>
        <w:rPr>
          <w:rtl/>
        </w:rPr>
        <w:t xml:space="preserve">אף אני </w:t>
      </w:r>
      <w:r>
        <w:rPr>
          <w:rtl/>
        </w:rPr>
        <w:t xml:space="preserve">לא</w:t>
      </w:r>
      <w:r>
        <w:rPr>
          <w:rtl/>
        </w:rPr>
        <w:t xml:space="preserve"> אמרתי אלא כשנתקבל בכלי.</w:t>
      </w:r>
    </w:p>
    <w:p w:rsidR="00DA63EC" w:rsidRDefault="00DA63EC" w:rsidP="00DA63EC">
      <w:pPr>
        <w:pStyle w:val="afff3"/>
        <w:framePr w:wrap="around"/>
        <w:tabs>
          <w:tab w:val="left" w:pos="0"/>
        </w:tabs>
        <w:rPr>
          <w:rtl/>
        </w:rPr>
      </w:pPr>
      <w:r>
        <w:rPr>
          <w:rFonts w:hint="cs"/>
          <w:rtl/>
        </w:rPr>
        <w:t>לה.</w:t>
      </w:r>
    </w:p>
    <w:p w:rsidR="00DA63EC" w:rsidRDefault="00DA63EC" w:rsidP="00DA63EC">
      <w:pPr>
        <w:tabs>
          <w:tab w:val="left" w:pos="0"/>
          <w:tab w:val="center" w:pos="2835"/>
        </w:tabs>
        <w:rPr>
          <w:rtl/>
        </w:rPr>
      </w:pPr>
      <w:r>
        <w:rPr>
          <w:rtl/>
        </w:rPr>
        <w:t xml:space="preserve">והוא </w:t>
      </w:r>
      <w:ins w:id="96167" w:author="מנוע מכני" w:date="2026-10-11T12:04:39Z">
        <w:r>
          <w:rPr>
            <w:rtl/>
          </w:rPr>
          <w:t xml:space="preserve">גופו</w:t>
        </w:r>
      </w:ins>
      <w:del w:id="96168" w:author="מנוע מכני" w:date="2026-10-11T12:04:39Z">
        <w:r>
          <w:rPr>
            <w:rtl/>
          </w:rPr>
          <w:delText xml:space="preserve">גופיה</w:delText>
        </w:r>
      </w:del>
      <w:r>
        <w:rPr>
          <w:rtl/>
        </w:rPr>
        <w:t xml:space="preserve"> </w:t>
      </w:r>
      <w:ins w:id="95557" w:author="מנוע מכני" w:date="2026-10-11T12:04:39Z">
        <w:r>
          <w:rPr>
            <w:rtl/>
          </w:rPr>
          <w:t xml:space="preserve">מנין</w:t>
        </w:r>
      </w:ins>
      <w:del w:id="95558" w:author="מנוע מכני" w:date="2026-10-11T12:04:39Z">
        <w:r>
          <w:rPr>
            <w:rtl/>
          </w:rPr>
          <w:delText xml:space="preserve">מנא</w:delText>
        </w:r>
      </w:del>
      <w:r>
        <w:rPr>
          <w:rtl/>
        </w:rPr>
        <w:t xml:space="preserve"> ידע? כהנים זריזין ועבדין הייא ומשתפכין.</w:t>
      </w:r>
    </w:p>
    <w:p w:rsidR="00DA63EC" w:rsidRDefault="00DA63EC" w:rsidP="00DA63EC">
      <w:pPr>
        <w:tabs>
          <w:tab w:val="left" w:pos="0"/>
          <w:tab w:val="center" w:pos="2835"/>
        </w:tabs>
        <w:rPr>
          <w:rtl/>
        </w:rPr>
      </w:pPr>
      <w:r>
        <w:rPr>
          <w:rtl/>
        </w:rPr>
        <w:t xml:space="preserve">והלא דם התמצית מעורב בו! </w:t>
      </w:r>
    </w:p>
    <w:p>
      <w:pPr>
        <w:pStyle w:val="38"/>
        <w:rPr>
          <w:ins w:id="98699" w:author="מנוע מכני" w:date="2026-10-11T12:04:39Z"/>
        </w:rPr>
      </w:pPr>
      <w:r w:rsidRPr="00FE1B89">
        <w:t>ר</w:t>
      </w:r>
      <w:r w:rsidRPr="00FE1B89">
        <w:t>"</w:t>
      </w:r>
      <w:r w:rsidRPr="00FE1B89">
        <w:t>י</w:t>
      </w:r>
      <w:r w:rsidRPr="00FE1B89">
        <w:t xml:space="preserve"> </w:t>
      </w:r>
      <w:ins w:id="91079" w:author="מנוע מכני" w:date="2026-10-11T12:04:39Z">
        <w:r>
          <w:t xml:space="preserve">לשיטתו</w:t>
        </w:r>
      </w:ins>
      <w:del w:id="91080" w:author="מנוע מכני" w:date="2026-10-11T12:04:39Z">
        <w:r w:rsidRPr="00FE1B89">
          <w:delText xml:space="preserve">לטעמיה</w:delText>
        </w:r>
      </w:del>
      <w:r w:rsidRPr="00FE1B89">
        <w:t xml:space="preserve">, דאמר:</w:t>
      </w:r>
    </w:p>
    <w:p w:rsidR="00DA63EC" w:rsidRPr="00FE1B89" w:rsidRDefault="00DA63EC" w:rsidP="00DA63EC">
      <w:pPr>
        <w:tabs>
          <w:tab w:val="left" w:pos="0"/>
          <w:tab w:val="center" w:pos="2835"/>
        </w:tabs>
        <w:rPr>
          <w:spacing w:val="-2"/>
          <w:rtl/>
        </w:rPr>
      </w:pPr>
      <w:del w:id="98700" w:author="מנוע מכני" w:date="2026-10-11T12:04:39Z">
        <w:r w:rsidRPr="00FE1B89">
          <w:rPr>
            <w:spacing w:val="-2"/>
            <w:rtl/>
          </w:rPr>
          <w:delText xml:space="preserve"> </w:delText>
        </w:r>
      </w:del>
      <w:r w:rsidRPr="00FE1B89">
        <w:rPr>
          <w:spacing w:val="-2"/>
          <w:rtl/>
        </w:rPr>
        <w:t xml:space="preserve">דם התמצית קרי דם, </w:t>
      </w:r>
      <w:r w:rsidRPr="00FE1B89">
        <w:rPr>
          <w:spacing w:val="-2"/>
          <w:rtl/>
        </w:rPr>
        <w:t xml:space="preserve">דתניא</w:t>
      </w:r>
      <w:r w:rsidRPr="00FE1B89">
        <w:rPr>
          <w:spacing w:val="-2"/>
          <w:rtl/>
        </w:rPr>
        <w:t xml:space="preserve">: דם התמצית באזהרה, </w:t>
      </w:r>
      <w:ins w:id="90287" w:author="מנוע מכני" w:date="2026-10-11T12:04:39Z">
        <w:r>
          <w:rPr>
            <w:rStyle w:val="2fb"/>
            <w:spacing w:val="-2"/>
            <w:rtl/>
          </w:rPr>
          <w:t xml:space="preserve">ר"י</w:t>
        </w:r>
      </w:ins>
      <w:del w:id="90288" w:author="מנוע מכני" w:date="2026-10-11T12:04:39Z">
        <w:r w:rsidRPr="00FE1B89">
          <w:rPr>
            <w:spacing w:val="-2"/>
            <w:rtl/>
          </w:rPr>
          <w:delText xml:space="preserve">רבי יהודה</w:delText>
        </w:r>
      </w:del>
      <w:r w:rsidRPr="00FE1B89">
        <w:rPr>
          <w:spacing w:val="-2"/>
          <w:rtl/>
        </w:rPr>
        <w:t xml:space="preserve"> אומר: בכרת.</w:t>
      </w:r>
    </w:p>
    <w:p>
      <w:pPr>
        <w:pStyle w:val="38"/>
        <w:rPr>
          <w:ins w:id="98701" w:author="מנוע מכני" w:date="2026-10-11T12:04:39Z"/>
        </w:rPr>
      </w:pPr>
      <w:r>
        <w:t>וה</w:t>
      </w:r>
      <w:r>
        <w:t>אר</w:t>
      </w:r>
      <w:r>
        <w:t xml:space="preserve">"א:</w:t>
      </w:r>
    </w:p>
    <w:p w:rsidR="00DA63EC" w:rsidRDefault="00DA63EC" w:rsidP="00DA63EC">
      <w:pPr>
        <w:tabs>
          <w:tab w:val="left" w:pos="0"/>
          <w:tab w:val="center" w:pos="2835"/>
        </w:tabs>
        <w:rPr>
          <w:rtl/>
        </w:rPr>
      </w:pPr>
      <w:del w:id="98702" w:author="מנוע מכני" w:date="2026-10-11T12:04:39Z">
        <w:r>
          <w:rPr>
            <w:rtl/>
          </w:rPr>
          <w:delText xml:space="preserve"> </w:delText>
        </w:r>
      </w:del>
      <w:r>
        <w:rPr>
          <w:rtl/>
        </w:rPr>
        <w:t xml:space="preserve">מודה </w:t>
      </w:r>
      <w:ins w:id="90289" w:author="מנוע מכני" w:date="2026-10-11T12:04:39Z">
        <w:r>
          <w:rPr>
            <w:rStyle w:val="2fb"/>
            <w:rtl/>
          </w:rPr>
          <w:t xml:space="preserve">ר"י</w:t>
        </w:r>
      </w:ins>
      <w:del w:id="90290" w:author="מנוע מכני" w:date="2026-10-11T12:04:39Z">
        <w:r>
          <w:rPr>
            <w:rtl/>
          </w:rPr>
          <w:delText xml:space="preserve">רבי יהודה</w:delText>
        </w:r>
      </w:del>
      <w:r>
        <w:rPr>
          <w:rtl/>
        </w:rPr>
        <w:t xml:space="preserve"> לענין כפרה שאינו מכפר, שנא</w:t>
      </w:r>
      <w:r>
        <w:rPr>
          <w:rFonts w:hint="cs"/>
          <w:rtl/>
        </w:rPr>
        <w:t>'</w:t>
      </w:r>
      <w:r>
        <w:rPr>
          <w:rtl/>
        </w:rPr>
        <w:t xml:space="preserve">: כי הדם הוא בנפש יכפר, דם שהנפש יוצאה בו קרוי דם, שאין הנפש יוצאה בו אין קרוי דם! </w:t>
      </w:r>
    </w:p>
    <w:p>
      <w:pPr>
        <w:pStyle w:val="38"/>
        <w:rPr>
          <w:ins w:id="98703" w:author="מנוע מכני" w:date="2026-10-11T12:04:39Z"/>
        </w:rPr>
      </w:pPr>
      <w:r>
        <w:t xml:space="preserve">- </w:t>
      </w:r>
      <w:r>
        <w:t>אלא ר</w:t>
      </w:r>
      <w:r>
        <w:t>"</w:t>
      </w:r>
      <w:r>
        <w:t xml:space="preserve">י </w:t>
      </w:r>
      <w:ins w:id="91081" w:author="מנוע מכני" w:date="2026-10-11T12:04:39Z">
        <w:r>
          <w:t xml:space="preserve">לשיטתו</w:t>
        </w:r>
      </w:ins>
      <w:del w:id="91082" w:author="מנוע מכני" w:date="2026-10-11T12:04:39Z">
        <w:r>
          <w:delText xml:space="preserve">לטעמיה</w:delText>
        </w:r>
      </w:del>
      <w:r>
        <w:t xml:space="preserve">, דאמר:</w:t>
      </w:r>
    </w:p>
    <w:p w:rsidR="00DA63EC" w:rsidRDefault="00DA63EC" w:rsidP="00DA63EC">
      <w:pPr>
        <w:pStyle w:val="affffb"/>
        <w:rPr>
          <w:rtl/>
        </w:rPr>
      </w:pPr>
      <w:del w:id="98704" w:author="מנוע מכני" w:date="2026-10-11T12:04:39Z">
        <w:r>
          <w:rPr>
            <w:rtl/>
          </w:rPr>
          <w:delText xml:space="preserve"> </w:delText>
        </w:r>
      </w:del>
      <w:r>
        <w:rPr>
          <w:rtl/>
        </w:rPr>
        <w:t xml:space="preserve">אין דם מבטל דם.</w:t>
      </w:r>
    </w:p>
    <w:p>
      <w:pPr>
        <w:pStyle w:val="38"/>
        <w:rPr>
          <w:ins w:id="98705" w:author="מנוע מכני" w:date="2026-10-11T12:04:39Z"/>
        </w:rPr>
      </w:pPr>
      <w:r>
        <w:t>א</w:t>
      </w:r>
      <w:r>
        <w:t>"</w:t>
      </w:r>
      <w:r>
        <w:t>ל</w:t>
      </w:r>
      <w:r>
        <w:t xml:space="preserve"> ר"</w:t>
      </w:r>
      <w:r>
        <w:t>י</w:t>
      </w:r>
      <w:r>
        <w:t xml:space="preserve">:</w:t>
      </w:r>
    </w:p>
    <w:p w:rsidR="00DA63EC" w:rsidRDefault="00DA63EC" w:rsidP="00DA63EC">
      <w:pPr>
        <w:tabs>
          <w:tab w:val="left" w:pos="0"/>
          <w:tab w:val="center" w:pos="2835"/>
        </w:tabs>
        <w:rPr>
          <w:rtl/>
        </w:rPr>
      </w:pPr>
      <w:del w:id="98706" w:author="מנוע מכני" w:date="2026-10-11T12:04:39Z">
        <w:r>
          <w:rPr>
            <w:rtl/>
          </w:rPr>
          <w:delText xml:space="preserve"> </w:delText>
        </w:r>
      </w:del>
      <w:r>
        <w:rPr>
          <w:rtl/>
        </w:rPr>
        <w:t xml:space="preserve">לדבריכם, למה פוקקין העזרה? </w:t>
      </w:r>
    </w:p>
    <w:p>
      <w:pPr>
        <w:pStyle w:val="38"/>
        <w:rPr>
          <w:ins w:id="98707" w:author="מנוע מכני" w:date="2026-10-11T12:04:39Z"/>
        </w:rPr>
      </w:pPr>
      <w:r>
        <w:t xml:space="preserve">- אמרו לו:</w:t>
      </w:r>
    </w:p>
    <w:p w:rsidR="00DA63EC" w:rsidRDefault="00DA63EC" w:rsidP="00DA63EC">
      <w:pPr>
        <w:pStyle w:val="affffb"/>
        <w:rPr>
          <w:rtl/>
        </w:rPr>
      </w:pPr>
      <w:del w:id="98708" w:author="מנוע מכני" w:date="2026-10-11T12:04:39Z">
        <w:r>
          <w:rPr>
            <w:rtl/>
          </w:rPr>
          <w:delText xml:space="preserve"> </w:delText>
        </w:r>
      </w:del>
      <w:r>
        <w:rPr>
          <w:rtl/>
        </w:rPr>
        <w:t xml:space="preserve">שבח הוא לבני אהרן שיהלכו עד ארכובותיהן בדם.</w:t>
      </w:r>
    </w:p>
    <w:p w:rsidR="00DA63EC" w:rsidRDefault="00DA63EC" w:rsidP="00DA63EC">
      <w:pPr>
        <w:tabs>
          <w:tab w:val="left" w:pos="0"/>
          <w:tab w:val="center" w:pos="2835"/>
        </w:tabs>
        <w:rPr>
          <w:rtl/>
        </w:rPr>
      </w:pPr>
      <w:r>
        <w:rPr>
          <w:rtl/>
        </w:rPr>
        <w:t xml:space="preserve">ודם </w:t>
      </w:r>
      <w:r>
        <w:rPr>
          <w:rFonts w:hint="cs"/>
          <w:rtl/>
        </w:rPr>
        <w:t xml:space="preserve">לא</w:t>
      </w:r>
      <w:r>
        <w:rPr>
          <w:rFonts w:hint="cs"/>
          <w:rtl/>
        </w:rPr>
        <w:t xml:space="preserve"> </w:t>
      </w:r>
      <w:r>
        <w:rPr>
          <w:rtl/>
        </w:rPr>
        <w:t>הוי חציצה!</w:t>
      </w:r>
      <w:r>
        <w:rPr>
          <w:rFonts w:hint="cs"/>
          <w:rtl/>
        </w:rPr>
        <w:t xml:space="preserve"> ד</w:t>
      </w:r>
      <w:r>
        <w:rPr>
          <w:rtl/>
        </w:rPr>
        <w:t xml:space="preserve">לח הוא ולא הוי חציצה, </w:t>
      </w:r>
      <w:r>
        <w:rPr>
          <w:rtl/>
        </w:rPr>
        <w:t xml:space="preserve">דתנן</w:t>
      </w:r>
      <w:r>
        <w:rPr>
          <w:rtl/>
        </w:rPr>
        <w:t xml:space="preserve">: הדם, והדיו, והדבש, והחלב יבישין חוצצין, לחין אין חוצצין.</w:t>
      </w:r>
    </w:p>
    <w:p w:rsidR="00DA63EC" w:rsidRDefault="00DA63EC" w:rsidP="00DA63EC">
      <w:pPr>
        <w:tabs>
          <w:tab w:val="left" w:pos="0"/>
          <w:tab w:val="center" w:pos="2835"/>
        </w:tabs>
        <w:rPr>
          <w:rtl/>
        </w:rPr>
      </w:pPr>
      <w:r>
        <w:rPr>
          <w:rtl/>
        </w:rPr>
        <w:t>ו</w:t>
      </w:r>
      <w:r>
        <w:rPr>
          <w:rFonts w:hint="cs"/>
          <w:rtl/>
        </w:rPr>
        <w:t>אפי' דנרטבים בגדיהם</w:t>
      </w:r>
      <w:r>
        <w:rPr>
          <w:rtl/>
        </w:rPr>
        <w:t xml:space="preserve">, ותנן: היו בגדיו מטושטשין ועבד - עבודתו פסולה! </w:t>
      </w:r>
    </w:p>
    <w:p w:rsidR="00DA63EC" w:rsidRDefault="00DA63EC" w:rsidP="00DA63EC">
      <w:pPr>
        <w:tabs>
          <w:tab w:val="left" w:pos="0"/>
          <w:tab w:val="center" w:pos="2835"/>
        </w:tabs>
        <w:rPr>
          <w:rtl/>
        </w:rPr>
      </w:pPr>
      <w:r>
        <w:rPr>
          <w:rFonts w:hint="cs"/>
          <w:rtl/>
        </w:rPr>
        <w:t xml:space="preserve">ומיירי בהולכת עצים למערכה </w:t>
      </w:r>
      <w:ins w:id="91083" w:author="מנוע מכני" w:date="2026-10-11T12:04:39Z">
        <w:r>
          <w:rPr>
            <w:rFonts w:hint="cs"/>
            <w:rtl/>
          </w:rPr>
          <w:t xml:space="preserve">דלא</w:t>
        </w:r>
      </w:ins>
      <w:del w:id="91084" w:author="מנוע מכני" w:date="2026-10-11T12:04:39Z">
        <w:r>
          <w:rPr>
            <w:rFonts w:hint="cs"/>
            <w:rtl/>
          </w:rPr>
          <w:delText xml:space="preserve">דלאו</w:delText>
        </w:r>
      </w:del>
      <w:r>
        <w:rPr>
          <w:rFonts w:hint="cs"/>
          <w:rtl/>
        </w:rPr>
        <w:t xml:space="preserve"> עבודה היא </w:t>
      </w:r>
      <w:r>
        <w:rPr>
          <w:rtl/>
        </w:rPr>
        <w:t>–</w:t>
      </w:r>
      <w:r>
        <w:rPr>
          <w:rFonts w:hint="cs"/>
          <w:rtl/>
        </w:rPr>
        <w:t xml:space="preserve"> </w:t>
      </w:r>
    </w:p>
    <w:p w:rsidR="00DA63EC" w:rsidRDefault="00DA63EC" w:rsidP="00DA63EC">
      <w:pPr>
        <w:tabs>
          <w:tab w:val="left" w:pos="0"/>
          <w:tab w:val="center" w:pos="2835"/>
        </w:tabs>
        <w:rPr>
          <w:rtl/>
        </w:rPr>
      </w:pPr>
      <w:r>
        <w:rPr>
          <w:rtl/>
        </w:rPr>
        <w:tab/>
      </w:r>
      <w:r>
        <w:rPr>
          <w:rFonts w:hint="cs"/>
          <w:rtl/>
        </w:rPr>
        <w:t>'</w:t>
      </w:r>
      <w:r>
        <w:rPr>
          <w:rtl/>
        </w:rPr>
        <w:t>מדו</w:t>
      </w:r>
      <w:r>
        <w:rPr>
          <w:rFonts w:hint="cs"/>
          <w:rtl/>
        </w:rPr>
        <w:t>'</w:t>
      </w:r>
      <w:r>
        <w:rPr>
          <w:rtl/>
        </w:rPr>
        <w:t xml:space="preserve"> - כמדתו, שלא יחסר ושלא יותיר! בהולכת אברים לכבש, </w:t>
      </w:r>
      <w:r>
        <w:rPr>
          <w:rFonts w:hint="cs"/>
          <w:rtl/>
        </w:rPr>
        <w:t>ד</w:t>
      </w:r>
      <w:r>
        <w:rPr>
          <w:rtl/>
        </w:rPr>
        <w:t>עבודה היא.</w:t>
      </w:r>
    </w:p>
    <w:p w:rsidR="00DA63EC" w:rsidRDefault="00DA63EC" w:rsidP="00DA63EC">
      <w:pPr>
        <w:pStyle w:val="affffd"/>
        <w:rPr>
          <w:rtl/>
        </w:rPr>
      </w:pPr>
      <w:r>
        <w:rPr>
          <w:rtl/>
        </w:rPr>
        <w:t>׹</w:t>
      </w:r>
    </w:p>
    <w:p>
      <w:pPr>
        <w:pStyle w:val="MishnaBatzad"/>
        <w:rPr>
          <w:ins w:id="20336" w:author="קלוד" w:date="2026-10-11T09:07:24Z"/>
        </w:rPr>
      </w:pPr>
      <w:ins w:id="20335" w:author="קלוד" w:date="2026-10-11T09:07:24Z">
        <w:r>
          <w:t xml:space="preserve">משנה ג</w:t>
        </w:r>
      </w:ins>
    </w:p>
    <w:p w:rsidR="00DA63EC" w:rsidRPr="000A334C" w:rsidRDefault="00DA63EC" w:rsidP="003B6D22">
      <w:pPr>
        <w:pStyle w:val="afff9"/>
        <w:rPr>
          <w:del w:id="20200" w:author="קלוד" w:date="2026-10-11T09:07:24Z"/>
          <w:rtl/>
        </w:rPr>
      </w:pPr>
      <w:del w:id="20199" w:author="קלוד" w:date="2026-10-11T09:07:24Z">
        <w:r w:rsidRPr="000A334C">
          <w:rPr>
            <w:rtl/>
          </w:rPr>
          <w:delText xml:space="preserve">מתני'.</w:delText>
        </w:r>
      </w:del>
    </w:p>
    <w:p w:rsidR="00DA63EC" w:rsidRPr="000A334C" w:rsidRDefault="00DA63EC" w:rsidP="003B6D22">
      <w:pPr>
        <w:pStyle w:val="afff9"/>
        <w:spacing w:before="120"/>
        <w:rPr>
          <w:rtl/>
        </w:rPr>
        <w:pPrChange w:id="90010" w:author="קלוד" w:date="2026-10-11T12:09:42Z">
          <w:pPr>
            <w:pStyle w:val="afff9"/>
          </w:pPr>
        </w:pPrChange>
      </w:pPr>
      <w:r>
        <w:rPr>
          <w:rtl/>
        </w:rPr>
        <w:t xml:space="preserve">השוחט את הזבח לאכול דבר שאין דרכו לאכול, ולהקטיר דבר שאין דרכו להקטיר - כשר, ו</w:t>
      </w:r>
      <w:r>
        <w:rPr>
          <w:rStyle w:val="TanaimMishna"/>
          <w:rtl/>
          <w:rPrChange w:id="20010" w:author="קלוד" w:date="2026-10-11T09:07:24Z">
            <w:rPr>
              <w:rtl/>
            </w:rPr>
          </w:rPrChange>
        </w:rPr>
        <w:t xml:space="preserve">רבי אליעזר</w:t>
      </w:r>
      <w:r>
        <w:rPr>
          <w:rtl/>
        </w:rPr>
        <w:t xml:space="preserve"> פוסל.</w:t>
      </w:r>
    </w:p>
    <w:p w:rsidR="00DA63EC" w:rsidRPr="000A334C" w:rsidRDefault="00DA63EC" w:rsidP="003B6D22">
      <w:pPr>
        <w:pStyle w:val="afff9"/>
        <w:rPr>
          <w:rtl/>
        </w:rPr>
      </w:pPr>
      <w:r w:rsidRPr="000A334C">
        <w:rPr>
          <w:rtl/>
        </w:rPr>
        <w:t>לאכול דבר שדרכו לאכול, ולהקטיר דבר שדרכו להקטיר פחות מכזית - כשר.</w:t>
      </w:r>
    </w:p>
    <w:p w:rsidR="00DA63EC" w:rsidRPr="000A334C" w:rsidRDefault="00DA63EC" w:rsidP="003B6D22">
      <w:pPr>
        <w:pStyle w:val="afff9"/>
        <w:rPr>
          <w:rtl/>
        </w:rPr>
      </w:pPr>
      <w:r w:rsidRPr="000A334C">
        <w:rPr>
          <w:rtl/>
        </w:rPr>
        <w:t>לאכול כחצי זית ולהקטיר כחצי זית - כשר, שאין אכילה והקטרה מצטרפין.</w:t>
      </w:r>
    </w:p>
    <w:p w:rsidR="00DA63EC" w:rsidRPr="000A334C" w:rsidRDefault="00DA63EC" w:rsidP="003B6D22">
      <w:pPr>
        <w:pStyle w:val="afff9"/>
        <w:rPr>
          <w:rtl/>
        </w:rPr>
      </w:pPr>
      <w:r w:rsidRPr="000A334C">
        <w:rPr>
          <w:rtl/>
        </w:rPr>
        <w:t xml:space="preserve">השוחט את הזבח לאכול כזית מן העור ומן הרוטב, ומן הקיפה ומן האלל, ומן העצמות ומן הגידין, ומן הקרנים ומן הטלפים, </w:t>
      </w:r>
    </w:p>
    <w:p w:rsidR="00DA63EC" w:rsidRPr="000A334C" w:rsidRDefault="00DA63EC" w:rsidP="003B6D22">
      <w:pPr>
        <w:pStyle w:val="afff9"/>
        <w:rPr>
          <w:rtl/>
        </w:rPr>
      </w:pPr>
      <w:r w:rsidRPr="000A334C">
        <w:rPr>
          <w:rtl/>
        </w:rPr>
        <w:tab/>
        <w:t>חוץ לזמנו וחוץ למקומו כשר, ואין חייבין עליהן משום פיגול ונותר וטמא.</w:t>
      </w:r>
    </w:p>
    <w:p w:rsidR="00DA63EC" w:rsidRPr="000A334C" w:rsidRDefault="00DA63EC" w:rsidP="003B6D22">
      <w:pPr>
        <w:pStyle w:val="afff9"/>
        <w:rPr>
          <w:rtl/>
        </w:rPr>
      </w:pPr>
      <w:r w:rsidRPr="000A334C">
        <w:rPr>
          <w:rtl/>
        </w:rPr>
        <w:t>השוחט את המוקדשין לאכול שליל או שיליא בחוץ - לא פיגל.</w:t>
      </w:r>
    </w:p>
    <w:p w:rsidR="00DA63EC" w:rsidRPr="000A334C" w:rsidRDefault="00DA63EC" w:rsidP="003B6D22">
      <w:pPr>
        <w:pStyle w:val="afff9"/>
        <w:rPr>
          <w:rtl/>
        </w:rPr>
      </w:pPr>
      <w:r w:rsidRPr="000A334C">
        <w:rPr>
          <w:rtl/>
        </w:rPr>
        <w:t>המולק את התורין לאכול ביציהן בחוץ - לא פיגל.</w:t>
      </w:r>
    </w:p>
    <w:p w:rsidR="00DA63EC" w:rsidRPr="000A334C" w:rsidRDefault="00DA63EC" w:rsidP="003B6D22">
      <w:pPr>
        <w:pStyle w:val="afff9"/>
        <w:rPr>
          <w:rtl/>
        </w:rPr>
      </w:pPr>
      <w:r w:rsidRPr="000A334C">
        <w:rPr>
          <w:rtl/>
        </w:rPr>
        <w:t>חלב מוקדשין וביצי תורין - אין חייבין עליהן משום פיגול ונותר וטמא.</w:t>
      </w:r>
    </w:p>
    <w:p w:rsidR="00DA63EC" w:rsidRDefault="00DA63EC" w:rsidP="00DA63EC">
      <w:pPr>
        <w:pStyle w:val="affffd"/>
        <w:rPr>
          <w:rtl/>
        </w:rPr>
      </w:pPr>
      <w:r>
        <w:rPr>
          <w:rtl/>
        </w:rPr>
        <w:t>׹</w:t>
      </w:r>
    </w:p>
    <w:p>
      <w:pPr>
        <w:pStyle w:val="afffff8"/>
        <w:rPr>
          <w:ins w:id="90493" w:author="קלוד" w:date="2026-10-11T12:29:36Z"/>
        </w:rPr>
      </w:pPr>
      <w:ins w:id="90494" w:author="קלוד" w:date="2026-10-11T12:29:36Z">
        <w:r>
          <w:rPr>
            <w:color w:val="7B3F00"/>
          </w:rPr>
          <w:t xml:space="preserve">פיגל בזבח - נתפגל השליל, ובשליל לא נתפגל הזבח</w:t>
        </w:r>
      </w:ins>
    </w:p>
    <w:p>
      <w:pPr>
        <w:pStyle w:val="38"/>
        <w:rPr>
          <w:ins w:id="98710" w:author="מנוע מכני" w:date="2026-10-11T12:04:39Z"/>
        </w:rPr>
      </w:pPr>
      <w:del w:id="98709" w:author="מנוע מכני" w:date="2026-10-11T12:04:39Z">
        <w:r>
          <w:delText xml:space="preserve">•</w:delText>
        </w:r>
      </w:del>
      <w:r>
        <w:t xml:space="preserve"> </w:t>
      </w:r>
      <w:r>
        <w:t>אר</w:t>
      </w:r>
      <w:r>
        <w:t>"</w:t>
      </w:r>
      <w:r>
        <w:t>א</w:t>
      </w:r>
      <w:r>
        <w:t xml:space="preserve">:</w:t>
      </w:r>
    </w:p>
    <w:p w:rsidR="00DA63EC" w:rsidRDefault="00DA63EC" w:rsidP="00DA63EC">
      <w:pPr>
        <w:tabs>
          <w:tab w:val="left" w:pos="0"/>
          <w:tab w:val="center" w:pos="2835"/>
        </w:tabs>
        <w:rPr>
          <w:rtl/>
        </w:rPr>
      </w:pPr>
      <w:del w:id="98711" w:author="מנוע מכני" w:date="2026-10-11T12:04:39Z">
        <w:r>
          <w:rPr>
            <w:rtl/>
          </w:rPr>
          <w:delText xml:space="preserve"> </w:delText>
        </w:r>
      </w:del>
      <w:r>
        <w:rPr>
          <w:rtl/>
        </w:rPr>
        <w:t xml:space="preserve">פיגל בזבח נתפגל השליל, בשליל - </w:t>
      </w:r>
      <w:r>
        <w:rPr>
          <w:rtl/>
        </w:rPr>
        <w:t xml:space="preserve">לא</w:t>
      </w:r>
      <w:r>
        <w:rPr>
          <w:rtl/>
        </w:rPr>
        <w:t xml:space="preserve"> נתפגל הזבח</w:t>
      </w:r>
      <w:ins w:id="94435" w:author="מנוע מכני" w:date="2026-10-11T12:04:39Z">
        <w:r>
          <w:rPr>
            <w:rtl/>
          </w:rPr>
          <w:t xml:space="preserve">,</w:t>
        </w:r>
      </w:ins>
      <w:del w:id="94436"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פיגל באלל נתפגלה מוראה, במוראה - </w:t>
      </w:r>
      <w:r>
        <w:rPr>
          <w:rtl/>
        </w:rPr>
        <w:t xml:space="preserve">לא</w:t>
      </w:r>
      <w:r>
        <w:rPr>
          <w:rtl/>
        </w:rPr>
        <w:t xml:space="preserve"> נתפגל אלל</w:t>
      </w:r>
      <w:ins w:id="94437" w:author="מנוע מכני" w:date="2026-10-11T12:04:39Z">
        <w:r>
          <w:rPr>
            <w:rtl/>
          </w:rPr>
          <w:t xml:space="preserve">,</w:t>
        </w:r>
      </w:ins>
      <w:del w:id="94438"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פיגל באימורין נתפגלו פרים, בפרים - </w:t>
      </w:r>
      <w:r>
        <w:rPr>
          <w:rtl/>
        </w:rPr>
        <w:t xml:space="preserve">לא</w:t>
      </w:r>
      <w:r>
        <w:rPr>
          <w:rtl/>
        </w:rPr>
        <w:t xml:space="preserve"> נתפגלו אימורים.</w:t>
      </w:r>
    </w:p>
    <w:p>
      <w:pPr>
        <w:pStyle w:val="38"/>
        <w:rPr>
          <w:ins w:id="98712" w:author="מנוע מכני" w:date="2026-10-11T12:04:39Z"/>
        </w:rPr>
      </w:pPr>
      <w:r>
        <w:t xml:space="preserve">לימא מסייע </w:t>
      </w:r>
      <w:ins w:id="92765" w:author="מנוע מכני" w:date="2026-10-11T12:04:39Z">
        <w:r>
          <w:t xml:space="preserve">לו</w:t>
        </w:r>
      </w:ins>
      <w:del w:id="92766" w:author="מנוע מכני" w:date="2026-10-11T12:04:39Z">
        <w:r>
          <w:delText xml:space="preserve">ליה</w:delText>
        </w:r>
      </w:del>
      <w:r>
        <w:t xml:space="preserve">:</w:t>
      </w:r>
    </w:p>
    <w:p w:rsidR="00DA63EC" w:rsidRDefault="00DA63EC" w:rsidP="00DA63EC">
      <w:pPr>
        <w:tabs>
          <w:tab w:val="left" w:pos="0"/>
          <w:tab w:val="center" w:pos="2835"/>
        </w:tabs>
        <w:rPr>
          <w:rtl/>
        </w:rPr>
      </w:pPr>
      <w:del w:id="98713" w:author="מנוע מכני" w:date="2026-10-11T12:04:39Z">
        <w:r>
          <w:rPr>
            <w:rtl/>
          </w:rPr>
          <w:delText xml:space="preserve"> </w:delText>
        </w:r>
      </w:del>
      <w:r>
        <w:rPr>
          <w:rtl/>
        </w:rPr>
        <w:t xml:space="preserve">ושוים, שאם חישב באכילת פרים ובשריפתן - </w:t>
      </w:r>
      <w:r>
        <w:rPr>
          <w:rtl/>
        </w:rPr>
        <w:t xml:space="preserve">לא</w:t>
      </w:r>
      <w:r>
        <w:rPr>
          <w:rtl/>
        </w:rPr>
        <w:t xml:space="preserve"> עשה ולא כלום</w:t>
      </w:r>
      <w:ins w:id="94439" w:author="מנוע מכני" w:date="2026-10-11T12:04:39Z">
        <w:r>
          <w:rPr>
            <w:rtl/>
          </w:rPr>
          <w:t xml:space="preserve">,</w:t>
        </w:r>
      </w:ins>
      <w:del w:id="94440" w:author="מנוע מכני" w:date="2026-10-11T12:04:39Z">
        <w:r>
          <w:rPr>
            <w:rtl/>
          </w:rPr>
          <w:delText xml:space="preserve">;</w:delText>
        </w:r>
      </w:del>
    </w:p>
    <w:p w:rsidR="00DA63EC" w:rsidRDefault="00DA63EC" w:rsidP="00DA63EC">
      <w:pPr>
        <w:pStyle w:val="afff3"/>
        <w:framePr w:wrap="around"/>
        <w:tabs>
          <w:tab w:val="left" w:pos="0"/>
        </w:tabs>
        <w:rPr>
          <w:rtl/>
        </w:rPr>
      </w:pPr>
      <w:r>
        <w:rPr>
          <w:rFonts w:hint="cs"/>
          <w:rtl/>
        </w:rPr>
        <w:t>לה:</w:t>
      </w:r>
    </w:p>
    <w:p w:rsidR="00DA63EC" w:rsidRPr="00FE1B89" w:rsidRDefault="00DA63EC" w:rsidP="00DA63EC">
      <w:pPr>
        <w:tabs>
          <w:tab w:val="left" w:pos="0"/>
          <w:tab w:val="center" w:pos="2835"/>
        </w:tabs>
        <w:rPr>
          <w:spacing w:val="-2"/>
          <w:rtl/>
        </w:rPr>
      </w:pPr>
      <w:ins w:id="92767" w:author="מנוע מכני" w:date="2026-10-11T12:04:39Z">
        <w:r>
          <w:rPr>
            <w:spacing w:val="-2"/>
            <w:rtl/>
          </w:rPr>
          <w:t xml:space="preserve">מה</w:t>
        </w:r>
      </w:ins>
      <w:del w:id="92768" w:author="מנוע מכני" w:date="2026-10-11T12:04:39Z">
        <w:r w:rsidRPr="00FE1B89">
          <w:rPr>
            <w:spacing w:val="-2"/>
            <w:rtl/>
          </w:rPr>
          <w:delText xml:space="preserve">מאי</w:delText>
        </w:r>
      </w:del>
      <w:r w:rsidRPr="00FE1B89">
        <w:rPr>
          <w:spacing w:val="-2"/>
          <w:rtl/>
        </w:rPr>
        <w:t xml:space="preserve"> </w:t>
      </w:r>
      <w:ins w:id="91085" w:author="מנוע מכני" w:date="2026-10-11T12:04:39Z">
        <w:r>
          <w:rPr>
            <w:spacing w:val="-2"/>
            <w:rtl/>
          </w:rPr>
          <w:t xml:space="preserve">לא</w:t>
        </w:r>
      </w:ins>
      <w:del w:id="91086" w:author="מנוע מכני" w:date="2026-10-11T12:04:39Z">
        <w:r w:rsidRPr="00FE1B89">
          <w:rPr>
            <w:spacing w:val="-2"/>
            <w:rtl/>
          </w:rPr>
          <w:delText xml:space="preserve">לאו</w:delText>
        </w:r>
      </w:del>
      <w:r w:rsidRPr="00FE1B89">
        <w:rPr>
          <w:spacing w:val="-2"/>
          <w:rtl/>
        </w:rPr>
        <w:t xml:space="preserve"> הא חישב באימורים נתפגלו פרים! </w:t>
      </w:r>
      <w:r w:rsidRPr="00FE1B89">
        <w:rPr>
          <w:rFonts w:hint="cs"/>
          <w:spacing w:val="-2"/>
          <w:rtl/>
        </w:rPr>
        <w:t xml:space="preserve">- </w:t>
      </w:r>
      <w:r w:rsidRPr="00FE1B89">
        <w:rPr>
          <w:spacing w:val="-2"/>
          <w:rtl/>
        </w:rPr>
        <w:t xml:space="preserve">לא</w:t>
      </w:r>
      <w:r w:rsidRPr="00FE1B89">
        <w:rPr>
          <w:spacing w:val="-2"/>
          <w:rtl/>
        </w:rPr>
        <w:t xml:space="preserve">, הא חישב באימורין - נתפגלו אימורין עצמן.</w:t>
      </w:r>
    </w:p>
    <w:p>
      <w:pPr>
        <w:pStyle w:val="38"/>
        <w:rPr>
          <w:ins w:id="98714" w:author="מנוע מכני" w:date="2026-10-11T12:04:39Z"/>
        </w:rPr>
      </w:pPr>
      <w:r w:rsidRPr="00A54038">
        <w:t>והך</w:t>
      </w:r>
    </w:p>
    <w:p w:rsidR="00DA63EC" w:rsidRDefault="00DA63EC" w:rsidP="00DA63EC">
      <w:pPr>
        <w:tabs>
          <w:tab w:val="left" w:pos="0"/>
          <w:tab w:val="center" w:pos="2835"/>
        </w:tabs>
        <w:rPr>
          <w:rtl/>
        </w:rPr>
      </w:pPr>
      <w:del w:id="98715" w:author="מנוע מכני" w:date="2026-10-11T12:04:39Z">
        <w:r>
          <w:rPr>
            <w:rFonts w:hint="cs"/>
            <w:rtl/>
          </w:rPr>
          <w:delText xml:space="preserve"> </w:delText>
        </w:r>
      </w:del>
      <w:r>
        <w:rPr>
          <w:rFonts w:hint="cs"/>
          <w:rtl/>
        </w:rPr>
        <w:t xml:space="preserve">ד</w:t>
      </w:r>
      <w:r>
        <w:rPr>
          <w:rtl/>
        </w:rPr>
        <w:t xml:space="preserve">פרים הנשרפים ושעירים הנשרפים מועלין בהן משהוקדשו, </w:t>
      </w:r>
    </w:p>
    <w:p w:rsidR="00DA63EC" w:rsidRDefault="00DA63EC" w:rsidP="00DA63EC">
      <w:pPr>
        <w:tabs>
          <w:tab w:val="left" w:pos="0"/>
          <w:tab w:val="center" w:pos="2835"/>
        </w:tabs>
        <w:rPr>
          <w:rtl/>
        </w:rPr>
      </w:pPr>
      <w:r>
        <w:rPr>
          <w:rtl/>
        </w:rPr>
        <w:t xml:space="preserve">נשחטו - הוכשרו ליפסל בטבול יום ובמחוסר כיפורים ובלינה</w:t>
      </w:r>
      <w:ins w:id="94441" w:author="מנוע מכני" w:date="2026-10-11T12:04:39Z">
        <w:r>
          <w:rPr>
            <w:rtl/>
          </w:rPr>
          <w:t xml:space="preserve">,</w:t>
        </w:r>
      </w:ins>
      <w:del w:id="94442" w:author="מנוע מכני" w:date="2026-10-11T12:04:39Z">
        <w:r>
          <w:rPr>
            <w:rtl/>
          </w:rPr>
          <w:delText xml:space="preserve">;</w:delText>
        </w:r>
      </w:del>
    </w:p>
    <w:p>
      <w:pPr>
        <w:pStyle w:val="38"/>
        <w:rPr>
          <w:ins w:id="98716" w:author="מנוע מכני" w:date="2026-10-11T12:04:39Z"/>
        </w:rPr>
      </w:pPr>
      <w:ins w:id="91087" w:author="מנוע מכני" w:date="2026-10-11T12:04:39Z">
        <w:r>
          <w:t xml:space="preserve">לא</w:t>
        </w:r>
      </w:ins>
      <w:del w:id="91088" w:author="מנוע מכני" w:date="2026-10-11T12:04:39Z">
        <w:r>
          <w:delText xml:space="preserve">לאו</w:delText>
        </w:r>
      </w:del>
      <w:r>
        <w:t xml:space="preserve"> לינת בשר, וש"מ:</w:t>
      </w:r>
    </w:p>
    <w:p w:rsidR="00DA63EC" w:rsidRDefault="00DA63EC" w:rsidP="00DA63EC">
      <w:pPr>
        <w:tabs>
          <w:tab w:val="left" w:pos="0"/>
          <w:tab w:val="center" w:pos="2835"/>
        </w:tabs>
        <w:rPr>
          <w:rtl/>
        </w:rPr>
      </w:pPr>
      <w:del w:id="98717" w:author="מנוע מכני" w:date="2026-10-11T12:04:39Z">
        <w:r>
          <w:rPr>
            <w:rtl/>
          </w:rPr>
          <w:delText xml:space="preserve"> </w:delText>
        </w:r>
      </w:del>
      <w:r>
        <w:rPr>
          <w:rtl/>
        </w:rPr>
        <w:t xml:space="preserve">מגו דפסלה בלינה, פסלה בה מחשבה! </w:t>
      </w:r>
      <w:r>
        <w:rPr>
          <w:rFonts w:hint="cs"/>
          <w:rtl/>
        </w:rPr>
        <w:t>- א</w:t>
      </w:r>
      <w:r>
        <w:rPr>
          <w:rtl/>
        </w:rPr>
        <w:t xml:space="preserve">לא, </w:t>
      </w:r>
      <w:r w:rsidRPr="00A54038">
        <w:rPr>
          <w:b/>
          <w:bCs/>
          <w:rtl/>
        </w:rPr>
        <w:t>לינת</w:t>
      </w:r>
      <w:r>
        <w:rPr>
          <w:rtl/>
        </w:rPr>
        <w:t xml:space="preserve"> </w:t>
      </w:r>
      <w:r w:rsidRPr="00A54038">
        <w:rPr>
          <w:b/>
          <w:bCs/>
          <w:rtl/>
        </w:rPr>
        <w:t>אימורים</w:t>
      </w:r>
      <w:r>
        <w:rPr>
          <w:rtl/>
        </w:rPr>
        <w:t>.</w:t>
      </w:r>
    </w:p>
    <w:p>
      <w:pPr>
        <w:pStyle w:val="38"/>
        <w:rPr>
          <w:ins w:id="98718" w:author="מנוע מכני" w:date="2026-10-11T12:04:39Z"/>
        </w:rPr>
      </w:pPr>
      <w:r>
        <w:t xml:space="preserve">הא מדקתני סיפא:</w:t>
      </w:r>
    </w:p>
    <w:p w:rsidR="00DA63EC" w:rsidRDefault="00DA63EC" w:rsidP="00DA63EC">
      <w:pPr>
        <w:tabs>
          <w:tab w:val="left" w:pos="0"/>
          <w:tab w:val="center" w:pos="2835"/>
        </w:tabs>
        <w:rPr>
          <w:rtl/>
        </w:rPr>
      </w:pPr>
      <w:del w:id="98719" w:author="מנוע מכני" w:date="2026-10-11T12:04:39Z">
        <w:r>
          <w:rPr>
            <w:rtl/>
          </w:rPr>
          <w:delText xml:space="preserve"> </w:delText>
        </w:r>
      </w:del>
      <w:r>
        <w:rPr>
          <w:rtl/>
        </w:rPr>
        <w:t xml:space="preserve">כולן מועלין בהן על בית הדשן עד שיותך הבשר, מכלל דרישא לינת בשר! </w:t>
      </w:r>
      <w:ins w:id="92769" w:author="מנוע מכני" w:date="2026-10-11T12:04:39Z">
        <w:r>
          <w:rPr>
            <w:rtl/>
          </w:rPr>
          <w:t xml:space="preserve">כלום</w:t>
        </w:r>
      </w:ins>
      <w:del w:id="92770" w:author="מנוע מכני" w:date="2026-10-11T12:04:39Z">
        <w:r>
          <w:rPr>
            <w:rtl/>
          </w:rPr>
          <w:delText xml:space="preserve">מידי</w:delText>
        </w:r>
      </w:del>
      <w:r>
        <w:rPr>
          <w:rtl/>
        </w:rPr>
        <w:t xml:space="preserve"> איריא? הא </w:t>
      </w:r>
      <w:ins w:id="97013" w:author="מנוע מכני" w:date="2026-10-11T12:04:39Z">
        <w:r>
          <w:rPr>
            <w:rtl/>
          </w:rPr>
          <w:t xml:space="preserve">כדישנו</w:t>
        </w:r>
      </w:ins>
      <w:del w:id="97014" w:author="מנוע מכני" w:date="2026-10-11T12:04:39Z">
        <w:r>
          <w:rPr>
            <w:rtl/>
          </w:rPr>
          <w:delText xml:space="preserve">כדאיתא</w:delText>
        </w:r>
      </w:del>
      <w:r>
        <w:rPr>
          <w:rtl/>
        </w:rPr>
        <w:t xml:space="preserve"> והא </w:t>
      </w:r>
      <w:ins w:id="97015" w:author="מנוע מכני" w:date="2026-10-11T12:04:39Z">
        <w:r>
          <w:rPr>
            <w:rtl/>
          </w:rPr>
          <w:t xml:space="preserve">כדישנו</w:t>
        </w:r>
      </w:ins>
      <w:del w:id="97016" w:author="מנוע מכני" w:date="2026-10-11T12:04:39Z">
        <w:r>
          <w:rPr>
            <w:rtl/>
          </w:rPr>
          <w:delText xml:space="preserve">כדאיתא</w:delText>
        </w:r>
      </w:del>
      <w:r>
        <w:rPr>
          <w:rtl/>
        </w:rPr>
        <w:t xml:space="preserve">, רישא אימורים, וסיפא בשר.</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tl/>
        </w:rPr>
        <w:lastRenderedPageBreak/>
        <w:t xml:space="preserve">• </w:t>
      </w:r>
      <w:ins w:id="97017" w:author="מנוע מכני" w:date="2026-10-11T12:04:39Z">
        <w:r>
          <w:rPr>
            <w:rFonts w:hint="cs"/>
            <w:rtl/>
          </w:rPr>
          <w:t xml:space="preserve">מקשה</w:t>
        </w:r>
      </w:ins>
      <w:del w:id="97018" w:author="מנוע מכני" w:date="2026-10-11T12:04:39Z">
        <w:r>
          <w:rPr>
            <w:rFonts w:hint="cs"/>
            <w:rtl/>
          </w:rPr>
          <w:delText xml:space="preserve">מותיב</w:delText>
        </w:r>
      </w:del>
      <w:r>
        <w:rPr>
          <w:rFonts w:hint="cs"/>
          <w:rtl/>
        </w:rPr>
        <w:t xml:space="preserve"> </w:t>
      </w:r>
      <w:r>
        <w:rPr>
          <w:rStyle w:val="2fb"/>
          <w:rFonts w:hint="cs"/>
          <w:rtl/>
        </w:rPr>
        <w:t xml:space="preserve">רבה</w:t>
      </w:r>
      <w:r>
        <w:rPr>
          <w:rFonts w:hint="cs"/>
          <w:rtl/>
        </w:rPr>
        <w:t xml:space="preserve"> </w:t>
      </w:r>
      <w:r>
        <w:rPr>
          <w:rtl/>
        </w:rPr>
        <w:t xml:space="preserve">ואלו שאין מפגלין ואין מתפגלין: צמר שבראשי כבשים, ושער שבזקן תיישים, והעור והרוטב והקיפה, והאלל והמוראה והעצמות, והגידין והקרנים והטלפים, והשליל והשיליא, וחלב המוקדשין וביצי תורין - כולן </w:t>
      </w:r>
      <w:r>
        <w:rPr>
          <w:rtl/>
        </w:rPr>
        <w:t xml:space="preserve">לא</w:t>
      </w:r>
      <w:r>
        <w:rPr>
          <w:rtl/>
        </w:rPr>
        <w:t xml:space="preserve"> מפגלין ולא מתפגלין, </w:t>
      </w:r>
    </w:p>
    <w:p w:rsidR="00DA63EC" w:rsidRDefault="00DA63EC" w:rsidP="00DA63EC">
      <w:pPr>
        <w:tabs>
          <w:tab w:val="left" w:pos="0"/>
          <w:tab w:val="center" w:pos="2835"/>
        </w:tabs>
        <w:rPr>
          <w:rtl/>
        </w:rPr>
      </w:pPr>
      <w:r>
        <w:rPr>
          <w:rtl/>
        </w:rPr>
        <w:t xml:space="preserve">ואין חייבין עליהן משום פיגול נותר וטמא, והמעלה מהן בחוץ - פטור</w:t>
      </w:r>
      <w:ins w:id="94443" w:author="מנוע מכני" w:date="2026-10-11T12:04:39Z">
        <w:r>
          <w:rPr>
            <w:rtl/>
          </w:rPr>
          <w:t xml:space="preserve">,</w:t>
        </w:r>
      </w:ins>
      <w:del w:id="94444" w:author="מנוע מכני" w:date="2026-10-11T12:04:39Z">
        <w:r>
          <w:rPr>
            <w:rtl/>
          </w:rPr>
          <w:delText xml:space="preserve">;</w:delText>
        </w:r>
      </w:del>
    </w:p>
    <w:p w:rsidR="00DA63EC" w:rsidRDefault="00DA63EC" w:rsidP="00DA63EC">
      <w:pPr>
        <w:tabs>
          <w:tab w:val="left" w:pos="0"/>
          <w:tab w:val="center" w:pos="2835"/>
        </w:tabs>
        <w:rPr>
          <w:rtl/>
        </w:rPr>
      </w:pPr>
      <w:ins w:id="92771" w:author="מנוע מכני" w:date="2026-10-11T12:04:39Z">
        <w:r>
          <w:rPr>
            <w:rtl/>
          </w:rPr>
          <w:t xml:space="preserve">מה</w:t>
        </w:r>
      </w:ins>
      <w:del w:id="92772" w:author="מנוע מכני" w:date="2026-10-11T12:04:39Z">
        <w:r>
          <w:rPr>
            <w:rtl/>
          </w:rPr>
          <w:delText xml:space="preserve">מאי</w:delText>
        </w:r>
      </w:del>
      <w:r>
        <w:rPr>
          <w:rtl/>
        </w:rPr>
        <w:t xml:space="preserve"> </w:t>
      </w:r>
      <w:ins w:id="91089" w:author="מנוע מכני" w:date="2026-10-11T12:04:39Z">
        <w:r>
          <w:rPr>
            <w:rtl/>
          </w:rPr>
          <w:t xml:space="preserve">לא</w:t>
        </w:r>
      </w:ins>
      <w:del w:id="91090" w:author="מנוע מכני" w:date="2026-10-11T12:04:39Z">
        <w:r>
          <w:rPr>
            <w:rtl/>
          </w:rPr>
          <w:delText xml:space="preserve">לאו</w:delText>
        </w:r>
      </w:del>
      <w:r>
        <w:rPr>
          <w:rtl/>
        </w:rPr>
        <w:t xml:space="preserve"> </w:t>
      </w:r>
      <w:r>
        <w:rPr>
          <w:rtl/>
        </w:rPr>
        <w:t xml:space="preserve">לא</w:t>
      </w:r>
      <w:r>
        <w:rPr>
          <w:rtl/>
        </w:rPr>
        <w:t xml:space="preserve"> מפגלין הזבח, ולא מתפגלין מחמת זבח! </w:t>
      </w:r>
    </w:p>
    <w:p>
      <w:pPr>
        <w:pStyle w:val="38"/>
        <w:rPr>
          <w:ins w:id="101555" w:author="מנוע מכני" w:date="2026-10-11T12:04:39Z"/>
        </w:rPr>
      </w:pPr>
      <w:r>
        <w:t xml:space="preserve">- </w:t>
      </w:r>
      <w:r>
        <w:t xml:space="preserve">לא</w:t>
      </w:r>
      <w:r>
        <w:t xml:space="preserve">,</w:t>
      </w:r>
    </w:p>
    <w:p w:rsidR="00DA63EC" w:rsidRDefault="00DA63EC" w:rsidP="00DA63EC">
      <w:pPr>
        <w:pStyle w:val="affffb"/>
        <w:rPr>
          <w:rtl/>
        </w:rPr>
      </w:pPr>
      <w:del w:id="101556" w:author="מנוע מכני" w:date="2026-10-11T12:04:39Z">
        <w:r>
          <w:rPr>
            <w:rtl/>
          </w:rPr>
          <w:delText xml:space="preserve"> </w:delText>
        </w:r>
      </w:del>
      <w:r>
        <w:rPr>
          <w:rtl/>
        </w:rPr>
        <w:t xml:space="preserve">לא</w:t>
      </w:r>
      <w:r>
        <w:rPr>
          <w:rtl/>
        </w:rPr>
        <w:t xml:space="preserve"> מפגלין את הזבח, ולא מתפגלין מחמת עצמן.</w:t>
      </w:r>
    </w:p>
    <w:p w:rsidR="00DA63EC" w:rsidRDefault="00DA63EC" w:rsidP="00DA63EC">
      <w:pPr>
        <w:tabs>
          <w:tab w:val="left" w:pos="0"/>
          <w:tab w:val="center" w:pos="2835"/>
        </w:tabs>
        <w:rPr>
          <w:rtl/>
        </w:rPr>
      </w:pPr>
      <w:r>
        <w:rPr>
          <w:rtl/>
        </w:rPr>
        <w:t xml:space="preserve">א"ה, הא דקתני סיפא: כולן </w:t>
      </w:r>
      <w:r>
        <w:rPr>
          <w:rtl/>
        </w:rPr>
        <w:t xml:space="preserve">לא</w:t>
      </w:r>
      <w:r>
        <w:rPr>
          <w:rtl/>
        </w:rPr>
        <w:t xml:space="preserve"> מפגלין ולא מתפגלין, הא תו למה לי? </w:t>
      </w:r>
    </w:p>
    <w:p w:rsidR="00DA63EC" w:rsidRDefault="00DA63EC" w:rsidP="00DA63EC">
      <w:pPr>
        <w:tabs>
          <w:tab w:val="left" w:pos="0"/>
          <w:tab w:val="center" w:pos="2835"/>
        </w:tabs>
        <w:rPr>
          <w:b/>
          <w:bCs/>
          <w:rtl/>
        </w:rPr>
      </w:pPr>
      <w:r>
        <w:rPr>
          <w:rtl/>
        </w:rPr>
        <w:t xml:space="preserve">וליטעמיך, אין חייבין עליו משום פיגול, הא תו למה לי? אלא איידי דבעי </w:t>
      </w:r>
      <w:ins w:id="90095" w:author="Claude - סמנטי" w:date="2026-10-11T12:26:16Z">
        <w:r>
          <w:rPr>
            <w:rtl/>
          </w:rPr>
          <w:t xml:space="preserve">לשנות</w:t>
        </w:r>
      </w:ins>
      <w:del w:id="90096" w:author="Claude - סמנטי" w:date="2026-10-11T12:26:16Z">
        <w:r>
          <w:rPr>
            <w:rtl/>
          </w:rPr>
          <w:delText xml:space="preserve">למיתנא</w:delText>
        </w:r>
      </w:del>
      <w:r>
        <w:rPr>
          <w:rtl/>
        </w:rPr>
        <w:t xml:space="preserve"> נותר וטמא </w:t>
      </w:r>
      <w:r w:rsidRPr="00FE1B89">
        <w:rPr>
          <w:spacing w:val="-6"/>
          <w:rtl/>
        </w:rPr>
        <w:t xml:space="preserve">תנא פיגול, </w:t>
      </w:r>
      <w:r w:rsidRPr="00FE1B89">
        <w:rPr>
          <w:spacing w:val="-6"/>
          <w:rtl/>
        </w:rPr>
        <w:t xml:space="preserve">ה"</w:t>
      </w:r>
      <w:r w:rsidRPr="00FE1B89">
        <w:rPr>
          <w:rFonts w:hint="cs"/>
          <w:spacing w:val="-6"/>
          <w:rtl/>
        </w:rPr>
        <w:t xml:space="preserve">נ</w:t>
      </w:r>
      <w:r w:rsidRPr="00FE1B89">
        <w:rPr>
          <w:rFonts w:hint="cs"/>
          <w:spacing w:val="-6"/>
          <w:rtl/>
        </w:rPr>
        <w:t xml:space="preserve"> </w:t>
      </w:r>
      <w:r w:rsidRPr="00FE1B89">
        <w:rPr>
          <w:spacing w:val="-6"/>
          <w:rtl/>
        </w:rPr>
        <w:t xml:space="preserve">איידי דבעי </w:t>
      </w:r>
      <w:ins w:id="97445" w:author="מנוע מכני" w:date="2026-10-11T12:04:39Z">
        <w:r>
          <w:rPr>
            <w:spacing w:val="-6"/>
            <w:rtl/>
          </w:rPr>
          <w:t xml:space="preserve">לשנות</w:t>
        </w:r>
      </w:ins>
      <w:del w:id="97446" w:author="מנוע מכני" w:date="2026-10-11T12:04:39Z">
        <w:r w:rsidRPr="00FE1B89">
          <w:rPr>
            <w:spacing w:val="-6"/>
            <w:rtl/>
          </w:rPr>
          <w:delText xml:space="preserve">למיתני</w:delText>
        </w:r>
      </w:del>
      <w:r w:rsidRPr="00FE1B89">
        <w:rPr>
          <w:spacing w:val="-6"/>
          <w:rtl/>
        </w:rPr>
        <w:t xml:space="preserve"> המעלה מהן בחוץ, תנא </w:t>
      </w:r>
      <w:ins w:id="91091" w:author="מנוע מכני" w:date="2026-10-11T12:04:39Z">
        <w:r>
          <w:rPr>
            <w:spacing w:val="-6"/>
            <w:rtl/>
          </w:rPr>
          <w:t xml:space="preserve">גם</w:t>
        </w:r>
      </w:ins>
      <w:del w:id="91092" w:author="מנוע מכני" w:date="2026-10-11T12:04:39Z">
        <w:r w:rsidRPr="00FE1B89">
          <w:rPr>
            <w:spacing w:val="-6"/>
            <w:rtl/>
          </w:rPr>
          <w:delText xml:space="preserve">נמי</w:delText>
        </w:r>
      </w:del>
      <w:r w:rsidRPr="00FE1B89">
        <w:rPr>
          <w:spacing w:val="-6"/>
          <w:rtl/>
        </w:rPr>
        <w:t xml:space="preserve"> וכולן </w:t>
      </w:r>
      <w:r w:rsidRPr="00FE1B89">
        <w:rPr>
          <w:spacing w:val="-6"/>
          <w:rtl/>
        </w:rPr>
        <w:t xml:space="preserve">לא</w:t>
      </w:r>
      <w:r w:rsidRPr="00FE1B89">
        <w:rPr>
          <w:spacing w:val="-6"/>
          <w:rtl/>
        </w:rPr>
        <w:t xml:space="preserve"> מפגלין ולא מתפגלין.</w:t>
      </w:r>
    </w:p>
    <w:p>
      <w:pPr>
        <w:pStyle w:val="38"/>
        <w:rPr>
          <w:ins w:id="98720" w:author="מנוע מכני" w:date="2026-10-11T12:04:39Z"/>
        </w:rPr>
      </w:pPr>
      <w:r w:rsidRPr="00FE1B89">
        <w:t>ב.</w:t>
      </w:r>
      <w:r w:rsidRPr="00FE1B89">
        <w:t xml:space="preserve"> </w:t>
      </w:r>
      <w:r w:rsidRPr="00FE1B89">
        <w:t xml:space="preserve">רבא </w:t>
      </w:r>
      <w:r w:rsidRPr="00FE1B89">
        <w:t xml:space="preserve">אמר</w:t>
      </w:r>
      <w:r w:rsidRPr="00FE1B89">
        <w:t xml:space="preserve">, אף אנן </w:t>
      </w:r>
      <w:ins w:id="91093" w:author="מנוע מכני" w:date="2026-10-11T12:04:39Z">
        <w:r>
          <w:t xml:space="preserve">גם</w:t>
        </w:r>
      </w:ins>
      <w:del w:id="91094" w:author="מנוע מכני" w:date="2026-10-11T12:04:39Z">
        <w:r w:rsidRPr="00FE1B89">
          <w:delText xml:space="preserve">נמי</w:delText>
        </w:r>
      </w:del>
      <w:r w:rsidRPr="00FE1B89">
        <w:t xml:space="preserve"> תנינא:</w:t>
      </w:r>
    </w:p>
    <w:p w:rsidR="00DA63EC" w:rsidRPr="00FE1B89" w:rsidRDefault="00DA63EC" w:rsidP="00DA63EC">
      <w:pPr>
        <w:tabs>
          <w:tab w:val="left" w:pos="0"/>
          <w:tab w:val="center" w:pos="2835"/>
        </w:tabs>
        <w:rPr>
          <w:spacing w:val="-2"/>
          <w:rtl/>
        </w:rPr>
      </w:pPr>
      <w:del w:id="98721" w:author="מנוע מכני" w:date="2026-10-11T12:04:39Z">
        <w:r w:rsidRPr="00FE1B89">
          <w:rPr>
            <w:spacing w:val="-2"/>
            <w:rtl/>
          </w:rPr>
          <w:delText xml:space="preserve"> </w:delText>
        </w:r>
      </w:del>
      <w:r w:rsidRPr="00FE1B89">
        <w:rPr>
          <w:spacing w:val="-2"/>
          <w:rtl/>
        </w:rPr>
        <w:t xml:space="preserve">השוחט את המוקדשים לאכול שליל או שיליא בחוץ - </w:t>
      </w:r>
      <w:r w:rsidRPr="00FE1B89">
        <w:rPr>
          <w:spacing w:val="-2"/>
          <w:rtl/>
        </w:rPr>
        <w:t xml:space="preserve">לא</w:t>
      </w:r>
      <w:r w:rsidRPr="00FE1B89">
        <w:rPr>
          <w:spacing w:val="-2"/>
          <w:rtl/>
        </w:rPr>
        <w:t xml:space="preserve"> פיגל, </w:t>
      </w:r>
    </w:p>
    <w:p w:rsidR="00DA63EC" w:rsidRDefault="00DA63EC" w:rsidP="00DA63EC">
      <w:pPr>
        <w:tabs>
          <w:tab w:val="left" w:pos="0"/>
          <w:tab w:val="center" w:pos="2835"/>
        </w:tabs>
        <w:rPr>
          <w:rtl/>
        </w:rPr>
      </w:pPr>
      <w:r>
        <w:rPr>
          <w:rtl/>
        </w:rPr>
        <w:t xml:space="preserve">והמולק את התורים לאכול ביציהם בחוץ - </w:t>
      </w:r>
      <w:r>
        <w:rPr>
          <w:rtl/>
        </w:rPr>
        <w:t xml:space="preserve">לא</w:t>
      </w:r>
      <w:r>
        <w:rPr>
          <w:rtl/>
        </w:rPr>
        <w:t xml:space="preserve"> פיגל, </w:t>
      </w:r>
    </w:p>
    <w:p w:rsidR="00DA63EC" w:rsidRDefault="00DA63EC" w:rsidP="00DA63EC">
      <w:pPr>
        <w:tabs>
          <w:tab w:val="left" w:pos="0"/>
          <w:tab w:val="center" w:pos="2835"/>
        </w:tabs>
        <w:rPr>
          <w:rtl/>
        </w:rPr>
      </w:pPr>
      <w:ins w:id="91095" w:author="מנוע מכני" w:date="2026-10-11T12:04:39Z">
        <w:r>
          <w:rPr>
            <w:rtl/>
          </w:rPr>
          <w:t xml:space="preserve">ואח"כ</w:t>
        </w:r>
      </w:ins>
      <w:del w:id="91096" w:author="מנוע מכני" w:date="2026-10-11T12:04:39Z">
        <w:r>
          <w:rPr>
            <w:rtl/>
          </w:rPr>
          <w:delText xml:space="preserve">והדר</w:delText>
        </w:r>
      </w:del>
      <w:r>
        <w:rPr>
          <w:rtl/>
        </w:rPr>
        <w:t xml:space="preserve"> תני: חלב המוקדשין וביצי תורים - אין חייב עליהן משום פיגול נותר וטמא, הא שליל ושיליא - חייבים! </w:t>
      </w:r>
    </w:p>
    <w:p>
      <w:pPr>
        <w:pStyle w:val="38"/>
        <w:rPr>
          <w:ins w:id="98722" w:author="מנוע מכני" w:date="2026-10-11T12:04:39Z"/>
        </w:rPr>
      </w:pPr>
      <w:r>
        <w:t xml:space="preserve">- אלא </w:t>
      </w:r>
      <w:ins w:id="91097" w:author="מנוע מכני" w:date="2026-10-11T12:04:39Z">
        <w:r>
          <w:t xml:space="preserve">לא</w:t>
        </w:r>
      </w:ins>
      <w:del w:id="91098" w:author="מנוע מכני" w:date="2026-10-11T12:04:39Z">
        <w:r>
          <w:delText xml:space="preserve">לאו</w:delText>
        </w:r>
      </w:del>
      <w:r>
        <w:t xml:space="preserve"> </w:t>
      </w:r>
      <w:r>
        <w:t xml:space="preserve">ש"מ</w:t>
      </w:r>
      <w:r>
        <w:t xml:space="preserve">:</w:t>
      </w:r>
    </w:p>
    <w:p w:rsidR="00DA63EC" w:rsidRDefault="00DA63EC" w:rsidP="00DA63EC">
      <w:pPr>
        <w:pStyle w:val="affffb"/>
        <w:rPr>
          <w:rtl/>
        </w:rPr>
      </w:pPr>
      <w:del w:id="98723" w:author="מנוע מכני" w:date="2026-10-11T12:04:39Z">
        <w:r>
          <w:rPr>
            <w:rtl/>
          </w:rPr>
          <w:delText xml:space="preserve"> </w:delText>
        </w:r>
      </w:del>
      <w:r>
        <w:rPr>
          <w:rtl/>
        </w:rPr>
        <w:t xml:space="preserve">כאן מחמת הזבח, כאן מחמת עצמן, </w:t>
      </w:r>
      <w:r>
        <w:rPr>
          <w:rtl/>
        </w:rPr>
        <w:t xml:space="preserve">ש"מ</w:t>
      </w:r>
      <w:r>
        <w:rPr>
          <w:rtl/>
        </w:rPr>
        <w:t xml:space="preserve">.</w:t>
      </w:r>
    </w:p>
    <w:p w:rsidR="00DA63EC" w:rsidRDefault="00DA63EC" w:rsidP="00DA63EC">
      <w:pPr>
        <w:pStyle w:val="affffd"/>
        <w:rPr>
          <w:rtl/>
        </w:rPr>
      </w:pPr>
      <w:r>
        <w:rPr>
          <w:rtl/>
        </w:rPr>
        <w:t>׹</w:t>
      </w:r>
    </w:p>
    <w:p>
      <w:pPr>
        <w:pStyle w:val="afffff8"/>
        <w:rPr>
          <w:ins w:id="90491" w:author="קלוד" w:date="2026-10-11T12:29:36Z"/>
        </w:rPr>
      </w:pPr>
      <w:ins w:id="90492" w:author="קלוד" w:date="2026-10-11T12:29:36Z">
        <w:r>
          <w:rPr>
            <w:color w:val="7B3F00"/>
          </w:rPr>
          <w:t xml:space="preserve">בעלי מומין - ר"ע מכשיר רק בדוקין שבעין</w:t>
        </w:r>
      </w:ins>
    </w:p>
    <w:p w:rsidR="00DA63EC" w:rsidRDefault="00DA63EC" w:rsidP="00DA63EC">
      <w:pPr>
        <w:rPr>
          <w:b/>
          <w:bCs/>
          <w:rtl/>
        </w:rPr>
      </w:pPr>
      <w:r w:rsidRPr="00A54038">
        <w:rPr>
          <w:b/>
          <w:bCs/>
          <w:rtl/>
        </w:rPr>
        <w:t xml:space="preserve">תנן</w:t>
      </w:r>
      <w:r w:rsidRPr="00A54038">
        <w:rPr>
          <w:b/>
          <w:bCs/>
          <w:rtl/>
        </w:rPr>
        <w:t xml:space="preserve"> </w:t>
      </w:r>
      <w:ins w:id="91099" w:author="מנוע מכני" w:date="2026-10-11T12:04:39Z">
        <w:r>
          <w:rPr>
            <w:b/>
            <w:bCs/>
            <w:rtl/>
          </w:rPr>
          <w:t xml:space="preserve">שם</w:t>
        </w:r>
      </w:ins>
      <w:del w:id="91100" w:author="מנוע מכני" w:date="2026-10-11T12:04:39Z">
        <w:r w:rsidRPr="00A54038">
          <w:rPr>
            <w:b/>
            <w:bCs/>
            <w:rtl/>
          </w:rPr>
          <w:delText xml:space="preserve">התם</w:delText>
        </w:r>
      </w:del>
      <w:r w:rsidRPr="00A54038">
        <w:rPr>
          <w:b/>
          <w:bCs/>
          <w:rtl/>
        </w:rPr>
        <w:t xml:space="preserve"> ובעלי מומין</w:t>
      </w:r>
      <w:ins w:id="94445" w:author="מנוע מכני" w:date="2026-10-11T12:04:39Z">
        <w:r>
          <w:rPr>
            <w:b/>
            <w:bCs/>
            <w:rtl/>
          </w:rPr>
          <w:t xml:space="preserve">,</w:t>
        </w:r>
      </w:ins>
      <w:del w:id="94446" w:author="מנוע מכני" w:date="2026-10-11T12:04:39Z">
        <w:r w:rsidRPr="00A54038">
          <w:rPr>
            <w:b/>
            <w:bCs/>
            <w:rtl/>
          </w:rPr>
          <w:delText xml:space="preserve">;</w:delText>
        </w:r>
      </w:del>
    </w:p>
    <w:p w:rsidR="00DA63EC" w:rsidRDefault="00DA63EC" w:rsidP="00DA63EC">
      <w:pPr>
        <w:tabs>
          <w:tab w:val="left" w:pos="0"/>
          <w:tab w:val="center" w:pos="2835"/>
        </w:tabs>
        <w:rPr>
          <w:rtl/>
        </w:rPr>
      </w:pPr>
      <w:r>
        <w:rPr>
          <w:rStyle w:val="2fb"/>
          <w:rtl/>
        </w:rPr>
        <w:t xml:space="preserve">ר"ע</w:t>
      </w:r>
      <w:r>
        <w:rPr>
          <w:rtl/>
        </w:rPr>
        <w:t xml:space="preserve"> מכשיר בבעלי מומים.</w:t>
      </w:r>
    </w:p>
    <w:p>
      <w:pPr>
        <w:pStyle w:val="38"/>
        <w:rPr>
          <w:ins w:id="98724" w:author="מנוע מכני" w:date="2026-10-11T12:04:39Z"/>
        </w:rPr>
      </w:pPr>
      <w:r>
        <w:t>א</w:t>
      </w:r>
      <w:r>
        <w:t>רחב</w:t>
      </w:r>
      <w:r>
        <w:t>"</w:t>
      </w:r>
      <w:r>
        <w:t>א מרי</w:t>
      </w:r>
      <w:r>
        <w:t>"</w:t>
      </w:r>
      <w:r>
        <w:t>ו</w:t>
      </w:r>
      <w:r>
        <w:t xml:space="preserve">:</w:t>
      </w:r>
    </w:p>
    <w:p w:rsidR="00DA63EC" w:rsidRDefault="00DA63EC" w:rsidP="00DA63EC">
      <w:pPr>
        <w:tabs>
          <w:tab w:val="left" w:pos="0"/>
          <w:tab w:val="center" w:pos="2835"/>
        </w:tabs>
        <w:rPr>
          <w:rtl/>
        </w:rPr>
      </w:pPr>
      <w:del w:id="98725" w:author="מנוע מכני" w:date="2026-10-11T12:04:39Z">
        <w:r>
          <w:rPr>
            <w:rtl/>
          </w:rPr>
          <w:delText xml:space="preserve"> </w:delText>
        </w:r>
      </w:del>
      <w:r>
        <w:rPr>
          <w:rtl/>
        </w:rPr>
        <w:t xml:space="preserve">לא</w:t>
      </w:r>
      <w:r>
        <w:rPr>
          <w:rtl/>
        </w:rPr>
        <w:t xml:space="preserve"> הכשיר </w:t>
      </w:r>
      <w:r>
        <w:rPr>
          <w:rStyle w:val="2fb"/>
          <w:rtl/>
        </w:rPr>
        <w:t xml:space="preserve">ר"ע</w:t>
      </w:r>
      <w:r>
        <w:rPr>
          <w:rtl/>
        </w:rPr>
        <w:t xml:space="preserve"> אלא בדוקין שבעין, הואיל וכשירים בעופות</w:t>
      </w:r>
      <w:ins w:id="94447" w:author="מנוע מכני" w:date="2026-10-11T12:04:39Z">
        <w:r>
          <w:rPr>
            <w:rtl/>
          </w:rPr>
          <w:t xml:space="preserve">,</w:t>
        </w:r>
      </w:ins>
      <w:del w:id="94448" w:author="מנוע מכני" w:date="2026-10-11T12:04:39Z">
        <w:r>
          <w:rPr>
            <w:rtl/>
          </w:rPr>
          <w:delText xml:space="preserve">;</w:delText>
        </w:r>
      </w:del>
    </w:p>
    <w:p w:rsidR="00DA63EC" w:rsidRDefault="00DA63EC" w:rsidP="00DA63EC">
      <w:pPr>
        <w:tabs>
          <w:tab w:val="left" w:pos="0"/>
          <w:tab w:val="center" w:pos="2835"/>
        </w:tabs>
        <w:rPr>
          <w:rtl/>
        </w:rPr>
      </w:pPr>
      <w:r>
        <w:rPr>
          <w:rtl/>
        </w:rPr>
        <w:t>והוא, שקדם הקדישה את מומה.</w:t>
      </w:r>
    </w:p>
    <w:p w:rsidR="00DA63EC" w:rsidRDefault="00DA63EC" w:rsidP="00DA63EC">
      <w:pPr>
        <w:tabs>
          <w:tab w:val="left" w:pos="0"/>
          <w:tab w:val="center" w:pos="2835"/>
        </w:tabs>
        <w:rPr>
          <w:rtl/>
        </w:rPr>
      </w:pPr>
      <w:r>
        <w:rPr>
          <w:rtl/>
        </w:rPr>
        <w:t xml:space="preserve">ומודה </w:t>
      </w:r>
      <w:ins w:id="90291" w:author="מנוע מכני" w:date="2026-10-11T12:04:39Z">
        <w:r>
          <w:rPr>
            <w:rStyle w:val="2fb"/>
            <w:rtl/>
          </w:rPr>
          <w:t xml:space="preserve">ר"ע</w:t>
        </w:r>
      </w:ins>
      <w:del w:id="90292" w:author="מנוע מכני" w:date="2026-10-11T12:04:39Z">
        <w:r>
          <w:rPr>
            <w:rtl/>
          </w:rPr>
          <w:delText xml:space="preserve">רבי עקיבא</w:delText>
        </w:r>
      </w:del>
      <w:r>
        <w:rPr>
          <w:rtl/>
        </w:rPr>
        <w:t xml:space="preserve"> בעולת נקבה, דכמאן דקדם מומה להקדישה דמי.</w:t>
      </w:r>
    </w:p>
    <w:p w:rsidR="00DA63EC" w:rsidRDefault="00DA63EC" w:rsidP="00DA63EC">
      <w:pPr>
        <w:tabs>
          <w:tab w:val="left" w:pos="0"/>
          <w:tab w:val="center" w:pos="2835"/>
        </w:tabs>
        <w:rPr>
          <w:rtl/>
        </w:rPr>
      </w:pPr>
    </w:p>
    <w:p>
      <w:pPr>
        <w:pStyle w:val="38"/>
        <w:rPr>
          <w:ins w:id="98726" w:author="מנוע מכני" w:date="2026-10-11T12:04:39Z"/>
        </w:rPr>
      </w:pPr>
      <w:r w:rsidRPr="00FE1B89">
        <w:t xml:space="preserve">מתיב רבי זירא:</w:t>
      </w:r>
    </w:p>
    <w:p w:rsidR="00DA63EC" w:rsidRPr="00FE1B89" w:rsidRDefault="00DA63EC" w:rsidP="00DA63EC">
      <w:pPr>
        <w:tabs>
          <w:tab w:val="left" w:pos="0"/>
          <w:tab w:val="center" w:pos="2835"/>
        </w:tabs>
        <w:rPr>
          <w:spacing w:val="-2"/>
          <w:rtl/>
        </w:rPr>
      </w:pPr>
      <w:del w:id="98727" w:author="מנוע מכני" w:date="2026-10-11T12:04:39Z">
        <w:r w:rsidRPr="00FE1B89">
          <w:rPr>
            <w:spacing w:val="-2"/>
            <w:rtl/>
          </w:rPr>
          <w:delText xml:space="preserve"> </w:delText>
        </w:r>
      </w:del>
      <w:r w:rsidRPr="00FE1B89">
        <w:rPr>
          <w:spacing w:val="-2"/>
          <w:rtl/>
        </w:rPr>
        <w:t xml:space="preserve">המעלה מהן בחוץ - פטור, הא מאימן - חייב, </w:t>
      </w:r>
      <w:ins w:id="97019" w:author="מנוע מכני" w:date="2026-10-11T12:04:39Z">
        <w:r>
          <w:rPr>
            <w:spacing w:val="-2"/>
            <w:rtl/>
          </w:rPr>
          <w:t xml:space="preserve">ואיך</w:t>
        </w:r>
      </w:ins>
      <w:del w:id="97020" w:author="מנוע מכני" w:date="2026-10-11T12:04:39Z">
        <w:r w:rsidRPr="00FE1B89">
          <w:rPr>
            <w:spacing w:val="-2"/>
            <w:rtl/>
          </w:rPr>
          <w:delText xml:space="preserve">והיכי</w:delText>
        </w:r>
      </w:del>
      <w:r w:rsidRPr="00FE1B89">
        <w:rPr>
          <w:spacing w:val="-2"/>
          <w:rtl/>
        </w:rPr>
        <w:t xml:space="preserve"> משכחת לה? בעולת נקבה</w:t>
      </w:r>
      <w:ins w:id="94449" w:author="מנוע מכני" w:date="2026-10-11T12:04:39Z">
        <w:r>
          <w:rPr>
            <w:spacing w:val="-2"/>
            <w:rtl/>
          </w:rPr>
          <w:t xml:space="preserve">,</w:t>
        </w:r>
      </w:ins>
      <w:del w:id="94450" w:author="מנוע מכני" w:date="2026-10-11T12:04:39Z">
        <w:r w:rsidRPr="00FE1B89">
          <w:rPr>
            <w:spacing w:val="-2"/>
            <w:rtl/>
          </w:rPr>
          <w:delText xml:space="preserve">;</w:delText>
        </w:r>
      </w:del>
    </w:p>
    <w:p w:rsidR="00DA63EC" w:rsidRDefault="00DA63EC" w:rsidP="00DA63EC">
      <w:pPr>
        <w:tabs>
          <w:tab w:val="left" w:pos="0"/>
          <w:tab w:val="center" w:pos="2835"/>
        </w:tabs>
        <w:rPr>
          <w:rtl/>
        </w:rPr>
      </w:pPr>
      <w:ins w:id="95885" w:author="מנוע מכני" w:date="2026-10-11T12:04:39Z">
        <w:r>
          <w:rPr>
            <w:rtl/>
          </w:rPr>
          <w:t xml:space="preserve">אם </w:t>
        </w:r>
      </w:ins>
      <w:del w:id="95886" w:author="מנוע מכני" w:date="2026-10-11T12:04:39Z">
        <w:r>
          <w:rPr>
            <w:rtl/>
          </w:rPr>
          <w:delText xml:space="preserve">אי </w:delText>
        </w:r>
      </w:del>
      <w:ins w:id="91101" w:author="מנוע מכני" w:date="2026-10-11T12:04:39Z">
        <w:r>
          <w:rPr>
            <w:rtl/>
          </w:rPr>
          <w:t xml:space="preserve">סבר</w:t>
        </w:r>
      </w:ins>
      <w:del w:id="91102" w:author="מנוע מכני" w:date="2026-10-11T12:04:39Z">
        <w:r>
          <w:rPr>
            <w:rtl/>
          </w:rPr>
          <w:delText xml:space="preserve">קסבר</w:delText>
        </w:r>
      </w:del>
      <w:r>
        <w:rPr>
          <w:rtl/>
        </w:rPr>
        <w:t xml:space="preserve"> </w:t>
      </w:r>
      <w:ins w:id="90293" w:author="מנוע מכני" w:date="2026-10-11T12:04:39Z">
        <w:r>
          <w:rPr>
            <w:rStyle w:val="2fb"/>
            <w:rtl/>
          </w:rPr>
          <w:t xml:space="preserve">ר"ע</w:t>
        </w:r>
      </w:ins>
      <w:del w:id="90294" w:author="מנוע מכני" w:date="2026-10-11T12:04:39Z">
        <w:r>
          <w:rPr>
            <w:rtl/>
          </w:rPr>
          <w:delText xml:space="preserve">רבי עקיבא</w:delText>
        </w:r>
      </w:del>
      <w:r>
        <w:rPr>
          <w:rtl/>
        </w:rPr>
        <w:t xml:space="preserve"> עולת נקבה אם עלתה </w:t>
      </w:r>
      <w:r>
        <w:rPr>
          <w:rtl/>
        </w:rPr>
        <w:t xml:space="preserve">לא</w:t>
      </w:r>
      <w:r>
        <w:rPr>
          <w:rtl/>
        </w:rPr>
        <w:t xml:space="preserve"> תרד, </w:t>
      </w:r>
      <w:r>
        <w:rPr>
          <w:rFonts w:hint="cs"/>
          <w:rtl/>
        </w:rPr>
        <w:t xml:space="preserve">-</w:t>
      </w:r>
      <w:ins w:id="94451" w:author="מנוע מכני" w:date="2026-10-11T12:04:39Z">
        <w:r>
          <w:rPr>
            <w:rFonts w:hint="cs"/>
            <w:rtl/>
          </w:rPr>
          <w:t xml:space="preserve"> </w:t>
        </w:r>
      </w:ins>
      <w:del w:id="94452" w:author="מנוע מכני" w:date="2026-10-11T12:04:39Z">
        <w:r>
          <w:rPr>
            <w:rFonts w:hint="cs"/>
            <w:rtl/>
          </w:rPr>
          <w:delText xml:space="preserve"> </w:delText>
        </w:r>
        <w:r>
          <w:rPr>
            <w:rtl/>
          </w:rPr>
          <w:delText xml:space="preserve"> </w:delText>
        </w:r>
      </w:del>
      <w:r>
        <w:rPr>
          <w:rStyle w:val="2fb"/>
          <w:rtl/>
        </w:rPr>
        <w:t xml:space="preserve">ר"ע</w:t>
      </w:r>
      <w:r>
        <w:rPr>
          <w:rtl/>
        </w:rPr>
        <w:t xml:space="preserve"> היא, </w:t>
      </w:r>
    </w:p>
    <w:p w:rsidR="00DA63EC" w:rsidRDefault="00DA63EC" w:rsidP="00DA63EC">
      <w:pPr>
        <w:tabs>
          <w:tab w:val="left" w:pos="0"/>
          <w:tab w:val="center" w:pos="2835"/>
        </w:tabs>
        <w:rPr>
          <w:rtl/>
        </w:rPr>
      </w:pPr>
      <w:r>
        <w:rPr>
          <w:rFonts w:hint="cs"/>
          <w:rtl/>
        </w:rPr>
        <w:t xml:space="preserve">ואפי' </w:t>
      </w:r>
      <w:ins w:id="95887" w:author="מנוע מכני" w:date="2026-10-11T12:04:39Z">
        <w:r>
          <w:rPr>
            <w:rtl/>
          </w:rPr>
          <w:t xml:space="preserve">אם </w:t>
        </w:r>
      </w:ins>
      <w:del w:id="95888" w:author="מנוע מכני" w:date="2026-10-11T12:04:39Z">
        <w:r>
          <w:rPr>
            <w:rtl/>
          </w:rPr>
          <w:delText xml:space="preserve">אי </w:delText>
        </w:r>
      </w:del>
      <w:r>
        <w:rPr>
          <w:rtl/>
        </w:rPr>
        <w:t xml:space="preserve">אמרת אם עלתה תרד, </w:t>
      </w:r>
      <w:r>
        <w:rPr>
          <w:rFonts w:hint="cs"/>
          <w:rtl/>
        </w:rPr>
        <w:t xml:space="preserve">- </w:t>
      </w:r>
      <w:r>
        <w:rPr>
          <w:rtl/>
        </w:rPr>
        <w:t>אימא: המעלה מאימוריהן בחוץ - פטור, הא מאימורי אימן - חייב.</w:t>
      </w:r>
    </w:p>
    <w:p w:rsidR="00DA63EC" w:rsidRDefault="00DA63EC" w:rsidP="00DA63EC">
      <w:pPr>
        <w:pStyle w:val="affffd"/>
        <w:rPr>
          <w:rtl/>
        </w:rPr>
      </w:pPr>
      <w:r>
        <w:rPr>
          <w:rtl/>
        </w:rPr>
        <w:t>׹</w:t>
      </w:r>
    </w:p>
    <w:p>
      <w:pPr>
        <w:pStyle w:val="MishnaBatzad"/>
        <w:rPr>
          <w:ins w:id="20338" w:author="קלוד" w:date="2026-10-11T09:07:24Z"/>
        </w:rPr>
      </w:pPr>
      <w:ins w:id="20337" w:author="קלוד" w:date="2026-10-11T09:07:24Z">
        <w:r>
          <w:t xml:space="preserve">משנה ו</w:t>
        </w:r>
      </w:ins>
    </w:p>
    <w:p w:rsidR="00DA63EC" w:rsidRPr="000A334C" w:rsidRDefault="00DA63EC" w:rsidP="003B6D22">
      <w:pPr>
        <w:pStyle w:val="afff9"/>
        <w:rPr>
          <w:del w:id="20202" w:author="קלוד" w:date="2026-10-11T09:07:24Z"/>
          <w:rtl/>
        </w:rPr>
      </w:pPr>
      <w:del w:id="20201" w:author="קלוד" w:date="2026-10-11T09:07:24Z">
        <w:r w:rsidRPr="000A334C">
          <w:rPr>
            <w:rtl/>
          </w:rPr>
          <w:delText xml:space="preserve">מתני'.</w:delText>
        </w:r>
      </w:del>
    </w:p>
    <w:p w:rsidR="00DA63EC" w:rsidRPr="000A334C" w:rsidRDefault="00DA63EC" w:rsidP="003B6D22">
      <w:pPr>
        <w:pStyle w:val="afff9"/>
        <w:spacing w:before="120"/>
        <w:rPr>
          <w:rtl/>
        </w:rPr>
        <w:pPrChange w:id="90011" w:author="קלוד" w:date="2026-10-11T12:09:42Z">
          <w:pPr>
            <w:pStyle w:val="afff9"/>
          </w:pPr>
        </w:pPrChange>
      </w:pPr>
      <w:r>
        <w:rPr>
          <w:rtl/>
        </w:rPr>
        <w:t xml:space="preserve">שחטו על מנת להניח את דמו או אימוריו למחר, או להוציאן לחוץ - </w:t>
      </w:r>
      <w:r>
        <w:rPr>
          <w:rStyle w:val="TanaimMishna"/>
          <w:rtl/>
          <w:rPrChange w:id="20012" w:author="קלוד" w:date="2026-10-11T09:07:24Z">
            <w:rPr>
              <w:rtl/>
            </w:rPr>
          </w:rPrChange>
        </w:rPr>
        <w:t xml:space="preserve">רבי יהודה</w:t>
      </w:r>
      <w:r>
        <w:rPr>
          <w:rtl/>
        </w:rPr>
        <w:t xml:space="preserve"> פוסל, ו</w:t>
      </w:r>
      <w:r>
        <w:rPr>
          <w:rStyle w:val="TanaimMishna"/>
          <w:rtl/>
          <w:rPrChange w:id="20011" w:author="קלוד" w:date="2026-10-11T09:07:24Z">
            <w:rPr>
              <w:rtl/>
            </w:rPr>
          </w:rPrChange>
        </w:rPr>
        <w:t xml:space="preserve">חכמים</w:t>
      </w:r>
      <w:r>
        <w:rPr>
          <w:rtl/>
        </w:rPr>
        <w:t xml:space="preserve"> מכשירין.</w:t>
      </w:r>
    </w:p>
    <w:p w:rsidR="00DA63EC" w:rsidRPr="000A334C" w:rsidRDefault="00DA63EC" w:rsidP="003B6D22">
      <w:pPr>
        <w:pStyle w:val="afff9"/>
        <w:rPr>
          <w:rtl/>
        </w:rPr>
      </w:pPr>
      <w:r w:rsidRPr="000A334C">
        <w:rPr>
          <w:rtl/>
        </w:rPr>
        <w:t xml:space="preserve">ע"מ ליתנן על גבי הכבש שלא כנגד היסוד, וליתן את הניתנים למעלן למטה ואת הניתנים למטה למעלן, ואת הניתנים בפנים בחוץ ואת הניתנין בחוץ בפנים, </w:t>
      </w:r>
    </w:p>
    <w:p w:rsidR="00DA63EC" w:rsidRPr="000A334C" w:rsidRDefault="00DA63EC" w:rsidP="003B6D22">
      <w:pPr>
        <w:pStyle w:val="afff9"/>
        <w:rPr>
          <w:rtl/>
        </w:rPr>
      </w:pPr>
      <w:r w:rsidRPr="000A334C">
        <w:rPr>
          <w:rtl/>
        </w:rPr>
        <w:tab/>
        <w:t xml:space="preserve">שיאכלוהו טמאים שיקריבוהו טמאים, שיאכלוהו ערלים ושיקריבוהו ערלים, לשבר עצמות הפסח, לאכול הימנו נא, ולערב דמו בדם הפסולים - כשר, </w:t>
      </w:r>
    </w:p>
    <w:p w:rsidR="00DA63EC" w:rsidRPr="000A334C" w:rsidRDefault="00DA63EC" w:rsidP="003B6D22">
      <w:pPr>
        <w:pStyle w:val="afff9"/>
        <w:rPr>
          <w:rtl/>
        </w:rPr>
      </w:pPr>
      <w:r w:rsidRPr="000A334C">
        <w:rPr>
          <w:rtl/>
        </w:rPr>
        <w:t>שאין מחשבה פוסלת אלא בחוץ לזמנו וחוץ למקומו, והפסח והחטאת שלא לשמן.</w:t>
      </w:r>
    </w:p>
    <w:p w:rsidR="00DA63EC" w:rsidRDefault="00DA63EC" w:rsidP="00DA63EC">
      <w:pPr>
        <w:pStyle w:val="affffd"/>
        <w:rPr>
          <w:rtl/>
        </w:rPr>
      </w:pPr>
      <w:r>
        <w:rPr>
          <w:rtl/>
        </w:rPr>
        <w:t>׹</w:t>
      </w:r>
    </w:p>
    <w:p>
      <w:pPr>
        <w:pStyle w:val="afffff8"/>
        <w:rPr>
          <w:ins w:id="90489" w:author="קלוד" w:date="2026-10-11T12:29:36Z"/>
        </w:rPr>
      </w:pPr>
      <w:ins w:id="90490" w:author="קלוד" w:date="2026-10-11T12:29:36Z">
        <w:r>
          <w:rPr>
            <w:color w:val="7B3F00"/>
          </w:rPr>
          <w:t xml:space="preserve">מחשבת הנחה למחר - ר"י פוסל, מ'לא יניח'</w:t>
        </w:r>
      </w:ins>
    </w:p>
    <w:p>
      <w:pPr>
        <w:pStyle w:val="38"/>
        <w:rPr>
          <w:ins w:id="98728" w:author="מנוע מכני" w:date="2026-10-11T12:04:39Z"/>
        </w:rPr>
      </w:pPr>
      <w:r>
        <w:t xml:space="preserve">מ"ט</w:t>
      </w:r>
      <w:r>
        <w:t xml:space="preserve"> </w:t>
      </w:r>
      <w:ins w:id="90295" w:author="מנוע מכני" w:date="2026-10-11T12:04:39Z">
        <w:r>
          <w:t xml:space="preserve">דר"י</w:t>
        </w:r>
      </w:ins>
      <w:del w:id="90296" w:author="מנוע מכני" w:date="2026-10-11T12:04:39Z">
        <w:r>
          <w:delText xml:space="preserve">דרבי יהודה</w:delText>
        </w:r>
      </w:del>
      <w:r>
        <w:t xml:space="preserve">? א</w:t>
      </w:r>
      <w:r>
        <w:t>ר</w:t>
      </w:r>
      <w:r>
        <w:t>"</w:t>
      </w:r>
      <w:r>
        <w:t>א</w:t>
      </w:r>
      <w:r>
        <w:t xml:space="preserve">:</w:t>
      </w:r>
    </w:p>
    <w:p w:rsidR="00DA63EC" w:rsidRDefault="00DA63EC" w:rsidP="00DA63EC">
      <w:pPr>
        <w:tabs>
          <w:tab w:val="left" w:pos="0"/>
          <w:tab w:val="center" w:pos="2835"/>
        </w:tabs>
        <w:rPr>
          <w:rtl/>
        </w:rPr>
      </w:pPr>
      <w:del w:id="98729" w:author="מנוע מכני" w:date="2026-10-11T12:04:39Z">
        <w:r>
          <w:rPr>
            <w:rtl/>
          </w:rPr>
          <w:delText xml:space="preserve"> </w:delText>
        </w:r>
      </w:del>
      <w:ins w:id="92773" w:author="מנוע מכני" w:date="2026-10-11T12:04:39Z">
        <w:r>
          <w:rPr>
            <w:rtl/>
          </w:rPr>
          <w:t xml:space="preserve">שני</w:t>
        </w:r>
      </w:ins>
      <w:del w:id="92774" w:author="מנוע מכני" w:date="2026-10-11T12:04:39Z">
        <w:r>
          <w:rPr>
            <w:rtl/>
          </w:rPr>
          <w:delText xml:space="preserve">תרי</w:delText>
        </w:r>
      </w:del>
      <w:r>
        <w:rPr>
          <w:rtl/>
        </w:rPr>
        <w:t xml:space="preserve"> קראי כתיבי בנותר, </w:t>
      </w:r>
      <w:r>
        <w:rPr>
          <w:rFonts w:hint="cs"/>
          <w:rtl/>
        </w:rPr>
        <w:t>א.</w:t>
      </w:r>
      <w:r w:rsidRPr="003017EE">
        <w:rPr>
          <w:rStyle w:val="afffff0"/>
          <w:rFonts w:hint="cs"/>
          <w:rtl/>
        </w:rPr>
        <w:t>'</w:t>
      </w:r>
      <w:ins w:id="90629" w:author="Claude - סמנטי" w:date="2026-10-11T12:26:16Z">
        <w:r>
          <w:rPr>
            <w:rStyle w:val="afffff0"/>
            <w:rtl/>
          </w:rPr>
          <w:t xml:space="preserve">לֹא תוֹתִירוּ מִמֶּנּוּ עַד בֹּקֶר</w:t>
        </w:r>
      </w:ins>
      <w:del w:id="90630" w:author="Claude - סמנטי" w:date="2026-10-11T12:26:16Z">
        <w:r w:rsidRPr="003017EE">
          <w:rPr>
            <w:rStyle w:val="afffff0"/>
            <w:rtl/>
          </w:rPr>
          <w:delText xml:space="preserve">לא תותירו ממנו עד בקר</w:delText>
        </w:r>
      </w:del>
      <w:r w:rsidRPr="003017EE">
        <w:rPr>
          <w:rStyle w:val="afffff0"/>
          <w:rFonts w:hint="cs"/>
          <w:rtl/>
        </w:rPr>
        <w:t>'</w:t>
      </w:r>
      <w:r w:rsidRPr="003017EE">
        <w:rPr>
          <w:rStyle w:val="afffff0"/>
          <w:rtl/>
        </w:rPr>
        <w:t>,</w:t>
      </w:r>
      <w:r>
        <w:rPr>
          <w:rtl/>
        </w:rPr>
        <w:t xml:space="preserve"> </w:t>
      </w:r>
      <w:r>
        <w:rPr>
          <w:rFonts w:hint="cs"/>
          <w:rtl/>
        </w:rPr>
        <w:t>ב.</w:t>
      </w:r>
      <w:r>
        <w:rPr>
          <w:rtl/>
        </w:rPr>
        <w:t xml:space="preserve"> </w:t>
      </w:r>
      <w:r>
        <w:rPr>
          <w:rtl/>
        </w:rPr>
        <w:t xml:space="preserve">לא</w:t>
      </w:r>
      <w:r>
        <w:rPr>
          <w:rtl/>
        </w:rPr>
        <w:t xml:space="preserve"> יניח ממנו עד בקר, אם אינו ענין להניח, תנהו לענין מחשבת הינוח.</w:t>
      </w:r>
    </w:p>
    <w:p w:rsidR="00DA63EC" w:rsidRDefault="00DA63EC" w:rsidP="00DA63EC">
      <w:pPr>
        <w:tabs>
          <w:tab w:val="left" w:pos="0"/>
          <w:tab w:val="center" w:pos="2835"/>
        </w:tabs>
        <w:rPr>
          <w:rtl/>
        </w:rPr>
      </w:pPr>
      <w:r>
        <w:rPr>
          <w:rStyle w:val="2fb"/>
          <w:rFonts w:hint="cs"/>
          <w:rtl/>
        </w:rPr>
        <w:t>ור</w:t>
      </w:r>
      <w:r>
        <w:rPr>
          <w:rStyle w:val="2fb"/>
          <w:rtl/>
        </w:rPr>
        <w:t>"</w:t>
      </w:r>
      <w:r>
        <w:rPr>
          <w:rStyle w:val="2fb"/>
          <w:rFonts w:hint="cs"/>
          <w:rtl/>
        </w:rPr>
        <w:t>י</w:t>
      </w:r>
      <w:r>
        <w:rPr>
          <w:rtl/>
        </w:rPr>
        <w:t xml:space="preserve"> </w:t>
      </w:r>
      <w:ins w:id="97021" w:author="מנוע מכני" w:date="2026-10-11T12:04:39Z">
        <w:r>
          <w:rPr>
            <w:rtl/>
          </w:rPr>
          <w:t xml:space="preserve">צריך</w:t>
        </w:r>
      </w:ins>
      <w:del w:id="97022" w:author="מנוע מכני" w:date="2026-10-11T12:04:39Z">
        <w:r>
          <w:rPr>
            <w:rtl/>
          </w:rPr>
          <w:delText xml:space="preserve">מיבעי</w:delText>
        </w:r>
      </w:del>
      <w:r>
        <w:rPr>
          <w:rtl/>
        </w:rPr>
        <w:t xml:space="preserve"> לכדתניא: </w:t>
      </w:r>
    </w:p>
    <w:p w:rsidR="00DA63EC" w:rsidRDefault="00DA63EC" w:rsidP="00DA63EC">
      <w:pPr>
        <w:tabs>
          <w:tab w:val="left" w:pos="0"/>
          <w:tab w:val="center" w:pos="2835"/>
        </w:tabs>
        <w:rPr>
          <w:rtl/>
        </w:rPr>
      </w:pPr>
      <w:del w:id="90112" w:author="מנוע מכני" w:date="2026-10-11T12:04:39Z">
        <w:r>
          <w:rPr>
            <w:rtl/>
          </w:rPr>
          <w:delText xml:space="preserve"> </w:delText>
        </w:r>
      </w:del>
      <w:r>
        <w:rPr>
          <w:rtl/>
        </w:rPr>
        <w:t xml:space="preserve">'</w:t>
      </w:r>
      <w:ins w:id="90631" w:author="Claude - סמנטי" w:date="2026-10-11T12:26:16Z">
        <w:r>
          <w:rPr>
            <w:rStyle w:val="afffff0"/>
            <w:rtl/>
          </w:rPr>
          <w:t xml:space="preserve">וּבְשַׂר זֶבַח תּוֹדַת שְׁלָמָיו</w:t>
        </w:r>
      </w:ins>
      <w:del w:id="90632" w:author="Claude - סמנטי" w:date="2026-10-11T12:26:16Z">
        <w:r>
          <w:rPr>
            <w:rtl/>
          </w:rPr>
          <w:delText xml:space="preserve">ובשר זבח תודת שלמיו</w:delText>
        </w:r>
      </w:del>
      <w:r>
        <w:rPr>
          <w:rFonts w:hint="cs"/>
          <w:rtl/>
        </w:rPr>
        <w:t>'</w:t>
      </w:r>
      <w:r>
        <w:rPr>
          <w:rtl/>
        </w:rPr>
        <w:t xml:space="preserve"> - למדנו לתודה שנאכלת ליום ולילה, </w:t>
      </w:r>
    </w:p>
    <w:p w:rsidR="00DA63EC" w:rsidRDefault="00DA63EC" w:rsidP="00DA63EC">
      <w:pPr>
        <w:tabs>
          <w:tab w:val="left" w:pos="0"/>
          <w:tab w:val="center" w:pos="2835"/>
        </w:tabs>
        <w:rPr>
          <w:rtl/>
        </w:rPr>
      </w:pPr>
      <w:del w:id="90113" w:author="מנוע מכני" w:date="2026-10-11T12:04:39Z">
        <w:r>
          <w:rPr>
            <w:rtl/>
          </w:rPr>
          <w:delText xml:space="preserve"> </w:delText>
        </w:r>
      </w:del>
      <w:r>
        <w:rPr>
          <w:rtl/>
        </w:rPr>
        <w:t xml:space="preserve">'</w:t>
      </w:r>
      <w:r>
        <w:rPr>
          <w:rFonts w:hint="cs"/>
          <w:rtl/>
        </w:rPr>
        <w:t xml:space="preserve">ובשר' </w:t>
      </w:r>
      <w:r>
        <w:rPr>
          <w:rtl/>
        </w:rPr>
        <w:t xml:space="preserve">חליפין וולדות תמורות מנין? </w:t>
      </w:r>
      <w:r>
        <w:rPr>
          <w:rtl/>
        </w:rPr>
        <w:t xml:space="preserve">ת"ל</w:t>
      </w:r>
      <w:r>
        <w:rPr>
          <w:rtl/>
        </w:rPr>
        <w:t xml:space="preserve">:</w:t>
      </w:r>
      <w:r w:rsidRPr="00464129">
        <w:rPr>
          <w:rStyle w:val="afffff0"/>
          <w:rtl/>
        </w:rPr>
        <w:t xml:space="preserve"> </w:t>
      </w:r>
      <w:r w:rsidRPr="00464129">
        <w:rPr>
          <w:rStyle w:val="afffff0"/>
          <w:rFonts w:hint="cs"/>
          <w:rtl/>
        </w:rPr>
        <w:t>'</w:t>
      </w:r>
      <w:ins w:id="90633" w:author="Claude - סמנטי" w:date="2026-10-11T12:26:16Z">
        <w:r>
          <w:rPr>
            <w:rStyle w:val="afffff0"/>
            <w:rtl/>
          </w:rPr>
          <w:t xml:space="preserve">וּבְשַׂר</w:t>
        </w:r>
      </w:ins>
      <w:del w:id="90634" w:author="Claude - סמנטי" w:date="2026-10-11T12:26:16Z">
        <w:r w:rsidRPr="00464129">
          <w:rPr>
            <w:rStyle w:val="afffff0"/>
            <w:rtl/>
          </w:rPr>
          <w:delText xml:space="preserve">ובשר</w:delText>
        </w:r>
      </w:del>
      <w:r w:rsidRPr="00464129">
        <w:rPr>
          <w:rStyle w:val="afffff0"/>
          <w:rFonts w:hint="cs"/>
          <w:rtl/>
        </w:rPr>
        <w:t>'</w:t>
      </w:r>
      <w:r w:rsidRPr="00464129">
        <w:rPr>
          <w:rStyle w:val="afffff0"/>
          <w:rtl/>
        </w:rPr>
        <w:t>,</w:t>
      </w:r>
      <w:r>
        <w:rPr>
          <w:rtl/>
        </w:rPr>
        <w:t xml:space="preserve"> </w:t>
      </w:r>
    </w:p>
    <w:p w:rsidR="00DA63EC" w:rsidRDefault="00DA63EC" w:rsidP="00DA63EC">
      <w:pPr>
        <w:tabs>
          <w:tab w:val="left" w:pos="0"/>
          <w:tab w:val="center" w:pos="2835"/>
        </w:tabs>
        <w:rPr>
          <w:rtl/>
        </w:rPr>
      </w:pPr>
      <w:del w:id="90114" w:author="מנוע מכני" w:date="2026-10-11T12:04:39Z">
        <w:r>
          <w:rPr>
            <w:rtl/>
          </w:rPr>
          <w:delText xml:space="preserve"> </w:delText>
        </w:r>
      </w:del>
      <w:r>
        <w:rPr>
          <w:rtl/>
        </w:rPr>
        <w:t xml:space="preserve">'</w:t>
      </w:r>
      <w:r>
        <w:rPr>
          <w:rFonts w:hint="cs"/>
          <w:rtl/>
        </w:rPr>
        <w:t>זבח' ל</w:t>
      </w:r>
      <w:r>
        <w:rPr>
          <w:rtl/>
        </w:rPr>
        <w:t xml:space="preserve">חטאת ואשם </w:t>
      </w:r>
    </w:p>
    <w:p w:rsidR="00DA63EC" w:rsidRDefault="00DA63EC" w:rsidP="00DA63EC">
      <w:pPr>
        <w:tabs>
          <w:tab w:val="left" w:pos="0"/>
          <w:tab w:val="center" w:pos="2835"/>
        </w:tabs>
        <w:rPr>
          <w:rtl/>
        </w:rPr>
      </w:pPr>
      <w:del w:id="90115" w:author="מנוע מכני" w:date="2026-10-11T12:04:39Z">
        <w:r>
          <w:rPr>
            <w:rtl/>
          </w:rPr>
          <w:delText xml:space="preserve"> </w:delText>
        </w:r>
      </w:del>
      <w:r>
        <w:rPr>
          <w:rtl/>
        </w:rPr>
        <w:t xml:space="preserve">'</w:t>
      </w:r>
      <w:r>
        <w:rPr>
          <w:rFonts w:hint="cs"/>
          <w:rtl/>
        </w:rPr>
        <w:t xml:space="preserve">שלמיו' </w:t>
      </w:r>
      <w:r>
        <w:rPr>
          <w:rtl/>
        </w:rPr>
        <w:t xml:space="preserve">לרבות שלמי נזיר ושלמי פסח </w:t>
      </w:r>
    </w:p>
    <w:p w:rsidR="00DA63EC" w:rsidRDefault="00DA63EC" w:rsidP="00DA63EC">
      <w:pPr>
        <w:tabs>
          <w:tab w:val="left" w:pos="0"/>
          <w:tab w:val="center" w:pos="2835"/>
        </w:tabs>
        <w:rPr>
          <w:rtl/>
        </w:rPr>
      </w:pPr>
      <w:del w:id="90116" w:author="מנוע מכני" w:date="2026-10-11T12:04:39Z">
        <w:r>
          <w:rPr>
            <w:rtl/>
          </w:rPr>
          <w:delText xml:space="preserve"> </w:delText>
        </w:r>
      </w:del>
      <w:r>
        <w:rPr>
          <w:rtl/>
        </w:rPr>
        <w:t xml:space="preserve">'</w:t>
      </w:r>
      <w:r>
        <w:rPr>
          <w:rFonts w:hint="cs"/>
          <w:rtl/>
        </w:rPr>
        <w:t>קרבנו' ל</w:t>
      </w:r>
      <w:r>
        <w:rPr>
          <w:rtl/>
        </w:rPr>
        <w:t xml:space="preserve">לחמי תודה וחלות ורקיקים שבנזיר כולן קורא אני בהן </w:t>
      </w:r>
      <w:r>
        <w:rPr>
          <w:rtl/>
        </w:rPr>
        <w:t xml:space="preserve">לא</w:t>
      </w:r>
      <w:r>
        <w:rPr>
          <w:rtl/>
        </w:rPr>
        <w:t xml:space="preserve"> יניח! </w:t>
      </w:r>
    </w:p>
    <w:p>
      <w:pPr>
        <w:pStyle w:val="38"/>
        <w:rPr>
          <w:ins w:id="101557" w:author="מנוע מכני" w:date="2026-10-11T12:04:39Z"/>
        </w:rPr>
      </w:pPr>
      <w:r>
        <w:t xml:space="preserve">א"כ</w:t>
      </w:r>
      <w:r>
        <w:t xml:space="preserve">,</w:t>
      </w:r>
    </w:p>
    <w:p w:rsidR="00DA63EC" w:rsidRDefault="00DA63EC" w:rsidP="00DA63EC">
      <w:pPr>
        <w:tabs>
          <w:tab w:val="left" w:pos="0"/>
          <w:tab w:val="center" w:pos="2835"/>
        </w:tabs>
        <w:rPr>
          <w:rtl/>
        </w:rPr>
      </w:pPr>
      <w:del w:id="101558" w:author="מנוע מכני" w:date="2026-10-11T12:04:39Z">
        <w:r>
          <w:rPr>
            <w:rtl/>
          </w:rPr>
          <w:delText xml:space="preserve"> </w:delText>
        </w:r>
      </w:del>
      <w:r>
        <w:rPr>
          <w:rtl/>
        </w:rPr>
        <w:t xml:space="preserve">לימא קרא </w:t>
      </w:r>
      <w:r>
        <w:rPr>
          <w:rtl/>
        </w:rPr>
        <w:t xml:space="preserve">לא</w:t>
      </w:r>
      <w:r>
        <w:rPr>
          <w:rtl/>
        </w:rPr>
        <w:t xml:space="preserve"> תותירו, </w:t>
      </w:r>
      <w:ins w:id="92775" w:author="מנוע מכני" w:date="2026-10-11T12:04:39Z">
        <w:r>
          <w:rPr>
            <w:rtl/>
          </w:rPr>
          <w:t xml:space="preserve">מה</w:t>
        </w:r>
      </w:ins>
      <w:del w:id="92776" w:author="מנוע מכני" w:date="2026-10-11T12:04:39Z">
        <w:r>
          <w:rPr>
            <w:rtl/>
          </w:rPr>
          <w:delText xml:space="preserve">מאי</w:delText>
        </w:r>
      </w:del>
      <w:r>
        <w:rPr>
          <w:rtl/>
        </w:rPr>
        <w:t xml:space="preserve"> </w:t>
      </w:r>
      <w:r>
        <w:rPr>
          <w:rFonts w:hint="cs"/>
          <w:rtl/>
        </w:rPr>
        <w:t>'</w:t>
      </w:r>
      <w:ins w:id="90635" w:author="Claude - סמנטי" w:date="2026-10-11T12:26:16Z">
        <w:r>
          <w:rPr>
            <w:rStyle w:val="afffff0"/>
            <w:rtl/>
          </w:rPr>
          <w:t xml:space="preserve">לֹא יַנִּיחַ</w:t>
        </w:r>
      </w:ins>
      <w:del w:id="90636" w:author="Claude - סמנטי" w:date="2026-10-11T12:26:16Z">
        <w:r>
          <w:rPr>
            <w:rtl/>
          </w:rPr>
          <w:delText xml:space="preserve">לא יניח</w:delText>
        </w:r>
      </w:del>
      <w:r>
        <w:rPr>
          <w:rFonts w:hint="cs"/>
          <w:rtl/>
        </w:rPr>
        <w:t>'</w:t>
      </w:r>
      <w:r>
        <w:rPr>
          <w:rtl/>
        </w:rPr>
        <w:t xml:space="preserve">? </w:t>
      </w:r>
      <w:r>
        <w:rPr>
          <w:rFonts w:hint="cs"/>
          <w:rtl/>
        </w:rPr>
        <w:t xml:space="preserve">- </w:t>
      </w:r>
      <w:r>
        <w:rPr>
          <w:rtl/>
        </w:rPr>
        <w:t>אם אינו ענין להינוח, תנהו ענין למחשבת הינוח.</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tl/>
        </w:rPr>
        <w:t xml:space="preserve">התינח להניח, להוציא </w:t>
      </w:r>
      <w:ins w:id="92777" w:author="מנוע מכני" w:date="2026-10-11T12:04:39Z">
        <w:r>
          <w:rPr>
            <w:rtl/>
          </w:rPr>
          <w:t xml:space="preserve">מה</w:t>
        </w:r>
      </w:ins>
      <w:del w:id="92778" w:author="מנוע מכני" w:date="2026-10-11T12:04:39Z">
        <w:r>
          <w:rPr>
            <w:rtl/>
          </w:rPr>
          <w:delText xml:space="preserve">מאי</w:delText>
        </w:r>
      </w:del>
      <w:r>
        <w:rPr>
          <w:rtl/>
        </w:rPr>
        <w:t xml:space="preserve"> </w:t>
      </w:r>
      <w:ins w:id="91103" w:author="מנוע מכני" w:date="2026-10-11T12:04:39Z">
        <w:r>
          <w:rPr>
            <w:rtl/>
          </w:rPr>
          <w:t xml:space="preserve">יש</w:t>
        </w:r>
      </w:ins>
      <w:del w:id="91104" w:author="מנוע מכני" w:date="2026-10-11T12:04:39Z">
        <w:r>
          <w:rPr>
            <w:rtl/>
          </w:rPr>
          <w:delText xml:space="preserve">איכא</w:delText>
        </w:r>
      </w:del>
      <w:r>
        <w:rPr>
          <w:rtl/>
        </w:rPr>
        <w:t xml:space="preserve"> </w:t>
      </w:r>
      <w:ins w:id="97023" w:author="מנוע מכני" w:date="2026-10-11T12:04:39Z">
        <w:r>
          <w:rPr>
            <w:rtl/>
          </w:rPr>
          <w:t xml:space="preserve">לומר</w:t>
        </w:r>
      </w:ins>
      <w:del w:id="97024" w:author="מנוע מכני" w:date="2026-10-11T12:04:39Z">
        <w:r>
          <w:rPr>
            <w:rtl/>
          </w:rPr>
          <w:delText xml:space="preserve">למימר</w:delText>
        </w:r>
      </w:del>
      <w:r>
        <w:rPr>
          <w:rtl/>
        </w:rPr>
        <w:t xml:space="preserve">? ועוד, טעמא </w:t>
      </w:r>
      <w:r>
        <w:rPr>
          <w:rStyle w:val="2fb"/>
          <w:rtl/>
        </w:rPr>
        <w:t xml:space="preserve">דר"</w:t>
      </w:r>
      <w:r>
        <w:rPr>
          <w:rStyle w:val="2fb"/>
          <w:rFonts w:hint="cs"/>
          <w:rtl/>
        </w:rPr>
        <w:t xml:space="preserve">י</w:t>
      </w:r>
      <w:r>
        <w:rPr>
          <w:rFonts w:hint="cs"/>
          <w:rtl/>
        </w:rPr>
        <w:t xml:space="preserve"> </w:t>
      </w:r>
      <w:r>
        <w:rPr>
          <w:rtl/>
        </w:rPr>
        <w:t xml:space="preserve">סברא הוא! </w:t>
      </w:r>
    </w:p>
    <w:p>
      <w:pPr>
        <w:pStyle w:val="38"/>
        <w:rPr>
          <w:ins w:id="98730" w:author="מנוע מכני" w:date="2026-10-11T12:04:39Z"/>
        </w:rPr>
      </w:pPr>
      <w:r>
        <w:t xml:space="preserve">דתניא</w:t>
      </w:r>
      <w:r>
        <w:t xml:space="preserve">, </w:t>
      </w:r>
      <w:r>
        <w:t xml:space="preserve">אמר</w:t>
      </w:r>
      <w:r>
        <w:t xml:space="preserve"> להם </w:t>
      </w:r>
      <w:ins w:id="90297" w:author="מנוע מכני" w:date="2026-10-11T12:04:39Z">
        <w:r>
          <w:t xml:space="preserve">ר"י</w:t>
        </w:r>
      </w:ins>
      <w:del w:id="90298" w:author="מנוע מכני" w:date="2026-10-11T12:04:39Z">
        <w:r>
          <w:delText xml:space="preserve">רבי יהודה</w:delText>
        </w:r>
      </w:del>
      <w:r>
        <w:t xml:space="preserve">:</w:t>
      </w:r>
    </w:p>
    <w:p w:rsidR="00DA63EC" w:rsidRDefault="00DA63EC" w:rsidP="00DA63EC">
      <w:pPr>
        <w:tabs>
          <w:tab w:val="left" w:pos="0"/>
          <w:tab w:val="center" w:pos="2835"/>
        </w:tabs>
        <w:rPr>
          <w:rtl/>
        </w:rPr>
      </w:pPr>
      <w:del w:id="98731" w:author="מנוע מכני" w:date="2026-10-11T12:04:39Z">
        <w:r>
          <w:rPr>
            <w:rtl/>
          </w:rPr>
          <w:delText xml:space="preserve"> </w:delText>
        </w:r>
      </w:del>
      <w:ins w:id="95889" w:author="מנוע מכני" w:date="2026-10-11T12:04:39Z">
        <w:r>
          <w:rPr>
            <w:rtl/>
          </w:rPr>
          <w:t xml:space="preserve">אם </w:t>
        </w:r>
      </w:ins>
      <w:del w:id="95890" w:author="מנוע מכני" w:date="2026-10-11T12:04:39Z">
        <w:r>
          <w:rPr>
            <w:rtl/>
          </w:rPr>
          <w:delText xml:space="preserve">אי </w:delText>
        </w:r>
      </w:del>
      <w:r>
        <w:rPr>
          <w:rtl/>
        </w:rPr>
        <w:t xml:space="preserve">אתם מודים שאם הניחו למחר שהוא פסול? אף חישב להניחו למחר - פסול! </w:t>
      </w:r>
    </w:p>
    <w:p>
      <w:pPr>
        <w:pStyle w:val="38"/>
        <w:rPr>
          <w:ins w:id="98732" w:author="מנוע מכני" w:date="2026-10-11T12:04:39Z"/>
        </w:rPr>
      </w:pPr>
      <w:r>
        <w:t xml:space="preserve">- אלא</w:t>
      </w:r>
    </w:p>
    <w:p w:rsidR="00DA63EC" w:rsidRDefault="00DA63EC" w:rsidP="00DA63EC">
      <w:pPr>
        <w:pStyle w:val="affffb"/>
        <w:rPr>
          <w:rtl/>
        </w:rPr>
      </w:pPr>
      <w:del w:id="98733" w:author="מנוע מכני" w:date="2026-10-11T12:04:39Z">
        <w:r>
          <w:rPr>
            <w:rtl/>
          </w:rPr>
          <w:delText xml:space="preserve"> </w:delText>
        </w:r>
      </w:del>
      <w:r>
        <w:rPr>
          <w:rtl/>
        </w:rPr>
        <w:t xml:space="preserve">טעמא </w:t>
      </w:r>
      <w:ins w:id="90299" w:author="מנוע מכני" w:date="2026-10-11T12:04:39Z">
        <w:r>
          <w:rPr>
            <w:rStyle w:val="2fb"/>
            <w:rtl/>
          </w:rPr>
          <w:t xml:space="preserve">דר"י</w:t>
        </w:r>
      </w:ins>
      <w:del w:id="90300" w:author="מנוע מכני" w:date="2026-10-11T12:04:39Z">
        <w:r>
          <w:rPr>
            <w:rtl/>
          </w:rPr>
          <w:delText xml:space="preserve">דרבי יהודה</w:delText>
        </w:r>
      </w:del>
      <w:r>
        <w:rPr>
          <w:rtl/>
        </w:rPr>
        <w:t xml:space="preserve"> סברא הוא.</w:t>
      </w:r>
    </w:p>
    <w:p w:rsidR="00DA63EC" w:rsidRDefault="00DA63EC" w:rsidP="00DA63EC">
      <w:pPr>
        <w:tabs>
          <w:tab w:val="left" w:pos="0"/>
          <w:tab w:val="center" w:pos="2835"/>
        </w:tabs>
        <w:rPr>
          <w:rtl/>
        </w:rPr>
      </w:pPr>
      <w:r>
        <w:rPr>
          <w:rtl/>
        </w:rPr>
        <w:t>ו</w:t>
      </w:r>
      <w:r>
        <w:rPr>
          <w:rFonts w:hint="cs"/>
          <w:rtl/>
        </w:rPr>
        <w:t>לא פלגי' בדידיה ד</w:t>
      </w:r>
      <w:r>
        <w:rPr>
          <w:rtl/>
        </w:rPr>
        <w:t xml:space="preserve">בשובר עצמות הפסח ולאכול ממנו נא, </w:t>
      </w:r>
      <w:r>
        <w:rPr>
          <w:rFonts w:hint="cs"/>
          <w:rtl/>
        </w:rPr>
        <w:t xml:space="preserve">וכן בערלים וכן בטמאים הזבח עצמו </w:t>
      </w:r>
      <w:r>
        <w:rPr>
          <w:rFonts w:hint="cs"/>
          <w:rtl/>
        </w:rPr>
        <w:t xml:space="preserve">לא</w:t>
      </w:r>
      <w:r>
        <w:rPr>
          <w:rFonts w:hint="cs"/>
          <w:rtl/>
        </w:rPr>
        <w:t xml:space="preserve"> נפסל </w:t>
      </w:r>
    </w:p>
    <w:p w:rsidR="00DA63EC" w:rsidRDefault="00DA63EC" w:rsidP="00DA63EC">
      <w:pPr>
        <w:tabs>
          <w:tab w:val="left" w:pos="0"/>
          <w:tab w:val="center" w:pos="2835"/>
        </w:tabs>
        <w:rPr>
          <w:rtl/>
        </w:rPr>
      </w:pPr>
      <w:r>
        <w:rPr>
          <w:rtl/>
        </w:rPr>
        <w:tab/>
      </w:r>
      <w:r>
        <w:rPr>
          <w:rFonts w:hint="cs"/>
          <w:rtl/>
        </w:rPr>
        <w:t xml:space="preserve">ב. שבמחשבתו </w:t>
      </w:r>
      <w:r>
        <w:rPr>
          <w:rFonts w:hint="cs"/>
          <w:rtl/>
        </w:rPr>
        <w:t xml:space="preserve">לא</w:t>
      </w:r>
      <w:r>
        <w:rPr>
          <w:rFonts w:hint="cs"/>
          <w:rtl/>
        </w:rPr>
        <w:t xml:space="preserve"> תועיל לפסול </w:t>
      </w:r>
    </w:p>
    <w:p w:rsidR="00DA63EC" w:rsidRDefault="00DA63EC" w:rsidP="00DA63EC">
      <w:pPr>
        <w:tabs>
          <w:tab w:val="left" w:pos="0"/>
          <w:tab w:val="center" w:pos="2835"/>
        </w:tabs>
        <w:rPr>
          <w:rtl/>
        </w:rPr>
      </w:pPr>
      <w:r>
        <w:rPr>
          <w:b/>
          <w:bCs/>
          <w:rtl/>
        </w:rPr>
        <w:tab/>
      </w:r>
      <w:r w:rsidRPr="00AF28B9">
        <w:rPr>
          <w:b/>
          <w:bCs/>
          <w:rtl/>
        </w:rPr>
        <w:t>לערב דמן בדם הפסולין,</w:t>
      </w:r>
      <w:r>
        <w:rPr>
          <w:rtl/>
        </w:rPr>
        <w:t xml:space="preserve"> </w:t>
      </w:r>
      <w:r>
        <w:rPr>
          <w:rStyle w:val="2fb"/>
          <w:rtl/>
        </w:rPr>
        <w:t xml:space="preserve">ר"</w:t>
      </w:r>
      <w:r>
        <w:rPr>
          <w:rStyle w:val="2fb"/>
          <w:rFonts w:hint="cs"/>
          <w:rtl/>
        </w:rPr>
        <w:t>י</w:t>
      </w:r>
      <w:r>
        <w:rPr>
          <w:rtl/>
        </w:rPr>
        <w:t xml:space="preserve"> </w:t>
      </w:r>
      <w:ins w:id="91105" w:author="מנוע מכני" w:date="2026-10-11T12:04:39Z">
        <w:r>
          <w:rPr>
            <w:rtl/>
          </w:rPr>
          <w:t xml:space="preserve">לשיטתו</w:t>
        </w:r>
      </w:ins>
      <w:del w:id="91106" w:author="מנוע מכני" w:date="2026-10-11T12:04:39Z">
        <w:r>
          <w:rPr>
            <w:rtl/>
          </w:rPr>
          <w:delText xml:space="preserve">לטעמיה</w:delText>
        </w:r>
      </w:del>
      <w:r>
        <w:rPr>
          <w:rtl/>
        </w:rPr>
        <w:t xml:space="preserve">, דאין דם מבטל דם.</w:t>
      </w:r>
    </w:p>
    <w:p w:rsidR="00DA63EC" w:rsidRPr="00FE1B89" w:rsidRDefault="00DA63EC" w:rsidP="00DA63EC">
      <w:pPr>
        <w:tabs>
          <w:tab w:val="left" w:pos="0"/>
          <w:tab w:val="center" w:pos="2835"/>
        </w:tabs>
        <w:rPr>
          <w:b/>
          <w:bCs/>
          <w:spacing w:val="-2"/>
          <w:rtl/>
        </w:rPr>
      </w:pPr>
      <w:r w:rsidRPr="00FE1B89">
        <w:rPr>
          <w:b/>
          <w:bCs/>
          <w:spacing w:val="-2"/>
          <w:rtl/>
        </w:rPr>
        <w:t xml:space="preserve">ליתן את הניתנין למעלה למטה, למטה למעלה, </w:t>
      </w:r>
      <w:r w:rsidRPr="00FE1B89">
        <w:rPr>
          <w:rFonts w:hint="cs"/>
          <w:b/>
          <w:bCs/>
          <w:spacing w:val="-2"/>
          <w:rtl/>
        </w:rPr>
        <w:t>-</w:t>
      </w:r>
      <w:r w:rsidRPr="00FE1B89">
        <w:rPr>
          <w:rFonts w:hint="cs"/>
          <w:spacing w:val="-2"/>
          <w:rtl/>
        </w:rPr>
        <w:t xml:space="preserve"> רי </w:t>
      </w:r>
      <w:ins w:id="91107" w:author="מנוע מכני" w:date="2026-10-11T12:04:39Z">
        <w:r>
          <w:rPr>
            <w:rFonts w:hint="cs"/>
            <w:spacing w:val="-2"/>
            <w:rtl/>
          </w:rPr>
          <w:t xml:space="preserve">לשיטתו</w:t>
        </w:r>
      </w:ins>
      <w:del w:id="91108" w:author="מנוע מכני" w:date="2026-10-11T12:04:39Z">
        <w:r w:rsidRPr="00FE1B89">
          <w:rPr>
            <w:rFonts w:hint="cs"/>
            <w:spacing w:val="-2"/>
            <w:rtl/>
          </w:rPr>
          <w:delText xml:space="preserve">לטעמיה</w:delText>
        </w:r>
      </w:del>
      <w:r w:rsidRPr="00FE1B89">
        <w:rPr>
          <w:rFonts w:hint="cs"/>
          <w:spacing w:val="-2"/>
          <w:rtl/>
        </w:rPr>
        <w:t xml:space="preserve"> דשלא במקומו כמקומו קרינא </w:t>
      </w:r>
      <w:ins w:id="92779" w:author="מנוע מכני" w:date="2026-10-11T12:04:39Z">
        <w:r>
          <w:rPr>
            <w:rFonts w:hint="cs"/>
            <w:spacing w:val="-2"/>
            <w:rtl/>
          </w:rPr>
          <w:t xml:space="preserve">בו</w:t>
        </w:r>
      </w:ins>
      <w:del w:id="92780" w:author="מנוע מכני" w:date="2026-10-11T12:04:39Z">
        <w:r w:rsidRPr="00FE1B89">
          <w:rPr>
            <w:rFonts w:hint="cs"/>
            <w:spacing w:val="-2"/>
            <w:rtl/>
          </w:rPr>
          <w:delText xml:space="preserve">ביה</w:delText>
        </w:r>
      </w:del>
      <w:r w:rsidRPr="00FE1B89">
        <w:rPr>
          <w:rFonts w:hint="cs"/>
          <w:spacing w:val="-2"/>
          <w:rtl/>
        </w:rPr>
        <w:t xml:space="preserve"> </w:t>
      </w:r>
    </w:p>
    <w:p w:rsidR="00DA63EC" w:rsidRDefault="00DA63EC" w:rsidP="00DA63EC">
      <w:pPr>
        <w:tabs>
          <w:tab w:val="left" w:pos="0"/>
          <w:tab w:val="center" w:pos="2835"/>
        </w:tabs>
        <w:rPr>
          <w:rtl/>
        </w:rPr>
      </w:pPr>
      <w:r>
        <w:rPr>
          <w:rtl/>
        </w:rPr>
        <w:t>ול</w:t>
      </w:r>
      <w:r>
        <w:rPr>
          <w:rFonts w:hint="cs"/>
          <w:rtl/>
        </w:rPr>
        <w:t xml:space="preserve">א </w:t>
      </w:r>
      <w:ins w:id="91109" w:author="מנוע מכני" w:date="2026-10-11T12:04:39Z">
        <w:r>
          <w:rPr>
            <w:rFonts w:hint="cs"/>
            <w:rtl/>
          </w:rPr>
          <w:t xml:space="preserve">חלקו</w:t>
        </w:r>
      </w:ins>
      <w:del w:id="91110" w:author="מנוע מכני" w:date="2026-10-11T12:04:39Z">
        <w:r>
          <w:rPr>
            <w:rFonts w:hint="cs"/>
            <w:rtl/>
          </w:rPr>
          <w:delText xml:space="preserve">פליגי</w:delText>
        </w:r>
      </w:del>
      <w:r>
        <w:rPr>
          <w:rFonts w:hint="cs"/>
          <w:rtl/>
        </w:rPr>
        <w:t xml:space="preserve"> </w:t>
      </w:r>
      <w:r>
        <w:rPr>
          <w:rtl/>
        </w:rPr>
        <w:t xml:space="preserve">בניתנין בפנים שנתנן בחוץ, והניתנין בחוץ שנתנן בפנים! </w:t>
      </w:r>
      <w:r>
        <w:rPr>
          <w:rFonts w:hint="cs"/>
          <w:rtl/>
        </w:rPr>
        <w:t xml:space="preserve">דס'ל </w:t>
      </w:r>
      <w:r>
        <w:rPr>
          <w:rStyle w:val="2fb"/>
          <w:rFonts w:hint="cs"/>
          <w:rtl/>
        </w:rPr>
        <w:t xml:space="preserve">כר</w:t>
      </w:r>
      <w:r>
        <w:rPr>
          <w:rStyle w:val="2fb"/>
          <w:rtl/>
        </w:rPr>
        <w:t>"</w:t>
      </w:r>
      <w:r>
        <w:rPr>
          <w:rStyle w:val="2fb"/>
          <w:rFonts w:hint="cs"/>
          <w:rtl/>
        </w:rPr>
        <w:t>י</w:t>
      </w:r>
      <w:r>
        <w:rPr>
          <w:rtl/>
        </w:rPr>
        <w:t xml:space="preserve">: </w:t>
      </w:r>
      <w:ins w:id="91111" w:author="מנוע מכני" w:date="2026-10-11T12:04:39Z">
        <w:r>
          <w:rPr>
            <w:rtl/>
          </w:rPr>
          <w:t xml:space="preserve">צריך</w:t>
        </w:r>
      </w:ins>
      <w:del w:id="91112" w:author="מנוע מכני" w:date="2026-10-11T12:04:39Z">
        <w:r>
          <w:rPr>
            <w:rtl/>
          </w:rPr>
          <w:delText xml:space="preserve">בעינן</w:delText>
        </w:r>
      </w:del>
      <w:r>
        <w:rPr>
          <w:rtl/>
        </w:rPr>
        <w:t xml:space="preserve"> מקום שיהא משולש, בדם בבשר ובאימורין.</w:t>
      </w:r>
    </w:p>
    <w:p w:rsidR="00DA63EC" w:rsidRDefault="00DA63EC" w:rsidP="00DA63EC">
      <w:pPr>
        <w:tabs>
          <w:tab w:val="left" w:pos="0"/>
          <w:tab w:val="center" w:pos="2835"/>
        </w:tabs>
        <w:rPr>
          <w:rtl/>
        </w:rPr>
      </w:pPr>
      <w:r>
        <w:rPr>
          <w:rtl/>
        </w:rPr>
        <w:t xml:space="preserve">ומי </w:t>
      </w:r>
      <w:ins w:id="92785" w:author="מנוע מכני" w:date="2026-10-11T12:04:39Z">
        <w:r>
          <w:rPr>
            <w:rtl/>
          </w:rPr>
          <w:t xml:space="preserve">יש</w:t>
        </w:r>
      </w:ins>
      <w:del w:id="92786" w:author="מנוע מכני" w:date="2026-10-11T12:04:39Z">
        <w:r>
          <w:rPr>
            <w:rtl/>
          </w:rPr>
          <w:delText xml:space="preserve">אית</w:delText>
        </w:r>
      </w:del>
      <w:r>
        <w:rPr>
          <w:rtl/>
        </w:rPr>
        <w:t xml:space="preserve"> </w:t>
      </w:r>
      <w:ins w:id="92781" w:author="מנוע מכני" w:date="2026-10-11T12:04:39Z">
        <w:r>
          <w:rPr>
            <w:rtl/>
          </w:rPr>
          <w:t xml:space="preserve">לו</w:t>
        </w:r>
      </w:ins>
      <w:del w:id="92782" w:author="מנוע מכני" w:date="2026-10-11T12:04:39Z">
        <w:r>
          <w:rPr>
            <w:rtl/>
          </w:rPr>
          <w:delText xml:space="preserve">ליה</w:delText>
        </w:r>
      </w:del>
      <w:r>
        <w:rPr>
          <w:rtl/>
        </w:rPr>
        <w:t xml:space="preserve"> </w:t>
      </w:r>
      <w:r>
        <w:rPr>
          <w:rStyle w:val="2fb"/>
          <w:rtl/>
        </w:rPr>
        <w:t xml:space="preserve">לר"</w:t>
      </w:r>
      <w:r>
        <w:rPr>
          <w:rStyle w:val="2fb"/>
          <w:rFonts w:hint="cs"/>
          <w:rtl/>
        </w:rPr>
        <w:t xml:space="preserve">י</w:t>
      </w:r>
      <w:r>
        <w:rPr>
          <w:rFonts w:hint="cs"/>
          <w:rtl/>
        </w:rPr>
        <w:t xml:space="preserve"> </w:t>
      </w:r>
      <w:ins w:id="92783" w:author="מנוע מכני" w:date="2026-10-11T12:04:39Z">
        <w:r>
          <w:rPr>
            <w:rFonts w:hint="cs"/>
            <w:rtl/>
          </w:rPr>
          <w:t xml:space="preserve">זה</w:t>
        </w:r>
      </w:ins>
      <w:del w:id="92784" w:author="מנוע מכני" w:date="2026-10-11T12:04:39Z">
        <w:r>
          <w:rPr>
            <w:rFonts w:hint="cs"/>
            <w:rtl/>
          </w:rPr>
          <w:delText xml:space="preserve">ה</w:delText>
        </w:r>
        <w:r>
          <w:rPr>
            <w:rtl/>
          </w:rPr>
          <w:delText xml:space="preserve">אי</w:delText>
        </w:r>
      </w:del>
      <w:r>
        <w:rPr>
          <w:rtl/>
        </w:rPr>
        <w:t xml:space="preserve"> סברא? והתניא, </w:t>
      </w:r>
      <w:r>
        <w:rPr>
          <w:rStyle w:val="2fb"/>
          <w:rtl/>
        </w:rPr>
        <w:t xml:space="preserve">ר"</w:t>
      </w:r>
      <w:r>
        <w:rPr>
          <w:rStyle w:val="2fb"/>
          <w:rFonts w:hint="cs"/>
          <w:rtl/>
        </w:rPr>
        <w:t xml:space="preserve">י</w:t>
      </w:r>
      <w:r>
        <w:rPr>
          <w:rFonts w:hint="cs"/>
          <w:rtl/>
        </w:rPr>
        <w:t xml:space="preserve"> </w:t>
      </w:r>
      <w:r>
        <w:rPr>
          <w:rtl/>
        </w:rPr>
        <w:t xml:space="preserve">אומר: דבר רע, ריבה כאן חטאת ששחטה בדרום וחטאת שנכנס דמה לפנים - פסולה! </w:t>
      </w:r>
    </w:p>
    <w:p>
      <w:pPr>
        <w:pStyle w:val="38"/>
        <w:rPr>
          <w:ins w:id="98734" w:author="מנוע מכני" w:date="2026-10-11T12:04:39Z"/>
        </w:rPr>
      </w:pPr>
      <w:ins w:id="92787" w:author="מנוע מכני" w:date="2026-10-11T12:04:39Z">
        <w:r>
          <w:t xml:space="preserve">ואין</w:t>
        </w:r>
      </w:ins>
      <w:del w:id="92788" w:author="מנוע מכני" w:date="2026-10-11T12:04:39Z">
        <w:r>
          <w:delText xml:space="preserve">ולית</w:delText>
        </w:r>
      </w:del>
      <w:r>
        <w:t xml:space="preserve"> לר"</w:t>
      </w:r>
      <w:r>
        <w:t>י</w:t>
      </w:r>
      <w:r>
        <w:t xml:space="preserve"> שלישי?</w:t>
      </w:r>
    </w:p>
    <w:p w:rsidR="00DA63EC" w:rsidRDefault="00DA63EC" w:rsidP="00DA63EC">
      <w:pPr>
        <w:tabs>
          <w:tab w:val="left" w:pos="0"/>
          <w:tab w:val="center" w:pos="2835"/>
        </w:tabs>
        <w:rPr>
          <w:rtl/>
        </w:rPr>
      </w:pPr>
      <w:del w:id="98735" w:author="מנוע מכני" w:date="2026-10-11T12:04:39Z">
        <w:r>
          <w:rPr>
            <w:rtl/>
          </w:rPr>
          <w:delText xml:space="preserve"> </w:delText>
        </w:r>
      </w:del>
      <w:r>
        <w:rPr>
          <w:rtl/>
        </w:rPr>
        <w:t xml:space="preserve">והתנן, </w:t>
      </w:r>
      <w:r>
        <w:rPr>
          <w:rStyle w:val="2fb"/>
          <w:rtl/>
        </w:rPr>
        <w:t xml:space="preserve">א</w:t>
      </w:r>
      <w:r>
        <w:rPr>
          <w:rStyle w:val="2fb"/>
          <w:rFonts w:hint="cs"/>
          <w:rtl/>
        </w:rPr>
        <w:t>ר</w:t>
      </w:r>
      <w:r>
        <w:rPr>
          <w:rStyle w:val="2fb"/>
          <w:rtl/>
        </w:rPr>
        <w:t>"</w:t>
      </w:r>
      <w:r>
        <w:rPr>
          <w:rStyle w:val="2fb"/>
          <w:rFonts w:hint="cs"/>
          <w:rtl/>
        </w:rPr>
        <w:t>י</w:t>
      </w:r>
      <w:r>
        <w:rPr>
          <w:rtl/>
        </w:rPr>
        <w:t xml:space="preserve">: הכניס בשוגג - כשר, הא במזיד - פסול, וקי"ל בשכיפר, </w:t>
      </w:r>
    </w:p>
    <w:p w:rsidR="00DA63EC" w:rsidRDefault="00DA63EC" w:rsidP="00DA63EC">
      <w:pPr>
        <w:tabs>
          <w:tab w:val="left" w:pos="0"/>
          <w:tab w:val="center" w:pos="2835"/>
        </w:tabs>
        <w:rPr>
          <w:rtl/>
        </w:rPr>
      </w:pPr>
      <w:ins w:id="92789" w:author="מנוע מכני" w:date="2026-10-11T12:04:39Z">
        <w:r>
          <w:rPr>
            <w:rtl/>
          </w:rPr>
          <w:t xml:space="preserve">עכשיו</w:t>
        </w:r>
      </w:ins>
      <w:del w:id="92790" w:author="מנוע מכני" w:date="2026-10-11T12:04:39Z">
        <w:r>
          <w:rPr>
            <w:rtl/>
          </w:rPr>
          <w:delText xml:space="preserve">השתא</w:delText>
        </w:r>
      </w:del>
      <w:r>
        <w:rPr>
          <w:rtl/>
        </w:rPr>
        <w:t xml:space="preserve"> ומה </w:t>
      </w:r>
      <w:ins w:id="91113" w:author="מנוע מכני" w:date="2026-10-11T12:04:39Z">
        <w:r>
          <w:rPr>
            <w:rtl/>
          </w:rPr>
          <w:t xml:space="preserve">שם</w:t>
        </w:r>
      </w:ins>
      <w:del w:id="91114" w:author="מנוע מכני" w:date="2026-10-11T12:04:39Z">
        <w:r>
          <w:rPr>
            <w:rtl/>
          </w:rPr>
          <w:delText xml:space="preserve">התם</w:delText>
        </w:r>
      </w:del>
      <w:r>
        <w:rPr>
          <w:rtl/>
        </w:rPr>
        <w:t xml:space="preserve"> עיילי עיילא, </w:t>
      </w:r>
      <w:ins w:id="95891" w:author="מנוע מכני" w:date="2026-10-11T12:04:39Z">
        <w:r>
          <w:rPr>
            <w:rtl/>
          </w:rPr>
          <w:t xml:space="preserve">אם </w:t>
        </w:r>
      </w:ins>
      <w:del w:id="95892" w:author="מנוע מכני" w:date="2026-10-11T12:04:39Z">
        <w:r>
          <w:rPr>
            <w:rtl/>
          </w:rPr>
          <w:delText xml:space="preserve">אי </w:delText>
        </w:r>
      </w:del>
      <w:r>
        <w:rPr>
          <w:rtl/>
        </w:rPr>
        <w:t xml:space="preserve">כיפר אין, </w:t>
      </w:r>
      <w:ins w:id="95893" w:author="מנוע מכני" w:date="2026-10-11T12:04:39Z">
        <w:r>
          <w:rPr>
            <w:rtl/>
          </w:rPr>
          <w:t xml:space="preserve">אם </w:t>
        </w:r>
      </w:ins>
      <w:del w:id="95894" w:author="מנוע מכני" w:date="2026-10-11T12:04:39Z">
        <w:r>
          <w:rPr>
            <w:rtl/>
          </w:rPr>
          <w:delText xml:space="preserve">אי </w:delText>
        </w:r>
      </w:del>
      <w:r>
        <w:rPr>
          <w:rtl/>
        </w:rPr>
        <w:t xml:space="preserve">לא</w:t>
      </w:r>
      <w:r>
        <w:rPr>
          <w:rtl/>
        </w:rPr>
        <w:t xml:space="preserve"> כיפר </w:t>
      </w:r>
      <w:r>
        <w:rPr>
          <w:rtl/>
        </w:rPr>
        <w:t xml:space="preserve">לא</w:t>
      </w:r>
      <w:r>
        <w:rPr>
          <w:rtl/>
        </w:rPr>
        <w:t xml:space="preserve">, </w:t>
      </w:r>
      <w:ins w:id="91115" w:author="מנוע מכני" w:date="2026-10-11T12:04:39Z">
        <w:r>
          <w:rPr>
            <w:rtl/>
          </w:rPr>
          <w:t xml:space="preserve">כאן</w:t>
        </w:r>
      </w:ins>
      <w:del w:id="91116" w:author="מנוע מכני" w:date="2026-10-11T12:04:39Z">
        <w:r>
          <w:rPr>
            <w:rtl/>
          </w:rPr>
          <w:delText xml:space="preserve">הכא</w:delText>
        </w:r>
      </w:del>
      <w:r>
        <w:rPr>
          <w:rtl/>
        </w:rPr>
        <w:t xml:space="preserve"> דחשיב חשובי </w:t>
      </w:r>
      <w:r>
        <w:rPr>
          <w:rtl/>
        </w:rPr>
        <w:t xml:space="preserve">לא</w:t>
      </w:r>
      <w:r>
        <w:rPr>
          <w:rtl/>
        </w:rPr>
        <w:t xml:space="preserve"> </w:t>
      </w:r>
      <w:ins w:id="90301" w:author="מנוע מכני" w:date="2026-10-11T12:04:39Z">
        <w:r>
          <w:rPr>
            <w:rtl/>
          </w:rPr>
          <w:t xml:space="preserve">כ"ש</w:t>
        </w:r>
      </w:ins>
      <w:del w:id="90302" w:author="מנוע מכני" w:date="2026-10-11T12:04:39Z">
        <w:r>
          <w:rPr>
            <w:rtl/>
          </w:rPr>
          <w:delText xml:space="preserve">כל שכן</w:delText>
        </w:r>
      </w:del>
      <w:r>
        <w:rPr>
          <w:rtl/>
        </w:rPr>
        <w:t xml:space="preserve">! </w:t>
      </w:r>
    </w:p>
    <w:p w:rsidR="00DA63EC" w:rsidRDefault="00DA63EC" w:rsidP="00DA63EC">
      <w:pPr>
        <w:pStyle w:val="affffb"/>
        <w:rPr>
          <w:rtl/>
        </w:rPr>
      </w:pPr>
      <w:r>
        <w:rPr>
          <w:rtl/>
        </w:rPr>
        <w:t xml:space="preserve">- </w:t>
      </w:r>
      <w:ins w:id="92791" w:author="מנוע מכני" w:date="2026-10-11T12:04:39Z">
        <w:r>
          <w:rPr>
            <w:rtl/>
          </w:rPr>
          <w:t xml:space="preserve">שני</w:t>
        </w:r>
      </w:ins>
      <w:del w:id="92792" w:author="מנוע מכני" w:date="2026-10-11T12:04:39Z">
        <w:r>
          <w:rPr>
            <w:rtl/>
          </w:rPr>
          <w:delText xml:space="preserve">תרי</w:delText>
        </w:r>
      </w:del>
      <w:r>
        <w:rPr>
          <w:rtl/>
        </w:rPr>
        <w:t xml:space="preserve"> תנאי ואליבא </w:t>
      </w:r>
      <w:ins w:id="90303" w:author="מנוע מכני" w:date="2026-10-11T12:04:39Z">
        <w:r>
          <w:rPr>
            <w:rStyle w:val="2fb"/>
            <w:rtl/>
          </w:rPr>
          <w:t xml:space="preserve">דר"י</w:t>
        </w:r>
      </w:ins>
      <w:del w:id="90304" w:author="מנוע מכני" w:date="2026-10-11T12:04:39Z">
        <w:r>
          <w:rPr>
            <w:rtl/>
          </w:rPr>
          <w:delText xml:space="preserve">דרבי יהודה</w:delText>
        </w:r>
      </w:del>
      <w:r>
        <w:rPr>
          <w:rtl/>
        </w:rPr>
        <w:t xml:space="preserve">.</w:t>
      </w:r>
    </w:p>
    <w:p w:rsidR="00DA63EC" w:rsidRDefault="00DA63EC" w:rsidP="00DA63EC">
      <w:pPr>
        <w:pStyle w:val="afff3"/>
        <w:framePr w:wrap="around"/>
        <w:rPr>
          <w:rtl/>
        </w:rPr>
      </w:pPr>
      <w:r>
        <w:rPr>
          <w:rFonts w:hint="cs"/>
          <w:rtl/>
        </w:rPr>
        <w:t>לו:</w:t>
      </w:r>
    </w:p>
    <w:p w:rsidR="00DA63EC" w:rsidRDefault="00DA63EC" w:rsidP="00DA63EC">
      <w:pPr>
        <w:tabs>
          <w:tab w:val="left" w:pos="0"/>
          <w:tab w:val="center" w:pos="2835"/>
        </w:tabs>
        <w:rPr>
          <w:rtl/>
        </w:rPr>
      </w:pPr>
      <w:r>
        <w:rPr>
          <w:rtl/>
        </w:rPr>
        <w:t xml:space="preserve">וסבר </w:t>
      </w:r>
      <w:r>
        <w:rPr>
          <w:rStyle w:val="2fb"/>
          <w:rtl/>
        </w:rPr>
        <w:t xml:space="preserve">ר"</w:t>
      </w:r>
      <w:r>
        <w:rPr>
          <w:rStyle w:val="2fb"/>
          <w:rFonts w:hint="cs"/>
          <w:rtl/>
        </w:rPr>
        <w:t>י</w:t>
      </w:r>
      <w:r>
        <w:rPr>
          <w:rtl/>
        </w:rPr>
        <w:t xml:space="preserve">, חטאת ששחטה בדרום יהא חייב? והתניא, </w:t>
      </w:r>
    </w:p>
    <w:p w:rsidR="00DA63EC" w:rsidRDefault="00DA63EC" w:rsidP="00DA63EC">
      <w:pPr>
        <w:tabs>
          <w:tab w:val="left" w:pos="0"/>
          <w:tab w:val="center" w:pos="2835"/>
        </w:tabs>
        <w:rPr>
          <w:rtl/>
        </w:rPr>
      </w:pPr>
      <w:del w:id="90117" w:author="מנוע מכני" w:date="2026-10-11T12:04:39Z">
        <w:r>
          <w:rPr>
            <w:rtl/>
          </w:rPr>
          <w:delText xml:space="preserve"> </w:delText>
        </w:r>
      </w:del>
      <w:r>
        <w:rPr>
          <w:rtl/>
        </w:rPr>
        <w:t xml:space="preserve">'</w:t>
      </w:r>
      <w:ins w:id="90637" w:author="Claude - סמנטי" w:date="2026-10-11T12:26:16Z">
        <w:r>
          <w:rPr>
            <w:rStyle w:val="afffff0"/>
            <w:rFonts w:hint="cs"/>
            <w:rtl/>
          </w:rPr>
          <w:t xml:space="preserve">לֹא תִזְבַּח לַה</w:t>
        </w:r>
      </w:ins>
      <w:del w:id="90638" w:author="Claude - סמנטי" w:date="2026-10-11T12:26:16Z">
        <w:r>
          <w:rPr>
            <w:rFonts w:hint="cs"/>
            <w:rtl/>
          </w:rPr>
          <w:delText xml:space="preserve">לא תזבח לה</w:delText>
        </w:r>
      </w:del>
      <w:r>
        <w:rPr>
          <w:rFonts w:hint="cs"/>
          <w:rtl/>
        </w:rPr>
        <w:t xml:space="preserve">' אלוקיך שור ושה וגו' כל דבר רע- </w:t>
      </w:r>
      <w:r>
        <w:rPr>
          <w:rStyle w:val="2fb"/>
          <w:rFonts w:hint="cs"/>
          <w:rtl/>
        </w:rPr>
        <w:t xml:space="preserve">אר</w:t>
      </w:r>
      <w:r>
        <w:rPr>
          <w:rStyle w:val="2fb"/>
          <w:rtl/>
        </w:rPr>
        <w:t>"</w:t>
      </w:r>
      <w:r>
        <w:rPr>
          <w:rStyle w:val="2fb"/>
          <w:rFonts w:hint="cs"/>
          <w:rtl/>
        </w:rPr>
        <w:t xml:space="preserve">י</w:t>
      </w:r>
      <w:r>
        <w:rPr>
          <w:rFonts w:hint="cs"/>
          <w:rtl/>
        </w:rPr>
        <w:t xml:space="preserve"> </w:t>
      </w:r>
      <w:r>
        <w:rPr>
          <w:rtl/>
        </w:rPr>
        <w:t xml:space="preserve">על דבר רע אתה מחייבו, ואי אתה מחייבו על חטאת ששחטה בדרום! </w:t>
      </w:r>
    </w:p>
    <w:p w:rsidR="00DA63EC" w:rsidRDefault="00DA63EC" w:rsidP="00DA63EC">
      <w:pPr>
        <w:pStyle w:val="affffb"/>
        <w:rPr>
          <w:rtl/>
        </w:rPr>
      </w:pPr>
      <w:r>
        <w:rPr>
          <w:rtl/>
        </w:rPr>
        <w:t xml:space="preserve">- </w:t>
      </w:r>
      <w:ins w:id="92793" w:author="מנוע מכני" w:date="2026-10-11T12:04:39Z">
        <w:r>
          <w:rPr>
            <w:rtl/>
          </w:rPr>
          <w:t xml:space="preserve">שני</w:t>
        </w:r>
      </w:ins>
      <w:del w:id="92794" w:author="מנוע מכני" w:date="2026-10-11T12:04:39Z">
        <w:r>
          <w:rPr>
            <w:rtl/>
          </w:rPr>
          <w:delText xml:space="preserve">תרי</w:delText>
        </w:r>
      </w:del>
      <w:r>
        <w:rPr>
          <w:rtl/>
        </w:rPr>
        <w:t xml:space="preserve"> תנאי אליבא </w:t>
      </w:r>
      <w:ins w:id="90305" w:author="מנוע מכני" w:date="2026-10-11T12:04:39Z">
        <w:r>
          <w:rPr>
            <w:rStyle w:val="2fb"/>
            <w:rtl/>
          </w:rPr>
          <w:t xml:space="preserve">דר"י</w:t>
        </w:r>
      </w:ins>
      <w:del w:id="90306" w:author="מנוע מכני" w:date="2026-10-11T12:04:39Z">
        <w:r>
          <w:rPr>
            <w:rtl/>
          </w:rPr>
          <w:delText xml:space="preserve">דרבי יהודה</w:delText>
        </w:r>
      </w:del>
      <w:r>
        <w:rPr>
          <w:rtl/>
        </w:rPr>
        <w:t xml:space="preserve">.</w:t>
      </w:r>
    </w:p>
    <w:p w:rsidR="00DA63EC" w:rsidRDefault="00DA63EC" w:rsidP="00DA63EC">
      <w:pPr>
        <w:tabs>
          <w:tab w:val="left" w:pos="0"/>
          <w:tab w:val="center" w:pos="2835"/>
        </w:tabs>
        <w:rPr>
          <w:rtl/>
        </w:rPr>
      </w:pPr>
    </w:p>
    <w:p>
      <w:pPr>
        <w:pStyle w:val="afffff8"/>
        <w:rPr>
          <w:ins w:id="90487" w:author="קלוד" w:date="2026-10-11T12:29:36Z"/>
        </w:rPr>
      </w:pPr>
      <w:ins w:id="90488" w:author="קלוד" w:date="2026-10-11T12:29:36Z">
        <w:r>
          <w:rPr>
            <w:color w:val="7B3F00"/>
          </w:rPr>
          <w:t xml:space="preserve">פסול שחזר וחישב חוץ לזמנו - חוזר וקובעו לפיגול</w:t>
        </w:r>
      </w:ins>
    </w:p>
    <w:p>
      <w:pPr>
        <w:pStyle w:val="38"/>
        <w:rPr>
          <w:ins w:id="98736" w:author="מנוע מכני" w:date="2026-10-11T12:04:39Z"/>
        </w:rPr>
      </w:pPr>
      <w:del w:id="101643" w:author="מנוע מכני" w:date="2026-10-11T12:04:39Z">
        <w:r>
          <w:delText xml:space="preserve">אמר </w:delText>
        </w:r>
      </w:del>
      <w:r>
        <w:t xml:space="preserve">רבי אבא:</w:t>
      </w:r>
    </w:p>
    <w:p w:rsidR="00DA63EC" w:rsidRDefault="00DA63EC" w:rsidP="00DA63EC">
      <w:pPr>
        <w:tabs>
          <w:tab w:val="left" w:pos="0"/>
          <w:tab w:val="center" w:pos="2835"/>
        </w:tabs>
        <w:rPr>
          <w:rtl/>
        </w:rPr>
      </w:pPr>
      <w:del w:id="98737" w:author="מנוע מכני" w:date="2026-10-11T12:04:39Z">
        <w:r>
          <w:rPr>
            <w:rtl/>
          </w:rPr>
          <w:delText xml:space="preserve"> </w:delText>
        </w:r>
      </w:del>
      <w:r>
        <w:rPr>
          <w:rtl/>
        </w:rPr>
        <w:t xml:space="preserve">ומודה </w:t>
      </w:r>
      <w:ins w:id="90307" w:author="מנוע מכני" w:date="2026-10-11T12:04:39Z">
        <w:r>
          <w:rPr>
            <w:rStyle w:val="2fb"/>
            <w:rtl/>
          </w:rPr>
          <w:t xml:space="preserve">ר"י</w:t>
        </w:r>
      </w:ins>
      <w:del w:id="90308" w:author="מנוע מכני" w:date="2026-10-11T12:04:39Z">
        <w:r>
          <w:rPr>
            <w:rtl/>
          </w:rPr>
          <w:delText xml:space="preserve">רבי יהודה</w:delText>
        </w:r>
      </w:del>
      <w:r>
        <w:rPr>
          <w:rtl/>
        </w:rPr>
        <w:t xml:space="preserve">, שחוזר וקובעו לפיגול.</w:t>
      </w:r>
    </w:p>
    <w:p>
      <w:pPr>
        <w:pStyle w:val="38"/>
        <w:rPr>
          <w:ins w:id="98738" w:author="מנוע מכני" w:date="2026-10-11T12:04:39Z"/>
        </w:rPr>
      </w:pPr>
      <w:r>
        <w:t xml:space="preserve">רבא:</w:t>
      </w:r>
    </w:p>
    <w:p w:rsidR="00DA63EC" w:rsidRDefault="00DA63EC" w:rsidP="00DA63EC">
      <w:pPr>
        <w:tabs>
          <w:tab w:val="left" w:pos="0"/>
          <w:tab w:val="center" w:pos="2835"/>
        </w:tabs>
        <w:rPr>
          <w:rtl/>
        </w:rPr>
      </w:pPr>
      <w:del w:id="98739" w:author="מנוע מכני" w:date="2026-10-11T12:04:39Z">
        <w:r>
          <w:rPr>
            <w:rtl/>
          </w:rPr>
          <w:delText xml:space="preserve"> </w:delText>
        </w:r>
      </w:del>
      <w:r>
        <w:rPr>
          <w:rtl/>
        </w:rPr>
        <w:t xml:space="preserve">תדע, דפיגול לפני זריקה </w:t>
      </w:r>
      <w:r>
        <w:rPr>
          <w:rtl/>
        </w:rPr>
        <w:t xml:space="preserve">לא</w:t>
      </w:r>
      <w:r>
        <w:rPr>
          <w:rtl/>
        </w:rPr>
        <w:t xml:space="preserve"> כלום הוא, </w:t>
      </w:r>
      <w:ins w:id="97025" w:author="מנוע מכני" w:date="2026-10-11T12:04:39Z">
        <w:r>
          <w:rPr>
            <w:rtl/>
          </w:rPr>
          <w:t xml:space="preserve">ובאה</w:t>
        </w:r>
      </w:ins>
      <w:del w:id="97026" w:author="מנוע מכני" w:date="2026-10-11T12:04:39Z">
        <w:r>
          <w:rPr>
            <w:rtl/>
          </w:rPr>
          <w:delText xml:space="preserve">ואתיא</w:delText>
        </w:r>
      </w:del>
      <w:r>
        <w:rPr>
          <w:rtl/>
        </w:rPr>
        <w:t xml:space="preserve"> זריקה וקבעה לה בפיגול.</w:t>
      </w:r>
    </w:p>
    <w:p>
      <w:pPr>
        <w:pStyle w:val="38"/>
        <w:rPr>
          <w:ins w:id="101559" w:author="מנוע מכני" w:date="2026-10-11T12:04:39Z"/>
        </w:rPr>
      </w:pPr>
      <w:r>
        <w:t xml:space="preserve">ולא היא,</w:t>
      </w:r>
    </w:p>
    <w:p w:rsidR="00DA63EC" w:rsidRDefault="00DA63EC" w:rsidP="00DA63EC">
      <w:pPr>
        <w:tabs>
          <w:tab w:val="left" w:pos="0"/>
          <w:tab w:val="center" w:pos="2835"/>
        </w:tabs>
        <w:rPr>
          <w:rtl/>
        </w:rPr>
      </w:pPr>
      <w:del w:id="101560" w:author="מנוע מכני" w:date="2026-10-11T12:04:39Z">
        <w:r>
          <w:rPr>
            <w:rtl/>
          </w:rPr>
          <w:delText xml:space="preserve"> </w:delText>
        </w:r>
      </w:del>
      <w:ins w:id="91117" w:author="מנוע מכני" w:date="2026-10-11T12:04:39Z">
        <w:r>
          <w:rPr>
            <w:rtl/>
          </w:rPr>
          <w:t xml:space="preserve">שם</w:t>
        </w:r>
      </w:ins>
      <w:del w:id="91118" w:author="מנוע מכני" w:date="2026-10-11T12:04:39Z">
        <w:r>
          <w:rPr>
            <w:rtl/>
          </w:rPr>
          <w:delText xml:space="preserve">התם</w:delText>
        </w:r>
      </w:del>
      <w:r>
        <w:rPr>
          <w:rtl/>
        </w:rPr>
        <w:t xml:space="preserve"> הוא </w:t>
      </w:r>
      <w:ins w:id="92795" w:author="מנוע מכני" w:date="2026-10-11T12:04:39Z">
        <w:r>
          <w:rPr>
            <w:rtl/>
          </w:rPr>
          <w:t xml:space="preserve">אחת</w:t>
        </w:r>
      </w:ins>
      <w:del w:id="92796" w:author="מנוע מכני" w:date="2026-10-11T12:04:39Z">
        <w:r>
          <w:rPr>
            <w:rtl/>
          </w:rPr>
          <w:delText xml:space="preserve">חדא</w:delText>
        </w:r>
      </w:del>
      <w:r>
        <w:rPr>
          <w:rtl/>
        </w:rPr>
        <w:t xml:space="preserve"> מחשבה היא, </w:t>
      </w:r>
      <w:ins w:id="91119" w:author="מנוע מכני" w:date="2026-10-11T12:04:39Z">
        <w:r>
          <w:rPr>
            <w:rtl/>
          </w:rPr>
          <w:t xml:space="preserve">כאן</w:t>
        </w:r>
      </w:ins>
      <w:del w:id="91120" w:author="מנוע מכני" w:date="2026-10-11T12:04:39Z">
        <w:r>
          <w:rPr>
            <w:rtl/>
          </w:rPr>
          <w:delText xml:space="preserve">הכא</w:delText>
        </w:r>
      </w:del>
      <w:r>
        <w:rPr>
          <w:rtl/>
        </w:rPr>
        <w:t xml:space="preserve"> </w:t>
      </w:r>
      <w:ins w:id="92797" w:author="מנוע מכני" w:date="2026-10-11T12:04:39Z">
        <w:r>
          <w:rPr>
            <w:rtl/>
          </w:rPr>
          <w:t xml:space="preserve">שני</w:t>
        </w:r>
      </w:ins>
      <w:del w:id="92798" w:author="מנוע מכני" w:date="2026-10-11T12:04:39Z">
        <w:r>
          <w:rPr>
            <w:rtl/>
          </w:rPr>
          <w:delText xml:space="preserve">תרי</w:delText>
        </w:r>
      </w:del>
      <w:r>
        <w:rPr>
          <w:rtl/>
        </w:rPr>
        <w:t xml:space="preserve"> מחשבות.</w:t>
      </w:r>
    </w:p>
    <w:p>
      <w:pPr>
        <w:pStyle w:val="38"/>
        <w:rPr>
          <w:ins w:id="98740" w:author="מנוע מכני" w:date="2026-10-11T12:04:39Z"/>
        </w:rPr>
      </w:pPr>
      <w:r>
        <w:t>איתיביה ר"</w:t>
      </w:r>
      <w:r>
        <w:t>ה</w:t>
      </w:r>
      <w:r>
        <w:t xml:space="preserve"> לרבי אבא:</w:t>
      </w:r>
    </w:p>
    <w:p w:rsidR="00DA63EC" w:rsidRDefault="00DA63EC" w:rsidP="00DA63EC">
      <w:pPr>
        <w:tabs>
          <w:tab w:val="left" w:pos="0"/>
          <w:tab w:val="center" w:pos="2835"/>
        </w:tabs>
        <w:rPr>
          <w:rtl/>
        </w:rPr>
      </w:pPr>
      <w:del w:id="98741" w:author="מנוע מכני" w:date="2026-10-11T12:04:39Z">
        <w:r>
          <w:rPr>
            <w:rtl/>
          </w:rPr>
          <w:delText xml:space="preserve"> </w:delText>
        </w:r>
      </w:del>
      <w:r>
        <w:rPr>
          <w:rtl/>
        </w:rPr>
        <w:t xml:space="preserve">ליתן את הניתנין למעלה למטה, למטה למעלה, לאלתר - כשר, </w:t>
      </w:r>
    </w:p>
    <w:p w:rsidR="00DA63EC" w:rsidRDefault="00DA63EC" w:rsidP="00DA63EC">
      <w:pPr>
        <w:tabs>
          <w:tab w:val="left" w:pos="0"/>
          <w:tab w:val="center" w:pos="2835"/>
        </w:tabs>
        <w:rPr>
          <w:rtl/>
        </w:rPr>
      </w:pPr>
      <w:r>
        <w:rPr>
          <w:rtl/>
        </w:rPr>
        <w:tab/>
        <w:t xml:space="preserve">חזר וחישב חוץ למקומו - פסול ואין בו כרת, חוץ לזמנו - פיגול וחייבין עליו כרת, למחר - פסול, </w:t>
      </w:r>
    </w:p>
    <w:p w:rsidR="00DA63EC" w:rsidRDefault="00DA63EC" w:rsidP="00DA63EC">
      <w:pPr>
        <w:tabs>
          <w:tab w:val="left" w:pos="0"/>
          <w:tab w:val="center" w:pos="2835"/>
        </w:tabs>
        <w:rPr>
          <w:rtl/>
        </w:rPr>
      </w:pPr>
      <w:r>
        <w:rPr>
          <w:rtl/>
        </w:rPr>
        <w:tab/>
        <w:t xml:space="preserve">חזר וחישב בין חוץ לזמנו בין חוץ למקומו - פסול ואין בו כרת</w:t>
      </w:r>
      <w:ins w:id="94453" w:author="מנוע מכני" w:date="2026-10-11T12:04:39Z">
        <w:r>
          <w:rPr>
            <w:rtl/>
          </w:rPr>
          <w:t xml:space="preserve">,</w:t>
        </w:r>
      </w:ins>
      <w:del w:id="94454" w:author="מנוע מכני" w:date="2026-10-11T12:04:39Z">
        <w:r>
          <w:rPr>
            <w:rtl/>
          </w:rPr>
          <w:tab/>
          <w:delText xml:space="preserve">;</w:delText>
        </w:r>
      </w:del>
    </w:p>
    <w:p w:rsidR="00DA63EC" w:rsidRDefault="00DA63EC" w:rsidP="00DA63EC">
      <w:pPr>
        <w:tabs>
          <w:tab w:val="left" w:pos="0"/>
          <w:tab w:val="center" w:pos="2835"/>
        </w:tabs>
        <w:rPr>
          <w:b/>
          <w:bCs/>
          <w:rtl/>
        </w:rPr>
      </w:pPr>
      <w:r w:rsidRPr="005319A6">
        <w:rPr>
          <w:b/>
          <w:bCs/>
          <w:rtl/>
        </w:rPr>
        <w:t xml:space="preserve">תיובתא </w:t>
      </w:r>
      <w:r w:rsidRPr="005319A6">
        <w:rPr>
          <w:rStyle w:val="2fb"/>
          <w:b/>
          <w:bCs/>
          <w:rtl/>
        </w:rPr>
        <w:t xml:space="preserve">דרבי אבא</w:t>
      </w:r>
      <w:r w:rsidRPr="005319A6">
        <w:rPr>
          <w:b/>
          <w:bCs/>
          <w:rtl/>
        </w:rPr>
        <w:t xml:space="preserve">! תיובתא.</w:t>
      </w:r>
    </w:p>
    <w:p w:rsidR="00DA63EC" w:rsidRDefault="00DA63EC" w:rsidP="00DA63EC">
      <w:pPr>
        <w:tabs>
          <w:tab w:val="left" w:pos="0"/>
          <w:tab w:val="center" w:pos="2835"/>
        </w:tabs>
        <w:rPr>
          <w:rtl/>
        </w:rPr>
      </w:pPr>
    </w:p>
    <w:p>
      <w:pPr>
        <w:pStyle w:val="afffff8"/>
        <w:rPr>
          <w:ins w:id="90485" w:author="קלוד" w:date="2026-10-11T12:29:36Z"/>
        </w:rPr>
      </w:pPr>
      <w:ins w:id="90486" w:author="קלוד" w:date="2026-10-11T12:29:36Z">
        <w:r>
          <w:rPr>
            <w:color w:val="7B3F00"/>
          </w:rPr>
          <w:t xml:space="preserve">חישב שיאכלוהו טמאים למחר - חייב</w:t>
        </w:r>
      </w:ins>
    </w:p>
    <w:p>
      <w:pPr>
        <w:pStyle w:val="38"/>
        <w:rPr>
          <w:ins w:id="98743" w:author="מנוע מכני" w:date="2026-10-11T12:04:39Z"/>
        </w:rPr>
      </w:pPr>
      <w:del w:id="98742" w:author="מנוע מכני" w:date="2026-10-11T12:04:39Z">
        <w:r>
          <w:delText xml:space="preserve">•</w:delText>
        </w:r>
      </w:del>
      <w:r>
        <w:t xml:space="preserve"> </w:t>
      </w:r>
      <w:r>
        <w:t>אר</w:t>
      </w:r>
      <w:r>
        <w:t>"</w:t>
      </w:r>
      <w:r>
        <w:t>ח מרב</w:t>
      </w:r>
      <w:r>
        <w:t>"</w:t>
      </w:r>
      <w:r>
        <w:t>ס</w:t>
      </w:r>
      <w:r>
        <w:t xml:space="preserve">:</w:t>
      </w:r>
    </w:p>
    <w:p w:rsidR="00DA63EC" w:rsidRDefault="00DA63EC" w:rsidP="00DA63EC">
      <w:pPr>
        <w:tabs>
          <w:tab w:val="left" w:pos="0"/>
          <w:tab w:val="center" w:pos="2835"/>
        </w:tabs>
        <w:rPr>
          <w:rtl/>
        </w:rPr>
      </w:pPr>
      <w:del w:id="98744" w:author="מנוע מכני" w:date="2026-10-11T12:04:39Z">
        <w:r>
          <w:rPr>
            <w:rtl/>
          </w:rPr>
          <w:delText xml:space="preserve"> </w:delText>
        </w:r>
      </w:del>
      <w:r>
        <w:rPr>
          <w:rtl/>
        </w:rPr>
        <w:t xml:space="preserve">חישב שיאכלוהו טמאים למחר - חייב.</w:t>
      </w:r>
    </w:p>
    <w:p>
      <w:pPr>
        <w:pStyle w:val="38"/>
        <w:rPr>
          <w:ins w:id="98745" w:author="מנוע מכני" w:date="2026-10-11T12:04:39Z"/>
        </w:rPr>
      </w:pPr>
      <w:r>
        <w:t xml:space="preserve">ואין להוכיח</w:t>
      </w:r>
    </w:p>
    <w:p w:rsidR="00DA63EC" w:rsidRDefault="00DA63EC" w:rsidP="00DA63EC">
      <w:pPr>
        <w:tabs>
          <w:tab w:val="left" w:pos="0"/>
          <w:tab w:val="center" w:pos="2835"/>
        </w:tabs>
        <w:rPr>
          <w:rtl/>
        </w:rPr>
      </w:pPr>
      <w:del w:id="98746" w:author="מנוע מכני" w:date="2026-10-11T12:04:39Z">
        <w:r>
          <w:rPr>
            <w:rFonts w:hint="cs"/>
            <w:rtl/>
          </w:rPr>
          <w:delText xml:space="preserve"> </w:delText>
        </w:r>
      </w:del>
      <w:r>
        <w:rPr>
          <w:rFonts w:hint="cs"/>
          <w:rtl/>
        </w:rPr>
        <w:t xml:space="preserve">מהך ד</w:t>
      </w:r>
      <w:r>
        <w:rPr>
          <w:rtl/>
        </w:rPr>
        <w:t xml:space="preserve">דבשר לפני זריקה </w:t>
      </w:r>
      <w:r>
        <w:rPr>
          <w:rtl/>
        </w:rPr>
        <w:t xml:space="preserve">לא</w:t>
      </w:r>
      <w:r>
        <w:rPr>
          <w:rtl/>
        </w:rPr>
        <w:t xml:space="preserve"> חזי, וכי מחשב </w:t>
      </w:r>
      <w:ins w:id="92799" w:author="מנוע מכני" w:date="2026-10-11T12:04:39Z">
        <w:r>
          <w:rPr>
            <w:rtl/>
          </w:rPr>
          <w:t xml:space="preserve">בו</w:t>
        </w:r>
      </w:ins>
      <w:del w:id="92800" w:author="מנוע מכני" w:date="2026-10-11T12:04:39Z">
        <w:r>
          <w:rPr>
            <w:rtl/>
          </w:rPr>
          <w:delText xml:space="preserve">ביה</w:delText>
        </w:r>
      </w:del>
      <w:r>
        <w:rPr>
          <w:rtl/>
        </w:rPr>
        <w:t xml:space="preserve"> מיפסיל</w:t>
      </w:r>
      <w:r>
        <w:rPr>
          <w:rFonts w:hint="cs"/>
          <w:rtl/>
        </w:rPr>
        <w:t xml:space="preserve"> </w:t>
      </w:r>
      <w:ins w:id="91121" w:author="מנוע מכני" w:date="2026-10-11T12:04:39Z">
        <w:r>
          <w:rPr>
            <w:rFonts w:hint="cs"/>
            <w:rtl/>
          </w:rPr>
          <w:t xml:space="preserve">דשם</w:t>
        </w:r>
      </w:ins>
      <w:del w:id="91122" w:author="מנוע מכני" w:date="2026-10-11T12:04:39Z">
        <w:r>
          <w:rPr>
            <w:rFonts w:hint="cs"/>
            <w:rtl/>
          </w:rPr>
          <w:delText xml:space="preserve">ד</w:delText>
        </w:r>
        <w:r>
          <w:rPr>
            <w:rtl/>
          </w:rPr>
          <w:delText xml:space="preserve">התם</w:delText>
        </w:r>
      </w:del>
      <w:r>
        <w:rPr>
          <w:rtl/>
        </w:rPr>
        <w:t xml:space="preserve"> זריק ומיחזי, </w:t>
      </w:r>
      <w:ins w:id="91123" w:author="מנוע מכני" w:date="2026-10-11T12:04:39Z">
        <w:r>
          <w:rPr>
            <w:rtl/>
          </w:rPr>
          <w:t xml:space="preserve">כאן</w:t>
        </w:r>
      </w:ins>
      <w:del w:id="91124" w:author="מנוע מכני" w:date="2026-10-11T12:04:39Z">
        <w:r>
          <w:rPr>
            <w:rtl/>
          </w:rPr>
          <w:delText xml:space="preserve">הכא</w:delText>
        </w:r>
      </w:del>
      <w:r>
        <w:rPr>
          <w:rtl/>
        </w:rPr>
        <w:t xml:space="preserve"> </w:t>
      </w:r>
      <w:r>
        <w:rPr>
          <w:rtl/>
        </w:rPr>
        <w:t xml:space="preserve">לא</w:t>
      </w:r>
      <w:r>
        <w:rPr>
          <w:rtl/>
        </w:rPr>
        <w:t xml:space="preserve"> </w:t>
      </w:r>
      <w:ins w:id="90097" w:author="Claude - סמנטי" w:date="2026-10-11T12:26:16Z">
        <w:r>
          <w:rPr>
            <w:rtl/>
          </w:rPr>
          <w:t xml:space="preserve">נראה</w:t>
        </w:r>
      </w:ins>
      <w:del w:id="90098" w:author="Claude - סמנטי" w:date="2026-10-11T12:26:16Z">
        <w:r>
          <w:rPr>
            <w:rtl/>
          </w:rPr>
          <w:delText xml:space="preserve">מיחזי</w:delText>
        </w:r>
      </w:del>
      <w:r>
        <w:rPr>
          <w:rtl/>
        </w:rPr>
        <w:t xml:space="preserve"> כלל.</w:t>
      </w:r>
    </w:p>
    <w:p>
      <w:pPr>
        <w:pStyle w:val="afffff8"/>
        <w:rPr>
          <w:ins w:id="90483" w:author="קלוד" w:date="2026-10-11T12:29:36Z"/>
        </w:rPr>
      </w:pPr>
      <w:ins w:id="90484" w:author="קלוד" w:date="2026-10-11T12:29:36Z">
        <w:r>
          <w:rPr>
            <w:color w:val="7B3F00"/>
          </w:rPr>
          <w:t xml:space="preserve">פסח שלא הוצלה ותודה שלא הורמו - חייבין משום טומאה</w:t>
        </w:r>
      </w:ins>
    </w:p>
    <w:p>
      <w:pPr>
        <w:pStyle w:val="38"/>
        <w:rPr>
          <w:ins w:id="98748" w:author="מנוע מכני" w:date="2026-10-11T12:04:39Z"/>
        </w:rPr>
      </w:pPr>
      <w:del w:id="98747" w:author="מנוע מכני" w:date="2026-10-11T12:04:39Z">
        <w:r>
          <w:delText xml:space="preserve">•</w:delText>
        </w:r>
      </w:del>
      <w:r>
        <w:t xml:space="preserve"> א</w:t>
      </w:r>
      <w:r>
        <w:t>ר</w:t>
      </w:r>
      <w:r>
        <w:t>"</w:t>
      </w:r>
      <w:r>
        <w:t>ח</w:t>
      </w:r>
      <w:r>
        <w:t xml:space="preserve"> מרגלא בפומיה דר"</w:t>
      </w:r>
      <w:r>
        <w:t>דב</w:t>
      </w:r>
      <w:r>
        <w:t>"</w:t>
      </w:r>
      <w:r>
        <w:t>ח</w:t>
      </w:r>
      <w:r>
        <w:t xml:space="preserve">:</w:t>
      </w:r>
    </w:p>
    <w:p w:rsidR="00DA63EC" w:rsidRDefault="00DA63EC" w:rsidP="00DA63EC">
      <w:pPr>
        <w:tabs>
          <w:tab w:val="left" w:pos="0"/>
          <w:tab w:val="center" w:pos="2835"/>
        </w:tabs>
        <w:rPr>
          <w:rtl/>
        </w:rPr>
      </w:pPr>
      <w:del w:id="98749" w:author="מנוע מכני" w:date="2026-10-11T12:04:39Z">
        <w:r>
          <w:rPr>
            <w:rtl/>
          </w:rPr>
          <w:delText xml:space="preserve"> </w:delText>
        </w:r>
      </w:del>
      <w:r>
        <w:rPr>
          <w:rtl/>
        </w:rPr>
        <w:t xml:space="preserve">בשר פסח שלא הוצלה, ולחמי תודה שלא הורמו חייבין עליהן משום טומאה.</w:t>
      </w:r>
    </w:p>
    <w:p>
      <w:pPr>
        <w:pStyle w:val="38"/>
        <w:rPr>
          <w:ins w:id="98750" w:author="מנוע מכני" w:date="2026-10-11T12:04:39Z"/>
        </w:rPr>
      </w:pPr>
      <w:r>
        <w:t xml:space="preserve">רבא:</w:t>
      </w:r>
    </w:p>
    <w:p w:rsidR="00DA63EC" w:rsidRDefault="00DA63EC" w:rsidP="00DA63EC">
      <w:pPr>
        <w:tabs>
          <w:tab w:val="left" w:pos="0"/>
          <w:tab w:val="center" w:pos="2835"/>
        </w:tabs>
        <w:rPr>
          <w:rtl/>
        </w:rPr>
      </w:pPr>
      <w:del w:id="98751" w:author="מנוע מכני" w:date="2026-10-11T12:04:39Z">
        <w:r>
          <w:rPr>
            <w:rtl/>
          </w:rPr>
          <w:delText xml:space="preserve"> </w:delText>
        </w:r>
      </w:del>
      <w:r>
        <w:rPr>
          <w:rtl/>
        </w:rPr>
        <w:t xml:space="preserve">תדע, </w:t>
      </w:r>
      <w:r>
        <w:rPr>
          <w:rtl/>
        </w:rPr>
        <w:t xml:space="preserve">דתניא</w:t>
      </w:r>
      <w:r>
        <w:rPr>
          <w:rtl/>
        </w:rPr>
        <w:t xml:space="preserve">:</w:t>
      </w:r>
      <w:r w:rsidRPr="00464129">
        <w:rPr>
          <w:rStyle w:val="afffff0"/>
          <w:rtl/>
        </w:rPr>
        <w:t xml:space="preserve"> </w:t>
      </w:r>
      <w:r w:rsidRPr="00464129">
        <w:rPr>
          <w:rStyle w:val="afffff0"/>
          <w:rFonts w:hint="cs"/>
          <w:rtl/>
        </w:rPr>
        <w:t>'</w:t>
      </w:r>
      <w:ins w:id="90099" w:author="Claude - סמנטי" w:date="2026-10-11T12:26:16Z">
        <w:r>
          <w:rPr>
            <w:rStyle w:val="afffff0"/>
            <w:rtl/>
          </w:rPr>
          <w:t xml:space="preserve">אֲשֶׁר לַה</w:t>
        </w:r>
      </w:ins>
      <w:del w:id="90100" w:author="Claude - סמנטי" w:date="2026-10-11T12:26:16Z">
        <w:r w:rsidRPr="00464129">
          <w:rPr>
            <w:rStyle w:val="afffff0"/>
            <w:rtl/>
          </w:rPr>
          <w:delText xml:space="preserve">אשר לה</w:delText>
        </w:r>
      </w:del>
      <w:r w:rsidRPr="00464129">
        <w:rPr>
          <w:rStyle w:val="afffff0"/>
          <w:rtl/>
        </w:rPr>
        <w:t xml:space="preserve">' </w:t>
      </w:r>
      <w:r>
        <w:rPr>
          <w:rtl/>
        </w:rPr>
        <w:t xml:space="preserve">- לרבות אימורי קדשים קלים לטומאה</w:t>
      </w:r>
      <w:ins w:id="94455" w:author="מנוע מכני" w:date="2026-10-11T12:04:39Z">
        <w:r>
          <w:rPr>
            <w:rtl/>
          </w:rPr>
          <w:t xml:space="preserve">,</w:t>
        </w:r>
      </w:ins>
      <w:del w:id="94456" w:author="מנוע מכני" w:date="2026-10-11T12:04:39Z">
        <w:r>
          <w:rPr>
            <w:rtl/>
          </w:rPr>
          <w:delText xml:space="preserve">;</w:delText>
        </w:r>
      </w:del>
    </w:p>
    <w:p w:rsidR="00DA63EC" w:rsidRDefault="00DA63EC" w:rsidP="00DA63EC">
      <w:pPr>
        <w:tabs>
          <w:tab w:val="left" w:pos="0"/>
          <w:tab w:val="center" w:pos="2835"/>
        </w:tabs>
        <w:rPr>
          <w:rtl/>
        </w:rPr>
      </w:pPr>
      <w:ins w:id="95415" w:author="מנוע מכני" w:date="2026-10-11T12:04:39Z">
        <w:r>
          <w:rPr>
            <w:rtl/>
          </w:rPr>
          <w:t xml:space="preserve">ומשמע</w:t>
        </w:r>
        <w:r>
          <w:rPr>
            <w:rtl/>
          </w:rPr>
          <w:t xml:space="preserve"> ש</w:t>
        </w:r>
      </w:ins>
      <w:del w:id="95416" w:author="מנוע מכני" w:date="2026-10-11T12:04:39Z">
        <w:r>
          <w:rPr>
            <w:rtl/>
          </w:rPr>
          <w:delText xml:space="preserve">אלמא </w:delText>
        </w:r>
      </w:del>
      <w:ins w:id="93987" w:author="מנוע מכני" w:date="2026-10-11T12:04:39Z">
        <w:r>
          <w:rPr>
            <w:rtl/>
          </w:rPr>
          <w:t xml:space="preserve">אף</w:t>
        </w:r>
      </w:ins>
      <w:del w:id="93988" w:author="מנוע מכני" w:date="2026-10-11T12:04:39Z">
        <w:r>
          <w:rPr>
            <w:rtl/>
          </w:rPr>
          <w:delText xml:space="preserve">אע"ג</w:delText>
        </w:r>
      </w:del>
      <w:r>
        <w:rPr>
          <w:rtl/>
        </w:rPr>
        <w:t xml:space="preserve"> </w:t>
      </w:r>
      <w:ins w:id="91125" w:author="מנוע מכני" w:date="2026-10-11T12:04:39Z">
        <w:r>
          <w:rPr>
            <w:rtl/>
          </w:rPr>
          <w:t xml:space="preserve">דלא</w:t>
        </w:r>
      </w:ins>
      <w:del w:id="91126" w:author="מנוע מכני" w:date="2026-10-11T12:04:39Z">
        <w:r>
          <w:rPr>
            <w:rtl/>
          </w:rPr>
          <w:delText xml:space="preserve">דלאו</w:delText>
        </w:r>
      </w:del>
      <w:r>
        <w:rPr>
          <w:rtl/>
        </w:rPr>
        <w:t xml:space="preserve"> בני אכילה </w:t>
      </w:r>
      <w:ins w:id="92801" w:author="מנוע מכני" w:date="2026-10-11T12:04:39Z">
        <w:r>
          <w:rPr>
            <w:rtl/>
          </w:rPr>
          <w:t xml:space="preserve">הם</w:t>
        </w:r>
      </w:ins>
      <w:del w:id="92802" w:author="מנוע מכני" w:date="2026-10-11T12:04:39Z">
        <w:r>
          <w:rPr>
            <w:rtl/>
          </w:rPr>
          <w:delText xml:space="preserve">נינהו</w:delText>
        </w:r>
      </w:del>
      <w:r>
        <w:rPr>
          <w:rtl/>
        </w:rPr>
        <w:t xml:space="preserve"> - חייבין עליהן משום טומאה, </w:t>
      </w:r>
      <w:r>
        <w:rPr>
          <w:rtl/>
        </w:rPr>
        <w:t xml:space="preserve">ה"</w:t>
      </w:r>
      <w:r>
        <w:rPr>
          <w:rFonts w:hint="cs"/>
          <w:rtl/>
        </w:rPr>
        <w:t xml:space="preserve">נ</w:t>
      </w:r>
      <w:ins w:id="94457" w:author="מנוע מכני" w:date="2026-10-11T12:04:39Z">
        <w:r>
          <w:rPr>
            <w:rFonts w:hint="cs"/>
            <w:rtl/>
          </w:rPr>
          <w:t xml:space="preserve"> </w:t>
        </w:r>
      </w:ins>
      <w:del w:id="94458" w:author="מנוע מכני" w:date="2026-10-11T12:04:39Z">
        <w:r>
          <w:rPr>
            <w:rFonts w:hint="cs"/>
            <w:rtl/>
          </w:rPr>
          <w:delText xml:space="preserve">  </w:delText>
        </w:r>
      </w:del>
      <w:ins w:id="93989" w:author="מנוע מכני" w:date="2026-10-11T12:04:39Z">
        <w:r>
          <w:rPr>
            <w:rtl/>
          </w:rPr>
          <w:t xml:space="preserve">אף</w:t>
        </w:r>
      </w:ins>
      <w:del w:id="93990" w:author="מנוע מכני" w:date="2026-10-11T12:04:39Z">
        <w:r>
          <w:rPr>
            <w:rtl/>
          </w:rPr>
          <w:delText xml:space="preserve">אע"ג</w:delText>
        </w:r>
      </w:del>
      <w:r>
        <w:rPr>
          <w:rtl/>
        </w:rPr>
        <w:t xml:space="preserve"> </w:t>
      </w:r>
      <w:ins w:id="91127" w:author="מנוע מכני" w:date="2026-10-11T12:04:39Z">
        <w:r>
          <w:rPr>
            <w:rtl/>
          </w:rPr>
          <w:t xml:space="preserve">דלא</w:t>
        </w:r>
      </w:ins>
      <w:del w:id="91128" w:author="מנוע מכני" w:date="2026-10-11T12:04:39Z">
        <w:r>
          <w:rPr>
            <w:rtl/>
          </w:rPr>
          <w:delText xml:space="preserve">דלאו</w:delText>
        </w:r>
      </w:del>
      <w:r>
        <w:rPr>
          <w:rtl/>
        </w:rPr>
        <w:t xml:space="preserve"> בני אכילה </w:t>
      </w:r>
      <w:ins w:id="92803" w:author="מנוע מכני" w:date="2026-10-11T12:04:39Z">
        <w:r>
          <w:rPr>
            <w:rtl/>
          </w:rPr>
          <w:t xml:space="preserve">הם</w:t>
        </w:r>
      </w:ins>
      <w:del w:id="92804" w:author="מנוע מכני" w:date="2026-10-11T12:04:39Z">
        <w:r>
          <w:rPr>
            <w:rtl/>
          </w:rPr>
          <w:delText xml:space="preserve">נינהו</w:delText>
        </w:r>
      </w:del>
      <w:r>
        <w:rPr>
          <w:rtl/>
        </w:rPr>
        <w:t xml:space="preserve"> - חייבין עליהן משום טומאה.</w:t>
      </w:r>
    </w:p>
    <w:p>
      <w:pPr>
        <w:pStyle w:val="38"/>
        <w:rPr>
          <w:ins w:id="101561" w:author="מנוע מכני" w:date="2026-10-11T12:04:39Z"/>
        </w:rPr>
      </w:pPr>
      <w:r>
        <w:t xml:space="preserve">ולא היא,</w:t>
      </w:r>
    </w:p>
    <w:p w:rsidR="00DA63EC" w:rsidRDefault="00DA63EC" w:rsidP="00DA63EC">
      <w:pPr>
        <w:tabs>
          <w:tab w:val="left" w:pos="0"/>
          <w:tab w:val="center" w:pos="2835"/>
        </w:tabs>
        <w:rPr>
          <w:rtl/>
        </w:rPr>
      </w:pPr>
      <w:del w:id="101562" w:author="מנוע מכני" w:date="2026-10-11T12:04:39Z">
        <w:r>
          <w:rPr>
            <w:rtl/>
          </w:rPr>
          <w:delText xml:space="preserve"> </w:delText>
        </w:r>
      </w:del>
      <w:ins w:id="91129" w:author="מנוע מכני" w:date="2026-10-11T12:04:39Z">
        <w:r>
          <w:rPr>
            <w:rtl/>
          </w:rPr>
          <w:t xml:space="preserve">שם</w:t>
        </w:r>
      </w:ins>
      <w:del w:id="91130" w:author="מנוע מכני" w:date="2026-10-11T12:04:39Z">
        <w:r>
          <w:rPr>
            <w:rtl/>
          </w:rPr>
          <w:delText xml:space="preserve">התם</w:delText>
        </w:r>
      </w:del>
      <w:r>
        <w:rPr>
          <w:rtl/>
        </w:rPr>
        <w:t xml:space="preserve"> אימורי קדשים קלים חזו לגבוה, לאפוקי בשר פסח שלא הוצלה ולחמי תודה שלא הורמו, דלא חזו </w:t>
      </w:r>
      <w:r>
        <w:rPr>
          <w:rtl/>
        </w:rPr>
        <w:t xml:space="preserve">לא</w:t>
      </w:r>
      <w:r>
        <w:rPr>
          <w:rtl/>
        </w:rPr>
        <w:t xml:space="preserve"> לגבוה ולא להדיוט.</w:t>
      </w:r>
    </w:p>
    <w:p w:rsidR="00DA63EC" w:rsidRDefault="00DA63EC" w:rsidP="00DA63EC">
      <w:pPr>
        <w:tabs>
          <w:tab w:val="left" w:pos="0"/>
          <w:tab w:val="center" w:pos="2835"/>
        </w:tabs>
        <w:rPr>
          <w:rtl/>
        </w:rPr>
      </w:pPr>
    </w:p>
    <w:p w:rsidR="00DA63EC" w:rsidRDefault="00DA63EC" w:rsidP="00DA63EC">
      <w:pPr>
        <w:pStyle w:val="Hadran"/>
        <w:tabs>
          <w:tab w:val="left" w:pos="0"/>
          <w:tab w:val="center" w:pos="2835"/>
        </w:tabs>
        <w:rPr>
          <w:b/>
          <w:bCs/>
          <w:rtl/>
        </w:rPr>
        <w:pPrChange w:id="104006" w:author="Claude" w:date="2026-10-11T09:08:09Z">
          <w:pPr>
            <w:tabs>
              <w:tab w:val="left" w:pos="0"/>
              <w:tab w:val="center" w:pos="2835"/>
            </w:tabs>
            <w:rPr>
              <w:b/>
              <w:bCs/>
              <w:rtl/>
            </w:rPr>
          </w:pPr>
        </w:pPrChange>
      </w:pPr>
      <w:r w:rsidRPr="00F46A56">
        <w:rPr>
          <w:b/>
          <w:bCs/>
          <w:rtl/>
        </w:rPr>
        <w:t>הדרן עלך כל הפסולין.</w:t>
      </w:r>
    </w:p>
    <w:p w:rsidR="00DA63EC" w:rsidRPr="00F46A56" w:rsidRDefault="00DA63EC" w:rsidP="00DA63EC">
      <w:pPr>
        <w:tabs>
          <w:tab w:val="left" w:pos="0"/>
          <w:tab w:val="center" w:pos="2835"/>
        </w:tabs>
        <w:rPr>
          <w:b/>
          <w:bCs/>
          <w:rtl/>
        </w:rPr>
        <w:sectPr w:rsidR="00DA63EC" w:rsidRPr="00F46A56" w:rsidSect="00FE1B89">
          <w:pgSz w:w="6804" w:h="11907" w:code="8"/>
          <w:pgMar w:top="284" w:right="567" w:bottom="284" w:left="567" w:header="284" w:footer="284" w:gutter="0"/>
          <w:pgNumType w:start="1"/>
          <w:cols w:space="284"/>
          <w:bidi/>
          <w:rtlGutter/>
          <w:docGrid w:linePitch="360"/>
        </w:sectPr>
      </w:pPr>
    </w:p>
    <w:p w:rsidR="00DA63EC" w:rsidRDefault="00DA63EC" w:rsidP="00DA63EC">
      <w:pPr>
        <w:pStyle w:val="afff6"/>
        <w:framePr w:wrap="around"/>
        <w:tabs>
          <w:tab w:val="left" w:pos="0"/>
        </w:tabs>
        <w:rPr>
          <w:del w:id="102937" w:author="Claude" w:date="2026-10-11T09:07:44Z"/>
          <w:b/>
          <w:bCs/>
          <w:rtl/>
        </w:rPr>
      </w:pPr>
      <w:del w:id="102936" w:author="Claude" w:date="2026-10-11T09:07:44Z">
        <w:r w:rsidRPr="00F46A56">
          <w:rPr>
            <w:rFonts w:hint="cs"/>
            <w:b/>
            <w:bCs/>
            <w:rtl/>
          </w:rPr>
          <w:lastRenderedPageBreak/>
          <w:delText xml:space="preserve">פרק רביעי </w:delText>
        </w:r>
      </w:del>
    </w:p>
    <w:p w:rsidR="00DA63EC" w:rsidRDefault="00DA63EC" w:rsidP="00DA63EC">
      <w:pPr>
        <w:pStyle w:val="afff7"/>
        <w:framePr w:wrap="around"/>
        <w:tabs>
          <w:tab w:val="left" w:pos="0"/>
        </w:tabs>
        <w:rPr>
          <w:del w:id="102939" w:author="Claude" w:date="2026-10-11T09:07:44Z"/>
          <w:b/>
          <w:bCs/>
          <w:rtl/>
        </w:rPr>
      </w:pPr>
      <w:del w:id="102938" w:author="Claude" w:date="2026-10-11T09:07:44Z">
        <w:r w:rsidRPr="00F46A56">
          <w:rPr>
            <w:rFonts w:hint="cs"/>
            <w:b/>
            <w:bCs/>
            <w:rtl/>
          </w:rPr>
          <w:delText xml:space="preserve">בית שמאי </w:delText>
        </w:r>
      </w:del>
    </w:p>
    <w:p>
      <w:pPr>
        <w:pStyle w:val="PetichatPerek"/>
        <w:rPr>
          <w:ins w:id="102935" w:author="Claude" w:date="2026-10-11T09:07:44Z"/>
        </w:rPr>
      </w:pPr>
      <w:ins w:id="102934" w:author="Claude" w:date="2026-10-11T09:07:44Z">
        <w:r>
          <w:rPr>
            <w:rFonts w:hint="cs"/>
            <w:b/>
            <w:bCs/>
            <w:rtl/>
          </w:rPr>
          <w:t xml:space="preserve">פרק רביעי</w:t>
        </w:r>
        <w:r>
          <w:rPr>
            <w:rFonts w:hint="cs"/>
            <w:b/>
            <w:bCs/>
            <w:rtl/>
          </w:rPr>
          <w:t xml:space="preserve"> - </w:t>
        </w:r>
        <w:r>
          <w:rPr>
            <w:rFonts w:hint="cs"/>
            <w:b/>
            <w:bCs/>
            <w:rtl/>
          </w:rPr>
          <w:t xml:space="preserve">בית שמאי</w:t>
        </w:r>
      </w:ins>
    </w:p>
    <w:p>
      <w:pPr>
        <w:pStyle w:val="MishnaBatzad"/>
        <w:rPr>
          <w:ins w:id="20340" w:author="קלוד" w:date="2026-10-11T09:07:24Z"/>
        </w:rPr>
      </w:pPr>
      <w:ins w:id="20339" w:author="קלוד" w:date="2026-10-11T09:07:24Z">
        <w:r>
          <w:t xml:space="preserve">משנה א</w:t>
        </w:r>
      </w:ins>
    </w:p>
    <w:p w:rsidR="00DA63EC" w:rsidRPr="000A334C" w:rsidRDefault="00DA63EC" w:rsidP="003B6D22">
      <w:pPr>
        <w:pStyle w:val="afff9"/>
        <w:rPr>
          <w:del w:id="20204" w:author="קלוד" w:date="2026-10-11T09:07:24Z"/>
          <w:rtl/>
        </w:rPr>
      </w:pPr>
      <w:del w:id="20203" w:author="קלוד" w:date="2026-10-11T09:07:24Z">
        <w:r w:rsidRPr="000A334C">
          <w:rPr>
            <w:rtl/>
          </w:rPr>
          <w:delText xml:space="preserve">מתני'.</w:delText>
        </w:r>
      </w:del>
    </w:p>
    <w:p w:rsidR="00DA63EC" w:rsidRPr="000A334C" w:rsidRDefault="00DA63EC" w:rsidP="003B6D22">
      <w:pPr>
        <w:pStyle w:val="afff9"/>
        <w:spacing w:before="120"/>
        <w:rPr>
          <w:rtl/>
        </w:rPr>
        <w:pPrChange w:id="90012" w:author="קלוד" w:date="2026-10-11T12:09:42Z">
          <w:pPr>
            <w:pStyle w:val="afff9"/>
          </w:pPr>
        </w:pPrChange>
      </w:pPr>
      <w:r>
        <w:rPr>
          <w:rStyle w:val="TanaimMishna"/>
          <w:rtl/>
          <w:rPrChange w:id="20013" w:author="קלוד" w:date="2026-10-11T09:07:24Z">
            <w:rPr>
              <w:rtl/>
            </w:rPr>
          </w:rPrChange>
        </w:rPr>
        <w:t xml:space="preserve">בית שמאי</w:t>
      </w:r>
      <w:r>
        <w:rPr>
          <w:rtl/>
        </w:rPr>
        <w:t xml:space="preserve"> אומרים</w:t>
      </w:r>
      <w:r>
        <w:rPr>
          <w:rStyle w:val="TanaimMishna"/>
          <w:rtl/>
          <w:rPrChange w:id="102794" w:author="Claude" w:date="2026-10-11T09:07:44Z">
            <w:rPr>
              <w:rtl/>
            </w:rPr>
          </w:rPrChange>
        </w:rPr>
        <w:t xml:space="preserve">:</w:t>
      </w:r>
      <w:r>
        <w:rPr>
          <w:rtl/>
        </w:rPr>
        <w:t xml:space="preserve"> כל הניתנין על מזבח החיצון שנתן במתנה אחת - כיפר, ובחטאת - שתי מתנות;</w:t>
      </w:r>
    </w:p>
    <w:p w:rsidR="00DA63EC" w:rsidRPr="000A334C" w:rsidRDefault="00DA63EC" w:rsidP="003B6D22">
      <w:pPr>
        <w:pStyle w:val="afff9"/>
        <w:rPr>
          <w:rtl/>
        </w:rPr>
      </w:pPr>
      <w:r>
        <w:rPr>
          <w:rtl/>
        </w:rPr>
        <w:t xml:space="preserve">ו</w:t>
      </w:r>
      <w:r>
        <w:rPr>
          <w:rStyle w:val="TanaimMishna"/>
          <w:rtl/>
          <w:rPrChange w:id="20014" w:author="קלוד" w:date="2026-10-11T09:07:24Z">
            <w:rPr>
              <w:rtl/>
            </w:rPr>
          </w:rPrChange>
        </w:rPr>
        <w:t xml:space="preserve">בית הלל</w:t>
      </w:r>
      <w:r>
        <w:rPr>
          <w:rtl/>
        </w:rPr>
        <w:t xml:space="preserve"> אומרים</w:t>
      </w:r>
      <w:r>
        <w:rPr>
          <w:rStyle w:val="TanaimMishna"/>
          <w:rtl/>
          <w:rPrChange w:id="102795" w:author="Claude" w:date="2026-10-11T09:07:44Z">
            <w:rPr>
              <w:rtl/>
            </w:rPr>
          </w:rPrChange>
        </w:rPr>
        <w:t xml:space="preserve">:</w:t>
      </w:r>
      <w:r>
        <w:rPr>
          <w:rtl/>
        </w:rPr>
        <w:t xml:space="preserve"> אף חטאת שנתנה מתנה אחת - כיפר.</w:t>
      </w:r>
    </w:p>
    <w:p w:rsidR="00DA63EC" w:rsidRPr="000A334C" w:rsidRDefault="00DA63EC" w:rsidP="003B6D22">
      <w:pPr>
        <w:pStyle w:val="afff9"/>
        <w:rPr>
          <w:rtl/>
        </w:rPr>
      </w:pPr>
      <w:r w:rsidRPr="000A334C">
        <w:rPr>
          <w:rtl/>
        </w:rPr>
        <w:t xml:space="preserve">לפיכך, אם נתן את הראשונה כתיקנה ואת השניה חוץ לזמנה - כיפר, </w:t>
      </w:r>
    </w:p>
    <w:p w:rsidR="00DA63EC" w:rsidRPr="00FE1B89" w:rsidRDefault="00DA63EC" w:rsidP="003B6D22">
      <w:pPr>
        <w:pStyle w:val="afff9"/>
        <w:rPr>
          <w:rtl/>
        </w:rPr>
      </w:pPr>
      <w:r w:rsidRPr="00FE1B89">
        <w:rPr>
          <w:rtl/>
        </w:rPr>
        <w:t>ואם נתן את הראשונה חוץ לזמנה ואת השניה חוץ למקומה - פיגול וחייבין עליו כרת.</w:t>
      </w:r>
    </w:p>
    <w:p w:rsidR="00DA63EC" w:rsidRPr="000A334C" w:rsidRDefault="00DA63EC" w:rsidP="003B6D22">
      <w:pPr>
        <w:pStyle w:val="afff9"/>
        <w:rPr>
          <w:rtl/>
        </w:rPr>
      </w:pPr>
      <w:r w:rsidRPr="000A334C">
        <w:rPr>
          <w:rtl/>
        </w:rPr>
        <w:t>כל הניתנין על המזבח הפנימי שאם חיסר אחת מן המתנות - כאילו לא כיפר.</w:t>
      </w:r>
    </w:p>
    <w:p w:rsidR="00DA63EC" w:rsidRPr="000A334C" w:rsidRDefault="00DA63EC" w:rsidP="003B6D22">
      <w:pPr>
        <w:pStyle w:val="afff9"/>
        <w:rPr>
          <w:rtl/>
        </w:rPr>
      </w:pPr>
      <w:r w:rsidRPr="000A334C">
        <w:rPr>
          <w:rtl/>
        </w:rPr>
        <w:t>לפיכך, נתן כולן כתיקנן ואחת שלא כתיקנה - פסולה ואין בו כרת.</w:t>
      </w:r>
    </w:p>
    <w:p w:rsidR="00DA63EC" w:rsidRDefault="00DA63EC" w:rsidP="00DA63EC">
      <w:pPr>
        <w:pStyle w:val="affffd"/>
        <w:rPr>
          <w:rtl/>
        </w:rPr>
      </w:pPr>
      <w:r>
        <w:rPr>
          <w:rtl/>
        </w:rPr>
        <w:t>׹</w:t>
      </w:r>
    </w:p>
    <w:p>
      <w:pPr>
        <w:pStyle w:val="afffff8"/>
        <w:rPr>
          <w:ins w:id="90481" w:author="קלוד" w:date="2026-10-11T12:29:36Z"/>
        </w:rPr>
      </w:pPr>
      <w:ins w:id="90482" w:author="קלוד" w:date="2026-10-11T12:29:36Z">
        <w:r>
          <w:rPr>
            <w:color w:val="7B3F00"/>
          </w:rPr>
          <w:t xml:space="preserve">ניתנין בחוץ במתנה אחת - כיפר, מ'ודם זבחיך ישפך'</w:t>
        </w:r>
      </w:ins>
    </w:p>
    <w:p>
      <w:pPr>
        <w:pStyle w:val="38"/>
        <w:rPr>
          <w:ins w:id="98753" w:author="מנוע מכני" w:date="2026-10-11T12:04:39Z"/>
        </w:rPr>
      </w:pPr>
      <w:r w:rsidRPr="00891B40">
        <w:t>ת</w:t>
      </w:r>
      <w:r w:rsidRPr="00891B40">
        <w:t>"</w:t>
      </w:r>
      <w:r w:rsidRPr="00891B40">
        <w:t>ר</w:t>
      </w:r>
      <w:r>
        <w:t xml:space="preserve">:</w:t>
      </w:r>
    </w:p>
    <w:p w:rsidR="00DA63EC" w:rsidRDefault="00DA63EC" w:rsidP="00DA63EC">
      <w:pPr>
        <w:tabs>
          <w:tab w:val="left" w:pos="0"/>
          <w:tab w:val="center" w:pos="2835"/>
        </w:tabs>
        <w:rPr>
          <w:rtl/>
        </w:rPr>
      </w:pPr>
      <w:del w:id="98754" w:author="מנוע מכני" w:date="2026-10-11T12:04:39Z">
        <w:r>
          <w:rPr>
            <w:rtl/>
          </w:rPr>
          <w:delText xml:space="preserve"> </w:delText>
        </w:r>
      </w:del>
      <w:r>
        <w:rPr>
          <w:rtl/>
        </w:rPr>
        <w:t xml:space="preserve">מנין לניתנין על מזבח החיצון שנתנן במתנה אחת שכיפר? </w:t>
      </w:r>
      <w:r>
        <w:rPr>
          <w:rtl/>
        </w:rPr>
        <w:t xml:space="preserve">ת"ל</w:t>
      </w:r>
      <w:r>
        <w:rPr>
          <w:rtl/>
        </w:rPr>
        <w:t xml:space="preserve">:</w:t>
      </w:r>
      <w:r w:rsidRPr="00464129">
        <w:rPr>
          <w:rStyle w:val="afffff0"/>
          <w:rtl/>
        </w:rPr>
        <w:t xml:space="preserve"> </w:t>
      </w:r>
      <w:r w:rsidRPr="00464129">
        <w:rPr>
          <w:rStyle w:val="afffff0"/>
          <w:rFonts w:hint="cs"/>
          <w:rtl/>
        </w:rPr>
        <w:t>'</w:t>
      </w:r>
      <w:ins w:id="90639" w:author="Claude - סמנטי" w:date="2026-10-11T12:26:16Z">
        <w:r>
          <w:rPr>
            <w:rStyle w:val="afffff0"/>
            <w:rtl/>
          </w:rPr>
          <w:t xml:space="preserve">וְדַם זְבָחֶיךָ יִשָּׁפֵךְ</w:t>
        </w:r>
      </w:ins>
      <w:del w:id="90640" w:author="Claude - סמנטי" w:date="2026-10-11T12:26:16Z">
        <w:r w:rsidRPr="00464129">
          <w:rPr>
            <w:rStyle w:val="afffff0"/>
            <w:rtl/>
          </w:rPr>
          <w:delText xml:space="preserve">ודם זבחיך ישפך</w:delText>
        </w:r>
      </w:del>
      <w:r w:rsidRPr="00464129">
        <w:rPr>
          <w:rStyle w:val="afffff0"/>
          <w:rFonts w:hint="cs"/>
          <w:rtl/>
        </w:rPr>
        <w:t>'</w:t>
      </w:r>
      <w:r w:rsidRPr="00464129">
        <w:rPr>
          <w:rStyle w:val="afffff0"/>
          <w:rtl/>
        </w:rPr>
        <w:t>.</w:t>
      </w:r>
    </w:p>
    <w:p w:rsidR="00DA63EC" w:rsidRDefault="00DA63EC" w:rsidP="00DA63EC">
      <w:pPr>
        <w:pStyle w:val="afff3"/>
        <w:framePr w:wrap="around"/>
        <w:tabs>
          <w:tab w:val="left" w:pos="0"/>
        </w:tabs>
        <w:rPr>
          <w:rtl/>
        </w:rPr>
      </w:pPr>
      <w:r>
        <w:rPr>
          <w:rFonts w:hint="cs"/>
          <w:rtl/>
        </w:rPr>
        <w:t>לז.</w:t>
      </w:r>
    </w:p>
    <w:p w:rsidR="00DA63EC" w:rsidRDefault="00DA63EC" w:rsidP="00DA63EC">
      <w:pPr>
        <w:tabs>
          <w:tab w:val="left" w:pos="0"/>
          <w:tab w:val="center" w:pos="2835"/>
        </w:tabs>
        <w:rPr>
          <w:rtl/>
        </w:rPr>
      </w:pPr>
      <w:ins w:id="92805" w:author="מנוע מכני" w:date="2026-10-11T12:04:39Z">
        <w:r>
          <w:rPr>
            <w:rtl/>
          </w:rPr>
          <w:t xml:space="preserve">וזה</w:t>
        </w:r>
      </w:ins>
      <w:del w:id="92806" w:author="מנוע מכני" w:date="2026-10-11T12:04:39Z">
        <w:r>
          <w:rPr>
            <w:rtl/>
          </w:rPr>
          <w:delText xml:space="preserve">והאי</w:delText>
        </w:r>
      </w:del>
      <w:r>
        <w:rPr>
          <w:rtl/>
        </w:rPr>
        <w:t xml:space="preserve"> </w:t>
      </w:r>
      <w:ins w:id="97027" w:author="מנוע מכני" w:date="2026-10-11T12:04:39Z">
        <w:r>
          <w:rPr>
            <w:rtl/>
          </w:rPr>
          <w:t xml:space="preserve">צריך</w:t>
        </w:r>
      </w:ins>
      <w:del w:id="97028" w:author="מנוע מכני" w:date="2026-10-11T12:04:39Z">
        <w:r>
          <w:rPr>
            <w:rtl/>
          </w:rPr>
          <w:delText xml:space="preserve">מיבעי</w:delText>
        </w:r>
      </w:del>
      <w:r>
        <w:rPr>
          <w:rtl/>
        </w:rPr>
        <w:t xml:space="preserve"> לכדתניא: מנין לכל הדמים שטעונים מתן דם ליסוד? </w:t>
      </w:r>
      <w:r>
        <w:rPr>
          <w:rtl/>
        </w:rPr>
        <w:t xml:space="preserve">ת"ל</w:t>
      </w:r>
      <w:r>
        <w:rPr>
          <w:rtl/>
        </w:rPr>
        <w:t xml:space="preserve">:</w:t>
      </w:r>
      <w:r w:rsidRPr="00464129">
        <w:rPr>
          <w:rStyle w:val="afffff0"/>
          <w:rtl/>
        </w:rPr>
        <w:t xml:space="preserve"> </w:t>
      </w:r>
      <w:r w:rsidRPr="00464129">
        <w:rPr>
          <w:rStyle w:val="afffff0"/>
          <w:rFonts w:hint="cs"/>
          <w:rtl/>
        </w:rPr>
        <w:t>'</w:t>
      </w:r>
      <w:ins w:id="90641" w:author="Claude - סמנטי" w:date="2026-10-11T12:26:16Z">
        <w:r>
          <w:rPr>
            <w:rStyle w:val="afffff0"/>
            <w:rtl/>
          </w:rPr>
          <w:t xml:space="preserve">וְדַם זְבָחֶיךָ יִשָּׁפֵךְ</w:t>
        </w:r>
      </w:ins>
      <w:del w:id="90642" w:author="Claude - סמנטי" w:date="2026-10-11T12:26:16Z">
        <w:r w:rsidRPr="00464129">
          <w:rPr>
            <w:rStyle w:val="afffff0"/>
            <w:rtl/>
          </w:rPr>
          <w:delText xml:space="preserve">ודם זבחיך ישפך</w:delText>
        </w:r>
      </w:del>
      <w:r w:rsidRPr="00464129">
        <w:rPr>
          <w:rStyle w:val="afffff0"/>
          <w:rFonts w:hint="cs"/>
          <w:rtl/>
        </w:rPr>
        <w:t>'</w:t>
      </w:r>
      <w:r w:rsidRPr="00464129">
        <w:rPr>
          <w:rStyle w:val="afffff0"/>
          <w:rtl/>
        </w:rPr>
        <w:t xml:space="preserve"> </w:t>
      </w:r>
    </w:p>
    <w:p w:rsidR="00DA63EC" w:rsidRDefault="00DA63EC" w:rsidP="00DA63EC">
      <w:pPr>
        <w:pStyle w:val="afffff"/>
        <w:rPr>
          <w:rtl/>
        </w:rPr>
      </w:pPr>
      <w:r>
        <w:rPr>
          <w:rFonts w:hint="cs"/>
          <w:rtl/>
        </w:rPr>
        <w:t>נפקא מד</w:t>
      </w:r>
      <w:r>
        <w:rPr>
          <w:rtl/>
        </w:rPr>
        <w:t>רבי:</w:t>
      </w:r>
      <w:r w:rsidRPr="00464129">
        <w:rPr>
          <w:rStyle w:val="afffff0"/>
          <w:rtl/>
        </w:rPr>
        <w:t xml:space="preserve"> </w:t>
      </w:r>
      <w:r w:rsidRPr="00464129">
        <w:rPr>
          <w:rStyle w:val="afffff0"/>
          <w:rFonts w:hint="cs"/>
          <w:rtl/>
        </w:rPr>
        <w:t>'</w:t>
      </w:r>
      <w:r w:rsidRPr="00464129">
        <w:rPr>
          <w:rStyle w:val="afffff0"/>
          <w:rtl/>
        </w:rPr>
        <w:t>והנשאר בדם ימצה</w:t>
      </w:r>
      <w:r w:rsidRPr="00464129">
        <w:rPr>
          <w:rStyle w:val="afffff0"/>
          <w:rFonts w:hint="cs"/>
          <w:rtl/>
        </w:rPr>
        <w:t>'</w:t>
      </w:r>
      <w:r w:rsidRPr="00464129">
        <w:rPr>
          <w:rStyle w:val="afffff0"/>
          <w:rtl/>
        </w:rPr>
        <w:t xml:space="preserve"> </w:t>
      </w:r>
      <w:r>
        <w:rPr>
          <w:rtl/>
        </w:rPr>
        <w:t>לפי שלא למדנו אלא לניתנין מתן ד' שטעונין מתן דמים ליסוד, שאר דמים מנין</w:t>
      </w:r>
      <w:r>
        <w:rPr>
          <w:rFonts w:hint="cs"/>
          <w:rtl/>
        </w:rPr>
        <w:t xml:space="preserve"> מ'</w:t>
      </w:r>
      <w:r>
        <w:rPr>
          <w:rtl/>
        </w:rPr>
        <w:t>והנשאר בדם ימצה</w:t>
      </w:r>
      <w:r>
        <w:rPr>
          <w:rFonts w:hint="cs"/>
          <w:rtl/>
        </w:rPr>
        <w:t>'</w:t>
      </w:r>
      <w:r>
        <w:rPr>
          <w:rtl/>
        </w:rPr>
        <w:t>,</w:t>
      </w:r>
      <w:r>
        <w:rPr>
          <w:rFonts w:hint="cs"/>
          <w:rtl/>
        </w:rPr>
        <w:t>'</w:t>
      </w:r>
      <w:r>
        <w:rPr>
          <w:rtl/>
        </w:rPr>
        <w:t>בדם</w:t>
      </w:r>
      <w:r>
        <w:rPr>
          <w:rFonts w:hint="cs"/>
          <w:rtl/>
        </w:rPr>
        <w:t>'</w:t>
      </w:r>
      <w:r>
        <w:rPr>
          <w:rtl/>
        </w:rPr>
        <w:t xml:space="preserve">? </w:t>
      </w:r>
    </w:p>
    <w:p w:rsidR="00DA63EC" w:rsidRDefault="00DA63EC" w:rsidP="00DA63EC">
      <w:pPr>
        <w:tabs>
          <w:tab w:val="left" w:pos="0"/>
          <w:tab w:val="center" w:pos="2835"/>
        </w:tabs>
        <w:rPr>
          <w:rtl/>
        </w:rPr>
      </w:pPr>
      <w:r>
        <w:rPr>
          <w:rtl/>
        </w:rPr>
        <w:t>לימד על כל הדמים שטעונין מתן דמים ליסוד.</w:t>
      </w:r>
    </w:p>
    <w:p>
      <w:pPr>
        <w:pStyle w:val="38"/>
        <w:rPr>
          <w:ins w:id="98755" w:author="מנוע מכני" w:date="2026-10-11T12:04:39Z"/>
        </w:rPr>
      </w:pPr>
      <w:r>
        <w:t>ו</w:t>
      </w:r>
      <w:r>
        <w:t xml:space="preserve">הך</w:t>
      </w:r>
    </w:p>
    <w:p w:rsidR="00DA63EC" w:rsidRDefault="00DA63EC" w:rsidP="00DA63EC">
      <w:pPr>
        <w:tabs>
          <w:tab w:val="left" w:pos="0"/>
          <w:tab w:val="center" w:pos="2835"/>
        </w:tabs>
        <w:rPr>
          <w:rtl/>
        </w:rPr>
      </w:pPr>
      <w:del w:id="98756" w:author="מנוע מכני" w:date="2026-10-11T12:04:39Z">
        <w:r>
          <w:rPr>
            <w:rFonts w:hint="cs"/>
            <w:rtl/>
          </w:rPr>
          <w:delText xml:space="preserve"> </w:delText>
        </w:r>
      </w:del>
      <w:ins w:id="97029" w:author="מנוע מכני" w:date="2026-10-11T12:04:39Z">
        <w:r>
          <w:rPr>
            <w:rFonts w:hint="cs"/>
            <w:rtl/>
          </w:rPr>
          <w:t xml:space="preserve">דצריך</w:t>
        </w:r>
      </w:ins>
      <w:del w:id="97030" w:author="מנוע מכני" w:date="2026-10-11T12:04:39Z">
        <w:r>
          <w:rPr>
            <w:rFonts w:hint="cs"/>
            <w:rtl/>
          </w:rPr>
          <w:delText xml:space="preserve">דמיבעי</w:delText>
        </w:r>
      </w:del>
      <w:r>
        <w:rPr>
          <w:rFonts w:hint="cs"/>
          <w:rtl/>
        </w:rPr>
        <w:t xml:space="preserve"> למ</w:t>
      </w:r>
      <w:r>
        <w:rPr>
          <w:rtl/>
        </w:rPr>
        <w:t xml:space="preserve">נין לניתנין בזריקה שנתנן בשפיכה יצא </w:t>
      </w:r>
      <w:r>
        <w:rPr>
          <w:rtl/>
        </w:rPr>
        <w:t xml:space="preserve">ת"ל</w:t>
      </w:r>
      <w:r>
        <w:rPr>
          <w:rtl/>
        </w:rPr>
        <w:t xml:space="preserve">: </w:t>
      </w:r>
      <w:r>
        <w:rPr>
          <w:rFonts w:hint="cs"/>
          <w:rtl/>
        </w:rPr>
        <w:t>'</w:t>
      </w:r>
      <w:ins w:id="90643" w:author="Claude - סמנטי" w:date="2026-10-11T12:26:16Z">
        <w:r>
          <w:rPr>
            <w:rStyle w:val="afffff0"/>
            <w:rtl/>
          </w:rPr>
          <w:t xml:space="preserve">וְדַם זְבָחֶיךָ יִשָּׁפֵךְ</w:t>
        </w:r>
      </w:ins>
      <w:del w:id="90644" w:author="Claude - סמנטי" w:date="2026-10-11T12:26:16Z">
        <w:r>
          <w:rPr>
            <w:rtl/>
          </w:rPr>
          <w:delText xml:space="preserve">ודם זבחיך ישפך</w:delText>
        </w:r>
      </w:del>
      <w:r>
        <w:rPr>
          <w:rFonts w:hint="cs"/>
          <w:rtl/>
        </w:rPr>
        <w:t>'</w:t>
      </w:r>
    </w:p>
    <w:p w:rsidR="00DA63EC" w:rsidRDefault="00DA63EC" w:rsidP="00DA63EC">
      <w:pPr>
        <w:tabs>
          <w:tab w:val="left" w:pos="0"/>
          <w:tab w:val="center" w:pos="2835"/>
        </w:tabs>
        <w:rPr>
          <w:rtl/>
        </w:rPr>
      </w:pPr>
      <w:ins w:id="96169" w:author="מנוע מכני" w:date="2026-10-11T12:04:39Z">
        <w:r>
          <w:rPr>
            <w:rFonts w:hint="cs"/>
            <w:rtl/>
          </w:rPr>
          <w:t xml:space="preserve">סבר</w:t>
        </w:r>
      </w:ins>
      <w:del w:id="96170" w:author="מנוע מכני" w:date="2026-10-11T12:04:39Z">
        <w:r>
          <w:rPr>
            <w:rFonts w:hint="cs"/>
            <w:rtl/>
          </w:rPr>
          <w:delText xml:space="preserve">ס</w:delText>
        </w:r>
        <w:r>
          <w:rPr>
            <w:rtl/>
          </w:rPr>
          <w:delText xml:space="preserve">"</w:delText>
        </w:r>
        <w:r>
          <w:rPr>
            <w:rFonts w:hint="cs"/>
            <w:rtl/>
          </w:rPr>
          <w:delText xml:space="preserve">ל</w:delText>
        </w:r>
      </w:del>
      <w:r>
        <w:rPr>
          <w:rFonts w:hint="cs"/>
          <w:rtl/>
        </w:rPr>
        <w:t xml:space="preserve"> </w:t>
      </w:r>
      <w:r>
        <w:rPr>
          <w:rStyle w:val="2fb"/>
          <w:rFonts w:hint="cs"/>
          <w:rtl/>
        </w:rPr>
        <w:t xml:space="preserve">כר</w:t>
      </w:r>
      <w:r>
        <w:rPr>
          <w:rStyle w:val="2fb"/>
          <w:rtl/>
        </w:rPr>
        <w:t>"</w:t>
      </w:r>
      <w:r>
        <w:rPr>
          <w:rStyle w:val="2fb"/>
          <w:rFonts w:hint="cs"/>
          <w:rtl/>
        </w:rPr>
        <w:t xml:space="preserve">ע</w:t>
      </w:r>
      <w:r>
        <w:rPr>
          <w:rFonts w:hint="cs"/>
          <w:rtl/>
        </w:rPr>
        <w:t xml:space="preserve"> ד</w:t>
      </w:r>
      <w:r>
        <w:rPr>
          <w:rtl/>
        </w:rPr>
        <w:t xml:space="preserve">לא זריקה בכלל שפיכה ולא שפיכה בכלל זריקה, </w:t>
      </w:r>
      <w:r>
        <w:rPr>
          <w:rStyle w:val="2fb"/>
          <w:rtl/>
        </w:rPr>
        <w:t xml:space="preserve">ד</w:t>
      </w:r>
      <w:r>
        <w:rPr>
          <w:rStyle w:val="2fb"/>
          <w:rFonts w:hint="cs"/>
          <w:rtl/>
        </w:rPr>
        <w:t>לרי</w:t>
      </w:r>
      <w:r>
        <w:rPr>
          <w:rStyle w:val="2fb"/>
          <w:rtl/>
        </w:rPr>
        <w:t>"</w:t>
      </w:r>
      <w:r>
        <w:rPr>
          <w:rStyle w:val="2fb"/>
          <w:rFonts w:hint="cs"/>
          <w:rtl/>
        </w:rPr>
        <w:t xml:space="preserve">ש</w:t>
      </w:r>
      <w:r>
        <w:rPr>
          <w:rFonts w:hint="cs"/>
          <w:rtl/>
        </w:rPr>
        <w:t xml:space="preserve">: </w:t>
      </w:r>
      <w:r>
        <w:rPr>
          <w:rtl/>
        </w:rPr>
        <w:t xml:space="preserve">ברך ברכת הפסח פטר את של זבח, של זבח - </w:t>
      </w:r>
      <w:r>
        <w:rPr>
          <w:rtl/>
        </w:rPr>
        <w:t xml:space="preserve">לא</w:t>
      </w:r>
      <w:r>
        <w:rPr>
          <w:rtl/>
        </w:rPr>
        <w:t xml:space="preserve"> פטר את הפסח,</w:t>
      </w:r>
    </w:p>
    <w:p>
      <w:pPr>
        <w:pStyle w:val="38"/>
        <w:rPr>
          <w:ins w:id="98757" w:author="מנוע מכני" w:date="2026-10-11T12:04:39Z"/>
        </w:rPr>
      </w:pPr>
      <w:r>
        <w:t>לר</w:t>
      </w:r>
      <w:r>
        <w:t>"</w:t>
      </w:r>
      <w:r>
        <w:t xml:space="preserve">ע</w:t>
      </w:r>
    </w:p>
    <w:p w:rsidR="00DA63EC" w:rsidRDefault="00DA63EC" w:rsidP="00DA63EC">
      <w:pPr>
        <w:tabs>
          <w:tab w:val="left" w:pos="0"/>
          <w:tab w:val="center" w:pos="2835"/>
        </w:tabs>
        <w:rPr>
          <w:rtl/>
        </w:rPr>
      </w:pPr>
      <w:ins w:id="90059" w:author="מנוע מכני" w:date="2026-10-11T12:04:39Z">
        <w:r>
          <w:rPr>
            <w:rFonts w:hint="cs"/>
            <w:rtl/>
          </w:rPr>
          <w:t xml:space="preserve">:</w:t>
        </w:r>
        <w:r>
          <w:rPr>
            <w:rFonts w:hint="cs"/>
            <w:rtl/>
          </w:rPr>
          <w:t xml:space="preserve"> </w:t>
        </w:r>
        <w:r>
          <w:rPr>
            <w:rFonts w:hint="cs"/>
            <w:rtl/>
          </w:rPr>
          <w:t xml:space="preserve">ל</w:t>
        </w:r>
      </w:ins>
      <w:del w:id="90060" w:author="מנוע מכני" w:date="2026-10-11T12:04:39Z">
        <w:r>
          <w:rPr>
            <w:rFonts w:hint="cs"/>
            <w:rtl/>
          </w:rPr>
          <w:delText xml:space="preserve">:</w:delText>
        </w:r>
        <w:r>
          <w:rPr>
            <w:rtl/>
          </w:rPr>
          <w:delText xml:space="preserve">ל</w:delText>
        </w:r>
      </w:del>
      <w:r>
        <w:rPr>
          <w:rtl/>
        </w:rPr>
        <w:t xml:space="preserve">א</w:t>
      </w:r>
      <w:r>
        <w:rPr>
          <w:rtl/>
        </w:rPr>
        <w:t xml:space="preserve"> זו פוטרת זו, ולא זו פוטרת זו.</w:t>
      </w:r>
    </w:p>
    <w:p w:rsidR="00DA63EC" w:rsidRDefault="00DA63EC" w:rsidP="00DA63EC">
      <w:pPr>
        <w:tabs>
          <w:tab w:val="left" w:pos="0"/>
          <w:tab w:val="center" w:pos="2835"/>
        </w:tabs>
        <w:rPr>
          <w:rtl/>
        </w:rPr>
      </w:pPr>
    </w:p>
    <w:p>
      <w:pPr>
        <w:pStyle w:val="38"/>
        <w:rPr>
          <w:ins w:id="98758" w:author="מנוע מכני" w:date="2026-10-11T12:04:39Z"/>
        </w:rPr>
      </w:pPr>
      <w:r>
        <w:t xml:space="preserve">והא </w:t>
      </w:r>
      <w:ins w:id="97031" w:author="מנוע מכני" w:date="2026-10-11T12:04:39Z">
        <w:r>
          <w:t xml:space="preserve">דצריך</w:t>
        </w:r>
      </w:ins>
      <w:del w:id="97032" w:author="מנוע מכני" w:date="2026-10-11T12:04:39Z">
        <w:r>
          <w:delText xml:space="preserve">דמיבעי</w:delText>
        </w:r>
      </w:del>
      <w:r>
        <w:t xml:space="preserve"> </w:t>
      </w:r>
      <w:r>
        <w:t xml:space="preserve">לכדתניא:</w:t>
      </w:r>
    </w:p>
    <w:p w:rsidR="00DA63EC" w:rsidRDefault="00DA63EC" w:rsidP="00DA63EC">
      <w:pPr>
        <w:tabs>
          <w:tab w:val="left" w:pos="0"/>
          <w:tab w:val="center" w:pos="2835"/>
        </w:tabs>
        <w:rPr>
          <w:rtl/>
        </w:rPr>
      </w:pPr>
      <w:del w:id="98759" w:author="מנוע מכני" w:date="2026-10-11T12:04:39Z">
        <w:r>
          <w:rPr>
            <w:rtl/>
          </w:rPr>
          <w:delText xml:space="preserve"> </w:delText>
        </w:r>
      </w:del>
      <w:r>
        <w:rPr>
          <w:rStyle w:val="2fb"/>
          <w:rtl/>
        </w:rPr>
        <w:t xml:space="preserve">ר' ישמעאל</w:t>
      </w:r>
      <w:r w:rsidRPr="00464129">
        <w:rPr>
          <w:rStyle w:val="afffff0"/>
          <w:rtl/>
        </w:rPr>
        <w:t xml:space="preserve"> </w:t>
      </w:r>
      <w:r w:rsidRPr="00464129">
        <w:rPr>
          <w:rStyle w:val="afffff0"/>
          <w:rFonts w:hint="cs"/>
          <w:rtl/>
        </w:rPr>
        <w:t>'</w:t>
      </w:r>
      <w:r w:rsidRPr="00464129">
        <w:rPr>
          <w:rStyle w:val="afffff0"/>
          <w:rtl/>
        </w:rPr>
        <w:t>אך בכור שור או בכור כשב או בכור עז וגו',</w:t>
      </w:r>
      <w:r>
        <w:rPr>
          <w:rtl/>
        </w:rPr>
        <w:t xml:space="preserve"> למדנו לבכור שטעון מתן דמים ואימורים לגבי מזבח,</w:t>
      </w:r>
      <w:r w:rsidRPr="00464129">
        <w:rPr>
          <w:rStyle w:val="afffff0"/>
          <w:rtl/>
        </w:rPr>
        <w:t xml:space="preserve"> </w:t>
      </w:r>
      <w:r w:rsidRPr="00464129">
        <w:rPr>
          <w:rStyle w:val="afffff0"/>
          <w:rFonts w:hint="cs"/>
          <w:rtl/>
        </w:rPr>
        <w:t xml:space="preserve">'ודם זבחיך ישפך' </w:t>
      </w:r>
      <w:r>
        <w:rPr>
          <w:rFonts w:hint="cs"/>
          <w:rtl/>
        </w:rPr>
        <w:t>ל</w:t>
      </w:r>
      <w:r>
        <w:rPr>
          <w:rtl/>
        </w:rPr>
        <w:t xml:space="preserve">מעשר ופסח </w:t>
      </w:r>
    </w:p>
    <w:p>
      <w:pPr>
        <w:pStyle w:val="38"/>
        <w:rPr>
          <w:ins w:id="98760" w:author="מנוע מכני" w:date="2026-10-11T12:04:39Z"/>
        </w:rPr>
      </w:pPr>
      <w:r>
        <w:t xml:space="preserve">- </w:t>
      </w:r>
      <w:ins w:id="96171" w:author="מנוע מכני" w:date="2026-10-11T12:04:39Z">
        <w:r>
          <w:t xml:space="preserve">סבר</w:t>
        </w:r>
      </w:ins>
      <w:del w:id="96172" w:author="מנוע מכני" w:date="2026-10-11T12:04:39Z">
        <w:r>
          <w:delText xml:space="preserve">ס</w:delText>
        </w:r>
        <w:r>
          <w:delText xml:space="preserve">"</w:delText>
        </w:r>
        <w:r>
          <w:delText xml:space="preserve">ל</w:delText>
        </w:r>
      </w:del>
      <w:r>
        <w:t xml:space="preserve"> כריה</w:t>
      </w:r>
      <w:r>
        <w:t>"</w:t>
      </w:r>
      <w:r>
        <w:t>ג</w:t>
      </w:r>
      <w:r>
        <w:t xml:space="preserve">:</w:t>
      </w:r>
    </w:p>
    <w:p w:rsidR="00DA63EC" w:rsidRDefault="00DA63EC" w:rsidP="00DA63EC">
      <w:pPr>
        <w:pStyle w:val="affffb"/>
        <w:rPr>
          <w:rtl/>
        </w:rPr>
      </w:pPr>
      <w:del w:id="98761" w:author="מנוע מכני" w:date="2026-10-11T12:04:39Z">
        <w:r>
          <w:rPr>
            <w:rtl/>
          </w:rPr>
          <w:delText xml:space="preserve"> </w:delText>
        </w:r>
      </w:del>
      <w:r>
        <w:rPr>
          <w:rFonts w:hint="cs"/>
          <w:rtl/>
        </w:rPr>
        <w:t>ד</w:t>
      </w:r>
      <w:r>
        <w:rPr>
          <w:rtl/>
        </w:rPr>
        <w:t xml:space="preserve">דמו </w:t>
      </w:r>
      <w:r>
        <w:rPr>
          <w:rtl/>
        </w:rPr>
        <w:t xml:space="preserve">לא</w:t>
      </w:r>
      <w:r>
        <w:rPr>
          <w:rtl/>
        </w:rPr>
        <w:t xml:space="preserve"> נאמר אלא דמם, חלבו </w:t>
      </w:r>
      <w:r>
        <w:rPr>
          <w:rtl/>
        </w:rPr>
        <w:t xml:space="preserve">לא</w:t>
      </w:r>
      <w:r>
        <w:rPr>
          <w:rtl/>
        </w:rPr>
        <w:t xml:space="preserve"> נאמר אלא חלבם, לימד על בכור מעשר ופסח שטעון מתן דמים ואימורין לגבי מזבח.</w:t>
      </w:r>
    </w:p>
    <w:p>
      <w:pPr>
        <w:pStyle w:val="38"/>
        <w:rPr>
          <w:ins w:id="98762" w:author="מנוע מכני" w:date="2026-10-11T12:04:39Z"/>
        </w:rPr>
      </w:pPr>
      <w:r>
        <w:t>ורבי ישמעאל</w:t>
      </w:r>
      <w:r>
        <w:t>:</w:t>
      </w:r>
    </w:p>
    <w:p w:rsidR="00DA63EC" w:rsidRDefault="00DA63EC" w:rsidP="00DA63EC">
      <w:pPr>
        <w:tabs>
          <w:tab w:val="left" w:pos="0"/>
          <w:tab w:val="center" w:pos="2835"/>
        </w:tabs>
        <w:rPr>
          <w:rtl/>
        </w:rPr>
      </w:pPr>
      <w:del w:id="98763" w:author="מנוע מכני" w:date="2026-10-11T12:04:39Z">
        <w:r>
          <w:rPr>
            <w:rtl/>
          </w:rPr>
          <w:delText xml:space="preserve"> </w:delText>
        </w:r>
      </w:del>
      <w:ins w:id="92811" w:author="מנוע מכני" w:date="2026-10-11T12:04:39Z">
        <w:r>
          <w:rPr>
            <w:rtl/>
          </w:rPr>
          <w:t xml:space="preserve">זה</w:t>
        </w:r>
      </w:ins>
      <w:del w:id="92812" w:author="מנוע מכני" w:date="2026-10-11T12:04:39Z">
        <w:r>
          <w:rPr>
            <w:rtl/>
          </w:rPr>
          <w:delText xml:space="preserve">האי</w:delText>
        </w:r>
      </w:del>
      <w:r>
        <w:rPr>
          <w:rtl/>
        </w:rPr>
        <w:t xml:space="preserve"> קרא מפיק </w:t>
      </w:r>
      <w:ins w:id="92807" w:author="מנוע מכני" w:date="2026-10-11T12:04:39Z">
        <w:r>
          <w:rPr>
            <w:rtl/>
          </w:rPr>
          <w:t xml:space="preserve">לו</w:t>
        </w:r>
      </w:ins>
      <w:del w:id="92808" w:author="מנוע מכני" w:date="2026-10-11T12:04:39Z">
        <w:r>
          <w:rPr>
            <w:rtl/>
          </w:rPr>
          <w:delText xml:space="preserve">ליה</w:delText>
        </w:r>
      </w:del>
      <w:r>
        <w:rPr>
          <w:rtl/>
        </w:rPr>
        <w:t xml:space="preserve"> </w:t>
      </w:r>
      <w:ins w:id="92813" w:author="מנוע מכני" w:date="2026-10-11T12:04:39Z">
        <w:r>
          <w:rPr>
            <w:rtl/>
          </w:rPr>
          <w:t xml:space="preserve">לכך</w:t>
        </w:r>
      </w:ins>
      <w:del w:id="92814" w:author="מנוע מכני" w:date="2026-10-11T12:04:39Z">
        <w:r>
          <w:rPr>
            <w:rtl/>
          </w:rPr>
          <w:delText xml:space="preserve">להכי</w:delText>
        </w:r>
      </w:del>
      <w:r>
        <w:rPr>
          <w:rtl/>
        </w:rPr>
        <w:t xml:space="preserve"> ומפיק </w:t>
      </w:r>
      <w:ins w:id="92809" w:author="מנוע מכני" w:date="2026-10-11T12:04:39Z">
        <w:r>
          <w:rPr>
            <w:rtl/>
          </w:rPr>
          <w:t xml:space="preserve">לו</w:t>
        </w:r>
      </w:ins>
      <w:del w:id="92810" w:author="מנוע מכני" w:date="2026-10-11T12:04:39Z">
        <w:r>
          <w:rPr>
            <w:rtl/>
          </w:rPr>
          <w:delText xml:space="preserve">ליה</w:delText>
        </w:r>
      </w:del>
      <w:r>
        <w:rPr>
          <w:rtl/>
        </w:rPr>
        <w:t xml:space="preserve"> </w:t>
      </w:r>
      <w:ins w:id="92815" w:author="מנוע מכני" w:date="2026-10-11T12:04:39Z">
        <w:r>
          <w:rPr>
            <w:rtl/>
          </w:rPr>
          <w:t xml:space="preserve">לכך</w:t>
        </w:r>
      </w:ins>
      <w:del w:id="92816" w:author="מנוע מכני" w:date="2026-10-11T12:04:39Z">
        <w:r>
          <w:rPr>
            <w:rtl/>
          </w:rPr>
          <w:delText xml:space="preserve">להכי</w:delText>
        </w:r>
      </w:del>
      <w:r>
        <w:rPr>
          <w:rtl/>
        </w:rPr>
        <w:t xml:space="preserve">? </w:t>
      </w:r>
      <w:ins w:id="92817" w:author="מנוע מכני" w:date="2026-10-11T12:04:39Z">
        <w:r>
          <w:rPr>
            <w:rtl/>
          </w:rPr>
          <w:t xml:space="preserve">שני</w:t>
        </w:r>
      </w:ins>
      <w:del w:id="92818" w:author="מנוע מכני" w:date="2026-10-11T12:04:39Z">
        <w:r>
          <w:rPr>
            <w:rtl/>
          </w:rPr>
          <w:delText xml:space="preserve">תרי</w:delText>
        </w:r>
      </w:del>
      <w:r>
        <w:rPr>
          <w:rtl/>
        </w:rPr>
        <w:t xml:space="preserve"> תנאי אליבא </w:t>
      </w:r>
      <w:r>
        <w:rPr>
          <w:rStyle w:val="2fb"/>
          <w:rtl/>
        </w:rPr>
        <w:t xml:space="preserve">דרבי ישמעאל</w:t>
      </w:r>
      <w:r>
        <w:rPr>
          <w:rtl/>
        </w:rPr>
        <w:t xml:space="preserve">.</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Style w:val="2fb"/>
          <w:rtl/>
        </w:rPr>
        <w:t xml:space="preserve">לרבי ישמעאל</w:t>
      </w:r>
      <w:r>
        <w:rPr>
          <w:rtl/>
        </w:rPr>
        <w:t xml:space="preserve"> דמוקים </w:t>
      </w:r>
      <w:ins w:id="96173" w:author="מנוע מכני" w:date="2026-10-11T12:04:39Z">
        <w:r>
          <w:rPr>
            <w:rtl/>
          </w:rPr>
          <w:t xml:space="preserve">כולו</w:t>
        </w:r>
      </w:ins>
      <w:del w:id="96174" w:author="מנוע מכני" w:date="2026-10-11T12:04:39Z">
        <w:r>
          <w:rPr>
            <w:rtl/>
          </w:rPr>
          <w:delText xml:space="preserve">כוליה</w:delText>
        </w:r>
      </w:del>
      <w:r>
        <w:rPr>
          <w:rtl/>
        </w:rPr>
        <w:t xml:space="preserve"> בבכור, היינו </w:t>
      </w:r>
      <w:r w:rsidRPr="0046594B">
        <w:rPr>
          <w:rStyle w:val="afffff0"/>
          <w:rtl/>
        </w:rPr>
        <w:t>ד</w:t>
      </w:r>
      <w:r w:rsidRPr="0046594B">
        <w:rPr>
          <w:rStyle w:val="afffff0"/>
          <w:rFonts w:hint="cs"/>
          <w:rtl/>
        </w:rPr>
        <w:t>'</w:t>
      </w:r>
      <w:ins w:id="90645" w:author="Claude - סמנטי" w:date="2026-10-11T12:26:16Z">
        <w:r>
          <w:rPr>
            <w:rStyle w:val="afffff0"/>
            <w:rtl/>
          </w:rPr>
          <w:t xml:space="preserve">וּבְשָׂרָם יִהְיֶה לָּךְ</w:t>
        </w:r>
      </w:ins>
      <w:del w:id="90646" w:author="Claude - סמנטי" w:date="2026-10-11T12:26:16Z">
        <w:r w:rsidRPr="0046594B">
          <w:rPr>
            <w:rStyle w:val="afffff0"/>
            <w:rtl/>
          </w:rPr>
          <w:delText xml:space="preserve">ובשרם יהיה לך</w:delText>
        </w:r>
      </w:del>
      <w:r w:rsidRPr="0046594B">
        <w:rPr>
          <w:rStyle w:val="afffff0"/>
          <w:rFonts w:hint="cs"/>
          <w:rtl/>
        </w:rPr>
        <w:t>'</w:t>
      </w:r>
      <w:r w:rsidRPr="0046594B">
        <w:rPr>
          <w:rStyle w:val="afffff0"/>
          <w:rtl/>
        </w:rPr>
        <w:t>,</w:t>
      </w:r>
      <w:r>
        <w:rPr>
          <w:rtl/>
        </w:rPr>
        <w:t xml:space="preserve"> </w:t>
      </w:r>
    </w:p>
    <w:p w:rsidR="00DA63EC" w:rsidRDefault="00DA63EC" w:rsidP="00DA63EC">
      <w:pPr>
        <w:tabs>
          <w:tab w:val="left" w:pos="0"/>
          <w:tab w:val="center" w:pos="2835"/>
        </w:tabs>
        <w:rPr>
          <w:rtl/>
        </w:rPr>
      </w:pPr>
      <w:r>
        <w:rPr>
          <w:rStyle w:val="2fb"/>
          <w:rFonts w:hint="cs"/>
          <w:rtl/>
        </w:rPr>
        <w:t>ו</w:t>
      </w:r>
      <w:r>
        <w:rPr>
          <w:rStyle w:val="2fb"/>
          <w:rtl/>
        </w:rPr>
        <w:t xml:space="preserve">לרבי יוסי</w:t>
      </w:r>
      <w:r>
        <w:rPr>
          <w:rtl/>
        </w:rPr>
        <w:t xml:space="preserve"> דמוקי </w:t>
      </w:r>
      <w:ins w:id="92819" w:author="מנוע מכני" w:date="2026-10-11T12:04:39Z">
        <w:r>
          <w:rPr>
            <w:rtl/>
          </w:rPr>
          <w:t xml:space="preserve">לו</w:t>
        </w:r>
      </w:ins>
      <w:del w:id="92820" w:author="מנוע מכני" w:date="2026-10-11T12:04:39Z">
        <w:r>
          <w:rPr>
            <w:rtl/>
          </w:rPr>
          <w:delText xml:space="preserve">ליה</w:delText>
        </w:r>
      </w:del>
      <w:r>
        <w:rPr>
          <w:rtl/>
        </w:rPr>
        <w:t xml:space="preserve"> </w:t>
      </w:r>
      <w:ins w:id="91131" w:author="מנוע מכני" w:date="2026-10-11T12:04:39Z">
        <w:r>
          <w:rPr>
            <w:rtl/>
          </w:rPr>
          <w:t xml:space="preserve">גם</w:t>
        </w:r>
      </w:ins>
      <w:del w:id="91132" w:author="מנוע מכני" w:date="2026-10-11T12:04:39Z">
        <w:r>
          <w:rPr>
            <w:rtl/>
          </w:rPr>
          <w:delText xml:space="preserve">נמי</w:delText>
        </w:r>
      </w:del>
      <w:r>
        <w:rPr>
          <w:rtl/>
        </w:rPr>
        <w:t xml:space="preserve"> במעשר ופסח, מעשר ופסח בעלים אכלי </w:t>
      </w:r>
      <w:ins w:id="92821" w:author="מנוע מכני" w:date="2026-10-11T12:04:39Z">
        <w:r>
          <w:rPr>
            <w:rtl/>
          </w:rPr>
          <w:t xml:space="preserve">לו</w:t>
        </w:r>
      </w:ins>
      <w:del w:id="92822" w:author="מנוע מכני" w:date="2026-10-11T12:04:39Z">
        <w:r>
          <w:rPr>
            <w:rtl/>
          </w:rPr>
          <w:delText xml:space="preserve">ליה</w:delText>
        </w:r>
      </w:del>
      <w:r>
        <w:rPr>
          <w:rtl/>
        </w:rPr>
        <w:t xml:space="preserve">, </w:t>
      </w:r>
    </w:p>
    <w:p w:rsidR="00DA63EC" w:rsidRDefault="00DA63EC" w:rsidP="00DA63EC">
      <w:pPr>
        <w:pStyle w:val="afff3"/>
        <w:framePr w:wrap="around"/>
        <w:tabs>
          <w:tab w:val="left" w:pos="0"/>
        </w:tabs>
        <w:rPr>
          <w:rtl/>
        </w:rPr>
      </w:pPr>
      <w:r>
        <w:rPr>
          <w:rFonts w:hint="cs"/>
          <w:rtl/>
        </w:rPr>
        <w:t>לז:</w:t>
      </w:r>
    </w:p>
    <w:p w:rsidR="00DA63EC" w:rsidRDefault="00DA63EC" w:rsidP="00DA63EC">
      <w:pPr>
        <w:tabs>
          <w:tab w:val="left" w:pos="0"/>
          <w:tab w:val="center" w:pos="2835"/>
        </w:tabs>
        <w:rPr>
          <w:rtl/>
        </w:rPr>
      </w:pPr>
      <w:r>
        <w:rPr>
          <w:rFonts w:hint="cs"/>
          <w:rtl/>
        </w:rPr>
        <w:t>'</w:t>
      </w:r>
      <w:ins w:id="90647" w:author="Claude - סמנטי" w:date="2026-10-11T12:26:16Z">
        <w:r>
          <w:rPr>
            <w:rStyle w:val="afffff0"/>
            <w:rtl/>
          </w:rPr>
          <w:t xml:space="preserve">וּבְשָׂרָם יִהְיֶה לָּךְ</w:t>
        </w:r>
      </w:ins>
      <w:del w:id="90648" w:author="Claude - סמנטי" w:date="2026-10-11T12:26:16Z">
        <w:r>
          <w:rPr>
            <w:rtl/>
          </w:rPr>
          <w:delText xml:space="preserve">ובשרם יהיה לך</w:delText>
        </w:r>
      </w:del>
      <w:r>
        <w:rPr>
          <w:rFonts w:hint="cs"/>
          <w:rtl/>
        </w:rPr>
        <w:t>'</w:t>
      </w:r>
      <w:r>
        <w:rPr>
          <w:rtl/>
        </w:rPr>
        <w:t xml:space="preserve"> אחד תם ואחד בעל מום, לימד על בכור בעל מום שניתן לכהן, שלא מצינו לו בכל התורה כולה.</w:t>
      </w:r>
    </w:p>
    <w:p>
      <w:pPr>
        <w:pStyle w:val="38"/>
        <w:rPr>
          <w:ins w:id="98764" w:author="מנוע מכני" w:date="2026-10-11T12:04:39Z"/>
        </w:rPr>
      </w:pPr>
      <w:r>
        <w:t xml:space="preserve">ורבי ישמעאל?</w:t>
      </w:r>
    </w:p>
    <w:p w:rsidR="00DA63EC" w:rsidRDefault="00DA63EC" w:rsidP="00DA63EC">
      <w:pPr>
        <w:tabs>
          <w:tab w:val="left" w:pos="0"/>
          <w:tab w:val="center" w:pos="2835"/>
        </w:tabs>
        <w:rPr>
          <w:rtl/>
        </w:rPr>
      </w:pPr>
      <w:del w:id="98765" w:author="מנוע מכני" w:date="2026-10-11T12:04:39Z">
        <w:r>
          <w:rPr>
            <w:rtl/>
          </w:rPr>
          <w:delText xml:space="preserve"> </w:delText>
        </w:r>
      </w:del>
      <w:r>
        <w:rPr>
          <w:rtl/>
        </w:rPr>
        <w:t xml:space="preserve">נפקא מלך יהיה דסיפא.</w:t>
      </w:r>
    </w:p>
    <w:p w:rsidR="00DA63EC" w:rsidRPr="00FE1B89" w:rsidRDefault="00DA63EC" w:rsidP="00DA63EC">
      <w:pPr>
        <w:tabs>
          <w:tab w:val="left" w:pos="0"/>
          <w:tab w:val="center" w:pos="2835"/>
        </w:tabs>
        <w:rPr>
          <w:spacing w:val="-2"/>
          <w:rtl/>
        </w:rPr>
      </w:pPr>
      <w:r w:rsidRPr="00FE1B89">
        <w:rPr>
          <w:rStyle w:val="2fb"/>
          <w:rFonts w:hint="cs"/>
          <w:spacing w:val="-2"/>
          <w:rtl/>
        </w:rPr>
        <w:t>לריה</w:t>
      </w:r>
      <w:r w:rsidRPr="00FE1B89">
        <w:rPr>
          <w:rStyle w:val="2fb"/>
          <w:spacing w:val="-2"/>
          <w:rtl/>
        </w:rPr>
        <w:t>"</w:t>
      </w:r>
      <w:r w:rsidRPr="00FE1B89">
        <w:rPr>
          <w:rStyle w:val="2fb"/>
          <w:rFonts w:hint="cs"/>
          <w:spacing w:val="-2"/>
          <w:rtl/>
        </w:rPr>
        <w:t xml:space="preserve">ג</w:t>
      </w:r>
      <w:r w:rsidRPr="00FE1B89">
        <w:rPr>
          <w:rFonts w:hint="cs"/>
          <w:spacing w:val="-2"/>
          <w:rtl/>
        </w:rPr>
        <w:t xml:space="preserve"> </w:t>
      </w:r>
      <w:r w:rsidRPr="00FE1B89">
        <w:rPr>
          <w:spacing w:val="-2"/>
          <w:rtl/>
        </w:rPr>
        <w:t xml:space="preserve">דמוקי </w:t>
      </w:r>
      <w:ins w:id="92823" w:author="מנוע מכני" w:date="2026-10-11T12:04:39Z">
        <w:r>
          <w:rPr>
            <w:spacing w:val="-2"/>
            <w:rtl/>
          </w:rPr>
          <w:t xml:space="preserve">לו</w:t>
        </w:r>
      </w:ins>
      <w:del w:id="92824" w:author="מנוע מכני" w:date="2026-10-11T12:04:39Z">
        <w:r w:rsidRPr="00FE1B89">
          <w:rPr>
            <w:spacing w:val="-2"/>
            <w:rtl/>
          </w:rPr>
          <w:delText xml:space="preserve">ליה</w:delText>
        </w:r>
      </w:del>
      <w:r w:rsidRPr="00FE1B89">
        <w:rPr>
          <w:spacing w:val="-2"/>
          <w:rtl/>
        </w:rPr>
        <w:t xml:space="preserve"> </w:t>
      </w:r>
      <w:ins w:id="91133" w:author="מנוע מכני" w:date="2026-10-11T12:04:39Z">
        <w:r>
          <w:rPr>
            <w:spacing w:val="-2"/>
            <w:rtl/>
          </w:rPr>
          <w:t xml:space="preserve">גם</w:t>
        </w:r>
      </w:ins>
      <w:del w:id="91134" w:author="מנוע מכני" w:date="2026-10-11T12:04:39Z">
        <w:r w:rsidRPr="00FE1B89">
          <w:rPr>
            <w:spacing w:val="-2"/>
            <w:rtl/>
          </w:rPr>
          <w:delText xml:space="preserve">נמי</w:delText>
        </w:r>
      </w:del>
      <w:r w:rsidRPr="00FE1B89">
        <w:rPr>
          <w:spacing w:val="-2"/>
          <w:rtl/>
        </w:rPr>
        <w:t xml:space="preserve"> במעשר ופסח, היינו </w:t>
      </w:r>
      <w:r w:rsidRPr="00FE1B89">
        <w:rPr>
          <w:rStyle w:val="afffff0"/>
          <w:spacing w:val="-2"/>
          <w:rtl/>
        </w:rPr>
        <w:t>ד</w:t>
      </w:r>
      <w:r w:rsidRPr="00FE1B89">
        <w:rPr>
          <w:rStyle w:val="afffff0"/>
          <w:rFonts w:hint="cs"/>
          <w:spacing w:val="-2"/>
          <w:rtl/>
        </w:rPr>
        <w:t>'</w:t>
      </w:r>
      <w:ins w:id="90649" w:author="Claude - סמנטי" w:date="2026-10-11T12:26:16Z">
        <w:r>
          <w:rPr>
            <w:rStyle w:val="afffff0"/>
            <w:spacing w:val="-2"/>
            <w:rtl/>
          </w:rPr>
          <w:t xml:space="preserve">לֹא תִפְדֶּה קֹדֶשׁ הֵם</w:t>
        </w:r>
      </w:ins>
      <w:del w:id="90650" w:author="Claude - סמנטי" w:date="2026-10-11T12:26:16Z">
        <w:r w:rsidRPr="00FE1B89">
          <w:rPr>
            <w:rStyle w:val="afffff0"/>
            <w:spacing w:val="-2"/>
            <w:rtl/>
          </w:rPr>
          <w:delText xml:space="preserve">לא תפדה קדש הם</w:delText>
        </w:r>
      </w:del>
      <w:r w:rsidRPr="00FE1B89">
        <w:rPr>
          <w:rStyle w:val="afffff0"/>
          <w:rFonts w:hint="cs"/>
          <w:spacing w:val="-2"/>
          <w:rtl/>
        </w:rPr>
        <w:t>'</w:t>
      </w:r>
      <w:r w:rsidRPr="00FE1B89">
        <w:rPr>
          <w:rStyle w:val="afffff0"/>
          <w:spacing w:val="-2"/>
          <w:rtl/>
        </w:rPr>
        <w:t>,</w:t>
      </w:r>
      <w:r w:rsidRPr="00FE1B89">
        <w:rPr>
          <w:spacing w:val="-2"/>
          <w:rtl/>
        </w:rPr>
        <w:t xml:space="preserve"> הם קריבין ואין תמורתן קריבה, </w:t>
      </w:r>
    </w:p>
    <w:p>
      <w:pPr>
        <w:pStyle w:val="38"/>
        <w:rPr>
          <w:ins w:id="98766" w:author="מנוע מכני" w:date="2026-10-11T12:04:39Z"/>
        </w:rPr>
      </w:pPr>
      <w:r>
        <w:t xml:space="preserve">דתנן</w:t>
      </w:r>
      <w:r>
        <w:t xml:space="preserve">:</w:t>
      </w:r>
    </w:p>
    <w:p w:rsidR="00DA63EC" w:rsidRDefault="00DA63EC" w:rsidP="00DA63EC">
      <w:pPr>
        <w:tabs>
          <w:tab w:val="left" w:pos="0"/>
          <w:tab w:val="center" w:pos="2835"/>
        </w:tabs>
        <w:rPr>
          <w:rtl/>
        </w:rPr>
      </w:pPr>
      <w:del w:id="98767" w:author="מנוע מכני" w:date="2026-10-11T12:04:39Z">
        <w:r>
          <w:rPr>
            <w:rtl/>
          </w:rPr>
          <w:delText xml:space="preserve"> </w:delText>
        </w:r>
      </w:del>
      <w:r>
        <w:rPr>
          <w:rtl/>
        </w:rPr>
        <w:t xml:space="preserve">תמורת בכור ומעשר, הן וולדן וולד ולדן עד סוף כל העולם הרי הן כבכור ומעשר, ויאכלו במומן לבעלים, </w:t>
      </w:r>
    </w:p>
    <w:p>
      <w:pPr>
        <w:pStyle w:val="38"/>
        <w:rPr>
          <w:ins w:id="98768" w:author="מנוע מכני" w:date="2026-10-11T12:04:39Z"/>
        </w:rPr>
      </w:pPr>
      <w:r>
        <w:t xml:space="preserve">ותנן, </w:t>
      </w:r>
      <w:r>
        <w:t xml:space="preserve">אמר</w:t>
      </w:r>
      <w:r>
        <w:t xml:space="preserve"> רבי יהושע:</w:t>
      </w:r>
    </w:p>
    <w:p w:rsidR="00DA63EC" w:rsidRDefault="00DA63EC" w:rsidP="00DA63EC">
      <w:pPr>
        <w:tabs>
          <w:tab w:val="left" w:pos="0"/>
          <w:tab w:val="center" w:pos="2835"/>
        </w:tabs>
        <w:rPr>
          <w:rtl/>
        </w:rPr>
      </w:pPr>
      <w:del w:id="98769" w:author="מנוע מכני" w:date="2026-10-11T12:04:39Z">
        <w:r>
          <w:rPr>
            <w:rtl/>
          </w:rPr>
          <w:delText xml:space="preserve"> </w:delText>
        </w:r>
      </w:del>
      <w:r>
        <w:rPr>
          <w:rtl/>
        </w:rPr>
        <w:t xml:space="preserve">שמעתי שתמורת פסח קריבה ותמורת פסח אינה קריבה, ואין לי לפרש</w:t>
      </w:r>
      <w:ins w:id="94459" w:author="מנוע מכני" w:date="2026-10-11T12:04:39Z">
        <w:r>
          <w:rPr>
            <w:rtl/>
          </w:rPr>
          <w:t xml:space="preserve">,</w:t>
        </w:r>
      </w:ins>
      <w:del w:id="94460" w:author="מנוע מכני" w:date="2026-10-11T12:04:39Z">
        <w:r>
          <w:rPr>
            <w:rtl/>
          </w:rPr>
          <w:delText xml:space="preserve">;</w:delText>
        </w:r>
      </w:del>
    </w:p>
    <w:p>
      <w:pPr>
        <w:pStyle w:val="38"/>
        <w:rPr>
          <w:ins w:id="98770" w:author="מנוע מכני" w:date="2026-10-11T12:04:39Z"/>
        </w:rPr>
      </w:pPr>
      <w:r>
        <w:t xml:space="preserve">אלא</w:t>
      </w:r>
    </w:p>
    <w:p w:rsidR="00DA63EC" w:rsidRDefault="00DA63EC" w:rsidP="00DA63EC">
      <w:pPr>
        <w:tabs>
          <w:tab w:val="left" w:pos="0"/>
          <w:tab w:val="center" w:pos="2835"/>
        </w:tabs>
        <w:rPr>
          <w:rtl/>
        </w:rPr>
      </w:pPr>
      <w:del w:id="98771" w:author="מנוע מכני" w:date="2026-10-11T12:04:39Z">
        <w:r>
          <w:rPr>
            <w:rtl/>
          </w:rPr>
          <w:delText xml:space="preserve"> </w:delText>
        </w:r>
      </w:del>
      <w:r>
        <w:rPr>
          <w:rStyle w:val="2fb"/>
          <w:rtl/>
        </w:rPr>
        <w:t xml:space="preserve">לרבי ישמעאל</w:t>
      </w:r>
      <w:r>
        <w:rPr>
          <w:rtl/>
        </w:rPr>
        <w:t xml:space="preserve"> דמוקי </w:t>
      </w:r>
      <w:ins w:id="92825" w:author="מנוע מכני" w:date="2026-10-11T12:04:39Z">
        <w:r>
          <w:rPr>
            <w:rtl/>
          </w:rPr>
          <w:t xml:space="preserve">לו</w:t>
        </w:r>
      </w:ins>
      <w:del w:id="92826" w:author="מנוע מכני" w:date="2026-10-11T12:04:39Z">
        <w:r>
          <w:rPr>
            <w:rtl/>
          </w:rPr>
          <w:delText xml:space="preserve">ליה</w:delText>
        </w:r>
      </w:del>
      <w:r>
        <w:rPr>
          <w:rtl/>
        </w:rPr>
        <w:t xml:space="preserve"> </w:t>
      </w:r>
      <w:ins w:id="96175" w:author="מנוע מכני" w:date="2026-10-11T12:04:39Z">
        <w:r>
          <w:rPr>
            <w:rtl/>
          </w:rPr>
          <w:t xml:space="preserve">כולו</w:t>
        </w:r>
      </w:ins>
      <w:del w:id="96176" w:author="מנוע מכני" w:date="2026-10-11T12:04:39Z">
        <w:r>
          <w:rPr>
            <w:rtl/>
          </w:rPr>
          <w:delText xml:space="preserve">כוליה</w:delText>
        </w:r>
      </w:del>
      <w:r>
        <w:rPr>
          <w:rtl/>
        </w:rPr>
        <w:t xml:space="preserve"> בבכור, מעשר ופסח דלא קריבה תמורתן </w:t>
      </w:r>
      <w:ins w:id="95559" w:author="מנוע מכני" w:date="2026-10-11T12:04:39Z">
        <w:r>
          <w:rPr>
            <w:rtl/>
          </w:rPr>
          <w:t xml:space="preserve">מנין</w:t>
        </w:r>
      </w:ins>
      <w:del w:id="95560" w:author="מנוע מכני" w:date="2026-10-11T12:04:39Z">
        <w:r>
          <w:rPr>
            <w:rtl/>
          </w:rPr>
          <w:delText xml:space="preserve">מנא</w:delText>
        </w:r>
      </w:del>
      <w:r>
        <w:rPr>
          <w:rtl/>
        </w:rPr>
        <w:t xml:space="preserve"> </w:t>
      </w:r>
      <w:ins w:id="92827" w:author="מנוע מכני" w:date="2026-10-11T12:04:39Z">
        <w:r>
          <w:rPr>
            <w:rtl/>
          </w:rPr>
          <w:t xml:space="preserve">לו</w:t>
        </w:r>
      </w:ins>
      <w:del w:id="92828" w:author="מנוע מכני" w:date="2026-10-11T12:04:39Z">
        <w:r>
          <w:rPr>
            <w:rtl/>
          </w:rPr>
          <w:delText xml:space="preserve">ליה</w:delText>
        </w:r>
      </w:del>
      <w:r>
        <w:rPr>
          <w:rtl/>
        </w:rPr>
        <w:t xml:space="preserve">? </w:t>
      </w:r>
    </w:p>
    <w:p w:rsidR="00DA63EC" w:rsidRDefault="00DA63EC" w:rsidP="00DA63EC">
      <w:pPr>
        <w:tabs>
          <w:tab w:val="left" w:pos="0"/>
          <w:tab w:val="center" w:pos="2835"/>
        </w:tabs>
        <w:rPr>
          <w:rtl/>
        </w:rPr>
      </w:pPr>
      <w:r>
        <w:rPr>
          <w:rtl/>
        </w:rPr>
        <w:t>מעשר - גמר</w:t>
      </w:r>
      <w:r w:rsidRPr="00464129">
        <w:rPr>
          <w:rStyle w:val="afffff0"/>
          <w:rtl/>
        </w:rPr>
        <w:t xml:space="preserve"> </w:t>
      </w:r>
      <w:r w:rsidRPr="00464129">
        <w:rPr>
          <w:rStyle w:val="afffff0"/>
          <w:rFonts w:hint="cs"/>
          <w:rtl/>
        </w:rPr>
        <w:t>'</w:t>
      </w:r>
      <w:r w:rsidRPr="00464129">
        <w:rPr>
          <w:rStyle w:val="afffff0"/>
          <w:rtl/>
        </w:rPr>
        <w:t>עברה עברה</w:t>
      </w:r>
      <w:r w:rsidRPr="00464129">
        <w:rPr>
          <w:rStyle w:val="afffff0"/>
          <w:rFonts w:hint="cs"/>
          <w:rtl/>
        </w:rPr>
        <w:t>'</w:t>
      </w:r>
      <w:r w:rsidRPr="00464129">
        <w:rPr>
          <w:rStyle w:val="afffff0"/>
          <w:rtl/>
        </w:rPr>
        <w:t xml:space="preserve"> </w:t>
      </w:r>
      <w:r>
        <w:rPr>
          <w:rtl/>
        </w:rPr>
        <w:t xml:space="preserve">מבכור, פסח - בהדיא כתב </w:t>
      </w:r>
      <w:ins w:id="92829" w:author="מנוע מכני" w:date="2026-10-11T12:04:39Z">
        <w:r>
          <w:rPr>
            <w:rtl/>
          </w:rPr>
          <w:t xml:space="preserve">בו</w:t>
        </w:r>
      </w:ins>
      <w:del w:id="92830" w:author="מנוע מכני" w:date="2026-10-11T12:04:39Z">
        <w:r>
          <w:rPr>
            <w:rtl/>
          </w:rPr>
          <w:delText xml:space="preserve">ביה</w:delText>
        </w:r>
      </w:del>
      <w:r w:rsidRPr="00464129">
        <w:rPr>
          <w:rStyle w:val="afffff0"/>
          <w:rtl/>
        </w:rPr>
        <w:t xml:space="preserve"> </w:t>
      </w:r>
      <w:r w:rsidRPr="00464129">
        <w:rPr>
          <w:rStyle w:val="afffff0"/>
          <w:rFonts w:hint="cs"/>
          <w:rtl/>
        </w:rPr>
        <w:t>'</w:t>
      </w:r>
      <w:r w:rsidRPr="00464129">
        <w:rPr>
          <w:rStyle w:val="afffff0"/>
          <w:rtl/>
        </w:rPr>
        <w:t>אם כשב</w:t>
      </w:r>
      <w:r w:rsidRPr="00464129">
        <w:rPr>
          <w:rStyle w:val="afffff0"/>
          <w:rFonts w:hint="cs"/>
          <w:rtl/>
        </w:rPr>
        <w:t>'</w:t>
      </w:r>
      <w:r w:rsidRPr="00464129">
        <w:rPr>
          <w:rStyle w:val="afffff0"/>
          <w:rtl/>
        </w:rPr>
        <w:t xml:space="preserve"> </w:t>
      </w:r>
      <w:r>
        <w:rPr>
          <w:rtl/>
        </w:rPr>
        <w:t>לרבות תמורת הפסח אחר הפסח שתקרב שלמים,</w:t>
      </w:r>
      <w:r w:rsidRPr="00464129">
        <w:rPr>
          <w:rStyle w:val="afffff0"/>
          <w:rtl/>
        </w:rPr>
        <w:t xml:space="preserve"> </w:t>
      </w:r>
      <w:r w:rsidRPr="00464129">
        <w:rPr>
          <w:rStyle w:val="afffff0"/>
          <w:rFonts w:hint="cs"/>
          <w:rtl/>
        </w:rPr>
        <w:t xml:space="preserve">'הוא' </w:t>
      </w:r>
      <w:r>
        <w:rPr>
          <w:rFonts w:hint="cs"/>
          <w:rtl/>
        </w:rPr>
        <w:t xml:space="preserve">ולא לפני הפסח </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tl/>
        </w:rPr>
        <w:t xml:space="preserve">וכל הנך תנאי דמפקי </w:t>
      </w:r>
      <w:ins w:id="92831" w:author="מנוע מכני" w:date="2026-10-11T12:04:39Z">
        <w:r>
          <w:rPr>
            <w:rtl/>
          </w:rPr>
          <w:t xml:space="preserve">לו</w:t>
        </w:r>
      </w:ins>
      <w:del w:id="92832" w:author="מנוע מכני" w:date="2026-10-11T12:04:39Z">
        <w:r>
          <w:rPr>
            <w:rtl/>
          </w:rPr>
          <w:delText xml:space="preserve">ליה</w:delText>
        </w:r>
      </w:del>
      <w:r>
        <w:rPr>
          <w:rtl/>
        </w:rPr>
        <w:t xml:space="preserve"> </w:t>
      </w:r>
      <w:ins w:id="92833" w:author="מנוע מכני" w:date="2026-10-11T12:04:39Z">
        <w:r>
          <w:rPr>
            <w:rtl/>
          </w:rPr>
          <w:t xml:space="preserve">לזה</w:t>
        </w:r>
      </w:ins>
      <w:del w:id="92834" w:author="מנוע מכני" w:date="2026-10-11T12:04:39Z">
        <w:r>
          <w:rPr>
            <w:rtl/>
          </w:rPr>
          <w:delText xml:space="preserve">להאי</w:delText>
        </w:r>
      </w:del>
      <w:r>
        <w:rPr>
          <w:rtl/>
        </w:rPr>
        <w:t xml:space="preserve"> דם זבחיך ישפך לדרשא אחרינא, </w:t>
      </w:r>
      <w:ins w:id="92835" w:author="מנוע מכני" w:date="2026-10-11T12:04:39Z">
        <w:r>
          <w:rPr>
            <w:rtl/>
          </w:rPr>
          <w:t xml:space="preserve">זה</w:t>
        </w:r>
      </w:ins>
      <w:del w:id="92836" w:author="מנוע מכני" w:date="2026-10-11T12:04:39Z">
        <w:r>
          <w:rPr>
            <w:rtl/>
          </w:rPr>
          <w:delText xml:space="preserve">האי</w:delText>
        </w:r>
      </w:del>
      <w:r>
        <w:rPr>
          <w:rtl/>
        </w:rPr>
        <w:t xml:space="preserve"> כל הניתנין על מזבח החיצון שנתנן מתנה אחת שכיפר </w:t>
      </w:r>
      <w:ins w:id="95561" w:author="מנוע מכני" w:date="2026-10-11T12:04:39Z">
        <w:r>
          <w:rPr>
            <w:rtl/>
          </w:rPr>
          <w:t xml:space="preserve">מנין</w:t>
        </w:r>
      </w:ins>
      <w:del w:id="95562" w:author="מנוע מכני" w:date="2026-10-11T12:04:39Z">
        <w:r>
          <w:rPr>
            <w:rtl/>
          </w:rPr>
          <w:delText xml:space="preserve">מנא</w:delText>
        </w:r>
      </w:del>
      <w:r>
        <w:rPr>
          <w:rtl/>
        </w:rPr>
        <w:t xml:space="preserve"> </w:t>
      </w:r>
      <w:ins w:id="95445" w:author="מנוע מכני" w:date="2026-10-11T12:04:39Z">
        <w:r>
          <w:rPr>
            <w:rtl/>
          </w:rPr>
          <w:t xml:space="preserve">להם</w:t>
        </w:r>
      </w:ins>
      <w:del w:id="95446" w:author="מנוע מכני" w:date="2026-10-11T12:04:39Z">
        <w:r>
          <w:rPr>
            <w:rtl/>
          </w:rPr>
          <w:delText xml:space="preserve">להו</w:delText>
        </w:r>
      </w:del>
      <w:r>
        <w:rPr>
          <w:rtl/>
        </w:rPr>
        <w:t xml:space="preserve">? </w:t>
      </w:r>
    </w:p>
    <w:p w:rsidR="00DA63EC" w:rsidRDefault="00DA63EC" w:rsidP="00DA63EC">
      <w:pPr>
        <w:tabs>
          <w:tab w:val="left" w:pos="0"/>
          <w:tab w:val="center" w:pos="2835"/>
        </w:tabs>
        <w:rPr>
          <w:rtl/>
        </w:rPr>
      </w:pPr>
      <w:r>
        <w:rPr>
          <w:rtl/>
        </w:rPr>
        <w:t xml:space="preserve">סברי </w:t>
      </w:r>
      <w:r>
        <w:rPr>
          <w:rFonts w:hint="cs"/>
          <w:rtl/>
        </w:rPr>
        <w:t>כב</w:t>
      </w:r>
      <w:r>
        <w:rPr>
          <w:rtl/>
        </w:rPr>
        <w:t>"</w:t>
      </w:r>
      <w:r>
        <w:rPr>
          <w:rFonts w:hint="cs"/>
          <w:rtl/>
        </w:rPr>
        <w:t>ה</w:t>
      </w:r>
      <w:r>
        <w:rPr>
          <w:rtl/>
        </w:rPr>
        <w:t xml:space="preserve">, </w:t>
      </w:r>
      <w:ins w:id="91137" w:author="מנוע מכני" w:date="2026-10-11T12:04:39Z">
        <w:r>
          <w:rPr>
            <w:rtl/>
          </w:rPr>
          <w:t xml:space="preserve">דאמרו</w:t>
        </w:r>
      </w:ins>
      <w:del w:id="91138" w:author="מנוע מכני" w:date="2026-10-11T12:04:39Z">
        <w:r>
          <w:rPr>
            <w:rtl/>
          </w:rPr>
          <w:delText xml:space="preserve">דאמרי</w:delText>
        </w:r>
      </w:del>
      <w:r>
        <w:rPr>
          <w:rtl/>
        </w:rPr>
        <w:t xml:space="preserve">: אף חטאת שנתנה מתנה אחת כיפר, </w:t>
      </w:r>
      <w:ins w:id="97033" w:author="מנוע מכני" w:date="2026-10-11T12:04:39Z">
        <w:r>
          <w:rPr>
            <w:rtl/>
          </w:rPr>
          <w:t xml:space="preserve">ולמדים</w:t>
        </w:r>
      </w:ins>
      <w:del w:id="97034" w:author="מנוע מכני" w:date="2026-10-11T12:04:39Z">
        <w:r>
          <w:rPr>
            <w:rtl/>
          </w:rPr>
          <w:delText xml:space="preserve">וילפינן</w:delText>
        </w:r>
      </w:del>
      <w:r>
        <w:rPr>
          <w:rtl/>
        </w:rPr>
        <w:t xml:space="preserve"> </w:t>
      </w:r>
      <w:ins w:id="91135" w:author="מנוע מכני" w:date="2026-10-11T12:04:39Z">
        <w:r>
          <w:rPr>
            <w:rtl/>
          </w:rPr>
          <w:t xml:space="preserve">כולם</w:t>
        </w:r>
      </w:ins>
      <w:del w:id="91136" w:author="מנוע מכני" w:date="2026-10-11T12:04:39Z">
        <w:r>
          <w:rPr>
            <w:rtl/>
          </w:rPr>
          <w:delText xml:space="preserve">כולהו</w:delText>
        </w:r>
      </w:del>
      <w:r>
        <w:rPr>
          <w:rtl/>
        </w:rPr>
        <w:t xml:space="preserve"> מחטאת.</w:t>
      </w:r>
    </w:p>
    <w:p w:rsidR="00DA63EC" w:rsidRDefault="00DA63EC" w:rsidP="00DA63EC">
      <w:pPr>
        <w:pStyle w:val="affffd"/>
        <w:rPr>
          <w:del w:id="90038" w:author="מנוע עיצוב" w:date="2026-10-11T12:09:26Z"/>
          <w:rtl/>
        </w:rPr>
      </w:pPr>
      <w:del w:id="90037" w:author="מנוע עיצוב" w:date="2026-10-11T12:09:26Z">
        <w:r>
          <w:rPr>
            <w:rtl/>
          </w:rPr>
          <w:delText xml:space="preserve">׹</w:delText>
        </w:r>
      </w:del>
    </w:p>
    <w:p w:rsidR="00DA63EC" w:rsidRDefault="00DA63EC" w:rsidP="00DA63EC">
      <w:pPr>
        <w:pStyle w:val="affff1"/>
        <w:ind w:end="0"/>
        <w:rPr>
          <w:rtl/>
        </w:rPr>
        <w:pPrChange w:id="20082" w:author="קלוד" w:date="2026-10-11T09:07:24Z">
          <w:pPr>
            <w:pStyle w:val="affff1"/>
            <w:rPr>
              <w:rtl/>
            </w:rPr>
          </w:pPr>
        </w:pPrChange>
      </w:pPr>
      <w:ins w:id="9820" w:author="מספור קטעי משנה" w:date="2026-10-11T09:35:09Z">
        <w:r>
          <w:rPr>
            <w:rStyle w:val="MisparKeta"/>
          </w:rPr>
          <w:t xml:space="preserve">א. </w:t>
        </w:r>
      </w:ins>
      <w:r>
        <w:rPr>
          <w:rtl/>
        </w:rPr>
        <w:t>והחטאת - שתי מתנות.</w:t>
      </w:r>
    </w:p>
    <w:p>
      <w:pPr>
        <w:pStyle w:val="38"/>
        <w:rPr>
          <w:ins w:id="98772" w:author="מנוע מכני" w:date="2026-10-11T12:04:39Z"/>
        </w:rPr>
      </w:pPr>
      <w:r>
        <w:t>אר</w:t>
      </w:r>
      <w:r>
        <w:t>"</w:t>
      </w:r>
      <w:r>
        <w:t>ה</w:t>
      </w:r>
      <w:r>
        <w:t xml:space="preserve">:</w:t>
      </w:r>
    </w:p>
    <w:p w:rsidR="00DA63EC" w:rsidRDefault="00DA63EC" w:rsidP="00DA63EC">
      <w:pPr>
        <w:tabs>
          <w:tab w:val="left" w:pos="0"/>
          <w:tab w:val="center" w:pos="2835"/>
        </w:tabs>
        <w:rPr>
          <w:rtl/>
        </w:rPr>
      </w:pPr>
      <w:del w:id="98773" w:author="מנוע מכני" w:date="2026-10-11T12:04:39Z">
        <w:r>
          <w:rPr>
            <w:rtl/>
          </w:rPr>
          <w:delText xml:space="preserve"> </w:delText>
        </w:r>
      </w:del>
      <w:r>
        <w:rPr>
          <w:rtl/>
        </w:rPr>
        <w:t xml:space="preserve">מ"ט</w:t>
      </w:r>
      <w:r>
        <w:rPr>
          <w:rtl/>
        </w:rPr>
        <w:t xml:space="preserve"> דב"ש? </w:t>
      </w:r>
      <w:r>
        <w:rPr>
          <w:rFonts w:hint="cs"/>
          <w:rtl/>
        </w:rPr>
        <w:t>'</w:t>
      </w:r>
      <w:r>
        <w:rPr>
          <w:rtl/>
        </w:rPr>
        <w:t>קרנות קרנות קרנו</w:t>
      </w:r>
      <w:r>
        <w:rPr>
          <w:rFonts w:hint="cs"/>
          <w:rtl/>
        </w:rPr>
        <w:t>'</w:t>
      </w:r>
      <w:r>
        <w:rPr>
          <w:rtl/>
        </w:rPr>
        <w:t>ת - הרי כאן שש, ארבעה למצוה ושתים לעכב.</w:t>
      </w:r>
    </w:p>
    <w:p w:rsidR="00DA63EC" w:rsidRDefault="00DA63EC" w:rsidP="00DA63EC">
      <w:pPr>
        <w:tabs>
          <w:tab w:val="left" w:pos="0"/>
          <w:tab w:val="center" w:pos="2835"/>
        </w:tabs>
        <w:rPr>
          <w:rtl/>
        </w:rPr>
      </w:pPr>
      <w:r>
        <w:rPr>
          <w:rFonts w:hint="cs"/>
          <w:rtl/>
        </w:rPr>
        <w:lastRenderedPageBreak/>
        <w:t>וב</w:t>
      </w:r>
      <w:r>
        <w:rPr>
          <w:rtl/>
        </w:rPr>
        <w:t>"</w:t>
      </w:r>
      <w:r>
        <w:rPr>
          <w:rFonts w:hint="cs"/>
          <w:rtl/>
        </w:rPr>
        <w:t>ה</w:t>
      </w:r>
      <w:r w:rsidRPr="00464129">
        <w:rPr>
          <w:rStyle w:val="afffff0"/>
          <w:rtl/>
        </w:rPr>
        <w:t xml:space="preserve"> </w:t>
      </w:r>
      <w:r w:rsidRPr="00464129">
        <w:rPr>
          <w:rStyle w:val="afffff0"/>
          <w:rFonts w:hint="cs"/>
          <w:rtl/>
        </w:rPr>
        <w:t>'</w:t>
      </w:r>
      <w:r w:rsidRPr="00464129">
        <w:rPr>
          <w:rStyle w:val="afffff0"/>
          <w:rtl/>
        </w:rPr>
        <w:t>קרנת קרנת קרנות</w:t>
      </w:r>
      <w:r w:rsidRPr="00464129">
        <w:rPr>
          <w:rStyle w:val="afffff0"/>
          <w:rFonts w:hint="cs"/>
          <w:rtl/>
        </w:rPr>
        <w:t>'</w:t>
      </w:r>
      <w:r w:rsidRPr="00464129">
        <w:rPr>
          <w:rStyle w:val="afffff0"/>
          <w:rtl/>
        </w:rPr>
        <w:t xml:space="preserve"> </w:t>
      </w:r>
      <w:r>
        <w:rPr>
          <w:rtl/>
        </w:rPr>
        <w:t>- הרי כאן ארבע, שלש למצוה אחת לעכב.</w:t>
      </w:r>
    </w:p>
    <w:p>
      <w:pPr>
        <w:pStyle w:val="38"/>
        <w:rPr>
          <w:ins w:id="98774" w:author="מנוע מכני" w:date="2026-10-11T12:04:39Z"/>
        </w:rPr>
      </w:pPr>
      <w:r>
        <w:t xml:space="preserve">ואימא:</w:t>
      </w:r>
    </w:p>
    <w:p w:rsidR="00DA63EC" w:rsidRDefault="00DA63EC" w:rsidP="00DA63EC">
      <w:pPr>
        <w:tabs>
          <w:tab w:val="left" w:pos="0"/>
          <w:tab w:val="center" w:pos="2835"/>
        </w:tabs>
        <w:rPr>
          <w:b/>
          <w:bCs/>
          <w:rtl/>
        </w:rPr>
      </w:pPr>
      <w:del w:id="98775" w:author="מנוע מכני" w:date="2026-10-11T12:04:39Z">
        <w:r>
          <w:rPr>
            <w:rtl/>
          </w:rPr>
          <w:delText xml:space="preserve"> </w:delText>
        </w:r>
      </w:del>
      <w:ins w:id="91139" w:author="מנוע מכני" w:date="2026-10-11T12:04:39Z">
        <w:r>
          <w:rPr>
            <w:rtl/>
          </w:rPr>
          <w:t xml:space="preserve">כולם</w:t>
        </w:r>
      </w:ins>
      <w:del w:id="91140" w:author="מנוע מכני" w:date="2026-10-11T12:04:39Z">
        <w:r>
          <w:rPr>
            <w:rtl/>
          </w:rPr>
          <w:delText xml:space="preserve">כולהו</w:delText>
        </w:r>
      </w:del>
      <w:r>
        <w:rPr>
          <w:rtl/>
        </w:rPr>
        <w:t xml:space="preserve"> למצוה! כפרה בכדי </w:t>
      </w:r>
      <w:r>
        <w:rPr>
          <w:rtl/>
        </w:rPr>
        <w:t xml:space="preserve">לא</w:t>
      </w:r>
      <w:r>
        <w:rPr>
          <w:rtl/>
        </w:rPr>
        <w:t xml:space="preserve"> אשכחן.</w:t>
      </w:r>
    </w:p>
    <w:p>
      <w:pPr>
        <w:pStyle w:val="38"/>
        <w:rPr>
          <w:ins w:id="98776" w:author="מנוע מכני" w:date="2026-10-11T12:04:39Z"/>
        </w:rPr>
      </w:pPr>
      <w:r w:rsidRPr="003E6863">
        <w:t>וא</w:t>
      </w:r>
      <w:r w:rsidRPr="003E6863">
        <w:t>ב</w:t>
      </w:r>
      <w:r w:rsidRPr="003E6863">
        <w:t>"</w:t>
      </w:r>
      <w:r w:rsidRPr="003E6863">
        <w:t>א</w:t>
      </w:r>
      <w:r>
        <w:t xml:space="preserve">:</w:t>
      </w:r>
    </w:p>
    <w:p w:rsidR="00DA63EC" w:rsidRDefault="00DA63EC" w:rsidP="00DA63EC">
      <w:pPr>
        <w:tabs>
          <w:tab w:val="left" w:pos="0"/>
          <w:tab w:val="center" w:pos="2835"/>
        </w:tabs>
        <w:rPr>
          <w:rtl/>
        </w:rPr>
      </w:pPr>
      <w:del w:id="98777" w:author="מנוע מכני" w:date="2026-10-11T12:04:39Z">
        <w:r>
          <w:rPr>
            <w:rtl/>
          </w:rPr>
          <w:delText xml:space="preserve"> </w:delText>
        </w:r>
      </w:del>
      <w:r>
        <w:rPr>
          <w:rtl/>
        </w:rPr>
        <w:t xml:space="preserve">היינו טעמא דבית הלל, </w:t>
      </w:r>
      <w:ins w:id="96617" w:author="מנוע מכני" w:date="2026-10-11T12:04:39Z">
        <w:r>
          <w:rPr>
            <w:rtl/>
          </w:rPr>
          <w:t xml:space="preserve">הועיל</w:t>
        </w:r>
      </w:ins>
      <w:del w:id="96618" w:author="מנוע מכני" w:date="2026-10-11T12:04:39Z">
        <w:r>
          <w:rPr>
            <w:rtl/>
          </w:rPr>
          <w:delText xml:space="preserve">אהני</w:delText>
        </w:r>
      </w:del>
      <w:r>
        <w:rPr>
          <w:rtl/>
        </w:rPr>
        <w:t xml:space="preserve"> מקרא </w:t>
      </w:r>
      <w:ins w:id="96619" w:author="מנוע מכני" w:date="2026-10-11T12:04:39Z">
        <w:r>
          <w:rPr>
            <w:rtl/>
          </w:rPr>
          <w:t xml:space="preserve">והועיל</w:t>
        </w:r>
      </w:ins>
      <w:del w:id="96620" w:author="מנוע מכני" w:date="2026-10-11T12:04:39Z">
        <w:r>
          <w:rPr>
            <w:rtl/>
          </w:rPr>
          <w:delText xml:space="preserve">ואהני</w:delText>
        </w:r>
      </w:del>
      <w:r>
        <w:rPr>
          <w:rtl/>
        </w:rPr>
        <w:t xml:space="preserve"> מסורת, </w:t>
      </w:r>
      <w:ins w:id="96621" w:author="מנוע מכני" w:date="2026-10-11T12:04:39Z">
        <w:r>
          <w:rPr>
            <w:rtl/>
          </w:rPr>
          <w:t xml:space="preserve">הועיל</w:t>
        </w:r>
      </w:ins>
      <w:del w:id="96622" w:author="מנוע מכני" w:date="2026-10-11T12:04:39Z">
        <w:r>
          <w:rPr>
            <w:rtl/>
          </w:rPr>
          <w:delText xml:space="preserve">אהני</w:delText>
        </w:r>
      </w:del>
      <w:r>
        <w:rPr>
          <w:rtl/>
        </w:rPr>
        <w:t xml:space="preserve"> מקרא לטפויי </w:t>
      </w:r>
      <w:ins w:id="92837" w:author="מנוע מכני" w:date="2026-10-11T12:04:39Z">
        <w:r>
          <w:rPr>
            <w:rtl/>
          </w:rPr>
          <w:t xml:space="preserve">אחת</w:t>
        </w:r>
      </w:ins>
      <w:del w:id="92838" w:author="מנוע מכני" w:date="2026-10-11T12:04:39Z">
        <w:r>
          <w:rPr>
            <w:rtl/>
          </w:rPr>
          <w:delText xml:space="preserve">חדא</w:delText>
        </w:r>
      </w:del>
      <w:r>
        <w:rPr>
          <w:rtl/>
        </w:rPr>
        <w:t xml:space="preserve">, </w:t>
      </w:r>
      <w:ins w:id="96623" w:author="מנוע מכני" w:date="2026-10-11T12:04:39Z">
        <w:r>
          <w:rPr>
            <w:rtl/>
          </w:rPr>
          <w:t xml:space="preserve">והועיל</w:t>
        </w:r>
      </w:ins>
      <w:del w:id="96624" w:author="מנוע מכני" w:date="2026-10-11T12:04:39Z">
        <w:r>
          <w:rPr>
            <w:rtl/>
          </w:rPr>
          <w:delText xml:space="preserve">ואהני</w:delText>
        </w:r>
      </w:del>
      <w:r>
        <w:rPr>
          <w:rtl/>
        </w:rPr>
        <w:t xml:space="preserve"> מסורת לבצורי </w:t>
      </w:r>
      <w:ins w:id="92839" w:author="מנוע מכני" w:date="2026-10-11T12:04:39Z">
        <w:r>
          <w:rPr>
            <w:rtl/>
          </w:rPr>
          <w:t xml:space="preserve">אחת</w:t>
        </w:r>
      </w:ins>
      <w:del w:id="92840" w:author="מנוע מכני" w:date="2026-10-11T12:04:39Z">
        <w:r>
          <w:rPr>
            <w:rtl/>
          </w:rPr>
          <w:delText xml:space="preserve">חדא</w:delText>
        </w:r>
      </w:del>
      <w:r>
        <w:rPr>
          <w:rtl/>
        </w:rPr>
        <w:t xml:space="preserve">.</w:t>
      </w:r>
    </w:p>
    <w:p>
      <w:pPr>
        <w:pStyle w:val="38"/>
        <w:rPr>
          <w:ins w:id="98778" w:author="מנוע מכני" w:date="2026-10-11T12:04:39Z"/>
        </w:rPr>
      </w:pPr>
      <w:r w:rsidRPr="00FE1B89">
        <w:t xml:space="preserve">אלא</w:t>
      </w:r>
    </w:p>
    <w:p w:rsidR="00DA63EC" w:rsidRPr="00FE1B89" w:rsidRDefault="00DA63EC" w:rsidP="00DA63EC">
      <w:pPr>
        <w:tabs>
          <w:tab w:val="left" w:pos="0"/>
          <w:tab w:val="center" w:pos="2835"/>
        </w:tabs>
        <w:rPr>
          <w:spacing w:val="-8"/>
          <w:rtl/>
        </w:rPr>
      </w:pPr>
      <w:del w:id="98779" w:author="מנוע מכני" w:date="2026-10-11T12:04:39Z">
        <w:r w:rsidRPr="00FE1B89">
          <w:rPr>
            <w:spacing w:val="-8"/>
            <w:rtl/>
          </w:rPr>
          <w:delText xml:space="preserve"> </w:delText>
        </w:r>
      </w:del>
      <w:r w:rsidRPr="00FE1B89">
        <w:rPr>
          <w:spacing w:val="-8"/>
          <w:rtl/>
        </w:rPr>
        <w:t xml:space="preserve">מעתה,</w:t>
      </w:r>
      <w:r w:rsidRPr="00FE1B89">
        <w:rPr>
          <w:rStyle w:val="afffff0"/>
          <w:spacing w:val="-8"/>
          <w:rtl/>
        </w:rPr>
        <w:t xml:space="preserve"> </w:t>
      </w:r>
      <w:r w:rsidRPr="00FE1B89">
        <w:rPr>
          <w:rStyle w:val="afffff0"/>
          <w:rFonts w:hint="cs"/>
          <w:spacing w:val="-8"/>
          <w:rtl/>
        </w:rPr>
        <w:t>'</w:t>
      </w:r>
      <w:r w:rsidRPr="00FE1B89">
        <w:rPr>
          <w:rStyle w:val="afffff0"/>
          <w:spacing w:val="-8"/>
          <w:rtl/>
        </w:rPr>
        <w:t>לטטפת לטטפת לטוטפות</w:t>
      </w:r>
      <w:r w:rsidRPr="00FE1B89">
        <w:rPr>
          <w:rStyle w:val="afffff0"/>
          <w:rFonts w:hint="cs"/>
          <w:spacing w:val="-8"/>
          <w:rtl/>
        </w:rPr>
        <w:t>'</w:t>
      </w:r>
      <w:r w:rsidRPr="00FE1B89">
        <w:rPr>
          <w:rStyle w:val="afffff0"/>
          <w:spacing w:val="-8"/>
          <w:rtl/>
        </w:rPr>
        <w:t xml:space="preserve"> </w:t>
      </w:r>
      <w:r w:rsidRPr="00FE1B89">
        <w:rPr>
          <w:spacing w:val="-8"/>
          <w:rtl/>
        </w:rPr>
        <w:t xml:space="preserve">- הרי כאן ארבע, </w:t>
      </w:r>
      <w:ins w:id="96625" w:author="מנוע מכני" w:date="2026-10-11T12:04:39Z">
        <w:r>
          <w:rPr>
            <w:spacing w:val="-8"/>
            <w:rtl/>
          </w:rPr>
          <w:t xml:space="preserve">הועיל</w:t>
        </w:r>
      </w:ins>
      <w:del w:id="96626" w:author="מנוע מכני" w:date="2026-10-11T12:04:39Z">
        <w:r w:rsidRPr="00FE1B89">
          <w:rPr>
            <w:spacing w:val="-8"/>
            <w:rtl/>
          </w:rPr>
          <w:delText xml:space="preserve">אהני</w:delText>
        </w:r>
      </w:del>
      <w:r w:rsidRPr="00FE1B89">
        <w:rPr>
          <w:spacing w:val="-8"/>
          <w:rtl/>
        </w:rPr>
        <w:t xml:space="preserve"> קרא </w:t>
      </w:r>
      <w:ins w:id="96627" w:author="מנוע מכני" w:date="2026-10-11T12:04:39Z">
        <w:r>
          <w:rPr>
            <w:spacing w:val="-8"/>
            <w:rtl/>
          </w:rPr>
          <w:t xml:space="preserve">והועיל</w:t>
        </w:r>
      </w:ins>
      <w:del w:id="96628" w:author="מנוע מכני" w:date="2026-10-11T12:04:39Z">
        <w:r w:rsidRPr="00FE1B89">
          <w:rPr>
            <w:spacing w:val="-8"/>
            <w:rtl/>
          </w:rPr>
          <w:delText xml:space="preserve">ואהני</w:delText>
        </w:r>
      </w:del>
      <w:r w:rsidRPr="00FE1B89">
        <w:rPr>
          <w:spacing w:val="-8"/>
          <w:rtl/>
        </w:rPr>
        <w:t xml:space="preserve"> מסורת, חמשה בתי בעי </w:t>
      </w:r>
      <w:ins w:id="97447" w:author="מנוע מכני" w:date="2026-10-11T12:04:39Z">
        <w:r>
          <w:rPr>
            <w:spacing w:val="-8"/>
            <w:rtl/>
          </w:rPr>
          <w:t xml:space="preserve">לעשות</w:t>
        </w:r>
      </w:ins>
      <w:del w:id="97448" w:author="מנוע מכני" w:date="2026-10-11T12:04:39Z">
        <w:r w:rsidRPr="00FE1B89">
          <w:rPr>
            <w:spacing w:val="-8"/>
            <w:rtl/>
          </w:rPr>
          <w:delText xml:space="preserve">למיעבד</w:delText>
        </w:r>
      </w:del>
      <w:r w:rsidRPr="00FE1B89">
        <w:rPr>
          <w:spacing w:val="-8"/>
          <w:rtl/>
        </w:rPr>
        <w:t xml:space="preserve">! </w:t>
      </w:r>
    </w:p>
    <w:p>
      <w:pPr>
        <w:pStyle w:val="38"/>
        <w:rPr>
          <w:ins w:id="98780" w:author="מנוע מכני" w:date="2026-10-11T12:04:39Z"/>
        </w:rPr>
      </w:pPr>
      <w:r>
        <w:t xml:space="preserve">- סבר </w:t>
      </w:r>
      <w:r>
        <w:t>כר</w:t>
      </w:r>
      <w:r>
        <w:t>"</w:t>
      </w:r>
      <w:r>
        <w:t>ע</w:t>
      </w:r>
      <w:r>
        <w:t xml:space="preserve"> דאמר:</w:t>
      </w:r>
    </w:p>
    <w:p w:rsidR="00DA63EC" w:rsidRDefault="00DA63EC" w:rsidP="00DA63EC">
      <w:pPr>
        <w:pStyle w:val="affffb"/>
        <w:rPr>
          <w:rtl/>
        </w:rPr>
      </w:pPr>
      <w:del w:id="98781" w:author="מנוע מכני" w:date="2026-10-11T12:04:39Z">
        <w:r>
          <w:rPr>
            <w:rtl/>
          </w:rPr>
          <w:delText xml:space="preserve"> </w:delText>
        </w:r>
      </w:del>
      <w:r>
        <w:rPr>
          <w:rtl/>
        </w:rPr>
        <w:t xml:space="preserve">טט בכתפי שתים, פת באפריקי שתים.</w:t>
      </w:r>
    </w:p>
    <w:p w:rsidR="00DA63EC" w:rsidRDefault="00DA63EC" w:rsidP="00DA63EC">
      <w:pPr>
        <w:tabs>
          <w:tab w:val="left" w:pos="0"/>
          <w:tab w:val="center" w:pos="2835"/>
        </w:tabs>
        <w:rPr>
          <w:rtl/>
        </w:rPr>
      </w:pPr>
    </w:p>
    <w:p>
      <w:pPr>
        <w:pStyle w:val="38"/>
        <w:rPr>
          <w:ins w:id="98782" w:author="מנוע מכני" w:date="2026-10-11T12:04:39Z"/>
        </w:rPr>
      </w:pPr>
      <w:r>
        <w:t xml:space="preserve">אלא</w:t>
      </w:r>
    </w:p>
    <w:p w:rsidR="00DA63EC" w:rsidRDefault="00DA63EC" w:rsidP="00DA63EC">
      <w:pPr>
        <w:tabs>
          <w:tab w:val="left" w:pos="0"/>
          <w:tab w:val="center" w:pos="2835"/>
        </w:tabs>
        <w:rPr>
          <w:rtl/>
        </w:rPr>
      </w:pPr>
      <w:del w:id="98783" w:author="מנוע מכני" w:date="2026-10-11T12:04:39Z">
        <w:r>
          <w:rPr>
            <w:rtl/>
          </w:rPr>
          <w:delText xml:space="preserve"> </w:delText>
        </w:r>
      </w:del>
      <w:r>
        <w:rPr>
          <w:rtl/>
        </w:rPr>
        <w:t xml:space="preserve">מעתה,</w:t>
      </w:r>
      <w:r w:rsidRPr="00464129">
        <w:rPr>
          <w:rStyle w:val="afffff0"/>
          <w:rtl/>
        </w:rPr>
        <w:t xml:space="preserve"> </w:t>
      </w:r>
      <w:r w:rsidRPr="00464129">
        <w:rPr>
          <w:rStyle w:val="afffff0"/>
          <w:rFonts w:hint="cs"/>
          <w:rtl/>
        </w:rPr>
        <w:t>'</w:t>
      </w:r>
      <w:r w:rsidRPr="00464129">
        <w:rPr>
          <w:rStyle w:val="afffff0"/>
          <w:rtl/>
        </w:rPr>
        <w:t>בסכת בסכת בסוכות</w:t>
      </w:r>
      <w:r w:rsidRPr="00464129">
        <w:rPr>
          <w:rStyle w:val="afffff0"/>
          <w:rFonts w:hint="cs"/>
          <w:rtl/>
        </w:rPr>
        <w:t>'</w:t>
      </w:r>
      <w:r w:rsidRPr="00464129">
        <w:rPr>
          <w:rStyle w:val="afffff0"/>
          <w:rtl/>
        </w:rPr>
        <w:t>,</w:t>
      </w:r>
      <w:r>
        <w:rPr>
          <w:rtl/>
        </w:rPr>
        <w:t xml:space="preserve"> </w:t>
      </w:r>
      <w:ins w:id="96629" w:author="מנוע מכני" w:date="2026-10-11T12:04:39Z">
        <w:r>
          <w:rPr>
            <w:rtl/>
          </w:rPr>
          <w:t xml:space="preserve">הועיל</w:t>
        </w:r>
      </w:ins>
      <w:del w:id="96630" w:author="מנוע מכני" w:date="2026-10-11T12:04:39Z">
        <w:r>
          <w:rPr>
            <w:rtl/>
          </w:rPr>
          <w:delText xml:space="preserve">אהני</w:delText>
        </w:r>
      </w:del>
      <w:r>
        <w:rPr>
          <w:rtl/>
        </w:rPr>
        <w:t xml:space="preserve"> מקרא </w:t>
      </w:r>
      <w:ins w:id="96631" w:author="מנוע מכני" w:date="2026-10-11T12:04:39Z">
        <w:r>
          <w:rPr>
            <w:rtl/>
          </w:rPr>
          <w:t xml:space="preserve">והועיל</w:t>
        </w:r>
      </w:ins>
      <w:del w:id="96632" w:author="מנוע מכני" w:date="2026-10-11T12:04:39Z">
        <w:r>
          <w:rPr>
            <w:rtl/>
          </w:rPr>
          <w:delText xml:space="preserve">ואהני</w:delText>
        </w:r>
      </w:del>
      <w:r>
        <w:rPr>
          <w:rtl/>
        </w:rPr>
        <w:t xml:space="preserve"> מסורת, חמשא </w:t>
      </w:r>
      <w:ins w:id="90101" w:author="Claude - סמנטי" w:date="2026-10-11T12:26:16Z">
        <w:r>
          <w:rPr>
            <w:rtl/>
          </w:rPr>
          <w:t xml:space="preserve">דפנות</w:t>
        </w:r>
      </w:ins>
      <w:del w:id="90102" w:author="Claude - סמנטי" w:date="2026-10-11T12:26:16Z">
        <w:r>
          <w:rPr>
            <w:rtl/>
          </w:rPr>
          <w:delText xml:space="preserve">דפנתא</w:delText>
        </w:r>
      </w:del>
      <w:r>
        <w:rPr>
          <w:rtl/>
        </w:rPr>
        <w:t xml:space="preserve"> בעי </w:t>
      </w:r>
      <w:ins w:id="97449" w:author="מנוע מכני" w:date="2026-10-11T12:04:39Z">
        <w:r>
          <w:rPr>
            <w:rtl/>
          </w:rPr>
          <w:t xml:space="preserve">לעשות</w:t>
        </w:r>
      </w:ins>
      <w:del w:id="97450" w:author="מנוע מכני" w:date="2026-10-11T12:04:39Z">
        <w:r>
          <w:rPr>
            <w:rtl/>
          </w:rPr>
          <w:delText xml:space="preserve">למיעבד</w:delText>
        </w:r>
      </w:del>
      <w:r>
        <w:rPr>
          <w:rtl/>
        </w:rPr>
        <w:t xml:space="preserve">! </w:t>
      </w:r>
    </w:p>
    <w:p w:rsidR="00DA63EC" w:rsidRDefault="00DA63EC" w:rsidP="00DA63EC">
      <w:pPr>
        <w:pStyle w:val="afff3"/>
        <w:framePr w:wrap="around"/>
        <w:rPr>
          <w:rtl/>
        </w:rPr>
      </w:pPr>
      <w:r>
        <w:rPr>
          <w:rFonts w:hint="cs"/>
          <w:rtl/>
        </w:rPr>
        <w:t xml:space="preserve">לח. </w:t>
      </w:r>
    </w:p>
    <w:p>
      <w:pPr>
        <w:pStyle w:val="38"/>
        <w:rPr>
          <w:ins w:id="101563" w:author="מנוע מכני" w:date="2026-10-11T12:04:39Z"/>
        </w:rPr>
      </w:pPr>
      <w:ins w:id="91141" w:author="מנוע מכני" w:date="2026-10-11T12:04:39Z">
        <w:r>
          <w:t xml:space="preserve">שם</w:t>
        </w:r>
      </w:ins>
      <w:del w:id="91142" w:author="מנוע מכני" w:date="2026-10-11T12:04:39Z">
        <w:r>
          <w:delText xml:space="preserve">התם</w:delText>
        </w:r>
      </w:del>
      <w:r>
        <w:t xml:space="preserve"> חד קרא </w:t>
      </w:r>
      <w:ins w:id="96177" w:author="מנוע מכני" w:date="2026-10-11T12:04:39Z">
        <w:r>
          <w:t xml:space="preserve">כולו</w:t>
        </w:r>
      </w:ins>
      <w:del w:id="96178" w:author="מנוע מכני" w:date="2026-10-11T12:04:39Z">
        <w:r>
          <w:delText xml:space="preserve">כוליה</w:delText>
        </w:r>
      </w:del>
      <w:r>
        <w:t xml:space="preserve"> </w:t>
      </w:r>
      <w:ins w:id="96179" w:author="מנוע מכני" w:date="2026-10-11T12:04:39Z">
        <w:r>
          <w:t xml:space="preserve">לגופו</w:t>
        </w:r>
      </w:ins>
      <w:del w:id="96180" w:author="מנוע מכני" w:date="2026-10-11T12:04:39Z">
        <w:r>
          <w:delText xml:space="preserve">לגופיה</w:delText>
        </w:r>
      </w:del>
      <w:r>
        <w:t xml:space="preserve">,</w:t>
      </w:r>
    </w:p>
    <w:p w:rsidR="00DA63EC" w:rsidRDefault="00DA63EC" w:rsidP="00DA63EC">
      <w:pPr>
        <w:tabs>
          <w:tab w:val="left" w:pos="0"/>
          <w:tab w:val="center" w:pos="2835"/>
        </w:tabs>
        <w:rPr>
          <w:rtl/>
        </w:rPr>
      </w:pPr>
      <w:del w:id="101564" w:author="מנוע מכני" w:date="2026-10-11T12:04:39Z">
        <w:r>
          <w:rPr>
            <w:rtl/>
          </w:rPr>
          <w:delText xml:space="preserve"> </w:delText>
        </w:r>
      </w:del>
      <w:r>
        <w:rPr>
          <w:rtl/>
        </w:rPr>
        <w:t xml:space="preserve">וחד לסככה, אתאי הלכתא וגרעתה לשלישית ואוקימתה אטפח.</w:t>
      </w:r>
    </w:p>
    <w:p>
      <w:pPr>
        <w:pStyle w:val="38"/>
        <w:rPr>
          <w:ins w:id="98784" w:author="מנוע מכני" w:date="2026-10-11T12:04:39Z"/>
        </w:rPr>
      </w:pPr>
      <w:r>
        <w:t xml:space="preserve">אלא</w:t>
      </w:r>
    </w:p>
    <w:p w:rsidR="00DA63EC" w:rsidRDefault="00DA63EC" w:rsidP="00DA63EC">
      <w:pPr>
        <w:tabs>
          <w:tab w:val="left" w:pos="0"/>
          <w:tab w:val="center" w:pos="2835"/>
        </w:tabs>
        <w:rPr>
          <w:rtl/>
        </w:rPr>
      </w:pPr>
      <w:del w:id="98785" w:author="מנוע מכני" w:date="2026-10-11T12:04:39Z">
        <w:r>
          <w:rPr>
            <w:rtl/>
          </w:rPr>
          <w:delText xml:space="preserve"> </w:delText>
        </w:r>
      </w:del>
      <w:r>
        <w:rPr>
          <w:rtl/>
        </w:rPr>
        <w:t xml:space="preserve">מעתה, וטמאה שבועים, שבעים, </w:t>
      </w:r>
      <w:ins w:id="96633" w:author="מנוע מכני" w:date="2026-10-11T12:04:39Z">
        <w:r>
          <w:rPr>
            <w:rtl/>
          </w:rPr>
          <w:t xml:space="preserve">הועיל</w:t>
        </w:r>
      </w:ins>
      <w:del w:id="96634" w:author="מנוע מכני" w:date="2026-10-11T12:04:39Z">
        <w:r>
          <w:rPr>
            <w:rtl/>
          </w:rPr>
          <w:delText xml:space="preserve">אהני</w:delText>
        </w:r>
      </w:del>
      <w:r>
        <w:rPr>
          <w:rtl/>
        </w:rPr>
        <w:t xml:space="preserve"> קרא </w:t>
      </w:r>
      <w:ins w:id="96635" w:author="מנוע מכני" w:date="2026-10-11T12:04:39Z">
        <w:r>
          <w:rPr>
            <w:rtl/>
          </w:rPr>
          <w:t xml:space="preserve">והועיל</w:t>
        </w:r>
      </w:ins>
      <w:del w:id="96636" w:author="מנוע מכני" w:date="2026-10-11T12:04:39Z">
        <w:r>
          <w:rPr>
            <w:rtl/>
          </w:rPr>
          <w:delText xml:space="preserve">ואהני</w:delText>
        </w:r>
      </w:del>
      <w:r>
        <w:rPr>
          <w:rtl/>
        </w:rPr>
        <w:t xml:space="preserve"> מסורת, ארבעים ותרין בעיא </w:t>
      </w:r>
      <w:ins w:id="97451" w:author="מנוע מכני" w:date="2026-10-11T12:04:39Z">
        <w:r>
          <w:rPr>
            <w:rtl/>
          </w:rPr>
          <w:t xml:space="preserve">לשבת</w:t>
        </w:r>
      </w:ins>
      <w:del w:id="97452" w:author="מנוע מכני" w:date="2026-10-11T12:04:39Z">
        <w:r>
          <w:rPr>
            <w:rtl/>
          </w:rPr>
          <w:delText xml:space="preserve">למיתב</w:delText>
        </w:r>
      </w:del>
      <w:r>
        <w:rPr>
          <w:rtl/>
        </w:rPr>
        <w:t xml:space="preserve">! </w:t>
      </w:r>
    </w:p>
    <w:p w:rsidR="00DA63EC" w:rsidRDefault="00DA63EC" w:rsidP="00DA63EC">
      <w:pPr>
        <w:pStyle w:val="affffb"/>
        <w:rPr>
          <w:rtl/>
        </w:rPr>
      </w:pPr>
      <w:r>
        <w:rPr>
          <w:rtl/>
        </w:rPr>
        <w:t xml:space="preserve">- שאני </w:t>
      </w:r>
      <w:ins w:id="91143" w:author="מנוע מכני" w:date="2026-10-11T12:04:39Z">
        <w:r>
          <w:rPr>
            <w:rtl/>
          </w:rPr>
          <w:t xml:space="preserve">שם</w:t>
        </w:r>
      </w:ins>
      <w:del w:id="91144" w:author="מנוע מכני" w:date="2026-10-11T12:04:39Z">
        <w:r>
          <w:rPr>
            <w:rtl/>
          </w:rPr>
          <w:delText xml:space="preserve">התם</w:delText>
        </w:r>
      </w:del>
      <w:r>
        <w:rPr>
          <w:rtl/>
        </w:rPr>
        <w:t xml:space="preserve">, דכתי': כנדתה.</w:t>
      </w:r>
    </w:p>
    <w:p>
      <w:pPr>
        <w:pStyle w:val="afffff8"/>
        <w:rPr>
          <w:ins w:id="90479" w:author="קלוד" w:date="2026-10-11T12:29:36Z"/>
        </w:rPr>
      </w:pPr>
      <w:ins w:id="90480" w:author="קלוד" w:date="2026-10-11T12:29:36Z">
        <w:r>
          <w:rPr>
            <w:color w:val="7B3F00"/>
          </w:rPr>
          <w:t xml:space="preserve">'וכפר וכפר וכפר' - מתנות פחותות מכפרות</w:t>
        </w:r>
      </w:ins>
    </w:p>
    <w:p>
      <w:pPr>
        <w:pStyle w:val="38"/>
        <w:rPr>
          <w:ins w:id="98786" w:author="מנוע מכני" w:date="2026-10-11T12:04:39Z"/>
        </w:rPr>
      </w:pPr>
      <w:r>
        <w:t xml:space="preserve">ותנא </w:t>
      </w:r>
      <w:ins w:id="97035" w:author="מנוע מכני" w:date="2026-10-11T12:04:39Z">
        <w:r>
          <w:t xml:space="preserve">מביא</w:t>
        </w:r>
      </w:ins>
      <w:del w:id="97036" w:author="מנוע מכני" w:date="2026-10-11T12:04:39Z">
        <w:r>
          <w:delText xml:space="preserve">מייתי</w:delText>
        </w:r>
      </w:del>
      <w:r>
        <w:t xml:space="preserve"> </w:t>
      </w:r>
      <w:ins w:id="91145" w:author="מנוע מכני" w:date="2026-10-11T12:04:39Z">
        <w:r>
          <w:t xml:space="preserve">מכאן</w:t>
        </w:r>
      </w:ins>
      <w:del w:id="91146" w:author="מנוע מכני" w:date="2026-10-11T12:04:39Z">
        <w:r>
          <w:delText xml:space="preserve">מהכא</w:delText>
        </w:r>
      </w:del>
      <w:r>
        <w:t xml:space="preserve">:</w:t>
      </w:r>
    </w:p>
    <w:p w:rsidR="00DA63EC" w:rsidRDefault="00DA63EC" w:rsidP="00DA63EC">
      <w:pPr>
        <w:tabs>
          <w:tab w:val="left" w:pos="0"/>
          <w:tab w:val="center" w:pos="2835"/>
        </w:tabs>
        <w:rPr>
          <w:rtl/>
        </w:rPr>
      </w:pPr>
      <w:del w:id="98787" w:author="מנוע מכני" w:date="2026-10-11T12:04:39Z">
        <w:r>
          <w:rPr>
            <w:rtl/>
          </w:rPr>
          <w:delText xml:space="preserve"> </w:delText>
        </w:r>
      </w:del>
      <w:r>
        <w:rPr>
          <w:rtl/>
        </w:rPr>
        <w:t xml:space="preserve">וכפר וכפר וכפר, מפני הדין, שיכול והלא דין הוא: נאמרו דמים למטה ונאמרו דמים למעלה, מה מתן דמים האמורים למטה - שנתנן במתנה אחת כיפר, אף דמים האמורים למעלה - שנתנן במתנה אחת כיפר</w:t>
      </w:r>
      <w:ins w:id="94461" w:author="מנוע מכני" w:date="2026-10-11T12:04:39Z">
        <w:r>
          <w:rPr>
            <w:rtl/>
          </w:rPr>
          <w:t xml:space="preserve">,</w:t>
        </w:r>
      </w:ins>
      <w:del w:id="94462"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או כלך לדרך זו: נאמרו דמים בפנים ונאמרו דמים בחוץ, מה דמים האמורים בפנים - חיסר אחת מן המתנות </w:t>
      </w:r>
      <w:r>
        <w:rPr>
          <w:rtl/>
        </w:rPr>
        <w:t xml:space="preserve">לא</w:t>
      </w:r>
      <w:r>
        <w:rPr>
          <w:rtl/>
        </w:rPr>
        <w:t xml:space="preserve"> עשה ולא כלום, אף דמים האמורין בחוץ - חיסר אחת מן המתנות </w:t>
      </w:r>
      <w:r>
        <w:rPr>
          <w:rtl/>
        </w:rPr>
        <w:t xml:space="preserve">לא</w:t>
      </w:r>
      <w:r>
        <w:rPr>
          <w:rtl/>
        </w:rPr>
        <w:t xml:space="preserve"> עשה ולא כלום! </w:t>
      </w:r>
    </w:p>
    <w:p w:rsidR="00DA63EC" w:rsidRDefault="00DA63EC" w:rsidP="00DA63EC">
      <w:pPr>
        <w:tabs>
          <w:tab w:val="left" w:pos="0"/>
          <w:tab w:val="center" w:pos="2835"/>
        </w:tabs>
        <w:rPr>
          <w:rtl/>
        </w:rPr>
      </w:pPr>
      <w:r>
        <w:rPr>
          <w:rtl/>
        </w:rPr>
        <w:t xml:space="preserve">נראה למי דומה? דנין חוץ מחוץ ואין דנין חוץ מבפנים, או כלך לדרך זו: דנין חטאת וארבע קרנות מחטאת וארבע קרנות, ואל יוכיח חוץ שאין חטאת וארבע קרנות! </w:t>
      </w:r>
    </w:p>
    <w:p>
      <w:pPr>
        <w:pStyle w:val="38"/>
        <w:rPr>
          <w:ins w:id="98788" w:author="מנוע מכני" w:date="2026-10-11T12:04:39Z"/>
        </w:rPr>
      </w:pPr>
      <w:r>
        <w:t>ת</w:t>
      </w:r>
      <w:r>
        <w:t>"</w:t>
      </w:r>
      <w:r>
        <w:t>ל</w:t>
      </w:r>
      <w:r>
        <w:t>:</w:t>
      </w:r>
    </w:p>
    <w:p w:rsidR="00DA63EC" w:rsidRDefault="00DA63EC" w:rsidP="00DA63EC">
      <w:pPr>
        <w:tabs>
          <w:tab w:val="left" w:pos="0"/>
          <w:tab w:val="center" w:pos="2835"/>
        </w:tabs>
        <w:rPr>
          <w:rtl/>
        </w:rPr>
      </w:pPr>
      <w:del w:id="98789"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וכפר וכפר וכפר</w:t>
      </w:r>
      <w:r w:rsidRPr="00464129">
        <w:rPr>
          <w:rStyle w:val="afffff0"/>
          <w:rFonts w:hint="cs"/>
          <w:rtl/>
        </w:rPr>
        <w:t>'</w:t>
      </w:r>
      <w:r w:rsidRPr="00464129">
        <w:rPr>
          <w:rStyle w:val="afffff0"/>
          <w:rtl/>
        </w:rPr>
        <w:t xml:space="preserve">, </w:t>
      </w:r>
      <w:r w:rsidRPr="00464129">
        <w:rPr>
          <w:rStyle w:val="afffff0"/>
          <w:rFonts w:hint="cs"/>
          <w:rtl/>
        </w:rPr>
        <w:t>'</w:t>
      </w:r>
      <w:ins w:id="90655" w:author="Claude - סמנטי" w:date="2026-10-11T12:26:16Z">
        <w:r>
          <w:rPr>
            <w:rStyle w:val="afffff0"/>
            <w:rtl/>
          </w:rPr>
          <w:t xml:space="preserve">וְכִפֶּר</w:t>
        </w:r>
      </w:ins>
      <w:del w:id="90656" w:author="Claude - סמנטי" w:date="2026-10-11T12:26:16Z">
        <w:r w:rsidRPr="00464129">
          <w:rPr>
            <w:rStyle w:val="afffff0"/>
            <w:rtl/>
          </w:rPr>
          <w:delText xml:space="preserve">וכפר</w:delText>
        </w:r>
      </w:del>
      <w:r w:rsidRPr="00464129">
        <w:rPr>
          <w:rStyle w:val="afffff0"/>
          <w:rFonts w:hint="cs"/>
          <w:rtl/>
        </w:rPr>
        <w:t>'</w:t>
      </w:r>
      <w:r w:rsidRPr="00464129">
        <w:rPr>
          <w:rStyle w:val="afffff0"/>
          <w:rtl/>
        </w:rPr>
        <w:t xml:space="preserve"> </w:t>
      </w:r>
      <w:r>
        <w:rPr>
          <w:rtl/>
        </w:rPr>
        <w:t xml:space="preserve">- </w:t>
      </w:r>
      <w:ins w:id="93991" w:author="מנוע מכני" w:date="2026-10-11T12:04:39Z">
        <w:r>
          <w:rPr>
            <w:rtl/>
          </w:rPr>
          <w:t xml:space="preserve">אף</w:t>
        </w:r>
      </w:ins>
      <w:del w:id="93992" w:author="מנוע מכני" w:date="2026-10-11T12:04:39Z">
        <w:r>
          <w:rPr>
            <w:rtl/>
          </w:rPr>
          <w:delText xml:space="preserve">אע"פ</w:delText>
        </w:r>
      </w:del>
      <w:r>
        <w:rPr>
          <w:rtl/>
        </w:rPr>
        <w:t xml:space="preserve"> שלא נתן אלא שלש,</w:t>
      </w:r>
      <w:r w:rsidRPr="00464129">
        <w:rPr>
          <w:rStyle w:val="afffff0"/>
          <w:rtl/>
        </w:rPr>
        <w:t xml:space="preserve"> </w:t>
      </w:r>
      <w:r w:rsidRPr="00464129">
        <w:rPr>
          <w:rStyle w:val="afffff0"/>
          <w:rFonts w:hint="cs"/>
          <w:rtl/>
        </w:rPr>
        <w:t>'</w:t>
      </w:r>
      <w:ins w:id="90653" w:author="Claude - סמנטי" w:date="2026-10-11T12:26:16Z">
        <w:r>
          <w:rPr>
            <w:rStyle w:val="afffff0"/>
            <w:rtl/>
          </w:rPr>
          <w:t xml:space="preserve">וְכִפֶּר</w:t>
        </w:r>
      </w:ins>
      <w:del w:id="90654" w:author="Claude - סמנטי" w:date="2026-10-11T12:26:16Z">
        <w:r w:rsidRPr="00464129">
          <w:rPr>
            <w:rStyle w:val="afffff0"/>
            <w:rtl/>
          </w:rPr>
          <w:delText xml:space="preserve">וכפר</w:delText>
        </w:r>
      </w:del>
      <w:r w:rsidRPr="00464129">
        <w:rPr>
          <w:rStyle w:val="afffff0"/>
          <w:rFonts w:hint="cs"/>
          <w:rtl/>
        </w:rPr>
        <w:t>'</w:t>
      </w:r>
      <w:r w:rsidRPr="00464129">
        <w:rPr>
          <w:rStyle w:val="afffff0"/>
          <w:rtl/>
        </w:rPr>
        <w:t xml:space="preserve"> </w:t>
      </w:r>
      <w:r>
        <w:rPr>
          <w:rtl/>
        </w:rPr>
        <w:t xml:space="preserve">- </w:t>
      </w:r>
      <w:ins w:id="93993" w:author="מנוע מכני" w:date="2026-10-11T12:04:39Z">
        <w:r>
          <w:rPr>
            <w:rtl/>
          </w:rPr>
          <w:t xml:space="preserve">אף</w:t>
        </w:r>
      </w:ins>
      <w:del w:id="93994" w:author="מנוע מכני" w:date="2026-10-11T12:04:39Z">
        <w:r>
          <w:rPr>
            <w:rtl/>
          </w:rPr>
          <w:delText xml:space="preserve">אע"פ</w:delText>
        </w:r>
      </w:del>
      <w:r>
        <w:rPr>
          <w:rtl/>
        </w:rPr>
        <w:t xml:space="preserve"> שלא נתן אלא שתים,</w:t>
      </w:r>
      <w:r w:rsidRPr="00464129">
        <w:rPr>
          <w:rStyle w:val="afffff0"/>
          <w:rtl/>
        </w:rPr>
        <w:t xml:space="preserve"> </w:t>
      </w:r>
      <w:r w:rsidRPr="00464129">
        <w:rPr>
          <w:rStyle w:val="afffff0"/>
          <w:rFonts w:hint="cs"/>
          <w:rtl/>
        </w:rPr>
        <w:t>'</w:t>
      </w:r>
      <w:ins w:id="90651" w:author="Claude - סמנטי" w:date="2026-10-11T12:26:16Z">
        <w:r>
          <w:rPr>
            <w:rStyle w:val="afffff0"/>
            <w:rtl/>
          </w:rPr>
          <w:t xml:space="preserve">וְכִפֶּר</w:t>
        </w:r>
      </w:ins>
      <w:del w:id="90652" w:author="Claude - סמנטי" w:date="2026-10-11T12:26:16Z">
        <w:r w:rsidRPr="00464129">
          <w:rPr>
            <w:rStyle w:val="afffff0"/>
            <w:rtl/>
          </w:rPr>
          <w:delText xml:space="preserve">וכפר</w:delText>
        </w:r>
      </w:del>
      <w:r w:rsidRPr="00464129">
        <w:rPr>
          <w:rStyle w:val="afffff0"/>
          <w:rFonts w:hint="cs"/>
          <w:rtl/>
        </w:rPr>
        <w:t>'</w:t>
      </w:r>
      <w:r w:rsidRPr="00464129">
        <w:rPr>
          <w:rStyle w:val="afffff0"/>
          <w:rtl/>
        </w:rPr>
        <w:t xml:space="preserve"> </w:t>
      </w:r>
      <w:r>
        <w:rPr>
          <w:rtl/>
        </w:rPr>
        <w:t xml:space="preserve">- </w:t>
      </w:r>
      <w:ins w:id="93995" w:author="מנוע מכני" w:date="2026-10-11T12:04:39Z">
        <w:r>
          <w:rPr>
            <w:rtl/>
          </w:rPr>
          <w:t xml:space="preserve">אף</w:t>
        </w:r>
      </w:ins>
      <w:del w:id="93996" w:author="מנוע מכני" w:date="2026-10-11T12:04:39Z">
        <w:r>
          <w:rPr>
            <w:rtl/>
          </w:rPr>
          <w:delText xml:space="preserve">אע"פ</w:delText>
        </w:r>
      </w:del>
      <w:r>
        <w:rPr>
          <w:rtl/>
        </w:rPr>
        <w:t xml:space="preserve"> שלא נתן אלא אחת.</w:t>
      </w:r>
    </w:p>
    <w:p w:rsidR="00DA63EC" w:rsidRDefault="00DA63EC" w:rsidP="00DA63EC">
      <w:pPr>
        <w:tabs>
          <w:tab w:val="left" w:pos="0"/>
          <w:tab w:val="center" w:pos="2835"/>
        </w:tabs>
        <w:rPr>
          <w:rtl/>
        </w:rPr>
      </w:pPr>
      <w:ins w:id="92843" w:author="מנוע מכני" w:date="2026-10-11T12:04:39Z">
        <w:r>
          <w:rPr>
            <w:rtl/>
          </w:rPr>
          <w:t xml:space="preserve">וזה</w:t>
        </w:r>
      </w:ins>
      <w:del w:id="92844" w:author="מנוע מכני" w:date="2026-10-11T12:04:39Z">
        <w:r>
          <w:rPr>
            <w:rtl/>
          </w:rPr>
          <w:delText xml:space="preserve">והאי</w:delText>
        </w:r>
      </w:del>
      <w:r>
        <w:rPr>
          <w:rtl/>
        </w:rPr>
        <w:t xml:space="preserve"> </w:t>
      </w:r>
      <w:ins w:id="97037" w:author="מנוע מכני" w:date="2026-10-11T12:04:39Z">
        <w:r>
          <w:rPr>
            <w:rtl/>
          </w:rPr>
          <w:t xml:space="preserve">צריך</w:t>
        </w:r>
      </w:ins>
      <w:del w:id="97038" w:author="מנוע מכני" w:date="2026-10-11T12:04:39Z">
        <w:r>
          <w:rPr>
            <w:rtl/>
          </w:rPr>
          <w:delText xml:space="preserve">מיבעי</w:delText>
        </w:r>
      </w:del>
      <w:r>
        <w:rPr>
          <w:rtl/>
        </w:rPr>
        <w:t xml:space="preserve"> </w:t>
      </w:r>
      <w:ins w:id="92841" w:author="מנוע מכני" w:date="2026-10-11T12:04:39Z">
        <w:r>
          <w:rPr>
            <w:rtl/>
          </w:rPr>
          <w:t xml:space="preserve">לו</w:t>
        </w:r>
      </w:ins>
      <w:del w:id="92842" w:author="מנוע מכני" w:date="2026-10-11T12:04:39Z">
        <w:r>
          <w:rPr>
            <w:rtl/>
          </w:rPr>
          <w:delText xml:space="preserve">ליה</w:delText>
        </w:r>
      </w:del>
      <w:r>
        <w:rPr>
          <w:rtl/>
        </w:rPr>
        <w:t xml:space="preserve"> </w:t>
      </w:r>
      <w:ins w:id="96181" w:author="מנוע מכני" w:date="2026-10-11T12:04:39Z">
        <w:r>
          <w:rPr>
            <w:rtl/>
          </w:rPr>
          <w:t xml:space="preserve">לגופו</w:t>
        </w:r>
      </w:ins>
      <w:del w:id="96182" w:author="מנוע מכני" w:date="2026-10-11T12:04:39Z">
        <w:r>
          <w:rPr>
            <w:rtl/>
          </w:rPr>
          <w:delText xml:space="preserve">לגופיה</w:delText>
        </w:r>
      </w:del>
      <w:r>
        <w:rPr>
          <w:rtl/>
        </w:rPr>
        <w:t xml:space="preserve">! </w:t>
      </w:r>
    </w:p>
    <w:p>
      <w:pPr>
        <w:pStyle w:val="38"/>
        <w:rPr>
          <w:ins w:id="98790" w:author="מנוע מכני" w:date="2026-10-11T12:04:39Z"/>
        </w:rPr>
      </w:pPr>
      <w:r>
        <w:t xml:space="preserve">- </w:t>
      </w:r>
      <w:r>
        <w:t xml:space="preserve">אמר</w:t>
      </w:r>
      <w:r>
        <w:t xml:space="preserve"> רבא:</w:t>
      </w:r>
    </w:p>
    <w:p w:rsidR="00DA63EC" w:rsidRDefault="00DA63EC" w:rsidP="00DA63EC">
      <w:pPr>
        <w:pStyle w:val="affffb"/>
        <w:rPr>
          <w:rtl/>
        </w:rPr>
      </w:pPr>
      <w:del w:id="98791" w:author="מנוע מכני" w:date="2026-10-11T12:04:39Z">
        <w:r>
          <w:rPr>
            <w:rtl/>
          </w:rPr>
          <w:delText xml:space="preserve"> </w:delText>
        </w:r>
      </w:del>
      <w:r>
        <w:rPr>
          <w:rtl/>
        </w:rPr>
        <w:t xml:space="preserve">בר אדא מרי אסברה לי, </w:t>
      </w:r>
      <w:r>
        <w:rPr>
          <w:rtl/>
        </w:rPr>
        <w:t xml:space="preserve">אמר</w:t>
      </w:r>
      <w:r>
        <w:rPr>
          <w:rtl/>
        </w:rPr>
        <w:t xml:space="preserve"> קרא:</w:t>
      </w:r>
      <w:r w:rsidRPr="00464129">
        <w:rPr>
          <w:rStyle w:val="afffff0"/>
          <w:rtl/>
        </w:rPr>
        <w:t xml:space="preserve"> </w:t>
      </w:r>
      <w:r w:rsidRPr="00464129">
        <w:rPr>
          <w:rStyle w:val="afffff0"/>
          <w:rFonts w:hint="cs"/>
          <w:rtl/>
        </w:rPr>
        <w:t>'</w:t>
      </w:r>
      <w:r w:rsidRPr="00464129">
        <w:rPr>
          <w:rStyle w:val="afffff0"/>
          <w:rtl/>
        </w:rPr>
        <w:t>וכפר</w:t>
      </w:r>
      <w:r w:rsidRPr="00464129">
        <w:rPr>
          <w:rStyle w:val="afffff0"/>
          <w:rFonts w:hint="cs"/>
          <w:rtl/>
        </w:rPr>
        <w:t xml:space="preserve"> </w:t>
      </w:r>
      <w:r w:rsidRPr="00464129">
        <w:rPr>
          <w:rStyle w:val="afffff0"/>
          <w:rtl/>
        </w:rPr>
        <w:t>ונסלח</w:t>
      </w:r>
      <w:r w:rsidRPr="00464129">
        <w:rPr>
          <w:rStyle w:val="afffff0"/>
          <w:rFonts w:hint="cs"/>
          <w:rtl/>
        </w:rPr>
        <w:t>'</w:t>
      </w:r>
      <w:r w:rsidRPr="00464129">
        <w:rPr>
          <w:rStyle w:val="afffff0"/>
          <w:rtl/>
        </w:rPr>
        <w:t>,</w:t>
      </w:r>
      <w:r>
        <w:rPr>
          <w:rtl/>
        </w:rPr>
        <w:t xml:space="preserve"> זו היא כפרה זו היא סליחה.</w:t>
      </w:r>
    </w:p>
    <w:p>
      <w:pPr>
        <w:pStyle w:val="38"/>
        <w:rPr>
          <w:ins w:id="98792" w:author="מנוע מכני" w:date="2026-10-11T12:04:39Z"/>
        </w:rPr>
      </w:pPr>
      <w:r>
        <w:t>אימא:</w:t>
      </w:r>
    </w:p>
    <w:p w:rsidR="00DA63EC" w:rsidRDefault="00DA63EC" w:rsidP="00DA63EC">
      <w:pPr>
        <w:tabs>
          <w:tab w:val="left" w:pos="0"/>
          <w:tab w:val="center" w:pos="2835"/>
        </w:tabs>
        <w:rPr>
          <w:rtl/>
        </w:rPr>
      </w:pPr>
      <w:del w:id="98793" w:author="מנוע מכני" w:date="2026-10-11T12:04:39Z">
        <w:r w:rsidRPr="00464129">
          <w:rPr>
            <w:rStyle w:val="afffff0"/>
            <w:rtl/>
          </w:rPr>
          <w:delText xml:space="preserve"> </w:delText>
        </w:r>
      </w:del>
      <w:r w:rsidRPr="00464129">
        <w:rPr>
          <w:rStyle w:val="afffff0"/>
          <w:rFonts w:hint="cs"/>
          <w:rtl/>
        </w:rPr>
        <w:t>'</w:t>
      </w:r>
      <w:ins w:id="90661" w:author="Claude - סמנטי" w:date="2026-10-11T12:26:16Z">
        <w:r>
          <w:rPr>
            <w:rStyle w:val="afffff0"/>
            <w:rtl/>
          </w:rPr>
          <w:t xml:space="preserve">וְכִפֶּר</w:t>
        </w:r>
      </w:ins>
      <w:del w:id="90662" w:author="Claude - סמנטי" w:date="2026-10-11T12:26:16Z">
        <w:r w:rsidRPr="00464129">
          <w:rPr>
            <w:rStyle w:val="afffff0"/>
            <w:rtl/>
          </w:rPr>
          <w:delText xml:space="preserve">וכפר</w:delText>
        </w:r>
      </w:del>
      <w:r w:rsidRPr="00464129">
        <w:rPr>
          <w:rStyle w:val="afffff0"/>
          <w:rFonts w:hint="cs"/>
          <w:rtl/>
        </w:rPr>
        <w:t>'</w:t>
      </w:r>
      <w:r w:rsidRPr="00464129">
        <w:rPr>
          <w:rStyle w:val="afffff0"/>
          <w:rtl/>
        </w:rPr>
        <w:t xml:space="preserve"> </w:t>
      </w:r>
      <w:r>
        <w:rPr>
          <w:rtl/>
        </w:rPr>
        <w:t xml:space="preserve">- </w:t>
      </w:r>
      <w:ins w:id="93997" w:author="מנוע מכני" w:date="2026-10-11T12:04:39Z">
        <w:r>
          <w:rPr>
            <w:rtl/>
          </w:rPr>
          <w:t xml:space="preserve">אף</w:t>
        </w:r>
      </w:ins>
      <w:del w:id="93998" w:author="מנוע מכני" w:date="2026-10-11T12:04:39Z">
        <w:r>
          <w:rPr>
            <w:rtl/>
          </w:rPr>
          <w:delText xml:space="preserve">אע"פ</w:delText>
        </w:r>
      </w:del>
      <w:r>
        <w:rPr>
          <w:rtl/>
        </w:rPr>
        <w:t xml:space="preserve"> שלא נתן אלא שלש למעלה ואחת למטה,</w:t>
      </w:r>
      <w:r w:rsidRPr="00464129">
        <w:rPr>
          <w:rStyle w:val="afffff0"/>
          <w:rtl/>
        </w:rPr>
        <w:t xml:space="preserve"> </w:t>
      </w:r>
      <w:r w:rsidRPr="00464129">
        <w:rPr>
          <w:rStyle w:val="afffff0"/>
          <w:rFonts w:hint="cs"/>
          <w:rtl/>
        </w:rPr>
        <w:t>'</w:t>
      </w:r>
      <w:ins w:id="90659" w:author="Claude - סמנטי" w:date="2026-10-11T12:26:16Z">
        <w:r>
          <w:rPr>
            <w:rStyle w:val="afffff0"/>
            <w:rtl/>
          </w:rPr>
          <w:t xml:space="preserve">וְכִפֶּר</w:t>
        </w:r>
      </w:ins>
      <w:del w:id="90660" w:author="Claude - סמנטי" w:date="2026-10-11T12:26:16Z">
        <w:r w:rsidRPr="00464129">
          <w:rPr>
            <w:rStyle w:val="afffff0"/>
            <w:rtl/>
          </w:rPr>
          <w:delText xml:space="preserve">וכפר</w:delText>
        </w:r>
      </w:del>
      <w:r w:rsidRPr="00464129">
        <w:rPr>
          <w:rStyle w:val="afffff0"/>
          <w:rFonts w:hint="cs"/>
          <w:rtl/>
        </w:rPr>
        <w:t>'</w:t>
      </w:r>
      <w:r w:rsidRPr="00464129">
        <w:rPr>
          <w:rStyle w:val="afffff0"/>
          <w:rtl/>
        </w:rPr>
        <w:t xml:space="preserve"> </w:t>
      </w:r>
      <w:r>
        <w:rPr>
          <w:rtl/>
        </w:rPr>
        <w:t xml:space="preserve">- </w:t>
      </w:r>
      <w:ins w:id="93999" w:author="מנוע מכני" w:date="2026-10-11T12:04:39Z">
        <w:r>
          <w:rPr>
            <w:rtl/>
          </w:rPr>
          <w:t xml:space="preserve">אף</w:t>
        </w:r>
      </w:ins>
      <w:del w:id="94000" w:author="מנוע מכני" w:date="2026-10-11T12:04:39Z">
        <w:r>
          <w:rPr>
            <w:rtl/>
          </w:rPr>
          <w:delText xml:space="preserve">אע"פ</w:delText>
        </w:r>
      </w:del>
      <w:r>
        <w:rPr>
          <w:rtl/>
        </w:rPr>
        <w:t xml:space="preserve"> שלא נתן אלא שתים למטה ושתים למעלה,</w:t>
      </w:r>
      <w:r w:rsidRPr="00464129">
        <w:rPr>
          <w:rStyle w:val="afffff0"/>
          <w:rtl/>
        </w:rPr>
        <w:t xml:space="preserve"> </w:t>
      </w:r>
      <w:r w:rsidRPr="00464129">
        <w:rPr>
          <w:rStyle w:val="afffff0"/>
          <w:rFonts w:hint="cs"/>
          <w:rtl/>
        </w:rPr>
        <w:t>'</w:t>
      </w:r>
      <w:ins w:id="90657" w:author="Claude - סמנטי" w:date="2026-10-11T12:26:16Z">
        <w:r>
          <w:rPr>
            <w:rStyle w:val="afffff0"/>
            <w:rtl/>
          </w:rPr>
          <w:t xml:space="preserve">וְכִפֶּר</w:t>
        </w:r>
      </w:ins>
      <w:del w:id="90658" w:author="Claude - סמנטי" w:date="2026-10-11T12:26:16Z">
        <w:r w:rsidRPr="00464129">
          <w:rPr>
            <w:rStyle w:val="afffff0"/>
            <w:rtl/>
          </w:rPr>
          <w:delText xml:space="preserve">וכפר</w:delText>
        </w:r>
      </w:del>
      <w:r w:rsidRPr="00464129">
        <w:rPr>
          <w:rStyle w:val="afffff0"/>
          <w:rFonts w:hint="cs"/>
          <w:rtl/>
        </w:rPr>
        <w:t>'</w:t>
      </w:r>
      <w:r w:rsidRPr="00464129">
        <w:rPr>
          <w:rStyle w:val="afffff0"/>
          <w:rtl/>
        </w:rPr>
        <w:t xml:space="preserve"> </w:t>
      </w:r>
      <w:r>
        <w:rPr>
          <w:rtl/>
        </w:rPr>
        <w:t xml:space="preserve">- </w:t>
      </w:r>
      <w:ins w:id="94001" w:author="מנוע מכני" w:date="2026-10-11T12:04:39Z">
        <w:r>
          <w:rPr>
            <w:rtl/>
          </w:rPr>
          <w:t xml:space="preserve">אף</w:t>
        </w:r>
      </w:ins>
      <w:del w:id="94002" w:author="מנוע מכני" w:date="2026-10-11T12:04:39Z">
        <w:r>
          <w:rPr>
            <w:rtl/>
          </w:rPr>
          <w:delText xml:space="preserve">אע"פ</w:delText>
        </w:r>
      </w:del>
      <w:r>
        <w:rPr>
          <w:rtl/>
        </w:rPr>
        <w:t xml:space="preserve"> שלא נתן למעלה אלא למטה! </w:t>
      </w:r>
    </w:p>
    <w:p w:rsidR="00DA63EC" w:rsidRDefault="00DA63EC" w:rsidP="00DA63EC">
      <w:pPr>
        <w:tabs>
          <w:tab w:val="left" w:pos="0"/>
          <w:tab w:val="center" w:pos="2835"/>
        </w:tabs>
        <w:rPr>
          <w:rtl/>
        </w:rPr>
      </w:pPr>
      <w:r>
        <w:rPr>
          <w:rStyle w:val="2fb"/>
          <w:rFonts w:hint="cs"/>
          <w:rtl/>
        </w:rPr>
        <w:t>אראב</w:t>
      </w:r>
      <w:r>
        <w:rPr>
          <w:rStyle w:val="2fb"/>
          <w:rtl/>
        </w:rPr>
        <w:t>"</w:t>
      </w:r>
      <w:r>
        <w:rPr>
          <w:rStyle w:val="2fb"/>
          <w:rFonts w:hint="cs"/>
          <w:rtl/>
        </w:rPr>
        <w:t>י</w:t>
      </w:r>
      <w:r>
        <w:rPr>
          <w:rtl/>
        </w:rPr>
        <w:t xml:space="preserve"> </w:t>
      </w:r>
      <w:r>
        <w:rPr>
          <w:rtl/>
        </w:rPr>
        <w:t xml:space="preserve">א"כ</w:t>
      </w:r>
      <w:r>
        <w:rPr>
          <w:rtl/>
        </w:rPr>
        <w:t xml:space="preserve">, ביטלת תורת ארבע קרנות.</w:t>
      </w:r>
    </w:p>
    <w:p w:rsidR="00DA63EC" w:rsidRDefault="00DA63EC" w:rsidP="00DA63EC">
      <w:pPr>
        <w:tabs>
          <w:tab w:val="left" w:pos="0"/>
          <w:tab w:val="center" w:pos="2835"/>
        </w:tabs>
        <w:rPr>
          <w:rtl/>
        </w:rPr>
      </w:pPr>
      <w:ins w:id="95895" w:author="מנוע מכני" w:date="2026-10-11T12:04:39Z">
        <w:r>
          <w:rPr>
            <w:rtl/>
          </w:rPr>
          <w:t xml:space="preserve">ואם </w:t>
        </w:r>
      </w:ins>
      <w:del w:id="95896" w:author="מנוע מכני" w:date="2026-10-11T12:04:39Z">
        <w:r>
          <w:rPr>
            <w:rtl/>
          </w:rPr>
          <w:delText xml:space="preserve">ואי </w:delText>
        </w:r>
      </w:del>
      <w:ins w:id="92845" w:author="מנוע מכני" w:date="2026-10-11T12:04:39Z">
        <w:r>
          <w:rPr>
            <w:rtl/>
          </w:rPr>
          <w:t xml:space="preserve">התורה</w:t>
        </w:r>
      </w:ins>
      <w:del w:id="92846" w:author="מנוע מכני" w:date="2026-10-11T12:04:39Z">
        <w:r>
          <w:rPr>
            <w:rtl/>
          </w:rPr>
          <w:delText xml:space="preserve">רחמנא</w:delText>
        </w:r>
      </w:del>
      <w:r>
        <w:rPr>
          <w:rtl/>
        </w:rPr>
        <w:t xml:space="preserve"> </w:t>
      </w:r>
      <w:r>
        <w:rPr>
          <w:rtl/>
        </w:rPr>
        <w:t xml:space="preserve">אמר</w:t>
      </w:r>
      <w:r>
        <w:rPr>
          <w:rtl/>
        </w:rPr>
        <w:t xml:space="preserve">, </w:t>
      </w:r>
      <w:ins w:id="90103" w:author="Claude - סמנטי" w:date="2026-10-11T12:26:16Z">
        <w:r>
          <w:rPr>
            <w:rtl/>
          </w:rPr>
          <w:t xml:space="preserve">יתבטלו</w:t>
        </w:r>
      </w:ins>
      <w:del w:id="90104" w:author="Claude - סמנטי" w:date="2026-10-11T12:26:16Z">
        <w:r>
          <w:rPr>
            <w:rtl/>
          </w:rPr>
          <w:delText xml:space="preserve">ליבטלון</w:delText>
        </w:r>
      </w:del>
      <w:r>
        <w:rPr>
          <w:rtl/>
        </w:rPr>
        <w:t xml:space="preserve">! </w:t>
      </w:r>
    </w:p>
    <w:p>
      <w:pPr>
        <w:pStyle w:val="38"/>
        <w:rPr>
          <w:ins w:id="98794" w:author="מנוע מכני" w:date="2026-10-11T12:04:39Z"/>
        </w:rPr>
      </w:pPr>
      <w:r>
        <w:t xml:space="preserve">- </w:t>
      </w:r>
      <w:r>
        <w:t xml:space="preserve">אמר</w:t>
      </w:r>
      <w:r>
        <w:t xml:space="preserve"> רבא:</w:t>
      </w:r>
    </w:p>
    <w:p w:rsidR="00DA63EC" w:rsidRDefault="00DA63EC" w:rsidP="00DA63EC">
      <w:pPr>
        <w:pStyle w:val="affffb"/>
        <w:rPr>
          <w:rtl/>
        </w:rPr>
      </w:pPr>
      <w:del w:id="98795" w:author="מנוע מכני" w:date="2026-10-11T12:04:39Z">
        <w:r>
          <w:rPr>
            <w:rtl/>
          </w:rPr>
          <w:delText xml:space="preserve"> </w:delText>
        </w:r>
      </w:del>
      <w:r>
        <w:rPr>
          <w:rtl/>
        </w:rPr>
        <w:t xml:space="preserve">איזהו דבר שצריך שלש? הוי אומר: אלו קרנות.</w:t>
      </w:r>
    </w:p>
    <w:p>
      <w:pPr>
        <w:pStyle w:val="38"/>
        <w:rPr>
          <w:ins w:id="98796" w:author="מנוע מכני" w:date="2026-10-11T12:04:39Z"/>
        </w:rPr>
      </w:pPr>
      <w:r>
        <w:t>אימא:</w:t>
      </w:r>
    </w:p>
    <w:p w:rsidR="00DA63EC" w:rsidRDefault="00DA63EC" w:rsidP="00DA63EC">
      <w:pPr>
        <w:tabs>
          <w:tab w:val="left" w:pos="0"/>
          <w:tab w:val="center" w:pos="2835"/>
        </w:tabs>
        <w:rPr>
          <w:rtl/>
        </w:rPr>
      </w:pPr>
      <w:del w:id="98797" w:author="מנוע מכני" w:date="2026-10-11T12:04:39Z">
        <w:r w:rsidRPr="00464129">
          <w:rPr>
            <w:rStyle w:val="afffff0"/>
            <w:rtl/>
          </w:rPr>
          <w:delText xml:space="preserve"> </w:delText>
        </w:r>
      </w:del>
      <w:r w:rsidRPr="00464129">
        <w:rPr>
          <w:rStyle w:val="afffff0"/>
          <w:rFonts w:hint="cs"/>
          <w:rtl/>
        </w:rPr>
        <w:t>'</w:t>
      </w:r>
      <w:ins w:id="90663" w:author="Claude - סמנטי" w:date="2026-10-11T12:26:16Z">
        <w:r>
          <w:rPr>
            <w:rStyle w:val="afffff0"/>
            <w:rtl/>
          </w:rPr>
          <w:t xml:space="preserve">וְכִפֶּר</w:t>
        </w:r>
      </w:ins>
      <w:del w:id="90664" w:author="Claude - סמנטי" w:date="2026-10-11T12:26:16Z">
        <w:r w:rsidRPr="00464129">
          <w:rPr>
            <w:rStyle w:val="afffff0"/>
            <w:rtl/>
          </w:rPr>
          <w:delText xml:space="preserve">וכפר</w:delText>
        </w:r>
      </w:del>
      <w:r w:rsidRPr="00464129">
        <w:rPr>
          <w:rStyle w:val="afffff0"/>
          <w:rFonts w:hint="cs"/>
          <w:rtl/>
        </w:rPr>
        <w:t>'</w:t>
      </w:r>
      <w:r w:rsidRPr="00464129">
        <w:rPr>
          <w:rStyle w:val="afffff0"/>
          <w:rtl/>
        </w:rPr>
        <w:t xml:space="preserve"> </w:t>
      </w:r>
      <w:r>
        <w:rPr>
          <w:rtl/>
        </w:rPr>
        <w:t xml:space="preserve">- </w:t>
      </w:r>
      <w:ins w:id="94003" w:author="מנוע מכני" w:date="2026-10-11T12:04:39Z">
        <w:r>
          <w:rPr>
            <w:rtl/>
          </w:rPr>
          <w:t xml:space="preserve">אף</w:t>
        </w:r>
      </w:ins>
      <w:del w:id="94004" w:author="מנוע מכני" w:date="2026-10-11T12:04:39Z">
        <w:r>
          <w:rPr>
            <w:rtl/>
          </w:rPr>
          <w:delText xml:space="preserve">אע"פ</w:delText>
        </w:r>
      </w:del>
      <w:r>
        <w:rPr>
          <w:rtl/>
        </w:rPr>
        <w:t xml:space="preserve"> שלא נתן אלא אחת למעלה ושלש למטה! </w:t>
      </w:r>
    </w:p>
    <w:p w:rsidR="00DA63EC" w:rsidRDefault="00DA63EC" w:rsidP="00DA63EC">
      <w:pPr>
        <w:pStyle w:val="affffb"/>
        <w:rPr>
          <w:rtl/>
        </w:rPr>
      </w:pPr>
      <w:r>
        <w:rPr>
          <w:rtl/>
        </w:rPr>
        <w:t xml:space="preserve">- </w:t>
      </w:r>
      <w:r>
        <w:rPr>
          <w:rtl/>
        </w:rPr>
        <w:t xml:space="preserve">לא</w:t>
      </w:r>
      <w:r>
        <w:rPr>
          <w:rtl/>
        </w:rPr>
        <w:t xml:space="preserve"> מצינו דמים שחציין למעלה וחציין למטה.</w:t>
      </w:r>
    </w:p>
    <w:p>
      <w:pPr>
        <w:pStyle w:val="38"/>
        <w:rPr>
          <w:ins w:id="98798" w:author="מנוע מכני" w:date="2026-10-11T12:04:39Z"/>
        </w:rPr>
      </w:pPr>
      <w:r>
        <w:t xml:space="preserve">- </w:t>
      </w:r>
      <w:r>
        <w:t xml:space="preserve">והך </w:t>
      </w:r>
      <w:r>
        <w:t xml:space="preserve">דת</w:t>
      </w:r>
      <w:r>
        <w:t xml:space="preserve">נן</w:t>
      </w:r>
      <w:r>
        <w:t xml:space="preserve">:</w:t>
      </w:r>
    </w:p>
    <w:p w:rsidR="00DA63EC" w:rsidRDefault="00DA63EC" w:rsidP="00DA63EC">
      <w:pPr>
        <w:pStyle w:val="affffb"/>
        <w:rPr>
          <w:rtl/>
        </w:rPr>
      </w:pPr>
      <w:del w:id="98799" w:author="מנוע מכני" w:date="2026-10-11T12:04:39Z">
        <w:r>
          <w:rPr>
            <w:rtl/>
          </w:rPr>
          <w:delText xml:space="preserve"> </w:delText>
        </w:r>
      </w:del>
      <w:r>
        <w:rPr>
          <w:rtl/>
        </w:rPr>
        <w:t xml:space="preserve">הזה ממנו אחת למעלה ושבע למטה! כמצליף. מחוי </w:t>
      </w:r>
      <w:r>
        <w:rPr>
          <w:rStyle w:val="2fb"/>
          <w:rtl/>
        </w:rPr>
        <w:t xml:space="preserve">רב יהודה</w:t>
      </w:r>
      <w:r>
        <w:rPr>
          <w:rtl/>
        </w:rPr>
        <w:t xml:space="preserve">: כמנגדנא.</w:t>
      </w:r>
    </w:p>
    <w:p w:rsidR="00DA63EC" w:rsidRDefault="00DA63EC" w:rsidP="00DA63EC">
      <w:pPr>
        <w:tabs>
          <w:tab w:val="left" w:pos="0"/>
          <w:tab w:val="center" w:pos="2835"/>
        </w:tabs>
        <w:rPr>
          <w:b/>
          <w:bCs/>
          <w:rtl/>
        </w:rPr>
      </w:pPr>
    </w:p>
    <w:p w:rsidR="00DA63EC" w:rsidRDefault="00DA63EC" w:rsidP="00DA63EC">
      <w:pPr>
        <w:tabs>
          <w:tab w:val="left" w:pos="0"/>
          <w:tab w:val="center" w:pos="2835"/>
        </w:tabs>
        <w:rPr>
          <w:b/>
          <w:bCs/>
          <w:rtl/>
        </w:rPr>
      </w:pPr>
      <w:r w:rsidRPr="00ED23AC">
        <w:rPr>
          <w:b/>
          <w:bCs/>
          <w:rtl/>
        </w:rPr>
        <w:t xml:space="preserve">הזה על טהרו של מזבח שבע פעמים</w:t>
      </w:r>
      <w:ins w:id="94463" w:author="מנוע מכני" w:date="2026-10-11T12:04:39Z">
        <w:r>
          <w:rPr>
            <w:b/>
            <w:bCs/>
            <w:rtl/>
          </w:rPr>
          <w:t xml:space="preserve">,</w:t>
        </w:r>
      </w:ins>
      <w:del w:id="94464" w:author="מנוע מכני" w:date="2026-10-11T12:04:39Z">
        <w:r w:rsidRPr="00ED23AC">
          <w:rPr>
            <w:b/>
            <w:bCs/>
            <w:rtl/>
          </w:rPr>
          <w:delText xml:space="preserve">;</w:delText>
        </w:r>
      </w:del>
    </w:p>
    <w:p w:rsidR="00DA63EC" w:rsidRDefault="00DA63EC" w:rsidP="00DA63EC">
      <w:pPr>
        <w:pStyle w:val="afff3"/>
        <w:framePr w:wrap="around"/>
        <w:rPr>
          <w:rtl/>
        </w:rPr>
      </w:pPr>
      <w:r>
        <w:rPr>
          <w:rFonts w:hint="cs"/>
          <w:rtl/>
        </w:rPr>
        <w:t>לח:</w:t>
      </w:r>
    </w:p>
    <w:p w:rsidR="00DA63EC" w:rsidRDefault="00DA63EC" w:rsidP="00DA63EC">
      <w:pPr>
        <w:tabs>
          <w:tab w:val="left" w:pos="0"/>
          <w:tab w:val="center" w:pos="2835"/>
        </w:tabs>
        <w:rPr>
          <w:rtl/>
        </w:rPr>
      </w:pPr>
      <w:ins w:id="92847" w:author="מנוע מכני" w:date="2026-10-11T12:04:39Z">
        <w:r>
          <w:rPr>
            <w:rtl/>
          </w:rPr>
          <w:t xml:space="preserve">מה</w:t>
        </w:r>
      </w:ins>
      <w:del w:id="92848" w:author="מנוע מכני" w:date="2026-10-11T12:04:39Z">
        <w:r>
          <w:rPr>
            <w:rtl/>
          </w:rPr>
          <w:delText xml:space="preserve">מאי</w:delText>
        </w:r>
      </w:del>
      <w:r>
        <w:rPr>
          <w:rtl/>
        </w:rPr>
        <w:t xml:space="preserve"> </w:t>
      </w:r>
      <w:ins w:id="91149" w:author="מנוע מכני" w:date="2026-10-11T12:04:39Z">
        <w:r>
          <w:rPr>
            <w:rtl/>
          </w:rPr>
          <w:t xml:space="preserve">לא</w:t>
        </w:r>
      </w:ins>
      <w:del w:id="91150" w:author="מנוע מכני" w:date="2026-10-11T12:04:39Z">
        <w:r>
          <w:rPr>
            <w:rtl/>
          </w:rPr>
          <w:delText xml:space="preserve">לאו</w:delText>
        </w:r>
      </w:del>
      <w:r>
        <w:rPr>
          <w:rtl/>
        </w:rPr>
        <w:t xml:space="preserve"> אפלגיה דמזבח, </w:t>
      </w:r>
      <w:ins w:id="91147" w:author="מנוע מכני" w:date="2026-10-11T12:04:39Z">
        <w:r>
          <w:rPr>
            <w:rtl/>
          </w:rPr>
          <w:t xml:space="preserve">כדאמרו</w:t>
        </w:r>
      </w:ins>
      <w:del w:id="91148" w:author="מנוע מכני" w:date="2026-10-11T12:04:39Z">
        <w:r>
          <w:rPr>
            <w:rtl/>
          </w:rPr>
          <w:delText xml:space="preserve">כדאמרי</w:delText>
        </w:r>
      </w:del>
      <w:r>
        <w:rPr>
          <w:rtl/>
        </w:rPr>
        <w:t xml:space="preserve"> </w:t>
      </w:r>
      <w:ins w:id="97039" w:author="מנוע מכני" w:date="2026-10-11T12:04:39Z">
        <w:r>
          <w:rPr>
            <w:rtl/>
          </w:rPr>
          <w:t xml:space="preserve">אנשים</w:t>
        </w:r>
      </w:ins>
      <w:del w:id="97040" w:author="מנוע מכני" w:date="2026-10-11T12:04:39Z">
        <w:r>
          <w:rPr>
            <w:rtl/>
          </w:rPr>
          <w:delText xml:space="preserve">אינשי</w:delText>
        </w:r>
      </w:del>
      <w:r>
        <w:rPr>
          <w:rtl/>
        </w:rPr>
        <w:t xml:space="preserve">: טהר טיהרא דיומא! </w:t>
      </w:r>
    </w:p>
    <w:p>
      <w:pPr>
        <w:pStyle w:val="38"/>
        <w:rPr>
          <w:ins w:id="98800" w:author="מנוע מכני" w:date="2026-10-11T12:04:39Z"/>
        </w:rPr>
      </w:pPr>
      <w:r>
        <w:t xml:space="preserve">- </w:t>
      </w:r>
      <w:r>
        <w:t>רב</w:t>
      </w:r>
      <w:r>
        <w:t>"</w:t>
      </w:r>
      <w:r>
        <w:t>ש</w:t>
      </w:r>
      <w:r>
        <w:t xml:space="preserve">:</w:t>
      </w:r>
    </w:p>
    <w:p w:rsidR="00DA63EC" w:rsidRDefault="00DA63EC" w:rsidP="00DA63EC">
      <w:pPr>
        <w:pStyle w:val="affffb"/>
        <w:rPr>
          <w:rtl/>
        </w:rPr>
      </w:pPr>
      <w:del w:id="98801" w:author="מנוע מכני" w:date="2026-10-11T12:04:39Z">
        <w:r>
          <w:rPr>
            <w:rtl/>
          </w:rPr>
          <w:delText xml:space="preserve"> </w:delText>
        </w:r>
      </w:del>
      <w:r>
        <w:rPr>
          <w:rtl/>
        </w:rPr>
        <w:t xml:space="preserve">לא</w:t>
      </w:r>
      <w:r>
        <w:rPr>
          <w:rtl/>
        </w:rPr>
        <w:t xml:space="preserve">, אגילוייה, דכתיב: </w:t>
      </w:r>
      <w:r>
        <w:rPr>
          <w:rStyle w:val="afffff0"/>
          <w:rtl/>
          <w:rPrChange w:id="9013" w:author="מנוע פסוקים" w:date="2026-10-11T09:29:40Z">
            <w:rPr>
              <w:rtl/>
            </w:rPr>
          </w:rPrChange>
        </w:rPr>
        <w:t xml:space="preserve">וכעצם השמים לטוהר</w:t>
      </w:r>
      <w:r>
        <w:rPr>
          <w:rtl/>
        </w:rPr>
        <w:t xml:space="preserve">.</w:t>
      </w:r>
    </w:p>
    <w:p w:rsidR="00DA63EC" w:rsidRDefault="00DA63EC" w:rsidP="00DA63EC">
      <w:pPr>
        <w:tabs>
          <w:tab w:val="left" w:pos="0"/>
          <w:tab w:val="center" w:pos="2835"/>
        </w:tabs>
        <w:rPr>
          <w:rtl/>
        </w:rPr>
      </w:pPr>
      <w:r>
        <w:rPr>
          <w:rFonts w:hint="cs"/>
          <w:rtl/>
        </w:rPr>
        <w:t>ו</w:t>
      </w:r>
      <w:r>
        <w:rPr>
          <w:rtl/>
        </w:rPr>
        <w:t xml:space="preserve">שירים </w:t>
      </w:r>
      <w:r>
        <w:rPr>
          <w:rtl/>
        </w:rPr>
        <w:t xml:space="preserve">לא</w:t>
      </w:r>
      <w:r>
        <w:rPr>
          <w:rtl/>
        </w:rPr>
        <w:t xml:space="preserve"> מעכבי.</w:t>
      </w:r>
      <w:r>
        <w:rPr>
          <w:rFonts w:hint="cs"/>
          <w:rtl/>
        </w:rPr>
        <w:t xml:space="preserve"> ואפי' </w:t>
      </w:r>
      <w:ins w:id="91151" w:author="מנוע מכני" w:date="2026-10-11T12:04:39Z">
        <w:r>
          <w:rPr>
            <w:rFonts w:hint="cs"/>
            <w:rtl/>
          </w:rPr>
          <w:t xml:space="preserve">דיש</w:t>
        </w:r>
      </w:ins>
      <w:del w:id="91152" w:author="מנוע מכני" w:date="2026-10-11T12:04:39Z">
        <w:r>
          <w:rPr>
            <w:rFonts w:hint="cs"/>
            <w:rtl/>
          </w:rPr>
          <w:delText xml:space="preserve">דאיכא</w:delText>
        </w:r>
      </w:del>
      <w:r>
        <w:rPr>
          <w:rFonts w:hint="cs"/>
          <w:rtl/>
        </w:rPr>
        <w:t xml:space="preserve"> ש</w:t>
      </w:r>
      <w:r>
        <w:rPr>
          <w:rtl/>
        </w:rPr>
        <w:t xml:space="preserve">ירים הפנימים, </w:t>
      </w:r>
      <w:ins w:id="91153" w:author="מנוע מכני" w:date="2026-10-11T12:04:39Z">
        <w:r>
          <w:rPr>
            <w:rtl/>
          </w:rPr>
          <w:t xml:space="preserve">דיש</w:t>
        </w:r>
      </w:ins>
      <w:del w:id="91154" w:author="מנוע מכני" w:date="2026-10-11T12:04:39Z">
        <w:r>
          <w:rPr>
            <w:rtl/>
          </w:rPr>
          <w:delText xml:space="preserve">דאיכא</w:delText>
        </w:r>
      </w:del>
      <w:r>
        <w:rPr>
          <w:rtl/>
        </w:rPr>
        <w:t xml:space="preserve"> דמ"ד מעכבי! בחד מקום </w:t>
      </w:r>
      <w:ins w:id="97041" w:author="מנוע מכני" w:date="2026-10-11T12:04:39Z">
        <w:r>
          <w:rPr>
            <w:rtl/>
          </w:rPr>
          <w:t xml:space="preserve">אומרים</w:t>
        </w:r>
      </w:ins>
      <w:del w:id="97042" w:author="מנוע מכני" w:date="2026-10-11T12:04:39Z">
        <w:r>
          <w:rPr>
            <w:rtl/>
          </w:rPr>
          <w:delText xml:space="preserve">קאמרינן</w:delText>
        </w:r>
      </w:del>
      <w:r>
        <w:rPr>
          <w:rtl/>
        </w:rPr>
        <w:t xml:space="preserve">.</w:t>
      </w:r>
    </w:p>
    <w:p w:rsidR="00DA63EC" w:rsidRDefault="00DA63EC" w:rsidP="00DA63EC">
      <w:pPr>
        <w:pStyle w:val="affffd"/>
        <w:rPr>
          <w:rtl/>
        </w:rPr>
      </w:pPr>
      <w:r>
        <w:rPr>
          <w:rtl/>
        </w:rPr>
        <w:t>׹</w:t>
      </w:r>
    </w:p>
    <w:p>
      <w:pPr>
        <w:pStyle w:val="afffff8"/>
        <w:rPr>
          <w:ins w:id="90477" w:author="קלוד" w:date="2026-10-11T12:29:36Z"/>
        </w:rPr>
      </w:pPr>
      <w:ins w:id="90478" w:author="קלוד" w:date="2026-10-11T12:29:36Z">
        <w:r>
          <w:rPr>
            <w:color w:val="7B3F00"/>
          </w:rPr>
          <w:t xml:space="preserve">מתנות מתירות ומפגלות - ב"ש בשתים, ב"ה באחת</w:t>
        </w:r>
      </w:ins>
    </w:p>
    <w:p>
      <w:pPr>
        <w:pStyle w:val="38"/>
        <w:rPr>
          <w:ins w:id="98802" w:author="מנוע מכני" w:date="2026-10-11T12:04:39Z"/>
        </w:rPr>
      </w:pPr>
      <w:r w:rsidRPr="00FE1B89">
        <w:t xml:space="preserve">תניא</w:t>
      </w:r>
      <w:r w:rsidRPr="00FE1B89">
        <w:t xml:space="preserve"> ראב</w:t>
      </w:r>
      <w:r w:rsidRPr="00FE1B89">
        <w:t>"</w:t>
      </w:r>
      <w:r w:rsidRPr="00FE1B89">
        <w:t>י</w:t>
      </w:r>
      <w:r w:rsidRPr="00FE1B89">
        <w:t xml:space="preserve"> בית </w:t>
      </w:r>
      <w:ins w:id="92849" w:author="מנוע מכני" w:date="2026-10-11T12:04:39Z">
        <w:r>
          <w:t xml:space="preserve">שמה</w:t>
        </w:r>
      </w:ins>
      <w:del w:id="92850" w:author="מנוע מכני" w:date="2026-10-11T12:04:39Z">
        <w:r w:rsidRPr="00FE1B89">
          <w:delText xml:space="preserve">שמאי</w:delText>
        </w:r>
      </w:del>
      <w:del w:id="101644" w:author="מנוע מכני" w:date="2026-10-11T12:04:39Z">
        <w:r w:rsidRPr="00FE1B89">
          <w:delText xml:space="preserve"> אומרים</w:delText>
        </w:r>
      </w:del>
      <w:r w:rsidRPr="00FE1B89">
        <w:t xml:space="preserve">:</w:t>
      </w:r>
    </w:p>
    <w:p w:rsidR="00DA63EC" w:rsidRPr="00FE1B89" w:rsidRDefault="00DA63EC" w:rsidP="00DA63EC">
      <w:pPr>
        <w:tabs>
          <w:tab w:val="left" w:pos="0"/>
          <w:tab w:val="center" w:pos="2835"/>
        </w:tabs>
        <w:rPr>
          <w:spacing w:val="-2"/>
          <w:rtl/>
        </w:rPr>
      </w:pPr>
      <w:del w:id="98803" w:author="מנוע מכני" w:date="2026-10-11T12:04:39Z">
        <w:r w:rsidRPr="00FE1B89">
          <w:rPr>
            <w:spacing w:val="-2"/>
            <w:rtl/>
          </w:rPr>
          <w:delText xml:space="preserve"> </w:delText>
        </w:r>
      </w:del>
      <w:r w:rsidRPr="00FE1B89">
        <w:rPr>
          <w:spacing w:val="-2"/>
          <w:rtl/>
        </w:rPr>
        <w:t xml:space="preserve">שתי מתנות שבחטאת ואחת שבכל הזבחים - מתירות ומפגלות</w:t>
      </w:r>
      <w:ins w:id="94465" w:author="מנוע מכני" w:date="2026-10-11T12:04:39Z">
        <w:r>
          <w:rPr>
            <w:spacing w:val="-2"/>
            <w:rtl/>
          </w:rPr>
          <w:t xml:space="preserve">,</w:t>
        </w:r>
      </w:ins>
      <w:del w:id="94466" w:author="מנוע מכני" w:date="2026-10-11T12:04:39Z">
        <w:r w:rsidRPr="00FE1B89">
          <w:rPr>
            <w:spacing w:val="-2"/>
            <w:rtl/>
          </w:rPr>
          <w:delText xml:space="preserve">;</w:delText>
        </w:r>
      </w:del>
    </w:p>
    <w:p w:rsidR="00DA63EC" w:rsidRDefault="00DA63EC" w:rsidP="00DA63EC">
      <w:pPr>
        <w:tabs>
          <w:tab w:val="left" w:pos="0"/>
          <w:tab w:val="center" w:pos="2835"/>
        </w:tabs>
        <w:rPr>
          <w:rtl/>
        </w:rPr>
      </w:pPr>
      <w:r>
        <w:rPr>
          <w:rtl/>
        </w:rPr>
        <w:t>בית הלל אומרים: אחת שבחטאת ואחת שבכל הזבחים - מתרת ומפגלת.</w:t>
      </w:r>
    </w:p>
    <w:p>
      <w:pPr>
        <w:pStyle w:val="38"/>
        <w:rPr>
          <w:ins w:id="98804" w:author="מנוע מכני" w:date="2026-10-11T12:04:39Z"/>
        </w:rPr>
      </w:pPr>
      <w:r>
        <w:t xml:space="preserve">מתקיף רב אושעיא:</w:t>
      </w:r>
    </w:p>
    <w:p w:rsidR="00DA63EC" w:rsidRDefault="00DA63EC" w:rsidP="00DA63EC">
      <w:pPr>
        <w:tabs>
          <w:tab w:val="left" w:pos="0"/>
          <w:tab w:val="center" w:pos="2835"/>
        </w:tabs>
        <w:rPr>
          <w:rtl/>
        </w:rPr>
      </w:pPr>
      <w:del w:id="98805" w:author="מנוע מכני" w:date="2026-10-11T12:04:39Z">
        <w:r>
          <w:rPr>
            <w:rtl/>
          </w:rPr>
          <w:delText xml:space="preserve"> </w:delText>
        </w:r>
      </w:del>
      <w:r>
        <w:rPr>
          <w:rtl/>
        </w:rPr>
        <w:t xml:space="preserve">אם כן, ליתנייה גבי קולי בית </w:t>
      </w:r>
      <w:ins w:id="92851" w:author="מנוע מכני" w:date="2026-10-11T12:04:39Z">
        <w:r>
          <w:rPr>
            <w:rtl/>
          </w:rPr>
          <w:t xml:space="preserve">שמה</w:t>
        </w:r>
      </w:ins>
      <w:del w:id="92852" w:author="מנוע מכני" w:date="2026-10-11T12:04:39Z">
        <w:r>
          <w:rPr>
            <w:rtl/>
          </w:rPr>
          <w:delText xml:space="preserve">שמאי</w:delText>
        </w:r>
      </w:del>
      <w:r>
        <w:rPr>
          <w:rtl/>
        </w:rPr>
        <w:t xml:space="preserve"> וחומרי בית הלל! </w:t>
      </w:r>
    </w:p>
    <w:p>
      <w:pPr>
        <w:pStyle w:val="38"/>
        <w:rPr>
          <w:ins w:id="98806" w:author="מנוע מכני" w:date="2026-10-11T12:04:39Z"/>
        </w:rPr>
      </w:pPr>
      <w:r>
        <w:t>א</w:t>
      </w:r>
      <w:r>
        <w:t>"</w:t>
      </w:r>
      <w:r>
        <w:t xml:space="preserve">ל</w:t>
      </w:r>
      <w:r>
        <w:t xml:space="preserve"> </w:t>
      </w:r>
      <w:r>
        <w:t xml:space="preserve">רבא:</w:t>
      </w:r>
    </w:p>
    <w:p w:rsidR="00DA63EC" w:rsidRDefault="00DA63EC" w:rsidP="00DA63EC">
      <w:pPr>
        <w:tabs>
          <w:tab w:val="left" w:pos="0"/>
          <w:tab w:val="center" w:pos="2835"/>
        </w:tabs>
        <w:rPr>
          <w:rtl/>
        </w:rPr>
      </w:pPr>
      <w:del w:id="98807" w:author="מנוע מכני" w:date="2026-10-11T12:04:39Z">
        <w:r>
          <w:rPr>
            <w:rtl/>
          </w:rPr>
          <w:delText xml:space="preserve"> </w:delText>
        </w:r>
      </w:del>
      <w:r>
        <w:rPr>
          <w:rtl/>
        </w:rPr>
        <w:t xml:space="preserve">כי </w:t>
      </w:r>
      <w:ins w:id="90107" w:author="Claude - סמנטי" w:date="2026-10-11T12:26:16Z">
        <w:r>
          <w:rPr>
            <w:rtl/>
          </w:rPr>
          <w:t xml:space="preserve">נשאל</w:t>
        </w:r>
      </w:ins>
      <w:del w:id="90108" w:author="Claude - סמנטי" w:date="2026-10-11T12:26:16Z">
        <w:r>
          <w:rPr>
            <w:rtl/>
          </w:rPr>
          <w:delText xml:space="preserve">איתשיל</w:delText>
        </w:r>
      </w:del>
      <w:r>
        <w:rPr>
          <w:rtl/>
        </w:rPr>
        <w:t xml:space="preserve"> - להתירא </w:t>
      </w:r>
      <w:ins w:id="90105" w:author="Claude - סמנטי" w:date="2026-10-11T12:26:16Z">
        <w:r>
          <w:rPr>
            <w:rtl/>
          </w:rPr>
          <w:t xml:space="preserve">נשאל</w:t>
        </w:r>
      </w:ins>
      <w:del w:id="90106" w:author="Claude - סמנטי" w:date="2026-10-11T12:26:16Z">
        <w:r>
          <w:rPr>
            <w:rtl/>
          </w:rPr>
          <w:delText xml:space="preserve">איתשיל</w:delText>
        </w:r>
      </w:del>
      <w:r>
        <w:rPr>
          <w:rtl/>
        </w:rPr>
        <w:t xml:space="preserve">, </w:t>
      </w:r>
      <w:ins w:id="96341" w:author="מנוע מכני" w:date="2026-10-11T12:04:39Z">
        <w:r>
          <w:rPr>
            <w:rtl/>
          </w:rPr>
          <w:t xml:space="preserve">דהיו</w:t>
        </w:r>
      </w:ins>
      <w:del w:id="96342" w:author="מנוע מכני" w:date="2026-10-11T12:04:39Z">
        <w:r>
          <w:rPr>
            <w:rtl/>
          </w:rPr>
          <w:delText xml:space="preserve">דהוו</w:delText>
        </w:r>
      </w:del>
      <w:r>
        <w:rPr>
          <w:rtl/>
        </w:rPr>
        <w:t xml:space="preserve"> </w:t>
      </w:r>
      <w:ins w:id="95447" w:author="מנוע מכני" w:date="2026-10-11T12:04:39Z">
        <w:r>
          <w:rPr>
            <w:rtl/>
          </w:rPr>
          <w:t xml:space="preserve">להם</w:t>
        </w:r>
      </w:ins>
      <w:del w:id="95448" w:author="מנוע מכני" w:date="2026-10-11T12:04:39Z">
        <w:r>
          <w:rPr>
            <w:rtl/>
          </w:rPr>
          <w:delText xml:space="preserve">להו</w:delText>
        </w:r>
      </w:del>
      <w:r>
        <w:rPr>
          <w:rtl/>
        </w:rPr>
        <w:t xml:space="preserve"> בית </w:t>
      </w:r>
      <w:ins w:id="92853" w:author="מנוע מכני" w:date="2026-10-11T12:04:39Z">
        <w:r>
          <w:rPr>
            <w:rtl/>
          </w:rPr>
          <w:t xml:space="preserve">שמה</w:t>
        </w:r>
      </w:ins>
      <w:del w:id="92854" w:author="מנוע מכני" w:date="2026-10-11T12:04:39Z">
        <w:r>
          <w:rPr>
            <w:rtl/>
          </w:rPr>
          <w:delText xml:space="preserve">שמאי</w:delText>
        </w:r>
      </w:del>
      <w:r>
        <w:rPr>
          <w:rtl/>
        </w:rPr>
        <w:t xml:space="preserve"> לחומרא.</w:t>
      </w:r>
    </w:p>
    <w:p w:rsidR="00DA63EC" w:rsidRDefault="00DA63EC" w:rsidP="00DA63EC">
      <w:pPr>
        <w:pStyle w:val="affffd"/>
        <w:rPr>
          <w:rtl/>
        </w:rPr>
      </w:pPr>
      <w:r>
        <w:rPr>
          <w:rtl/>
        </w:rPr>
        <w:t>׹</w:t>
      </w:r>
    </w:p>
    <w:p>
      <w:pPr>
        <w:pStyle w:val="afffff8"/>
        <w:rPr>
          <w:ins w:id="90475" w:author="קלוד" w:date="2026-10-11T12:29:36Z"/>
        </w:rPr>
      </w:pPr>
      <w:ins w:id="90476" w:author="קלוד" w:date="2026-10-11T12:29:36Z">
        <w:r>
          <w:rPr>
            <w:color w:val="7B3F00"/>
          </w:rPr>
          <w:t xml:space="preserve">שלש מתנות שבחטאת - מה כתחילתן ומה כסופן</w:t>
        </w:r>
      </w:ins>
    </w:p>
    <w:p>
      <w:pPr>
        <w:pStyle w:val="38"/>
        <w:rPr>
          <w:ins w:id="98808" w:author="מנוע מכני" w:date="2026-10-11T12:04:39Z"/>
        </w:rPr>
      </w:pPr>
      <w:r w:rsidRPr="00ED23AC">
        <w:t>א</w:t>
      </w:r>
      <w:r>
        <w:t>ארי</w:t>
      </w:r>
      <w:r>
        <w:t>"</w:t>
      </w:r>
      <w:r>
        <w:t>ו</w:t>
      </w:r>
      <w:r w:rsidRPr="00ED23AC">
        <w:t>:</w:t>
      </w:r>
    </w:p>
    <w:p w:rsidR="00DA63EC" w:rsidRDefault="00DA63EC" w:rsidP="00DA63EC">
      <w:pPr>
        <w:tabs>
          <w:tab w:val="left" w:pos="0"/>
          <w:tab w:val="center" w:pos="2835"/>
        </w:tabs>
        <w:rPr>
          <w:rtl/>
        </w:rPr>
      </w:pPr>
      <w:del w:id="98809" w:author="מנוע מכני" w:date="2026-10-11T12:04:39Z">
        <w:r>
          <w:rPr>
            <w:rtl/>
          </w:rPr>
          <w:delText xml:space="preserve"> </w:delText>
        </w:r>
      </w:del>
      <w:r>
        <w:rPr>
          <w:rtl/>
        </w:rPr>
        <w:t xml:space="preserve">שלש מתנות שבחטאות אינן באות בלילה, ובאות לאחר מיתה, והמעלה מהן בחוץ - חייב.</w:t>
      </w:r>
    </w:p>
    <w:p>
      <w:pPr>
        <w:pStyle w:val="38"/>
        <w:rPr>
          <w:ins w:id="98810" w:author="מנוע מכני" w:date="2026-10-11T12:04:39Z"/>
        </w:rPr>
      </w:pPr>
      <w:r>
        <w:t>אר</w:t>
      </w:r>
      <w:r>
        <w:t>"</w:t>
      </w:r>
      <w:r>
        <w:t>פ</w:t>
      </w:r>
      <w:r>
        <w:t xml:space="preserve">:</w:t>
      </w:r>
    </w:p>
    <w:p w:rsidR="00DA63EC" w:rsidRDefault="00DA63EC" w:rsidP="00DA63EC">
      <w:pPr>
        <w:tabs>
          <w:tab w:val="left" w:pos="0"/>
          <w:tab w:val="center" w:pos="2835"/>
        </w:tabs>
        <w:rPr>
          <w:rtl/>
        </w:rPr>
      </w:pPr>
      <w:del w:id="98811" w:author="מנוע מכני" w:date="2026-10-11T12:04:39Z">
        <w:r>
          <w:rPr>
            <w:rtl/>
          </w:rPr>
          <w:delText xml:space="preserve"> </w:delText>
        </w:r>
      </w:del>
      <w:r>
        <w:rPr>
          <w:rtl/>
        </w:rPr>
        <w:t xml:space="preserve">יש מהן כתחלתו, ויש מהן כסופו</w:t>
      </w:r>
      <w:ins w:id="94467" w:author="מנוע מכני" w:date="2026-10-11T12:04:39Z">
        <w:r>
          <w:rPr>
            <w:rtl/>
          </w:rPr>
          <w:t xml:space="preserve">,</w:t>
        </w:r>
      </w:ins>
      <w:del w:id="94468" w:author="מנוע מכני" w:date="2026-10-11T12:04:39Z">
        <w:r>
          <w:rPr>
            <w:rtl/>
          </w:rPr>
          <w:delText xml:space="preserve">;</w:delText>
        </w:r>
      </w:del>
    </w:p>
    <w:p w:rsidR="00DA63EC" w:rsidRDefault="00DA63EC" w:rsidP="00DA63EC">
      <w:pPr>
        <w:tabs>
          <w:tab w:val="left" w:pos="0"/>
          <w:tab w:val="center" w:pos="2835"/>
        </w:tabs>
        <w:rPr>
          <w:rtl/>
        </w:rPr>
      </w:pPr>
      <w:r>
        <w:rPr>
          <w:rtl/>
        </w:rPr>
        <w:lastRenderedPageBreak/>
        <w:t xml:space="preserve">חוץ ולילה, זרות וכלי שרת, קרן ואצבע, כיבוס ושירים - כתחלתן</w:t>
      </w:r>
      <w:ins w:id="94469" w:author="מנוע מכני" w:date="2026-10-11T12:04:39Z">
        <w:r>
          <w:rPr>
            <w:rtl/>
          </w:rPr>
          <w:t xml:space="preserve">,</w:t>
        </w:r>
      </w:ins>
      <w:del w:id="94470" w:author="מנוע מכני" w:date="2026-10-11T12:04:39Z">
        <w:r>
          <w:rPr>
            <w:rtl/>
          </w:rPr>
          <w:lastRenderedPageBreak/>
          <w:delText xml:space="preserve">;</w:delText>
        </w:r>
      </w:del>
    </w:p>
    <w:p w:rsidR="00DA63EC" w:rsidRDefault="00DA63EC" w:rsidP="00DA63EC">
      <w:pPr>
        <w:tabs>
          <w:tab w:val="left" w:pos="0"/>
          <w:tab w:val="center" w:pos="2835"/>
        </w:tabs>
        <w:rPr>
          <w:rtl/>
        </w:rPr>
      </w:pPr>
      <w:r>
        <w:rPr>
          <w:rtl/>
        </w:rPr>
        <w:t xml:space="preserve">מיתה, </w:t>
      </w:r>
      <w:r>
        <w:rPr>
          <w:rtl/>
        </w:rPr>
        <w:t xml:space="preserve">לא</w:t>
      </w:r>
      <w:r>
        <w:rPr>
          <w:rtl/>
        </w:rPr>
        <w:t xml:space="preserve"> שריא ולא מפגלא, ולא עיילא לגואי - כסופן.</w:t>
      </w:r>
      <w:r>
        <w:rPr>
          <w:rFonts w:hint="cs"/>
          <w:rtl/>
        </w:rPr>
        <w:t xml:space="preserve">[וכשרים] </w:t>
      </w:r>
    </w:p>
    <w:p w:rsidR="00DA63EC" w:rsidRDefault="00DA63EC" w:rsidP="00DA63EC">
      <w:pPr>
        <w:tabs>
          <w:tab w:val="left" w:pos="0"/>
          <w:tab w:val="center" w:pos="2835"/>
        </w:tabs>
        <w:rPr>
          <w:rtl/>
        </w:rPr>
      </w:pPr>
    </w:p>
    <w:p>
      <w:pPr>
        <w:pStyle w:val="38"/>
        <w:rPr>
          <w:ins w:id="98812" w:author="מנוע מכני" w:date="2026-10-11T12:04:39Z"/>
        </w:rPr>
      </w:pPr>
      <w:r>
        <w:t>אר</w:t>
      </w:r>
      <w:r>
        <w:t>"</w:t>
      </w:r>
      <w:r>
        <w:t>פ</w:t>
      </w:r>
      <w:r>
        <w:t xml:space="preserve">:</w:t>
      </w:r>
    </w:p>
    <w:p w:rsidR="00DA63EC" w:rsidRDefault="00DA63EC" w:rsidP="00DA63EC">
      <w:pPr>
        <w:tabs>
          <w:tab w:val="left" w:pos="0"/>
          <w:tab w:val="center" w:pos="2835"/>
        </w:tabs>
        <w:rPr>
          <w:rtl/>
        </w:rPr>
      </w:pPr>
      <w:del w:id="98813" w:author="מנוע מכני" w:date="2026-10-11T12:04:39Z">
        <w:r>
          <w:rPr>
            <w:rtl/>
          </w:rPr>
          <w:delText xml:space="preserve"> </w:delText>
        </w:r>
      </w:del>
      <w:ins w:id="95563" w:author="מנוע מכני" w:date="2026-10-11T12:04:39Z">
        <w:r>
          <w:rPr>
            <w:rtl/>
          </w:rPr>
          <w:t xml:space="preserve">מנין</w:t>
        </w:r>
      </w:ins>
      <w:del w:id="95564" w:author="מנוע מכני" w:date="2026-10-11T12:04:39Z">
        <w:r>
          <w:rPr>
            <w:rtl/>
          </w:rPr>
          <w:delText xml:space="preserve">מנא</w:delText>
        </w:r>
      </w:del>
      <w:r>
        <w:rPr>
          <w:rtl/>
        </w:rPr>
        <w:t xml:space="preserve"> אמינא לה? </w:t>
      </w:r>
    </w:p>
    <w:p>
      <w:pPr>
        <w:pStyle w:val="38"/>
        <w:rPr>
          <w:ins w:id="98814" w:author="מנוע מכני" w:date="2026-10-11T12:04:39Z"/>
        </w:rPr>
      </w:pPr>
      <w:r>
        <w:t xml:space="preserve">דתנן</w:t>
      </w:r>
      <w:r>
        <w:t xml:space="preserve">:</w:t>
      </w:r>
    </w:p>
    <w:p w:rsidR="00DA63EC" w:rsidRDefault="00DA63EC" w:rsidP="00DA63EC">
      <w:pPr>
        <w:tabs>
          <w:tab w:val="left" w:pos="0"/>
          <w:tab w:val="center" w:pos="2835"/>
        </w:tabs>
        <w:rPr>
          <w:rtl/>
        </w:rPr>
      </w:pPr>
      <w:del w:id="98815" w:author="מנוע מכני" w:date="2026-10-11T12:04:39Z">
        <w:r>
          <w:rPr>
            <w:rtl/>
          </w:rPr>
          <w:delText xml:space="preserve"> </w:delText>
        </w:r>
      </w:del>
      <w:r>
        <w:rPr>
          <w:rtl/>
        </w:rPr>
        <w:t xml:space="preserve">ניתז מן הצואר על הבגד - אינו טעון כיבוס, מן הקרן ומן היסוד - אינו טעון כיבוס</w:t>
      </w:r>
      <w:ins w:id="94471" w:author="מנוע מכני" w:date="2026-10-11T12:04:39Z">
        <w:r>
          <w:rPr>
            <w:rtl/>
          </w:rPr>
          <w:t xml:space="preserve">,</w:t>
        </w:r>
      </w:ins>
      <w:del w:id="94472" w:author="מנוע מכני" w:date="2026-10-11T12:04:39Z">
        <w:r>
          <w:rPr>
            <w:rtl/>
          </w:rPr>
          <w:delText xml:space="preserve">;</w:delText>
        </w:r>
      </w:del>
    </w:p>
    <w:p w:rsidR="00DA63EC" w:rsidRDefault="00DA63EC" w:rsidP="00DA63EC">
      <w:pPr>
        <w:tabs>
          <w:tab w:val="left" w:pos="0"/>
          <w:tab w:val="center" w:pos="2835"/>
        </w:tabs>
        <w:rPr>
          <w:rtl/>
        </w:rPr>
      </w:pPr>
      <w:r>
        <w:rPr>
          <w:rtl/>
        </w:rPr>
        <w:t>הא מן הראוי לקרן - טעון כיבוס.</w:t>
      </w:r>
    </w:p>
    <w:p w:rsidR="00DA63EC" w:rsidRDefault="00DA63EC" w:rsidP="00DA63EC">
      <w:pPr>
        <w:tabs>
          <w:tab w:val="left" w:pos="0"/>
          <w:tab w:val="center" w:pos="2835"/>
        </w:tabs>
        <w:rPr>
          <w:rtl/>
        </w:rPr>
      </w:pPr>
      <w:r>
        <w:rPr>
          <w:rtl/>
        </w:rPr>
        <w:t>וליטעמיך, מן היסוד אינו טעון כיבוס, הא מן הראוי ליסוד טעון כיבוס?</w:t>
      </w:r>
      <w:r w:rsidRPr="00464129">
        <w:rPr>
          <w:rStyle w:val="afffff0"/>
          <w:rtl/>
        </w:rPr>
        <w:t xml:space="preserve"> </w:t>
      </w:r>
      <w:r w:rsidRPr="00464129">
        <w:rPr>
          <w:rStyle w:val="afffff0"/>
          <w:rFonts w:hint="cs"/>
          <w:rtl/>
        </w:rPr>
        <w:t>'</w:t>
      </w:r>
      <w:ins w:id="90665" w:author="Claude - סמנטי" w:date="2026-10-11T12:26:16Z">
        <w:r>
          <w:rPr>
            <w:rStyle w:val="afffff0"/>
            <w:rtl/>
          </w:rPr>
          <w:t xml:space="preserve">אֲשֶׁר יַזֶּה</w:t>
        </w:r>
      </w:ins>
      <w:del w:id="90666" w:author="Claude - סמנטי" w:date="2026-10-11T12:26:16Z">
        <w:r w:rsidRPr="00464129">
          <w:rPr>
            <w:rStyle w:val="afffff0"/>
            <w:rtl/>
          </w:rPr>
          <w:delText xml:space="preserve">אשר יזה</w:delText>
        </w:r>
      </w:del>
      <w:r w:rsidRPr="00464129">
        <w:rPr>
          <w:rStyle w:val="afffff0"/>
          <w:rFonts w:hint="cs"/>
          <w:rtl/>
        </w:rPr>
        <w:t>'</w:t>
      </w:r>
      <w:r w:rsidRPr="00464129">
        <w:rPr>
          <w:rStyle w:val="afffff0"/>
          <w:rtl/>
        </w:rPr>
        <w:t xml:space="preserve"> </w:t>
      </w:r>
      <w:r>
        <w:rPr>
          <w:rtl/>
        </w:rPr>
        <w:t xml:space="preserve">פרט לזה שכבר הוזה! </w:t>
      </w:r>
    </w:p>
    <w:p>
      <w:pPr>
        <w:pStyle w:val="38"/>
        <w:rPr>
          <w:ins w:id="98816" w:author="מנוע מכני" w:date="2026-10-11T12:04:39Z"/>
        </w:rPr>
      </w:pPr>
      <w:r>
        <w:t xml:space="preserve">- הא מני?</w:t>
      </w:r>
    </w:p>
    <w:p w:rsidR="00DA63EC" w:rsidRDefault="00DA63EC" w:rsidP="00DA63EC">
      <w:pPr>
        <w:pStyle w:val="affffb"/>
        <w:rPr>
          <w:rtl/>
        </w:rPr>
      </w:pPr>
      <w:del w:id="98817" w:author="מנוע מכני" w:date="2026-10-11T12:04:39Z">
        <w:r>
          <w:rPr>
            <w:rtl/>
          </w:rPr>
          <w:delText xml:space="preserve"> </w:delText>
        </w:r>
      </w:del>
      <w:r>
        <w:rPr>
          <w:rStyle w:val="2fb"/>
          <w:rtl/>
        </w:rPr>
        <w:t xml:space="preserve">רבי</w:t>
      </w:r>
      <w:r>
        <w:rPr>
          <w:rtl/>
        </w:rPr>
        <w:t xml:space="preserve"> נחמיה</w:t>
      </w:r>
      <w:r>
        <w:rPr>
          <w:rFonts w:hint="cs"/>
          <w:rtl/>
        </w:rPr>
        <w:t xml:space="preserve"> דאומר שירי </w:t>
      </w:r>
      <w:r>
        <w:rPr>
          <w:rtl/>
        </w:rPr>
        <w:t>הדם שהקריבן בחוץ - חייב.</w:t>
      </w:r>
    </w:p>
    <w:p w:rsidR="00DA63EC" w:rsidRDefault="00DA63EC" w:rsidP="00DA63EC">
      <w:pPr>
        <w:tabs>
          <w:tab w:val="left" w:pos="0"/>
          <w:tab w:val="center" w:pos="2835"/>
        </w:tabs>
        <w:rPr>
          <w:rtl/>
        </w:rPr>
      </w:pPr>
      <w:ins w:id="97043" w:author="מנוע מכני" w:date="2026-10-11T12:04:39Z">
        <w:r>
          <w:rPr>
            <w:rtl/>
          </w:rPr>
          <w:t xml:space="preserve">אמור</w:t>
        </w:r>
      </w:ins>
      <w:del w:id="97044" w:author="מנוע מכני" w:date="2026-10-11T12:04:39Z">
        <w:r>
          <w:rPr>
            <w:rtl/>
          </w:rPr>
          <w:delText xml:space="preserve">אימר</w:delText>
        </w:r>
      </w:del>
      <w:r>
        <w:rPr>
          <w:rtl/>
        </w:rPr>
        <w:t xml:space="preserve"> דשמעת </w:t>
      </w:r>
      <w:ins w:id="92857" w:author="מנוע מכני" w:date="2026-10-11T12:04:39Z">
        <w:r>
          <w:rPr>
            <w:rtl/>
          </w:rPr>
          <w:t xml:space="preserve">לו</w:t>
        </w:r>
      </w:ins>
      <w:del w:id="92858" w:author="מנוע מכני" w:date="2026-10-11T12:04:39Z">
        <w:r>
          <w:rPr>
            <w:rtl/>
          </w:rPr>
          <w:delText xml:space="preserve">ליה</w:delText>
        </w:r>
      </w:del>
      <w:r>
        <w:rPr>
          <w:rtl/>
        </w:rPr>
        <w:t xml:space="preserve"> לר' נחמיה - לענין העלאה, </w:t>
      </w:r>
      <w:ins w:id="92855" w:author="מנוע מכני" w:date="2026-10-11T12:04:39Z">
        <w:r>
          <w:rPr>
            <w:rtl/>
          </w:rPr>
          <w:t xml:space="preserve">כלום</w:t>
        </w:r>
      </w:ins>
      <w:del w:id="92856" w:author="מנוע מכני" w:date="2026-10-11T12:04:39Z">
        <w:r>
          <w:rPr>
            <w:rtl/>
          </w:rPr>
          <w:delText xml:space="preserve">מידי</w:delText>
        </w:r>
      </w:del>
      <w:r>
        <w:rPr>
          <w:rtl/>
        </w:rPr>
        <w:t xml:space="preserve"> דהוי אאיברים ופדרים, לענין כיבוס מי שמעת </w:t>
      </w:r>
      <w:ins w:id="92859" w:author="מנוע מכני" w:date="2026-10-11T12:04:39Z">
        <w:r>
          <w:rPr>
            <w:rtl/>
          </w:rPr>
          <w:t xml:space="preserve">לו</w:t>
        </w:r>
      </w:ins>
      <w:del w:id="92860" w:author="מנוע מכני" w:date="2026-10-11T12:04:39Z">
        <w:r>
          <w:rPr>
            <w:rtl/>
          </w:rPr>
          <w:delText xml:space="preserve">ליה</w:delText>
        </w:r>
      </w:del>
      <w:r>
        <w:rPr>
          <w:rtl/>
        </w:rPr>
        <w:t xml:space="preserve">? </w:t>
      </w:r>
    </w:p>
    <w:p w:rsidR="00DA63EC" w:rsidRDefault="00DA63EC" w:rsidP="00DA63EC">
      <w:pPr>
        <w:pStyle w:val="afff3"/>
        <w:framePr w:wrap="around"/>
        <w:rPr>
          <w:rtl/>
        </w:rPr>
      </w:pPr>
      <w:r>
        <w:rPr>
          <w:rFonts w:hint="cs"/>
          <w:rtl/>
        </w:rPr>
        <w:t>לט.</w:t>
      </w:r>
    </w:p>
    <w:p w:rsidR="00DA63EC" w:rsidRPr="00FE1B89" w:rsidRDefault="00DA63EC" w:rsidP="00DA63EC">
      <w:pPr>
        <w:tabs>
          <w:tab w:val="left" w:pos="0"/>
          <w:tab w:val="center" w:pos="2835"/>
        </w:tabs>
        <w:rPr>
          <w:spacing w:val="-4"/>
          <w:rtl/>
        </w:rPr>
      </w:pPr>
      <w:r w:rsidRPr="00FE1B89">
        <w:rPr>
          <w:spacing w:val="-4"/>
          <w:rtl/>
        </w:rPr>
        <w:t xml:space="preserve">אין, והתניא: דמים הטעונין יסוד - טעונין כיבוס, ומחשבה מועלת בהן, והמעלה מהן בחוץ חייב, </w:t>
      </w:r>
    </w:p>
    <w:p w:rsidR="00DA63EC" w:rsidRPr="00FE1B89" w:rsidRDefault="00DA63EC" w:rsidP="00DA63EC">
      <w:pPr>
        <w:tabs>
          <w:tab w:val="left" w:pos="0"/>
          <w:tab w:val="center" w:pos="2835"/>
        </w:tabs>
        <w:rPr>
          <w:spacing w:val="-2"/>
          <w:rtl/>
        </w:rPr>
      </w:pPr>
      <w:r w:rsidRPr="00FE1B89">
        <w:rPr>
          <w:spacing w:val="-2"/>
          <w:rtl/>
        </w:rPr>
        <w:t xml:space="preserve">ודמים הנשפכין לאמה - אין טעונין כיבוס, ואין מחשבה מועלת בהן, והמעלה מהן בחוץ פטור</w:t>
      </w:r>
      <w:ins w:id="94473" w:author="מנוע מכני" w:date="2026-10-11T12:04:39Z">
        <w:r>
          <w:rPr>
            <w:spacing w:val="-2"/>
            <w:rtl/>
          </w:rPr>
          <w:t xml:space="preserve">,</w:t>
        </w:r>
      </w:ins>
      <w:del w:id="94474" w:author="מנוע מכני" w:date="2026-10-11T12:04:39Z">
        <w:r w:rsidRPr="00FE1B89">
          <w:rPr>
            <w:spacing w:val="-2"/>
            <w:rtl/>
          </w:rPr>
          <w:delText xml:space="preserve">;</w:delText>
        </w:r>
      </w:del>
    </w:p>
    <w:p w:rsidR="00DA63EC" w:rsidRDefault="00DA63EC" w:rsidP="00DA63EC">
      <w:pPr>
        <w:tabs>
          <w:tab w:val="left" w:pos="0"/>
          <w:tab w:val="center" w:pos="2835"/>
        </w:tabs>
        <w:rPr>
          <w:rtl/>
        </w:rPr>
      </w:pPr>
      <w:r>
        <w:rPr>
          <w:rtl/>
        </w:rPr>
        <w:t xml:space="preserve">מאן שמעת </w:t>
      </w:r>
      <w:ins w:id="92863" w:author="מנוע מכני" w:date="2026-10-11T12:04:39Z">
        <w:r>
          <w:rPr>
            <w:rtl/>
          </w:rPr>
          <w:t xml:space="preserve">לו</w:t>
        </w:r>
      </w:ins>
      <w:del w:id="92864" w:author="מנוע מכני" w:date="2026-10-11T12:04:39Z">
        <w:r>
          <w:rPr>
            <w:rtl/>
          </w:rPr>
          <w:delText xml:space="preserve">ליה</w:delText>
        </w:r>
      </w:del>
      <w:r>
        <w:rPr>
          <w:rtl/>
        </w:rPr>
        <w:t xml:space="preserve"> דאמר: מעלה מהן בחוץ חייב? </w:t>
      </w:r>
      <w:r>
        <w:rPr>
          <w:rStyle w:val="2fb"/>
          <w:rtl/>
        </w:rPr>
        <w:t xml:space="preserve">רבי</w:t>
      </w:r>
      <w:r>
        <w:rPr>
          <w:rtl/>
        </w:rPr>
        <w:t xml:space="preserve"> נחמיה היא, </w:t>
      </w:r>
      <w:ins w:id="92861" w:author="מנוע מכני" w:date="2026-10-11T12:04:39Z">
        <w:r>
          <w:rPr>
            <w:rtl/>
          </w:rPr>
          <w:t xml:space="preserve">ואומר</w:t>
        </w:r>
      </w:ins>
      <w:del w:id="92862" w:author="מנוע מכני" w:date="2026-10-11T12:04:39Z">
        <w:r>
          <w:rPr>
            <w:rtl/>
          </w:rPr>
          <w:delText xml:space="preserve">וקאמר</w:delText>
        </w:r>
      </w:del>
      <w:r>
        <w:rPr>
          <w:rtl/>
        </w:rPr>
        <w:t xml:space="preserve">: טעון כיבוס.</w:t>
      </w:r>
    </w:p>
    <w:p w:rsidR="00DA63EC" w:rsidRDefault="00DA63EC" w:rsidP="00DA63EC">
      <w:pPr>
        <w:tabs>
          <w:tab w:val="left" w:pos="0"/>
          <w:tab w:val="center" w:pos="2835"/>
        </w:tabs>
        <w:rPr>
          <w:rtl/>
        </w:rPr>
      </w:pPr>
      <w:r>
        <w:rPr>
          <w:rtl/>
        </w:rPr>
        <w:t xml:space="preserve">ומחשבה מועלת בהן? והתניא: יצאו שירים והקטרת אימורין שאין מעכבין את הכפרה, שאין מחשבה מועלת בהן! </w:t>
      </w:r>
    </w:p>
    <w:p w:rsidR="00DA63EC" w:rsidRDefault="00DA63EC" w:rsidP="00DA63EC">
      <w:pPr>
        <w:tabs>
          <w:tab w:val="left" w:pos="0"/>
          <w:tab w:val="center" w:pos="2835"/>
        </w:tabs>
        <w:rPr>
          <w:rtl/>
        </w:rPr>
      </w:pPr>
      <w:r>
        <w:rPr>
          <w:rtl/>
        </w:rPr>
        <w:t xml:space="preserve">כי </w:t>
      </w:r>
      <w:r>
        <w:rPr>
          <w:rtl/>
        </w:rPr>
        <w:t xml:space="preserve">תניא</w:t>
      </w:r>
      <w:r>
        <w:rPr>
          <w:rtl/>
        </w:rPr>
        <w:t xml:space="preserve"> ההיא - בשלש מתנות שבחטאת.</w:t>
      </w:r>
    </w:p>
    <w:p>
      <w:pPr>
        <w:pStyle w:val="38"/>
        <w:rPr>
          <w:ins w:id="98818" w:author="מנוע מכני" w:date="2026-10-11T12:04:39Z"/>
        </w:rPr>
      </w:pPr>
      <w:r>
        <w:t xml:space="preserve">- </w:t>
      </w:r>
      <w:r>
        <w:t>והך ד</w:t>
      </w:r>
      <w:r>
        <w:t xml:space="preserve">טעונין יסוד?</w:t>
      </w:r>
    </w:p>
    <w:p w:rsidR="00DA63EC" w:rsidRDefault="00DA63EC" w:rsidP="00DA63EC">
      <w:pPr>
        <w:pStyle w:val="affffb"/>
      </w:pPr>
      <w:del w:id="98819" w:author="מנוע מכני" w:date="2026-10-11T12:04:39Z">
        <w:r>
          <w:rPr>
            <w:rtl/>
          </w:rPr>
          <w:delText xml:space="preserve"> </w:delText>
        </w:r>
      </w:del>
      <w:r>
        <w:rPr>
          <w:rFonts w:hint="cs"/>
          <w:rtl/>
        </w:rPr>
        <w:t xml:space="preserve">צריך לומר נטענין יסוד [אחר שמזים אותה על הקרן] </w:t>
      </w:r>
    </w:p>
    <w:p>
      <w:pPr>
        <w:pStyle w:val="38"/>
        <w:rPr>
          <w:ins w:id="98820" w:author="מנוע מכני" w:date="2026-10-11T12:04:39Z"/>
        </w:rPr>
      </w:pPr>
      <w:r>
        <w:t>- ו</w:t>
      </w:r>
      <w:r>
        <w:t xml:space="preserve">הך</w:t>
      </w:r>
    </w:p>
    <w:p w:rsidR="00DA63EC" w:rsidRDefault="00DA63EC" w:rsidP="00DA63EC">
      <w:pPr>
        <w:pStyle w:val="affffb"/>
        <w:rPr>
          <w:rtl/>
        </w:rPr>
      </w:pPr>
      <w:del w:id="98821" w:author="מנוע מכני" w:date="2026-10-11T12:04:39Z">
        <w:r>
          <w:rPr>
            <w:rFonts w:hint="cs"/>
            <w:rtl/>
          </w:rPr>
          <w:delText xml:space="preserve"> </w:delText>
        </w:r>
      </w:del>
      <w:r>
        <w:rPr>
          <w:rFonts w:hint="cs"/>
          <w:rtl/>
        </w:rPr>
        <w:t xml:space="preserve">ד</w:t>
      </w:r>
      <w:r>
        <w:rPr>
          <w:rtl/>
        </w:rPr>
        <w:t>מחשבה מועלת בהן</w:t>
      </w:r>
      <w:r>
        <w:rPr>
          <w:rFonts w:hint="cs"/>
          <w:rtl/>
        </w:rPr>
        <w:t>,</w:t>
      </w:r>
      <w:r>
        <w:rPr>
          <w:rtl/>
        </w:rPr>
        <w:t xml:space="preserve"> </w:t>
      </w:r>
      <w:r>
        <w:rPr>
          <w:rFonts w:hint="cs"/>
          <w:rtl/>
        </w:rPr>
        <w:t>-</w:t>
      </w:r>
      <w:r>
        <w:rPr>
          <w:rtl/>
        </w:rPr>
        <w:t xml:space="preserve">כי </w:t>
      </w:r>
      <w:r>
        <w:rPr>
          <w:rtl/>
        </w:rPr>
        <w:t xml:space="preserve">תניא</w:t>
      </w:r>
      <w:r>
        <w:rPr>
          <w:rtl/>
        </w:rPr>
        <w:t xml:space="preserve"> ההיא בדמים הפנימים.</w:t>
      </w:r>
    </w:p>
    <w:p w:rsidR="00DA63EC" w:rsidRDefault="00DA63EC" w:rsidP="00DA63EC">
      <w:pPr>
        <w:tabs>
          <w:tab w:val="left" w:pos="0"/>
          <w:tab w:val="center" w:pos="2835"/>
        </w:tabs>
        <w:rPr>
          <w:rtl/>
        </w:rPr>
      </w:pPr>
      <w:r>
        <w:rPr>
          <w:rtl/>
        </w:rPr>
        <w:t xml:space="preserve">אבל בדמים החיצונים פטור,</w:t>
      </w:r>
      <w:ins w:id="94475" w:author="מנוע מכני" w:date="2026-10-11T12:04:39Z">
        <w:r>
          <w:rPr>
            <w:rtl/>
          </w:rPr>
          <w:t xml:space="preserve"> </w:t>
        </w:r>
      </w:ins>
      <w:del w:id="94476" w:author="מנוע מכני" w:date="2026-10-11T12:04:39Z">
        <w:r>
          <w:rPr>
            <w:rtl/>
          </w:rPr>
          <w:delText xml:space="preserve"> </w:delText>
        </w:r>
        <w:r>
          <w:rPr>
            <w:rFonts w:hint="cs"/>
            <w:rtl/>
          </w:rPr>
          <w:delText xml:space="preserve"> </w:delText>
        </w:r>
      </w:del>
      <w:r>
        <w:rPr>
          <w:rFonts w:hint="cs"/>
          <w:rtl/>
        </w:rPr>
        <w:t xml:space="preserve">ולא מפליגי' בין דמים הפנימיים לדמים שבחוץ</w:t>
      </w:r>
      <w:r>
        <w:rPr>
          <w:rtl/>
        </w:rPr>
        <w:t xml:space="preserve">! </w:t>
      </w:r>
    </w:p>
    <w:p w:rsidR="00DA63EC" w:rsidRDefault="00DA63EC" w:rsidP="00DA63EC">
      <w:pPr>
        <w:pStyle w:val="affffb"/>
        <w:rPr>
          <w:rtl/>
        </w:rPr>
      </w:pPr>
      <w:r>
        <w:rPr>
          <w:rtl/>
        </w:rPr>
        <w:t xml:space="preserve">- </w:t>
      </w:r>
      <w:r>
        <w:rPr>
          <w:rFonts w:hint="cs"/>
          <w:rtl/>
        </w:rPr>
        <w:t xml:space="preserve">כר' נחמיה </w:t>
      </w:r>
      <w:r>
        <w:rPr>
          <w:rtl/>
        </w:rPr>
        <w:t xml:space="preserve">דאמר: שירי הדם שהקריבן בחוץ - חייב, ולא </w:t>
      </w:r>
      <w:ins w:id="96637" w:author="מנוע מכני" w:date="2026-10-11T12:04:39Z">
        <w:r>
          <w:rPr>
            <w:rtl/>
          </w:rPr>
          <w:t xml:space="preserve">שונה</w:t>
        </w:r>
      </w:ins>
      <w:del w:id="96638" w:author="מנוע מכני" w:date="2026-10-11T12:04:39Z">
        <w:r>
          <w:rPr>
            <w:rtl/>
          </w:rPr>
          <w:delText xml:space="preserve">מתני</w:delText>
        </w:r>
      </w:del>
      <w:r>
        <w:rPr>
          <w:rtl/>
        </w:rPr>
        <w:t xml:space="preserve"> </w:t>
      </w:r>
      <w:ins w:id="92869" w:author="מנוע מכני" w:date="2026-10-11T12:04:39Z">
        <w:r>
          <w:rPr>
            <w:rtl/>
          </w:rPr>
          <w:t xml:space="preserve">לו</w:t>
        </w:r>
      </w:ins>
      <w:del w:id="92870" w:author="מנוע מכני" w:date="2026-10-11T12:04:39Z">
        <w:r>
          <w:rPr>
            <w:rtl/>
          </w:rPr>
          <w:delText xml:space="preserve">ליה</w:delText>
        </w:r>
      </w:del>
      <w:r>
        <w:rPr>
          <w:rtl/>
        </w:rPr>
        <w:t xml:space="preserve"> </w:t>
      </w:r>
      <w:ins w:id="92865" w:author="מנוע מכני" w:date="2026-10-11T12:04:39Z">
        <w:r>
          <w:rPr>
            <w:rtl/>
          </w:rPr>
          <w:t xml:space="preserve">שלושה</w:t>
        </w:r>
      </w:ins>
      <w:del w:id="92866" w:author="מנוע מכני" w:date="2026-10-11T12:04:39Z">
        <w:r>
          <w:rPr>
            <w:rtl/>
          </w:rPr>
          <w:delText xml:space="preserve">תלתא</w:delText>
        </w:r>
      </w:del>
      <w:r>
        <w:rPr>
          <w:rtl/>
        </w:rPr>
        <w:t xml:space="preserve"> פטורי לבהדי </w:t>
      </w:r>
      <w:ins w:id="92867" w:author="מנוע מכני" w:date="2026-10-11T12:04:39Z">
        <w:r>
          <w:rPr>
            <w:rtl/>
          </w:rPr>
          <w:t xml:space="preserve">שלושה</w:t>
        </w:r>
      </w:ins>
      <w:del w:id="92868" w:author="מנוע מכני" w:date="2026-10-11T12:04:39Z">
        <w:r>
          <w:rPr>
            <w:rtl/>
          </w:rPr>
          <w:delText xml:space="preserve">תלתא</w:delText>
        </w:r>
      </w:del>
      <w:r>
        <w:rPr>
          <w:rtl/>
        </w:rPr>
        <w:t xml:space="preserve"> חיובי.</w:t>
      </w:r>
    </w:p>
    <w:p w:rsidR="00DA63EC" w:rsidRDefault="00DA63EC" w:rsidP="00DA63EC">
      <w:pPr>
        <w:tabs>
          <w:tab w:val="left" w:pos="0"/>
          <w:tab w:val="center" w:pos="2835"/>
        </w:tabs>
        <w:rPr>
          <w:rtl/>
        </w:rPr>
      </w:pPr>
    </w:p>
    <w:p>
      <w:pPr>
        <w:pStyle w:val="38"/>
        <w:rPr>
          <w:ins w:id="98822" w:author="מנוע מכני" w:date="2026-10-11T12:04:39Z"/>
        </w:rPr>
      </w:pPr>
      <w:r>
        <w:t xml:space="preserve">רבינא</w:t>
      </w:r>
      <w:del w:id="101645" w:author="מנוע מכני" w:date="2026-10-11T12:04:39Z">
        <w:r>
          <w:delText xml:space="preserve"> אמר</w:delText>
        </w:r>
      </w:del>
      <w:r>
        <w:t xml:space="preserve">:</w:t>
      </w:r>
    </w:p>
    <w:p w:rsidR="00DA63EC" w:rsidRDefault="00DA63EC" w:rsidP="00DA63EC">
      <w:pPr>
        <w:tabs>
          <w:tab w:val="left" w:pos="0"/>
          <w:tab w:val="center" w:pos="2835"/>
        </w:tabs>
        <w:rPr>
          <w:rtl/>
        </w:rPr>
      </w:pPr>
      <w:del w:id="98823" w:author="מנוע מכני" w:date="2026-10-11T12:04:39Z">
        <w:r>
          <w:rPr>
            <w:rtl/>
          </w:rPr>
          <w:delText xml:space="preserve"> </w:delText>
        </w:r>
      </w:del>
      <w:r>
        <w:rPr>
          <w:rtl/>
        </w:rPr>
        <w:t xml:space="preserve">מן הקרן ממש מן היסוד - מן הראוי ליסוד.</w:t>
      </w:r>
    </w:p>
    <w:p>
      <w:pPr>
        <w:pStyle w:val="38"/>
        <w:rPr>
          <w:ins w:id="98824" w:author="מנוע מכני" w:date="2026-10-11T12:04:39Z"/>
        </w:rPr>
      </w:pPr>
      <w:del w:id="101762" w:author="מנוע מכני" w:date="2026-10-11T12:04:39Z">
        <w:r>
          <w:delText xml:space="preserve">א</w:delText>
        </w:r>
        <w:r>
          <w:delText xml:space="preserve">"</w:delText>
        </w:r>
        <w:r>
          <w:delText xml:space="preserve">ל </w:delText>
        </w:r>
      </w:del>
      <w:r>
        <w:t xml:space="preserve">רתב</w:t>
      </w:r>
      <w:r>
        <w:t>"</w:t>
      </w:r>
      <w:r>
        <w:t xml:space="preserve">ג </w:t>
      </w:r>
      <w:r>
        <w:t xml:space="preserve">לרבינא, אימא:</w:t>
      </w:r>
    </w:p>
    <w:p w:rsidR="00DA63EC" w:rsidRDefault="00DA63EC" w:rsidP="00DA63EC">
      <w:pPr>
        <w:tabs>
          <w:tab w:val="left" w:pos="0"/>
          <w:tab w:val="center" w:pos="2835"/>
        </w:tabs>
        <w:rPr>
          <w:rtl/>
        </w:rPr>
      </w:pPr>
      <w:del w:id="98825" w:author="מנוע מכני" w:date="2026-10-11T12:04:39Z">
        <w:r>
          <w:rPr>
            <w:rtl/>
          </w:rPr>
          <w:delText xml:space="preserve"> </w:delText>
        </w:r>
      </w:del>
      <w:r>
        <w:rPr>
          <w:rtl/>
        </w:rPr>
        <w:t xml:space="preserve">אידי ואידי ראוי הוא! </w:t>
      </w:r>
      <w:ins w:id="92873" w:author="מנוע מכני" w:date="2026-10-11T12:04:39Z">
        <w:r>
          <w:rPr>
            <w:rtl/>
          </w:rPr>
          <w:t xml:space="preserve">זה</w:t>
        </w:r>
      </w:ins>
      <w:del w:id="92874" w:author="מנוע מכני" w:date="2026-10-11T12:04:39Z">
        <w:r>
          <w:rPr>
            <w:rtl/>
          </w:rPr>
          <w:delText xml:space="preserve">האי</w:delText>
        </w:r>
      </w:del>
      <w:r>
        <w:rPr>
          <w:rtl/>
        </w:rPr>
        <w:t xml:space="preserve"> </w:t>
      </w:r>
      <w:ins w:id="92871" w:author="מנוע מכני" w:date="2026-10-11T12:04:39Z">
        <w:r>
          <w:rPr>
            <w:rtl/>
          </w:rPr>
          <w:t xml:space="preserve">מה</w:t>
        </w:r>
      </w:ins>
      <w:del w:id="92872" w:author="מנוע מכני" w:date="2026-10-11T12:04:39Z">
        <w:r>
          <w:rPr>
            <w:rtl/>
          </w:rPr>
          <w:delText xml:space="preserve">מאי</w:delText>
        </w:r>
      </w:del>
      <w:r>
        <w:rPr>
          <w:rtl/>
        </w:rPr>
        <w:t xml:space="preserve">? </w:t>
      </w:r>
      <w:ins w:id="95897" w:author="מנוע מכני" w:date="2026-10-11T12:04:39Z">
        <w:r>
          <w:rPr>
            <w:rFonts w:hint="cs"/>
            <w:rtl/>
          </w:rPr>
          <w:t xml:space="preserve">אם </w:t>
        </w:r>
      </w:ins>
      <w:del w:id="95898" w:author="מנוע מכני" w:date="2026-10-11T12:04:39Z">
        <w:r>
          <w:rPr>
            <w:rFonts w:hint="cs"/>
            <w:rtl/>
          </w:rPr>
          <w:delText xml:space="preserve">אי </w:delText>
        </w:r>
      </w:del>
      <w:r>
        <w:rPr>
          <w:rtl/>
        </w:rPr>
        <w:t xml:space="preserve">ראוי לקרן אמרת </w:t>
      </w:r>
      <w:r>
        <w:rPr>
          <w:rtl/>
        </w:rPr>
        <w:t xml:space="preserve">לא</w:t>
      </w:r>
      <w:r>
        <w:rPr>
          <w:rtl/>
        </w:rPr>
        <w:t xml:space="preserve">, </w:t>
      </w:r>
      <w:r>
        <w:rPr>
          <w:rFonts w:hint="cs"/>
          <w:rtl/>
        </w:rPr>
        <w:t>כ</w:t>
      </w:r>
      <w:r>
        <w:rPr>
          <w:rtl/>
        </w:rPr>
        <w:t>"</w:t>
      </w:r>
      <w:r>
        <w:rPr>
          <w:rFonts w:hint="cs"/>
          <w:rtl/>
        </w:rPr>
        <w:t xml:space="preserve">ש</w:t>
      </w:r>
      <w:r>
        <w:rPr>
          <w:rFonts w:hint="cs"/>
          <w:rtl/>
        </w:rPr>
        <w:t xml:space="preserve"> </w:t>
      </w:r>
      <w:r>
        <w:rPr>
          <w:rtl/>
        </w:rPr>
        <w:t xml:space="preserve">ראוי ליסוד </w:t>
      </w:r>
    </w:p>
    <w:p>
      <w:pPr>
        <w:pStyle w:val="38"/>
        <w:rPr>
          <w:ins w:id="98826" w:author="מנוע מכני" w:date="2026-10-11T12:04:39Z"/>
        </w:rPr>
      </w:pPr>
      <w:r>
        <w:t xml:space="preserve">- אלא</w:t>
      </w:r>
    </w:p>
    <w:p w:rsidR="00DA63EC" w:rsidRDefault="00DA63EC" w:rsidP="00DA63EC">
      <w:pPr>
        <w:pStyle w:val="affffb"/>
        <w:rPr>
          <w:rtl/>
        </w:rPr>
      </w:pPr>
      <w:del w:id="98827" w:author="מנוע מכני" w:date="2026-10-11T12:04:39Z">
        <w:r>
          <w:rPr>
            <w:rtl/>
          </w:rPr>
          <w:delText xml:space="preserve"> </w:delText>
        </w:r>
      </w:del>
      <w:r>
        <w:rPr>
          <w:rtl/>
        </w:rPr>
        <w:t xml:space="preserve">מן הקרן - מן הקרן ממש, מן היסוד - מן הראוי ליסוד.</w:t>
      </w:r>
    </w:p>
    <w:p w:rsidR="00DA63EC" w:rsidRDefault="00DA63EC" w:rsidP="00DA63EC">
      <w:pPr>
        <w:pStyle w:val="affffd"/>
        <w:rPr>
          <w:del w:id="90040" w:author="מנוע עיצוב" w:date="2026-10-11T12:09:26Z"/>
          <w:rtl/>
        </w:rPr>
      </w:pPr>
      <w:del w:id="90039" w:author="מנוע עיצוב" w:date="2026-10-11T12:09:26Z">
        <w:r>
          <w:rPr>
            <w:rtl/>
          </w:rPr>
          <w:delText xml:space="preserve">׹</w:delText>
        </w:r>
      </w:del>
    </w:p>
    <w:p w:rsidR="00DA63EC" w:rsidRDefault="00DA63EC" w:rsidP="00DA63EC">
      <w:pPr>
        <w:pStyle w:val="affff1"/>
        <w:ind w:end="0"/>
        <w:rPr>
          <w:rtl/>
        </w:rPr>
        <w:pPrChange w:id="20083" w:author="קלוד" w:date="2026-10-11T09:07:24Z">
          <w:pPr>
            <w:pStyle w:val="affff1"/>
            <w:rPr>
              <w:rtl/>
            </w:rPr>
          </w:pPr>
        </w:pPrChange>
      </w:pPr>
      <w:ins w:id="9821" w:author="מספור קטעי משנה" w:date="2026-10-11T09:35:09Z">
        <w:r>
          <w:rPr>
            <w:rStyle w:val="MisparKeta"/>
          </w:rPr>
          <w:t xml:space="preserve">א. </w:t>
        </w:r>
      </w:ins>
      <w:r>
        <w:rPr>
          <w:rtl/>
        </w:rPr>
        <w:t>כל הניתנין על מזבח הפנימי כו'.</w:t>
      </w:r>
    </w:p>
    <w:p>
      <w:pPr>
        <w:pStyle w:val="38"/>
        <w:rPr>
          <w:ins w:id="98829" w:author="מנוע מכני" w:date="2026-10-11T12:04:39Z"/>
        </w:rPr>
      </w:pPr>
      <w:del w:id="98828" w:author="מנוע מכני" w:date="2026-10-11T12:04:39Z">
        <w:r w:rsidRPr="00FE1B89">
          <w:delText xml:space="preserve">•</w:delText>
        </w:r>
      </w:del>
      <w:r w:rsidRPr="00FE1B89">
        <w:t xml:space="preserve"> </w:t>
      </w:r>
      <w:r w:rsidRPr="00FE1B89">
        <w:t>ת"ר</w:t>
      </w:r>
      <w:r w:rsidRPr="00FE1B89">
        <w:t>:</w:t>
      </w:r>
    </w:p>
    <w:p w:rsidR="00DA63EC" w:rsidRPr="00FE1B89" w:rsidRDefault="00DA63EC" w:rsidP="00DA63EC">
      <w:pPr>
        <w:tabs>
          <w:tab w:val="left" w:pos="0"/>
          <w:tab w:val="center" w:pos="2835"/>
        </w:tabs>
        <w:rPr>
          <w:spacing w:val="-4"/>
          <w:rtl/>
        </w:rPr>
      </w:pPr>
      <w:del w:id="98830" w:author="מנוע מכני" w:date="2026-10-11T12:04:39Z">
        <w:r w:rsidRPr="00FE1B89">
          <w:rPr>
            <w:rStyle w:val="afffff0"/>
            <w:spacing w:val="-4"/>
            <w:rtl/>
          </w:rPr>
          <w:delText xml:space="preserve"> </w:delText>
        </w:r>
      </w:del>
      <w:r w:rsidRPr="00FE1B89">
        <w:rPr>
          <w:rStyle w:val="afffff0"/>
          <w:rFonts w:hint="cs"/>
          <w:spacing w:val="-4"/>
          <w:rtl/>
        </w:rPr>
        <w:t>'</w:t>
      </w:r>
      <w:r w:rsidRPr="00FE1B89">
        <w:rPr>
          <w:rStyle w:val="afffff0"/>
          <w:spacing w:val="-4"/>
          <w:rtl/>
        </w:rPr>
        <w:t>ועשה</w:t>
      </w:r>
      <w:r w:rsidRPr="00FE1B89">
        <w:rPr>
          <w:rStyle w:val="afffff0"/>
          <w:rFonts w:hint="cs"/>
          <w:spacing w:val="-4"/>
          <w:rtl/>
        </w:rPr>
        <w:t xml:space="preserve"> </w:t>
      </w:r>
      <w:r w:rsidRPr="00FE1B89">
        <w:rPr>
          <w:rStyle w:val="afffff0"/>
          <w:spacing w:val="-4"/>
          <w:rtl/>
        </w:rPr>
        <w:t>כאשר עשה</w:t>
      </w:r>
      <w:r w:rsidRPr="00FE1B89">
        <w:rPr>
          <w:rStyle w:val="afffff0"/>
          <w:rFonts w:hint="cs"/>
          <w:spacing w:val="-4"/>
          <w:rtl/>
        </w:rPr>
        <w:t>'</w:t>
      </w:r>
      <w:r w:rsidRPr="00FE1B89">
        <w:rPr>
          <w:rStyle w:val="afffff0"/>
          <w:spacing w:val="-4"/>
          <w:rtl/>
        </w:rPr>
        <w:t xml:space="preserve"> </w:t>
      </w:r>
      <w:r w:rsidRPr="00FE1B89">
        <w:rPr>
          <w:rFonts w:hint="cs"/>
          <w:spacing w:val="-4"/>
          <w:rtl/>
        </w:rPr>
        <w:t>-</w:t>
      </w:r>
      <w:r w:rsidRPr="00FE1B89">
        <w:rPr>
          <w:spacing w:val="-4"/>
          <w:rtl/>
        </w:rPr>
        <w:t xml:space="preserve">לכפול בהזאתו, ולמד שאם חיסר אחת מכל המתנות </w:t>
      </w:r>
      <w:r w:rsidRPr="00FE1B89">
        <w:rPr>
          <w:spacing w:val="-4"/>
          <w:rtl/>
        </w:rPr>
        <w:t xml:space="preserve">לא</w:t>
      </w:r>
      <w:r w:rsidRPr="00FE1B89">
        <w:rPr>
          <w:spacing w:val="-4"/>
          <w:rtl/>
        </w:rPr>
        <w:t xml:space="preserve"> עשה ולא כלום</w:t>
      </w:r>
      <w:ins w:id="94477" w:author="מנוע מכני" w:date="2026-10-11T12:04:39Z">
        <w:r>
          <w:rPr>
            <w:spacing w:val="-4"/>
            <w:rtl/>
          </w:rPr>
          <w:t xml:space="preserve">,</w:t>
        </w:r>
      </w:ins>
      <w:del w:id="94478" w:author="מנוע מכני" w:date="2026-10-11T12:04:39Z">
        <w:r w:rsidRPr="00FE1B89">
          <w:rPr>
            <w:spacing w:val="-4"/>
            <w:rtl/>
          </w:rPr>
          <w:delText xml:space="preserve">;</w:delText>
        </w:r>
      </w:del>
    </w:p>
    <w:p w:rsidR="00DA63EC" w:rsidRDefault="00DA63EC" w:rsidP="00DA63EC">
      <w:pPr>
        <w:tabs>
          <w:tab w:val="left" w:pos="0"/>
          <w:tab w:val="center" w:pos="2835"/>
        </w:tabs>
        <w:rPr>
          <w:rtl/>
        </w:rPr>
      </w:pPr>
      <w:r>
        <w:rPr>
          <w:rtl/>
        </w:rPr>
        <w:t xml:space="preserve">אין לי אלא מתן שבע שמעכבות בכל מקום, מתן ד' </w:t>
      </w:r>
    </w:p>
    <w:p>
      <w:pPr>
        <w:pStyle w:val="38"/>
        <w:rPr>
          <w:ins w:id="98831" w:author="מנוע מכני" w:date="2026-10-11T12:04:39Z"/>
        </w:rPr>
      </w:pPr>
      <w:r>
        <w:t xml:space="preserve">ת"ל</w:t>
      </w:r>
      <w:r>
        <w:t xml:space="preserve">:</w:t>
      </w:r>
    </w:p>
    <w:p w:rsidR="00DA63EC" w:rsidRDefault="00DA63EC" w:rsidP="00DA63EC">
      <w:pPr>
        <w:tabs>
          <w:tab w:val="left" w:pos="0"/>
          <w:tab w:val="center" w:pos="2835"/>
        </w:tabs>
        <w:rPr>
          <w:rtl/>
        </w:rPr>
      </w:pPr>
      <w:del w:id="98832"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כן יעשה לפר</w:t>
      </w:r>
      <w:r w:rsidRPr="00464129">
        <w:rPr>
          <w:rStyle w:val="afffff0"/>
          <w:rFonts w:hint="cs"/>
          <w:rtl/>
        </w:rPr>
        <w:t>'</w:t>
      </w:r>
      <w:r w:rsidRPr="00464129">
        <w:rPr>
          <w:rStyle w:val="afffff0"/>
          <w:rtl/>
        </w:rPr>
        <w:t xml:space="preserve"> </w:t>
      </w:r>
      <w:r>
        <w:rPr>
          <w:rtl/>
        </w:rPr>
        <w:t xml:space="preserve">- זה פר יום הכפורים, </w:t>
      </w:r>
    </w:p>
    <w:p w:rsidR="00DA63EC" w:rsidRDefault="00DA63EC" w:rsidP="00DA63EC">
      <w:pPr>
        <w:pStyle w:val="afff3"/>
        <w:framePr w:wrap="around"/>
        <w:rPr>
          <w:rtl/>
        </w:rPr>
      </w:pPr>
      <w:r>
        <w:rPr>
          <w:rFonts w:hint="cs"/>
          <w:rtl/>
        </w:rPr>
        <w:t>לט:</w:t>
      </w:r>
    </w:p>
    <w:p w:rsidR="00DA63EC" w:rsidRDefault="00DA63EC" w:rsidP="00DA63EC">
      <w:pPr>
        <w:tabs>
          <w:tab w:val="left" w:pos="0"/>
          <w:tab w:val="center" w:pos="2835"/>
        </w:tabs>
        <w:rPr>
          <w:rtl/>
        </w:rPr>
      </w:pPr>
      <w:r>
        <w:rPr>
          <w:rtl/>
        </w:rPr>
        <w:t xml:space="preserve">כאשר עשה לפר - זה פר כהן משיח, </w:t>
      </w:r>
    </w:p>
    <w:p w:rsidR="00DA63EC" w:rsidRDefault="00DA63EC" w:rsidP="00DA63EC">
      <w:pPr>
        <w:tabs>
          <w:tab w:val="left" w:pos="0"/>
          <w:tab w:val="center" w:pos="2835"/>
        </w:tabs>
        <w:rPr>
          <w:rtl/>
        </w:rPr>
      </w:pPr>
      <w:r>
        <w:rPr>
          <w:rtl/>
        </w:rPr>
        <w:t xml:space="preserve">החטאת - אלו שעירי </w:t>
      </w:r>
      <w:r>
        <w:rPr>
          <w:rtl/>
        </w:rPr>
        <w:t xml:space="preserve">ע"ז</w:t>
      </w:r>
      <w:ins w:id="94479" w:author="מנוע מכני" w:date="2026-10-11T12:04:39Z">
        <w:r>
          <w:rPr>
            <w:rtl/>
          </w:rPr>
          <w:t xml:space="preserve">,</w:t>
        </w:r>
      </w:ins>
      <w:del w:id="94480"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יכול שאני </w:t>
      </w:r>
      <w:r>
        <w:rPr>
          <w:rStyle w:val="2fb"/>
          <w:rtl/>
        </w:rPr>
        <w:t xml:space="preserve">מרבה</w:t>
      </w:r>
      <w:r>
        <w:rPr>
          <w:rtl/>
        </w:rPr>
        <w:t xml:space="preserve"> אף שעירי הרגלים ושעירי ראשי חדשים? </w:t>
      </w:r>
      <w:r>
        <w:rPr>
          <w:rtl/>
        </w:rPr>
        <w:t xml:space="preserve">ת"ל</w:t>
      </w:r>
      <w:r>
        <w:rPr>
          <w:rtl/>
        </w:rPr>
        <w:t xml:space="preserve">: לו.</w:t>
      </w:r>
    </w:p>
    <w:p w:rsidR="00DA63EC" w:rsidRDefault="00DA63EC" w:rsidP="00DA63EC">
      <w:pPr>
        <w:tabs>
          <w:tab w:val="left" w:pos="0"/>
          <w:tab w:val="center" w:pos="2835"/>
        </w:tabs>
        <w:rPr>
          <w:rtl/>
        </w:rPr>
      </w:pPr>
      <w:r>
        <w:rPr>
          <w:rStyle w:val="2fb"/>
          <w:rtl/>
        </w:rPr>
        <w:t xml:space="preserve">מרבה</w:t>
      </w:r>
      <w:r>
        <w:rPr>
          <w:rtl/>
        </w:rPr>
        <w:t xml:space="preserve"> אני את אלו שמכפרין על עבירת מצוה ידועה, ומוציא אני אלו שאין מכפרין על עבירת מצוה ידועה.</w:t>
      </w:r>
    </w:p>
    <w:p w:rsidR="00DA63EC" w:rsidRDefault="00DA63EC" w:rsidP="00DA63EC">
      <w:pPr>
        <w:tabs>
          <w:tab w:val="left" w:pos="0"/>
          <w:tab w:val="center" w:pos="2835"/>
        </w:tabs>
        <w:rPr>
          <w:rtl/>
        </w:rPr>
      </w:pPr>
      <w:r>
        <w:rPr>
          <w:rtl/>
        </w:rPr>
        <w:t xml:space="preserve">וכפר - </w:t>
      </w:r>
      <w:ins w:id="94005" w:author="מנוע מכני" w:date="2026-10-11T12:04:39Z">
        <w:r>
          <w:rPr>
            <w:rtl/>
          </w:rPr>
          <w:t xml:space="preserve">אף</w:t>
        </w:r>
      </w:ins>
      <w:del w:id="94006" w:author="מנוע מכני" w:date="2026-10-11T12:04:39Z">
        <w:r>
          <w:rPr>
            <w:rtl/>
          </w:rPr>
          <w:delText xml:space="preserve">אע"פ</w:delText>
        </w:r>
      </w:del>
      <w:r>
        <w:rPr>
          <w:rtl/>
        </w:rPr>
        <w:t xml:space="preserve"> שלא סמך, ונסלח - </w:t>
      </w:r>
      <w:ins w:id="94007" w:author="מנוע מכני" w:date="2026-10-11T12:04:39Z">
        <w:r>
          <w:rPr>
            <w:rtl/>
          </w:rPr>
          <w:t xml:space="preserve">אף</w:t>
        </w:r>
      </w:ins>
      <w:del w:id="94008" w:author="מנוע מכני" w:date="2026-10-11T12:04:39Z">
        <w:r>
          <w:rPr>
            <w:rtl/>
          </w:rPr>
          <w:delText xml:space="preserve">אע"פ</w:delText>
        </w:r>
      </w:del>
      <w:r>
        <w:rPr>
          <w:rtl/>
        </w:rPr>
        <w:t xml:space="preserve"> שלא נתן שירים.</w:t>
      </w:r>
    </w:p>
    <w:p w:rsidR="00DA63EC" w:rsidRDefault="00DA63EC" w:rsidP="00DA63EC">
      <w:pPr>
        <w:tabs>
          <w:tab w:val="left" w:pos="0"/>
          <w:tab w:val="center" w:pos="2835"/>
        </w:tabs>
        <w:rPr>
          <w:rtl/>
        </w:rPr>
      </w:pPr>
      <w:r>
        <w:rPr>
          <w:rtl/>
        </w:rPr>
        <w:t>פוסל בהזאות שמעכבות בכל מקום, ומכשיר אני בסמיכה ושירים שאין מעכבות בכל מקום.</w:t>
      </w:r>
    </w:p>
    <w:p w:rsidR="00DA63EC" w:rsidRDefault="00DA63EC" w:rsidP="00DA63EC">
      <w:pPr>
        <w:pStyle w:val="afff3"/>
        <w:framePr w:wrap="around"/>
        <w:rPr>
          <w:rtl/>
        </w:rPr>
      </w:pPr>
      <w:r>
        <w:rPr>
          <w:rFonts w:hint="cs"/>
          <w:rtl/>
        </w:rPr>
        <w:t>מ.</w:t>
      </w:r>
    </w:p>
    <w:p w:rsidR="00DA63EC" w:rsidRDefault="00DA63EC" w:rsidP="00DA63EC">
      <w:pPr>
        <w:tabs>
          <w:tab w:val="left" w:pos="0"/>
          <w:tab w:val="center" w:pos="2835"/>
        </w:tabs>
        <w:rPr>
          <w:rtl/>
        </w:rPr>
      </w:pPr>
    </w:p>
    <w:p>
      <w:pPr>
        <w:pStyle w:val="afffff8"/>
        <w:rPr>
          <w:ins w:id="90473" w:author="קלוד" w:date="2026-10-11T12:29:36Z"/>
        </w:rPr>
      </w:pPr>
      <w:ins w:id="90474" w:author="קלוד" w:date="2026-10-11T12:29:36Z">
        <w:r>
          <w:rPr>
            <w:color w:val="7B3F00"/>
          </w:rPr>
          <w:t xml:space="preserve">מתן ארבע כמתן שבע - מעכב מ'כן יעשה'</w:t>
        </w:r>
      </w:ins>
    </w:p>
    <w:p>
      <w:pPr>
        <w:pStyle w:val="38"/>
        <w:rPr>
          <w:ins w:id="98833" w:author="מנוע מכני" w:date="2026-10-11T12:04:39Z"/>
        </w:rPr>
      </w:pPr>
      <w:r w:rsidRPr="0061736A">
        <w:t xml:space="preserve">אמר</w:t>
      </w:r>
      <w:r w:rsidRPr="0061736A">
        <w:t xml:space="preserve"> מר:</w:t>
      </w:r>
    </w:p>
    <w:p w:rsidR="00DA63EC" w:rsidRDefault="00DA63EC" w:rsidP="00DA63EC">
      <w:pPr>
        <w:tabs>
          <w:tab w:val="left" w:pos="0"/>
          <w:tab w:val="center" w:pos="2835"/>
        </w:tabs>
        <w:rPr>
          <w:b/>
          <w:bCs/>
          <w:rtl/>
        </w:rPr>
      </w:pPr>
      <w:del w:id="98834" w:author="מנוע מכני" w:date="2026-10-11T12:04:39Z">
        <w:r w:rsidRPr="0061736A">
          <w:rPr>
            <w:b/>
            <w:bCs/>
            <w:rtl/>
          </w:rPr>
          <w:delText xml:space="preserve"> </w:delText>
        </w:r>
      </w:del>
      <w:r w:rsidRPr="0061736A">
        <w:rPr>
          <w:b/>
          <w:bCs/>
          <w:rtl/>
        </w:rPr>
        <w:t xml:space="preserve">אין לי אלא מתן שבע שמעכבות בכל מקום.</w:t>
      </w:r>
    </w:p>
    <w:p>
      <w:pPr>
        <w:pStyle w:val="38"/>
        <w:rPr>
          <w:ins w:id="98835" w:author="מנוע מכני" w:date="2026-10-11T12:04:39Z"/>
        </w:rPr>
      </w:pPr>
      <w:r>
        <w:t>אר</w:t>
      </w:r>
      <w:r>
        <w:t>"</w:t>
      </w:r>
      <w:r>
        <w:t>פ</w:t>
      </w:r>
      <w:r>
        <w:t xml:space="preserve">:</w:t>
      </w:r>
    </w:p>
    <w:p w:rsidR="00DA63EC" w:rsidRDefault="00DA63EC" w:rsidP="00DA63EC">
      <w:pPr>
        <w:tabs>
          <w:tab w:val="left" w:pos="0"/>
          <w:tab w:val="center" w:pos="2835"/>
        </w:tabs>
        <w:rPr>
          <w:rtl/>
        </w:rPr>
      </w:pPr>
      <w:del w:id="98836" w:author="מנוע מכני" w:date="2026-10-11T12:04:39Z">
        <w:r>
          <w:rPr>
            <w:rtl/>
          </w:rPr>
          <w:delText xml:space="preserve"> </w:delText>
        </w:r>
      </w:del>
      <w:r>
        <w:rPr>
          <w:rtl/>
        </w:rPr>
        <w:t xml:space="preserve">בפרה ובנגעים.</w:t>
      </w:r>
    </w:p>
    <w:p w:rsidR="00DA63EC" w:rsidRDefault="00DA63EC" w:rsidP="00DA63EC">
      <w:pPr>
        <w:pStyle w:val="afffff"/>
        <w:rPr>
          <w:rtl/>
        </w:rPr>
      </w:pPr>
      <w:r>
        <w:rPr>
          <w:rtl/>
        </w:rPr>
        <w:t xml:space="preserve">מתן ארבע </w:t>
      </w:r>
      <w:r>
        <w:rPr>
          <w:rFonts w:hint="cs"/>
          <w:rtl/>
        </w:rPr>
        <w:t>מ'</w:t>
      </w:r>
      <w:r>
        <w:rPr>
          <w:rtl/>
        </w:rPr>
        <w:t>כן יעשה</w:t>
      </w:r>
      <w:r>
        <w:rPr>
          <w:rFonts w:hint="cs"/>
          <w:rtl/>
        </w:rPr>
        <w:t>'</w:t>
      </w:r>
      <w:r>
        <w:rPr>
          <w:rtl/>
        </w:rPr>
        <w:t>.</w:t>
      </w:r>
    </w:p>
    <w:p w:rsidR="00DA63EC" w:rsidRDefault="00DA63EC" w:rsidP="00DA63EC">
      <w:pPr>
        <w:tabs>
          <w:tab w:val="left" w:pos="0"/>
          <w:tab w:val="center" w:pos="2835"/>
        </w:tabs>
        <w:rPr>
          <w:rtl/>
        </w:rPr>
      </w:pPr>
      <w:r>
        <w:rPr>
          <w:rtl/>
        </w:rPr>
        <w:t xml:space="preserve">מ"ש</w:t>
      </w:r>
      <w:r>
        <w:rPr>
          <w:rtl/>
        </w:rPr>
        <w:t xml:space="preserve"> מתן ז'? דכתיבן וכפילן, מתן ד' </w:t>
      </w:r>
      <w:ins w:id="91155" w:author="מנוע מכני" w:date="2026-10-11T12:04:39Z">
        <w:r>
          <w:rPr>
            <w:rtl/>
          </w:rPr>
          <w:t xml:space="preserve">גם</w:t>
        </w:r>
      </w:ins>
      <w:del w:id="91156" w:author="מנוע מכני" w:date="2026-10-11T12:04:39Z">
        <w:r>
          <w:rPr>
            <w:rtl/>
          </w:rPr>
          <w:delText xml:space="preserve">נמי</w:delText>
        </w:r>
      </w:del>
      <w:r>
        <w:rPr>
          <w:rtl/>
        </w:rPr>
        <w:t xml:space="preserve"> כתיבן וכפילן! א"ר ירמיה: </w:t>
      </w:r>
      <w:r>
        <w:rPr>
          <w:rtl/>
        </w:rPr>
        <w:t xml:space="preserve">לא</w:t>
      </w:r>
      <w:r>
        <w:rPr>
          <w:rtl/>
        </w:rPr>
        <w:t xml:space="preserve"> נצרכא אלא </w:t>
      </w:r>
      <w:r>
        <w:rPr>
          <w:rStyle w:val="2fb"/>
          <w:rtl/>
        </w:rPr>
        <w:t xml:space="preserve">לר"ש</w:t>
      </w:r>
      <w:ins w:id="94481" w:author="מנוע מכני" w:date="2026-10-11T12:04:39Z">
        <w:r>
          <w:rPr>
            <w:rtl/>
          </w:rPr>
          <w:t xml:space="preserve">,</w:t>
        </w:r>
      </w:ins>
      <w:del w:id="94482" w:author="מנוע מכני" w:date="2026-10-11T12:04:39Z">
        <w:r>
          <w:rPr>
            <w:rtl/>
          </w:rPr>
          <w:delText xml:space="preserve">;</w:delText>
        </w:r>
      </w:del>
    </w:p>
    <w:p>
      <w:pPr>
        <w:pStyle w:val="38"/>
        <w:rPr>
          <w:ins w:id="98837" w:author="מנוע מכני" w:date="2026-10-11T12:04:39Z"/>
        </w:rPr>
      </w:pPr>
      <w:r>
        <w:t xml:space="preserve">דתניא</w:t>
      </w:r>
      <w:r>
        <w:t xml:space="preserve">, </w:t>
      </w:r>
      <w:r>
        <w:t>לר</w:t>
      </w:r>
      <w:r>
        <w:t>"</w:t>
      </w:r>
      <w:r>
        <w:t xml:space="preserve">ש:</w:t>
      </w:r>
    </w:p>
    <w:p w:rsidR="00DA63EC" w:rsidRDefault="00DA63EC" w:rsidP="00DA63EC">
      <w:pPr>
        <w:tabs>
          <w:tab w:val="left" w:pos="0"/>
          <w:tab w:val="center" w:pos="2835"/>
        </w:tabs>
        <w:rPr>
          <w:rtl/>
        </w:rPr>
      </w:pPr>
      <w:del w:id="98838" w:author="מנוע מכני" w:date="2026-10-11T12:04:39Z">
        <w:r>
          <w:rPr>
            <w:rFonts w:hint="cs"/>
            <w:rtl/>
          </w:rPr>
          <w:delText xml:space="preserve"> </w:delText>
        </w:r>
      </w:del>
      <w:r>
        <w:rPr>
          <w:rtl/>
        </w:rPr>
        <w:t xml:space="preserve">למעלה אומר: קרן קרנות - שתים, למטה הוא אומר: קרן קרנות - ארבע, </w:t>
      </w:r>
    </w:p>
    <w:p>
      <w:pPr>
        <w:pStyle w:val="38"/>
        <w:rPr>
          <w:ins w:id="98839" w:author="מנוע מכני" w:date="2026-10-11T12:04:39Z"/>
        </w:rPr>
      </w:pPr>
      <w:r>
        <w:lastRenderedPageBreak/>
        <w:t>לר</w:t>
      </w:r>
      <w:r>
        <w:t>"</w:t>
      </w:r>
      <w:r>
        <w:t>י</w:t>
      </w:r>
      <w:r>
        <w:t xml:space="preserve">ר:</w:t>
      </w:r>
    </w:p>
    <w:p w:rsidR="00DA63EC" w:rsidRDefault="00DA63EC" w:rsidP="00DA63EC">
      <w:pPr>
        <w:tabs>
          <w:tab w:val="left" w:pos="0"/>
          <w:tab w:val="center" w:pos="2835"/>
        </w:tabs>
        <w:rPr>
          <w:rtl/>
        </w:rPr>
      </w:pPr>
      <w:del w:id="98840" w:author="מנוע מכני" w:date="2026-10-11T12:04:39Z">
        <w:r>
          <w:rPr>
            <w:rtl/>
          </w:rPr>
          <w:delText xml:space="preserve"> </w:delText>
        </w:r>
      </w:del>
      <w:r>
        <w:rPr>
          <w:rtl/>
        </w:rPr>
        <w:t xml:space="preserve">אינו צריך, הרי הוא אומר באהל מועד, על כל האמור באהל מועד.</w:t>
      </w:r>
    </w:p>
    <w:p w:rsidR="00DA63EC" w:rsidRPr="00FE1B89" w:rsidRDefault="00DA63EC" w:rsidP="00DA63EC">
      <w:pPr>
        <w:tabs>
          <w:tab w:val="left" w:pos="0"/>
          <w:tab w:val="center" w:pos="2835"/>
        </w:tabs>
        <w:rPr>
          <w:spacing w:val="-2"/>
          <w:rtl/>
        </w:rPr>
      </w:pPr>
      <w:r w:rsidRPr="00FE1B89">
        <w:rPr>
          <w:rStyle w:val="2fb"/>
          <w:rFonts w:hint="cs"/>
          <w:spacing w:val="-2"/>
          <w:rtl/>
        </w:rPr>
        <w:t>ור</w:t>
      </w:r>
      <w:r w:rsidRPr="00FE1B89">
        <w:rPr>
          <w:rStyle w:val="2fb"/>
          <w:spacing w:val="-2"/>
          <w:rtl/>
        </w:rPr>
        <w:t>"</w:t>
      </w:r>
      <w:r w:rsidRPr="00FE1B89">
        <w:rPr>
          <w:rStyle w:val="2fb"/>
          <w:rFonts w:hint="cs"/>
          <w:spacing w:val="-2"/>
          <w:rtl/>
        </w:rPr>
        <w:t>י</w:t>
      </w:r>
      <w:r w:rsidRPr="00FE1B89">
        <w:rPr>
          <w:rStyle w:val="afffff0"/>
          <w:spacing w:val="-2"/>
          <w:rtl/>
        </w:rPr>
        <w:t xml:space="preserve"> </w:t>
      </w:r>
      <w:r w:rsidRPr="00FE1B89">
        <w:rPr>
          <w:rStyle w:val="afffff0"/>
          <w:rFonts w:hint="cs"/>
          <w:spacing w:val="-2"/>
          <w:rtl/>
        </w:rPr>
        <w:t>'</w:t>
      </w:r>
      <w:ins w:id="90669" w:author="Claude - סמנטי" w:date="2026-10-11T12:26:16Z">
        <w:r>
          <w:rPr>
            <w:rStyle w:val="afffff0"/>
            <w:spacing w:val="-2"/>
            <w:rtl/>
          </w:rPr>
          <w:t xml:space="preserve">כֵּן יַעֲשֶׂה</w:t>
        </w:r>
      </w:ins>
      <w:del w:id="90670" w:author="Claude - סמנטי" w:date="2026-10-11T12:26:16Z">
        <w:r w:rsidRPr="00FE1B89">
          <w:rPr>
            <w:rStyle w:val="afffff0"/>
            <w:spacing w:val="-2"/>
            <w:rtl/>
          </w:rPr>
          <w:delText xml:space="preserve">כן יעשה</w:delText>
        </w:r>
      </w:del>
      <w:r w:rsidRPr="00FE1B89">
        <w:rPr>
          <w:rStyle w:val="afffff0"/>
          <w:rFonts w:hint="cs"/>
          <w:spacing w:val="-2"/>
          <w:rtl/>
        </w:rPr>
        <w:t>'</w:t>
      </w:r>
      <w:r w:rsidRPr="00FE1B89">
        <w:rPr>
          <w:rStyle w:val="afffff0"/>
          <w:spacing w:val="-2"/>
          <w:rtl/>
        </w:rPr>
        <w:t xml:space="preserve"> </w:t>
      </w:r>
      <w:ins w:id="97045" w:author="מנוע מכני" w:date="2026-10-11T12:04:39Z">
        <w:r>
          <w:rPr>
            <w:spacing w:val="-2"/>
            <w:rtl/>
          </w:rPr>
          <w:t xml:space="preserve">צריך</w:t>
        </w:r>
      </w:ins>
      <w:del w:id="97046" w:author="מנוע מכני" w:date="2026-10-11T12:04:39Z">
        <w:r w:rsidRPr="00FE1B89">
          <w:rPr>
            <w:spacing w:val="-2"/>
            <w:rtl/>
          </w:rPr>
          <w:delText xml:space="preserve">מיבעי</w:delText>
        </w:r>
      </w:del>
      <w:r w:rsidRPr="00FE1B89">
        <w:rPr>
          <w:spacing w:val="-2"/>
          <w:rtl/>
        </w:rPr>
        <w:t xml:space="preserve"> </w:t>
      </w:r>
      <w:ins w:id="92875" w:author="מנוע מכני" w:date="2026-10-11T12:04:39Z">
        <w:r>
          <w:rPr>
            <w:spacing w:val="-2"/>
            <w:rtl/>
          </w:rPr>
          <w:t xml:space="preserve">לו</w:t>
        </w:r>
      </w:ins>
      <w:del w:id="92876" w:author="מנוע מכני" w:date="2026-10-11T12:04:39Z">
        <w:r w:rsidRPr="00FE1B89">
          <w:rPr>
            <w:spacing w:val="-2"/>
            <w:rtl/>
          </w:rPr>
          <w:delText xml:space="preserve">ליה</w:delText>
        </w:r>
      </w:del>
      <w:r w:rsidRPr="00FE1B89">
        <w:rPr>
          <w:spacing w:val="-2"/>
          <w:rtl/>
        </w:rPr>
        <w:t xml:space="preserve"> לכדתניא: לפי שלא למדנו לפר יוה"כ לסמיכה ושירי הדם,</w:t>
      </w:r>
      <w:r w:rsidRPr="00FE1B89">
        <w:rPr>
          <w:rFonts w:hint="cs"/>
          <w:spacing w:val="-2"/>
          <w:rtl/>
        </w:rPr>
        <w:t xml:space="preserve"> </w:t>
      </w:r>
      <w:r w:rsidRPr="00FE1B89">
        <w:rPr>
          <w:rStyle w:val="afffff0"/>
          <w:rFonts w:hint="cs"/>
          <w:spacing w:val="-2"/>
          <w:rtl/>
        </w:rPr>
        <w:t>מ'</w:t>
      </w:r>
      <w:ins w:id="90667" w:author="Claude - סמנטי" w:date="2026-10-11T12:26:16Z">
        <w:r>
          <w:rPr>
            <w:rStyle w:val="afffff0"/>
            <w:spacing w:val="-2"/>
            <w:rtl/>
          </w:rPr>
          <w:t xml:space="preserve">כֵּן יַעֲשֶׂה</w:t>
        </w:r>
      </w:ins>
      <w:del w:id="90668" w:author="Claude - סמנטי" w:date="2026-10-11T12:26:16Z">
        <w:r w:rsidRPr="00FE1B89">
          <w:rPr>
            <w:rStyle w:val="afffff0"/>
            <w:spacing w:val="-2"/>
            <w:rtl/>
          </w:rPr>
          <w:delText xml:space="preserve">כן יעשה</w:delText>
        </w:r>
      </w:del>
      <w:r w:rsidRPr="00FE1B89">
        <w:rPr>
          <w:rStyle w:val="afffff0"/>
          <w:rFonts w:hint="cs"/>
          <w:spacing w:val="-2"/>
          <w:rtl/>
        </w:rPr>
        <w:t>'</w:t>
      </w:r>
      <w:r w:rsidRPr="00FE1B89">
        <w:rPr>
          <w:rStyle w:val="afffff0"/>
          <w:spacing w:val="-2"/>
          <w:rtl/>
        </w:rPr>
        <w:t>.</w:t>
      </w:r>
    </w:p>
    <w:p w:rsidR="00DA63EC" w:rsidRDefault="00DA63EC" w:rsidP="00DA63EC">
      <w:pPr>
        <w:tabs>
          <w:tab w:val="left" w:pos="0"/>
          <w:tab w:val="center" w:pos="2835"/>
        </w:tabs>
        <w:rPr>
          <w:rtl/>
        </w:rPr>
      </w:pPr>
      <w:r>
        <w:rPr>
          <w:rtl/>
        </w:rPr>
        <w:t xml:space="preserve">ולפר יוה"כ </w:t>
      </w:r>
      <w:r>
        <w:rPr>
          <w:rtl/>
        </w:rPr>
        <w:t xml:space="preserve">לא</w:t>
      </w:r>
      <w:r>
        <w:rPr>
          <w:rtl/>
        </w:rPr>
        <w:t xml:space="preserve"> למדנו? הא אמרת: לפר - זה יוה"כ! </w:t>
      </w:r>
      <w:ins w:id="97047" w:author="מנוע מכני" w:date="2026-10-11T12:04:39Z">
        <w:r>
          <w:rPr>
            <w:rtl/>
          </w:rPr>
          <w:t xml:space="preserve">הוצרך</w:t>
        </w:r>
      </w:ins>
      <w:del w:id="97048" w:author="מנוע מכני" w:date="2026-10-11T12:04:39Z">
        <w:r>
          <w:rPr>
            <w:rtl/>
          </w:rPr>
          <w:delText xml:space="preserve">איצטריך</w:delText>
        </w:r>
      </w:del>
      <w:r>
        <w:rPr>
          <w:rtl/>
        </w:rPr>
        <w:t xml:space="preserve">, </w:t>
      </w:r>
      <w:r>
        <w:rPr>
          <w:rtl/>
        </w:rPr>
        <w:t xml:space="preserve">סד"א</w:t>
      </w:r>
      <w:r>
        <w:rPr>
          <w:rtl/>
        </w:rPr>
        <w:t xml:space="preserve">: </w:t>
      </w:r>
      <w:ins w:id="92879" w:author="מנוע מכני" w:date="2026-10-11T12:04:39Z">
        <w:r>
          <w:rPr>
            <w:rtl/>
          </w:rPr>
          <w:t xml:space="preserve">אלו</w:t>
        </w:r>
      </w:ins>
      <w:del w:id="92880" w:author="מנוע מכני" w:date="2026-10-11T12:04:39Z">
        <w:r>
          <w:rPr>
            <w:rtl/>
          </w:rPr>
          <w:delText xml:space="preserve">הני</w:delText>
        </w:r>
      </w:del>
      <w:r>
        <w:rPr>
          <w:rtl/>
        </w:rPr>
        <w:t xml:space="preserve"> </w:t>
      </w:r>
      <w:ins w:id="92877" w:author="מנוע מכני" w:date="2026-10-11T12:04:39Z">
        <w:r>
          <w:rPr>
            <w:rtl/>
          </w:rPr>
          <w:t xml:space="preserve">דברים</w:t>
        </w:r>
      </w:ins>
      <w:del w:id="92878" w:author="מנוע מכני" w:date="2026-10-11T12:04:39Z">
        <w:r>
          <w:rPr>
            <w:rtl/>
          </w:rPr>
          <w:delText xml:space="preserve">מילי</w:delText>
        </w:r>
      </w:del>
      <w:r>
        <w:rPr>
          <w:rtl/>
        </w:rPr>
        <w:t xml:space="preserve"> עבודה דמעכבא כפרה, אבל עבודה דלא מעכבא כפרה אימא </w:t>
      </w:r>
      <w:r>
        <w:rPr>
          <w:rtl/>
        </w:rPr>
        <w:t xml:space="preserve">לא</w:t>
      </w:r>
      <w:r>
        <w:rPr>
          <w:rtl/>
        </w:rPr>
        <w:t xml:space="preserve">, </w:t>
      </w:r>
      <w:r>
        <w:rPr>
          <w:rtl/>
        </w:rPr>
        <w:t xml:space="preserve">קמ"ל</w:t>
      </w:r>
      <w:r>
        <w:rPr>
          <w:rtl/>
        </w:rPr>
        <w:t xml:space="preserve">.</w:t>
      </w:r>
    </w:p>
    <w:p>
      <w:pPr>
        <w:pStyle w:val="38"/>
        <w:rPr>
          <w:ins w:id="98841" w:author="מנוע מכני" w:date="2026-10-11T12:04:39Z"/>
        </w:rPr>
      </w:pPr>
      <w:r>
        <w:t>ור"ש</w:t>
      </w:r>
      <w:r>
        <w:t>:</w:t>
      </w:r>
    </w:p>
    <w:p w:rsidR="00DA63EC" w:rsidRDefault="00DA63EC" w:rsidP="00DA63EC">
      <w:pPr>
        <w:tabs>
          <w:tab w:val="left" w:pos="0"/>
          <w:tab w:val="center" w:pos="2835"/>
        </w:tabs>
        <w:rPr>
          <w:rtl/>
        </w:rPr>
      </w:pPr>
      <w:del w:id="98842" w:author="מנוע מכני" w:date="2026-10-11T12:04:39Z">
        <w:r w:rsidRPr="00464129">
          <w:rPr>
            <w:rStyle w:val="afffff0"/>
            <w:rtl/>
          </w:rPr>
          <w:delText xml:space="preserve"> </w:delText>
        </w:r>
      </w:del>
      <w:r w:rsidRPr="00464129">
        <w:rPr>
          <w:rStyle w:val="afffff0"/>
          <w:rFonts w:hint="cs"/>
          <w:rtl/>
        </w:rPr>
        <w:t>'</w:t>
      </w:r>
      <w:ins w:id="90671" w:author="Claude - סמנטי" w:date="2026-10-11T12:26:16Z">
        <w:r>
          <w:rPr>
            <w:rStyle w:val="afffff0"/>
            <w:rtl/>
          </w:rPr>
          <w:t xml:space="preserve">בְּאֹהֶל מוֹעֵד</w:t>
        </w:r>
      </w:ins>
      <w:del w:id="90672" w:author="Claude - סמנטי" w:date="2026-10-11T12:26:16Z">
        <w:r w:rsidRPr="00464129">
          <w:rPr>
            <w:rStyle w:val="afffff0"/>
            <w:rtl/>
          </w:rPr>
          <w:delText xml:space="preserve">באהל מועד</w:delText>
        </w:r>
      </w:del>
      <w:r w:rsidRPr="00464129">
        <w:rPr>
          <w:rStyle w:val="afffff0"/>
          <w:rFonts w:hint="cs"/>
          <w:rtl/>
        </w:rPr>
        <w:t>'</w:t>
      </w:r>
      <w:r w:rsidRPr="00464129">
        <w:rPr>
          <w:rStyle w:val="afffff0"/>
          <w:rtl/>
        </w:rPr>
        <w:t xml:space="preserve"> </w:t>
      </w:r>
      <w:r>
        <w:rPr>
          <w:rFonts w:hint="cs"/>
          <w:rtl/>
        </w:rPr>
        <w:t>-</w:t>
      </w:r>
      <w:r>
        <w:rPr>
          <w:rtl/>
        </w:rPr>
        <w:t xml:space="preserve"> שאם נפחתה תקרה של היכל </w:t>
      </w:r>
      <w:r>
        <w:rPr>
          <w:rtl/>
        </w:rPr>
        <w:t xml:space="preserve">לא</w:t>
      </w:r>
      <w:r>
        <w:rPr>
          <w:rtl/>
        </w:rPr>
        <w:t xml:space="preserve"> היה מזה.</w:t>
      </w:r>
      <w:r>
        <w:rPr>
          <w:rFonts w:hint="cs"/>
          <w:rtl/>
        </w:rPr>
        <w:t xml:space="preserve"> [ואשר </w:t>
      </w:r>
      <w:r>
        <w:rPr>
          <w:rFonts w:hint="cs"/>
          <w:rtl/>
        </w:rPr>
        <w:t xml:space="preserve">לא</w:t>
      </w:r>
      <w:r>
        <w:rPr>
          <w:rFonts w:hint="cs"/>
          <w:rtl/>
        </w:rPr>
        <w:t xml:space="preserve"> דריש] </w:t>
      </w:r>
    </w:p>
    <w:p w:rsidR="00DA63EC" w:rsidRDefault="00DA63EC" w:rsidP="00DA63EC">
      <w:pPr>
        <w:tabs>
          <w:tab w:val="left" w:pos="0"/>
          <w:tab w:val="center" w:pos="2835"/>
        </w:tabs>
        <w:rPr>
          <w:rtl/>
        </w:rPr>
      </w:pPr>
      <w:r>
        <w:rPr>
          <w:rtl/>
        </w:rPr>
        <w:t>ואידך?</w:t>
      </w:r>
      <w:r w:rsidRPr="00464129">
        <w:rPr>
          <w:rStyle w:val="afffff0"/>
          <w:rtl/>
        </w:rPr>
        <w:t xml:space="preserve"> </w:t>
      </w:r>
      <w:r w:rsidRPr="00464129">
        <w:rPr>
          <w:rStyle w:val="afffff0"/>
          <w:rFonts w:hint="cs"/>
          <w:rtl/>
        </w:rPr>
        <w:t>'</w:t>
      </w:r>
      <w:r w:rsidRPr="00464129">
        <w:rPr>
          <w:rStyle w:val="afffff0"/>
          <w:rtl/>
        </w:rPr>
        <w:t>מאשר</w:t>
      </w:r>
      <w:r w:rsidRPr="00464129">
        <w:rPr>
          <w:rStyle w:val="afffff0"/>
          <w:rFonts w:hint="cs"/>
          <w:rtl/>
        </w:rPr>
        <w:t>'</w:t>
      </w:r>
      <w:r w:rsidRPr="00464129">
        <w:rPr>
          <w:rStyle w:val="afffff0"/>
          <w:rtl/>
        </w:rPr>
        <w:t>.</w:t>
      </w:r>
    </w:p>
    <w:p>
      <w:pPr>
        <w:pStyle w:val="38"/>
        <w:rPr>
          <w:ins w:id="98843" w:author="מנוע מכני" w:date="2026-10-11T12:04:39Z"/>
        </w:rPr>
      </w:pPr>
      <w:r>
        <w:t xml:space="preserve">אביי:</w:t>
      </w:r>
    </w:p>
    <w:p w:rsidR="00DA63EC" w:rsidRDefault="00DA63EC" w:rsidP="00DA63EC">
      <w:pPr>
        <w:tabs>
          <w:tab w:val="left" w:pos="0"/>
          <w:tab w:val="center" w:pos="2835"/>
        </w:tabs>
        <w:rPr>
          <w:rtl/>
        </w:rPr>
      </w:pPr>
      <w:del w:id="98844" w:author="מנוע מכני" w:date="2026-10-11T12:04:39Z">
        <w:r>
          <w:rPr>
            <w:rtl/>
          </w:rPr>
          <w:delText xml:space="preserve"> </w:delText>
        </w:r>
      </w:del>
      <w:r>
        <w:rPr>
          <w:rStyle w:val="2fb"/>
          <w:rtl/>
        </w:rPr>
        <w:t xml:space="preserve">לר"</w:t>
      </w:r>
      <w:r>
        <w:rPr>
          <w:rStyle w:val="2fb"/>
          <w:rFonts w:hint="cs"/>
          <w:rtl/>
        </w:rPr>
        <w:t xml:space="preserve">י</w:t>
      </w:r>
      <w:r>
        <w:rPr>
          <w:rFonts w:hint="cs"/>
          <w:rtl/>
        </w:rPr>
        <w:t xml:space="preserve"> </w:t>
      </w:r>
      <w:ins w:id="91157" w:author="מנוע מכני" w:date="2026-10-11T12:04:39Z">
        <w:r>
          <w:rPr>
            <w:rtl/>
          </w:rPr>
          <w:t xml:space="preserve">גם</w:t>
        </w:r>
      </w:ins>
      <w:del w:id="91158" w:author="מנוע מכני" w:date="2026-10-11T12:04:39Z">
        <w:r>
          <w:rPr>
            <w:rtl/>
          </w:rPr>
          <w:delText xml:space="preserve">נמי</w:delText>
        </w:r>
      </w:del>
      <w:r>
        <w:rPr>
          <w:rtl/>
        </w:rPr>
        <w:t xml:space="preserve"> </w:t>
      </w:r>
      <w:ins w:id="97049" w:author="מנוע מכני" w:date="2026-10-11T12:04:39Z">
        <w:r>
          <w:rPr>
            <w:rtl/>
          </w:rPr>
          <w:t xml:space="preserve">הוצרך</w:t>
        </w:r>
      </w:ins>
      <w:del w:id="97050" w:author="מנוע מכני" w:date="2026-10-11T12:04:39Z">
        <w:r>
          <w:rPr>
            <w:rtl/>
          </w:rPr>
          <w:delText xml:space="preserve">איצטריך</w:delText>
        </w:r>
      </w:del>
      <w:r>
        <w:rPr>
          <w:rtl/>
        </w:rPr>
        <w:t xml:space="preserve">, </w:t>
      </w:r>
      <w:r>
        <w:rPr>
          <w:rtl/>
        </w:rPr>
        <w:t xml:space="preserve">סד"א</w:t>
      </w:r>
      <w:r>
        <w:rPr>
          <w:rtl/>
        </w:rPr>
        <w:t xml:space="preserve">: </w:t>
      </w:r>
      <w:ins w:id="92881" w:author="מנוע מכני" w:date="2026-10-11T12:04:39Z">
        <w:r>
          <w:rPr>
            <w:rtl/>
          </w:rPr>
          <w:t xml:space="preserve">כלום</w:t>
        </w:r>
      </w:ins>
      <w:del w:id="92882" w:author="מנוע מכני" w:date="2026-10-11T12:04:39Z">
        <w:r>
          <w:rPr>
            <w:rtl/>
          </w:rPr>
          <w:delText xml:space="preserve">מידי</w:delText>
        </w:r>
      </w:del>
      <w:r>
        <w:rPr>
          <w:rtl/>
        </w:rPr>
        <w:t xml:space="preserve"> </w:t>
      </w:r>
      <w:ins w:id="96343" w:author="מנוע מכני" w:date="2026-10-11T12:04:39Z">
        <w:r>
          <w:rPr>
            <w:rtl/>
          </w:rPr>
          <w:t xml:space="preserve">דהיה</w:t>
        </w:r>
      </w:ins>
      <w:del w:id="96344" w:author="מנוע מכני" w:date="2026-10-11T12:04:39Z">
        <w:r>
          <w:rPr>
            <w:rtl/>
          </w:rPr>
          <w:delText xml:space="preserve">דהוה</w:delText>
        </w:r>
      </w:del>
      <w:r>
        <w:rPr>
          <w:rtl/>
        </w:rPr>
        <w:t xml:space="preserve"> אסמיכה ושירי הדם, דאע"ג דכתיבן וכפילן </w:t>
      </w:r>
      <w:r>
        <w:rPr>
          <w:rtl/>
        </w:rPr>
        <w:t xml:space="preserve">לא</w:t>
      </w:r>
      <w:r>
        <w:rPr>
          <w:rtl/>
        </w:rPr>
        <w:t xml:space="preserve"> מעכבא, מתן ארבע </w:t>
      </w:r>
      <w:ins w:id="91159" w:author="מנוע מכני" w:date="2026-10-11T12:04:39Z">
        <w:r>
          <w:rPr>
            <w:rtl/>
          </w:rPr>
          <w:t xml:space="preserve">גם</w:t>
        </w:r>
      </w:ins>
      <w:del w:id="91160" w:author="מנוע מכני" w:date="2026-10-11T12:04:39Z">
        <w:r>
          <w:rPr>
            <w:rtl/>
          </w:rPr>
          <w:delText xml:space="preserve">נמי</w:delText>
        </w:r>
      </w:del>
      <w:r>
        <w:rPr>
          <w:rtl/>
        </w:rPr>
        <w:t xml:space="preserve"> </w:t>
      </w:r>
      <w:r>
        <w:rPr>
          <w:rtl/>
        </w:rPr>
        <w:t xml:space="preserve">לא</w:t>
      </w:r>
      <w:r>
        <w:rPr>
          <w:rtl/>
        </w:rPr>
        <w:t xml:space="preserve"> תתעכב, </w:t>
      </w:r>
      <w:r>
        <w:rPr>
          <w:rtl/>
        </w:rPr>
        <w:t xml:space="preserve">קמ"ל</w:t>
      </w:r>
      <w:r>
        <w:rPr>
          <w:rtl/>
        </w:rPr>
        <w:t xml:space="preserve">.</w:t>
      </w:r>
    </w:p>
    <w:p w:rsidR="00DA63EC" w:rsidRDefault="00DA63EC" w:rsidP="00DA63EC">
      <w:pPr>
        <w:tabs>
          <w:tab w:val="left" w:pos="0"/>
          <w:tab w:val="center" w:pos="2835"/>
        </w:tabs>
        <w:rPr>
          <w:rtl/>
        </w:rPr>
      </w:pPr>
      <w:del w:id="90118" w:author="מנוע מכני" w:date="2026-10-11T12:04:39Z">
        <w:r>
          <w:rPr>
            <w:rtl/>
          </w:rPr>
          <w:delText xml:space="preserve"> </w:delText>
        </w:r>
      </w:del>
      <w:r>
        <w:rPr>
          <w:rtl/>
        </w:rPr>
        <w:t xml:space="preserve">'לפר</w:t>
      </w:r>
      <w:r>
        <w:rPr>
          <w:rFonts w:hint="cs"/>
          <w:rtl/>
        </w:rPr>
        <w:t>'</w:t>
      </w:r>
      <w:r>
        <w:rPr>
          <w:rtl/>
        </w:rPr>
        <w:t xml:space="preserve"> - זה פר יום הכפורים.</w:t>
      </w:r>
    </w:p>
    <w:p>
      <w:pPr>
        <w:pStyle w:val="38"/>
        <w:rPr>
          <w:ins w:id="98845" w:author="מנוע מכני" w:date="2026-10-11T12:04:39Z"/>
        </w:rPr>
      </w:pPr>
      <w:r>
        <w:t>והילכתא לר</w:t>
      </w:r>
      <w:r>
        <w:t>"</w:t>
      </w:r>
      <w:r>
        <w:t>י</w:t>
      </w:r>
      <w:r>
        <w:t>:</w:t>
      </w:r>
    </w:p>
    <w:p w:rsidR="00DA63EC" w:rsidRDefault="00DA63EC" w:rsidP="00DA63EC">
      <w:pPr>
        <w:tabs>
          <w:tab w:val="left" w:pos="0"/>
          <w:tab w:val="center" w:pos="2835"/>
        </w:tabs>
        <w:rPr>
          <w:rtl/>
        </w:rPr>
      </w:pPr>
      <w:del w:id="98846" w:author="מנוע מכני" w:date="2026-10-11T12:04:39Z">
        <w:r>
          <w:rPr>
            <w:rFonts w:hint="cs"/>
            <w:rtl/>
          </w:rPr>
          <w:delText xml:space="preserve"> </w:delText>
        </w:r>
      </w:del>
      <w:r w:rsidRPr="0046594B">
        <w:rPr>
          <w:rStyle w:val="afffff0"/>
          <w:rFonts w:hint="cs"/>
          <w:rtl/>
        </w:rPr>
        <w:t>ד'</w:t>
      </w:r>
      <w:r w:rsidRPr="0046594B">
        <w:rPr>
          <w:rStyle w:val="afffff0"/>
          <w:rtl/>
        </w:rPr>
        <w:t>חוקה</w:t>
      </w:r>
      <w:r w:rsidRPr="0046594B">
        <w:rPr>
          <w:rStyle w:val="afffff0"/>
          <w:rFonts w:hint="cs"/>
          <w:rtl/>
        </w:rPr>
        <w:t>'</w:t>
      </w:r>
      <w:r w:rsidRPr="0046594B">
        <w:rPr>
          <w:rStyle w:val="afffff0"/>
          <w:rtl/>
        </w:rPr>
        <w:t xml:space="preserve"> </w:t>
      </w:r>
      <w:r>
        <w:rPr>
          <w:rtl/>
        </w:rPr>
        <w:t xml:space="preserve">- אדברים הנעשים בבגדי לבן בפנים, שאם הקדים מעשה לחבירו </w:t>
      </w:r>
      <w:r>
        <w:rPr>
          <w:rtl/>
        </w:rPr>
        <w:t xml:space="preserve">לא</w:t>
      </w:r>
      <w:r>
        <w:rPr>
          <w:rtl/>
        </w:rPr>
        <w:t xml:space="preserve"> עשה ולא כלום, </w:t>
      </w:r>
    </w:p>
    <w:p w:rsidR="00DA63EC" w:rsidRDefault="00DA63EC" w:rsidP="00DA63EC">
      <w:pPr>
        <w:tabs>
          <w:tab w:val="left" w:pos="0"/>
          <w:tab w:val="center" w:pos="2835"/>
        </w:tabs>
        <w:rPr>
          <w:rtl/>
        </w:rPr>
      </w:pPr>
      <w:r>
        <w:rPr>
          <w:rtl/>
        </w:rPr>
        <w:t xml:space="preserve">אבל דברים הנעשים בבגדי לבן בחוץ - הקדים מעשה לחבירו מה שעשה עשוי, </w:t>
      </w:r>
    </w:p>
    <w:p w:rsidR="00DA63EC" w:rsidRDefault="00DA63EC" w:rsidP="00DA63EC">
      <w:pPr>
        <w:tabs>
          <w:tab w:val="left" w:pos="0"/>
          <w:tab w:val="center" w:pos="2835"/>
        </w:tabs>
        <w:rPr>
          <w:rtl/>
        </w:rPr>
      </w:pPr>
      <w:r>
        <w:rPr>
          <w:rtl/>
        </w:rPr>
        <w:t xml:space="preserve">אימא מדכסידרן </w:t>
      </w:r>
      <w:r>
        <w:rPr>
          <w:rtl/>
        </w:rPr>
        <w:t xml:space="preserve">לא</w:t>
      </w:r>
      <w:r>
        <w:rPr>
          <w:rtl/>
        </w:rPr>
        <w:t xml:space="preserve"> מעכבי, הזאות </w:t>
      </w:r>
      <w:ins w:id="91161" w:author="מנוע מכני" w:date="2026-10-11T12:04:39Z">
        <w:r>
          <w:rPr>
            <w:rtl/>
          </w:rPr>
          <w:t xml:space="preserve">גם</w:t>
        </w:r>
      </w:ins>
      <w:del w:id="91162" w:author="מנוע מכני" w:date="2026-10-11T12:04:39Z">
        <w:r>
          <w:rPr>
            <w:rtl/>
          </w:rPr>
          <w:delText xml:space="preserve">נמי</w:delText>
        </w:r>
      </w:del>
      <w:r>
        <w:rPr>
          <w:rtl/>
        </w:rPr>
        <w:t xml:space="preserve"> </w:t>
      </w:r>
      <w:r>
        <w:rPr>
          <w:rtl/>
        </w:rPr>
        <w:t xml:space="preserve">לא</w:t>
      </w:r>
      <w:r>
        <w:rPr>
          <w:rtl/>
        </w:rPr>
        <w:t xml:space="preserve"> מעכבי, </w:t>
      </w:r>
      <w:r>
        <w:rPr>
          <w:rtl/>
        </w:rPr>
        <w:t xml:space="preserve">קמ"ל</w:t>
      </w:r>
      <w:r>
        <w:rPr>
          <w:rtl/>
        </w:rPr>
        <w:t xml:space="preserve">.</w:t>
      </w:r>
    </w:p>
    <w:p w:rsidR="00DA63EC" w:rsidRDefault="00DA63EC" w:rsidP="00DA63EC">
      <w:pPr>
        <w:tabs>
          <w:tab w:val="left" w:pos="0"/>
          <w:tab w:val="center" w:pos="2835"/>
        </w:tabs>
        <w:rPr>
          <w:rtl/>
        </w:rPr>
      </w:pPr>
    </w:p>
    <w:p>
      <w:pPr>
        <w:pStyle w:val="38"/>
        <w:rPr>
          <w:ins w:id="98848" w:author="מנוע מכני" w:date="2026-10-11T12:04:39Z"/>
        </w:rPr>
      </w:pPr>
      <w:del w:id="98847" w:author="מנוע מכני" w:date="2026-10-11T12:04:39Z">
        <w:r>
          <w:delText xml:space="preserve">•</w:delText>
        </w:r>
      </w:del>
      <w:r>
        <w:t xml:space="preserve"> מתקיף </w:t>
      </w:r>
      <w:ins w:id="90309" w:author="מנוע מכני" w:date="2026-10-11T12:04:39Z">
        <w:r>
          <w:t xml:space="preserve">ר"פ</w:t>
        </w:r>
      </w:ins>
      <w:del w:id="90310" w:author="מנוע מכני" w:date="2026-10-11T12:04:39Z">
        <w:r>
          <w:delText xml:space="preserve">רב פפא</w:delText>
        </w:r>
      </w:del>
      <w:r>
        <w:t xml:space="preserve">:</w:t>
      </w:r>
    </w:p>
    <w:p w:rsidR="00DA63EC" w:rsidRDefault="00DA63EC" w:rsidP="00DA63EC">
      <w:pPr>
        <w:tabs>
          <w:tab w:val="left" w:pos="0"/>
          <w:tab w:val="center" w:pos="2835"/>
        </w:tabs>
        <w:rPr>
          <w:rtl/>
        </w:rPr>
      </w:pPr>
      <w:del w:id="98849" w:author="מנוע מכני" w:date="2026-10-11T12:04:39Z">
        <w:r>
          <w:rPr>
            <w:rtl/>
          </w:rPr>
          <w:delText xml:space="preserve"> </w:delText>
        </w:r>
      </w:del>
      <w:r>
        <w:rPr>
          <w:rtl/>
        </w:rPr>
        <w:t xml:space="preserve">ומי מצית אמרת </w:t>
      </w:r>
      <w:ins w:id="92883" w:author="מנוע מכני" w:date="2026-10-11T12:04:39Z">
        <w:r>
          <w:rPr>
            <w:rtl/>
          </w:rPr>
          <w:t xml:space="preserve">כך</w:t>
        </w:r>
      </w:ins>
      <w:del w:id="92884" w:author="מנוע מכני" w:date="2026-10-11T12:04:39Z">
        <w:r>
          <w:rPr>
            <w:rtl/>
          </w:rPr>
          <w:delText xml:space="preserve">הכי</w:delText>
        </w:r>
      </w:del>
      <w:r>
        <w:rPr>
          <w:rtl/>
        </w:rPr>
        <w:t xml:space="preserve">? </w:t>
      </w:r>
    </w:p>
    <w:p w:rsidR="00DA63EC" w:rsidRDefault="00DA63EC" w:rsidP="00DA63EC">
      <w:pPr>
        <w:tabs>
          <w:tab w:val="left" w:pos="0"/>
          <w:tab w:val="center" w:pos="2835"/>
        </w:tabs>
        <w:rPr>
          <w:rtl/>
        </w:rPr>
      </w:pPr>
      <w:r>
        <w:rPr>
          <w:rtl/>
        </w:rPr>
        <w:t>וה</w:t>
      </w:r>
      <w:r>
        <w:rPr>
          <w:rFonts w:hint="cs"/>
          <w:rtl/>
        </w:rPr>
        <w:t xml:space="preserve">א </w:t>
      </w:r>
      <w:r>
        <w:rPr>
          <w:rStyle w:val="2fb"/>
          <w:rFonts w:hint="cs"/>
          <w:rtl/>
        </w:rPr>
        <w:t xml:space="preserve">לר</w:t>
      </w:r>
      <w:r>
        <w:rPr>
          <w:rStyle w:val="2fb"/>
          <w:rtl/>
        </w:rPr>
        <w:t>"</w:t>
      </w:r>
      <w:r>
        <w:rPr>
          <w:rStyle w:val="2fb"/>
          <w:rFonts w:hint="cs"/>
          <w:rtl/>
        </w:rPr>
        <w:t xml:space="preserve">ע</w:t>
      </w:r>
      <w:r>
        <w:rPr>
          <w:rFonts w:hint="cs"/>
          <w:rtl/>
        </w:rPr>
        <w:t xml:space="preserve">:'</w:t>
      </w:r>
      <w:ins w:id="90673" w:author="Claude - סמנטי" w:date="2026-10-11T12:26:16Z">
        <w:r>
          <w:rPr>
            <w:rStyle w:val="afffff0"/>
            <w:rtl/>
          </w:rPr>
          <w:t xml:space="preserve">וְכִלָּה מִכַּפֵּר אֶת הַקּוֹדֶשׁ</w:t>
        </w:r>
      </w:ins>
      <w:del w:id="90674" w:author="Claude - סמנטי" w:date="2026-10-11T12:26:16Z">
        <w:r>
          <w:rPr>
            <w:rtl/>
          </w:rPr>
          <w:delText xml:space="preserve">וכלה מכפר את הקודש</w:delText>
        </w:r>
      </w:del>
      <w:r>
        <w:rPr>
          <w:rFonts w:hint="cs"/>
          <w:rtl/>
        </w:rPr>
        <w:t>'</w:t>
      </w:r>
      <w:r>
        <w:rPr>
          <w:rtl/>
        </w:rPr>
        <w:t xml:space="preserve"> - אם כיפר כילה, ואם </w:t>
      </w:r>
      <w:r>
        <w:rPr>
          <w:rtl/>
        </w:rPr>
        <w:t xml:space="preserve">לא</w:t>
      </w:r>
      <w:r>
        <w:rPr>
          <w:rtl/>
        </w:rPr>
        <w:t xml:space="preserve"> כיפר </w:t>
      </w:r>
      <w:r>
        <w:rPr>
          <w:rtl/>
        </w:rPr>
        <w:t xml:space="preserve">לא</w:t>
      </w:r>
      <w:r>
        <w:rPr>
          <w:rtl/>
        </w:rPr>
        <w:t xml:space="preserve"> כילה,</w:t>
      </w:r>
    </w:p>
    <w:p>
      <w:pPr>
        <w:pStyle w:val="38"/>
        <w:rPr>
          <w:ins w:id="98850" w:author="מנוע מכני" w:date="2026-10-11T12:04:39Z"/>
        </w:rPr>
      </w:pPr>
      <w:r>
        <w:t xml:space="preserve">א"ל</w:t>
      </w:r>
      <w:r>
        <w:t xml:space="preserve"> </w:t>
      </w:r>
      <w:ins w:id="90311" w:author="מנוע מכני" w:date="2026-10-11T12:04:39Z">
        <w:r>
          <w:t xml:space="preserve">ר"י</w:t>
        </w:r>
      </w:ins>
      <w:del w:id="90312" w:author="מנוע מכני" w:date="2026-10-11T12:04:39Z">
        <w:r>
          <w:delText xml:space="preserve">רבי יהודה</w:delText>
        </w:r>
      </w:del>
      <w:r>
        <w:t xml:space="preserve">, מפני מה </w:t>
      </w:r>
      <w:r>
        <w:t xml:space="preserve">לא</w:t>
      </w:r>
      <w:r>
        <w:t xml:space="preserve"> נאמר:</w:t>
      </w:r>
    </w:p>
    <w:p w:rsidR="00DA63EC" w:rsidRDefault="00DA63EC" w:rsidP="00DA63EC">
      <w:pPr>
        <w:tabs>
          <w:tab w:val="left" w:pos="0"/>
          <w:tab w:val="center" w:pos="2835"/>
        </w:tabs>
        <w:rPr>
          <w:rtl/>
        </w:rPr>
      </w:pPr>
      <w:del w:id="98851" w:author="מנוע מכני" w:date="2026-10-11T12:04:39Z">
        <w:r>
          <w:rPr>
            <w:rtl/>
          </w:rPr>
          <w:delText xml:space="preserve"> </w:delText>
        </w:r>
      </w:del>
      <w:r>
        <w:rPr>
          <w:rtl/>
        </w:rPr>
        <w:t xml:space="preserve">אם כילה כיפר, ואם </w:t>
      </w:r>
      <w:r>
        <w:rPr>
          <w:rtl/>
        </w:rPr>
        <w:t xml:space="preserve">לא</w:t>
      </w:r>
      <w:r>
        <w:rPr>
          <w:rtl/>
        </w:rPr>
        <w:t xml:space="preserve"> כילה </w:t>
      </w:r>
      <w:r>
        <w:rPr>
          <w:rtl/>
        </w:rPr>
        <w:t xml:space="preserve">לא</w:t>
      </w:r>
      <w:r>
        <w:rPr>
          <w:rtl/>
        </w:rPr>
        <w:t xml:space="preserve"> כיפר? </w:t>
      </w:r>
    </w:p>
    <w:p>
      <w:pPr>
        <w:pStyle w:val="38"/>
        <w:rPr>
          <w:ins w:id="98852" w:author="מנוע מכני" w:date="2026-10-11T12:04:39Z"/>
        </w:rPr>
      </w:pPr>
      <w:r>
        <w:t>אר</w:t>
      </w:r>
      <w:r>
        <w:t>"</w:t>
      </w:r>
      <w:r>
        <w:t>פ</w:t>
      </w:r>
      <w:r>
        <w:t xml:space="preserve">:</w:t>
      </w:r>
    </w:p>
    <w:p w:rsidR="00DA63EC" w:rsidRDefault="00DA63EC" w:rsidP="00DA63EC">
      <w:pPr>
        <w:tabs>
          <w:tab w:val="left" w:pos="0"/>
          <w:tab w:val="center" w:pos="2835"/>
        </w:tabs>
        <w:rPr>
          <w:rtl/>
        </w:rPr>
      </w:pPr>
      <w:del w:id="98853" w:author="מנוע מכני" w:date="2026-10-11T12:04:39Z">
        <w:r>
          <w:rPr>
            <w:rtl/>
          </w:rPr>
          <w:delText xml:space="preserve"> </w:delText>
        </w:r>
      </w:del>
      <w:r>
        <w:rPr>
          <w:rtl/>
        </w:rPr>
        <w:t xml:space="preserve">לא</w:t>
      </w:r>
      <w:r>
        <w:rPr>
          <w:rtl/>
        </w:rPr>
        <w:t xml:space="preserve"> נצרכא, אלא ל</w:t>
      </w:r>
      <w:r>
        <w:rPr>
          <w:rFonts w:hint="cs"/>
          <w:rtl/>
        </w:rPr>
        <w:t>'</w:t>
      </w:r>
      <w:r>
        <w:rPr>
          <w:rtl/>
        </w:rPr>
        <w:t>את</w:t>
      </w:r>
      <w:r>
        <w:rPr>
          <w:rFonts w:hint="cs"/>
          <w:rtl/>
        </w:rPr>
        <w:t>'</w:t>
      </w:r>
      <w:r w:rsidRPr="00464129">
        <w:rPr>
          <w:rStyle w:val="afffff0"/>
          <w:rtl/>
        </w:rPr>
        <w:t xml:space="preserve"> </w:t>
      </w:r>
      <w:r w:rsidRPr="00464129">
        <w:rPr>
          <w:rStyle w:val="afffff0"/>
          <w:rFonts w:hint="cs"/>
          <w:rtl/>
        </w:rPr>
        <w:t>'</w:t>
      </w:r>
      <w:r w:rsidRPr="00464129">
        <w:rPr>
          <w:rStyle w:val="afffff0"/>
          <w:rtl/>
        </w:rPr>
        <w:t>דם</w:t>
      </w:r>
      <w:r w:rsidRPr="00464129">
        <w:rPr>
          <w:rStyle w:val="afffff0"/>
          <w:rFonts w:hint="cs"/>
          <w:rtl/>
        </w:rPr>
        <w:t>'</w:t>
      </w:r>
      <w:r w:rsidRPr="00464129">
        <w:rPr>
          <w:rStyle w:val="afffff0"/>
          <w:rtl/>
        </w:rPr>
        <w:t xml:space="preserve"> </w:t>
      </w:r>
      <w:r>
        <w:rPr>
          <w:rFonts w:hint="cs"/>
          <w:rtl/>
        </w:rPr>
        <w:t>'</w:t>
      </w:r>
      <w:r>
        <w:rPr>
          <w:rtl/>
        </w:rPr>
        <w:t>ובטבילה</w:t>
      </w:r>
      <w:r>
        <w:rPr>
          <w:rFonts w:hint="cs"/>
          <w:rtl/>
        </w:rPr>
        <w:t>'</w:t>
      </w:r>
      <w:r>
        <w:rPr>
          <w:rtl/>
        </w:rPr>
        <w:t xml:space="preserve"> את – </w:t>
      </w:r>
      <w:r>
        <w:rPr>
          <w:rStyle w:val="2fb"/>
          <w:rtl/>
        </w:rPr>
        <w:t xml:space="preserve">א</w:t>
      </w:r>
      <w:r>
        <w:rPr>
          <w:rStyle w:val="2fb"/>
          <w:rFonts w:hint="cs"/>
          <w:rtl/>
        </w:rPr>
        <w:t>ראב</w:t>
      </w:r>
      <w:r>
        <w:rPr>
          <w:rStyle w:val="2fb"/>
          <w:rtl/>
        </w:rPr>
        <w:t>"</w:t>
      </w:r>
      <w:r>
        <w:rPr>
          <w:rStyle w:val="2fb"/>
          <w:rFonts w:hint="cs"/>
          <w:rtl/>
        </w:rPr>
        <w:t>י</w:t>
      </w:r>
      <w:r>
        <w:rPr>
          <w:rtl/>
        </w:rPr>
        <w:t xml:space="preserve">: להכשיר</w:t>
      </w:r>
      <w:ins w:id="94483" w:author="מנוע מכני" w:date="2026-10-11T12:04:39Z">
        <w:r>
          <w:rPr>
            <w:rtl/>
          </w:rPr>
          <w:t xml:space="preserve"> </w:t>
        </w:r>
      </w:ins>
      <w:del w:id="94484" w:author="מנוע מכני" w:date="2026-10-11T12:04:39Z">
        <w:r>
          <w:rPr>
            <w:rtl/>
          </w:rPr>
          <w:delText xml:space="preserve">  </w:delText>
        </w:r>
      </w:del>
      <w:r>
        <w:rPr>
          <w:rtl/>
        </w:rPr>
        <w:t xml:space="preserve">אמין שבאצבע.</w:t>
      </w:r>
    </w:p>
    <w:p w:rsidR="00DA63EC" w:rsidRDefault="00DA63EC" w:rsidP="00DA63EC">
      <w:pPr>
        <w:pStyle w:val="afff3"/>
        <w:framePr w:wrap="around"/>
        <w:rPr>
          <w:rtl/>
        </w:rPr>
      </w:pPr>
      <w:r>
        <w:rPr>
          <w:rFonts w:hint="cs"/>
          <w:rtl/>
        </w:rPr>
        <w:t>מ:</w:t>
      </w:r>
    </w:p>
    <w:p w:rsidR="00DA63EC" w:rsidRDefault="00DA63EC" w:rsidP="00DA63EC">
      <w:pPr>
        <w:tabs>
          <w:tab w:val="left" w:pos="0"/>
          <w:tab w:val="center" w:pos="2835"/>
        </w:tabs>
        <w:rPr>
          <w:rtl/>
        </w:rPr>
      </w:pPr>
      <w:r>
        <w:rPr>
          <w:rtl/>
        </w:rPr>
        <w:t xml:space="preserve">בדם - שיהא בדם שיעור טבילה </w:t>
      </w:r>
      <w:ins w:id="97051" w:author="מנוע מכני" w:date="2026-10-11T12:04:39Z">
        <w:r>
          <w:rPr>
            <w:rtl/>
          </w:rPr>
          <w:t xml:space="preserve">מתחילה</w:t>
        </w:r>
      </w:ins>
      <w:del w:id="97052" w:author="מנוע מכני" w:date="2026-10-11T12:04:39Z">
        <w:r>
          <w:rPr>
            <w:rtl/>
          </w:rPr>
          <w:delText xml:space="preserve">מעיקרא</w:delText>
        </w:r>
      </w:del>
      <w:r>
        <w:rPr>
          <w:rtl/>
        </w:rPr>
        <w:t xml:space="preserve">, וטבל - ולא מספג.</w:t>
      </w:r>
    </w:p>
    <w:p w:rsidR="00DA63EC" w:rsidRDefault="00DA63EC" w:rsidP="00DA63EC">
      <w:pPr>
        <w:tabs>
          <w:tab w:val="left" w:pos="0"/>
          <w:tab w:val="center" w:pos="2835"/>
        </w:tabs>
        <w:rPr>
          <w:rtl/>
        </w:rPr>
      </w:pPr>
      <w:ins w:id="97053" w:author="מנוע מכני" w:date="2026-10-11T12:04:39Z">
        <w:r>
          <w:rPr>
            <w:rtl/>
          </w:rPr>
          <w:t xml:space="preserve">והוצרך</w:t>
        </w:r>
      </w:ins>
      <w:del w:id="97054" w:author="מנוע מכני" w:date="2026-10-11T12:04:39Z">
        <w:r>
          <w:rPr>
            <w:rtl/>
          </w:rPr>
          <w:delText xml:space="preserve">ואיצטריך</w:delText>
        </w:r>
      </w:del>
      <w:r>
        <w:rPr>
          <w:rtl/>
        </w:rPr>
        <w:t xml:space="preserve"> למכתב בדם,</w:t>
      </w:r>
      <w:r>
        <w:rPr>
          <w:rFonts w:hint="cs"/>
          <w:rtl/>
        </w:rPr>
        <w:t xml:space="preserve"> דס</w:t>
      </w:r>
      <w:r>
        <w:rPr>
          <w:rtl/>
        </w:rPr>
        <w:t>"</w:t>
      </w:r>
      <w:r>
        <w:rPr>
          <w:rFonts w:hint="cs"/>
          <w:rtl/>
        </w:rPr>
        <w:t xml:space="preserve">ד </w:t>
      </w:r>
      <w:ins w:id="94009" w:author="מנוע מכני" w:date="2026-10-11T12:04:39Z">
        <w:r>
          <w:rPr>
            <w:rFonts w:hint="cs"/>
            <w:rtl/>
          </w:rPr>
          <w:t xml:space="preserve">אף</w:t>
        </w:r>
      </w:ins>
      <w:del w:id="94010" w:author="מנוע מכני" w:date="2026-10-11T12:04:39Z">
        <w:r>
          <w:rPr>
            <w:rFonts w:hint="cs"/>
            <w:rtl/>
          </w:rPr>
          <w:delText xml:space="preserve">אע</w:delText>
        </w:r>
        <w:r>
          <w:rPr>
            <w:rtl/>
          </w:rPr>
          <w:delText xml:space="preserve">"</w:delText>
        </w:r>
        <w:r>
          <w:rPr>
            <w:rFonts w:hint="cs"/>
            <w:rtl/>
          </w:rPr>
          <w:delText xml:space="preserve">ג</w:delText>
        </w:r>
      </w:del>
      <w:r>
        <w:rPr>
          <w:rFonts w:hint="cs"/>
          <w:rtl/>
        </w:rPr>
        <w:t xml:space="preserve"> </w:t>
      </w:r>
      <w:ins w:id="91163" w:author="מנוע מכני" w:date="2026-10-11T12:04:39Z">
        <w:r>
          <w:rPr>
            <w:rFonts w:hint="cs"/>
            <w:rtl/>
          </w:rPr>
          <w:t xml:space="preserve">דאין</w:t>
        </w:r>
      </w:ins>
      <w:del w:id="91164" w:author="מנוע מכני" w:date="2026-10-11T12:04:39Z">
        <w:r>
          <w:rPr>
            <w:rFonts w:hint="cs"/>
            <w:rtl/>
          </w:rPr>
          <w:delText xml:space="preserve">דליכא</w:delText>
        </w:r>
      </w:del>
      <w:r>
        <w:rPr>
          <w:rFonts w:hint="cs"/>
          <w:rtl/>
        </w:rPr>
        <w:t xml:space="preserve"> שיעור טבילה, </w:t>
      </w:r>
      <w:r>
        <w:rPr>
          <w:rtl/>
        </w:rPr>
        <w:tab/>
      </w:r>
      <w:r>
        <w:rPr>
          <w:rFonts w:hint="cs"/>
          <w:rtl/>
        </w:rPr>
        <w:t xml:space="preserve">'וטבל 'דגם לקיחה בעי טבילה ולא בסיפוג </w:t>
      </w:r>
    </w:p>
    <w:p w:rsidR="00DA63EC" w:rsidRDefault="00DA63EC" w:rsidP="00DA63EC">
      <w:pPr>
        <w:tabs>
          <w:tab w:val="left" w:pos="0"/>
          <w:tab w:val="center" w:pos="2835"/>
        </w:tabs>
        <w:rPr>
          <w:rtl/>
        </w:rPr>
      </w:pPr>
      <w:r>
        <w:rPr>
          <w:rtl/>
        </w:rPr>
        <w:t xml:space="preserve">מזבח קטרת סמים למה לי? שאם </w:t>
      </w:r>
      <w:r>
        <w:rPr>
          <w:rtl/>
        </w:rPr>
        <w:t xml:space="preserve">לא</w:t>
      </w:r>
      <w:r>
        <w:rPr>
          <w:rtl/>
        </w:rPr>
        <w:t xml:space="preserve"> נתחנך המזבח בקטורת הסמים </w:t>
      </w:r>
      <w:r>
        <w:rPr>
          <w:rtl/>
        </w:rPr>
        <w:t xml:space="preserve">לא</w:t>
      </w:r>
      <w:r>
        <w:rPr>
          <w:rtl/>
        </w:rPr>
        <w:t xml:space="preserve"> היה מזה.</w:t>
      </w:r>
    </w:p>
    <w:p>
      <w:pPr>
        <w:pStyle w:val="afffff8"/>
        <w:rPr>
          <w:ins w:id="90471" w:author="קלוד" w:date="2026-10-11T12:29:36Z"/>
        </w:rPr>
      </w:pPr>
      <w:ins w:id="90472" w:author="קלוד" w:date="2026-10-11T12:29:36Z">
        <w:r>
          <w:rPr>
            <w:color w:val="7B3F00"/>
          </w:rPr>
          <w:t xml:space="preserve">'כאשר עשה לפר' - ריבוי פר יום הכפורים</w:t>
        </w:r>
      </w:ins>
    </w:p>
    <w:p>
      <w:pPr>
        <w:pStyle w:val="38"/>
        <w:rPr>
          <w:ins w:id="98854" w:author="מנוע מכני" w:date="2026-10-11T12:04:39Z"/>
        </w:rPr>
      </w:pPr>
      <w:r w:rsidRPr="00784241">
        <w:t>ת</w:t>
      </w:r>
      <w:r>
        <w:t>"</w:t>
      </w:r>
      <w:r>
        <w:t>כ</w:t>
      </w:r>
      <w:r w:rsidRPr="00784241">
        <w:t xml:space="preserve"> </w:t>
      </w:r>
      <w:ins w:id="90313" w:author="מנוע מכני" w:date="2026-10-11T12:04:39Z">
        <w:r>
          <w:t xml:space="preserve">דר"פ</w:t>
        </w:r>
      </w:ins>
      <w:del w:id="90314" w:author="מנוע מכני" w:date="2026-10-11T12:04:39Z">
        <w:r w:rsidRPr="00784241">
          <w:delText xml:space="preserve">דרב פפא</w:delText>
        </w:r>
      </w:del>
      <w:r>
        <w:t>:</w:t>
      </w:r>
    </w:p>
    <w:p w:rsidR="00DA63EC" w:rsidRDefault="00DA63EC" w:rsidP="00DA63EC">
      <w:pPr>
        <w:tabs>
          <w:tab w:val="left" w:pos="0"/>
          <w:tab w:val="center" w:pos="2835"/>
        </w:tabs>
        <w:rPr>
          <w:rtl/>
        </w:rPr>
      </w:pPr>
      <w:del w:id="98855"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ועשה</w:t>
      </w:r>
      <w:r w:rsidRPr="00464129">
        <w:rPr>
          <w:rStyle w:val="afffff0"/>
          <w:rFonts w:hint="cs"/>
          <w:rtl/>
        </w:rPr>
        <w:t xml:space="preserve"> </w:t>
      </w:r>
      <w:r w:rsidRPr="00464129">
        <w:rPr>
          <w:rStyle w:val="afffff0"/>
          <w:rtl/>
        </w:rPr>
        <w:t>כאשר עשה</w:t>
      </w:r>
      <w:r w:rsidRPr="00464129">
        <w:rPr>
          <w:rStyle w:val="afffff0"/>
          <w:rFonts w:hint="cs"/>
          <w:rtl/>
        </w:rPr>
        <w:t>'</w:t>
      </w:r>
      <w:r w:rsidRPr="00464129">
        <w:rPr>
          <w:rStyle w:val="afffff0"/>
          <w:rtl/>
        </w:rPr>
        <w:t xml:space="preserve"> </w:t>
      </w:r>
      <w:r>
        <w:rPr>
          <w:rtl/>
        </w:rPr>
        <w:t>–</w:t>
      </w:r>
      <w:r w:rsidRPr="00464129">
        <w:rPr>
          <w:rStyle w:val="afffff0"/>
          <w:rtl/>
        </w:rPr>
        <w:t xml:space="preserve"> </w:t>
      </w:r>
      <w:r w:rsidRPr="00464129">
        <w:rPr>
          <w:rStyle w:val="afffff0"/>
          <w:rFonts w:hint="cs"/>
          <w:rtl/>
        </w:rPr>
        <w:t>'</w:t>
      </w:r>
      <w:r w:rsidRPr="00464129">
        <w:rPr>
          <w:rStyle w:val="afffff0"/>
          <w:rtl/>
        </w:rPr>
        <w:t>לפר</w:t>
      </w:r>
      <w:r w:rsidRPr="00464129">
        <w:rPr>
          <w:rStyle w:val="afffff0"/>
          <w:rFonts w:hint="cs"/>
          <w:rtl/>
        </w:rPr>
        <w:t>'</w:t>
      </w:r>
      <w:r w:rsidRPr="00464129">
        <w:rPr>
          <w:rStyle w:val="afffff0"/>
          <w:rtl/>
        </w:rPr>
        <w:t xml:space="preserve"> </w:t>
      </w:r>
      <w:r>
        <w:rPr>
          <w:rStyle w:val="2fb"/>
          <w:rFonts w:hint="cs"/>
          <w:rtl/>
        </w:rPr>
        <w:t xml:space="preserve">לרבי</w:t>
      </w:r>
      <w:r>
        <w:rPr>
          <w:rFonts w:hint="cs"/>
          <w:rtl/>
        </w:rPr>
        <w:t xml:space="preserve">: </w:t>
      </w:r>
      <w:r>
        <w:rPr>
          <w:rtl/>
        </w:rPr>
        <w:t>לרבות פר יום הכפורים לכל מה שאמור בענין,</w:t>
      </w:r>
    </w:p>
    <w:p>
      <w:pPr>
        <w:pStyle w:val="38"/>
        <w:rPr>
          <w:ins w:id="98856" w:author="מנוע מכני" w:date="2026-10-11T12:04:39Z"/>
        </w:rPr>
      </w:pPr>
      <w:r>
        <w:t xml:space="preserve">א"ר ישמעאל:</w:t>
      </w:r>
    </w:p>
    <w:p w:rsidR="00DA63EC" w:rsidRDefault="00DA63EC" w:rsidP="00DA63EC">
      <w:pPr>
        <w:tabs>
          <w:tab w:val="left" w:pos="0"/>
          <w:tab w:val="center" w:pos="2835"/>
        </w:tabs>
        <w:rPr>
          <w:rtl/>
        </w:rPr>
      </w:pPr>
      <w:del w:id="98857" w:author="מנוע מכני" w:date="2026-10-11T12:04:39Z">
        <w:r>
          <w:rPr>
            <w:rtl/>
          </w:rPr>
          <w:delText xml:space="preserve"> </w:delText>
        </w:r>
      </w:del>
      <w:r>
        <w:rPr>
          <w:rtl/>
        </w:rPr>
        <w:t xml:space="preserve">ק"ו</w:t>
      </w:r>
      <w:r>
        <w:rPr>
          <w:rtl/>
        </w:rPr>
        <w:t xml:space="preserve">, ומה במקום שלא הושוה קרבן לקרבן - השוה מעשים למעשים, מקום שהשוה קרבן לקרבן - אינו דין שישוה מעשה למעשה,</w:t>
      </w:r>
      <w:r>
        <w:rPr>
          <w:rFonts w:hint="cs"/>
          <w:rtl/>
        </w:rPr>
        <w:t>'</w:t>
      </w:r>
      <w:r>
        <w:rPr>
          <w:rtl/>
        </w:rPr>
        <w:t>לפר? זה פר העלם דבר של צבור, לפר - זה פר כהן משיח.</w:t>
      </w:r>
    </w:p>
    <w:p w:rsidR="00DA63EC" w:rsidRDefault="00DA63EC" w:rsidP="00DA63EC">
      <w:pPr>
        <w:tabs>
          <w:tab w:val="left" w:pos="0"/>
          <w:tab w:val="center" w:pos="2835"/>
        </w:tabs>
        <w:rPr>
          <w:rtl/>
        </w:rPr>
      </w:pPr>
    </w:p>
    <w:p>
      <w:pPr>
        <w:pStyle w:val="38"/>
        <w:rPr>
          <w:ins w:id="98858" w:author="מנוע מכני" w:date="2026-10-11T12:04:39Z"/>
        </w:rPr>
      </w:pPr>
      <w:r w:rsidRPr="00B95506">
        <w:t xml:space="preserve">אמר</w:t>
      </w:r>
      <w:r w:rsidRPr="00B95506">
        <w:t xml:space="preserve"> מר:</w:t>
      </w:r>
    </w:p>
    <w:p w:rsidR="00DA63EC" w:rsidRDefault="00DA63EC" w:rsidP="00DA63EC">
      <w:pPr>
        <w:tabs>
          <w:tab w:val="left" w:pos="0"/>
          <w:tab w:val="center" w:pos="2835"/>
        </w:tabs>
        <w:rPr>
          <w:b/>
          <w:bCs/>
          <w:rtl/>
        </w:rPr>
      </w:pPr>
      <w:del w:id="98859" w:author="מנוע מכני" w:date="2026-10-11T12:04:39Z">
        <w:r w:rsidRPr="00B95506">
          <w:rPr>
            <w:b/>
            <w:bCs/>
            <w:rtl/>
          </w:rPr>
          <w:delText xml:space="preserve"> </w:delText>
        </w:r>
      </w:del>
      <w:r w:rsidRPr="00B95506">
        <w:rPr>
          <w:b/>
          <w:bCs/>
          <w:rtl/>
        </w:rPr>
        <w:t xml:space="preserve">ומה במקום שלא הושוה קרבן לקרבן.</w:t>
      </w:r>
    </w:p>
    <w:p w:rsidR="00DA63EC" w:rsidRDefault="00DA63EC" w:rsidP="00DA63EC">
      <w:pPr>
        <w:tabs>
          <w:tab w:val="left" w:pos="0"/>
          <w:tab w:val="center" w:pos="2835"/>
        </w:tabs>
        <w:rPr>
          <w:rtl/>
        </w:rPr>
      </w:pPr>
      <w:ins w:id="92885" w:author="מנוע מכני" w:date="2026-10-11T12:04:39Z">
        <w:r>
          <w:rPr>
            <w:rtl/>
          </w:rPr>
          <w:t xml:space="preserve">מה</w:t>
        </w:r>
      </w:ins>
      <w:del w:id="92886" w:author="מנוע מכני" w:date="2026-10-11T12:04:39Z">
        <w:r>
          <w:rPr>
            <w:rtl/>
          </w:rPr>
          <w:delText xml:space="preserve">מאי</w:delText>
        </w:r>
      </w:del>
      <w:r>
        <w:rPr>
          <w:rtl/>
        </w:rPr>
        <w:t xml:space="preserve"> </w:t>
      </w:r>
      <w:r>
        <w:rPr>
          <w:rtl/>
        </w:rPr>
        <w:t xml:space="preserve">לא</w:t>
      </w:r>
      <w:r>
        <w:rPr>
          <w:rtl/>
        </w:rPr>
        <w:t xml:space="preserve"> הושוה קרבן לקרבן? אילימא פר יוה"כ ושעיר יום הכפורים, </w:t>
      </w:r>
    </w:p>
    <w:p w:rsidR="00DA63EC" w:rsidRPr="00FE1B89" w:rsidRDefault="00DA63EC" w:rsidP="00DA63EC">
      <w:pPr>
        <w:tabs>
          <w:tab w:val="left" w:pos="0"/>
          <w:tab w:val="center" w:pos="2835"/>
        </w:tabs>
        <w:rPr>
          <w:spacing w:val="-4"/>
          <w:rtl/>
        </w:rPr>
      </w:pPr>
      <w:ins w:id="91165" w:author="מנוע מכני" w:date="2026-10-11T12:04:39Z">
        <w:r>
          <w:rPr>
            <w:spacing w:val="-4"/>
            <w:rtl/>
          </w:rPr>
          <w:t xml:space="preserve">יש</w:t>
        </w:r>
      </w:ins>
      <w:del w:id="91166" w:author="מנוע מכני" w:date="2026-10-11T12:04:39Z">
        <w:r w:rsidRPr="00FE1B89">
          <w:rPr>
            <w:spacing w:val="-4"/>
            <w:rtl/>
          </w:rPr>
          <w:delText xml:space="preserve">איכא</w:delText>
        </w:r>
      </w:del>
      <w:r w:rsidRPr="00FE1B89">
        <w:rPr>
          <w:spacing w:val="-4"/>
          <w:rtl/>
        </w:rPr>
        <w:t xml:space="preserve"> </w:t>
      </w:r>
      <w:ins w:id="97453" w:author="מנוע מכני" w:date="2026-10-11T12:04:39Z">
        <w:r>
          <w:rPr>
            <w:spacing w:val="-4"/>
            <w:rtl/>
          </w:rPr>
          <w:t xml:space="preserve">להקשות</w:t>
        </w:r>
      </w:ins>
      <w:del w:id="97454" w:author="מנוע מכני" w:date="2026-10-11T12:04:39Z">
        <w:r w:rsidRPr="00FE1B89">
          <w:rPr>
            <w:spacing w:val="-4"/>
            <w:rtl/>
          </w:rPr>
          <w:delText xml:space="preserve">למיפרך</w:delText>
        </w:r>
      </w:del>
      <w:r w:rsidRPr="00FE1B89">
        <w:rPr>
          <w:spacing w:val="-4"/>
          <w:rtl/>
        </w:rPr>
        <w:t xml:space="preserve">: מה להנך שכן נכנס דמם לפניי ולפנים! אלא פר העלם דבר של צבור ושעירי </w:t>
      </w:r>
      <w:r w:rsidRPr="00FE1B89">
        <w:rPr>
          <w:spacing w:val="-4"/>
          <w:rtl/>
        </w:rPr>
        <w:t xml:space="preserve">ע"ז</w:t>
      </w:r>
      <w:r w:rsidRPr="00FE1B89">
        <w:rPr>
          <w:spacing w:val="-4"/>
          <w:rtl/>
        </w:rPr>
        <w:t xml:space="preserve">, </w:t>
      </w:r>
    </w:p>
    <w:p w:rsidR="00DA63EC" w:rsidRDefault="00DA63EC" w:rsidP="00DA63EC">
      <w:pPr>
        <w:tabs>
          <w:tab w:val="left" w:pos="0"/>
          <w:tab w:val="center" w:pos="2835"/>
        </w:tabs>
        <w:rPr>
          <w:rtl/>
        </w:rPr>
      </w:pPr>
      <w:ins w:id="91167" w:author="מנוע מכני" w:date="2026-10-11T12:04:39Z">
        <w:r>
          <w:rPr>
            <w:rtl/>
          </w:rPr>
          <w:t xml:space="preserve">יש</w:t>
        </w:r>
      </w:ins>
      <w:del w:id="91168" w:author="מנוע מכני" w:date="2026-10-11T12:04:39Z">
        <w:r>
          <w:rPr>
            <w:rtl/>
          </w:rPr>
          <w:delText xml:space="preserve">איכא</w:delText>
        </w:r>
      </w:del>
      <w:r>
        <w:rPr>
          <w:rtl/>
        </w:rPr>
        <w:t xml:space="preserve"> </w:t>
      </w:r>
      <w:ins w:id="97455" w:author="מנוע מכני" w:date="2026-10-11T12:04:39Z">
        <w:r>
          <w:rPr>
            <w:rtl/>
          </w:rPr>
          <w:t xml:space="preserve">להקשות</w:t>
        </w:r>
      </w:ins>
      <w:del w:id="97456" w:author="מנוע מכני" w:date="2026-10-11T12:04:39Z">
        <w:r>
          <w:rPr>
            <w:rtl/>
          </w:rPr>
          <w:delText xml:space="preserve">למיפרך</w:delText>
        </w:r>
      </w:del>
      <w:r>
        <w:rPr>
          <w:rtl/>
        </w:rPr>
        <w:t xml:space="preserve">: מה להנך שכן מכפרין על עבירות מצוה ידועה! </w:t>
      </w:r>
    </w:p>
    <w:p>
      <w:pPr>
        <w:pStyle w:val="38"/>
        <w:rPr>
          <w:ins w:id="98860" w:author="מנוע מכני" w:date="2026-10-11T12:04:39Z"/>
        </w:rPr>
      </w:pPr>
      <w:r>
        <w:t xml:space="preserve">אלא</w:t>
      </w:r>
    </w:p>
    <w:p w:rsidR="00DA63EC" w:rsidRDefault="00DA63EC" w:rsidP="00DA63EC">
      <w:pPr>
        <w:tabs>
          <w:tab w:val="left" w:pos="0"/>
          <w:tab w:val="center" w:pos="2835"/>
        </w:tabs>
        <w:rPr>
          <w:rtl/>
        </w:rPr>
      </w:pPr>
      <w:del w:id="98861" w:author="מנוע מכני" w:date="2026-10-11T12:04:39Z">
        <w:r>
          <w:rPr>
            <w:rtl/>
          </w:rPr>
          <w:delText xml:space="preserve"> </w:delText>
        </w:r>
      </w:del>
      <w:r>
        <w:rPr>
          <w:rtl/>
        </w:rPr>
        <w:t xml:space="preserve">פר העלם דבר של צבור ושעיר של יום הכפורים, </w:t>
      </w:r>
      <w:r w:rsidRPr="00B86088">
        <w:rPr>
          <w:b/>
          <w:bCs/>
          <w:rtl/>
        </w:rPr>
        <w:t>וה"</w:t>
      </w:r>
      <w:r w:rsidRPr="00B86088">
        <w:rPr>
          <w:rFonts w:hint="cs"/>
          <w:b/>
          <w:bCs/>
          <w:rtl/>
        </w:rPr>
        <w:t>ק</w:t>
      </w:r>
      <w:r>
        <w:rPr>
          <w:rtl/>
        </w:rPr>
        <w:t xml:space="preserve">: ומה במקום שלא הושוו קרבן לקרבן, </w:t>
      </w:r>
      <w:ins w:id="92891" w:author="מנוע מכני" w:date="2026-10-11T12:04:39Z">
        <w:r>
          <w:rPr>
            <w:rtl/>
          </w:rPr>
          <w:t xml:space="preserve">דזה</w:t>
        </w:r>
      </w:ins>
      <w:del w:id="92892" w:author="מנוע מכני" w:date="2026-10-11T12:04:39Z">
        <w:r>
          <w:rPr>
            <w:rtl/>
          </w:rPr>
          <w:delText xml:space="preserve">דהאי</w:delText>
        </w:r>
      </w:del>
      <w:r>
        <w:rPr>
          <w:rtl/>
        </w:rPr>
        <w:t xml:space="preserve"> פר </w:t>
      </w:r>
      <w:ins w:id="92893" w:author="מנוע מכני" w:date="2026-10-11T12:04:39Z">
        <w:r>
          <w:rPr>
            <w:rtl/>
          </w:rPr>
          <w:t xml:space="preserve">וזה</w:t>
        </w:r>
      </w:ins>
      <w:del w:id="92894" w:author="מנוע מכני" w:date="2026-10-11T12:04:39Z">
        <w:r>
          <w:rPr>
            <w:rtl/>
          </w:rPr>
          <w:delText xml:space="preserve">והאי</w:delText>
        </w:r>
      </w:del>
      <w:r>
        <w:rPr>
          <w:rtl/>
        </w:rPr>
        <w:t xml:space="preserve"> שעיר - הושוו מעשים למעשים </w:t>
      </w:r>
      <w:ins w:id="92889" w:author="מנוע מכני" w:date="2026-10-11T12:04:39Z">
        <w:r>
          <w:rPr>
            <w:rtl/>
          </w:rPr>
          <w:t xml:space="preserve">למה</w:t>
        </w:r>
      </w:ins>
      <w:del w:id="92890" w:author="מנוע מכני" w:date="2026-10-11T12:04:39Z">
        <w:r>
          <w:rPr>
            <w:rtl/>
          </w:rPr>
          <w:delText xml:space="preserve">למאי</w:delText>
        </w:r>
      </w:del>
      <w:r>
        <w:rPr>
          <w:rtl/>
        </w:rPr>
        <w:t xml:space="preserve"> דכתב </w:t>
      </w:r>
      <w:ins w:id="92887" w:author="מנוע מכני" w:date="2026-10-11T12:04:39Z">
        <w:r>
          <w:rPr>
            <w:rtl/>
          </w:rPr>
          <w:t xml:space="preserve">בהם</w:t>
        </w:r>
      </w:ins>
      <w:del w:id="92888" w:author="מנוע מכני" w:date="2026-10-11T12:04:39Z">
        <w:r>
          <w:rPr>
            <w:rtl/>
          </w:rPr>
          <w:delText xml:space="preserve">בהו</w:delText>
        </w:r>
      </w:del>
      <w:r>
        <w:rPr>
          <w:rtl/>
        </w:rPr>
        <w:t xml:space="preserve">, מקום שהושוה קרבן לקרבן, </w:t>
      </w:r>
      <w:ins w:id="92895" w:author="מנוע מכני" w:date="2026-10-11T12:04:39Z">
        <w:r>
          <w:rPr>
            <w:rtl/>
          </w:rPr>
          <w:t xml:space="preserve">דזה</w:t>
        </w:r>
      </w:ins>
      <w:del w:id="92896" w:author="מנוע מכני" w:date="2026-10-11T12:04:39Z">
        <w:r>
          <w:rPr>
            <w:rtl/>
          </w:rPr>
          <w:delText xml:space="preserve">דהאי</w:delText>
        </w:r>
      </w:del>
      <w:r>
        <w:rPr>
          <w:rtl/>
        </w:rPr>
        <w:t xml:space="preserve"> פר </w:t>
      </w:r>
      <w:ins w:id="92897" w:author="מנוע מכני" w:date="2026-10-11T12:04:39Z">
        <w:r>
          <w:rPr>
            <w:rtl/>
          </w:rPr>
          <w:t xml:space="preserve">וזה</w:t>
        </w:r>
      </w:ins>
      <w:del w:id="92898" w:author="מנוע מכני" w:date="2026-10-11T12:04:39Z">
        <w:r>
          <w:rPr>
            <w:rtl/>
          </w:rPr>
          <w:delText xml:space="preserve">והאי</w:delText>
        </w:r>
      </w:del>
      <w:r>
        <w:rPr>
          <w:rtl/>
        </w:rPr>
        <w:t xml:space="preserve"> פר – </w:t>
      </w:r>
      <w:r>
        <w:rPr>
          <w:rFonts w:hint="cs"/>
          <w:rtl/>
        </w:rPr>
        <w:t>כ</w:t>
      </w:r>
      <w:r>
        <w:rPr>
          <w:rtl/>
        </w:rPr>
        <w:t>"</w:t>
      </w:r>
      <w:r>
        <w:rPr>
          <w:rFonts w:hint="cs"/>
          <w:rtl/>
        </w:rPr>
        <w:t xml:space="preserve">ש</w:t>
      </w:r>
      <w:r>
        <w:rPr>
          <w:rFonts w:hint="cs"/>
          <w:rtl/>
        </w:rPr>
        <w:t xml:space="preserve"> </w:t>
      </w:r>
      <w:r>
        <w:rPr>
          <w:rtl/>
        </w:rPr>
        <w:t xml:space="preserve">שהושוו מעשים למעשים, </w:t>
      </w:r>
    </w:p>
    <w:p w:rsidR="00DA63EC" w:rsidRDefault="00DA63EC" w:rsidP="00DA63EC">
      <w:pPr>
        <w:pStyle w:val="afff3"/>
        <w:framePr w:wrap="around"/>
        <w:rPr>
          <w:rtl/>
        </w:rPr>
      </w:pPr>
      <w:r>
        <w:rPr>
          <w:rFonts w:hint="cs"/>
          <w:rtl/>
        </w:rPr>
        <w:t xml:space="preserve">מא. </w:t>
      </w:r>
    </w:p>
    <w:p w:rsidR="00DA63EC" w:rsidRDefault="00DA63EC" w:rsidP="00DA63EC">
      <w:pPr>
        <w:tabs>
          <w:tab w:val="left" w:pos="0"/>
          <w:tab w:val="center" w:pos="2835"/>
        </w:tabs>
        <w:rPr>
          <w:rtl/>
        </w:rPr>
      </w:pPr>
      <w:ins w:id="92901" w:author="מנוע מכני" w:date="2026-10-11T12:04:39Z">
        <w:r>
          <w:rPr>
            <w:rtl/>
          </w:rPr>
          <w:t xml:space="preserve">ובא</w:t>
        </w:r>
      </w:ins>
      <w:del w:id="92902" w:author="מנוע מכני" w:date="2026-10-11T12:04:39Z">
        <w:r>
          <w:rPr>
            <w:rtl/>
          </w:rPr>
          <w:delText xml:space="preserve">ואתא</w:delText>
        </w:r>
      </w:del>
      <w:r>
        <w:rPr>
          <w:rtl/>
        </w:rPr>
        <w:t xml:space="preserve"> פר יוה"כ</w:t>
      </w:r>
      <w:ins w:id="94485" w:author="מנוע מכני" w:date="2026-10-11T12:04:39Z">
        <w:r>
          <w:rPr>
            <w:rtl/>
          </w:rPr>
          <w:t xml:space="preserve"> </w:t>
        </w:r>
      </w:ins>
      <w:del w:id="94486" w:author="מנוע מכני" w:date="2026-10-11T12:04:39Z">
        <w:r>
          <w:rPr>
            <w:rtl/>
          </w:rPr>
          <w:delText xml:space="preserve">  </w:delText>
        </w:r>
      </w:del>
      <w:r>
        <w:rPr>
          <w:rtl/>
        </w:rPr>
        <w:t xml:space="preserve">לאת בדם וטבילה מפר כהן משיח, ואתי </w:t>
      </w:r>
      <w:ins w:id="92899" w:author="מנוע מכני" w:date="2026-10-11T12:04:39Z">
        <w:r>
          <w:rPr>
            <w:rtl/>
          </w:rPr>
          <w:t xml:space="preserve">לו</w:t>
        </w:r>
      </w:ins>
      <w:del w:id="92900" w:author="מנוע מכני" w:date="2026-10-11T12:04:39Z">
        <w:r>
          <w:rPr>
            <w:rtl/>
          </w:rPr>
          <w:delText xml:space="preserve">ליה</w:delText>
        </w:r>
      </w:del>
      <w:r>
        <w:rPr>
          <w:rtl/>
        </w:rPr>
        <w:t xml:space="preserve"> שעיר יוה"כ משעירי </w:t>
      </w:r>
      <w:r>
        <w:rPr>
          <w:rtl/>
        </w:rPr>
        <w:t xml:space="preserve">ע"ז</w:t>
      </w:r>
      <w:r>
        <w:rPr>
          <w:rtl/>
        </w:rPr>
        <w:t xml:space="preserve"> </w:t>
      </w:r>
      <w:r>
        <w:rPr>
          <w:rtl/>
        </w:rPr>
        <w:t xml:space="preserve">מק"ו</w:t>
      </w:r>
      <w:r>
        <w:rPr>
          <w:rtl/>
        </w:rPr>
        <w:t xml:space="preserve">.</w:t>
      </w:r>
    </w:p>
    <w:p w:rsidR="00DA63EC" w:rsidRDefault="00DA63EC" w:rsidP="00DA63EC">
      <w:pPr>
        <w:tabs>
          <w:tab w:val="left" w:pos="0"/>
          <w:tab w:val="center" w:pos="2835"/>
        </w:tabs>
        <w:rPr>
          <w:rtl/>
        </w:rPr>
      </w:pPr>
      <w:r>
        <w:rPr>
          <w:rtl/>
        </w:rPr>
        <w:t xml:space="preserve">וכי דבר הלמד בהיקש חוזר ומלמד בק"ו? </w:t>
      </w:r>
    </w:p>
    <w:p w:rsidR="00DA63EC" w:rsidRDefault="00DA63EC" w:rsidP="00DA63EC">
      <w:pPr>
        <w:tabs>
          <w:tab w:val="left" w:pos="0"/>
          <w:tab w:val="center" w:pos="2835"/>
        </w:tabs>
        <w:rPr>
          <w:rtl/>
        </w:rPr>
      </w:pPr>
    </w:p>
    <w:p>
      <w:pPr>
        <w:pStyle w:val="38"/>
        <w:rPr>
          <w:ins w:id="98863" w:author="מנוע מכני" w:date="2026-10-11T12:04:39Z"/>
        </w:rPr>
      </w:pPr>
      <w:del w:id="98862" w:author="מנוע מכני" w:date="2026-10-11T12:04:39Z">
        <w:r>
          <w:delText xml:space="preserve">•</w:delText>
        </w:r>
      </w:del>
      <w:r>
        <w:t xml:space="preserve"> </w:t>
      </w:r>
      <w:r>
        <w:t>אר</w:t>
      </w:r>
      <w:r>
        <w:t>"</w:t>
      </w:r>
      <w:r>
        <w:t>פ</w:t>
      </w:r>
      <w:r>
        <w:t xml:space="preserve">:</w:t>
      </w:r>
    </w:p>
    <w:p w:rsidR="00DA63EC" w:rsidRDefault="00DA63EC" w:rsidP="00DA63EC">
      <w:pPr>
        <w:tabs>
          <w:tab w:val="left" w:pos="0"/>
          <w:tab w:val="center" w:pos="2835"/>
        </w:tabs>
        <w:rPr>
          <w:rtl/>
        </w:rPr>
      </w:pPr>
      <w:del w:id="98864" w:author="מנוע מכני" w:date="2026-10-11T12:04:39Z">
        <w:r>
          <w:rPr>
            <w:rtl/>
          </w:rPr>
          <w:delText xml:space="preserve"> </w:delText>
        </w:r>
      </w:del>
      <w:r>
        <w:rPr>
          <w:rtl/>
        </w:rPr>
        <w:t xml:space="preserve">דבר הלמד בהיקש חוזר ומלמד בק"ו.</w:t>
      </w:r>
      <w:r w:rsidRPr="00464129">
        <w:rPr>
          <w:rStyle w:val="afffff0"/>
          <w:rFonts w:hint="cs"/>
          <w:rtl/>
        </w:rPr>
        <w:t xml:space="preserve"> '</w:t>
      </w:r>
      <w:r w:rsidRPr="00464129">
        <w:rPr>
          <w:rStyle w:val="afffff0"/>
          <w:rtl/>
        </w:rPr>
        <w:t>לפר</w:t>
      </w:r>
      <w:r w:rsidRPr="00464129">
        <w:rPr>
          <w:rStyle w:val="afffff0"/>
          <w:rFonts w:hint="cs"/>
          <w:rtl/>
        </w:rPr>
        <w:t>'</w:t>
      </w:r>
      <w:r w:rsidRPr="00464129">
        <w:rPr>
          <w:rStyle w:val="afffff0"/>
          <w:rtl/>
        </w:rPr>
        <w:t xml:space="preserve"> </w:t>
      </w:r>
      <w:r>
        <w:rPr>
          <w:rtl/>
        </w:rPr>
        <w:t>- זה פר העלם דבר של צבור.</w:t>
      </w:r>
    </w:p>
    <w:p w:rsidR="00DA63EC" w:rsidRDefault="00DA63EC" w:rsidP="00DA63EC">
      <w:pPr>
        <w:tabs>
          <w:tab w:val="left" w:pos="0"/>
          <w:tab w:val="center" w:pos="2835"/>
        </w:tabs>
        <w:rPr>
          <w:rtl/>
        </w:rPr>
      </w:pPr>
      <w:r>
        <w:rPr>
          <w:rFonts w:hint="cs"/>
          <w:rtl/>
        </w:rPr>
        <w:t>ואפי' ד</w:t>
      </w:r>
      <w:r>
        <w:rPr>
          <w:rtl/>
        </w:rPr>
        <w:t xml:space="preserve">בציבור </w:t>
      </w:r>
      <w:ins w:id="96183" w:author="מנוע מכני" w:date="2026-10-11T12:04:39Z">
        <w:r>
          <w:rPr>
            <w:rtl/>
          </w:rPr>
          <w:t xml:space="preserve">גופו</w:t>
        </w:r>
      </w:ins>
      <w:del w:id="96184" w:author="מנוע מכני" w:date="2026-10-11T12:04:39Z">
        <w:r>
          <w:rPr>
            <w:rtl/>
          </w:rPr>
          <w:delText xml:space="preserve">גופיה</w:delText>
        </w:r>
      </w:del>
      <w:r>
        <w:rPr>
          <w:rtl/>
        </w:rPr>
        <w:t xml:space="preserve"> כתיב! </w:t>
      </w:r>
      <w:r>
        <w:rPr>
          <w:rStyle w:val="2fb"/>
          <w:rtl/>
        </w:rPr>
        <w:t xml:space="preserve">א</w:t>
      </w:r>
      <w:r>
        <w:rPr>
          <w:rStyle w:val="2fb"/>
          <w:rFonts w:hint="cs"/>
          <w:rtl/>
        </w:rPr>
        <w:t>ר</w:t>
      </w:r>
      <w:r>
        <w:rPr>
          <w:rStyle w:val="2fb"/>
          <w:rtl/>
        </w:rPr>
        <w:t>"</w:t>
      </w:r>
      <w:r>
        <w:rPr>
          <w:rStyle w:val="2fb"/>
          <w:rFonts w:hint="cs"/>
          <w:rtl/>
        </w:rPr>
        <w:t xml:space="preserve">פ</w:t>
      </w:r>
      <w:r>
        <w:rPr>
          <w:rFonts w:hint="cs"/>
          <w:rtl/>
        </w:rPr>
        <w:t xml:space="preserve"> משום דבעי ללמד מפר העלם דבר של ציבור לשעירי </w:t>
      </w:r>
      <w:r>
        <w:rPr>
          <w:rFonts w:hint="cs"/>
          <w:rtl/>
        </w:rPr>
        <w:t xml:space="preserve">ע</w:t>
      </w:r>
      <w:r>
        <w:rPr>
          <w:rtl/>
        </w:rPr>
        <w:t>"</w:t>
      </w:r>
      <w:r>
        <w:rPr>
          <w:rFonts w:hint="cs"/>
          <w:rtl/>
        </w:rPr>
        <w:t xml:space="preserve">ז</w:t>
      </w:r>
      <w:r>
        <w:rPr>
          <w:rFonts w:hint="cs"/>
          <w:rtl/>
        </w:rPr>
        <w:t xml:space="preserve"> ואתי בהיקש </w:t>
      </w:r>
    </w:p>
    <w:p w:rsidR="00DA63EC" w:rsidRPr="00FE1B89" w:rsidRDefault="00DA63EC" w:rsidP="00DA63EC">
      <w:pPr>
        <w:tabs>
          <w:tab w:val="left" w:pos="0"/>
          <w:tab w:val="center" w:pos="2835"/>
        </w:tabs>
        <w:rPr>
          <w:spacing w:val="-4"/>
          <w:rtl/>
        </w:rPr>
      </w:pPr>
      <w:ins w:id="97055" w:author="מנוע מכני" w:date="2026-10-11T12:04:39Z">
        <w:r>
          <w:rPr>
            <w:spacing w:val="-4"/>
            <w:rtl/>
          </w:rPr>
          <w:t xml:space="preserve">הוצרך</w:t>
        </w:r>
      </w:ins>
      <w:del w:id="97056" w:author="מנוע מכני" w:date="2026-10-11T12:04:39Z">
        <w:r w:rsidRPr="00FE1B89">
          <w:rPr>
            <w:spacing w:val="-4"/>
            <w:rtl/>
          </w:rPr>
          <w:delText xml:space="preserve">איצטריך</w:delText>
        </w:r>
      </w:del>
      <w:r w:rsidRPr="00FE1B89">
        <w:rPr>
          <w:spacing w:val="-4"/>
          <w:rtl/>
        </w:rPr>
        <w:t xml:space="preserve"> לפר </w:t>
      </w:r>
      <w:ins w:id="90109" w:author="Claude - סמנטי" w:date="2026-10-11T12:26:16Z">
        <w:r>
          <w:rPr>
            <w:spacing w:val="-4"/>
            <w:rtl/>
          </w:rPr>
          <w:t xml:space="preserve">להיות</w:t>
        </w:r>
      </w:ins>
      <w:del w:id="90110" w:author="Claude - סמנטי" w:date="2026-10-11T12:26:16Z">
        <w:r w:rsidRPr="00FE1B89">
          <w:rPr>
            <w:spacing w:val="-4"/>
            <w:rtl/>
          </w:rPr>
          <w:delText xml:space="preserve">למיהוי</w:delText>
        </w:r>
      </w:del>
      <w:r w:rsidRPr="00FE1B89">
        <w:rPr>
          <w:spacing w:val="-4"/>
          <w:rtl/>
        </w:rPr>
        <w:t xml:space="preserve"> כמאן דכתיב </w:t>
      </w:r>
      <w:ins w:id="92903" w:author="מנוע מכני" w:date="2026-10-11T12:04:39Z">
        <w:r>
          <w:rPr>
            <w:spacing w:val="-4"/>
            <w:rtl/>
          </w:rPr>
          <w:t xml:space="preserve">בו</w:t>
        </w:r>
      </w:ins>
      <w:del w:id="92904" w:author="מנוע מכני" w:date="2026-10-11T12:04:39Z">
        <w:r w:rsidRPr="00FE1B89">
          <w:rPr>
            <w:spacing w:val="-4"/>
            <w:rtl/>
          </w:rPr>
          <w:delText xml:space="preserve">ביה</w:delText>
        </w:r>
      </w:del>
      <w:r w:rsidRPr="00FE1B89">
        <w:rPr>
          <w:spacing w:val="-4"/>
          <w:rtl/>
        </w:rPr>
        <w:t xml:space="preserve"> בגופיה, ולא ליהוי דבר הלמד בהיקש חוזר ומלמד בהיקש.</w:t>
      </w:r>
    </w:p>
    <w:p w:rsidR="00DA63EC" w:rsidRDefault="00DA63EC" w:rsidP="00DA63EC">
      <w:pPr>
        <w:tabs>
          <w:tab w:val="left" w:pos="0"/>
          <w:tab w:val="center" w:pos="2835"/>
        </w:tabs>
        <w:rPr>
          <w:rtl/>
        </w:rPr>
      </w:pPr>
    </w:p>
    <w:p>
      <w:pPr>
        <w:pStyle w:val="38"/>
        <w:rPr>
          <w:ins w:id="98866" w:author="מנוע מכני" w:date="2026-10-11T12:04:39Z"/>
        </w:rPr>
      </w:pPr>
      <w:del w:id="98865" w:author="מנוע מכני" w:date="2026-10-11T12:04:39Z">
        <w:r>
          <w:delText xml:space="preserve">•</w:delText>
        </w:r>
      </w:del>
      <w:r>
        <w:t xml:space="preserve"> </w:t>
      </w:r>
      <w:r w:rsidRPr="00891B40">
        <w:t>ת</w:t>
      </w:r>
      <w:r w:rsidRPr="00891B40">
        <w:t>"</w:t>
      </w:r>
      <w:r w:rsidRPr="00891B40">
        <w:t>ר</w:t>
      </w:r>
      <w:r>
        <w:t xml:space="preserve"> </w:t>
      </w:r>
      <w:ins w:id="90315" w:author="מנוע מכני" w:date="2026-10-11T12:04:39Z">
        <w:r>
          <w:t xml:space="preserve">דר"פ</w:t>
        </w:r>
      </w:ins>
      <w:del w:id="90316" w:author="מנוע מכני" w:date="2026-10-11T12:04:39Z">
        <w:r>
          <w:delText xml:space="preserve">דרב פפא</w:delText>
        </w:r>
      </w:del>
      <w:r>
        <w:t xml:space="preserve">:</w:t>
      </w:r>
    </w:p>
    <w:p w:rsidR="00DA63EC" w:rsidRDefault="00DA63EC" w:rsidP="00DA63EC">
      <w:pPr>
        <w:tabs>
          <w:tab w:val="left" w:pos="0"/>
          <w:tab w:val="center" w:pos="2835"/>
        </w:tabs>
        <w:rPr>
          <w:rtl/>
        </w:rPr>
      </w:pPr>
      <w:del w:id="98867" w:author="מנוע מכני" w:date="2026-10-11T12:04:39Z">
        <w:r>
          <w:rPr>
            <w:rtl/>
          </w:rPr>
          <w:delText xml:space="preserve"> </w:delText>
        </w:r>
      </w:del>
      <w:r>
        <w:rPr>
          <w:rtl/>
        </w:rPr>
        <w:t xml:space="preserve">ועשה</w:t>
      </w:r>
      <w:r w:rsidRPr="00464129">
        <w:rPr>
          <w:rStyle w:val="afffff0"/>
          <w:rFonts w:hint="cs"/>
          <w:rtl/>
        </w:rPr>
        <w:t xml:space="preserve"> '</w:t>
      </w:r>
      <w:ins w:id="90679" w:author="Claude - סמנטי" w:date="2026-10-11T12:26:16Z">
        <w:r>
          <w:rPr>
            <w:rStyle w:val="afffff0"/>
            <w:rtl/>
          </w:rPr>
          <w:t xml:space="preserve">כַּאֲשֶׁר עָשָׂה</w:t>
        </w:r>
      </w:ins>
      <w:del w:id="90680" w:author="Claude - סמנטי" w:date="2026-10-11T12:26:16Z">
        <w:r w:rsidRPr="00464129">
          <w:rPr>
            <w:rStyle w:val="afffff0"/>
            <w:rtl/>
          </w:rPr>
          <w:delText xml:space="preserve">כאשר עשה</w:delText>
        </w:r>
      </w:del>
      <w:r w:rsidRPr="00464129">
        <w:rPr>
          <w:rStyle w:val="afffff0"/>
          <w:rFonts w:hint="cs"/>
          <w:rtl/>
        </w:rPr>
        <w:t>'</w:t>
      </w:r>
      <w:r w:rsidRPr="00464129">
        <w:rPr>
          <w:rStyle w:val="afffff0"/>
          <w:rtl/>
        </w:rPr>
        <w:t xml:space="preserve"> </w:t>
      </w:r>
      <w:r>
        <w:rPr>
          <w:rtl/>
        </w:rPr>
        <w:t xml:space="preserve">- מה </w:t>
      </w:r>
      <w:r>
        <w:rPr>
          <w:rtl/>
        </w:rPr>
        <w:t xml:space="preserve">ת"ל</w:t>
      </w:r>
      <w:r>
        <w:rPr>
          <w:rtl/>
        </w:rPr>
        <w:t xml:space="preserve"> </w:t>
      </w:r>
      <w:r>
        <w:rPr>
          <w:rFonts w:hint="cs"/>
          <w:rtl/>
        </w:rPr>
        <w:t>'</w:t>
      </w:r>
      <w:ins w:id="90677" w:author="Claude - סמנטי" w:date="2026-10-11T12:26:16Z">
        <w:r>
          <w:rPr>
            <w:rStyle w:val="afffff0"/>
            <w:rtl/>
          </w:rPr>
          <w:t xml:space="preserve">לַפָּר</w:t>
        </w:r>
      </w:ins>
      <w:del w:id="90678" w:author="Claude - סמנטי" w:date="2026-10-11T12:26:16Z">
        <w:r>
          <w:rPr>
            <w:rtl/>
          </w:rPr>
          <w:delText xml:space="preserve">לפר</w:delText>
        </w:r>
      </w:del>
      <w:r>
        <w:rPr>
          <w:rFonts w:hint="cs"/>
          <w:rtl/>
        </w:rPr>
        <w:t>'</w:t>
      </w:r>
      <w:r>
        <w:rPr>
          <w:rtl/>
        </w:rPr>
        <w:t>? לפי שנא</w:t>
      </w:r>
      <w:r>
        <w:rPr>
          <w:rFonts w:hint="cs"/>
          <w:rtl/>
        </w:rPr>
        <w:t>'</w:t>
      </w:r>
      <w:ins w:id="90675" w:author="Claude - סמנטי" w:date="2026-10-11T12:26:16Z">
        <w:r>
          <w:rPr>
            <w:rStyle w:val="afffff0"/>
            <w:rtl/>
          </w:rPr>
          <w:t xml:space="preserve">: וְהֵם הֵבִיאוּ אֶת קָרְבָּנָם אִשֶּׁה לַה</w:t>
        </w:r>
      </w:ins>
      <w:del w:id="90676" w:author="Claude - סמנטי" w:date="2026-10-11T12:26:16Z">
        <w:r>
          <w:rPr>
            <w:rtl/>
          </w:rPr>
          <w:delText xml:space="preserve">: והם הביאו את קרבנם אשה לה</w:delText>
        </w:r>
      </w:del>
      <w:r>
        <w:rPr>
          <w:rtl/>
        </w:rPr>
        <w:t xml:space="preserve">' וגו', </w:t>
      </w:r>
    </w:p>
    <w:p w:rsidR="00DA63EC" w:rsidRDefault="00DA63EC" w:rsidP="00DA63EC">
      <w:pPr>
        <w:tabs>
          <w:tab w:val="left" w:pos="0"/>
          <w:tab w:val="center" w:pos="2835"/>
        </w:tabs>
        <w:rPr>
          <w:rtl/>
        </w:rPr>
      </w:pPr>
      <w:del w:id="90119" w:author="מנוע מכני" w:date="2026-10-11T12:04:39Z">
        <w:r>
          <w:rPr>
            <w:rtl/>
          </w:rPr>
          <w:delText xml:space="preserve"> </w:delText>
        </w:r>
      </w:del>
      <w:r>
        <w:rPr>
          <w:rtl/>
        </w:rPr>
        <w:t xml:space="preserve">'חטאתם</w:t>
      </w:r>
      <w:r>
        <w:rPr>
          <w:rFonts w:hint="cs"/>
          <w:rtl/>
        </w:rPr>
        <w:t>'</w:t>
      </w:r>
      <w:r>
        <w:rPr>
          <w:rtl/>
        </w:rPr>
        <w:t xml:space="preserve"> - אלו שעירי </w:t>
      </w:r>
      <w:r>
        <w:rPr>
          <w:rtl/>
        </w:rPr>
        <w:t xml:space="preserve">ע"ז</w:t>
      </w:r>
      <w:r>
        <w:rPr>
          <w:rtl/>
        </w:rPr>
        <w:t xml:space="preserve">,</w:t>
      </w:r>
      <w:r w:rsidRPr="00464129">
        <w:rPr>
          <w:rStyle w:val="afffff0"/>
          <w:rtl/>
        </w:rPr>
        <w:t xml:space="preserve"> </w:t>
      </w:r>
      <w:r w:rsidRPr="00464129">
        <w:rPr>
          <w:rStyle w:val="afffff0"/>
          <w:rFonts w:hint="cs"/>
          <w:rtl/>
        </w:rPr>
        <w:t>'</w:t>
      </w:r>
      <w:r w:rsidRPr="00464129">
        <w:rPr>
          <w:rStyle w:val="afffff0"/>
          <w:rtl/>
        </w:rPr>
        <w:t>שגגתם</w:t>
      </w:r>
      <w:r w:rsidRPr="00464129">
        <w:rPr>
          <w:rStyle w:val="afffff0"/>
          <w:rFonts w:hint="cs"/>
          <w:rtl/>
        </w:rPr>
        <w:t>'</w:t>
      </w:r>
      <w:r w:rsidRPr="00464129">
        <w:rPr>
          <w:rStyle w:val="afffff0"/>
          <w:rtl/>
        </w:rPr>
        <w:t xml:space="preserve"> </w:t>
      </w:r>
      <w:r>
        <w:rPr>
          <w:rtl/>
        </w:rPr>
        <w:t xml:space="preserve">- זה פר העלם דבר של צבור, </w:t>
      </w:r>
    </w:p>
    <w:p w:rsidR="00DA63EC" w:rsidRDefault="00DA63EC" w:rsidP="00DA63EC">
      <w:pPr>
        <w:tabs>
          <w:tab w:val="left" w:pos="0"/>
          <w:tab w:val="center" w:pos="2835"/>
        </w:tabs>
        <w:rPr>
          <w:rtl/>
        </w:rPr>
      </w:pPr>
      <w:del w:id="90120" w:author="מנוע מכני" w:date="2026-10-11T12:04:39Z">
        <w:r>
          <w:rPr>
            <w:rtl/>
          </w:rPr>
          <w:lastRenderedPageBreak/>
          <w:delText xml:space="preserve"> </w:delText>
        </w:r>
      </w:del>
      <w:r>
        <w:rPr>
          <w:rtl/>
        </w:rPr>
        <w:lastRenderedPageBreak/>
        <w:t xml:space="preserve">'חטאתם על שגגתם</w:t>
      </w:r>
      <w:r>
        <w:rPr>
          <w:rFonts w:hint="cs"/>
          <w:rtl/>
        </w:rPr>
        <w:t>'</w:t>
      </w:r>
      <w:r>
        <w:rPr>
          <w:rtl/>
        </w:rPr>
        <w:t xml:space="preserve"> חטאתם הרי היא לך כשגגתם, </w:t>
      </w:r>
    </w:p>
    <w:p w:rsidR="00DA63EC" w:rsidRDefault="00DA63EC" w:rsidP="00DA63EC">
      <w:pPr>
        <w:tabs>
          <w:tab w:val="left" w:pos="0"/>
          <w:tab w:val="center" w:pos="2835"/>
        </w:tabs>
        <w:rPr>
          <w:rtl/>
        </w:rPr>
      </w:pPr>
      <w:r>
        <w:rPr>
          <w:rFonts w:hint="cs"/>
          <w:rtl/>
        </w:rPr>
        <w:t xml:space="preserve">שגגתם - </w:t>
      </w:r>
      <w:r>
        <w:rPr>
          <w:rtl/>
        </w:rPr>
        <w:t xml:space="preserve">בהיקש חוזר ומלמד בהיקש? </w:t>
      </w:r>
    </w:p>
    <w:p>
      <w:pPr>
        <w:pStyle w:val="38"/>
        <w:rPr>
          <w:ins w:id="98868" w:author="מנוע מכני" w:date="2026-10-11T12:04:39Z"/>
        </w:rPr>
      </w:pPr>
      <w:r>
        <w:t xml:space="preserve">ת"ל</w:t>
      </w:r>
      <w:r>
        <w:t xml:space="preserve">:</w:t>
      </w:r>
    </w:p>
    <w:p w:rsidR="00DA63EC" w:rsidRDefault="00DA63EC" w:rsidP="00DA63EC">
      <w:pPr>
        <w:tabs>
          <w:tab w:val="left" w:pos="0"/>
          <w:tab w:val="center" w:pos="2835"/>
        </w:tabs>
        <w:rPr>
          <w:rtl/>
        </w:rPr>
      </w:pPr>
      <w:del w:id="98869"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לפר</w:t>
      </w:r>
      <w:r w:rsidRPr="00464129">
        <w:rPr>
          <w:rStyle w:val="afffff0"/>
          <w:rFonts w:hint="cs"/>
          <w:rtl/>
        </w:rPr>
        <w:t>'</w:t>
      </w:r>
      <w:r w:rsidRPr="00464129">
        <w:rPr>
          <w:rStyle w:val="afffff0"/>
          <w:rtl/>
        </w:rPr>
        <w:t xml:space="preserve"> </w:t>
      </w:r>
      <w:r>
        <w:rPr>
          <w:rtl/>
        </w:rPr>
        <w:t>- זה פר העלם דבר של צבור, לפר - זה פר כהן משיח.</w:t>
      </w:r>
    </w:p>
    <w:p w:rsidR="00DA63EC" w:rsidRDefault="00DA63EC" w:rsidP="00DA63EC">
      <w:pPr>
        <w:tabs>
          <w:tab w:val="left" w:pos="0"/>
          <w:tab w:val="center" w:pos="2835"/>
        </w:tabs>
        <w:rPr>
          <w:rtl/>
        </w:rPr>
      </w:pPr>
    </w:p>
    <w:p>
      <w:pPr>
        <w:pStyle w:val="38"/>
        <w:rPr>
          <w:ins w:id="98871" w:author="מנוע מכני" w:date="2026-10-11T12:04:39Z"/>
        </w:rPr>
      </w:pPr>
      <w:del w:id="98870" w:author="מנוע מכני" w:date="2026-10-11T12:04:39Z">
        <w:r w:rsidRPr="00326121">
          <w:delText xml:space="preserve">•</w:delText>
        </w:r>
      </w:del>
      <w:r w:rsidRPr="00326121">
        <w:t xml:space="preserve"> </w:t>
      </w:r>
      <w:r w:rsidRPr="00326121">
        <w:t xml:space="preserve">אמר</w:t>
      </w:r>
      <w:r w:rsidRPr="00326121">
        <w:t xml:space="preserve"> מר:</w:t>
      </w:r>
    </w:p>
    <w:p w:rsidR="00DA63EC" w:rsidRDefault="00DA63EC" w:rsidP="00DA63EC">
      <w:pPr>
        <w:tabs>
          <w:tab w:val="left" w:pos="0"/>
          <w:tab w:val="center" w:pos="2835"/>
        </w:tabs>
        <w:rPr>
          <w:b/>
          <w:bCs/>
          <w:rtl/>
        </w:rPr>
      </w:pPr>
      <w:del w:id="98872" w:author="מנוע מכני" w:date="2026-10-11T12:04:39Z">
        <w:r w:rsidRPr="00326121">
          <w:rPr>
            <w:b/>
            <w:bCs/>
            <w:rtl/>
          </w:rPr>
          <w:delText xml:space="preserve"> </w:delText>
        </w:r>
      </w:del>
      <w:r w:rsidRPr="00326121">
        <w:rPr>
          <w:b/>
          <w:bCs/>
          <w:rtl/>
        </w:rPr>
        <w:t xml:space="preserve">חטאתם - אלו שעירי </w:t>
      </w:r>
      <w:r w:rsidRPr="00326121">
        <w:rPr>
          <w:b/>
          <w:bCs/>
          <w:rtl/>
        </w:rPr>
        <w:t xml:space="preserve">ע"ז</w:t>
      </w:r>
      <w:r w:rsidRPr="00326121">
        <w:rPr>
          <w:b/>
          <w:bCs/>
          <w:rtl/>
        </w:rPr>
        <w:t xml:space="preserve">.</w:t>
      </w:r>
    </w:p>
    <w:p w:rsidR="00DA63EC" w:rsidRDefault="00DA63EC" w:rsidP="00DA63EC">
      <w:pPr>
        <w:tabs>
          <w:tab w:val="left" w:pos="0"/>
          <w:tab w:val="center" w:pos="2835"/>
        </w:tabs>
        <w:rPr>
          <w:rtl/>
        </w:rPr>
      </w:pPr>
      <w:r>
        <w:rPr>
          <w:rFonts w:hint="cs"/>
          <w:rtl/>
        </w:rPr>
        <w:t>וקמ</w:t>
      </w:r>
      <w:r>
        <w:rPr>
          <w:rtl/>
        </w:rPr>
        <w:t>"</w:t>
      </w:r>
      <w:r>
        <w:rPr>
          <w:rFonts w:hint="cs"/>
          <w:rtl/>
        </w:rPr>
        <w:t xml:space="preserve">ל</w:t>
      </w:r>
      <w:r>
        <w:rPr>
          <w:rFonts w:hint="cs"/>
          <w:rtl/>
        </w:rPr>
        <w:t xml:space="preserve"> אפי' יותרת ושתי כליות דלא כתיבן בגופיה </w:t>
      </w:r>
    </w:p>
    <w:p w:rsidR="00DA63EC" w:rsidRDefault="00DA63EC" w:rsidP="00DA63EC">
      <w:pPr>
        <w:pStyle w:val="afff3"/>
        <w:framePr w:wrap="around"/>
        <w:rPr>
          <w:rtl/>
        </w:rPr>
      </w:pPr>
      <w:r>
        <w:rPr>
          <w:rFonts w:hint="cs"/>
          <w:rtl/>
        </w:rPr>
        <w:t>מא:</w:t>
      </w:r>
    </w:p>
    <w:p>
      <w:pPr>
        <w:pStyle w:val="38"/>
        <w:rPr>
          <w:ins w:id="98873" w:author="מנוע מכני" w:date="2026-10-11T12:04:39Z"/>
        </w:rPr>
      </w:pPr>
      <w:del w:id="101763" w:author="מנוע מכני" w:date="2026-10-11T12:04:39Z">
        <w:r>
          <w:delText xml:space="preserve">א</w:delText>
        </w:r>
        <w:r>
          <w:delText xml:space="preserve">"</w:delText>
        </w:r>
        <w:r>
          <w:delText xml:space="preserve">ל </w:delText>
        </w:r>
      </w:del>
      <w:r>
        <w:t xml:space="preserve">רהבדר</w:t>
      </w:r>
      <w:r>
        <w:t>"</w:t>
      </w:r>
      <w:r>
        <w:t xml:space="preserve">נ </w:t>
      </w:r>
      <w:ins w:id="90317" w:author="מנוע מכני" w:date="2026-10-11T12:04:39Z">
        <w:r>
          <w:t xml:space="preserve">לר"פ</w:t>
        </w:r>
      </w:ins>
      <w:del w:id="90318" w:author="מנוע מכני" w:date="2026-10-11T12:04:39Z">
        <w:r>
          <w:delText xml:space="preserve">לרב פפא</w:delText>
        </w:r>
      </w:del>
      <w:r>
        <w:t xml:space="preserve">:</w:t>
      </w:r>
    </w:p>
    <w:p w:rsidR="00DA63EC" w:rsidRDefault="00DA63EC" w:rsidP="00DA63EC">
      <w:pPr>
        <w:tabs>
          <w:tab w:val="left" w:pos="0"/>
          <w:tab w:val="center" w:pos="2835"/>
        </w:tabs>
        <w:rPr>
          <w:rtl/>
        </w:rPr>
      </w:pPr>
      <w:del w:id="98874" w:author="מנוע מכני" w:date="2026-10-11T12:04:39Z">
        <w:r>
          <w:rPr>
            <w:rtl/>
          </w:rPr>
          <w:delText xml:space="preserve"> </w:delText>
        </w:r>
      </w:del>
      <w:r>
        <w:rPr>
          <w:rtl/>
        </w:rPr>
        <w:t xml:space="preserve">והא תנא פר יוה"כ לכל מה שאמר בענין </w:t>
      </w:r>
      <w:ins w:id="92905" w:author="מנוע מכני" w:date="2026-10-11T12:04:39Z">
        <w:r>
          <w:rPr>
            <w:rtl/>
          </w:rPr>
          <w:t xml:space="preserve">אומר</w:t>
        </w:r>
      </w:ins>
      <w:del w:id="92906" w:author="מנוע מכני" w:date="2026-10-11T12:04:39Z">
        <w:r>
          <w:rPr>
            <w:rtl/>
          </w:rPr>
          <w:delText xml:space="preserve">קאמר</w:delText>
        </w:r>
      </w:del>
      <w:r>
        <w:rPr>
          <w:rtl/>
        </w:rPr>
        <w:t xml:space="preserve">!</w:t>
      </w:r>
    </w:p>
    <w:p w:rsidR="00DA63EC" w:rsidRDefault="00DA63EC" w:rsidP="00DA63EC">
      <w:pPr>
        <w:tabs>
          <w:tab w:val="left" w:pos="0"/>
          <w:tab w:val="center" w:pos="2835"/>
        </w:tabs>
        <w:rPr>
          <w:rtl/>
        </w:rPr>
      </w:pPr>
      <w:del w:id="90121" w:author="מנוע מכני" w:date="2026-10-11T12:04:39Z">
        <w:r>
          <w:rPr>
            <w:rtl/>
          </w:rPr>
          <w:delText xml:space="preserve"> </w:delText>
        </w:r>
      </w:del>
      <w:r>
        <w:rPr>
          <w:rtl/>
        </w:rPr>
        <w:t xml:space="preserve">תנאי היא, תנא דבי </w:t>
      </w:r>
      <w:r>
        <w:rPr>
          <w:rStyle w:val="2fb"/>
          <w:rtl/>
        </w:rPr>
        <w:t xml:space="preserve">רב</w:t>
      </w:r>
      <w:r>
        <w:rPr>
          <w:rtl/>
        </w:rPr>
        <w:t xml:space="preserve"> </w:t>
      </w:r>
      <w:r>
        <w:rPr>
          <w:rStyle w:val="2fb"/>
          <w:rtl/>
        </w:rPr>
        <w:t xml:space="preserve">מרבי</w:t>
      </w:r>
      <w:r>
        <w:rPr>
          <w:rtl/>
        </w:rPr>
        <w:t xml:space="preserve"> </w:t>
      </w:r>
      <w:ins w:id="92907" w:author="מנוע מכני" w:date="2026-10-11T12:04:39Z">
        <w:r>
          <w:rPr>
            <w:rtl/>
          </w:rPr>
          <w:t xml:space="preserve">כך</w:t>
        </w:r>
      </w:ins>
      <w:del w:id="92908" w:author="מנוע מכני" w:date="2026-10-11T12:04:39Z">
        <w:r>
          <w:rPr>
            <w:rtl/>
          </w:rPr>
          <w:delText xml:space="preserve">הכי</w:delText>
        </w:r>
      </w:del>
      <w:r>
        <w:rPr>
          <w:rtl/>
        </w:rPr>
        <w:t xml:space="preserve">, תנא דבי </w:t>
      </w:r>
      <w:r>
        <w:rPr>
          <w:rStyle w:val="2fb"/>
          <w:rtl/>
        </w:rPr>
        <w:t xml:space="preserve">רבי ישמעאל</w:t>
      </w:r>
      <w:r>
        <w:rPr>
          <w:rtl/>
        </w:rPr>
        <w:t xml:space="preserve"> </w:t>
      </w:r>
      <w:r>
        <w:rPr>
          <w:rtl/>
        </w:rPr>
        <w:t xml:space="preserve">לא</w:t>
      </w:r>
      <w:r>
        <w:rPr>
          <w:rtl/>
        </w:rPr>
        <w:t xml:space="preserve"> </w:t>
      </w:r>
      <w:r>
        <w:rPr>
          <w:rStyle w:val="2fb"/>
          <w:rtl/>
        </w:rPr>
        <w:t xml:space="preserve">מרבי</w:t>
      </w:r>
      <w:r>
        <w:rPr>
          <w:rtl/>
        </w:rPr>
        <w:t xml:space="preserve"> </w:t>
      </w:r>
      <w:ins w:id="92909" w:author="מנוע מכני" w:date="2026-10-11T12:04:39Z">
        <w:r>
          <w:rPr>
            <w:rtl/>
          </w:rPr>
          <w:t xml:space="preserve">כך</w:t>
        </w:r>
      </w:ins>
      <w:del w:id="92910" w:author="מנוע מכני" w:date="2026-10-11T12:04:39Z">
        <w:r>
          <w:rPr>
            <w:rtl/>
          </w:rPr>
          <w:delText xml:space="preserve">הכי</w:delText>
        </w:r>
      </w:del>
      <w:r>
        <w:rPr>
          <w:rtl/>
        </w:rPr>
        <w:t xml:space="preserve">.</w:t>
      </w:r>
    </w:p>
    <w:p>
      <w:pPr>
        <w:pStyle w:val="afffff8"/>
        <w:rPr>
          <w:ins w:id="90469" w:author="קלוד" w:date="2026-10-11T12:29:36Z"/>
        </w:rPr>
      </w:pPr>
      <w:ins w:id="90470" w:author="קלוד" w:date="2026-10-11T12:29:36Z">
        <w:r>
          <w:rPr>
            <w:color w:val="7B3F00"/>
          </w:rPr>
          <w:t xml:space="preserve">יותרת ושתי כליות בפר כהן משיח ולא בפר העלם דבר</w:t>
        </w:r>
      </w:ins>
    </w:p>
    <w:p>
      <w:pPr>
        <w:pStyle w:val="38"/>
        <w:rPr>
          <w:ins w:id="98875" w:author="מנוע מכני" w:date="2026-10-11T12:04:39Z"/>
        </w:rPr>
      </w:pPr>
      <w:r>
        <w:t xml:space="preserve">תנא דבי רבי ישמעאל:</w:t>
      </w:r>
    </w:p>
    <w:p w:rsidR="00DA63EC" w:rsidRDefault="00DA63EC" w:rsidP="00DA63EC">
      <w:pPr>
        <w:tabs>
          <w:tab w:val="left" w:pos="0"/>
          <w:tab w:val="center" w:pos="2835"/>
        </w:tabs>
        <w:rPr>
          <w:rtl/>
        </w:rPr>
      </w:pPr>
      <w:del w:id="98876" w:author="מנוע מכני" w:date="2026-10-11T12:04:39Z">
        <w:r>
          <w:rPr>
            <w:rtl/>
          </w:rPr>
          <w:delText xml:space="preserve"> </w:delText>
        </w:r>
      </w:del>
      <w:r>
        <w:rPr>
          <w:rtl/>
        </w:rPr>
        <w:t xml:space="preserve">מפני מה נאמרו יותרת ושתי כליות בפר כהן משיח, ולא נאמרו בפר העלם דבר של צבור? </w:t>
      </w:r>
    </w:p>
    <w:p w:rsidR="00DA63EC" w:rsidRDefault="00DA63EC" w:rsidP="00DA63EC">
      <w:pPr>
        <w:tabs>
          <w:tab w:val="left" w:pos="0"/>
          <w:tab w:val="center" w:pos="2835"/>
        </w:tabs>
        <w:rPr>
          <w:rtl/>
        </w:rPr>
      </w:pPr>
      <w:r>
        <w:rPr>
          <w:rtl/>
        </w:rPr>
        <w:t>משל למלך בשר ודם שזעם על אוהבו, ומיעט בסרחונו מפני חיבתו.</w:t>
      </w:r>
    </w:p>
    <w:p>
      <w:pPr>
        <w:pStyle w:val="38"/>
        <w:rPr>
          <w:ins w:id="98877" w:author="מנוע מכני" w:date="2026-10-11T12:04:39Z"/>
        </w:rPr>
      </w:pPr>
      <w:r>
        <w:t xml:space="preserve">ותנא דבי רבי ישמעאל:</w:t>
      </w:r>
    </w:p>
    <w:p w:rsidR="00DA63EC" w:rsidRDefault="00DA63EC" w:rsidP="00DA63EC">
      <w:pPr>
        <w:tabs>
          <w:tab w:val="left" w:pos="0"/>
          <w:tab w:val="center" w:pos="2835"/>
        </w:tabs>
        <w:rPr>
          <w:rtl/>
        </w:rPr>
      </w:pPr>
      <w:del w:id="98878" w:author="מנוע מכני" w:date="2026-10-11T12:04:39Z">
        <w:r>
          <w:rPr>
            <w:rtl/>
          </w:rPr>
          <w:delText xml:space="preserve"> </w:delText>
        </w:r>
      </w:del>
      <w:r>
        <w:rPr>
          <w:rtl/>
        </w:rPr>
        <w:t xml:space="preserve">מפני מה נאמרה פרוכת הקדש בפר כהן משיח, ולא נאמר בפר העלם דבר של צבור? </w:t>
      </w:r>
    </w:p>
    <w:p w:rsidR="00DA63EC" w:rsidRDefault="00DA63EC" w:rsidP="00DA63EC">
      <w:pPr>
        <w:tabs>
          <w:tab w:val="left" w:pos="0"/>
          <w:tab w:val="center" w:pos="2835"/>
        </w:tabs>
        <w:rPr>
          <w:rtl/>
        </w:rPr>
      </w:pPr>
      <w:r>
        <w:rPr>
          <w:rtl/>
        </w:rPr>
        <w:t>משל למלך בשר ודם שסרחה עליו מדינה, אם מיעוטה סרחה - פמליא שלו מתקיימת, אם רובה סרחה - אין פמליא שלו מתקיימת.</w:t>
      </w:r>
    </w:p>
    <w:p w:rsidR="00DA63EC" w:rsidRDefault="00DA63EC" w:rsidP="00DA63EC">
      <w:pPr>
        <w:pStyle w:val="affffd"/>
        <w:rPr>
          <w:del w:id="90042" w:author="מנוע עיצוב" w:date="2026-10-11T12:09:26Z"/>
          <w:rtl/>
        </w:rPr>
      </w:pPr>
      <w:del w:id="90041" w:author="מנוע עיצוב" w:date="2026-10-11T12:09:26Z">
        <w:r>
          <w:rPr>
            <w:rtl/>
          </w:rPr>
          <w:delText xml:space="preserve">׹</w:delText>
        </w:r>
      </w:del>
    </w:p>
    <w:p w:rsidR="00DA63EC" w:rsidRDefault="00DA63EC" w:rsidP="00DA63EC">
      <w:pPr>
        <w:pStyle w:val="affff1"/>
        <w:ind w:end="0"/>
        <w:rPr>
          <w:rtl/>
        </w:rPr>
        <w:pPrChange w:id="20084" w:author="קלוד" w:date="2026-10-11T09:07:24Z">
          <w:pPr>
            <w:pStyle w:val="affff1"/>
            <w:rPr>
              <w:rtl/>
            </w:rPr>
          </w:pPr>
        </w:pPrChange>
      </w:pPr>
      <w:ins w:id="9822" w:author="מספור קטעי משנה" w:date="2026-10-11T09:35:09Z">
        <w:r>
          <w:rPr>
            <w:rStyle w:val="MisparKeta"/>
          </w:rPr>
          <w:t xml:space="preserve">ב. </w:t>
        </w:r>
      </w:ins>
      <w:r>
        <w:rPr>
          <w:rtl/>
        </w:rPr>
        <w:t>לפיכך אם נתן כולן כתיקנן כו'.</w:t>
      </w:r>
    </w:p>
    <w:p>
      <w:pPr>
        <w:pStyle w:val="38"/>
        <w:rPr>
          <w:ins w:id="98879" w:author="מנוע מכני" w:date="2026-10-11T12:04:39Z"/>
        </w:rPr>
      </w:pPr>
      <w:r>
        <w:t xml:space="preserve">תנן</w:t>
      </w:r>
      <w:r>
        <w:t xml:space="preserve"> </w:t>
      </w:r>
      <w:ins w:id="91169" w:author="מנוע מכני" w:date="2026-10-11T12:04:39Z">
        <w:r>
          <w:t xml:space="preserve">שם</w:t>
        </w:r>
      </w:ins>
      <w:del w:id="91170" w:author="מנוע מכני" w:date="2026-10-11T12:04:39Z">
        <w:r>
          <w:delText xml:space="preserve">התם</w:delText>
        </w:r>
      </w:del>
      <w:r>
        <w:t xml:space="preserve">:</w:t>
      </w:r>
    </w:p>
    <w:p w:rsidR="00DA63EC" w:rsidRDefault="00DA63EC" w:rsidP="00DA63EC">
      <w:pPr>
        <w:tabs>
          <w:tab w:val="left" w:pos="0"/>
          <w:tab w:val="center" w:pos="2835"/>
        </w:tabs>
        <w:rPr>
          <w:rtl/>
        </w:rPr>
      </w:pPr>
      <w:del w:id="98880" w:author="מנוע מכני" w:date="2026-10-11T12:04:39Z">
        <w:r>
          <w:rPr>
            <w:rtl/>
          </w:rPr>
          <w:delText xml:space="preserve"> </w:delText>
        </w:r>
      </w:del>
      <w:r>
        <w:rPr>
          <w:rtl/>
        </w:rPr>
        <w:t xml:space="preserve">פיגל בקומץ ולא בלבונה, בלבונה ולא בקומץ – </w:t>
      </w:r>
    </w:p>
    <w:p>
      <w:pPr>
        <w:pStyle w:val="38"/>
        <w:rPr>
          <w:ins w:id="98881" w:author="מנוע מכני" w:date="2026-10-11T12:04:39Z"/>
        </w:rPr>
      </w:pPr>
      <w:ins w:id="90319" w:author="מנוע מכני" w:date="2026-10-11T12:04:39Z">
        <w:r>
          <w:t xml:space="preserve">ר"מ</w:t>
        </w:r>
      </w:ins>
      <w:del w:id="90320" w:author="מנוע מכני" w:date="2026-10-11T12:04:39Z">
        <w:r>
          <w:delText xml:space="preserve">רבי מאיר</w:delText>
        </w:r>
      </w:del>
      <w:del w:id="101646" w:author="מנוע מכני" w:date="2026-10-11T12:04:39Z">
        <w:r>
          <w:delText xml:space="preserve"> אומר</w:delText>
        </w:r>
      </w:del>
      <w:r>
        <w:t xml:space="preserve">:</w:t>
      </w:r>
    </w:p>
    <w:p w:rsidR="00DA63EC" w:rsidRDefault="00DA63EC" w:rsidP="00DA63EC">
      <w:pPr>
        <w:tabs>
          <w:tab w:val="left" w:pos="0"/>
          <w:tab w:val="center" w:pos="2835"/>
        </w:tabs>
        <w:rPr>
          <w:rtl/>
        </w:rPr>
      </w:pPr>
      <w:del w:id="98882" w:author="מנוע מכני" w:date="2026-10-11T12:04:39Z">
        <w:r>
          <w:rPr>
            <w:rtl/>
          </w:rPr>
          <w:delText xml:space="preserve"> </w:delText>
        </w:r>
      </w:del>
      <w:r>
        <w:rPr>
          <w:rtl/>
        </w:rPr>
        <w:t xml:space="preserve">פיגול וחייבין עליו כרת, וחכמים אומרים: אין בו כרת עד שיפגל בכל המתיר.</w:t>
      </w:r>
    </w:p>
    <w:p>
      <w:pPr>
        <w:pStyle w:val="afffff8"/>
        <w:rPr>
          <w:ins w:id="90467" w:author="קלוד" w:date="2026-10-11T12:29:36Z"/>
        </w:rPr>
      </w:pPr>
      <w:ins w:id="90468" w:author="קלוד" w:date="2026-10-11T12:29:36Z">
        <w:r>
          <w:rPr>
            <w:color w:val="7B3F00"/>
          </w:rPr>
          <w:t xml:space="preserve">פיגל בקומץ ולא בלבונה - האם מפגלין בחצי מתיר?</w:t>
        </w:r>
      </w:ins>
    </w:p>
    <w:p>
      <w:pPr>
        <w:pStyle w:val="38"/>
        <w:rPr>
          <w:ins w:id="98883" w:author="מנוע מכני" w:date="2026-10-11T12:04:39Z"/>
        </w:rPr>
      </w:pPr>
      <w:r>
        <w:t>ארשב</w:t>
      </w:r>
      <w:r>
        <w:t>"</w:t>
      </w:r>
      <w:r>
        <w:t>ל</w:t>
      </w:r>
      <w:r>
        <w:t xml:space="preserve">:</w:t>
      </w:r>
    </w:p>
    <w:p w:rsidR="00DA63EC" w:rsidRDefault="00DA63EC" w:rsidP="00DA63EC">
      <w:pPr>
        <w:tabs>
          <w:tab w:val="left" w:pos="0"/>
          <w:tab w:val="center" w:pos="2835"/>
        </w:tabs>
        <w:rPr>
          <w:rtl/>
        </w:rPr>
      </w:pPr>
      <w:del w:id="98884" w:author="מנוע מכני" w:date="2026-10-11T12:04:39Z">
        <w:r>
          <w:rPr>
            <w:rtl/>
          </w:rPr>
          <w:delText xml:space="preserve"> </w:delText>
        </w:r>
      </w:del>
      <w:r>
        <w:rPr>
          <w:rtl/>
        </w:rPr>
        <w:t xml:space="preserve">לא</w:t>
      </w:r>
      <w:r>
        <w:rPr>
          <w:rtl/>
        </w:rPr>
        <w:t xml:space="preserve"> </w:t>
      </w:r>
      <w:ins w:id="96639" w:author="מנוע מכני" w:date="2026-10-11T12:04:39Z">
        <w:r>
          <w:rPr>
            <w:rtl/>
          </w:rPr>
          <w:t xml:space="preserve">תאמר</w:t>
        </w:r>
      </w:ins>
      <w:del w:id="96640" w:author="מנוע מכני" w:date="2026-10-11T12:04:39Z">
        <w:r>
          <w:rPr>
            <w:rtl/>
          </w:rPr>
          <w:delText xml:space="preserve">תימא</w:delText>
        </w:r>
      </w:del>
      <w:r>
        <w:rPr>
          <w:rtl/>
        </w:rPr>
        <w:t xml:space="preserve"> טעמא </w:t>
      </w:r>
      <w:r>
        <w:rPr>
          <w:rStyle w:val="2fb"/>
          <w:rtl/>
        </w:rPr>
        <w:t xml:space="preserve">דר"</w:t>
      </w:r>
      <w:r>
        <w:rPr>
          <w:rStyle w:val="2fb"/>
          <w:rFonts w:hint="cs"/>
          <w:rtl/>
        </w:rPr>
        <w:t>מ</w:t>
      </w:r>
      <w:r>
        <w:rPr>
          <w:rtl/>
        </w:rPr>
        <w:t xml:space="preserve"> </w:t>
      </w:r>
      <w:ins w:id="91171" w:author="מנוע מכני" w:date="2026-10-11T12:04:39Z">
        <w:r>
          <w:rPr>
            <w:rtl/>
          </w:rPr>
          <w:t xml:space="preserve">דסבר</w:t>
        </w:r>
      </w:ins>
      <w:del w:id="91172" w:author="מנוע מכני" w:date="2026-10-11T12:04:39Z">
        <w:r>
          <w:rPr>
            <w:rtl/>
          </w:rPr>
          <w:delText xml:space="preserve">דקסבר</w:delText>
        </w:r>
      </w:del>
      <w:r>
        <w:rPr>
          <w:rtl/>
        </w:rPr>
        <w:t xml:space="preserve"> מפגלין בחצי מתיר,</w:t>
      </w:r>
    </w:p>
    <w:p>
      <w:pPr>
        <w:pStyle w:val="38"/>
        <w:rPr>
          <w:ins w:id="98885" w:author="מנוע מכני" w:date="2026-10-11T12:04:39Z"/>
        </w:rPr>
      </w:pPr>
      <w:del w:id="90122" w:author="מנוע מכני" w:date="2026-10-11T12:04:39Z">
        <w:r>
          <w:delText xml:space="preserve"> </w:delText>
        </w:r>
      </w:del>
      <w:r>
        <w:tab/>
        <w:t xml:space="preserve">אלא</w:t>
      </w:r>
    </w:p>
    <w:p w:rsidR="00DA63EC" w:rsidRDefault="00DA63EC" w:rsidP="00DA63EC">
      <w:pPr>
        <w:tabs>
          <w:tab w:val="left" w:pos="0"/>
          <w:tab w:val="center" w:pos="2835"/>
        </w:tabs>
        <w:rPr>
          <w:rtl/>
        </w:rPr>
      </w:pPr>
      <w:del w:id="98886" w:author="מנוע מכני" w:date="2026-10-11T12:04:39Z">
        <w:r>
          <w:rPr>
            <w:rtl/>
          </w:rPr>
          <w:tab/>
          <w:delText xml:space="preserve"> </w:delText>
        </w:r>
      </w:del>
      <w:ins w:id="91175" w:author="מנוע מכני" w:date="2026-10-11T12:04:39Z">
        <w:r>
          <w:rPr>
            <w:rtl/>
          </w:rPr>
          <w:t xml:space="preserve">כאן</w:t>
        </w:r>
      </w:ins>
      <w:del w:id="91176" w:author="מנוע מכני" w:date="2026-10-11T12:04:39Z">
        <w:r>
          <w:rPr>
            <w:rtl/>
          </w:rPr>
          <w:tab/>
          <w:delText xml:space="preserve">הכא</w:delText>
        </w:r>
      </w:del>
      <w:r>
        <w:rPr>
          <w:rtl/>
        </w:rPr>
        <w:tab/>
        <w:t xml:space="preserve"> </w:t>
      </w:r>
      <w:r>
        <w:rPr>
          <w:rFonts w:hint="cs"/>
          <w:rtl/>
        </w:rPr>
        <w:t>מיירי</w:t>
      </w:r>
      <w:r>
        <w:rPr>
          <w:rtl/>
        </w:rPr>
        <w:t xml:space="preserve"> כגון שנתן את הקומץ במחשבה והלבונה בשתיקה, </w:t>
      </w:r>
      <w:ins w:id="91173" w:author="מנוע מכני" w:date="2026-10-11T12:04:39Z">
        <w:r>
          <w:rPr>
            <w:rtl/>
          </w:rPr>
          <w:t xml:space="preserve">סבר</w:t>
        </w:r>
      </w:ins>
      <w:del w:id="91174" w:author="מנוע מכני" w:date="2026-10-11T12:04:39Z">
        <w:r>
          <w:rPr>
            <w:rtl/>
          </w:rPr>
          <w:delText xml:space="preserve">קסבר</w:delText>
        </w:r>
      </w:del>
      <w:r>
        <w:rPr>
          <w:rtl/>
        </w:rPr>
        <w:t xml:space="preserve">: כל העושה - על דעת ראשונה הוא עושה.</w:t>
      </w:r>
      <w:r>
        <w:rPr>
          <w:rFonts w:hint="cs"/>
          <w:rtl/>
        </w:rPr>
        <w:t xml:space="preserve"> [במחשבת פיגול] </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ins w:id="92911" w:author="מנוע מכני" w:date="2026-10-11T12:04:39Z">
        <w:r>
          <w:rPr>
            <w:rtl/>
          </w:rPr>
          <w:t xml:space="preserve">ממה</w:t>
        </w:r>
      </w:ins>
      <w:del w:id="92912" w:author="מנוע מכני" w:date="2026-10-11T12:04:39Z">
        <w:r>
          <w:rPr>
            <w:rtl/>
          </w:rPr>
          <w:delText xml:space="preserve">ממאי</w:delText>
        </w:r>
      </w:del>
      <w:r>
        <w:rPr>
          <w:rtl/>
        </w:rPr>
        <w:t xml:space="preserve">? מדקתני: לפיכך אם נתן כולן כתיקנן ואחת שלא כתיקנה - פסול ואין בו כרת, הא אחת שלא כתיקנה וכולן כתיקנן - פיגול,</w:t>
      </w:r>
    </w:p>
    <w:p>
      <w:pPr>
        <w:pStyle w:val="38"/>
        <w:rPr>
          <w:ins w:id="98887" w:author="מנוע מכני" w:date="2026-10-11T12:04:39Z"/>
        </w:rPr>
      </w:pPr>
      <w:r>
        <w:t>רשב</w:t>
      </w:r>
      <w:r>
        <w:t>"</w:t>
      </w:r>
      <w:r>
        <w:t>י</w:t>
      </w:r>
      <w:r>
        <w:t xml:space="preserve">:</w:t>
      </w:r>
    </w:p>
    <w:p w:rsidR="00DA63EC" w:rsidRDefault="00DA63EC" w:rsidP="00DA63EC">
      <w:pPr>
        <w:tabs>
          <w:tab w:val="left" w:pos="0"/>
          <w:tab w:val="center" w:pos="2835"/>
        </w:tabs>
        <w:rPr>
          <w:rtl/>
        </w:rPr>
      </w:pPr>
      <w:del w:id="98888" w:author="מנוע מכני" w:date="2026-10-11T12:04:39Z">
        <w:r>
          <w:rPr>
            <w:rtl/>
          </w:rPr>
          <w:delText xml:space="preserve"> </w:delText>
        </w:r>
      </w:del>
      <w:r>
        <w:rPr>
          <w:rtl/>
        </w:rPr>
        <w:t xml:space="preserve">לעולם </w:t>
      </w:r>
      <w:r>
        <w:rPr>
          <w:rFonts w:hint="cs"/>
          <w:rtl/>
        </w:rPr>
        <w:t>כ</w:t>
      </w:r>
      <w:r>
        <w:rPr>
          <w:rtl/>
        </w:rPr>
        <w:t xml:space="preserve">רבנן </w:t>
      </w:r>
      <w:r>
        <w:rPr>
          <w:rFonts w:hint="cs"/>
          <w:rtl/>
        </w:rPr>
        <w:t>וכ</w:t>
      </w:r>
      <w:r>
        <w:rPr>
          <w:rtl/>
        </w:rPr>
        <w:t>תיקנן לפיגול.</w:t>
      </w:r>
    </w:p>
    <w:p>
      <w:pPr>
        <w:pStyle w:val="38"/>
        <w:rPr>
          <w:ins w:id="98889" w:author="מנוע מכני" w:date="2026-10-11T12:04:39Z"/>
        </w:rPr>
      </w:pPr>
      <w:r>
        <w:t xml:space="preserve">רבא:</w:t>
      </w:r>
    </w:p>
    <w:p w:rsidR="00DA63EC" w:rsidRDefault="00DA63EC" w:rsidP="00DA63EC">
      <w:pPr>
        <w:tabs>
          <w:tab w:val="left" w:pos="0"/>
          <w:tab w:val="center" w:pos="2835"/>
        </w:tabs>
        <w:rPr>
          <w:rtl/>
        </w:rPr>
      </w:pPr>
      <w:del w:id="98890" w:author="מנוע מכני" w:date="2026-10-11T12:04:39Z">
        <w:r>
          <w:rPr>
            <w:rtl/>
          </w:rPr>
          <w:delText xml:space="preserve"> </w:delText>
        </w:r>
      </w:del>
      <w:ins w:id="92913" w:author="מנוע מכני" w:date="2026-10-11T12:04:39Z">
        <w:r>
          <w:rPr>
            <w:rtl/>
          </w:rPr>
          <w:t xml:space="preserve">מה</w:t>
        </w:r>
      </w:ins>
      <w:del w:id="92914" w:author="מנוע מכני" w:date="2026-10-11T12:04:39Z">
        <w:r>
          <w:rPr>
            <w:rtl/>
          </w:rPr>
          <w:delText xml:space="preserve">מאי</w:delText>
        </w:r>
      </w:del>
      <w:r>
        <w:rPr>
          <w:rtl/>
        </w:rPr>
        <w:t xml:space="preserve"> שלא כתיקנה? חוץ למקומו.</w:t>
      </w:r>
    </w:p>
    <w:p>
      <w:pPr>
        <w:pStyle w:val="38"/>
        <w:rPr>
          <w:ins w:id="98891" w:author="מנוע מכני" w:date="2026-10-11T12:04:39Z"/>
        </w:rPr>
      </w:pPr>
      <w:r>
        <w:t xml:space="preserve">רב אשי</w:t>
      </w:r>
      <w:del w:id="101647" w:author="מנוע מכני" w:date="2026-10-11T12:04:39Z">
        <w:r>
          <w:delText xml:space="preserve"> אמר</w:delText>
        </w:r>
      </w:del>
      <w:r>
        <w:t xml:space="preserve">:</w:t>
      </w:r>
    </w:p>
    <w:p w:rsidR="00DA63EC" w:rsidRDefault="00DA63EC" w:rsidP="00DA63EC">
      <w:pPr>
        <w:tabs>
          <w:tab w:val="left" w:pos="0"/>
          <w:tab w:val="center" w:pos="2835"/>
        </w:tabs>
        <w:rPr>
          <w:rtl/>
        </w:rPr>
      </w:pPr>
      <w:del w:id="98892" w:author="מנוע מכני" w:date="2026-10-11T12:04:39Z">
        <w:r>
          <w:rPr>
            <w:rtl/>
          </w:rPr>
          <w:delText xml:space="preserve"> </w:delText>
        </w:r>
      </w:del>
      <w:r>
        <w:rPr>
          <w:rtl/>
        </w:rPr>
        <w:t xml:space="preserve">שלא לשמו.</w:t>
      </w:r>
      <w:r>
        <w:rPr>
          <w:rFonts w:hint="cs"/>
          <w:rtl/>
        </w:rPr>
        <w:t xml:space="preserve"> ו</w:t>
      </w:r>
      <w:r>
        <w:rPr>
          <w:rtl/>
        </w:rPr>
        <w:t xml:space="preserve">איידי דתנא רישא: פיגול וחייבין עליו כרת, תנא </w:t>
      </w:r>
      <w:ins w:id="91177" w:author="מנוע מכני" w:date="2026-10-11T12:04:39Z">
        <w:r>
          <w:rPr>
            <w:rtl/>
          </w:rPr>
          <w:t xml:space="preserve">גם</w:t>
        </w:r>
      </w:ins>
      <w:del w:id="91178" w:author="מנוע מכני" w:date="2026-10-11T12:04:39Z">
        <w:r>
          <w:rPr>
            <w:rtl/>
          </w:rPr>
          <w:delText xml:space="preserve">נמי</w:delText>
        </w:r>
      </w:del>
      <w:r>
        <w:rPr>
          <w:rtl/>
        </w:rPr>
        <w:t xml:space="preserve"> סיפא: פסול ואין בו כרת.</w:t>
      </w:r>
    </w:p>
    <w:p w:rsidR="00DA63EC" w:rsidRDefault="00DA63EC" w:rsidP="00DA63EC">
      <w:pPr>
        <w:pStyle w:val="afff3"/>
        <w:framePr w:wrap="around"/>
        <w:rPr>
          <w:rtl/>
        </w:rPr>
      </w:pPr>
      <w:r>
        <w:rPr>
          <w:rFonts w:hint="cs"/>
          <w:rtl/>
        </w:rPr>
        <w:t xml:space="preserve">מב. </w:t>
      </w:r>
    </w:p>
    <w:p>
      <w:pPr>
        <w:pStyle w:val="38"/>
        <w:rPr>
          <w:ins w:id="98894" w:author="מנוע מכני" w:date="2026-10-11T12:04:39Z"/>
        </w:rPr>
      </w:pPr>
      <w:del w:id="98893" w:author="מנוע מכני" w:date="2026-10-11T12:04:39Z">
        <w:r>
          <w:delText xml:space="preserve">•</w:delText>
        </w:r>
      </w:del>
      <w:r>
        <w:t xml:space="preserve"> מיתיבי:</w:t>
      </w:r>
    </w:p>
    <w:p w:rsidR="00DA63EC" w:rsidRDefault="00DA63EC" w:rsidP="00DA63EC">
      <w:pPr>
        <w:tabs>
          <w:tab w:val="left" w:pos="0"/>
          <w:tab w:val="center" w:pos="2835"/>
        </w:tabs>
        <w:rPr>
          <w:rtl/>
        </w:rPr>
      </w:pPr>
      <w:del w:id="98895" w:author="מנוע מכני" w:date="2026-10-11T12:04:39Z">
        <w:r>
          <w:rPr>
            <w:rtl/>
          </w:rPr>
          <w:delText xml:space="preserve"> </w:delText>
        </w:r>
      </w:del>
      <w:r>
        <w:rPr>
          <w:rtl/>
        </w:rPr>
        <w:t xml:space="preserve">במה דברים אמורים - בדמים הניתנין על מזבח החיצון, אבל דמים הניתנין על המזבח הפנימי, כגון ארבעים ושלש של יום הכיפורים, ואחד עשר של פר כהן משיח, </w:t>
      </w:r>
      <w:r w:rsidRPr="00FE1B89">
        <w:rPr>
          <w:spacing w:val="-2"/>
          <w:rtl/>
        </w:rPr>
        <w:t xml:space="preserve">ואחד עשר של פר העלם דבר של ציבור - פיגל בין בראשונה ובין בשניה ובין בשלישית, </w:t>
      </w:r>
    </w:p>
    <w:p>
      <w:pPr>
        <w:pStyle w:val="38"/>
        <w:rPr>
          <w:ins w:id="98896" w:author="מנוע מכני" w:date="2026-10-11T12:04:39Z"/>
        </w:rPr>
      </w:pPr>
      <w:r w:rsidRPr="0064582E">
        <w:t>לר</w:t>
      </w:r>
      <w:r>
        <w:t>"</w:t>
      </w:r>
      <w:r>
        <w:t>מ</w:t>
      </w:r>
      <w:r>
        <w:t xml:space="preserve">:</w:t>
      </w:r>
    </w:p>
    <w:p w:rsidR="00DA63EC" w:rsidRDefault="00DA63EC" w:rsidP="00DA63EC">
      <w:pPr>
        <w:tabs>
          <w:tab w:val="left" w:pos="0"/>
          <w:tab w:val="center" w:pos="2835"/>
        </w:tabs>
        <w:rPr>
          <w:rtl/>
        </w:rPr>
      </w:pPr>
      <w:del w:id="98897" w:author="מנוע מכני" w:date="2026-10-11T12:04:39Z">
        <w:r>
          <w:rPr>
            <w:rtl/>
          </w:rPr>
          <w:delText xml:space="preserve"> </w:delText>
        </w:r>
      </w:del>
      <w:r>
        <w:rPr>
          <w:rtl/>
        </w:rPr>
        <w:t xml:space="preserve">פיגול וחייבין עליו כרת, </w:t>
      </w:r>
      <w:r w:rsidRPr="0064582E">
        <w:rPr>
          <w:b/>
          <w:bCs/>
          <w:rtl/>
        </w:rPr>
        <w:t>וחכמים אומרים</w:t>
      </w:r>
      <w:r>
        <w:rPr>
          <w:rtl/>
        </w:rPr>
        <w:t xml:space="preserve">: אין בו כרת עד שיפגל בכל המתיר</w:t>
      </w:r>
      <w:ins w:id="94487" w:author="מנוע מכני" w:date="2026-10-11T12:04:39Z">
        <w:r>
          <w:rPr>
            <w:rtl/>
          </w:rPr>
          <w:t xml:space="preserve">,</w:t>
        </w:r>
      </w:ins>
      <w:del w:id="94488"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קתני מיהא: פיגל בין בראשונה בין בשניה בין בשלישית, </w:t>
      </w:r>
      <w:ins w:id="96641" w:author="מנוע מכני" w:date="2026-10-11T12:04:39Z">
        <w:r>
          <w:rPr>
            <w:rtl/>
          </w:rPr>
          <w:t xml:space="preserve">וחולק</w:t>
        </w:r>
      </w:ins>
      <w:del w:id="96642" w:author="מנוע מכני" w:date="2026-10-11T12:04:39Z">
        <w:r>
          <w:rPr>
            <w:rtl/>
          </w:rPr>
          <w:delText xml:space="preserve">ופליג</w:delText>
        </w:r>
      </w:del>
      <w:r>
        <w:rPr>
          <w:rtl/>
        </w:rPr>
        <w:t xml:space="preserve">! </w:t>
      </w:r>
    </w:p>
    <w:p w:rsidR="00DA63EC" w:rsidRDefault="00DA63EC" w:rsidP="00DA63EC">
      <w:pPr>
        <w:pStyle w:val="affffb"/>
        <w:rPr>
          <w:rtl/>
        </w:rPr>
      </w:pPr>
      <w:r>
        <w:rPr>
          <w:rtl/>
        </w:rPr>
        <w:t xml:space="preserve">- </w:t>
      </w:r>
      <w:r>
        <w:rPr>
          <w:rStyle w:val="2fb"/>
          <w:rFonts w:hint="cs"/>
          <w:rtl/>
        </w:rPr>
        <w:t>אריצב</w:t>
      </w:r>
      <w:r>
        <w:rPr>
          <w:rStyle w:val="2fb"/>
          <w:rtl/>
        </w:rPr>
        <w:t>"</w:t>
      </w:r>
      <w:r>
        <w:rPr>
          <w:rStyle w:val="2fb"/>
          <w:rFonts w:hint="cs"/>
          <w:rtl/>
        </w:rPr>
        <w:t>א</w:t>
      </w:r>
      <w:r>
        <w:rPr>
          <w:rtl/>
        </w:rPr>
        <w:t xml:space="preserve">: </w:t>
      </w:r>
      <w:r>
        <w:rPr>
          <w:rtl/>
        </w:rPr>
        <w:t xml:space="preserve">ה</w:t>
      </w:r>
      <w:r>
        <w:rPr>
          <w:rFonts w:hint="cs"/>
          <w:rtl/>
        </w:rPr>
        <w:t>ב</w:t>
      </w:r>
      <w:r>
        <w:rPr>
          <w:rtl/>
        </w:rPr>
        <w:t>"</w:t>
      </w:r>
      <w:r>
        <w:rPr>
          <w:rFonts w:hint="cs"/>
          <w:rtl/>
        </w:rPr>
        <w:t>ע</w:t>
      </w:r>
      <w:r>
        <w:rPr>
          <w:rtl/>
        </w:rPr>
        <w:t xml:space="preserve"> - כגון שפיגל בשחיטה, דחד מתיר הוא.</w:t>
      </w:r>
    </w:p>
    <w:p>
      <w:pPr>
        <w:pStyle w:val="38"/>
        <w:rPr>
          <w:ins w:id="98898" w:author="מנוע מכני" w:date="2026-10-11T12:04:39Z"/>
        </w:rPr>
      </w:pPr>
      <w:r>
        <w:t xml:space="preserve">והך דרבנן </w:t>
      </w:r>
      <w:r>
        <w:t>–</w:t>
      </w:r>
      <w:r>
        <w:t>ר</w:t>
      </w:r>
      <w:r>
        <w:t>"</w:t>
      </w:r>
      <w:r>
        <w:t xml:space="preserve">א היא</w:t>
      </w:r>
      <w:ins w:id="94489" w:author="מנוע מכני" w:date="2026-10-11T12:04:39Z">
        <w:r>
          <w:t xml:space="preserve"> </w:t>
        </w:r>
      </w:ins>
      <w:del w:id="94490" w:author="מנוע מכני" w:date="2026-10-11T12:04:39Z">
        <w:r>
          <w:delText xml:space="preserve"> </w:delText>
        </w:r>
        <w:r>
          <w:delText xml:space="preserve"> </w:delText>
        </w:r>
      </w:del>
      <w:r>
        <w:t xml:space="preserve">דתנן</w:t>
      </w:r>
      <w:r>
        <w:t xml:space="preserve">:</w:t>
      </w:r>
    </w:p>
    <w:p w:rsidR="00DA63EC" w:rsidRDefault="00DA63EC" w:rsidP="00DA63EC">
      <w:pPr>
        <w:tabs>
          <w:tab w:val="left" w:pos="0"/>
          <w:tab w:val="center" w:pos="2835"/>
        </w:tabs>
        <w:rPr>
          <w:rtl/>
        </w:rPr>
      </w:pPr>
      <w:del w:id="98899" w:author="מנוע מכני" w:date="2026-10-11T12:04:39Z">
        <w:r>
          <w:rPr>
            <w:rtl/>
          </w:rPr>
          <w:delText xml:space="preserve"> </w:delText>
        </w:r>
      </w:del>
      <w:r>
        <w:rPr>
          <w:rtl/>
        </w:rPr>
        <w:t xml:space="preserve">הקומץ, והלבונה, והקטורת, ומנחת כהנים, ומנחת כהן משיח, ומנחת נסכים, שהקריב מאחת מהן כזית בחוץ - חייב, </w:t>
      </w:r>
      <w:r>
        <w:rPr>
          <w:rStyle w:val="2fb"/>
          <w:rtl/>
        </w:rPr>
        <w:t xml:space="preserve">ור"</w:t>
      </w:r>
      <w:r>
        <w:rPr>
          <w:rStyle w:val="2fb"/>
          <w:rFonts w:hint="cs"/>
          <w:rtl/>
        </w:rPr>
        <w:t>א</w:t>
      </w:r>
      <w:r>
        <w:rPr>
          <w:rtl/>
        </w:rPr>
        <w:t xml:space="preserve"> פוטר עד שיקריב את כולן.</w:t>
      </w:r>
    </w:p>
    <w:p>
      <w:pPr>
        <w:pStyle w:val="38"/>
        <w:rPr>
          <w:ins w:id="98900" w:author="מנוע מכני" w:date="2026-10-11T12:04:39Z"/>
        </w:rPr>
      </w:pPr>
      <w:r>
        <w:t xml:space="preserve">והאמר רבא:</w:t>
      </w:r>
    </w:p>
    <w:p w:rsidR="00DA63EC" w:rsidRDefault="00DA63EC" w:rsidP="00DA63EC">
      <w:pPr>
        <w:tabs>
          <w:tab w:val="left" w:pos="0"/>
          <w:tab w:val="center" w:pos="2835"/>
        </w:tabs>
        <w:rPr>
          <w:rtl/>
        </w:rPr>
      </w:pPr>
      <w:del w:id="98901" w:author="מנוע מכני" w:date="2026-10-11T12:04:39Z">
        <w:r>
          <w:rPr>
            <w:rtl/>
          </w:rPr>
          <w:delText xml:space="preserve"> </w:delText>
        </w:r>
      </w:del>
      <w:r>
        <w:rPr>
          <w:rtl/>
        </w:rPr>
        <w:t xml:space="preserve">ומודה </w:t>
      </w:r>
      <w:ins w:id="90321" w:author="מנוע מכני" w:date="2026-10-11T12:04:39Z">
        <w:r>
          <w:rPr>
            <w:rStyle w:val="2fb"/>
            <w:rtl/>
          </w:rPr>
          <w:t xml:space="preserve">ר"א</w:t>
        </w:r>
      </w:ins>
      <w:del w:id="90322" w:author="מנוע מכני" w:date="2026-10-11T12:04:39Z">
        <w:r>
          <w:rPr>
            <w:rtl/>
          </w:rPr>
          <w:delText xml:space="preserve">רבי אליעזר</w:delText>
        </w:r>
      </w:del>
      <w:r>
        <w:rPr>
          <w:rtl/>
        </w:rPr>
        <w:t xml:space="preserve"> בדמים! </w:t>
      </w:r>
      <w:r>
        <w:rPr>
          <w:rtl/>
        </w:rPr>
        <w:t xml:space="preserve">דתנן</w:t>
      </w:r>
      <w:r>
        <w:rPr>
          <w:rtl/>
        </w:rPr>
        <w:t xml:space="preserve">, </w:t>
      </w:r>
      <w:r>
        <w:rPr>
          <w:rStyle w:val="2fb"/>
          <w:rtl/>
        </w:rPr>
        <w:t xml:space="preserve">ר"</w:t>
      </w:r>
      <w:r>
        <w:rPr>
          <w:rStyle w:val="2fb"/>
          <w:rFonts w:hint="cs"/>
          <w:rtl/>
        </w:rPr>
        <w:t xml:space="preserve">א</w:t>
      </w:r>
      <w:r>
        <w:rPr>
          <w:rFonts w:hint="cs"/>
          <w:rtl/>
        </w:rPr>
        <w:t xml:space="preserve"> </w:t>
      </w:r>
      <w:r>
        <w:rPr>
          <w:rStyle w:val="2fb"/>
          <w:rFonts w:hint="cs"/>
          <w:rtl/>
        </w:rPr>
        <w:t xml:space="preserve">ור</w:t>
      </w:r>
      <w:r>
        <w:rPr>
          <w:rStyle w:val="2fb"/>
          <w:rtl/>
        </w:rPr>
        <w:t>"</w:t>
      </w:r>
      <w:r>
        <w:rPr>
          <w:rStyle w:val="2fb"/>
          <w:rFonts w:hint="cs"/>
          <w:rtl/>
        </w:rPr>
        <w:t>ש</w:t>
      </w:r>
      <w:r>
        <w:rPr>
          <w:rtl/>
        </w:rPr>
        <w:t xml:space="preserve">: ממקום שפסק משם הוא מתחיל! </w:t>
      </w:r>
    </w:p>
    <w:p>
      <w:pPr>
        <w:pStyle w:val="38"/>
        <w:rPr>
          <w:ins w:id="98902" w:author="מנוע מכני" w:date="2026-10-11T12:04:39Z"/>
        </w:rPr>
      </w:pPr>
      <w:r>
        <w:t xml:space="preserve">אלא </w:t>
      </w:r>
      <w:r>
        <w:t xml:space="preserve">אמר</w:t>
      </w:r>
      <w:r>
        <w:t xml:space="preserve"> רבא:</w:t>
      </w:r>
    </w:p>
    <w:p w:rsidR="00DA63EC" w:rsidRDefault="00DA63EC" w:rsidP="00DA63EC">
      <w:pPr>
        <w:tabs>
          <w:tab w:val="left" w:pos="0"/>
          <w:tab w:val="center" w:pos="2835"/>
        </w:tabs>
        <w:rPr>
          <w:rtl/>
        </w:rPr>
      </w:pPr>
      <w:del w:id="98903" w:author="מנוע מכני" w:date="2026-10-11T12:04:39Z">
        <w:r>
          <w:rPr>
            <w:rtl/>
          </w:rPr>
          <w:delText xml:space="preserve"> </w:delText>
        </w:r>
      </w:del>
      <w:r>
        <w:rPr>
          <w:rtl/>
        </w:rPr>
        <w:t xml:space="preserve">כגון שפיגל בראשונה ושתק בשניה וחזר ופיגל בשלישית, </w:t>
      </w:r>
    </w:p>
    <w:p w:rsidR="00DA63EC" w:rsidRDefault="00DA63EC" w:rsidP="00DA63EC">
      <w:pPr>
        <w:tabs>
          <w:tab w:val="left" w:pos="0"/>
          <w:tab w:val="center" w:pos="2835"/>
        </w:tabs>
        <w:rPr>
          <w:rtl/>
        </w:rPr>
      </w:pPr>
      <w:r>
        <w:rPr>
          <w:rtl/>
        </w:rPr>
        <w:t xml:space="preserve">מה"ד: </w:t>
      </w:r>
      <w:ins w:id="95899" w:author="מנוע מכני" w:date="2026-10-11T12:04:39Z">
        <w:r>
          <w:rPr>
            <w:rtl/>
          </w:rPr>
          <w:t xml:space="preserve">אם </w:t>
        </w:r>
      </w:ins>
      <w:del w:id="95900" w:author="מנוע מכני" w:date="2026-10-11T12:04:39Z">
        <w:r>
          <w:rPr>
            <w:rtl/>
          </w:rPr>
          <w:delText xml:space="preserve">אי </w:delText>
        </w:r>
      </w:del>
      <w:r>
        <w:rPr>
          <w:rtl/>
        </w:rPr>
        <w:t xml:space="preserve">ס"ד</w:t>
      </w:r>
      <w:r>
        <w:rPr>
          <w:rtl/>
        </w:rPr>
        <w:t xml:space="preserve"> על דעת ראשונה הוא, מיהדר פיגולי בשלישית למה לי, </w:t>
      </w:r>
      <w:r>
        <w:rPr>
          <w:rtl/>
        </w:rPr>
        <w:t xml:space="preserve">קמ"ל</w:t>
      </w:r>
      <w:r>
        <w:rPr>
          <w:rtl/>
        </w:rPr>
        <w:t xml:space="preserve">.</w:t>
      </w:r>
    </w:p>
    <w:p>
      <w:pPr>
        <w:pStyle w:val="38"/>
        <w:rPr>
          <w:ins w:id="98904" w:author="מנוע מכני" w:date="2026-10-11T12:04:39Z"/>
        </w:rPr>
      </w:pPr>
      <w:r w:rsidRPr="00FE1B89">
        <w:t xml:space="preserve">- רב אשי:</w:t>
      </w:r>
    </w:p>
    <w:p w:rsidR="00DA63EC" w:rsidRPr="00FE1B89" w:rsidRDefault="00DA63EC" w:rsidP="00DA63EC">
      <w:pPr>
        <w:pStyle w:val="affffb"/>
        <w:rPr>
          <w:spacing w:val="-6"/>
          <w:rtl/>
        </w:rPr>
      </w:pPr>
      <w:del w:id="98905" w:author="מנוע מכני" w:date="2026-10-11T12:04:39Z">
        <w:r w:rsidRPr="00FE1B89">
          <w:rPr>
            <w:spacing w:val="-6"/>
            <w:rtl/>
          </w:rPr>
          <w:delText xml:space="preserve"> </w:delText>
        </w:r>
      </w:del>
      <w:r w:rsidRPr="00FE1B89">
        <w:rPr>
          <w:spacing w:val="-6"/>
          <w:rtl/>
        </w:rPr>
        <w:t xml:space="preserve">ה</w:t>
      </w:r>
      <w:r w:rsidRPr="00FE1B89">
        <w:rPr>
          <w:rFonts w:hint="cs"/>
          <w:spacing w:val="-6"/>
          <w:rtl/>
        </w:rPr>
        <w:t>ב</w:t>
      </w:r>
      <w:r w:rsidRPr="00FE1B89">
        <w:rPr>
          <w:spacing w:val="-6"/>
          <w:rtl/>
        </w:rPr>
        <w:t>"</w:t>
      </w:r>
      <w:r w:rsidRPr="00FE1B89">
        <w:rPr>
          <w:rFonts w:hint="cs"/>
          <w:spacing w:val="-6"/>
          <w:rtl/>
        </w:rPr>
        <w:t>ע</w:t>
      </w:r>
      <w:r w:rsidRPr="00FE1B89">
        <w:rPr>
          <w:spacing w:val="-6"/>
          <w:rtl/>
        </w:rPr>
        <w:t xml:space="preserve"> - כגון שפיגל בראשונה ובשניה ובשלישית, </w:t>
      </w:r>
      <w:r w:rsidRPr="00FE1B89">
        <w:rPr>
          <w:rFonts w:hint="cs"/>
          <w:spacing w:val="-6"/>
          <w:rtl/>
        </w:rPr>
        <w:t>וקמ</w:t>
      </w:r>
      <w:r w:rsidRPr="00FE1B89">
        <w:rPr>
          <w:spacing w:val="-6"/>
          <w:rtl/>
        </w:rPr>
        <w:t>"</w:t>
      </w:r>
      <w:r w:rsidRPr="00FE1B89">
        <w:rPr>
          <w:rFonts w:hint="cs"/>
          <w:spacing w:val="-6"/>
          <w:rtl/>
        </w:rPr>
        <w:t xml:space="preserve">ל</w:t>
      </w:r>
      <w:r w:rsidRPr="00FE1B89">
        <w:rPr>
          <w:rFonts w:hint="cs"/>
          <w:spacing w:val="-6"/>
          <w:rtl/>
        </w:rPr>
        <w:t xml:space="preserve"> דאפ</w:t>
      </w:r>
      <w:r w:rsidRPr="00FE1B89">
        <w:rPr>
          <w:spacing w:val="-6"/>
          <w:rtl/>
        </w:rPr>
        <w:t>"</w:t>
      </w:r>
      <w:r w:rsidRPr="00FE1B89">
        <w:rPr>
          <w:rFonts w:hint="cs"/>
          <w:spacing w:val="-6"/>
          <w:rtl/>
        </w:rPr>
        <w:t>ה ע</w:t>
      </w:r>
      <w:r w:rsidRPr="00FE1B89">
        <w:rPr>
          <w:spacing w:val="-6"/>
          <w:rtl/>
        </w:rPr>
        <w:t>"</w:t>
      </w:r>
      <w:r w:rsidRPr="00FE1B89">
        <w:rPr>
          <w:rFonts w:hint="cs"/>
          <w:spacing w:val="-6"/>
          <w:rtl/>
        </w:rPr>
        <w:t xml:space="preserve">ד ראשונה עושה </w:t>
      </w:r>
    </w:p>
    <w:p w:rsidR="00DA63EC" w:rsidRDefault="00DA63EC" w:rsidP="00DA63EC">
      <w:pPr>
        <w:pStyle w:val="afff3"/>
        <w:framePr w:wrap="around"/>
        <w:rPr>
          <w:rtl/>
        </w:rPr>
      </w:pPr>
      <w:r>
        <w:rPr>
          <w:rFonts w:hint="cs"/>
          <w:rtl/>
        </w:rPr>
        <w:t xml:space="preserve">מב: </w:t>
      </w:r>
    </w:p>
    <w:p w:rsidR="00DA63EC" w:rsidRDefault="00DA63EC" w:rsidP="00DA63EC">
      <w:pPr>
        <w:tabs>
          <w:tab w:val="left" w:pos="0"/>
          <w:tab w:val="center" w:pos="2835"/>
        </w:tabs>
        <w:rPr>
          <w:rtl/>
        </w:rPr>
      </w:pPr>
      <w:r>
        <w:rPr>
          <w:rtl/>
        </w:rPr>
        <w:tab/>
        <w:t xml:space="preserve">והא בין בין קתני! </w:t>
      </w:r>
      <w:ins w:id="95565" w:author="מנוע מכני" w:date="2026-10-11T12:04:39Z">
        <w:r>
          <w:rPr>
            <w:b/>
            <w:bCs/>
            <w:rtl/>
          </w:rPr>
          <w:t xml:space="preserve">קשה</w:t>
        </w:r>
      </w:ins>
      <w:del w:id="95566" w:author="מנוע מכני" w:date="2026-10-11T12:04:39Z">
        <w:r w:rsidRPr="0064582E">
          <w:rPr>
            <w:b/>
            <w:bCs/>
            <w:rtl/>
          </w:rPr>
          <w:delText xml:space="preserve">קשיא</w:delText>
        </w:r>
      </w:del>
      <w:r>
        <w:rPr>
          <w:rtl/>
        </w:rPr>
        <w:t>.</w:t>
      </w:r>
    </w:p>
    <w:p w:rsidR="00DA63EC" w:rsidRDefault="00DA63EC" w:rsidP="00DA63EC">
      <w:pPr>
        <w:tabs>
          <w:tab w:val="left" w:pos="0"/>
          <w:tab w:val="center" w:pos="2835"/>
        </w:tabs>
        <w:rPr>
          <w:rtl/>
        </w:rPr>
      </w:pPr>
    </w:p>
    <w:p>
      <w:pPr>
        <w:pStyle w:val="afffff8"/>
        <w:rPr>
          <w:ins w:id="90465" w:author="קלוד" w:date="2026-10-11T12:29:36Z"/>
        </w:rPr>
      </w:pPr>
      <w:ins w:id="90466" w:author="קלוד" w:date="2026-10-11T12:29:36Z">
        <w:r>
          <w:rPr>
            <w:color w:val="7B3F00"/>
          </w:rPr>
          <w:t xml:space="preserve">פיגול בדמי פנים - כרת רק כשקרבו כל מתיריו</w:t>
        </w:r>
      </w:ins>
    </w:p>
    <w:p>
      <w:pPr>
        <w:pStyle w:val="38"/>
        <w:rPr>
          <w:ins w:id="98906" w:author="מנוע מכני" w:date="2026-10-11T12:04:39Z"/>
        </w:rPr>
      </w:pPr>
      <w:r w:rsidRPr="00772EF4">
        <w:t xml:space="preserve">אמר</w:t>
      </w:r>
      <w:r w:rsidRPr="00772EF4">
        <w:t xml:space="preserve"> מר, </w:t>
      </w:r>
      <w:ins w:id="90323" w:author="מנוע מכני" w:date="2026-10-11T12:04:39Z">
        <w:r>
          <w:t xml:space="preserve">ר"מ</w:t>
        </w:r>
      </w:ins>
      <w:del w:id="90324" w:author="מנוע מכני" w:date="2026-10-11T12:04:39Z">
        <w:r w:rsidRPr="00772EF4">
          <w:delText xml:space="preserve">רבי מאיר</w:delText>
        </w:r>
      </w:del>
      <w:del w:id="101648" w:author="מנוע מכני" w:date="2026-10-11T12:04:39Z">
        <w:r w:rsidRPr="00772EF4">
          <w:delText xml:space="preserve"> אומר</w:delText>
        </w:r>
      </w:del>
      <w:r w:rsidRPr="00772EF4">
        <w:t xml:space="preserve">:</w:t>
      </w:r>
    </w:p>
    <w:p w:rsidR="00DA63EC" w:rsidRDefault="00DA63EC" w:rsidP="00DA63EC">
      <w:pPr>
        <w:tabs>
          <w:tab w:val="left" w:pos="0"/>
          <w:tab w:val="center" w:pos="2835"/>
        </w:tabs>
        <w:rPr>
          <w:b/>
          <w:bCs/>
          <w:rtl/>
        </w:rPr>
      </w:pPr>
      <w:del w:id="98907" w:author="מנוע מכני" w:date="2026-10-11T12:04:39Z">
        <w:r w:rsidRPr="00772EF4">
          <w:rPr>
            <w:b/>
            <w:bCs/>
            <w:rtl/>
          </w:rPr>
          <w:delText xml:space="preserve"> </w:delText>
        </w:r>
      </w:del>
      <w:r w:rsidRPr="00772EF4">
        <w:rPr>
          <w:b/>
          <w:bCs/>
          <w:rtl/>
        </w:rPr>
        <w:t xml:space="preserve">פיגול וחייבין עליו כרת.</w:t>
      </w:r>
    </w:p>
    <w:p w:rsidR="00DA63EC" w:rsidRDefault="00DA63EC" w:rsidP="00DA63EC">
      <w:pPr>
        <w:tabs>
          <w:tab w:val="left" w:pos="0"/>
          <w:tab w:val="center" w:pos="2835"/>
        </w:tabs>
        <w:rPr>
          <w:rtl/>
        </w:rPr>
      </w:pPr>
      <w:r>
        <w:rPr>
          <w:rtl/>
        </w:rPr>
        <w:lastRenderedPageBreak/>
        <w:t xml:space="preserve">מכדי כרת </w:t>
      </w:r>
      <w:r>
        <w:rPr>
          <w:rtl/>
        </w:rPr>
        <w:lastRenderedPageBreak/>
        <w:t xml:space="preserve">לא</w:t>
      </w:r>
      <w:r>
        <w:rPr>
          <w:rtl/>
        </w:rPr>
        <w:lastRenderedPageBreak/>
        <w:t xml:space="preserve"> </w:t>
      </w:r>
      <w:ins w:id="97057" w:author="מנוע מכני" w:date="2026-10-11T12:04:39Z">
        <w:r>
          <w:rPr>
            <w:rtl/>
          </w:rPr>
          <w:t xml:space="preserve">מחוייב</w:t>
        </w:r>
      </w:ins>
      <w:del w:id="97058" w:author="מנוע מכני" w:date="2026-10-11T12:04:39Z">
        <w:r>
          <w:rPr>
            <w:rtl/>
          </w:rPr>
          <w:lastRenderedPageBreak/>
          <w:delText xml:space="preserve">מיחייב</w:delText>
        </w:r>
      </w:del>
      <w:r>
        <w:rPr>
          <w:rtl/>
        </w:rPr>
        <w:lastRenderedPageBreak/>
        <w:t xml:space="preserve"> עד שיקרבו כל מתיריו, דאמר מר: כהרצאת כשר כך הרצאת פסול,</w:t>
      </w:r>
      <w:r>
        <w:rPr>
          <w:rFonts w:hint="cs"/>
          <w:rtl/>
        </w:rPr>
        <w:t xml:space="preserve"> ד</w:t>
      </w:r>
      <w:r>
        <w:rPr>
          <w:rtl/>
        </w:rPr>
        <w:t xml:space="preserve">עד שיקרבו כל מתיריו, </w:t>
      </w:r>
    </w:p>
    <w:p w:rsidR="00DA63EC" w:rsidRDefault="00DA63EC" w:rsidP="00DA63EC">
      <w:pPr>
        <w:tabs>
          <w:tab w:val="left" w:pos="0"/>
          <w:tab w:val="center" w:pos="2835"/>
        </w:tabs>
        <w:rPr>
          <w:rtl/>
        </w:rPr>
      </w:pPr>
      <w:ins w:id="95901" w:author="מנוע מכני" w:date="2026-10-11T12:04:39Z">
        <w:r>
          <w:rPr>
            <w:rFonts w:hint="cs"/>
            <w:rtl/>
          </w:rPr>
          <w:t xml:space="preserve">אם </w:t>
        </w:r>
      </w:ins>
      <w:del w:id="95902" w:author="מנוע מכני" w:date="2026-10-11T12:04:39Z">
        <w:r>
          <w:rPr>
            <w:rFonts w:hint="cs"/>
            <w:rtl/>
          </w:rPr>
          <w:delText xml:space="preserve">אי </w:delText>
        </w:r>
      </w:del>
      <w:r>
        <w:rPr>
          <w:rFonts w:hint="cs"/>
          <w:rtl/>
        </w:rPr>
        <w:t xml:space="preserve">בפנים </w:t>
      </w:r>
      <w:r>
        <w:rPr>
          <w:rFonts w:hint="cs"/>
          <w:rtl/>
        </w:rPr>
        <w:t xml:space="preserve">לא</w:t>
      </w:r>
      <w:r>
        <w:rPr>
          <w:rFonts w:hint="cs"/>
          <w:rtl/>
        </w:rPr>
        <w:t xml:space="preserve"> חשיב אז הזאת בהיכל כמים </w:t>
      </w:r>
      <w:ins w:id="92915" w:author="מנוע מכני" w:date="2026-10-11T12:04:39Z">
        <w:r>
          <w:rPr>
            <w:rFonts w:hint="cs"/>
            <w:rtl/>
          </w:rPr>
          <w:t xml:space="preserve">סתם</w:t>
        </w:r>
      </w:ins>
      <w:del w:id="92916" w:author="מנוע מכני" w:date="2026-10-11T12:04:39Z">
        <w:r>
          <w:rPr>
            <w:rFonts w:hint="cs"/>
            <w:rtl/>
          </w:rPr>
          <w:delText xml:space="preserve">בעלמא</w:delText>
        </w:r>
      </w:del>
      <w:r>
        <w:rPr>
          <w:rFonts w:hint="cs"/>
          <w:rtl/>
        </w:rPr>
        <w:t xml:space="preserve"> הוא </w:t>
      </w:r>
    </w:p>
    <w:p>
      <w:pPr>
        <w:pStyle w:val="38"/>
        <w:rPr>
          <w:ins w:id="98909" w:author="מנוע מכני" w:date="2026-10-11T12:04:39Z"/>
        </w:rPr>
      </w:pPr>
      <w:del w:id="98908" w:author="מנוע מכני" w:date="2026-10-11T12:04:39Z">
        <w:r>
          <w:delText xml:space="preserve">•</w:delText>
        </w:r>
      </w:del>
      <w:r>
        <w:t xml:space="preserve"> רבה:</w:t>
      </w:r>
    </w:p>
    <w:p w:rsidR="00DA63EC" w:rsidRDefault="00DA63EC" w:rsidP="00DA63EC">
      <w:pPr>
        <w:tabs>
          <w:tab w:val="left" w:pos="0"/>
          <w:tab w:val="center" w:pos="2835"/>
        </w:tabs>
        <w:rPr>
          <w:rtl/>
        </w:rPr>
      </w:pPr>
      <w:del w:id="98910" w:author="מנוע מכני" w:date="2026-10-11T12:04:39Z">
        <w:r>
          <w:rPr>
            <w:rtl/>
          </w:rPr>
          <w:delText xml:space="preserve"> </w:delText>
        </w:r>
      </w:del>
      <w:r>
        <w:rPr>
          <w:rtl/>
        </w:rPr>
        <w:t xml:space="preserve">משכחת לה בארבעה פרים ובד' שעירים.</w:t>
      </w:r>
    </w:p>
    <w:p>
      <w:pPr>
        <w:pStyle w:val="38"/>
        <w:rPr>
          <w:ins w:id="98911" w:author="מנוע מכני" w:date="2026-10-11T12:04:39Z"/>
        </w:rPr>
      </w:pPr>
      <w:r>
        <w:t xml:space="preserve">רבא:</w:t>
      </w:r>
    </w:p>
    <w:p w:rsidR="00DA63EC" w:rsidRDefault="00DA63EC" w:rsidP="00DA63EC">
      <w:pPr>
        <w:tabs>
          <w:tab w:val="left" w:pos="0"/>
          <w:tab w:val="center" w:pos="2835"/>
        </w:tabs>
        <w:rPr>
          <w:rtl/>
        </w:rPr>
      </w:pPr>
      <w:del w:id="98912" w:author="מנוע מכני" w:date="2026-10-11T12:04:39Z">
        <w:r>
          <w:rPr>
            <w:rtl/>
          </w:rPr>
          <w:delText xml:space="preserve"> </w:delText>
        </w:r>
      </w:del>
      <w:ins w:id="90325" w:author="מנוע מכני" w:date="2026-10-11T12:04:39Z">
        <w:r>
          <w:rPr>
            <w:rtl/>
          </w:rPr>
          <w:t xml:space="preserve">אפי'</w:t>
        </w:r>
      </w:ins>
      <w:del w:id="90326" w:author="מנוע מכני" w:date="2026-10-11T12:04:39Z">
        <w:r>
          <w:rPr>
            <w:rtl/>
          </w:rPr>
          <w:delText xml:space="preserve">אפילו</w:delText>
        </w:r>
      </w:del>
      <w:r>
        <w:rPr>
          <w:rtl/>
        </w:rPr>
        <w:t xml:space="preserve"> </w:t>
      </w:r>
      <w:ins w:id="96643" w:author="מנוע מכני" w:date="2026-10-11T12:04:39Z">
        <w:r>
          <w:rPr>
            <w:rtl/>
          </w:rPr>
          <w:t xml:space="preserve">תאמר</w:t>
        </w:r>
      </w:ins>
      <w:del w:id="96644" w:author="מנוע מכני" w:date="2026-10-11T12:04:39Z">
        <w:r>
          <w:rPr>
            <w:rtl/>
          </w:rPr>
          <w:delText xml:space="preserve">תימא</w:delText>
        </w:r>
      </w:del>
      <w:r>
        <w:rPr>
          <w:rtl/>
        </w:rPr>
        <w:t xml:space="preserve"> בפר אחד ושעיר אחד, לפיגולו מרצה.</w:t>
      </w:r>
    </w:p>
    <w:p w:rsidR="00DA63EC" w:rsidRDefault="00DA63EC" w:rsidP="00DA63EC">
      <w:pPr>
        <w:tabs>
          <w:tab w:val="left" w:pos="0"/>
          <w:tab w:val="center" w:pos="2835"/>
        </w:tabs>
        <w:rPr>
          <w:rtl/>
        </w:rPr>
      </w:pPr>
    </w:p>
    <w:p w:rsidR="00DA63EC" w:rsidRDefault="00DA63EC" w:rsidP="00DA63EC">
      <w:pPr>
        <w:tabs>
          <w:tab w:val="left" w:pos="0"/>
          <w:tab w:val="center" w:pos="2835"/>
        </w:tabs>
        <w:rPr>
          <w:b/>
          <w:bCs/>
          <w:rtl/>
        </w:rPr>
      </w:pPr>
      <w:r w:rsidRPr="00772EF4">
        <w:rPr>
          <w:b/>
          <w:bCs/>
          <w:rtl/>
        </w:rPr>
        <w:t>ארבעים ושלש.</w:t>
      </w:r>
    </w:p>
    <w:p>
      <w:pPr>
        <w:pStyle w:val="38"/>
        <w:rPr>
          <w:ins w:id="98913" w:author="מנוע מכני" w:date="2026-10-11T12:04:39Z"/>
        </w:rPr>
      </w:pPr>
      <w:r w:rsidRPr="00FE1B89">
        <w:t xml:space="preserve">והא </w:t>
      </w:r>
      <w:r w:rsidRPr="00FE1B89">
        <w:t xml:space="preserve">תניא</w:t>
      </w:r>
      <w:r w:rsidRPr="00FE1B89">
        <w:t xml:space="preserve">:</w:t>
      </w:r>
    </w:p>
    <w:p w:rsidR="00DA63EC" w:rsidRPr="00FE1B89" w:rsidRDefault="00DA63EC" w:rsidP="00DA63EC">
      <w:pPr>
        <w:tabs>
          <w:tab w:val="left" w:pos="0"/>
          <w:tab w:val="center" w:pos="2835"/>
        </w:tabs>
        <w:rPr>
          <w:spacing w:val="-4"/>
          <w:rtl/>
        </w:rPr>
      </w:pPr>
      <w:del w:id="98914" w:author="מנוע מכני" w:date="2026-10-11T12:04:39Z">
        <w:r w:rsidRPr="00FE1B89">
          <w:rPr>
            <w:spacing w:val="-4"/>
            <w:rtl/>
          </w:rPr>
          <w:delText xml:space="preserve"> </w:delText>
        </w:r>
      </w:del>
      <w:r w:rsidRPr="00FE1B89">
        <w:rPr>
          <w:spacing w:val="-4"/>
          <w:rtl/>
        </w:rPr>
        <w:t xml:space="preserve">ארבעים ושבע! הא כמאן דאמר מערבין לקרנות, והא כמאן דאמר אין מערבין לקרנות.</w:t>
      </w:r>
    </w:p>
    <w:p>
      <w:pPr>
        <w:pStyle w:val="38"/>
        <w:rPr>
          <w:ins w:id="98915" w:author="מנוע מכני" w:date="2026-10-11T12:04:39Z"/>
        </w:rPr>
      </w:pPr>
      <w:r w:rsidRPr="00FE1B89">
        <w:t xml:space="preserve">והא </w:t>
      </w:r>
      <w:r w:rsidRPr="00FE1B89">
        <w:t xml:space="preserve">תניא</w:t>
      </w:r>
      <w:r w:rsidRPr="00FE1B89">
        <w:t xml:space="preserve">:</w:t>
      </w:r>
    </w:p>
    <w:p w:rsidR="00DA63EC" w:rsidRPr="00FE1B89" w:rsidRDefault="00DA63EC" w:rsidP="00DA63EC">
      <w:pPr>
        <w:tabs>
          <w:tab w:val="left" w:pos="0"/>
          <w:tab w:val="center" w:pos="2835"/>
        </w:tabs>
        <w:rPr>
          <w:spacing w:val="-4"/>
          <w:rtl/>
        </w:rPr>
      </w:pPr>
      <w:del w:id="98916" w:author="מנוע מכני" w:date="2026-10-11T12:04:39Z">
        <w:r w:rsidRPr="00FE1B89">
          <w:rPr>
            <w:spacing w:val="-4"/>
            <w:rtl/>
          </w:rPr>
          <w:delText xml:space="preserve"> </w:delText>
        </w:r>
      </w:del>
      <w:r w:rsidRPr="00FE1B89">
        <w:rPr>
          <w:spacing w:val="-4"/>
          <w:rtl/>
        </w:rPr>
        <w:t xml:space="preserve">ארבעים ושמונה! הא כמאן דאמר שיריים מעכבין, הא כמאן דאמר אין שיריים מעכבין.</w:t>
      </w:r>
    </w:p>
    <w:p>
      <w:pPr>
        <w:pStyle w:val="38"/>
        <w:rPr>
          <w:ins w:id="98917" w:author="מנוע מכני" w:date="2026-10-11T12:04:39Z"/>
        </w:rPr>
      </w:pPr>
      <w:r>
        <w:t xml:space="preserve">מיתיבי:</w:t>
      </w:r>
    </w:p>
    <w:p w:rsidR="00DA63EC" w:rsidRDefault="00DA63EC" w:rsidP="00DA63EC">
      <w:pPr>
        <w:tabs>
          <w:tab w:val="left" w:pos="0"/>
          <w:tab w:val="center" w:pos="2835"/>
        </w:tabs>
        <w:rPr>
          <w:rtl/>
        </w:rPr>
      </w:pPr>
      <w:del w:id="98918" w:author="מנוע מכני" w:date="2026-10-11T12:04:39Z">
        <w:r>
          <w:rPr>
            <w:rtl/>
          </w:rPr>
          <w:delText xml:space="preserve"> </w:delText>
        </w:r>
      </w:del>
      <w:r>
        <w:rPr>
          <w:rFonts w:hint="cs"/>
          <w:rtl/>
        </w:rPr>
        <w:t xml:space="preserve">על </w:t>
      </w:r>
      <w:r>
        <w:rPr>
          <w:rStyle w:val="2fb"/>
          <w:rFonts w:hint="cs"/>
          <w:rtl/>
        </w:rPr>
        <w:t xml:space="preserve">רשב</w:t>
      </w:r>
      <w:r>
        <w:rPr>
          <w:rStyle w:val="2fb"/>
          <w:rtl/>
        </w:rPr>
        <w:t>"</w:t>
      </w:r>
      <w:r>
        <w:rPr>
          <w:rStyle w:val="2fb"/>
          <w:rFonts w:hint="cs"/>
          <w:rtl/>
        </w:rPr>
        <w:t xml:space="preserve">ל</w:t>
      </w:r>
      <w:r>
        <w:rPr>
          <w:rFonts w:hint="cs"/>
          <w:rtl/>
        </w:rPr>
        <w:t xml:space="preserve"> דזה מצד שכל העושה ע</w:t>
      </w:r>
      <w:r>
        <w:rPr>
          <w:rtl/>
        </w:rPr>
        <w:t>"</w:t>
      </w:r>
      <w:r>
        <w:rPr>
          <w:rFonts w:hint="cs"/>
          <w:rtl/>
        </w:rPr>
        <w:t xml:space="preserve">ד ראשונה עושה </w:t>
      </w:r>
    </w:p>
    <w:p w:rsidR="00DA63EC" w:rsidRDefault="00DA63EC" w:rsidP="00DA63EC">
      <w:pPr>
        <w:tabs>
          <w:tab w:val="left" w:pos="0"/>
          <w:tab w:val="center" w:pos="2835"/>
        </w:tabs>
        <w:rPr>
          <w:rtl/>
        </w:rPr>
      </w:pPr>
      <w:r>
        <w:rPr>
          <w:rFonts w:hint="cs"/>
          <w:rtl/>
        </w:rPr>
        <w:t>בד</w:t>
      </w:r>
      <w:r>
        <w:rPr>
          <w:rtl/>
        </w:rPr>
        <w:t>"</w:t>
      </w:r>
      <w:r>
        <w:rPr>
          <w:rFonts w:hint="cs"/>
          <w:rtl/>
        </w:rPr>
        <w:t xml:space="preserve">א</w:t>
      </w:r>
      <w:r>
        <w:rPr>
          <w:rFonts w:hint="cs"/>
          <w:rtl/>
        </w:rPr>
        <w:t xml:space="preserve"> </w:t>
      </w:r>
      <w:r>
        <w:rPr>
          <w:rtl/>
        </w:rPr>
        <w:t xml:space="preserve">בקמיצה, במתן כלי ובהילוך, אבל בא לו להקטרה, נתן את הקומץ במחשבה ואת הלבונה בשתיקה, או שנתן את הקומץ בשתיקה ואת הלבונה במחשבה </w:t>
      </w:r>
    </w:p>
    <w:p>
      <w:pPr>
        <w:pStyle w:val="38"/>
        <w:rPr>
          <w:ins w:id="98919" w:author="מנוע מכני" w:date="2026-10-11T12:04:39Z"/>
        </w:rPr>
      </w:pPr>
      <w:r>
        <w:t>ר</w:t>
      </w:r>
      <w:r>
        <w:t>"</w:t>
      </w:r>
      <w:r>
        <w:t>מ</w:t>
      </w:r>
      <w:r>
        <w:t xml:space="preserve">:</w:t>
      </w:r>
    </w:p>
    <w:p w:rsidR="00DA63EC" w:rsidRDefault="00DA63EC" w:rsidP="00DA63EC">
      <w:pPr>
        <w:tabs>
          <w:tab w:val="left" w:pos="0"/>
          <w:tab w:val="center" w:pos="2835"/>
        </w:tabs>
        <w:rPr>
          <w:rtl/>
        </w:rPr>
      </w:pPr>
      <w:del w:id="98920" w:author="מנוע מכני" w:date="2026-10-11T12:04:39Z">
        <w:r>
          <w:rPr>
            <w:rtl/>
          </w:rPr>
          <w:delText xml:space="preserve"> </w:delText>
        </w:r>
      </w:del>
      <w:r>
        <w:rPr>
          <w:rtl/>
        </w:rPr>
        <w:t xml:space="preserve">פיגול וחייבין עליו כרת, וחכ"</w:t>
      </w:r>
      <w:r>
        <w:rPr>
          <w:rFonts w:hint="cs"/>
          <w:rtl/>
        </w:rPr>
        <w:t>א</w:t>
      </w:r>
      <w:r>
        <w:rPr>
          <w:rtl/>
        </w:rPr>
        <w:t xml:space="preserve">: אין בו כרת עד שיפגל בכל המתיר</w:t>
      </w:r>
      <w:ins w:id="94491" w:author="מנוע מכני" w:date="2026-10-11T12:04:39Z">
        <w:r>
          <w:rPr>
            <w:rtl/>
          </w:rPr>
          <w:t xml:space="preserve">,</w:t>
        </w:r>
      </w:ins>
      <w:del w:id="94492"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 קתני מיהא: את הקומץ בשתיקה ואת הלבונה במחשבה, </w:t>
      </w:r>
      <w:ins w:id="96645" w:author="מנוע מכני" w:date="2026-10-11T12:04:39Z">
        <w:r>
          <w:rPr>
            <w:rtl/>
          </w:rPr>
          <w:t xml:space="preserve">וחולק</w:t>
        </w:r>
      </w:ins>
      <w:del w:id="96646" w:author="מנוע מכני" w:date="2026-10-11T12:04:39Z">
        <w:r>
          <w:rPr>
            <w:rtl/>
          </w:rPr>
          <w:delText xml:space="preserve">ופליג</w:delText>
        </w:r>
      </w:del>
      <w:r>
        <w:rPr>
          <w:rtl/>
        </w:rPr>
        <w:t xml:space="preserve">!</w:t>
      </w:r>
    </w:p>
    <w:p>
      <w:pPr>
        <w:pStyle w:val="38"/>
        <w:rPr>
          <w:ins w:id="98921" w:author="מנוע מכני" w:date="2026-10-11T12:04:39Z"/>
        </w:rPr>
      </w:pPr>
      <w:r>
        <w:t xml:space="preserve">אימא:</w:t>
      </w:r>
    </w:p>
    <w:p w:rsidR="00DA63EC" w:rsidRDefault="00DA63EC" w:rsidP="00DA63EC">
      <w:pPr>
        <w:tabs>
          <w:tab w:val="left" w:pos="0"/>
          <w:tab w:val="center" w:pos="2835"/>
        </w:tabs>
        <w:rPr>
          <w:rtl/>
        </w:rPr>
      </w:pPr>
      <w:del w:id="98922" w:author="מנוע מכני" w:date="2026-10-11T12:04:39Z">
        <w:r>
          <w:rPr>
            <w:rtl/>
          </w:rPr>
          <w:delText xml:space="preserve"> </w:delText>
        </w:r>
      </w:del>
      <w:r>
        <w:rPr>
          <w:rtl/>
        </w:rPr>
        <w:t xml:space="preserve">כבר נתן את הלבונה במחשבה.</w:t>
      </w:r>
      <w:r>
        <w:rPr>
          <w:rFonts w:hint="cs"/>
          <w:rtl/>
        </w:rPr>
        <w:t xml:space="preserve"> -</w:t>
      </w:r>
      <w:ins w:id="92917" w:author="מנוע מכני" w:date="2026-10-11T12:04:39Z">
        <w:r>
          <w:rPr>
            <w:rtl/>
          </w:rPr>
          <w:t xml:space="preserve">אחת</w:t>
        </w:r>
      </w:ins>
      <w:del w:id="92918" w:author="מנוע מכני" w:date="2026-10-11T12:04:39Z">
        <w:r>
          <w:rPr>
            <w:rtl/>
          </w:rPr>
          <w:delText xml:space="preserve">חדא</w:delText>
        </w:r>
      </w:del>
      <w:r>
        <w:rPr>
          <w:rtl/>
        </w:rPr>
        <w:t xml:space="preserve">, דהיינו רישא! ועוד, הא </w:t>
      </w:r>
      <w:r>
        <w:rPr>
          <w:rtl/>
        </w:rPr>
        <w:t xml:space="preserve">תניא</w:t>
      </w:r>
      <w:r>
        <w:rPr>
          <w:rtl/>
        </w:rPr>
        <w:t xml:space="preserve"> </w:t>
      </w:r>
      <w:r>
        <w:rPr>
          <w:rtl/>
        </w:rPr>
        <w:t xml:space="preserve">ואח"כ</w:t>
      </w:r>
      <w:r>
        <w:rPr>
          <w:rtl/>
        </w:rPr>
        <w:t xml:space="preserve">! </w:t>
      </w:r>
      <w:ins w:id="95567" w:author="מנוע מכני" w:date="2026-10-11T12:04:39Z">
        <w:r>
          <w:rPr>
            <w:rtl/>
          </w:rPr>
          <w:t xml:space="preserve">קשה</w:t>
        </w:r>
      </w:ins>
      <w:del w:id="95568" w:author="מנוע מכני" w:date="2026-10-11T12:04:39Z">
        <w:r>
          <w:rPr>
            <w:rtl/>
          </w:rPr>
          <w:delText xml:space="preserve">קשיא</w:delText>
        </w:r>
      </w:del>
      <w:r>
        <w:rPr>
          <w:rtl/>
        </w:rPr>
        <w:t xml:space="preserve">.</w:t>
      </w:r>
    </w:p>
    <w:p w:rsidR="00DA63EC" w:rsidRDefault="00DA63EC" w:rsidP="00DA63EC">
      <w:pPr>
        <w:pStyle w:val="affffd"/>
        <w:rPr>
          <w:rtl/>
        </w:rPr>
      </w:pPr>
      <w:r>
        <w:rPr>
          <w:rtl/>
        </w:rPr>
        <w:t>׹</w:t>
      </w:r>
    </w:p>
    <w:p w:rsidR="00DA63EC" w:rsidRPr="000A334C" w:rsidRDefault="00DA63EC" w:rsidP="003B6D22">
      <w:pPr>
        <w:pStyle w:val="afff9"/>
        <w:spacing w:before="120"/>
        <w:rPr>
          <w:rtl/>
        </w:rPr>
        <w:pPrChange w:id="90013" w:author="קלוד" w:date="2026-10-11T12:09:42Z">
          <w:pPr>
            <w:pStyle w:val="afff9"/>
          </w:pPr>
        </w:pPrChange>
      </w:pPr>
      <w:r w:rsidRPr="000A334C">
        <w:rPr>
          <w:rtl/>
        </w:rPr>
        <w:t>מתני'.</w:t>
      </w:r>
    </w:p>
    <w:p w:rsidR="00DA63EC" w:rsidRDefault="00DA63EC" w:rsidP="00DA63EC">
      <w:pPr>
        <w:pStyle w:val="afff3"/>
        <w:framePr w:wrap="around"/>
        <w:rPr>
          <w:rtl/>
        </w:rPr>
      </w:pPr>
      <w:r>
        <w:rPr>
          <w:rFonts w:hint="cs"/>
          <w:rtl/>
        </w:rPr>
        <w:t>מג.</w:t>
      </w:r>
    </w:p>
    <w:p>
      <w:pPr>
        <w:pStyle w:val="MishnaBatzad"/>
        <w:rPr>
          <w:ins w:id="20342" w:author="קלוד" w:date="2026-10-11T09:07:24Z"/>
        </w:rPr>
      </w:pPr>
      <w:ins w:id="20341" w:author="קלוד" w:date="2026-10-11T09:07:24Z">
        <w:r>
          <w:t xml:space="preserve">משנה ג</w:t>
        </w:r>
      </w:ins>
    </w:p>
    <w:p w:rsidR="00DA63EC" w:rsidRPr="000A334C" w:rsidRDefault="00DA63EC" w:rsidP="003B6D22">
      <w:pPr>
        <w:pStyle w:val="afff9"/>
        <w:rPr>
          <w:rtl/>
        </w:rPr>
      </w:pPr>
      <w:r>
        <w:rPr>
          <w:rtl/>
        </w:rPr>
        <w:t xml:space="preserve">ואלו דברים שאין חייבין עליהם משום פיגול: הקומץ, והקטרת, והלבונה, ומנחת כהנים, ומנחת כהן משיח, והדם, והנסכים הבאין בפני עצמן, דברי </w:t>
      </w:r>
      <w:r>
        <w:rPr>
          <w:rStyle w:val="TanaimMishna"/>
          <w:rtl/>
          <w:rPrChange w:id="20015" w:author="קלוד" w:date="2026-10-11T09:07:24Z">
            <w:rPr>
              <w:rtl/>
            </w:rPr>
          </w:rPrChange>
        </w:rPr>
        <w:t xml:space="preserve">רבי מאיר</w:t>
      </w:r>
      <w:r>
        <w:rPr>
          <w:rtl/>
        </w:rPr>
        <w:t xml:space="preserve">;</w:t>
      </w:r>
    </w:p>
    <w:p w:rsidR="00DA63EC" w:rsidRPr="000A334C" w:rsidRDefault="00DA63EC" w:rsidP="003B6D22">
      <w:pPr>
        <w:pStyle w:val="afff9"/>
        <w:rPr>
          <w:rtl/>
        </w:rPr>
      </w:pPr>
      <w:r>
        <w:rPr>
          <w:rtl/>
        </w:rPr>
        <w:t xml:space="preserve">ו</w:t>
      </w:r>
      <w:r>
        <w:rPr>
          <w:rStyle w:val="TanaimMishna"/>
          <w:rtl/>
          <w:rPrChange w:id="20016" w:author="קלוד" w:date="2026-10-11T09:07:24Z">
            <w:rPr>
              <w:rtl/>
            </w:rPr>
          </w:rPrChange>
        </w:rPr>
        <w:t xml:space="preserve">חכמים</w:t>
      </w:r>
      <w:r>
        <w:rPr>
          <w:rtl/>
        </w:rPr>
        <w:t xml:space="preserve"> אומרים</w:t>
      </w:r>
      <w:r>
        <w:rPr>
          <w:rStyle w:val="TanaimMishna"/>
          <w:rtl/>
          <w:rPrChange w:id="102796" w:author="Claude" w:date="2026-10-11T09:07:44Z">
            <w:rPr>
              <w:rtl/>
            </w:rPr>
          </w:rPrChange>
        </w:rPr>
        <w:t xml:space="preserve">:</w:t>
      </w:r>
      <w:r>
        <w:rPr>
          <w:rtl/>
        </w:rPr>
        <w:t xml:space="preserve"> אף הבאין עם הבהמה.</w:t>
      </w:r>
    </w:p>
    <w:p w:rsidR="00DA63EC" w:rsidRPr="000A334C" w:rsidRDefault="00DA63EC" w:rsidP="003B6D22">
      <w:pPr>
        <w:pStyle w:val="afff9"/>
        <w:rPr>
          <w:rtl/>
        </w:rPr>
      </w:pPr>
      <w:r>
        <w:rPr>
          <w:rtl/>
        </w:rPr>
        <w:t xml:space="preserve">לוג שמן של מצורע - </w:t>
      </w:r>
      <w:r>
        <w:rPr>
          <w:rStyle w:val="TanaimMishna"/>
          <w:rtl/>
          <w:rPrChange w:id="102797" w:author="Claude" w:date="2026-10-11T09:07:44Z">
            <w:rPr>
              <w:rtl/>
            </w:rPr>
          </w:rPrChange>
        </w:rPr>
        <w:t xml:space="preserve">ר' שמעון</w:t>
      </w:r>
      <w:r>
        <w:rPr>
          <w:rtl/>
        </w:rPr>
        <w:t xml:space="preserve"> אומר</w:t>
      </w:r>
      <w:r>
        <w:rPr>
          <w:rStyle w:val="TanaimMishna"/>
          <w:rtl/>
          <w:rPrChange w:id="102798" w:author="Claude" w:date="2026-10-11T09:07:44Z">
            <w:rPr>
              <w:rtl/>
            </w:rPr>
          </w:rPrChange>
        </w:rPr>
        <w:t xml:space="preserve">:</w:t>
      </w:r>
      <w:r>
        <w:rPr>
          <w:rtl/>
        </w:rPr>
        <w:t xml:space="preserve"> אין חייבין עליו משום פיגול;</w:t>
      </w:r>
    </w:p>
    <w:p w:rsidR="00DA63EC" w:rsidRPr="000A334C" w:rsidRDefault="00DA63EC" w:rsidP="003B6D22">
      <w:pPr>
        <w:pStyle w:val="afff9"/>
        <w:rPr>
          <w:rtl/>
        </w:rPr>
      </w:pPr>
      <w:r>
        <w:rPr>
          <w:rtl/>
        </w:rPr>
        <w:t xml:space="preserve">ו</w:t>
      </w:r>
      <w:r>
        <w:rPr>
          <w:rStyle w:val="TanaimMishna"/>
          <w:rtl/>
          <w:rPrChange w:id="20017" w:author="קלוד" w:date="2026-10-11T09:07:24Z">
            <w:rPr>
              <w:rtl/>
            </w:rPr>
          </w:rPrChange>
        </w:rPr>
        <w:t xml:space="preserve">רבי מאיר</w:t>
      </w:r>
      <w:r>
        <w:rPr>
          <w:rtl/>
        </w:rPr>
        <w:t xml:space="preserve"> אומר</w:t>
      </w:r>
      <w:r>
        <w:rPr>
          <w:rStyle w:val="TanaimMishna"/>
          <w:rtl/>
          <w:rPrChange w:id="102799" w:author="Claude" w:date="2026-10-11T09:07:44Z">
            <w:rPr>
              <w:rtl/>
            </w:rPr>
          </w:rPrChange>
        </w:rPr>
        <w:t xml:space="preserve">:</w:t>
      </w:r>
      <w:r>
        <w:rPr>
          <w:rtl/>
        </w:rPr>
        <w:t xml:space="preserve"> חייבין עליו משום פיגול, שדם האשם מתירו, </w:t>
      </w:r>
    </w:p>
    <w:p w:rsidR="00DA63EC" w:rsidRPr="000A334C" w:rsidRDefault="00DA63EC" w:rsidP="003B6D22">
      <w:pPr>
        <w:pStyle w:val="afff9"/>
        <w:rPr>
          <w:rtl/>
        </w:rPr>
      </w:pPr>
      <w:r w:rsidRPr="000A334C">
        <w:rPr>
          <w:rtl/>
        </w:rPr>
        <w:t>וכל שיש לו מתירין בין לאדם בין למזבח - חייבין עליו משום פיגול.</w:t>
      </w:r>
    </w:p>
    <w:p w:rsidR="00DA63EC" w:rsidRPr="000A334C" w:rsidRDefault="00DA63EC" w:rsidP="003B6D22">
      <w:pPr>
        <w:pStyle w:val="afff9"/>
        <w:rPr>
          <w:rtl/>
        </w:rPr>
      </w:pPr>
    </w:p>
    <w:p w:rsidR="00DA63EC" w:rsidRPr="000A334C" w:rsidRDefault="00DA63EC" w:rsidP="003B6D22">
      <w:pPr>
        <w:pStyle w:val="afff9"/>
        <w:rPr>
          <w:rtl/>
        </w:rPr>
      </w:pPr>
      <w:r w:rsidRPr="000A334C">
        <w:rPr>
          <w:rtl/>
        </w:rPr>
        <w:t>העולה - דמה מתיר את בשרה למזבח ועורה לכהנים;</w:t>
      </w:r>
    </w:p>
    <w:p w:rsidR="00DA63EC" w:rsidRPr="000A334C" w:rsidRDefault="00DA63EC" w:rsidP="003B6D22">
      <w:pPr>
        <w:pStyle w:val="afff9"/>
        <w:rPr>
          <w:rtl/>
        </w:rPr>
      </w:pPr>
      <w:r w:rsidRPr="000A334C">
        <w:rPr>
          <w:rtl/>
        </w:rPr>
        <w:t>עולת העוף - דמה מתיר את בשרה למזבח;</w:t>
      </w:r>
    </w:p>
    <w:p w:rsidR="00DA63EC" w:rsidRPr="000A334C" w:rsidRDefault="00DA63EC" w:rsidP="003B6D22">
      <w:pPr>
        <w:pStyle w:val="afff9"/>
        <w:rPr>
          <w:rtl/>
        </w:rPr>
      </w:pPr>
      <w:r w:rsidRPr="000A334C">
        <w:rPr>
          <w:rtl/>
        </w:rPr>
        <w:t>חטאת העוף - דמה מתיר את בשרה לכהנים.</w:t>
      </w:r>
    </w:p>
    <w:p w:rsidR="00DA63EC" w:rsidRPr="000A334C" w:rsidRDefault="00DA63EC" w:rsidP="003B6D22">
      <w:pPr>
        <w:pStyle w:val="afff9"/>
        <w:rPr>
          <w:rtl/>
        </w:rPr>
      </w:pPr>
      <w:r w:rsidRPr="000A334C">
        <w:rPr>
          <w:rtl/>
        </w:rPr>
        <w:t>פרים הנשרפים ושעירים הנשרפים - דמן מתיר את אימוריהן ליקרב;</w:t>
      </w:r>
    </w:p>
    <w:p w:rsidR="00DA63EC" w:rsidRPr="00FE1B89" w:rsidRDefault="00DA63EC" w:rsidP="003B6D22">
      <w:pPr>
        <w:pStyle w:val="afff9"/>
        <w:rPr>
          <w:rtl/>
        </w:rPr>
      </w:pPr>
      <w:r>
        <w:rPr>
          <w:rStyle w:val="TanaimMishna"/>
          <w:rtl/>
          <w:rPrChange w:id="102800" w:author="Claude" w:date="2026-10-11T09:07:44Z">
            <w:rPr>
              <w:rtl/>
            </w:rPr>
          </w:rPrChange>
        </w:rPr>
        <w:t xml:space="preserve">ר' שמעון</w:t>
      </w:r>
      <w:r>
        <w:rPr>
          <w:rtl/>
        </w:rPr>
        <w:t xml:space="preserve"> אומר</w:t>
      </w:r>
      <w:r>
        <w:rPr>
          <w:rStyle w:val="TanaimMishna"/>
          <w:rtl/>
          <w:rPrChange w:id="102801" w:author="Claude" w:date="2026-10-11T09:07:44Z">
            <w:rPr>
              <w:rtl/>
            </w:rPr>
          </w:rPrChange>
        </w:rPr>
        <w:t xml:space="preserve">:</w:t>
      </w:r>
      <w:r>
        <w:rPr>
          <w:rtl/>
        </w:rPr>
        <w:t xml:space="preserve"> כל שאינו על המזבח החיצון כשלמים - אין חייבין עליו משום פיגול.</w:t>
      </w:r>
    </w:p>
    <w:p w:rsidR="00DA63EC" w:rsidRDefault="00DA63EC" w:rsidP="00DA63EC">
      <w:pPr>
        <w:pStyle w:val="affffd"/>
        <w:rPr>
          <w:rtl/>
        </w:rPr>
      </w:pPr>
      <w:r>
        <w:rPr>
          <w:rtl/>
        </w:rPr>
        <w:t>׹</w:t>
      </w:r>
    </w:p>
    <w:p>
      <w:pPr>
        <w:pStyle w:val="afffff8"/>
        <w:rPr>
          <w:ins w:id="90463" w:author="קלוד" w:date="2026-10-11T12:29:36Z"/>
        </w:rPr>
      </w:pPr>
      <w:ins w:id="90464" w:author="קלוד" w:date="2026-10-11T12:29:36Z">
        <w:r>
          <w:rPr>
            <w:color w:val="7B3F00"/>
          </w:rPr>
          <w:t xml:space="preserve">קומץ פיגול שעלה למזבח - פקע פיגולו</w:t>
        </w:r>
      </w:ins>
    </w:p>
    <w:p>
      <w:pPr>
        <w:pStyle w:val="38"/>
        <w:rPr>
          <w:ins w:id="98923" w:author="מנוע מכני" w:date="2026-10-11T12:04:39Z"/>
        </w:rPr>
      </w:pPr>
      <w:r>
        <w:t xml:space="preserve">עולא:</w:t>
      </w:r>
    </w:p>
    <w:p w:rsidR="00DA63EC" w:rsidRDefault="00DA63EC" w:rsidP="00DA63EC">
      <w:pPr>
        <w:tabs>
          <w:tab w:val="left" w:pos="0"/>
          <w:tab w:val="center" w:pos="2835"/>
        </w:tabs>
        <w:rPr>
          <w:rtl/>
        </w:rPr>
      </w:pPr>
      <w:del w:id="98924" w:author="מנוע מכני" w:date="2026-10-11T12:04:39Z">
        <w:r>
          <w:rPr>
            <w:rtl/>
          </w:rPr>
          <w:delText xml:space="preserve"> </w:delText>
        </w:r>
      </w:del>
      <w:r>
        <w:rPr>
          <w:rtl/>
        </w:rPr>
        <w:t xml:space="preserve">קומץ פיגול שהעלו על גבי המזבח - פקע פיגולו ממנו, אם אינו מתקבל, היאך מביא אחרים לידי פיגול.</w:t>
      </w:r>
    </w:p>
    <w:p w:rsidR="00DA63EC" w:rsidRDefault="00DA63EC" w:rsidP="00DA63EC">
      <w:pPr>
        <w:tabs>
          <w:tab w:val="left" w:pos="0"/>
          <w:tab w:val="center" w:pos="2835"/>
        </w:tabs>
        <w:rPr>
          <w:rtl/>
        </w:rPr>
      </w:pPr>
      <w:ins w:id="92919" w:author="מנוע מכני" w:date="2026-10-11T12:04:39Z">
        <w:r>
          <w:rPr>
            <w:rtl/>
          </w:rPr>
          <w:t xml:space="preserve">מה</w:t>
        </w:r>
      </w:ins>
      <w:del w:id="92920" w:author="מנוע מכני" w:date="2026-10-11T12:04:39Z">
        <w:r>
          <w:rPr>
            <w:rtl/>
          </w:rPr>
          <w:delText xml:space="preserve">מאי</w:delText>
        </w:r>
      </w:del>
      <w:r>
        <w:rPr>
          <w:rtl/>
        </w:rPr>
        <w:t xml:space="preserve"> </w:t>
      </w:r>
      <w:r>
        <w:rPr>
          <w:rFonts w:hint="cs"/>
          <w:rtl/>
        </w:rPr>
        <w:t>קמ</w:t>
      </w:r>
      <w:r>
        <w:rPr>
          <w:rtl/>
        </w:rPr>
        <w:t>"</w:t>
      </w:r>
      <w:r>
        <w:rPr>
          <w:rFonts w:hint="cs"/>
          <w:rtl/>
        </w:rPr>
        <w:t>ל</w:t>
      </w:r>
      <w:r>
        <w:rPr>
          <w:rtl/>
        </w:rPr>
        <w:t xml:space="preserve">? </w:t>
      </w:r>
      <w:ins w:id="95903" w:author="מנוע מכני" w:date="2026-10-11T12:04:39Z">
        <w:r>
          <w:rPr>
            <w:rtl/>
          </w:rPr>
          <w:t xml:space="preserve">אם </w:t>
        </w:r>
      </w:ins>
      <w:del w:id="95904" w:author="מנוע מכני" w:date="2026-10-11T12:04:39Z">
        <w:r>
          <w:rPr>
            <w:rtl/>
          </w:rPr>
          <w:delText xml:space="preserve">אי </w:delText>
        </w:r>
      </w:del>
      <w:r>
        <w:rPr>
          <w:rtl/>
        </w:rPr>
        <w:t xml:space="preserve">דאין חייבין עליו משום פיגול, תנינא, אלו דברים שאין חייבין עליהם משום </w:t>
      </w:r>
      <w:r w:rsidRPr="00E105BC">
        <w:rPr>
          <w:spacing w:val="-4"/>
          <w:rtl/>
        </w:rPr>
        <w:t xml:space="preserve">פיגול: הקומץ, והקטרת, והלבונה, ומנחת כהנים, ומנחת כהן משיח, ומנחת נסכים, והדם! </w:t>
      </w:r>
    </w:p>
    <w:p>
      <w:pPr>
        <w:pStyle w:val="38"/>
        <w:rPr>
          <w:ins w:id="98925" w:author="מנוע מכני" w:date="2026-10-11T12:04:39Z"/>
        </w:rPr>
      </w:pPr>
      <w:r>
        <w:t xml:space="preserve">אלא דאם עלו </w:t>
      </w:r>
      <w:r>
        <w:t xml:space="preserve">לא</w:t>
      </w:r>
      <w:r>
        <w:t xml:space="preserve"> ירדו, תנינא:</w:t>
      </w:r>
    </w:p>
    <w:p w:rsidR="00DA63EC" w:rsidRDefault="00DA63EC" w:rsidP="00DA63EC">
      <w:pPr>
        <w:tabs>
          <w:tab w:val="left" w:pos="0"/>
          <w:tab w:val="center" w:pos="2835"/>
        </w:tabs>
        <w:rPr>
          <w:rtl/>
        </w:rPr>
      </w:pPr>
      <w:del w:id="98926" w:author="מנוע מכני" w:date="2026-10-11T12:04:39Z">
        <w:r>
          <w:rPr>
            <w:rtl/>
          </w:rPr>
          <w:delText xml:space="preserve"> </w:delText>
        </w:r>
      </w:del>
      <w:r>
        <w:rPr>
          <w:rtl/>
        </w:rPr>
        <w:t xml:space="preserve">הלן, והיוצא, והטמא, ושנשחט חוץ לזמנו וחוץ למקומו אם עלו </w:t>
      </w:r>
      <w:r>
        <w:rPr>
          <w:rtl/>
        </w:rPr>
        <w:t xml:space="preserve">לא</w:t>
      </w:r>
      <w:r>
        <w:rPr>
          <w:rtl/>
        </w:rPr>
        <w:t xml:space="preserve"> ירדו! ואלא דאם ירדו יעלו, </w:t>
      </w:r>
    </w:p>
    <w:p>
      <w:pPr>
        <w:pStyle w:val="38"/>
        <w:rPr>
          <w:ins w:id="98927" w:author="מנוע מכני" w:date="2026-10-11T12:04:39Z"/>
        </w:rPr>
      </w:pPr>
      <w:r>
        <w:t xml:space="preserve">הא </w:t>
      </w:r>
      <w:ins w:id="91179" w:author="מנוע מכני" w:date="2026-10-11T12:04:39Z">
        <w:r>
          <w:t xml:space="preserve">גם</w:t>
        </w:r>
      </w:ins>
      <w:del w:id="91180" w:author="מנוע מכני" w:date="2026-10-11T12:04:39Z">
        <w:r>
          <w:delText xml:space="preserve">נמי</w:delText>
        </w:r>
      </w:del>
      <w:r>
        <w:t xml:space="preserve"> תנינא:</w:t>
      </w:r>
    </w:p>
    <w:p w:rsidR="00DA63EC" w:rsidRDefault="00DA63EC" w:rsidP="00DA63EC">
      <w:pPr>
        <w:tabs>
          <w:tab w:val="left" w:pos="0"/>
          <w:tab w:val="center" w:pos="2835"/>
        </w:tabs>
        <w:rPr>
          <w:rtl/>
        </w:rPr>
      </w:pPr>
      <w:del w:id="98928" w:author="מנוע מכני" w:date="2026-10-11T12:04:39Z">
        <w:r>
          <w:rPr>
            <w:rtl/>
          </w:rPr>
          <w:delText xml:space="preserve"> </w:delText>
        </w:r>
      </w:del>
      <w:r>
        <w:rPr>
          <w:rtl/>
        </w:rPr>
        <w:t xml:space="preserve">כשם שאם עלו </w:t>
      </w:r>
      <w:r>
        <w:rPr>
          <w:rtl/>
        </w:rPr>
        <w:t xml:space="preserve">לא</w:t>
      </w:r>
      <w:r>
        <w:rPr>
          <w:rtl/>
        </w:rPr>
        <w:t xml:space="preserve"> ירדו, כך אם ירדו </w:t>
      </w:r>
      <w:r>
        <w:rPr>
          <w:rtl/>
        </w:rPr>
        <w:t xml:space="preserve">לא</w:t>
      </w:r>
      <w:r>
        <w:rPr>
          <w:rtl/>
        </w:rPr>
        <w:t xml:space="preserve"> יעלו! </w:t>
      </w:r>
      <w:r>
        <w:rPr>
          <w:rtl/>
        </w:rPr>
        <w:t xml:space="preserve">לא</w:t>
      </w:r>
      <w:r>
        <w:rPr>
          <w:rtl/>
        </w:rPr>
        <w:t xml:space="preserve"> צריכא שמשלה בהן האור.</w:t>
      </w:r>
    </w:p>
    <w:p w:rsidR="00DA63EC" w:rsidRDefault="00DA63EC" w:rsidP="00DA63EC">
      <w:pPr>
        <w:tabs>
          <w:tab w:val="left" w:pos="0"/>
          <w:tab w:val="center" w:pos="2835"/>
        </w:tabs>
        <w:rPr>
          <w:rtl/>
        </w:rPr>
      </w:pPr>
      <w:r>
        <w:rPr>
          <w:rtl/>
        </w:rPr>
        <w:t xml:space="preserve">הא </w:t>
      </w:r>
      <w:ins w:id="91181" w:author="מנוע מכני" w:date="2026-10-11T12:04:39Z">
        <w:r>
          <w:rPr>
            <w:rtl/>
          </w:rPr>
          <w:t xml:space="preserve">גם</w:t>
        </w:r>
      </w:ins>
      <w:del w:id="91182" w:author="מנוע מכני" w:date="2026-10-11T12:04:39Z">
        <w:r>
          <w:rPr>
            <w:rtl/>
          </w:rPr>
          <w:delText xml:space="preserve">נמי</w:delText>
        </w:r>
      </w:del>
      <w:r>
        <w:rPr>
          <w:rtl/>
        </w:rPr>
        <w:t xml:space="preserve"> אמרה </w:t>
      </w:r>
      <w:r>
        <w:rPr>
          <w:rStyle w:val="2fb"/>
          <w:rtl/>
        </w:rPr>
        <w:t xml:space="preserve">עולא</w:t>
      </w:r>
      <w:r>
        <w:rPr>
          <w:rtl/>
        </w:rPr>
        <w:t xml:space="preserve"> </w:t>
      </w:r>
      <w:ins w:id="92921" w:author="מנוע מכני" w:date="2026-10-11T12:04:39Z">
        <w:r>
          <w:rPr>
            <w:rtl/>
          </w:rPr>
          <w:t xml:space="preserve">אחת</w:t>
        </w:r>
      </w:ins>
      <w:del w:id="92922" w:author="מנוע מכני" w:date="2026-10-11T12:04:39Z">
        <w:r>
          <w:rPr>
            <w:rtl/>
          </w:rPr>
          <w:delText xml:space="preserve">חדא</w:delText>
        </w:r>
      </w:del>
      <w:r>
        <w:rPr>
          <w:rtl/>
        </w:rPr>
        <w:t xml:space="preserve"> </w:t>
      </w:r>
      <w:r>
        <w:rPr>
          <w:rFonts w:hint="cs"/>
          <w:rtl/>
        </w:rPr>
        <w:t>ד</w:t>
      </w:r>
      <w:ins w:id="96427" w:author="מנוע מכני" w:date="2026-10-11T12:04:39Z">
        <w:r>
          <w:rPr>
            <w:rtl/>
          </w:rPr>
          <w:t xml:space="preserve">דווקא ב</w:t>
        </w:r>
      </w:ins>
      <w:del w:id="96428" w:author="מנוע מכני" w:date="2026-10-11T12:04:39Z">
        <w:r>
          <w:rPr>
            <w:rtl/>
          </w:rPr>
          <w:delText xml:space="preserve">לא שנו אלא ש</w:delText>
        </w:r>
      </w:del>
      <w:r>
        <w:rPr>
          <w:rtl/>
        </w:rPr>
        <w:t xml:space="preserve">לא משלה בהן האור, אבל משלה בהן האור יעלו! </w:t>
      </w:r>
    </w:p>
    <w:p w:rsidR="00DA63EC" w:rsidRDefault="00DA63EC" w:rsidP="00DA63EC">
      <w:pPr>
        <w:tabs>
          <w:tab w:val="left" w:pos="0"/>
          <w:tab w:val="center" w:pos="2835"/>
        </w:tabs>
        <w:rPr>
          <w:rtl/>
        </w:rPr>
      </w:pPr>
      <w:r>
        <w:rPr>
          <w:rFonts w:hint="cs"/>
          <w:rtl/>
        </w:rPr>
        <w:t>הוו</w:t>
      </w:r>
      <w:r>
        <w:rPr>
          <w:rtl/>
        </w:rPr>
        <w:t>"</w:t>
      </w:r>
      <w:r>
        <w:rPr>
          <w:rFonts w:hint="cs"/>
          <w:rtl/>
        </w:rPr>
        <w:t xml:space="preserve">א </w:t>
      </w:r>
      <w:r>
        <w:rPr>
          <w:rtl/>
        </w:rPr>
        <w:t>ה"</w:t>
      </w:r>
      <w:r>
        <w:rPr>
          <w:rFonts w:hint="cs"/>
          <w:rtl/>
        </w:rPr>
        <w:t>מ</w:t>
      </w:r>
      <w:r>
        <w:rPr>
          <w:rtl/>
        </w:rPr>
        <w:t xml:space="preserve"> אבר דמחבר, אבל קומץ דמיפרת אימא </w:t>
      </w:r>
      <w:r>
        <w:rPr>
          <w:rtl/>
        </w:rPr>
        <w:t xml:space="preserve">לא</w:t>
      </w:r>
      <w:r>
        <w:rPr>
          <w:rtl/>
        </w:rPr>
        <w:t xml:space="preserve">, </w:t>
      </w:r>
      <w:r>
        <w:rPr>
          <w:rtl/>
        </w:rPr>
        <w:t xml:space="preserve">קמ"ל</w:t>
      </w:r>
      <w:r>
        <w:rPr>
          <w:rtl/>
        </w:rPr>
        <w:t xml:space="preserve">.</w:t>
      </w:r>
    </w:p>
    <w:p w:rsidR="00DA63EC" w:rsidRDefault="00DA63EC" w:rsidP="00DA63EC">
      <w:pPr>
        <w:pStyle w:val="afff3"/>
        <w:framePr w:wrap="around"/>
        <w:rPr>
          <w:rtl/>
        </w:rPr>
      </w:pPr>
      <w:r>
        <w:rPr>
          <w:rFonts w:hint="cs"/>
          <w:rtl/>
        </w:rPr>
        <w:t>מג.</w:t>
      </w:r>
    </w:p>
    <w:p>
      <w:pPr>
        <w:pStyle w:val="38"/>
        <w:rPr>
          <w:ins w:id="98929" w:author="מנוע מכני" w:date="2026-10-11T12:04:39Z"/>
        </w:rPr>
      </w:pPr>
      <w:r>
        <w:t xml:space="preserve">רב אחאי:</w:t>
      </w:r>
    </w:p>
    <w:p w:rsidR="00DA63EC" w:rsidRDefault="00DA63EC" w:rsidP="00DA63EC">
      <w:pPr>
        <w:tabs>
          <w:tab w:val="left" w:pos="0"/>
          <w:tab w:val="center" w:pos="2835"/>
        </w:tabs>
        <w:rPr>
          <w:rtl/>
        </w:rPr>
      </w:pPr>
      <w:del w:id="98930" w:author="מנוע מכני" w:date="2026-10-11T12:04:39Z">
        <w:r>
          <w:rPr>
            <w:rtl/>
          </w:rPr>
          <w:delText xml:space="preserve"> </w:delText>
        </w:r>
      </w:del>
      <w:r>
        <w:rPr>
          <w:rtl/>
        </w:rPr>
        <w:t xml:space="preserve">הלכך, </w:t>
      </w:r>
      <w:ins w:id="92925" w:author="מנוע מכני" w:date="2026-10-11T12:04:39Z">
        <w:r>
          <w:rPr>
            <w:rtl/>
          </w:rPr>
          <w:t xml:space="preserve">זה</w:t>
        </w:r>
      </w:ins>
      <w:del w:id="92926" w:author="מנוע מכני" w:date="2026-10-11T12:04:39Z">
        <w:r>
          <w:rPr>
            <w:rtl/>
          </w:rPr>
          <w:delText xml:space="preserve">האי</w:delText>
        </w:r>
      </w:del>
      <w:r>
        <w:rPr>
          <w:rtl/>
        </w:rPr>
        <w:t xml:space="preserve"> קומץ פיגול דפלגיה מחית אארעא ופלגיה אסקיה אמערכה ומשלה בו האור, מסיקנא </w:t>
      </w:r>
      <w:ins w:id="92923" w:author="מנוע מכני" w:date="2026-10-11T12:04:39Z">
        <w:r>
          <w:rPr>
            <w:rtl/>
          </w:rPr>
          <w:t xml:space="preserve">לו</w:t>
        </w:r>
      </w:ins>
      <w:del w:id="92924" w:author="מנוע מכני" w:date="2026-10-11T12:04:39Z">
        <w:r>
          <w:rPr>
            <w:rtl/>
          </w:rPr>
          <w:delText xml:space="preserve">ליה</w:delText>
        </w:r>
      </w:del>
      <w:r>
        <w:rPr>
          <w:rtl/>
        </w:rPr>
        <w:t xml:space="preserve"> </w:t>
      </w:r>
      <w:ins w:id="96185" w:author="מנוע מכני" w:date="2026-10-11T12:04:39Z">
        <w:r>
          <w:rPr>
            <w:rtl/>
          </w:rPr>
          <w:t xml:space="preserve">לכולו</w:t>
        </w:r>
      </w:ins>
      <w:del w:id="96186" w:author="מנוע מכני" w:date="2026-10-11T12:04:39Z">
        <w:r>
          <w:rPr>
            <w:rtl/>
          </w:rPr>
          <w:delText xml:space="preserve">לכוליה</w:delText>
        </w:r>
      </w:del>
      <w:r>
        <w:rPr>
          <w:rtl/>
        </w:rPr>
        <w:t xml:space="preserve"> לכתחלה.</w:t>
      </w:r>
    </w:p>
    <w:p w:rsidR="00DA63EC" w:rsidRDefault="00DA63EC" w:rsidP="00DA63EC">
      <w:pPr>
        <w:pStyle w:val="affffd"/>
        <w:rPr>
          <w:rtl/>
        </w:rPr>
      </w:pPr>
      <w:r>
        <w:rPr>
          <w:rtl/>
        </w:rPr>
        <w:t>׹</w:t>
      </w:r>
    </w:p>
    <w:p>
      <w:pPr>
        <w:pStyle w:val="38"/>
        <w:rPr>
          <w:ins w:id="98931" w:author="מנוע מכני" w:date="2026-10-11T12:04:39Z"/>
        </w:rPr>
      </w:pPr>
      <w:r>
        <w:t>רי</w:t>
      </w:r>
      <w:r>
        <w:t>"</w:t>
      </w:r>
      <w:r>
        <w:t>צ מרי</w:t>
      </w:r>
      <w:r>
        <w:t>"</w:t>
      </w:r>
      <w:r>
        <w:t>ו</w:t>
      </w:r>
      <w:r>
        <w:t xml:space="preserve">:</w:t>
      </w:r>
    </w:p>
    <w:p w:rsidR="00DA63EC" w:rsidRDefault="00DA63EC" w:rsidP="00DA63EC">
      <w:pPr>
        <w:tabs>
          <w:tab w:val="left" w:pos="0"/>
          <w:tab w:val="center" w:pos="2835"/>
        </w:tabs>
        <w:rPr>
          <w:rtl/>
        </w:rPr>
      </w:pPr>
      <w:del w:id="98932" w:author="מנוע מכני" w:date="2026-10-11T12:04:39Z">
        <w:r>
          <w:rPr>
            <w:rtl/>
          </w:rPr>
          <w:delText xml:space="preserve"> </w:delText>
        </w:r>
      </w:del>
      <w:r>
        <w:rPr>
          <w:rtl/>
        </w:rPr>
        <w:t xml:space="preserve">הפיגול והנותר והטמא שהעלן לגבי מזבח - פקע איסור מהן.</w:t>
      </w:r>
    </w:p>
    <w:p>
      <w:pPr>
        <w:pStyle w:val="38"/>
        <w:rPr>
          <w:ins w:id="98933" w:author="מנוע מכני" w:date="2026-10-11T12:04:39Z"/>
        </w:rPr>
      </w:pPr>
      <w:r>
        <w:lastRenderedPageBreak/>
        <w:t>אר</w:t>
      </w:r>
      <w:r>
        <w:t>"</w:t>
      </w:r>
      <w:r>
        <w:t>ח</w:t>
      </w:r>
      <w:r>
        <w:t xml:space="preserve">:</w:t>
      </w:r>
    </w:p>
    <w:p w:rsidR="00DA63EC" w:rsidRDefault="00DA63EC" w:rsidP="00DA63EC">
      <w:pPr>
        <w:tabs>
          <w:tab w:val="left" w:pos="0"/>
          <w:tab w:val="center" w:pos="2835"/>
        </w:tabs>
        <w:rPr>
          <w:rtl/>
        </w:rPr>
      </w:pPr>
      <w:del w:id="98934" w:author="מנוע מכני" w:date="2026-10-11T12:04:39Z">
        <w:r>
          <w:rPr>
            <w:rtl/>
          </w:rPr>
          <w:delText xml:space="preserve"> </w:delText>
        </w:r>
      </w:del>
      <w:r>
        <w:rPr>
          <w:rtl/>
        </w:rPr>
        <w:t xml:space="preserve">מרי דיכי, מזבח מקוה טהרה? </w:t>
      </w:r>
      <w:r>
        <w:rPr>
          <w:rtl/>
        </w:rPr>
        <w:t xml:space="preserve">אמר</w:t>
      </w:r>
      <w:r>
        <w:rPr>
          <w:rtl/>
        </w:rPr>
        <w:t xml:space="preserve"> </w:t>
      </w:r>
      <w:r>
        <w:rPr>
          <w:rStyle w:val="2fb"/>
          <w:rtl/>
        </w:rPr>
        <w:t xml:space="preserve">רבי זירא</w:t>
      </w:r>
      <w:r>
        <w:rPr>
          <w:rtl/>
        </w:rPr>
        <w:t xml:space="preserve">: שמשלה בהן האור.</w:t>
      </w:r>
    </w:p>
    <w:p>
      <w:pPr>
        <w:pStyle w:val="38"/>
        <w:rPr>
          <w:ins w:id="98935" w:author="מנוע מכני" w:date="2026-10-11T12:04:39Z"/>
        </w:rPr>
      </w:pPr>
      <w:r>
        <w:t>מתיב ר</w:t>
      </w:r>
      <w:r>
        <w:t>יב</w:t>
      </w:r>
      <w:r>
        <w:t>"</w:t>
      </w:r>
      <w:r>
        <w:t xml:space="preserve">ב </w:t>
      </w:r>
      <w:r>
        <w:t xml:space="preserve">אחרים</w:t>
      </w:r>
      <w:del w:id="101649" w:author="מנוע מכני" w:date="2026-10-11T12:04:39Z">
        <w:r>
          <w:delText xml:space="preserve"> אומרים</w:delText>
        </w:r>
      </w:del>
      <w:r>
        <w:t xml:space="preserve">:</w:t>
      </w:r>
    </w:p>
    <w:p w:rsidR="00DA63EC" w:rsidRDefault="00DA63EC" w:rsidP="00DA63EC">
      <w:pPr>
        <w:tabs>
          <w:tab w:val="left" w:pos="0"/>
          <w:tab w:val="center" w:pos="2835"/>
        </w:tabs>
        <w:rPr>
          <w:rtl/>
        </w:rPr>
      </w:pPr>
      <w:del w:id="98936" w:author="מנוע מכני" w:date="2026-10-11T12:04:39Z">
        <w:r w:rsidRPr="00464129">
          <w:rPr>
            <w:rStyle w:val="afffff0"/>
            <w:rtl/>
          </w:rPr>
          <w:delText xml:space="preserve"> </w:delText>
        </w:r>
      </w:del>
      <w:r w:rsidRPr="00464129">
        <w:rPr>
          <w:rStyle w:val="afffff0"/>
          <w:rFonts w:hint="cs"/>
          <w:rtl/>
        </w:rPr>
        <w:t>'</w:t>
      </w:r>
      <w:ins w:id="90681" w:author="Claude - סמנטי" w:date="2026-10-11T12:26:16Z">
        <w:r>
          <w:rPr>
            <w:rStyle w:val="afffff0"/>
            <w:rtl/>
          </w:rPr>
          <w:t xml:space="preserve">וְטוּמְאָתוֹ עָלָיו</w:t>
        </w:r>
      </w:ins>
      <w:del w:id="90682" w:author="Claude - סמנטי" w:date="2026-10-11T12:26:16Z">
        <w:r w:rsidRPr="00464129">
          <w:rPr>
            <w:rStyle w:val="afffff0"/>
            <w:rtl/>
          </w:rPr>
          <w:delText xml:space="preserve">וטומאתו עליו</w:delText>
        </w:r>
      </w:del>
      <w:r w:rsidRPr="00464129">
        <w:rPr>
          <w:rStyle w:val="afffff0"/>
          <w:rFonts w:hint="cs"/>
          <w:rtl/>
        </w:rPr>
        <w:t>'</w:t>
      </w:r>
      <w:r w:rsidRPr="00464129">
        <w:rPr>
          <w:rStyle w:val="afffff0"/>
          <w:rtl/>
        </w:rPr>
        <w:t xml:space="preserve"> </w:t>
      </w:r>
      <w:r>
        <w:rPr>
          <w:rtl/>
        </w:rPr>
        <w:t xml:space="preserve">- מי שטומאה פורחת ממנו, יצא בשר שאין טומאה פורחת ממנו</w:t>
      </w:r>
      <w:ins w:id="94493" w:author="מנוע מכני" w:date="2026-10-11T12:04:39Z">
        <w:r>
          <w:rPr>
            <w:rtl/>
          </w:rPr>
          <w:t xml:space="preserve">,</w:t>
        </w:r>
      </w:ins>
      <w:del w:id="94494" w:author="מנוע מכני" w:date="2026-10-11T12:04:39Z">
        <w:r>
          <w:rPr>
            <w:rtl/>
          </w:rPr>
          <w:delText xml:space="preserve">;</w:delText>
        </w:r>
      </w:del>
    </w:p>
    <w:p>
      <w:pPr>
        <w:pStyle w:val="38"/>
        <w:rPr>
          <w:ins w:id="98937" w:author="מנוע מכני" w:date="2026-10-11T12:04:39Z"/>
        </w:rPr>
      </w:pPr>
      <w:r>
        <w:t xml:space="preserve">- רבא:</w:t>
      </w:r>
    </w:p>
    <w:p w:rsidR="00DA63EC" w:rsidRDefault="00DA63EC" w:rsidP="00DA63EC">
      <w:pPr>
        <w:pStyle w:val="affffb"/>
        <w:rPr>
          <w:rtl/>
        </w:rPr>
      </w:pPr>
      <w:del w:id="98938" w:author="מנוע מכני" w:date="2026-10-11T12:04:39Z">
        <w:r>
          <w:rPr>
            <w:rtl/>
          </w:rPr>
          <w:delText xml:space="preserve"> </w:delText>
        </w:r>
      </w:del>
      <w:r>
        <w:rPr>
          <w:rtl/>
        </w:rPr>
        <w:t xml:space="preserve">על ידי מקוה </w:t>
      </w:r>
      <w:ins w:id="97059" w:author="מנוע מכני" w:date="2026-10-11T12:04:39Z">
        <w:r>
          <w:rPr>
            <w:rtl/>
          </w:rPr>
          <w:t xml:space="preserve">אומרים</w:t>
        </w:r>
      </w:ins>
      <w:del w:id="97060" w:author="מנוע מכני" w:date="2026-10-11T12:04:39Z">
        <w:r>
          <w:rPr>
            <w:rtl/>
          </w:rPr>
          <w:delText xml:space="preserve">קאמרינן</w:delText>
        </w:r>
      </w:del>
      <w:r>
        <w:rPr>
          <w:rtl/>
        </w:rPr>
        <w:t xml:space="preserve">.</w:t>
      </w:r>
    </w:p>
    <w:p w:rsidR="00DA63EC" w:rsidRDefault="00DA63EC" w:rsidP="00DA63EC">
      <w:pPr>
        <w:tabs>
          <w:tab w:val="left" w:pos="0"/>
          <w:tab w:val="center" w:pos="2835"/>
        </w:tabs>
        <w:rPr>
          <w:rtl/>
        </w:rPr>
      </w:pPr>
      <w:ins w:id="92929" w:author="מנוע מכני" w:date="2026-10-11T12:04:39Z">
        <w:r>
          <w:rPr>
            <w:rtl/>
          </w:rPr>
          <w:t xml:space="preserve">כלום</w:t>
        </w:r>
      </w:ins>
      <w:del w:id="92930" w:author="מנוע מכני" w:date="2026-10-11T12:04:39Z">
        <w:r>
          <w:rPr>
            <w:rtl/>
          </w:rPr>
          <w:delText xml:space="preserve">מידי</w:delText>
        </w:r>
      </w:del>
      <w:r>
        <w:rPr>
          <w:rtl/>
        </w:rPr>
        <w:t xml:space="preserve"> מקוה כתיב? אלא </w:t>
      </w:r>
      <w:r>
        <w:rPr>
          <w:rtl/>
        </w:rPr>
        <w:t xml:space="preserve">אמר</w:t>
      </w:r>
      <w:r>
        <w:rPr>
          <w:rtl/>
        </w:rPr>
        <w:t xml:space="preserve"> </w:t>
      </w:r>
      <w:ins w:id="90327" w:author="מנוע מכני" w:date="2026-10-11T12:04:39Z">
        <w:r>
          <w:rPr>
            <w:rStyle w:val="2fb"/>
            <w:rtl/>
          </w:rPr>
          <w:t xml:space="preserve">ר"פ</w:t>
        </w:r>
      </w:ins>
      <w:del w:id="90328" w:author="מנוע מכני" w:date="2026-10-11T12:04:39Z">
        <w:r>
          <w:rPr>
            <w:rtl/>
          </w:rPr>
          <w:delText xml:space="preserve">רב פפא</w:delText>
        </w:r>
      </w:del>
      <w:r>
        <w:rPr>
          <w:rtl/>
        </w:rPr>
        <w:t xml:space="preserve">: בבשר שלמים </w:t>
      </w:r>
      <w:ins w:id="92927" w:author="מנוע מכני" w:date="2026-10-11T12:04:39Z">
        <w:r>
          <w:rPr>
            <w:rtl/>
          </w:rPr>
          <w:t xml:space="preserve">מדובר</w:t>
        </w:r>
      </w:ins>
      <w:del w:id="92928" w:author="מנוע מכני" w:date="2026-10-11T12:04:39Z">
        <w:r>
          <w:rPr>
            <w:rtl/>
          </w:rPr>
          <w:delText xml:space="preserve">עסקינן</w:delText>
        </w:r>
      </w:del>
      <w:r>
        <w:rPr>
          <w:rtl/>
        </w:rPr>
        <w:t xml:space="preserve">, דלא חזי להקרבה.</w:t>
      </w:r>
    </w:p>
    <w:p>
      <w:pPr>
        <w:pStyle w:val="38"/>
        <w:rPr>
          <w:ins w:id="98939" w:author="מנוע מכני" w:date="2026-10-11T12:04:39Z"/>
        </w:rPr>
      </w:pPr>
      <w:r>
        <w:t>רבינא:</w:t>
      </w:r>
    </w:p>
    <w:p w:rsidR="00DA63EC" w:rsidRDefault="00DA63EC" w:rsidP="00DA63EC">
      <w:pPr>
        <w:tabs>
          <w:tab w:val="left" w:pos="0"/>
          <w:tab w:val="center" w:pos="2835"/>
        </w:tabs>
        <w:rPr>
          <w:rtl/>
        </w:rPr>
      </w:pPr>
      <w:del w:id="98940" w:author="מנוע מכני" w:date="2026-10-11T12:04:39Z">
        <w:r w:rsidRPr="00464129">
          <w:rPr>
            <w:rStyle w:val="afffff0"/>
            <w:rtl/>
          </w:rPr>
          <w:delText xml:space="preserve"> </w:delText>
        </w:r>
      </w:del>
      <w:r w:rsidRPr="00464129">
        <w:rPr>
          <w:rStyle w:val="afffff0"/>
          <w:rFonts w:hint="cs"/>
          <w:rtl/>
        </w:rPr>
        <w:t>'</w:t>
      </w:r>
      <w:ins w:id="90683" w:author="Claude - סמנטי" w:date="2026-10-11T12:26:16Z">
        <w:r>
          <w:rPr>
            <w:rStyle w:val="afffff0"/>
            <w:rtl/>
          </w:rPr>
          <w:t xml:space="preserve">וְטוּמְאָתוֹ עָלָיו</w:t>
        </w:r>
      </w:ins>
      <w:del w:id="90684" w:author="Claude - סמנטי" w:date="2026-10-11T12:26:16Z">
        <w:r w:rsidRPr="00464129">
          <w:rPr>
            <w:rStyle w:val="afffff0"/>
            <w:rtl/>
          </w:rPr>
          <w:delText xml:space="preserve">וטומאתו עליו</w:delText>
        </w:r>
      </w:del>
      <w:r w:rsidRPr="00464129">
        <w:rPr>
          <w:rStyle w:val="afffff0"/>
          <w:rFonts w:hint="cs"/>
          <w:rtl/>
        </w:rPr>
        <w:t>'</w:t>
      </w:r>
      <w:r w:rsidRPr="00464129">
        <w:rPr>
          <w:rStyle w:val="afffff0"/>
          <w:rtl/>
        </w:rPr>
        <w:t xml:space="preserve"> </w:t>
      </w:r>
      <w:r>
        <w:rPr>
          <w:rtl/>
        </w:rPr>
        <w:t>- מי שטומאה פורחת ממנו כשהוא שלם, יצא בשר דבר שאין טומאה פורחת כשהוא שלם אלא כשהוא חסר.</w:t>
      </w:r>
    </w:p>
    <w:p w:rsidR="00DA63EC" w:rsidRDefault="00DA63EC" w:rsidP="00DA63EC">
      <w:pPr>
        <w:pStyle w:val="affffd"/>
        <w:rPr>
          <w:rtl/>
        </w:rPr>
      </w:pPr>
      <w:r>
        <w:rPr>
          <w:rtl/>
        </w:rPr>
        <w:t>׹</w:t>
      </w:r>
    </w:p>
    <w:p>
      <w:pPr>
        <w:pStyle w:val="afffff8"/>
        <w:rPr>
          <w:ins w:id="90461" w:author="קלוד" w:date="2026-10-11T12:29:36Z"/>
        </w:rPr>
      </w:pPr>
      <w:ins w:id="90462" w:author="קלוד" w:date="2026-10-11T12:29:36Z">
        <w:r>
          <w:rPr>
            <w:color w:val="7B3F00"/>
          </w:rPr>
          <w:t xml:space="preserve">'וטומאתו עליו' - בטומאת הגוף הכתוב מדבר</w:t>
        </w:r>
      </w:ins>
    </w:p>
    <w:p>
      <w:pPr>
        <w:pStyle w:val="38"/>
        <w:rPr>
          <w:ins w:id="98942" w:author="מנוע מכני" w:date="2026-10-11T12:04:39Z"/>
        </w:rPr>
      </w:pPr>
      <w:del w:id="98941" w:author="מנוע מכני" w:date="2026-10-11T12:04:39Z">
        <w:r>
          <w:delText xml:space="preserve">•</w:delText>
        </w:r>
      </w:del>
      <w:r>
        <w:t xml:space="preserve"> </w:t>
      </w:r>
      <w:r w:rsidRPr="003144A8">
        <w:t>גופא</w:t>
      </w:r>
      <w:r>
        <w:t xml:space="preserve">:</w:t>
      </w:r>
    </w:p>
    <w:p w:rsidR="00DA63EC" w:rsidRDefault="00DA63EC" w:rsidP="00DA63EC">
      <w:pPr>
        <w:tabs>
          <w:tab w:val="left" w:pos="0"/>
          <w:tab w:val="center" w:pos="2835"/>
        </w:tabs>
        <w:rPr>
          <w:rtl/>
        </w:rPr>
      </w:pPr>
      <w:del w:id="98943" w:author="מנוע מכני" w:date="2026-10-11T12:04:39Z">
        <w:r>
          <w:rPr>
            <w:rtl/>
          </w:rPr>
          <w:delText xml:space="preserve"> </w:delText>
        </w:r>
      </w:del>
      <w:r>
        <w:rPr>
          <w:rtl/>
        </w:rPr>
        <w:t xml:space="preserve">וטומאתו עליו - בטומאת הגוף הכתוב מדבר</w:t>
      </w:r>
      <w:ins w:id="94495" w:author="מנוע מכני" w:date="2026-10-11T12:04:39Z">
        <w:r>
          <w:rPr>
            <w:rtl/>
          </w:rPr>
          <w:t xml:space="preserve">,</w:t>
        </w:r>
      </w:ins>
      <w:del w:id="94496"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אתה אומר: בטומאת הגוף, או אינו אלא בטומאת בשר? נאמר כאן טומאתו ונאמר להלן </w:t>
      </w:r>
      <w:r w:rsidRPr="00FE1B89">
        <w:rPr>
          <w:spacing w:val="-2"/>
          <w:rtl/>
        </w:rPr>
        <w:t xml:space="preserve">טומאתו בו, מה להלן בטומאת הגוף הכתוב מדבר, אף כאן בטומאת הגוף הכתוב מדבר</w:t>
      </w:r>
      <w:ins w:id="94497" w:author="מנוע מכני" w:date="2026-10-11T12:04:39Z">
        <w:r>
          <w:rPr>
            <w:spacing w:val="-2"/>
            <w:rtl/>
          </w:rPr>
          <w:t xml:space="preserve">,</w:t>
        </w:r>
      </w:ins>
      <w:del w:id="94498" w:author="מנוע מכני" w:date="2026-10-11T12:04:39Z">
        <w:r w:rsidRPr="00FE1B89">
          <w:rPr>
            <w:spacing w:val="-2"/>
            <w:rtl/>
          </w:rPr>
          <w:delText xml:space="preserve">;</w:delText>
        </w:r>
      </w:del>
    </w:p>
    <w:p>
      <w:pPr>
        <w:pStyle w:val="38"/>
        <w:rPr>
          <w:ins w:id="98944" w:author="מנוע מכני" w:date="2026-10-11T12:04:39Z"/>
        </w:rPr>
      </w:pPr>
      <w:r>
        <w:t xml:space="preserve">ר' יוסי</w:t>
      </w:r>
      <w:del w:id="101650" w:author="מנוע מכני" w:date="2026-10-11T12:04:39Z">
        <w:r>
          <w:delText xml:space="preserve"> אומר</w:delText>
        </w:r>
      </w:del>
      <w:r>
        <w:t xml:space="preserve">:</w:t>
      </w:r>
    </w:p>
    <w:p w:rsidR="00DA63EC" w:rsidRDefault="00DA63EC" w:rsidP="00DA63EC">
      <w:pPr>
        <w:tabs>
          <w:tab w:val="left" w:pos="0"/>
          <w:tab w:val="center" w:pos="2835"/>
        </w:tabs>
        <w:rPr>
          <w:rtl/>
        </w:rPr>
      </w:pPr>
      <w:del w:id="98945" w:author="מנוע מכני" w:date="2026-10-11T12:04:39Z">
        <w:r>
          <w:rPr>
            <w:rtl/>
          </w:rPr>
          <w:delText xml:space="preserve"> </w:delText>
        </w:r>
      </w:del>
      <w:r>
        <w:rPr>
          <w:rtl/>
        </w:rPr>
        <w:t xml:space="preserve">הואיל ונאמרו קדשים בלשון רבים ונאמרה טומאה בלשון יחיד, בטומאת הגוף הכתוב מדבר</w:t>
      </w:r>
      <w:ins w:id="94499" w:author="מנוע מכני" w:date="2026-10-11T12:04:39Z">
        <w:r>
          <w:rPr>
            <w:rtl/>
          </w:rPr>
          <w:t xml:space="preserve">,</w:t>
        </w:r>
      </w:ins>
      <w:del w:id="94500" w:author="מנוע מכני" w:date="2026-10-11T12:04:39Z">
        <w:r>
          <w:rPr>
            <w:rtl/>
          </w:rPr>
          <w:delText xml:space="preserve">;</w:delText>
        </w:r>
      </w:del>
    </w:p>
    <w:p>
      <w:pPr>
        <w:pStyle w:val="38"/>
        <w:rPr>
          <w:ins w:id="98946" w:author="מנוע מכני" w:date="2026-10-11T12:04:39Z"/>
        </w:rPr>
      </w:pPr>
      <w:r>
        <w:t>רבי:</w:t>
      </w:r>
    </w:p>
    <w:p w:rsidR="00DA63EC" w:rsidRDefault="00DA63EC" w:rsidP="00DA63EC">
      <w:pPr>
        <w:tabs>
          <w:tab w:val="left" w:pos="0"/>
          <w:tab w:val="center" w:pos="2835"/>
        </w:tabs>
        <w:rPr>
          <w:rtl/>
        </w:rPr>
      </w:pPr>
      <w:del w:id="98947"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ואכל</w:t>
      </w:r>
      <w:r w:rsidRPr="00464129">
        <w:rPr>
          <w:rStyle w:val="afffff0"/>
          <w:rFonts w:hint="cs"/>
          <w:rtl/>
        </w:rPr>
        <w:t>'</w:t>
      </w:r>
      <w:r w:rsidRPr="00464129">
        <w:rPr>
          <w:rStyle w:val="afffff0"/>
          <w:rtl/>
        </w:rPr>
        <w:t xml:space="preserve"> </w:t>
      </w:r>
      <w:r>
        <w:rPr>
          <w:rtl/>
        </w:rPr>
        <w:t xml:space="preserve">- בטומאת הגוף הכתוב מדבר</w:t>
      </w:r>
      <w:ins w:id="94501" w:author="מנוע מכני" w:date="2026-10-11T12:04:39Z">
        <w:r>
          <w:rPr>
            <w:rtl/>
          </w:rPr>
          <w:t xml:space="preserve">,</w:t>
        </w:r>
      </w:ins>
      <w:del w:id="94502" w:author="מנוע מכני" w:date="2026-10-11T12:04:39Z">
        <w:r>
          <w:rPr>
            <w:rtl/>
          </w:rPr>
          <w:delText xml:space="preserve">;</w:delText>
        </w:r>
      </w:del>
    </w:p>
    <w:p w:rsidR="00DA63EC" w:rsidRDefault="00DA63EC" w:rsidP="00DA63EC">
      <w:pPr>
        <w:tabs>
          <w:tab w:val="left" w:pos="0"/>
          <w:tab w:val="center" w:pos="2835"/>
        </w:tabs>
        <w:rPr>
          <w:rtl/>
        </w:rPr>
      </w:pPr>
      <w:r>
        <w:rPr>
          <w:rtl/>
        </w:rPr>
        <w:t>אחרים אמרו:</w:t>
      </w:r>
      <w:r w:rsidRPr="00464129">
        <w:rPr>
          <w:rStyle w:val="afffff0"/>
          <w:rtl/>
        </w:rPr>
        <w:t xml:space="preserve"> </w:t>
      </w:r>
      <w:r w:rsidRPr="00464129">
        <w:rPr>
          <w:rStyle w:val="afffff0"/>
          <w:rFonts w:hint="cs"/>
          <w:rtl/>
        </w:rPr>
        <w:t>'</w:t>
      </w:r>
      <w:ins w:id="90685" w:author="Claude - סמנטי" w:date="2026-10-11T12:26:16Z">
        <w:r>
          <w:rPr>
            <w:rStyle w:val="afffff0"/>
            <w:rtl/>
          </w:rPr>
          <w:t xml:space="preserve">וְטוּמְאָתוֹ עָלָיו</w:t>
        </w:r>
      </w:ins>
      <w:del w:id="90686" w:author="Claude - סמנטי" w:date="2026-10-11T12:26:16Z">
        <w:r w:rsidRPr="00464129">
          <w:rPr>
            <w:rStyle w:val="afffff0"/>
            <w:rtl/>
          </w:rPr>
          <w:delText xml:space="preserve">וטומאתו עליו</w:delText>
        </w:r>
      </w:del>
      <w:r w:rsidRPr="00464129">
        <w:rPr>
          <w:rStyle w:val="afffff0"/>
          <w:rFonts w:hint="cs"/>
          <w:rtl/>
        </w:rPr>
        <w:t>'</w:t>
      </w:r>
      <w:r w:rsidRPr="00464129">
        <w:rPr>
          <w:rStyle w:val="afffff0"/>
          <w:rtl/>
        </w:rPr>
        <w:t xml:space="preserve"> </w:t>
      </w:r>
      <w:r>
        <w:rPr>
          <w:rtl/>
        </w:rPr>
        <w:t>- מי שטומאה פורחת ממנו, יצא בשר שאין טומאה פורחת ממנו.</w:t>
      </w:r>
    </w:p>
    <w:p w:rsidR="00DA63EC" w:rsidRDefault="00DA63EC" w:rsidP="00DA63EC">
      <w:pPr>
        <w:tabs>
          <w:tab w:val="left" w:pos="0"/>
          <w:tab w:val="center" w:pos="2835"/>
        </w:tabs>
        <w:rPr>
          <w:rtl/>
        </w:rPr>
      </w:pPr>
    </w:p>
    <w:p>
      <w:pPr>
        <w:pStyle w:val="38"/>
        <w:rPr>
          <w:ins w:id="98948" w:author="מנוע מכני" w:date="2026-10-11T12:04:39Z"/>
        </w:rPr>
      </w:pPr>
      <w:r w:rsidRPr="001F3D5D">
        <w:t xml:space="preserve">אמר</w:t>
      </w:r>
      <w:r w:rsidRPr="001F3D5D">
        <w:t xml:space="preserve"> מר, רבי</w:t>
      </w:r>
      <w:del w:id="101651" w:author="מנוע מכני" w:date="2026-10-11T12:04:39Z">
        <w:r w:rsidRPr="001F3D5D">
          <w:delText xml:space="preserve"> אומר</w:delText>
        </w:r>
      </w:del>
      <w:r w:rsidRPr="001F3D5D">
        <w:t xml:space="preserve">:</w:t>
      </w:r>
    </w:p>
    <w:p w:rsidR="00DA63EC" w:rsidRDefault="00DA63EC" w:rsidP="00DA63EC">
      <w:pPr>
        <w:tabs>
          <w:tab w:val="left" w:pos="0"/>
          <w:tab w:val="center" w:pos="2835"/>
        </w:tabs>
        <w:rPr>
          <w:b/>
          <w:bCs/>
          <w:rtl/>
        </w:rPr>
      </w:pPr>
      <w:del w:id="98949" w:author="מנוע מכני" w:date="2026-10-11T12:04:39Z">
        <w:r w:rsidRPr="001F3D5D">
          <w:rPr>
            <w:b/>
            <w:bCs/>
            <w:rtl/>
          </w:rPr>
          <w:delText xml:space="preserve"> </w:delText>
        </w:r>
      </w:del>
      <w:r w:rsidRPr="001F3D5D">
        <w:rPr>
          <w:b/>
          <w:bCs/>
          <w:rtl/>
        </w:rPr>
        <w:t xml:space="preserve">ואכל - בטומאת הגוף הכתוב מדבר.</w:t>
      </w:r>
    </w:p>
    <w:p>
      <w:pPr>
        <w:pStyle w:val="38"/>
        <w:rPr>
          <w:ins w:id="98950" w:author="מנוע מכני" w:date="2026-10-11T12:04:39Z"/>
        </w:rPr>
      </w:pPr>
      <w:r>
        <w:t xml:space="preserve">רבא:</w:t>
      </w:r>
    </w:p>
    <w:p w:rsidR="00DA63EC" w:rsidRDefault="00DA63EC" w:rsidP="00DA63EC">
      <w:pPr>
        <w:tabs>
          <w:tab w:val="left" w:pos="0"/>
          <w:tab w:val="center" w:pos="2835"/>
        </w:tabs>
        <w:rPr>
          <w:rtl/>
        </w:rPr>
      </w:pPr>
      <w:del w:id="98951" w:author="מנוע מכני" w:date="2026-10-11T12:04:39Z">
        <w:r>
          <w:rPr>
            <w:rtl/>
          </w:rPr>
          <w:delText xml:space="preserve"> </w:delText>
        </w:r>
      </w:del>
      <w:r>
        <w:rPr>
          <w:rtl/>
        </w:rPr>
        <w:t xml:space="preserve">כל קרא דלא מפרש </w:t>
      </w:r>
      <w:ins w:id="92931" w:author="מנוע מכני" w:date="2026-10-11T12:04:39Z">
        <w:r>
          <w:rPr>
            <w:rtl/>
          </w:rPr>
          <w:t xml:space="preserve">לו</w:t>
        </w:r>
      </w:ins>
      <w:del w:id="92932" w:author="מנוע מכני" w:date="2026-10-11T12:04:39Z">
        <w:r>
          <w:rPr>
            <w:rtl/>
          </w:rPr>
          <w:delText xml:space="preserve">ליה</w:delText>
        </w:r>
      </w:del>
      <w:r>
        <w:rPr>
          <w:rtl/>
        </w:rPr>
        <w:t xml:space="preserve"> </w:t>
      </w:r>
      <w:r>
        <w:rPr>
          <w:rStyle w:val="2fb"/>
          <w:rtl/>
        </w:rPr>
        <w:t xml:space="preserve">רב</w:t>
      </w:r>
      <w:r>
        <w:rPr>
          <w:rtl/>
        </w:rPr>
        <w:t xml:space="preserve"> יצחק בר אבודימי וכל </w:t>
      </w:r>
      <w:ins w:id="95569" w:author="מנוע מכני" w:date="2026-10-11T12:04:39Z">
        <w:r>
          <w:rPr>
            <w:rtl/>
          </w:rPr>
          <w:t xml:space="preserve">ברייתא</w:t>
        </w:r>
      </w:ins>
      <w:del w:id="95570" w:author="מנוע מכני" w:date="2026-10-11T12:04:39Z">
        <w:r>
          <w:rPr>
            <w:rtl/>
          </w:rPr>
          <w:delText xml:space="preserve">מתניתא</w:delText>
        </w:r>
      </w:del>
      <w:r>
        <w:rPr>
          <w:rtl/>
        </w:rPr>
        <w:t xml:space="preserve"> דלא מפרשא לה </w:t>
      </w:r>
      <w:r>
        <w:rPr>
          <w:rStyle w:val="2fb"/>
          <w:rtl/>
        </w:rPr>
        <w:t xml:space="preserve">רב</w:t>
      </w:r>
      <w:r>
        <w:rPr>
          <w:rtl/>
        </w:rPr>
        <w:t xml:space="preserve"> </w:t>
      </w:r>
      <w:r>
        <w:rPr>
          <w:rStyle w:val="2fb"/>
          <w:rtl/>
        </w:rPr>
        <w:t xml:space="preserve">זעירי</w:t>
      </w:r>
      <w:r>
        <w:rPr>
          <w:rtl/>
        </w:rPr>
        <w:t xml:space="preserve"> </w:t>
      </w:r>
      <w:r>
        <w:rPr>
          <w:rtl/>
        </w:rPr>
        <w:t xml:space="preserve">לא</w:t>
      </w:r>
      <w:r>
        <w:rPr>
          <w:rtl/>
        </w:rPr>
        <w:t xml:space="preserve"> מיפרשא, </w:t>
      </w:r>
    </w:p>
    <w:p>
      <w:pPr>
        <w:pStyle w:val="38"/>
        <w:rPr>
          <w:ins w:id="98952" w:author="מנוע מכני" w:date="2026-10-11T12:04:39Z"/>
        </w:rPr>
      </w:pPr>
      <w:ins w:id="92933" w:author="מנוע מכני" w:date="2026-10-11T12:04:39Z">
        <w:r>
          <w:t xml:space="preserve">כך</w:t>
        </w:r>
      </w:ins>
      <w:del w:id="92934" w:author="מנוע מכני" w:date="2026-10-11T12:04:39Z">
        <w:r>
          <w:delText xml:space="preserve">הכי</w:delText>
        </w:r>
      </w:del>
      <w:r>
        <w:t xml:space="preserve"> </w:t>
      </w:r>
      <w:r>
        <w:t xml:space="preserve">אמר</w:t>
      </w:r>
      <w:r>
        <w:t xml:space="preserve"> ר</w:t>
      </w:r>
      <w:r>
        <w:t>יב</w:t>
      </w:r>
      <w:r>
        <w:t>"</w:t>
      </w:r>
      <w:r>
        <w:t>א</w:t>
      </w:r>
      <w:r>
        <w:t xml:space="preserve">:</w:t>
      </w:r>
    </w:p>
    <w:p w:rsidR="00DA63EC" w:rsidRDefault="00DA63EC" w:rsidP="00DA63EC">
      <w:pPr>
        <w:tabs>
          <w:tab w:val="left" w:pos="0"/>
          <w:tab w:val="center" w:pos="2835"/>
        </w:tabs>
        <w:rPr>
          <w:rtl/>
        </w:rPr>
      </w:pPr>
      <w:del w:id="98953" w:author="מנוע מכני" w:date="2026-10-11T12:04:39Z">
        <w:r>
          <w:rPr>
            <w:rtl/>
          </w:rPr>
          <w:delText xml:space="preserve"> </w:delText>
        </w:r>
      </w:del>
      <w:r>
        <w:rPr>
          <w:rtl/>
        </w:rPr>
        <w:t xml:space="preserve">הואיל ופתח הכתוב בלשון נקבה וסיים בלשון נקבה ולשון זכר באמצע, בטומאת הגוף הכתוב מדבר.</w:t>
      </w:r>
    </w:p>
    <w:p w:rsidR="00DA63EC" w:rsidRDefault="00DA63EC" w:rsidP="00DA63EC">
      <w:pPr>
        <w:tabs>
          <w:tab w:val="left" w:pos="0"/>
          <w:tab w:val="center" w:pos="2835"/>
        </w:tabs>
        <w:rPr>
          <w:rtl/>
        </w:rPr>
      </w:pPr>
      <w:ins w:id="95571" w:author="מנוע מכני" w:date="2026-10-11T12:04:39Z">
        <w:r>
          <w:rPr>
            <w:rtl/>
          </w:rPr>
          <w:t xml:space="preserve">ברייתא</w:t>
        </w:r>
      </w:ins>
      <w:del w:id="95572" w:author="מנוע מכני" w:date="2026-10-11T12:04:39Z">
        <w:r>
          <w:rPr>
            <w:rtl/>
          </w:rPr>
          <w:delText xml:space="preserve">מתניתא</w:delText>
        </w:r>
      </w:del>
      <w:r>
        <w:rPr>
          <w:rtl/>
        </w:rPr>
        <w:t xml:space="preserve">, </w:t>
      </w:r>
      <w:r>
        <w:rPr>
          <w:rtl/>
        </w:rPr>
        <w:t xml:space="preserve">דתניא</w:t>
      </w:r>
      <w:r>
        <w:rPr>
          <w:rtl/>
        </w:rPr>
        <w:t xml:space="preserve">: אם נאמרו קלות, למה נאמרו חמורות? ואם נאמר חמורות, למה נאמר קלות? </w:t>
      </w:r>
    </w:p>
    <w:p w:rsidR="00DA63EC" w:rsidRPr="00FE1B89" w:rsidRDefault="00DA63EC" w:rsidP="00DA63EC">
      <w:pPr>
        <w:tabs>
          <w:tab w:val="left" w:pos="0"/>
          <w:tab w:val="center" w:pos="2835"/>
        </w:tabs>
        <w:rPr>
          <w:spacing w:val="-6"/>
          <w:rtl/>
        </w:rPr>
      </w:pPr>
      <w:r w:rsidRPr="00FE1B89">
        <w:rPr>
          <w:spacing w:val="-6"/>
          <w:rtl/>
        </w:rPr>
        <w:t xml:space="preserve">אם נאמר קלות ולא חמורות, הייתי אומר: על הקלות בלאו ועל החמורות במיתה, לכך נאמר חמורות</w:t>
      </w:r>
      <w:ins w:id="94503" w:author="מנוע מכני" w:date="2026-10-11T12:04:39Z">
        <w:r>
          <w:rPr>
            <w:spacing w:val="-6"/>
            <w:rtl/>
          </w:rPr>
          <w:t xml:space="preserve">,</w:t>
        </w:r>
      </w:ins>
      <w:del w:id="94504" w:author="מנוע מכני" w:date="2026-10-11T12:04:39Z">
        <w:r w:rsidRPr="00FE1B89">
          <w:rPr>
            <w:spacing w:val="-6"/>
            <w:rtl/>
          </w:rPr>
          <w:delText xml:space="preserve">;</w:delText>
        </w:r>
      </w:del>
    </w:p>
    <w:p w:rsidR="00DA63EC" w:rsidRDefault="00DA63EC" w:rsidP="00DA63EC">
      <w:pPr>
        <w:tabs>
          <w:tab w:val="left" w:pos="0"/>
          <w:tab w:val="center" w:pos="2835"/>
        </w:tabs>
        <w:rPr>
          <w:rtl/>
        </w:rPr>
      </w:pPr>
      <w:r>
        <w:rPr>
          <w:rtl/>
        </w:rPr>
        <w:t xml:space="preserve">ואם נאמר חמורות ולא נאמרו קלות, הייתי אומר: על החמורות יהא חייב ועל הקלות יהא פטור, לכך נאמר קלות</w:t>
      </w:r>
      <w:ins w:id="94505" w:author="מנוע מכני" w:date="2026-10-11T12:04:39Z">
        <w:r>
          <w:rPr>
            <w:rtl/>
          </w:rPr>
          <w:t xml:space="preserve">,</w:t>
        </w:r>
      </w:ins>
      <w:del w:id="94506" w:author="מנוע מכני" w:date="2026-10-11T12:04:39Z">
        <w:r>
          <w:rPr>
            <w:rtl/>
          </w:rPr>
          <w:delText xml:space="preserve">;</w:delText>
        </w:r>
      </w:del>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ins w:id="92937" w:author="מנוע מכני" w:date="2026-10-11T12:04:39Z">
        <w:r>
          <w:rPr>
            <w:rtl/>
          </w:rPr>
          <w:t xml:space="preserve">מה</w:t>
        </w:r>
      </w:ins>
      <w:del w:id="92938" w:author="מנוע מכני" w:date="2026-10-11T12:04:39Z">
        <w:r>
          <w:rPr>
            <w:rtl/>
          </w:rPr>
          <w:delText xml:space="preserve">מאי</w:delText>
        </w:r>
      </w:del>
      <w:r>
        <w:rPr>
          <w:rtl/>
        </w:rPr>
        <w:t xml:space="preserve"> קלות </w:t>
      </w:r>
      <w:ins w:id="92939" w:author="מנוע מכני" w:date="2026-10-11T12:04:39Z">
        <w:r>
          <w:rPr>
            <w:rtl/>
          </w:rPr>
          <w:t xml:space="preserve">ומה</w:t>
        </w:r>
      </w:ins>
      <w:del w:id="92940" w:author="מנוע מכני" w:date="2026-10-11T12:04:39Z">
        <w:r>
          <w:rPr>
            <w:rtl/>
          </w:rPr>
          <w:delText xml:space="preserve">ומאי</w:delText>
        </w:r>
      </w:del>
      <w:r>
        <w:rPr>
          <w:rtl/>
        </w:rPr>
        <w:t xml:space="preserve"> חמורות? אילימא קלות - מעשר, חמורות - תרומה, הייתי אומר במיתה, </w:t>
      </w:r>
      <w:ins w:id="92935" w:author="מנוע מכני" w:date="2026-10-11T12:04:39Z">
        <w:r>
          <w:rPr>
            <w:rtl/>
          </w:rPr>
          <w:t xml:space="preserve">עכשיו</w:t>
        </w:r>
      </w:ins>
      <w:del w:id="92936" w:author="מנוע מכני" w:date="2026-10-11T12:04:39Z">
        <w:r>
          <w:rPr>
            <w:rtl/>
          </w:rPr>
          <w:delText xml:space="preserve">השתא</w:delText>
        </w:r>
      </w:del>
      <w:r>
        <w:rPr>
          <w:rtl/>
        </w:rPr>
        <w:t xml:space="preserve"> </w:t>
      </w:r>
      <w:ins w:id="91183" w:author="מנוע מכני" w:date="2026-10-11T12:04:39Z">
        <w:r>
          <w:rPr>
            <w:rtl/>
          </w:rPr>
          <w:t xml:space="preserve">גם</w:t>
        </w:r>
      </w:ins>
      <w:del w:id="91184" w:author="מנוע מכני" w:date="2026-10-11T12:04:39Z">
        <w:r>
          <w:rPr>
            <w:rtl/>
          </w:rPr>
          <w:delText xml:space="preserve">נמי</w:delText>
        </w:r>
      </w:del>
      <w:r>
        <w:rPr>
          <w:rtl/>
        </w:rPr>
        <w:t xml:space="preserve"> הא במיתה! </w:t>
      </w:r>
    </w:p>
    <w:p w:rsidR="00DA63EC" w:rsidRDefault="00DA63EC" w:rsidP="00DA63EC">
      <w:pPr>
        <w:tabs>
          <w:tab w:val="left" w:pos="0"/>
          <w:tab w:val="center" w:pos="2835"/>
        </w:tabs>
        <w:rPr>
          <w:rtl/>
        </w:rPr>
      </w:pPr>
      <w:del w:id="90123" w:author="מנוע מכני" w:date="2026-10-11T12:04:39Z">
        <w:r>
          <w:rPr>
            <w:rtl/>
          </w:rPr>
          <w:delText xml:space="preserve"> </w:delText>
        </w:r>
      </w:del>
      <w:ins w:id="95905" w:author="מנוע מכני" w:date="2026-10-11T12:04:39Z">
        <w:r>
          <w:rPr>
            <w:rtl/>
          </w:rPr>
          <w:t xml:space="preserve">ואם </w:t>
        </w:r>
      </w:ins>
      <w:del w:id="95906" w:author="מנוע מכני" w:date="2026-10-11T12:04:39Z">
        <w:r>
          <w:rPr>
            <w:rtl/>
          </w:rPr>
          <w:delText xml:space="preserve">ואי </w:delText>
        </w:r>
      </w:del>
      <w:r>
        <w:rPr>
          <w:rtl/>
        </w:rPr>
        <w:t xml:space="preserve">לא</w:t>
      </w:r>
      <w:r>
        <w:rPr>
          <w:rtl/>
        </w:rPr>
        <w:t xml:space="preserve"> נאמר הייתי אומר במיתה? דיו לבא מן הדין להיות כנדון! </w:t>
      </w:r>
    </w:p>
    <w:p>
      <w:pPr>
        <w:pStyle w:val="38"/>
        <w:rPr>
          <w:ins w:id="98954" w:author="מנוע מכני" w:date="2026-10-11T12:04:39Z"/>
        </w:rPr>
      </w:pPr>
      <w:r>
        <w:t xml:space="preserve">אלא</w:t>
      </w:r>
    </w:p>
    <w:p w:rsidR="00DA63EC" w:rsidRDefault="00DA63EC" w:rsidP="00DA63EC">
      <w:pPr>
        <w:tabs>
          <w:tab w:val="left" w:pos="0"/>
          <w:tab w:val="center" w:pos="2835"/>
        </w:tabs>
        <w:rPr>
          <w:rtl/>
        </w:rPr>
      </w:pPr>
      <w:del w:id="98955" w:author="מנוע מכני" w:date="2026-10-11T12:04:39Z">
        <w:r>
          <w:rPr>
            <w:rtl/>
          </w:rPr>
          <w:delText xml:space="preserve"> </w:delText>
        </w:r>
      </w:del>
      <w:r>
        <w:rPr>
          <w:rtl/>
        </w:rPr>
        <w:t xml:space="preserve">קלות - טומאת שרץ, חמורות - טומאת מת, ובמאי? </w:t>
      </w:r>
      <w:ins w:id="95907" w:author="מנוע מכני" w:date="2026-10-11T12:04:39Z">
        <w:r>
          <w:rPr>
            <w:rtl/>
          </w:rPr>
          <w:t xml:space="preserve">אם </w:t>
        </w:r>
      </w:ins>
      <w:del w:id="95908" w:author="מנוע מכני" w:date="2026-10-11T12:04:39Z">
        <w:r>
          <w:rPr>
            <w:rtl/>
          </w:rPr>
          <w:delText xml:space="preserve">אי </w:delText>
        </w:r>
      </w:del>
      <w:r>
        <w:rPr>
          <w:rtl/>
        </w:rPr>
        <w:t xml:space="preserve">בתרומה, אידי ואידי הוא במיתה! ותו, לכך נאמרו חמורות דבלאו הא במיתה היא! </w:t>
      </w:r>
    </w:p>
    <w:p w:rsidR="00DA63EC" w:rsidRDefault="00DA63EC" w:rsidP="00DA63EC">
      <w:pPr>
        <w:pStyle w:val="afff3"/>
        <w:framePr w:wrap="around"/>
        <w:rPr>
          <w:rtl/>
        </w:rPr>
      </w:pPr>
      <w:r>
        <w:rPr>
          <w:rFonts w:hint="cs"/>
          <w:rtl/>
        </w:rPr>
        <w:t>מד.</w:t>
      </w:r>
    </w:p>
    <w:p w:rsidR="00DA63EC" w:rsidRDefault="00DA63EC" w:rsidP="00DA63EC">
      <w:pPr>
        <w:tabs>
          <w:tab w:val="left" w:pos="0"/>
          <w:tab w:val="center" w:pos="2835"/>
        </w:tabs>
        <w:rPr>
          <w:rtl/>
        </w:rPr>
      </w:pPr>
      <w:ins w:id="95909" w:author="מנוע מכני" w:date="2026-10-11T12:04:39Z">
        <w:r>
          <w:rPr>
            <w:rtl/>
          </w:rPr>
          <w:t xml:space="preserve">ואם </w:t>
        </w:r>
      </w:ins>
      <w:del w:id="95910" w:author="מנוע מכני" w:date="2026-10-11T12:04:39Z">
        <w:r>
          <w:rPr>
            <w:rtl/>
          </w:rPr>
          <w:delText xml:space="preserve">ואי </w:delText>
        </w:r>
      </w:del>
      <w:r>
        <w:rPr>
          <w:rtl/>
        </w:rPr>
        <w:t xml:space="preserve">באכילת מעשר, אם </w:t>
      </w:r>
      <w:r>
        <w:rPr>
          <w:rtl/>
        </w:rPr>
        <w:t xml:space="preserve">לא</w:t>
      </w:r>
      <w:r>
        <w:rPr>
          <w:rtl/>
        </w:rPr>
        <w:t xml:space="preserve"> נאמרו חמורות הייתי אומר על החמורות במיתה? הא מטומאת שרץ </w:t>
      </w:r>
      <w:ins w:id="97061" w:author="מנוע מכני" w:date="2026-10-11T12:04:39Z">
        <w:r>
          <w:rPr>
            <w:rtl/>
          </w:rPr>
          <w:t xml:space="preserve">באה</w:t>
        </w:r>
      </w:ins>
      <w:del w:id="97062" w:author="מנוע מכני" w:date="2026-10-11T12:04:39Z">
        <w:r>
          <w:rPr>
            <w:rtl/>
          </w:rPr>
          <w:delText xml:space="preserve">אתיא</w:delText>
        </w:r>
      </w:del>
      <w:r>
        <w:rPr>
          <w:rtl/>
        </w:rPr>
        <w:t xml:space="preserve">, ודיו לבא מן הדין להיות כנדון! </w:t>
      </w:r>
    </w:p>
    <w:p>
      <w:pPr>
        <w:pStyle w:val="38"/>
        <w:rPr>
          <w:ins w:id="98956" w:author="מנוע מכני" w:date="2026-10-11T12:04:39Z"/>
        </w:rPr>
      </w:pPr>
      <w:del w:id="101652" w:author="מנוע מכני" w:date="2026-10-11T12:04:39Z">
        <w:r>
          <w:delText xml:space="preserve">אמר </w:delText>
        </w:r>
      </w:del>
      <w:r>
        <w:t xml:space="preserve">זעירי:</w:t>
      </w:r>
    </w:p>
    <w:p w:rsidR="00DA63EC" w:rsidRDefault="00DA63EC" w:rsidP="00DA63EC">
      <w:pPr>
        <w:tabs>
          <w:tab w:val="left" w:pos="0"/>
          <w:tab w:val="center" w:pos="2835"/>
        </w:tabs>
        <w:rPr>
          <w:rtl/>
        </w:rPr>
      </w:pPr>
      <w:del w:id="98957" w:author="מנוע מכני" w:date="2026-10-11T12:04:39Z">
        <w:r>
          <w:rPr>
            <w:rtl/>
          </w:rPr>
          <w:delText xml:space="preserve"> </w:delText>
        </w:r>
      </w:del>
      <w:r>
        <w:rPr>
          <w:rtl/>
        </w:rPr>
        <w:t xml:space="preserve">קלות - טומאת שרץ, </w:t>
      </w:r>
      <w:r w:rsidRPr="00771EB2">
        <w:rPr>
          <w:b/>
          <w:bCs/>
          <w:rtl/>
        </w:rPr>
        <w:t>חמורות</w:t>
      </w:r>
      <w:r>
        <w:rPr>
          <w:rtl/>
        </w:rPr>
        <w:t xml:space="preserve"> - טומאת מת, </w:t>
      </w:r>
    </w:p>
    <w:p>
      <w:pPr>
        <w:pStyle w:val="38"/>
        <w:rPr>
          <w:ins w:id="98958" w:author="מנוע מכני" w:date="2026-10-11T12:04:39Z"/>
        </w:rPr>
      </w:pPr>
      <w:r>
        <w:tab/>
      </w:r>
      <w:r w:rsidRPr="00B86088">
        <w:t>ו</w:t>
      </w:r>
      <w:r w:rsidRPr="00B86088">
        <w:t>ה</w:t>
      </w:r>
      <w:r w:rsidRPr="00B86088">
        <w:t>"</w:t>
      </w:r>
      <w:r w:rsidRPr="00B86088">
        <w:t>ק</w:t>
      </w:r>
      <w:r>
        <w:t xml:space="preserve">:</w:t>
      </w:r>
    </w:p>
    <w:p w:rsidR="00DA63EC" w:rsidRDefault="00DA63EC" w:rsidP="00DA63EC">
      <w:pPr>
        <w:tabs>
          <w:tab w:val="left" w:pos="0"/>
          <w:tab w:val="center" w:pos="2835"/>
        </w:tabs>
        <w:rPr>
          <w:rtl/>
        </w:rPr>
      </w:pPr>
      <w:del w:id="98959" w:author="מנוע מכני" w:date="2026-10-11T12:04:39Z">
        <w:r>
          <w:rPr>
            <w:rtl/>
          </w:rPr>
          <w:delText xml:space="preserve"> </w:delText>
        </w:r>
      </w:del>
      <w:r>
        <w:rPr>
          <w:rtl/>
        </w:rPr>
        <w:t xml:space="preserve">אילו נאמר טומאת שרץ ונאמר מעשר ותרומה ולא נאמרה טומאת מת, </w:t>
      </w:r>
    </w:p>
    <w:p w:rsidR="00DA63EC" w:rsidRDefault="00DA63EC" w:rsidP="00DA63EC">
      <w:pPr>
        <w:tabs>
          <w:tab w:val="left" w:pos="0"/>
          <w:tab w:val="center" w:pos="2835"/>
        </w:tabs>
        <w:rPr>
          <w:rtl/>
        </w:rPr>
      </w:pPr>
      <w:r>
        <w:rPr>
          <w:rtl/>
        </w:rPr>
        <w:tab/>
        <w:t xml:space="preserve">הייתי אומר: קלות על הקלות בלאו ועל החמורות במיתה, </w:t>
      </w:r>
    </w:p>
    <w:p w:rsidR="00DA63EC" w:rsidRDefault="00DA63EC" w:rsidP="00DA63EC">
      <w:pPr>
        <w:tabs>
          <w:tab w:val="left" w:pos="0"/>
          <w:tab w:val="center" w:pos="2835"/>
        </w:tabs>
        <w:rPr>
          <w:rtl/>
        </w:rPr>
      </w:pPr>
      <w:r>
        <w:rPr>
          <w:rtl/>
        </w:rPr>
        <w:t xml:space="preserve">ומדקלות על החמורות במיתה, חמורות </w:t>
      </w:r>
      <w:ins w:id="91185" w:author="מנוע מכני" w:date="2026-10-11T12:04:39Z">
        <w:r>
          <w:rPr>
            <w:rtl/>
          </w:rPr>
          <w:t xml:space="preserve">גם</w:t>
        </w:r>
      </w:ins>
      <w:del w:id="91186" w:author="מנוע מכני" w:date="2026-10-11T12:04:39Z">
        <w:r>
          <w:rPr>
            <w:rtl/>
          </w:rPr>
          <w:delText xml:space="preserve">נמי</w:delText>
        </w:r>
      </w:del>
      <w:r>
        <w:rPr>
          <w:rtl/>
        </w:rPr>
        <w:t xml:space="preserve"> על הקלות במיתה, </w:t>
      </w:r>
      <w:r w:rsidRPr="00771EB2">
        <w:rPr>
          <w:b/>
          <w:bCs/>
          <w:rtl/>
        </w:rPr>
        <w:t>לכך נאמרו חמורות</w:t>
      </w:r>
      <w:r>
        <w:rPr>
          <w:rtl/>
        </w:rPr>
        <w:t>.</w:t>
      </w:r>
    </w:p>
    <w:p w:rsidR="00DA63EC" w:rsidRDefault="00DA63EC" w:rsidP="00DA63EC">
      <w:pPr>
        <w:pStyle w:val="affffd"/>
        <w:rPr>
          <w:rtl/>
        </w:rPr>
      </w:pPr>
      <w:r>
        <w:rPr>
          <w:rtl/>
        </w:rPr>
        <w:t>׹</w:t>
      </w:r>
    </w:p>
    <w:p>
      <w:pPr>
        <w:pStyle w:val="afffff8"/>
        <w:rPr>
          <w:ins w:id="90459" w:author="קלוד" w:date="2026-10-11T12:29:36Z"/>
        </w:rPr>
      </w:pPr>
      <w:ins w:id="90460" w:author="קלוד" w:date="2026-10-11T12:29:36Z">
        <w:r>
          <w:rPr>
            <w:color w:val="7B3F00"/>
          </w:rPr>
          <w:t xml:space="preserve">פיגול - רק בדבר שיש לו מתירים לאדם ולמזבח</w:t>
        </w:r>
      </w:ins>
    </w:p>
    <w:p w:rsidR="00DA63EC" w:rsidRDefault="00DA63EC" w:rsidP="00DA63EC">
      <w:pPr>
        <w:tabs>
          <w:tab w:val="left" w:pos="0"/>
          <w:tab w:val="center" w:pos="2835"/>
        </w:tabs>
        <w:rPr>
          <w:b/>
          <w:bCs/>
          <w:rtl/>
        </w:rPr>
      </w:pPr>
      <w:r w:rsidRPr="00771EB2">
        <w:rPr>
          <w:b/>
          <w:bCs/>
          <w:rtl/>
        </w:rPr>
        <w:t>כל שיש לו מתירין בין לאדם בין למזבח - חייבין עליו משום פיגול.</w:t>
      </w:r>
    </w:p>
    <w:p>
      <w:pPr>
        <w:pStyle w:val="38"/>
        <w:rPr>
          <w:ins w:id="98960" w:author="מנוע מכני" w:date="2026-10-11T12:04:39Z"/>
        </w:rPr>
      </w:pPr>
      <w:r>
        <w:t xml:space="preserve">תנו רבנן:</w:t>
      </w:r>
    </w:p>
    <w:p w:rsidR="00DA63EC" w:rsidRDefault="00DA63EC" w:rsidP="00DA63EC">
      <w:pPr>
        <w:tabs>
          <w:tab w:val="left" w:pos="0"/>
          <w:tab w:val="center" w:pos="2835"/>
        </w:tabs>
        <w:rPr>
          <w:rtl/>
        </w:rPr>
      </w:pPr>
      <w:del w:id="98961" w:author="מנוע מכני" w:date="2026-10-11T12:04:39Z">
        <w:r>
          <w:rPr>
            <w:rtl/>
          </w:rPr>
          <w:delText xml:space="preserve"> </w:delText>
        </w:r>
      </w:del>
      <w:r>
        <w:rPr>
          <w:rtl/>
        </w:rPr>
        <w:t xml:space="preserve">או אינו מביא אלא כיוצא בשלמים, מה שלמים מיוחדים נאכלין לשני ימים ולילה אחד, אף כל נאכל לשני ימים ולילה אחד, </w:t>
      </w:r>
    </w:p>
    <w:p w:rsidR="00DA63EC" w:rsidRDefault="00DA63EC" w:rsidP="00DA63EC">
      <w:pPr>
        <w:tabs>
          <w:tab w:val="left" w:pos="0"/>
          <w:tab w:val="center" w:pos="2835"/>
        </w:tabs>
        <w:rPr>
          <w:rtl/>
        </w:rPr>
      </w:pPr>
      <w:r>
        <w:rPr>
          <w:rtl/>
        </w:rPr>
        <w:t xml:space="preserve">נאכל ליום ולילה </w:t>
      </w:r>
      <w:r w:rsidRPr="003017EE">
        <w:rPr>
          <w:rStyle w:val="afffff0"/>
          <w:rFonts w:hint="cs"/>
          <w:rtl/>
        </w:rPr>
        <w:t>מ'</w:t>
      </w:r>
      <w:r w:rsidRPr="003017EE">
        <w:rPr>
          <w:rStyle w:val="afffff0"/>
          <w:rtl/>
        </w:rPr>
        <w:t>מבשר</w:t>
      </w:r>
      <w:r w:rsidRPr="003017EE">
        <w:rPr>
          <w:rStyle w:val="afffff0"/>
          <w:rFonts w:hint="cs"/>
          <w:rtl/>
        </w:rPr>
        <w:t>'</w:t>
      </w:r>
      <w:r w:rsidRPr="003017EE">
        <w:rPr>
          <w:rStyle w:val="afffff0"/>
          <w:rtl/>
        </w:rPr>
        <w:t>,</w:t>
      </w:r>
      <w:r>
        <w:rPr>
          <w:rtl/>
        </w:rPr>
        <w:t xml:space="preserve"> כל ששירין נאכלין.</w:t>
      </w:r>
    </w:p>
    <w:p w:rsidR="00DA63EC" w:rsidRDefault="00DA63EC" w:rsidP="00DA63EC">
      <w:pPr>
        <w:tabs>
          <w:tab w:val="left" w:pos="0"/>
          <w:tab w:val="center" w:pos="2835"/>
        </w:tabs>
        <w:rPr>
          <w:rtl/>
        </w:rPr>
      </w:pPr>
      <w:r>
        <w:rPr>
          <w:rtl/>
        </w:rPr>
        <w:t xml:space="preserve">עולה שאין שיריה נאכלין </w:t>
      </w:r>
      <w:r>
        <w:rPr>
          <w:rFonts w:hint="cs"/>
          <w:rtl/>
        </w:rPr>
        <w:t>'</w:t>
      </w:r>
      <w:r>
        <w:rPr>
          <w:rtl/>
        </w:rPr>
        <w:t>זבח</w:t>
      </w:r>
      <w:r>
        <w:rPr>
          <w:rFonts w:hint="cs"/>
          <w:rtl/>
        </w:rPr>
        <w:t>'</w:t>
      </w:r>
    </w:p>
    <w:p w:rsidR="00DA63EC" w:rsidRDefault="00DA63EC" w:rsidP="00DA63EC">
      <w:pPr>
        <w:tabs>
          <w:tab w:val="left" w:pos="0"/>
          <w:tab w:val="center" w:pos="2835"/>
        </w:tabs>
        <w:rPr>
          <w:rtl/>
        </w:rPr>
      </w:pPr>
      <w:del w:id="90124" w:author="מנוע מכני" w:date="2026-10-11T12:04:39Z">
        <w:r>
          <w:rPr>
            <w:rtl/>
          </w:rPr>
          <w:delText xml:space="preserve"> </w:delText>
        </w:r>
      </w:del>
      <w:r>
        <w:rPr>
          <w:rtl/>
        </w:rPr>
        <w:t xml:space="preserve">'</w:t>
      </w:r>
      <w:ins w:id="90687" w:author="Claude - סמנטי" w:date="2026-10-11T12:26:16Z">
        <w:r>
          <w:rPr>
            <w:rStyle w:val="afffff0"/>
            <w:rFonts w:hint="cs"/>
            <w:rtl/>
          </w:rPr>
          <w:t xml:space="preserve">אֲשֶׁר הֵם מַקְדִּישִׁים לִי</w:t>
        </w:r>
      </w:ins>
      <w:del w:id="90688" w:author="Claude - סמנטי" w:date="2026-10-11T12:26:16Z">
        <w:r>
          <w:rPr>
            <w:rFonts w:hint="cs"/>
            <w:rtl/>
          </w:rPr>
          <w:delText xml:space="preserve">אשר הם מקדישים לי</w:delText>
        </w:r>
      </w:del>
      <w:r>
        <w:rPr>
          <w:rFonts w:hint="cs"/>
          <w:rtl/>
        </w:rPr>
        <w:t xml:space="preserve">' </w:t>
      </w:r>
      <w:r>
        <w:rPr>
          <w:rtl/>
        </w:rPr>
        <w:t xml:space="preserve">לרבות העופות והמנחות עד שאני </w:t>
      </w:r>
      <w:r>
        <w:rPr>
          <w:rStyle w:val="2fb"/>
          <w:rtl/>
        </w:rPr>
        <w:t xml:space="preserve">מרבה</w:t>
      </w:r>
      <w:r>
        <w:rPr>
          <w:rtl/>
        </w:rPr>
        <w:t xml:space="preserve"> לוג שמן של מצורע</w:t>
      </w:r>
    </w:p>
    <w:p w:rsidR="00DA63EC" w:rsidRDefault="00DA63EC" w:rsidP="00DA63EC">
      <w:pPr>
        <w:tabs>
          <w:tab w:val="left" w:pos="0"/>
          <w:tab w:val="center" w:pos="2835"/>
        </w:tabs>
        <w:rPr>
          <w:rtl/>
        </w:rPr>
      </w:pPr>
      <w:r>
        <w:rPr>
          <w:rtl/>
        </w:rPr>
        <w:t>ואתי נותר - חילול חילול מטומאה, ואתי פיגול - עון עון מנותר.</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tl/>
        </w:rPr>
        <w:t>ומאחר שסופו לרבות כל דבר, למה נאמר שלמים מעתה? לומר לך: מה שלמים מיוחדים שיש להן מתירין בין לאדם בין למזבח, אף כל שיש לו מתירין בין לאדם בין למזבח - חייבין עליהן משום פיגול.</w:t>
      </w:r>
    </w:p>
    <w:p w:rsidR="00DA63EC" w:rsidRDefault="00DA63EC" w:rsidP="00DA63EC">
      <w:pPr>
        <w:tabs>
          <w:tab w:val="left" w:pos="0"/>
          <w:tab w:val="center" w:pos="2835"/>
        </w:tabs>
        <w:rPr>
          <w:rtl/>
        </w:rPr>
      </w:pPr>
      <w:del w:id="90125" w:author="מנוע מכני" w:date="2026-10-11T12:04:39Z">
        <w:r>
          <w:rPr>
            <w:rtl/>
          </w:rPr>
          <w:delText xml:space="preserve"> </w:delText>
        </w:r>
      </w:del>
      <w:r>
        <w:rPr>
          <w:rtl/>
        </w:rPr>
        <w:t xml:space="preserve">'העולה</w:t>
      </w:r>
      <w:r>
        <w:rPr>
          <w:rFonts w:hint="cs"/>
          <w:rtl/>
        </w:rPr>
        <w:t>'</w:t>
      </w:r>
      <w:r>
        <w:rPr>
          <w:rtl/>
        </w:rPr>
        <w:t xml:space="preserve"> - דמה מתיר את בשרה למזבח ועורה לכהנים</w:t>
      </w:r>
      <w:ins w:id="94507" w:author="מנוע מכני" w:date="2026-10-11T12:04:39Z">
        <w:r>
          <w:rPr>
            <w:rtl/>
          </w:rPr>
          <w:t xml:space="preserve">,</w:t>
        </w:r>
      </w:ins>
      <w:del w:id="94508" w:author="מנוע מכני" w:date="2026-10-11T12:04:39Z">
        <w:r>
          <w:rPr>
            <w:rtl/>
          </w:rPr>
          <w:delText xml:space="preserve">;</w:delText>
        </w:r>
      </w:del>
    </w:p>
    <w:p w:rsidR="00DA63EC" w:rsidRDefault="00DA63EC" w:rsidP="00DA63EC">
      <w:pPr>
        <w:tabs>
          <w:tab w:val="left" w:pos="0"/>
          <w:tab w:val="center" w:pos="2835"/>
        </w:tabs>
        <w:rPr>
          <w:rtl/>
        </w:rPr>
      </w:pPr>
      <w:del w:id="90126" w:author="מנוע מכני" w:date="2026-10-11T12:04:39Z">
        <w:r>
          <w:rPr>
            <w:rtl/>
          </w:rPr>
          <w:delText xml:space="preserve"> </w:delText>
        </w:r>
      </w:del>
      <w:r>
        <w:rPr>
          <w:rtl/>
        </w:rPr>
        <w:t xml:space="preserve">'עולת העוף</w:t>
      </w:r>
      <w:r>
        <w:rPr>
          <w:rFonts w:hint="cs"/>
          <w:rtl/>
        </w:rPr>
        <w:t>'</w:t>
      </w:r>
      <w:r>
        <w:rPr>
          <w:rtl/>
        </w:rPr>
        <w:t xml:space="preserve"> - דמה מתיר את בשרה למזבח</w:t>
      </w:r>
      <w:ins w:id="94509" w:author="מנוע מכני" w:date="2026-10-11T12:04:39Z">
        <w:r>
          <w:rPr>
            <w:rtl/>
          </w:rPr>
          <w:t xml:space="preserve">,</w:t>
        </w:r>
      </w:ins>
      <w:del w:id="94510" w:author="מנוע מכני" w:date="2026-10-11T12:04:39Z">
        <w:r>
          <w:rPr>
            <w:rtl/>
          </w:rPr>
          <w:delText xml:space="preserve">;</w:delText>
        </w:r>
      </w:del>
    </w:p>
    <w:p w:rsidR="00DA63EC" w:rsidRDefault="00DA63EC" w:rsidP="00DA63EC">
      <w:pPr>
        <w:tabs>
          <w:tab w:val="left" w:pos="0"/>
          <w:tab w:val="center" w:pos="2835"/>
        </w:tabs>
        <w:rPr>
          <w:rtl/>
        </w:rPr>
      </w:pPr>
      <w:del w:id="90127" w:author="מנוע מכני" w:date="2026-10-11T12:04:39Z">
        <w:r>
          <w:rPr>
            <w:rtl/>
          </w:rPr>
          <w:delText xml:space="preserve"> </w:delText>
        </w:r>
      </w:del>
      <w:r>
        <w:rPr>
          <w:rtl/>
        </w:rPr>
        <w:t xml:space="preserve">'חטאת העוף</w:t>
      </w:r>
      <w:r>
        <w:rPr>
          <w:rFonts w:hint="cs"/>
          <w:rtl/>
        </w:rPr>
        <w:t>'</w:t>
      </w:r>
      <w:r>
        <w:rPr>
          <w:rtl/>
        </w:rPr>
        <w:t xml:space="preserve"> - דמה מתיר את בשרה לכהנים</w:t>
      </w:r>
      <w:ins w:id="94511" w:author="מנוע מכני" w:date="2026-10-11T12:04:39Z">
        <w:r>
          <w:rPr>
            <w:rtl/>
          </w:rPr>
          <w:t xml:space="preserve">,</w:t>
        </w:r>
      </w:ins>
      <w:del w:id="94512" w:author="מנוע מכני" w:date="2026-10-11T12:04:39Z">
        <w:r>
          <w:rPr>
            <w:rtl/>
          </w:rPr>
          <w:delText xml:space="preserve">;</w:delText>
        </w:r>
      </w:del>
    </w:p>
    <w:p w:rsidR="00DA63EC" w:rsidRDefault="00DA63EC" w:rsidP="00DA63EC">
      <w:pPr>
        <w:tabs>
          <w:tab w:val="left" w:pos="0"/>
          <w:tab w:val="center" w:pos="2835"/>
        </w:tabs>
        <w:rPr>
          <w:rtl/>
        </w:rPr>
      </w:pPr>
      <w:del w:id="90128" w:author="מנוע מכני" w:date="2026-10-11T12:04:39Z">
        <w:r>
          <w:rPr>
            <w:rtl/>
          </w:rPr>
          <w:delText xml:space="preserve"> </w:delText>
        </w:r>
      </w:del>
      <w:r>
        <w:rPr>
          <w:rtl/>
        </w:rPr>
        <w:t xml:space="preserve">'פרים הנשרפים ושעירים הנשרפים</w:t>
      </w:r>
      <w:r>
        <w:rPr>
          <w:rFonts w:hint="cs"/>
          <w:rtl/>
        </w:rPr>
        <w:t>'</w:t>
      </w:r>
      <w:r>
        <w:rPr>
          <w:rtl/>
        </w:rPr>
        <w:t xml:space="preserve"> - דמם מתיר את אימוריהן ליקרב.</w:t>
      </w:r>
    </w:p>
    <w:p w:rsidR="00DA63EC" w:rsidRPr="00FE1B89" w:rsidRDefault="00DA63EC" w:rsidP="00DA63EC">
      <w:pPr>
        <w:tabs>
          <w:tab w:val="left" w:pos="0"/>
          <w:tab w:val="center" w:pos="2835"/>
        </w:tabs>
        <w:rPr>
          <w:spacing w:val="-4"/>
          <w:rtl/>
        </w:rPr>
      </w:pPr>
      <w:r w:rsidRPr="00FE1B89">
        <w:rPr>
          <w:spacing w:val="-4"/>
          <w:rtl/>
        </w:rPr>
        <w:t>ומוציא אני את הקומץ ואת הלבונה והקטרת, ומנחת כהנים ומנחת כהן משיח, ומנחת נסכים והדם.</w:t>
      </w:r>
    </w:p>
    <w:p>
      <w:pPr>
        <w:pStyle w:val="38"/>
        <w:rPr>
          <w:ins w:id="98962" w:author="מנוע מכני" w:date="2026-10-11T12:04:39Z"/>
        </w:rPr>
      </w:pPr>
      <w:r>
        <w:t xml:space="preserve">ר"ש:</w:t>
      </w:r>
    </w:p>
    <w:p w:rsidR="00DA63EC" w:rsidRDefault="00DA63EC" w:rsidP="00DA63EC">
      <w:pPr>
        <w:tabs>
          <w:tab w:val="left" w:pos="0"/>
          <w:tab w:val="center" w:pos="2835"/>
        </w:tabs>
        <w:rPr>
          <w:rtl/>
        </w:rPr>
      </w:pPr>
      <w:del w:id="98963" w:author="מנוע מכני" w:date="2026-10-11T12:04:39Z">
        <w:r>
          <w:rPr>
            <w:rtl/>
          </w:rPr>
          <w:delText xml:space="preserve"> </w:delText>
        </w:r>
      </w:del>
      <w:r>
        <w:rPr>
          <w:rtl/>
        </w:rPr>
        <w:t xml:space="preserve">מה שלמים מיוחדין שיש בו על מזבח החיצון וחייבין עליו, אף כל שישנן על מזבח החיצון חייבין עליו משום פיגול, </w:t>
      </w:r>
    </w:p>
    <w:p w:rsidR="00DA63EC" w:rsidRDefault="00DA63EC" w:rsidP="00DA63EC">
      <w:pPr>
        <w:tabs>
          <w:tab w:val="left" w:pos="0"/>
          <w:tab w:val="center" w:pos="2835"/>
        </w:tabs>
        <w:rPr>
          <w:rtl/>
        </w:rPr>
      </w:pPr>
      <w:r>
        <w:rPr>
          <w:rtl/>
        </w:rPr>
        <w:tab/>
        <w:t>יצאו פרים הנשרפים ושעירים הנשרפים, הואיל שאין על מזבח החיצון כשלמים אין חייבין עליו משום פיגול.</w:t>
      </w:r>
    </w:p>
    <w:p w:rsidR="00DA63EC" w:rsidRDefault="00DA63EC" w:rsidP="00DA63EC">
      <w:pPr>
        <w:tabs>
          <w:tab w:val="left" w:pos="0"/>
          <w:tab w:val="center" w:pos="2835"/>
        </w:tabs>
        <w:rPr>
          <w:rtl/>
        </w:rPr>
      </w:pPr>
    </w:p>
    <w:p w:rsidR="00DA63EC" w:rsidRDefault="00DA63EC" w:rsidP="00DA63EC">
      <w:pPr>
        <w:tabs>
          <w:tab w:val="left" w:pos="0"/>
          <w:tab w:val="center" w:pos="2835"/>
        </w:tabs>
        <w:rPr>
          <w:b/>
          <w:bCs/>
          <w:rtl/>
        </w:rPr>
      </w:pPr>
      <w:r w:rsidRPr="008742C0">
        <w:rPr>
          <w:b/>
          <w:bCs/>
          <w:rtl/>
        </w:rPr>
        <w:t>כיוצא בשלמים.</w:t>
      </w:r>
    </w:p>
    <w:p w:rsidR="00DA63EC" w:rsidRDefault="00DA63EC" w:rsidP="00DA63EC">
      <w:pPr>
        <w:tabs>
          <w:tab w:val="left" w:pos="0"/>
          <w:tab w:val="center" w:pos="2835"/>
        </w:tabs>
        <w:rPr>
          <w:rtl/>
        </w:rPr>
      </w:pPr>
      <w:r>
        <w:rPr>
          <w:rtl/>
        </w:rPr>
        <w:t>בכור, דנאכל לשני ימים ולילה אחד.</w:t>
      </w:r>
    </w:p>
    <w:p>
      <w:pPr>
        <w:pStyle w:val="38"/>
        <w:rPr>
          <w:ins w:id="98964" w:author="מנוע מכני" w:date="2026-10-11T12:04:39Z"/>
        </w:rPr>
      </w:pPr>
      <w:r>
        <w:t xml:space="preserve">- רבא </w:t>
      </w:r>
      <w:ins w:id="91187" w:author="מנוע מכני" w:date="2026-10-11T12:04:39Z">
        <w:r>
          <w:t xml:space="preserve">כדאמרו</w:t>
        </w:r>
      </w:ins>
      <w:del w:id="91188" w:author="מנוע מכני" w:date="2026-10-11T12:04:39Z">
        <w:r>
          <w:delText xml:space="preserve">כדאמרי</w:delText>
        </w:r>
      </w:del>
      <w:r>
        <w:t xml:space="preserve"> במערבא:</w:t>
      </w:r>
    </w:p>
    <w:p w:rsidR="00DA63EC" w:rsidRDefault="00DA63EC" w:rsidP="00DA63EC">
      <w:pPr>
        <w:pStyle w:val="affffb"/>
        <w:rPr>
          <w:rtl/>
        </w:rPr>
      </w:pPr>
      <w:del w:id="98965" w:author="מנוע מכני" w:date="2026-10-11T12:04:39Z">
        <w:r>
          <w:rPr>
            <w:rtl/>
          </w:rPr>
          <w:delText xml:space="preserve"> </w:delText>
        </w:r>
      </w:del>
      <w:r>
        <w:rPr>
          <w:rtl/>
        </w:rPr>
        <w:t xml:space="preserve">כל מקום שאתה מוצא שני כללות הסמוכים זה לזה, הטל פרט ביניהם ודונם בכלל ופרט.</w:t>
      </w:r>
    </w:p>
    <w:p w:rsidR="00DA63EC" w:rsidRDefault="00DA63EC" w:rsidP="00DA63EC">
      <w:pPr>
        <w:tabs>
          <w:tab w:val="left" w:pos="0"/>
          <w:tab w:val="center" w:pos="2835"/>
        </w:tabs>
        <w:rPr>
          <w:rtl/>
        </w:rPr>
      </w:pPr>
    </w:p>
    <w:p w:rsidR="00DA63EC" w:rsidRDefault="00DA63EC" w:rsidP="00DA63EC">
      <w:pPr>
        <w:tabs>
          <w:tab w:val="left" w:pos="0"/>
          <w:tab w:val="center" w:pos="2835"/>
        </w:tabs>
        <w:rPr>
          <w:b/>
          <w:bCs/>
          <w:rtl/>
        </w:rPr>
      </w:pPr>
      <w:r w:rsidRPr="008742C0">
        <w:rPr>
          <w:b/>
          <w:bCs/>
          <w:rtl/>
        </w:rPr>
        <w:t xml:space="preserve">עד שאני </w:t>
      </w:r>
      <w:r w:rsidRPr="008742C0">
        <w:rPr>
          <w:rStyle w:val="2fb"/>
          <w:b/>
          <w:bCs/>
          <w:rtl/>
        </w:rPr>
        <w:t xml:space="preserve">מרבה</w:t>
      </w:r>
      <w:r w:rsidRPr="008742C0">
        <w:rPr>
          <w:b/>
          <w:bCs/>
          <w:rtl/>
        </w:rPr>
        <w:t xml:space="preserve"> לוג שמן של מצורע.</w:t>
      </w:r>
    </w:p>
    <w:p>
      <w:pPr>
        <w:pStyle w:val="38"/>
        <w:rPr>
          <w:ins w:id="98966" w:author="מנוע מכני" w:date="2026-10-11T12:04:39Z"/>
        </w:rPr>
      </w:pPr>
      <w:r>
        <w:t>כר</w:t>
      </w:r>
      <w:r>
        <w:t>"</w:t>
      </w:r>
      <w:r>
        <w:t xml:space="preserve">מ </w:t>
      </w:r>
      <w:r>
        <w:t xml:space="preserve">דתניא</w:t>
      </w:r>
      <w:r>
        <w:t xml:space="preserve">:</w:t>
      </w:r>
    </w:p>
    <w:p w:rsidR="00DA63EC" w:rsidRDefault="00DA63EC" w:rsidP="00DA63EC">
      <w:pPr>
        <w:tabs>
          <w:tab w:val="left" w:pos="0"/>
          <w:tab w:val="center" w:pos="2835"/>
        </w:tabs>
        <w:rPr>
          <w:rtl/>
        </w:rPr>
      </w:pPr>
      <w:del w:id="98967" w:author="מנוע מכני" w:date="2026-10-11T12:04:39Z">
        <w:r>
          <w:rPr>
            <w:rtl/>
          </w:rPr>
          <w:delText xml:space="preserve"> </w:delText>
        </w:r>
      </w:del>
      <w:r>
        <w:rPr>
          <w:rtl/>
        </w:rPr>
        <w:t xml:space="preserve">לוג שמן של מצורע חייבין עליו משום פיגול, </w:t>
      </w:r>
    </w:p>
    <w:p>
      <w:pPr>
        <w:pStyle w:val="38"/>
        <w:rPr>
          <w:ins w:id="98968" w:author="מנוע מכני" w:date="2026-10-11T12:04:39Z"/>
        </w:rPr>
      </w:pPr>
      <w:r>
        <w:t xml:space="preserve">אימא סיפא:</w:t>
      </w:r>
    </w:p>
    <w:p w:rsidR="00DA63EC" w:rsidRDefault="00DA63EC" w:rsidP="00DA63EC">
      <w:pPr>
        <w:tabs>
          <w:tab w:val="left" w:pos="0"/>
          <w:tab w:val="center" w:pos="2835"/>
        </w:tabs>
        <w:rPr>
          <w:rtl/>
        </w:rPr>
      </w:pPr>
      <w:del w:id="98969" w:author="מנוע מכני" w:date="2026-10-11T12:04:39Z">
        <w:r>
          <w:rPr>
            <w:rtl/>
          </w:rPr>
          <w:delText xml:space="preserve"> </w:delText>
        </w:r>
      </w:del>
      <w:r>
        <w:rPr>
          <w:rtl/>
        </w:rPr>
        <w:t xml:space="preserve">ומוציא אני מנחת נסכים והדם, </w:t>
      </w:r>
    </w:p>
    <w:p>
      <w:pPr>
        <w:pStyle w:val="38"/>
        <w:rPr>
          <w:ins w:id="98970" w:author="מנוע מכני" w:date="2026-10-11T12:04:39Z"/>
        </w:rPr>
      </w:pPr>
      <w:r w:rsidRPr="00FE1B89">
        <w:t xml:space="preserve">אתאן לרבנן, </w:t>
      </w:r>
      <w:r w:rsidRPr="00FE1B89">
        <w:t xml:space="preserve">דתניא</w:t>
      </w:r>
      <w:r w:rsidRPr="00FE1B89">
        <w:t xml:space="preserve">:</w:t>
      </w:r>
    </w:p>
    <w:p w:rsidR="00DA63EC" w:rsidRPr="00FE1B89" w:rsidRDefault="00DA63EC" w:rsidP="00DA63EC">
      <w:pPr>
        <w:tabs>
          <w:tab w:val="left" w:pos="0"/>
          <w:tab w:val="center" w:pos="2835"/>
        </w:tabs>
        <w:rPr>
          <w:spacing w:val="-4"/>
          <w:rtl/>
        </w:rPr>
      </w:pPr>
      <w:del w:id="98971" w:author="מנוע מכני" w:date="2026-10-11T12:04:39Z">
        <w:r w:rsidRPr="00FE1B89">
          <w:rPr>
            <w:spacing w:val="-4"/>
            <w:rtl/>
          </w:rPr>
          <w:delText xml:space="preserve"> </w:delText>
        </w:r>
      </w:del>
      <w:r w:rsidRPr="00FE1B89">
        <w:rPr>
          <w:rStyle w:val="2fb"/>
          <w:rFonts w:hint="cs"/>
          <w:spacing w:val="-4"/>
          <w:rtl/>
        </w:rPr>
        <w:t>לר</w:t>
      </w:r>
      <w:r w:rsidRPr="00FE1B89">
        <w:rPr>
          <w:rStyle w:val="2fb"/>
          <w:spacing w:val="-4"/>
          <w:rtl/>
        </w:rPr>
        <w:t>"</w:t>
      </w:r>
      <w:r w:rsidRPr="00FE1B89">
        <w:rPr>
          <w:rStyle w:val="2fb"/>
          <w:rFonts w:hint="cs"/>
          <w:spacing w:val="-4"/>
          <w:rtl/>
        </w:rPr>
        <w:t xml:space="preserve">מ</w:t>
      </w:r>
      <w:r w:rsidRPr="00FE1B89">
        <w:rPr>
          <w:rFonts w:hint="cs"/>
          <w:spacing w:val="-4"/>
          <w:rtl/>
        </w:rPr>
        <w:t xml:space="preserve">: </w:t>
      </w:r>
      <w:r w:rsidRPr="00FE1B89">
        <w:rPr>
          <w:spacing w:val="-4"/>
          <w:rtl/>
        </w:rPr>
        <w:t>נסכי בהמה חייבין עליהן משום פיגול, מפני שדם הזבח מתירן ליקרב,</w:t>
      </w:r>
    </w:p>
    <w:p>
      <w:pPr>
        <w:pStyle w:val="38"/>
        <w:rPr>
          <w:ins w:id="98972" w:author="מנוע מכני" w:date="2026-10-11T12:04:39Z"/>
        </w:rPr>
      </w:pPr>
      <w:r>
        <w:t xml:space="preserve">אמרו לו:</w:t>
      </w:r>
    </w:p>
    <w:p w:rsidR="00DA63EC" w:rsidRDefault="00DA63EC" w:rsidP="00DA63EC">
      <w:pPr>
        <w:tabs>
          <w:tab w:val="left" w:pos="0"/>
          <w:tab w:val="center" w:pos="2835"/>
        </w:tabs>
        <w:rPr>
          <w:rtl/>
        </w:rPr>
      </w:pPr>
      <w:del w:id="98973" w:author="מנוע מכני" w:date="2026-10-11T12:04:39Z">
        <w:r>
          <w:rPr>
            <w:rtl/>
          </w:rPr>
          <w:delText xml:space="preserve"> </w:delText>
        </w:r>
      </w:del>
      <w:r>
        <w:rPr>
          <w:rtl/>
        </w:rPr>
        <w:t xml:space="preserve">והלא אדם מביא את זבחיו היום ונסכין מיכן עד עשרה ימים, </w:t>
      </w:r>
    </w:p>
    <w:p>
      <w:pPr>
        <w:pStyle w:val="38"/>
        <w:rPr>
          <w:ins w:id="98974" w:author="מנוע מכני" w:date="2026-10-11T12:04:39Z"/>
        </w:rPr>
      </w:pPr>
      <w:r>
        <w:t xml:space="preserve">אמר</w:t>
      </w:r>
      <w:r>
        <w:t xml:space="preserve"> להן:</w:t>
      </w:r>
    </w:p>
    <w:p w:rsidR="00DA63EC" w:rsidRDefault="00DA63EC" w:rsidP="00DA63EC">
      <w:pPr>
        <w:tabs>
          <w:tab w:val="left" w:pos="0"/>
          <w:tab w:val="center" w:pos="2835"/>
        </w:tabs>
        <w:rPr>
          <w:rtl/>
        </w:rPr>
      </w:pPr>
      <w:del w:id="98975" w:author="מנוע מכני" w:date="2026-10-11T12:04:39Z">
        <w:r>
          <w:rPr>
            <w:rtl/>
          </w:rPr>
          <w:delText xml:space="preserve"> </w:delText>
        </w:r>
      </w:del>
      <w:r>
        <w:rPr>
          <w:rtl/>
        </w:rPr>
        <w:t xml:space="preserve">אף אני </w:t>
      </w:r>
      <w:r>
        <w:rPr>
          <w:rtl/>
        </w:rPr>
        <w:t xml:space="preserve">לא</w:t>
      </w:r>
      <w:r>
        <w:rPr>
          <w:rtl/>
        </w:rPr>
        <w:t xml:space="preserve"> אמרתי אלא בבאין עם הזבח! </w:t>
      </w:r>
    </w:p>
    <w:p w:rsidR="00DA63EC" w:rsidRDefault="00DA63EC" w:rsidP="00DA63EC">
      <w:pPr>
        <w:tabs>
          <w:tab w:val="left" w:pos="0"/>
          <w:tab w:val="center" w:pos="2835"/>
        </w:tabs>
        <w:rPr>
          <w:rtl/>
        </w:rPr>
      </w:pPr>
    </w:p>
    <w:p>
      <w:pPr>
        <w:pStyle w:val="38"/>
        <w:rPr>
          <w:ins w:id="98976" w:author="מנוע מכני" w:date="2026-10-11T12:04:39Z"/>
        </w:rPr>
      </w:pPr>
      <w:del w:id="101653" w:author="מנוע מכני" w:date="2026-10-11T12:04:39Z">
        <w:r>
          <w:delText xml:space="preserve">אמר </w:delText>
        </w:r>
      </w:del>
      <w:r>
        <w:t xml:space="preserve">רב יוסף:</w:t>
      </w:r>
    </w:p>
    <w:p w:rsidR="00DA63EC" w:rsidRDefault="00DA63EC" w:rsidP="00DA63EC">
      <w:pPr>
        <w:tabs>
          <w:tab w:val="left" w:pos="0"/>
          <w:tab w:val="center" w:pos="2835"/>
        </w:tabs>
        <w:rPr>
          <w:rtl/>
        </w:rPr>
      </w:pPr>
      <w:del w:id="98977" w:author="מנוע מכני" w:date="2026-10-11T12:04:39Z">
        <w:r>
          <w:rPr>
            <w:rtl/>
          </w:rPr>
          <w:delText xml:space="preserve"> </w:delText>
        </w:r>
      </w:del>
      <w:r>
        <w:rPr>
          <w:rtl/>
        </w:rPr>
        <w:t xml:space="preserve">הא מני? </w:t>
      </w:r>
      <w:r>
        <w:rPr>
          <w:rStyle w:val="2fb"/>
          <w:rtl/>
        </w:rPr>
        <w:t xml:space="preserve">רבי</w:t>
      </w:r>
      <w:r>
        <w:rPr>
          <w:rtl/>
        </w:rPr>
        <w:t xml:space="preserve"> היא, דאמר: לוג שמן של מצורע מתנותיו שרו </w:t>
      </w:r>
      <w:ins w:id="92941" w:author="מנוע מכני" w:date="2026-10-11T12:04:39Z">
        <w:r>
          <w:rPr>
            <w:rtl/>
          </w:rPr>
          <w:t xml:space="preserve">לו</w:t>
        </w:r>
      </w:ins>
      <w:del w:id="92942" w:author="מנוע מכני" w:date="2026-10-11T12:04:39Z">
        <w:r>
          <w:rPr>
            <w:rtl/>
          </w:rPr>
          <w:delText xml:space="preserve">ליה</w:delText>
        </w:r>
      </w:del>
      <w:r>
        <w:rPr>
          <w:rtl/>
        </w:rPr>
        <w:t xml:space="preserve">, ומדמתנותיו שרו </w:t>
      </w:r>
      <w:ins w:id="92943" w:author="מנוע מכני" w:date="2026-10-11T12:04:39Z">
        <w:r>
          <w:rPr>
            <w:rtl/>
          </w:rPr>
          <w:t xml:space="preserve">לו</w:t>
        </w:r>
      </w:ins>
      <w:del w:id="92944" w:author="מנוע מכני" w:date="2026-10-11T12:04:39Z">
        <w:r>
          <w:rPr>
            <w:rtl/>
          </w:rPr>
          <w:delText xml:space="preserve">ליה</w:delText>
        </w:r>
      </w:del>
      <w:r>
        <w:rPr>
          <w:rtl/>
        </w:rPr>
        <w:t xml:space="preserve">, מתנותיו מפגלי </w:t>
      </w:r>
      <w:ins w:id="92945" w:author="מנוע מכני" w:date="2026-10-11T12:04:39Z">
        <w:r>
          <w:rPr>
            <w:rtl/>
          </w:rPr>
          <w:t xml:space="preserve">לו</w:t>
        </w:r>
      </w:ins>
      <w:del w:id="92946" w:author="מנוע מכני" w:date="2026-10-11T12:04:39Z">
        <w:r>
          <w:rPr>
            <w:rtl/>
          </w:rPr>
          <w:delText xml:space="preserve">ליה</w:delText>
        </w:r>
      </w:del>
      <w:r>
        <w:rPr>
          <w:rtl/>
        </w:rPr>
        <w:t xml:space="preserve">, </w:t>
      </w:r>
    </w:p>
    <w:p>
      <w:pPr>
        <w:pStyle w:val="38"/>
        <w:rPr>
          <w:ins w:id="98978" w:author="מנוע מכני" w:date="2026-10-11T12:04:39Z"/>
        </w:rPr>
      </w:pPr>
      <w:r>
        <w:t xml:space="preserve">דתניא</w:t>
      </w:r>
      <w:r>
        <w:t xml:space="preserve">:</w:t>
      </w:r>
    </w:p>
    <w:p w:rsidR="00DA63EC" w:rsidRDefault="00DA63EC" w:rsidP="00DA63EC">
      <w:pPr>
        <w:tabs>
          <w:tab w:val="left" w:pos="0"/>
          <w:tab w:val="center" w:pos="2835"/>
        </w:tabs>
        <w:rPr>
          <w:rtl/>
        </w:rPr>
      </w:pPr>
      <w:del w:id="98979" w:author="מנוע מכני" w:date="2026-10-11T12:04:39Z">
        <w:r>
          <w:rPr>
            <w:rtl/>
          </w:rPr>
          <w:delText xml:space="preserve"> </w:delText>
        </w:r>
      </w:del>
      <w:r>
        <w:rPr>
          <w:rtl/>
        </w:rPr>
        <w:t xml:space="preserve">לוג שמן של מצורע מועלין בו עד שיזרוק הדם, נזרק הדם - </w:t>
      </w:r>
      <w:r>
        <w:rPr>
          <w:rtl/>
        </w:rPr>
        <w:t xml:space="preserve">לא</w:t>
      </w:r>
      <w:r>
        <w:rPr>
          <w:rtl/>
        </w:rPr>
        <w:t xml:space="preserve"> נהנין ולא מועלין</w:t>
      </w:r>
      <w:ins w:id="94513" w:author="מנוע מכני" w:date="2026-10-11T12:04:39Z">
        <w:r>
          <w:rPr>
            <w:rtl/>
          </w:rPr>
          <w:t xml:space="preserve">,</w:t>
        </w:r>
      </w:ins>
      <w:del w:id="94514" w:author="מנוע מכני" w:date="2026-10-11T12:04:39Z">
        <w:r>
          <w:rPr>
            <w:rtl/>
          </w:rPr>
          <w:delText xml:space="preserve">;</w:delText>
        </w:r>
      </w:del>
    </w:p>
    <w:p>
      <w:pPr>
        <w:pStyle w:val="38"/>
        <w:rPr>
          <w:ins w:id="98980" w:author="מנוע מכני" w:date="2026-10-11T12:04:39Z"/>
        </w:rPr>
      </w:pPr>
      <w:r>
        <w:t xml:space="preserve">רבי</w:t>
      </w:r>
      <w:del w:id="101654" w:author="מנוע מכני" w:date="2026-10-11T12:04:39Z">
        <w:r>
          <w:delText xml:space="preserve"> אומר</w:delText>
        </w:r>
      </w:del>
      <w:r>
        <w:t xml:space="preserve">:</w:t>
      </w:r>
    </w:p>
    <w:p w:rsidR="00DA63EC" w:rsidRDefault="00DA63EC" w:rsidP="00DA63EC">
      <w:pPr>
        <w:tabs>
          <w:tab w:val="left" w:pos="0"/>
          <w:tab w:val="center" w:pos="2835"/>
        </w:tabs>
        <w:rPr>
          <w:rtl/>
        </w:rPr>
      </w:pPr>
      <w:del w:id="98981" w:author="מנוע מכני" w:date="2026-10-11T12:04:39Z">
        <w:r>
          <w:rPr>
            <w:rtl/>
          </w:rPr>
          <w:delText xml:space="preserve"> </w:delText>
        </w:r>
      </w:del>
      <w:r>
        <w:rPr>
          <w:rtl/>
        </w:rPr>
        <w:t xml:space="preserve">מועלין עד שיתן מתנותיו</w:t>
      </w:r>
      <w:ins w:id="94515" w:author="מנוע מכני" w:date="2026-10-11T12:04:39Z">
        <w:r>
          <w:rPr>
            <w:rtl/>
          </w:rPr>
          <w:t xml:space="preserve">,</w:t>
        </w:r>
      </w:ins>
      <w:del w:id="94516" w:author="מנוע מכני" w:date="2026-10-11T12:04:39Z">
        <w:r>
          <w:rPr>
            <w:rtl/>
          </w:rPr>
          <w:delText xml:space="preserve">;</w:delText>
        </w:r>
      </w:del>
    </w:p>
    <w:p w:rsidR="00DA63EC" w:rsidRDefault="00DA63EC" w:rsidP="00DA63EC">
      <w:pPr>
        <w:tabs>
          <w:tab w:val="left" w:pos="0"/>
          <w:tab w:val="center" w:pos="2835"/>
        </w:tabs>
        <w:rPr>
          <w:rtl/>
        </w:rPr>
      </w:pPr>
      <w:r>
        <w:rPr>
          <w:rtl/>
        </w:rPr>
        <w:t>ושוין, שאסור באכילה עד שיתן מתן שבע ומתן בהונות.</w:t>
      </w:r>
    </w:p>
    <w:p w:rsidR="00DA63EC" w:rsidRDefault="00DA63EC" w:rsidP="00DA63EC">
      <w:pPr>
        <w:pStyle w:val="afff3"/>
        <w:framePr w:wrap="around"/>
        <w:rPr>
          <w:rtl/>
        </w:rPr>
      </w:pPr>
      <w:r>
        <w:rPr>
          <w:rFonts w:hint="cs"/>
          <w:rtl/>
        </w:rPr>
        <w:t>מד:</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tl/>
        </w:rPr>
        <w:t xml:space="preserve">אמרוה </w:t>
      </w:r>
      <w:ins w:id="92947" w:author="מנוע מכני" w:date="2026-10-11T12:04:39Z">
        <w:r>
          <w:rPr>
            <w:rtl/>
          </w:rPr>
          <w:t xml:space="preserve">לפניו</w:t>
        </w:r>
      </w:ins>
      <w:del w:id="92948" w:author="מנוע מכני" w:date="2026-10-11T12:04:39Z">
        <w:r>
          <w:rPr>
            <w:rtl/>
          </w:rPr>
          <w:delText xml:space="preserve">קמיה</w:delText>
        </w:r>
      </w:del>
      <w:r>
        <w:rPr>
          <w:rtl/>
        </w:rPr>
        <w:t xml:space="preserve"> </w:t>
      </w:r>
      <w:r>
        <w:rPr>
          <w:rStyle w:val="2fb"/>
          <w:rtl/>
        </w:rPr>
        <w:t xml:space="preserve">דר</w:t>
      </w:r>
      <w:r>
        <w:rPr>
          <w:rStyle w:val="2fb"/>
          <w:rFonts w:hint="cs"/>
          <w:rtl/>
        </w:rPr>
        <w:t>י</w:t>
      </w:r>
      <w:r>
        <w:rPr>
          <w:rStyle w:val="2fb"/>
          <w:rtl/>
        </w:rPr>
        <w:t>"</w:t>
      </w:r>
      <w:r>
        <w:rPr>
          <w:rStyle w:val="2fb"/>
          <w:rFonts w:hint="cs"/>
          <w:rtl/>
        </w:rPr>
        <w:t>ר</w:t>
      </w:r>
      <w:r>
        <w:rPr>
          <w:rtl/>
        </w:rPr>
        <w:t xml:space="preserve"> </w:t>
      </w:r>
      <w:r>
        <w:rPr>
          <w:rtl/>
        </w:rPr>
        <w:t xml:space="preserve">אמר</w:t>
      </w:r>
      <w:r>
        <w:rPr>
          <w:rtl/>
        </w:rPr>
        <w:t xml:space="preserve">: </w:t>
      </w:r>
      <w:ins w:id="97063" w:author="מנוע מכני" w:date="2026-10-11T12:04:39Z">
        <w:r>
          <w:rPr>
            <w:rtl/>
          </w:rPr>
          <w:t xml:space="preserve">אדם</w:t>
        </w:r>
      </w:ins>
      <w:del w:id="97064" w:author="מנוע מכני" w:date="2026-10-11T12:04:39Z">
        <w:r>
          <w:rPr>
            <w:rtl/>
          </w:rPr>
          <w:delText xml:space="preserve">גברא</w:delText>
        </w:r>
      </w:del>
      <w:r>
        <w:rPr>
          <w:rtl/>
        </w:rPr>
        <w:t xml:space="preserve"> </w:t>
      </w:r>
      <w:r>
        <w:rPr>
          <w:rStyle w:val="2fb"/>
          <w:rtl/>
        </w:rPr>
        <w:t xml:space="preserve">רבא</w:t>
      </w:r>
      <w:r>
        <w:rPr>
          <w:rtl/>
        </w:rPr>
        <w:t xml:space="preserve"> </w:t>
      </w:r>
      <w:r>
        <w:rPr>
          <w:rStyle w:val="2fb"/>
          <w:rtl/>
        </w:rPr>
        <w:t xml:space="preserve">כרב יוסף</w:t>
      </w:r>
      <w:r>
        <w:rPr>
          <w:rtl/>
        </w:rPr>
        <w:t xml:space="preserve"> לימא כי הא </w:t>
      </w:r>
      <w:ins w:id="91189" w:author="מנוע מכני" w:date="2026-10-11T12:04:39Z">
        <w:r>
          <w:rPr>
            <w:rtl/>
          </w:rPr>
          <w:t xml:space="preserve">דבר</w:t>
        </w:r>
      </w:ins>
      <w:del w:id="91190" w:author="מנוע מכני" w:date="2026-10-11T12:04:39Z">
        <w:r>
          <w:rPr>
            <w:rtl/>
          </w:rPr>
          <w:delText xml:space="preserve">מילתא</w:delText>
        </w:r>
      </w:del>
      <w:r>
        <w:rPr>
          <w:rtl/>
        </w:rPr>
        <w:t xml:space="preserve">! הרי לוג [הבא] בפני עצמו, דלכ"ע מתנותיו שרו </w:t>
      </w:r>
      <w:ins w:id="92949" w:author="מנוע מכני" w:date="2026-10-11T12:04:39Z">
        <w:r>
          <w:rPr>
            <w:rtl/>
          </w:rPr>
          <w:t xml:space="preserve">לו</w:t>
        </w:r>
      </w:ins>
      <w:del w:id="92950" w:author="מנוע מכני" w:date="2026-10-11T12:04:39Z">
        <w:r>
          <w:rPr>
            <w:rtl/>
          </w:rPr>
          <w:delText xml:space="preserve">ליה</w:delText>
        </w:r>
      </w:del>
      <w:r>
        <w:rPr>
          <w:rtl/>
        </w:rPr>
        <w:t xml:space="preserve"> ולא מפגלין </w:t>
      </w:r>
      <w:ins w:id="92951" w:author="מנוע מכני" w:date="2026-10-11T12:04:39Z">
        <w:r>
          <w:rPr>
            <w:rtl/>
          </w:rPr>
          <w:t xml:space="preserve">לו</w:t>
        </w:r>
      </w:ins>
      <w:del w:id="92952" w:author="מנוע מכני" w:date="2026-10-11T12:04:39Z">
        <w:r>
          <w:rPr>
            <w:rtl/>
          </w:rPr>
          <w:delText xml:space="preserve">ליה</w:delText>
        </w:r>
      </w:del>
      <w:r>
        <w:rPr>
          <w:rtl/>
        </w:rPr>
        <w:t xml:space="preserve">! </w:t>
      </w:r>
      <w:r>
        <w:rPr>
          <w:rtl/>
        </w:rPr>
        <w:t xml:space="preserve">דתניא</w:t>
      </w:r>
      <w:r>
        <w:rPr>
          <w:rtl/>
        </w:rPr>
        <w:t xml:space="preserve">: לוג שמן של מצורע חייבין עליו משום פיגול, מפני שדם מתירו לבהונות, דברי </w:t>
      </w:r>
      <w:r>
        <w:rPr>
          <w:rStyle w:val="2fb"/>
          <w:rtl/>
        </w:rPr>
        <w:t xml:space="preserve">ר"מ</w:t>
      </w:r>
      <w:ins w:id="94517" w:author="מנוע מכני" w:date="2026-10-11T12:04:39Z">
        <w:r>
          <w:rPr>
            <w:rtl/>
          </w:rPr>
          <w:t xml:space="preserve">,</w:t>
        </w:r>
      </w:ins>
      <w:del w:id="94518" w:author="מנוע מכני" w:date="2026-10-11T12:04:39Z">
        <w:r>
          <w:rPr>
            <w:rtl/>
          </w:rPr>
          <w:delText xml:space="preserve">;</w:delText>
        </w:r>
      </w:del>
    </w:p>
    <w:p>
      <w:pPr>
        <w:pStyle w:val="38"/>
        <w:rPr>
          <w:ins w:id="98982" w:author="מנוע מכני" w:date="2026-10-11T12:04:39Z"/>
        </w:rPr>
      </w:pPr>
      <w:r>
        <w:t xml:space="preserve">אמרו לו לר"מ:</w:t>
      </w:r>
    </w:p>
    <w:p w:rsidR="00DA63EC" w:rsidRDefault="00DA63EC" w:rsidP="00DA63EC">
      <w:pPr>
        <w:tabs>
          <w:tab w:val="left" w:pos="0"/>
          <w:tab w:val="center" w:pos="2835"/>
        </w:tabs>
        <w:rPr>
          <w:rtl/>
        </w:rPr>
      </w:pPr>
      <w:del w:id="98983" w:author="מנוע מכני" w:date="2026-10-11T12:04:39Z">
        <w:r>
          <w:rPr>
            <w:rtl/>
          </w:rPr>
          <w:delText xml:space="preserve"> </w:delText>
        </w:r>
      </w:del>
      <w:r>
        <w:rPr>
          <w:rtl/>
        </w:rPr>
        <w:t xml:space="preserve">והלא אדם מביא אשמו עכשיו, ולוג מיכן ועד עשרה ימים, </w:t>
      </w:r>
    </w:p>
    <w:p>
      <w:pPr>
        <w:pStyle w:val="38"/>
        <w:rPr>
          <w:ins w:id="98984" w:author="מנוע מכני" w:date="2026-10-11T12:04:39Z"/>
        </w:rPr>
      </w:pPr>
      <w:r>
        <w:t xml:space="preserve">אמר</w:t>
      </w:r>
      <w:r>
        <w:t xml:space="preserve"> להן:</w:t>
      </w:r>
    </w:p>
    <w:p w:rsidR="00DA63EC" w:rsidRDefault="00DA63EC" w:rsidP="00DA63EC">
      <w:pPr>
        <w:tabs>
          <w:tab w:val="left" w:pos="0"/>
          <w:tab w:val="center" w:pos="2835"/>
        </w:tabs>
        <w:rPr>
          <w:rtl/>
        </w:rPr>
      </w:pPr>
      <w:del w:id="98985" w:author="מנוע מכני" w:date="2026-10-11T12:04:39Z">
        <w:r>
          <w:rPr>
            <w:rtl/>
          </w:rPr>
          <w:delText xml:space="preserve"> </w:delText>
        </w:r>
      </w:del>
      <w:r>
        <w:rPr>
          <w:rtl/>
        </w:rPr>
        <w:t xml:space="preserve">אף אני </w:t>
      </w:r>
      <w:r>
        <w:rPr>
          <w:rtl/>
        </w:rPr>
        <w:t xml:space="preserve">לא</w:t>
      </w:r>
      <w:r>
        <w:rPr>
          <w:rtl/>
        </w:rPr>
        <w:t xml:space="preserve"> אמרתי אלא בבא עם האשם! אלא א"ר ירמיה: לעולם </w:t>
      </w:r>
      <w:r>
        <w:rPr>
          <w:rStyle w:val="2fb"/>
          <w:rtl/>
        </w:rPr>
        <w:t xml:space="preserve">ר"מ</w:t>
      </w:r>
      <w:r>
        <w:rPr>
          <w:rtl/>
        </w:rPr>
        <w:t xml:space="preserve"> היא, וסמי מיכן נסכים.</w:t>
      </w:r>
    </w:p>
    <w:p>
      <w:pPr>
        <w:pStyle w:val="38"/>
        <w:rPr>
          <w:ins w:id="98986" w:author="מנוע מכני" w:date="2026-10-11T12:04:39Z"/>
        </w:rPr>
      </w:pPr>
      <w:del w:id="101655" w:author="מנוע מכני" w:date="2026-10-11T12:04:39Z">
        <w:r>
          <w:delText xml:space="preserve">אמר </w:delText>
        </w:r>
      </w:del>
      <w:r>
        <w:t xml:space="preserve">אביי:</w:t>
      </w:r>
    </w:p>
    <w:p w:rsidR="00DA63EC" w:rsidRDefault="00DA63EC" w:rsidP="00DA63EC">
      <w:pPr>
        <w:tabs>
          <w:tab w:val="left" w:pos="0"/>
          <w:tab w:val="center" w:pos="2835"/>
        </w:tabs>
        <w:rPr>
          <w:rtl/>
        </w:rPr>
      </w:pPr>
      <w:del w:id="98987" w:author="מנוע מכני" w:date="2026-10-11T12:04:39Z">
        <w:r>
          <w:rPr>
            <w:rtl/>
          </w:rPr>
          <w:delText xml:space="preserve"> </w:delText>
        </w:r>
      </w:del>
      <w:r>
        <w:rPr>
          <w:rtl/>
        </w:rPr>
        <w:t xml:space="preserve">לעולם </w:t>
      </w:r>
      <w:r>
        <w:rPr>
          <w:rtl/>
        </w:rPr>
        <w:t xml:space="preserve">לא</w:t>
      </w:r>
      <w:r>
        <w:rPr>
          <w:rtl/>
        </w:rPr>
        <w:t xml:space="preserve"> תסמי, ותנא לוג הבא עם האשם, והוא הדין לנסכים הבאין עם הזבח, </w:t>
      </w:r>
    </w:p>
    <w:p w:rsidR="00DA63EC" w:rsidRDefault="00DA63EC" w:rsidP="00DA63EC">
      <w:pPr>
        <w:tabs>
          <w:tab w:val="left" w:pos="0"/>
          <w:tab w:val="center" w:pos="2835"/>
        </w:tabs>
        <w:rPr>
          <w:rtl/>
        </w:rPr>
      </w:pPr>
      <w:r>
        <w:rPr>
          <w:rtl/>
        </w:rPr>
        <w:tab/>
      </w:r>
      <w:del w:id="90129" w:author="מנוע מכני" w:date="2026-10-11T12:04:39Z">
        <w:r>
          <w:rPr>
            <w:rFonts w:hint="cs"/>
            <w:rtl/>
          </w:rPr>
          <w:delText xml:space="preserve">     </w:delText>
        </w:r>
      </w:del>
      <w:ins w:id="91191" w:author="מנוע מכני" w:date="2026-10-11T12:04:39Z">
        <w:r>
          <w:rPr>
            <w:rtl/>
          </w:rPr>
          <w:t xml:space="preserve">ואח"כ</w:t>
        </w:r>
      </w:ins>
      <w:del w:id="91192" w:author="מנוע מכני" w:date="2026-10-11T12:04:39Z">
        <w:r>
          <w:rPr>
            <w:rtl/>
          </w:rPr>
          <w:delText xml:space="preserve">והדר</w:delText>
        </w:r>
      </w:del>
      <w:r>
        <w:rPr>
          <w:rtl/>
        </w:rPr>
        <w:t xml:space="preserve"> תנא נסכים הבאין בפני עצמן, והוא הדין ללוג הבא בפני עצמו.</w:t>
      </w:r>
    </w:p>
    <w:p w:rsidR="00DA63EC" w:rsidRDefault="00DA63EC" w:rsidP="00DA63EC">
      <w:pPr>
        <w:pStyle w:val="affffd"/>
        <w:rPr>
          <w:rtl/>
        </w:rPr>
      </w:pPr>
      <w:r>
        <w:rPr>
          <w:rtl/>
        </w:rPr>
        <w:t>׹</w:t>
      </w:r>
    </w:p>
    <w:p>
      <w:pPr>
        <w:pStyle w:val="afffff8"/>
        <w:rPr>
          <w:ins w:id="90457" w:author="קלוד" w:date="2026-10-11T12:29:36Z"/>
        </w:rPr>
      </w:pPr>
      <w:ins w:id="90458" w:author="קלוד" w:date="2026-10-11T12:29:36Z">
        <w:r>
          <w:rPr>
            <w:color w:val="7B3F00"/>
          </w:rPr>
          <w:t xml:space="preserve">'לכל קרבנם' - לרבות לוג, מנחות, חטאת העוף ואשם נזיר</w:t>
        </w:r>
      </w:ins>
    </w:p>
    <w:p w:rsidR="00DA63EC" w:rsidRDefault="00DA63EC" w:rsidP="00DA63EC">
      <w:pPr>
        <w:tabs>
          <w:tab w:val="left" w:pos="0"/>
          <w:tab w:val="center" w:pos="2835"/>
        </w:tabs>
        <w:rPr>
          <w:b/>
          <w:bCs/>
          <w:rtl/>
        </w:rPr>
      </w:pPr>
      <w:r w:rsidRPr="00641113">
        <w:rPr>
          <w:b/>
          <w:bCs/>
          <w:rtl/>
        </w:rPr>
        <w:t>חטאת העוף - דמה מתיר את בשרה לכהנים.</w:t>
      </w:r>
    </w:p>
    <w:p>
      <w:pPr>
        <w:pStyle w:val="38"/>
        <w:rPr>
          <w:ins w:id="98988" w:author="מנוע מכני" w:date="2026-10-11T12:04:39Z"/>
        </w:rPr>
      </w:pPr>
      <w:r>
        <w:t>מה</w:t>
      </w:r>
      <w:r>
        <w:t>"</w:t>
      </w:r>
      <w:r>
        <w:t>מ</w:t>
      </w:r>
      <w:r>
        <w:t xml:space="preserve"> דתני לוי:</w:t>
      </w:r>
    </w:p>
    <w:p w:rsidR="00DA63EC" w:rsidRDefault="00DA63EC" w:rsidP="00DA63EC">
      <w:pPr>
        <w:tabs>
          <w:tab w:val="left" w:pos="0"/>
          <w:tab w:val="center" w:pos="2835"/>
        </w:tabs>
        <w:rPr>
          <w:rtl/>
        </w:rPr>
      </w:pPr>
      <w:del w:id="98989"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כל קרבנם</w:t>
      </w:r>
      <w:r w:rsidRPr="00464129">
        <w:rPr>
          <w:rStyle w:val="afffff0"/>
          <w:rFonts w:hint="cs"/>
          <w:rtl/>
        </w:rPr>
        <w:t>'</w:t>
      </w:r>
      <w:r w:rsidRPr="00464129">
        <w:rPr>
          <w:rStyle w:val="afffff0"/>
          <w:rtl/>
        </w:rPr>
        <w:t xml:space="preserve"> </w:t>
      </w:r>
      <w:r>
        <w:rPr>
          <w:rtl/>
        </w:rPr>
        <w:t xml:space="preserve">לרבות לוג שמן של מצורע</w:t>
      </w:r>
      <w:ins w:id="94519" w:author="מנוע מכני" w:date="2026-10-11T12:04:39Z">
        <w:r>
          <w:rPr>
            <w:rtl/>
          </w:rPr>
          <w:t xml:space="preserve">,</w:t>
        </w:r>
      </w:ins>
      <w:del w:id="94520" w:author="מנוע מכני" w:date="2026-10-11T12:04:39Z">
        <w:r>
          <w:rPr>
            <w:rtl/>
          </w:rPr>
          <w:delText xml:space="preserve">;</w:delText>
        </w:r>
      </w:del>
      <w:r>
        <w:rPr>
          <w:rFonts w:hint="cs"/>
          <w:rtl/>
        </w:rPr>
        <w:t xml:space="preserve">- </w:t>
      </w:r>
      <w:r>
        <w:rPr>
          <w:rFonts w:hint="cs"/>
          <w:rtl/>
        </w:rPr>
        <w:t xml:space="preserve">סד</w:t>
      </w:r>
      <w:r>
        <w:rPr>
          <w:rtl/>
        </w:rPr>
        <w:t>"</w:t>
      </w:r>
      <w:r>
        <w:rPr>
          <w:rFonts w:hint="cs"/>
          <w:rtl/>
        </w:rPr>
        <w:t>א</w:t>
      </w:r>
      <w:r w:rsidRPr="00464129">
        <w:rPr>
          <w:rStyle w:val="afffff0"/>
          <w:rFonts w:hint="cs"/>
          <w:rtl/>
        </w:rPr>
        <w:t xml:space="preserve"> '</w:t>
      </w:r>
      <w:ins w:id="90689" w:author="Claude - סמנטי" w:date="2026-10-11T12:26:16Z">
        <w:r>
          <w:rPr>
            <w:rStyle w:val="afffff0"/>
            <w:rtl/>
          </w:rPr>
          <w:t xml:space="preserve">מִן הָאֵשׁ</w:t>
        </w:r>
      </w:ins>
      <w:del w:id="90690" w:author="Claude - סמנטי" w:date="2026-10-11T12:26:16Z">
        <w:r w:rsidRPr="00464129">
          <w:rPr>
            <w:rStyle w:val="afffff0"/>
            <w:rtl/>
          </w:rPr>
          <w:delText xml:space="preserve">מן האש</w:delText>
        </w:r>
      </w:del>
      <w:r w:rsidRPr="00464129">
        <w:rPr>
          <w:rStyle w:val="afffff0"/>
          <w:rFonts w:hint="cs"/>
          <w:rtl/>
        </w:rPr>
        <w:t>'</w:t>
      </w:r>
      <w:r w:rsidRPr="00464129">
        <w:rPr>
          <w:rStyle w:val="afffff0"/>
          <w:rtl/>
        </w:rPr>
        <w:t xml:space="preserve"> </w:t>
      </w:r>
      <w:ins w:id="92953" w:author="מנוע מכני" w:date="2026-10-11T12:04:39Z">
        <w:r>
          <w:rPr>
            <w:rtl/>
          </w:rPr>
          <w:t xml:space="preserve">וזה</w:t>
        </w:r>
      </w:ins>
      <w:del w:id="92954" w:author="מנוע מכני" w:date="2026-10-11T12:04:39Z">
        <w:r>
          <w:rPr>
            <w:rtl/>
          </w:rPr>
          <w:delText xml:space="preserve">והאי</w:delText>
        </w:r>
      </w:del>
      <w:r>
        <w:rPr>
          <w:rtl/>
        </w:rPr>
        <w:t xml:space="preserve"> </w:t>
      </w:r>
      <w:ins w:id="91193" w:author="מנוע מכני" w:date="2026-10-11T12:04:39Z">
        <w:r>
          <w:rPr>
            <w:rtl/>
          </w:rPr>
          <w:t xml:space="preserve">לא</w:t>
        </w:r>
      </w:ins>
      <w:del w:id="91194" w:author="מנוע מכני" w:date="2026-10-11T12:04:39Z">
        <w:r>
          <w:rPr>
            <w:rtl/>
          </w:rPr>
          <w:delText xml:space="preserve">לאו</w:delText>
        </w:r>
      </w:del>
      <w:r>
        <w:rPr>
          <w:rtl/>
        </w:rPr>
        <w:t xml:space="preserve"> מותר מן האש הוא, </w:t>
      </w:r>
      <w:r>
        <w:rPr>
          <w:rtl/>
        </w:rPr>
        <w:t xml:space="preserve">קמ"ל</w:t>
      </w:r>
      <w:r>
        <w:rPr>
          <w:rtl/>
        </w:rPr>
        <w:t xml:space="preserve">.</w:t>
      </w:r>
    </w:p>
    <w:p w:rsidR="00DA63EC" w:rsidRDefault="00DA63EC" w:rsidP="00DA63EC">
      <w:pPr>
        <w:tabs>
          <w:tab w:val="left" w:pos="0"/>
          <w:tab w:val="center" w:pos="2835"/>
        </w:tabs>
        <w:rPr>
          <w:rtl/>
        </w:rPr>
      </w:pPr>
      <w:del w:id="90130" w:author="מנוע מכני" w:date="2026-10-11T12:04:39Z">
        <w:r>
          <w:rPr>
            <w:rtl/>
          </w:rPr>
          <w:lastRenderedPageBreak/>
          <w:delText xml:space="preserve"> </w:delText>
        </w:r>
      </w:del>
      <w:r>
        <w:rPr>
          <w:rtl/>
        </w:rPr>
        <w:lastRenderedPageBreak/>
        <w:t xml:space="preserve">'</w:t>
      </w:r>
      <w:ins w:id="90115" w:author="Claude - סמנטי" w:date="2026-10-11T12:26:16Z">
        <w:r>
          <w:rPr>
            <w:rStyle w:val="afffff0"/>
            <w:rtl/>
          </w:rPr>
          <w:t xml:space="preserve">לְכָל מִנְחָתָם</w:t>
        </w:r>
      </w:ins>
      <w:del w:id="90116" w:author="Claude - סמנטי" w:date="2026-10-11T12:26:16Z">
        <w:r>
          <w:rPr>
            <w:rtl/>
          </w:rPr>
          <w:lastRenderedPageBreak/>
          <w:delText xml:space="preserve">לכל מנחתם</w:delText>
        </w:r>
      </w:del>
      <w:r>
        <w:rPr>
          <w:rFonts w:hint="cs"/>
          <w:rtl/>
        </w:rPr>
        <w:t>'</w:t>
      </w:r>
      <w:r>
        <w:rPr>
          <w:rtl/>
        </w:rPr>
        <w:t xml:space="preserve"> - לרבות מנחת עומר ומנחת הקנאות</w:t>
      </w:r>
      <w:r>
        <w:rPr>
          <w:rFonts w:hint="cs"/>
          <w:rtl/>
        </w:rPr>
        <w:t xml:space="preserve"> דסד</w:t>
      </w:r>
      <w:r>
        <w:rPr>
          <w:rtl/>
        </w:rPr>
        <w:t>"</w:t>
      </w:r>
      <w:r>
        <w:rPr>
          <w:rFonts w:hint="cs"/>
          <w:rtl/>
        </w:rPr>
        <w:t xml:space="preserve">א</w:t>
      </w:r>
      <w:ins w:id="94521" w:author="מנוע מכני" w:date="2026-10-11T12:04:39Z">
        <w:r>
          <w:rPr>
            <w:rFonts w:hint="cs"/>
            <w:rtl/>
          </w:rPr>
          <w:t xml:space="preserve"> </w:t>
        </w:r>
      </w:ins>
      <w:del w:id="94522" w:author="מנוע מכני" w:date="2026-10-11T12:04:39Z">
        <w:r>
          <w:rPr>
            <w:rFonts w:hint="cs"/>
            <w:rtl/>
          </w:rPr>
          <w:delText xml:space="preserve"> </w:delText>
        </w:r>
        <w:r w:rsidRPr="00464129">
          <w:rPr>
            <w:rStyle w:val="afffff0"/>
            <w:rFonts w:hint="cs"/>
            <w:rtl/>
          </w:rPr>
          <w:delText xml:space="preserve"> </w:delText>
        </w:r>
      </w:del>
      <w:r w:rsidRPr="00464129">
        <w:rPr>
          <w:rStyle w:val="afffff0"/>
          <w:rFonts w:hint="cs"/>
          <w:rtl/>
        </w:rPr>
        <w:t xml:space="preserve">'</w:t>
      </w:r>
      <w:ins w:id="90113" w:author="Claude - סמנטי" w:date="2026-10-11T12:26:16Z">
        <w:r>
          <w:rPr>
            <w:rStyle w:val="afffff0"/>
            <w:rtl/>
          </w:rPr>
          <w:t xml:space="preserve">וְאָכְלוּ אוֹתָם אֲשֶׁר כֻּפַּר בָּהֶם</w:t>
        </w:r>
      </w:ins>
      <w:del w:id="90114" w:author="Claude - סמנטי" w:date="2026-10-11T12:26:16Z">
        <w:r w:rsidRPr="00464129">
          <w:rPr>
            <w:rStyle w:val="afffff0"/>
            <w:rtl/>
          </w:rPr>
          <w:delText xml:space="preserve">ואכלו אותם אשר כפר בהם</w:delText>
        </w:r>
      </w:del>
      <w:r w:rsidRPr="00464129">
        <w:rPr>
          <w:rStyle w:val="afffff0"/>
          <w:rFonts w:hint="cs"/>
          <w:rtl/>
        </w:rPr>
        <w:t>'</w:t>
      </w:r>
      <w:r w:rsidRPr="00464129">
        <w:rPr>
          <w:rStyle w:val="afffff0"/>
          <w:rtl/>
        </w:rPr>
        <w:t>,</w:t>
      </w:r>
      <w:r>
        <w:rPr>
          <w:rtl/>
        </w:rPr>
        <w:t xml:space="preserve"> ומנחת העומר להתיר </w:t>
      </w:r>
      <w:ins w:id="97065" w:author="מנוע מכני" w:date="2026-10-11T12:04:39Z">
        <w:r>
          <w:rPr>
            <w:rtl/>
          </w:rPr>
          <w:t xml:space="preserve">באה</w:t>
        </w:r>
      </w:ins>
      <w:del w:id="97066" w:author="מנוע מכני" w:date="2026-10-11T12:04:39Z">
        <w:r>
          <w:rPr>
            <w:rtl/>
          </w:rPr>
          <w:delText xml:space="preserve">אתיא</w:delText>
        </w:r>
      </w:del>
      <w:r>
        <w:rPr>
          <w:rtl/>
        </w:rPr>
        <w:t xml:space="preserve">, ומנחת קנאות לברר עון </w:t>
      </w:r>
      <w:ins w:id="90111" w:author="Claude - סמנטי" w:date="2026-10-11T12:26:16Z">
        <w:r>
          <w:rPr>
            <w:rtl/>
          </w:rPr>
          <w:t xml:space="preserve">באה</w:t>
        </w:r>
      </w:ins>
      <w:del w:id="90112" w:author="Claude - סמנטי" w:date="2026-10-11T12:26:16Z">
        <w:r>
          <w:rPr>
            <w:rtl/>
          </w:rPr>
          <w:delText xml:space="preserve">קאתיא</w:delText>
        </w:r>
      </w:del>
      <w:r>
        <w:rPr>
          <w:rtl/>
        </w:rPr>
        <w:t xml:space="preserve">, </w:t>
      </w:r>
      <w:r>
        <w:rPr>
          <w:rtl/>
        </w:rPr>
        <w:t xml:space="preserve">קמ"ל</w:t>
      </w:r>
      <w:r>
        <w:rPr>
          <w:rtl/>
        </w:rPr>
        <w:t xml:space="preserve">.</w:t>
      </w:r>
    </w:p>
    <w:p w:rsidR="00DA63EC" w:rsidRDefault="00DA63EC" w:rsidP="00DA63EC">
      <w:pPr>
        <w:tabs>
          <w:tab w:val="left" w:pos="0"/>
          <w:tab w:val="center" w:pos="2835"/>
        </w:tabs>
        <w:rPr>
          <w:rtl/>
        </w:rPr>
      </w:pPr>
      <w:del w:id="90131" w:author="מנוע מכני" w:date="2026-10-11T12:04:39Z">
        <w:r>
          <w:rPr>
            <w:rtl/>
          </w:rPr>
          <w:delText xml:space="preserve"> </w:delText>
        </w:r>
      </w:del>
      <w:r>
        <w:rPr>
          <w:rtl/>
        </w:rPr>
        <w:t xml:space="preserve">'</w:t>
      </w:r>
      <w:ins w:id="90691" w:author="Claude - סמנטי" w:date="2026-10-11T12:26:16Z">
        <w:r>
          <w:rPr>
            <w:rStyle w:val="afffff0"/>
            <w:rtl/>
          </w:rPr>
          <w:t xml:space="preserve">וּלְכָל חַטָּאתָם</w:t>
        </w:r>
      </w:ins>
      <w:del w:id="90692" w:author="Claude - סמנטי" w:date="2026-10-11T12:26:16Z">
        <w:r>
          <w:rPr>
            <w:rtl/>
          </w:rPr>
          <w:delText xml:space="preserve">ולכל חטאתם</w:delText>
        </w:r>
      </w:del>
      <w:r>
        <w:rPr>
          <w:rFonts w:hint="cs"/>
          <w:rtl/>
        </w:rPr>
        <w:t>'</w:t>
      </w:r>
      <w:r>
        <w:rPr>
          <w:rtl/>
        </w:rPr>
        <w:t xml:space="preserve"> - לרבות חטאת העוף, </w:t>
      </w:r>
      <w:r>
        <w:rPr>
          <w:rFonts w:hint="cs"/>
          <w:rtl/>
        </w:rPr>
        <w:t>סד</w:t>
      </w:r>
      <w:r>
        <w:rPr>
          <w:rtl/>
        </w:rPr>
        <w:t>"</w:t>
      </w:r>
      <w:r>
        <w:rPr>
          <w:rFonts w:hint="cs"/>
          <w:rtl/>
        </w:rPr>
        <w:t>א</w:t>
      </w:r>
      <w:r>
        <w:rPr>
          <w:rtl/>
        </w:rPr>
        <w:t xml:space="preserve"> נבילה היא.</w:t>
      </w:r>
    </w:p>
    <w:p w:rsidR="00DA63EC" w:rsidRDefault="00DA63EC" w:rsidP="00DA63EC">
      <w:pPr>
        <w:tabs>
          <w:tab w:val="left" w:pos="0"/>
          <w:tab w:val="center" w:pos="2835"/>
        </w:tabs>
        <w:rPr>
          <w:rtl/>
        </w:rPr>
      </w:pPr>
      <w:del w:id="90132" w:author="מנוע מכני" w:date="2026-10-11T12:04:39Z">
        <w:r>
          <w:rPr>
            <w:rtl/>
          </w:rPr>
          <w:delText xml:space="preserve"> </w:delText>
        </w:r>
      </w:del>
      <w:r>
        <w:rPr>
          <w:rtl/>
        </w:rPr>
        <w:t xml:space="preserve">'</w:t>
      </w:r>
      <w:ins w:id="90119" w:author="Claude - סמנטי" w:date="2026-10-11T12:26:16Z">
        <w:r>
          <w:rPr>
            <w:rStyle w:val="afffff0"/>
            <w:rtl/>
          </w:rPr>
          <w:t xml:space="preserve">לְכָל אֲשָׁמָם</w:t>
        </w:r>
      </w:ins>
      <w:del w:id="90120" w:author="Claude - סמנטי" w:date="2026-10-11T12:26:16Z">
        <w:r>
          <w:rPr>
            <w:rtl/>
          </w:rPr>
          <w:delText xml:space="preserve">לכל אשמם</w:delText>
        </w:r>
      </w:del>
      <w:r>
        <w:rPr>
          <w:rFonts w:hint="cs"/>
          <w:rtl/>
        </w:rPr>
        <w:t>'</w:t>
      </w:r>
      <w:r>
        <w:rPr>
          <w:rtl/>
        </w:rPr>
        <w:t xml:space="preserve"> - לרבות אשם נזיר </w:t>
      </w:r>
      <w:r>
        <w:rPr>
          <w:rFonts w:hint="cs"/>
          <w:rtl/>
        </w:rPr>
        <w:t>כ</w:t>
      </w:r>
      <w:r>
        <w:rPr>
          <w:rtl/>
        </w:rPr>
        <w:t xml:space="preserve">אשם מצורע, </w:t>
      </w:r>
      <w:r>
        <w:rPr>
          <w:rtl/>
        </w:rPr>
        <w:t xml:space="preserve">ס</w:t>
      </w:r>
      <w:r>
        <w:rPr>
          <w:rFonts w:hint="cs"/>
          <w:rtl/>
        </w:rPr>
        <w:t>ד</w:t>
      </w:r>
      <w:r>
        <w:rPr>
          <w:rtl/>
        </w:rPr>
        <w:t>"</w:t>
      </w:r>
      <w:r>
        <w:rPr>
          <w:rFonts w:hint="cs"/>
          <w:rtl/>
        </w:rPr>
        <w:t>א</w:t>
      </w:r>
      <w:r>
        <w:rPr>
          <w:rtl/>
        </w:rPr>
        <w:t xml:space="preserve"> להכשיר </w:t>
      </w:r>
      <w:ins w:id="90117" w:author="Claude - סמנטי" w:date="2026-10-11T12:26:16Z">
        <w:r>
          <w:rPr>
            <w:rtl/>
          </w:rPr>
          <w:t xml:space="preserve">באים</w:t>
        </w:r>
      </w:ins>
      <w:del w:id="90118" w:author="Claude - סמנטי" w:date="2026-10-11T12:26:16Z">
        <w:r>
          <w:rPr>
            <w:rtl/>
          </w:rPr>
          <w:delText xml:space="preserve">קאתו</w:delText>
        </w:r>
      </w:del>
      <w:r>
        <w:rPr>
          <w:rtl/>
        </w:rPr>
        <w:t xml:space="preserve">, </w:t>
      </w:r>
      <w:r>
        <w:rPr>
          <w:rtl/>
        </w:rPr>
        <w:t xml:space="preserve">קמ"ל</w:t>
      </w:r>
      <w:r>
        <w:rPr>
          <w:rtl/>
        </w:rPr>
        <w:t xml:space="preserve">.</w:t>
      </w:r>
    </w:p>
    <w:p w:rsidR="00DA63EC" w:rsidRDefault="00DA63EC" w:rsidP="00DA63EC">
      <w:pPr>
        <w:tabs>
          <w:tab w:val="left" w:pos="0"/>
          <w:tab w:val="center" w:pos="2835"/>
        </w:tabs>
        <w:rPr>
          <w:rtl/>
        </w:rPr>
      </w:pPr>
      <w:del w:id="90133" w:author="מנוע מכני" w:date="2026-10-11T12:04:39Z">
        <w:r>
          <w:rPr>
            <w:rtl/>
          </w:rPr>
          <w:delText xml:space="preserve"> </w:delText>
        </w:r>
      </w:del>
      <w:r>
        <w:rPr>
          <w:rtl/>
        </w:rPr>
        <w:t xml:space="preserve">'</w:t>
      </w:r>
      <w:ins w:id="90693" w:author="Claude - סמנטי" w:date="2026-10-11T12:26:16Z">
        <w:r>
          <w:rPr>
            <w:rStyle w:val="afffff0"/>
            <w:rtl/>
          </w:rPr>
          <w:t xml:space="preserve">אֲשֶׁר יָשִׁיבוּ</w:t>
        </w:r>
      </w:ins>
      <w:del w:id="90694" w:author="Claude - סמנטי" w:date="2026-10-11T12:26:16Z">
        <w:r>
          <w:rPr>
            <w:rtl/>
          </w:rPr>
          <w:delText xml:space="preserve">אשר ישיבו</w:delText>
        </w:r>
      </w:del>
      <w:r>
        <w:rPr>
          <w:rFonts w:hint="cs"/>
          <w:rtl/>
        </w:rPr>
        <w:t>'</w:t>
      </w:r>
      <w:r>
        <w:rPr>
          <w:rtl/>
        </w:rPr>
        <w:t xml:space="preserve"> - זה גזל הגר.</w:t>
      </w:r>
    </w:p>
    <w:p w:rsidR="00DA63EC" w:rsidRDefault="00DA63EC" w:rsidP="00DA63EC">
      <w:pPr>
        <w:tabs>
          <w:tab w:val="left" w:pos="0"/>
          <w:tab w:val="center" w:pos="2835"/>
        </w:tabs>
        <w:rPr>
          <w:rtl/>
        </w:rPr>
      </w:pPr>
      <w:del w:id="90134" w:author="מנוע מכני" w:date="2026-10-11T12:04:39Z">
        <w:r>
          <w:rPr>
            <w:rtl/>
          </w:rPr>
          <w:delText xml:space="preserve"> </w:delText>
        </w:r>
      </w:del>
      <w:r>
        <w:rPr>
          <w:rtl/>
        </w:rPr>
        <w:t xml:space="preserve">'</w:t>
      </w:r>
      <w:ins w:id="90695" w:author="Claude - סמנטי" w:date="2026-10-11T12:26:16Z">
        <w:r>
          <w:rPr>
            <w:rStyle w:val="afffff0"/>
            <w:rtl/>
          </w:rPr>
          <w:t xml:space="preserve">לְךָ הוּא</w:t>
        </w:r>
      </w:ins>
      <w:del w:id="90696" w:author="Claude - סמנטי" w:date="2026-10-11T12:26:16Z">
        <w:r>
          <w:rPr>
            <w:rtl/>
          </w:rPr>
          <w:delText xml:space="preserve">לך הוא</w:delText>
        </w:r>
      </w:del>
      <w:r>
        <w:rPr>
          <w:rFonts w:hint="cs"/>
          <w:rtl/>
        </w:rPr>
        <w:t>'</w:t>
      </w:r>
      <w:r>
        <w:rPr>
          <w:rtl/>
        </w:rPr>
        <w:t xml:space="preserve"> - שלך יהיה, </w:t>
      </w:r>
      <w:ins w:id="90329" w:author="מנוע מכני" w:date="2026-10-11T12:04:39Z">
        <w:r>
          <w:rPr>
            <w:rtl/>
          </w:rPr>
          <w:t xml:space="preserve">אפי'</w:t>
        </w:r>
      </w:ins>
      <w:del w:id="90330" w:author="מנוע מכני" w:date="2026-10-11T12:04:39Z">
        <w:r>
          <w:rPr>
            <w:rtl/>
          </w:rPr>
          <w:delText xml:space="preserve">אפילו</w:delText>
        </w:r>
      </w:del>
      <w:r>
        <w:rPr>
          <w:rtl/>
        </w:rPr>
        <w:t xml:space="preserve"> לקדש בו את האשה.</w:t>
      </w:r>
    </w:p>
    <w:p w:rsidR="00DA63EC" w:rsidRDefault="00DA63EC" w:rsidP="00DA63EC">
      <w:pPr>
        <w:tabs>
          <w:tab w:val="left" w:pos="0"/>
          <w:tab w:val="center" w:pos="2835"/>
        </w:tabs>
        <w:rPr>
          <w:rtl/>
        </w:rPr>
      </w:pPr>
    </w:p>
    <w:p>
      <w:pPr>
        <w:pStyle w:val="afffff8"/>
        <w:rPr>
          <w:ins w:id="90455" w:author="קלוד" w:date="2026-10-11T12:29:36Z"/>
        </w:rPr>
      </w:pPr>
      <w:ins w:id="90456" w:author="קלוד" w:date="2026-10-11T12:29:36Z">
        <w:r>
          <w:rPr>
            <w:color w:val="7B3F00"/>
          </w:rPr>
          <w:t xml:space="preserve">פיגול במחשבת חוץ בדבר הנעשה בפנים - לא פיגל</w:t>
        </w:r>
      </w:ins>
    </w:p>
    <w:p>
      <w:pPr>
        <w:pStyle w:val="38"/>
        <w:rPr>
          <w:ins w:id="98990" w:author="מנוע מכני" w:date="2026-10-11T12:04:39Z"/>
        </w:rPr>
      </w:pPr>
      <w:r w:rsidRPr="00E37640">
        <w:t xml:space="preserve">תניא</w:t>
      </w:r>
      <w:r w:rsidRPr="00E37640">
        <w:t xml:space="preserve">, ר</w:t>
      </w:r>
      <w:r>
        <w:t>"</w:t>
      </w:r>
      <w:r w:rsidRPr="00E37640">
        <w:t>א מריה</w:t>
      </w:r>
      <w:r>
        <w:t>"</w:t>
      </w:r>
      <w:r w:rsidRPr="00E37640">
        <w:t>ג</w:t>
      </w:r>
      <w:r w:rsidRPr="00E37640">
        <w:t xml:space="preserve">:</w:t>
      </w:r>
    </w:p>
    <w:p w:rsidR="00DA63EC" w:rsidRDefault="00DA63EC" w:rsidP="00DA63EC">
      <w:pPr>
        <w:tabs>
          <w:tab w:val="left" w:pos="0"/>
          <w:tab w:val="center" w:pos="2835"/>
        </w:tabs>
        <w:rPr>
          <w:b/>
          <w:bCs/>
          <w:rtl/>
        </w:rPr>
      </w:pPr>
      <w:del w:id="98991" w:author="מנוע מכני" w:date="2026-10-11T12:04:39Z">
        <w:r w:rsidRPr="00E37640">
          <w:rPr>
            <w:b/>
            <w:bCs/>
            <w:rtl/>
          </w:rPr>
          <w:delText xml:space="preserve"> </w:delText>
        </w:r>
      </w:del>
      <w:r w:rsidRPr="00E37640">
        <w:rPr>
          <w:b/>
          <w:bCs/>
          <w:rtl/>
        </w:rPr>
        <w:t xml:space="preserve">פיגל בדבר הנעשה בחוץ - פיגל, בדבר הנעשה בפנים - </w:t>
      </w:r>
      <w:r w:rsidRPr="00E37640">
        <w:rPr>
          <w:b/>
          <w:bCs/>
          <w:rtl/>
        </w:rPr>
        <w:t xml:space="preserve">לא</w:t>
      </w:r>
      <w:r w:rsidRPr="00E37640">
        <w:rPr>
          <w:b/>
          <w:bCs/>
          <w:rtl/>
        </w:rPr>
        <w:t xml:space="preserve"> פיגל</w:t>
      </w:r>
      <w:ins w:id="94523" w:author="מנוע מכני" w:date="2026-10-11T12:04:39Z">
        <w:r>
          <w:rPr>
            <w:b/>
            <w:bCs/>
            <w:rtl/>
          </w:rPr>
          <w:t xml:space="preserve">,</w:t>
        </w:r>
      </w:ins>
      <w:del w:id="94524" w:author="מנוע מכני" w:date="2026-10-11T12:04:39Z">
        <w:r w:rsidRPr="00E37640">
          <w:rPr>
            <w:b/>
            <w:bCs/>
            <w:rtl/>
          </w:rPr>
          <w:delText xml:space="preserve">;</w:delText>
        </w:r>
      </w:del>
    </w:p>
    <w:p w:rsidR="00DA63EC" w:rsidRDefault="00DA63EC" w:rsidP="00DA63EC">
      <w:pPr>
        <w:tabs>
          <w:tab w:val="left" w:pos="0"/>
          <w:tab w:val="center" w:pos="2835"/>
        </w:tabs>
        <w:rPr>
          <w:rtl/>
        </w:rPr>
      </w:pPr>
      <w:r>
        <w:rPr>
          <w:rtl/>
        </w:rPr>
        <w:t xml:space="preserve">כיצד? היה עומד בחוץ, ואמר הריני שוחט </w:t>
      </w:r>
      <w:r w:rsidRPr="00E37640">
        <w:rPr>
          <w:b/>
          <w:bCs/>
          <w:rtl/>
        </w:rPr>
        <w:t>להזות</w:t>
      </w:r>
      <w:r>
        <w:rPr>
          <w:rtl/>
        </w:rPr>
        <w:t xml:space="preserve"> מדמו למחר - </w:t>
      </w:r>
      <w:r>
        <w:rPr>
          <w:rtl/>
        </w:rPr>
        <w:t xml:space="preserve">לא</w:t>
      </w:r>
      <w:r>
        <w:rPr>
          <w:rtl/>
        </w:rPr>
        <w:t xml:space="preserve"> פיגל, שמחשבה בחוץ בדבר הנעשה בפנים </w:t>
      </w:r>
      <w:r>
        <w:rPr>
          <w:rtl/>
        </w:rPr>
        <w:t xml:space="preserve">לא</w:t>
      </w:r>
      <w:r>
        <w:rPr>
          <w:rtl/>
        </w:rPr>
        <w:t xml:space="preserve"> פיגל</w:t>
      </w:r>
      <w:ins w:id="94525" w:author="מנוע מכני" w:date="2026-10-11T12:04:39Z">
        <w:r>
          <w:rPr>
            <w:rtl/>
          </w:rPr>
          <w:t xml:space="preserve">,</w:t>
        </w:r>
      </w:ins>
      <w:del w:id="94526"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היה עומד בפנים, ואמר הריני מזה על מנת להקטיר </w:t>
      </w:r>
      <w:r w:rsidRPr="00E37640">
        <w:rPr>
          <w:b/>
          <w:bCs/>
          <w:rtl/>
        </w:rPr>
        <w:t>אימורים</w:t>
      </w:r>
      <w:r>
        <w:rPr>
          <w:rtl/>
        </w:rPr>
        <w:t xml:space="preserve"> ולשפוך שירים למחר - </w:t>
      </w:r>
      <w:r>
        <w:rPr>
          <w:rtl/>
        </w:rPr>
        <w:t xml:space="preserve">לא</w:t>
      </w:r>
      <w:r>
        <w:rPr>
          <w:rtl/>
        </w:rPr>
        <w:t xml:space="preserve"> פיגל, שמחשבה בפנים בדבר הנעשה בחוץ</w:t>
      </w:r>
      <w:ins w:id="94527" w:author="מנוע מכני" w:date="2026-10-11T12:04:39Z">
        <w:r>
          <w:rPr>
            <w:rtl/>
          </w:rPr>
          <w:t xml:space="preserve">,</w:t>
        </w:r>
      </w:ins>
      <w:del w:id="94528" w:author="מנוע מכני" w:date="2026-10-11T12:04:39Z">
        <w:r>
          <w:rPr>
            <w:rtl/>
          </w:rPr>
          <w:delText xml:space="preserve">;</w:delText>
        </w:r>
      </w:del>
    </w:p>
    <w:p w:rsidR="00DA63EC" w:rsidRDefault="00DA63EC" w:rsidP="00DA63EC">
      <w:pPr>
        <w:tabs>
          <w:tab w:val="left" w:pos="0"/>
          <w:tab w:val="center" w:pos="2835"/>
        </w:tabs>
        <w:rPr>
          <w:rtl/>
        </w:rPr>
      </w:pPr>
      <w:r>
        <w:rPr>
          <w:rtl/>
        </w:rPr>
        <w:t>אבל היה עומד בחוץ, ואמר הריני שוחט לשפוך שירים למחר או להקטיר אימורים למחר - פיגל, שמחשבה בחוץ בדבר הנעשה בחוץ.</w:t>
      </w:r>
    </w:p>
    <w:p>
      <w:pPr>
        <w:pStyle w:val="38"/>
        <w:rPr>
          <w:ins w:id="98992" w:author="מנוע מכני" w:date="2026-10-11T12:04:39Z"/>
        </w:rPr>
      </w:pPr>
      <w:r>
        <w:t>אריב</w:t>
      </w:r>
      <w:r>
        <w:t>"</w:t>
      </w:r>
      <w:r>
        <w:t>ל</w:t>
      </w:r>
      <w:r>
        <w:t>:</w:t>
      </w:r>
    </w:p>
    <w:p w:rsidR="00DA63EC" w:rsidRDefault="00DA63EC" w:rsidP="00DA63EC">
      <w:pPr>
        <w:tabs>
          <w:tab w:val="left" w:pos="0"/>
          <w:tab w:val="center" w:pos="2835"/>
        </w:tabs>
        <w:rPr>
          <w:rtl/>
        </w:rPr>
      </w:pPr>
      <w:del w:id="98993" w:author="מנוע מכני" w:date="2026-10-11T12:04:39Z">
        <w:r w:rsidRPr="00464129">
          <w:rPr>
            <w:rStyle w:val="afffff0"/>
            <w:rtl/>
          </w:rPr>
          <w:delText xml:space="preserve"> </w:delText>
        </w:r>
      </w:del>
      <w:r w:rsidRPr="00464129">
        <w:rPr>
          <w:rStyle w:val="afffff0"/>
          <w:rFonts w:hint="cs"/>
          <w:rtl/>
        </w:rPr>
        <w:t>'</w:t>
      </w:r>
      <w:ins w:id="90697" w:author="Claude - סמנטי" w:date="2026-10-11T12:26:16Z">
        <w:r>
          <w:rPr>
            <w:rStyle w:val="afffff0"/>
            <w:rtl/>
          </w:rPr>
          <w:t xml:space="preserve">כַּאֲשֶׁר יוּרַם מִשּׁוֹר זֶבַח הַשְּׁלָמִים</w:t>
        </w:r>
      </w:ins>
      <w:del w:id="90698" w:author="Claude - סמנטי" w:date="2026-10-11T12:26:16Z">
        <w:r w:rsidRPr="00464129">
          <w:rPr>
            <w:rStyle w:val="afffff0"/>
            <w:rtl/>
          </w:rPr>
          <w:delText xml:space="preserve">כאשר יורם משור זבח השלמים</w:delText>
        </w:r>
      </w:del>
      <w:r w:rsidRPr="00464129">
        <w:rPr>
          <w:rStyle w:val="afffff0"/>
          <w:rFonts w:hint="cs"/>
          <w:rtl/>
        </w:rPr>
        <w:t>'</w:t>
      </w:r>
      <w:r w:rsidRPr="00464129">
        <w:rPr>
          <w:rStyle w:val="afffff0"/>
          <w:rtl/>
        </w:rPr>
        <w:t>.</w:t>
      </w:r>
      <w:r>
        <w:rPr>
          <w:rtl/>
        </w:rPr>
        <w:t xml:space="preserve"> מקיש פר כהן משיח לשור זבח השלמים, מה שור זבח השלמים עד שיהו מעשיו ומחשבותיו על מזבח החיצון, אף פר כהן משיח - עד שיהו מחשבותיו ומעשיו על המזבח החיצון.</w:t>
      </w:r>
    </w:p>
    <w:p>
      <w:pPr>
        <w:pStyle w:val="38"/>
        <w:rPr>
          <w:ins w:id="98994" w:author="מנוע מכני" w:date="2026-10-11T12:04:39Z"/>
        </w:rPr>
      </w:pPr>
      <w:r>
        <w:t>ר</w:t>
      </w:r>
      <w:r>
        <w:t>"</w:t>
      </w:r>
      <w:r>
        <w:t>נ מרב</w:t>
      </w:r>
      <w:r>
        <w:t>"</w:t>
      </w:r>
      <w:r>
        <w:t>א מ</w:t>
      </w:r>
      <w:r>
        <w:t xml:space="preserve">רב:</w:t>
      </w:r>
    </w:p>
    <w:p w:rsidR="00DA63EC" w:rsidRDefault="00DA63EC" w:rsidP="00DA63EC">
      <w:pPr>
        <w:tabs>
          <w:tab w:val="left" w:pos="0"/>
          <w:tab w:val="center" w:pos="2835"/>
        </w:tabs>
        <w:rPr>
          <w:rtl/>
        </w:rPr>
      </w:pPr>
      <w:del w:id="98995" w:author="מנוע מכני" w:date="2026-10-11T12:04:39Z">
        <w:r>
          <w:rPr>
            <w:rtl/>
          </w:rPr>
          <w:delText xml:space="preserve"> </w:delText>
        </w:r>
      </w:del>
      <w:r>
        <w:rPr>
          <w:rtl/>
        </w:rPr>
        <w:t xml:space="preserve">הלכה </w:t>
      </w:r>
      <w:ins w:id="90331" w:author="מנוע מכני" w:date="2026-10-11T12:04:39Z">
        <w:r>
          <w:rPr>
            <w:rStyle w:val="2fb"/>
            <w:rtl/>
          </w:rPr>
          <w:t xml:space="preserve">כר"א</w:t>
        </w:r>
      </w:ins>
      <w:del w:id="90332" w:author="מנוע מכני" w:date="2026-10-11T12:04:39Z">
        <w:r>
          <w:rPr>
            <w:rtl/>
          </w:rPr>
          <w:delText xml:space="preserve">כרבי אלעזר</w:delText>
        </w:r>
      </w:del>
      <w:r>
        <w:rPr>
          <w:rtl/>
        </w:rPr>
        <w:t xml:space="preserve"> שאמר </w:t>
      </w:r>
      <w:r>
        <w:rPr>
          <w:rStyle w:val="2fb"/>
          <w:rtl/>
        </w:rPr>
        <w:t xml:space="preserve">מ</w:t>
      </w:r>
      <w:r>
        <w:rPr>
          <w:rStyle w:val="2fb"/>
          <w:rFonts w:hint="cs"/>
          <w:rtl/>
        </w:rPr>
        <w:t>ריה</w:t>
      </w:r>
      <w:r>
        <w:rPr>
          <w:rStyle w:val="2fb"/>
          <w:rtl/>
        </w:rPr>
        <w:t>"</w:t>
      </w:r>
      <w:r>
        <w:rPr>
          <w:rStyle w:val="2fb"/>
          <w:rFonts w:hint="cs"/>
          <w:rtl/>
        </w:rPr>
        <w:t>ג</w:t>
      </w:r>
      <w:r>
        <w:rPr>
          <w:rtl/>
        </w:rPr>
        <w:t>.</w:t>
      </w:r>
    </w:p>
    <w:p w:rsidR="00DA63EC" w:rsidRDefault="00DA63EC" w:rsidP="00DA63EC">
      <w:pPr>
        <w:pStyle w:val="afff3"/>
        <w:framePr w:wrap="around"/>
        <w:rPr>
          <w:rtl/>
        </w:rPr>
      </w:pPr>
      <w:r>
        <w:rPr>
          <w:rFonts w:hint="cs"/>
          <w:rtl/>
        </w:rPr>
        <w:t>מה.</w:t>
      </w:r>
    </w:p>
    <w:p>
      <w:pPr>
        <w:pStyle w:val="38"/>
        <w:rPr>
          <w:ins w:id="98996" w:author="מנוע מכני" w:date="2026-10-11T12:04:39Z"/>
        </w:rPr>
      </w:pPr>
      <w:del w:id="101656" w:author="מנוע מכני" w:date="2026-10-11T12:04:39Z">
        <w:r>
          <w:delText xml:space="preserve">אמר </w:delText>
        </w:r>
      </w:del>
      <w:r>
        <w:t xml:space="preserve">רבא:</w:t>
      </w:r>
    </w:p>
    <w:p w:rsidR="00DA63EC" w:rsidRDefault="00DA63EC" w:rsidP="00DA63EC">
      <w:pPr>
        <w:tabs>
          <w:tab w:val="left" w:pos="0"/>
          <w:tab w:val="center" w:pos="2835"/>
        </w:tabs>
        <w:rPr>
          <w:rtl/>
        </w:rPr>
      </w:pPr>
      <w:del w:id="98997" w:author="מנוע מכני" w:date="2026-10-11T12:04:39Z">
        <w:r>
          <w:rPr>
            <w:rtl/>
          </w:rPr>
          <w:delText xml:space="preserve"> </w:delText>
        </w:r>
      </w:del>
      <w:r>
        <w:rPr>
          <w:rtl/>
        </w:rPr>
        <w:t xml:space="preserve">הלכתא למשיחא? </w:t>
      </w:r>
    </w:p>
    <w:p>
      <w:pPr>
        <w:pStyle w:val="38"/>
        <w:rPr>
          <w:ins w:id="98998" w:author="מנוע מכני" w:date="2026-10-11T12:04:39Z"/>
        </w:rPr>
      </w:pPr>
      <w:r>
        <w:t xml:space="preserve">א"ל</w:t>
      </w:r>
      <w:r>
        <w:t xml:space="preserve"> אביי:</w:t>
      </w:r>
    </w:p>
    <w:p w:rsidR="00DA63EC" w:rsidRDefault="00DA63EC" w:rsidP="00DA63EC">
      <w:pPr>
        <w:tabs>
          <w:tab w:val="left" w:pos="0"/>
          <w:tab w:val="center" w:pos="2835"/>
        </w:tabs>
        <w:rPr>
          <w:rtl/>
        </w:rPr>
      </w:pPr>
      <w:del w:id="98999" w:author="מנוע מכני" w:date="2026-10-11T12:04:39Z">
        <w:r>
          <w:rPr>
            <w:rtl/>
          </w:rPr>
          <w:delText xml:space="preserve"> </w:delText>
        </w:r>
      </w:del>
      <w:r>
        <w:rPr>
          <w:rtl/>
        </w:rPr>
        <w:t xml:space="preserve">אלא מעתה, כל שחיטת קדשים </w:t>
      </w:r>
      <w:r>
        <w:rPr>
          <w:rtl/>
        </w:rPr>
        <w:t xml:space="preserve">לא</w:t>
      </w:r>
      <w:r>
        <w:rPr>
          <w:rtl/>
        </w:rPr>
        <w:t xml:space="preserve"> לתני, הלכתא למשיחא הוא! </w:t>
      </w:r>
    </w:p>
    <w:p>
      <w:pPr>
        <w:pStyle w:val="38"/>
        <w:rPr>
          <w:ins w:id="99000" w:author="מנוע מכני" w:date="2026-10-11T12:04:39Z"/>
        </w:rPr>
      </w:pPr>
      <w:r>
        <w:tab/>
        <w:t xml:space="preserve">אלא</w:t>
      </w:r>
    </w:p>
    <w:p w:rsidR="00DA63EC" w:rsidRDefault="00DA63EC" w:rsidP="00DA63EC">
      <w:pPr>
        <w:tabs>
          <w:tab w:val="left" w:pos="0"/>
          <w:tab w:val="center" w:pos="2835"/>
          <w:tab w:val="left" w:pos="3661"/>
        </w:tabs>
        <w:rPr>
          <w:rtl/>
        </w:rPr>
      </w:pPr>
      <w:del w:id="99001" w:author="מנוע מכני" w:date="2026-10-11T12:04:39Z">
        <w:r>
          <w:rPr>
            <w:rtl/>
          </w:rPr>
          <w:tab/>
          <w:delText xml:space="preserve"> </w:delText>
        </w:r>
      </w:del>
      <w:r>
        <w:rPr>
          <w:rtl/>
        </w:rPr>
        <w:tab/>
        <w:t xml:space="preserve">דרוש וקבל שכר, </w:t>
      </w:r>
      <w:r>
        <w:rPr>
          <w:rtl/>
        </w:rPr>
        <w:tab/>
        <w:t xml:space="preserve">ה"נ</w:t>
      </w:r>
      <w:r>
        <w:rPr>
          <w:rtl/>
        </w:rPr>
        <w:tab/>
        <w:t xml:space="preserve"> דרוש וקבל שכר! </w:t>
      </w:r>
      <w:r>
        <w:rPr>
          <w:rtl/>
        </w:rPr>
        <w:tab/>
      </w:r>
    </w:p>
    <w:p w:rsidR="00DA63EC" w:rsidRDefault="00DA63EC" w:rsidP="00DA63EC">
      <w:pPr>
        <w:tabs>
          <w:tab w:val="left" w:pos="0"/>
          <w:tab w:val="center" w:pos="2835"/>
        </w:tabs>
        <w:rPr>
          <w:rtl/>
        </w:rPr>
      </w:pPr>
      <w:ins w:id="92955" w:author="מנוע מכני" w:date="2026-10-11T12:04:39Z">
        <w:r>
          <w:rPr>
            <w:rtl/>
          </w:rPr>
          <w:t xml:space="preserve">כך</w:t>
        </w:r>
      </w:ins>
      <w:del w:id="92956" w:author="מנוע מכני" w:date="2026-10-11T12:04:39Z">
        <w:r>
          <w:rPr>
            <w:rtl/>
          </w:rPr>
          <w:delText xml:space="preserve">הכי</w:delText>
        </w:r>
      </w:del>
      <w:r>
        <w:rPr>
          <w:rtl/>
        </w:rPr>
        <w:t xml:space="preserve"> </w:t>
      </w:r>
      <w:ins w:id="90121" w:author="Claude - סמנטי" w:date="2026-10-11T12:26:16Z">
        <w:r>
          <w:rPr>
            <w:rtl/>
          </w:rPr>
          <w:t xml:space="preserve">אומר</w:t>
        </w:r>
      </w:ins>
      <w:del w:id="90122" w:author="Claude - סמנטי" w:date="2026-10-11T12:26:16Z">
        <w:r>
          <w:rPr>
            <w:rtl/>
          </w:rPr>
          <w:delText xml:space="preserve">קאמינא</w:delText>
        </w:r>
      </w:del>
      <w:r>
        <w:rPr>
          <w:rtl/>
        </w:rPr>
        <w:t xml:space="preserve"> לך: הלכתא למה לי.</w:t>
      </w:r>
    </w:p>
    <w:p>
      <w:pPr>
        <w:pStyle w:val="38"/>
        <w:rPr>
          <w:ins w:id="99002" w:author="מנוע מכני" w:date="2026-10-11T12:04:39Z"/>
        </w:rPr>
      </w:pPr>
      <w:r>
        <w:t xml:space="preserve">לישנא אחרינא, </w:t>
      </w:r>
      <w:r>
        <w:t xml:space="preserve">א"ל</w:t>
      </w:r>
      <w:r>
        <w:t xml:space="preserve">:</w:t>
      </w:r>
    </w:p>
    <w:p w:rsidR="00DA63EC" w:rsidRDefault="00DA63EC" w:rsidP="00DA63EC">
      <w:pPr>
        <w:tabs>
          <w:tab w:val="left" w:pos="0"/>
          <w:tab w:val="center" w:pos="2835"/>
        </w:tabs>
        <w:rPr>
          <w:rtl/>
        </w:rPr>
      </w:pPr>
      <w:del w:id="99003" w:author="מנוע מכני" w:date="2026-10-11T12:04:39Z">
        <w:r>
          <w:rPr>
            <w:rtl/>
          </w:rPr>
          <w:delText xml:space="preserve"> </w:delText>
        </w:r>
      </w:del>
      <w:r>
        <w:rPr>
          <w:rtl/>
        </w:rPr>
        <w:t xml:space="preserve">הלכה </w:t>
      </w:r>
      <w:ins w:id="90123" w:author="Claude - סמנטי" w:date="2026-10-11T12:26:16Z">
        <w:r>
          <w:rPr>
            <w:rtl/>
          </w:rPr>
          <w:t xml:space="preserve">אומר</w:t>
        </w:r>
      </w:ins>
      <w:del w:id="90124" w:author="Claude - סמנטי" w:date="2026-10-11T12:26:16Z">
        <w:r>
          <w:rPr>
            <w:rtl/>
          </w:rPr>
          <w:delText xml:space="preserve">קאמינא</w:delText>
        </w:r>
      </w:del>
      <w:r>
        <w:rPr>
          <w:rtl/>
        </w:rPr>
        <w:t xml:space="preserve">.</w:t>
      </w:r>
    </w:p>
    <w:p w:rsidR="00DA63EC" w:rsidRDefault="00DA63EC" w:rsidP="00DA63EC">
      <w:pPr>
        <w:pStyle w:val="affffd"/>
        <w:rPr>
          <w:rtl/>
        </w:rPr>
      </w:pPr>
      <w:r>
        <w:rPr>
          <w:rtl/>
        </w:rPr>
        <w:t>׹</w:t>
      </w:r>
    </w:p>
    <w:p>
      <w:pPr>
        <w:pStyle w:val="MishnaBatzad"/>
        <w:rPr>
          <w:ins w:id="20344" w:author="קלוד" w:date="2026-10-11T09:07:24Z"/>
        </w:rPr>
      </w:pPr>
      <w:ins w:id="20343" w:author="קלוד" w:date="2026-10-11T09:07:24Z">
        <w:r>
          <w:t xml:space="preserve">משנה ה</w:t>
        </w:r>
      </w:ins>
    </w:p>
    <w:p w:rsidR="00DA63EC" w:rsidRPr="000A334C" w:rsidRDefault="00DA63EC" w:rsidP="003B6D22">
      <w:pPr>
        <w:pStyle w:val="afff9"/>
        <w:rPr>
          <w:del w:id="20206" w:author="קלוד" w:date="2026-10-11T09:07:24Z"/>
          <w:rtl/>
        </w:rPr>
      </w:pPr>
      <w:del w:id="20205" w:author="קלוד" w:date="2026-10-11T09:07:24Z">
        <w:r w:rsidRPr="000A334C">
          <w:rPr>
            <w:rtl/>
          </w:rPr>
          <w:delText xml:space="preserve">מתני'.</w:delText>
        </w:r>
      </w:del>
    </w:p>
    <w:p w:rsidR="00DA63EC" w:rsidRPr="000A334C" w:rsidRDefault="00DA63EC" w:rsidP="003B6D22">
      <w:pPr>
        <w:pStyle w:val="afff9"/>
        <w:spacing w:before="120"/>
        <w:rPr>
          <w:rtl/>
        </w:rPr>
        <w:pPrChange w:id="90014" w:author="קלוד" w:date="2026-10-11T12:09:42Z">
          <w:pPr>
            <w:pStyle w:val="afff9"/>
          </w:pPr>
        </w:pPrChange>
      </w:pPr>
      <w:r>
        <w:rPr>
          <w:rtl/>
        </w:rPr>
        <w:t xml:space="preserve">קדשי עובדי כוכבים - אין חייבין עליהם משום פיגול, נותר וטמא, והשוחטן בחוץ - פטור, דברי </w:t>
      </w:r>
      <w:r>
        <w:rPr>
          <w:rStyle w:val="TanaimMishna"/>
          <w:rtl/>
          <w:rPrChange w:id="20019" w:author="קלוד" w:date="2026-10-11T09:07:24Z">
            <w:rPr>
              <w:rtl/>
            </w:rPr>
          </w:rPrChange>
        </w:rPr>
        <w:t xml:space="preserve">רבי שמעון</w:t>
      </w:r>
      <w:r>
        <w:rPr>
          <w:rtl/>
        </w:rPr>
        <w:t xml:space="preserve">, </w:t>
      </w:r>
      <w:r>
        <w:rPr>
          <w:rStyle w:val="TanaimMishna"/>
          <w:rtl/>
          <w:rPrChange w:id="20018" w:author="קלוד" w:date="2026-10-11T09:07:24Z">
            <w:rPr>
              <w:rtl/>
            </w:rPr>
          </w:rPrChange>
        </w:rPr>
        <w:t xml:space="preserve">רבי יוסי</w:t>
      </w:r>
      <w:r>
        <w:rPr>
          <w:rtl/>
        </w:rPr>
        <w:t xml:space="preserve"> מחייב.</w:t>
      </w:r>
    </w:p>
    <w:p w:rsidR="00DA63EC" w:rsidRDefault="00DA63EC" w:rsidP="00DA63EC">
      <w:pPr>
        <w:pStyle w:val="affffd"/>
        <w:rPr>
          <w:rtl/>
        </w:rPr>
      </w:pPr>
      <w:r>
        <w:rPr>
          <w:rtl/>
        </w:rPr>
        <w:t>׹</w:t>
      </w:r>
    </w:p>
    <w:p>
      <w:pPr>
        <w:pStyle w:val="afffff8"/>
        <w:rPr>
          <w:ins w:id="90453" w:author="קלוד" w:date="2026-10-11T12:29:36Z"/>
        </w:rPr>
      </w:pPr>
      <w:ins w:id="90454" w:author="קלוד" w:date="2026-10-11T12:29:36Z">
        <w:r>
          <w:rPr>
            <w:color w:val="7B3F00"/>
          </w:rPr>
          <w:t xml:space="preserve">קדשי עובדי כוכבים - אין בהם מעילה, פיגול ותמורה</w:t>
        </w:r>
      </w:ins>
    </w:p>
    <w:p>
      <w:pPr>
        <w:pStyle w:val="38"/>
        <w:rPr>
          <w:ins w:id="99004" w:author="מנוע מכני" w:date="2026-10-11T12:04:39Z"/>
        </w:rPr>
      </w:pPr>
      <w:r w:rsidRPr="00891B40">
        <w:t>ת"ר</w:t>
      </w:r>
      <w:r>
        <w:t xml:space="preserve">:</w:t>
      </w:r>
    </w:p>
    <w:p w:rsidR="00DA63EC" w:rsidRDefault="00DA63EC" w:rsidP="00DA63EC">
      <w:pPr>
        <w:tabs>
          <w:tab w:val="left" w:pos="0"/>
          <w:tab w:val="center" w:pos="2835"/>
        </w:tabs>
        <w:rPr>
          <w:rtl/>
        </w:rPr>
      </w:pPr>
      <w:del w:id="99005" w:author="מנוע מכני" w:date="2026-10-11T12:04:39Z">
        <w:r>
          <w:rPr>
            <w:rtl/>
          </w:rPr>
          <w:delText xml:space="preserve"> </w:delText>
        </w:r>
      </w:del>
      <w:r>
        <w:rPr>
          <w:rtl/>
        </w:rPr>
        <w:t xml:space="preserve">קדשי עובדי כוכבים - </w:t>
      </w:r>
      <w:r>
        <w:rPr>
          <w:rtl/>
        </w:rPr>
        <w:t xml:space="preserve">לא</w:t>
      </w:r>
      <w:r>
        <w:rPr>
          <w:rtl/>
        </w:rPr>
        <w:t xml:space="preserve"> נהנין ולא מועלין, ואין חייבין עליהן משום פיגול, נותר וטמא, ואין עושין תמורה, ואין מביאין נסכים, אבל קרבנן טעון נסכים, דברי </w:t>
      </w:r>
      <w:ins w:id="90333" w:author="מנוע מכני" w:date="2026-10-11T12:04:39Z">
        <w:r>
          <w:rPr>
            <w:rStyle w:val="2fb"/>
            <w:rtl/>
          </w:rPr>
          <w:t xml:space="preserve">ר"ש</w:t>
        </w:r>
      </w:ins>
      <w:del w:id="90334" w:author="מנוע מכני" w:date="2026-10-11T12:04:39Z">
        <w:r>
          <w:rPr>
            <w:rtl/>
          </w:rPr>
          <w:delText xml:space="preserve">רבי שמעון</w:delText>
        </w:r>
      </w:del>
      <w:ins w:id="94529" w:author="מנוע מכני" w:date="2026-10-11T12:04:39Z">
        <w:r>
          <w:rPr>
            <w:rtl/>
          </w:rPr>
          <w:t xml:space="preserve">,</w:t>
        </w:r>
      </w:ins>
      <w:del w:id="94530" w:author="מנוע מכני" w:date="2026-10-11T12:04:39Z">
        <w:r>
          <w:rPr>
            <w:rtl/>
          </w:rPr>
          <w:delText xml:space="preserve">;</w:delText>
        </w:r>
      </w:del>
    </w:p>
    <w:p>
      <w:pPr>
        <w:pStyle w:val="38"/>
        <w:rPr>
          <w:ins w:id="99006" w:author="מנוע מכני" w:date="2026-10-11T12:04:39Z"/>
        </w:rPr>
      </w:pPr>
      <w:del w:id="101657" w:author="מנוע מכני" w:date="2026-10-11T12:04:39Z">
        <w:r>
          <w:delText xml:space="preserve">אמר </w:delText>
        </w:r>
      </w:del>
      <w:r>
        <w:t xml:space="preserve">רבי יוסי:</w:t>
      </w:r>
    </w:p>
    <w:p w:rsidR="00DA63EC" w:rsidRDefault="00DA63EC" w:rsidP="00DA63EC">
      <w:pPr>
        <w:tabs>
          <w:tab w:val="left" w:pos="0"/>
          <w:tab w:val="center" w:pos="2835"/>
        </w:tabs>
        <w:rPr>
          <w:rtl/>
        </w:rPr>
      </w:pPr>
      <w:del w:id="99007" w:author="מנוע מכני" w:date="2026-10-11T12:04:39Z">
        <w:r>
          <w:rPr>
            <w:rtl/>
          </w:rPr>
          <w:delText xml:space="preserve"> </w:delText>
        </w:r>
      </w:del>
      <w:r>
        <w:rPr>
          <w:rtl/>
        </w:rPr>
        <w:t xml:space="preserve">רואה אני בכולן להחמיר, שנאמר בהן לה'.</w:t>
      </w:r>
    </w:p>
    <w:p w:rsidR="00DA63EC" w:rsidRDefault="00DA63EC" w:rsidP="00DA63EC">
      <w:pPr>
        <w:tabs>
          <w:tab w:val="left" w:pos="0"/>
          <w:tab w:val="center" w:pos="2835"/>
        </w:tabs>
        <w:rPr>
          <w:rtl/>
        </w:rPr>
      </w:pPr>
      <w:r>
        <w:rPr>
          <w:rtl/>
        </w:rPr>
        <w:t xml:space="preserve">בד"א</w:t>
      </w:r>
      <w:r>
        <w:rPr>
          <w:rtl/>
        </w:rPr>
        <w:t xml:space="preserve"> - בקדשי מזבח, אבל בקדשי בדק הבית - מועלין בהן.</w:t>
      </w:r>
    </w:p>
    <w:p w:rsidR="00DA63EC" w:rsidRDefault="00DA63EC" w:rsidP="00DA63EC">
      <w:pPr>
        <w:pStyle w:val="affffd"/>
        <w:rPr>
          <w:rtl/>
        </w:rPr>
      </w:pPr>
      <w:r>
        <w:rPr>
          <w:rtl/>
        </w:rPr>
        <w:t>׹</w:t>
      </w:r>
    </w:p>
    <w:p w:rsidR="00DA63EC" w:rsidRDefault="00DA63EC" w:rsidP="00DA63EC">
      <w:pPr>
        <w:tabs>
          <w:tab w:val="left" w:pos="0"/>
          <w:tab w:val="center" w:pos="2835"/>
        </w:tabs>
        <w:rPr>
          <w:b/>
          <w:bCs/>
          <w:rtl/>
        </w:rPr>
      </w:pPr>
      <w:r w:rsidRPr="00DD2056">
        <w:rPr>
          <w:b/>
          <w:bCs/>
          <w:rtl/>
        </w:rPr>
        <w:t xml:space="preserve">לא</w:t>
      </w:r>
      <w:r w:rsidRPr="00DD2056">
        <w:rPr>
          <w:b/>
          <w:bCs/>
          <w:rtl/>
        </w:rPr>
        <w:t xml:space="preserve"> נהנין ולא מועלין.</w:t>
      </w:r>
    </w:p>
    <w:p>
      <w:pPr>
        <w:pStyle w:val="38"/>
        <w:rPr>
          <w:ins w:id="101565" w:author="מנוע מכני" w:date="2026-10-11T12:04:39Z"/>
        </w:rPr>
      </w:pPr>
      <w:r>
        <w:t xml:space="preserve">לא</w:t>
      </w:r>
      <w:r>
        <w:t xml:space="preserve"> נהנין - מדרבנן,</w:t>
      </w:r>
    </w:p>
    <w:p w:rsidR="00DA63EC" w:rsidRDefault="00DA63EC" w:rsidP="00DA63EC">
      <w:pPr>
        <w:tabs>
          <w:tab w:val="left" w:pos="0"/>
          <w:tab w:val="center" w:pos="2835"/>
        </w:tabs>
        <w:rPr>
          <w:rtl/>
        </w:rPr>
      </w:pPr>
      <w:del w:id="101566" w:author="מנוע מכני" w:date="2026-10-11T12:04:39Z">
        <w:r>
          <w:rPr>
            <w:rtl/>
          </w:rPr>
          <w:delText xml:space="preserve"> </w:delText>
        </w:r>
      </w:del>
      <w:r>
        <w:rPr>
          <w:rtl/>
        </w:rPr>
        <w:t xml:space="preserve">ולא מועלין - דגמר מעילה חט חט מתרומה, דבתרומה כתיב בני ישראל - ולא עובדי כוכבים.</w:t>
      </w:r>
    </w:p>
    <w:p w:rsidR="00DA63EC" w:rsidRDefault="00DA63EC" w:rsidP="00DA63EC">
      <w:pPr>
        <w:tabs>
          <w:tab w:val="left" w:pos="0"/>
          <w:tab w:val="center" w:pos="2835"/>
        </w:tabs>
        <w:rPr>
          <w:b/>
          <w:bCs/>
          <w:rtl/>
        </w:rPr>
      </w:pPr>
      <w:r w:rsidRPr="00DD2056">
        <w:rPr>
          <w:b/>
          <w:bCs/>
          <w:rtl/>
        </w:rPr>
        <w:t>ואין חייבין עליו משום פיגול, נותר וטמא.</w:t>
      </w:r>
    </w:p>
    <w:p w:rsidR="00DA63EC" w:rsidRDefault="00DA63EC" w:rsidP="00DA63EC">
      <w:pPr>
        <w:tabs>
          <w:tab w:val="left" w:pos="0"/>
          <w:tab w:val="center" w:pos="2835"/>
        </w:tabs>
        <w:rPr>
          <w:rtl/>
        </w:rPr>
      </w:pPr>
      <w:r>
        <w:rPr>
          <w:rtl/>
        </w:rPr>
        <w:t>דאתי פיגול עון עון מנותר, ואתי נותר חילול חילול מטומאה, ובטומאה כתיב</w:t>
      </w:r>
      <w:r w:rsidRPr="00464129">
        <w:rPr>
          <w:rStyle w:val="afffff0"/>
          <w:rtl/>
        </w:rPr>
        <w:t xml:space="preserve"> </w:t>
      </w:r>
      <w:r w:rsidRPr="00464129">
        <w:rPr>
          <w:rStyle w:val="afffff0"/>
          <w:rFonts w:hint="cs"/>
          <w:rtl/>
        </w:rPr>
        <w:t>'</w:t>
      </w:r>
      <w:ins w:id="90699" w:author="Claude - סמנטי" w:date="2026-10-11T12:26:16Z">
        <w:r>
          <w:rPr>
            <w:rStyle w:val="afffff0"/>
            <w:rtl/>
          </w:rPr>
          <w:t xml:space="preserve">בְּנֵי יִשְׂרָאֵל</w:t>
        </w:r>
      </w:ins>
      <w:del w:id="90700" w:author="Claude - סמנטי" w:date="2026-10-11T12:26:16Z">
        <w:r w:rsidRPr="00464129">
          <w:rPr>
            <w:rStyle w:val="afffff0"/>
            <w:rtl/>
          </w:rPr>
          <w:delText xml:space="preserve">בני ישראל</w:delText>
        </w:r>
      </w:del>
      <w:r w:rsidRPr="00464129">
        <w:rPr>
          <w:rStyle w:val="afffff0"/>
          <w:rFonts w:hint="cs"/>
          <w:rtl/>
        </w:rPr>
        <w:t>'</w:t>
      </w:r>
      <w:r w:rsidRPr="00464129">
        <w:rPr>
          <w:rStyle w:val="afffff0"/>
          <w:rtl/>
        </w:rPr>
        <w:t xml:space="preserve"> </w:t>
      </w:r>
      <w:r>
        <w:rPr>
          <w:rtl/>
        </w:rPr>
        <w:t>- ולא עובדי כוכבים.</w:t>
      </w:r>
    </w:p>
    <w:p w:rsidR="00DA63EC" w:rsidRDefault="00DA63EC" w:rsidP="00DA63EC">
      <w:pPr>
        <w:tabs>
          <w:tab w:val="left" w:pos="0"/>
          <w:tab w:val="center" w:pos="2835"/>
        </w:tabs>
        <w:rPr>
          <w:b/>
          <w:bCs/>
          <w:rtl/>
        </w:rPr>
      </w:pPr>
      <w:r w:rsidRPr="00DD2056">
        <w:rPr>
          <w:b/>
          <w:bCs/>
          <w:rtl/>
        </w:rPr>
        <w:t>ואין עושין תמורה.</w:t>
      </w:r>
    </w:p>
    <w:p w:rsidR="00DA63EC" w:rsidRDefault="00DA63EC" w:rsidP="00DA63EC">
      <w:pPr>
        <w:tabs>
          <w:tab w:val="left" w:pos="0"/>
          <w:tab w:val="center" w:pos="2835"/>
        </w:tabs>
        <w:rPr>
          <w:rtl/>
        </w:rPr>
      </w:pPr>
      <w:ins w:id="97067" w:author="מנוע מכני" w:date="2026-10-11T12:04:39Z">
        <w:ins w:id="90127" w:author="Claude - סמנטי" w:date="2026-10-11T12:26:16Z">
          <w:r>
            <w:rPr>
              <w:rtl/>
            </w:rPr>
            <w:t xml:space="preserve">שהוקש</w:t>
          </w:r>
        </w:ins>
        <w:del w:id="90128" w:author="Claude - סמנטי" w:date="2026-10-11T12:26:16Z">
          <w:r>
            <w:rPr>
              <w:rtl/>
            </w:rPr>
            <w:delText xml:space="preserve">דהוקש</w:delText>
          </w:r>
        </w:del>
      </w:ins>
      <w:del w:id="97068" w:author="מנוע מכני" w:date="2026-10-11T12:04:39Z">
        <w:r>
          <w:rPr>
            <w:rtl/>
          </w:rPr>
          <w:delText xml:space="preserve">דאיתקש</w:delText>
        </w:r>
      </w:del>
      <w:r>
        <w:rPr>
          <w:rtl/>
        </w:rPr>
        <w:t xml:space="preserve"> תמורה למעשר בהמה, ומעשר בהמה </w:t>
      </w:r>
      <w:ins w:id="97069" w:author="מנוע מכני" w:date="2026-10-11T12:04:39Z">
        <w:r>
          <w:rPr>
            <w:rtl/>
          </w:rPr>
          <w:t xml:space="preserve">הוקש</w:t>
        </w:r>
      </w:ins>
      <w:del w:id="97070" w:author="מנוע מכני" w:date="2026-10-11T12:04:39Z">
        <w:r>
          <w:rPr>
            <w:rtl/>
          </w:rPr>
          <w:delText xml:space="preserve">איתקש</w:delText>
        </w:r>
      </w:del>
      <w:r>
        <w:rPr>
          <w:rtl/>
        </w:rPr>
        <w:t xml:space="preserve"> למעשר דגן, ובמעשר דגן כתיב</w:t>
      </w:r>
      <w:r w:rsidRPr="00464129">
        <w:rPr>
          <w:rStyle w:val="afffff0"/>
          <w:rtl/>
        </w:rPr>
        <w:t xml:space="preserve"> </w:t>
      </w:r>
      <w:r w:rsidRPr="00464129">
        <w:rPr>
          <w:rStyle w:val="afffff0"/>
          <w:rFonts w:hint="cs"/>
          <w:rtl/>
        </w:rPr>
        <w:t>'</w:t>
      </w:r>
      <w:ins w:id="90125" w:author="Claude - סמנטי" w:date="2026-10-11T12:26:16Z">
        <w:r>
          <w:rPr>
            <w:rStyle w:val="afffff0"/>
            <w:rtl/>
          </w:rPr>
          <w:t xml:space="preserve">בְּנֵי יִשְׂרָאֵל</w:t>
        </w:r>
      </w:ins>
      <w:del w:id="90126" w:author="Claude - סמנטי" w:date="2026-10-11T12:26:16Z">
        <w:r w:rsidRPr="00464129">
          <w:rPr>
            <w:rStyle w:val="afffff0"/>
            <w:rtl/>
          </w:rPr>
          <w:delText xml:space="preserve">בני ישראל</w:delText>
        </w:r>
      </w:del>
      <w:r w:rsidRPr="00464129">
        <w:rPr>
          <w:rStyle w:val="afffff0"/>
          <w:rFonts w:hint="cs"/>
          <w:rtl/>
        </w:rPr>
        <w:t>'</w:t>
      </w:r>
      <w:r w:rsidRPr="00464129">
        <w:rPr>
          <w:rStyle w:val="afffff0"/>
          <w:rtl/>
        </w:rPr>
        <w:t xml:space="preserve"> </w:t>
      </w:r>
      <w:r>
        <w:rPr>
          <w:rtl/>
        </w:rPr>
        <w:t>- ולא עובדי כוכבים.</w:t>
      </w:r>
    </w:p>
    <w:p w:rsidR="00DA63EC" w:rsidRDefault="00DA63EC" w:rsidP="00DA63EC">
      <w:pPr>
        <w:tabs>
          <w:tab w:val="left" w:pos="0"/>
          <w:tab w:val="center" w:pos="2835"/>
        </w:tabs>
        <w:rPr>
          <w:rtl/>
        </w:rPr>
      </w:pPr>
      <w:r>
        <w:rPr>
          <w:rtl/>
        </w:rPr>
        <w:t>וכי דבר הלמד בהיקש חוזר ומלמד בהיקש? מעשר דגן חולין הוא.</w:t>
      </w:r>
    </w:p>
    <w:p w:rsidR="00DA63EC" w:rsidRDefault="00DA63EC" w:rsidP="00DA63EC">
      <w:pPr>
        <w:tabs>
          <w:tab w:val="left" w:pos="0"/>
          <w:tab w:val="center" w:pos="2835"/>
        </w:tabs>
        <w:rPr>
          <w:rtl/>
        </w:rPr>
      </w:pPr>
      <w:r>
        <w:rPr>
          <w:rtl/>
        </w:rPr>
        <w:lastRenderedPageBreak/>
        <w:t xml:space="preserve">הניחא </w:t>
      </w:r>
      <w:r>
        <w:rPr>
          <w:rtl/>
        </w:rPr>
        <w:lastRenderedPageBreak/>
        <w:t xml:space="preserve">למ"</w:t>
      </w:r>
      <w:r>
        <w:rPr>
          <w:rFonts w:hint="cs"/>
          <w:rtl/>
        </w:rPr>
        <w:t>ד</w:t>
      </w:r>
      <w:r>
        <w:rPr>
          <w:rtl/>
        </w:rPr>
        <w:t xml:space="preserve">: </w:t>
      </w:r>
      <w:ins w:id="96647" w:author="מנוע מכני" w:date="2026-10-11T12:04:39Z">
        <w:r>
          <w:rPr>
            <w:rtl/>
          </w:rPr>
          <w:t xml:space="preserve">אחר</w:t>
        </w:r>
      </w:ins>
      <w:del w:id="96648" w:author="מנוע מכני" w:date="2026-10-11T12:04:39Z">
        <w:r>
          <w:rPr>
            <w:rtl/>
          </w:rPr>
          <w:delText xml:space="preserve">בתר</w:delText>
        </w:r>
      </w:del>
      <w:r>
        <w:rPr>
          <w:rtl/>
        </w:rPr>
        <w:t xml:space="preserve"> מלמד </w:t>
      </w:r>
      <w:ins w:id="91195" w:author="מנוע מכני" w:date="2026-10-11T12:04:39Z">
        <w:r>
          <w:rPr>
            <w:rtl/>
          </w:rPr>
          <w:t xml:space="preserve">הולכים</w:t>
        </w:r>
      </w:ins>
      <w:del w:id="91196" w:author="מנוע מכני" w:date="2026-10-11T12:04:39Z">
        <w:r>
          <w:rPr>
            <w:rtl/>
          </w:rPr>
          <w:delText xml:space="preserve">אזלינן</w:delText>
        </w:r>
      </w:del>
      <w:r>
        <w:rPr>
          <w:rtl/>
        </w:rPr>
        <w:t xml:space="preserve">, אלא </w:t>
      </w:r>
      <w:r>
        <w:rPr>
          <w:rtl/>
        </w:rPr>
        <w:t xml:space="preserve">למ"ד</w:t>
      </w:r>
      <w:r>
        <w:rPr>
          <w:rtl/>
        </w:rPr>
        <w:t xml:space="preserve">: </w:t>
      </w:r>
      <w:ins w:id="96649" w:author="מנוע מכני" w:date="2026-10-11T12:04:39Z">
        <w:r>
          <w:rPr>
            <w:rtl/>
          </w:rPr>
          <w:t xml:space="preserve">אחר</w:t>
        </w:r>
      </w:ins>
      <w:del w:id="96650" w:author="מנוע מכני" w:date="2026-10-11T12:04:39Z">
        <w:r>
          <w:rPr>
            <w:rtl/>
          </w:rPr>
          <w:delText xml:space="preserve">בתר</w:delText>
        </w:r>
      </w:del>
      <w:r>
        <w:rPr>
          <w:rtl/>
        </w:rPr>
        <w:t xml:space="preserve"> למד </w:t>
      </w:r>
      <w:ins w:id="91197" w:author="מנוע מכני" w:date="2026-10-11T12:04:39Z">
        <w:r>
          <w:rPr>
            <w:rtl/>
          </w:rPr>
          <w:t xml:space="preserve">הולכים</w:t>
        </w:r>
      </w:ins>
      <w:del w:id="91198" w:author="מנוע מכני" w:date="2026-10-11T12:04:39Z">
        <w:r>
          <w:rPr>
            <w:rtl/>
          </w:rPr>
          <w:delText xml:space="preserve">אזלינן</w:delText>
        </w:r>
      </w:del>
      <w:r>
        <w:rPr>
          <w:rtl/>
        </w:rPr>
        <w:t xml:space="preserve">, </w:t>
      </w:r>
      <w:ins w:id="92957" w:author="מנוע מכני" w:date="2026-10-11T12:04:39Z">
        <w:r>
          <w:rPr>
            <w:rtl/>
          </w:rPr>
          <w:t xml:space="preserve">מה</w:t>
        </w:r>
      </w:ins>
      <w:del w:id="92958" w:author="מנוע מכני" w:date="2026-10-11T12:04:39Z">
        <w:r>
          <w:rPr>
            <w:rtl/>
          </w:rPr>
          <w:delText xml:space="preserve">מאי</w:delText>
        </w:r>
      </w:del>
      <w:r>
        <w:rPr>
          <w:rtl/>
        </w:rPr>
        <w:t xml:space="preserve"> </w:t>
      </w:r>
      <w:ins w:id="91199" w:author="מנוע מכני" w:date="2026-10-11T12:04:39Z">
        <w:r>
          <w:rPr>
            <w:rtl/>
          </w:rPr>
          <w:t xml:space="preserve">יש</w:t>
        </w:r>
      </w:ins>
      <w:del w:id="91200" w:author="מנוע מכני" w:date="2026-10-11T12:04:39Z">
        <w:r>
          <w:rPr>
            <w:rtl/>
          </w:rPr>
          <w:delText xml:space="preserve">איכא</w:delText>
        </w:r>
      </w:del>
      <w:r>
        <w:rPr>
          <w:rtl/>
        </w:rPr>
        <w:t xml:space="preserve"> </w:t>
      </w:r>
      <w:ins w:id="97071" w:author="מנוע מכני" w:date="2026-10-11T12:04:39Z">
        <w:r>
          <w:rPr>
            <w:rtl/>
          </w:rPr>
          <w:t xml:space="preserve">לומר</w:t>
        </w:r>
      </w:ins>
      <w:del w:id="97072" w:author="מנוע מכני" w:date="2026-10-11T12:04:39Z">
        <w:r>
          <w:rPr>
            <w:rtl/>
          </w:rPr>
          <w:delText xml:space="preserve">למימר</w:delText>
        </w:r>
      </w:del>
      <w:r>
        <w:rPr>
          <w:rtl/>
        </w:rPr>
        <w:t xml:space="preserve">? אלא מעשר בהמה חובה שאין קבוע לה זמן הוא, וחובה שאין לה זמן קבוע - ישראל מייתו, </w:t>
      </w:r>
    </w:p>
    <w:p w:rsidR="00DA63EC" w:rsidRDefault="00DA63EC" w:rsidP="00DA63EC">
      <w:pPr>
        <w:tabs>
          <w:tab w:val="left" w:pos="0"/>
          <w:tab w:val="center" w:pos="2835"/>
        </w:tabs>
        <w:rPr>
          <w:rtl/>
        </w:rPr>
      </w:pPr>
      <w:r>
        <w:rPr>
          <w:rtl/>
        </w:rPr>
        <w:t xml:space="preserve">עובדי כוכבים </w:t>
      </w:r>
      <w:r>
        <w:rPr>
          <w:rtl/>
        </w:rPr>
        <w:t xml:space="preserve">לא</w:t>
      </w:r>
      <w:r>
        <w:rPr>
          <w:rtl/>
        </w:rPr>
        <w:t xml:space="preserve"> מייתו.</w:t>
      </w:r>
    </w:p>
    <w:p w:rsidR="00DA63EC" w:rsidRDefault="00DA63EC" w:rsidP="00DA63EC">
      <w:pPr>
        <w:tabs>
          <w:tab w:val="left" w:pos="0"/>
          <w:tab w:val="center" w:pos="2835"/>
        </w:tabs>
        <w:rPr>
          <w:b/>
          <w:bCs/>
          <w:rtl/>
        </w:rPr>
      </w:pPr>
      <w:r w:rsidRPr="00DD2056">
        <w:rPr>
          <w:b/>
          <w:bCs/>
          <w:rtl/>
        </w:rPr>
        <w:t>ואין מביאין נסכים.</w:t>
      </w:r>
    </w:p>
    <w:p>
      <w:pPr>
        <w:pStyle w:val="38"/>
        <w:rPr>
          <w:ins w:id="99008" w:author="מנוע מכני" w:date="2026-10-11T12:04:39Z"/>
        </w:rPr>
      </w:pPr>
      <w:r w:rsidRPr="00891B40">
        <w:t>ת</w:t>
      </w:r>
      <w:r w:rsidRPr="00891B40">
        <w:t>"</w:t>
      </w:r>
      <w:r w:rsidRPr="00891B40">
        <w:t>ר</w:t>
      </w:r>
      <w:r>
        <w:t>:</w:t>
      </w:r>
    </w:p>
    <w:p w:rsidR="00DA63EC" w:rsidRDefault="00DA63EC" w:rsidP="00DA63EC">
      <w:pPr>
        <w:tabs>
          <w:tab w:val="left" w:pos="0"/>
          <w:tab w:val="center" w:pos="2835"/>
        </w:tabs>
        <w:rPr>
          <w:rtl/>
        </w:rPr>
      </w:pPr>
      <w:del w:id="99009"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אזרח</w:t>
      </w:r>
      <w:r w:rsidRPr="00464129">
        <w:rPr>
          <w:rStyle w:val="afffff0"/>
          <w:rFonts w:hint="cs"/>
          <w:rtl/>
        </w:rPr>
        <w:t>'</w:t>
      </w:r>
      <w:r w:rsidRPr="00464129">
        <w:rPr>
          <w:rStyle w:val="afffff0"/>
          <w:rtl/>
        </w:rPr>
        <w:t xml:space="preserve"> </w:t>
      </w:r>
      <w:r>
        <w:rPr>
          <w:rtl/>
        </w:rPr>
        <w:t>- אזרח מביא נסכים, ואין הע</w:t>
      </w:r>
      <w:r>
        <w:rPr>
          <w:rFonts w:hint="cs"/>
          <w:rtl/>
        </w:rPr>
        <w:t>כו</w:t>
      </w:r>
      <w:r>
        <w:rPr>
          <w:rtl/>
        </w:rPr>
        <w:t>"</w:t>
      </w:r>
      <w:r>
        <w:rPr>
          <w:rFonts w:hint="cs"/>
          <w:rtl/>
        </w:rPr>
        <w:t xml:space="preserve">ם </w:t>
      </w:r>
      <w:r>
        <w:rPr>
          <w:rtl/>
        </w:rPr>
        <w:t xml:space="preserve">מביא נסכים</w:t>
      </w:r>
      <w:ins w:id="94531" w:author="מנוע מכני" w:date="2026-10-11T12:04:39Z">
        <w:r>
          <w:rPr>
            <w:rtl/>
          </w:rPr>
          <w:t xml:space="preserve">,</w:t>
        </w:r>
      </w:ins>
      <w:del w:id="94532"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יכול </w:t>
      </w:r>
      <w:r>
        <w:rPr>
          <w:rtl/>
        </w:rPr>
        <w:t xml:space="preserve">לא</w:t>
      </w:r>
      <w:r>
        <w:rPr>
          <w:rtl/>
        </w:rPr>
        <w:t xml:space="preserve"> תהא עולתו טעונה נסכים? </w:t>
      </w:r>
      <w:r>
        <w:rPr>
          <w:rtl/>
        </w:rPr>
        <w:t xml:space="preserve">ת"ל</w:t>
      </w:r>
      <w:r>
        <w:rPr>
          <w:rtl/>
        </w:rPr>
        <w:t xml:space="preserve">: ככה.</w:t>
      </w:r>
    </w:p>
    <w:p w:rsidR="00DA63EC" w:rsidRDefault="00DA63EC" w:rsidP="00DA63EC">
      <w:pPr>
        <w:pStyle w:val="affffd"/>
        <w:rPr>
          <w:rtl/>
        </w:rPr>
      </w:pPr>
      <w:r>
        <w:rPr>
          <w:rtl/>
        </w:rPr>
        <w:t>׹</w:t>
      </w:r>
    </w:p>
    <w:p>
      <w:pPr>
        <w:pStyle w:val="38"/>
        <w:rPr>
          <w:ins w:id="99010" w:author="מנוע מכני" w:date="2026-10-11T12:04:39Z"/>
        </w:rPr>
      </w:pPr>
      <w:del w:id="101658" w:author="מנוע מכני" w:date="2026-10-11T12:04:39Z">
        <w:r w:rsidRPr="00F26169">
          <w:delText xml:space="preserve">אמר </w:delText>
        </w:r>
      </w:del>
      <w:r w:rsidRPr="00F26169">
        <w:t xml:space="preserve">רבי יוסי:</w:t>
      </w:r>
    </w:p>
    <w:p w:rsidR="00DA63EC" w:rsidRDefault="00DA63EC" w:rsidP="00DA63EC">
      <w:pPr>
        <w:tabs>
          <w:tab w:val="left" w:pos="0"/>
          <w:tab w:val="center" w:pos="2835"/>
        </w:tabs>
        <w:rPr>
          <w:b/>
          <w:bCs/>
          <w:rtl/>
        </w:rPr>
      </w:pPr>
      <w:del w:id="99011" w:author="מנוע מכני" w:date="2026-10-11T12:04:39Z">
        <w:r w:rsidRPr="00F26169">
          <w:rPr>
            <w:b/>
            <w:bCs/>
            <w:rtl/>
          </w:rPr>
          <w:delText xml:space="preserve"> </w:delText>
        </w:r>
      </w:del>
      <w:r w:rsidRPr="00F26169">
        <w:rPr>
          <w:b/>
          <w:bCs/>
          <w:rtl/>
        </w:rPr>
        <w:t xml:space="preserve">רואה אני בכולן להחמיר</w:t>
      </w:r>
      <w:ins w:id="94533" w:author="מנוע מכני" w:date="2026-10-11T12:04:39Z">
        <w:r>
          <w:rPr>
            <w:b/>
            <w:bCs/>
            <w:rtl/>
          </w:rPr>
          <w:t xml:space="preserve">,</w:t>
        </w:r>
      </w:ins>
      <w:del w:id="94534" w:author="מנוע מכני" w:date="2026-10-11T12:04:39Z">
        <w:r w:rsidRPr="00F26169">
          <w:rPr>
            <w:b/>
            <w:bCs/>
            <w:rtl/>
          </w:rPr>
          <w:delText xml:space="preserve">;</w:delText>
        </w:r>
      </w:del>
    </w:p>
    <w:p w:rsidR="00DA63EC" w:rsidRDefault="00DA63EC" w:rsidP="00DA63EC">
      <w:pPr>
        <w:tabs>
          <w:tab w:val="left" w:pos="0"/>
          <w:tab w:val="center" w:pos="2835"/>
        </w:tabs>
        <w:rPr>
          <w:rtl/>
        </w:rPr>
      </w:pPr>
      <w:r>
        <w:rPr>
          <w:rtl/>
        </w:rPr>
        <w:t xml:space="preserve">בד"א</w:t>
      </w:r>
      <w:r>
        <w:rPr>
          <w:rtl/>
        </w:rPr>
        <w:t xml:space="preserve"> - בקדשי מזבח כו'.</w:t>
      </w:r>
    </w:p>
    <w:p w:rsidR="00DA63EC" w:rsidRDefault="00DA63EC" w:rsidP="00DA63EC">
      <w:pPr>
        <w:tabs>
          <w:tab w:val="left" w:pos="0"/>
          <w:tab w:val="center" w:pos="2835"/>
        </w:tabs>
        <w:rPr>
          <w:rtl/>
        </w:rPr>
      </w:pPr>
      <w:r>
        <w:rPr>
          <w:rFonts w:hint="cs"/>
          <w:rtl/>
        </w:rPr>
        <w:t>ד</w:t>
      </w:r>
      <w:r>
        <w:rPr>
          <w:rtl/>
        </w:rPr>
        <w:t xml:space="preserve">גמרה מעילה חט חט מתרומה, דומיא דתרומה דקדישא קדושת הגוף, אבל קדושת בדק הבית דקדושת דמים - </w:t>
      </w:r>
      <w:r>
        <w:rPr>
          <w:rtl/>
        </w:rPr>
        <w:t xml:space="preserve">לא</w:t>
      </w:r>
      <w:r>
        <w:rPr>
          <w:rtl/>
        </w:rPr>
        <w:t xml:space="preserve">.</w:t>
      </w:r>
    </w:p>
    <w:p w:rsidR="00DA63EC" w:rsidRDefault="00DA63EC" w:rsidP="00DA63EC">
      <w:pPr>
        <w:pStyle w:val="afff3"/>
        <w:framePr w:wrap="around"/>
        <w:rPr>
          <w:rtl/>
        </w:rPr>
      </w:pPr>
      <w:r>
        <w:rPr>
          <w:rFonts w:hint="cs"/>
          <w:rtl/>
        </w:rPr>
        <w:t>מה:</w:t>
      </w:r>
    </w:p>
    <w:p>
      <w:pPr>
        <w:pStyle w:val="afffff8"/>
        <w:rPr>
          <w:ins w:id="90451" w:author="קלוד" w:date="2026-10-11T12:29:36Z"/>
        </w:rPr>
      </w:pPr>
      <w:ins w:id="90452" w:author="קלוד" w:date="2026-10-11T12:29:36Z">
        <w:r>
          <w:rPr>
            <w:color w:val="7B3F00"/>
          </w:rPr>
          <w:t xml:space="preserve">דם שנטמא וזרקו - בשוגג הורצה ובמזיד לא, ובנכרי לא</w:t>
        </w:r>
      </w:ins>
    </w:p>
    <w:p>
      <w:pPr>
        <w:pStyle w:val="38"/>
        <w:rPr>
          <w:ins w:id="99013" w:author="מנוע מכני" w:date="2026-10-11T12:04:39Z"/>
        </w:rPr>
      </w:pPr>
      <w:del w:id="99012" w:author="מנוע מכני" w:date="2026-10-11T12:04:39Z">
        <w:r>
          <w:delText xml:space="preserve">•</w:delText>
        </w:r>
      </w:del>
      <w:r>
        <w:t xml:space="preserve"> </w:t>
      </w:r>
      <w:r w:rsidRPr="00891B40">
        <w:t>ת"ר</w:t>
      </w:r>
      <w:r>
        <w:t xml:space="preserve">:</w:t>
      </w:r>
    </w:p>
    <w:p w:rsidR="00DA63EC" w:rsidRDefault="00DA63EC" w:rsidP="00DA63EC">
      <w:pPr>
        <w:tabs>
          <w:tab w:val="left" w:pos="0"/>
          <w:tab w:val="center" w:pos="2835"/>
        </w:tabs>
        <w:rPr>
          <w:rtl/>
        </w:rPr>
      </w:pPr>
      <w:del w:id="99014" w:author="מנוע מכני" w:date="2026-10-11T12:04:39Z">
        <w:r>
          <w:rPr>
            <w:rtl/>
          </w:rPr>
          <w:delText xml:space="preserve"> </w:delText>
        </w:r>
      </w:del>
      <w:r>
        <w:rPr>
          <w:rtl/>
        </w:rPr>
        <w:t xml:space="preserve">דם שנטמא וזרקו, בשוגג - הורצה, במזיד - </w:t>
      </w:r>
      <w:r>
        <w:rPr>
          <w:rtl/>
        </w:rPr>
        <w:t xml:space="preserve">לא</w:t>
      </w:r>
      <w:r>
        <w:rPr>
          <w:rtl/>
        </w:rPr>
        <w:t xml:space="preserve"> הורצה</w:t>
      </w:r>
      <w:ins w:id="94535" w:author="מנוע מכני" w:date="2026-10-11T12:04:39Z">
        <w:r>
          <w:rPr>
            <w:rtl/>
          </w:rPr>
          <w:t xml:space="preserve">,</w:t>
        </w:r>
      </w:ins>
      <w:del w:id="94536"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בד"א</w:t>
      </w:r>
      <w:r>
        <w:rPr>
          <w:rtl/>
        </w:rPr>
        <w:t xml:space="preserve"> - ביחיד, אבל בציבור - בין בשוגג בין במזיד הורצה, </w:t>
      </w:r>
      <w:ins w:id="96803" w:author="מנוע מכני" w:date="2026-10-11T12:04:39Z">
        <w:r>
          <w:rPr>
            <w:rtl/>
          </w:rPr>
          <w:t xml:space="preserve">ונכרי</w:t>
        </w:r>
      </w:ins>
      <w:del w:id="96804" w:author="מנוע מכני" w:date="2026-10-11T12:04:39Z">
        <w:r>
          <w:rPr>
            <w:rtl/>
          </w:rPr>
          <w:delText xml:space="preserve">ו</w:delText>
        </w:r>
        <w:r>
          <w:rPr>
            <w:rFonts w:hint="cs"/>
            <w:rtl/>
          </w:rPr>
          <w:delText xml:space="preserve">עכו</w:delText>
        </w:r>
        <w:r>
          <w:rPr>
            <w:rtl/>
          </w:rPr>
          <w:delText xml:space="preserve">"</w:delText>
        </w:r>
        <w:r>
          <w:rPr>
            <w:rFonts w:hint="cs"/>
            <w:rtl/>
          </w:rPr>
          <w:delText xml:space="preserve">ם</w:delText>
        </w:r>
      </w:del>
      <w:r>
        <w:rPr>
          <w:rtl/>
        </w:rPr>
        <w:t xml:space="preserve">- בין בשוגג ובין במזיד </w:t>
      </w:r>
      <w:r>
        <w:rPr>
          <w:rtl/>
        </w:rPr>
        <w:t xml:space="preserve">לא</w:t>
      </w:r>
      <w:r>
        <w:rPr>
          <w:rtl/>
        </w:rPr>
        <w:t xml:space="preserve"> הורצה.</w:t>
      </w:r>
    </w:p>
    <w:p>
      <w:pPr>
        <w:pStyle w:val="38"/>
        <w:rPr>
          <w:ins w:id="99015" w:author="מנוע מכני" w:date="2026-10-11T12:04:39Z"/>
        </w:rPr>
      </w:pPr>
      <w:r>
        <w:t xml:space="preserve">אמרוה רבנן </w:t>
      </w:r>
      <w:ins w:id="92959" w:author="מנוע מכני" w:date="2026-10-11T12:04:39Z">
        <w:r>
          <w:t xml:space="preserve">לפניו</w:t>
        </w:r>
      </w:ins>
      <w:del w:id="92960" w:author="מנוע מכני" w:date="2026-10-11T12:04:39Z">
        <w:r>
          <w:delText xml:space="preserve">קמיה</w:delText>
        </w:r>
      </w:del>
      <w:r>
        <w:t xml:space="preserve"> </w:t>
      </w:r>
      <w:ins w:id="90335" w:author="מנוע מכני" w:date="2026-10-11T12:04:39Z">
        <w:r>
          <w:t xml:space="preserve">דר"פ</w:t>
        </w:r>
      </w:ins>
      <w:del w:id="90336" w:author="מנוע מכני" w:date="2026-10-11T12:04:39Z">
        <w:r>
          <w:delText xml:space="preserve">דרב פפא</w:delText>
        </w:r>
      </w:del>
      <w:r>
        <w:t xml:space="preserve">:</w:t>
      </w:r>
    </w:p>
    <w:p w:rsidR="00DA63EC" w:rsidRDefault="00DA63EC" w:rsidP="00DA63EC">
      <w:pPr>
        <w:tabs>
          <w:tab w:val="left" w:pos="0"/>
          <w:tab w:val="center" w:pos="2835"/>
        </w:tabs>
        <w:rPr>
          <w:rtl/>
        </w:rPr>
      </w:pPr>
      <w:del w:id="99016" w:author="מנוע מכני" w:date="2026-10-11T12:04:39Z">
        <w:r>
          <w:rPr>
            <w:rtl/>
          </w:rPr>
          <w:delText xml:space="preserve"> </w:delText>
        </w:r>
      </w:del>
      <w:r>
        <w:rPr>
          <w:rtl/>
        </w:rPr>
        <w:t xml:space="preserve">דלא </w:t>
      </w:r>
      <w:r>
        <w:rPr>
          <w:rStyle w:val="2fb"/>
          <w:rtl/>
        </w:rPr>
        <w:t xml:space="preserve">כרבי יוסי</w:t>
      </w:r>
      <w:r>
        <w:rPr>
          <w:rtl/>
        </w:rPr>
        <w:t xml:space="preserve">, </w:t>
      </w:r>
      <w:ins w:id="95911" w:author="מנוע מכני" w:date="2026-10-11T12:04:39Z">
        <w:r>
          <w:rPr>
            <w:rtl/>
          </w:rPr>
          <w:t xml:space="preserve">דאם </w:t>
        </w:r>
      </w:ins>
      <w:del w:id="95912" w:author="מנוע מכני" w:date="2026-10-11T12:04:39Z">
        <w:r>
          <w:rPr>
            <w:rtl/>
          </w:rPr>
          <w:delText xml:space="preserve">דאי </w:delText>
        </w:r>
      </w:del>
      <w:r>
        <w:rPr>
          <w:rStyle w:val="2fb"/>
          <w:rtl/>
        </w:rPr>
        <w:t xml:space="preserve">רבי יוסי</w:t>
      </w:r>
      <w:r>
        <w:rPr>
          <w:rtl/>
        </w:rPr>
        <w:t xml:space="preserve">, האמר: בכולן אני רואה להחמיר! </w:t>
      </w:r>
    </w:p>
    <w:p>
      <w:pPr>
        <w:pStyle w:val="38"/>
        <w:rPr>
          <w:ins w:id="99017" w:author="מנוע מכני" w:date="2026-10-11T12:04:39Z"/>
        </w:rPr>
      </w:pPr>
      <w:r>
        <w:t>א</w:t>
      </w:r>
      <w:r>
        <w:t>"</w:t>
      </w:r>
      <w:r>
        <w:t xml:space="preserve">ל</w:t>
      </w:r>
      <w:r>
        <w:t xml:space="preserve"> ר</w:t>
      </w:r>
      <w:r>
        <w:t>"</w:t>
      </w:r>
      <w:r>
        <w:t>פ</w:t>
      </w:r>
      <w:r>
        <w:t xml:space="preserve">:</w:t>
      </w:r>
    </w:p>
    <w:p w:rsidR="00DA63EC" w:rsidRDefault="00DA63EC" w:rsidP="00DA63EC">
      <w:pPr>
        <w:tabs>
          <w:tab w:val="left" w:pos="0"/>
          <w:tab w:val="center" w:pos="2835"/>
        </w:tabs>
        <w:rPr>
          <w:rtl/>
        </w:rPr>
      </w:pPr>
      <w:del w:id="99018" w:author="מנוע מכני" w:date="2026-10-11T12:04:39Z">
        <w:r>
          <w:rPr>
            <w:rtl/>
          </w:rPr>
          <w:delText xml:space="preserve"> </w:delText>
        </w:r>
      </w:del>
      <w:r>
        <w:rPr>
          <w:rtl/>
        </w:rPr>
        <w:t xml:space="preserve">אפי' </w:t>
      </w:r>
      <w:r>
        <w:rPr>
          <w:rStyle w:val="2fb"/>
          <w:rFonts w:hint="cs"/>
          <w:rtl/>
        </w:rPr>
        <w:t>כ</w:t>
      </w:r>
      <w:r>
        <w:rPr>
          <w:rStyle w:val="2fb"/>
          <w:rtl/>
        </w:rPr>
        <w:t xml:space="preserve">רבי יוסי</w:t>
      </w:r>
      <w:r>
        <w:rPr>
          <w:rtl/>
        </w:rPr>
        <w:t xml:space="preserve">, שאני </w:t>
      </w:r>
      <w:ins w:id="91201" w:author="מנוע מכני" w:date="2026-10-11T12:04:39Z">
        <w:r>
          <w:rPr>
            <w:rtl/>
          </w:rPr>
          <w:t xml:space="preserve">שם</w:t>
        </w:r>
      </w:ins>
      <w:del w:id="91202" w:author="מנוע מכני" w:date="2026-10-11T12:04:39Z">
        <w:r>
          <w:rPr>
            <w:rtl/>
          </w:rPr>
          <w:delText xml:space="preserve">התם</w:delText>
        </w:r>
      </w:del>
      <w:r>
        <w:rPr>
          <w:rtl/>
        </w:rPr>
        <w:t xml:space="preserve">, </w:t>
      </w:r>
      <w:r w:rsidRPr="0046594B">
        <w:rPr>
          <w:rStyle w:val="afffff0"/>
          <w:rtl/>
        </w:rPr>
        <w:t>ד</w:t>
      </w:r>
      <w:r w:rsidRPr="0046594B">
        <w:rPr>
          <w:rStyle w:val="afffff0"/>
          <w:rFonts w:hint="cs"/>
          <w:rtl/>
        </w:rPr>
        <w:t>'</w:t>
      </w:r>
      <w:r w:rsidRPr="0046594B">
        <w:rPr>
          <w:rStyle w:val="afffff0"/>
          <w:rtl/>
        </w:rPr>
        <w:t>להם</w:t>
      </w:r>
      <w:r w:rsidRPr="0046594B">
        <w:rPr>
          <w:rStyle w:val="afffff0"/>
          <w:rFonts w:hint="cs"/>
          <w:rtl/>
        </w:rPr>
        <w:t>'</w:t>
      </w:r>
      <w:r w:rsidRPr="0046594B">
        <w:rPr>
          <w:rStyle w:val="afffff0"/>
          <w:rtl/>
        </w:rPr>
        <w:t>,</w:t>
      </w:r>
      <w:r>
        <w:rPr>
          <w:rtl/>
        </w:rPr>
        <w:t xml:space="preserve"> להם - ולא לעובדי כוכבים, </w:t>
      </w:r>
    </w:p>
    <w:p>
      <w:pPr>
        <w:pStyle w:val="38"/>
        <w:rPr>
          <w:ins w:id="99019" w:author="מנוע מכני" w:date="2026-10-11T12:04:39Z"/>
        </w:rPr>
      </w:pPr>
      <w:del w:id="101764" w:author="מנוע מכני" w:date="2026-10-11T12:04:39Z">
        <w:r>
          <w:delText xml:space="preserve">א</w:delText>
        </w:r>
        <w:r>
          <w:delText xml:space="preserve">"</w:delText>
        </w:r>
        <w:r>
          <w:delText xml:space="preserve">ל </w:delText>
        </w:r>
      </w:del>
      <w:r>
        <w:t xml:space="preserve">רהבדר</w:t>
      </w:r>
      <w:r>
        <w:t>"</w:t>
      </w:r>
      <w:r>
        <w:t>נ לר</w:t>
      </w:r>
      <w:r>
        <w:t>"</w:t>
      </w:r>
      <w:r>
        <w:t>פ</w:t>
      </w:r>
      <w:r>
        <w:t xml:space="preserve">:</w:t>
      </w:r>
    </w:p>
    <w:p w:rsidR="00DA63EC" w:rsidRDefault="00DA63EC" w:rsidP="00DA63EC">
      <w:pPr>
        <w:tabs>
          <w:tab w:val="left" w:pos="0"/>
          <w:tab w:val="center" w:pos="2835"/>
        </w:tabs>
        <w:rPr>
          <w:rtl/>
        </w:rPr>
      </w:pPr>
      <w:del w:id="99020" w:author="מנוע מכני" w:date="2026-10-11T12:04:39Z">
        <w:r>
          <w:rPr>
            <w:rtl/>
          </w:rPr>
          <w:delText xml:space="preserve"> </w:delText>
        </w:r>
      </w:del>
      <w:r>
        <w:rPr>
          <w:rtl/>
        </w:rPr>
        <w:t xml:space="preserve">אלא מעתה,</w:t>
      </w:r>
      <w:r w:rsidRPr="00464129">
        <w:rPr>
          <w:rStyle w:val="afffff0"/>
          <w:rtl/>
        </w:rPr>
        <w:t xml:space="preserve"> </w:t>
      </w:r>
      <w:r w:rsidRPr="00464129">
        <w:rPr>
          <w:rStyle w:val="afffff0"/>
          <w:rFonts w:hint="cs"/>
          <w:rtl/>
        </w:rPr>
        <w:t>'</w:t>
      </w:r>
      <w:ins w:id="90701" w:author="Claude - סמנטי" w:date="2026-10-11T12:26:16Z">
        <w:r>
          <w:rPr>
            <w:rStyle w:val="afffff0"/>
            <w:rtl/>
          </w:rPr>
          <w:t xml:space="preserve">אֲשֶׁר הֵם מַקְדִּישִׁים</w:t>
        </w:r>
      </w:ins>
      <w:del w:id="90702" w:author="Claude - סמנטי" w:date="2026-10-11T12:26:16Z">
        <w:r w:rsidRPr="00464129">
          <w:rPr>
            <w:rStyle w:val="afffff0"/>
            <w:rtl/>
          </w:rPr>
          <w:delText xml:space="preserve">אשר הם מקדישים</w:delText>
        </w:r>
      </w:del>
      <w:r w:rsidRPr="00464129">
        <w:rPr>
          <w:rStyle w:val="afffff0"/>
          <w:rFonts w:hint="cs"/>
          <w:rtl/>
        </w:rPr>
        <w:t>'</w:t>
      </w:r>
      <w:r w:rsidRPr="00464129">
        <w:rPr>
          <w:rStyle w:val="afffff0"/>
          <w:rtl/>
        </w:rPr>
        <w:t>,</w:t>
      </w:r>
      <w:r>
        <w:rPr>
          <w:rtl/>
        </w:rPr>
        <w:t xml:space="preserve"> </w:t>
      </w:r>
      <w:r>
        <w:rPr>
          <w:rtl/>
        </w:rPr>
        <w:t xml:space="preserve">ה"נ</w:t>
      </w:r>
      <w:r>
        <w:rPr>
          <w:rtl/>
        </w:rPr>
        <w:t xml:space="preserve"> הם - ולא עובדי כוכבים! </w:t>
      </w:r>
    </w:p>
    <w:p>
      <w:pPr>
        <w:pStyle w:val="38"/>
        <w:rPr>
          <w:ins w:id="99021" w:author="מנוע מכני" w:date="2026-10-11T12:04:39Z"/>
        </w:rPr>
      </w:pPr>
      <w:r>
        <w:t xml:space="preserve">אלא </w:t>
      </w:r>
      <w:r>
        <w:t xml:space="preserve">אמר</w:t>
      </w:r>
    </w:p>
    <w:p w:rsidR="00DA63EC" w:rsidRDefault="00DA63EC" w:rsidP="00DA63EC">
      <w:pPr>
        <w:tabs>
          <w:tab w:val="left" w:pos="0"/>
          <w:tab w:val="center" w:pos="2835"/>
        </w:tabs>
        <w:rPr>
          <w:rtl/>
        </w:rPr>
      </w:pPr>
      <w:del w:id="99022" w:author="מנוע מכני" w:date="2026-10-11T12:04:39Z">
        <w:r>
          <w:rPr>
            <w:rtl/>
          </w:rPr>
          <w:delText xml:space="preserve"> </w:delText>
        </w:r>
      </w:del>
      <w:r>
        <w:rPr>
          <w:rStyle w:val="2fb"/>
          <w:rtl/>
        </w:rPr>
        <w:t xml:space="preserve">רב אשי</w:t>
      </w:r>
      <w:r>
        <w:rPr>
          <w:rtl/>
        </w:rPr>
        <w:t xml:space="preserve">,</w:t>
      </w:r>
      <w:r w:rsidRPr="00464129">
        <w:rPr>
          <w:rStyle w:val="afffff0"/>
          <w:rtl/>
        </w:rPr>
        <w:t xml:space="preserve"> </w:t>
      </w:r>
      <w:r w:rsidRPr="00464129">
        <w:rPr>
          <w:rStyle w:val="afffff0"/>
          <w:rFonts w:hint="cs"/>
          <w:rtl/>
        </w:rPr>
        <w:t>'</w:t>
      </w:r>
      <w:ins w:id="90703" w:author="Claude - סמנטי" w:date="2026-10-11T12:26:16Z">
        <w:r>
          <w:rPr>
            <w:rStyle w:val="afffff0"/>
            <w:rtl/>
          </w:rPr>
          <w:t xml:space="preserve">לְרָצוֹן לָהֶם</w:t>
        </w:r>
      </w:ins>
      <w:del w:id="90704" w:author="Claude - סמנטי" w:date="2026-10-11T12:26:16Z">
        <w:r w:rsidRPr="00464129">
          <w:rPr>
            <w:rStyle w:val="afffff0"/>
            <w:rtl/>
          </w:rPr>
          <w:delText xml:space="preserve">לרצון להם</w:delText>
        </w:r>
      </w:del>
      <w:r w:rsidRPr="00464129">
        <w:rPr>
          <w:rStyle w:val="afffff0"/>
          <w:rFonts w:hint="cs"/>
          <w:rtl/>
        </w:rPr>
        <w:t>'</w:t>
      </w:r>
      <w:r w:rsidRPr="00464129">
        <w:rPr>
          <w:rStyle w:val="afffff0"/>
          <w:rtl/>
        </w:rPr>
        <w:t>,</w:t>
      </w:r>
      <w:r>
        <w:rPr>
          <w:rtl/>
        </w:rPr>
        <w:t xml:space="preserve"> ועובדי כוכבים </w:t>
      </w:r>
      <w:ins w:id="91203" w:author="מנוע מכני" w:date="2026-10-11T12:04:39Z">
        <w:r>
          <w:rPr>
            <w:rtl/>
          </w:rPr>
          <w:t xml:space="preserve">לא</w:t>
        </w:r>
      </w:ins>
      <w:del w:id="91204" w:author="מנוע מכני" w:date="2026-10-11T12:04:39Z">
        <w:r>
          <w:rPr>
            <w:rtl/>
          </w:rPr>
          <w:delText xml:space="preserve">לאו</w:delText>
        </w:r>
      </w:del>
      <w:r>
        <w:rPr>
          <w:rtl/>
        </w:rPr>
        <w:t xml:space="preserve"> בני הרצאה </w:t>
      </w:r>
      <w:ins w:id="92961" w:author="מנוע מכני" w:date="2026-10-11T12:04:39Z">
        <w:r>
          <w:rPr>
            <w:rtl/>
          </w:rPr>
          <w:t xml:space="preserve">הם</w:t>
        </w:r>
      </w:ins>
      <w:del w:id="92962" w:author="מנוע מכני" w:date="2026-10-11T12:04:39Z">
        <w:r>
          <w:rPr>
            <w:rtl/>
          </w:rPr>
          <w:delText xml:space="preserve">נינהו</w:delText>
        </w:r>
      </w:del>
      <w:r>
        <w:rPr>
          <w:rtl/>
        </w:rPr>
        <w:t xml:space="preserve">.</w:t>
      </w:r>
    </w:p>
    <w:p w:rsidR="00DA63EC" w:rsidRDefault="00DA63EC" w:rsidP="00DA63EC">
      <w:pPr>
        <w:pStyle w:val="affffd"/>
        <w:rPr>
          <w:rtl/>
        </w:rPr>
      </w:pPr>
      <w:r>
        <w:rPr>
          <w:rtl/>
        </w:rPr>
        <w:t>׹</w:t>
      </w:r>
    </w:p>
    <w:p>
      <w:pPr>
        <w:pStyle w:val="MishnaBatzad"/>
        <w:rPr>
          <w:ins w:id="20346" w:author="קלוד" w:date="2026-10-11T09:07:24Z"/>
        </w:rPr>
      </w:pPr>
      <w:ins w:id="20345" w:author="קלוד" w:date="2026-10-11T09:07:24Z">
        <w:r>
          <w:t xml:space="preserve">משנה ה</w:t>
        </w:r>
      </w:ins>
    </w:p>
    <w:p w:rsidR="00DA63EC" w:rsidRPr="000A334C" w:rsidRDefault="00DA63EC" w:rsidP="003B6D22">
      <w:pPr>
        <w:pStyle w:val="afff9"/>
        <w:rPr>
          <w:del w:id="20208" w:author="קלוד" w:date="2026-10-11T09:07:24Z"/>
          <w:rtl/>
        </w:rPr>
      </w:pPr>
      <w:del w:id="20207" w:author="קלוד" w:date="2026-10-11T09:07:24Z">
        <w:r w:rsidRPr="000A334C">
          <w:rPr>
            <w:rtl/>
          </w:rPr>
          <w:delText xml:space="preserve">מתני'.</w:delText>
        </w:r>
      </w:del>
    </w:p>
    <w:p w:rsidR="00DA63EC" w:rsidRPr="000A334C" w:rsidRDefault="00DA63EC" w:rsidP="003B6D22">
      <w:pPr>
        <w:pStyle w:val="afff9"/>
        <w:spacing w:before="120"/>
        <w:rPr>
          <w:rtl/>
        </w:rPr>
        <w:pPrChange w:id="90015" w:author="קלוד" w:date="2026-10-11T12:09:42Z">
          <w:pPr>
            <w:pStyle w:val="afff9"/>
          </w:pPr>
        </w:pPrChange>
      </w:pPr>
      <w:r w:rsidRPr="000A334C">
        <w:rPr>
          <w:rtl/>
        </w:rPr>
        <w:t>דברים שאין חייבים עליהם משום פיגול - חייבין עליהן משום נותר ומשום טמא, חוץ מן הדם;</w:t>
      </w:r>
    </w:p>
    <w:p w:rsidR="00DA63EC" w:rsidRPr="000A334C" w:rsidRDefault="00DA63EC" w:rsidP="003B6D22">
      <w:pPr>
        <w:pStyle w:val="afff9"/>
        <w:rPr>
          <w:rtl/>
        </w:rPr>
      </w:pPr>
      <w:r>
        <w:rPr>
          <w:rStyle w:val="TanaimMishna"/>
          <w:rtl/>
          <w:rPrChange w:id="102802" w:author="Claude" w:date="2026-10-11T09:07:44Z">
            <w:rPr>
              <w:rtl/>
            </w:rPr>
          </w:rPrChange>
        </w:rPr>
        <w:t xml:space="preserve">ר' שמעון</w:t>
      </w:r>
      <w:r>
        <w:rPr>
          <w:rtl/>
        </w:rPr>
        <w:t xml:space="preserve"> מחייב בדבר שדרכן לאכול;</w:t>
      </w:r>
    </w:p>
    <w:p w:rsidR="00DA63EC" w:rsidRPr="000A334C" w:rsidRDefault="00DA63EC" w:rsidP="003B6D22">
      <w:pPr>
        <w:pStyle w:val="afff9"/>
        <w:rPr>
          <w:rtl/>
        </w:rPr>
      </w:pPr>
      <w:r w:rsidRPr="000A334C">
        <w:rPr>
          <w:rtl/>
        </w:rPr>
        <w:t>אבל העצים והלבונה והקטורת - אין חייבין עליו משום טומאה.</w:t>
      </w:r>
    </w:p>
    <w:p w:rsidR="00DA63EC" w:rsidRDefault="00DA63EC" w:rsidP="00DA63EC">
      <w:pPr>
        <w:pStyle w:val="affffd"/>
        <w:rPr>
          <w:rtl/>
        </w:rPr>
      </w:pPr>
      <w:r>
        <w:rPr>
          <w:rtl/>
        </w:rPr>
        <w:t>׹</w:t>
      </w:r>
    </w:p>
    <w:p>
      <w:pPr>
        <w:pStyle w:val="afffff8"/>
        <w:rPr>
          <w:ins w:id="90449" w:author="קלוד" w:date="2026-10-11T12:29:36Z"/>
        </w:rPr>
      </w:pPr>
      <w:ins w:id="90450" w:author="קלוד" w:date="2026-10-11T12:29:36Z">
        <w:r>
          <w:rPr>
            <w:color w:val="7B3F00"/>
          </w:rPr>
          <w:t xml:space="preserve">חיוב טומאה בדבר שיש לו מתירין - 'יקרב' בהוכשר</w:t>
        </w:r>
      </w:ins>
    </w:p>
    <w:p>
      <w:pPr>
        <w:pStyle w:val="38"/>
        <w:rPr>
          <w:ins w:id="99023" w:author="מנוע מכני" w:date="2026-10-11T12:04:39Z"/>
        </w:rPr>
      </w:pPr>
      <w:r w:rsidRPr="00891B40">
        <w:t>ת"ר</w:t>
      </w:r>
      <w:r>
        <w:t xml:space="preserve">:</w:t>
      </w:r>
    </w:p>
    <w:p w:rsidR="00DA63EC" w:rsidRDefault="00DA63EC" w:rsidP="00DA63EC">
      <w:pPr>
        <w:tabs>
          <w:tab w:val="left" w:pos="0"/>
          <w:tab w:val="center" w:pos="2835"/>
        </w:tabs>
        <w:rPr>
          <w:rtl/>
        </w:rPr>
      </w:pPr>
      <w:del w:id="99024" w:author="מנוע מכני" w:date="2026-10-11T12:04:39Z">
        <w:r>
          <w:rPr>
            <w:rtl/>
          </w:rPr>
          <w:delText xml:space="preserve"> </w:delText>
        </w:r>
      </w:del>
      <w:r>
        <w:rPr>
          <w:rtl/>
        </w:rPr>
        <w:t xml:space="preserve">יכול </w:t>
      </w:r>
      <w:r>
        <w:rPr>
          <w:rtl/>
        </w:rPr>
        <w:t xml:space="preserve">לא</w:t>
      </w:r>
      <w:r>
        <w:rPr>
          <w:rtl/>
        </w:rPr>
        <w:t xml:space="preserve"> יהו חייבין משום טומאה אלא על דבר שיש לו מתירין בין לאדם בין למזבח? </w:t>
      </w:r>
    </w:p>
    <w:p w:rsidR="00DA63EC" w:rsidRDefault="00DA63EC" w:rsidP="00DA63EC">
      <w:pPr>
        <w:tabs>
          <w:tab w:val="left" w:pos="0"/>
          <w:tab w:val="center" w:pos="2835"/>
        </w:tabs>
        <w:rPr>
          <w:rtl/>
        </w:rPr>
      </w:pPr>
      <w:r>
        <w:rPr>
          <w:rtl/>
        </w:rPr>
        <w:t xml:space="preserve">ודין הוא: ומה פיגול שהוא בקביעה ובידיעה אחת ולא הותר מכללו - אין חייבין עליו אלא על דבר שיש לו מתירין בין לאדם בין למזבח, טומאה שהיא בעולה ויורד ובשתי ידיעות והותרה מכללה - אינו דין שאינו חייב אלא על דבר שיש לו מתירין בין לאדם בין למזבח! </w:t>
      </w:r>
      <w:r>
        <w:rPr>
          <w:rtl/>
        </w:rPr>
        <w:t xml:space="preserve">ת"ל</w:t>
      </w:r>
      <w:r>
        <w:rPr>
          <w:rtl/>
        </w:rPr>
        <w:t xml:space="preserve">: </w:t>
      </w:r>
      <w:r>
        <w:rPr>
          <w:rStyle w:val="afffff0"/>
          <w:rtl/>
          <w:rPrChange w:id="9014" w:author="מנוע פסוקים" w:date="2026-10-11T09:29:40Z">
            <w:rPr>
              <w:rtl/>
            </w:rPr>
          </w:rPrChange>
        </w:rPr>
        <w:t xml:space="preserve">אשר הם מקדישים לי</w:t>
      </w:r>
      <w:r>
        <w:rPr>
          <w:rtl/>
        </w:rPr>
        <w:t xml:space="preserve">, יכול מיד? </w:t>
      </w:r>
      <w:r>
        <w:rPr>
          <w:rtl/>
        </w:rPr>
        <w:t xml:space="preserve">ת"ל</w:t>
      </w:r>
      <w:r>
        <w:rPr>
          <w:rtl/>
        </w:rPr>
        <w:t xml:space="preserve">: יקרב</w:t>
      </w:r>
      <w:ins w:id="94537" w:author="מנוע מכני" w:date="2026-10-11T12:04:39Z">
        <w:r>
          <w:rPr>
            <w:rtl/>
          </w:rPr>
          <w:t xml:space="preserve">,</w:t>
        </w:r>
      </w:ins>
      <w:del w:id="94538" w:author="מנוע מכני" w:date="2026-10-11T12:04:39Z">
        <w:r>
          <w:rPr>
            <w:rtl/>
          </w:rPr>
          <w:delText xml:space="preserve">;</w:delText>
        </w:r>
      </w:del>
    </w:p>
    <w:p>
      <w:pPr>
        <w:pStyle w:val="38"/>
        <w:rPr>
          <w:ins w:id="99025" w:author="מנוע מכני" w:date="2026-10-11T12:04:39Z"/>
        </w:rPr>
      </w:pPr>
      <w:r>
        <w:t xml:space="preserve">אר"א:</w:t>
      </w:r>
    </w:p>
    <w:p w:rsidR="00DA63EC" w:rsidRDefault="00DA63EC" w:rsidP="00DA63EC">
      <w:pPr>
        <w:tabs>
          <w:tab w:val="left" w:pos="0"/>
          <w:tab w:val="center" w:pos="2835"/>
        </w:tabs>
        <w:rPr>
          <w:rtl/>
        </w:rPr>
      </w:pPr>
      <w:del w:id="99026" w:author="מנוע מכני" w:date="2026-10-11T12:04:39Z">
        <w:r>
          <w:rPr>
            <w:rtl/>
          </w:rPr>
          <w:delText xml:space="preserve"> </w:delText>
        </w:r>
      </w:del>
      <w:r>
        <w:rPr>
          <w:rtl/>
        </w:rPr>
        <w:t xml:space="preserve">וכי יש נוגע שהוא חייב? אלא מה </w:t>
      </w:r>
      <w:r>
        <w:rPr>
          <w:rtl/>
        </w:rPr>
        <w:t xml:space="preserve">ת"ל</w:t>
      </w:r>
      <w:r>
        <w:rPr>
          <w:rtl/>
        </w:rPr>
        <w:t xml:space="preserve">, יקרב? בהוכשר</w:t>
      </w:r>
      <w:r>
        <w:rPr>
          <w:rFonts w:hint="cs"/>
          <w:rtl/>
        </w:rPr>
        <w:t xml:space="preserve"> </w:t>
      </w:r>
      <w:r>
        <w:rPr>
          <w:rtl/>
        </w:rPr>
        <w:t>בשר ליקרב הכתוב מדבר, הא כיצד? יש לו מתירין - משיקרבו מתירין, אין לו מתירין - משיקדש בכלי.</w:t>
      </w:r>
    </w:p>
    <w:p w:rsidR="00DA63EC" w:rsidRDefault="00DA63EC" w:rsidP="00DA63EC">
      <w:pPr>
        <w:tabs>
          <w:tab w:val="left" w:pos="0"/>
          <w:tab w:val="center" w:pos="2835"/>
        </w:tabs>
        <w:rPr>
          <w:rtl/>
        </w:rPr>
      </w:pPr>
      <w:r>
        <w:rPr>
          <w:rtl/>
        </w:rPr>
        <w:t>אשכחן טומאה, נותר מנלן? אתי חילול חילול מטומאה.</w:t>
      </w:r>
    </w:p>
    <w:p w:rsidR="00DA63EC" w:rsidRDefault="00DA63EC" w:rsidP="00DA63EC">
      <w:pPr>
        <w:tabs>
          <w:tab w:val="left" w:pos="0"/>
          <w:tab w:val="center" w:pos="2835"/>
        </w:tabs>
        <w:rPr>
          <w:rtl/>
        </w:rPr>
      </w:pPr>
      <w:r>
        <w:rPr>
          <w:rtl/>
        </w:rPr>
        <w:t xml:space="preserve">ולילף עון עון מפיגול! </w:t>
      </w:r>
      <w:ins w:id="97073" w:author="מנוע מכני" w:date="2026-10-11T12:04:39Z">
        <w:r>
          <w:rPr>
            <w:rtl/>
          </w:rPr>
          <w:t xml:space="preserve">מסתבר</w:t>
        </w:r>
      </w:ins>
      <w:del w:id="97074" w:author="מנוע מכני" w:date="2026-10-11T12:04:39Z">
        <w:r>
          <w:rPr>
            <w:rtl/>
          </w:rPr>
          <w:delText xml:space="preserve">מסתברא</w:delText>
        </w:r>
      </w:del>
      <w:r>
        <w:rPr>
          <w:rtl/>
        </w:rPr>
        <w:t xml:space="preserve"> מטומאה </w:t>
      </w:r>
      <w:r>
        <w:rPr>
          <w:rFonts w:hint="cs"/>
          <w:rtl/>
        </w:rPr>
        <w:t>הו</w:t>
      </w:r>
      <w:r>
        <w:rPr>
          <w:rtl/>
        </w:rPr>
        <w:t>"</w:t>
      </w:r>
      <w:r>
        <w:rPr>
          <w:rFonts w:hint="cs"/>
          <w:rtl/>
        </w:rPr>
        <w:t>ל</w:t>
      </w:r>
      <w:r>
        <w:rPr>
          <w:rtl/>
        </w:rPr>
        <w:t xml:space="preserve"> </w:t>
      </w:r>
      <w:ins w:id="90129" w:author="Claude - סמנטי" w:date="2026-10-11T12:26:16Z">
        <w:r>
          <w:rPr>
            <w:rtl/>
          </w:rPr>
          <w:t xml:space="preserve">ללמוד</w:t>
        </w:r>
      </w:ins>
      <w:del w:id="90130" w:author="Claude - סמנטי" w:date="2026-10-11T12:26:16Z">
        <w:r>
          <w:rPr>
            <w:rtl/>
          </w:rPr>
          <w:delText xml:space="preserve">למילף</w:delText>
        </w:r>
      </w:del>
      <w:r>
        <w:rPr>
          <w:rtl/>
        </w:rPr>
        <w:t xml:space="preserve">, שכן גז"ל סימן.</w:t>
      </w:r>
    </w:p>
    <w:p w:rsidR="00DA63EC" w:rsidRDefault="00DA63EC" w:rsidP="00DA63EC">
      <w:pPr>
        <w:tabs>
          <w:tab w:val="left" w:pos="0"/>
          <w:tab w:val="center" w:pos="2835"/>
        </w:tabs>
        <w:rPr>
          <w:rtl/>
        </w:rPr>
      </w:pPr>
      <w:r>
        <w:rPr>
          <w:rStyle w:val="2fb"/>
          <w:rtl/>
        </w:rPr>
        <w:t xml:space="preserve">אדרבה</w:t>
      </w:r>
      <w:r>
        <w:rPr>
          <w:rtl/>
        </w:rPr>
        <w:t xml:space="preserve">, מפיגול </w:t>
      </w:r>
      <w:r>
        <w:rPr>
          <w:rFonts w:hint="cs"/>
          <w:rtl/>
        </w:rPr>
        <w:t>הו</w:t>
      </w:r>
      <w:r>
        <w:rPr>
          <w:rtl/>
        </w:rPr>
        <w:t>"</w:t>
      </w:r>
      <w:r>
        <w:rPr>
          <w:rFonts w:hint="cs"/>
          <w:rtl/>
        </w:rPr>
        <w:t>ל</w:t>
      </w:r>
      <w:r>
        <w:rPr>
          <w:rtl/>
        </w:rPr>
        <w:t xml:space="preserve"> </w:t>
      </w:r>
      <w:ins w:id="90131" w:author="Claude - סמנטי" w:date="2026-10-11T12:26:16Z">
        <w:r>
          <w:rPr>
            <w:rtl/>
          </w:rPr>
          <w:t xml:space="preserve">ללמוד</w:t>
        </w:r>
      </w:ins>
      <w:del w:id="90132" w:author="Claude - סמנטי" w:date="2026-10-11T12:26:16Z">
        <w:r>
          <w:rPr>
            <w:rtl/>
          </w:rPr>
          <w:delText xml:space="preserve">למילף</w:delText>
        </w:r>
      </w:del>
      <w:r>
        <w:rPr>
          <w:rtl/>
        </w:rPr>
        <w:t xml:space="preserve">, שכן נותר ציץ טהור בזמן קרב, </w:t>
      </w:r>
      <w:ins w:id="92963" w:author="מנוע מכני" w:date="2026-10-11T12:04:39Z">
        <w:r>
          <w:rPr>
            <w:rtl/>
          </w:rPr>
          <w:t xml:space="preserve">ואלו</w:t>
        </w:r>
      </w:ins>
      <w:del w:id="92964" w:author="מנוע מכני" w:date="2026-10-11T12:04:39Z">
        <w:r>
          <w:rPr>
            <w:rtl/>
          </w:rPr>
          <w:delText xml:space="preserve">והני</w:delText>
        </w:r>
      </w:del>
      <w:r>
        <w:rPr>
          <w:rtl/>
        </w:rPr>
        <w:t xml:space="preserve"> נפישן! </w:t>
      </w:r>
    </w:p>
    <w:p>
      <w:pPr>
        <w:pStyle w:val="38"/>
        <w:rPr>
          <w:ins w:id="99027" w:author="מנוע מכני" w:date="2026-10-11T12:04:39Z"/>
        </w:rPr>
      </w:pPr>
      <w:r>
        <w:t xml:space="preserve">אלא מדתני לוי:</w:t>
      </w:r>
    </w:p>
    <w:p w:rsidR="00DA63EC" w:rsidRDefault="00DA63EC" w:rsidP="00DA63EC">
      <w:pPr>
        <w:tabs>
          <w:tab w:val="left" w:pos="0"/>
          <w:tab w:val="center" w:pos="2835"/>
        </w:tabs>
        <w:rPr>
          <w:rtl/>
        </w:rPr>
      </w:pPr>
      <w:del w:id="99028" w:author="מנוע מכני" w:date="2026-10-11T12:04:39Z">
        <w:r>
          <w:rPr>
            <w:rtl/>
          </w:rPr>
          <w:delText xml:space="preserve"> </w:delText>
        </w:r>
      </w:del>
      <w:r>
        <w:rPr>
          <w:rtl/>
        </w:rPr>
        <w:t xml:space="preserve">מנין שאף בפסול זמן הכתוב מדבר? </w:t>
      </w:r>
      <w:r>
        <w:rPr>
          <w:rtl/>
        </w:rPr>
        <w:t xml:space="preserve">ת"ל</w:t>
      </w:r>
      <w:r>
        <w:rPr>
          <w:rtl/>
        </w:rPr>
        <w:t xml:space="preserve">: </w:t>
      </w:r>
      <w:r>
        <w:rPr>
          <w:rStyle w:val="afffff0"/>
          <w:rtl/>
          <w:rPrChange w:id="9015" w:author="מנוע פסוקים" w:date="2026-10-11T09:29:40Z">
            <w:rPr>
              <w:rtl/>
            </w:rPr>
          </w:rPrChange>
        </w:rPr>
        <w:t xml:space="preserve">ולא יחללו את שם קדשי</w:t>
      </w:r>
      <w:r>
        <w:rPr>
          <w:rFonts w:hint="cs"/>
          <w:rtl/>
        </w:rPr>
        <w:t>'</w:t>
      </w:r>
      <w:r>
        <w:rPr>
          <w:rtl/>
        </w:rPr>
        <w:t xml:space="preserve"> בשני חילולין הכתוב מדבר, אחד פסול נותר, ואחד פסול טומאה.</w:t>
      </w:r>
    </w:p>
    <w:p w:rsidR="00DA63EC" w:rsidRDefault="00DA63EC" w:rsidP="00DA63EC">
      <w:pPr>
        <w:pStyle w:val="afff3"/>
        <w:framePr w:wrap="around"/>
        <w:rPr>
          <w:rtl/>
        </w:rPr>
      </w:pPr>
      <w:r>
        <w:rPr>
          <w:rFonts w:hint="cs"/>
          <w:rtl/>
        </w:rPr>
        <w:t>מו.</w:t>
      </w:r>
    </w:p>
    <w:p w:rsidR="00DA63EC" w:rsidRDefault="00DA63EC" w:rsidP="00DA63EC">
      <w:pPr>
        <w:pStyle w:val="affffd"/>
        <w:rPr>
          <w:del w:id="90044" w:author="מנוע עיצוב" w:date="2026-10-11T12:09:26Z"/>
          <w:rtl/>
        </w:rPr>
      </w:pPr>
      <w:del w:id="90043" w:author="מנוע עיצוב" w:date="2026-10-11T12:09:26Z">
        <w:r>
          <w:rPr>
            <w:rtl/>
          </w:rPr>
          <w:delText xml:space="preserve">׹</w:delText>
        </w:r>
      </w:del>
    </w:p>
    <w:p w:rsidR="00DA63EC" w:rsidRDefault="00DA63EC" w:rsidP="00DA63EC">
      <w:pPr>
        <w:pStyle w:val="affff1"/>
        <w:ind w:end="0"/>
        <w:rPr>
          <w:rtl/>
        </w:rPr>
        <w:pPrChange w:id="20085" w:author="קלוד" w:date="2026-10-11T09:07:24Z">
          <w:pPr>
            <w:pStyle w:val="affff1"/>
            <w:rPr>
              <w:rtl/>
            </w:rPr>
          </w:pPr>
        </w:pPrChange>
      </w:pPr>
      <w:ins w:id="9823" w:author="מספור קטעי משנה" w:date="2026-10-11T09:35:09Z">
        <w:r>
          <w:rPr>
            <w:rStyle w:val="MisparKeta"/>
          </w:rPr>
          <w:t xml:space="preserve">א. </w:t>
        </w:r>
      </w:ins>
      <w:r>
        <w:rPr>
          <w:rtl/>
        </w:rPr>
        <w:t>חוץ מן הדם כו'.</w:t>
      </w:r>
    </w:p>
    <w:p>
      <w:pPr>
        <w:pStyle w:val="38"/>
        <w:rPr>
          <w:ins w:id="99029" w:author="מנוע מכני" w:date="2026-10-11T12:04:39Z"/>
        </w:rPr>
      </w:pPr>
      <w:r>
        <w:t>עולא</w:t>
      </w:r>
      <w:r>
        <w:t>:</w:t>
      </w:r>
    </w:p>
    <w:p w:rsidR="00DA63EC" w:rsidRDefault="00DA63EC" w:rsidP="00DA63EC">
      <w:pPr>
        <w:tabs>
          <w:tab w:val="left" w:pos="0"/>
          <w:tab w:val="center" w:pos="2835"/>
        </w:tabs>
        <w:rPr>
          <w:rtl/>
        </w:rPr>
      </w:pPr>
      <w:del w:id="99030" w:author="מנוע מכני" w:date="2026-10-11T12:04:39Z">
        <w:r w:rsidRPr="00464129">
          <w:rPr>
            <w:rStyle w:val="afffff0"/>
            <w:rtl/>
          </w:rPr>
          <w:delText xml:space="preserve"> </w:delText>
        </w:r>
      </w:del>
      <w:r w:rsidRPr="00464129">
        <w:rPr>
          <w:rStyle w:val="afffff0"/>
          <w:rFonts w:hint="cs"/>
          <w:rtl/>
        </w:rPr>
        <w:t>'</w:t>
      </w:r>
      <w:ins w:id="90705" w:author="Claude - סמנטי" w:date="2026-10-11T12:26:16Z">
        <w:r>
          <w:rPr>
            <w:rStyle w:val="afffff0"/>
            <w:rtl/>
          </w:rPr>
          <w:t xml:space="preserve">וַאֲנִי נְתַתִּיו לָכֶם</w:t>
        </w:r>
      </w:ins>
      <w:del w:id="90706" w:author="Claude - סמנטי" w:date="2026-10-11T12:26:16Z">
        <w:r w:rsidRPr="00464129">
          <w:rPr>
            <w:rStyle w:val="afffff0"/>
            <w:rtl/>
          </w:rPr>
          <w:delText xml:space="preserve">ואני נתתיו לכם</w:delText>
        </w:r>
      </w:del>
      <w:r w:rsidRPr="00464129">
        <w:rPr>
          <w:rStyle w:val="afffff0"/>
          <w:rFonts w:hint="cs"/>
          <w:rtl/>
        </w:rPr>
        <w:t>'</w:t>
      </w:r>
      <w:r w:rsidRPr="00464129">
        <w:rPr>
          <w:rStyle w:val="afffff0"/>
          <w:rtl/>
        </w:rPr>
        <w:t>,</w:t>
      </w:r>
      <w:r>
        <w:rPr>
          <w:rtl/>
        </w:rPr>
        <w:t xml:space="preserve"> שלכם יהא.</w:t>
      </w:r>
    </w:p>
    <w:p w:rsidR="00DA63EC" w:rsidRDefault="00DA63EC" w:rsidP="00DA63EC">
      <w:pPr>
        <w:tabs>
          <w:tab w:val="left" w:pos="0"/>
          <w:tab w:val="center" w:pos="2835"/>
        </w:tabs>
        <w:rPr>
          <w:rtl/>
        </w:rPr>
      </w:pPr>
      <w:r>
        <w:rPr>
          <w:rStyle w:val="2fb"/>
          <w:rtl/>
        </w:rPr>
        <w:t>ד</w:t>
      </w:r>
      <w:r>
        <w:rPr>
          <w:rStyle w:val="2fb"/>
          <w:rFonts w:hint="cs"/>
          <w:rtl/>
        </w:rPr>
        <w:t>רי</w:t>
      </w:r>
      <w:r>
        <w:rPr>
          <w:rStyle w:val="2fb"/>
          <w:rtl/>
        </w:rPr>
        <w:t>"</w:t>
      </w:r>
      <w:r>
        <w:rPr>
          <w:rStyle w:val="2fb"/>
          <w:rFonts w:hint="cs"/>
          <w:rtl/>
        </w:rPr>
        <w:t>ש</w:t>
      </w:r>
      <w:r>
        <w:rPr>
          <w:rtl/>
        </w:rPr>
        <w:t>:</w:t>
      </w:r>
      <w:r w:rsidRPr="00464129">
        <w:rPr>
          <w:rStyle w:val="afffff0"/>
          <w:rtl/>
        </w:rPr>
        <w:t xml:space="preserve"> </w:t>
      </w:r>
      <w:r w:rsidRPr="00464129">
        <w:rPr>
          <w:rStyle w:val="afffff0"/>
          <w:rFonts w:hint="cs"/>
          <w:rtl/>
        </w:rPr>
        <w:t>'</w:t>
      </w:r>
      <w:ins w:id="90707" w:author="Claude - סמנטי" w:date="2026-10-11T12:26:16Z">
        <w:r>
          <w:rPr>
            <w:rStyle w:val="afffff0"/>
            <w:rtl/>
          </w:rPr>
          <w:t xml:space="preserve">לְכַפֵּר</w:t>
        </w:r>
      </w:ins>
      <w:del w:id="90708" w:author="Claude - סמנטי" w:date="2026-10-11T12:26:16Z">
        <w:r w:rsidRPr="00464129">
          <w:rPr>
            <w:rStyle w:val="afffff0"/>
            <w:rtl/>
          </w:rPr>
          <w:delText xml:space="preserve">לכפר</w:delText>
        </w:r>
      </w:del>
      <w:r w:rsidRPr="00464129">
        <w:rPr>
          <w:rStyle w:val="afffff0"/>
          <w:rFonts w:hint="cs"/>
          <w:rtl/>
        </w:rPr>
        <w:t>'</w:t>
      </w:r>
      <w:r w:rsidRPr="00464129">
        <w:rPr>
          <w:rStyle w:val="afffff0"/>
          <w:rtl/>
        </w:rPr>
        <w:t>,</w:t>
      </w:r>
      <w:r>
        <w:rPr>
          <w:rtl/>
        </w:rPr>
        <w:t xml:space="preserve"> לכפרה נתתיו ולא למעילה.</w:t>
      </w:r>
    </w:p>
    <w:p w:rsidR="00DA63EC" w:rsidRDefault="00DA63EC" w:rsidP="00DA63EC">
      <w:pPr>
        <w:tabs>
          <w:tab w:val="left" w:pos="0"/>
          <w:tab w:val="center" w:pos="2835"/>
        </w:tabs>
        <w:rPr>
          <w:rtl/>
        </w:rPr>
      </w:pPr>
      <w:r>
        <w:rPr>
          <w:rStyle w:val="2fb"/>
          <w:rtl/>
        </w:rPr>
        <w:t>ר</w:t>
      </w:r>
      <w:r>
        <w:rPr>
          <w:rStyle w:val="2fb"/>
          <w:rFonts w:hint="cs"/>
          <w:rtl/>
        </w:rPr>
        <w:t>י</w:t>
      </w:r>
      <w:r>
        <w:rPr>
          <w:rStyle w:val="2fb"/>
          <w:rtl/>
        </w:rPr>
        <w:t>"</w:t>
      </w:r>
      <w:r>
        <w:rPr>
          <w:rStyle w:val="2fb"/>
          <w:rFonts w:hint="cs"/>
          <w:rtl/>
        </w:rPr>
        <w:t>ו</w:t>
      </w:r>
      <w:r w:rsidRPr="00464129">
        <w:rPr>
          <w:rStyle w:val="afffff0"/>
          <w:rFonts w:hint="cs"/>
          <w:rtl/>
        </w:rPr>
        <w:t xml:space="preserve"> '</w:t>
      </w:r>
      <w:r w:rsidRPr="00464129">
        <w:rPr>
          <w:rStyle w:val="afffff0"/>
          <w:rtl/>
        </w:rPr>
        <w:t>הוא</w:t>
      </w:r>
      <w:r w:rsidRPr="00464129">
        <w:rPr>
          <w:rStyle w:val="afffff0"/>
          <w:rFonts w:hint="cs"/>
          <w:rtl/>
        </w:rPr>
        <w:t>'</w:t>
      </w:r>
      <w:r w:rsidRPr="00464129">
        <w:rPr>
          <w:rStyle w:val="afffff0"/>
          <w:rtl/>
        </w:rPr>
        <w:t>,</w:t>
      </w:r>
      <w:r>
        <w:rPr>
          <w:rtl/>
        </w:rPr>
        <w:t xml:space="preserve"> הוא לפני כפרה כלאחר כפרה, </w:t>
      </w:r>
      <w:r>
        <w:rPr>
          <w:rFonts w:hint="cs"/>
          <w:rtl/>
        </w:rPr>
        <w:t>ד</w:t>
      </w:r>
      <w:r>
        <w:rPr>
          <w:rtl/>
        </w:rPr>
        <w:t>אין בו מעילה.</w:t>
      </w:r>
    </w:p>
    <w:p w:rsidR="00DA63EC" w:rsidRDefault="00DA63EC" w:rsidP="00DA63EC">
      <w:pPr>
        <w:tabs>
          <w:tab w:val="left" w:pos="0"/>
          <w:tab w:val="center" w:pos="2835"/>
        </w:tabs>
        <w:rPr>
          <w:rtl/>
        </w:rPr>
      </w:pPr>
      <w:r>
        <w:rPr>
          <w:rFonts w:hint="cs"/>
          <w:rtl/>
        </w:rPr>
        <w:t xml:space="preserve">ולא כלפני כפרה דיש בו מעילה דאין לך דבר שנעשית מצותו ומועלין בו </w:t>
      </w:r>
    </w:p>
    <w:p w:rsidR="00DA63EC" w:rsidRPr="00FE1B89" w:rsidRDefault="00DA63EC" w:rsidP="00DA63EC">
      <w:pPr>
        <w:tabs>
          <w:tab w:val="left" w:pos="0"/>
          <w:tab w:val="center" w:pos="2835"/>
        </w:tabs>
        <w:rPr>
          <w:spacing w:val="-6"/>
          <w:rtl/>
        </w:rPr>
      </w:pPr>
      <w:r w:rsidRPr="00FE1B89">
        <w:rPr>
          <w:rFonts w:hint="cs"/>
          <w:spacing w:val="-6"/>
          <w:rtl/>
        </w:rPr>
        <w:t>ומתרומת הדשן א</w:t>
      </w:r>
      <w:r w:rsidRPr="00FE1B89">
        <w:rPr>
          <w:spacing w:val="-6"/>
          <w:rtl/>
        </w:rPr>
        <w:t>"</w:t>
      </w:r>
      <w:r w:rsidRPr="00FE1B89">
        <w:rPr>
          <w:rFonts w:hint="cs"/>
          <w:spacing w:val="-6"/>
          <w:rtl/>
        </w:rPr>
        <w:t xml:space="preserve">א ללמוד דתרומת הדשן ובגדי כהונה </w:t>
      </w:r>
      <w:r w:rsidRPr="00FE1B89">
        <w:rPr>
          <w:rFonts w:hint="cs"/>
          <w:spacing w:val="-6"/>
          <w:rtl/>
        </w:rPr>
        <w:t xml:space="preserve">הו</w:t>
      </w:r>
      <w:r w:rsidRPr="00FE1B89">
        <w:rPr>
          <w:spacing w:val="-6"/>
          <w:rtl/>
        </w:rPr>
        <w:t>"</w:t>
      </w:r>
      <w:r w:rsidRPr="00FE1B89">
        <w:rPr>
          <w:rFonts w:hint="cs"/>
          <w:spacing w:val="-6"/>
          <w:rtl/>
        </w:rPr>
        <w:t xml:space="preserve">ל</w:t>
      </w:r>
      <w:r w:rsidRPr="00FE1B89">
        <w:rPr>
          <w:rFonts w:hint="cs"/>
          <w:spacing w:val="-6"/>
          <w:rtl/>
        </w:rPr>
        <w:t xml:space="preserve"> </w:t>
      </w:r>
      <w:r w:rsidRPr="00FE1B89">
        <w:rPr>
          <w:spacing w:val="-6"/>
          <w:rtl/>
        </w:rPr>
        <w:t>שני כתובים הבאין כאחד אין מלמדין.</w:t>
      </w:r>
    </w:p>
    <w:p>
      <w:pPr>
        <w:pStyle w:val="38"/>
        <w:rPr>
          <w:ins w:id="99031" w:author="מנוע מכני" w:date="2026-10-11T12:04:39Z"/>
        </w:rPr>
      </w:pPr>
      <w:r>
        <w:lastRenderedPageBreak/>
        <w:t>הניחא לרבנן:</w:t>
      </w:r>
    </w:p>
    <w:p w:rsidR="00DA63EC" w:rsidRDefault="00DA63EC" w:rsidP="00DA63EC">
      <w:pPr>
        <w:tabs>
          <w:tab w:val="left" w:pos="0"/>
          <w:tab w:val="center" w:pos="2835"/>
        </w:tabs>
        <w:rPr>
          <w:rtl/>
        </w:rPr>
      </w:pPr>
      <w:del w:id="99032" w:author="מנוע מכני" w:date="2026-10-11T12:04:39Z">
        <w:r w:rsidRPr="00464129">
          <w:rPr>
            <w:rStyle w:val="afffff0"/>
            <w:rtl/>
          </w:rPr>
          <w:delText xml:space="preserve"> </w:delText>
        </w:r>
      </w:del>
      <w:r w:rsidRPr="00464129">
        <w:rPr>
          <w:rStyle w:val="afffff0"/>
          <w:rFonts w:hint="cs"/>
          <w:rtl/>
        </w:rPr>
        <w:t>'</w:t>
      </w:r>
      <w:ins w:id="90709" w:author="Claude - סמנטי" w:date="2026-10-11T12:26:16Z">
        <w:r>
          <w:rPr>
            <w:rStyle w:val="afffff0"/>
            <w:rtl/>
          </w:rPr>
          <w:t xml:space="preserve">וְהִנִּיחָם שָׁם</w:t>
        </w:r>
      </w:ins>
      <w:del w:id="90710" w:author="Claude - סמנטי" w:date="2026-10-11T12:26:16Z">
        <w:r w:rsidRPr="00464129">
          <w:rPr>
            <w:rStyle w:val="afffff0"/>
            <w:rtl/>
          </w:rPr>
          <w:delText xml:space="preserve">והניחם שם</w:delText>
        </w:r>
      </w:del>
      <w:r w:rsidRPr="00464129">
        <w:rPr>
          <w:rStyle w:val="afffff0"/>
          <w:rFonts w:hint="cs"/>
          <w:rtl/>
        </w:rPr>
        <w:t>'</w:t>
      </w:r>
      <w:r w:rsidRPr="00464129">
        <w:rPr>
          <w:rStyle w:val="afffff0"/>
          <w:rtl/>
        </w:rPr>
        <w:t xml:space="preserve"> </w:t>
      </w:r>
      <w:r>
        <w:rPr>
          <w:rtl/>
        </w:rPr>
        <w:t>- מלמד שטעונין גניזה,</w:t>
      </w:r>
    </w:p>
    <w:p>
      <w:pPr>
        <w:pStyle w:val="38"/>
        <w:rPr>
          <w:ins w:id="99033" w:author="מנוע מכני" w:date="2026-10-11T12:04:39Z"/>
        </w:rPr>
      </w:pPr>
      <w:del w:id="90135" w:author="מנוע מכני" w:date="2026-10-11T12:04:39Z">
        <w:r>
          <w:delText xml:space="preserve"> </w:delText>
        </w:r>
      </w:del>
      <w:r>
        <w:t xml:space="preserve">אלא</w:t>
      </w:r>
    </w:p>
    <w:p w:rsidR="00DA63EC" w:rsidRDefault="00DA63EC" w:rsidP="00DA63EC">
      <w:pPr>
        <w:tabs>
          <w:tab w:val="left" w:pos="0"/>
          <w:tab w:val="center" w:pos="2835"/>
        </w:tabs>
        <w:rPr>
          <w:rtl/>
        </w:rPr>
      </w:pPr>
      <w:del w:id="99034" w:author="מנוע מכני" w:date="2026-10-11T12:04:39Z">
        <w:r>
          <w:rPr>
            <w:rtl/>
          </w:rPr>
          <w:delText xml:space="preserve"> </w:delText>
        </w:r>
      </w:del>
      <w:r>
        <w:rPr>
          <w:rStyle w:val="2fb"/>
          <w:rtl/>
        </w:rPr>
        <w:t xml:space="preserve">לרבי</w:t>
      </w:r>
      <w:r>
        <w:rPr>
          <w:rtl/>
        </w:rPr>
        <w:t xml:space="preserve"> דוסא דמותרות הן לכהן הדיוט ובלבד שלא ישתמש בהן ליה"כ אחר, </w:t>
      </w:r>
    </w:p>
    <w:p w:rsidR="00DA63EC" w:rsidRDefault="00DA63EC" w:rsidP="00DA63EC">
      <w:pPr>
        <w:tabs>
          <w:tab w:val="left" w:pos="0"/>
          <w:tab w:val="center" w:pos="2835"/>
        </w:tabs>
        <w:rPr>
          <w:rtl/>
        </w:rPr>
      </w:pPr>
      <w:r>
        <w:rPr>
          <w:rtl/>
        </w:rPr>
        <w:t xml:space="preserve">משום דהוי תרומת הדשן ועגלה ערופה שני כתובין הבאין כאחד, </w:t>
      </w:r>
      <w:r>
        <w:rPr>
          <w:rFonts w:hint="cs"/>
          <w:rtl/>
        </w:rPr>
        <w:t>ו</w:t>
      </w:r>
      <w:r>
        <w:rPr>
          <w:rtl/>
        </w:rPr>
        <w:t>אין מלמדין.</w:t>
      </w:r>
    </w:p>
    <w:p>
      <w:pPr>
        <w:pStyle w:val="38"/>
        <w:rPr>
          <w:ins w:id="101567" w:author="מנוע מכני" w:date="2026-10-11T12:04:39Z"/>
        </w:rPr>
      </w:pPr>
      <w:r>
        <w:t xml:space="preserve">ואפי' </w:t>
      </w:r>
      <w:r>
        <w:t xml:space="preserve">למ</w:t>
      </w:r>
      <w:r>
        <w:t>"</w:t>
      </w:r>
      <w:r>
        <w:t xml:space="preserve">ד</w:t>
      </w:r>
      <w:r>
        <w:t xml:space="preserve"> </w:t>
      </w:r>
      <w:r>
        <w:t xml:space="preserve">מלמדין,</w:t>
      </w:r>
    </w:p>
    <w:p w:rsidR="00DA63EC" w:rsidRDefault="00DA63EC" w:rsidP="00DA63EC">
      <w:pPr>
        <w:tabs>
          <w:tab w:val="left" w:pos="0"/>
          <w:tab w:val="center" w:pos="2835"/>
        </w:tabs>
        <w:rPr>
          <w:rtl/>
        </w:rPr>
      </w:pPr>
      <w:del w:id="101568" w:author="מנוע מכני" w:date="2026-10-11T12:04:39Z">
        <w:r>
          <w:rPr>
            <w:rtl/>
          </w:rPr>
          <w:delText xml:space="preserve"> </w:delText>
        </w:r>
      </w:del>
      <w:r>
        <w:rPr>
          <w:rFonts w:hint="cs"/>
          <w:rtl/>
        </w:rPr>
        <w:t>-</w:t>
      </w:r>
      <w:r>
        <w:rPr>
          <w:rtl/>
        </w:rPr>
        <w:t xml:space="preserve"> </w:t>
      </w:r>
      <w:ins w:id="92965" w:author="מנוע מכני" w:date="2026-10-11T12:04:39Z">
        <w:r>
          <w:rPr>
            <w:rtl/>
          </w:rPr>
          <w:t xml:space="preserve">שני</w:t>
        </w:r>
      </w:ins>
      <w:del w:id="92966" w:author="מנוע מכני" w:date="2026-10-11T12:04:39Z">
        <w:r>
          <w:rPr>
            <w:rtl/>
          </w:rPr>
          <w:delText xml:space="preserve">תרי</w:delText>
        </w:r>
      </w:del>
      <w:r>
        <w:rPr>
          <w:rtl/>
        </w:rPr>
        <w:t xml:space="preserve"> מיעוטי כתיבי, </w:t>
      </w:r>
      <w:ins w:id="91207" w:author="מנוע מכני" w:date="2026-10-11T12:04:39Z">
        <w:r>
          <w:rPr>
            <w:rtl/>
          </w:rPr>
          <w:t xml:space="preserve">כאן</w:t>
        </w:r>
      </w:ins>
      <w:del w:id="91208" w:author="מנוע מכני" w:date="2026-10-11T12:04:39Z">
        <w:r>
          <w:rPr>
            <w:rtl/>
          </w:rPr>
          <w:delText xml:space="preserve">הכא</w:delText>
        </w:r>
      </w:del>
      <w:r>
        <w:rPr>
          <w:rtl/>
        </w:rPr>
        <w:t xml:space="preserve"> כתיב: הערופה, </w:t>
      </w:r>
      <w:ins w:id="91205" w:author="מנוע מכני" w:date="2026-10-11T12:04:39Z">
        <w:r>
          <w:rPr>
            <w:rtl/>
          </w:rPr>
          <w:t xml:space="preserve">ושם</w:t>
        </w:r>
      </w:ins>
      <w:del w:id="91206" w:author="מנוע מכני" w:date="2026-10-11T12:04:39Z">
        <w:r>
          <w:rPr>
            <w:rtl/>
          </w:rPr>
          <w:delText xml:space="preserve">והתם</w:delText>
        </w:r>
      </w:del>
      <w:r>
        <w:rPr>
          <w:rtl/>
        </w:rPr>
        <w:t xml:space="preserve"> כתיב ושמו.</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ins w:id="92967" w:author="מנוע מכני" w:date="2026-10-11T12:04:39Z">
        <w:r>
          <w:rPr>
            <w:b/>
            <w:bCs/>
            <w:rtl/>
          </w:rPr>
          <w:t xml:space="preserve">שלושה</w:t>
        </w:r>
      </w:ins>
      <w:del w:id="92968" w:author="מנוע מכני" w:date="2026-10-11T12:04:39Z">
        <w:r w:rsidRPr="006726A3">
          <w:rPr>
            <w:b/>
            <w:bCs/>
            <w:rtl/>
          </w:rPr>
          <w:delText xml:space="preserve">תלתא</w:delText>
        </w:r>
      </w:del>
      <w:r w:rsidRPr="006726A3">
        <w:rPr>
          <w:b/>
          <w:bCs/>
          <w:rtl/>
        </w:rPr>
        <w:t xml:space="preserve"> קראי בדם למה לי?</w:t>
      </w:r>
      <w:r>
        <w:rPr>
          <w:rtl/>
        </w:rPr>
        <w:t xml:space="preserve"> </w:t>
      </w:r>
      <w:ins w:id="96651" w:author="מנוע מכני" w:date="2026-10-11T12:04:39Z">
        <w:r>
          <w:rPr>
            <w:rtl/>
          </w:rPr>
          <w:t xml:space="preserve">למעט</w:t>
        </w:r>
      </w:ins>
      <w:del w:id="96652" w:author="מנוע מכני" w:date="2026-10-11T12:04:39Z">
        <w:r>
          <w:rPr>
            <w:rtl/>
          </w:rPr>
          <w:delText xml:space="preserve">למעוטי</w:delText>
        </w:r>
      </w:del>
      <w:r>
        <w:rPr>
          <w:rtl/>
        </w:rPr>
        <w:t xml:space="preserve"> ממעילה מנותר ומטומאה, אבל פיגול </w:t>
      </w:r>
      <w:r>
        <w:rPr>
          <w:rtl/>
        </w:rPr>
        <w:t xml:space="preserve">לא</w:t>
      </w:r>
      <w:r>
        <w:rPr>
          <w:rtl/>
        </w:rPr>
        <w:t xml:space="preserve"> צריך קרא, </w:t>
      </w:r>
      <w:r>
        <w:rPr>
          <w:rtl/>
        </w:rPr>
        <w:t xml:space="preserve">דתנן</w:t>
      </w:r>
      <w:r>
        <w:rPr>
          <w:rtl/>
        </w:rPr>
        <w:t xml:space="preserve">: </w:t>
      </w:r>
      <w:r w:rsidRPr="00FE1B89">
        <w:rPr>
          <w:spacing w:val="-4"/>
          <w:rtl/>
        </w:rPr>
        <w:t xml:space="preserve">כל שיש לו מתירין בין לאדם בין למזבח - חייבין עליו משום פיגול, ודם </w:t>
      </w:r>
      <w:ins w:id="96187" w:author="מנוע מכני" w:date="2026-10-11T12:04:39Z">
        <w:r>
          <w:rPr>
            <w:spacing w:val="-4"/>
            <w:rtl/>
          </w:rPr>
          <w:t xml:space="preserve">גופו</w:t>
        </w:r>
      </w:ins>
      <w:del w:id="96188" w:author="מנוע מכני" w:date="2026-10-11T12:04:39Z">
        <w:r w:rsidRPr="00FE1B89">
          <w:rPr>
            <w:spacing w:val="-4"/>
            <w:rtl/>
          </w:rPr>
          <w:delText xml:space="preserve">גופיה</w:delText>
        </w:r>
      </w:del>
      <w:r w:rsidRPr="00FE1B89">
        <w:rPr>
          <w:spacing w:val="-4"/>
          <w:rtl/>
        </w:rPr>
        <w:t xml:space="preserve"> מתיר הוא.</w:t>
      </w:r>
    </w:p>
    <w:p w:rsidR="00DA63EC" w:rsidRDefault="00DA63EC" w:rsidP="00DA63EC">
      <w:pPr>
        <w:pStyle w:val="afff3"/>
        <w:framePr w:wrap="around"/>
        <w:rPr>
          <w:rtl/>
        </w:rPr>
      </w:pPr>
      <w:r>
        <w:rPr>
          <w:rFonts w:hint="cs"/>
          <w:rtl/>
        </w:rPr>
        <w:t>מו:</w:t>
      </w:r>
    </w:p>
    <w:p>
      <w:pPr>
        <w:pStyle w:val="afffff8"/>
        <w:rPr>
          <w:ins w:id="90447" w:author="קלוד" w:date="2026-10-11T12:29:36Z"/>
        </w:rPr>
      </w:pPr>
      <w:ins w:id="90448" w:author="קלוד" w:date="2026-10-11T12:29:36Z">
        <w:r>
          <w:rPr>
            <w:color w:val="7B3F00"/>
          </w:rPr>
          <w:t xml:space="preserve">שלוש כריתות בשלמים - כלל, פרט ודברים שאינן נאכלין</w:t>
        </w:r>
      </w:ins>
    </w:p>
    <w:p>
      <w:pPr>
        <w:pStyle w:val="38"/>
        <w:rPr>
          <w:ins w:id="99036" w:author="מנוע מכני" w:date="2026-10-11T12:04:39Z"/>
        </w:rPr>
      </w:pPr>
      <w:del w:id="99035" w:author="מנוע מכני" w:date="2026-10-11T12:04:39Z">
        <w:r w:rsidRPr="00FE1B89">
          <w:delText xml:space="preserve">•</w:delText>
        </w:r>
      </w:del>
      <w:r w:rsidRPr="00FE1B89">
        <w:t xml:space="preserve"> </w:t>
      </w:r>
      <w:r w:rsidRPr="00FE1B89">
        <w:t>ארי</w:t>
      </w:r>
      <w:r w:rsidRPr="00FE1B89">
        <w:t>"</w:t>
      </w:r>
      <w:r w:rsidRPr="00FE1B89">
        <w:t>ו</w:t>
      </w:r>
      <w:r w:rsidRPr="00FE1B89">
        <w:t xml:space="preserve">:</w:t>
      </w:r>
    </w:p>
    <w:p w:rsidR="00DA63EC" w:rsidRPr="00FE1B89" w:rsidRDefault="00DA63EC" w:rsidP="00DA63EC">
      <w:pPr>
        <w:tabs>
          <w:tab w:val="left" w:pos="0"/>
          <w:tab w:val="center" w:pos="2835"/>
        </w:tabs>
        <w:rPr>
          <w:spacing w:val="-2"/>
          <w:rtl/>
        </w:rPr>
      </w:pPr>
      <w:del w:id="99037" w:author="מנוע מכני" w:date="2026-10-11T12:04:39Z">
        <w:r w:rsidRPr="00FE1B89">
          <w:rPr>
            <w:spacing w:val="-2"/>
            <w:rtl/>
          </w:rPr>
          <w:delText xml:space="preserve"> </w:delText>
        </w:r>
      </w:del>
      <w:r w:rsidRPr="00FE1B89">
        <w:rPr>
          <w:spacing w:val="-2"/>
          <w:rtl/>
        </w:rPr>
        <w:t xml:space="preserve">שלשה כריתות בשלמים למה? אחת לכלל, ואחת לפרט, ואחת לדברים שאינן נאכלין.</w:t>
      </w:r>
    </w:p>
    <w:p>
      <w:pPr>
        <w:pStyle w:val="38"/>
        <w:rPr>
          <w:ins w:id="99038" w:author="מנוע מכני" w:date="2026-10-11T12:04:39Z"/>
        </w:rPr>
      </w:pPr>
      <w:r w:rsidRPr="00FE1B89">
        <w:t>ולר"</w:t>
      </w:r>
      <w:r w:rsidRPr="00FE1B89">
        <w:t>ש</w:t>
      </w:r>
      <w:r w:rsidRPr="00FE1B89">
        <w:t xml:space="preserve">:</w:t>
      </w:r>
    </w:p>
    <w:p w:rsidR="00DA63EC" w:rsidRPr="00FE1B89" w:rsidRDefault="00DA63EC" w:rsidP="00DA63EC">
      <w:pPr>
        <w:tabs>
          <w:tab w:val="left" w:pos="0"/>
          <w:tab w:val="center" w:pos="2835"/>
        </w:tabs>
        <w:rPr>
          <w:spacing w:val="-8"/>
          <w:rtl/>
        </w:rPr>
      </w:pPr>
      <w:del w:id="99039" w:author="מנוע מכני" w:date="2026-10-11T12:04:39Z">
        <w:r w:rsidRPr="00FE1B89">
          <w:rPr>
            <w:spacing w:val="-8"/>
            <w:rtl/>
          </w:rPr>
          <w:delText xml:space="preserve"> </w:delText>
        </w:r>
      </w:del>
      <w:r w:rsidRPr="00FE1B89">
        <w:rPr>
          <w:spacing w:val="-8"/>
          <w:rtl/>
        </w:rPr>
        <w:t xml:space="preserve">דברים שאין נאכלין אין חייבין עליהם משום טומאה, לאיתויי </w:t>
      </w:r>
      <w:ins w:id="92969" w:author="מנוע מכני" w:date="2026-10-11T12:04:39Z">
        <w:r>
          <w:rPr>
            <w:spacing w:val="-8"/>
            <w:rtl/>
          </w:rPr>
          <w:t xml:space="preserve">מה</w:t>
        </w:r>
      </w:ins>
      <w:del w:id="92970" w:author="מנוע מכני" w:date="2026-10-11T12:04:39Z">
        <w:r w:rsidRPr="00FE1B89">
          <w:rPr>
            <w:spacing w:val="-8"/>
            <w:rtl/>
          </w:rPr>
          <w:delText xml:space="preserve">מאי</w:delText>
        </w:r>
      </w:del>
      <w:r w:rsidRPr="00FE1B89">
        <w:rPr>
          <w:spacing w:val="-8"/>
          <w:rtl/>
        </w:rPr>
        <w:t xml:space="preserve">? לאיתויי חטאות הפנימיות, </w:t>
      </w:r>
    </w:p>
    <w:p>
      <w:pPr>
        <w:pStyle w:val="38"/>
        <w:rPr>
          <w:ins w:id="99040" w:author="מנוע מכני" w:date="2026-10-11T12:04:39Z"/>
        </w:rPr>
      </w:pPr>
      <w:r>
        <w:t>סד</w:t>
      </w:r>
      <w:r>
        <w:t>"</w:t>
      </w:r>
      <w:r>
        <w:t xml:space="preserve">א</w:t>
      </w:r>
      <w:r>
        <w:t xml:space="preserve"> </w:t>
      </w:r>
      <w:r>
        <w:t>הואיל וא</w:t>
      </w:r>
      <w:r>
        <w:t>ר</w:t>
      </w:r>
      <w:r>
        <w:t>"</w:t>
      </w:r>
      <w:r>
        <w:t>ש</w:t>
      </w:r>
      <w:r>
        <w:t xml:space="preserve">:</w:t>
      </w:r>
    </w:p>
    <w:p w:rsidR="00DA63EC" w:rsidRDefault="00DA63EC" w:rsidP="00DA63EC">
      <w:pPr>
        <w:tabs>
          <w:tab w:val="left" w:pos="0"/>
          <w:tab w:val="center" w:pos="2835"/>
        </w:tabs>
        <w:rPr>
          <w:rtl/>
        </w:rPr>
      </w:pPr>
      <w:del w:id="99041" w:author="מנוע מכני" w:date="2026-10-11T12:04:39Z">
        <w:r>
          <w:rPr>
            <w:rtl/>
          </w:rPr>
          <w:delText xml:space="preserve"> </w:delText>
        </w:r>
      </w:del>
      <w:r>
        <w:rPr>
          <w:rtl/>
        </w:rPr>
        <w:t xml:space="preserve">כל שאינו על מזבח החיצון כשלמים אין חייבין עליו משום פיגול, משום טומאה </w:t>
      </w:r>
      <w:ins w:id="91209" w:author="מנוע מכני" w:date="2026-10-11T12:04:39Z">
        <w:r>
          <w:rPr>
            <w:rtl/>
          </w:rPr>
          <w:t xml:space="preserve">גם</w:t>
        </w:r>
      </w:ins>
      <w:del w:id="91210" w:author="מנוע מכני" w:date="2026-10-11T12:04:39Z">
        <w:r>
          <w:rPr>
            <w:rtl/>
          </w:rPr>
          <w:delText xml:space="preserve">נמי</w:delText>
        </w:r>
      </w:del>
      <w:r>
        <w:rPr>
          <w:rtl/>
        </w:rPr>
        <w:t xml:space="preserve"> </w:t>
      </w:r>
      <w:r>
        <w:rPr>
          <w:rtl/>
        </w:rPr>
        <w:t xml:space="preserve">לא</w:t>
      </w:r>
      <w:r>
        <w:rPr>
          <w:rtl/>
        </w:rPr>
        <w:t xml:space="preserve"> </w:t>
      </w:r>
      <w:ins w:id="90133" w:author="Claude - סמנטי" w:date="2026-10-11T12:26:16Z">
        <w:r>
          <w:rPr>
            <w:rtl/>
          </w:rPr>
          <w:t xml:space="preserve">יתחייב</w:t>
        </w:r>
      </w:ins>
      <w:del w:id="90134" w:author="Claude - סמנטי" w:date="2026-10-11T12:26:16Z">
        <w:r>
          <w:rPr>
            <w:rtl/>
          </w:rPr>
          <w:delText xml:space="preserve">ליחייב</w:delText>
        </w:r>
      </w:del>
      <w:r>
        <w:rPr>
          <w:rtl/>
        </w:rPr>
        <w:t xml:space="preserve">, </w:t>
      </w:r>
      <w:r>
        <w:rPr>
          <w:rtl/>
        </w:rPr>
        <w:t xml:space="preserve">קמ"ל</w:t>
      </w:r>
      <w:r>
        <w:rPr>
          <w:rtl/>
        </w:rPr>
        <w:t xml:space="preserve">.</w:t>
      </w:r>
    </w:p>
    <w:p w:rsidR="00DA63EC" w:rsidRDefault="00DA63EC" w:rsidP="00DA63EC">
      <w:pPr>
        <w:pStyle w:val="affffd"/>
        <w:rPr>
          <w:del w:id="90046" w:author="מנוע עיצוב" w:date="2026-10-11T12:09:26Z"/>
          <w:rtl/>
        </w:rPr>
      </w:pPr>
      <w:del w:id="90045" w:author="מנוע עיצוב" w:date="2026-10-11T12:09:26Z">
        <w:r>
          <w:rPr>
            <w:rtl/>
          </w:rPr>
          <w:delText xml:space="preserve">׹</w:delText>
        </w:r>
      </w:del>
    </w:p>
    <w:p w:rsidR="00DA63EC" w:rsidRDefault="00DA63EC" w:rsidP="00DA63EC">
      <w:pPr>
        <w:pStyle w:val="affff1"/>
        <w:ind w:end="0"/>
        <w:rPr>
          <w:rtl/>
        </w:rPr>
        <w:pPrChange w:id="20086" w:author="קלוד" w:date="2026-10-11T09:07:24Z">
          <w:pPr>
            <w:pStyle w:val="affff1"/>
            <w:rPr>
              <w:rtl/>
            </w:rPr>
          </w:pPr>
        </w:pPrChange>
      </w:pPr>
      <w:ins w:id="9824" w:author="מספור קטעי משנה" w:date="2026-10-11T09:35:09Z">
        <w:r>
          <w:rPr>
            <w:rStyle w:val="MisparKeta"/>
          </w:rPr>
          <w:t xml:space="preserve">א. </w:t>
        </w:r>
      </w:ins>
      <w:r>
        <w:rPr>
          <w:rtl/>
        </w:rPr>
        <w:t>נומי ר' שמעון מחייב את שדרכו לאכול כו'.</w:t>
      </w:r>
    </w:p>
    <w:p>
      <w:pPr>
        <w:pStyle w:val="38"/>
        <w:rPr>
          <w:ins w:id="99042" w:author="מנוע מכני" w:date="2026-10-11T12:04:39Z"/>
        </w:rPr>
      </w:pPr>
      <w:r w:rsidRPr="00884D20">
        <w:t xml:space="preserve">איתמר:</w:t>
      </w:r>
    </w:p>
    <w:p w:rsidR="00DA63EC" w:rsidRDefault="00DA63EC" w:rsidP="00DA63EC">
      <w:pPr>
        <w:tabs>
          <w:tab w:val="left" w:pos="0"/>
          <w:tab w:val="center" w:pos="2835"/>
        </w:tabs>
        <w:rPr>
          <w:b/>
          <w:bCs/>
          <w:rtl/>
        </w:rPr>
      </w:pPr>
      <w:del w:id="99043" w:author="מנוע מכני" w:date="2026-10-11T12:04:39Z">
        <w:r w:rsidRPr="00884D20">
          <w:rPr>
            <w:b/>
            <w:bCs/>
            <w:rtl/>
          </w:rPr>
          <w:delText xml:space="preserve"> </w:delText>
        </w:r>
      </w:del>
      <w:r w:rsidRPr="00884D20">
        <w:rPr>
          <w:rStyle w:val="2fb"/>
          <w:rFonts w:hint="cs"/>
          <w:b/>
          <w:bCs/>
          <w:rtl/>
        </w:rPr>
        <w:t>רי</w:t>
      </w:r>
      <w:r w:rsidRPr="00884D20">
        <w:rPr>
          <w:rStyle w:val="2fb"/>
          <w:b/>
          <w:bCs/>
          <w:rtl/>
        </w:rPr>
        <w:t>"</w:t>
      </w:r>
      <w:r w:rsidRPr="00884D20">
        <w:rPr>
          <w:rStyle w:val="2fb"/>
          <w:rFonts w:hint="cs"/>
          <w:b/>
          <w:bCs/>
          <w:rtl/>
        </w:rPr>
        <w:t>ו</w:t>
      </w:r>
      <w:r w:rsidRPr="00884D20">
        <w:rPr>
          <w:b/>
          <w:bCs/>
          <w:rtl/>
        </w:rPr>
        <w:t xml:space="preserve"> </w:t>
      </w:r>
      <w:r w:rsidRPr="00884D20">
        <w:rPr>
          <w:rStyle w:val="2fb"/>
          <w:b/>
          <w:bCs/>
          <w:rtl/>
        </w:rPr>
        <w:t xml:space="preserve">ו</w:t>
      </w:r>
      <w:r w:rsidRPr="00884D20">
        <w:rPr>
          <w:rStyle w:val="2fb"/>
          <w:rFonts w:hint="cs"/>
          <w:b/>
          <w:bCs/>
          <w:rtl/>
        </w:rPr>
        <w:t>ר</w:t>
      </w:r>
      <w:r w:rsidRPr="00884D20">
        <w:rPr>
          <w:rStyle w:val="2fb"/>
          <w:b/>
          <w:bCs/>
          <w:rtl/>
        </w:rPr>
        <w:t>"</w:t>
      </w:r>
      <w:r w:rsidRPr="00884D20">
        <w:rPr>
          <w:rStyle w:val="2fb"/>
          <w:rFonts w:hint="cs"/>
          <w:b/>
          <w:bCs/>
          <w:rtl/>
        </w:rPr>
        <w:t xml:space="preserve">ל</w:t>
      </w:r>
      <w:r w:rsidRPr="00884D20">
        <w:rPr>
          <w:rFonts w:hint="cs"/>
          <w:b/>
          <w:bCs/>
          <w:rtl/>
        </w:rPr>
        <w:t xml:space="preserve"> - </w:t>
      </w:r>
      <w:r w:rsidRPr="00884D20">
        <w:rPr>
          <w:rStyle w:val="2fb"/>
          <w:b/>
          <w:bCs/>
          <w:rtl/>
        </w:rPr>
        <w:t>ר"</w:t>
      </w:r>
      <w:r w:rsidRPr="00884D20">
        <w:rPr>
          <w:rStyle w:val="2fb"/>
          <w:rFonts w:hint="cs"/>
          <w:b/>
          <w:bCs/>
          <w:rtl/>
        </w:rPr>
        <w:t xml:space="preserve">א</w:t>
      </w:r>
      <w:r w:rsidRPr="00884D20">
        <w:rPr>
          <w:rFonts w:hint="cs"/>
          <w:b/>
          <w:bCs/>
          <w:rtl/>
        </w:rPr>
        <w:t xml:space="preserve"> </w:t>
      </w:r>
      <w:r w:rsidRPr="00884D20">
        <w:rPr>
          <w:rStyle w:val="2fb"/>
          <w:rFonts w:hint="cs"/>
          <w:b/>
          <w:bCs/>
          <w:rtl/>
        </w:rPr>
        <w:t xml:space="preserve">וריב</w:t>
      </w:r>
      <w:r w:rsidRPr="00884D20">
        <w:rPr>
          <w:rStyle w:val="2fb"/>
          <w:b/>
          <w:bCs/>
          <w:rtl/>
        </w:rPr>
        <w:t>"</w:t>
      </w:r>
      <w:r w:rsidRPr="00884D20">
        <w:rPr>
          <w:rStyle w:val="2fb"/>
          <w:rFonts w:hint="cs"/>
          <w:b/>
          <w:bCs/>
          <w:rtl/>
        </w:rPr>
        <w:t xml:space="preserve">ח</w:t>
      </w:r>
      <w:r w:rsidRPr="00884D20">
        <w:rPr>
          <w:rFonts w:hint="cs"/>
          <w:b/>
          <w:bCs/>
          <w:rtl/>
        </w:rPr>
        <w:t xml:space="preserve">: </w:t>
      </w:r>
      <w:r w:rsidRPr="00884D20">
        <w:rPr>
          <w:b/>
          <w:bCs/>
          <w:rtl/>
        </w:rPr>
        <w:t>חד מ</w:t>
      </w:r>
      <w:r w:rsidRPr="00884D20">
        <w:rPr>
          <w:rFonts w:hint="cs"/>
          <w:b/>
          <w:bCs/>
          <w:rtl/>
        </w:rPr>
        <w:t xml:space="preserve">זוג זה, וחד מזוג זה </w:t>
      </w:r>
    </w:p>
    <w:p w:rsidR="00DA63EC" w:rsidRDefault="00DA63EC" w:rsidP="00DA63EC">
      <w:pPr>
        <w:tabs>
          <w:tab w:val="left" w:pos="0"/>
          <w:tab w:val="center" w:pos="2835"/>
        </w:tabs>
        <w:rPr>
          <w:rtl/>
        </w:rPr>
      </w:pPr>
      <w:r>
        <w:rPr>
          <w:rtl/>
        </w:rPr>
        <w:t xml:space="preserve">חד </w:t>
      </w:r>
      <w:r>
        <w:rPr>
          <w:rtl/>
        </w:rPr>
        <w:t xml:space="preserve">אמר</w:t>
      </w:r>
      <w:r>
        <w:rPr>
          <w:rtl/>
        </w:rPr>
        <w:t xml:space="preserve">: מחלוקת בטומאת בשר, אבל בטומאת הגוף - דברי הכל אינו לוקה</w:t>
      </w:r>
      <w:ins w:id="94539" w:author="מנוע מכני" w:date="2026-10-11T12:04:39Z">
        <w:r>
          <w:rPr>
            <w:rtl/>
          </w:rPr>
          <w:t xml:space="preserve">,</w:t>
        </w:r>
      </w:ins>
      <w:del w:id="94540"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וחד </w:t>
      </w:r>
      <w:r>
        <w:rPr>
          <w:rtl/>
        </w:rPr>
        <w:t xml:space="preserve">אמר</w:t>
      </w:r>
      <w:r>
        <w:rPr>
          <w:rtl/>
        </w:rPr>
        <w:t xml:space="preserve">: כמחלוקת בזו כך מחלוקת בזו.</w:t>
      </w:r>
      <w:r>
        <w:rPr>
          <w:rFonts w:hint="cs"/>
          <w:rtl/>
        </w:rPr>
        <w:t xml:space="preserve"> ד</w:t>
      </w:r>
      <w:r>
        <w:rPr>
          <w:rtl/>
        </w:rPr>
        <w:t xml:space="preserve">כיון דקרינא </w:t>
      </w:r>
      <w:ins w:id="92971" w:author="מנוע מכני" w:date="2026-10-11T12:04:39Z">
        <w:r>
          <w:rPr>
            <w:rtl/>
          </w:rPr>
          <w:t xml:space="preserve">בו</w:t>
        </w:r>
      </w:ins>
      <w:del w:id="92972" w:author="מנוע מכני" w:date="2026-10-11T12:04:39Z">
        <w:r>
          <w:rPr>
            <w:rtl/>
          </w:rPr>
          <w:delText xml:space="preserve">ביה</w:delText>
        </w:r>
      </w:del>
      <w:r>
        <w:rPr>
          <w:rtl/>
        </w:rPr>
        <w:t xml:space="preserve"> והבשר אשר יגע בכל טמא, </w:t>
      </w:r>
      <w:ins w:id="90135" w:author="Claude - סמנטי" w:date="2026-10-11T12:26:16Z">
        <w:r>
          <w:rPr>
            <w:rtl/>
          </w:rPr>
          <w:t xml:space="preserve">קוראים</w:t>
        </w:r>
      </w:ins>
      <w:del w:id="90136" w:author="Claude - סמנטי" w:date="2026-10-11T12:26:16Z">
        <w:r>
          <w:rPr>
            <w:rtl/>
          </w:rPr>
          <w:delText xml:space="preserve">קרינן</w:delText>
        </w:r>
      </w:del>
      <w:r>
        <w:rPr>
          <w:rtl/>
        </w:rPr>
        <w:t xml:space="preserve"> </w:t>
      </w:r>
      <w:ins w:id="92973" w:author="מנוע מכני" w:date="2026-10-11T12:04:39Z">
        <w:r>
          <w:rPr>
            <w:rtl/>
          </w:rPr>
          <w:t xml:space="preserve">בו</w:t>
        </w:r>
      </w:ins>
      <w:del w:id="92974" w:author="מנוע מכני" w:date="2026-10-11T12:04:39Z">
        <w:r>
          <w:rPr>
            <w:rtl/>
          </w:rPr>
          <w:delText xml:space="preserve">ביה</w:delText>
        </w:r>
      </w:del>
      <w:r>
        <w:rPr>
          <w:rtl/>
        </w:rPr>
        <w:t xml:space="preserve"> וטומאתו עליו.</w:t>
      </w:r>
    </w:p>
    <w:p w:rsidR="00DA63EC" w:rsidRDefault="00DA63EC" w:rsidP="00DA63EC">
      <w:pPr>
        <w:tabs>
          <w:tab w:val="left" w:pos="0"/>
          <w:tab w:val="center" w:pos="2835"/>
        </w:tabs>
        <w:rPr>
          <w:rtl/>
        </w:rPr>
      </w:pPr>
    </w:p>
    <w:p w:rsidR="00DA63EC" w:rsidRDefault="00DA63EC" w:rsidP="00DA63EC">
      <w:pPr>
        <w:pStyle w:val="affff1"/>
        <w:ind w:end="0"/>
        <w:rPr>
          <w:rtl/>
        </w:rPr>
        <w:pPrChange w:id="20087" w:author="קלוד" w:date="2026-10-11T09:07:24Z">
          <w:pPr>
            <w:pStyle w:val="affff1"/>
            <w:rPr>
              <w:rtl/>
            </w:rPr>
          </w:pPr>
        </w:pPrChange>
      </w:pPr>
      <w:ins w:id="9825" w:author="מספור קטעי משנה" w:date="2026-10-11T09:35:09Z">
        <w:r>
          <w:rPr>
            <w:rStyle w:val="MisparKeta"/>
          </w:rPr>
          <w:t xml:space="preserve">א. </w:t>
        </w:r>
      </w:ins>
      <w:r>
        <w:rPr>
          <w:rtl/>
        </w:rPr>
        <w:t>רב טביומי מתני הכי.</w:t>
      </w:r>
    </w:p>
    <w:p w:rsidR="00DA63EC" w:rsidRDefault="00DA63EC" w:rsidP="00DA63EC">
      <w:pPr>
        <w:tabs>
          <w:tab w:val="left" w:pos="0"/>
          <w:tab w:val="center" w:pos="2835"/>
        </w:tabs>
        <w:rPr>
          <w:rtl/>
        </w:rPr>
      </w:pPr>
      <w:r>
        <w:rPr>
          <w:rStyle w:val="2fb"/>
          <w:rtl/>
        </w:rPr>
        <w:t>ר"</w:t>
      </w:r>
      <w:r>
        <w:rPr>
          <w:rStyle w:val="2fb"/>
          <w:rFonts w:hint="cs"/>
          <w:rtl/>
        </w:rPr>
        <w:t xml:space="preserve">כ</w:t>
      </w:r>
      <w:r>
        <w:rPr>
          <w:rFonts w:hint="cs"/>
          <w:rtl/>
        </w:rPr>
        <w:t xml:space="preserve"> </w:t>
      </w:r>
      <w:ins w:id="96653" w:author="מנוע מכני" w:date="2026-10-11T12:04:39Z">
        <w:r>
          <w:rPr>
            <w:rtl/>
          </w:rPr>
          <w:t xml:space="preserve">שונה</w:t>
        </w:r>
      </w:ins>
      <w:del w:id="96654" w:author="מנוע מכני" w:date="2026-10-11T12:04:39Z">
        <w:r>
          <w:rPr>
            <w:rtl/>
          </w:rPr>
          <w:delText xml:space="preserve">מתני</w:delText>
        </w:r>
      </w:del>
      <w:r>
        <w:rPr>
          <w:rtl/>
        </w:rPr>
        <w:t xml:space="preserve"> </w:t>
      </w:r>
      <w:ins w:id="92979" w:author="מנוע מכני" w:date="2026-10-11T12:04:39Z">
        <w:r>
          <w:rPr>
            <w:rtl/>
          </w:rPr>
          <w:t xml:space="preserve">כך</w:t>
        </w:r>
      </w:ins>
      <w:del w:id="92980" w:author="מנוע מכני" w:date="2026-10-11T12:04:39Z">
        <w:r>
          <w:rPr>
            <w:rtl/>
          </w:rPr>
          <w:delText xml:space="preserve">הכי</w:delText>
        </w:r>
      </w:del>
      <w:r>
        <w:rPr>
          <w:rtl/>
        </w:rPr>
        <w:t xml:space="preserve">, חד </w:t>
      </w:r>
      <w:ins w:id="92975" w:author="מנוע מכני" w:date="2026-10-11T12:04:39Z">
        <w:r>
          <w:rPr>
            <w:rtl/>
          </w:rPr>
          <w:t xml:space="preserve">מזה</w:t>
        </w:r>
      </w:ins>
      <w:del w:id="92976" w:author="מנוע מכני" w:date="2026-10-11T12:04:39Z">
        <w:r>
          <w:rPr>
            <w:rtl/>
          </w:rPr>
          <w:delText xml:space="preserve">מהאי</w:delText>
        </w:r>
      </w:del>
      <w:r>
        <w:rPr>
          <w:rtl/>
        </w:rPr>
        <w:t xml:space="preserve"> זוזא וחד </w:t>
      </w:r>
      <w:ins w:id="92977" w:author="מנוע מכני" w:date="2026-10-11T12:04:39Z">
        <w:r>
          <w:rPr>
            <w:rtl/>
          </w:rPr>
          <w:t xml:space="preserve">מזה</w:t>
        </w:r>
      </w:ins>
      <w:del w:id="92978" w:author="מנוע מכני" w:date="2026-10-11T12:04:39Z">
        <w:r>
          <w:rPr>
            <w:rtl/>
          </w:rPr>
          <w:delText xml:space="preserve">מהאי</w:delText>
        </w:r>
      </w:del>
      <w:r>
        <w:rPr>
          <w:rtl/>
        </w:rPr>
        <w:t xml:space="preserve"> זוזא אסיפא, חד </w:t>
      </w:r>
      <w:r>
        <w:rPr>
          <w:rtl/>
        </w:rPr>
        <w:t xml:space="preserve">אמר</w:t>
      </w:r>
      <w:r>
        <w:rPr>
          <w:rtl/>
        </w:rPr>
        <w:t xml:space="preserve">: מחלוקת בטומאת הגוף, אבל בטומאת בשר - דברי הכל לוקה</w:t>
      </w:r>
      <w:ins w:id="94541" w:author="מנוע מכני" w:date="2026-10-11T12:04:39Z">
        <w:r>
          <w:rPr>
            <w:rtl/>
          </w:rPr>
          <w:t xml:space="preserve">,</w:t>
        </w:r>
      </w:ins>
      <w:del w:id="94542"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וחד </w:t>
      </w:r>
      <w:r>
        <w:rPr>
          <w:rtl/>
        </w:rPr>
        <w:t xml:space="preserve">אמר</w:t>
      </w:r>
      <w:r>
        <w:rPr>
          <w:rtl/>
        </w:rPr>
        <w:t xml:space="preserve">: כמחלוקת בזו כך מחלוקת בזו.</w:t>
      </w:r>
    </w:p>
    <w:p>
      <w:pPr>
        <w:pStyle w:val="38"/>
        <w:rPr>
          <w:ins w:id="99044" w:author="מנוע מכני" w:date="2026-10-11T12:04:39Z"/>
        </w:rPr>
      </w:pPr>
      <w:r>
        <w:t xml:space="preserve">רבא:</w:t>
      </w:r>
    </w:p>
    <w:p w:rsidR="00DA63EC" w:rsidRDefault="00DA63EC" w:rsidP="00DA63EC">
      <w:pPr>
        <w:tabs>
          <w:tab w:val="left" w:pos="0"/>
          <w:tab w:val="center" w:pos="2835"/>
        </w:tabs>
        <w:rPr>
          <w:rtl/>
        </w:rPr>
      </w:pPr>
      <w:del w:id="99045" w:author="מנוע מכני" w:date="2026-10-11T12:04:39Z">
        <w:r>
          <w:rPr>
            <w:rtl/>
          </w:rPr>
          <w:delText xml:space="preserve"> </w:delText>
        </w:r>
      </w:del>
      <w:ins w:id="97075" w:author="מנוע מכני" w:date="2026-10-11T12:04:39Z">
        <w:r>
          <w:rPr>
            <w:rtl/>
          </w:rPr>
          <w:t xml:space="preserve">מסתבר</w:t>
        </w:r>
      </w:ins>
      <w:del w:id="97076" w:author="מנוע מכני" w:date="2026-10-11T12:04:39Z">
        <w:r>
          <w:rPr>
            <w:rtl/>
          </w:rPr>
          <w:delText xml:space="preserve">מסתברא</w:delText>
        </w:r>
      </w:del>
      <w:r>
        <w:rPr>
          <w:rtl/>
        </w:rPr>
        <w:t xml:space="preserve"> כמ"ד כמחלוקת בזו כך מחלוקת בזו, </w:t>
      </w:r>
      <w:r>
        <w:rPr>
          <w:rFonts w:hint="cs"/>
          <w:rtl/>
        </w:rPr>
        <w:t>ד</w:t>
      </w:r>
      <w:r>
        <w:rPr>
          <w:rtl/>
        </w:rPr>
        <w:t xml:space="preserve">כיון דלא קרינא </w:t>
      </w:r>
      <w:ins w:id="92981" w:author="מנוע מכני" w:date="2026-10-11T12:04:39Z">
        <w:r>
          <w:rPr>
            <w:rtl/>
          </w:rPr>
          <w:t xml:space="preserve">בו</w:t>
        </w:r>
      </w:ins>
      <w:del w:id="92982" w:author="מנוע מכני" w:date="2026-10-11T12:04:39Z">
        <w:r>
          <w:rPr>
            <w:rtl/>
          </w:rPr>
          <w:delText xml:space="preserve">ביה</w:delText>
        </w:r>
      </w:del>
      <w:r>
        <w:rPr>
          <w:rtl/>
        </w:rPr>
        <w:t xml:space="preserve"> וטומאתו עליו ונכרתה, </w:t>
      </w:r>
      <w:r>
        <w:rPr>
          <w:rtl/>
        </w:rPr>
        <w:t xml:space="preserve">לא</w:t>
      </w:r>
      <w:r>
        <w:rPr>
          <w:rtl/>
        </w:rPr>
        <w:t xml:space="preserve"> </w:t>
      </w:r>
      <w:ins w:id="90137" w:author="Claude - סמנטי" w:date="2026-10-11T12:26:16Z">
        <w:r>
          <w:rPr>
            <w:rtl/>
          </w:rPr>
          <w:t xml:space="preserve">קוראים</w:t>
        </w:r>
      </w:ins>
      <w:del w:id="90138" w:author="Claude - סמנטי" w:date="2026-10-11T12:26:16Z">
        <w:r>
          <w:rPr>
            <w:rtl/>
          </w:rPr>
          <w:delText xml:space="preserve">קרינן</w:delText>
        </w:r>
      </w:del>
      <w:r>
        <w:rPr>
          <w:rtl/>
        </w:rPr>
        <w:t xml:space="preserve"> </w:t>
      </w:r>
      <w:ins w:id="92983" w:author="מנוע מכני" w:date="2026-10-11T12:04:39Z">
        <w:r>
          <w:rPr>
            <w:rtl/>
          </w:rPr>
          <w:t xml:space="preserve">בו</w:t>
        </w:r>
      </w:ins>
      <w:del w:id="92984" w:author="מנוע מכני" w:date="2026-10-11T12:04:39Z">
        <w:r>
          <w:rPr>
            <w:rtl/>
          </w:rPr>
          <w:delText xml:space="preserve">ביה</w:delText>
        </w:r>
      </w:del>
      <w:r>
        <w:rPr>
          <w:rtl/>
        </w:rPr>
        <w:t xml:space="preserve"> </w:t>
      </w:r>
      <w:r>
        <w:rPr>
          <w:rStyle w:val="afffff0"/>
          <w:rtl/>
          <w:rPrChange w:id="9016" w:author="מנוע פסוקים" w:date="2026-10-11T09:29:40Z">
            <w:rPr>
              <w:rtl/>
            </w:rPr>
          </w:rPrChange>
        </w:rPr>
        <w:t xml:space="preserve">והבשר אשר יגע בכל טמא </w:t>
      </w:r>
      <w:r>
        <w:rPr>
          <w:rStyle w:val="afffff0"/>
          <w:rtl/>
          <w:rPrChange w:id="9017" w:author="מנוע פסוקים" w:date="2026-10-11T09:29:40Z">
            <w:rPr>
              <w:rtl/>
            </w:rPr>
          </w:rPrChange>
        </w:rPr>
        <w:t xml:space="preserve">לא</w:t>
      </w:r>
      <w:r>
        <w:rPr>
          <w:rStyle w:val="afffff0"/>
          <w:rtl/>
          <w:rPrChange w:id="9018" w:author="מנוע פסוקים" w:date="2026-10-11T09:29:40Z">
            <w:rPr>
              <w:rtl/>
            </w:rPr>
          </w:rPrChange>
        </w:rPr>
        <w:t xml:space="preserve"> יאכל</w:t>
      </w:r>
      <w:r>
        <w:rPr>
          <w:rtl/>
        </w:rPr>
        <w:t xml:space="preserve">.</w:t>
      </w:r>
    </w:p>
    <w:p>
      <w:pPr>
        <w:pStyle w:val="38"/>
        <w:rPr>
          <w:ins w:id="99046" w:author="מנוע מכני" w:date="2026-10-11T12:04:39Z"/>
        </w:rPr>
      </w:pPr>
      <w:r>
        <w:t xml:space="preserve">והאמר מר:</w:t>
      </w:r>
    </w:p>
    <w:p w:rsidR="00DA63EC" w:rsidRDefault="00DA63EC" w:rsidP="00DA63EC">
      <w:pPr>
        <w:tabs>
          <w:tab w:val="left" w:pos="0"/>
          <w:tab w:val="center" w:pos="2835"/>
        </w:tabs>
        <w:rPr>
          <w:rtl/>
        </w:rPr>
      </w:pPr>
      <w:del w:id="99047" w:author="מנוע מכני" w:date="2026-10-11T12:04:39Z">
        <w:r>
          <w:rPr>
            <w:rtl/>
          </w:rPr>
          <w:delText xml:space="preserve"> </w:delText>
        </w:r>
      </w:del>
      <w:r>
        <w:rPr>
          <w:rtl/>
        </w:rPr>
        <w:t xml:space="preserve">והבשר - לרבות עצים ולבונה</w:t>
      </w:r>
      <w:r>
        <w:rPr>
          <w:rFonts w:hint="cs"/>
          <w:rtl/>
        </w:rPr>
        <w:t>-</w:t>
      </w:r>
      <w:r>
        <w:rPr>
          <w:rtl/>
        </w:rPr>
        <w:t xml:space="preserve"> לפוסלה </w:t>
      </w:r>
      <w:ins w:id="92985" w:author="מנוע מכני" w:date="2026-10-11T12:04:39Z">
        <w:r>
          <w:rPr>
            <w:rtl/>
          </w:rPr>
          <w:t xml:space="preserve">סתם</w:t>
        </w:r>
      </w:ins>
      <w:del w:id="92986" w:author="מנוע מכני" w:date="2026-10-11T12:04:39Z">
        <w:r>
          <w:rPr>
            <w:rtl/>
          </w:rPr>
          <w:delText xml:space="preserve">בעלמא</w:delText>
        </w:r>
      </w:del>
      <w:r>
        <w:rPr>
          <w:rtl/>
        </w:rPr>
        <w:t xml:space="preserve">.</w:t>
      </w:r>
    </w:p>
    <w:p w:rsidR="00DA63EC" w:rsidRDefault="00DA63EC" w:rsidP="00DA63EC">
      <w:pPr>
        <w:pStyle w:val="affffd"/>
        <w:rPr>
          <w:rtl/>
        </w:rPr>
      </w:pPr>
      <w:r>
        <w:rPr>
          <w:rtl/>
        </w:rPr>
        <w:t>׹</w:t>
      </w:r>
    </w:p>
    <w:p>
      <w:pPr>
        <w:pStyle w:val="MishnaBatzad"/>
        <w:rPr>
          <w:ins w:id="20348" w:author="קלוד" w:date="2026-10-11T09:07:24Z"/>
        </w:rPr>
      </w:pPr>
      <w:ins w:id="20347" w:author="קלוד" w:date="2026-10-11T09:07:24Z">
        <w:r>
          <w:t xml:space="preserve">משנה ו</w:t>
        </w:r>
      </w:ins>
    </w:p>
    <w:p w:rsidR="00DA63EC" w:rsidRPr="000A334C" w:rsidRDefault="00DA63EC" w:rsidP="003B6D22">
      <w:pPr>
        <w:pStyle w:val="afff9"/>
        <w:rPr>
          <w:del w:id="20210" w:author="קלוד" w:date="2026-10-11T09:07:24Z"/>
          <w:rtl/>
        </w:rPr>
      </w:pPr>
      <w:del w:id="20209" w:author="קלוד" w:date="2026-10-11T09:07:24Z">
        <w:r w:rsidRPr="000A334C">
          <w:rPr>
            <w:rtl/>
          </w:rPr>
          <w:delText xml:space="preserve">מתני'.</w:delText>
        </w:r>
      </w:del>
    </w:p>
    <w:p w:rsidR="00DA63EC" w:rsidRPr="000A334C" w:rsidRDefault="00DA63EC" w:rsidP="003B6D22">
      <w:pPr>
        <w:pStyle w:val="afff9"/>
        <w:spacing w:before="120"/>
        <w:rPr>
          <w:rtl/>
        </w:rPr>
        <w:pPrChange w:id="90016" w:author="קלוד" w:date="2026-10-11T12:09:42Z">
          <w:pPr>
            <w:pStyle w:val="afff9"/>
          </w:pPr>
        </w:pPrChange>
      </w:pPr>
      <w:r w:rsidRPr="000A334C">
        <w:rPr>
          <w:rtl/>
        </w:rPr>
        <w:t>לשם ששה דברים הזבח נזבח: לשם זבח, לשם זובח, לשם השם, לשם אשים, לשם ריח, לשם ניחוח, והחטאת והאשם - לשם חטא.</w:t>
      </w:r>
    </w:p>
    <w:p w:rsidR="00DA63EC" w:rsidRPr="000A334C" w:rsidRDefault="00DA63EC" w:rsidP="003B6D22">
      <w:pPr>
        <w:pStyle w:val="afff9"/>
        <w:rPr>
          <w:rtl/>
        </w:rPr>
      </w:pPr>
      <w:r>
        <w:rPr>
          <w:rtl/>
        </w:rPr>
        <w:t xml:space="preserve">אמר </w:t>
      </w:r>
      <w:r>
        <w:rPr>
          <w:rStyle w:val="TanaimMishna"/>
          <w:rtl/>
          <w:rPrChange w:id="20020" w:author="קלוד" w:date="2026-10-11T09:07:24Z">
            <w:rPr>
              <w:rtl/>
            </w:rPr>
          </w:rPrChange>
        </w:rPr>
        <w:t xml:space="preserve">רבי יוסי</w:t>
      </w:r>
      <w:r>
        <w:rPr>
          <w:rStyle w:val="TanaimMishna"/>
          <w:rtl/>
          <w:rPrChange w:id="102803" w:author="Claude" w:date="2026-10-11T09:07:44Z">
            <w:rPr>
              <w:rtl/>
            </w:rPr>
          </w:rPrChange>
        </w:rPr>
        <w:t xml:space="preserve">:</w:t>
      </w:r>
      <w:r>
        <w:rPr>
          <w:rtl/>
        </w:rPr>
        <w:t xml:space="preserve"> אף מי שלא היה בלבו לשם אחד מכל אלו - כשר, </w:t>
      </w:r>
    </w:p>
    <w:p w:rsidR="00DA63EC" w:rsidRPr="000A334C" w:rsidRDefault="00DA63EC" w:rsidP="003B6D22">
      <w:pPr>
        <w:pStyle w:val="afff9"/>
        <w:rPr>
          <w:rtl/>
        </w:rPr>
      </w:pPr>
      <w:r w:rsidRPr="000A334C">
        <w:rPr>
          <w:rtl/>
        </w:rPr>
        <w:t>שהוא תנאי בית דין, שאין המחשבה הולכת אלא אחר העובד.</w:t>
      </w:r>
    </w:p>
    <w:p w:rsidR="00DA63EC" w:rsidRDefault="00DA63EC" w:rsidP="00DA63EC">
      <w:pPr>
        <w:pStyle w:val="affffd"/>
        <w:rPr>
          <w:rtl/>
        </w:rPr>
      </w:pPr>
      <w:r>
        <w:rPr>
          <w:rtl/>
        </w:rPr>
        <w:t>׹</w:t>
      </w:r>
    </w:p>
    <w:p>
      <w:pPr>
        <w:pStyle w:val="afffff8"/>
        <w:rPr>
          <w:ins w:id="90445" w:author="קלוד" w:date="2026-10-11T12:29:36Z"/>
        </w:rPr>
      </w:pPr>
      <w:ins w:id="90446" w:author="קלוד" w:date="2026-10-11T12:29:36Z">
        <w:r>
          <w:rPr>
            <w:color w:val="7B3F00"/>
          </w:rPr>
          <w:t xml:space="preserve">לשם ששה דברים הזבח נזבח - עולה, אשים, ריח, ניחוח ולה'</w:t>
        </w:r>
      </w:ins>
    </w:p>
    <w:p>
      <w:pPr>
        <w:pStyle w:val="38"/>
        <w:rPr>
          <w:ins w:id="99048" w:author="מנוע מכני" w:date="2026-10-11T12:04:39Z"/>
        </w:rPr>
      </w:pPr>
      <w:r>
        <w:t>אריא</w:t>
      </w:r>
      <w:r>
        <w:t>"</w:t>
      </w:r>
      <w:r>
        <w:t>ר</w:t>
      </w:r>
      <w:r>
        <w:t xml:space="preserve">:</w:t>
      </w:r>
    </w:p>
    <w:p w:rsidR="00DA63EC" w:rsidRDefault="00DA63EC" w:rsidP="00DA63EC">
      <w:pPr>
        <w:tabs>
          <w:tab w:val="left" w:pos="0"/>
          <w:tab w:val="center" w:pos="2835"/>
        </w:tabs>
        <w:rPr>
          <w:rtl/>
        </w:rPr>
      </w:pPr>
      <w:del w:id="99049" w:author="מנוע מכני" w:date="2026-10-11T12:04:39Z">
        <w:r>
          <w:rPr>
            <w:rtl/>
          </w:rPr>
          <w:delText xml:space="preserve"> </w:delText>
        </w:r>
      </w:del>
      <w:r>
        <w:rPr>
          <w:rtl/>
        </w:rPr>
        <w:t xml:space="preserve">עולה - לשם עולה, לאפוקי לשם שלמים דלא</w:t>
      </w:r>
      <w:ins w:id="94543" w:author="מנוע מכני" w:date="2026-10-11T12:04:39Z">
        <w:r>
          <w:rPr>
            <w:rtl/>
          </w:rPr>
          <w:t xml:space="preserve">,</w:t>
        </w:r>
      </w:ins>
      <w:del w:id="94544" w:author="מנוע מכני" w:date="2026-10-11T12:04:39Z">
        <w:r>
          <w:rPr>
            <w:rtl/>
          </w:rPr>
          <w:delText xml:space="preserve">;</w:delText>
        </w:r>
      </w:del>
    </w:p>
    <w:p w:rsidR="00DA63EC" w:rsidRDefault="00DA63EC" w:rsidP="00DA63EC">
      <w:pPr>
        <w:tabs>
          <w:tab w:val="left" w:pos="0"/>
          <w:tab w:val="center" w:pos="2835"/>
        </w:tabs>
        <w:rPr>
          <w:rtl/>
        </w:rPr>
      </w:pPr>
      <w:r>
        <w:rPr>
          <w:rtl/>
        </w:rPr>
        <w:tab/>
        <w:t>אשים - לשם אשים, לאפוקי כבבא</w:t>
      </w:r>
      <w:r>
        <w:rPr>
          <w:rFonts w:hint="cs"/>
          <w:rtl/>
        </w:rPr>
        <w:t xml:space="preserve">[גחלים]</w:t>
      </w:r>
      <w:ins w:id="94547" w:author="מנוע מכני" w:date="2026-10-11T12:04:39Z">
        <w:r>
          <w:rPr>
            <w:rFonts w:hint="cs"/>
            <w:rtl/>
          </w:rPr>
          <w:t xml:space="preserve"> </w:t>
        </w:r>
      </w:ins>
      <w:del w:id="94548" w:author="מנוע מכני" w:date="2026-10-11T12:04:39Z">
        <w:r>
          <w:rPr>
            <w:rFonts w:hint="cs"/>
            <w:rtl/>
          </w:rPr>
          <w:delText xml:space="preserve"> </w:delText>
        </w:r>
        <w:r>
          <w:rPr>
            <w:rtl/>
          </w:rPr>
          <w:delText xml:space="preserve"> </w:delText>
        </w:r>
      </w:del>
      <w:r>
        <w:rPr>
          <w:rtl/>
        </w:rPr>
        <w:t xml:space="preserve">דלא</w:t>
      </w:r>
      <w:ins w:id="94545" w:author="מנוע מכני" w:date="2026-10-11T12:04:39Z">
        <w:r>
          <w:rPr>
            <w:rtl/>
          </w:rPr>
          <w:t xml:space="preserve">,</w:t>
        </w:r>
      </w:ins>
      <w:del w:id="94546" w:author="מנוע מכני" w:date="2026-10-11T12:04:39Z">
        <w:r>
          <w:rPr>
            <w:rtl/>
          </w:rPr>
          <w:delText xml:space="preserve">;</w:delText>
        </w:r>
      </w:del>
      <w:r>
        <w:rPr>
          <w:rFonts w:hint="cs"/>
          <w:rtl/>
        </w:rPr>
        <w:t xml:space="preserve"> </w:t>
      </w:r>
    </w:p>
    <w:p w:rsidR="00DA63EC" w:rsidRDefault="00DA63EC" w:rsidP="00DA63EC">
      <w:pPr>
        <w:tabs>
          <w:tab w:val="left" w:pos="0"/>
          <w:tab w:val="center" w:pos="2835"/>
        </w:tabs>
        <w:rPr>
          <w:rtl/>
        </w:rPr>
      </w:pPr>
      <w:r>
        <w:rPr>
          <w:rtl/>
        </w:rPr>
        <w:tab/>
        <w:t xml:space="preserve">ריח - לשם ריח, לאפוקי אברים שצלאן והעלן דלא, </w:t>
      </w:r>
      <w:r>
        <w:rPr>
          <w:rStyle w:val="2fb"/>
          <w:rtl/>
        </w:rPr>
        <w:tab/>
        <w:t xml:space="preserve">דא</w:t>
      </w:r>
      <w:r>
        <w:rPr>
          <w:rStyle w:val="2fb"/>
          <w:rFonts w:hint="cs"/>
          <w:rtl/>
        </w:rPr>
        <w:t>ריא</w:t>
      </w:r>
      <w:r>
        <w:rPr>
          <w:rStyle w:val="2fb"/>
          <w:rtl/>
        </w:rPr>
        <w:t>"</w:t>
      </w:r>
      <w:r>
        <w:rPr>
          <w:rStyle w:val="2fb"/>
          <w:rFonts w:hint="cs"/>
          <w:rtl/>
        </w:rPr>
        <w:t>ר</w:t>
      </w:r>
      <w:r>
        <w:rPr>
          <w:rtl/>
        </w:rPr>
        <w:t xml:space="preserve">: אברים שצלאן והעלן - אין בהן משום ריח</w:t>
      </w:r>
      <w:ins w:id="94549" w:author="מנוע מכני" w:date="2026-10-11T12:04:39Z">
        <w:r>
          <w:rPr>
            <w:rtl/>
          </w:rPr>
          <w:t xml:space="preserve">,</w:t>
        </w:r>
      </w:ins>
      <w:del w:id="94550" w:author="מנוע מכני" w:date="2026-10-11T12:04:39Z">
        <w:r>
          <w:rPr>
            <w:rtl/>
          </w:rPr>
          <w:delText xml:space="preserve">;</w:delText>
        </w:r>
      </w:del>
    </w:p>
    <w:p w:rsidR="00DA63EC" w:rsidRDefault="00DA63EC" w:rsidP="00DA63EC">
      <w:pPr>
        <w:tabs>
          <w:tab w:val="left" w:pos="0"/>
          <w:tab w:val="center" w:pos="2835"/>
        </w:tabs>
        <w:rPr>
          <w:rtl/>
        </w:rPr>
      </w:pPr>
      <w:r>
        <w:rPr>
          <w:rtl/>
        </w:rPr>
        <w:tab/>
        <w:t xml:space="preserve">ניחוח - לשם הנחת רוח</w:t>
      </w:r>
      <w:ins w:id="94551" w:author="מנוע מכני" w:date="2026-10-11T12:04:39Z">
        <w:r>
          <w:rPr>
            <w:rtl/>
          </w:rPr>
          <w:t xml:space="preserve">,</w:t>
        </w:r>
      </w:ins>
      <w:del w:id="94552" w:author="מנוע מכני" w:date="2026-10-11T12:04:39Z">
        <w:r>
          <w:rPr>
            <w:rtl/>
          </w:rPr>
          <w:tab/>
          <w:delText xml:space="preserve">;</w:delText>
        </w:r>
      </w:del>
    </w:p>
    <w:p w:rsidR="00DA63EC" w:rsidRDefault="00DA63EC" w:rsidP="00DA63EC">
      <w:pPr>
        <w:tabs>
          <w:tab w:val="left" w:pos="0"/>
          <w:tab w:val="center" w:pos="2835"/>
        </w:tabs>
        <w:rPr>
          <w:rtl/>
        </w:rPr>
      </w:pPr>
      <w:r>
        <w:rPr>
          <w:rtl/>
        </w:rPr>
        <w:tab/>
        <w:t>לה' - לשם מי שאמר והיה העולם.</w:t>
      </w:r>
    </w:p>
    <w:p w:rsidR="00DA63EC" w:rsidRDefault="00DA63EC" w:rsidP="00DA63EC">
      <w:pPr>
        <w:pStyle w:val="affffd"/>
        <w:rPr>
          <w:rtl/>
        </w:rPr>
      </w:pPr>
      <w:r>
        <w:rPr>
          <w:rtl/>
        </w:rPr>
        <w:t>׹</w:t>
      </w:r>
    </w:p>
    <w:p>
      <w:pPr>
        <w:pStyle w:val="afffff8"/>
        <w:rPr>
          <w:ins w:id="90443" w:author="קלוד" w:date="2026-10-11T12:29:36Z"/>
        </w:rPr>
      </w:pPr>
      <w:ins w:id="90444" w:author="קלוד" w:date="2026-10-11T12:29:36Z">
        <w:r>
          <w:rPr>
            <w:color w:val="7B3F00"/>
          </w:rPr>
          <w:t xml:space="preserve">חטאת ששחטה לשם חולין - כשרה או פסולה</w:t>
        </w:r>
      </w:ins>
    </w:p>
    <w:p>
      <w:pPr>
        <w:pStyle w:val="38"/>
        <w:rPr>
          <w:ins w:id="99050" w:author="מנוע מכני" w:date="2026-10-11T12:04:39Z"/>
        </w:rPr>
      </w:pPr>
      <w:r>
        <w:t>אריא</w:t>
      </w:r>
      <w:r>
        <w:t>"</w:t>
      </w:r>
      <w:r>
        <w:t>ר</w:t>
      </w:r>
      <w:r>
        <w:t xml:space="preserve">:</w:t>
      </w:r>
    </w:p>
    <w:p w:rsidR="00DA63EC" w:rsidRDefault="00DA63EC" w:rsidP="00DA63EC">
      <w:pPr>
        <w:tabs>
          <w:tab w:val="left" w:pos="0"/>
          <w:tab w:val="center" w:pos="2835"/>
        </w:tabs>
        <w:rPr>
          <w:rtl/>
        </w:rPr>
      </w:pPr>
      <w:del w:id="99051" w:author="מנוע מכני" w:date="2026-10-11T12:04:39Z">
        <w:r>
          <w:rPr>
            <w:rtl/>
          </w:rPr>
          <w:delText xml:space="preserve"> </w:delText>
        </w:r>
      </w:del>
      <w:r>
        <w:rPr>
          <w:rtl/>
        </w:rPr>
        <w:t xml:space="preserve">חטאת ששחטה לשם עולה - פסולה, לשם חולין - כשרה.</w:t>
      </w:r>
    </w:p>
    <w:p>
      <w:pPr>
        <w:pStyle w:val="38"/>
        <w:rPr>
          <w:ins w:id="99052" w:author="מנוע מכני" w:date="2026-10-11T12:04:39Z"/>
        </w:rPr>
      </w:pPr>
      <w:r w:rsidRPr="00FE1B89">
        <w:t>אר</w:t>
      </w:r>
      <w:r w:rsidRPr="00FE1B89">
        <w:t>"</w:t>
      </w:r>
      <w:r w:rsidRPr="00FE1B89">
        <w:t>א</w:t>
      </w:r>
      <w:r w:rsidRPr="00FE1B89">
        <w:t xml:space="preserve">:</w:t>
      </w:r>
    </w:p>
    <w:p w:rsidR="00DA63EC" w:rsidRPr="00FE1B89" w:rsidRDefault="00DA63EC" w:rsidP="00DA63EC">
      <w:pPr>
        <w:tabs>
          <w:tab w:val="left" w:pos="0"/>
          <w:tab w:val="center" w:pos="2835"/>
        </w:tabs>
        <w:rPr>
          <w:spacing w:val="-6"/>
          <w:rtl/>
        </w:rPr>
      </w:pPr>
      <w:del w:id="99053" w:author="מנוע מכני" w:date="2026-10-11T12:04:39Z">
        <w:r w:rsidRPr="00FE1B89">
          <w:rPr>
            <w:spacing w:val="-6"/>
            <w:rtl/>
          </w:rPr>
          <w:delText xml:space="preserve"> </w:delText>
        </w:r>
      </w:del>
      <w:r w:rsidRPr="00FE1B89">
        <w:rPr>
          <w:spacing w:val="-6"/>
          <w:rtl/>
        </w:rPr>
        <w:t xml:space="preserve">מ"ט</w:t>
      </w:r>
      <w:r w:rsidRPr="00FE1B89">
        <w:rPr>
          <w:spacing w:val="-6"/>
          <w:rtl/>
        </w:rPr>
        <w:t xml:space="preserve"> </w:t>
      </w:r>
      <w:r w:rsidRPr="00FE1B89">
        <w:rPr>
          <w:rStyle w:val="2fb"/>
          <w:spacing w:val="-6"/>
          <w:rtl/>
        </w:rPr>
        <w:t xml:space="preserve">דרב</w:t>
      </w:r>
      <w:r>
        <w:rPr>
          <w:spacing w:val="-6"/>
          <w:rtl/>
        </w:rPr>
        <w:t xml:space="preserve"> </w:t>
      </w:r>
      <w:r>
        <w:rPr>
          <w:rStyle w:val="afffff0"/>
          <w:spacing w:val="-6"/>
          <w:rtl/>
          <w:rPrChange w:id="9019" w:author="מנוע פסוקים" w:date="2026-10-11T09:29:40Z">
            <w:rPr>
              <w:spacing w:val="-6"/>
              <w:rtl/>
            </w:rPr>
          </w:rPrChange>
        </w:rPr>
        <w:t xml:space="preserve">ולא יחללו את קדשי בני ישראל</w:t>
      </w:r>
      <w:r>
        <w:rPr>
          <w:spacing w:val="-6"/>
          <w:rtl/>
        </w:rPr>
        <w:t xml:space="preserve">, קדשים מחללין קדשים, ואין חולין מחללין קדשים.</w:t>
      </w:r>
    </w:p>
    <w:p>
      <w:pPr>
        <w:pStyle w:val="38"/>
        <w:rPr>
          <w:ins w:id="99054" w:author="מנוע מכני" w:date="2026-10-11T12:04:39Z"/>
        </w:rPr>
      </w:pPr>
      <w:r>
        <w:t xml:space="preserve">מתיב רבה, </w:t>
      </w:r>
      <w:r>
        <w:t xml:space="preserve">אמר</w:t>
      </w:r>
      <w:r>
        <w:t xml:space="preserve"> רבי יוסי:</w:t>
      </w:r>
    </w:p>
    <w:p w:rsidR="00DA63EC" w:rsidRDefault="00DA63EC" w:rsidP="00DA63EC">
      <w:pPr>
        <w:tabs>
          <w:tab w:val="left" w:pos="0"/>
          <w:tab w:val="center" w:pos="2835"/>
        </w:tabs>
        <w:rPr>
          <w:rtl/>
        </w:rPr>
      </w:pPr>
      <w:del w:id="99055" w:author="מנוע מכני" w:date="2026-10-11T12:04:39Z">
        <w:r>
          <w:rPr>
            <w:rtl/>
          </w:rPr>
          <w:delText xml:space="preserve"> </w:delText>
        </w:r>
      </w:del>
      <w:r>
        <w:rPr>
          <w:rtl/>
        </w:rPr>
        <w:t xml:space="preserve">אף מי שלא היה בלבו לשם אחד מכל אלו - כשר, שהוא תנאי ב"ד</w:t>
      </w:r>
      <w:ins w:id="94553" w:author="מנוע מכני" w:date="2026-10-11T12:04:39Z">
        <w:r>
          <w:rPr>
            <w:rtl/>
          </w:rPr>
          <w:t xml:space="preserve">,</w:t>
        </w:r>
      </w:ins>
      <w:del w:id="94554"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הא היה בלבו לשם חולין - פסול! </w:t>
      </w:r>
    </w:p>
    <w:p>
      <w:pPr>
        <w:pStyle w:val="38"/>
        <w:rPr>
          <w:ins w:id="99056" w:author="מנוע מכני" w:date="2026-10-11T12:04:39Z"/>
        </w:rPr>
      </w:pPr>
      <w:r>
        <w:t xml:space="preserve">א"ל</w:t>
      </w:r>
      <w:r>
        <w:t xml:space="preserve"> אביי:</w:t>
      </w:r>
    </w:p>
    <w:p w:rsidR="00DA63EC" w:rsidRDefault="00DA63EC" w:rsidP="00DA63EC">
      <w:pPr>
        <w:tabs>
          <w:tab w:val="left" w:pos="0"/>
          <w:tab w:val="center" w:pos="2835"/>
        </w:tabs>
        <w:rPr>
          <w:rtl/>
        </w:rPr>
      </w:pPr>
      <w:del w:id="99057" w:author="מנוע מכני" w:date="2026-10-11T12:04:39Z">
        <w:r>
          <w:rPr>
            <w:rtl/>
          </w:rPr>
          <w:delText xml:space="preserve"> </w:delText>
        </w:r>
      </w:del>
      <w:ins w:id="92987" w:author="מנוע מכני" w:date="2026-10-11T12:04:39Z">
        <w:r>
          <w:rPr>
            <w:rtl/>
          </w:rPr>
          <w:t xml:space="preserve">שמא</w:t>
        </w:r>
      </w:ins>
      <w:del w:id="92988" w:author="מנוע מכני" w:date="2026-10-11T12:04:39Z">
        <w:r>
          <w:rPr>
            <w:rtl/>
          </w:rPr>
          <w:delText xml:space="preserve">דלמא</w:delText>
        </w:r>
      </w:del>
      <w:r>
        <w:rPr>
          <w:rtl/>
        </w:rPr>
        <w:t xml:space="preserve">, </w:t>
      </w:r>
      <w:r>
        <w:rPr>
          <w:rtl/>
        </w:rPr>
        <w:t xml:space="preserve">לא</w:t>
      </w:r>
      <w:r>
        <w:rPr>
          <w:rtl/>
        </w:rPr>
        <w:t xml:space="preserve"> היה כלל - כשר ומרצה, הא היה בלבו לשם חולין - כשר ואינו מרצה! </w:t>
      </w:r>
    </w:p>
    <w:p w:rsidR="00DA63EC" w:rsidRDefault="00DA63EC" w:rsidP="00DA63EC">
      <w:pPr>
        <w:tabs>
          <w:tab w:val="left" w:pos="0"/>
          <w:tab w:val="center" w:pos="2835"/>
        </w:tabs>
        <w:rPr>
          <w:rtl/>
        </w:rPr>
      </w:pPr>
    </w:p>
    <w:p>
      <w:pPr>
        <w:pStyle w:val="38"/>
        <w:rPr>
          <w:ins w:id="99058" w:author="מנוע מכני" w:date="2026-10-11T12:04:39Z"/>
        </w:rPr>
      </w:pPr>
      <w:r>
        <w:t xml:space="preserve">א"ר אלעזר:</w:t>
      </w:r>
    </w:p>
    <w:p w:rsidR="00DA63EC" w:rsidRDefault="00DA63EC" w:rsidP="00DA63EC">
      <w:pPr>
        <w:tabs>
          <w:tab w:val="left" w:pos="0"/>
          <w:tab w:val="center" w:pos="2835"/>
        </w:tabs>
        <w:rPr>
          <w:rtl/>
        </w:rPr>
      </w:pPr>
      <w:del w:id="99059" w:author="מנוע מכני" w:date="2026-10-11T12:04:39Z">
        <w:r>
          <w:rPr>
            <w:rtl/>
          </w:rPr>
          <w:delText xml:space="preserve"> </w:delText>
        </w:r>
      </w:del>
      <w:r>
        <w:rPr>
          <w:rtl/>
        </w:rPr>
        <w:t xml:space="preserve">חטאת ששחטה לשם חולין - כשרה, משום חולין - פסולה</w:t>
      </w:r>
      <w:ins w:id="94555" w:author="מנוע מכני" w:date="2026-10-11T12:04:39Z">
        <w:r>
          <w:rPr>
            <w:rtl/>
          </w:rPr>
          <w:t xml:space="preserve">,</w:t>
        </w:r>
      </w:ins>
      <w:del w:id="94556" w:author="מנוע מכני" w:date="2026-10-11T12:04:39Z">
        <w:r>
          <w:rPr>
            <w:rtl/>
          </w:rPr>
          <w:delText xml:space="preserve">;</w:delText>
        </w:r>
      </w:del>
    </w:p>
    <w:p w:rsidR="00DA63EC" w:rsidRDefault="00DA63EC" w:rsidP="00DA63EC">
      <w:pPr>
        <w:pStyle w:val="afff3"/>
        <w:framePr w:wrap="around"/>
        <w:rPr>
          <w:rtl/>
        </w:rPr>
      </w:pPr>
      <w:r>
        <w:rPr>
          <w:rFonts w:hint="cs"/>
          <w:rtl/>
        </w:rPr>
        <w:t>מז:</w:t>
      </w:r>
    </w:p>
    <w:p>
      <w:pPr>
        <w:pStyle w:val="afffff8"/>
        <w:rPr>
          <w:ins w:id="90441" w:author="קלוד" w:date="2026-10-11T12:29:36Z"/>
        </w:rPr>
      </w:pPr>
      <w:ins w:id="90442" w:author="קלוד" w:date="2026-10-11T12:29:36Z">
        <w:r>
          <w:rPr>
            <w:color w:val="7B3F00"/>
          </w:rPr>
          <w:t xml:space="preserve">מתעסק בקדשים - 'ושחט את בן הבקר' לשם בן בקר</w:t>
        </w:r>
      </w:ins>
    </w:p>
    <w:p>
      <w:pPr>
        <w:pStyle w:val="38"/>
        <w:rPr>
          <w:ins w:id="99060" w:author="מנוע מכני" w:date="2026-10-11T12:04:39Z"/>
        </w:rPr>
      </w:pPr>
      <w:r>
        <w:t xml:space="preserve">כדבעא </w:t>
      </w:r>
      <w:ins w:id="92989" w:author="מנוע מכני" w:date="2026-10-11T12:04:39Z">
        <w:r>
          <w:t xml:space="preserve">ממנו</w:t>
        </w:r>
      </w:ins>
      <w:del w:id="92990" w:author="מנוע מכני" w:date="2026-10-11T12:04:39Z">
        <w:r>
          <w:delText xml:space="preserve">מיניה</w:delText>
        </w:r>
      </w:del>
      <w:r>
        <w:t xml:space="preserve"> שמואל מר"</w:t>
      </w:r>
      <w:r>
        <w:t>ה</w:t>
      </w:r>
      <w:r>
        <w:t xml:space="preserve">:</w:t>
      </w:r>
    </w:p>
    <w:p w:rsidR="00DA63EC" w:rsidRDefault="00DA63EC" w:rsidP="00DA63EC">
      <w:pPr>
        <w:tabs>
          <w:tab w:val="left" w:pos="0"/>
          <w:tab w:val="center" w:pos="2835"/>
        </w:tabs>
        <w:rPr>
          <w:rtl/>
        </w:rPr>
      </w:pPr>
      <w:del w:id="99061" w:author="מנוע מכני" w:date="2026-10-11T12:04:39Z">
        <w:r>
          <w:rPr>
            <w:rtl/>
          </w:rPr>
          <w:delText xml:space="preserve"> </w:delText>
        </w:r>
      </w:del>
      <w:r>
        <w:rPr>
          <w:rtl/>
        </w:rPr>
        <w:t xml:space="preserve">מנין למתעסק בקדשים שהוא פסול? שנאמר: </w:t>
      </w:r>
      <w:r>
        <w:rPr>
          <w:rStyle w:val="afffff0"/>
          <w:rtl/>
          <w:rPrChange w:id="9020" w:author="מנוע פסוקים" w:date="2026-10-11T09:29:40Z">
            <w:rPr>
              <w:rtl/>
            </w:rPr>
          </w:rPrChange>
        </w:rPr>
        <w:t xml:space="preserve">ושחט את בן הבקר לפני ה</w:t>
      </w:r>
      <w:r>
        <w:rPr>
          <w:rtl/>
        </w:rPr>
        <w:t xml:space="preserve">', עד שתהא שחיטה לשם בן בקר.</w:t>
      </w:r>
    </w:p>
    <w:p>
      <w:pPr>
        <w:pStyle w:val="38"/>
        <w:rPr>
          <w:ins w:id="99062" w:author="מנוע מכני" w:date="2026-10-11T12:04:39Z"/>
        </w:rPr>
      </w:pPr>
      <w:r>
        <w:t xml:space="preserve">א"ל</w:t>
      </w:r>
      <w:r>
        <w:t xml:space="preserve">:</w:t>
      </w:r>
    </w:p>
    <w:p w:rsidR="00DA63EC" w:rsidRDefault="00DA63EC" w:rsidP="00DA63EC">
      <w:pPr>
        <w:tabs>
          <w:tab w:val="left" w:pos="0"/>
          <w:tab w:val="center" w:pos="2835"/>
        </w:tabs>
        <w:rPr>
          <w:rtl/>
        </w:rPr>
      </w:pPr>
      <w:del w:id="99063" w:author="מנוע מכני" w:date="2026-10-11T12:04:39Z">
        <w:r>
          <w:rPr>
            <w:rtl/>
          </w:rPr>
          <w:delText xml:space="preserve"> </w:delText>
        </w:r>
      </w:del>
      <w:r>
        <w:rPr>
          <w:rtl/>
        </w:rPr>
        <w:t xml:space="preserve">זו בידינו היא, לעכב מנין? </w:t>
      </w:r>
      <w:r>
        <w:rPr>
          <w:rtl/>
        </w:rPr>
        <w:t xml:space="preserve">א"ל</w:t>
      </w:r>
      <w:r>
        <w:rPr>
          <w:rtl/>
        </w:rPr>
        <w:t xml:space="preserve">:</w:t>
      </w:r>
      <w:r w:rsidRPr="00464129">
        <w:rPr>
          <w:rStyle w:val="afffff0"/>
          <w:rtl/>
        </w:rPr>
        <w:t xml:space="preserve"> </w:t>
      </w:r>
      <w:r w:rsidRPr="00464129">
        <w:rPr>
          <w:rStyle w:val="afffff0"/>
          <w:rFonts w:hint="cs"/>
          <w:rtl/>
        </w:rPr>
        <w:t>'</w:t>
      </w:r>
      <w:ins w:id="90711" w:author="Claude - סמנטי" w:date="2026-10-11T12:26:16Z">
        <w:r>
          <w:rPr>
            <w:rStyle w:val="afffff0"/>
            <w:rtl/>
          </w:rPr>
          <w:t xml:space="preserve">לִרְצוֹנְכֶם תִּזְבָּחֻהוּ</w:t>
        </w:r>
      </w:ins>
      <w:del w:id="90712" w:author="Claude - סמנטי" w:date="2026-10-11T12:26:16Z">
        <w:r w:rsidRPr="00464129">
          <w:rPr>
            <w:rStyle w:val="afffff0"/>
            <w:rtl/>
          </w:rPr>
          <w:delText xml:space="preserve">לרצונכם תזבחהו</w:delText>
        </w:r>
      </w:del>
      <w:r w:rsidRPr="00464129">
        <w:rPr>
          <w:rStyle w:val="afffff0"/>
          <w:rFonts w:hint="cs"/>
          <w:rtl/>
        </w:rPr>
        <w:t>'</w:t>
      </w:r>
      <w:r w:rsidRPr="00464129">
        <w:rPr>
          <w:rStyle w:val="afffff0"/>
          <w:rtl/>
        </w:rPr>
        <w:t xml:space="preserve"> </w:t>
      </w:r>
      <w:r>
        <w:rPr>
          <w:rtl/>
        </w:rPr>
        <w:t>- לדעתכם זביחו.</w:t>
      </w:r>
    </w:p>
    <w:p w:rsidR="00DA63EC" w:rsidRDefault="00DA63EC" w:rsidP="00DA63EC">
      <w:pPr>
        <w:tabs>
          <w:tab w:val="left" w:pos="0"/>
          <w:tab w:val="center" w:pos="2835"/>
        </w:tabs>
        <w:rPr>
          <w:rtl/>
        </w:rPr>
      </w:pPr>
    </w:p>
    <w:p w:rsidR="00DA63EC" w:rsidRDefault="00DA63EC" w:rsidP="00DA63EC">
      <w:pPr>
        <w:tabs>
          <w:tab w:val="left" w:pos="0"/>
          <w:tab w:val="center" w:pos="2835"/>
        </w:tabs>
        <w:rPr>
          <w:b/>
          <w:bCs/>
          <w:rtl/>
        </w:rPr>
      </w:pPr>
      <w:r w:rsidRPr="00540988">
        <w:rPr>
          <w:b/>
          <w:bCs/>
          <w:rtl/>
        </w:rPr>
        <w:t>שאין המחשבה הולכת אלא אחר העובד.</w:t>
      </w:r>
    </w:p>
    <w:p>
      <w:pPr>
        <w:pStyle w:val="afffff8"/>
        <w:rPr>
          <w:ins w:id="90439" w:author="קלוד" w:date="2026-10-11T12:29:36Z"/>
        </w:rPr>
      </w:pPr>
      <w:ins w:id="90440" w:author="קלוד" w:date="2026-10-11T12:29:36Z">
        <w:r>
          <w:rPr>
            <w:color w:val="7B3F00"/>
          </w:rPr>
          <w:t xml:space="preserve">מחשבת בעלים - האם מפגלין, מחלוקת ראבר"י ור"א</w:t>
        </w:r>
      </w:ins>
    </w:p>
    <w:p w:rsidR="00DA63EC" w:rsidRDefault="00DA63EC" w:rsidP="00DA63EC">
      <w:pPr>
        <w:tabs>
          <w:tab w:val="left" w:pos="0"/>
          <w:tab w:val="center" w:pos="2835"/>
        </w:tabs>
        <w:rPr>
          <w:rtl/>
        </w:rPr>
      </w:pPr>
      <w:r>
        <w:rPr>
          <w:rtl/>
        </w:rPr>
        <w:t xml:space="preserve">מתני' דלא </w:t>
      </w:r>
      <w:ins w:id="96429" w:author="מנוע מכני" w:date="2026-10-11T12:04:39Z">
        <w:r>
          <w:rPr>
            <w:rtl/>
          </w:rPr>
          <w:t xml:space="preserve">כה</w:t>
        </w:r>
      </w:ins>
      <w:del w:id="96430" w:author="מנוע מכני" w:date="2026-10-11T12:04:39Z">
        <w:r>
          <w:rPr>
            <w:rtl/>
          </w:rPr>
          <w:delText xml:space="preserve">כי </w:delText>
        </w:r>
        <w:r>
          <w:rPr>
            <w:rtl/>
          </w:rPr>
          <w:delText xml:space="preserve">זה</w:delText>
        </w:r>
      </w:del>
      <w:ins w:id="92991" w:author="מנוע מכני" w:date="2026-10-11T12:04:39Z"/>
      <w:del w:id="92992" w:author="מנוע מכני" w:date="2026-10-11T12:04:39Z">
        <w:r>
          <w:rPr>
            <w:rtl/>
          </w:rPr>
          <w:delText xml:space="preserve">האי</w:delText>
        </w:r>
      </w:del>
      <w:r>
        <w:rPr>
          <w:rtl/>
        </w:rPr>
        <w:t xml:space="preserve"> תנא</w:t>
      </w:r>
      <w:ins w:id="94557" w:author="מנוע מכני" w:date="2026-10-11T12:04:39Z">
        <w:r>
          <w:rPr>
            <w:rtl/>
          </w:rPr>
          <w:t xml:space="preserve">,</w:t>
        </w:r>
      </w:ins>
      <w:del w:id="94558" w:author="מנוע מכני" w:date="2026-10-11T12:04:39Z">
        <w:r>
          <w:rPr>
            <w:rtl/>
          </w:rPr>
          <w:delText xml:space="preserve">;</w:delText>
        </w:r>
      </w:del>
      <w:r>
        <w:rPr>
          <w:rFonts w:hint="cs"/>
          <w:rtl/>
        </w:rPr>
        <w:t xml:space="preserve"> </w:t>
      </w:r>
      <w:r>
        <w:rPr>
          <w:rtl/>
        </w:rPr>
        <w:t xml:space="preserve">דתניא</w:t>
      </w:r>
      <w:r>
        <w:rPr>
          <w:rtl/>
        </w:rPr>
        <w:t xml:space="preserve">, </w:t>
      </w:r>
      <w:r>
        <w:rPr>
          <w:rStyle w:val="2fb"/>
          <w:rFonts w:hint="cs"/>
          <w:rtl/>
        </w:rPr>
        <w:t>אראבר</w:t>
      </w:r>
      <w:r>
        <w:rPr>
          <w:rStyle w:val="2fb"/>
          <w:rtl/>
        </w:rPr>
        <w:t>"</w:t>
      </w:r>
      <w:r>
        <w:rPr>
          <w:rStyle w:val="2fb"/>
          <w:rFonts w:hint="cs"/>
          <w:rtl/>
        </w:rPr>
        <w:t>י</w:t>
      </w:r>
      <w:r>
        <w:rPr>
          <w:rtl/>
        </w:rPr>
        <w:t xml:space="preserve">: שמעתי שהבעלים מפגלין</w:t>
      </w:r>
      <w:ins w:id="90061" w:author="מנוע מכני" w:date="2026-10-11T12:04:39Z">
        <w:r>
          <w:rPr>
            <w:rtl/>
          </w:rPr>
          <w:t xml:space="preserve">. ד</w:t>
        </w:r>
      </w:ins>
      <w:del w:id="90062" w:author="מנוע מכני" w:date="2026-10-11T12:04:39Z">
        <w:r>
          <w:rPr>
            <w:rtl/>
          </w:rPr>
          <w:delText xml:space="preserve">.</w:delText>
        </w:r>
        <w:r w:rsidRPr="0046594B">
          <w:rPr>
            <w:rStyle w:val="afffff0"/>
            <w:rFonts w:hint="cs"/>
            <w:rtl/>
          </w:rPr>
          <w:delText xml:space="preserve">ד</w:delText>
        </w:r>
      </w:del>
      <w:r w:rsidRPr="0046594B">
        <w:rPr>
          <w:rStyle w:val="afffff0"/>
          <w:rFonts w:hint="cs"/>
          <w:rtl/>
        </w:rPr>
        <w:t xml:space="preserve">'</w:t>
      </w:r>
      <w:r w:rsidRPr="0046594B">
        <w:rPr>
          <w:rStyle w:val="afffff0"/>
          <w:rtl/>
        </w:rPr>
        <w:t>והקריב המקריב</w:t>
      </w:r>
      <w:r w:rsidRPr="0046594B">
        <w:rPr>
          <w:rStyle w:val="afffff0"/>
          <w:rFonts w:hint="cs"/>
          <w:rtl/>
        </w:rPr>
        <w:t>'</w:t>
      </w:r>
      <w:r w:rsidRPr="0046594B">
        <w:rPr>
          <w:rStyle w:val="afffff0"/>
          <w:rtl/>
        </w:rPr>
        <w:t>.</w:t>
      </w:r>
    </w:p>
    <w:p>
      <w:pPr>
        <w:pStyle w:val="38"/>
        <w:rPr>
          <w:ins w:id="99065" w:author="מנוע מכני" w:date="2026-10-11T12:04:39Z"/>
        </w:rPr>
      </w:pPr>
      <w:del w:id="99064" w:author="מנוע מכני" w:date="2026-10-11T12:04:39Z">
        <w:r>
          <w:delText xml:space="preserve">•</w:delText>
        </w:r>
      </w:del>
      <w:r>
        <w:t xml:space="preserve"> </w:t>
      </w:r>
      <w:del w:id="101659" w:author="מנוע מכני" w:date="2026-10-11T12:04:39Z">
        <w:r>
          <w:delText xml:space="preserve">אמר </w:delText>
        </w:r>
      </w:del>
      <w:r>
        <w:t xml:space="preserve">אביי:</w:t>
      </w:r>
    </w:p>
    <w:p w:rsidR="00DA63EC" w:rsidRDefault="00DA63EC" w:rsidP="00DA63EC">
      <w:pPr>
        <w:tabs>
          <w:tab w:val="left" w:pos="0"/>
          <w:tab w:val="center" w:pos="2835"/>
        </w:tabs>
        <w:rPr>
          <w:rtl/>
        </w:rPr>
      </w:pPr>
      <w:del w:id="99066" w:author="מנוע מכני" w:date="2026-10-11T12:04:39Z">
        <w:r>
          <w:rPr>
            <w:rtl/>
          </w:rPr>
          <w:delText xml:space="preserve"> </w:delText>
        </w:r>
      </w:del>
      <w:r>
        <w:rPr>
          <w:rStyle w:val="2fb"/>
          <w:rtl/>
        </w:rPr>
        <w:t xml:space="preserve">ר</w:t>
      </w:r>
      <w:r>
        <w:rPr>
          <w:rStyle w:val="2fb"/>
          <w:rFonts w:hint="cs"/>
          <w:rtl/>
        </w:rPr>
        <w:t>אבר</w:t>
      </w:r>
      <w:r>
        <w:rPr>
          <w:rStyle w:val="2fb"/>
          <w:rtl/>
        </w:rPr>
        <w:t>"</w:t>
      </w:r>
      <w:r>
        <w:rPr>
          <w:rStyle w:val="2fb"/>
          <w:rFonts w:hint="cs"/>
          <w:rtl/>
        </w:rPr>
        <w:t xml:space="preserve">י</w:t>
      </w:r>
      <w:r>
        <w:rPr>
          <w:rFonts w:hint="cs"/>
          <w:rtl/>
        </w:rPr>
        <w:t xml:space="preserve"> </w:t>
      </w:r>
      <w:r>
        <w:rPr>
          <w:rStyle w:val="2fb"/>
          <w:rFonts w:hint="cs"/>
          <w:rtl/>
        </w:rPr>
        <w:t xml:space="preserve">ר</w:t>
      </w:r>
      <w:r>
        <w:rPr>
          <w:rStyle w:val="2fb"/>
          <w:rtl/>
        </w:rPr>
        <w:t>"</w:t>
      </w:r>
      <w:r>
        <w:rPr>
          <w:rStyle w:val="2fb"/>
          <w:rFonts w:hint="cs"/>
          <w:rtl/>
        </w:rPr>
        <w:t xml:space="preserve">א</w:t>
      </w:r>
      <w:r>
        <w:rPr>
          <w:rFonts w:hint="cs"/>
          <w:rtl/>
        </w:rPr>
        <w:t xml:space="preserve"> </w:t>
      </w:r>
      <w:r>
        <w:rPr>
          <w:rStyle w:val="2fb"/>
          <w:rFonts w:hint="cs"/>
          <w:rtl/>
        </w:rPr>
        <w:t xml:space="preserve">ורשב</w:t>
      </w:r>
      <w:r>
        <w:rPr>
          <w:rStyle w:val="2fb"/>
          <w:rtl/>
        </w:rPr>
        <w:t>"</w:t>
      </w:r>
      <w:r>
        <w:rPr>
          <w:rStyle w:val="2fb"/>
          <w:rFonts w:hint="cs"/>
          <w:rtl/>
        </w:rPr>
        <w:t>א</w:t>
      </w:r>
      <w:r>
        <w:rPr>
          <w:rtl/>
        </w:rPr>
        <w:t>: זה מחשב וזה עובד הויא מחשבה.</w:t>
      </w:r>
    </w:p>
    <w:p w:rsidR="00DA63EC" w:rsidRDefault="00DA63EC" w:rsidP="00DA63EC">
      <w:pPr>
        <w:tabs>
          <w:tab w:val="left" w:pos="0"/>
          <w:tab w:val="center" w:pos="2835"/>
        </w:tabs>
        <w:rPr>
          <w:rtl/>
        </w:rPr>
      </w:pPr>
      <w:ins w:id="90337" w:author="מנוע מכני" w:date="2026-10-11T12:04:39Z">
        <w:r>
          <w:rPr>
            <w:rStyle w:val="2fb"/>
            <w:rtl/>
          </w:rPr>
          <w:t xml:space="preserve">ר"א</w:t>
        </w:r>
      </w:ins>
      <w:del w:id="90338" w:author="מנוע מכני" w:date="2026-10-11T12:04:39Z">
        <w:r>
          <w:rPr>
            <w:rtl/>
          </w:rPr>
          <w:delText xml:space="preserve">רבי אלעזר</w:delText>
        </w:r>
      </w:del>
      <w:r>
        <w:rPr>
          <w:rtl/>
        </w:rPr>
        <w:t xml:space="preserve"> ברבי יוסי, הא דאמרן.</w:t>
      </w:r>
    </w:p>
    <w:p>
      <w:pPr>
        <w:pStyle w:val="38"/>
        <w:rPr>
          <w:ins w:id="99067" w:author="מנוע מכני" w:date="2026-10-11T12:04:39Z"/>
        </w:rPr>
      </w:pPr>
      <w:r>
        <w:t>ר"</w:t>
      </w:r>
      <w:r>
        <w:t>א</w:t>
      </w:r>
      <w:r>
        <w:t xml:space="preserve"> </w:t>
      </w:r>
      <w:r>
        <w:t xml:space="preserve">דתנן</w:t>
      </w:r>
      <w:r>
        <w:t xml:space="preserve">:</w:t>
      </w:r>
    </w:p>
    <w:p w:rsidR="00DA63EC" w:rsidRDefault="00DA63EC" w:rsidP="00DA63EC">
      <w:pPr>
        <w:tabs>
          <w:tab w:val="left" w:pos="0"/>
          <w:tab w:val="center" w:pos="2835"/>
        </w:tabs>
        <w:rPr>
          <w:rtl/>
        </w:rPr>
      </w:pPr>
      <w:del w:id="99068" w:author="מנוע מכני" w:date="2026-10-11T12:04:39Z">
        <w:r>
          <w:rPr>
            <w:rtl/>
          </w:rPr>
          <w:delText xml:space="preserve"> </w:delText>
        </w:r>
      </w:del>
      <w:r>
        <w:rPr>
          <w:rtl/>
        </w:rPr>
        <w:t xml:space="preserve">השוחט </w:t>
      </w:r>
      <w:ins w:id="96805" w:author="מנוע מכני" w:date="2026-10-11T12:04:39Z">
        <w:r>
          <w:rPr>
            <w:rtl/>
          </w:rPr>
          <w:t xml:space="preserve">לנכרי</w:t>
        </w:r>
      </w:ins>
      <w:del w:id="96806" w:author="מנוע מכני" w:date="2026-10-11T12:04:39Z">
        <w:r>
          <w:rPr>
            <w:rtl/>
          </w:rPr>
          <w:delText xml:space="preserve">לע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 xml:space="preserve">שחיטתו כשרה, </w:t>
      </w:r>
      <w:ins w:id="90339" w:author="מנוע מכני" w:date="2026-10-11T12:04:39Z">
        <w:r>
          <w:rPr>
            <w:rStyle w:val="2fb"/>
            <w:rtl/>
          </w:rPr>
          <w:t xml:space="preserve">ור"א</w:t>
        </w:r>
      </w:ins>
      <w:del w:id="90340" w:author="מנוע מכני" w:date="2026-10-11T12:04:39Z">
        <w:r>
          <w:rPr>
            <w:rtl/>
          </w:rPr>
          <w:delText xml:space="preserve">ורבי אליעזר</w:delText>
        </w:r>
      </w:del>
      <w:r>
        <w:rPr>
          <w:rtl/>
        </w:rPr>
        <w:t xml:space="preserve"> פוסל.</w:t>
      </w:r>
    </w:p>
    <w:p>
      <w:pPr>
        <w:pStyle w:val="38"/>
        <w:rPr>
          <w:ins w:id="99069" w:author="מנוע מכני" w:date="2026-10-11T12:04:39Z"/>
        </w:rPr>
      </w:pPr>
      <w:r>
        <w:t xml:space="preserve">ר"ש בן אלעזר:</w:t>
      </w:r>
    </w:p>
    <w:p w:rsidR="00DA63EC" w:rsidRDefault="00DA63EC" w:rsidP="00DA63EC">
      <w:pPr>
        <w:tabs>
          <w:tab w:val="left" w:pos="0"/>
          <w:tab w:val="center" w:pos="2835"/>
        </w:tabs>
        <w:rPr>
          <w:rtl/>
        </w:rPr>
      </w:pPr>
      <w:del w:id="99070" w:author="מנוע מכני" w:date="2026-10-11T12:04:39Z">
        <w:r>
          <w:rPr>
            <w:rtl/>
          </w:rPr>
          <w:delText xml:space="preserve"> </w:delText>
        </w:r>
      </w:del>
      <w:r>
        <w:rPr>
          <w:rtl/>
        </w:rPr>
        <w:t xml:space="preserve">כל שאין כשר להצניע ואין מצניעין כמוהו, הוכשר לזה והצניעו ובא אחר והוציאו - נתחייב זה במחשבה של זה.</w:t>
      </w:r>
    </w:p>
    <w:p w:rsidR="00DA63EC" w:rsidRDefault="00DA63EC" w:rsidP="00DA63EC">
      <w:pPr>
        <w:tabs>
          <w:tab w:val="left" w:pos="0"/>
          <w:tab w:val="center" w:pos="2835"/>
        </w:tabs>
        <w:rPr>
          <w:rtl/>
        </w:rPr>
      </w:pPr>
      <w:ins w:id="91211" w:author="מנוע מכני" w:date="2026-10-11T12:04:39Z">
        <w:r>
          <w:rPr>
            <w:rtl/>
          </w:rPr>
          <w:t xml:space="preserve">שניהם</w:t>
        </w:r>
      </w:ins>
      <w:del w:id="91212" w:author="מנוע מכני" w:date="2026-10-11T12:04:39Z">
        <w:r>
          <w:rPr>
            <w:rtl/>
          </w:rPr>
          <w:delText xml:space="preserve">תרוייהו</w:delText>
        </w:r>
      </w:del>
      <w:r>
        <w:rPr>
          <w:rtl/>
        </w:rPr>
        <w:t xml:space="preserve"> </w:t>
      </w:r>
      <w:ins w:id="92995" w:author="מנוע מכני" w:date="2026-10-11T12:04:39Z">
        <w:r>
          <w:rPr>
            <w:rtl/>
          </w:rPr>
          <w:t xml:space="preserve">יש</w:t>
        </w:r>
      </w:ins>
      <w:del w:id="92996" w:author="מנוע מכני" w:date="2026-10-11T12:04:39Z">
        <w:r>
          <w:rPr>
            <w:rtl/>
          </w:rPr>
          <w:delText xml:space="preserve">אית</w:delText>
        </w:r>
      </w:del>
      <w:r>
        <w:rPr>
          <w:rtl/>
        </w:rPr>
        <w:t xml:space="preserve"> </w:t>
      </w:r>
      <w:ins w:id="95449" w:author="מנוע מכני" w:date="2026-10-11T12:04:39Z">
        <w:r>
          <w:rPr>
            <w:rtl/>
          </w:rPr>
          <w:t xml:space="preserve">להם</w:t>
        </w:r>
      </w:ins>
      <w:del w:id="95450" w:author="מנוע מכני" w:date="2026-10-11T12:04:39Z">
        <w:r>
          <w:rPr>
            <w:rtl/>
          </w:rPr>
          <w:delText xml:space="preserve">להו</w:delText>
        </w:r>
      </w:del>
      <w:r>
        <w:rPr>
          <w:rtl/>
        </w:rPr>
        <w:t xml:space="preserve"> </w:t>
      </w:r>
      <w:r>
        <w:rPr>
          <w:rStyle w:val="2fb"/>
          <w:rtl/>
        </w:rPr>
        <w:t xml:space="preserve">דר</w:t>
      </w:r>
      <w:r>
        <w:rPr>
          <w:rStyle w:val="2fb"/>
          <w:rFonts w:hint="cs"/>
          <w:rtl/>
        </w:rPr>
        <w:t>אבר</w:t>
      </w:r>
      <w:r>
        <w:rPr>
          <w:rStyle w:val="2fb"/>
          <w:rtl/>
        </w:rPr>
        <w:t>"</w:t>
      </w:r>
      <w:r>
        <w:rPr>
          <w:rStyle w:val="2fb"/>
          <w:rFonts w:hint="cs"/>
          <w:rtl/>
        </w:rPr>
        <w:t xml:space="preserve">י</w:t>
      </w:r>
      <w:r>
        <w:rPr>
          <w:rFonts w:hint="cs"/>
          <w:rtl/>
        </w:rPr>
        <w:t xml:space="preserve"> </w:t>
      </w:r>
      <w:ins w:id="92993" w:author="מנוע מכני" w:date="2026-10-11T12:04:39Z">
        <w:r>
          <w:rPr>
            <w:rtl/>
          </w:rPr>
          <w:t xml:space="preserve">עכשיו</w:t>
        </w:r>
      </w:ins>
      <w:del w:id="92994" w:author="מנוע מכני" w:date="2026-10-11T12:04:39Z">
        <w:r>
          <w:rPr>
            <w:rtl/>
          </w:rPr>
          <w:delText xml:space="preserve">השתא</w:delText>
        </w:r>
      </w:del>
      <w:r>
        <w:rPr>
          <w:rtl/>
        </w:rPr>
        <w:t xml:space="preserve"> בחוץ </w:t>
      </w:r>
      <w:ins w:id="91213" w:author="מנוע מכני" w:date="2026-10-11T12:04:39Z">
        <w:r>
          <w:rPr>
            <w:rtl/>
          </w:rPr>
          <w:t xml:space="preserve">אומרים</w:t>
        </w:r>
      </w:ins>
      <w:del w:id="91214" w:author="מנוע מכני" w:date="2026-10-11T12:04:39Z">
        <w:r>
          <w:rPr>
            <w:rtl/>
          </w:rPr>
          <w:delText xml:space="preserve">אמרינן</w:delText>
        </w:r>
      </w:del>
      <w:r>
        <w:rPr>
          <w:rtl/>
        </w:rPr>
        <w:t xml:space="preserve">, בפנים </w:t>
      </w:r>
      <w:ins w:id="97077" w:author="מנוע מכני" w:date="2026-10-11T12:04:39Z">
        <w:r>
          <w:rPr>
            <w:rtl/>
          </w:rPr>
          <w:t xml:space="preserve">צריכה</w:t>
        </w:r>
      </w:ins>
      <w:del w:id="97078" w:author="מנוע מכני" w:date="2026-10-11T12:04:39Z">
        <w:r>
          <w:rPr>
            <w:rtl/>
          </w:rPr>
          <w:delText xml:space="preserve">מיבעיא</w:delText>
        </w:r>
      </w:del>
      <w:r>
        <w:rPr>
          <w:rtl/>
        </w:rPr>
        <w:t xml:space="preserve">? </w:t>
      </w:r>
    </w:p>
    <w:p w:rsidR="00DA63EC" w:rsidRDefault="00DA63EC" w:rsidP="00DA63EC">
      <w:pPr>
        <w:tabs>
          <w:tab w:val="left" w:pos="0"/>
          <w:tab w:val="center" w:pos="2835"/>
        </w:tabs>
        <w:rPr>
          <w:rtl/>
        </w:rPr>
      </w:pPr>
      <w:r>
        <w:rPr>
          <w:rStyle w:val="2fb"/>
          <w:rFonts w:hint="cs"/>
          <w:rtl/>
        </w:rPr>
        <w:t>וראבר</w:t>
      </w:r>
      <w:r>
        <w:rPr>
          <w:rStyle w:val="2fb"/>
          <w:rtl/>
        </w:rPr>
        <w:t>"</w:t>
      </w:r>
      <w:r>
        <w:rPr>
          <w:rStyle w:val="2fb"/>
          <w:rFonts w:hint="cs"/>
          <w:rtl/>
        </w:rPr>
        <w:t xml:space="preserve">י</w:t>
      </w:r>
      <w:r>
        <w:rPr>
          <w:rFonts w:hint="cs"/>
          <w:rtl/>
        </w:rPr>
        <w:t xml:space="preserve"> </w:t>
      </w:r>
      <w:ins w:id="92999" w:author="מנוע מכני" w:date="2026-10-11T12:04:39Z">
        <w:r>
          <w:rPr>
            <w:rtl/>
          </w:rPr>
          <w:t xml:space="preserve">אין</w:t>
        </w:r>
      </w:ins>
      <w:del w:id="93000" w:author="מנוע מכני" w:date="2026-10-11T12:04:39Z">
        <w:r>
          <w:rPr>
            <w:rtl/>
          </w:rPr>
          <w:delText xml:space="preserve">לית</w:delText>
        </w:r>
      </w:del>
      <w:r>
        <w:rPr>
          <w:rtl/>
        </w:rPr>
        <w:t xml:space="preserve"> </w:t>
      </w:r>
      <w:ins w:id="95451" w:author="מנוע מכני" w:date="2026-10-11T12:04:39Z">
        <w:r>
          <w:rPr>
            <w:rtl/>
          </w:rPr>
          <w:t xml:space="preserve">להם</w:t>
        </w:r>
      </w:ins>
      <w:del w:id="95452" w:author="מנוע מכני" w:date="2026-10-11T12:04:39Z">
        <w:r>
          <w:rPr>
            <w:rtl/>
          </w:rPr>
          <w:delText xml:space="preserve">להו</w:delText>
        </w:r>
      </w:del>
      <w:r>
        <w:rPr>
          <w:rtl/>
        </w:rPr>
        <w:t xml:space="preserve"> </w:t>
      </w:r>
      <w:ins w:id="91215" w:author="מנוע מכני" w:date="2026-10-11T12:04:39Z">
        <w:r>
          <w:rPr>
            <w:rtl/>
          </w:rPr>
          <w:t xml:space="preserve">דשניהם</w:t>
        </w:r>
      </w:ins>
      <w:del w:id="91216" w:author="מנוע מכני" w:date="2026-10-11T12:04:39Z">
        <w:r>
          <w:rPr>
            <w:rtl/>
          </w:rPr>
          <w:delText xml:space="preserve">דתרוייהו</w:delText>
        </w:r>
      </w:del>
      <w:r>
        <w:rPr>
          <w:rtl/>
        </w:rPr>
        <w:t xml:space="preserve">, </w:t>
      </w:r>
      <w:ins w:id="92997" w:author="מנוע מכני" w:date="2026-10-11T12:04:39Z">
        <w:r>
          <w:rPr>
            <w:rtl/>
          </w:rPr>
          <w:t xml:space="preserve">שמא</w:t>
        </w:r>
      </w:ins>
      <w:del w:id="92998" w:author="מנוע מכני" w:date="2026-10-11T12:04:39Z">
        <w:r>
          <w:rPr>
            <w:rtl/>
          </w:rPr>
          <w:delText xml:space="preserve">דלמא</w:delText>
        </w:r>
      </w:del>
      <w:r>
        <w:rPr>
          <w:rtl/>
        </w:rPr>
        <w:t xml:space="preserve"> בפנים הוא </w:t>
      </w:r>
      <w:ins w:id="91217" w:author="מנוע מכני" w:date="2026-10-11T12:04:39Z">
        <w:r>
          <w:rPr>
            <w:rtl/>
          </w:rPr>
          <w:t xml:space="preserve">דאומרים</w:t>
        </w:r>
      </w:ins>
      <w:del w:id="91218" w:author="מנוע מכני" w:date="2026-10-11T12:04:39Z">
        <w:r>
          <w:rPr>
            <w:rtl/>
          </w:rPr>
          <w:delText xml:space="preserve">דאמרינן</w:delText>
        </w:r>
      </w:del>
      <w:r>
        <w:rPr>
          <w:rtl/>
        </w:rPr>
        <w:t xml:space="preserve">, בחוץ </w:t>
      </w:r>
      <w:r>
        <w:rPr>
          <w:rtl/>
        </w:rPr>
        <w:t xml:space="preserve">לא</w:t>
      </w:r>
      <w:r>
        <w:rPr>
          <w:rtl/>
        </w:rPr>
        <w:t xml:space="preserve"> </w:t>
      </w:r>
      <w:ins w:id="91219" w:author="מנוע מכני" w:date="2026-10-11T12:04:39Z">
        <w:r>
          <w:rPr>
            <w:rtl/>
          </w:rPr>
          <w:t xml:space="preserve">אומרים</w:t>
        </w:r>
      </w:ins>
      <w:del w:id="91220" w:author="מנוע מכני" w:date="2026-10-11T12:04:39Z">
        <w:r>
          <w:rPr>
            <w:rtl/>
          </w:rPr>
          <w:delText xml:space="preserve">אמרינן</w:delText>
        </w:r>
      </w:del>
      <w:r>
        <w:rPr>
          <w:rtl/>
        </w:rPr>
        <w:t xml:space="preserve">.</w:t>
      </w:r>
    </w:p>
    <w:p w:rsidR="00DA63EC" w:rsidRDefault="00DA63EC" w:rsidP="00DA63EC">
      <w:pPr>
        <w:tabs>
          <w:tab w:val="left" w:pos="0"/>
          <w:tab w:val="center" w:pos="2835"/>
        </w:tabs>
        <w:rPr>
          <w:rtl/>
        </w:rPr>
      </w:pPr>
      <w:r>
        <w:rPr>
          <w:rStyle w:val="2fb"/>
          <w:rtl/>
        </w:rPr>
        <w:t xml:space="preserve">ר"ש</w:t>
      </w:r>
      <w:r>
        <w:rPr>
          <w:rtl/>
        </w:rPr>
        <w:t xml:space="preserve"> בן אלעזר </w:t>
      </w:r>
      <w:ins w:id="93005" w:author="מנוע מכני" w:date="2026-10-11T12:04:39Z">
        <w:r>
          <w:rPr>
            <w:rtl/>
          </w:rPr>
          <w:t xml:space="preserve">יש</w:t>
        </w:r>
      </w:ins>
      <w:del w:id="93006" w:author="מנוע מכני" w:date="2026-10-11T12:04:39Z">
        <w:r>
          <w:rPr>
            <w:rtl/>
          </w:rPr>
          <w:delText xml:space="preserve">אית</w:delText>
        </w:r>
      </w:del>
      <w:r>
        <w:rPr>
          <w:rtl/>
        </w:rPr>
        <w:t xml:space="preserve"> </w:t>
      </w:r>
      <w:ins w:id="93003" w:author="מנוע מכני" w:date="2026-10-11T12:04:39Z">
        <w:r>
          <w:rPr>
            <w:rtl/>
          </w:rPr>
          <w:t xml:space="preserve">לו</w:t>
        </w:r>
      </w:ins>
      <w:del w:id="93004" w:author="מנוע מכני" w:date="2026-10-11T12:04:39Z">
        <w:r>
          <w:rPr>
            <w:rtl/>
          </w:rPr>
          <w:delText xml:space="preserve">ליה</w:delText>
        </w:r>
      </w:del>
      <w:r>
        <w:rPr>
          <w:rtl/>
        </w:rPr>
        <w:t xml:space="preserve"> </w:t>
      </w:r>
      <w:r>
        <w:rPr>
          <w:rStyle w:val="2fb"/>
          <w:rtl/>
        </w:rPr>
        <w:t xml:space="preserve">דר"</w:t>
      </w:r>
      <w:r>
        <w:rPr>
          <w:rStyle w:val="2fb"/>
          <w:rFonts w:hint="cs"/>
          <w:rtl/>
        </w:rPr>
        <w:t>א</w:t>
      </w:r>
      <w:r>
        <w:rPr>
          <w:rtl/>
        </w:rPr>
        <w:t xml:space="preserve">, </w:t>
      </w:r>
      <w:ins w:id="93001" w:author="מנוע מכני" w:date="2026-10-11T12:04:39Z">
        <w:r>
          <w:rPr>
            <w:rtl/>
          </w:rPr>
          <w:t xml:space="preserve">עכשיו</w:t>
        </w:r>
      </w:ins>
      <w:del w:id="93002" w:author="מנוע מכני" w:date="2026-10-11T12:04:39Z">
        <w:r>
          <w:rPr>
            <w:rtl/>
          </w:rPr>
          <w:delText xml:space="preserve">השתא</w:delText>
        </w:r>
      </w:del>
      <w:r>
        <w:rPr>
          <w:rtl/>
        </w:rPr>
        <w:t xml:space="preserve"> בשבת </w:t>
      </w:r>
      <w:ins w:id="91221" w:author="מנוע מכני" w:date="2026-10-11T12:04:39Z">
        <w:r>
          <w:rPr>
            <w:rtl/>
          </w:rPr>
          <w:t xml:space="preserve">אומרים</w:t>
        </w:r>
      </w:ins>
      <w:del w:id="91222" w:author="מנוע מכני" w:date="2026-10-11T12:04:39Z">
        <w:r>
          <w:rPr>
            <w:rtl/>
          </w:rPr>
          <w:delText xml:space="preserve">אמרינן</w:delText>
        </w:r>
      </w:del>
      <w:r>
        <w:rPr>
          <w:rtl/>
        </w:rPr>
        <w:t xml:space="preserve">, בע"ז </w:t>
      </w:r>
      <w:ins w:id="97079" w:author="מנוע מכני" w:date="2026-10-11T12:04:39Z">
        <w:r>
          <w:rPr>
            <w:rtl/>
          </w:rPr>
          <w:t xml:space="preserve">צריכה</w:t>
        </w:r>
      </w:ins>
      <w:del w:id="97080" w:author="מנוע מכני" w:date="2026-10-11T12:04:39Z">
        <w:r>
          <w:rPr>
            <w:rtl/>
          </w:rPr>
          <w:delText xml:space="preserve">מיבעיא</w:delText>
        </w:r>
      </w:del>
      <w:r>
        <w:rPr>
          <w:rtl/>
        </w:rPr>
        <w:t xml:space="preserve">? </w:t>
      </w:r>
    </w:p>
    <w:p w:rsidR="00DA63EC" w:rsidRDefault="00DA63EC" w:rsidP="00DA63EC">
      <w:pPr>
        <w:tabs>
          <w:tab w:val="left" w:pos="0"/>
          <w:tab w:val="center" w:pos="2835"/>
        </w:tabs>
        <w:rPr>
          <w:rtl/>
        </w:rPr>
      </w:pPr>
      <w:r>
        <w:rPr>
          <w:rStyle w:val="2fb"/>
          <w:rFonts w:hint="cs"/>
          <w:rtl/>
        </w:rPr>
        <w:t>ר</w:t>
      </w:r>
      <w:r>
        <w:rPr>
          <w:rStyle w:val="2fb"/>
          <w:rtl/>
        </w:rPr>
        <w:t>"</w:t>
      </w:r>
      <w:r>
        <w:rPr>
          <w:rStyle w:val="2fb"/>
          <w:rFonts w:hint="cs"/>
          <w:rtl/>
        </w:rPr>
        <w:t xml:space="preserve">א</w:t>
      </w:r>
      <w:r>
        <w:rPr>
          <w:rFonts w:hint="cs"/>
          <w:rtl/>
        </w:rPr>
        <w:t xml:space="preserve"> </w:t>
      </w:r>
      <w:ins w:id="93011" w:author="מנוע מכני" w:date="2026-10-11T12:04:39Z">
        <w:r>
          <w:rPr>
            <w:rFonts w:hint="cs"/>
            <w:rtl/>
          </w:rPr>
          <w:t xml:space="preserve">אין</w:t>
        </w:r>
      </w:ins>
      <w:del w:id="93012" w:author="מנוע מכני" w:date="2026-10-11T12:04:39Z">
        <w:r>
          <w:rPr>
            <w:rFonts w:hint="cs"/>
            <w:rtl/>
          </w:rPr>
          <w:delText xml:space="preserve">לית</w:delText>
        </w:r>
      </w:del>
      <w:r>
        <w:rPr>
          <w:rFonts w:hint="cs"/>
          <w:rtl/>
        </w:rPr>
        <w:t xml:space="preserve"> </w:t>
      </w:r>
      <w:ins w:id="93009" w:author="מנוע מכני" w:date="2026-10-11T12:04:39Z">
        <w:r>
          <w:rPr>
            <w:rFonts w:hint="cs"/>
            <w:rtl/>
          </w:rPr>
          <w:t xml:space="preserve">לו</w:t>
        </w:r>
      </w:ins>
      <w:del w:id="93010" w:author="מנוע מכני" w:date="2026-10-11T12:04:39Z">
        <w:r>
          <w:rPr>
            <w:rFonts w:hint="cs"/>
            <w:rtl/>
          </w:rPr>
          <w:delText xml:space="preserve">ליה</w:delText>
        </w:r>
      </w:del>
      <w:r>
        <w:rPr>
          <w:rFonts w:hint="cs"/>
          <w:rtl/>
        </w:rPr>
        <w:t xml:space="preserve"> </w:t>
      </w:r>
      <w:r>
        <w:rPr>
          <w:rStyle w:val="2fb"/>
          <w:rFonts w:hint="cs"/>
          <w:rtl/>
        </w:rPr>
        <w:t xml:space="preserve">דרשב</w:t>
      </w:r>
      <w:r>
        <w:rPr>
          <w:rStyle w:val="2fb"/>
          <w:rtl/>
        </w:rPr>
        <w:t>"</w:t>
      </w:r>
      <w:r>
        <w:rPr>
          <w:rStyle w:val="2fb"/>
          <w:rFonts w:hint="cs"/>
          <w:rtl/>
        </w:rPr>
        <w:t>א</w:t>
      </w:r>
      <w:r>
        <w:rPr>
          <w:rtl/>
        </w:rPr>
        <w:t xml:space="preserve"> </w:t>
      </w:r>
      <w:ins w:id="93007" w:author="מנוע מכני" w:date="2026-10-11T12:04:39Z">
        <w:r>
          <w:rPr>
            <w:rtl/>
          </w:rPr>
          <w:t xml:space="preserve">שמא</w:t>
        </w:r>
      </w:ins>
      <w:del w:id="93008" w:author="מנוע מכני" w:date="2026-10-11T12:04:39Z">
        <w:r>
          <w:rPr>
            <w:rtl/>
          </w:rPr>
          <w:delText xml:space="preserve">דלמא</w:delText>
        </w:r>
      </w:del>
      <w:r>
        <w:rPr>
          <w:rtl/>
        </w:rPr>
        <w:t xml:space="preserve"> בע"ז הוא דאמרת כעין בפנים, אבל שבת - מלאכת מחשבת אסרה תורה.</w:t>
      </w:r>
    </w:p>
    <w:p w:rsidR="00DA63EC" w:rsidRDefault="00DA63EC" w:rsidP="00DA63EC">
      <w:pPr>
        <w:pStyle w:val="Hadran"/>
        <w:tabs>
          <w:tab w:val="left" w:pos="0"/>
          <w:tab w:val="center" w:pos="2835"/>
        </w:tabs>
        <w:rPr>
          <w:rtl/>
        </w:rPr>
        <w:pPrChange w:id="104007" w:author="Claude" w:date="2026-10-11T09:08:09Z">
          <w:pPr>
            <w:tabs>
              <w:tab w:val="left" w:pos="0"/>
              <w:tab w:val="center" w:pos="2835"/>
            </w:tabs>
            <w:rPr>
              <w:rtl/>
            </w:rPr>
          </w:pPr>
        </w:pPrChange>
      </w:pPr>
      <w:r>
        <w:rPr>
          <w:rtl/>
        </w:rPr>
        <w:t xml:space="preserve">הדרן עלך בית </w:t>
      </w:r>
      <w:ins w:id="93013" w:author="מנוע מכני" w:date="2026-10-11T12:04:39Z">
        <w:r>
          <w:rPr>
            <w:rtl/>
          </w:rPr>
          <w:t xml:space="preserve">שמה</w:t>
        </w:r>
      </w:ins>
      <w:del w:id="93014" w:author="מנוע מכני" w:date="2026-10-11T12:04:39Z">
        <w:r>
          <w:rPr>
            <w:rtl/>
          </w:rPr>
          <w:delText xml:space="preserve">שמאי</w:delText>
        </w:r>
      </w:del>
      <w:r>
        <w:rPr>
          <w:rtl/>
        </w:rPr>
        <w:t xml:space="preserve">.</w:t>
      </w:r>
    </w:p>
    <w:p w:rsidR="003B6D22" w:rsidRDefault="003B6D22">
      <w:r>
        <w:br w:type="page"/>
      </w:r>
    </w:p>
    <w:p w:rsidR="00DA63EC" w:rsidRDefault="00DA63EC" w:rsidP="00DA63EC">
      <w:pPr>
        <w:pStyle w:val="afff6"/>
        <w:framePr w:wrap="around"/>
        <w:rPr>
          <w:del w:id="102943" w:author="Claude" w:date="2026-10-11T09:07:44Z"/>
          <w:rtl/>
        </w:rPr>
      </w:pPr>
      <w:del w:id="102942" w:author="Claude" w:date="2026-10-11T09:07:44Z">
        <w:r>
          <w:rPr>
            <w:rFonts w:hint="cs"/>
            <w:rtl/>
          </w:rPr>
          <w:lastRenderedPageBreak/>
          <w:delText xml:space="preserve">פרק חמישי </w:delText>
        </w:r>
      </w:del>
    </w:p>
    <w:p w:rsidR="00DA63EC" w:rsidRDefault="00DA63EC" w:rsidP="00DA63EC">
      <w:pPr>
        <w:pStyle w:val="afff7"/>
        <w:framePr w:wrap="around"/>
        <w:rPr>
          <w:del w:id="102945" w:author="Claude" w:date="2026-10-11T09:07:44Z"/>
          <w:rtl/>
        </w:rPr>
      </w:pPr>
      <w:del w:id="102944" w:author="Claude" w:date="2026-10-11T09:07:44Z">
        <w:r>
          <w:rPr>
            <w:rFonts w:hint="cs"/>
            <w:rtl/>
          </w:rPr>
          <w:delText xml:space="preserve">איזהו מקומן </w:delText>
        </w:r>
      </w:del>
    </w:p>
    <w:p>
      <w:pPr>
        <w:pStyle w:val="PetichatPerek"/>
        <w:rPr>
          <w:ins w:id="102941" w:author="Claude" w:date="2026-10-11T09:07:44Z"/>
        </w:rPr>
      </w:pPr>
      <w:ins w:id="102940" w:author="Claude" w:date="2026-10-11T09:07:44Z">
        <w:r>
          <w:rPr>
            <w:rFonts w:hint="cs"/>
            <w:rtl/>
          </w:rPr>
          <w:t xml:space="preserve">פרק חמישי</w:t>
        </w:r>
        <w:r>
          <w:rPr>
            <w:rFonts w:hint="cs"/>
            <w:rtl/>
          </w:rPr>
          <w:t xml:space="preserve"> - </w:t>
        </w:r>
        <w:r>
          <w:rPr>
            <w:rFonts w:hint="cs"/>
            <w:rtl/>
          </w:rPr>
          <w:t xml:space="preserve">איזהו מקומן</w:t>
        </w:r>
      </w:ins>
    </w:p>
    <w:p>
      <w:pPr>
        <w:pStyle w:val="MishnaBatzad"/>
        <w:rPr>
          <w:ins w:id="20350" w:author="קלוד" w:date="2026-10-11T09:07:24Z"/>
        </w:rPr>
      </w:pPr>
      <w:ins w:id="20349" w:author="קלוד" w:date="2026-10-11T09:07:24Z">
        <w:r>
          <w:t xml:space="preserve">משנה א</w:t>
        </w:r>
      </w:ins>
    </w:p>
    <w:p w:rsidR="00DA63EC" w:rsidRPr="000A334C" w:rsidRDefault="00DA63EC" w:rsidP="003B6D22">
      <w:pPr>
        <w:pStyle w:val="afff9"/>
        <w:rPr>
          <w:del w:id="20212" w:author="קלוד" w:date="2026-10-11T09:07:24Z"/>
          <w:rtl/>
        </w:rPr>
      </w:pPr>
      <w:del w:id="20211" w:author="קלוד" w:date="2026-10-11T09:07:24Z">
        <w:r w:rsidRPr="000A334C">
          <w:rPr>
            <w:rtl/>
          </w:rPr>
          <w:delText xml:space="preserve">מתני'.</w:delText>
        </w:r>
      </w:del>
    </w:p>
    <w:p w:rsidR="00DA63EC" w:rsidRPr="000A334C" w:rsidRDefault="00DA63EC" w:rsidP="003B6D22">
      <w:pPr>
        <w:pStyle w:val="afff9"/>
        <w:spacing w:before="120"/>
        <w:rPr>
          <w:rtl/>
        </w:rPr>
        <w:pPrChange w:id="90017" w:author="קלוד" w:date="2026-10-11T12:09:42Z">
          <w:pPr>
            <w:pStyle w:val="afff9"/>
          </w:pPr>
        </w:pPrChange>
      </w:pPr>
      <w:r w:rsidRPr="000A334C">
        <w:rPr>
          <w:rtl/>
        </w:rPr>
        <w:t>איזהו מקומן של זבחים? קדשי קדשים שחיטתן בצפון.</w:t>
      </w:r>
    </w:p>
    <w:p w:rsidR="00DA63EC" w:rsidRPr="000A334C" w:rsidRDefault="00DA63EC" w:rsidP="003B6D22">
      <w:pPr>
        <w:pStyle w:val="afff9"/>
        <w:rPr>
          <w:rtl/>
        </w:rPr>
      </w:pPr>
      <w:r w:rsidRPr="000A334C">
        <w:rPr>
          <w:rtl/>
        </w:rPr>
        <w:t xml:space="preserve">פר ושעיר של יום הכיפורים שחיטתן בצפון, וקיבול דמן בכלי שרת בצפון, ודמן </w:t>
      </w:r>
      <w:r w:rsidRPr="00FE1B89">
        <w:rPr>
          <w:spacing w:val="-2"/>
          <w:rtl/>
        </w:rPr>
        <w:t>טעון הזיה על בין הבדים ועל הפרוכת ועל מזבח הזהב, מתנה אחת מהן מעכבת;</w:t>
      </w:r>
    </w:p>
    <w:p w:rsidR="00DA63EC" w:rsidRPr="000A334C" w:rsidRDefault="00DA63EC" w:rsidP="003B6D22">
      <w:pPr>
        <w:pStyle w:val="afff9"/>
        <w:rPr>
          <w:rtl/>
        </w:rPr>
      </w:pPr>
      <w:r w:rsidRPr="000A334C">
        <w:rPr>
          <w:rtl/>
        </w:rPr>
        <w:t>שירי הדם היה שופך על יסוד מערבי של מזבח החיצון, ואם לא נתן לא עכב.</w:t>
      </w:r>
    </w:p>
    <w:p w:rsidR="00DA63EC" w:rsidRPr="000A334C" w:rsidRDefault="00DA63EC" w:rsidP="003B6D22">
      <w:pPr>
        <w:pStyle w:val="afff9"/>
        <w:rPr>
          <w:rtl/>
        </w:rPr>
      </w:pPr>
      <w:r w:rsidRPr="000A334C">
        <w:rPr>
          <w:rtl/>
        </w:rPr>
        <w:t>פרים הנשרפים ושעירים הנשרפים שחיטתן בצפון, וקיבול דמן בכלי שרת בצפון, ודמן טעון הזיה על הפרוכת ועל מזבח הזהב, מתנה אחת מהן מעכבת;</w:t>
      </w:r>
    </w:p>
    <w:p w:rsidR="00DA63EC" w:rsidRDefault="00DA63EC" w:rsidP="00DA63EC">
      <w:pPr>
        <w:pStyle w:val="afff3"/>
        <w:framePr w:wrap="around"/>
        <w:rPr>
          <w:rtl/>
        </w:rPr>
      </w:pPr>
      <w:r>
        <w:rPr>
          <w:rFonts w:hint="cs"/>
          <w:rtl/>
        </w:rPr>
        <w:t>מז:</w:t>
      </w:r>
    </w:p>
    <w:p>
      <w:pPr>
        <w:pStyle w:val="MishnaBatzad"/>
        <w:rPr>
          <w:ins w:id="20352" w:author="קלוד" w:date="2026-10-11T09:07:24Z"/>
        </w:rPr>
      </w:pPr>
      <w:ins w:id="20351" w:author="קלוד" w:date="2026-10-11T09:07:24Z">
        <w:r>
          <w:t xml:space="preserve">משנה א</w:t>
        </w:r>
      </w:ins>
    </w:p>
    <w:p w:rsidR="00DA63EC" w:rsidRPr="000A334C" w:rsidRDefault="00DA63EC" w:rsidP="003B6D22">
      <w:pPr>
        <w:pStyle w:val="afff9"/>
        <w:rPr>
          <w:rtl/>
        </w:rPr>
      </w:pPr>
      <w:r w:rsidRPr="000A334C">
        <w:rPr>
          <w:rtl/>
        </w:rPr>
        <w:t>שירי הדם היה שופך על יסוד מערבי של מזבח החיצון, ואם לא נתן לא עיכב.</w:t>
      </w:r>
    </w:p>
    <w:p w:rsidR="00DA63EC" w:rsidRPr="000A334C" w:rsidRDefault="00DA63EC" w:rsidP="003B6D22">
      <w:pPr>
        <w:pStyle w:val="afff9"/>
        <w:rPr>
          <w:rtl/>
        </w:rPr>
      </w:pPr>
      <w:r w:rsidRPr="000A334C">
        <w:rPr>
          <w:rtl/>
        </w:rPr>
        <w:t>אלו ואלו נשרפין אבית הדשן.</w:t>
      </w:r>
    </w:p>
    <w:p w:rsidR="00DA63EC" w:rsidRDefault="00DA63EC" w:rsidP="00DA63EC">
      <w:pPr>
        <w:pStyle w:val="affffd"/>
        <w:rPr>
          <w:rtl/>
        </w:rPr>
      </w:pPr>
      <w:r>
        <w:rPr>
          <w:rtl/>
        </w:rPr>
        <w:t>׹</w:t>
      </w:r>
    </w:p>
    <w:p>
      <w:pPr>
        <w:pStyle w:val="afffff8"/>
        <w:rPr>
          <w:ins w:id="90437" w:author="קלוד" w:date="2026-10-11T12:29:36Z"/>
        </w:rPr>
      </w:pPr>
      <w:ins w:id="90438" w:author="קלוד" w:date="2026-10-11T12:29:36Z">
        <w:r>
          <w:rPr>
            <w:color w:val="7B3F00"/>
          </w:rPr>
          <w:t xml:space="preserve">אשם מצורע - קיבול דמו ביד ובכלי</w:t>
        </w:r>
      </w:ins>
    </w:p>
    <w:p w:rsidR="00DA63EC" w:rsidRPr="00FE1B89" w:rsidRDefault="00DA63EC" w:rsidP="00DA63EC">
      <w:pPr>
        <w:tabs>
          <w:tab w:val="left" w:pos="0"/>
          <w:tab w:val="center" w:pos="2835"/>
        </w:tabs>
        <w:rPr>
          <w:spacing w:val="-4"/>
          <w:rtl/>
        </w:rPr>
      </w:pPr>
      <w:r w:rsidRPr="00FE1B89">
        <w:rPr>
          <w:spacing w:val="-4"/>
          <w:rtl/>
        </w:rPr>
        <w:t xml:space="preserve">וניתני </w:t>
      </w:r>
      <w:ins w:id="91225" w:author="מנוע מכני" w:date="2026-10-11T12:04:39Z">
        <w:r>
          <w:rPr>
            <w:spacing w:val="-4"/>
            <w:rtl/>
          </w:rPr>
          <w:t xml:space="preserve">גם</w:t>
        </w:r>
      </w:ins>
      <w:del w:id="91226" w:author="מנוע מכני" w:date="2026-10-11T12:04:39Z">
        <w:r w:rsidRPr="00FE1B89">
          <w:rPr>
            <w:spacing w:val="-4"/>
            <w:rtl/>
          </w:rPr>
          <w:delText xml:space="preserve">נמי</w:delText>
        </w:r>
      </w:del>
      <w:r w:rsidRPr="00FE1B89">
        <w:rPr>
          <w:spacing w:val="-4"/>
          <w:rtl/>
        </w:rPr>
        <w:t xml:space="preserve">: וקיבול דמן בכלי שרת בצפון! כיון </w:t>
      </w:r>
      <w:ins w:id="91223" w:author="מנוע מכני" w:date="2026-10-11T12:04:39Z">
        <w:r>
          <w:rPr>
            <w:spacing w:val="-4"/>
            <w:rtl/>
          </w:rPr>
          <w:t xml:space="preserve">דיש</w:t>
        </w:r>
      </w:ins>
      <w:del w:id="91224" w:author="מנוע מכני" w:date="2026-10-11T12:04:39Z">
        <w:r w:rsidRPr="00FE1B89">
          <w:rPr>
            <w:spacing w:val="-4"/>
            <w:rtl/>
          </w:rPr>
          <w:delText xml:space="preserve">דאיכא</w:delText>
        </w:r>
      </w:del>
      <w:r w:rsidRPr="00FE1B89">
        <w:rPr>
          <w:spacing w:val="-4"/>
          <w:rtl/>
        </w:rPr>
        <w:t xml:space="preserve"> אשם מצורע דקיבול דמו ביד הוא, שייריה.</w:t>
      </w:r>
    </w:p>
    <w:p>
      <w:pPr>
        <w:pStyle w:val="38"/>
        <w:rPr>
          <w:ins w:id="99071" w:author="מנוע מכני" w:date="2026-10-11T12:04:39Z"/>
        </w:rPr>
      </w:pPr>
      <w:r>
        <w:t>והא ד</w:t>
      </w:r>
      <w:r>
        <w:t xml:space="preserve">קתני לקמן:</w:t>
      </w:r>
    </w:p>
    <w:p w:rsidR="00DA63EC" w:rsidRDefault="00DA63EC" w:rsidP="00DA63EC">
      <w:pPr>
        <w:tabs>
          <w:tab w:val="left" w:pos="0"/>
          <w:tab w:val="center" w:pos="2835"/>
        </w:tabs>
        <w:rPr>
          <w:rtl/>
        </w:rPr>
      </w:pPr>
      <w:del w:id="99072" w:author="מנוע מכני" w:date="2026-10-11T12:04:39Z">
        <w:r>
          <w:rPr>
            <w:rtl/>
          </w:rPr>
          <w:delText xml:space="preserve"> </w:delText>
        </w:r>
      </w:del>
      <w:r>
        <w:rPr>
          <w:rtl/>
        </w:rPr>
        <w:t xml:space="preserve">אשם נזיר ואשם מצורע - שחיטתן בצפון, וקבול דמן בכלי שרת בצפון! </w:t>
      </w:r>
    </w:p>
    <w:p w:rsidR="00DA63EC" w:rsidRDefault="00DA63EC" w:rsidP="00DA63EC">
      <w:pPr>
        <w:pStyle w:val="affffb"/>
        <w:rPr>
          <w:rtl/>
        </w:rPr>
      </w:pPr>
      <w:r>
        <w:rPr>
          <w:rtl/>
        </w:rPr>
        <w:t xml:space="preserve">- </w:t>
      </w:r>
      <w:ins w:id="97081" w:author="מנוע מכני" w:date="2026-10-11T12:04:39Z">
        <w:r>
          <w:rPr>
            <w:rtl/>
          </w:rPr>
          <w:t xml:space="preserve">מתחילה</w:t>
        </w:r>
      </w:ins>
      <w:del w:id="97082" w:author="מנוע מכני" w:date="2026-10-11T12:04:39Z">
        <w:r>
          <w:rPr>
            <w:rtl/>
          </w:rPr>
          <w:delText xml:space="preserve">מעיקרא</w:delText>
        </w:r>
      </w:del>
      <w:r>
        <w:rPr>
          <w:rtl/>
        </w:rPr>
        <w:t xml:space="preserve"> סבר: קיבול דמו ביד הוא, שייריה, וכיון דלא סגי </w:t>
      </w:r>
      <w:ins w:id="93015" w:author="מנוע מכני" w:date="2026-10-11T12:04:39Z">
        <w:r>
          <w:rPr>
            <w:rtl/>
          </w:rPr>
          <w:t xml:space="preserve">לו</w:t>
        </w:r>
      </w:ins>
      <w:del w:id="93016" w:author="מנוע מכני" w:date="2026-10-11T12:04:39Z">
        <w:r>
          <w:rPr>
            <w:rtl/>
          </w:rPr>
          <w:delText xml:space="preserve">ליה</w:delText>
        </w:r>
      </w:del>
      <w:r>
        <w:rPr>
          <w:rtl/>
        </w:rPr>
        <w:t xml:space="preserve"> אלא בכלי הדר תנייה</w:t>
      </w:r>
      <w:ins w:id="94559" w:author="מנוע מכני" w:date="2026-10-11T12:04:39Z">
        <w:r>
          <w:rPr>
            <w:rtl/>
          </w:rPr>
          <w:t xml:space="preserve">,</w:t>
        </w:r>
      </w:ins>
      <w:del w:id="94560" w:author="מנוע מכני" w:date="2026-10-11T12:04:39Z">
        <w:r>
          <w:rPr>
            <w:rtl/>
          </w:rPr>
          <w:delText xml:space="preserve">;</w:delText>
        </w:r>
      </w:del>
    </w:p>
    <w:p>
      <w:pPr>
        <w:pStyle w:val="38"/>
        <w:rPr>
          <w:ins w:id="99073" w:author="מנוע מכני" w:date="2026-10-11T12:04:39Z"/>
        </w:rPr>
      </w:pPr>
      <w:r>
        <w:t xml:space="preserve">דתניא</w:t>
      </w:r>
      <w:r>
        <w:t xml:space="preserve">:</w:t>
      </w:r>
    </w:p>
    <w:p w:rsidR="00DA63EC" w:rsidRDefault="00DA63EC" w:rsidP="00DA63EC">
      <w:pPr>
        <w:tabs>
          <w:tab w:val="left" w:pos="0"/>
          <w:tab w:val="center" w:pos="2835"/>
        </w:tabs>
        <w:rPr>
          <w:rtl/>
        </w:rPr>
      </w:pPr>
      <w:del w:id="99074" w:author="מנוע מכני" w:date="2026-10-11T12:04:39Z">
        <w:r w:rsidRPr="00464129">
          <w:rPr>
            <w:rStyle w:val="afffff0"/>
            <w:rtl/>
          </w:rPr>
          <w:delText xml:space="preserve"> </w:delText>
        </w:r>
      </w:del>
      <w:r w:rsidRPr="00464129">
        <w:rPr>
          <w:rStyle w:val="afffff0"/>
          <w:rFonts w:hint="cs"/>
          <w:rtl/>
        </w:rPr>
        <w:t>'</w:t>
      </w:r>
      <w:ins w:id="90715" w:author="Claude - סמנטי" w:date="2026-10-11T12:26:16Z">
        <w:r>
          <w:rPr>
            <w:rStyle w:val="afffff0"/>
            <w:rtl/>
          </w:rPr>
          <w:t xml:space="preserve">וְלָקַח</w:t>
        </w:r>
      </w:ins>
      <w:del w:id="90716" w:author="Claude - סמנטי" w:date="2026-10-11T12:26:16Z">
        <w:r w:rsidRPr="00464129">
          <w:rPr>
            <w:rStyle w:val="afffff0"/>
            <w:rtl/>
          </w:rPr>
          <w:delText xml:space="preserve">ולקח</w:delText>
        </w:r>
      </w:del>
      <w:r w:rsidRPr="00464129">
        <w:rPr>
          <w:rStyle w:val="afffff0"/>
          <w:rFonts w:hint="cs"/>
          <w:rtl/>
        </w:rPr>
        <w:t xml:space="preserve">' </w:t>
      </w:r>
      <w:r w:rsidRPr="003017EE">
        <w:rPr>
          <w:rStyle w:val="afffff0"/>
          <w:rFonts w:hint="cs"/>
          <w:rtl/>
        </w:rPr>
        <w:t>'</w:t>
      </w:r>
      <w:ins w:id="90713" w:author="Claude - סמנטי" w:date="2026-10-11T12:26:16Z">
        <w:r>
          <w:rPr>
            <w:rStyle w:val="afffff0"/>
            <w:rtl/>
          </w:rPr>
          <w:t xml:space="preserve">וְנָתַן</w:t>
        </w:r>
      </w:ins>
      <w:del w:id="90714" w:author="Claude - סמנטי" w:date="2026-10-11T12:26:16Z">
        <w:r w:rsidRPr="003017EE">
          <w:rPr>
            <w:rStyle w:val="afffff0"/>
            <w:rtl/>
          </w:rPr>
          <w:delText xml:space="preserve">ונתן</w:delText>
        </w:r>
      </w:del>
      <w:r w:rsidRPr="003017EE">
        <w:rPr>
          <w:rStyle w:val="afffff0"/>
          <w:rFonts w:hint="cs"/>
          <w:rtl/>
        </w:rPr>
        <w:t>'</w:t>
      </w:r>
      <w:r w:rsidRPr="003017EE">
        <w:rPr>
          <w:rStyle w:val="afffff0"/>
          <w:rtl/>
        </w:rPr>
        <w:t>,</w:t>
      </w:r>
      <w:r>
        <w:rPr>
          <w:rtl/>
        </w:rPr>
        <w:t xml:space="preserve"> מה נתינה בעצמו של כהן, אף לקיחה בעצמו של כהן</w:t>
      </w:r>
      <w:r>
        <w:rPr>
          <w:rFonts w:hint="cs"/>
          <w:rtl/>
        </w:rPr>
        <w:t>[ולא בכלי]</w:t>
      </w:r>
      <w:ins w:id="94561" w:author="מנוע מכני" w:date="2026-10-11T12:04:39Z">
        <w:r>
          <w:rPr>
            <w:rtl/>
          </w:rPr>
          <w:t xml:space="preserve">,</w:t>
        </w:r>
      </w:ins>
      <w:del w:id="94562" w:author="מנוע מכני" w:date="2026-10-11T12:04:39Z">
        <w:r>
          <w:rPr>
            <w:rtl/>
          </w:rPr>
          <w:delText xml:space="preserve">;</w:delText>
        </w:r>
      </w:del>
    </w:p>
    <w:p w:rsidR="00DA63EC" w:rsidRDefault="00DA63EC" w:rsidP="00DA63EC">
      <w:pPr>
        <w:tabs>
          <w:tab w:val="left" w:pos="0"/>
          <w:tab w:val="center" w:pos="2835"/>
        </w:tabs>
        <w:rPr>
          <w:rtl/>
        </w:rPr>
      </w:pPr>
      <w:r>
        <w:rPr>
          <w:rtl/>
        </w:rPr>
        <w:tab/>
      </w:r>
      <w:r w:rsidRPr="003017EE">
        <w:rPr>
          <w:rStyle w:val="afffff0"/>
          <w:rFonts w:hint="cs"/>
          <w:rtl/>
        </w:rPr>
        <w:t>'</w:t>
      </w:r>
      <w:ins w:id="90717" w:author="Claude - סמנטי" w:date="2026-10-11T12:26:16Z">
        <w:r>
          <w:rPr>
            <w:rStyle w:val="afffff0"/>
            <w:rtl/>
          </w:rPr>
          <w:t xml:space="preserve">כִּי כַּחַטָּאת הָאָשָׁם הוּא</w:t>
        </w:r>
      </w:ins>
      <w:del w:id="90718" w:author="Claude - סמנטי" w:date="2026-10-11T12:26:16Z">
        <w:r w:rsidRPr="003017EE">
          <w:rPr>
            <w:rStyle w:val="afffff0"/>
            <w:rtl/>
          </w:rPr>
          <w:delText xml:space="preserve">כי כחטאת האשם הוא</w:delText>
        </w:r>
      </w:del>
      <w:r w:rsidRPr="003017EE">
        <w:rPr>
          <w:rStyle w:val="afffff0"/>
          <w:rFonts w:hint="cs"/>
          <w:rtl/>
        </w:rPr>
        <w:t>'</w:t>
      </w:r>
      <w:r w:rsidRPr="003017EE">
        <w:rPr>
          <w:rStyle w:val="afffff0"/>
          <w:rtl/>
        </w:rPr>
        <w:t>,</w:t>
      </w:r>
      <w:r>
        <w:rPr>
          <w:rtl/>
        </w:rPr>
        <w:t xml:space="preserve"> מה חטאת טעונה כלי, אף אשם טעון כלי</w:t>
      </w:r>
      <w:ins w:id="94563" w:author="מנוע מכני" w:date="2026-10-11T12:04:39Z">
        <w:r>
          <w:rPr>
            <w:rtl/>
          </w:rPr>
          <w:t xml:space="preserve">,</w:t>
        </w:r>
      </w:ins>
      <w:del w:id="94564" w:author="מנוע מכני" w:date="2026-10-11T12:04:39Z">
        <w:r>
          <w:rPr>
            <w:rtl/>
          </w:rPr>
          <w:delText xml:space="preserve">;</w:delText>
        </w:r>
      </w:del>
    </w:p>
    <w:p w:rsidR="00DA63EC" w:rsidRDefault="00DA63EC" w:rsidP="00DA63EC">
      <w:pPr>
        <w:tabs>
          <w:tab w:val="left" w:pos="0"/>
          <w:tab w:val="center" w:pos="2835"/>
        </w:tabs>
        <w:rPr>
          <w:rtl/>
        </w:rPr>
      </w:pPr>
      <w:r>
        <w:rPr>
          <w:rtl/>
        </w:rPr>
        <w:tab/>
        <w:t>נמצאת אתה אומר: אשם מצורע שני כהנים מקבלין את דמו, אחד ביד ואחד בכלי, זה שקיבלו בכלי בא לו אצל מזבח, וזה שקיבלו ביד בא לו אצל מצורע.</w:t>
      </w:r>
    </w:p>
    <w:p w:rsidR="00DA63EC" w:rsidRDefault="00DA63EC" w:rsidP="00DA63EC">
      <w:pPr>
        <w:pStyle w:val="affffd"/>
        <w:rPr>
          <w:del w:id="90048" w:author="מנוע עיצוב" w:date="2026-10-11T12:09:26Z"/>
          <w:rtl/>
        </w:rPr>
      </w:pPr>
      <w:del w:id="90047" w:author="מנוע עיצוב" w:date="2026-10-11T12:09:26Z">
        <w:r>
          <w:rPr>
            <w:rtl/>
          </w:rPr>
          <w:delText xml:space="preserve">׹</w:delText>
        </w:r>
      </w:del>
    </w:p>
    <w:p w:rsidR="00DA63EC" w:rsidRDefault="00DA63EC" w:rsidP="00DA63EC">
      <w:pPr>
        <w:pStyle w:val="afff3"/>
        <w:framePr w:wrap="around"/>
        <w:rPr>
          <w:rtl/>
        </w:rPr>
      </w:pPr>
      <w:r>
        <w:rPr>
          <w:rFonts w:hint="cs"/>
          <w:rtl/>
        </w:rPr>
        <w:t>מח.</w:t>
      </w:r>
    </w:p>
    <w:p w:rsidR="00DA63EC" w:rsidRDefault="00DA63EC" w:rsidP="00DA63EC">
      <w:pPr>
        <w:pStyle w:val="affff1"/>
        <w:ind w:end="0"/>
        <w:rPr>
          <w:rtl/>
        </w:rPr>
        <w:pPrChange w:id="20088" w:author="קלוד" w:date="2026-10-11T09:07:24Z">
          <w:pPr>
            <w:pStyle w:val="affff1"/>
            <w:rPr>
              <w:rtl/>
            </w:rPr>
          </w:pPr>
        </w:pPrChange>
      </w:pPr>
      <w:ins w:id="9826" w:author="מספור קטעי משנה" w:date="2026-10-11T09:35:09Z">
        <w:r>
          <w:rPr>
            <w:rStyle w:val="MisparKeta"/>
          </w:rPr>
          <w:t xml:space="preserve">א. </w:t>
        </w:r>
      </w:ins>
      <w:r>
        <w:rPr>
          <w:rtl/>
        </w:rPr>
        <w:t>פר ושעיר של יום הכיפורים כו'.</w:t>
      </w:r>
    </w:p>
    <w:p w:rsidR="00DA63EC" w:rsidRDefault="00DA63EC" w:rsidP="00DA63EC">
      <w:pPr>
        <w:tabs>
          <w:tab w:val="left" w:pos="0"/>
          <w:tab w:val="center" w:pos="2835"/>
        </w:tabs>
        <w:rPr>
          <w:rtl/>
        </w:rPr>
      </w:pPr>
      <w:r>
        <w:rPr>
          <w:rFonts w:hint="cs"/>
          <w:rtl/>
        </w:rPr>
        <w:t>אפי' ד</w:t>
      </w:r>
      <w:r>
        <w:rPr>
          <w:rtl/>
        </w:rPr>
        <w:t xml:space="preserve">צפון בעולה כתיב, חטאת איידי דאתי מדרשא חביבא </w:t>
      </w:r>
      <w:ins w:id="93017" w:author="מנוע מכני" w:date="2026-10-11T12:04:39Z">
        <w:r>
          <w:rPr>
            <w:rtl/>
          </w:rPr>
          <w:t xml:space="preserve">לו</w:t>
        </w:r>
      </w:ins>
      <w:del w:id="93018" w:author="מנוע מכני" w:date="2026-10-11T12:04:39Z">
        <w:r>
          <w:rPr>
            <w:rtl/>
          </w:rPr>
          <w:delText xml:space="preserve">ליה</w:delText>
        </w:r>
      </w:del>
      <w:r>
        <w:rPr>
          <w:rtl/>
        </w:rPr>
        <w:t xml:space="preserve">.</w:t>
      </w:r>
    </w:p>
    <w:p w:rsidR="00DA63EC" w:rsidRDefault="00DA63EC" w:rsidP="00DA63EC">
      <w:pPr>
        <w:tabs>
          <w:tab w:val="left" w:pos="0"/>
          <w:tab w:val="center" w:pos="2835"/>
        </w:tabs>
        <w:rPr>
          <w:rtl/>
        </w:rPr>
      </w:pPr>
      <w:r>
        <w:rPr>
          <w:rFonts w:hint="cs"/>
          <w:rtl/>
        </w:rPr>
        <w:t xml:space="preserve">ולא תני</w:t>
      </w:r>
      <w:ins w:id="94565" w:author="מנוע מכני" w:date="2026-10-11T12:04:39Z">
        <w:r>
          <w:rPr>
            <w:rFonts w:hint="cs"/>
            <w:rtl/>
          </w:rPr>
          <w:t xml:space="preserve"> </w:t>
        </w:r>
      </w:ins>
      <w:del w:id="94566" w:author="מנוע מכני" w:date="2026-10-11T12:04:39Z">
        <w:r>
          <w:rPr>
            <w:rFonts w:hint="cs"/>
            <w:rtl/>
          </w:rPr>
          <w:delText xml:space="preserve"> </w:delText>
        </w:r>
        <w:r>
          <w:rPr>
            <w:rtl/>
          </w:rPr>
          <w:delText xml:space="preserve"> </w:delText>
        </w:r>
      </w:del>
      <w:r>
        <w:rPr>
          <w:rtl/>
        </w:rPr>
        <w:t xml:space="preserve">חטאות החיצונות! איידי דנכנס דמן לפני ולפנים חביבא </w:t>
      </w:r>
      <w:ins w:id="93019" w:author="מנוע מכני" w:date="2026-10-11T12:04:39Z">
        <w:r>
          <w:rPr>
            <w:rtl/>
          </w:rPr>
          <w:t xml:space="preserve">לו</w:t>
        </w:r>
      </w:ins>
      <w:del w:id="93020" w:author="מנוע מכני" w:date="2026-10-11T12:04:39Z">
        <w:r>
          <w:rPr>
            <w:rtl/>
          </w:rPr>
          <w:delText xml:space="preserve">ליה</w:delText>
        </w:r>
      </w:del>
      <w:r>
        <w:rPr>
          <w:rtl/>
        </w:rPr>
        <w:t xml:space="preserve">.</w:t>
      </w:r>
    </w:p>
    <w:p>
      <w:pPr>
        <w:pStyle w:val="afffff8"/>
        <w:rPr>
          <w:ins w:id="90435" w:author="קלוד" w:date="2026-10-11T12:29:36Z"/>
        </w:rPr>
      </w:pPr>
      <w:ins w:id="90436" w:author="קלוד" w:date="2026-10-11T12:29:36Z">
        <w:r>
          <w:rPr>
            <w:color w:val="7B3F00"/>
          </w:rPr>
          <w:t xml:space="preserve">צפון בחטאת - 'צפונה' בעולה כתיב, ו'ואם מן הצאן'</w:t>
        </w:r>
      </w:ins>
    </w:p>
    <w:p w:rsidR="00DA63EC" w:rsidRDefault="00DA63EC" w:rsidP="00DA63EC">
      <w:pPr>
        <w:tabs>
          <w:tab w:val="left" w:pos="0"/>
          <w:tab w:val="center" w:pos="2835"/>
        </w:tabs>
        <w:rPr>
          <w:rtl/>
        </w:rPr>
      </w:pPr>
      <w:r>
        <w:rPr>
          <w:rtl/>
        </w:rPr>
        <w:t xml:space="preserve">וצפונה בעולה </w:t>
      </w:r>
      <w:r>
        <w:rPr>
          <w:rFonts w:hint="cs"/>
          <w:rtl/>
        </w:rPr>
        <w:t>כתיבא ב'</w:t>
      </w:r>
      <w:ins w:id="90719" w:author="Claude - סמנטי" w:date="2026-10-11T12:26:16Z">
        <w:r>
          <w:rPr>
            <w:rStyle w:val="afffff0"/>
            <w:rtl/>
          </w:rPr>
          <w:t xml:space="preserve">וְשָׁחַט אוֹתוֹ עַל יֶרֶךְ הַמִּזְבֵּחַ צָפוֹנָה</w:t>
        </w:r>
      </w:ins>
      <w:del w:id="90720" w:author="Claude - סמנטי" w:date="2026-10-11T12:26:16Z">
        <w:r>
          <w:rPr>
            <w:rtl/>
          </w:rPr>
          <w:delText xml:space="preserve">ושחט אותו על ירך המזבח צפונה</w:delText>
        </w:r>
      </w:del>
      <w:r>
        <w:rPr>
          <w:rFonts w:hint="cs"/>
          <w:rtl/>
        </w:rPr>
        <w:t>'</w:t>
      </w:r>
      <w:r>
        <w:rPr>
          <w:rtl/>
        </w:rPr>
        <w:t>.</w:t>
      </w:r>
    </w:p>
    <w:p w:rsidR="00DA63EC" w:rsidRDefault="00DA63EC" w:rsidP="00DA63EC">
      <w:pPr>
        <w:tabs>
          <w:tab w:val="left" w:pos="0"/>
          <w:tab w:val="center" w:pos="2835"/>
        </w:tabs>
        <w:rPr>
          <w:rtl/>
        </w:rPr>
      </w:pPr>
      <w:r w:rsidRPr="003017EE">
        <w:rPr>
          <w:rStyle w:val="afffff0"/>
          <w:rFonts w:hint="cs"/>
          <w:rtl/>
        </w:rPr>
        <w:t>'</w:t>
      </w:r>
      <w:ins w:id="90721" w:author="Claude - סמנטי" w:date="2026-10-11T12:26:16Z">
        <w:r>
          <w:rPr>
            <w:rStyle w:val="afffff0"/>
            <w:rtl/>
          </w:rPr>
          <w:t xml:space="preserve">וְאִם מִן הַצֹּאן</w:t>
        </w:r>
      </w:ins>
      <w:del w:id="90722" w:author="Claude - סמנטי" w:date="2026-10-11T12:26:16Z">
        <w:r w:rsidRPr="003017EE">
          <w:rPr>
            <w:rStyle w:val="afffff0"/>
            <w:rtl/>
          </w:rPr>
          <w:delText xml:space="preserve">ואם מן הצאן</w:delText>
        </w:r>
      </w:del>
      <w:r w:rsidRPr="003017EE">
        <w:rPr>
          <w:rStyle w:val="afffff0"/>
          <w:rFonts w:hint="cs"/>
          <w:rtl/>
        </w:rPr>
        <w:t>'</w:t>
      </w:r>
      <w:r w:rsidRPr="003017EE">
        <w:rPr>
          <w:rStyle w:val="afffff0"/>
          <w:rtl/>
        </w:rPr>
        <w:t>,</w:t>
      </w:r>
      <w:r>
        <w:rPr>
          <w:rtl/>
        </w:rPr>
        <w:t xml:space="preserve"> וי"ו מוסיף על ענין ראשון וילמד עליון מתחתון.</w:t>
      </w:r>
      <w:r>
        <w:rPr>
          <w:rFonts w:hint="cs"/>
          <w:rtl/>
        </w:rPr>
        <w:t xml:space="preserve"> </w:t>
      </w:r>
      <w:r>
        <w:rPr>
          <w:rtl/>
        </w:rPr>
        <w:t>–</w:t>
      </w:r>
      <w:r>
        <w:rPr>
          <w:rFonts w:hint="cs"/>
          <w:rtl/>
        </w:rPr>
        <w:t xml:space="preserve"> לבן בקר</w:t>
      </w:r>
    </w:p>
    <w:p w:rsidR="00DA63EC" w:rsidRDefault="00DA63EC" w:rsidP="00DA63EC">
      <w:pPr>
        <w:tabs>
          <w:tab w:val="left" w:pos="0"/>
          <w:tab w:val="center" w:pos="2835"/>
        </w:tabs>
        <w:rPr>
          <w:rtl/>
        </w:rPr>
      </w:pPr>
      <w:r>
        <w:rPr>
          <w:rFonts w:hint="cs"/>
          <w:rtl/>
        </w:rPr>
        <w:t xml:space="preserve">ואפי' </w:t>
      </w:r>
      <w:r>
        <w:rPr>
          <w:rtl/>
        </w:rPr>
        <w:t xml:space="preserve">למ"ד</w:t>
      </w:r>
      <w:r>
        <w:rPr>
          <w:rtl/>
        </w:rPr>
        <w:t xml:space="preserve"> אין מלמדין,</w:t>
      </w:r>
      <w:r>
        <w:rPr>
          <w:rFonts w:hint="cs"/>
          <w:rtl/>
        </w:rPr>
        <w:t>'</w:t>
      </w:r>
      <w:r>
        <w:rPr>
          <w:rtl/>
        </w:rPr>
        <w:t xml:space="preserve">ואם נפש וגו' - לחייב על ספק מעילות אשם תלוי, דברי </w:t>
      </w:r>
      <w:ins w:id="90341" w:author="מנוע מכני" w:date="2026-10-11T12:04:39Z">
        <w:r>
          <w:rPr>
            <w:rStyle w:val="2fb"/>
            <w:rtl/>
          </w:rPr>
          <w:t xml:space="preserve">ר"ע</w:t>
        </w:r>
      </w:ins>
      <w:del w:id="90342" w:author="מנוע מכני" w:date="2026-10-11T12:04:39Z">
        <w:r>
          <w:rPr>
            <w:rtl/>
          </w:rPr>
          <w:delText xml:space="preserve">רבי עקיבא</w:delText>
        </w:r>
      </w:del>
      <w:r>
        <w:rPr>
          <w:rtl/>
        </w:rPr>
        <w:t xml:space="preserve">, וחכמים פוטרין</w:t>
      </w:r>
      <w:ins w:id="94567" w:author="מנוע מכני" w:date="2026-10-11T12:04:39Z">
        <w:r>
          <w:rPr>
            <w:rtl/>
          </w:rPr>
          <w:t xml:space="preserve">,</w:t>
        </w:r>
      </w:ins>
      <w:del w:id="94568" w:author="מנוע מכני" w:date="2026-10-11T12:04:39Z">
        <w:r>
          <w:rPr>
            <w:rtl/>
          </w:rPr>
          <w:delText xml:space="preserve">;</w:delText>
        </w:r>
      </w:del>
    </w:p>
    <w:p>
      <w:pPr>
        <w:pStyle w:val="38"/>
        <w:rPr>
          <w:ins w:id="99075" w:author="מנוע מכני" w:date="2026-10-11T12:04:39Z"/>
        </w:rPr>
      </w:pPr>
      <w:ins w:id="91227" w:author="מנוע מכני" w:date="2026-10-11T12:04:39Z">
        <w:r>
          <w:t xml:space="preserve">וחלקו</w:t>
        </w:r>
      </w:ins>
    </w:p>
    <w:p w:rsidR="00DA63EC" w:rsidRDefault="00DA63EC" w:rsidP="00DA63EC">
      <w:pPr>
        <w:tabs>
          <w:tab w:val="left" w:pos="0"/>
          <w:tab w:val="center" w:pos="2835"/>
        </w:tabs>
        <w:rPr>
          <w:rtl/>
        </w:rPr>
      </w:pPr>
      <w:del w:id="91228" w:author="מנוע מכני" w:date="2026-10-11T12:04:39Z">
        <w:r w:rsidRPr="005374F8">
          <w:rPr>
            <w:rFonts w:hint="cs"/>
            <w:b/>
            <w:bCs/>
            <w:rtl/>
          </w:rPr>
          <w:delText xml:space="preserve">ופליגי</w:delText>
        </w:r>
      </w:del>
      <w:del w:id="99076" w:author="מנוע מכני" w:date="2026-10-11T12:04:39Z">
        <w:r>
          <w:rPr>
            <w:rFonts w:hint="cs"/>
            <w:rtl/>
          </w:rPr>
          <w:delText xml:space="preserve"> </w:delText>
        </w:r>
      </w:del>
      <w:ins w:id="95913" w:author="מנוע מכני" w:date="2026-10-11T12:04:39Z">
        <w:r>
          <w:rPr>
            <w:rFonts w:hint="cs"/>
            <w:rtl/>
          </w:rPr>
          <w:t xml:space="preserve">אם </w:t>
        </w:r>
      </w:ins>
      <w:del w:id="95914" w:author="מנוע מכני" w:date="2026-10-11T12:04:39Z">
        <w:r>
          <w:rPr>
            <w:rFonts w:hint="cs"/>
            <w:rtl/>
          </w:rPr>
          <w:delText xml:space="preserve">אי </w:delText>
        </w:r>
      </w:del>
      <w:ins w:id="90141" w:author="Claude - סמנטי" w:date="2026-10-11T12:26:16Z">
        <w:r>
          <w:rPr>
            <w:rtl/>
          </w:rPr>
          <w:t xml:space="preserve">לומדים</w:t>
        </w:r>
      </w:ins>
      <w:del w:id="90142" w:author="Claude - סמנטי" w:date="2026-10-11T12:26:16Z">
        <w:r>
          <w:rPr>
            <w:rtl/>
          </w:rPr>
          <w:delText xml:space="preserve">למידין</w:delText>
        </w:r>
      </w:del>
      <w:r>
        <w:rPr>
          <w:rtl/>
        </w:rPr>
        <w:t xml:space="preserve">, </w:t>
      </w:r>
      <w:r>
        <w:rPr>
          <w:rFonts w:hint="cs"/>
          <w:rtl/>
        </w:rPr>
        <w:t>או</w:t>
      </w:r>
      <w:r>
        <w:rPr>
          <w:rtl/>
        </w:rPr>
        <w:t xml:space="preserve"> אין </w:t>
      </w:r>
      <w:ins w:id="90139" w:author="Claude - סמנטי" w:date="2026-10-11T12:26:16Z">
        <w:r>
          <w:rPr>
            <w:rtl/>
          </w:rPr>
          <w:t xml:space="preserve">לומדים</w:t>
        </w:r>
      </w:ins>
      <w:del w:id="90140" w:author="Claude - סמנטי" w:date="2026-10-11T12:26:16Z">
        <w:r>
          <w:rPr>
            <w:rtl/>
          </w:rPr>
          <w:delText xml:space="preserve">למידין</w:delText>
        </w:r>
      </w:del>
      <w:r>
        <w:rPr>
          <w:rtl/>
        </w:rPr>
        <w:t xml:space="preserve">! </w:t>
      </w:r>
    </w:p>
    <w:p>
      <w:pPr>
        <w:pStyle w:val="38"/>
        <w:rPr>
          <w:ins w:id="99078" w:author="מנוע מכני" w:date="2026-10-11T12:04:39Z"/>
        </w:rPr>
      </w:pPr>
      <w:del w:id="99077" w:author="מנוע מכני" w:date="2026-10-11T12:04:39Z">
        <w:r w:rsidRPr="00FE1B89">
          <w:delText xml:space="preserve">•</w:delText>
        </w:r>
      </w:del>
      <w:r w:rsidRPr="00FE1B89">
        <w:t xml:space="preserve"> א</w:t>
      </w:r>
      <w:r w:rsidRPr="00FE1B89">
        <w:t>ר</w:t>
      </w:r>
      <w:r w:rsidRPr="00FE1B89">
        <w:t>"</w:t>
      </w:r>
      <w:r w:rsidRPr="00FE1B89">
        <w:t>פ</w:t>
      </w:r>
      <w:r w:rsidRPr="00FE1B89">
        <w:t xml:space="preserve">:</w:t>
      </w:r>
    </w:p>
    <w:p w:rsidR="00DA63EC" w:rsidRPr="00FE1B89" w:rsidRDefault="00DA63EC" w:rsidP="00DA63EC">
      <w:pPr>
        <w:tabs>
          <w:tab w:val="left" w:pos="0"/>
          <w:tab w:val="center" w:pos="2835"/>
        </w:tabs>
        <w:rPr>
          <w:spacing w:val="-2"/>
          <w:rtl/>
        </w:rPr>
      </w:pPr>
      <w:del w:id="99079" w:author="מנוע מכני" w:date="2026-10-11T12:04:39Z">
        <w:r w:rsidRPr="00FE1B89">
          <w:rPr>
            <w:spacing w:val="-2"/>
            <w:rtl/>
          </w:rPr>
          <w:delText xml:space="preserve"> </w:delText>
        </w:r>
      </w:del>
      <w:r w:rsidRPr="00FE1B89">
        <w:rPr>
          <w:spacing w:val="-2"/>
          <w:rtl/>
        </w:rPr>
        <w:t xml:space="preserve">דכו"</w:t>
      </w:r>
      <w:r w:rsidRPr="00FE1B89">
        <w:rPr>
          <w:rFonts w:hint="cs"/>
          <w:spacing w:val="-2"/>
          <w:rtl/>
        </w:rPr>
        <w:t xml:space="preserve">ע </w:t>
      </w:r>
      <w:ins w:id="90143" w:author="Claude - סמנטי" w:date="2026-10-11T12:26:16Z">
        <w:r>
          <w:rPr>
            <w:spacing w:val="-2"/>
            <w:rtl/>
          </w:rPr>
          <w:t xml:space="preserve">לומדים</w:t>
        </w:r>
      </w:ins>
      <w:del w:id="90144" w:author="Claude - סמנטי" w:date="2026-10-11T12:26:16Z">
        <w:r w:rsidRPr="00FE1B89">
          <w:rPr>
            <w:spacing w:val="-2"/>
            <w:rtl/>
          </w:rPr>
          <w:delText xml:space="preserve">למידין</w:delText>
        </w:r>
      </w:del>
      <w:r w:rsidRPr="00FE1B89">
        <w:rPr>
          <w:spacing w:val="-2"/>
          <w:rtl/>
        </w:rPr>
        <w:t xml:space="preserve">, וטעמא דרבנן,</w:t>
      </w:r>
      <w:r w:rsidRPr="00FE1B89">
        <w:rPr>
          <w:rFonts w:hint="cs"/>
          <w:spacing w:val="-2"/>
          <w:rtl/>
        </w:rPr>
        <w:t>'מצוות מצות'</w:t>
      </w:r>
      <w:r w:rsidRPr="00FE1B89">
        <w:rPr>
          <w:spacing w:val="-2"/>
          <w:rtl/>
        </w:rPr>
        <w:t xml:space="preserve"> שחייבין על זדונו כרת ועל שגגתו חטאת,</w:t>
      </w:r>
    </w:p>
    <w:p w:rsidR="00DA63EC" w:rsidRDefault="00DA63EC" w:rsidP="00DA63EC">
      <w:pPr>
        <w:tabs>
          <w:tab w:val="left" w:pos="0"/>
          <w:tab w:val="center" w:pos="2835"/>
        </w:tabs>
        <w:rPr>
          <w:rtl/>
        </w:rPr>
      </w:pPr>
      <w:r>
        <w:rPr>
          <w:rtl/>
        </w:rPr>
        <w:t xml:space="preserve">• </w:t>
      </w:r>
      <w:r>
        <w:rPr>
          <w:rStyle w:val="2fb"/>
          <w:rFonts w:hint="cs"/>
          <w:rtl/>
        </w:rPr>
        <w:t>ור</w:t>
      </w:r>
      <w:r>
        <w:rPr>
          <w:rStyle w:val="2fb"/>
          <w:rtl/>
        </w:rPr>
        <w:t>"</w:t>
      </w:r>
      <w:r>
        <w:rPr>
          <w:rStyle w:val="2fb"/>
          <w:rFonts w:hint="cs"/>
          <w:rtl/>
        </w:rPr>
        <w:t>ע</w:t>
      </w:r>
      <w:r>
        <w:rPr>
          <w:rtl/>
        </w:rPr>
        <w:t xml:space="preserve"> מה להלן בקבועה, אף כאן בקבועה, לאפוקי חטאת דטומאת מקדש וקדשיו דעולה ויורד הוא.</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Fonts w:hint="cs"/>
          <w:rtl/>
        </w:rPr>
        <w:t>ו</w:t>
      </w:r>
      <w:r w:rsidRPr="008F5E38">
        <w:rPr>
          <w:rFonts w:hint="cs"/>
          <w:b/>
          <w:bCs/>
          <w:rtl/>
        </w:rPr>
        <w:t>לכו</w:t>
      </w:r>
      <w:r w:rsidRPr="008F5E38">
        <w:rPr>
          <w:b/>
          <w:bCs/>
          <w:rtl/>
        </w:rPr>
        <w:t>"</w:t>
      </w:r>
      <w:r w:rsidRPr="008F5E38">
        <w:rPr>
          <w:rFonts w:hint="cs"/>
          <w:b/>
          <w:bCs/>
          <w:rtl/>
        </w:rPr>
        <w:t>ע</w:t>
      </w:r>
      <w:r>
        <w:rPr>
          <w:rFonts w:hint="cs"/>
          <w:rtl/>
        </w:rPr>
        <w:t xml:space="preserve"> היקש עדיף </w:t>
      </w:r>
    </w:p>
    <w:p>
      <w:pPr>
        <w:pStyle w:val="38"/>
        <w:rPr>
          <w:ins w:id="99080" w:author="מנוע מכני" w:date="2026-10-11T12:04:39Z"/>
        </w:rPr>
      </w:pPr>
      <w:ins w:id="91229" w:author="מנוע מכני" w:date="2026-10-11T12:04:39Z">
        <w:r>
          <w:t xml:space="preserve">וחלקו</w:t>
        </w:r>
      </w:ins>
    </w:p>
    <w:p w:rsidR="00DA63EC" w:rsidRDefault="00DA63EC" w:rsidP="00DA63EC">
      <w:pPr>
        <w:tabs>
          <w:tab w:val="left" w:pos="0"/>
          <w:tab w:val="center" w:pos="2835"/>
        </w:tabs>
        <w:rPr>
          <w:rtl/>
        </w:rPr>
      </w:pPr>
      <w:del w:id="91230" w:author="מנוע מכני" w:date="2026-10-11T12:04:39Z">
        <w:r w:rsidRPr="005374F8">
          <w:rPr>
            <w:rFonts w:hint="cs"/>
            <w:b/>
            <w:bCs/>
            <w:rtl/>
          </w:rPr>
          <w:delText xml:space="preserve">ופליגי</w:delText>
        </w:r>
      </w:del>
      <w:del w:id="99081" w:author="מנוע מכני" w:date="2026-10-11T12:04:39Z">
        <w:r>
          <w:rPr>
            <w:rFonts w:hint="cs"/>
            <w:rtl/>
          </w:rPr>
          <w:delText xml:space="preserve"> </w:delText>
        </w:r>
      </w:del>
      <w:r>
        <w:rPr>
          <w:rFonts w:hint="cs"/>
          <w:rtl/>
        </w:rPr>
        <w:t xml:space="preserve">רבנן </w:t>
      </w:r>
      <w:r>
        <w:rPr>
          <w:rStyle w:val="2fb"/>
          <w:rFonts w:hint="cs"/>
          <w:rtl/>
        </w:rPr>
        <w:t xml:space="preserve">ור</w:t>
      </w:r>
      <w:r>
        <w:rPr>
          <w:rStyle w:val="2fb"/>
          <w:rtl/>
        </w:rPr>
        <w:t>"</w:t>
      </w:r>
      <w:r>
        <w:rPr>
          <w:rStyle w:val="2fb"/>
          <w:rFonts w:hint="cs"/>
          <w:rtl/>
        </w:rPr>
        <w:t xml:space="preserve">ע</w:t>
      </w:r>
      <w:r>
        <w:rPr>
          <w:rFonts w:hint="cs"/>
          <w:rtl/>
        </w:rPr>
        <w:t xml:space="preserve"> בהך ו' </w:t>
      </w:r>
      <w:ins w:id="95915" w:author="מנוע מכני" w:date="2026-10-11T12:04:39Z">
        <w:r>
          <w:rPr>
            <w:rFonts w:hint="cs"/>
            <w:rtl/>
          </w:rPr>
          <w:t xml:space="preserve">אם </w:t>
        </w:r>
      </w:ins>
      <w:del w:id="95916" w:author="מנוע מכני" w:date="2026-10-11T12:04:39Z">
        <w:r>
          <w:rPr>
            <w:rFonts w:hint="cs"/>
            <w:rtl/>
          </w:rPr>
          <w:delText xml:space="preserve">אי</w:delText>
        </w:r>
        <w:r>
          <w:rPr>
            <w:rFonts w:hint="cs"/>
            <w:rtl/>
          </w:rPr>
          <w:delText xml:space="preserve"> </w:delText>
        </w:r>
      </w:del>
      <w:ins w:id="94569" w:author="מנוע מכני" w:date="2026-10-11T12:04:39Z"/>
      <w:del w:id="94570" w:author="מנוע מכני" w:date="2026-10-11T12:04:39Z">
        <w:r>
          <w:rPr>
            <w:rFonts w:hint="cs"/>
            <w:rtl/>
          </w:rPr>
          <w:delText xml:space="preserve"> </w:delText>
        </w:r>
        <w:r>
          <w:rPr>
            <w:rtl/>
          </w:rPr>
          <w:delText xml:space="preserve"> </w:delText>
        </w:r>
      </w:del>
      <w:r>
        <w:rPr>
          <w:rtl/>
        </w:rPr>
        <w:t xml:space="preserve">תחתון הוא דגמר מעליון לאשם בכסף שקלים, </w:t>
      </w:r>
    </w:p>
    <w:p w:rsidR="00DA63EC" w:rsidRDefault="00DA63EC" w:rsidP="00DA63EC">
      <w:pPr>
        <w:tabs>
          <w:tab w:val="left" w:pos="0"/>
          <w:tab w:val="center" w:pos="2835"/>
        </w:tabs>
        <w:rPr>
          <w:rtl/>
        </w:rPr>
      </w:pPr>
      <w:r>
        <w:rPr>
          <w:rtl/>
        </w:rPr>
        <w:t xml:space="preserve">שלא תאמר: </w:t>
      </w:r>
      <w:r>
        <w:rPr>
          <w:rtl/>
        </w:rPr>
        <w:t xml:space="preserve">לא</w:t>
      </w:r>
      <w:r>
        <w:rPr>
          <w:rtl/>
        </w:rPr>
        <w:t xml:space="preserve"> יהא ספיקו חמור מודאו, מה ודאו חטאת בת דנקא, אף ספיקו אשם בר דנקא.</w:t>
      </w:r>
    </w:p>
    <w:p w:rsidR="00DA63EC" w:rsidRDefault="00DA63EC" w:rsidP="00DA63EC">
      <w:pPr>
        <w:tabs>
          <w:tab w:val="left" w:pos="0"/>
          <w:tab w:val="center" w:pos="2835"/>
        </w:tabs>
        <w:rPr>
          <w:rtl/>
        </w:rPr>
      </w:pPr>
      <w:r>
        <w:rPr>
          <w:rtl/>
        </w:rPr>
        <w:t xml:space="preserve">• </w:t>
      </w:r>
      <w:r>
        <w:rPr>
          <w:rStyle w:val="2fb"/>
          <w:rFonts w:hint="cs"/>
          <w:rtl/>
        </w:rPr>
        <w:t>ור</w:t>
      </w:r>
      <w:r>
        <w:rPr>
          <w:rStyle w:val="2fb"/>
          <w:rtl/>
        </w:rPr>
        <w:t>"</w:t>
      </w:r>
      <w:r>
        <w:rPr>
          <w:rStyle w:val="2fb"/>
          <w:rFonts w:hint="cs"/>
          <w:rtl/>
        </w:rPr>
        <w:t xml:space="preserve">ע</w:t>
      </w:r>
      <w:r>
        <w:rPr>
          <w:rFonts w:hint="cs"/>
          <w:rtl/>
        </w:rPr>
        <w:t xml:space="preserve"> </w:t>
      </w:r>
      <w:r>
        <w:rPr>
          <w:rtl/>
        </w:rPr>
        <w:t xml:space="preserve">הא סברא </w:t>
      </w:r>
      <w:r w:rsidRPr="003017EE">
        <w:rPr>
          <w:rStyle w:val="afffff0"/>
          <w:rtl/>
        </w:rPr>
        <w:t>מ</w:t>
      </w:r>
      <w:r w:rsidRPr="003017EE">
        <w:rPr>
          <w:rStyle w:val="afffff0"/>
          <w:rFonts w:hint="cs"/>
          <w:rtl/>
        </w:rPr>
        <w:t>'</w:t>
      </w:r>
      <w:ins w:id="90723" w:author="Claude - סמנטי" w:date="2026-10-11T12:26:16Z">
        <w:r>
          <w:rPr>
            <w:rStyle w:val="afffff0"/>
            <w:rtl/>
          </w:rPr>
          <w:t xml:space="preserve">זֹאת תּוֹרַת הָאָשָׁם</w:t>
        </w:r>
      </w:ins>
      <w:del w:id="90724" w:author="Claude - סמנטי" w:date="2026-10-11T12:26:16Z">
        <w:r w:rsidRPr="003017EE">
          <w:rPr>
            <w:rStyle w:val="afffff0"/>
            <w:rtl/>
          </w:rPr>
          <w:delText xml:space="preserve">זאת תורת האשם</w:delText>
        </w:r>
      </w:del>
      <w:r w:rsidRPr="003017EE">
        <w:rPr>
          <w:rStyle w:val="afffff0"/>
          <w:rFonts w:hint="cs"/>
          <w:rtl/>
        </w:rPr>
        <w:t>'</w:t>
      </w:r>
      <w:r w:rsidRPr="003017EE">
        <w:rPr>
          <w:rStyle w:val="afffff0"/>
          <w:rtl/>
        </w:rPr>
        <w:t>,</w:t>
      </w:r>
      <w:r>
        <w:rPr>
          <w:rtl/>
        </w:rPr>
        <w:t xml:space="preserve"> תורה אחת לכל האשמות.</w:t>
      </w:r>
    </w:p>
    <w:p w:rsidR="00DA63EC" w:rsidRDefault="00DA63EC" w:rsidP="00DA63EC">
      <w:pPr>
        <w:tabs>
          <w:tab w:val="left" w:pos="0"/>
          <w:tab w:val="center" w:pos="2835"/>
        </w:tabs>
        <w:rPr>
          <w:rtl/>
        </w:rPr>
      </w:pPr>
      <w:r>
        <w:rPr>
          <w:rFonts w:hint="cs"/>
          <w:rtl/>
        </w:rPr>
        <w:t>ו</w:t>
      </w:r>
      <w:r>
        <w:rPr>
          <w:rtl/>
        </w:rPr>
        <w:t xml:space="preserve">מאן </w:t>
      </w:r>
      <w:ins w:id="93023" w:author="מנוע מכני" w:date="2026-10-11T12:04:39Z">
        <w:r>
          <w:rPr>
            <w:rtl/>
          </w:rPr>
          <w:t xml:space="preserve">דאין</w:t>
        </w:r>
      </w:ins>
      <w:del w:id="93024" w:author="מנוע מכני" w:date="2026-10-11T12:04:39Z">
        <w:r>
          <w:rPr>
            <w:rtl/>
          </w:rPr>
          <w:delText xml:space="preserve">דלית</w:delText>
        </w:r>
      </w:del>
      <w:r>
        <w:rPr>
          <w:rtl/>
        </w:rPr>
        <w:t xml:space="preserve"> </w:t>
      </w:r>
      <w:ins w:id="93021" w:author="מנוע מכני" w:date="2026-10-11T12:04:39Z">
        <w:r>
          <w:rPr>
            <w:rtl/>
          </w:rPr>
          <w:t xml:space="preserve">לו</w:t>
        </w:r>
      </w:ins>
      <w:del w:id="93022" w:author="מנוע מכני" w:date="2026-10-11T12:04:39Z">
        <w:r>
          <w:rPr>
            <w:rtl/>
          </w:rPr>
          <w:delText xml:space="preserve">ליה</w:delText>
        </w:r>
      </w:del>
      <w:r>
        <w:rPr>
          <w:rtl/>
        </w:rPr>
        <w:t xml:space="preserve"> תורת גמר בערכך בערכך.</w:t>
      </w:r>
    </w:p>
    <w:p w:rsidR="00DA63EC" w:rsidRDefault="00DA63EC" w:rsidP="00DA63EC">
      <w:pPr>
        <w:tabs>
          <w:tab w:val="left" w:pos="0"/>
          <w:tab w:val="center" w:pos="2835"/>
        </w:tabs>
        <w:rPr>
          <w:rtl/>
        </w:rPr>
      </w:pPr>
      <w:r>
        <w:rPr>
          <w:rFonts w:hint="cs"/>
          <w:rtl/>
        </w:rPr>
        <w:t xml:space="preserve">ואפי' </w:t>
      </w:r>
      <w:r>
        <w:rPr>
          <w:rtl/>
        </w:rPr>
        <w:t xml:space="preserve">אשם שפחה חרופה דלא כתיב </w:t>
      </w:r>
      <w:ins w:id="93025" w:author="מנוע מכני" w:date="2026-10-11T12:04:39Z">
        <w:r>
          <w:rPr>
            <w:rtl/>
          </w:rPr>
          <w:t xml:space="preserve">בו</w:t>
        </w:r>
      </w:ins>
      <w:del w:id="93026" w:author="מנוע מכני" w:date="2026-10-11T12:04:39Z">
        <w:r>
          <w:rPr>
            <w:rtl/>
          </w:rPr>
          <w:delText xml:space="preserve">ביה</w:delText>
        </w:r>
      </w:del>
      <w:r>
        <w:rPr>
          <w:rtl/>
        </w:rPr>
        <w:t xml:space="preserve"> בערכך, גמר באיל באיל.</w:t>
      </w:r>
    </w:p>
    <w:p w:rsidR="00DA63EC" w:rsidRDefault="00DA63EC" w:rsidP="00DA63EC">
      <w:pPr>
        <w:tabs>
          <w:tab w:val="left" w:pos="0"/>
          <w:tab w:val="center" w:pos="2835"/>
        </w:tabs>
        <w:rPr>
          <w:rtl/>
        </w:rPr>
      </w:pPr>
    </w:p>
    <w:p>
      <w:pPr>
        <w:pStyle w:val="afffff8"/>
        <w:rPr>
          <w:ins w:id="90433" w:author="קלוד" w:date="2026-10-11T12:29:36Z"/>
        </w:rPr>
      </w:pPr>
      <w:ins w:id="90434" w:author="קלוד" w:date="2026-10-11T12:29:36Z">
        <w:r>
          <w:rPr>
            <w:color w:val="7B3F00"/>
          </w:rPr>
          <w:t xml:space="preserve">שחיטת חטאת וקבלתה בצפון - 'במקום העולה'</w:t>
        </w:r>
      </w:ins>
    </w:p>
    <w:p w:rsidR="00DA63EC" w:rsidRDefault="00DA63EC" w:rsidP="00DA63EC">
      <w:pPr>
        <w:tabs>
          <w:tab w:val="left" w:pos="0"/>
          <w:tab w:val="center" w:pos="2835"/>
        </w:tabs>
        <w:rPr>
          <w:rtl/>
        </w:rPr>
      </w:pPr>
      <w:r>
        <w:rPr>
          <w:rtl/>
        </w:rPr>
        <w:t xml:space="preserve">• </w:t>
      </w:r>
      <w:r>
        <w:rPr>
          <w:rFonts w:hint="cs"/>
          <w:rtl/>
        </w:rPr>
        <w:t xml:space="preserve">שחיטת </w:t>
      </w:r>
      <w:r>
        <w:rPr>
          <w:rtl/>
        </w:rPr>
        <w:t xml:space="preserve">חטאת דבעיא צפון? </w:t>
      </w:r>
      <w:r w:rsidRPr="0046594B">
        <w:rPr>
          <w:rStyle w:val="afffff0"/>
          <w:rtl/>
        </w:rPr>
        <w:t>ד</w:t>
      </w:r>
      <w:r w:rsidRPr="0046594B">
        <w:rPr>
          <w:rStyle w:val="afffff0"/>
          <w:rFonts w:hint="cs"/>
          <w:rtl/>
        </w:rPr>
        <w:t>'</w:t>
      </w:r>
      <w:ins w:id="90725" w:author="Claude - סמנטי" w:date="2026-10-11T12:26:16Z">
        <w:r>
          <w:rPr>
            <w:rStyle w:val="afffff0"/>
            <w:rtl/>
          </w:rPr>
          <w:t xml:space="preserve">וְשָׁחַט אֶת הַחַטָּאת בִּמְקוֹם הָעוֹלָה</w:t>
        </w:r>
      </w:ins>
      <w:del w:id="90726" w:author="Claude - סמנטי" w:date="2026-10-11T12:26:16Z">
        <w:r w:rsidRPr="0046594B">
          <w:rPr>
            <w:rStyle w:val="afffff0"/>
            <w:rtl/>
          </w:rPr>
          <w:delText xml:space="preserve">ושחט את החטאת במקום העולה</w:delText>
        </w:r>
      </w:del>
      <w:r w:rsidRPr="0046594B">
        <w:rPr>
          <w:rStyle w:val="afffff0"/>
          <w:rFonts w:hint="cs"/>
          <w:rtl/>
        </w:rPr>
        <w:t>'</w:t>
      </w:r>
      <w:r w:rsidRPr="0046594B">
        <w:rPr>
          <w:rStyle w:val="afffff0"/>
          <w:rtl/>
        </w:rPr>
        <w:t>.</w:t>
      </w:r>
    </w:p>
    <w:p w:rsidR="00DA63EC" w:rsidRDefault="00DA63EC" w:rsidP="00DA63EC">
      <w:pPr>
        <w:tabs>
          <w:tab w:val="left" w:pos="0"/>
          <w:tab w:val="center" w:pos="2835"/>
        </w:tabs>
        <w:rPr>
          <w:rtl/>
        </w:rPr>
      </w:pPr>
      <w:r>
        <w:rPr>
          <w:rtl/>
        </w:rPr>
        <w:t xml:space="preserve">קבלה </w:t>
      </w:r>
      <w:r w:rsidRPr="003017EE">
        <w:rPr>
          <w:rStyle w:val="afffff0"/>
          <w:rFonts w:hint="cs"/>
          <w:rtl/>
        </w:rPr>
        <w:t>מ'</w:t>
      </w:r>
      <w:ins w:id="90727" w:author="Claude - סמנטי" w:date="2026-10-11T12:26:16Z">
        <w:r>
          <w:rPr>
            <w:rStyle w:val="afffff0"/>
            <w:rtl/>
          </w:rPr>
          <w:t xml:space="preserve">וְלָקַח הַכֹּהֵן מִדַּם הַחַטָּאת</w:t>
        </w:r>
      </w:ins>
      <w:del w:id="90728" w:author="Claude - סמנטי" w:date="2026-10-11T12:26:16Z">
        <w:r w:rsidRPr="003017EE">
          <w:rPr>
            <w:rStyle w:val="afffff0"/>
            <w:rtl/>
          </w:rPr>
          <w:delText xml:space="preserve">ולקח הכהן מדם החטאת</w:delText>
        </w:r>
      </w:del>
      <w:r w:rsidRPr="003017EE">
        <w:rPr>
          <w:rStyle w:val="afffff0"/>
          <w:rFonts w:hint="cs"/>
          <w:rtl/>
        </w:rPr>
        <w:t>'</w:t>
      </w:r>
      <w:r w:rsidRPr="003017EE">
        <w:rPr>
          <w:rStyle w:val="afffff0"/>
          <w:rtl/>
        </w:rPr>
        <w:t>.</w:t>
      </w:r>
      <w:r>
        <w:rPr>
          <w:rFonts w:hint="cs"/>
          <w:rtl/>
        </w:rPr>
        <w:t xml:space="preserve"> </w:t>
      </w:r>
    </w:p>
    <w:p w:rsidR="00DA63EC" w:rsidRDefault="00DA63EC" w:rsidP="00DA63EC">
      <w:pPr>
        <w:tabs>
          <w:tab w:val="left" w:pos="0"/>
          <w:tab w:val="center" w:pos="2835"/>
        </w:tabs>
        <w:rPr>
          <w:rtl/>
        </w:rPr>
      </w:pPr>
      <w:r>
        <w:rPr>
          <w:rtl/>
        </w:rPr>
        <w:t>מקבל עצמו</w:t>
      </w:r>
      <w:r w:rsidRPr="00464129">
        <w:rPr>
          <w:rStyle w:val="afffff0"/>
          <w:rtl/>
        </w:rPr>
        <w:t xml:space="preserve"> </w:t>
      </w:r>
      <w:r w:rsidRPr="00464129">
        <w:rPr>
          <w:rStyle w:val="afffff0"/>
          <w:rFonts w:hint="cs"/>
          <w:rtl/>
        </w:rPr>
        <w:t>'</w:t>
      </w:r>
      <w:ins w:id="90729" w:author="Claude - סמנטי" w:date="2026-10-11T12:26:16Z">
        <w:r>
          <w:rPr>
            <w:rStyle w:val="afffff0"/>
            <w:rtl/>
          </w:rPr>
          <w:t xml:space="preserve">וְלָקַח</w:t>
        </w:r>
      </w:ins>
      <w:del w:id="90730" w:author="Claude - סמנטי" w:date="2026-10-11T12:26:16Z">
        <w:r w:rsidRPr="00464129">
          <w:rPr>
            <w:rStyle w:val="afffff0"/>
            <w:rtl/>
          </w:rPr>
          <w:delText xml:space="preserve">ולקח</w:delText>
        </w:r>
      </w:del>
      <w:r w:rsidRPr="00464129">
        <w:rPr>
          <w:rStyle w:val="afffff0"/>
          <w:rFonts w:hint="cs"/>
          <w:rtl/>
        </w:rPr>
        <w:t>'</w:t>
      </w:r>
      <w:r w:rsidRPr="00464129">
        <w:rPr>
          <w:rStyle w:val="afffff0"/>
          <w:rtl/>
        </w:rPr>
        <w:t>,</w:t>
      </w:r>
      <w:r>
        <w:rPr>
          <w:rtl/>
        </w:rPr>
        <w:t xml:space="preserve"> לו יקח.</w:t>
      </w:r>
    </w:p>
    <w:p w:rsidR="00DA63EC" w:rsidRDefault="00DA63EC" w:rsidP="00DA63EC">
      <w:pPr>
        <w:tabs>
          <w:tab w:val="left" w:pos="0"/>
          <w:tab w:val="center" w:pos="2835"/>
        </w:tabs>
        <w:rPr>
          <w:rtl/>
        </w:rPr>
      </w:pPr>
      <w:r>
        <w:rPr>
          <w:rtl/>
        </w:rPr>
        <w:t xml:space="preserve">אשכחן למצוה, לעכב </w:t>
      </w:r>
      <w:r w:rsidRPr="003017EE">
        <w:rPr>
          <w:rStyle w:val="afffff0"/>
          <w:rFonts w:hint="cs"/>
          <w:rtl/>
        </w:rPr>
        <w:t>מ'</w:t>
      </w:r>
      <w:ins w:id="90731" w:author="Claude - סמנטי" w:date="2026-10-11T12:26:16Z">
        <w:r>
          <w:rPr>
            <w:rStyle w:val="afffff0"/>
            <w:rtl/>
          </w:rPr>
          <w:t xml:space="preserve">וְשָׁחַט אוֹתוֹ בִּמְקוֹם אֲשֶׁר יִשְׁחַט אֶת הָעוֹלָה</w:t>
        </w:r>
      </w:ins>
      <w:del w:id="90732" w:author="Claude - סמנטי" w:date="2026-10-11T12:26:16Z">
        <w:r w:rsidRPr="003017EE">
          <w:rPr>
            <w:rStyle w:val="afffff0"/>
            <w:rtl/>
          </w:rPr>
          <w:delText xml:space="preserve">ושחט אותו במקום אשר ישחט את העולה</w:delText>
        </w:r>
      </w:del>
      <w:r w:rsidRPr="003017EE">
        <w:rPr>
          <w:rStyle w:val="afffff0"/>
          <w:rFonts w:hint="cs"/>
          <w:rtl/>
        </w:rPr>
        <w:t>'</w:t>
      </w:r>
      <w:r w:rsidRPr="003017EE">
        <w:rPr>
          <w:rStyle w:val="afffff0"/>
          <w:rtl/>
        </w:rPr>
        <w:t>,</w:t>
      </w:r>
      <w:r>
        <w:rPr>
          <w:rtl/>
        </w:rPr>
        <w:t xml:space="preserve"> ותניא: היכן עולה נשחטה? בצפון, אף זה בצפון</w:t>
      </w:r>
      <w:ins w:id="94571" w:author="מנוע מכני" w:date="2026-10-11T12:04:39Z">
        <w:r>
          <w:rPr>
            <w:rtl/>
          </w:rPr>
          <w:t xml:space="preserve">,</w:t>
        </w:r>
      </w:ins>
      <w:del w:id="94572" w:author="מנוע מכני" w:date="2026-10-11T12:04:39Z">
        <w:r>
          <w:rPr>
            <w:rtl/>
          </w:rPr>
          <w:delText xml:space="preserve">;</w:delText>
        </w:r>
      </w:del>
    </w:p>
    <w:p w:rsidR="00DA63EC" w:rsidRDefault="00DA63EC" w:rsidP="00DA63EC">
      <w:pPr>
        <w:pStyle w:val="afff3"/>
        <w:framePr w:wrap="around"/>
        <w:rPr>
          <w:rtl/>
        </w:rPr>
      </w:pPr>
      <w:r>
        <w:rPr>
          <w:rFonts w:hint="cs"/>
          <w:rtl/>
        </w:rPr>
        <w:lastRenderedPageBreak/>
        <w:t>מח:</w:t>
      </w:r>
    </w:p>
    <w:p>
      <w:pPr>
        <w:pStyle w:val="38"/>
        <w:rPr>
          <w:ins w:id="99082" w:author="מנוע מכני" w:date="2026-10-11T12:04:39Z"/>
        </w:rPr>
      </w:pPr>
      <w:r>
        <w:t>ו</w:t>
      </w:r>
      <w:r>
        <w:t>הך ד</w:t>
      </w:r>
      <w:r>
        <w:t>כבר נאמר:</w:t>
      </w:r>
    </w:p>
    <w:p w:rsidR="00DA63EC" w:rsidRDefault="00DA63EC" w:rsidP="00DA63EC">
      <w:pPr>
        <w:tabs>
          <w:tab w:val="left" w:pos="0"/>
          <w:tab w:val="center" w:pos="2835"/>
        </w:tabs>
        <w:rPr>
          <w:rtl/>
        </w:rPr>
      </w:pPr>
      <w:del w:id="99083" w:author="מנוע מכני" w:date="2026-10-11T12:04:39Z">
        <w:r w:rsidRPr="00464129">
          <w:rPr>
            <w:rStyle w:val="afffff0"/>
            <w:rtl/>
          </w:rPr>
          <w:delText xml:space="preserve"> </w:delText>
        </w:r>
      </w:del>
      <w:r w:rsidRPr="00464129">
        <w:rPr>
          <w:rStyle w:val="afffff0"/>
          <w:rFonts w:hint="cs"/>
          <w:rtl/>
        </w:rPr>
        <w:t>'</w:t>
      </w:r>
      <w:ins w:id="90733" w:author="Claude - סמנטי" w:date="2026-10-11T12:26:16Z">
        <w:r>
          <w:rPr>
            <w:rStyle w:val="afffff0"/>
            <w:rtl/>
          </w:rPr>
          <w:t xml:space="preserve">בִּמְקוֹם אֲשֶׁר תִּשָּׁחֵט הָעוֹלָה תִּשָּׁחֵט הַחַטָּאת</w:t>
        </w:r>
      </w:ins>
      <w:del w:id="90734" w:author="Claude - סמנטי" w:date="2026-10-11T12:26:16Z">
        <w:r w:rsidRPr="00464129">
          <w:rPr>
            <w:rStyle w:val="afffff0"/>
            <w:rtl/>
          </w:rPr>
          <w:delText xml:space="preserve">במקום אשר תשחט העולה תשחט החטאת</w:delText>
        </w:r>
      </w:del>
      <w:r w:rsidRPr="00464129">
        <w:rPr>
          <w:rStyle w:val="afffff0"/>
          <w:rFonts w:hint="cs"/>
          <w:rtl/>
        </w:rPr>
        <w:t>'-</w:t>
      </w:r>
      <w:r>
        <w:rPr>
          <w:rFonts w:hint="cs"/>
          <w:rtl/>
        </w:rPr>
        <w:t xml:space="preserve"> לקבוע לו מקום שאם </w:t>
      </w:r>
      <w:r>
        <w:rPr>
          <w:rFonts w:hint="cs"/>
          <w:rtl/>
        </w:rPr>
        <w:t xml:space="preserve">לא</w:t>
      </w:r>
      <w:r>
        <w:rPr>
          <w:rFonts w:hint="cs"/>
          <w:rtl/>
        </w:rPr>
        <w:t xml:space="preserve"> שחטה בצפון פסול</w:t>
      </w:r>
      <w:ins w:id="94573" w:author="מנוע מכני" w:date="2026-10-11T12:04:39Z">
        <w:r>
          <w:rPr>
            <w:rFonts w:hint="cs"/>
            <w:rtl/>
          </w:rPr>
          <w:t xml:space="preserve"> </w:t>
        </w:r>
      </w:ins>
      <w:del w:id="94574" w:author="מנוע מכני" w:date="2026-10-11T12:04:39Z">
        <w:r>
          <w:rPr>
            <w:rFonts w:hint="cs"/>
            <w:rtl/>
          </w:rPr>
          <w:delText xml:space="preserve"> </w:delText>
        </w:r>
        <w:r>
          <w:rPr>
            <w:rtl/>
          </w:rPr>
          <w:delText xml:space="preserve"> </w:delText>
        </w:r>
      </w:del>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tl/>
        </w:rPr>
        <w:t xml:space="preserve">אתה אומר לכך יצא, או אינו אלא שזה טעון צפון ואין אחר טעון צפון? </w:t>
      </w:r>
      <w:r>
        <w:rPr>
          <w:rFonts w:hint="cs"/>
          <w:rtl/>
        </w:rPr>
        <w:t>ת</w:t>
      </w:r>
      <w:r>
        <w:rPr>
          <w:rtl/>
        </w:rPr>
        <w:t>"</w:t>
      </w:r>
      <w:r>
        <w:rPr>
          <w:rFonts w:hint="cs"/>
          <w:rtl/>
        </w:rPr>
        <w:t>ל</w:t>
      </w:r>
      <w:r>
        <w:rPr>
          <w:rtl/>
        </w:rPr>
        <w:t>:</w:t>
      </w:r>
      <w:r w:rsidRPr="00464129">
        <w:rPr>
          <w:rStyle w:val="afffff0"/>
          <w:rtl/>
        </w:rPr>
        <w:t xml:space="preserve"> </w:t>
      </w:r>
      <w:r w:rsidRPr="00464129">
        <w:rPr>
          <w:rStyle w:val="afffff0"/>
          <w:rFonts w:hint="cs"/>
          <w:rtl/>
        </w:rPr>
        <w:t>'</w:t>
      </w:r>
      <w:ins w:id="90735" w:author="Claude - סמנטי" w:date="2026-10-11T12:26:16Z">
        <w:r>
          <w:rPr>
            <w:rStyle w:val="afffff0"/>
            <w:rtl/>
          </w:rPr>
          <w:t xml:space="preserve">וְשָׁחַט אֶת הַחַטָּאת בִּמְקוֹם הָעוֹלָה</w:t>
        </w:r>
      </w:ins>
      <w:del w:id="90736" w:author="Claude - סמנטי" w:date="2026-10-11T12:26:16Z">
        <w:r w:rsidRPr="00464129">
          <w:rPr>
            <w:rStyle w:val="afffff0"/>
            <w:rtl/>
          </w:rPr>
          <w:delText xml:space="preserve">ושחט את החטאת במקום העולה</w:delText>
        </w:r>
      </w:del>
      <w:r w:rsidRPr="00464129">
        <w:rPr>
          <w:rStyle w:val="afffff0"/>
          <w:rFonts w:hint="cs"/>
          <w:rtl/>
        </w:rPr>
        <w:t>'</w:t>
      </w:r>
      <w:r w:rsidRPr="00464129">
        <w:rPr>
          <w:rStyle w:val="afffff0"/>
          <w:rtl/>
        </w:rPr>
        <w:t>,</w:t>
      </w:r>
      <w:r>
        <w:rPr>
          <w:rtl/>
        </w:rPr>
        <w:t xml:space="preserve"> זה בנה אב לכל חטאות שיהו טעונות צפון.</w:t>
      </w:r>
    </w:p>
    <w:p w:rsidR="00DA63EC" w:rsidRDefault="00DA63EC" w:rsidP="00DA63EC">
      <w:pPr>
        <w:tabs>
          <w:tab w:val="left" w:pos="0"/>
          <w:tab w:val="center" w:pos="2835"/>
        </w:tabs>
        <w:rPr>
          <w:rtl/>
        </w:rPr>
      </w:pPr>
      <w:r>
        <w:rPr>
          <w:rtl/>
        </w:rPr>
        <w:t xml:space="preserve">אשכחן שעיר נשיא בין למצוה בין לעכב, שאר חטאות </w:t>
      </w:r>
      <w:ins w:id="91231" w:author="מנוע מכני" w:date="2026-10-11T12:04:39Z">
        <w:r>
          <w:rPr>
            <w:rtl/>
          </w:rPr>
          <w:t xml:space="preserve">גם</w:t>
        </w:r>
      </w:ins>
      <w:del w:id="91232" w:author="מנוע מכני" w:date="2026-10-11T12:04:39Z">
        <w:r>
          <w:rPr>
            <w:rtl/>
          </w:rPr>
          <w:delText xml:space="preserve">נמי</w:delText>
        </w:r>
      </w:del>
      <w:r>
        <w:rPr>
          <w:rtl/>
        </w:rPr>
        <w:t xml:space="preserve"> אשכחן למצוה, לעכב </w:t>
      </w:r>
      <w:r>
        <w:rPr>
          <w:rFonts w:hint="cs"/>
          <w:rtl/>
        </w:rPr>
        <w:t>מ'</w:t>
      </w:r>
      <w:r>
        <w:rPr>
          <w:rtl/>
        </w:rPr>
        <w:t>בכשבה</w:t>
      </w:r>
      <w:r>
        <w:rPr>
          <w:rFonts w:hint="cs"/>
          <w:rtl/>
        </w:rPr>
        <w:t>'</w:t>
      </w:r>
      <w:r>
        <w:rPr>
          <w:rtl/>
        </w:rPr>
        <w:t xml:space="preserve"> וכתיב</w:t>
      </w:r>
      <w:r w:rsidRPr="00464129">
        <w:rPr>
          <w:rStyle w:val="afffff0"/>
          <w:rtl/>
        </w:rPr>
        <w:t xml:space="preserve"> </w:t>
      </w:r>
      <w:r w:rsidRPr="00464129">
        <w:rPr>
          <w:rStyle w:val="afffff0"/>
          <w:rFonts w:hint="cs"/>
          <w:rtl/>
        </w:rPr>
        <w:t>'</w:t>
      </w:r>
      <w:r w:rsidRPr="00464129">
        <w:rPr>
          <w:rStyle w:val="afffff0"/>
          <w:rtl/>
        </w:rPr>
        <w:t>בשעירה</w:t>
      </w:r>
      <w:r w:rsidRPr="00464129">
        <w:rPr>
          <w:rStyle w:val="afffff0"/>
          <w:rFonts w:hint="cs"/>
          <w:rtl/>
        </w:rPr>
        <w:t>'</w:t>
      </w:r>
      <w:r w:rsidRPr="00464129">
        <w:rPr>
          <w:rStyle w:val="afffff0"/>
          <w:rtl/>
        </w:rPr>
        <w:t>.</w:t>
      </w:r>
    </w:p>
    <w:p>
      <w:pPr>
        <w:pStyle w:val="afffff8"/>
        <w:rPr>
          <w:ins w:id="90431" w:author="קלוד" w:date="2026-10-11T12:29:36Z"/>
        </w:rPr>
      </w:pPr>
      <w:ins w:id="90432" w:author="קלוד" w:date="2026-10-11T12:29:36Z">
        <w:r>
          <w:rPr>
            <w:color w:val="7B3F00"/>
          </w:rPr>
          <w:t xml:space="preserve">'אותו' בצפון - שעיר נחשון ושעירי ע"ז אינם טעונים</w:t>
        </w:r>
      </w:ins>
    </w:p>
    <w:p>
      <w:pPr>
        <w:pStyle w:val="38"/>
        <w:rPr>
          <w:ins w:id="99084" w:author="מנוע מכני" w:date="2026-10-11T12:04:39Z"/>
        </w:rPr>
      </w:pPr>
      <w:r>
        <w:t>אלא</w:t>
      </w:r>
    </w:p>
    <w:p w:rsidR="00DA63EC" w:rsidRDefault="00DA63EC" w:rsidP="00DA63EC">
      <w:pPr>
        <w:tabs>
          <w:tab w:val="left" w:pos="0"/>
          <w:tab w:val="center" w:pos="2835"/>
        </w:tabs>
        <w:rPr>
          <w:rtl/>
        </w:rPr>
      </w:pPr>
      <w:del w:id="99085"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אותו</w:t>
      </w:r>
      <w:r w:rsidRPr="00464129">
        <w:rPr>
          <w:rStyle w:val="afffff0"/>
          <w:rFonts w:hint="cs"/>
          <w:rtl/>
        </w:rPr>
        <w:t>'</w:t>
      </w:r>
      <w:r w:rsidRPr="00464129">
        <w:rPr>
          <w:rStyle w:val="afffff0"/>
          <w:rtl/>
        </w:rPr>
        <w:t xml:space="preserve"> </w:t>
      </w:r>
      <w:r>
        <w:rPr>
          <w:rtl/>
        </w:rPr>
        <w:t>בצפון</w:t>
      </w:r>
      <w:r>
        <w:rPr>
          <w:rFonts w:hint="cs"/>
          <w:rtl/>
        </w:rPr>
        <w:t>,</w:t>
      </w:r>
      <w:r>
        <w:rPr>
          <w:rtl/>
        </w:rPr>
        <w:t xml:space="preserve"> ואין שעיר נחשון בצפון, </w:t>
      </w:r>
    </w:p>
    <w:p>
      <w:pPr>
        <w:pStyle w:val="38"/>
        <w:rPr>
          <w:ins w:id="99086" w:author="מנוע מכני" w:date="2026-10-11T12:04:39Z"/>
        </w:rPr>
      </w:pPr>
      <w:r>
        <w:tab/>
        <w:t xml:space="preserve">ותניא:</w:t>
      </w:r>
    </w:p>
    <w:p w:rsidR="00DA63EC" w:rsidRDefault="00DA63EC" w:rsidP="00DA63EC">
      <w:pPr>
        <w:tabs>
          <w:tab w:val="left" w:pos="0"/>
          <w:tab w:val="center" w:pos="2835"/>
        </w:tabs>
        <w:rPr>
          <w:rtl/>
        </w:rPr>
      </w:pPr>
      <w:del w:id="99087" w:author="מנוע מכני" w:date="2026-10-11T12:04:39Z">
        <w:r>
          <w:rPr>
            <w:rtl/>
          </w:rPr>
          <w:tab/>
          <w:delText xml:space="preserve"> </w:delText>
        </w:r>
      </w:del>
      <w:r>
        <w:rPr>
          <w:rStyle w:val="2fb"/>
          <w:rFonts w:hint="cs"/>
          <w:rtl/>
        </w:rPr>
        <w:t>לר</w:t>
      </w:r>
      <w:r>
        <w:rPr>
          <w:rStyle w:val="2fb"/>
          <w:rtl/>
        </w:rPr>
        <w:t>"</w:t>
      </w:r>
      <w:r>
        <w:rPr>
          <w:rStyle w:val="2fb"/>
          <w:rFonts w:hint="cs"/>
          <w:rtl/>
        </w:rPr>
        <w:t xml:space="preserve">י</w:t>
      </w:r>
      <w:r>
        <w:rPr>
          <w:rFonts w:hint="cs"/>
          <w:rtl/>
        </w:rPr>
        <w:t xml:space="preserve">:</w:t>
      </w:r>
      <w:r w:rsidRPr="00464129">
        <w:rPr>
          <w:rStyle w:val="afffff0"/>
          <w:rFonts w:hint="cs"/>
          <w:rtl/>
        </w:rPr>
        <w:t xml:space="preserve"> '</w:t>
      </w:r>
      <w:ins w:id="90737" w:author="Claude - סמנטי" w:date="2026-10-11T12:26:16Z">
        <w:r>
          <w:rPr>
            <w:rStyle w:val="afffff0"/>
            <w:rtl/>
          </w:rPr>
          <w:t xml:space="preserve">וְסָמַךְ יָדוֹ עַל רֹאשׁ הַשָּׂעִיר</w:t>
        </w:r>
      </w:ins>
      <w:del w:id="90738" w:author="Claude - סמנטי" w:date="2026-10-11T12:26:16Z">
        <w:r w:rsidRPr="00464129">
          <w:rPr>
            <w:rStyle w:val="afffff0"/>
            <w:rtl/>
          </w:rPr>
          <w:delText xml:space="preserve">וסמך ידו על ראש השעיר</w:delText>
        </w:r>
      </w:del>
      <w:r w:rsidRPr="00464129">
        <w:rPr>
          <w:rStyle w:val="afffff0"/>
          <w:rFonts w:hint="cs"/>
          <w:rtl/>
        </w:rPr>
        <w:t>'</w:t>
      </w:r>
      <w:r w:rsidRPr="00464129">
        <w:rPr>
          <w:rStyle w:val="afffff0"/>
          <w:rtl/>
        </w:rPr>
        <w:t xml:space="preserve"> </w:t>
      </w:r>
      <w:r>
        <w:rPr>
          <w:rtl/>
        </w:rPr>
        <w:t xml:space="preserve">- לרבות שעיר </w:t>
      </w:r>
      <w:r w:rsidRPr="00957937">
        <w:rPr>
          <w:b/>
          <w:bCs/>
          <w:rtl/>
        </w:rPr>
        <w:t>נחשון</w:t>
      </w:r>
      <w:r>
        <w:rPr>
          <w:rtl/>
        </w:rPr>
        <w:t xml:space="preserve"> לסמיכה</w:t>
      </w:r>
      <w:r>
        <w:rPr>
          <w:rFonts w:hint="cs"/>
          <w:rtl/>
        </w:rPr>
        <w:t>'</w:t>
      </w:r>
      <w:r>
        <w:rPr>
          <w:rtl/>
        </w:rPr>
        <w:t xml:space="preserve">,</w:t>
      </w:r>
      <w:ins w:id="94575" w:author="מנוע מכני" w:date="2026-10-11T12:04:39Z">
        <w:r>
          <w:rPr>
            <w:rtl/>
          </w:rPr>
          <w:t xml:space="preserve"> </w:t>
        </w:r>
      </w:ins>
      <w:del w:id="94576" w:author="מנוע מכני" w:date="2026-10-11T12:04:39Z">
        <w:r>
          <w:rPr>
            <w:rtl/>
          </w:rPr>
          <w:delText xml:space="preserve"> </w:delText>
        </w:r>
        <w:r>
          <w:rPr>
            <w:rFonts w:hint="cs"/>
            <w:rtl/>
          </w:rPr>
          <w:delText xml:space="preserve"> </w:delText>
        </w:r>
      </w:del>
    </w:p>
    <w:p>
      <w:pPr>
        <w:pStyle w:val="38"/>
        <w:rPr>
          <w:ins w:id="99088" w:author="מנוע מכני" w:date="2026-10-11T12:04:39Z"/>
        </w:rPr>
      </w:pPr>
      <w:r>
        <w:tab/>
      </w:r>
      <w:r>
        <w:tab/>
      </w:r>
      <w:del w:id="90136" w:author="מנוע מכני" w:date="2026-10-11T12:04:39Z">
        <w:r>
          <w:delText xml:space="preserve">                                </w:delText>
        </w:r>
      </w:del>
      <w:r>
        <w:t xml:space="preserve">ולר</w:t>
      </w:r>
      <w:r>
        <w:t>"</w:t>
      </w:r>
      <w:r>
        <w:t>ש</w:t>
      </w:r>
      <w:r>
        <w:t xml:space="preserve">:</w:t>
      </w:r>
    </w:p>
    <w:p w:rsidR="00DA63EC" w:rsidRDefault="00DA63EC" w:rsidP="00DA63EC">
      <w:pPr>
        <w:tabs>
          <w:tab w:val="left" w:pos="0"/>
          <w:tab w:val="center" w:pos="2835"/>
        </w:tabs>
        <w:rPr>
          <w:rtl/>
        </w:rPr>
      </w:pPr>
      <w:del w:id="99089" w:author="מנוע מכני" w:date="2026-10-11T12:04:39Z">
        <w:r>
          <w:rPr>
            <w:rtl/>
          </w:rPr>
          <w:delText xml:space="preserve"> </w:delText>
        </w:r>
      </w:del>
      <w:r>
        <w:rPr>
          <w:rtl/>
        </w:rPr>
        <w:t xml:space="preserve">לרבות שעירי </w:t>
      </w:r>
      <w:r w:rsidRPr="00957937">
        <w:rPr>
          <w:b/>
          <w:bCs/>
          <w:rtl/>
        </w:rPr>
        <w:t>ע"ז</w:t>
      </w:r>
      <w:r>
        <w:rPr>
          <w:rtl/>
        </w:rPr>
        <w:t xml:space="preserve"> לסמיכה</w:t>
      </w:r>
      <w:ins w:id="94577" w:author="מנוע מכני" w:date="2026-10-11T12:04:39Z">
        <w:r>
          <w:rPr>
            <w:rtl/>
          </w:rPr>
          <w:t xml:space="preserve">,</w:t>
        </w:r>
      </w:ins>
      <w:del w:id="94578" w:author="מנוע מכני" w:date="2026-10-11T12:04:39Z">
        <w:r>
          <w:rPr>
            <w:rtl/>
          </w:rPr>
          <w:delText xml:space="preserve">;</w:delText>
        </w:r>
      </w:del>
    </w:p>
    <w:p w:rsidR="00DA63EC" w:rsidRDefault="00DA63EC" w:rsidP="00DA63EC">
      <w:pPr>
        <w:tabs>
          <w:tab w:val="left" w:pos="0"/>
          <w:tab w:val="center" w:pos="2835"/>
        </w:tabs>
        <w:rPr>
          <w:rtl/>
        </w:rPr>
      </w:pPr>
      <w:r>
        <w:rPr>
          <w:rtl/>
        </w:rPr>
        <w:tab/>
      </w:r>
      <w:r>
        <w:rPr>
          <w:rFonts w:hint="cs"/>
          <w:rtl/>
        </w:rPr>
        <w:t>סד</w:t>
      </w:r>
      <w:r>
        <w:rPr>
          <w:rtl/>
        </w:rPr>
        <w:t>"</w:t>
      </w:r>
      <w:r>
        <w:rPr>
          <w:rFonts w:hint="cs"/>
          <w:rtl/>
        </w:rPr>
        <w:t>א</w:t>
      </w:r>
      <w:r>
        <w:rPr>
          <w:rtl/>
        </w:rPr>
        <w:t xml:space="preserve"> הואיל ואיתרבו לסמיכה </w:t>
      </w:r>
      <w:ins w:id="90145" w:author="Claude - סמנטי" w:date="2026-10-11T12:26:16Z">
        <w:r>
          <w:rPr>
            <w:rtl/>
          </w:rPr>
          <w:t xml:space="preserve">נתרבו</w:t>
        </w:r>
      </w:ins>
      <w:del w:id="90146" w:author="Claude - סמנטי" w:date="2026-10-11T12:26:16Z">
        <w:r>
          <w:rPr>
            <w:rtl/>
          </w:rPr>
          <w:delText xml:space="preserve">איתרבו</w:delText>
        </w:r>
      </w:del>
      <w:r>
        <w:rPr>
          <w:rtl/>
        </w:rPr>
        <w:t xml:space="preserve"> </w:t>
      </w:r>
      <w:ins w:id="91233" w:author="מנוע מכני" w:date="2026-10-11T12:04:39Z">
        <w:r>
          <w:rPr>
            <w:rtl/>
          </w:rPr>
          <w:t xml:space="preserve">גם</w:t>
        </w:r>
      </w:ins>
      <w:del w:id="91234" w:author="מנוע מכני" w:date="2026-10-11T12:04:39Z">
        <w:r>
          <w:rPr>
            <w:rtl/>
          </w:rPr>
          <w:delText xml:space="preserve">נמי</w:delText>
        </w:r>
      </w:del>
      <w:r>
        <w:rPr>
          <w:rtl/>
        </w:rPr>
        <w:t xml:space="preserve"> לצפון </w:t>
      </w:r>
      <w:r>
        <w:rPr>
          <w:rFonts w:hint="cs"/>
          <w:rtl/>
        </w:rPr>
        <w:t>קמ</w:t>
      </w:r>
      <w:r>
        <w:rPr>
          <w:rtl/>
        </w:rPr>
        <w:t>"</w:t>
      </w:r>
      <w:r>
        <w:rPr>
          <w:rFonts w:hint="cs"/>
          <w:rtl/>
        </w:rPr>
        <w:t>ל</w:t>
      </w:r>
      <w:r>
        <w:rPr>
          <w:rtl/>
        </w:rPr>
        <w:t>.</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Fonts w:hint="cs"/>
          <w:rtl/>
        </w:rPr>
        <w:t xml:space="preserve">ולא מצד דלמעט שעיר נחשון </w:t>
      </w:r>
      <w:r>
        <w:rPr>
          <w:rStyle w:val="2fb"/>
          <w:rFonts w:hint="cs"/>
          <w:rtl/>
        </w:rPr>
        <w:t xml:space="preserve">דלר</w:t>
      </w:r>
      <w:r>
        <w:rPr>
          <w:rStyle w:val="2fb"/>
          <w:rtl/>
        </w:rPr>
        <w:t>"</w:t>
      </w:r>
      <w:r>
        <w:rPr>
          <w:rStyle w:val="2fb"/>
          <w:rFonts w:hint="cs"/>
          <w:rtl/>
        </w:rPr>
        <w:t xml:space="preserve">י</w:t>
      </w:r>
      <w:r>
        <w:rPr>
          <w:rFonts w:hint="cs"/>
          <w:rtl/>
        </w:rPr>
        <w:t xml:space="preserve"> </w:t>
      </w:r>
      <w:r>
        <w:rPr>
          <w:rFonts w:hint="cs"/>
          <w:rtl/>
        </w:rPr>
        <w:t xml:space="preserve">לא</w:t>
      </w:r>
      <w:r>
        <w:rPr>
          <w:rFonts w:hint="cs"/>
          <w:rtl/>
        </w:rPr>
        <w:t xml:space="preserve"> </w:t>
      </w:r>
      <w:ins w:id="90147" w:author="Claude - סמנטי" w:date="2026-10-11T12:26:16Z">
        <w:r>
          <w:rPr>
            <w:rFonts w:hint="cs"/>
            <w:rtl/>
          </w:rPr>
          <w:t xml:space="preserve">נתרבה</w:t>
        </w:r>
      </w:ins>
      <w:del w:id="90148" w:author="Claude - סמנטי" w:date="2026-10-11T12:26:16Z">
        <w:r>
          <w:rPr>
            <w:rFonts w:hint="cs"/>
            <w:rtl/>
          </w:rPr>
          <w:delText xml:space="preserve">איתרבי</w:delText>
        </w:r>
      </w:del>
      <w:r>
        <w:rPr>
          <w:rFonts w:hint="cs"/>
          <w:rtl/>
        </w:rPr>
        <w:t xml:space="preserve"> </w:t>
      </w:r>
      <w:r>
        <w:rPr>
          <w:rStyle w:val="2fb"/>
          <w:rFonts w:hint="cs"/>
          <w:rtl/>
        </w:rPr>
        <w:t xml:space="preserve">ולר</w:t>
      </w:r>
      <w:r>
        <w:rPr>
          <w:rStyle w:val="2fb"/>
          <w:rtl/>
        </w:rPr>
        <w:t>"</w:t>
      </w:r>
      <w:r>
        <w:rPr>
          <w:rStyle w:val="2fb"/>
          <w:rFonts w:hint="cs"/>
          <w:rtl/>
        </w:rPr>
        <w:t xml:space="preserve">ש</w:t>
      </w:r>
      <w:r>
        <w:rPr>
          <w:rFonts w:hint="cs"/>
          <w:rtl/>
        </w:rPr>
        <w:t xml:space="preserve"> אפי' סמיכה </w:t>
      </w:r>
    </w:p>
    <w:p w:rsidR="00DA63EC" w:rsidRDefault="00DA63EC" w:rsidP="00DA63EC">
      <w:pPr>
        <w:tabs>
          <w:tab w:val="left" w:pos="0"/>
          <w:tab w:val="center" w:pos="2835"/>
        </w:tabs>
        <w:rPr>
          <w:rtl/>
        </w:rPr>
      </w:pPr>
      <w:r>
        <w:rPr>
          <w:rFonts w:hint="cs"/>
          <w:rtl/>
        </w:rPr>
        <w:t xml:space="preserve">ולא מצד בנין אב </w:t>
      </w:r>
      <w:r>
        <w:rPr>
          <w:rFonts w:hint="cs"/>
          <w:rtl/>
        </w:rPr>
        <w:t xml:space="preserve">דא</w:t>
      </w:r>
      <w:r>
        <w:rPr>
          <w:rtl/>
        </w:rPr>
        <w:t>"</w:t>
      </w:r>
      <w:r>
        <w:rPr>
          <w:rFonts w:hint="cs"/>
          <w:rtl/>
        </w:rPr>
        <w:t xml:space="preserve">כ</w:t>
      </w:r>
      <w:r>
        <w:rPr>
          <w:rFonts w:hint="cs"/>
          <w:rtl/>
        </w:rPr>
        <w:t xml:space="preserve"> סמיכה גם תלמד </w:t>
      </w:r>
      <w:r>
        <w:rPr>
          <w:rtl/>
        </w:rPr>
        <w:t>–</w:t>
      </w:r>
      <w:r>
        <w:rPr>
          <w:rFonts w:hint="cs"/>
          <w:rtl/>
        </w:rPr>
        <w:t xml:space="preserve"> דשעה מדורות </w:t>
      </w:r>
      <w:r>
        <w:rPr>
          <w:rFonts w:hint="cs"/>
          <w:rtl/>
        </w:rPr>
        <w:t xml:space="preserve">לא</w:t>
      </w:r>
      <w:r>
        <w:rPr>
          <w:rFonts w:hint="cs"/>
          <w:rtl/>
        </w:rPr>
        <w:t xml:space="preserve"> גמרי' </w:t>
      </w:r>
    </w:p>
    <w:p w:rsidR="00DA63EC" w:rsidRDefault="00DA63EC" w:rsidP="00DA63EC">
      <w:pPr>
        <w:tabs>
          <w:tab w:val="left" w:pos="0"/>
          <w:tab w:val="center" w:pos="2835"/>
        </w:tabs>
        <w:rPr>
          <w:rtl/>
        </w:rPr>
      </w:pPr>
      <w:r>
        <w:rPr>
          <w:rFonts w:hint="cs"/>
          <w:rtl/>
        </w:rPr>
        <w:t xml:space="preserve">ולא מצד אותו ואין שוחט בצפון דמדר' אחיא נפיק דאותו ואין השוחט בצפון </w:t>
      </w:r>
    </w:p>
    <w:p w:rsidR="00DA63EC" w:rsidRPr="00FE1B89" w:rsidRDefault="00DA63EC" w:rsidP="00DA63EC">
      <w:pPr>
        <w:tabs>
          <w:tab w:val="left" w:pos="0"/>
          <w:tab w:val="center" w:pos="2835"/>
        </w:tabs>
        <w:rPr>
          <w:spacing w:val="-4"/>
          <w:rtl/>
        </w:rPr>
      </w:pPr>
      <w:ins w:id="91235" w:author="מנוע מכני" w:date="2026-10-11T12:04:39Z">
        <w:r>
          <w:rPr>
            <w:rFonts w:hint="cs"/>
            <w:spacing w:val="-4"/>
            <w:rtl/>
          </w:rPr>
          <w:t xml:space="preserve">ולא</w:t>
        </w:r>
      </w:ins>
      <w:del w:id="91236" w:author="מנוע מכני" w:date="2026-10-11T12:04:39Z">
        <w:r w:rsidRPr="00FE1B89">
          <w:rPr>
            <w:rFonts w:hint="cs"/>
            <w:spacing w:val="-4"/>
            <w:rtl/>
          </w:rPr>
          <w:delText xml:space="preserve">ולאו</w:delText>
        </w:r>
      </w:del>
      <w:ins w:id="94581" w:author="מנוע מכני" w:date="2026-10-11T12:04:39Z">
        <w:r>
          <w:rPr>
            <w:rFonts w:hint="cs"/>
            <w:spacing w:val="-4"/>
            <w:rtl/>
          </w:rPr>
          <w:t xml:space="preserve"> </w:t>
        </w:r>
      </w:ins>
      <w:del w:id="94582" w:author="מנוע מכני" w:date="2026-10-11T12:04:39Z">
        <w:r w:rsidRPr="00FE1B89">
          <w:rPr>
            <w:rFonts w:hint="cs"/>
            <w:spacing w:val="-4"/>
            <w:rtl/>
          </w:rPr>
          <w:delText xml:space="preserve">  </w:delText>
        </w:r>
      </w:del>
      <w:r w:rsidRPr="00FE1B89">
        <w:rPr>
          <w:rFonts w:hint="cs"/>
          <w:spacing w:val="-4"/>
          <w:rtl/>
        </w:rPr>
        <w:t xml:space="preserve">מ'</w:t>
      </w:r>
      <w:r w:rsidRPr="00FE1B89">
        <w:rPr>
          <w:spacing w:val="-4"/>
          <w:rtl/>
        </w:rPr>
        <w:t>אותו</w:t>
      </w:r>
      <w:r w:rsidRPr="00FE1B89">
        <w:rPr>
          <w:rFonts w:hint="cs"/>
          <w:b/>
          <w:bCs/>
          <w:spacing w:val="-4"/>
          <w:rtl/>
        </w:rPr>
        <w:t>'</w:t>
      </w:r>
      <w:r w:rsidRPr="00FE1B89">
        <w:rPr>
          <w:spacing w:val="-4"/>
          <w:rtl/>
        </w:rPr>
        <w:t xml:space="preserve"> בצפון ואין בן עוף בצפון</w:t>
      </w:r>
      <w:ins w:id="94579" w:author="מנוע מכני" w:date="2026-10-11T12:04:39Z">
        <w:r>
          <w:rPr>
            <w:spacing w:val="-4"/>
            <w:rtl/>
          </w:rPr>
          <w:t xml:space="preserve">,</w:t>
        </w:r>
      </w:ins>
      <w:del w:id="94580" w:author="מנוע מכני" w:date="2026-10-11T12:04:39Z">
        <w:r w:rsidRPr="00FE1B89">
          <w:rPr>
            <w:spacing w:val="-4"/>
            <w:rtl/>
          </w:rPr>
          <w:delText xml:space="preserve">;</w:delText>
        </w:r>
      </w:del>
      <w:r w:rsidRPr="00FE1B89">
        <w:rPr>
          <w:rFonts w:hint="cs"/>
          <w:spacing w:val="-4"/>
          <w:rtl/>
        </w:rPr>
        <w:t xml:space="preserve"> דלא</w:t>
      </w:r>
      <w:ins w:id="94583" w:author="מנוע מכני" w:date="2026-10-11T12:04:39Z">
        <w:r>
          <w:rPr>
            <w:rFonts w:hint="cs"/>
            <w:spacing w:val="-4"/>
            <w:rtl/>
          </w:rPr>
          <w:t xml:space="preserve"> </w:t>
        </w:r>
      </w:ins>
      <w:del w:id="94584" w:author="מנוע מכני" w:date="2026-10-11T12:04:39Z">
        <w:r w:rsidRPr="00FE1B89">
          <w:rPr>
            <w:rFonts w:hint="cs"/>
            <w:spacing w:val="-4"/>
            <w:rtl/>
          </w:rPr>
          <w:delText xml:space="preserve">  </w:delText>
        </w:r>
      </w:del>
      <w:r w:rsidRPr="00FE1B89">
        <w:rPr>
          <w:rFonts w:hint="cs"/>
          <w:spacing w:val="-4"/>
          <w:rtl/>
        </w:rPr>
        <w:t xml:space="preserve">לימא </w:t>
      </w:r>
      <w:r w:rsidRPr="00FE1B89">
        <w:rPr>
          <w:rFonts w:hint="cs"/>
          <w:spacing w:val="-4"/>
          <w:rtl/>
        </w:rPr>
        <w:t xml:space="preserve">ק</w:t>
      </w:r>
      <w:r w:rsidRPr="00FE1B89">
        <w:rPr>
          <w:spacing w:val="-4"/>
          <w:rtl/>
        </w:rPr>
        <w:t>"</w:t>
      </w:r>
      <w:r w:rsidRPr="00FE1B89">
        <w:rPr>
          <w:rFonts w:hint="cs"/>
          <w:spacing w:val="-4"/>
          <w:rtl/>
        </w:rPr>
        <w:t xml:space="preserve">ו</w:t>
      </w:r>
      <w:r w:rsidRPr="00FE1B89">
        <w:rPr>
          <w:rFonts w:hint="cs"/>
          <w:spacing w:val="-4"/>
          <w:rtl/>
        </w:rPr>
        <w:t xml:space="preserve"> מבן צאן שלא קבע לו כהן וקבע לו צפון </w:t>
      </w:r>
    </w:p>
    <w:p w:rsidR="00DA63EC" w:rsidRDefault="00DA63EC" w:rsidP="00DA63EC">
      <w:pPr>
        <w:tabs>
          <w:tab w:val="left" w:pos="0"/>
          <w:tab w:val="center" w:pos="2835"/>
        </w:tabs>
        <w:rPr>
          <w:rtl/>
        </w:rPr>
      </w:pPr>
      <w:r>
        <w:rPr>
          <w:rtl/>
        </w:rPr>
        <w:tab/>
      </w:r>
      <w:r>
        <w:rPr>
          <w:rFonts w:hint="cs"/>
          <w:rtl/>
        </w:rPr>
        <w:t>ד</w:t>
      </w:r>
      <w:r>
        <w:rPr>
          <w:rtl/>
        </w:rPr>
        <w:t xml:space="preserve">מה לבן צאן שכן קבע לו כלי! </w:t>
      </w:r>
    </w:p>
    <w:p w:rsidR="00DA63EC" w:rsidRDefault="00DA63EC" w:rsidP="00DA63EC">
      <w:pPr>
        <w:tabs>
          <w:tab w:val="left" w:pos="0"/>
          <w:tab w:val="center" w:pos="2835"/>
        </w:tabs>
        <w:rPr>
          <w:rtl/>
        </w:rPr>
      </w:pPr>
      <w:ins w:id="91237" w:author="מנוע מכני" w:date="2026-10-11T12:04:39Z">
        <w:r>
          <w:rPr>
            <w:rFonts w:hint="cs"/>
            <w:rtl/>
          </w:rPr>
          <w:t xml:space="preserve">ולא</w:t>
        </w:r>
      </w:ins>
      <w:del w:id="91238" w:author="מנוע מכני" w:date="2026-10-11T12:04:39Z">
        <w:r>
          <w:rPr>
            <w:rFonts w:hint="cs"/>
            <w:rtl/>
          </w:rPr>
          <w:delText xml:space="preserve">ולאו</w:delText>
        </w:r>
      </w:del>
      <w:r>
        <w:rPr>
          <w:rFonts w:hint="cs"/>
          <w:rtl/>
        </w:rPr>
        <w:t xml:space="preserve"> מ'</w:t>
      </w:r>
      <w:r>
        <w:rPr>
          <w:rtl/>
        </w:rPr>
        <w:t>אותו</w:t>
      </w:r>
      <w:r>
        <w:rPr>
          <w:rFonts w:hint="cs"/>
          <w:rtl/>
        </w:rPr>
        <w:t>'</w:t>
      </w:r>
      <w:r>
        <w:rPr>
          <w:rtl/>
        </w:rPr>
        <w:t xml:space="preserve"> בצפון ואין פסח בצפון</w:t>
      </w:r>
      <w:ins w:id="94585" w:author="מנוע מכני" w:date="2026-10-11T12:04:39Z">
        <w:r>
          <w:rPr>
            <w:rtl/>
          </w:rPr>
          <w:t xml:space="preserve">,</w:t>
        </w:r>
      </w:ins>
      <w:del w:id="94586" w:author="מנוע מכני" w:date="2026-10-11T12:04:39Z">
        <w:r>
          <w:rPr>
            <w:rtl/>
          </w:rPr>
          <w:delText xml:space="preserve">;</w:delText>
        </w:r>
      </w:del>
      <w:r>
        <w:rPr>
          <w:rFonts w:hint="cs"/>
          <w:rtl/>
        </w:rPr>
        <w:t xml:space="preserve"> דס</w:t>
      </w:r>
      <w:r>
        <w:rPr>
          <w:rtl/>
        </w:rPr>
        <w:t>"</w:t>
      </w:r>
      <w:r>
        <w:rPr>
          <w:rFonts w:hint="cs"/>
          <w:rtl/>
        </w:rPr>
        <w:t xml:space="preserve">ד לילף </w:t>
      </w:r>
      <w:r>
        <w:rPr>
          <w:rFonts w:hint="cs"/>
          <w:rtl/>
        </w:rPr>
        <w:t xml:space="preserve">ק</w:t>
      </w:r>
      <w:r>
        <w:rPr>
          <w:rtl/>
        </w:rPr>
        <w:t>"</w:t>
      </w:r>
      <w:r>
        <w:rPr>
          <w:rFonts w:hint="cs"/>
          <w:rtl/>
        </w:rPr>
        <w:t xml:space="preserve">ו</w:t>
      </w:r>
      <w:r>
        <w:rPr>
          <w:rFonts w:hint="cs"/>
          <w:rtl/>
        </w:rPr>
        <w:t xml:space="preserve"> מעולה דלא קבע לו זמן לשחיטתו קבע לו צפון </w:t>
      </w:r>
    </w:p>
    <w:p w:rsidR="00DA63EC" w:rsidRDefault="00DA63EC" w:rsidP="00DA63EC">
      <w:pPr>
        <w:tabs>
          <w:tab w:val="left" w:pos="0"/>
          <w:tab w:val="center" w:pos="2835"/>
        </w:tabs>
        <w:rPr>
          <w:rtl/>
        </w:rPr>
      </w:pPr>
      <w:r>
        <w:rPr>
          <w:rtl/>
        </w:rPr>
        <w:tab/>
        <w:t>מה לעולה שכן כליל! מחטאת.</w:t>
      </w:r>
      <w:r>
        <w:rPr>
          <w:rFonts w:hint="cs"/>
          <w:rtl/>
        </w:rPr>
        <w:t xml:space="preserve"> </w:t>
      </w:r>
      <w:r>
        <w:rPr>
          <w:rtl/>
        </w:rPr>
        <w:t>מה לחטאת שכן מכפרת על חייבי כריתות! מאשם.</w:t>
      </w:r>
    </w:p>
    <w:p w:rsidR="00DA63EC" w:rsidRDefault="00DA63EC" w:rsidP="00DA63EC">
      <w:pPr>
        <w:tabs>
          <w:tab w:val="left" w:pos="0"/>
          <w:tab w:val="center" w:pos="2835"/>
        </w:tabs>
        <w:rPr>
          <w:rtl/>
        </w:rPr>
      </w:pPr>
      <w:r>
        <w:rPr>
          <w:rtl/>
        </w:rPr>
        <w:tab/>
        <w:t xml:space="preserve">מה לאשם שכן קדשי קדשים! מכולן </w:t>
      </w:r>
      <w:ins w:id="91239" w:author="מנוע מכני" w:date="2026-10-11T12:04:39Z">
        <w:r>
          <w:rPr>
            <w:rtl/>
          </w:rPr>
          <w:t xml:space="preserve">גם</w:t>
        </w:r>
      </w:ins>
      <w:del w:id="91240" w:author="מנוע מכני" w:date="2026-10-11T12:04:39Z">
        <w:r>
          <w:rPr>
            <w:rtl/>
          </w:rPr>
          <w:tab/>
          <w:delText xml:space="preserve">נמי</w:delText>
        </w:r>
      </w:del>
      <w:r>
        <w:rPr>
          <w:rtl/>
        </w:rPr>
        <w:tab/>
        <w:t xml:space="preserve"> שכן קדשי קדשים! </w:t>
      </w:r>
    </w:p>
    <w:p w:rsidR="00DA63EC" w:rsidRPr="00FE1B89" w:rsidRDefault="00DA63EC" w:rsidP="00DA63EC">
      <w:pPr>
        <w:tabs>
          <w:tab w:val="left" w:pos="0"/>
          <w:tab w:val="center" w:pos="2835"/>
        </w:tabs>
        <w:rPr>
          <w:spacing w:val="-4"/>
        </w:rPr>
      </w:pPr>
      <w:r w:rsidRPr="00FE1B89">
        <w:rPr>
          <w:b/>
          <w:bCs/>
          <w:spacing w:val="-4"/>
          <w:rtl/>
        </w:rPr>
        <w:t>לעולם</w:t>
      </w:r>
      <w:r w:rsidRPr="00FE1B89">
        <w:rPr>
          <w:spacing w:val="-4"/>
          <w:rtl/>
        </w:rPr>
        <w:t xml:space="preserve"> כדאמרן:</w:t>
      </w:r>
      <w:r w:rsidRPr="00FE1B89">
        <w:rPr>
          <w:rStyle w:val="afffff0"/>
          <w:spacing w:val="-4"/>
          <w:rtl/>
        </w:rPr>
        <w:t xml:space="preserve"> </w:t>
      </w:r>
      <w:r w:rsidRPr="00FE1B89">
        <w:rPr>
          <w:rStyle w:val="afffff0"/>
          <w:rFonts w:hint="cs"/>
          <w:spacing w:val="-4"/>
          <w:rtl/>
        </w:rPr>
        <w:t>'</w:t>
      </w:r>
      <w:r w:rsidRPr="00FE1B89">
        <w:rPr>
          <w:rStyle w:val="afffff0"/>
          <w:spacing w:val="-4"/>
          <w:rtl/>
        </w:rPr>
        <w:t>אותו</w:t>
      </w:r>
      <w:r w:rsidRPr="00FE1B89">
        <w:rPr>
          <w:rStyle w:val="afffff0"/>
          <w:rFonts w:hint="cs"/>
          <w:spacing w:val="-4"/>
          <w:rtl/>
        </w:rPr>
        <w:t>'</w:t>
      </w:r>
      <w:r w:rsidRPr="00FE1B89">
        <w:rPr>
          <w:rStyle w:val="afffff0"/>
          <w:spacing w:val="-4"/>
          <w:rtl/>
        </w:rPr>
        <w:t xml:space="preserve"> </w:t>
      </w:r>
      <w:r w:rsidRPr="00FE1B89">
        <w:rPr>
          <w:spacing w:val="-4"/>
          <w:rtl/>
        </w:rPr>
        <w:t>בצפון ואין שוחט בצפון, ו</w:t>
      </w:r>
      <w:r w:rsidRPr="00FE1B89">
        <w:rPr>
          <w:rFonts w:hint="cs"/>
          <w:spacing w:val="-4"/>
          <w:rtl/>
        </w:rPr>
        <w:t xml:space="preserve">לר' אחריה רק שוחט </w:t>
      </w:r>
      <w:r w:rsidRPr="00FE1B89">
        <w:rPr>
          <w:rFonts w:hint="cs"/>
          <w:spacing w:val="-4"/>
          <w:rtl/>
        </w:rPr>
        <w:t xml:space="preserve">א</w:t>
      </w:r>
      <w:r w:rsidRPr="00FE1B89">
        <w:rPr>
          <w:spacing w:val="-4"/>
          <w:rtl/>
        </w:rPr>
        <w:t>"</w:t>
      </w:r>
      <w:r w:rsidRPr="00FE1B89">
        <w:rPr>
          <w:rFonts w:hint="cs"/>
          <w:spacing w:val="-4"/>
          <w:rtl/>
        </w:rPr>
        <w:t xml:space="preserve">צ</w:t>
      </w:r>
      <w:r w:rsidRPr="00FE1B89">
        <w:rPr>
          <w:rFonts w:hint="cs"/>
          <w:spacing w:val="-4"/>
          <w:rtl/>
        </w:rPr>
        <w:t xml:space="preserve"> צפון [אבל מקבל כן] </w:t>
      </w:r>
    </w:p>
    <w:p w:rsidR="00DA63EC" w:rsidRDefault="00DA63EC" w:rsidP="00DA63EC">
      <w:pPr>
        <w:tabs>
          <w:tab w:val="left" w:pos="0"/>
          <w:tab w:val="center" w:pos="2835"/>
        </w:tabs>
        <w:rPr>
          <w:rtl/>
        </w:rPr>
      </w:pPr>
      <w:r>
        <w:rPr>
          <w:rFonts w:hint="cs"/>
          <w:rtl/>
        </w:rPr>
        <w:tab/>
      </w:r>
      <w:r>
        <w:rPr>
          <w:rtl/>
        </w:rPr>
        <w:t xml:space="preserve">לקח ולקח </w:t>
      </w:r>
      <w:r>
        <w:rPr>
          <w:rtl/>
        </w:rPr>
        <w:t xml:space="preserve">לא</w:t>
      </w:r>
      <w:r>
        <w:rPr>
          <w:rtl/>
        </w:rPr>
        <w:t xml:space="preserve"> משמע </w:t>
      </w:r>
      <w:ins w:id="93027" w:author="מנוע מכני" w:date="2026-10-11T12:04:39Z">
        <w:r>
          <w:rPr>
            <w:rtl/>
          </w:rPr>
          <w:t xml:space="preserve">לו</w:t>
        </w:r>
      </w:ins>
      <w:del w:id="93028" w:author="מנוע מכני" w:date="2026-10-11T12:04:39Z">
        <w:r>
          <w:rPr>
            <w:rtl/>
          </w:rPr>
          <w:delText xml:space="preserve">ליה</w:delText>
        </w:r>
      </w:del>
      <w:r>
        <w:rPr>
          <w:rtl/>
        </w:rPr>
        <w:t xml:space="preserve">.</w:t>
      </w:r>
    </w:p>
    <w:p w:rsidR="00DA63EC" w:rsidRDefault="00DA63EC" w:rsidP="00DA63EC">
      <w:pPr>
        <w:tabs>
          <w:tab w:val="left" w:pos="0"/>
          <w:tab w:val="center" w:pos="2835"/>
        </w:tabs>
        <w:rPr>
          <w:rtl/>
        </w:rPr>
      </w:pPr>
    </w:p>
    <w:p>
      <w:pPr>
        <w:pStyle w:val="afffff8"/>
        <w:rPr>
          <w:ins w:id="90429" w:author="קלוד" w:date="2026-10-11T12:29:36Z"/>
        </w:rPr>
      </w:pPr>
      <w:ins w:id="90430" w:author="קלוד" w:date="2026-10-11T12:29:36Z">
        <w:r>
          <w:rPr>
            <w:color w:val="7B3F00"/>
          </w:rPr>
          <w:t xml:space="preserve">שחיטה וקבלה בעולה לעכב - ק"ו מחטאת</w:t>
        </w:r>
      </w:ins>
    </w:p>
    <w:p w:rsidR="00DA63EC" w:rsidRDefault="00DA63EC" w:rsidP="00DA63EC">
      <w:pPr>
        <w:tabs>
          <w:tab w:val="left" w:pos="0"/>
          <w:tab w:val="center" w:pos="2835"/>
        </w:tabs>
        <w:rPr>
          <w:rtl/>
        </w:rPr>
      </w:pPr>
      <w:r>
        <w:rPr>
          <w:rtl/>
        </w:rPr>
        <w:t xml:space="preserve">• אשכחן שחיטה בעולה למצוה, קבלה </w:t>
      </w:r>
      <w:ins w:id="91241" w:author="מנוע מכני" w:date="2026-10-11T12:04:39Z">
        <w:r>
          <w:rPr>
            <w:rtl/>
          </w:rPr>
          <w:t xml:space="preserve">גם</w:t>
        </w:r>
      </w:ins>
      <w:del w:id="91242" w:author="מנוע מכני" w:date="2026-10-11T12:04:39Z">
        <w:r>
          <w:rPr>
            <w:rtl/>
          </w:rPr>
          <w:delText xml:space="preserve">נמי</w:delText>
        </w:r>
      </w:del>
      <w:r>
        <w:rPr>
          <w:rtl/>
        </w:rPr>
        <w:t xml:space="preserve"> למצוה אשכחן, </w:t>
      </w:r>
    </w:p>
    <w:p w:rsidR="00DA63EC" w:rsidRDefault="00DA63EC" w:rsidP="00DA63EC">
      <w:pPr>
        <w:tabs>
          <w:tab w:val="left" w:pos="0"/>
          <w:tab w:val="center" w:pos="2835"/>
        </w:tabs>
        <w:rPr>
          <w:rtl/>
        </w:rPr>
      </w:pPr>
      <w:r>
        <w:rPr>
          <w:rtl/>
        </w:rPr>
        <w:t xml:space="preserve">שחיטה וקבלה לעכב </w:t>
      </w:r>
      <w:r>
        <w:rPr>
          <w:rStyle w:val="2fb"/>
          <w:rFonts w:hint="cs"/>
          <w:rtl/>
        </w:rPr>
        <w:t>מראב</w:t>
      </w:r>
      <w:r>
        <w:rPr>
          <w:rStyle w:val="2fb"/>
          <w:rtl/>
        </w:rPr>
        <w:t>"</w:t>
      </w:r>
      <w:r>
        <w:rPr>
          <w:rStyle w:val="2fb"/>
          <w:rFonts w:hint="cs"/>
          <w:rtl/>
        </w:rPr>
        <w:t xml:space="preserve">א</w:t>
      </w:r>
      <w:r>
        <w:rPr>
          <w:rFonts w:hint="cs"/>
          <w:rtl/>
        </w:rPr>
        <w:t xml:space="preserve"> [</w:t>
      </w:r>
      <w:r>
        <w:rPr>
          <w:rStyle w:val="2fb"/>
          <w:rFonts w:hint="cs"/>
          <w:rtl/>
        </w:rPr>
        <w:t xml:space="preserve">רב</w:t>
      </w:r>
      <w:r>
        <w:rPr>
          <w:rStyle w:val="2fb"/>
          <w:rtl/>
        </w:rPr>
        <w:t>"</w:t>
      </w:r>
      <w:r>
        <w:rPr>
          <w:rStyle w:val="2fb"/>
          <w:rFonts w:hint="cs"/>
          <w:rtl/>
        </w:rPr>
        <w:t xml:space="preserve">ש</w:t>
      </w:r>
      <w:r>
        <w:rPr>
          <w:rFonts w:hint="cs"/>
          <w:rtl/>
        </w:rPr>
        <w:t xml:space="preserve">]</w:t>
      </w:r>
      <w:r>
        <w:rPr>
          <w:rtl/>
        </w:rPr>
        <w:t xml:space="preserve"> </w:t>
      </w:r>
      <w:r>
        <w:rPr>
          <w:rtl/>
        </w:rPr>
        <w:t xml:space="preserve">ק"ו</w:t>
      </w:r>
      <w:r>
        <w:rPr>
          <w:rFonts w:hint="cs"/>
          <w:rtl/>
        </w:rPr>
        <w:t xml:space="preserve"> מ</w:t>
      </w:r>
      <w:r>
        <w:rPr>
          <w:rtl/>
        </w:rPr>
        <w:t xml:space="preserve">חטאת הבאה מכח עולה מעכבת, </w:t>
      </w:r>
      <w:r>
        <w:rPr>
          <w:rFonts w:hint="cs"/>
          <w:rtl/>
        </w:rPr>
        <w:t>ל</w:t>
      </w:r>
      <w:r>
        <w:rPr>
          <w:rtl/>
        </w:rPr>
        <w:t>עולה שבאה חטאת מכחה שמעכבת.</w:t>
      </w:r>
    </w:p>
    <w:p w:rsidR="00DA63EC" w:rsidRDefault="00DA63EC" w:rsidP="00DA63EC">
      <w:pPr>
        <w:tabs>
          <w:tab w:val="left" w:pos="0"/>
          <w:tab w:val="center" w:pos="2835"/>
        </w:tabs>
        <w:rPr>
          <w:rtl/>
        </w:rPr>
      </w:pPr>
      <w:r>
        <w:rPr>
          <w:rtl/>
        </w:rPr>
        <w:t xml:space="preserve">מה לחטאת שכן מכפרת על חייבי כריתות! </w:t>
      </w:r>
    </w:p>
    <w:p>
      <w:pPr>
        <w:pStyle w:val="38"/>
        <w:rPr>
          <w:ins w:id="99091" w:author="מנוע מכני" w:date="2026-10-11T12:04:39Z"/>
        </w:rPr>
      </w:pPr>
      <w:del w:id="99090" w:author="מנוע מכני" w:date="2026-10-11T12:04:39Z">
        <w:r>
          <w:delText xml:space="preserve">•</w:delText>
        </w:r>
      </w:del>
      <w:r>
        <w:t xml:space="preserve"> רבינא, הא </w:t>
      </w:r>
      <w:ins w:id="95573" w:author="מנוע מכני" w:date="2026-10-11T12:04:39Z">
        <w:r>
          <w:t xml:space="preserve">קשה</w:t>
        </w:r>
      </w:ins>
      <w:del w:id="95574" w:author="מנוע מכני" w:date="2026-10-11T12:04:39Z">
        <w:r>
          <w:delText xml:space="preserve">קשיא</w:delText>
        </w:r>
      </w:del>
      <w:r>
        <w:t xml:space="preserve"> </w:t>
      </w:r>
      <w:ins w:id="93029" w:author="מנוע מכני" w:date="2026-10-11T12:04:39Z">
        <w:r>
          <w:t xml:space="preserve">לו</w:t>
        </w:r>
      </w:ins>
      <w:del w:id="93030" w:author="מנוע מכני" w:date="2026-10-11T12:04:39Z">
        <w:r>
          <w:delText xml:space="preserve">ליה</w:delText>
        </w:r>
      </w:del>
      <w:r>
        <w:t xml:space="preserve"> לר</w:t>
      </w:r>
      <w:r>
        <w:t>אב</w:t>
      </w:r>
      <w:r>
        <w:t>"</w:t>
      </w:r>
      <w:r>
        <w:t>א</w:t>
      </w:r>
      <w:r>
        <w:t xml:space="preserve">:</w:t>
      </w:r>
    </w:p>
    <w:p w:rsidR="00DA63EC" w:rsidRDefault="00DA63EC" w:rsidP="00DA63EC">
      <w:pPr>
        <w:tabs>
          <w:tab w:val="left" w:pos="0"/>
          <w:tab w:val="center" w:pos="2835"/>
        </w:tabs>
        <w:rPr>
          <w:rtl/>
        </w:rPr>
      </w:pPr>
      <w:del w:id="99092" w:author="מנוע מכני" w:date="2026-10-11T12:04:39Z">
        <w:r>
          <w:rPr>
            <w:rtl/>
          </w:rPr>
          <w:delText xml:space="preserve"> </w:delText>
        </w:r>
      </w:del>
      <w:r>
        <w:rPr>
          <w:rtl/>
        </w:rPr>
        <w:t xml:space="preserve">כלום מצינו טפל חמור מן העיקר.</w:t>
      </w:r>
    </w:p>
    <w:p w:rsidR="00DA63EC" w:rsidRDefault="00DA63EC" w:rsidP="00DA63EC">
      <w:pPr>
        <w:tabs>
          <w:tab w:val="left" w:pos="0"/>
          <w:tab w:val="center" w:pos="2835"/>
        </w:tabs>
        <w:rPr>
          <w:rtl/>
        </w:rPr>
      </w:pPr>
    </w:p>
    <w:p w:rsidR="00DA63EC" w:rsidRDefault="00DA63EC" w:rsidP="00DA63EC">
      <w:pPr>
        <w:pStyle w:val="afff3"/>
        <w:framePr w:wrap="around"/>
        <w:rPr>
          <w:rtl/>
        </w:rPr>
      </w:pPr>
      <w:r>
        <w:rPr>
          <w:rFonts w:hint="cs"/>
          <w:rtl/>
        </w:rPr>
        <w:t>מט.</w:t>
      </w:r>
    </w:p>
    <w:p>
      <w:pPr>
        <w:pStyle w:val="38"/>
        <w:rPr>
          <w:ins w:id="99093" w:author="מנוע מכני" w:date="2026-10-11T12:04:39Z"/>
        </w:rPr>
      </w:pPr>
      <w:r>
        <w:t>א</w:t>
      </w:r>
      <w:r>
        <w:t>"</w:t>
      </w:r>
      <w:r>
        <w:t xml:space="preserve">ל</w:t>
      </w:r>
      <w:r>
        <w:t xml:space="preserve"> מ</w:t>
      </w:r>
      <w:r>
        <w:t>"</w:t>
      </w:r>
      <w:r>
        <w:t>ז בדר</w:t>
      </w:r>
      <w:r>
        <w:t>"</w:t>
      </w:r>
      <w:r>
        <w:t>מ לרבינא</w:t>
      </w:r>
      <w:r>
        <w:t>:</w:t>
      </w:r>
    </w:p>
    <w:p w:rsidR="00DA63EC" w:rsidRDefault="00DA63EC" w:rsidP="00DA63EC">
      <w:pPr>
        <w:tabs>
          <w:tab w:val="left" w:pos="0"/>
          <w:tab w:val="center" w:pos="2835"/>
        </w:tabs>
        <w:rPr>
          <w:rtl/>
        </w:rPr>
      </w:pPr>
      <w:del w:id="99094" w:author="מנוע מכני" w:date="2026-10-11T12:04:39Z">
        <w:r>
          <w:rPr>
            <w:rFonts w:hint="cs"/>
            <w:rtl/>
          </w:rPr>
          <w:delText xml:space="preserve"> </w:delText>
        </w:r>
      </w:del>
      <w:r>
        <w:rPr>
          <w:rFonts w:hint="cs"/>
          <w:rtl/>
        </w:rPr>
        <w:t xml:space="preserve">והך ד</w:t>
      </w:r>
      <w:r>
        <w:rPr>
          <w:rtl/>
        </w:rPr>
        <w:t xml:space="preserve">מעשר דנפדה, ואילו לקוח בכסף מעשר אינו נפדה! </w:t>
      </w:r>
    </w:p>
    <w:p>
      <w:pPr>
        <w:pStyle w:val="38"/>
        <w:rPr>
          <w:ins w:id="99095" w:author="מנוע מכני" w:date="2026-10-11T12:04:39Z"/>
        </w:rPr>
      </w:pPr>
      <w:r w:rsidRPr="00FE1B89">
        <w:t xml:space="preserve">דתנן</w:t>
      </w:r>
      <w:r w:rsidRPr="00FE1B89">
        <w:t xml:space="preserve">:</w:t>
      </w:r>
    </w:p>
    <w:p w:rsidR="00DA63EC" w:rsidRPr="00FE1B89" w:rsidRDefault="00DA63EC" w:rsidP="00DA63EC">
      <w:pPr>
        <w:tabs>
          <w:tab w:val="left" w:pos="0"/>
          <w:tab w:val="center" w:pos="2835"/>
        </w:tabs>
        <w:rPr>
          <w:spacing w:val="-2"/>
          <w:rtl/>
        </w:rPr>
      </w:pPr>
      <w:del w:id="99096" w:author="מנוע מכני" w:date="2026-10-11T12:04:39Z">
        <w:r w:rsidRPr="00FE1B89">
          <w:rPr>
            <w:rStyle w:val="afffff0"/>
            <w:spacing w:val="-2"/>
            <w:rtl/>
          </w:rPr>
          <w:delText xml:space="preserve"> </w:delText>
        </w:r>
      </w:del>
      <w:r w:rsidRPr="00FE1B89">
        <w:rPr>
          <w:rStyle w:val="afffff0"/>
          <w:rFonts w:hint="cs"/>
          <w:spacing w:val="-2"/>
          <w:rtl/>
        </w:rPr>
        <w:t>'</w:t>
      </w:r>
      <w:r w:rsidRPr="00FE1B89">
        <w:rPr>
          <w:rStyle w:val="afffff0"/>
          <w:spacing w:val="-2"/>
          <w:rtl/>
        </w:rPr>
        <w:t>הלקוח בכסף מעשר שנטמא</w:t>
      </w:r>
      <w:r w:rsidRPr="00FE1B89">
        <w:rPr>
          <w:rStyle w:val="afffff0"/>
          <w:rFonts w:hint="cs"/>
          <w:spacing w:val="-2"/>
          <w:rtl/>
        </w:rPr>
        <w:t>'</w:t>
      </w:r>
      <w:r w:rsidRPr="00FE1B89">
        <w:rPr>
          <w:rStyle w:val="afffff0"/>
          <w:spacing w:val="-2"/>
          <w:rtl/>
        </w:rPr>
        <w:t xml:space="preserve"> </w:t>
      </w:r>
      <w:r w:rsidRPr="00FE1B89">
        <w:rPr>
          <w:spacing w:val="-2"/>
          <w:rtl/>
        </w:rPr>
        <w:t xml:space="preserve">- יפדה, </w:t>
      </w:r>
      <w:r w:rsidRPr="00FE1B89">
        <w:rPr>
          <w:rStyle w:val="2fb"/>
          <w:rFonts w:hint="cs"/>
          <w:spacing w:val="-2"/>
          <w:rtl/>
        </w:rPr>
        <w:t>ר</w:t>
      </w:r>
      <w:r w:rsidRPr="00FE1B89">
        <w:rPr>
          <w:rStyle w:val="2fb"/>
          <w:spacing w:val="-2"/>
          <w:rtl/>
        </w:rPr>
        <w:t>"</w:t>
      </w:r>
      <w:r w:rsidRPr="00FE1B89">
        <w:rPr>
          <w:rStyle w:val="2fb"/>
          <w:rFonts w:hint="cs"/>
          <w:spacing w:val="-2"/>
          <w:rtl/>
        </w:rPr>
        <w:t>י</w:t>
      </w:r>
      <w:r w:rsidRPr="00FE1B89">
        <w:rPr>
          <w:spacing w:val="-2"/>
          <w:rtl/>
        </w:rPr>
        <w:t xml:space="preserve">: יקבר, </w:t>
      </w:r>
      <w:ins w:id="91243" w:author="מנוע מכני" w:date="2026-10-11T12:04:39Z">
        <w:r>
          <w:rPr>
            <w:spacing w:val="-2"/>
            <w:rtl/>
          </w:rPr>
          <w:t xml:space="preserve">שם</w:t>
        </w:r>
      </w:ins>
      <w:del w:id="91244" w:author="מנוע מכני" w:date="2026-10-11T12:04:39Z">
        <w:r w:rsidRPr="00FE1B89">
          <w:rPr>
            <w:spacing w:val="-2"/>
            <w:rtl/>
          </w:rPr>
          <w:delText xml:space="preserve">התם</w:delText>
        </w:r>
      </w:del>
      <w:r w:rsidRPr="00FE1B89">
        <w:rPr>
          <w:spacing w:val="-2"/>
          <w:rtl/>
        </w:rPr>
        <w:t xml:space="preserve"> </w:t>
      </w:r>
      <w:r w:rsidRPr="00FE1B89">
        <w:rPr>
          <w:spacing w:val="-2"/>
          <w:rtl/>
        </w:rPr>
        <w:t xml:space="preserve">לא</w:t>
      </w:r>
      <w:r w:rsidRPr="00FE1B89">
        <w:rPr>
          <w:spacing w:val="-2"/>
          <w:rtl/>
        </w:rPr>
        <w:t xml:space="preserve"> אלימא קדושתיה </w:t>
      </w:r>
      <w:ins w:id="90149" w:author="Claude - סמנטי" w:date="2026-10-11T12:26:16Z">
        <w:r>
          <w:rPr>
            <w:spacing w:val="-2"/>
            <w:rtl/>
          </w:rPr>
          <w:t xml:space="preserve">לתפוס</w:t>
        </w:r>
      </w:ins>
      <w:del w:id="90150" w:author="Claude - סמנטי" w:date="2026-10-11T12:26:16Z">
        <w:r w:rsidRPr="00FE1B89">
          <w:rPr>
            <w:spacing w:val="-2"/>
            <w:rtl/>
          </w:rPr>
          <w:delText xml:space="preserve">למיתפס</w:delText>
        </w:r>
      </w:del>
      <w:r w:rsidRPr="00FE1B89">
        <w:rPr>
          <w:spacing w:val="-2"/>
          <w:rtl/>
        </w:rPr>
        <w:t xml:space="preserve"> פדיוניה.</w:t>
      </w:r>
    </w:p>
    <w:p w:rsidR="00DA63EC" w:rsidRDefault="00DA63EC" w:rsidP="00DA63EC">
      <w:pPr>
        <w:tabs>
          <w:tab w:val="left" w:pos="0"/>
          <w:tab w:val="center" w:pos="2835"/>
        </w:tabs>
        <w:rPr>
          <w:rtl/>
        </w:rPr>
      </w:pPr>
      <w:r>
        <w:rPr>
          <w:rtl/>
        </w:rPr>
        <w:t xml:space="preserve">והרי תמורה, דאילו קדשים </w:t>
      </w:r>
      <w:r>
        <w:rPr>
          <w:rtl/>
        </w:rPr>
        <w:t xml:space="preserve">לא</w:t>
      </w:r>
      <w:r>
        <w:rPr>
          <w:rtl/>
        </w:rPr>
        <w:t xml:space="preserve"> חיילי על בעל מום קבוע, ואילו </w:t>
      </w:r>
      <w:ins w:id="97083" w:author="מנוע מכני" w:date="2026-10-11T12:04:39Z">
        <w:r>
          <w:rPr>
            <w:rtl/>
          </w:rPr>
          <w:t xml:space="preserve">היא</w:t>
        </w:r>
      </w:ins>
      <w:del w:id="97084" w:author="מנוע מכני" w:date="2026-10-11T12:04:39Z">
        <w:r>
          <w:rPr>
            <w:rtl/>
          </w:rPr>
          <w:delText xml:space="preserve">איהי</w:delText>
        </w:r>
      </w:del>
      <w:r>
        <w:rPr>
          <w:rtl/>
        </w:rPr>
        <w:t xml:space="preserve"> חיילא! תמורה מכח קדשים </w:t>
      </w:r>
      <w:ins w:id="97085" w:author="מנוע מכני" w:date="2026-10-11T12:04:39Z">
        <w:r>
          <w:rPr>
            <w:rtl/>
          </w:rPr>
          <w:t xml:space="preserve">באה</w:t>
        </w:r>
      </w:ins>
      <w:del w:id="97086" w:author="מנוע מכני" w:date="2026-10-11T12:04:39Z">
        <w:r>
          <w:rPr>
            <w:rtl/>
          </w:rPr>
          <w:delText xml:space="preserve">אתיא</w:delText>
        </w:r>
      </w:del>
      <w:r>
        <w:rPr>
          <w:rtl/>
        </w:rPr>
        <w:t xml:space="preserve">, וקדשים מכח חולין </w:t>
      </w:r>
      <w:ins w:id="90151" w:author="Claude - סמנטי" w:date="2026-10-11T12:26:16Z">
        <w:r>
          <w:rPr>
            <w:rtl/>
          </w:rPr>
          <w:t xml:space="preserve">באה</w:t>
        </w:r>
      </w:ins>
      <w:del w:id="90152" w:author="Claude - סמנטי" w:date="2026-10-11T12:26:16Z">
        <w:r>
          <w:rPr>
            <w:rtl/>
          </w:rPr>
          <w:delText xml:space="preserve">קאתי</w:delText>
        </w:r>
      </w:del>
      <w:r>
        <w:rPr>
          <w:rtl/>
        </w:rPr>
        <w:t xml:space="preserve">.</w:t>
      </w:r>
    </w:p>
    <w:p w:rsidR="00DA63EC" w:rsidRDefault="00DA63EC" w:rsidP="00DA63EC">
      <w:pPr>
        <w:tabs>
          <w:tab w:val="left" w:pos="0"/>
          <w:tab w:val="center" w:pos="2835"/>
        </w:tabs>
        <w:rPr>
          <w:b/>
          <w:bCs/>
          <w:rtl/>
        </w:rPr>
      </w:pPr>
      <w:r>
        <w:rPr>
          <w:rtl/>
        </w:rPr>
        <w:t xml:space="preserve">הרי פסח, </w:t>
      </w:r>
      <w:ins w:id="90153" w:author="Claude - סמנטי" w:date="2026-10-11T12:26:16Z">
        <w:r>
          <w:rPr>
            <w:rtl/>
          </w:rPr>
          <w:t xml:space="preserve">שהוא</w:t>
        </w:r>
      </w:ins>
      <w:del w:id="90154" w:author="Claude - סמנטי" w:date="2026-10-11T12:26:16Z">
        <w:r>
          <w:rPr>
            <w:rtl/>
          </w:rPr>
          <w:delText xml:space="preserve">דהוא</w:delText>
        </w:r>
      </w:del>
      <w:r>
        <w:rPr>
          <w:rtl/>
        </w:rPr>
        <w:t xml:space="preserve"> אינו טעון סמיכה ונסכים ותנופת חזה ושוק, ואילו מותר </w:t>
      </w:r>
      <w:ins w:id="93031" w:author="מנוע מכני" w:date="2026-10-11T12:04:39Z">
        <w:r>
          <w:rPr>
            <w:rtl/>
          </w:rPr>
          <w:t xml:space="preserve">שלו</w:t>
        </w:r>
      </w:ins>
      <w:del w:id="93032" w:author="מנוע מכני" w:date="2026-10-11T12:04:39Z">
        <w:r>
          <w:rPr>
            <w:rtl/>
          </w:rPr>
          <w:delText xml:space="preserve">דידיה</w:delText>
        </w:r>
      </w:del>
      <w:r>
        <w:rPr>
          <w:rtl/>
        </w:rPr>
        <w:t xml:space="preserve"> טעון סמיכה ונסכים ותנופת חזה ושוק! פסח בשאר ימות השנה שלמים הוא.</w:t>
      </w:r>
    </w:p>
    <w:p>
      <w:pPr>
        <w:pStyle w:val="afffff8"/>
        <w:rPr>
          <w:ins w:id="90427" w:author="קלוד" w:date="2026-10-11T12:29:36Z"/>
        </w:rPr>
      </w:pPr>
      <w:ins w:id="90428" w:author="קלוד" w:date="2026-10-11T12:29:36Z">
        <w:r>
          <w:rPr>
            <w:color w:val="7B3F00"/>
          </w:rPr>
          <w:t xml:space="preserve">אשם - צפון בשחיטה ובקבלה מ'במקום אשר ישחטו'</w:t>
        </w:r>
      </w:ins>
    </w:p>
    <w:p>
      <w:pPr>
        <w:pStyle w:val="38"/>
        <w:rPr>
          <w:ins w:id="99097" w:author="מנוע מכני" w:date="2026-10-11T12:04:39Z"/>
        </w:rPr>
      </w:pPr>
      <w:r w:rsidRPr="003E6863">
        <w:t>ואב</w:t>
      </w:r>
      <w:r w:rsidRPr="003E6863">
        <w:t>"</w:t>
      </w:r>
      <w:r w:rsidRPr="003E6863">
        <w:t>א</w:t>
      </w:r>
      <w:r>
        <w:t>:</w:t>
      </w:r>
    </w:p>
    <w:p w:rsidR="00DA63EC" w:rsidRDefault="00DA63EC" w:rsidP="00DA63EC">
      <w:pPr>
        <w:tabs>
          <w:tab w:val="left" w:pos="0"/>
          <w:tab w:val="center" w:pos="2835"/>
        </w:tabs>
        <w:rPr>
          <w:rtl/>
        </w:rPr>
      </w:pPr>
      <w:del w:id="99098"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העולה</w:t>
      </w:r>
      <w:r w:rsidRPr="00464129">
        <w:rPr>
          <w:rStyle w:val="afffff0"/>
          <w:rFonts w:hint="cs"/>
          <w:rtl/>
        </w:rPr>
        <w:t>'</w:t>
      </w:r>
      <w:r w:rsidRPr="00464129">
        <w:rPr>
          <w:rStyle w:val="afffff0"/>
          <w:rtl/>
        </w:rPr>
        <w:t>,</w:t>
      </w:r>
      <w:r>
        <w:rPr>
          <w:rtl/>
        </w:rPr>
        <w:t xml:space="preserve"> במקומה תהא.</w:t>
      </w:r>
    </w:p>
    <w:p w:rsidR="00DA63EC" w:rsidRDefault="00DA63EC" w:rsidP="00DA63EC">
      <w:pPr>
        <w:tabs>
          <w:tab w:val="left" w:pos="0"/>
          <w:tab w:val="center" w:pos="2835"/>
        </w:tabs>
        <w:rPr>
          <w:rtl/>
        </w:rPr>
      </w:pPr>
      <w:r>
        <w:rPr>
          <w:rtl/>
        </w:rPr>
        <w:t xml:space="preserve">אשם </w:t>
      </w:r>
      <w:r w:rsidRPr="003017EE">
        <w:rPr>
          <w:rStyle w:val="afffff0"/>
          <w:rFonts w:hint="cs"/>
          <w:rtl/>
        </w:rPr>
        <w:t>מ'</w:t>
      </w:r>
      <w:ins w:id="90739" w:author="Claude - סמנטי" w:date="2026-10-11T12:26:16Z">
        <w:r>
          <w:rPr>
            <w:rStyle w:val="afffff0"/>
            <w:rtl/>
          </w:rPr>
          <w:t xml:space="preserve">בִּמְקוֹם אֲשֶׁר יִשְׁחֲטוּ אֶת הָעוֹלָה יִשְׁחֲטוּ אֶת הָאָשָׁם</w:t>
        </w:r>
      </w:ins>
      <w:del w:id="90740" w:author="Claude - סמנטי" w:date="2026-10-11T12:26:16Z">
        <w:r w:rsidRPr="003017EE">
          <w:rPr>
            <w:rStyle w:val="afffff0"/>
            <w:rtl/>
          </w:rPr>
          <w:delText xml:space="preserve">במקום אשר ישחטו את העולה ישחטו את האשם</w:delText>
        </w:r>
      </w:del>
      <w:r w:rsidRPr="003017EE">
        <w:rPr>
          <w:rStyle w:val="afffff0"/>
          <w:rFonts w:hint="cs"/>
          <w:rtl/>
        </w:rPr>
        <w:t>'</w:t>
      </w:r>
      <w:r w:rsidRPr="003017EE">
        <w:rPr>
          <w:rStyle w:val="afffff0"/>
          <w:rtl/>
        </w:rPr>
        <w:t>.</w:t>
      </w:r>
    </w:p>
    <w:p w:rsidR="00DA63EC" w:rsidRDefault="00DA63EC" w:rsidP="00DA63EC">
      <w:pPr>
        <w:tabs>
          <w:tab w:val="left" w:pos="0"/>
          <w:tab w:val="center" w:pos="2835"/>
        </w:tabs>
        <w:rPr>
          <w:rtl/>
        </w:rPr>
      </w:pPr>
      <w:r w:rsidRPr="003017EE">
        <w:rPr>
          <w:rStyle w:val="afffff0"/>
          <w:rFonts w:hint="cs"/>
          <w:rtl/>
        </w:rPr>
        <w:t>'</w:t>
      </w:r>
      <w:r w:rsidRPr="003017EE">
        <w:rPr>
          <w:rStyle w:val="afffff0"/>
          <w:rtl/>
        </w:rPr>
        <w:t>שחיטה</w:t>
      </w:r>
      <w:r w:rsidRPr="003017EE">
        <w:rPr>
          <w:rStyle w:val="afffff0"/>
          <w:rFonts w:hint="cs"/>
          <w:rtl/>
        </w:rPr>
        <w:t>'</w:t>
      </w:r>
      <w:r w:rsidRPr="003017EE">
        <w:rPr>
          <w:rStyle w:val="afffff0"/>
          <w:rtl/>
        </w:rPr>
        <w:t>,</w:t>
      </w:r>
      <w:r>
        <w:rPr>
          <w:rtl/>
        </w:rPr>
        <w:t xml:space="preserve"> קבלה</w:t>
      </w:r>
      <w:r w:rsidRPr="00464129">
        <w:rPr>
          <w:rStyle w:val="afffff0"/>
          <w:rtl/>
        </w:rPr>
        <w:t xml:space="preserve"> </w:t>
      </w:r>
      <w:r w:rsidRPr="00464129">
        <w:rPr>
          <w:rStyle w:val="afffff0"/>
          <w:rFonts w:hint="cs"/>
          <w:rtl/>
        </w:rPr>
        <w:t>'</w:t>
      </w:r>
      <w:ins w:id="90741" w:author="Claude - סמנטי" w:date="2026-10-11T12:26:16Z">
        <w:r>
          <w:rPr>
            <w:rStyle w:val="afffff0"/>
            <w:rtl/>
          </w:rPr>
          <w:t xml:space="preserve">וְאֶת דָּמוֹ יִזְרוֹק</w:t>
        </w:r>
      </w:ins>
      <w:del w:id="90742" w:author="Claude - סמנטי" w:date="2026-10-11T12:26:16Z">
        <w:r w:rsidRPr="00464129">
          <w:rPr>
            <w:rStyle w:val="afffff0"/>
            <w:rtl/>
          </w:rPr>
          <w:delText xml:space="preserve">ואת דמו יזרוק</w:delText>
        </w:r>
      </w:del>
      <w:r w:rsidRPr="00464129">
        <w:rPr>
          <w:rStyle w:val="afffff0"/>
          <w:rFonts w:hint="cs"/>
          <w:rtl/>
        </w:rPr>
        <w:t>'</w:t>
      </w:r>
      <w:r w:rsidRPr="00464129">
        <w:rPr>
          <w:rStyle w:val="afffff0"/>
          <w:rtl/>
        </w:rPr>
        <w:t xml:space="preserve"> </w:t>
      </w:r>
      <w:r>
        <w:rPr>
          <w:rtl/>
        </w:rPr>
        <w:t xml:space="preserve">- קבול דמו </w:t>
      </w:r>
      <w:ins w:id="91245" w:author="מנוע מכני" w:date="2026-10-11T12:04:39Z">
        <w:r>
          <w:rPr>
            <w:rtl/>
          </w:rPr>
          <w:t xml:space="preserve">גם</w:t>
        </w:r>
      </w:ins>
      <w:del w:id="91246" w:author="מנוע מכני" w:date="2026-10-11T12:04:39Z">
        <w:r>
          <w:rPr>
            <w:rtl/>
          </w:rPr>
          <w:delText xml:space="preserve">נמי</w:delText>
        </w:r>
      </w:del>
      <w:r>
        <w:rPr>
          <w:rtl/>
        </w:rPr>
        <w:t xml:space="preserve"> בצפון.</w:t>
      </w:r>
    </w:p>
    <w:p w:rsidR="00DA63EC" w:rsidRDefault="00DA63EC" w:rsidP="00DA63EC">
      <w:pPr>
        <w:tabs>
          <w:tab w:val="left" w:pos="0"/>
          <w:tab w:val="center" w:pos="2835"/>
        </w:tabs>
        <w:rPr>
          <w:rtl/>
        </w:rPr>
      </w:pPr>
      <w:r>
        <w:rPr>
          <w:rtl/>
        </w:rPr>
        <w:t>מקבל עצמו</w:t>
      </w:r>
      <w:r w:rsidRPr="00464129">
        <w:rPr>
          <w:rStyle w:val="afffff0"/>
          <w:rtl/>
        </w:rPr>
        <w:t xml:space="preserve"> </w:t>
      </w:r>
      <w:r w:rsidRPr="00464129">
        <w:rPr>
          <w:rStyle w:val="afffff0"/>
          <w:rFonts w:hint="cs"/>
          <w:rtl/>
        </w:rPr>
        <w:t>'</w:t>
      </w:r>
      <w:r w:rsidRPr="00464129">
        <w:rPr>
          <w:rStyle w:val="afffff0"/>
          <w:rtl/>
        </w:rPr>
        <w:t>דמו</w:t>
      </w:r>
      <w:r w:rsidRPr="00464129">
        <w:rPr>
          <w:rStyle w:val="afffff0"/>
          <w:rFonts w:hint="cs"/>
          <w:rtl/>
        </w:rPr>
        <w:t>'</w:t>
      </w:r>
      <w:r w:rsidRPr="00464129">
        <w:rPr>
          <w:rStyle w:val="afffff0"/>
          <w:rtl/>
        </w:rPr>
        <w:t xml:space="preserve"> </w:t>
      </w:r>
      <w:r>
        <w:rPr>
          <w:rtl/>
        </w:rPr>
        <w:t>- ואת דמו.</w:t>
      </w:r>
    </w:p>
    <w:p w:rsidR="00DA63EC" w:rsidRDefault="00DA63EC" w:rsidP="00DA63EC">
      <w:pPr>
        <w:tabs>
          <w:tab w:val="left" w:pos="0"/>
          <w:tab w:val="center" w:pos="2835"/>
        </w:tabs>
        <w:rPr>
          <w:rtl/>
        </w:rPr>
      </w:pPr>
      <w:r>
        <w:rPr>
          <w:rtl/>
        </w:rPr>
        <w:t xml:space="preserve">אשכחן למצו</w:t>
      </w:r>
      <w:ins w:id="90063" w:author="מנוע מכני" w:date="2026-10-11T12:04:39Z">
        <w:r>
          <w:rPr>
            <w:rtl/>
          </w:rPr>
          <w:t xml:space="preserve">ה, ו</w:t>
        </w:r>
      </w:ins>
      <w:del w:id="90064" w:author="מנוע מכני" w:date="2026-10-11T12:04:39Z">
        <w:r>
          <w:rPr>
            <w:rtl/>
          </w:rPr>
          <w:delText xml:space="preserve">ה,</w:delText>
        </w:r>
        <w:r>
          <w:rPr>
            <w:rFonts w:hint="cs"/>
            <w:rtl/>
          </w:rPr>
          <w:delText xml:space="preserve">ו</w:delText>
        </w:r>
      </w:del>
      <w:r>
        <w:rPr>
          <w:rFonts w:hint="cs"/>
          <w:rtl/>
        </w:rPr>
        <w:t xml:space="preserve">לעכב </w:t>
      </w:r>
      <w:r w:rsidRPr="003017EE">
        <w:rPr>
          <w:rStyle w:val="afffff0"/>
          <w:rFonts w:hint="cs"/>
          <w:rtl/>
        </w:rPr>
        <w:t>מ'</w:t>
      </w:r>
      <w:ins w:id="90743" w:author="Claude - סמנטי" w:date="2026-10-11T12:26:16Z">
        <w:r>
          <w:rPr>
            <w:rStyle w:val="afffff0"/>
            <w:rtl/>
          </w:rPr>
          <w:t xml:space="preserve">וְשָׁחַט אֶת הַכֶּבֶשׂ</w:t>
        </w:r>
      </w:ins>
      <w:del w:id="90744" w:author="Claude - סמנטי" w:date="2026-10-11T12:26:16Z">
        <w:r w:rsidRPr="003017EE">
          <w:rPr>
            <w:rStyle w:val="afffff0"/>
            <w:rtl/>
          </w:rPr>
          <w:delText xml:space="preserve">ושחט את הכבש</w:delText>
        </w:r>
      </w:del>
      <w:r w:rsidRPr="003017EE">
        <w:rPr>
          <w:rStyle w:val="afffff0"/>
          <w:rFonts w:hint="cs"/>
          <w:rtl/>
        </w:rPr>
        <w:t>'</w:t>
      </w:r>
      <w:r w:rsidRPr="003017EE">
        <w:rPr>
          <w:rStyle w:val="afffff0"/>
          <w:rtl/>
        </w:rPr>
        <w:t>.</w:t>
      </w:r>
    </w:p>
    <w:p>
      <w:pPr>
        <w:pStyle w:val="afffff8"/>
        <w:rPr>
          <w:ins w:id="90425" w:author="קלוד" w:date="2026-10-11T12:29:36Z"/>
        </w:rPr>
      </w:pPr>
      <w:ins w:id="90426" w:author="קלוד" w:date="2026-10-11T12:29:36Z">
        <w:r>
          <w:rPr>
            <w:color w:val="7B3F00"/>
          </w:rPr>
          <w:t xml:space="preserve">'כחטאת האשם' - אשם מצורע שיצא לידון בדבר החדש</w:t>
        </w:r>
      </w:ins>
    </w:p>
    <w:p>
      <w:pPr>
        <w:pStyle w:val="38"/>
        <w:rPr>
          <w:ins w:id="99099" w:author="מנוע מכני" w:date="2026-10-11T12:04:39Z"/>
        </w:rPr>
      </w:pPr>
      <w:r>
        <w:t>וה</w:t>
      </w:r>
      <w:r>
        <w:t xml:space="preserve">ך </w:t>
      </w:r>
      <w:ins w:id="97087" w:author="מנוע מכני" w:date="2026-10-11T12:04:39Z">
        <w:r>
          <w:t xml:space="preserve">דצריך</w:t>
        </w:r>
      </w:ins>
      <w:del w:id="97088" w:author="מנוע מכני" w:date="2026-10-11T12:04:39Z">
        <w:r>
          <w:delText xml:space="preserve">דמיבעי</w:delText>
        </w:r>
      </w:del>
      <w:r>
        <w:t xml:space="preserve"> </w:t>
      </w:r>
      <w:r>
        <w:t xml:space="preserve">לכדתניא:</w:t>
      </w:r>
    </w:p>
    <w:p w:rsidR="00DA63EC" w:rsidRDefault="00DA63EC" w:rsidP="00DA63EC">
      <w:pPr>
        <w:tabs>
          <w:tab w:val="left" w:pos="0"/>
          <w:tab w:val="center" w:pos="2835"/>
        </w:tabs>
        <w:rPr>
          <w:rtl/>
        </w:rPr>
      </w:pPr>
      <w:del w:id="99100" w:author="מנוע מכני" w:date="2026-10-11T12:04:39Z">
        <w:r>
          <w:rPr>
            <w:rtl/>
          </w:rPr>
          <w:delText xml:space="preserve"> </w:delText>
        </w:r>
      </w:del>
      <w:r>
        <w:rPr>
          <w:rtl/>
        </w:rPr>
        <w:t xml:space="preserve">דבר שהיה בכלל ויצא לידון בדבר החדש, אי אתה רשאי להחזירו לכללו עד שיחזירנו הכתוב לכללו בפירוש</w:t>
      </w:r>
      <w:ins w:id="94587" w:author="מנוע מכני" w:date="2026-10-11T12:04:39Z">
        <w:r>
          <w:rPr>
            <w:rtl/>
          </w:rPr>
          <w:t xml:space="preserve">,</w:t>
        </w:r>
      </w:ins>
      <w:del w:id="94588"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כיצד? </w:t>
      </w:r>
      <w:r>
        <w:rPr>
          <w:rFonts w:hint="cs"/>
          <w:rtl/>
        </w:rPr>
        <w:t>'</w:t>
      </w:r>
      <w:ins w:id="90745" w:author="Claude - סמנטי" w:date="2026-10-11T12:26:16Z">
        <w:r>
          <w:rPr>
            <w:rStyle w:val="afffff0"/>
            <w:rtl/>
          </w:rPr>
          <w:t xml:space="preserve">וְשָׁחַט אֶת הַכֶּבֶשׂ בִּמְקוֹם אֲשֶׁר יִשְׁחַט אֶת הַחַטָּאת וְאֶת הָעוֹלָה בִּמְקוֹם הַקֹּדֶשׁ כִּי כַּחַטָּאת הָאָשָׁם הוּא וְגוֹ</w:t>
        </w:r>
      </w:ins>
      <w:del w:id="90746" w:author="Claude - סמנטי" w:date="2026-10-11T12:26:16Z">
        <w:r>
          <w:rPr>
            <w:rtl/>
          </w:rPr>
          <w:delText xml:space="preserve">ושחט את הכבש במקום אשר ישחט את החטאת ואת העולה במקום הקדש כי כחטאת האשם הוא וגו</w:delText>
        </w:r>
      </w:del>
      <w:r>
        <w:rPr>
          <w:rtl/>
        </w:rPr>
        <w:t xml:space="preserve">'</w:t>
      </w:r>
    </w:p>
    <w:p w:rsidR="00DA63EC" w:rsidRDefault="00DA63EC" w:rsidP="00DA63EC">
      <w:pPr>
        <w:tabs>
          <w:tab w:val="left" w:pos="0"/>
          <w:tab w:val="center" w:pos="2835"/>
        </w:tabs>
        <w:rPr>
          <w:rtl/>
        </w:rPr>
      </w:pPr>
      <w:r>
        <w:rPr>
          <w:rtl/>
        </w:rPr>
        <w:lastRenderedPageBreak/>
        <w:tab/>
      </w:r>
      <w:r>
        <w:rPr>
          <w:rFonts w:hint="cs"/>
          <w:rtl/>
        </w:rPr>
        <w:t>'</w:t>
      </w:r>
      <w:ins w:id="90747" w:author="Claude - סמנטי" w:date="2026-10-11T12:26:16Z">
        <w:r>
          <w:rPr>
            <w:rStyle w:val="afffff0"/>
            <w:rtl/>
          </w:rPr>
          <w:t xml:space="preserve">כַּחַטָּאת הָאָשָׁם</w:t>
        </w:r>
      </w:ins>
      <w:del w:id="90748" w:author="Claude - סמנטי" w:date="2026-10-11T12:26:16Z">
        <w:r>
          <w:rPr>
            <w:rtl/>
          </w:rPr>
          <w:delText xml:space="preserve">כחטאת האשם</w:delText>
        </w:r>
      </w:del>
      <w:r>
        <w:rPr>
          <w:rFonts w:hint="cs"/>
          <w:rtl/>
        </w:rPr>
        <w:t>'</w:t>
      </w:r>
      <w:r>
        <w:rPr>
          <w:rtl/>
        </w:rPr>
        <w:t xml:space="preserve"> לפי שיצא אשם מצורע לידון בדבר החדש בבוהן יד ובוהן רגל ואזן ימנית, יכול </w:t>
      </w:r>
      <w:r>
        <w:rPr>
          <w:rtl/>
        </w:rPr>
        <w:t xml:space="preserve">לא</w:t>
      </w:r>
      <w:r>
        <w:rPr>
          <w:rtl/>
        </w:rPr>
        <w:t xml:space="preserve"> יהא טעון מתן דמים ואימורין לגבי מזבח? </w:t>
      </w:r>
    </w:p>
    <w:p w:rsidR="00DA63EC" w:rsidRDefault="00DA63EC" w:rsidP="00DA63EC">
      <w:pPr>
        <w:tabs>
          <w:tab w:val="left" w:pos="0"/>
          <w:tab w:val="center" w:pos="2835"/>
        </w:tabs>
        <w:rPr>
          <w:rtl/>
        </w:rPr>
      </w:pPr>
      <w:r w:rsidRPr="003017EE">
        <w:rPr>
          <w:rStyle w:val="afffff0"/>
          <w:rFonts w:hint="cs"/>
          <w:rtl/>
        </w:rPr>
        <w:t>'</w:t>
      </w:r>
      <w:ins w:id="90749" w:author="Claude - סמנטי" w:date="2026-10-11T12:26:16Z">
        <w:r>
          <w:rPr>
            <w:rStyle w:val="afffff0"/>
            <w:rtl/>
          </w:rPr>
          <w:t xml:space="preserve">כַּחַטָּאת הָאָשָׁם הוּא</w:t>
        </w:r>
      </w:ins>
      <w:del w:id="90750" w:author="Claude - סמנטי" w:date="2026-10-11T12:26:16Z">
        <w:r w:rsidRPr="003017EE">
          <w:rPr>
            <w:rStyle w:val="afffff0"/>
            <w:rtl/>
          </w:rPr>
          <w:delText xml:space="preserve">כחטאת האשם הוא</w:delText>
        </w:r>
      </w:del>
      <w:r w:rsidRPr="003017EE">
        <w:rPr>
          <w:rStyle w:val="afffff0"/>
          <w:rFonts w:hint="cs"/>
          <w:rtl/>
        </w:rPr>
        <w:t>'</w:t>
      </w:r>
      <w:r w:rsidRPr="003017EE">
        <w:rPr>
          <w:rStyle w:val="afffff0"/>
          <w:rtl/>
        </w:rPr>
        <w:t>,</w:t>
      </w:r>
      <w:r>
        <w:rPr>
          <w:rtl/>
        </w:rPr>
        <w:t xml:space="preserve"> מה חטאת טעונה מתן דמים ואימורין לגבי מזבח, אף אשם מצורע טעון מתן דמים ואימורין לגבי מזבח! אם כן, נכתוב בהאי ולא נכתוב בהאי.</w:t>
      </w:r>
    </w:p>
    <w:p w:rsidR="00DA63EC" w:rsidRDefault="00DA63EC" w:rsidP="00DA63EC">
      <w:pPr>
        <w:pStyle w:val="afff3"/>
        <w:framePr w:wrap="around"/>
        <w:rPr>
          <w:rtl/>
        </w:rPr>
      </w:pPr>
      <w:r>
        <w:rPr>
          <w:rFonts w:hint="cs"/>
          <w:rtl/>
        </w:rPr>
        <w:t>מט:</w:t>
      </w:r>
    </w:p>
    <w:p w:rsidR="00DA63EC" w:rsidRDefault="00DA63EC" w:rsidP="00DA63EC">
      <w:pPr>
        <w:tabs>
          <w:tab w:val="left" w:pos="0"/>
          <w:tab w:val="center" w:pos="2835"/>
        </w:tabs>
        <w:rPr>
          <w:rtl/>
        </w:rPr>
      </w:pPr>
      <w:r>
        <w:rPr>
          <w:rtl/>
        </w:rPr>
        <w:t xml:space="preserve">הניחא </w:t>
      </w:r>
      <w:ins w:id="95917" w:author="מנוע מכני" w:date="2026-10-11T12:04:39Z">
        <w:r>
          <w:rPr>
            <w:rtl/>
          </w:rPr>
          <w:t xml:space="preserve">אם </w:t>
        </w:r>
      </w:ins>
      <w:del w:id="95918" w:author="מנוע מכני" w:date="2026-10-11T12:04:39Z">
        <w:r>
          <w:rPr>
            <w:rtl/>
          </w:rPr>
          <w:delText xml:space="preserve">אי </w:delText>
        </w:r>
      </w:del>
      <w:ins w:id="96189" w:author="מנוע מכני" w:date="2026-10-11T12:04:39Z">
        <w:r>
          <w:rPr>
            <w:rtl/>
          </w:rPr>
          <w:t xml:space="preserve">סבר</w:t>
        </w:r>
      </w:ins>
      <w:del w:id="96190" w:author="מנוע מכני" w:date="2026-10-11T12:04:39Z">
        <w:r>
          <w:rPr>
            <w:rtl/>
          </w:rPr>
          <w:delText xml:space="preserve">ס"</w:delText>
        </w:r>
        <w:r>
          <w:rPr>
            <w:rFonts w:hint="cs"/>
            <w:rtl/>
          </w:rPr>
          <w:delText xml:space="preserve">ל</w:delText>
        </w:r>
      </w:del>
      <w:r>
        <w:rPr>
          <w:rtl/>
        </w:rPr>
        <w:t xml:space="preserve">: יצא לידון בדבר החדש, הוא דלא גמר מכללו אבל כללו גמר </w:t>
      </w:r>
      <w:ins w:id="93033" w:author="מנוע מכני" w:date="2026-10-11T12:04:39Z">
        <w:r>
          <w:rPr>
            <w:rtl/>
          </w:rPr>
          <w:t xml:space="preserve">ממנו</w:t>
        </w:r>
      </w:ins>
      <w:del w:id="93034" w:author="מנוע מכני" w:date="2026-10-11T12:04:39Z">
        <w:r>
          <w:rPr>
            <w:rtl/>
          </w:rPr>
          <w:delText xml:space="preserve">מיניה</w:delText>
        </w:r>
      </w:del>
      <w:r>
        <w:rPr>
          <w:rtl/>
        </w:rPr>
        <w:t xml:space="preserve"> - </w:t>
      </w:r>
      <w:ins w:id="97089" w:author="מנוע מכני" w:date="2026-10-11T12:04:39Z">
        <w:r>
          <w:rPr>
            <w:rtl/>
          </w:rPr>
          <w:t xml:space="preserve">יפה</w:t>
        </w:r>
      </w:ins>
      <w:del w:id="97090" w:author="מנוע מכני" w:date="2026-10-11T12:04:39Z">
        <w:r>
          <w:rPr>
            <w:rtl/>
          </w:rPr>
          <w:delText xml:space="preserve">שפיר</w:delText>
        </w:r>
      </w:del>
      <w:r>
        <w:rPr>
          <w:rtl/>
        </w:rPr>
        <w:t xml:space="preserve">, </w:t>
      </w:r>
    </w:p>
    <w:p w:rsidR="00DA63EC" w:rsidRPr="00FE1B89" w:rsidRDefault="00DA63EC" w:rsidP="00DA63EC">
      <w:pPr>
        <w:tabs>
          <w:tab w:val="left" w:pos="0"/>
          <w:tab w:val="center" w:pos="2835"/>
        </w:tabs>
        <w:rPr>
          <w:spacing w:val="-4"/>
          <w:rtl/>
        </w:rPr>
      </w:pPr>
      <w:ins w:id="95919" w:author="מנוע מכני" w:date="2026-10-11T12:04:39Z">
        <w:r>
          <w:rPr>
            <w:rFonts w:hint="cs"/>
            <w:spacing w:val="-4"/>
            <w:rtl/>
          </w:rPr>
          <w:t xml:space="preserve">ואם </w:t>
        </w:r>
      </w:ins>
      <w:del w:id="95920" w:author="מנוע מכני" w:date="2026-10-11T12:04:39Z">
        <w:r w:rsidRPr="00FE1B89">
          <w:rPr>
            <w:rFonts w:hint="cs"/>
            <w:spacing w:val="-4"/>
            <w:rtl/>
          </w:rPr>
          <w:delText xml:space="preserve">ואי </w:delText>
        </w:r>
      </w:del>
      <w:ins w:id="96193" w:author="מנוע מכני" w:date="2026-10-11T12:04:39Z">
        <w:r>
          <w:rPr>
            <w:rFonts w:hint="cs"/>
            <w:spacing w:val="-4"/>
            <w:rtl/>
          </w:rPr>
          <w:t xml:space="preserve">סבר</w:t>
        </w:r>
      </w:ins>
      <w:del w:id="96194" w:author="מנוע מכני" w:date="2026-10-11T12:04:39Z">
        <w:r w:rsidRPr="00FE1B89">
          <w:rPr>
            <w:rFonts w:hint="cs"/>
            <w:spacing w:val="-4"/>
            <w:rtl/>
          </w:rPr>
          <w:delText xml:space="preserve">ס</w:delText>
        </w:r>
        <w:r w:rsidRPr="00FE1B89">
          <w:rPr>
            <w:spacing w:val="-4"/>
            <w:rtl/>
          </w:rPr>
          <w:delText xml:space="preserve">"</w:delText>
        </w:r>
        <w:r w:rsidRPr="00FE1B89">
          <w:rPr>
            <w:rFonts w:hint="cs"/>
            <w:spacing w:val="-4"/>
            <w:rtl/>
          </w:rPr>
          <w:delText xml:space="preserve">ל</w:delText>
        </w:r>
      </w:del>
      <w:r w:rsidRPr="00FE1B89">
        <w:rPr>
          <w:rFonts w:hint="cs"/>
          <w:spacing w:val="-4"/>
          <w:rtl/>
        </w:rPr>
        <w:t xml:space="preserve"> דלא הוא גמר מכללו </w:t>
      </w:r>
      <w:r w:rsidRPr="00FE1B89">
        <w:rPr>
          <w:spacing w:val="-4"/>
          <w:rtl/>
        </w:rPr>
        <w:t xml:space="preserve">ולא כללו גמר </w:t>
      </w:r>
      <w:ins w:id="93035" w:author="מנוע מכני" w:date="2026-10-11T12:04:39Z">
        <w:r>
          <w:rPr>
            <w:spacing w:val="-4"/>
            <w:rtl/>
          </w:rPr>
          <w:t xml:space="preserve">ממנו</w:t>
        </w:r>
      </w:ins>
      <w:del w:id="93036" w:author="מנוע מכני" w:date="2026-10-11T12:04:39Z">
        <w:r w:rsidRPr="00FE1B89">
          <w:rPr>
            <w:spacing w:val="-4"/>
            <w:rtl/>
          </w:rPr>
          <w:delText xml:space="preserve">מיניה</w:delText>
        </w:r>
      </w:del>
      <w:r w:rsidRPr="00FE1B89">
        <w:rPr>
          <w:spacing w:val="-4"/>
          <w:rtl/>
        </w:rPr>
        <w:t xml:space="preserve">, </w:t>
      </w:r>
      <w:ins w:id="93037" w:author="מנוע מכני" w:date="2026-10-11T12:04:39Z">
        <w:r>
          <w:rPr>
            <w:spacing w:val="-4"/>
            <w:rtl/>
          </w:rPr>
          <w:t xml:space="preserve">זה</w:t>
        </w:r>
      </w:ins>
      <w:del w:id="93038" w:author="מנוע מכני" w:date="2026-10-11T12:04:39Z">
        <w:r w:rsidRPr="00FE1B89">
          <w:rPr>
            <w:spacing w:val="-4"/>
            <w:rtl/>
          </w:rPr>
          <w:delText xml:space="preserve">האי</w:delText>
        </w:r>
      </w:del>
      <w:r w:rsidRPr="00FE1B89">
        <w:rPr>
          <w:spacing w:val="-4"/>
          <w:rtl/>
        </w:rPr>
        <w:t xml:space="preserve"> </w:t>
      </w:r>
      <w:ins w:id="96191" w:author="מנוע מכני" w:date="2026-10-11T12:04:39Z">
        <w:r>
          <w:rPr>
            <w:spacing w:val="-4"/>
            <w:rtl/>
          </w:rPr>
          <w:t xml:space="preserve">לגופו</w:t>
        </w:r>
      </w:ins>
      <w:del w:id="96192" w:author="מנוע מכני" w:date="2026-10-11T12:04:39Z">
        <w:r w:rsidRPr="00FE1B89">
          <w:rPr>
            <w:spacing w:val="-4"/>
            <w:rtl/>
          </w:rPr>
          <w:delText xml:space="preserve">לגופיה</w:delText>
        </w:r>
      </w:del>
      <w:r w:rsidRPr="00FE1B89">
        <w:rPr>
          <w:spacing w:val="-4"/>
          <w:rtl/>
        </w:rPr>
        <w:t xml:space="preserve"> </w:t>
      </w:r>
      <w:ins w:id="97091" w:author="מנוע מכני" w:date="2026-10-11T12:04:39Z">
        <w:r>
          <w:rPr>
            <w:spacing w:val="-4"/>
            <w:rtl/>
          </w:rPr>
          <w:t xml:space="preserve">הוצרך</w:t>
        </w:r>
      </w:ins>
      <w:del w:id="97092" w:author="מנוע מכני" w:date="2026-10-11T12:04:39Z">
        <w:r w:rsidRPr="00FE1B89">
          <w:rPr>
            <w:spacing w:val="-4"/>
            <w:rtl/>
          </w:rPr>
          <w:delText xml:space="preserve">איצטריך</w:delText>
        </w:r>
      </w:del>
      <w:r w:rsidRPr="00FE1B89">
        <w:rPr>
          <w:spacing w:val="-4"/>
          <w:rtl/>
        </w:rPr>
        <w:t xml:space="preserve">! כיון דאהדריה אהדריה.</w:t>
      </w:r>
    </w:p>
    <w:p w:rsidR="00DA63EC" w:rsidRDefault="00DA63EC" w:rsidP="00DA63EC">
      <w:pPr>
        <w:tabs>
          <w:tab w:val="left" w:pos="0"/>
          <w:tab w:val="center" w:pos="2835"/>
        </w:tabs>
        <w:rPr>
          <w:rtl/>
        </w:rPr>
      </w:pPr>
    </w:p>
    <w:p>
      <w:pPr>
        <w:pStyle w:val="38"/>
        <w:rPr>
          <w:ins w:id="99102" w:author="מנוע מכני" w:date="2026-10-11T12:04:39Z"/>
        </w:rPr>
      </w:pPr>
      <w:del w:id="99101" w:author="מנוע מכני" w:date="2026-10-11T12:04:39Z">
        <w:r>
          <w:delText xml:space="preserve">•</w:delText>
        </w:r>
      </w:del>
      <w:r>
        <w:t xml:space="preserve"> </w:t>
      </w:r>
      <w:r>
        <w:t>מ</w:t>
      </w:r>
      <w:r>
        <w:t>"</w:t>
      </w:r>
      <w:r>
        <w:t>ז בדר</w:t>
      </w:r>
      <w:r>
        <w:t>"</w:t>
      </w:r>
      <w:r>
        <w:t>מ לרבינא</w:t>
      </w:r>
      <w:r>
        <w:t xml:space="preserve"> אימא:</w:t>
      </w:r>
    </w:p>
    <w:p w:rsidR="00DA63EC" w:rsidRDefault="00DA63EC" w:rsidP="00DA63EC">
      <w:pPr>
        <w:tabs>
          <w:tab w:val="left" w:pos="0"/>
          <w:tab w:val="center" w:pos="2835"/>
        </w:tabs>
        <w:rPr>
          <w:rtl/>
        </w:rPr>
      </w:pPr>
      <w:del w:id="99103" w:author="מנוע מכני" w:date="2026-10-11T12:04:39Z">
        <w:r>
          <w:rPr>
            <w:rtl/>
          </w:rPr>
          <w:delText xml:space="preserve"> </w:delText>
        </w:r>
      </w:del>
      <w:r>
        <w:rPr>
          <w:rtl/>
        </w:rPr>
        <w:t xml:space="preserve">כי אהדריה קרא לגבי מתן דמים ואימורין דבעי כהונה, אבל שחיטה דלא בעיא כהונה </w:t>
      </w:r>
      <w:r>
        <w:rPr>
          <w:rtl/>
        </w:rPr>
        <w:t xml:space="preserve">לא</w:t>
      </w:r>
      <w:r>
        <w:rPr>
          <w:rtl/>
        </w:rPr>
        <w:t xml:space="preserve"> </w:t>
      </w:r>
      <w:ins w:id="97093" w:author="מנוע מכני" w:date="2026-10-11T12:04:39Z">
        <w:r>
          <w:rPr>
            <w:rtl/>
          </w:rPr>
          <w:t xml:space="preserve">צריך</w:t>
        </w:r>
      </w:ins>
      <w:del w:id="97094" w:author="מנוע מכני" w:date="2026-10-11T12:04:39Z">
        <w:r>
          <w:rPr>
            <w:rtl/>
          </w:rPr>
          <w:delText xml:space="preserve">מיבעי</w:delText>
        </w:r>
      </w:del>
      <w:r>
        <w:rPr>
          <w:rtl/>
        </w:rPr>
        <w:t xml:space="preserve"> צפון! </w:t>
      </w:r>
      <w:r>
        <w:rPr>
          <w:rtl/>
        </w:rPr>
        <w:t xml:space="preserve">א"כ</w:t>
      </w:r>
      <w:r>
        <w:rPr>
          <w:rtl/>
        </w:rPr>
        <w:t xml:space="preserve">, נימא קרא כי כחטאת הוא, </w:t>
      </w:r>
      <w:ins w:id="93039" w:author="מנוע מכני" w:date="2026-10-11T12:04:39Z">
        <w:r>
          <w:rPr>
            <w:rtl/>
          </w:rPr>
          <w:t xml:space="preserve">מה</w:t>
        </w:r>
      </w:ins>
      <w:del w:id="93040" w:author="מנוע מכני" w:date="2026-10-11T12:04:39Z">
        <w:r>
          <w:rPr>
            <w:rtl/>
          </w:rPr>
          <w:delText xml:space="preserve">מאי</w:delText>
        </w:r>
      </w:del>
      <w:r>
        <w:rPr>
          <w:rtl/>
        </w:rPr>
        <w:t xml:space="preserve"> כחטאת האשם? כשאר אשמות יהיה.</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Fonts w:hint="cs"/>
          <w:rtl/>
        </w:rPr>
        <w:t>ל</w:t>
      </w:r>
      <w:r>
        <w:rPr>
          <w:rtl/>
        </w:rPr>
        <w:t>"</w:t>
      </w:r>
      <w:r>
        <w:rPr>
          <w:rFonts w:hint="cs"/>
          <w:rtl/>
        </w:rPr>
        <w:t xml:space="preserve">ל </w:t>
      </w:r>
      <w:r>
        <w:rPr>
          <w:rtl/>
        </w:rPr>
        <w:t xml:space="preserve">לאקשויי לחטאת, </w:t>
      </w:r>
      <w:r>
        <w:rPr>
          <w:rFonts w:hint="cs"/>
          <w:rtl/>
        </w:rPr>
        <w:t>ל</w:t>
      </w:r>
      <w:r>
        <w:rPr>
          <w:rtl/>
        </w:rPr>
        <w:t>"</w:t>
      </w:r>
      <w:r>
        <w:rPr>
          <w:rFonts w:hint="cs"/>
          <w:rtl/>
        </w:rPr>
        <w:t>ל</w:t>
      </w:r>
      <w:r>
        <w:rPr>
          <w:rtl/>
        </w:rPr>
        <w:t xml:space="preserve"> לאקשויי לעולה? </w:t>
      </w:r>
    </w:p>
    <w:p>
      <w:pPr>
        <w:pStyle w:val="38"/>
        <w:rPr>
          <w:ins w:id="99105" w:author="מנוע מכני" w:date="2026-10-11T12:04:39Z"/>
        </w:rPr>
      </w:pPr>
      <w:del w:id="99104" w:author="מנוע מכני" w:date="2026-10-11T12:04:39Z">
        <w:r>
          <w:delText xml:space="preserve">•</w:delText>
        </w:r>
      </w:del>
      <w:r>
        <w:t xml:space="preserve"> </w:t>
      </w:r>
      <w:r>
        <w:t>ר</w:t>
      </w:r>
      <w:r>
        <w:t xml:space="preserve">בינא:</w:t>
      </w:r>
    </w:p>
    <w:p w:rsidR="00DA63EC" w:rsidRDefault="00DA63EC" w:rsidP="00DA63EC">
      <w:pPr>
        <w:tabs>
          <w:tab w:val="left" w:pos="0"/>
          <w:tab w:val="center" w:pos="2835"/>
        </w:tabs>
        <w:rPr>
          <w:rtl/>
        </w:rPr>
      </w:pPr>
      <w:del w:id="99106" w:author="מנוע מכני" w:date="2026-10-11T12:04:39Z">
        <w:r>
          <w:rPr>
            <w:rtl/>
          </w:rPr>
          <w:delText xml:space="preserve"> </w:delText>
        </w:r>
      </w:del>
      <w:r>
        <w:rPr>
          <w:rFonts w:hint="cs"/>
          <w:rtl/>
        </w:rPr>
        <w:t>דלא לימא דחטאת ילפי מעולה ו</w:t>
      </w:r>
      <w:r>
        <w:rPr>
          <w:rtl/>
        </w:rPr>
        <w:t>דבר הלמד בהיקש חוזר ומלמד בהיקש.</w:t>
      </w:r>
    </w:p>
    <w:p>
      <w:pPr>
        <w:pStyle w:val="38"/>
        <w:rPr>
          <w:ins w:id="99107" w:author="מנוע מכני" w:date="2026-10-11T12:04:39Z"/>
        </w:rPr>
      </w:pPr>
      <w:del w:id="101765" w:author="מנוע מכני" w:date="2026-10-11T12:04:39Z">
        <w:r>
          <w:delText xml:space="preserve">א"ל </w:delText>
        </w:r>
      </w:del>
      <w:r>
        <w:t xml:space="preserve">מ</w:t>
      </w:r>
      <w:r>
        <w:t>זבדר</w:t>
      </w:r>
      <w:r>
        <w:t>"</w:t>
      </w:r>
      <w:r>
        <w:t xml:space="preserve">מ </w:t>
      </w:r>
      <w:r>
        <w:t xml:space="preserve">לרבינא:</w:t>
      </w:r>
    </w:p>
    <w:p w:rsidR="00DA63EC" w:rsidRDefault="00DA63EC" w:rsidP="00DA63EC">
      <w:pPr>
        <w:tabs>
          <w:tab w:val="left" w:pos="0"/>
          <w:tab w:val="center" w:pos="2835"/>
        </w:tabs>
        <w:rPr>
          <w:rtl/>
        </w:rPr>
      </w:pPr>
      <w:del w:id="99108" w:author="מנוע מכני" w:date="2026-10-11T12:04:39Z">
        <w:r>
          <w:rPr>
            <w:rtl/>
          </w:rPr>
          <w:delText xml:space="preserve"> </w:delText>
        </w:r>
      </w:del>
      <w:r>
        <w:rPr>
          <w:rtl/>
        </w:rPr>
        <w:t xml:space="preserve">וניקשיה לעולה ולא ניקשיה לחטאת! </w:t>
      </w:r>
      <w:r>
        <w:rPr>
          <w:rtl/>
        </w:rPr>
        <w:t xml:space="preserve">הו"</w:t>
      </w:r>
      <w:r>
        <w:rPr>
          <w:rFonts w:hint="cs"/>
          <w:rtl/>
        </w:rPr>
        <w:t>א</w:t>
      </w:r>
      <w:r>
        <w:rPr>
          <w:rtl/>
        </w:rPr>
        <w:t xml:space="preserve">: דבר הלמד בהיקש חוזר ומלמד בהיקש</w:t>
      </w:r>
      <w:ins w:id="94589" w:author="מנוע מכני" w:date="2026-10-11T12:04:39Z">
        <w:r>
          <w:rPr>
            <w:rtl/>
          </w:rPr>
          <w:t xml:space="preserve">,</w:t>
        </w:r>
      </w:ins>
      <w:del w:id="94590" w:author="מנוע מכני" w:date="2026-10-11T12:04:39Z">
        <w:r>
          <w:rPr>
            <w:rtl/>
          </w:rPr>
          <w:delText xml:space="preserve">;</w:delText>
        </w:r>
      </w:del>
    </w:p>
    <w:p w:rsidR="00DA63EC" w:rsidRDefault="00DA63EC" w:rsidP="00DA63EC">
      <w:pPr>
        <w:tabs>
          <w:tab w:val="left" w:pos="0"/>
          <w:tab w:val="center" w:pos="2835"/>
        </w:tabs>
        <w:rPr>
          <w:rtl/>
        </w:rPr>
      </w:pPr>
      <w:r>
        <w:rPr>
          <w:rFonts w:hint="cs"/>
          <w:rtl/>
        </w:rPr>
        <w:t>וכ</w:t>
      </w:r>
      <w:r>
        <w:rPr>
          <w:rtl/>
        </w:rPr>
        <w:t>"</w:t>
      </w:r>
      <w:r>
        <w:rPr>
          <w:rFonts w:hint="cs"/>
          <w:rtl/>
        </w:rPr>
        <w:t>ת</w:t>
      </w:r>
      <w:r>
        <w:rPr>
          <w:rtl/>
        </w:rPr>
        <w:t xml:space="preserve"> ניקשי לחטאת, ניח"</w:t>
      </w:r>
      <w:r>
        <w:rPr>
          <w:rFonts w:hint="cs"/>
          <w:rtl/>
        </w:rPr>
        <w:t xml:space="preserve">ל </w:t>
      </w:r>
      <w:r>
        <w:rPr>
          <w:rtl/>
        </w:rPr>
        <w:t xml:space="preserve">דמקיש לעיקר ולא לטפל, </w:t>
      </w:r>
      <w:ins w:id="93041" w:author="מנוע מכני" w:date="2026-10-11T12:04:39Z">
        <w:r>
          <w:rPr>
            <w:rtl/>
          </w:rPr>
          <w:t xml:space="preserve">לכך</w:t>
        </w:r>
      </w:ins>
      <w:del w:id="93042" w:author="מנוע מכני" w:date="2026-10-11T12:04:39Z">
        <w:r>
          <w:rPr>
            <w:rtl/>
          </w:rPr>
          <w:delText xml:space="preserve">להכי</w:delText>
        </w:r>
      </w:del>
      <w:r>
        <w:rPr>
          <w:rtl/>
        </w:rPr>
        <w:t xml:space="preserve"> אקשיה לחטאת ואקשיה לעולה, </w:t>
      </w:r>
      <w:ins w:id="97095" w:author="מנוע מכני" w:date="2026-10-11T12:04:39Z">
        <w:r>
          <w:rPr>
            <w:rtl/>
          </w:rPr>
          <w:t xml:space="preserve">לומר</w:t>
        </w:r>
      </w:ins>
      <w:del w:id="97096" w:author="מנוע מכני" w:date="2026-10-11T12:04:39Z">
        <w:r>
          <w:rPr>
            <w:rtl/>
          </w:rPr>
          <w:delText xml:space="preserve">למימר</w:delText>
        </w:r>
      </w:del>
      <w:r>
        <w:rPr>
          <w:rtl/>
        </w:rPr>
        <w:t xml:space="preserve">: דבר הלמד בהיקש שאינו חוזר ומלמד בהיקש.</w:t>
      </w:r>
    </w:p>
    <w:p>
      <w:pPr>
        <w:pStyle w:val="38"/>
        <w:rPr>
          <w:ins w:id="99110" w:author="מנוע מכני" w:date="2026-10-11T12:04:39Z"/>
        </w:rPr>
      </w:pPr>
      <w:del w:id="99109" w:author="מנוע מכני" w:date="2026-10-11T12:04:39Z">
        <w:r>
          <w:delText xml:space="preserve">•</w:delText>
        </w:r>
      </w:del>
      <w:r>
        <w:t xml:space="preserve"> רבא:</w:t>
      </w:r>
    </w:p>
    <w:p w:rsidR="00DA63EC" w:rsidRDefault="00DA63EC" w:rsidP="00DA63EC">
      <w:pPr>
        <w:tabs>
          <w:tab w:val="left" w:pos="0"/>
          <w:tab w:val="center" w:pos="2835"/>
        </w:tabs>
        <w:rPr>
          <w:rtl/>
        </w:rPr>
      </w:pPr>
      <w:del w:id="99111" w:author="מנוע מכני" w:date="2026-10-11T12:04:39Z">
        <w:r w:rsidRPr="00464129">
          <w:rPr>
            <w:rStyle w:val="afffff0"/>
            <w:rtl/>
          </w:rPr>
          <w:delText xml:space="preserve"> </w:delText>
        </w:r>
      </w:del>
      <w:r w:rsidRPr="00464129">
        <w:rPr>
          <w:rStyle w:val="afffff0"/>
          <w:rFonts w:hint="cs"/>
          <w:rtl/>
        </w:rPr>
        <w:t>'</w:t>
      </w:r>
      <w:ins w:id="90751" w:author="Claude - סמנטי" w:date="2026-10-11T12:26:16Z">
        <w:r>
          <w:rPr>
            <w:rStyle w:val="afffff0"/>
            <w:rtl/>
          </w:rPr>
          <w:t xml:space="preserve">כַּאֲשֶׁר יוּרַם מִשּׁוֹר זֶבַח הַשְּׁלָמִים</w:t>
        </w:r>
      </w:ins>
      <w:del w:id="90752" w:author="Claude - סמנטי" w:date="2026-10-11T12:26:16Z">
        <w:r w:rsidRPr="00464129">
          <w:rPr>
            <w:rStyle w:val="afffff0"/>
            <w:rtl/>
          </w:rPr>
          <w:delText xml:space="preserve">כאשר יורם משור זבח השלמים</w:delText>
        </w:r>
      </w:del>
      <w:r w:rsidRPr="00464129">
        <w:rPr>
          <w:rStyle w:val="afffff0"/>
          <w:rFonts w:hint="cs"/>
          <w:rtl/>
        </w:rPr>
        <w:t>'</w:t>
      </w:r>
      <w:r w:rsidRPr="00464129">
        <w:rPr>
          <w:rStyle w:val="afffff0"/>
          <w:rtl/>
        </w:rPr>
        <w:t>,</w:t>
      </w:r>
      <w:r>
        <w:rPr>
          <w:rFonts w:hint="cs"/>
          <w:rtl/>
        </w:rPr>
        <w:t xml:space="preserve"> - </w:t>
      </w:r>
      <w:r>
        <w:rPr>
          <w:rtl/>
        </w:rPr>
        <w:t xml:space="preserve">ליותרת הכבד ושתי הכליות, </w:t>
      </w:r>
      <w:ins w:id="91247" w:author="מנוע מכני" w:date="2026-10-11T12:04:39Z">
        <w:r>
          <w:rPr>
            <w:rFonts w:hint="cs"/>
            <w:rtl/>
          </w:rPr>
          <w:t xml:space="preserve">ולא</w:t>
        </w:r>
      </w:ins>
      <w:del w:id="91248" w:author="מנוע מכני" w:date="2026-10-11T12:04:39Z">
        <w:r>
          <w:rPr>
            <w:rFonts w:hint="cs"/>
            <w:rtl/>
          </w:rPr>
          <w:delText xml:space="preserve">ולאו</w:delText>
        </w:r>
      </w:del>
      <w:r>
        <w:rPr>
          <w:rFonts w:hint="cs"/>
          <w:rtl/>
        </w:rPr>
        <w:t xml:space="preserve"> </w:t>
      </w:r>
      <w:ins w:id="96195" w:author="מנוע מכני" w:date="2026-10-11T12:04:39Z">
        <w:r>
          <w:rPr>
            <w:rFonts w:hint="cs"/>
            <w:rtl/>
          </w:rPr>
          <w:t xml:space="preserve">לגופו</w:t>
        </w:r>
      </w:ins>
      <w:del w:id="96196" w:author="מנוע מכני" w:date="2026-10-11T12:04:39Z">
        <w:r>
          <w:rPr>
            <w:rFonts w:hint="cs"/>
            <w:rtl/>
          </w:rPr>
          <w:delText xml:space="preserve">לגופיה</w:delText>
        </w:r>
      </w:del>
      <w:r>
        <w:rPr>
          <w:rFonts w:hint="cs"/>
          <w:rtl/>
        </w:rPr>
        <w:t xml:space="preserve"> דכבר ילפי </w:t>
      </w:r>
      <w:r>
        <w:rPr>
          <w:rtl/>
        </w:rPr>
        <w:t xml:space="preserve">מפר העלם דבר של צבור לשעירי </w:t>
      </w:r>
      <w:r>
        <w:rPr>
          <w:rtl/>
        </w:rPr>
        <w:t xml:space="preserve">ע"ז</w:t>
      </w:r>
      <w:r>
        <w:rPr>
          <w:rtl/>
        </w:rPr>
        <w:t xml:space="preserve">, בגופיה </w:t>
      </w:r>
      <w:r>
        <w:rPr>
          <w:rtl/>
        </w:rPr>
        <w:t xml:space="preserve">לא</w:t>
      </w:r>
      <w:r>
        <w:rPr>
          <w:rtl/>
        </w:rPr>
        <w:t xml:space="preserve"> כתיב, ומפר כהן משיח הוא דגמר, </w:t>
      </w:r>
    </w:p>
    <w:p w:rsidR="00DA63EC" w:rsidRDefault="00DA63EC" w:rsidP="00DA63EC">
      <w:pPr>
        <w:tabs>
          <w:tab w:val="left" w:pos="0"/>
          <w:tab w:val="center" w:pos="2835"/>
        </w:tabs>
        <w:rPr>
          <w:rtl/>
        </w:rPr>
      </w:pPr>
      <w:ins w:id="93043" w:author="מנוע מכני" w:date="2026-10-11T12:04:39Z">
        <w:r>
          <w:rPr>
            <w:rtl/>
          </w:rPr>
          <w:t xml:space="preserve">לכך</w:t>
        </w:r>
      </w:ins>
      <w:del w:id="93044" w:author="מנוע מכני" w:date="2026-10-11T12:04:39Z">
        <w:r>
          <w:rPr>
            <w:rtl/>
          </w:rPr>
          <w:tab/>
          <w:delText xml:space="preserve">להכי</w:delText>
        </w:r>
      </w:del>
      <w:r>
        <w:rPr>
          <w:rtl/>
        </w:rPr>
        <w:tab/>
        <w:t xml:space="preserve"> </w:t>
      </w:r>
      <w:ins w:id="97097" w:author="מנוע מכני" w:date="2026-10-11T12:04:39Z">
        <w:r>
          <w:rPr>
            <w:rtl/>
          </w:rPr>
          <w:t xml:space="preserve">הוצרך</w:t>
        </w:r>
      </w:ins>
      <w:del w:id="97098" w:author="מנוע מכני" w:date="2026-10-11T12:04:39Z">
        <w:r>
          <w:rPr>
            <w:rtl/>
          </w:rPr>
          <w:tab/>
          <w:delText xml:space="preserve">איצטריך</w:delText>
        </w:r>
      </w:del>
      <w:r>
        <w:rPr>
          <w:rtl/>
        </w:rPr>
        <w:tab/>
        <w:t xml:space="preserve"> כאשר יורם דניהוי כמאן דכתב בגופיה, ולא </w:t>
      </w:r>
      <w:ins w:id="90155" w:author="Claude - סמנטי" w:date="2026-10-11T12:26:16Z">
        <w:r>
          <w:rPr>
            <w:rtl/>
          </w:rPr>
          <w:t xml:space="preserve">יהיה</w:t>
        </w:r>
      </w:ins>
      <w:del w:id="90156" w:author="Claude - סמנטי" w:date="2026-10-11T12:26:16Z">
        <w:r>
          <w:rPr>
            <w:rtl/>
          </w:rPr>
          <w:tab/>
          <w:delText xml:space="preserve">ניהוי</w:delText>
        </w:r>
      </w:del>
      <w:r>
        <w:rPr>
          <w:rtl/>
        </w:rPr>
        <w:tab/>
        <w:t xml:space="preserve"> דבר הלמד בהיקש חוזר ומלמד בהיקש.</w:t>
      </w:r>
    </w:p>
    <w:p w:rsidR="00DA63EC" w:rsidRDefault="00DA63EC" w:rsidP="00DA63EC">
      <w:pPr>
        <w:tabs>
          <w:tab w:val="left" w:pos="0"/>
          <w:tab w:val="center" w:pos="2835"/>
        </w:tabs>
        <w:rPr>
          <w:rtl/>
        </w:rPr>
      </w:pPr>
      <w:r>
        <w:rPr>
          <w:rFonts w:hint="cs"/>
          <w:rtl/>
        </w:rPr>
        <w:t xml:space="preserve">ולא כתב </w:t>
      </w:r>
      <w:r>
        <w:rPr>
          <w:rtl/>
        </w:rPr>
        <w:t xml:space="preserve">בגופיה ולא אקיש, </w:t>
      </w:r>
      <w:r>
        <w:rPr>
          <w:rFonts w:hint="cs"/>
          <w:rtl/>
        </w:rPr>
        <w:t>ד</w:t>
      </w:r>
      <w:r>
        <w:rPr>
          <w:rtl/>
        </w:rPr>
        <w:t>הו"</w:t>
      </w:r>
      <w:r>
        <w:rPr>
          <w:rFonts w:hint="cs"/>
          <w:rtl/>
        </w:rPr>
        <w:t>א</w:t>
      </w:r>
      <w:r>
        <w:rPr>
          <w:rtl/>
        </w:rPr>
        <w:t xml:space="preserve">: דבר הלמד בהיקש חוזר ומלמד בהיקש</w:t>
      </w:r>
      <w:ins w:id="94591" w:author="מנוע מכני" w:date="2026-10-11T12:04:39Z">
        <w:r>
          <w:rPr>
            <w:rtl/>
          </w:rPr>
          <w:t xml:space="preserve">,</w:t>
        </w:r>
      </w:ins>
      <w:del w:id="94592" w:author="מנוע מכני" w:date="2026-10-11T12:04:39Z">
        <w:r>
          <w:rPr>
            <w:rtl/>
          </w:rPr>
          <w:delText xml:space="preserve">;</w:delText>
        </w:r>
      </w:del>
    </w:p>
    <w:p w:rsidR="00DA63EC" w:rsidRDefault="00DA63EC" w:rsidP="00DA63EC">
      <w:pPr>
        <w:tabs>
          <w:tab w:val="left" w:pos="0"/>
          <w:tab w:val="center" w:pos="2835"/>
        </w:tabs>
        <w:rPr>
          <w:rtl/>
        </w:rPr>
      </w:pPr>
      <w:r>
        <w:rPr>
          <w:rFonts w:hint="cs"/>
          <w:rtl/>
        </w:rPr>
        <w:t>ו</w:t>
      </w:r>
      <w:r>
        <w:rPr>
          <w:rtl/>
        </w:rPr>
        <w:t>ניח"</w:t>
      </w:r>
      <w:r>
        <w:rPr>
          <w:rFonts w:hint="cs"/>
          <w:rtl/>
        </w:rPr>
        <w:t xml:space="preserve">ל </w:t>
      </w:r>
      <w:r>
        <w:rPr>
          <w:rtl/>
        </w:rPr>
        <w:t>דכתביה בגופיה מ</w:t>
      </w:r>
      <w:r>
        <w:rPr>
          <w:rFonts w:hint="cs"/>
          <w:rtl/>
        </w:rPr>
        <w:t xml:space="preserve">להקיש דלכך כתביה ואקשיה, </w:t>
      </w:r>
      <w:r>
        <w:rPr>
          <w:rtl/>
        </w:rPr>
        <w:t>למימרא: דבר הלמד בהיקש אין חוזר ומלמד בהיקש.</w:t>
      </w:r>
    </w:p>
    <w:p w:rsidR="00DA63EC" w:rsidRDefault="00DA63EC" w:rsidP="00DA63EC">
      <w:pPr>
        <w:tabs>
          <w:tab w:val="left" w:pos="0"/>
          <w:tab w:val="center" w:pos="2835"/>
        </w:tabs>
        <w:rPr>
          <w:rtl/>
        </w:rPr>
      </w:pPr>
    </w:p>
    <w:p w:rsidR="00DA63EC" w:rsidRDefault="00DA63EC" w:rsidP="00DA63EC">
      <w:pPr>
        <w:tabs>
          <w:tab w:val="left" w:pos="0"/>
          <w:tab w:val="center" w:pos="2835"/>
        </w:tabs>
        <w:rPr>
          <w:b/>
          <w:bCs/>
          <w:rtl/>
        </w:rPr>
      </w:pPr>
      <w:r w:rsidRPr="00870E8E">
        <w:rPr>
          <w:b/>
          <w:bCs/>
          <w:rtl/>
        </w:rPr>
        <w:t xml:space="preserve">(היק"ש </w:t>
      </w:r>
      <w:r w:rsidRPr="00870E8E">
        <w:rPr>
          <w:rStyle w:val="2fb"/>
          <w:b/>
          <w:bCs/>
          <w:rtl/>
        </w:rPr>
        <w:t xml:space="preserve">וגזיר"ה</w:t>
      </w:r>
      <w:r w:rsidRPr="00870E8E">
        <w:rPr>
          <w:b/>
          <w:bCs/>
          <w:rtl/>
        </w:rPr>
        <w:t xml:space="preserve"> שו"ה ק"ל וחומ"ר, סימן).</w:t>
      </w:r>
    </w:p>
    <w:p w:rsidR="00DA63EC" w:rsidRDefault="00DA63EC" w:rsidP="00DA63EC">
      <w:pPr>
        <w:tabs>
          <w:tab w:val="left" w:pos="0"/>
          <w:tab w:val="center" w:pos="2835"/>
        </w:tabs>
        <w:rPr>
          <w:rtl/>
        </w:rPr>
      </w:pPr>
      <w:r>
        <w:rPr>
          <w:rtl/>
        </w:rPr>
        <w:t xml:space="preserve">• דבר הלמד בהיקש אין חוזר ומלמד מהיקש - </w:t>
      </w:r>
      <w:ins w:id="95921" w:author="מנוע מכני" w:date="2026-10-11T12:04:39Z">
        <w:r>
          <w:rPr>
            <w:rtl/>
          </w:rPr>
          <w:t xml:space="preserve">אם </w:t>
        </w:r>
      </w:ins>
      <w:del w:id="95922" w:author="מנוע מכני" w:date="2026-10-11T12:04:39Z">
        <w:r>
          <w:rPr>
            <w:rtl/>
          </w:rPr>
          <w:delText xml:space="preserve">אי </w:delText>
        </w:r>
      </w:del>
      <w:r>
        <w:rPr>
          <w:rtl/>
        </w:rPr>
        <w:t xml:space="preserve">מדרבא, </w:t>
      </w:r>
      <w:ins w:id="95923" w:author="מנוע מכני" w:date="2026-10-11T12:04:39Z">
        <w:r>
          <w:rPr>
            <w:rtl/>
          </w:rPr>
          <w:t xml:space="preserve">אם </w:t>
        </w:r>
      </w:ins>
      <w:del w:id="95924" w:author="מנוע מכני" w:date="2026-10-11T12:04:39Z">
        <w:r>
          <w:rPr>
            <w:rtl/>
          </w:rPr>
          <w:delText xml:space="preserve">אי </w:delText>
        </w:r>
      </w:del>
      <w:r>
        <w:rPr>
          <w:rtl/>
        </w:rPr>
        <w:t xml:space="preserve">מדרבינא.</w:t>
      </w:r>
    </w:p>
    <w:p>
      <w:pPr>
        <w:pStyle w:val="afffff8"/>
        <w:rPr>
          <w:ins w:id="90423" w:author="קלוד" w:date="2026-10-11T12:29:36Z"/>
        </w:rPr>
      </w:pPr>
      <w:ins w:id="90424" w:author="קלוד" w:date="2026-10-11T12:29:36Z">
        <w:r>
          <w:rPr>
            <w:color w:val="7B3F00"/>
          </w:rPr>
          <w:t xml:space="preserve">דבר הלמד בהיקש - האם חוזר ומלמד בגז"ש ובבנין אב?</w:t>
        </w:r>
      </w:ins>
    </w:p>
    <w:p w:rsidR="00DA63EC" w:rsidRDefault="00DA63EC" w:rsidP="00DA63EC">
      <w:pPr>
        <w:tabs>
          <w:tab w:val="left" w:pos="0"/>
          <w:tab w:val="center" w:pos="2835"/>
        </w:tabs>
        <w:rPr>
          <w:b/>
          <w:bCs/>
          <w:rtl/>
        </w:rPr>
      </w:pPr>
      <w:r>
        <w:rPr>
          <w:rtl/>
        </w:rPr>
        <w:t xml:space="preserve">• </w:t>
      </w:r>
      <w:r w:rsidRPr="000A2291">
        <w:rPr>
          <w:b/>
          <w:bCs/>
          <w:rtl/>
        </w:rPr>
        <w:t>דבר הלמד בהיקש מהו שילמד בגז</w:t>
      </w:r>
      <w:r>
        <w:rPr>
          <w:b/>
          <w:bCs/>
          <w:rtl/>
        </w:rPr>
        <w:t>"</w:t>
      </w:r>
      <w:r w:rsidRPr="000A2291">
        <w:rPr>
          <w:rFonts w:hint="cs"/>
          <w:b/>
          <w:bCs/>
          <w:rtl/>
        </w:rPr>
        <w:t xml:space="preserve">ש </w:t>
      </w:r>
    </w:p>
    <w:p>
      <w:pPr>
        <w:pStyle w:val="38"/>
        <w:rPr>
          <w:ins w:id="99112" w:author="מנוע מכני" w:date="2026-10-11T12:04:39Z"/>
        </w:rPr>
      </w:pPr>
      <w:r>
        <w:t>ת</w:t>
      </w:r>
      <w:r>
        <w:t>"</w:t>
      </w:r>
      <w:r>
        <w:t>ש</w:t>
      </w:r>
      <w:r>
        <w:t xml:space="preserve"> ר</w:t>
      </w:r>
      <w:r>
        <w:t>נב</w:t>
      </w:r>
      <w:r>
        <w:t>"</w:t>
      </w:r>
      <w:r>
        <w:t>א</w:t>
      </w:r>
      <w:r>
        <w:t xml:space="preserve">:</w:t>
      </w:r>
    </w:p>
    <w:p w:rsidR="00DA63EC" w:rsidRDefault="00DA63EC" w:rsidP="00DA63EC">
      <w:pPr>
        <w:tabs>
          <w:tab w:val="left" w:pos="0"/>
          <w:tab w:val="center" w:pos="2835"/>
        </w:tabs>
        <w:rPr>
          <w:rtl/>
        </w:rPr>
      </w:pPr>
      <w:del w:id="99113" w:author="מנוע מכני" w:date="2026-10-11T12:04:39Z">
        <w:r>
          <w:rPr>
            <w:rtl/>
          </w:rPr>
          <w:delText xml:space="preserve"> </w:delText>
        </w:r>
      </w:del>
      <w:r>
        <w:rPr>
          <w:rtl/>
        </w:rPr>
        <w:t xml:space="preserve">מנין לפריחה בבגדים שהיא טהורה</w:t>
      </w:r>
      <w:r>
        <w:rPr>
          <w:rFonts w:hint="cs"/>
          <w:rtl/>
        </w:rPr>
        <w:t xml:space="preserve"> הקרחת וגבחת באדם פרח בכולו טהור אף קרת וגבחת בבגדים </w:t>
      </w:r>
    </w:p>
    <w:p w:rsidR="00DA63EC" w:rsidRDefault="00DA63EC" w:rsidP="00DA63EC">
      <w:pPr>
        <w:tabs>
          <w:tab w:val="left" w:pos="0"/>
          <w:tab w:val="center" w:pos="2835"/>
        </w:tabs>
        <w:rPr>
          <w:rtl/>
        </w:rPr>
      </w:pPr>
      <w:ins w:id="91249" w:author="מנוע מכני" w:date="2026-10-11T12:04:39Z">
        <w:r>
          <w:rPr>
            <w:rtl/>
          </w:rPr>
          <w:t xml:space="preserve">ושם</w:t>
        </w:r>
      </w:ins>
      <w:del w:id="91250" w:author="מנוע מכני" w:date="2026-10-11T12:04:39Z">
        <w:r>
          <w:rPr>
            <w:rtl/>
          </w:rPr>
          <w:delText xml:space="preserve">והתם</w:delText>
        </w:r>
      </w:del>
      <w:r>
        <w:rPr>
          <w:rtl/>
        </w:rPr>
        <w:t xml:space="preserve"> </w:t>
      </w:r>
      <w:r w:rsidRPr="003017EE">
        <w:rPr>
          <w:rStyle w:val="afffff0"/>
          <w:rFonts w:hint="cs"/>
          <w:rtl/>
        </w:rPr>
        <w:t>מ'</w:t>
      </w:r>
      <w:r w:rsidRPr="003017EE">
        <w:rPr>
          <w:rStyle w:val="afffff0"/>
          <w:rtl/>
        </w:rPr>
        <w:t>מראשו ועד רגליו</w:t>
      </w:r>
      <w:r w:rsidRPr="003017EE">
        <w:rPr>
          <w:rStyle w:val="afffff0"/>
          <w:rFonts w:hint="cs"/>
          <w:rtl/>
        </w:rPr>
        <w:t>'</w:t>
      </w:r>
      <w:r w:rsidRPr="003017EE">
        <w:rPr>
          <w:rStyle w:val="afffff0"/>
          <w:rtl/>
        </w:rPr>
        <w:t>,</w:t>
      </w:r>
      <w:r>
        <w:rPr>
          <w:rtl/>
        </w:rPr>
        <w:t xml:space="preserve"> </w:t>
      </w:r>
      <w:ins w:id="97099" w:author="מנוע מכני" w:date="2026-10-11T12:04:39Z">
        <w:r>
          <w:rPr>
            <w:rtl/>
          </w:rPr>
          <w:t xml:space="preserve">והוקש</w:t>
        </w:r>
      </w:ins>
      <w:del w:id="97100" w:author="מנוע מכני" w:date="2026-10-11T12:04:39Z">
        <w:r>
          <w:rPr>
            <w:rtl/>
          </w:rPr>
          <w:delText xml:space="preserve">ואיתקש</w:delText>
        </w:r>
      </w:del>
      <w:r>
        <w:rPr>
          <w:rtl/>
        </w:rPr>
        <w:t xml:space="preserve"> ראשו לרגל, מה להלן כולו הפך לבן פרח בכולו טהור, אף כאן כולו הפך לבן פרח בכולו טהור</w:t>
      </w:r>
      <w:ins w:id="94593" w:author="מנוע מכני" w:date="2026-10-11T12:04:39Z">
        <w:r>
          <w:rPr>
            <w:rtl/>
          </w:rPr>
          <w:t xml:space="preserve">,</w:t>
        </w:r>
      </w:ins>
      <w:del w:id="94594" w:author="מנוע מכני" w:date="2026-10-11T12:04:39Z">
        <w:r>
          <w:rPr>
            <w:rtl/>
          </w:rPr>
          <w:delText xml:space="preserve">;</w:delText>
        </w:r>
      </w:del>
    </w:p>
    <w:p>
      <w:pPr>
        <w:pStyle w:val="38"/>
        <w:rPr>
          <w:ins w:id="99115" w:author="מנוע מכני" w:date="2026-10-11T12:04:39Z"/>
        </w:rPr>
      </w:pPr>
      <w:del w:id="99114" w:author="מנוע מכני" w:date="2026-10-11T12:04:39Z">
        <w:r>
          <w:delText xml:space="preserve">•</w:delText>
        </w:r>
      </w:del>
      <w:r>
        <w:t xml:space="preserve"> </w:t>
      </w:r>
      <w:r>
        <w:t>ארי</w:t>
      </w:r>
      <w:r>
        <w:t>"</w:t>
      </w:r>
      <w:r>
        <w:t>ו</w:t>
      </w:r>
      <w:r>
        <w:t xml:space="preserve">:</w:t>
      </w:r>
    </w:p>
    <w:p w:rsidR="00DA63EC" w:rsidRDefault="00DA63EC" w:rsidP="00DA63EC">
      <w:pPr>
        <w:tabs>
          <w:tab w:val="left" w:pos="0"/>
          <w:tab w:val="center" w:pos="2835"/>
        </w:tabs>
        <w:rPr>
          <w:rtl/>
        </w:rPr>
      </w:pPr>
      <w:del w:id="99116" w:author="מנוע מכני" w:date="2026-10-11T12:04:39Z">
        <w:r>
          <w:rPr>
            <w:rtl/>
          </w:rPr>
          <w:delText xml:space="preserve"> </w:delText>
        </w:r>
      </w:del>
      <w:r>
        <w:rPr>
          <w:rtl/>
        </w:rPr>
        <w:t xml:space="preserve">בכל התורה כולה </w:t>
      </w:r>
      <w:ins w:id="90157" w:author="Claude - סמנטי" w:date="2026-10-11T12:26:16Z">
        <w:r>
          <w:rPr>
            <w:rtl/>
          </w:rPr>
          <w:t xml:space="preserve">לומדים</w:t>
        </w:r>
      </w:ins>
      <w:del w:id="90158" w:author="Claude - סמנטי" w:date="2026-10-11T12:26:16Z">
        <w:r>
          <w:rPr>
            <w:rtl/>
          </w:rPr>
          <w:delText xml:space="preserve">למידין</w:delText>
        </w:r>
      </w:del>
      <w:r>
        <w:rPr>
          <w:rtl/>
        </w:rPr>
        <w:t xml:space="preserve"> למד מלמד, חוץ מן הקדשים שאין דנין למד מלמד, </w:t>
      </w:r>
      <w:r>
        <w:rPr>
          <w:rtl/>
        </w:rPr>
        <w:t xml:space="preserve">דא"</w:t>
      </w:r>
      <w:r>
        <w:rPr>
          <w:rFonts w:hint="cs"/>
          <w:rtl/>
        </w:rPr>
        <w:t>כ</w:t>
      </w:r>
      <w:r>
        <w:rPr>
          <w:rtl/>
        </w:rPr>
        <w:t xml:space="preserve"> </w:t>
      </w:r>
      <w:r>
        <w:rPr>
          <w:rtl/>
        </w:rPr>
        <w:t xml:space="preserve">לא</w:t>
      </w:r>
      <w:r>
        <w:rPr>
          <w:rtl/>
        </w:rPr>
        <w:t xml:space="preserve"> יאמר צפונה באשם ותיתי בג"ש דקדשי קדשים מחטאות, </w:t>
      </w:r>
      <w:ins w:id="91251" w:author="מנוע מכני" w:date="2026-10-11T12:04:39Z">
        <w:r>
          <w:rPr>
            <w:rtl/>
          </w:rPr>
          <w:t xml:space="preserve">לא</w:t>
        </w:r>
      </w:ins>
      <w:del w:id="91252" w:author="מנוע מכני" w:date="2026-10-11T12:04:39Z">
        <w:r>
          <w:rPr>
            <w:rtl/>
          </w:rPr>
          <w:delText xml:space="preserve">לאו</w:delText>
        </w:r>
      </w:del>
      <w:r>
        <w:rPr>
          <w:rtl/>
        </w:rPr>
        <w:t xml:space="preserve"> למימרא, דדבר הלמד בהיקש אין חוזר ומלמד בגזירה שוה.</w:t>
      </w:r>
    </w:p>
    <w:p w:rsidR="00DA63EC" w:rsidRDefault="00DA63EC" w:rsidP="00DA63EC">
      <w:pPr>
        <w:tabs>
          <w:tab w:val="left" w:pos="0"/>
          <w:tab w:val="center" w:pos="2835"/>
        </w:tabs>
        <w:rPr>
          <w:rtl/>
        </w:rPr>
      </w:pPr>
      <w:r>
        <w:rPr>
          <w:rFonts w:hint="cs"/>
          <w:rtl/>
        </w:rPr>
        <w:t>ולא מצד דחטא מכפרת על חייבי כריתות ד</w:t>
      </w:r>
      <w:r>
        <w:rPr>
          <w:rtl/>
        </w:rPr>
        <w:t>קדשי קדשים יתירי כתיבי.</w:t>
      </w:r>
    </w:p>
    <w:p w:rsidR="00DA63EC" w:rsidRDefault="00DA63EC" w:rsidP="00DA63EC">
      <w:pPr>
        <w:tabs>
          <w:tab w:val="left" w:pos="0"/>
          <w:tab w:val="center" w:pos="2835"/>
        </w:tabs>
        <w:rPr>
          <w:rtl/>
        </w:rPr>
      </w:pPr>
      <w:r>
        <w:rPr>
          <w:rtl/>
        </w:rPr>
        <w:t xml:space="preserve">דבר הלמד מהיקש חוזר ומלמד בק"ו -</w:t>
      </w:r>
      <w:ins w:id="94595" w:author="מנוע מכני" w:date="2026-10-11T12:04:39Z">
        <w:r>
          <w:rPr>
            <w:rtl/>
          </w:rPr>
          <w:t xml:space="preserve"> </w:t>
        </w:r>
      </w:ins>
      <w:del w:id="94596" w:author="מנוע מכני" w:date="2026-10-11T12:04:39Z">
        <w:r>
          <w:rPr>
            <w:rtl/>
          </w:rPr>
          <w:delText xml:space="preserve">  </w:delText>
        </w:r>
      </w:del>
      <w:r>
        <w:rPr>
          <w:rtl/>
        </w:rPr>
        <w:t xml:space="preserve">מדתנא דבי </w:t>
      </w:r>
      <w:r>
        <w:rPr>
          <w:rStyle w:val="2fb"/>
          <w:rtl/>
        </w:rPr>
        <w:t xml:space="preserve">ר' ישמעאל</w:t>
      </w:r>
      <w:r>
        <w:rPr>
          <w:rtl/>
        </w:rPr>
        <w:t xml:space="preserve">.</w:t>
      </w:r>
    </w:p>
    <w:p w:rsidR="00DA63EC" w:rsidRDefault="00DA63EC" w:rsidP="00DA63EC">
      <w:pPr>
        <w:pStyle w:val="afff3"/>
        <w:framePr w:wrap="around"/>
        <w:rPr>
          <w:rtl/>
        </w:rPr>
      </w:pPr>
      <w:r>
        <w:rPr>
          <w:rFonts w:hint="cs"/>
          <w:rtl/>
        </w:rPr>
        <w:t>נ.</w:t>
      </w:r>
    </w:p>
    <w:p w:rsidR="00DA63EC" w:rsidRDefault="00DA63EC" w:rsidP="00DA63EC">
      <w:pPr>
        <w:tabs>
          <w:tab w:val="left" w:pos="0"/>
          <w:tab w:val="center" w:pos="2835"/>
        </w:tabs>
        <w:rPr>
          <w:rtl/>
        </w:rPr>
      </w:pPr>
      <w:r>
        <w:rPr>
          <w:rtl/>
        </w:rPr>
        <w:t xml:space="preserve">דבר הלמד בהיקש מהו שילמד בבנין אב? </w:t>
      </w:r>
    </w:p>
    <w:p w:rsidR="00DA63EC" w:rsidRDefault="00DA63EC" w:rsidP="00DA63EC">
      <w:pPr>
        <w:tabs>
          <w:tab w:val="left" w:pos="0"/>
          <w:tab w:val="center" w:pos="2835"/>
        </w:tabs>
        <w:rPr>
          <w:rtl/>
        </w:rPr>
      </w:pPr>
      <w:r>
        <w:rPr>
          <w:rtl/>
        </w:rPr>
        <w:t xml:space="preserve">• </w:t>
      </w:r>
      <w:r>
        <w:rPr>
          <w:rStyle w:val="2fb"/>
          <w:rFonts w:hint="cs"/>
          <w:rtl/>
        </w:rPr>
        <w:t>ארי</w:t>
      </w:r>
      <w:r>
        <w:rPr>
          <w:rStyle w:val="2fb"/>
          <w:rtl/>
        </w:rPr>
        <w:t>"</w:t>
      </w:r>
      <w:r>
        <w:rPr>
          <w:rStyle w:val="2fb"/>
          <w:rFonts w:hint="cs"/>
          <w:rtl/>
        </w:rPr>
        <w:t>ר</w:t>
      </w:r>
      <w:r>
        <w:rPr>
          <w:rtl/>
        </w:rPr>
        <w:t xml:space="preserve">: </w:t>
      </w:r>
      <w:r>
        <w:rPr>
          <w:rtl/>
        </w:rPr>
        <w:t xml:space="preserve">לא</w:t>
      </w:r>
      <w:r>
        <w:rPr>
          <w:rtl/>
        </w:rPr>
        <w:t xml:space="preserve"> לכתוב צפונה באשם ותיתי מבנין אב מחטאת, </w:t>
      </w:r>
      <w:r>
        <w:rPr>
          <w:rFonts w:hint="cs"/>
          <w:rtl/>
        </w:rPr>
        <w:t xml:space="preserve">הלכתא </w:t>
      </w:r>
      <w:ins w:id="91253" w:author="מנוע מכני" w:date="2026-10-11T12:04:39Z">
        <w:r>
          <w:rPr>
            <w:rtl/>
          </w:rPr>
          <w:t xml:space="preserve">לא</w:t>
        </w:r>
      </w:ins>
      <w:del w:id="91254" w:author="מנוע מכני" w:date="2026-10-11T12:04:39Z">
        <w:r>
          <w:rPr>
            <w:rtl/>
          </w:rPr>
          <w:delText xml:space="preserve">לאו</w:delText>
        </w:r>
      </w:del>
      <w:r>
        <w:rPr>
          <w:rtl/>
        </w:rPr>
        <w:t xml:space="preserve"> למימרא, דדבר הלמד בהיקש אין חוזר ומלמד בבנין אב.</w:t>
      </w:r>
    </w:p>
    <w:p w:rsidR="00DA63EC" w:rsidRDefault="00DA63EC" w:rsidP="00DA63EC">
      <w:pPr>
        <w:tabs>
          <w:tab w:val="left" w:pos="0"/>
          <w:tab w:val="center" w:pos="2835"/>
        </w:tabs>
        <w:rPr>
          <w:rtl/>
        </w:rPr>
      </w:pPr>
      <w:r>
        <w:rPr>
          <w:rFonts w:hint="cs"/>
          <w:rtl/>
        </w:rPr>
        <w:t>ולא אתי מבנין אב בעולה ד</w:t>
      </w:r>
      <w:r>
        <w:rPr>
          <w:rtl/>
        </w:rPr>
        <w:t xml:space="preserve">מה לעולה שכן כליל, </w:t>
      </w:r>
      <w:r>
        <w:rPr>
          <w:rFonts w:hint="cs"/>
          <w:rtl/>
        </w:rPr>
        <w:t xml:space="preserve">דגם </w:t>
      </w:r>
      <w:r>
        <w:rPr>
          <w:rtl/>
        </w:rPr>
        <w:t xml:space="preserve">חטאת </w:t>
      </w:r>
      <w:ins w:id="91255" w:author="מנוע מכני" w:date="2026-10-11T12:04:39Z">
        <w:r>
          <w:rPr>
            <w:rtl/>
          </w:rPr>
          <w:t xml:space="preserve">יש</w:t>
        </w:r>
      </w:ins>
      <w:del w:id="91256" w:author="מנוע מכני" w:date="2026-10-11T12:04:39Z">
        <w:r>
          <w:rPr>
            <w:rtl/>
          </w:rPr>
          <w:delText xml:space="preserve">איכא</w:delText>
        </w:r>
      </w:del>
      <w:r>
        <w:rPr>
          <w:rtl/>
        </w:rPr>
        <w:t xml:space="preserve"> </w:t>
      </w:r>
      <w:ins w:id="97457" w:author="מנוע מכני" w:date="2026-10-11T12:04:39Z">
        <w:r>
          <w:rPr>
            <w:rtl/>
          </w:rPr>
          <w:t xml:space="preserve">להקשות</w:t>
        </w:r>
      </w:ins>
      <w:del w:id="97458" w:author="מנוע מכני" w:date="2026-10-11T12:04:39Z">
        <w:r>
          <w:rPr>
            <w:rtl/>
          </w:rPr>
          <w:delText xml:space="preserve">למיפרך</w:delText>
        </w:r>
      </w:del>
      <w:r>
        <w:rPr>
          <w:rFonts w:hint="cs"/>
          <w:rtl/>
        </w:rPr>
        <w:t xml:space="preserve"> ש</w:t>
      </w:r>
      <w:r>
        <w:rPr>
          <w:rtl/>
        </w:rPr>
        <w:t xml:space="preserve">מכפרת על חייבי כריתות! </w:t>
      </w:r>
    </w:p>
    <w:p w:rsidR="00DA63EC" w:rsidRDefault="00DA63EC" w:rsidP="00DA63EC">
      <w:pPr>
        <w:tabs>
          <w:tab w:val="left" w:pos="0"/>
          <w:tab w:val="center" w:pos="2835"/>
        </w:tabs>
        <w:rPr>
          <w:rtl/>
        </w:rPr>
      </w:pPr>
      <w:r>
        <w:rPr>
          <w:rFonts w:hint="cs"/>
          <w:rtl/>
        </w:rPr>
        <w:t xml:space="preserve">וא'א חד </w:t>
      </w:r>
      <w:ins w:id="93045" w:author="מנוע מכני" w:date="2026-10-11T12:04:39Z">
        <w:r>
          <w:rPr>
            <w:rFonts w:hint="cs"/>
            <w:rtl/>
          </w:rPr>
          <w:t xml:space="preserve">מאחת</w:t>
        </w:r>
      </w:ins>
      <w:del w:id="93046" w:author="מנוע מכני" w:date="2026-10-11T12:04:39Z">
        <w:r>
          <w:rPr>
            <w:rFonts w:hint="cs"/>
            <w:rtl/>
          </w:rPr>
          <w:delText xml:space="preserve">מחדא</w:delText>
        </w:r>
      </w:del>
      <w:r>
        <w:rPr>
          <w:rFonts w:hint="cs"/>
          <w:rtl/>
        </w:rPr>
        <w:t xml:space="preserve"> וא</w:t>
      </w:r>
      <w:r>
        <w:rPr>
          <w:rtl/>
        </w:rPr>
        <w:t>"</w:t>
      </w:r>
      <w:r>
        <w:rPr>
          <w:rFonts w:hint="cs"/>
          <w:rtl/>
        </w:rPr>
        <w:t xml:space="preserve">א ללמוד חד </w:t>
      </w:r>
      <w:r>
        <w:rPr>
          <w:rtl/>
        </w:rPr>
        <w:t xml:space="preserve">מתרתי! מחטאת ואשם, </w:t>
      </w:r>
      <w:r>
        <w:rPr>
          <w:rFonts w:hint="cs"/>
          <w:rtl/>
        </w:rPr>
        <w:t>ד</w:t>
      </w:r>
      <w:r>
        <w:rPr>
          <w:rtl/>
        </w:rPr>
        <w:t>מה להנך שכן מכפרין!</w:t>
      </w:r>
      <w:r>
        <w:rPr>
          <w:rFonts w:hint="cs"/>
          <w:rtl/>
        </w:rPr>
        <w:t xml:space="preserve"> מהנך שכן זכרים</w:t>
      </w:r>
      <w:r>
        <w:rPr>
          <w:rtl/>
        </w:rPr>
        <w:t xml:space="preserve">! </w:t>
      </w:r>
      <w:r>
        <w:rPr>
          <w:rFonts w:hint="cs"/>
          <w:rtl/>
        </w:rPr>
        <w:t>ומ</w:t>
      </w:r>
      <w:r>
        <w:rPr>
          <w:rtl/>
        </w:rPr>
        <w:t>הנך שכן ישנן בציבור כביחיד.</w:t>
      </w:r>
    </w:p>
    <w:p w:rsidR="00DA63EC" w:rsidRDefault="00DA63EC" w:rsidP="00DA63EC">
      <w:pPr>
        <w:tabs>
          <w:tab w:val="left" w:pos="0"/>
          <w:tab w:val="center" w:pos="2835"/>
        </w:tabs>
        <w:rPr>
          <w:rtl/>
        </w:rPr>
      </w:pPr>
    </w:p>
    <w:p>
      <w:pPr>
        <w:pStyle w:val="afffff8"/>
        <w:rPr>
          <w:ins w:id="90421" w:author="קלוד" w:date="2026-10-11T12:29:36Z"/>
        </w:rPr>
      </w:pPr>
      <w:ins w:id="90422" w:author="קלוד" w:date="2026-10-11T12:29:36Z">
        <w:r>
          <w:rPr>
            <w:color w:val="7B3F00"/>
          </w:rPr>
          <w:t xml:space="preserve">דבר הלמד בגז"ש - האם חוזר ומלמד בהיקש, בגז"ש ובק"ו?</w:t>
        </w:r>
      </w:ins>
    </w:p>
    <w:p w:rsidR="00DA63EC" w:rsidRDefault="00DA63EC" w:rsidP="00DA63EC">
      <w:pPr>
        <w:tabs>
          <w:tab w:val="left" w:pos="0"/>
          <w:tab w:val="center" w:pos="2835"/>
        </w:tabs>
        <w:rPr>
          <w:rtl/>
        </w:rPr>
      </w:pPr>
      <w:r>
        <w:rPr>
          <w:rtl/>
        </w:rPr>
        <w:lastRenderedPageBreak/>
        <w:t xml:space="preserve">• דבר הלמד בגז"ש מהו שילמד בהיקש? </w:t>
      </w:r>
    </w:p>
    <w:p>
      <w:pPr>
        <w:pStyle w:val="38"/>
        <w:rPr>
          <w:ins w:id="99117" w:author="מנוע מכני" w:date="2026-10-11T12:04:39Z"/>
        </w:rPr>
      </w:pPr>
      <w:r>
        <w:t>אר</w:t>
      </w:r>
      <w:r>
        <w:t>"</w:t>
      </w:r>
      <w:r>
        <w:t>פ</w:t>
      </w:r>
      <w:r>
        <w:t>:</w:t>
      </w:r>
    </w:p>
    <w:p w:rsidR="00DA63EC" w:rsidRDefault="00DA63EC" w:rsidP="00DA63EC">
      <w:pPr>
        <w:tabs>
          <w:tab w:val="left" w:pos="0"/>
          <w:tab w:val="center" w:pos="2835"/>
        </w:tabs>
        <w:rPr>
          <w:rtl/>
        </w:rPr>
      </w:pPr>
      <w:del w:id="99118" w:author="מנוע מכני" w:date="2026-10-11T12:04:39Z">
        <w:r w:rsidRPr="00464129">
          <w:rPr>
            <w:rStyle w:val="afffff0"/>
            <w:rtl/>
          </w:rPr>
          <w:delText xml:space="preserve"> </w:delText>
        </w:r>
      </w:del>
      <w:r w:rsidRPr="00464129">
        <w:rPr>
          <w:rStyle w:val="afffff0"/>
          <w:rFonts w:hint="cs"/>
          <w:rtl/>
        </w:rPr>
        <w:t>'</w:t>
      </w:r>
      <w:ins w:id="90753" w:author="Claude - סמנטי" w:date="2026-10-11T12:26:16Z">
        <w:r>
          <w:rPr>
            <w:rStyle w:val="afffff0"/>
            <w:rtl/>
          </w:rPr>
          <w:t xml:space="preserve">וְזֹאת תּוֹרַת זֶבַח הַשְּׁלָמִים</w:t>
        </w:r>
      </w:ins>
      <w:del w:id="90754" w:author="Claude - סמנטי" w:date="2026-10-11T12:26:16Z">
        <w:r w:rsidRPr="00464129">
          <w:rPr>
            <w:rStyle w:val="afffff0"/>
            <w:rtl/>
          </w:rPr>
          <w:delText xml:space="preserve">וזאת תורת זבח השלמים</w:delText>
        </w:r>
      </w:del>
      <w:r w:rsidRPr="00464129">
        <w:rPr>
          <w:rStyle w:val="afffff0"/>
          <w:rFonts w:hint="cs"/>
          <w:rtl/>
        </w:rPr>
        <w:t>'</w:t>
      </w:r>
      <w:r w:rsidRPr="00464129">
        <w:rPr>
          <w:rStyle w:val="afffff0"/>
          <w:rtl/>
        </w:rPr>
        <w:t xml:space="preserve"> </w:t>
      </w:r>
      <w:r>
        <w:rPr>
          <w:rtl/>
        </w:rPr>
        <w:t xml:space="preserve">[וגו'] אם על תודה - למדנו לתודה שבא מן המעשר מדאשכחן שלמים </w:t>
      </w:r>
      <w:ins w:id="97101" w:author="מנוע מכני" w:date="2026-10-11T12:04:39Z">
        <w:r>
          <w:rPr>
            <w:rtl/>
          </w:rPr>
          <w:t xml:space="preserve">דבאו</w:t>
        </w:r>
      </w:ins>
      <w:del w:id="97102" w:author="מנוע מכני" w:date="2026-10-11T12:04:39Z">
        <w:r>
          <w:rPr>
            <w:rtl/>
          </w:rPr>
          <w:delText xml:space="preserve">דאתו</w:delText>
        </w:r>
      </w:del>
      <w:r>
        <w:rPr>
          <w:rtl/>
        </w:rPr>
        <w:t xml:space="preserve"> ממעשר, שלמים גופייהו </w:t>
      </w:r>
      <w:r w:rsidRPr="003017EE">
        <w:rPr>
          <w:rStyle w:val="afffff0"/>
          <w:rFonts w:hint="cs"/>
          <w:rtl/>
        </w:rPr>
        <w:t>מ'</w:t>
      </w:r>
      <w:r w:rsidRPr="003017EE">
        <w:rPr>
          <w:rStyle w:val="afffff0"/>
          <w:rtl/>
        </w:rPr>
        <w:t>שם שם</w:t>
      </w:r>
      <w:r w:rsidRPr="003017EE">
        <w:rPr>
          <w:rStyle w:val="afffff0"/>
          <w:rFonts w:hint="cs"/>
          <w:rtl/>
        </w:rPr>
        <w:t>'</w:t>
      </w:r>
      <w:r w:rsidRPr="003017EE">
        <w:rPr>
          <w:rStyle w:val="afffff0"/>
          <w:rtl/>
        </w:rPr>
        <w:t>.</w:t>
      </w:r>
    </w:p>
    <w:p>
      <w:pPr>
        <w:pStyle w:val="38"/>
        <w:rPr>
          <w:ins w:id="99119" w:author="מנוע מכני" w:date="2026-10-11T12:04:39Z"/>
        </w:rPr>
      </w:pPr>
      <w:r>
        <w:t xml:space="preserve">א"ל</w:t>
      </w:r>
      <w:r>
        <w:t xml:space="preserve"> מ"</w:t>
      </w:r>
      <w:r>
        <w:t>ז בדר</w:t>
      </w:r>
      <w:r>
        <w:t>"</w:t>
      </w:r>
      <w:r>
        <w:t xml:space="preserve">מ </w:t>
      </w:r>
      <w:r>
        <w:t xml:space="preserve">לרבינא:</w:t>
      </w:r>
    </w:p>
    <w:p w:rsidR="00DA63EC" w:rsidRDefault="00DA63EC" w:rsidP="00DA63EC">
      <w:pPr>
        <w:tabs>
          <w:tab w:val="left" w:pos="0"/>
          <w:tab w:val="center" w:pos="2835"/>
        </w:tabs>
        <w:rPr>
          <w:rtl/>
        </w:rPr>
      </w:pPr>
      <w:del w:id="99120" w:author="מנוע מכני" w:date="2026-10-11T12:04:39Z">
        <w:r>
          <w:rPr>
            <w:rtl/>
          </w:rPr>
          <w:delText xml:space="preserve"> </w:delText>
        </w:r>
      </w:del>
      <w:r>
        <w:rPr>
          <w:rtl/>
        </w:rPr>
        <w:t xml:space="preserve">מעשר דגן חולין </w:t>
      </w:r>
      <w:ins w:id="93047" w:author="מנוע מכני" w:date="2026-10-11T12:04:39Z">
        <w:r>
          <w:rPr>
            <w:rtl/>
          </w:rPr>
          <w:t xml:space="preserve">סתם</w:t>
        </w:r>
      </w:ins>
      <w:del w:id="93048" w:author="מנוע מכני" w:date="2026-10-11T12:04:39Z">
        <w:r>
          <w:rPr>
            <w:rtl/>
          </w:rPr>
          <w:delText xml:space="preserve">בעלמא</w:delText>
        </w:r>
      </w:del>
      <w:r>
        <w:rPr>
          <w:rtl/>
        </w:rPr>
        <w:t xml:space="preserve"> הוא! </w:t>
      </w:r>
      <w:r>
        <w:rPr>
          <w:rtl/>
        </w:rPr>
        <w:t xml:space="preserve">א"ל</w:t>
      </w:r>
      <w:r>
        <w:rPr>
          <w:rtl/>
        </w:rPr>
        <w:t xml:space="preserve">, </w:t>
      </w:r>
      <w:r>
        <w:rPr>
          <w:rtl/>
        </w:rPr>
        <w:t xml:space="preserve">אמר</w:t>
      </w:r>
      <w:r>
        <w:rPr>
          <w:rtl/>
        </w:rPr>
        <w:t xml:space="preserve"> אמרה: למד קדש ומלמד קדש? דבר הלמד בג"ש מהו שילמד בג"ש? </w:t>
      </w:r>
      <w:r>
        <w:rPr>
          <w:rStyle w:val="2fb"/>
          <w:rtl/>
        </w:rPr>
        <w:t xml:space="preserve">א</w:t>
      </w:r>
      <w:r>
        <w:rPr>
          <w:rStyle w:val="2fb"/>
          <w:rFonts w:hint="cs"/>
          <w:rtl/>
        </w:rPr>
        <w:t>רב</w:t>
      </w:r>
      <w:r>
        <w:rPr>
          <w:rStyle w:val="2fb"/>
          <w:rtl/>
        </w:rPr>
        <w:t>"</w:t>
      </w:r>
      <w:r>
        <w:rPr>
          <w:rStyle w:val="2fb"/>
          <w:rFonts w:hint="cs"/>
          <w:rtl/>
        </w:rPr>
        <w:t xml:space="preserve">ח</w:t>
      </w:r>
      <w:r>
        <w:rPr>
          <w:rFonts w:hint="cs"/>
          <w:rtl/>
        </w:rPr>
        <w:t xml:space="preserve"> </w:t>
      </w:r>
      <w:r>
        <w:rPr>
          <w:rtl/>
        </w:rPr>
        <w:t xml:space="preserve">תניא</w:t>
      </w:r>
      <w:r>
        <w:rPr>
          <w:rtl/>
        </w:rPr>
        <w:t xml:space="preserve">:</w:t>
      </w:r>
      <w:r w:rsidRPr="00464129">
        <w:rPr>
          <w:rStyle w:val="afffff0"/>
          <w:rtl/>
        </w:rPr>
        <w:t xml:space="preserve"> </w:t>
      </w:r>
      <w:r w:rsidRPr="00464129">
        <w:rPr>
          <w:rStyle w:val="afffff0"/>
          <w:rFonts w:hint="cs"/>
          <w:rtl/>
        </w:rPr>
        <w:t>'</w:t>
      </w:r>
      <w:ins w:id="90755" w:author="Claude - סמנטי" w:date="2026-10-11T12:26:16Z">
        <w:r>
          <w:rPr>
            <w:rStyle w:val="afffff0"/>
            <w:rtl/>
          </w:rPr>
          <w:t xml:space="preserve">סֹלֶת מֻרְבֶּכֶת</w:t>
        </w:r>
      </w:ins>
      <w:del w:id="90756" w:author="Claude - סמנטי" w:date="2026-10-11T12:26:16Z">
        <w:r w:rsidRPr="00464129">
          <w:rPr>
            <w:rStyle w:val="afffff0"/>
            <w:rtl/>
          </w:rPr>
          <w:delText xml:space="preserve">סלת מרבכת</w:delText>
        </w:r>
      </w:del>
      <w:r w:rsidRPr="00464129">
        <w:rPr>
          <w:rStyle w:val="afffff0"/>
          <w:rFonts w:hint="cs"/>
          <w:rtl/>
        </w:rPr>
        <w:t>'</w:t>
      </w:r>
      <w:r w:rsidRPr="00464129">
        <w:rPr>
          <w:rStyle w:val="afffff0"/>
          <w:rtl/>
        </w:rPr>
        <w:t xml:space="preserve"> </w:t>
      </w:r>
      <w:r>
        <w:rPr>
          <w:rtl/>
        </w:rPr>
        <w:t xml:space="preserve">- למדנו לרבוכה שבאה סולת</w:t>
      </w:r>
      <w:ins w:id="94597" w:author="מנוע מכני" w:date="2026-10-11T12:04:39Z">
        <w:r>
          <w:rPr>
            <w:rtl/>
          </w:rPr>
          <w:t xml:space="preserve">,</w:t>
        </w:r>
      </w:ins>
      <w:del w:id="94598"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חלות </w:t>
      </w:r>
      <w:r>
        <w:rPr>
          <w:rFonts w:hint="cs"/>
          <w:rtl/>
        </w:rPr>
        <w:t>מ'</w:t>
      </w:r>
      <w:r>
        <w:rPr>
          <w:rtl/>
        </w:rPr>
        <w:t>חלות חלות</w:t>
      </w:r>
      <w:r>
        <w:rPr>
          <w:rFonts w:hint="cs"/>
          <w:rtl/>
        </w:rPr>
        <w:t>'</w:t>
      </w:r>
      <w:ins w:id="94599" w:author="מנוע מכני" w:date="2026-10-11T12:04:39Z">
        <w:r>
          <w:rPr>
            <w:rtl/>
          </w:rPr>
          <w:t xml:space="preserve">,</w:t>
        </w:r>
      </w:ins>
      <w:del w:id="94600"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רקיקין </w:t>
      </w:r>
      <w:r w:rsidRPr="003017EE">
        <w:rPr>
          <w:rStyle w:val="afffff0"/>
          <w:rtl/>
        </w:rPr>
        <w:t>מ</w:t>
      </w:r>
      <w:r w:rsidRPr="003017EE">
        <w:rPr>
          <w:rStyle w:val="afffff0"/>
          <w:rFonts w:hint="cs"/>
          <w:rtl/>
        </w:rPr>
        <w:t>'</w:t>
      </w:r>
      <w:r w:rsidRPr="003017EE">
        <w:rPr>
          <w:rStyle w:val="afffff0"/>
          <w:rtl/>
        </w:rPr>
        <w:t>מצות מצות</w:t>
      </w:r>
      <w:r w:rsidRPr="003017EE">
        <w:rPr>
          <w:rStyle w:val="afffff0"/>
          <w:rFonts w:hint="cs"/>
          <w:rtl/>
        </w:rPr>
        <w:t>'</w:t>
      </w:r>
      <w:r w:rsidRPr="003017EE">
        <w:rPr>
          <w:rStyle w:val="afffff0"/>
          <w:rtl/>
        </w:rPr>
        <w:t>.</w:t>
      </w:r>
    </w:p>
    <w:p>
      <w:pPr>
        <w:pStyle w:val="38"/>
        <w:rPr>
          <w:ins w:id="99121" w:author="מנוע מכני" w:date="2026-10-11T12:04:39Z"/>
        </w:rPr>
      </w:pPr>
      <w:r>
        <w:t>א</w:t>
      </w:r>
      <w:r>
        <w:t>"</w:t>
      </w:r>
      <w:r>
        <w:t>ל</w:t>
      </w:r>
      <w:r>
        <w:t xml:space="preserve"> רבינא:</w:t>
      </w:r>
    </w:p>
    <w:p w:rsidR="00DA63EC" w:rsidRDefault="00DA63EC" w:rsidP="00DA63EC">
      <w:pPr>
        <w:tabs>
          <w:tab w:val="left" w:pos="0"/>
          <w:tab w:val="center" w:pos="2835"/>
        </w:tabs>
        <w:rPr>
          <w:rtl/>
        </w:rPr>
      </w:pPr>
      <w:del w:id="99122" w:author="מנוע מכני" w:date="2026-10-11T12:04:39Z">
        <w:r>
          <w:rPr>
            <w:rtl/>
          </w:rPr>
          <w:delText xml:space="preserve"> </w:delText>
        </w:r>
      </w:del>
      <w:ins w:id="93051" w:author="מנוע מכני" w:date="2026-10-11T12:04:39Z">
        <w:r>
          <w:rPr>
            <w:rtl/>
          </w:rPr>
          <w:t xml:space="preserve">ממה</w:t>
        </w:r>
      </w:ins>
      <w:del w:id="93052" w:author="מנוע מכני" w:date="2026-10-11T12:04:39Z">
        <w:r>
          <w:rPr>
            <w:rtl/>
          </w:rPr>
          <w:delText xml:space="preserve">ממאי</w:delText>
        </w:r>
      </w:del>
      <w:r>
        <w:rPr>
          <w:rtl/>
        </w:rPr>
        <w:t xml:space="preserve"> דמצות מחלות גמר? </w:t>
      </w:r>
      <w:ins w:id="93049" w:author="מנוע מכני" w:date="2026-10-11T12:04:39Z">
        <w:r>
          <w:rPr>
            <w:rtl/>
          </w:rPr>
          <w:t xml:space="preserve">שמא</w:t>
        </w:r>
      </w:ins>
      <w:del w:id="93050" w:author="מנוע מכני" w:date="2026-10-11T12:04:39Z">
        <w:r>
          <w:rPr>
            <w:rtl/>
          </w:rPr>
          <w:delText xml:space="preserve">דלמא</w:delText>
        </w:r>
      </w:del>
      <w:r>
        <w:rPr>
          <w:rtl/>
        </w:rPr>
        <w:t xml:space="preserve"> ממאפה תנור גמר! </w:t>
      </w:r>
    </w:p>
    <w:p>
      <w:pPr>
        <w:pStyle w:val="38"/>
        <w:rPr>
          <w:ins w:id="99123" w:author="מנוע מכני" w:date="2026-10-11T12:04:39Z"/>
        </w:rPr>
      </w:pPr>
      <w:r>
        <w:t xml:space="preserve">אלא </w:t>
      </w:r>
      <w:r>
        <w:t xml:space="preserve">אמר</w:t>
      </w:r>
      <w:r>
        <w:t xml:space="preserve"> רבא, </w:t>
      </w:r>
      <w:r>
        <w:t xml:space="preserve">תניא</w:t>
      </w:r>
      <w:r>
        <w:t xml:space="preserve">:</w:t>
      </w:r>
    </w:p>
    <w:p w:rsidR="00DA63EC" w:rsidRDefault="00DA63EC" w:rsidP="00DA63EC">
      <w:pPr>
        <w:tabs>
          <w:tab w:val="left" w:pos="0"/>
          <w:tab w:val="center" w:pos="2835"/>
        </w:tabs>
        <w:rPr>
          <w:rtl/>
        </w:rPr>
      </w:pPr>
      <w:del w:id="99124"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וקרבו ופרשו והוציא</w:t>
      </w:r>
      <w:r w:rsidRPr="00464129">
        <w:rPr>
          <w:rStyle w:val="afffff0"/>
          <w:rFonts w:hint="cs"/>
          <w:rtl/>
        </w:rPr>
        <w:t>'</w:t>
      </w:r>
      <w:r w:rsidRPr="00464129">
        <w:rPr>
          <w:rStyle w:val="afffff0"/>
          <w:rtl/>
        </w:rPr>
        <w:t xml:space="preserve"> </w:t>
      </w:r>
      <w:r>
        <w:rPr>
          <w:rtl/>
        </w:rPr>
        <w:t xml:space="preserve">- מלמד שמוציאו שלם</w:t>
      </w:r>
      <w:ins w:id="94601" w:author="מנוע מכני" w:date="2026-10-11T12:04:39Z">
        <w:r>
          <w:rPr>
            <w:rtl/>
          </w:rPr>
          <w:t xml:space="preserve">,</w:t>
        </w:r>
      </w:ins>
      <w:del w:id="94602" w:author="מנוע מכני" w:date="2026-10-11T12:04:39Z">
        <w:r>
          <w:rPr>
            <w:rtl/>
          </w:rPr>
          <w:delText xml:space="preserve">;</w:delText>
        </w:r>
      </w:del>
    </w:p>
    <w:p w:rsidR="00DA63EC" w:rsidRDefault="00DA63EC" w:rsidP="00DA63EC">
      <w:pPr>
        <w:tabs>
          <w:tab w:val="left" w:pos="0"/>
          <w:tab w:val="center" w:pos="2835"/>
        </w:tabs>
        <w:rPr>
          <w:rtl/>
        </w:rPr>
      </w:pPr>
      <w:r>
        <w:rPr>
          <w:rtl/>
        </w:rPr>
        <w:t>יכול ישרפנו שלם? נאמר כאן</w:t>
      </w:r>
      <w:r>
        <w:rPr>
          <w:rFonts w:hint="cs"/>
          <w:rtl/>
        </w:rPr>
        <w:t xml:space="preserve"> ו</w:t>
      </w:r>
      <w:r>
        <w:rPr>
          <w:rtl/>
        </w:rPr>
        <w:t>להלן ראשו וכרעיו, מה להלן אף כאן על ידי ניתוח.</w:t>
      </w:r>
    </w:p>
    <w:p w:rsidR="00DA63EC" w:rsidRPr="00FE1B89" w:rsidRDefault="00DA63EC" w:rsidP="00DA63EC">
      <w:pPr>
        <w:tabs>
          <w:tab w:val="left" w:pos="0"/>
          <w:tab w:val="center" w:pos="2835"/>
        </w:tabs>
        <w:rPr>
          <w:spacing w:val="-4"/>
          <w:rtl/>
        </w:rPr>
      </w:pPr>
      <w:ins w:id="95925" w:author="מנוע מכני" w:date="2026-10-11T12:04:39Z">
        <w:r>
          <w:rPr>
            <w:spacing w:val="-4"/>
            <w:rtl/>
          </w:rPr>
          <w:t xml:space="preserve">אם </w:t>
        </w:r>
      </w:ins>
      <w:del w:id="95926" w:author="מנוע מכני" w:date="2026-10-11T12:04:39Z">
        <w:r w:rsidRPr="00FE1B89">
          <w:rPr>
            <w:spacing w:val="-4"/>
            <w:rtl/>
          </w:rPr>
          <w:delText xml:space="preserve">אי </w:delText>
        </w:r>
      </w:del>
      <w:r w:rsidRPr="00FE1B89">
        <w:rPr>
          <w:spacing w:val="-4"/>
          <w:rtl/>
        </w:rPr>
        <w:t xml:space="preserve">מה להלן </w:t>
      </w:r>
      <w:r w:rsidRPr="00FE1B89">
        <w:rPr>
          <w:rFonts w:hint="cs"/>
          <w:spacing w:val="-4"/>
          <w:rtl/>
        </w:rPr>
        <w:t>א</w:t>
      </w:r>
      <w:r w:rsidRPr="00FE1B89">
        <w:rPr>
          <w:spacing w:val="-4"/>
          <w:rtl/>
        </w:rPr>
        <w:t xml:space="preserve">ף כאן </w:t>
      </w:r>
      <w:ins w:id="91257" w:author="מנוע מכני" w:date="2026-10-11T12:04:39Z">
        <w:r>
          <w:rPr>
            <w:spacing w:val="-4"/>
            <w:rtl/>
          </w:rPr>
          <w:t xml:space="preserve">גם</w:t>
        </w:r>
      </w:ins>
      <w:del w:id="91258" w:author="מנוע מכני" w:date="2026-10-11T12:04:39Z">
        <w:r w:rsidRPr="00FE1B89">
          <w:rPr>
            <w:spacing w:val="-4"/>
            <w:rtl/>
          </w:rPr>
          <w:delText xml:space="preserve">נמי</w:delText>
        </w:r>
      </w:del>
      <w:r w:rsidRPr="00FE1B89">
        <w:rPr>
          <w:spacing w:val="-4"/>
          <w:rtl/>
        </w:rPr>
        <w:t xml:space="preserve"> בהפשט! </w:t>
      </w:r>
      <w:r w:rsidRPr="00FE1B89">
        <w:rPr>
          <w:spacing w:val="-4"/>
          <w:rtl/>
        </w:rPr>
        <w:t xml:space="preserve">ת"ל</w:t>
      </w:r>
      <w:r w:rsidRPr="00FE1B89">
        <w:rPr>
          <w:spacing w:val="-4"/>
          <w:rtl/>
        </w:rPr>
        <w:t xml:space="preserve">:</w:t>
      </w:r>
      <w:r w:rsidRPr="00FE1B89">
        <w:rPr>
          <w:rStyle w:val="afffff0"/>
          <w:spacing w:val="-4"/>
          <w:rtl/>
        </w:rPr>
        <w:t xml:space="preserve"> </w:t>
      </w:r>
      <w:r w:rsidRPr="00FE1B89">
        <w:rPr>
          <w:rStyle w:val="afffff0"/>
          <w:rFonts w:hint="cs"/>
          <w:spacing w:val="-4"/>
          <w:rtl/>
        </w:rPr>
        <w:t>'</w:t>
      </w:r>
      <w:r w:rsidRPr="00FE1B89">
        <w:rPr>
          <w:rStyle w:val="afffff0"/>
          <w:spacing w:val="-4"/>
          <w:rtl/>
        </w:rPr>
        <w:t>וקרבו ופרשו</w:t>
      </w:r>
      <w:r w:rsidRPr="00FE1B89">
        <w:rPr>
          <w:rStyle w:val="afffff0"/>
          <w:rFonts w:hint="cs"/>
          <w:spacing w:val="-4"/>
          <w:rtl/>
        </w:rPr>
        <w:t>'</w:t>
      </w:r>
      <w:r w:rsidRPr="00FE1B89">
        <w:rPr>
          <w:rStyle w:val="afffff0"/>
          <w:spacing w:val="-4"/>
          <w:rtl/>
        </w:rPr>
        <w:t>.</w:t>
      </w:r>
      <w:r w:rsidRPr="00FE1B89">
        <w:rPr>
          <w:rFonts w:hint="cs"/>
          <w:spacing w:val="-4"/>
          <w:rtl/>
        </w:rPr>
        <w:t xml:space="preserve">- </w:t>
      </w:r>
      <w:r w:rsidRPr="00FE1B89">
        <w:rPr>
          <w:rStyle w:val="2fb"/>
          <w:rFonts w:hint="cs"/>
          <w:spacing w:val="-4"/>
          <w:rtl/>
        </w:rPr>
        <w:t xml:space="preserve">אר</w:t>
      </w:r>
      <w:r w:rsidRPr="00FE1B89">
        <w:rPr>
          <w:rStyle w:val="2fb"/>
          <w:spacing w:val="-4"/>
          <w:rtl/>
        </w:rPr>
        <w:t>"</w:t>
      </w:r>
      <w:r w:rsidRPr="00FE1B89">
        <w:rPr>
          <w:rStyle w:val="2fb"/>
          <w:rFonts w:hint="cs"/>
          <w:spacing w:val="-4"/>
          <w:rtl/>
        </w:rPr>
        <w:t>פ</w:t>
      </w:r>
      <w:r w:rsidRPr="00FE1B89">
        <w:rPr>
          <w:spacing w:val="-4"/>
          <w:rtl/>
        </w:rPr>
        <w:t>: כשם שפרשו בקרבו, כך בשרו בעורו.</w:t>
      </w:r>
    </w:p>
    <w:p w:rsidR="00DA63EC" w:rsidRDefault="00DA63EC" w:rsidP="00DA63EC">
      <w:pPr>
        <w:tabs>
          <w:tab w:val="left" w:pos="0"/>
          <w:tab w:val="center" w:pos="2835"/>
        </w:tabs>
        <w:rPr>
          <w:rtl/>
        </w:rPr>
      </w:pPr>
    </w:p>
    <w:p w:rsidR="00DA63EC" w:rsidRDefault="00DA63EC" w:rsidP="00DA63EC">
      <w:pPr>
        <w:pStyle w:val="afff3"/>
        <w:framePr w:wrap="around"/>
        <w:rPr>
          <w:rtl/>
        </w:rPr>
      </w:pPr>
      <w:r>
        <w:rPr>
          <w:rFonts w:hint="cs"/>
          <w:rtl/>
        </w:rPr>
        <w:t>נ:</w:t>
      </w:r>
    </w:p>
    <w:p>
      <w:pPr>
        <w:pStyle w:val="38"/>
        <w:rPr>
          <w:ins w:id="99125" w:author="מנוע מכני" w:date="2026-10-11T12:04:39Z"/>
        </w:rPr>
      </w:pPr>
      <w:r>
        <w:t>ותניא</w:t>
      </w:r>
      <w:ins w:id="94603" w:author="מנוע מכני" w:date="2026-10-11T12:04:39Z">
        <w:r>
          <w:t xml:space="preserve"> </w:t>
        </w:r>
      </w:ins>
      <w:del w:id="94604" w:author="מנוע מכני" w:date="2026-10-11T12:04:39Z">
        <w:r>
          <w:delText xml:space="preserve"> </w:delText>
        </w:r>
        <w:r>
          <w:delText xml:space="preserve"> </w:delText>
        </w:r>
      </w:del>
      <w:r>
        <w:t xml:space="preserve">רבי:</w:t>
      </w:r>
    </w:p>
    <w:p w:rsidR="00DA63EC" w:rsidRDefault="00DA63EC" w:rsidP="00DA63EC">
      <w:pPr>
        <w:tabs>
          <w:tab w:val="left" w:pos="0"/>
          <w:tab w:val="center" w:pos="2835"/>
        </w:tabs>
        <w:rPr>
          <w:rtl/>
        </w:rPr>
      </w:pPr>
      <w:del w:id="99126" w:author="מנוע מכני" w:date="2026-10-11T12:04:39Z">
        <w:r>
          <w:rPr>
            <w:rtl/>
          </w:rPr>
          <w:delText xml:space="preserve"> </w:delText>
        </w:r>
      </w:del>
      <w:r>
        <w:rPr>
          <w:rtl/>
        </w:rPr>
        <w:t xml:space="preserve">נאמר כאן </w:t>
      </w:r>
      <w:r>
        <w:rPr>
          <w:rFonts w:hint="cs"/>
          <w:rtl/>
        </w:rPr>
        <w:t xml:space="preserve">ולהלן </w:t>
      </w:r>
      <w:r>
        <w:rPr>
          <w:rtl/>
        </w:rPr>
        <w:t xml:space="preserve">עור ובשר ופרש, מה להלן אף כאן </w:t>
      </w:r>
      <w:r>
        <w:rPr>
          <w:rtl/>
        </w:rPr>
        <w:t xml:space="preserve">ע"י</w:t>
      </w:r>
      <w:r>
        <w:rPr>
          <w:rtl/>
        </w:rPr>
        <w:t xml:space="preserve"> ניתוח שלא בהפשט.</w:t>
      </w:r>
    </w:p>
    <w:p w:rsidR="00DA63EC" w:rsidRDefault="00DA63EC" w:rsidP="00DA63EC">
      <w:pPr>
        <w:tabs>
          <w:tab w:val="left" w:pos="0"/>
          <w:tab w:val="center" w:pos="2835"/>
        </w:tabs>
        <w:rPr>
          <w:rtl/>
        </w:rPr>
      </w:pPr>
      <w:r>
        <w:rPr>
          <w:rtl/>
        </w:rPr>
        <w:t>דבר הלמד בגז"</w:t>
      </w:r>
      <w:r>
        <w:rPr>
          <w:rFonts w:hint="cs"/>
          <w:rtl/>
        </w:rPr>
        <w:t>ש</w:t>
      </w:r>
      <w:r>
        <w:rPr>
          <w:rtl/>
        </w:rPr>
        <w:t xml:space="preserve"> מהו שילמד בק"ו? </w:t>
      </w:r>
      <w:r>
        <w:rPr>
          <w:rFonts w:hint="cs"/>
          <w:rtl/>
        </w:rPr>
        <w:t>ד</w:t>
      </w:r>
      <w:r>
        <w:rPr>
          <w:rtl/>
        </w:rPr>
        <w:t xml:space="preserve">מה היקש שאינו מלמד בהיקש, </w:t>
      </w:r>
      <w:ins w:id="95927" w:author="מנוע מכני" w:date="2026-10-11T12:04:39Z">
        <w:r>
          <w:rPr>
            <w:rtl/>
          </w:rPr>
          <w:t xml:space="preserve">אם </w:t>
        </w:r>
      </w:ins>
      <w:del w:id="95928" w:author="מנוע מכני" w:date="2026-10-11T12:04:39Z">
        <w:r>
          <w:rPr>
            <w:rtl/>
          </w:rPr>
          <w:delText xml:space="preserve">אי </w:delText>
        </w:r>
      </w:del>
      <w:r>
        <w:rPr>
          <w:rtl/>
        </w:rPr>
        <w:t xml:space="preserve">מדרבא </w:t>
      </w:r>
      <w:ins w:id="95929" w:author="מנוע מכני" w:date="2026-10-11T12:04:39Z">
        <w:r>
          <w:rPr>
            <w:rtl/>
          </w:rPr>
          <w:t xml:space="preserve">אם </w:t>
        </w:r>
      </w:ins>
      <w:del w:id="95930" w:author="מנוע מכני" w:date="2026-10-11T12:04:39Z">
        <w:r>
          <w:rPr>
            <w:rtl/>
          </w:rPr>
          <w:delText xml:space="preserve">אי </w:delText>
        </w:r>
      </w:del>
      <w:r>
        <w:rPr>
          <w:rtl/>
        </w:rPr>
        <w:t xml:space="preserve">מדרבינא, מלמד בק"ו מדתנא דבי </w:t>
      </w:r>
      <w:r>
        <w:rPr>
          <w:rStyle w:val="2fb"/>
          <w:rtl/>
        </w:rPr>
        <w:t xml:space="preserve">רבי ישמעאל</w:t>
      </w:r>
      <w:r>
        <w:rPr>
          <w:rtl/>
        </w:rPr>
        <w:t xml:space="preserve">, גז"ש המלמדת בהיקש מדרב פפא, אינו דין שתלמד בק"ו.</w:t>
      </w:r>
    </w:p>
    <w:p w:rsidR="00DA63EC" w:rsidRDefault="00DA63EC" w:rsidP="00DA63EC">
      <w:pPr>
        <w:tabs>
          <w:tab w:val="left" w:pos="0"/>
          <w:tab w:val="center" w:pos="2835"/>
        </w:tabs>
        <w:rPr>
          <w:rtl/>
        </w:rPr>
      </w:pPr>
      <w:r>
        <w:rPr>
          <w:rtl/>
        </w:rPr>
        <w:t xml:space="preserve">הניחא </w:t>
      </w:r>
      <w:r>
        <w:rPr>
          <w:rtl/>
        </w:rPr>
        <w:t xml:space="preserve">למ"</w:t>
      </w:r>
      <w:r>
        <w:rPr>
          <w:rFonts w:hint="cs"/>
          <w:rtl/>
        </w:rPr>
        <w:t>ד</w:t>
      </w:r>
      <w:r>
        <w:rPr>
          <w:rtl/>
        </w:rPr>
        <w:t xml:space="preserve"> </w:t>
      </w:r>
      <w:ins w:id="93053" w:author="מנוע מכני" w:date="2026-10-11T12:04:39Z">
        <w:r>
          <w:rPr>
            <w:rtl/>
          </w:rPr>
          <w:t xml:space="preserve">לו</w:t>
        </w:r>
      </w:ins>
      <w:del w:id="93054" w:author="מנוע מכני" w:date="2026-10-11T12:04:39Z">
        <w:r>
          <w:rPr>
            <w:rtl/>
          </w:rPr>
          <w:delText xml:space="preserve">ליה</w:delText>
        </w:r>
      </w:del>
      <w:r>
        <w:rPr>
          <w:rtl/>
        </w:rPr>
        <w:t xml:space="preserve"> </w:t>
      </w:r>
      <w:r>
        <w:rPr>
          <w:rStyle w:val="2fb"/>
          <w:rtl/>
        </w:rPr>
        <w:t xml:space="preserve">דר"</w:t>
      </w:r>
      <w:r>
        <w:rPr>
          <w:rStyle w:val="2fb"/>
          <w:rFonts w:hint="cs"/>
          <w:rtl/>
        </w:rPr>
        <w:t>פ</w:t>
      </w:r>
      <w:r>
        <w:rPr>
          <w:rtl/>
        </w:rPr>
        <w:t xml:space="preserve">, אלא למאן </w:t>
      </w:r>
      <w:ins w:id="93059" w:author="מנוע מכני" w:date="2026-10-11T12:04:39Z">
        <w:r>
          <w:rPr>
            <w:rtl/>
          </w:rPr>
          <w:t xml:space="preserve">דאין</w:t>
        </w:r>
      </w:ins>
      <w:del w:id="93060" w:author="מנוע מכני" w:date="2026-10-11T12:04:39Z">
        <w:r>
          <w:rPr>
            <w:rtl/>
          </w:rPr>
          <w:delText xml:space="preserve">דלית</w:delText>
        </w:r>
      </w:del>
      <w:r>
        <w:rPr>
          <w:rtl/>
        </w:rPr>
        <w:t xml:space="preserve"> </w:t>
      </w:r>
      <w:ins w:id="93055" w:author="מנוע מכני" w:date="2026-10-11T12:04:39Z">
        <w:r>
          <w:rPr>
            <w:rtl/>
          </w:rPr>
          <w:t xml:space="preserve">לו</w:t>
        </w:r>
      </w:ins>
      <w:del w:id="93056" w:author="מנוע מכני" w:date="2026-10-11T12:04:39Z">
        <w:r>
          <w:rPr>
            <w:rtl/>
          </w:rPr>
          <w:delText xml:space="preserve">ליה</w:delText>
        </w:r>
      </w:del>
      <w:r>
        <w:rPr>
          <w:rtl/>
        </w:rPr>
        <w:t xml:space="preserve"> </w:t>
      </w:r>
      <w:ins w:id="90343" w:author="מנוע מכני" w:date="2026-10-11T12:04:39Z">
        <w:r>
          <w:rPr>
            <w:rStyle w:val="2fb"/>
            <w:rtl/>
          </w:rPr>
          <w:t xml:space="preserve">דר"פ</w:t>
        </w:r>
      </w:ins>
      <w:del w:id="90344" w:author="מנוע מכני" w:date="2026-10-11T12:04:39Z">
        <w:r>
          <w:rPr>
            <w:rtl/>
          </w:rPr>
          <w:delText xml:space="preserve">דרב פפא</w:delText>
        </w:r>
      </w:del>
      <w:r>
        <w:rPr>
          <w:rtl/>
        </w:rPr>
        <w:t xml:space="preserve"> </w:t>
      </w:r>
      <w:ins w:id="93057" w:author="מנוע מכני" w:date="2026-10-11T12:04:39Z">
        <w:r>
          <w:rPr>
            <w:rtl/>
          </w:rPr>
          <w:t xml:space="preserve">מה</w:t>
        </w:r>
      </w:ins>
      <w:del w:id="93058" w:author="מנוע מכני" w:date="2026-10-11T12:04:39Z">
        <w:r>
          <w:rPr>
            <w:rtl/>
          </w:rPr>
          <w:delText xml:space="preserve">מאי</w:delText>
        </w:r>
      </w:del>
      <w:r>
        <w:rPr>
          <w:rtl/>
        </w:rPr>
        <w:t xml:space="preserve"> </w:t>
      </w:r>
      <w:ins w:id="91259" w:author="מנוע מכני" w:date="2026-10-11T12:04:39Z">
        <w:r>
          <w:rPr>
            <w:rtl/>
          </w:rPr>
          <w:t xml:space="preserve">יש</w:t>
        </w:r>
      </w:ins>
      <w:del w:id="91260" w:author="מנוע מכני" w:date="2026-10-11T12:04:39Z">
        <w:r>
          <w:rPr>
            <w:rtl/>
          </w:rPr>
          <w:delText xml:space="preserve">איכא</w:delText>
        </w:r>
      </w:del>
      <w:r>
        <w:rPr>
          <w:rtl/>
        </w:rPr>
        <w:t xml:space="preserve"> </w:t>
      </w:r>
      <w:ins w:id="97103" w:author="מנוע מכני" w:date="2026-10-11T12:04:39Z">
        <w:r>
          <w:rPr>
            <w:rtl/>
          </w:rPr>
          <w:t xml:space="preserve">לומר</w:t>
        </w:r>
      </w:ins>
      <w:del w:id="97104" w:author="מנוע מכני" w:date="2026-10-11T12:04:39Z">
        <w:r>
          <w:rPr>
            <w:rtl/>
          </w:rPr>
          <w:delText xml:space="preserve">למימר</w:delText>
        </w:r>
      </w:del>
      <w:r>
        <w:rPr>
          <w:rtl/>
        </w:rPr>
        <w:t xml:space="preserve">? אלא </w:t>
      </w:r>
      <w:r>
        <w:rPr>
          <w:rtl/>
        </w:rPr>
        <w:t xml:space="preserve">ק"ו</w:t>
      </w:r>
      <w:r>
        <w:rPr>
          <w:rtl/>
        </w:rPr>
        <w:t xml:space="preserve">: ומה היקש שאין מלמד בהיקש, </w:t>
      </w:r>
      <w:ins w:id="95931" w:author="מנוע מכני" w:date="2026-10-11T12:04:39Z">
        <w:r>
          <w:rPr>
            <w:rtl/>
          </w:rPr>
          <w:t xml:space="preserve">אם </w:t>
        </w:r>
      </w:ins>
      <w:del w:id="95932" w:author="מנוע מכני" w:date="2026-10-11T12:04:39Z">
        <w:r>
          <w:rPr>
            <w:rtl/>
          </w:rPr>
          <w:delText xml:space="preserve">אי </w:delText>
        </w:r>
      </w:del>
      <w:r>
        <w:rPr>
          <w:rtl/>
        </w:rPr>
        <w:t xml:space="preserve">מדרבא </w:t>
      </w:r>
      <w:ins w:id="95933" w:author="מנוע מכני" w:date="2026-10-11T12:04:39Z">
        <w:r>
          <w:rPr>
            <w:rtl/>
          </w:rPr>
          <w:t xml:space="preserve">אם </w:t>
        </w:r>
      </w:ins>
      <w:del w:id="95934" w:author="מנוע מכני" w:date="2026-10-11T12:04:39Z">
        <w:r>
          <w:rPr>
            <w:rtl/>
          </w:rPr>
          <w:delText xml:space="preserve">אי </w:delText>
        </w:r>
      </w:del>
      <w:r>
        <w:rPr>
          <w:rtl/>
        </w:rPr>
        <w:t xml:space="preserve">מדרבינא, מלמד בק"ו מדתנא דבי </w:t>
      </w:r>
      <w:r>
        <w:rPr>
          <w:rStyle w:val="2fb"/>
          <w:rtl/>
        </w:rPr>
        <w:t xml:space="preserve">רבי ישמעאל</w:t>
      </w:r>
      <w:r>
        <w:rPr>
          <w:rtl/>
        </w:rPr>
        <w:t xml:space="preserve">, </w:t>
      </w:r>
      <w:r>
        <w:rPr>
          <w:rFonts w:hint="cs"/>
          <w:rtl/>
        </w:rPr>
        <w:t>כ</w:t>
      </w:r>
      <w:r>
        <w:rPr>
          <w:rtl/>
        </w:rPr>
        <w:t>"</w:t>
      </w:r>
      <w:r>
        <w:rPr>
          <w:rFonts w:hint="cs"/>
          <w:rtl/>
        </w:rPr>
        <w:t xml:space="preserve">ש</w:t>
      </w:r>
      <w:r>
        <w:rPr>
          <w:rFonts w:hint="cs"/>
          <w:rtl/>
        </w:rPr>
        <w:t xml:space="preserve"> לגז</w:t>
      </w:r>
      <w:r>
        <w:rPr>
          <w:rtl/>
        </w:rPr>
        <w:t>"</w:t>
      </w:r>
      <w:r>
        <w:rPr>
          <w:rFonts w:hint="cs"/>
          <w:rtl/>
        </w:rPr>
        <w:t xml:space="preserve">ש </w:t>
      </w:r>
      <w:r>
        <w:rPr>
          <w:rtl/>
        </w:rPr>
        <w:t xml:space="preserve">המלמדת בגז"ש חבירתה </w:t>
      </w:r>
      <w:r>
        <w:rPr>
          <w:rStyle w:val="2fb"/>
          <w:rtl/>
        </w:rPr>
        <w:t xml:space="preserve">מד</w:t>
      </w:r>
      <w:r>
        <w:rPr>
          <w:rStyle w:val="2fb"/>
          <w:rFonts w:hint="cs"/>
          <w:rtl/>
        </w:rPr>
        <w:t>רב</w:t>
      </w:r>
      <w:r>
        <w:rPr>
          <w:rStyle w:val="2fb"/>
          <w:rtl/>
        </w:rPr>
        <w:t>"</w:t>
      </w:r>
      <w:r>
        <w:rPr>
          <w:rStyle w:val="2fb"/>
          <w:rFonts w:hint="cs"/>
          <w:rtl/>
        </w:rPr>
        <w:t xml:space="preserve">ח</w:t>
      </w:r>
      <w:r>
        <w:rPr>
          <w:rFonts w:hint="cs"/>
          <w:rtl/>
        </w:rPr>
        <w:t xml:space="preserve"> </w:t>
      </w:r>
    </w:p>
    <w:p w:rsidR="00DA63EC" w:rsidRDefault="00DA63EC" w:rsidP="00DA63EC">
      <w:pPr>
        <w:tabs>
          <w:tab w:val="left" w:pos="0"/>
          <w:tab w:val="center" w:pos="2835"/>
        </w:tabs>
        <w:rPr>
          <w:rtl/>
        </w:rPr>
      </w:pPr>
      <w:r>
        <w:rPr>
          <w:rtl/>
        </w:rPr>
        <w:t xml:space="preserve">• דבר הלמד בגז"ש מהו שילמד בבנין אב? </w:t>
      </w:r>
      <w:r w:rsidRPr="009F47CE">
        <w:rPr>
          <w:b/>
          <w:bCs/>
          <w:rtl/>
        </w:rPr>
        <w:t>תיקו</w:t>
      </w:r>
      <w:r>
        <w:rPr>
          <w:rtl/>
        </w:rPr>
        <w:t>.</w:t>
      </w:r>
    </w:p>
    <w:p w:rsidR="00DA63EC" w:rsidRDefault="00DA63EC" w:rsidP="00DA63EC">
      <w:pPr>
        <w:tabs>
          <w:tab w:val="left" w:pos="0"/>
          <w:tab w:val="center" w:pos="2835"/>
        </w:tabs>
        <w:rPr>
          <w:rtl/>
        </w:rPr>
      </w:pPr>
      <w:r>
        <w:rPr>
          <w:rtl/>
        </w:rPr>
        <w:t xml:space="preserve">• דבר הלמד בק"ו מהו שילמד בהיקש? </w:t>
      </w:r>
      <w:r>
        <w:rPr>
          <w:rtl/>
        </w:rPr>
        <w:t xml:space="preserve">ק"ו</w:t>
      </w:r>
      <w:r>
        <w:rPr>
          <w:rtl/>
        </w:rPr>
        <w:t xml:space="preserve">: ומה גז"</w:t>
      </w:r>
      <w:r>
        <w:rPr>
          <w:rFonts w:hint="cs"/>
          <w:rtl/>
        </w:rPr>
        <w:t>ש</w:t>
      </w:r>
      <w:r>
        <w:rPr>
          <w:rtl/>
        </w:rPr>
        <w:t xml:space="preserve"> שאינה למדה בהיקשא </w:t>
      </w:r>
      <w:r>
        <w:rPr>
          <w:rStyle w:val="2fb"/>
          <w:rtl/>
        </w:rPr>
        <w:t xml:space="preserve">מדר</w:t>
      </w:r>
      <w:r>
        <w:rPr>
          <w:rStyle w:val="2fb"/>
          <w:rFonts w:hint="cs"/>
          <w:rtl/>
        </w:rPr>
        <w:t>י</w:t>
      </w:r>
      <w:r>
        <w:rPr>
          <w:rStyle w:val="2fb"/>
          <w:rtl/>
        </w:rPr>
        <w:t>"</w:t>
      </w:r>
      <w:r>
        <w:rPr>
          <w:rStyle w:val="2fb"/>
          <w:rFonts w:hint="cs"/>
          <w:rtl/>
        </w:rPr>
        <w:t>ו</w:t>
      </w:r>
      <w:r>
        <w:rPr>
          <w:rtl/>
        </w:rPr>
        <w:t xml:space="preserve">, מלמד בהיקש </w:t>
      </w:r>
      <w:r>
        <w:rPr>
          <w:rStyle w:val="2fb"/>
          <w:rtl/>
        </w:rPr>
        <w:t xml:space="preserve">מדר"</w:t>
      </w:r>
      <w:r>
        <w:rPr>
          <w:rStyle w:val="2fb"/>
          <w:rFonts w:hint="cs"/>
          <w:rtl/>
        </w:rPr>
        <w:t>פ</w:t>
      </w:r>
      <w:r>
        <w:rPr>
          <w:rtl/>
        </w:rPr>
        <w:t xml:space="preserve">, </w:t>
      </w:r>
      <w:r>
        <w:rPr>
          <w:rtl/>
        </w:rPr>
        <w:t xml:space="preserve">ק"ו</w:t>
      </w:r>
      <w:r>
        <w:rPr>
          <w:rtl/>
        </w:rPr>
        <w:t xml:space="preserve"> הלמד מהיקש מדתנא דבי </w:t>
      </w:r>
      <w:r>
        <w:rPr>
          <w:rStyle w:val="2fb"/>
          <w:rtl/>
        </w:rPr>
        <w:t xml:space="preserve">ר' ישמעאל</w:t>
      </w:r>
      <w:r>
        <w:rPr>
          <w:rtl/>
        </w:rPr>
        <w:t xml:space="preserve">, אינו דין שילמד בהיקש.</w:t>
      </w:r>
    </w:p>
    <w:p w:rsidR="00DA63EC" w:rsidRDefault="00DA63EC" w:rsidP="00DA63EC">
      <w:pPr>
        <w:tabs>
          <w:tab w:val="left" w:pos="0"/>
          <w:tab w:val="center" w:pos="2835"/>
        </w:tabs>
        <w:rPr>
          <w:rtl/>
        </w:rPr>
      </w:pPr>
      <w:r>
        <w:rPr>
          <w:rFonts w:hint="cs"/>
          <w:rtl/>
        </w:rPr>
        <w:t>ו</w:t>
      </w:r>
      <w:r>
        <w:rPr>
          <w:rtl/>
        </w:rPr>
        <w:t xml:space="preserve">מאן </w:t>
      </w:r>
      <w:ins w:id="93065" w:author="מנוע מכני" w:date="2026-10-11T12:04:39Z">
        <w:r>
          <w:rPr>
            <w:rtl/>
          </w:rPr>
          <w:t xml:space="preserve">דאין</w:t>
        </w:r>
      </w:ins>
      <w:del w:id="93066" w:author="מנוע מכני" w:date="2026-10-11T12:04:39Z">
        <w:r>
          <w:rPr>
            <w:rtl/>
          </w:rPr>
          <w:delText xml:space="preserve">דלית</w:delText>
        </w:r>
      </w:del>
      <w:r>
        <w:rPr>
          <w:rtl/>
        </w:rPr>
        <w:t xml:space="preserve"> </w:t>
      </w:r>
      <w:ins w:id="93061" w:author="מנוע מכני" w:date="2026-10-11T12:04:39Z">
        <w:r>
          <w:rPr>
            <w:rtl/>
          </w:rPr>
          <w:t xml:space="preserve">לו</w:t>
        </w:r>
      </w:ins>
      <w:del w:id="93062" w:author="מנוע מכני" w:date="2026-10-11T12:04:39Z">
        <w:r>
          <w:rPr>
            <w:rtl/>
          </w:rPr>
          <w:delText xml:space="preserve">ליה</w:delText>
        </w:r>
      </w:del>
      <w:r>
        <w:rPr>
          <w:rtl/>
        </w:rPr>
        <w:t xml:space="preserve"> </w:t>
      </w:r>
      <w:r>
        <w:rPr>
          <w:rStyle w:val="2fb"/>
          <w:rtl/>
        </w:rPr>
        <w:t xml:space="preserve">דר"</w:t>
      </w:r>
      <w:r>
        <w:rPr>
          <w:rStyle w:val="2fb"/>
          <w:rFonts w:hint="cs"/>
          <w:rtl/>
        </w:rPr>
        <w:t>פ</w:t>
      </w:r>
      <w:r>
        <w:rPr>
          <w:rtl/>
        </w:rPr>
        <w:t xml:space="preserve"> </w:t>
      </w:r>
      <w:ins w:id="93063" w:author="מנוע מכני" w:date="2026-10-11T12:04:39Z">
        <w:r>
          <w:rPr>
            <w:rtl/>
          </w:rPr>
          <w:t xml:space="preserve">מה</w:t>
        </w:r>
      </w:ins>
      <w:del w:id="93064" w:author="מנוע מכני" w:date="2026-10-11T12:04:39Z">
        <w:r>
          <w:rPr>
            <w:rtl/>
          </w:rPr>
          <w:delText xml:space="preserve">מאי</w:delText>
        </w:r>
      </w:del>
      <w:r>
        <w:rPr>
          <w:rtl/>
        </w:rPr>
        <w:t xml:space="preserve"> </w:t>
      </w:r>
      <w:ins w:id="91261" w:author="מנוע מכני" w:date="2026-10-11T12:04:39Z">
        <w:r>
          <w:rPr>
            <w:rtl/>
          </w:rPr>
          <w:t xml:space="preserve">יש</w:t>
        </w:r>
      </w:ins>
      <w:del w:id="91262" w:author="מנוע מכני" w:date="2026-10-11T12:04:39Z">
        <w:r>
          <w:rPr>
            <w:rtl/>
          </w:rPr>
          <w:delText xml:space="preserve">איכא</w:delText>
        </w:r>
      </w:del>
      <w:r>
        <w:rPr>
          <w:rtl/>
        </w:rPr>
        <w:t xml:space="preserve"> </w:t>
      </w:r>
      <w:ins w:id="97105" w:author="מנוע מכני" w:date="2026-10-11T12:04:39Z">
        <w:r>
          <w:rPr>
            <w:rtl/>
          </w:rPr>
          <w:t xml:space="preserve">לומר</w:t>
        </w:r>
      </w:ins>
      <w:del w:id="97106" w:author="מנוע מכני" w:date="2026-10-11T12:04:39Z">
        <w:r>
          <w:rPr>
            <w:rtl/>
          </w:rPr>
          <w:delText xml:space="preserve">למימר</w:delText>
        </w:r>
      </w:del>
      <w:r>
        <w:rPr>
          <w:rtl/>
        </w:rPr>
        <w:t xml:space="preserve">? </w:t>
      </w:r>
      <w:r w:rsidRPr="009F47CE">
        <w:rPr>
          <w:b/>
          <w:bCs/>
          <w:rtl/>
        </w:rPr>
        <w:t>תיקו</w:t>
      </w:r>
      <w:r>
        <w:rPr>
          <w:rtl/>
        </w:rPr>
        <w:t>.</w:t>
      </w:r>
    </w:p>
    <w:p w:rsidR="00DA63EC" w:rsidRDefault="00DA63EC" w:rsidP="00DA63EC">
      <w:pPr>
        <w:tabs>
          <w:tab w:val="left" w:pos="0"/>
          <w:tab w:val="center" w:pos="2835"/>
        </w:tabs>
        <w:rPr>
          <w:rtl/>
        </w:rPr>
      </w:pPr>
      <w:r>
        <w:rPr>
          <w:rtl/>
        </w:rPr>
        <w:t>דבר הלמד בק"ו מהו שילמד בגז"</w:t>
      </w:r>
      <w:r>
        <w:rPr>
          <w:rFonts w:hint="cs"/>
          <w:rtl/>
        </w:rPr>
        <w:t>ש</w:t>
      </w:r>
      <w:r>
        <w:rPr>
          <w:rtl/>
        </w:rPr>
        <w:t xml:space="preserve"> </w:t>
      </w:r>
      <w:r>
        <w:rPr>
          <w:rtl/>
        </w:rPr>
        <w:t xml:space="preserve">ק"ו</w:t>
      </w:r>
      <w:r>
        <w:rPr>
          <w:rtl/>
        </w:rPr>
        <w:t xml:space="preserve">: </w:t>
      </w:r>
      <w:r>
        <w:rPr>
          <w:rFonts w:hint="cs"/>
          <w:rtl/>
        </w:rPr>
        <w:t>מגז</w:t>
      </w:r>
      <w:r>
        <w:rPr>
          <w:rtl/>
        </w:rPr>
        <w:t>"</w:t>
      </w:r>
      <w:r>
        <w:rPr>
          <w:rFonts w:hint="cs"/>
          <w:rtl/>
        </w:rPr>
        <w:t>ש</w:t>
      </w:r>
      <w:r>
        <w:rPr>
          <w:rtl/>
        </w:rPr>
        <w:t xml:space="preserve"> שאינה </w:t>
      </w:r>
      <w:ins w:id="90159" w:author="Claude - סמנטי" w:date="2026-10-11T12:26:16Z">
        <w:r>
          <w:rPr>
            <w:rtl/>
          </w:rPr>
          <w:t xml:space="preserve">למודה</w:t>
        </w:r>
      </w:ins>
      <w:del w:id="90160" w:author="Claude - סמנטי" w:date="2026-10-11T12:26:16Z">
        <w:r>
          <w:rPr>
            <w:rtl/>
          </w:rPr>
          <w:delText xml:space="preserve">למידה</w:delText>
        </w:r>
      </w:del>
      <w:r>
        <w:rPr>
          <w:rtl/>
        </w:rPr>
        <w:t xml:space="preserve"> בהיקשא </w:t>
      </w:r>
      <w:r>
        <w:rPr>
          <w:rStyle w:val="2fb"/>
          <w:rtl/>
        </w:rPr>
        <w:t xml:space="preserve">מדר</w:t>
      </w:r>
      <w:r>
        <w:rPr>
          <w:rStyle w:val="2fb"/>
          <w:rFonts w:hint="cs"/>
          <w:rtl/>
        </w:rPr>
        <w:t>י</w:t>
      </w:r>
      <w:r>
        <w:rPr>
          <w:rStyle w:val="2fb"/>
          <w:rtl/>
        </w:rPr>
        <w:t>"</w:t>
      </w:r>
      <w:r>
        <w:rPr>
          <w:rStyle w:val="2fb"/>
          <w:rFonts w:hint="cs"/>
          <w:rtl/>
        </w:rPr>
        <w:t>ו</w:t>
      </w:r>
      <w:r>
        <w:rPr>
          <w:rtl/>
        </w:rPr>
        <w:t>, מלמד בגז"</w:t>
      </w:r>
      <w:r>
        <w:rPr>
          <w:rFonts w:hint="cs"/>
          <w:rtl/>
        </w:rPr>
        <w:t xml:space="preserve">ש </w:t>
      </w:r>
      <w:r>
        <w:rPr>
          <w:rStyle w:val="2fb"/>
          <w:rFonts w:hint="cs"/>
          <w:rtl/>
        </w:rPr>
        <w:t xml:space="preserve">מדרב</w:t>
      </w:r>
      <w:r>
        <w:rPr>
          <w:rStyle w:val="2fb"/>
          <w:rtl/>
        </w:rPr>
        <w:t>"</w:t>
      </w:r>
      <w:r>
        <w:rPr>
          <w:rStyle w:val="2fb"/>
          <w:rFonts w:hint="cs"/>
          <w:rtl/>
        </w:rPr>
        <w:t>ח</w:t>
      </w:r>
      <w:r>
        <w:rPr>
          <w:rtl/>
        </w:rPr>
        <w:t xml:space="preserve">, </w:t>
      </w:r>
      <w:r>
        <w:rPr>
          <w:rtl/>
        </w:rPr>
        <w:t xml:space="preserve">ק"ו</w:t>
      </w:r>
      <w:r>
        <w:rPr>
          <w:rtl/>
        </w:rPr>
        <w:t xml:space="preserve"> הלמד בהיקש מדתנא דבי </w:t>
      </w:r>
      <w:r>
        <w:rPr>
          <w:rStyle w:val="2fb"/>
          <w:rtl/>
        </w:rPr>
        <w:t xml:space="preserve">רבי ישמעאל</w:t>
      </w:r>
      <w:r>
        <w:rPr>
          <w:rtl/>
        </w:rPr>
        <w:t xml:space="preserve">, אינו דין שתלמד בגז"ש.</w:t>
      </w:r>
    </w:p>
    <w:p w:rsidR="00DA63EC" w:rsidRDefault="00DA63EC" w:rsidP="00DA63EC">
      <w:pPr>
        <w:tabs>
          <w:tab w:val="left" w:pos="0"/>
          <w:tab w:val="center" w:pos="2835"/>
        </w:tabs>
        <w:rPr>
          <w:rtl/>
        </w:rPr>
      </w:pPr>
      <w:r>
        <w:rPr>
          <w:rtl/>
        </w:rPr>
        <w:t xml:space="preserve">דבר הלמד בק"ו מהו שילמד בק"ו? </w:t>
      </w:r>
      <w:r>
        <w:rPr>
          <w:rtl/>
        </w:rPr>
        <w:t xml:space="preserve">ק"ו</w:t>
      </w:r>
      <w:r>
        <w:rPr>
          <w:rtl/>
        </w:rPr>
        <w:t xml:space="preserve">: ומה גז"</w:t>
      </w:r>
      <w:r>
        <w:rPr>
          <w:rFonts w:hint="cs"/>
          <w:rtl/>
        </w:rPr>
        <w:t>ש</w:t>
      </w:r>
      <w:r>
        <w:rPr>
          <w:rtl/>
        </w:rPr>
        <w:t xml:space="preserve"> שאינה </w:t>
      </w:r>
      <w:ins w:id="90161" w:author="Claude - סמנטי" w:date="2026-10-11T12:26:16Z">
        <w:r>
          <w:rPr>
            <w:rtl/>
          </w:rPr>
          <w:t xml:space="preserve">למודה</w:t>
        </w:r>
      </w:ins>
      <w:del w:id="90162" w:author="Claude - סמנטי" w:date="2026-10-11T12:26:16Z">
        <w:r>
          <w:rPr>
            <w:rtl/>
          </w:rPr>
          <w:delText xml:space="preserve">למידה</w:delText>
        </w:r>
      </w:del>
      <w:r>
        <w:rPr>
          <w:rtl/>
        </w:rPr>
        <w:t xml:space="preserve"> בהיקש </w:t>
      </w:r>
      <w:r>
        <w:rPr>
          <w:rStyle w:val="2fb"/>
          <w:rtl/>
        </w:rPr>
        <w:t xml:space="preserve">מדר</w:t>
      </w:r>
      <w:r>
        <w:rPr>
          <w:rStyle w:val="2fb"/>
          <w:rFonts w:hint="cs"/>
          <w:rtl/>
        </w:rPr>
        <w:t>י</w:t>
      </w:r>
      <w:r>
        <w:rPr>
          <w:rStyle w:val="2fb"/>
          <w:rtl/>
        </w:rPr>
        <w:t>"</w:t>
      </w:r>
      <w:r>
        <w:rPr>
          <w:rStyle w:val="2fb"/>
          <w:rFonts w:hint="cs"/>
          <w:rtl/>
        </w:rPr>
        <w:t xml:space="preserve">ו</w:t>
      </w:r>
      <w:r>
        <w:rPr>
          <w:rFonts w:hint="cs"/>
          <w:rtl/>
        </w:rPr>
        <w:t xml:space="preserve"> </w:t>
      </w:r>
      <w:r>
        <w:rPr>
          <w:rtl/>
        </w:rPr>
        <w:t xml:space="preserve">מלמד בק"ו כדאמרן, </w:t>
      </w:r>
      <w:r>
        <w:rPr>
          <w:rtl/>
        </w:rPr>
        <w:t xml:space="preserve">ק"ו</w:t>
      </w:r>
      <w:r>
        <w:rPr>
          <w:rtl/>
        </w:rPr>
        <w:t xml:space="preserve"> הלמד מהיקש מדתנא דבי </w:t>
      </w:r>
      <w:r>
        <w:rPr>
          <w:rStyle w:val="2fb"/>
          <w:rtl/>
        </w:rPr>
        <w:t xml:space="preserve">רבי ישמעאל</w:t>
      </w:r>
      <w:r>
        <w:rPr>
          <w:rtl/>
        </w:rPr>
        <w:t xml:space="preserve">, אינו דין שילמד בק"ו.</w:t>
      </w:r>
    </w:p>
    <w:p w:rsidR="00DA63EC" w:rsidRDefault="00DA63EC" w:rsidP="00DA63EC">
      <w:pPr>
        <w:tabs>
          <w:tab w:val="left" w:pos="0"/>
          <w:tab w:val="center" w:pos="2835"/>
        </w:tabs>
        <w:rPr>
          <w:rtl/>
        </w:rPr>
      </w:pPr>
      <w:r>
        <w:rPr>
          <w:rtl/>
        </w:rPr>
        <w:t xml:space="preserve">וזהו </w:t>
      </w:r>
      <w:r>
        <w:rPr>
          <w:rtl/>
        </w:rPr>
        <w:t xml:space="preserve">ק"ו</w:t>
      </w:r>
      <w:r>
        <w:rPr>
          <w:rtl/>
        </w:rPr>
        <w:t xml:space="preserve"> בן </w:t>
      </w:r>
      <w:r>
        <w:rPr>
          <w:rtl/>
        </w:rPr>
        <w:t xml:space="preserve">ק"ו</w:t>
      </w:r>
      <w:r>
        <w:rPr>
          <w:rtl/>
        </w:rPr>
        <w:t xml:space="preserve">.</w:t>
      </w:r>
    </w:p>
    <w:p w:rsidR="00DA63EC" w:rsidRDefault="00DA63EC" w:rsidP="00DA63EC">
      <w:pPr>
        <w:tabs>
          <w:tab w:val="left" w:pos="0"/>
          <w:tab w:val="center" w:pos="2835"/>
        </w:tabs>
        <w:rPr>
          <w:rtl/>
        </w:rPr>
      </w:pPr>
      <w:r>
        <w:rPr>
          <w:rtl/>
        </w:rPr>
        <w:t xml:space="preserve">בן בנו של </w:t>
      </w:r>
      <w:r>
        <w:rPr>
          <w:rtl/>
        </w:rPr>
        <w:t xml:space="preserve">ק"ו</w:t>
      </w:r>
      <w:r>
        <w:rPr>
          <w:rtl/>
        </w:rPr>
        <w:t xml:space="preserve"> הוא! אלא </w:t>
      </w:r>
      <w:r>
        <w:rPr>
          <w:rtl/>
        </w:rPr>
        <w:t xml:space="preserve">ק"ו</w:t>
      </w:r>
      <w:r>
        <w:rPr>
          <w:rtl/>
        </w:rPr>
        <w:t xml:space="preserve">: ומה היקש שאינו למד בהיקש, </w:t>
      </w:r>
      <w:ins w:id="95935" w:author="מנוע מכני" w:date="2026-10-11T12:04:39Z">
        <w:r>
          <w:rPr>
            <w:rtl/>
          </w:rPr>
          <w:t xml:space="preserve">אם </w:t>
        </w:r>
      </w:ins>
      <w:del w:id="95936" w:author="מנוע מכני" w:date="2026-10-11T12:04:39Z">
        <w:r>
          <w:rPr>
            <w:rtl/>
          </w:rPr>
          <w:delText xml:space="preserve">אי </w:delText>
        </w:r>
      </w:del>
      <w:r>
        <w:rPr>
          <w:rtl/>
        </w:rPr>
        <w:t xml:space="preserve">מדרבא </w:t>
      </w:r>
      <w:ins w:id="95937" w:author="מנוע מכני" w:date="2026-10-11T12:04:39Z">
        <w:r>
          <w:rPr>
            <w:rtl/>
          </w:rPr>
          <w:t xml:space="preserve">אם </w:t>
        </w:r>
      </w:ins>
      <w:del w:id="95938" w:author="מנוע מכני" w:date="2026-10-11T12:04:39Z">
        <w:r>
          <w:rPr>
            <w:rtl/>
          </w:rPr>
          <w:delText xml:space="preserve">אי </w:delText>
        </w:r>
      </w:del>
      <w:r>
        <w:rPr>
          <w:rtl/>
        </w:rPr>
        <w:t xml:space="preserve">מדרבינא, מלמד בק"ו מדתנא דבי </w:t>
      </w:r>
      <w:r>
        <w:rPr>
          <w:rStyle w:val="2fb"/>
          <w:rtl/>
        </w:rPr>
        <w:t xml:space="preserve">רבי ישמעאל</w:t>
      </w:r>
      <w:r>
        <w:rPr>
          <w:rtl/>
        </w:rPr>
        <w:t xml:space="preserve">, </w:t>
      </w:r>
      <w:r>
        <w:rPr>
          <w:rtl/>
        </w:rPr>
        <w:t xml:space="preserve">ק"ו</w:t>
      </w:r>
      <w:r>
        <w:rPr>
          <w:rtl/>
        </w:rPr>
        <w:t xml:space="preserve"> הלמד מהיקש מדתני דבי </w:t>
      </w:r>
      <w:r>
        <w:rPr>
          <w:rStyle w:val="2fb"/>
          <w:rtl/>
        </w:rPr>
        <w:t xml:space="preserve">רבי ישמעאל</w:t>
      </w:r>
      <w:r>
        <w:rPr>
          <w:rtl/>
        </w:rPr>
        <w:t xml:space="preserve">, אינו דין שילמד בק"ו.</w:t>
      </w:r>
    </w:p>
    <w:p w:rsidR="00DA63EC" w:rsidRDefault="00DA63EC" w:rsidP="00DA63EC">
      <w:pPr>
        <w:tabs>
          <w:tab w:val="left" w:pos="0"/>
          <w:tab w:val="center" w:pos="2835"/>
        </w:tabs>
        <w:rPr>
          <w:rtl/>
        </w:rPr>
      </w:pPr>
      <w:r>
        <w:rPr>
          <w:rtl/>
        </w:rPr>
        <w:t xml:space="preserve">וזהו </w:t>
      </w:r>
      <w:r>
        <w:rPr>
          <w:rtl/>
        </w:rPr>
        <w:t xml:space="preserve">ק"ו</w:t>
      </w:r>
      <w:r>
        <w:rPr>
          <w:rtl/>
        </w:rPr>
        <w:t xml:space="preserve"> בן </w:t>
      </w:r>
      <w:r>
        <w:rPr>
          <w:rtl/>
        </w:rPr>
        <w:t xml:space="preserve">ק"ו</w:t>
      </w:r>
      <w:r>
        <w:rPr>
          <w:rtl/>
        </w:rPr>
        <w:t xml:space="preserve">.</w:t>
      </w:r>
    </w:p>
    <w:p>
      <w:pPr>
        <w:pStyle w:val="afffff8"/>
        <w:rPr>
          <w:ins w:id="90419" w:author="קלוד" w:date="2026-10-11T12:29:36Z"/>
        </w:rPr>
      </w:pPr>
      <w:ins w:id="90420" w:author="קלוד" w:date="2026-10-11T12:29:36Z">
        <w:r>
          <w:rPr>
            <w:color w:val="7B3F00"/>
          </w:rPr>
          <w:t xml:space="preserve">דבר הלמד בק"ו - האם חוזר ומלמד בבנין אב?</w:t>
        </w:r>
      </w:ins>
    </w:p>
    <w:p w:rsidR="00DA63EC" w:rsidRDefault="00DA63EC" w:rsidP="00DA63EC">
      <w:pPr>
        <w:tabs>
          <w:tab w:val="left" w:pos="0"/>
          <w:tab w:val="center" w:pos="2835"/>
        </w:tabs>
        <w:rPr>
          <w:rtl/>
        </w:rPr>
      </w:pPr>
      <w:r>
        <w:rPr>
          <w:rtl/>
        </w:rPr>
        <w:t xml:space="preserve">• דבר הלמד בק"ו מהו שילמד בבנין אב? </w:t>
      </w:r>
    </w:p>
    <w:p w:rsidR="00DA63EC" w:rsidRDefault="00DA63EC" w:rsidP="00DA63EC">
      <w:pPr>
        <w:tabs>
          <w:tab w:val="left" w:pos="0"/>
          <w:tab w:val="center" w:pos="2835"/>
        </w:tabs>
        <w:rPr>
          <w:rtl/>
        </w:rPr>
      </w:pPr>
      <w:r>
        <w:rPr>
          <w:rStyle w:val="2fb"/>
          <w:rtl/>
        </w:rPr>
        <w:t>א</w:t>
      </w:r>
      <w:r>
        <w:rPr>
          <w:rStyle w:val="2fb"/>
          <w:rFonts w:hint="cs"/>
          <w:rtl/>
        </w:rPr>
        <w:t>רי</w:t>
      </w:r>
      <w:r>
        <w:rPr>
          <w:rStyle w:val="2fb"/>
          <w:rtl/>
        </w:rPr>
        <w:t>"</w:t>
      </w:r>
      <w:r>
        <w:rPr>
          <w:rStyle w:val="2fb"/>
          <w:rFonts w:hint="cs"/>
          <w:rtl/>
        </w:rPr>
        <w:t xml:space="preserve">ר</w:t>
      </w:r>
      <w:r>
        <w:rPr>
          <w:rFonts w:hint="cs"/>
          <w:rtl/>
        </w:rPr>
        <w:t xml:space="preserve"> ת</w:t>
      </w:r>
      <w:r>
        <w:rPr>
          <w:rtl/>
        </w:rPr>
        <w:t>"</w:t>
      </w:r>
      <w:r>
        <w:rPr>
          <w:rFonts w:hint="cs"/>
          <w:rtl/>
        </w:rPr>
        <w:t>ש</w:t>
      </w:r>
      <w:r>
        <w:rPr>
          <w:rtl/>
        </w:rPr>
        <w:t>: מלק ונמצאת טריפה.</w:t>
      </w:r>
      <w:r>
        <w:rPr>
          <w:rFonts w:hint="cs"/>
          <w:rtl/>
        </w:rPr>
        <w:t xml:space="preserve"> </w:t>
      </w:r>
      <w:r>
        <w:rPr>
          <w:rStyle w:val="2fb"/>
          <w:rtl/>
        </w:rPr>
        <w:t xml:space="preserve">ר"מ</w:t>
      </w:r>
      <w:r>
        <w:rPr>
          <w:rtl/>
        </w:rPr>
        <w:t xml:space="preserve">: אינה מטמאה בבית הבליעה, </w:t>
      </w:r>
      <w:r>
        <w:rPr>
          <w:rStyle w:val="2fb"/>
          <w:rtl/>
        </w:rPr>
        <w:t xml:space="preserve">ר"</w:t>
      </w:r>
      <w:r>
        <w:rPr>
          <w:rStyle w:val="2fb"/>
          <w:rFonts w:hint="cs"/>
          <w:rtl/>
        </w:rPr>
        <w:t xml:space="preserve">י</w:t>
      </w:r>
      <w:r>
        <w:rPr>
          <w:rFonts w:hint="cs"/>
          <w:rtl/>
        </w:rPr>
        <w:t xml:space="preserve"> </w:t>
      </w:r>
      <w:r>
        <w:rPr>
          <w:rtl/>
        </w:rPr>
        <w:t xml:space="preserve">אומר: מטמאה בבית הבליעה</w:t>
      </w:r>
      <w:ins w:id="94605" w:author="מנוע מכני" w:date="2026-10-11T12:04:39Z">
        <w:r>
          <w:rPr>
            <w:rtl/>
          </w:rPr>
          <w:t xml:space="preserve">,</w:t>
        </w:r>
      </w:ins>
      <w:del w:id="94606" w:author="מנוע מכני" w:date="2026-10-11T12:04:39Z">
        <w:r>
          <w:rPr>
            <w:rtl/>
          </w:rPr>
          <w:delText xml:space="preserve">;</w:delText>
        </w:r>
      </w:del>
    </w:p>
    <w:p>
      <w:pPr>
        <w:pStyle w:val="38"/>
        <w:rPr>
          <w:ins w:id="99127" w:author="מנוע מכני" w:date="2026-10-11T12:04:39Z"/>
        </w:rPr>
      </w:pPr>
      <w:r>
        <w:t>א</w:t>
      </w:r>
      <w:r>
        <w:t>ר</w:t>
      </w:r>
      <w:r>
        <w:t>"</w:t>
      </w:r>
      <w:r>
        <w:t xml:space="preserve">מ </w:t>
      </w:r>
      <w:r>
        <w:t xml:space="preserve">ק"ו</w:t>
      </w:r>
      <w:r>
        <w:t xml:space="preserve">:</w:t>
      </w:r>
    </w:p>
    <w:p w:rsidR="00DA63EC" w:rsidRDefault="00DA63EC" w:rsidP="00DA63EC">
      <w:pPr>
        <w:tabs>
          <w:tab w:val="left" w:pos="0"/>
          <w:tab w:val="center" w:pos="2835"/>
        </w:tabs>
        <w:rPr>
          <w:rtl/>
        </w:rPr>
      </w:pPr>
      <w:del w:id="99128" w:author="מנוע מכני" w:date="2026-10-11T12:04:39Z">
        <w:r>
          <w:rPr>
            <w:rtl/>
          </w:rPr>
          <w:delText xml:space="preserve"> </w:delText>
        </w:r>
      </w:del>
      <w:r>
        <w:rPr>
          <w:rFonts w:hint="cs"/>
          <w:rtl/>
        </w:rPr>
        <w:t>מ</w:t>
      </w:r>
      <w:r>
        <w:rPr>
          <w:rtl/>
        </w:rPr>
        <w:t xml:space="preserve">נבלת בהמה שמטמאה במגע ובמשא - שחיטתה מטהרת טריפתה מטומאתה, </w:t>
      </w:r>
      <w:r w:rsidRPr="00FE1B89">
        <w:rPr>
          <w:spacing w:val="-6"/>
          <w:rtl/>
        </w:rPr>
        <w:t xml:space="preserve">נבילת עוף שאין מטמא במגע ובמשא - אינו דין שתהא שחיטתה מטהרת טריפתה מטומאתה</w:t>
      </w:r>
      <w:ins w:id="94607" w:author="מנוע מכני" w:date="2026-10-11T12:04:39Z">
        <w:r>
          <w:rPr>
            <w:spacing w:val="-6"/>
            <w:rtl/>
          </w:rPr>
          <w:t xml:space="preserve">,</w:t>
        </w:r>
      </w:ins>
      <w:del w:id="94608" w:author="מנוע מכני" w:date="2026-10-11T12:04:39Z">
        <w:r w:rsidRPr="00FE1B89">
          <w:rPr>
            <w:spacing w:val="-6"/>
            <w:rtl/>
          </w:rPr>
          <w:delText xml:space="preserve">;</w:delText>
        </w:r>
      </w:del>
    </w:p>
    <w:p w:rsidR="00DA63EC" w:rsidRDefault="00DA63EC" w:rsidP="00DA63EC">
      <w:pPr>
        <w:pStyle w:val="afff3"/>
        <w:framePr w:wrap="around"/>
        <w:rPr>
          <w:rtl/>
        </w:rPr>
      </w:pPr>
      <w:r>
        <w:rPr>
          <w:rFonts w:hint="cs"/>
          <w:rtl/>
        </w:rPr>
        <w:t xml:space="preserve">נא. </w:t>
      </w:r>
    </w:p>
    <w:p w:rsidR="00DA63EC" w:rsidRDefault="00DA63EC" w:rsidP="00DA63EC">
      <w:pPr>
        <w:tabs>
          <w:tab w:val="left" w:pos="0"/>
          <w:tab w:val="center" w:pos="2835"/>
        </w:tabs>
        <w:rPr>
          <w:rtl/>
        </w:rPr>
      </w:pPr>
      <w:r>
        <w:rPr>
          <w:rtl/>
        </w:rPr>
        <w:t xml:space="preserve">מה מצינו בשחיטה שמכשרתה באכילה - מטהרת טריפתה מטומאתה, אף מליקה שמכשרתה באכילה - תטהר טריפתה מטומאתה</w:t>
      </w:r>
      <w:ins w:id="94609" w:author="מנוע מכני" w:date="2026-10-11T12:04:39Z">
        <w:r>
          <w:rPr>
            <w:rtl/>
          </w:rPr>
          <w:t xml:space="preserve">,</w:t>
        </w:r>
      </w:ins>
      <w:del w:id="94610" w:author="מנוע מכני" w:date="2026-10-11T12:04:39Z">
        <w:r>
          <w:rPr>
            <w:rtl/>
          </w:rPr>
          <w:delText xml:space="preserve">;</w:delText>
        </w:r>
      </w:del>
    </w:p>
    <w:p>
      <w:pPr>
        <w:pStyle w:val="38"/>
        <w:rPr>
          <w:ins w:id="99129" w:author="מנוע מכני" w:date="2026-10-11T12:04:39Z"/>
        </w:rPr>
      </w:pPr>
      <w:r>
        <w:t xml:space="preserve">ר' יוסי</w:t>
      </w:r>
      <w:del w:id="101660" w:author="מנוע מכני" w:date="2026-10-11T12:04:39Z">
        <w:r>
          <w:delText xml:space="preserve"> אומר</w:delText>
        </w:r>
      </w:del>
      <w:r>
        <w:t xml:space="preserve">:</w:t>
      </w:r>
    </w:p>
    <w:p w:rsidR="00DA63EC" w:rsidRDefault="00DA63EC" w:rsidP="00DA63EC">
      <w:pPr>
        <w:tabs>
          <w:tab w:val="left" w:pos="0"/>
          <w:tab w:val="center" w:pos="2835"/>
        </w:tabs>
        <w:rPr>
          <w:rtl/>
        </w:rPr>
      </w:pPr>
      <w:del w:id="99130" w:author="מנוע מכני" w:date="2026-10-11T12:04:39Z">
        <w:r>
          <w:rPr>
            <w:rtl/>
          </w:rPr>
          <w:delText xml:space="preserve"> </w:delText>
        </w:r>
      </w:del>
      <w:r>
        <w:rPr>
          <w:rtl/>
        </w:rPr>
        <w:t xml:space="preserve">דיה כנבלת בהמה טהורה, ששחיטתה מטהרתה ולא מליקתה.</w:t>
      </w:r>
    </w:p>
    <w:p>
      <w:pPr>
        <w:pStyle w:val="38"/>
        <w:rPr>
          <w:ins w:id="101569" w:author="מנוע מכני" w:date="2026-10-11T12:04:39Z"/>
        </w:rPr>
      </w:pPr>
      <w:r>
        <w:t xml:space="preserve">ולא היא,</w:t>
      </w:r>
    </w:p>
    <w:p w:rsidR="00DA63EC" w:rsidRDefault="00DA63EC" w:rsidP="00DA63EC">
      <w:pPr>
        <w:tabs>
          <w:tab w:val="left" w:pos="0"/>
          <w:tab w:val="center" w:pos="2835"/>
        </w:tabs>
        <w:rPr>
          <w:rtl/>
        </w:rPr>
      </w:pPr>
      <w:del w:id="101570" w:author="מנוע מכני" w:date="2026-10-11T12:04:39Z">
        <w:r>
          <w:rPr>
            <w:rtl/>
          </w:rPr>
          <w:delText xml:space="preserve"> </w:delText>
        </w:r>
      </w:del>
      <w:ins w:id="91263" w:author="מנוע מכני" w:date="2026-10-11T12:04:39Z">
        <w:r>
          <w:rPr>
            <w:rtl/>
          </w:rPr>
          <w:t xml:space="preserve">שם</w:t>
        </w:r>
      </w:ins>
      <w:del w:id="91264" w:author="מנוע מכני" w:date="2026-10-11T12:04:39Z">
        <w:r>
          <w:rPr>
            <w:rtl/>
          </w:rPr>
          <w:delText xml:space="preserve">התם</w:delText>
        </w:r>
      </w:del>
      <w:r>
        <w:rPr>
          <w:rtl/>
        </w:rPr>
        <w:t xml:space="preserve"> תיהוי היא משחיטה דחולין </w:t>
      </w:r>
      <w:ins w:id="90163" w:author="Claude - סמנטי" w:date="2026-10-11T12:26:16Z">
        <w:r>
          <w:rPr>
            <w:rtl/>
          </w:rPr>
          <w:t xml:space="preserve">באות</w:t>
        </w:r>
      </w:ins>
      <w:del w:id="90164" w:author="Claude - סמנטי" w:date="2026-10-11T12:26:16Z">
        <w:r>
          <w:rPr>
            <w:rtl/>
          </w:rPr>
          <w:delText xml:space="preserve">קאתיין</w:delText>
        </w:r>
      </w:del>
      <w:r>
        <w:rPr>
          <w:rtl/>
        </w:rPr>
        <w:t xml:space="preserve">.</w:t>
      </w:r>
    </w:p>
    <w:p>
      <w:pPr>
        <w:pStyle w:val="afffff8"/>
        <w:rPr>
          <w:ins w:id="90417" w:author="קלוד" w:date="2026-10-11T12:29:36Z"/>
        </w:rPr>
      </w:pPr>
      <w:ins w:id="90418" w:author="קלוד" w:date="2026-10-11T12:29:36Z">
        <w:r>
          <w:rPr>
            <w:color w:val="7B3F00"/>
          </w:rPr>
          <w:t xml:space="preserve">למד בבנין אב חוזר ומלמד - ראיה מ'לנו בדם כשר'</w:t>
        </w:r>
      </w:ins>
    </w:p>
    <w:p w:rsidR="00DA63EC" w:rsidRDefault="00DA63EC" w:rsidP="00DA63EC">
      <w:pPr>
        <w:tabs>
          <w:tab w:val="left" w:pos="0"/>
          <w:tab w:val="center" w:pos="2835"/>
        </w:tabs>
        <w:rPr>
          <w:rtl/>
        </w:rPr>
      </w:pPr>
      <w:r>
        <w:rPr>
          <w:rtl/>
        </w:rPr>
        <w:t xml:space="preserve">דבר הלמד בבנין אב מהו שילמד בהיקש ובג"ש ובק"ו ובבנין אב? פשוט מהא </w:t>
      </w:r>
      <w:ins w:id="93067" w:author="מנוע מכני" w:date="2026-10-11T12:04:39Z">
        <w:r>
          <w:rPr>
            <w:rtl/>
          </w:rPr>
          <w:t xml:space="preserve">אחת</w:t>
        </w:r>
      </w:ins>
      <w:del w:id="93068" w:author="מנוע מכני" w:date="2026-10-11T12:04:39Z">
        <w:r>
          <w:rPr>
            <w:rtl/>
          </w:rPr>
          <w:delText xml:space="preserve">חדא</w:delText>
        </w:r>
      </w:del>
      <w:r>
        <w:rPr>
          <w:rtl/>
        </w:rPr>
        <w:t xml:space="preserve">, מפני מה אמרו: </w:t>
      </w:r>
      <w:ins w:id="96655" w:author="מנוע מכני" w:date="2026-10-11T12:04:39Z">
        <w:r>
          <w:rPr>
            <w:rtl/>
          </w:rPr>
          <w:t xml:space="preserve">לנו</w:t>
        </w:r>
      </w:ins>
      <w:del w:id="96656" w:author="מנוע מכני" w:date="2026-10-11T12:04:39Z">
        <w:r>
          <w:rPr>
            <w:rtl/>
          </w:rPr>
          <w:delText xml:space="preserve">לן</w:delText>
        </w:r>
      </w:del>
      <w:r>
        <w:rPr>
          <w:rtl/>
        </w:rPr>
        <w:t xml:space="preserve"> בדם - כשר? שהרי </w:t>
      </w:r>
      <w:ins w:id="96657" w:author="מנוע מכני" w:date="2026-10-11T12:04:39Z">
        <w:r>
          <w:rPr>
            <w:rtl/>
          </w:rPr>
          <w:t xml:space="preserve">לנו</w:t>
        </w:r>
      </w:ins>
      <w:del w:id="96658" w:author="מנוע מכני" w:date="2026-10-11T12:04:39Z">
        <w:r>
          <w:rPr>
            <w:rtl/>
          </w:rPr>
          <w:delText xml:space="preserve">לן</w:delText>
        </w:r>
      </w:del>
      <w:r>
        <w:rPr>
          <w:rtl/>
        </w:rPr>
        <w:t xml:space="preserve"> באימורין - כשר</w:t>
      </w:r>
      <w:ins w:id="94611" w:author="מנוע מכני" w:date="2026-10-11T12:04:39Z">
        <w:r>
          <w:rPr>
            <w:rtl/>
          </w:rPr>
          <w:t xml:space="preserve">,</w:t>
        </w:r>
      </w:ins>
      <w:del w:id="94612" w:author="מנוע מכני" w:date="2026-10-11T12:04:39Z">
        <w:r>
          <w:rPr>
            <w:rtl/>
          </w:rPr>
          <w:delText xml:space="preserve">;</w:delText>
        </w:r>
      </w:del>
    </w:p>
    <w:p w:rsidR="00DA63EC" w:rsidRDefault="00DA63EC" w:rsidP="00DA63EC">
      <w:pPr>
        <w:tabs>
          <w:tab w:val="left" w:pos="0"/>
          <w:tab w:val="center" w:pos="2835"/>
        </w:tabs>
        <w:rPr>
          <w:rtl/>
        </w:rPr>
      </w:pPr>
      <w:ins w:id="96659" w:author="מנוע מכני" w:date="2026-10-11T12:04:39Z">
        <w:r>
          <w:rPr>
            <w:rtl/>
          </w:rPr>
          <w:t xml:space="preserve">לנו</w:t>
        </w:r>
      </w:ins>
      <w:del w:id="96660" w:author="מנוע מכני" w:date="2026-10-11T12:04:39Z">
        <w:r>
          <w:rPr>
            <w:rtl/>
          </w:rPr>
          <w:delText xml:space="preserve">לן</w:delText>
        </w:r>
      </w:del>
      <w:r>
        <w:rPr>
          <w:rtl/>
        </w:rPr>
        <w:t xml:space="preserve"> באימורין - כשר? שהרי </w:t>
      </w:r>
      <w:ins w:id="96661" w:author="מנוע מכני" w:date="2026-10-11T12:04:39Z">
        <w:r>
          <w:rPr>
            <w:rtl/>
          </w:rPr>
          <w:t xml:space="preserve">לנו</w:t>
        </w:r>
      </w:ins>
      <w:del w:id="96662" w:author="מנוע מכני" w:date="2026-10-11T12:04:39Z">
        <w:r>
          <w:rPr>
            <w:rtl/>
          </w:rPr>
          <w:delText xml:space="preserve">לן</w:delText>
        </w:r>
      </w:del>
      <w:r>
        <w:rPr>
          <w:rtl/>
        </w:rPr>
        <w:t xml:space="preserve"> בבשר - כשר</w:t>
      </w:r>
      <w:ins w:id="94613" w:author="מנוע מכני" w:date="2026-10-11T12:04:39Z">
        <w:r>
          <w:rPr>
            <w:rtl/>
          </w:rPr>
          <w:t xml:space="preserve">,</w:t>
        </w:r>
      </w:ins>
      <w:del w:id="94614" w:author="מנוע מכני" w:date="2026-10-11T12:04:39Z">
        <w:r>
          <w:rPr>
            <w:rtl/>
          </w:rPr>
          <w:delText xml:space="preserve">;</w:delText>
        </w:r>
      </w:del>
    </w:p>
    <w:p w:rsidR="00DA63EC" w:rsidRDefault="00DA63EC" w:rsidP="00DA63EC">
      <w:pPr>
        <w:tabs>
          <w:tab w:val="left" w:pos="0"/>
          <w:tab w:val="center" w:pos="2835"/>
        </w:tabs>
        <w:rPr>
          <w:rtl/>
        </w:rPr>
      </w:pPr>
      <w:r>
        <w:rPr>
          <w:rtl/>
        </w:rPr>
        <w:lastRenderedPageBreak/>
        <w:t xml:space="preserve">יוצא? הואיל ויוצא כשר בבמה</w:t>
      </w:r>
      <w:ins w:id="94615" w:author="מנוע מכני" w:date="2026-10-11T12:04:39Z">
        <w:r>
          <w:rPr>
            <w:rtl/>
          </w:rPr>
          <w:t xml:space="preserve">,</w:t>
        </w:r>
      </w:ins>
      <w:del w:id="94616" w:author="מנוע מכני" w:date="2026-10-11T12:04:39Z">
        <w:r>
          <w:rPr>
            <w:rtl/>
          </w:rPr>
          <w:lastRenderedPageBreak/>
          <w:delText xml:space="preserve">;</w:delText>
        </w:r>
      </w:del>
    </w:p>
    <w:p w:rsidR="00DA63EC" w:rsidRDefault="00DA63EC" w:rsidP="00DA63EC">
      <w:pPr>
        <w:tabs>
          <w:tab w:val="left" w:pos="0"/>
          <w:tab w:val="center" w:pos="2835"/>
        </w:tabs>
        <w:rPr>
          <w:rtl/>
        </w:rPr>
      </w:pPr>
      <w:r>
        <w:rPr>
          <w:rtl/>
        </w:rPr>
        <w:t xml:space="preserve">טמא? הואיל והותר בעבודת ציבור</w:t>
      </w:r>
      <w:ins w:id="94617" w:author="מנוע מכני" w:date="2026-10-11T12:04:39Z">
        <w:r>
          <w:rPr>
            <w:rtl/>
          </w:rPr>
          <w:t xml:space="preserve">,</w:t>
        </w:r>
      </w:ins>
      <w:del w:id="94618"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חוץ לזמנו? הואיל ומרצה לפיגולו</w:t>
      </w:r>
      <w:ins w:id="94619" w:author="מנוע מכני" w:date="2026-10-11T12:04:39Z">
        <w:r>
          <w:rPr>
            <w:rtl/>
          </w:rPr>
          <w:t xml:space="preserve">,</w:t>
        </w:r>
      </w:ins>
      <w:del w:id="94620"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חוץ למקומו? הואיל והוקש לחוץ לזמנו</w:t>
      </w:r>
      <w:ins w:id="94621" w:author="מנוע מכני" w:date="2026-10-11T12:04:39Z">
        <w:r>
          <w:rPr>
            <w:rtl/>
          </w:rPr>
          <w:t xml:space="preserve">,</w:t>
        </w:r>
      </w:ins>
      <w:del w:id="94622" w:author="מנוע מכני" w:date="2026-10-11T12:04:39Z">
        <w:r>
          <w:rPr>
            <w:rtl/>
          </w:rPr>
          <w:delText xml:space="preserve">;</w:delText>
        </w:r>
      </w:del>
    </w:p>
    <w:p w:rsidR="00DA63EC" w:rsidRDefault="00DA63EC" w:rsidP="00DA63EC">
      <w:pPr>
        <w:tabs>
          <w:tab w:val="left" w:pos="0"/>
          <w:tab w:val="center" w:pos="2835"/>
        </w:tabs>
        <w:rPr>
          <w:rtl/>
        </w:rPr>
      </w:pPr>
      <w:r>
        <w:rPr>
          <w:rtl/>
        </w:rPr>
        <w:t>שקיבלו פסולין וזרקו דמן? בהנך פסולין דחזו לעבודת ציבור.</w:t>
      </w:r>
    </w:p>
    <w:p w:rsidR="00DA63EC" w:rsidRDefault="00DA63EC" w:rsidP="00DA63EC">
      <w:pPr>
        <w:tabs>
          <w:tab w:val="left" w:pos="0"/>
          <w:tab w:val="center" w:pos="2835"/>
        </w:tabs>
        <w:rPr>
          <w:rtl/>
        </w:rPr>
      </w:pPr>
      <w:r>
        <w:rPr>
          <w:rtl/>
        </w:rPr>
        <w:t xml:space="preserve">וכי דנין דבר שלא בהכשירו מדבר שבהכשירו? תנא, מזאת תורת העולה ריבה סמיך </w:t>
      </w:r>
      <w:ins w:id="93069" w:author="מנוע מכני" w:date="2026-10-11T12:04:39Z">
        <w:r>
          <w:rPr>
            <w:rtl/>
          </w:rPr>
          <w:t xml:space="preserve">לו</w:t>
        </w:r>
      </w:ins>
      <w:del w:id="93070" w:author="מנוע מכני" w:date="2026-10-11T12:04:39Z">
        <w:r>
          <w:rPr>
            <w:rtl/>
          </w:rPr>
          <w:delText xml:space="preserve">ליה</w:delText>
        </w:r>
      </w:del>
      <w:r>
        <w:rPr>
          <w:rtl/>
        </w:rPr>
        <w:t xml:space="preserve">.</w:t>
      </w:r>
    </w:p>
    <w:p w:rsidR="00DA63EC" w:rsidRDefault="00DA63EC" w:rsidP="00DA63EC">
      <w:pPr>
        <w:pStyle w:val="affffd"/>
        <w:rPr>
          <w:del w:id="90050" w:author="מנוע עיצוב" w:date="2026-10-11T12:09:26Z"/>
          <w:rtl/>
        </w:rPr>
      </w:pPr>
      <w:del w:id="90049" w:author="מנוע עיצוב" w:date="2026-10-11T12:09:26Z">
        <w:r>
          <w:rPr>
            <w:rtl/>
          </w:rPr>
          <w:delText xml:space="preserve">׹</w:delText>
        </w:r>
      </w:del>
    </w:p>
    <w:p w:rsidR="00DA63EC" w:rsidRDefault="00DA63EC" w:rsidP="00DA63EC">
      <w:pPr>
        <w:pStyle w:val="affff1"/>
        <w:ind w:end="0"/>
        <w:rPr>
          <w:rtl/>
        </w:rPr>
        <w:pPrChange w:id="20089" w:author="קלוד" w:date="2026-10-11T09:07:24Z">
          <w:pPr>
            <w:pStyle w:val="affff1"/>
            <w:rPr>
              <w:rtl/>
            </w:rPr>
          </w:pPr>
        </w:pPrChange>
      </w:pPr>
      <w:ins w:id="9827" w:author="מספור קטעי משנה" w:date="2026-10-11T09:35:09Z">
        <w:r>
          <w:rPr>
            <w:rStyle w:val="MisparKeta"/>
          </w:rPr>
          <w:t xml:space="preserve">ב. </w:t>
        </w:r>
      </w:ins>
      <w:r>
        <w:rPr>
          <w:rtl/>
        </w:rPr>
        <w:t>שירי הדם כו'.</w:t>
      </w:r>
    </w:p>
    <w:p w:rsidR="00DA63EC" w:rsidRDefault="00DA63EC" w:rsidP="00DA63EC">
      <w:pPr>
        <w:tabs>
          <w:tab w:val="left" w:pos="0"/>
          <w:tab w:val="center" w:pos="2835"/>
        </w:tabs>
        <w:rPr>
          <w:rtl/>
        </w:rPr>
      </w:pPr>
      <w:r w:rsidRPr="0046594B">
        <w:rPr>
          <w:rStyle w:val="afffff0"/>
          <w:rFonts w:hint="cs"/>
          <w:rtl/>
        </w:rPr>
        <w:t>ד'</w:t>
      </w:r>
      <w:ins w:id="90757" w:author="Claude - סמנטי" w:date="2026-10-11T12:26:16Z">
        <w:r>
          <w:rPr>
            <w:rStyle w:val="afffff0"/>
            <w:rtl/>
          </w:rPr>
          <w:t xml:space="preserve">אֶל יְסוֹד מִזְבַּח הָעוֹלָה אֲשֶׁר פֶּתַח אֹהֶל מוֹעֵד</w:t>
        </w:r>
      </w:ins>
      <w:del w:id="90758" w:author="Claude - סמנטי" w:date="2026-10-11T12:26:16Z">
        <w:r w:rsidRPr="0046594B">
          <w:rPr>
            <w:rStyle w:val="afffff0"/>
            <w:rtl/>
          </w:rPr>
          <w:delText xml:space="preserve">אל יסוד מזבח העולה אשר פתח אהל מועד</w:delText>
        </w:r>
      </w:del>
      <w:r w:rsidRPr="0046594B">
        <w:rPr>
          <w:rStyle w:val="afffff0"/>
          <w:rFonts w:hint="cs"/>
          <w:rtl/>
        </w:rPr>
        <w:t>'</w:t>
      </w:r>
      <w:r w:rsidRPr="0046594B">
        <w:rPr>
          <w:rStyle w:val="afffff0"/>
          <w:rtl/>
        </w:rPr>
        <w:t>,</w:t>
      </w:r>
      <w:r>
        <w:rPr>
          <w:rtl/>
        </w:rPr>
        <w:t xml:space="preserve"> ההוא דפגע ברישא.</w:t>
      </w:r>
    </w:p>
    <w:p>
      <w:pPr>
        <w:pStyle w:val="38"/>
        <w:rPr>
          <w:ins w:id="99131" w:author="מנוע מכני" w:date="2026-10-11T12:04:39Z"/>
        </w:rPr>
      </w:pPr>
      <w:r w:rsidRPr="00891B40">
        <w:t>ת"ר</w:t>
      </w:r>
      <w:r>
        <w:t>:</w:t>
      </w:r>
    </w:p>
    <w:p w:rsidR="00DA63EC" w:rsidRDefault="00DA63EC" w:rsidP="00DA63EC">
      <w:pPr>
        <w:tabs>
          <w:tab w:val="left" w:pos="0"/>
          <w:tab w:val="center" w:pos="2835"/>
        </w:tabs>
        <w:rPr>
          <w:rtl/>
        </w:rPr>
      </w:pPr>
      <w:del w:id="99132" w:author="מנוע מכני" w:date="2026-10-11T12:04:39Z">
        <w:r w:rsidRPr="00464129">
          <w:rPr>
            <w:rStyle w:val="afffff0"/>
            <w:rtl/>
          </w:rPr>
          <w:delText xml:space="preserve"> </w:delText>
        </w:r>
      </w:del>
      <w:r w:rsidRPr="00464129">
        <w:rPr>
          <w:rStyle w:val="afffff0"/>
          <w:rFonts w:hint="cs"/>
          <w:rtl/>
        </w:rPr>
        <w:t>'</w:t>
      </w:r>
      <w:ins w:id="90759" w:author="Claude - סמנטי" w:date="2026-10-11T12:26:16Z">
        <w:r>
          <w:rPr>
            <w:rStyle w:val="afffff0"/>
            <w:rtl/>
          </w:rPr>
          <w:t xml:space="preserve">אֶל יְסוֹד מִזְבַּח הָעוֹלָה</w:t>
        </w:r>
      </w:ins>
      <w:del w:id="90760" w:author="Claude - סמנטי" w:date="2026-10-11T12:26:16Z">
        <w:r w:rsidRPr="00464129">
          <w:rPr>
            <w:rStyle w:val="afffff0"/>
            <w:rtl/>
          </w:rPr>
          <w:delText xml:space="preserve">אל יסוד מזבח העולה</w:delText>
        </w:r>
      </w:del>
      <w:r w:rsidRPr="00464129">
        <w:rPr>
          <w:rStyle w:val="afffff0"/>
          <w:rFonts w:hint="cs"/>
          <w:rtl/>
        </w:rPr>
        <w:t>'</w:t>
      </w:r>
      <w:r w:rsidRPr="00464129">
        <w:rPr>
          <w:rStyle w:val="afffff0"/>
          <w:rtl/>
        </w:rPr>
        <w:t xml:space="preserve"> </w:t>
      </w:r>
      <w:r>
        <w:rPr>
          <w:rtl/>
        </w:rPr>
        <w:t xml:space="preserve">- ולא יסוד מזבח הפנימי, אל יסוד מזבח העולה - אין לו יסוד לפנימי עצמו, אל יסוד מזבח העולה - תן יסוד למזבח של עולה</w:t>
      </w:r>
      <w:ins w:id="94623" w:author="מנוע מכני" w:date="2026-10-11T12:04:39Z">
        <w:r>
          <w:rPr>
            <w:rtl/>
          </w:rPr>
          <w:t xml:space="preserve">,</w:t>
        </w:r>
      </w:ins>
      <w:del w:id="94624"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או אינו אלא מזבחה של עולה יהא ליסוד? </w:t>
      </w:r>
    </w:p>
    <w:p w:rsidR="00DA63EC" w:rsidRPr="00FE1B89" w:rsidRDefault="00DA63EC" w:rsidP="00DA63EC">
      <w:pPr>
        <w:tabs>
          <w:tab w:val="left" w:pos="0"/>
          <w:tab w:val="center" w:pos="2835"/>
        </w:tabs>
        <w:rPr>
          <w:spacing w:val="-4"/>
          <w:rtl/>
        </w:rPr>
      </w:pPr>
      <w:r w:rsidRPr="00FE1B89">
        <w:rPr>
          <w:rStyle w:val="2fb"/>
          <w:rFonts w:hint="cs"/>
          <w:spacing w:val="-4"/>
          <w:rtl/>
        </w:rPr>
        <w:t>ארי</w:t>
      </w:r>
      <w:r w:rsidRPr="00FE1B89">
        <w:rPr>
          <w:rStyle w:val="2fb"/>
          <w:spacing w:val="-4"/>
          <w:rtl/>
        </w:rPr>
        <w:t>"</w:t>
      </w:r>
      <w:r w:rsidRPr="00FE1B89">
        <w:rPr>
          <w:rStyle w:val="2fb"/>
          <w:rFonts w:hint="cs"/>
          <w:spacing w:val="-4"/>
          <w:rtl/>
        </w:rPr>
        <w:t>ש</w:t>
      </w:r>
      <w:r w:rsidRPr="00FE1B89">
        <w:rPr>
          <w:spacing w:val="-4"/>
          <w:rtl/>
        </w:rPr>
        <w:t xml:space="preserve">: </w:t>
      </w:r>
      <w:r w:rsidRPr="00FE1B89">
        <w:rPr>
          <w:spacing w:val="-4"/>
          <w:rtl/>
        </w:rPr>
        <w:t xml:space="preserve">ק"ו</w:t>
      </w:r>
      <w:r w:rsidRPr="00FE1B89">
        <w:rPr>
          <w:spacing w:val="-4"/>
          <w:rtl/>
        </w:rPr>
        <w:t xml:space="preserve">, מה שיריים שאין מכפרין טעונין יסוד, תחלת עולה שמכפרת אינו דין שטעונה יסוד! </w:t>
      </w:r>
    </w:p>
    <w:p>
      <w:pPr>
        <w:pStyle w:val="38"/>
        <w:rPr>
          <w:ins w:id="99133" w:author="מנוע מכני" w:date="2026-10-11T12:04:39Z"/>
        </w:rPr>
      </w:pPr>
      <w:r>
        <w:t>אר</w:t>
      </w:r>
      <w:r>
        <w:t>"</w:t>
      </w:r>
      <w:r>
        <w:t>ע</w:t>
      </w:r>
      <w:r>
        <w:t xml:space="preserve">:</w:t>
      </w:r>
    </w:p>
    <w:p w:rsidR="00DA63EC" w:rsidRDefault="00DA63EC" w:rsidP="00DA63EC">
      <w:pPr>
        <w:tabs>
          <w:tab w:val="left" w:pos="0"/>
          <w:tab w:val="center" w:pos="2835"/>
        </w:tabs>
        <w:rPr>
          <w:rtl/>
        </w:rPr>
      </w:pPr>
      <w:del w:id="99134" w:author="מנוע מכני" w:date="2026-10-11T12:04:39Z">
        <w:r>
          <w:rPr>
            <w:rtl/>
          </w:rPr>
          <w:delText xml:space="preserve"> </w:delText>
        </w:r>
      </w:del>
      <w:r>
        <w:rPr>
          <w:rtl/>
        </w:rPr>
        <w:t xml:space="preserve">מה שיריים שאין מכפרין ואין באין לכפרה - טעונה יסוד, תחלת עולה שמכפרת ובאה לכפרה - אינו דין שטעונה יסוד!</w:t>
      </w:r>
    </w:p>
    <w:p w:rsidR="00DA63EC" w:rsidRDefault="00DA63EC" w:rsidP="00DA63EC">
      <w:pPr>
        <w:tabs>
          <w:tab w:val="left" w:pos="0"/>
          <w:tab w:val="center" w:pos="2835"/>
        </w:tabs>
        <w:rPr>
          <w:rtl/>
        </w:rPr>
      </w:pPr>
      <w:del w:id="90137" w:author="מנוע מכני" w:date="2026-10-11T12:04:39Z">
        <w:r>
          <w:rPr>
            <w:rtl/>
          </w:rPr>
          <w:delText xml:space="preserve"> </w:delText>
        </w:r>
      </w:del>
      <w:r>
        <w:rPr>
          <w:rtl/>
        </w:rPr>
        <w:t xml:space="preserve">'</w:t>
      </w:r>
      <w:ins w:id="90761" w:author="Claude - סמנטי" w:date="2026-10-11T12:26:16Z">
        <w:r>
          <w:rPr>
            <w:rStyle w:val="afffff0"/>
            <w:rtl/>
          </w:rPr>
          <w:t xml:space="preserve">אֶל יְסוֹד מִזְבַּח הָעוֹלָה</w:t>
        </w:r>
      </w:ins>
      <w:del w:id="90762" w:author="Claude - סמנטי" w:date="2026-10-11T12:26:16Z">
        <w:r>
          <w:rPr>
            <w:rtl/>
          </w:rPr>
          <w:delText xml:space="preserve">אל יסוד מזבח העולה</w:delText>
        </w:r>
      </w:del>
      <w:r>
        <w:rPr>
          <w:rFonts w:hint="cs"/>
          <w:rtl/>
        </w:rPr>
        <w:t>'-</w:t>
      </w:r>
      <w:r>
        <w:rPr>
          <w:rtl/>
        </w:rPr>
        <w:t xml:space="preserve"> תן יסוד למזבחה של עולה.</w:t>
      </w:r>
    </w:p>
    <w:p w:rsidR="00DA63EC" w:rsidRDefault="00DA63EC" w:rsidP="00DA63EC">
      <w:pPr>
        <w:tabs>
          <w:tab w:val="left" w:pos="0"/>
          <w:tab w:val="center" w:pos="2835"/>
        </w:tabs>
        <w:rPr>
          <w:rtl/>
        </w:rPr>
      </w:pPr>
    </w:p>
    <w:p>
      <w:pPr>
        <w:pStyle w:val="38"/>
        <w:rPr>
          <w:ins w:id="99136" w:author="מנוע מכני" w:date="2026-10-11T12:04:39Z"/>
        </w:rPr>
      </w:pPr>
      <w:del w:id="99135" w:author="מנוע מכני" w:date="2026-10-11T12:04:39Z">
        <w:r w:rsidRPr="00326121">
          <w:delText xml:space="preserve">•</w:delText>
        </w:r>
      </w:del>
      <w:r w:rsidRPr="00326121">
        <w:t xml:space="preserve">אמר</w:t>
      </w:r>
      <w:r w:rsidRPr="00326121">
        <w:t xml:space="preserve"> מר:</w:t>
      </w:r>
    </w:p>
    <w:p w:rsidR="00DA63EC" w:rsidRDefault="00DA63EC" w:rsidP="00DA63EC">
      <w:pPr>
        <w:tabs>
          <w:tab w:val="left" w:pos="0"/>
          <w:tab w:val="center" w:pos="2835"/>
        </w:tabs>
        <w:rPr>
          <w:b/>
          <w:bCs/>
          <w:rtl/>
        </w:rPr>
      </w:pPr>
      <w:del w:id="99137" w:author="מנוע מכני" w:date="2026-10-11T12:04:39Z">
        <w:r w:rsidRPr="00464129">
          <w:rPr>
            <w:rStyle w:val="afffff0"/>
            <w:rtl/>
          </w:rPr>
          <w:delText xml:space="preserve"> </w:delText>
        </w:r>
      </w:del>
      <w:r w:rsidRPr="00464129">
        <w:rPr>
          <w:rStyle w:val="afffff0"/>
          <w:rFonts w:hint="cs"/>
          <w:rtl/>
        </w:rPr>
        <w:t>'</w:t>
      </w:r>
      <w:ins w:id="90763" w:author="Claude - סמנטי" w:date="2026-10-11T12:26:16Z">
        <w:r>
          <w:rPr>
            <w:rStyle w:val="afffff0"/>
            <w:rtl/>
          </w:rPr>
          <w:t xml:space="preserve">אֶל יְסוֹד מִזְבַּח</w:t>
        </w:r>
      </w:ins>
      <w:del w:id="90764" w:author="Claude - סמנטי" w:date="2026-10-11T12:26:16Z">
        <w:r w:rsidRPr="00464129">
          <w:rPr>
            <w:rStyle w:val="afffff0"/>
            <w:rtl/>
          </w:rPr>
          <w:delText xml:space="preserve">אל יסוד מזבח</w:delText>
        </w:r>
      </w:del>
      <w:r w:rsidRPr="00464129">
        <w:rPr>
          <w:rStyle w:val="afffff0"/>
          <w:rFonts w:hint="cs"/>
          <w:rtl/>
        </w:rPr>
        <w:t>'</w:t>
      </w:r>
      <w:r w:rsidRPr="00464129">
        <w:rPr>
          <w:rStyle w:val="afffff0"/>
          <w:rtl/>
        </w:rPr>
        <w:t xml:space="preserve"> </w:t>
      </w:r>
      <w:r w:rsidRPr="00326121">
        <w:rPr>
          <w:b/>
          <w:bCs/>
          <w:rtl/>
        </w:rPr>
        <w:t>- ולא יסוד מזבח הפנימי.</w:t>
      </w:r>
    </w:p>
    <w:p w:rsidR="00DA63EC" w:rsidRDefault="00DA63EC" w:rsidP="00DA63EC">
      <w:pPr>
        <w:tabs>
          <w:tab w:val="left" w:pos="0"/>
          <w:tab w:val="center" w:pos="2835"/>
        </w:tabs>
        <w:rPr>
          <w:rtl/>
        </w:rPr>
      </w:pPr>
      <w:r>
        <w:rPr>
          <w:rFonts w:hint="cs"/>
          <w:rtl/>
        </w:rPr>
        <w:t xml:space="preserve">ומאשר פתח אהל מועד </w:t>
      </w:r>
      <w:ins w:id="97107" w:author="מנוע מכני" w:date="2026-10-11T12:04:39Z">
        <w:r>
          <w:rPr>
            <w:rFonts w:hint="cs"/>
            <w:rtl/>
          </w:rPr>
          <w:t xml:space="preserve">צריך</w:t>
        </w:r>
      </w:ins>
      <w:del w:id="97108" w:author="מנוע מכני" w:date="2026-10-11T12:04:39Z">
        <w:r>
          <w:rPr>
            <w:rFonts w:hint="cs"/>
            <w:rtl/>
          </w:rPr>
          <w:delText xml:space="preserve">מיבעי</w:delText>
        </w:r>
      </w:del>
      <w:r>
        <w:rPr>
          <w:rFonts w:hint="cs"/>
          <w:rtl/>
        </w:rPr>
        <w:t xml:space="preserve"> </w:t>
      </w:r>
      <w:ins w:id="96197" w:author="מנוע מכני" w:date="2026-10-11T12:04:39Z">
        <w:r>
          <w:rPr>
            <w:rFonts w:hint="cs"/>
            <w:rtl/>
          </w:rPr>
          <w:t xml:space="preserve">לגופו</w:t>
        </w:r>
      </w:ins>
      <w:del w:id="96198" w:author="מנוע מכני" w:date="2026-10-11T12:04:39Z">
        <w:r>
          <w:rPr>
            <w:rFonts w:hint="cs"/>
            <w:rtl/>
          </w:rPr>
          <w:delText xml:space="preserve">לגופיה</w:delText>
        </w:r>
      </w:del>
      <w:r>
        <w:rPr>
          <w:rFonts w:hint="cs"/>
          <w:rtl/>
        </w:rPr>
        <w:t xml:space="preserve"> </w:t>
      </w:r>
    </w:p>
    <w:p w:rsidR="00DA63EC" w:rsidRDefault="00DA63EC" w:rsidP="00DA63EC">
      <w:pPr>
        <w:pStyle w:val="afff3"/>
        <w:framePr w:wrap="around"/>
        <w:rPr>
          <w:rtl/>
        </w:rPr>
      </w:pPr>
      <w:r>
        <w:rPr>
          <w:rFonts w:hint="cs"/>
          <w:rtl/>
        </w:rPr>
        <w:t>נא:</w:t>
      </w:r>
    </w:p>
    <w:p w:rsidR="00DA63EC" w:rsidRDefault="00DA63EC" w:rsidP="00DA63EC">
      <w:pPr>
        <w:tabs>
          <w:tab w:val="left" w:pos="0"/>
          <w:tab w:val="center" w:pos="2835"/>
        </w:tabs>
        <w:rPr>
          <w:rtl/>
        </w:rPr>
      </w:pPr>
      <w:r>
        <w:rPr>
          <w:rFonts w:hint="cs"/>
          <w:rtl/>
        </w:rPr>
        <w:t>'</w:t>
      </w:r>
      <w:ins w:id="90765" w:author="Claude - סמנטי" w:date="2026-10-11T12:26:16Z">
        <w:r>
          <w:rPr>
            <w:rStyle w:val="afffff0"/>
            <w:rtl/>
          </w:rPr>
          <w:t xml:space="preserve">אֶל יְסוֹד מִזְבַּח הָעוֹלָה</w:t>
        </w:r>
      </w:ins>
      <w:del w:id="90766" w:author="Claude - סמנטי" w:date="2026-10-11T12:26:16Z">
        <w:r>
          <w:rPr>
            <w:rtl/>
          </w:rPr>
          <w:delText xml:space="preserve">אל יסוד מזבח העולה</w:delText>
        </w:r>
      </w:del>
      <w:r>
        <w:rPr>
          <w:rFonts w:hint="cs"/>
          <w:rtl/>
        </w:rPr>
        <w:t>'</w:t>
      </w:r>
      <w:r>
        <w:rPr>
          <w:rtl/>
        </w:rPr>
        <w:t xml:space="preserve"> -</w:t>
      </w:r>
      <w:ins w:id="94625" w:author="מנוע מכני" w:date="2026-10-11T12:04:39Z">
        <w:r>
          <w:rPr>
            <w:rtl/>
          </w:rPr>
          <w:t xml:space="preserve"> </w:t>
        </w:r>
      </w:ins>
      <w:del w:id="94626" w:author="מנוע מכני" w:date="2026-10-11T12:04:39Z">
        <w:r>
          <w:rPr>
            <w:rtl/>
          </w:rPr>
          <w:delText xml:space="preserve">  </w:delText>
        </w:r>
      </w:del>
      <w:r>
        <w:rPr>
          <w:rtl/>
        </w:rPr>
        <w:t xml:space="preserve">תן יסוד למזבח של עולה, </w:t>
      </w:r>
      <w:ins w:id="95939" w:author="מנוע מכני" w:date="2026-10-11T12:04:39Z">
        <w:r>
          <w:rPr>
            <w:rtl/>
          </w:rPr>
          <w:t xml:space="preserve">דאם </w:t>
        </w:r>
      </w:ins>
      <w:del w:id="95940" w:author="מנוע מכני" w:date="2026-10-11T12:04:39Z">
        <w:r>
          <w:rPr>
            <w:rtl/>
          </w:rPr>
          <w:delText xml:space="preserve">דאי </w:delText>
        </w:r>
      </w:del>
      <w:r>
        <w:rPr>
          <w:rtl/>
        </w:rPr>
        <w:t xml:space="preserve">ס"</w:t>
      </w:r>
      <w:r>
        <w:rPr>
          <w:rFonts w:hint="cs"/>
          <w:rtl/>
        </w:rPr>
        <w:t>ד</w:t>
      </w:r>
      <w:r>
        <w:rPr>
          <w:rtl/>
        </w:rPr>
        <w:t xml:space="preserve"> כדכתיב, </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Fonts w:hint="cs"/>
          <w:rtl/>
        </w:rPr>
        <w:t xml:space="preserve">קראי לשיריים</w:t>
      </w:r>
      <w:ins w:id="95719" w:author="מנוע מכני" w:date="2026-10-11T12:04:39Z">
        <w:r>
          <w:rPr>
            <w:rFonts w:hint="cs"/>
            <w:rtl/>
          </w:rPr>
          <w:t xml:space="preserve">?</w:t>
        </w:r>
      </w:ins>
      <w:del w:id="95720" w:author="מנוע מכני" w:date="2026-10-11T12:04:39Z">
        <w:r>
          <w:rPr>
            <w:rFonts w:hint="cs"/>
            <w:rtl/>
          </w:rPr>
          <w:delText xml:space="preserve"> ?</w:delText>
        </w:r>
      </w:del>
      <w:r>
        <w:rPr>
          <w:rtl/>
        </w:rPr>
        <w:t xml:space="preserve"> הא בראי </w:t>
      </w:r>
      <w:ins w:id="96465" w:author="מנוע מכני" w:date="2026-10-11T12:04:39Z">
        <w:r>
          <w:rPr>
            <w:rtl/>
          </w:rPr>
          <w:t xml:space="preserve">עשה</w:t>
        </w:r>
      </w:ins>
      <w:del w:id="96466" w:author="מנוע מכני" w:date="2026-10-11T12:04:39Z">
        <w:r>
          <w:rPr>
            <w:rtl/>
          </w:rPr>
          <w:delText xml:space="preserve">עביד</w:delText>
        </w:r>
      </w:del>
      <w:r>
        <w:rPr>
          <w:rtl/>
        </w:rPr>
        <w:t xml:space="preserve"> </w:t>
      </w:r>
      <w:ins w:id="95453" w:author="מנוע מכני" w:date="2026-10-11T12:04:39Z">
        <w:r>
          <w:rPr>
            <w:rtl/>
          </w:rPr>
          <w:t xml:space="preserve">להם</w:t>
        </w:r>
      </w:ins>
      <w:del w:id="95454" w:author="מנוע מכני" w:date="2026-10-11T12:04:39Z">
        <w:r>
          <w:rPr>
            <w:rtl/>
          </w:rPr>
          <w:delText xml:space="preserve">להו</w:delText>
        </w:r>
      </w:del>
      <w:r>
        <w:rPr>
          <w:rtl/>
        </w:rPr>
        <w:t xml:space="preserve">! וכי </w:t>
      </w:r>
      <w:ins w:id="96663" w:author="מנוע מכני" w:date="2026-10-11T12:04:39Z">
        <w:r>
          <w:rPr>
            <w:rtl/>
          </w:rPr>
          <w:t xml:space="preserve">תאמר</w:t>
        </w:r>
      </w:ins>
      <w:del w:id="96664" w:author="מנוע מכני" w:date="2026-10-11T12:04:39Z">
        <w:r>
          <w:rPr>
            <w:rtl/>
          </w:rPr>
          <w:delText xml:space="preserve">תימא</w:delText>
        </w:r>
      </w:del>
      <w:r>
        <w:rPr>
          <w:rtl/>
        </w:rPr>
        <w:t xml:space="preserve">, דאפיך מיפך</w:t>
      </w:r>
      <w:ins w:id="94627" w:author="מנוע מכני" w:date="2026-10-11T12:04:39Z">
        <w:r>
          <w:rPr>
            <w:rtl/>
          </w:rPr>
          <w:t xml:space="preserve"> </w:t>
        </w:r>
      </w:ins>
      <w:del w:id="94628" w:author="מנוע מכני" w:date="2026-10-11T12:04:39Z">
        <w:r>
          <w:rPr>
            <w:rtl/>
          </w:rPr>
          <w:delText xml:space="preserve">  </w:delText>
        </w:r>
      </w:del>
      <w:r>
        <w:rPr>
          <w:rtl/>
        </w:rPr>
        <w:t xml:space="preserve">דבראי לגואי ודגואי לבראי, הא אין לו יסוד לפנימי עצמו.</w:t>
      </w:r>
    </w:p>
    <w:p w:rsidR="00DA63EC" w:rsidRDefault="00DA63EC" w:rsidP="00DA63EC">
      <w:pPr>
        <w:pStyle w:val="afff3"/>
        <w:framePr w:wrap="around"/>
        <w:rPr>
          <w:rtl/>
        </w:rPr>
      </w:pPr>
      <w:r>
        <w:rPr>
          <w:rFonts w:hint="cs"/>
          <w:rtl/>
        </w:rPr>
        <w:t>נב.</w:t>
      </w:r>
    </w:p>
    <w:p>
      <w:pPr>
        <w:pStyle w:val="afffff8"/>
        <w:rPr>
          <w:ins w:id="90415" w:author="קלוד" w:date="2026-10-11T12:29:36Z"/>
        </w:rPr>
      </w:pPr>
      <w:ins w:id="90416" w:author="קלוד" w:date="2026-10-11T12:29:36Z">
        <w:r>
          <w:rPr>
            <w:color w:val="7B3F00"/>
          </w:rPr>
          <w:t xml:space="preserve">גג היסוד - ק"ו משירי חטאת ו'אל יסוד מזבח העולה'</w:t>
        </w:r>
      </w:ins>
    </w:p>
    <w:p w:rsidR="00DA63EC" w:rsidRDefault="00DA63EC" w:rsidP="00DA63EC">
      <w:pPr>
        <w:tabs>
          <w:tab w:val="left" w:pos="0"/>
          <w:tab w:val="center" w:pos="2835"/>
        </w:tabs>
        <w:rPr>
          <w:rtl/>
        </w:rPr>
      </w:pPr>
      <w:r>
        <w:rPr>
          <w:rFonts w:hint="cs"/>
          <w:rtl/>
        </w:rPr>
        <w:t xml:space="preserve">ואל יסוד </w:t>
      </w:r>
      <w:r w:rsidRPr="007F67E4">
        <w:rPr>
          <w:rFonts w:hint="cs"/>
          <w:b/>
          <w:bCs/>
          <w:rtl/>
        </w:rPr>
        <w:t>מזבח</w:t>
      </w:r>
      <w:r>
        <w:rPr>
          <w:rFonts w:hint="cs"/>
          <w:rtl/>
        </w:rPr>
        <w:t xml:space="preserve"> העולה -</w:t>
      </w:r>
      <w:r>
        <w:rPr>
          <w:rtl/>
        </w:rPr>
        <w:t xml:space="preserve"> אגגו דיסוד.</w:t>
      </w:r>
    </w:p>
    <w:p>
      <w:pPr>
        <w:pStyle w:val="38"/>
        <w:rPr>
          <w:ins w:id="99139" w:author="מנוע מכני" w:date="2026-10-11T12:04:39Z"/>
        </w:rPr>
      </w:pPr>
      <w:del w:id="99138" w:author="מנוע מכני" w:date="2026-10-11T12:04:39Z">
        <w:r>
          <w:delText xml:space="preserve">•</w:delText>
        </w:r>
      </w:del>
      <w:r>
        <w:t xml:space="preserve"> </w:t>
      </w:r>
      <w:r>
        <w:t xml:space="preserve">א"ר ישמעאל:</w:t>
      </w:r>
    </w:p>
    <w:p w:rsidR="00DA63EC" w:rsidRDefault="00DA63EC" w:rsidP="00DA63EC">
      <w:pPr>
        <w:tabs>
          <w:tab w:val="left" w:pos="0"/>
          <w:tab w:val="center" w:pos="2835"/>
        </w:tabs>
        <w:rPr>
          <w:rtl/>
        </w:rPr>
      </w:pPr>
      <w:del w:id="99140" w:author="מנוע מכני" w:date="2026-10-11T12:04:39Z">
        <w:r>
          <w:rPr>
            <w:rtl/>
          </w:rPr>
          <w:delText xml:space="preserve"> </w:delText>
        </w:r>
      </w:del>
      <w:r>
        <w:rPr>
          <w:rtl/>
        </w:rPr>
        <w:t xml:space="preserve">גג יסוד למה לי קרא? </w:t>
      </w:r>
      <w:r>
        <w:rPr>
          <w:rtl/>
        </w:rPr>
        <w:t xml:space="preserve">ק"ו</w:t>
      </w:r>
      <w:r>
        <w:rPr>
          <w:rtl/>
        </w:rPr>
        <w:t xml:space="preserve"> הוא: ומה שירי חטאת שאינה מכפרת - טעונה גג יסוד, תחלת עולה שמכפרת - אינו דין שטעונה גג יסוד! </w:t>
      </w:r>
    </w:p>
    <w:p>
      <w:pPr>
        <w:pStyle w:val="38"/>
        <w:rPr>
          <w:ins w:id="99141" w:author="מנוע מכני" w:date="2026-10-11T12:04:39Z"/>
        </w:rPr>
      </w:pPr>
      <w:r>
        <w:t>אר</w:t>
      </w:r>
      <w:r>
        <w:t>"</w:t>
      </w:r>
      <w:r>
        <w:t>ע</w:t>
      </w:r>
      <w:r>
        <w:t xml:space="preserve">:</w:t>
      </w:r>
    </w:p>
    <w:p w:rsidR="00DA63EC" w:rsidRDefault="00DA63EC" w:rsidP="00DA63EC">
      <w:pPr>
        <w:tabs>
          <w:tab w:val="left" w:pos="0"/>
          <w:tab w:val="center" w:pos="2835"/>
        </w:tabs>
        <w:rPr>
          <w:rtl/>
        </w:rPr>
      </w:pPr>
      <w:del w:id="99142" w:author="מנוע מכני" w:date="2026-10-11T12:04:39Z">
        <w:r>
          <w:rPr>
            <w:rtl/>
          </w:rPr>
          <w:delText xml:space="preserve"> </w:delText>
        </w:r>
      </w:del>
      <w:r>
        <w:rPr>
          <w:rtl/>
        </w:rPr>
        <w:t xml:space="preserve">ומה שירי חטאת שאין מכפרין ואין באין לכפר - טעונה גג יסוד, תחלת עולה שמכפרת ובאה לכפר - אינו דין שטעונה גג יסוד! </w:t>
      </w:r>
      <w:r>
        <w:rPr>
          <w:rFonts w:hint="cs"/>
          <w:rtl/>
        </w:rPr>
        <w:t>א</w:t>
      </w:r>
      <w:r>
        <w:rPr>
          <w:rtl/>
        </w:rPr>
        <w:t>"</w:t>
      </w:r>
      <w:r>
        <w:rPr>
          <w:rFonts w:hint="cs"/>
          <w:rtl/>
        </w:rPr>
        <w:t>כ</w:t>
      </w:r>
      <w:r>
        <w:rPr>
          <w:rtl/>
        </w:rPr>
        <w:t xml:space="preserve"> מה </w:t>
      </w:r>
      <w:r>
        <w:rPr>
          <w:rtl/>
        </w:rPr>
        <w:t xml:space="preserve">ת"ל</w:t>
      </w:r>
      <w:r>
        <w:rPr>
          <w:rtl/>
        </w:rPr>
        <w:t xml:space="preserve"> </w:t>
      </w:r>
      <w:r>
        <w:rPr>
          <w:rFonts w:hint="cs"/>
          <w:rtl/>
        </w:rPr>
        <w:t>'</w:t>
      </w:r>
      <w:ins w:id="90767" w:author="Claude - סמנטי" w:date="2026-10-11T12:26:16Z">
        <w:r>
          <w:rPr>
            <w:rStyle w:val="afffff0"/>
            <w:rtl/>
          </w:rPr>
          <w:t xml:space="preserve">אֶל יְסוֹד מִזְבַּח הָעוֹלָה</w:t>
        </w:r>
      </w:ins>
      <w:del w:id="90768" w:author="Claude - סמנטי" w:date="2026-10-11T12:26:16Z">
        <w:r>
          <w:rPr>
            <w:rtl/>
          </w:rPr>
          <w:delText xml:space="preserve">אל יסוד מזבח העולה</w:delText>
        </w:r>
      </w:del>
      <w:r>
        <w:rPr>
          <w:rFonts w:hint="cs"/>
          <w:rtl/>
        </w:rPr>
        <w:t>'</w:t>
      </w:r>
      <w:r>
        <w:rPr>
          <w:rtl/>
        </w:rPr>
        <w:t>? תן יסוד למזבח של עולה.</w:t>
      </w:r>
    </w:p>
    <w:p>
      <w:pPr>
        <w:pStyle w:val="afffff8"/>
        <w:rPr>
          <w:ins w:id="90413" w:author="קלוד" w:date="2026-10-11T12:29:36Z"/>
        </w:rPr>
      </w:pPr>
      <w:ins w:id="90414" w:author="קלוד" w:date="2026-10-11T12:29:36Z">
        <w:r>
          <w:rPr>
            <w:color w:val="7B3F00"/>
          </w:rPr>
          <w:t xml:space="preserve">שירי הדם - האם מעכבים</w:t>
        </w:r>
      </w:ins>
    </w:p>
    <w:p>
      <w:pPr>
        <w:pStyle w:val="38"/>
        <w:rPr>
          <w:ins w:id="99143" w:author="מנוע מכני" w:date="2026-10-11T12:04:39Z"/>
        </w:rPr>
      </w:pPr>
      <w:r>
        <w:t>ראב</w:t>
      </w:r>
      <w:r>
        <w:t>"</w:t>
      </w:r>
      <w:r>
        <w:t>א</w:t>
      </w:r>
      <w:r>
        <w:t xml:space="preserve">:</w:t>
      </w:r>
    </w:p>
    <w:p w:rsidR="00DA63EC" w:rsidRDefault="00DA63EC" w:rsidP="00DA63EC">
      <w:pPr>
        <w:tabs>
          <w:tab w:val="left" w:pos="0"/>
          <w:tab w:val="center" w:pos="2835"/>
        </w:tabs>
        <w:rPr>
          <w:rtl/>
        </w:rPr>
      </w:pPr>
      <w:del w:id="99144" w:author="מנוע מכני" w:date="2026-10-11T12:04:39Z">
        <w:r>
          <w:rPr>
            <w:rtl/>
          </w:rPr>
          <w:delText xml:space="preserve"> </w:delText>
        </w:r>
      </w:del>
      <w:r>
        <w:rPr>
          <w:rtl/>
        </w:rPr>
        <w:t xml:space="preserve">שירים מעכבים </w:t>
      </w:r>
      <w:ins w:id="91265" w:author="מנוע מכני" w:date="2026-10-11T12:04:39Z">
        <w:r>
          <w:rPr>
            <w:b/>
            <w:bCs/>
            <w:rtl/>
          </w:rPr>
          <w:t xml:space="preserve">יש</w:t>
        </w:r>
      </w:ins>
      <w:del w:id="91266" w:author="מנוע מכני" w:date="2026-10-11T12:04:39Z">
        <w:r w:rsidRPr="000B2438">
          <w:rPr>
            <w:b/>
            <w:bCs/>
            <w:rtl/>
          </w:rPr>
          <w:delText xml:space="preserve">איכא</w:delText>
        </w:r>
      </w:del>
      <w:r w:rsidRPr="000B2438">
        <w:rPr>
          <w:b/>
          <w:bCs/>
          <w:rtl/>
        </w:rPr>
        <w:t xml:space="preserve"> </w:t>
      </w:r>
      <w:ins w:id="90165" w:author="Claude - סמנטי" w:date="2026-10-11T12:26:16Z">
        <w:r>
          <w:rPr>
            <w:b/>
            <w:bCs/>
            <w:rtl/>
          </w:rPr>
          <w:t xml:space="preserve">ביניהם</w:t>
        </w:r>
      </w:ins>
      <w:del w:id="90166" w:author="Claude - סמנטי" w:date="2026-10-11T12:26:16Z">
        <w:r w:rsidRPr="000B2438">
          <w:rPr>
            <w:b/>
            <w:bCs/>
            <w:rtl/>
          </w:rPr>
          <w:delText xml:space="preserve">בינייהו</w:delText>
        </w:r>
      </w:del>
      <w:r>
        <w:rPr>
          <w:rtl/>
        </w:rPr>
        <w:t xml:space="preserve">, </w:t>
      </w:r>
      <w:ins w:id="94011" w:author="מנוע מכני" w:date="2026-10-11T12:04:39Z">
        <w:r>
          <w:rPr>
            <w:rtl/>
          </w:rPr>
          <w:t xml:space="preserve">מ"ד</w:t>
        </w:r>
      </w:ins>
      <w:del w:id="94012" w:author="מנוע מכני" w:date="2026-10-11T12:04:39Z">
        <w:r>
          <w:rPr>
            <w:rtl/>
          </w:rPr>
          <w:delText xml:space="preserve">מר סבר</w:delText>
        </w:r>
      </w:del>
      <w:r>
        <w:rPr>
          <w:rtl/>
        </w:rPr>
        <w:t xml:space="preserve">: מעכבי, ומר סבר: </w:t>
      </w:r>
      <w:r>
        <w:rPr>
          <w:rtl/>
        </w:rPr>
        <w:t xml:space="preserve">לא</w:t>
      </w:r>
      <w:r>
        <w:rPr>
          <w:rtl/>
        </w:rPr>
        <w:t xml:space="preserve"> מעכבי.</w:t>
      </w:r>
    </w:p>
    <w:p w:rsidR="00DA63EC" w:rsidRDefault="00DA63EC" w:rsidP="00DA63EC">
      <w:pPr>
        <w:tabs>
          <w:tab w:val="left" w:pos="0"/>
          <w:tab w:val="center" w:pos="2835"/>
        </w:tabs>
        <w:rPr>
          <w:rtl/>
        </w:rPr>
      </w:pPr>
    </w:p>
    <w:p>
      <w:pPr>
        <w:pStyle w:val="38"/>
        <w:rPr>
          <w:ins w:id="99146" w:author="מנוע מכני" w:date="2026-10-11T12:04:39Z"/>
        </w:rPr>
      </w:pPr>
      <w:del w:id="99145" w:author="מנוע מכני" w:date="2026-10-11T12:04:39Z">
        <w:r w:rsidRPr="00FE1B89">
          <w:delText xml:space="preserve">•</w:delText>
        </w:r>
      </w:del>
      <w:r w:rsidRPr="00FE1B89">
        <w:t xml:space="preserve"> ר</w:t>
      </w:r>
      <w:r w:rsidRPr="00FE1B89">
        <w:t>"</w:t>
      </w:r>
      <w:r w:rsidRPr="00FE1B89">
        <w:t>פ</w:t>
      </w:r>
      <w:r w:rsidRPr="00FE1B89">
        <w:t xml:space="preserve">:</w:t>
      </w:r>
    </w:p>
    <w:p w:rsidR="00DA63EC" w:rsidRPr="00FE1B89" w:rsidRDefault="00DA63EC" w:rsidP="00DA63EC">
      <w:pPr>
        <w:tabs>
          <w:tab w:val="left" w:pos="0"/>
          <w:tab w:val="center" w:pos="2835"/>
        </w:tabs>
        <w:rPr>
          <w:spacing w:val="-2"/>
          <w:rtl/>
        </w:rPr>
      </w:pPr>
      <w:del w:id="99147" w:author="מנוע מכני" w:date="2026-10-11T12:04:39Z">
        <w:r w:rsidRPr="00FE1B89">
          <w:rPr>
            <w:spacing w:val="-2"/>
            <w:rtl/>
          </w:rPr>
          <w:delText xml:space="preserve"> </w:delText>
        </w:r>
      </w:del>
      <w:r w:rsidRPr="00FE1B89">
        <w:rPr>
          <w:rFonts w:hint="cs"/>
          <w:b/>
          <w:bCs/>
          <w:spacing w:val="-2"/>
          <w:rtl/>
        </w:rPr>
        <w:t>לכו</w:t>
      </w:r>
      <w:r w:rsidRPr="00FE1B89">
        <w:rPr>
          <w:b/>
          <w:bCs/>
          <w:spacing w:val="-2"/>
          <w:rtl/>
        </w:rPr>
        <w:t>"</w:t>
      </w:r>
      <w:r w:rsidRPr="00FE1B89">
        <w:rPr>
          <w:rFonts w:hint="cs"/>
          <w:b/>
          <w:bCs/>
          <w:spacing w:val="-2"/>
          <w:rtl/>
        </w:rPr>
        <w:t xml:space="preserve">ע</w:t>
      </w:r>
      <w:r w:rsidRPr="00FE1B89">
        <w:rPr>
          <w:rFonts w:hint="cs"/>
          <w:b/>
          <w:bCs/>
          <w:spacing w:val="-2"/>
          <w:rtl/>
        </w:rPr>
        <w:t xml:space="preserve"> </w:t>
      </w:r>
      <w:r w:rsidRPr="00FE1B89">
        <w:rPr>
          <w:spacing w:val="-2"/>
          <w:rtl/>
        </w:rPr>
        <w:t xml:space="preserve">שירים אין מעכבים, </w:t>
      </w:r>
      <w:ins w:id="91269" w:author="מנוע מכני" w:date="2026-10-11T12:04:39Z">
        <w:r>
          <w:rPr>
            <w:b/>
            <w:bCs/>
            <w:spacing w:val="-2"/>
            <w:rtl/>
          </w:rPr>
          <w:t xml:space="preserve">וכאן</w:t>
        </w:r>
      </w:ins>
      <w:del w:id="91270" w:author="מנוע מכני" w:date="2026-10-11T12:04:39Z">
        <w:r w:rsidRPr="00FE1B89">
          <w:rPr>
            <w:b/>
            <w:bCs/>
            <w:spacing w:val="-2"/>
            <w:rtl/>
          </w:rPr>
          <w:delText xml:space="preserve">והכא</w:delText>
        </w:r>
      </w:del>
      <w:r w:rsidRPr="00FE1B89">
        <w:rPr>
          <w:b/>
          <w:bCs/>
          <w:spacing w:val="-2"/>
          <w:rtl/>
        </w:rPr>
        <w:t xml:space="preserve"> </w:t>
      </w:r>
      <w:ins w:id="91267" w:author="מנוע מכני" w:date="2026-10-11T12:04:39Z">
        <w:r>
          <w:rPr>
            <w:rFonts w:hint="cs"/>
            <w:b/>
            <w:bCs/>
            <w:spacing w:val="-2"/>
            <w:rtl/>
          </w:rPr>
          <w:t xml:space="preserve">חלקו</w:t>
        </w:r>
      </w:ins>
      <w:del w:id="91268" w:author="מנוע מכני" w:date="2026-10-11T12:04:39Z">
        <w:r w:rsidRPr="00FE1B89">
          <w:rPr>
            <w:rFonts w:hint="cs"/>
            <w:b/>
            <w:bCs/>
            <w:spacing w:val="-2"/>
            <w:rtl/>
          </w:rPr>
          <w:delText xml:space="preserve">פליגי</w:delText>
        </w:r>
      </w:del>
      <w:r w:rsidRPr="00FE1B89">
        <w:rPr>
          <w:rFonts w:hint="cs"/>
          <w:b/>
          <w:bCs/>
          <w:spacing w:val="-2"/>
          <w:rtl/>
        </w:rPr>
        <w:t xml:space="preserve"> </w:t>
      </w:r>
      <w:r w:rsidRPr="00FE1B89">
        <w:rPr>
          <w:spacing w:val="-2"/>
          <w:rtl/>
        </w:rPr>
        <w:t xml:space="preserve">במיצוי חטאת העוף מעכב </w:t>
      </w:r>
      <w:ins w:id="95941" w:author="מנוע מכני" w:date="2026-10-11T12:04:39Z">
        <w:r>
          <w:rPr>
            <w:rFonts w:hint="cs"/>
            <w:spacing w:val="-2"/>
            <w:rtl/>
          </w:rPr>
          <w:t xml:space="preserve">אם </w:t>
        </w:r>
      </w:ins>
      <w:del w:id="95942" w:author="מנוע מכני" w:date="2026-10-11T12:04:39Z">
        <w:r w:rsidRPr="00FE1B89">
          <w:rPr>
            <w:rFonts w:hint="cs"/>
            <w:spacing w:val="-2"/>
            <w:rtl/>
          </w:rPr>
          <w:delText xml:space="preserve">אי </w:delText>
        </w:r>
      </w:del>
      <w:r w:rsidRPr="00FE1B89">
        <w:rPr>
          <w:rFonts w:hint="cs"/>
          <w:spacing w:val="-2"/>
          <w:rtl/>
        </w:rPr>
        <w:t xml:space="preserve">מעכב או</w:t>
      </w:r>
      <w:r w:rsidRPr="00FE1B89">
        <w:rPr>
          <w:spacing w:val="-2"/>
          <w:rtl/>
        </w:rPr>
        <w:t xml:space="preserve"> </w:t>
      </w:r>
      <w:r w:rsidRPr="00FE1B89">
        <w:rPr>
          <w:spacing w:val="-2"/>
          <w:rtl/>
        </w:rPr>
        <w:t xml:space="preserve">לא</w:t>
      </w:r>
      <w:r w:rsidRPr="00FE1B89">
        <w:rPr>
          <w:spacing w:val="-2"/>
          <w:rtl/>
        </w:rPr>
        <w:t xml:space="preserve"> מעכב.</w:t>
      </w:r>
    </w:p>
    <w:p>
      <w:pPr>
        <w:pStyle w:val="38"/>
        <w:rPr>
          <w:ins w:id="99149" w:author="מנוע מכני" w:date="2026-10-11T12:04:39Z"/>
        </w:rPr>
      </w:pPr>
      <w:del w:id="99148" w:author="מנוע מכני" w:date="2026-10-11T12:04:39Z">
        <w:r>
          <w:delText xml:space="preserve">•</w:delText>
        </w:r>
      </w:del>
      <w:r>
        <w:t xml:space="preserve"> ת</w:t>
      </w:r>
      <w:r>
        <w:t>"</w:t>
      </w:r>
      <w:r>
        <w:t>כ דר</w:t>
      </w:r>
      <w:r>
        <w:t>"</w:t>
      </w:r>
      <w:r>
        <w:t>פ</w:t>
      </w:r>
      <w:r>
        <w:t xml:space="preserve">:</w:t>
      </w:r>
    </w:p>
    <w:p w:rsidR="00DA63EC" w:rsidRDefault="00DA63EC" w:rsidP="00DA63EC">
      <w:pPr>
        <w:tabs>
          <w:tab w:val="left" w:pos="0"/>
          <w:tab w:val="center" w:pos="2835"/>
        </w:tabs>
        <w:rPr>
          <w:rtl/>
        </w:rPr>
      </w:pPr>
      <w:del w:id="99150" w:author="מנוע מכני" w:date="2026-10-11T12:04:39Z">
        <w:r>
          <w:rPr>
            <w:rtl/>
          </w:rPr>
          <w:delText xml:space="preserve"> </w:delText>
        </w:r>
      </w:del>
      <w:r>
        <w:rPr>
          <w:rFonts w:hint="cs"/>
          <w:rtl/>
        </w:rPr>
        <w:t>'</w:t>
      </w:r>
      <w:r>
        <w:rPr>
          <w:rtl/>
        </w:rPr>
        <w:t>ואת כל דם</w:t>
      </w:r>
      <w:r w:rsidRPr="00464129">
        <w:rPr>
          <w:rStyle w:val="afffff0"/>
          <w:rtl/>
        </w:rPr>
        <w:t xml:space="preserve"> </w:t>
      </w:r>
      <w:r w:rsidRPr="00464129">
        <w:rPr>
          <w:rStyle w:val="afffff0"/>
          <w:rFonts w:hint="cs"/>
          <w:rtl/>
        </w:rPr>
        <w:t>'</w:t>
      </w:r>
      <w:r w:rsidRPr="00464129">
        <w:rPr>
          <w:rStyle w:val="afffff0"/>
          <w:rtl/>
        </w:rPr>
        <w:t>הפר</w:t>
      </w:r>
      <w:r w:rsidRPr="00464129">
        <w:rPr>
          <w:rStyle w:val="afffff0"/>
          <w:rFonts w:hint="cs"/>
          <w:rtl/>
        </w:rPr>
        <w:t>'</w:t>
      </w:r>
      <w:r w:rsidRPr="00464129">
        <w:rPr>
          <w:rStyle w:val="afffff0"/>
          <w:rtl/>
        </w:rPr>
        <w:t xml:space="preserve"> </w:t>
      </w:r>
      <w:r>
        <w:rPr>
          <w:rtl/>
        </w:rPr>
        <w:t>ישפך</w:t>
      </w:r>
      <w:r>
        <w:rPr>
          <w:rFonts w:hint="cs"/>
          <w:rtl/>
        </w:rPr>
        <w:t>'</w:t>
      </w:r>
      <w:r>
        <w:rPr>
          <w:rtl/>
        </w:rPr>
        <w:t xml:space="preserve"> </w:t>
      </w:r>
      <w:r>
        <w:rPr>
          <w:rFonts w:hint="cs"/>
          <w:rtl/>
        </w:rPr>
        <w:t xml:space="preserve">- </w:t>
      </w:r>
      <w:r>
        <w:rPr>
          <w:rtl/>
        </w:rPr>
        <w:t xml:space="preserve">לימד על פר יום הכיפורים שטעון מתן דמים ליסוד, דברי </w:t>
      </w:r>
      <w:r>
        <w:rPr>
          <w:rStyle w:val="2fb"/>
          <w:rtl/>
        </w:rPr>
        <w:t xml:space="preserve">רבי</w:t>
      </w:r>
      <w:ins w:id="94629" w:author="מנוע מכני" w:date="2026-10-11T12:04:39Z">
        <w:r>
          <w:rPr>
            <w:rtl/>
          </w:rPr>
          <w:t xml:space="preserve">,</w:t>
        </w:r>
      </w:ins>
      <w:del w:id="94630" w:author="מנוע מכני" w:date="2026-10-11T12:04:39Z">
        <w:r>
          <w:rPr>
            <w:rtl/>
          </w:rPr>
          <w:delText xml:space="preserve">;</w:delText>
        </w:r>
      </w:del>
    </w:p>
    <w:p w:rsidR="00DA63EC" w:rsidRDefault="00DA63EC" w:rsidP="00DA63EC">
      <w:pPr>
        <w:tabs>
          <w:tab w:val="left" w:pos="0"/>
          <w:tab w:val="center" w:pos="2835"/>
        </w:tabs>
        <w:rPr>
          <w:rtl/>
        </w:rPr>
      </w:pPr>
      <w:r>
        <w:rPr>
          <w:rStyle w:val="2fb"/>
          <w:rtl/>
        </w:rPr>
        <w:t>א</w:t>
      </w:r>
      <w:r>
        <w:rPr>
          <w:rStyle w:val="2fb"/>
          <w:rFonts w:hint="cs"/>
          <w:rtl/>
        </w:rPr>
        <w:t>רי</w:t>
      </w:r>
      <w:r>
        <w:rPr>
          <w:rStyle w:val="2fb"/>
          <w:rtl/>
        </w:rPr>
        <w:t>"</w:t>
      </w:r>
      <w:r>
        <w:rPr>
          <w:rStyle w:val="2fb"/>
          <w:rFonts w:hint="cs"/>
          <w:rtl/>
        </w:rPr>
        <w:t>ש</w:t>
      </w:r>
      <w:r>
        <w:rPr>
          <w:rtl/>
        </w:rPr>
        <w:t xml:space="preserve">: </w:t>
      </w:r>
      <w:r>
        <w:rPr>
          <w:rtl/>
        </w:rPr>
        <w:t xml:space="preserve">ק"ו</w:t>
      </w:r>
      <w:r>
        <w:rPr>
          <w:rtl/>
        </w:rPr>
        <w:t xml:space="preserve">, ומה אם מי שאין נכנס דמו לפנים חובה - טעון יסוד, מי שנכנס דמו לפנים חובה - אינו דין שטעון יסוד! </w:t>
      </w:r>
    </w:p>
    <w:p>
      <w:pPr>
        <w:pStyle w:val="38"/>
        <w:rPr>
          <w:ins w:id="99151" w:author="מנוע מכני" w:date="2026-10-11T12:04:39Z"/>
        </w:rPr>
      </w:pPr>
      <w:r>
        <w:t>אר</w:t>
      </w:r>
      <w:r>
        <w:t>"</w:t>
      </w:r>
      <w:r>
        <w:t>ע</w:t>
      </w:r>
      <w:r>
        <w:t xml:space="preserve">:</w:t>
      </w:r>
    </w:p>
    <w:p w:rsidR="00DA63EC" w:rsidRDefault="00DA63EC" w:rsidP="00DA63EC">
      <w:pPr>
        <w:tabs>
          <w:tab w:val="left" w:pos="0"/>
          <w:tab w:val="center" w:pos="2835"/>
        </w:tabs>
        <w:rPr>
          <w:rtl/>
        </w:rPr>
      </w:pPr>
      <w:del w:id="99152" w:author="מנוע מכני" w:date="2026-10-11T12:04:39Z">
        <w:r>
          <w:rPr>
            <w:rtl/>
          </w:rPr>
          <w:delText xml:space="preserve"> </w:delText>
        </w:r>
      </w:del>
      <w:r>
        <w:rPr>
          <w:rtl/>
        </w:rPr>
        <w:t xml:space="preserve">ומה מי שאין דמו נכנס לפני ולפנים בין לחובה בין למצוה - טעון יסוד, מי שנכנס דמו חובה לפני ולפנים - אינו דין שטעון יסוד! יכול יעכבנו? </w:t>
      </w:r>
      <w:r>
        <w:rPr>
          <w:rtl/>
        </w:rPr>
        <w:t xml:space="preserve">ת"ל</w:t>
      </w:r>
      <w:r>
        <w:rPr>
          <w:rtl/>
        </w:rPr>
        <w:t xml:space="preserve">: </w:t>
      </w:r>
      <w:r>
        <w:rPr>
          <w:rStyle w:val="afffff0"/>
          <w:rtl/>
          <w:rPrChange w:id="9021" w:author="מנוע פסוקים" w:date="2026-10-11T09:29:40Z">
            <w:rPr>
              <w:rtl/>
            </w:rPr>
          </w:rPrChange>
        </w:rPr>
        <w:t xml:space="preserve">וכלה מכפר את הקדש</w:t>
      </w:r>
      <w:r>
        <w:rPr>
          <w:rtl/>
        </w:rPr>
        <w:t xml:space="preserve">, שלמו כל הכפרות כולן, דברי </w:t>
      </w:r>
      <w:r>
        <w:rPr>
          <w:rStyle w:val="2fb"/>
          <w:rtl/>
        </w:rPr>
        <w:t xml:space="preserve">רבי ישמעאל</w:t>
      </w:r>
      <w:ins w:id="94631" w:author="מנוע מכני" w:date="2026-10-11T12:04:39Z">
        <w:r>
          <w:rPr>
            <w:rtl/>
          </w:rPr>
          <w:t xml:space="preserve">,</w:t>
        </w:r>
      </w:ins>
      <w:del w:id="94632"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ק"ו</w:t>
      </w:r>
      <w:r>
        <w:rPr>
          <w:rtl/>
        </w:rPr>
        <w:t xml:space="preserve"> לפר כהן משיח מעתה ומה מי שאין נכנס דמו לפנים </w:t>
      </w:r>
      <w:r>
        <w:rPr>
          <w:rtl/>
        </w:rPr>
        <w:t xml:space="preserve">לא</w:t>
      </w:r>
      <w:r>
        <w:rPr>
          <w:rtl/>
        </w:rPr>
        <w:t xml:space="preserve"> חובה ולא מצוה - טעון יסוד, מי שנכנס דמו לפנים בין לחובה בין למצוה - אינו דין שטעון יסוד! יכול יעכבנו? </w:t>
      </w:r>
    </w:p>
    <w:p>
      <w:pPr>
        <w:pStyle w:val="38"/>
        <w:rPr>
          <w:ins w:id="99153" w:author="מנוע מכני" w:date="2026-10-11T12:04:39Z"/>
        </w:rPr>
      </w:pPr>
      <w:r w:rsidRPr="00FE1B89">
        <w:t>ת</w:t>
      </w:r>
      <w:r w:rsidRPr="00FE1B89">
        <w:t>"</w:t>
      </w:r>
      <w:r w:rsidRPr="00FE1B89">
        <w:t>ל</w:t>
      </w:r>
      <w:r w:rsidRPr="00FE1B89">
        <w:t>:</w:t>
      </w:r>
    </w:p>
    <w:p w:rsidR="00DA63EC" w:rsidRPr="00FE1B89" w:rsidRDefault="00DA63EC" w:rsidP="00DA63EC">
      <w:pPr>
        <w:tabs>
          <w:tab w:val="left" w:pos="0"/>
          <w:tab w:val="center" w:pos="2835"/>
        </w:tabs>
        <w:rPr>
          <w:spacing w:val="-2"/>
          <w:rtl/>
        </w:rPr>
      </w:pPr>
      <w:del w:id="99154" w:author="מנוע מכני" w:date="2026-10-11T12:04:39Z">
        <w:r w:rsidRPr="00FE1B89">
          <w:rPr>
            <w:rStyle w:val="afffff0"/>
            <w:spacing w:val="-2"/>
            <w:rtl/>
          </w:rPr>
          <w:delText xml:space="preserve"> </w:delText>
        </w:r>
      </w:del>
      <w:r w:rsidRPr="00FE1B89">
        <w:rPr>
          <w:rStyle w:val="afffff0"/>
          <w:rFonts w:hint="cs"/>
          <w:spacing w:val="-2"/>
          <w:rtl/>
        </w:rPr>
        <w:t>'</w:t>
      </w:r>
      <w:ins w:id="90769" w:author="Claude - סמנטי" w:date="2026-10-11T12:26:16Z">
        <w:r>
          <w:rPr>
            <w:rStyle w:val="afffff0"/>
            <w:spacing w:val="-2"/>
            <w:rtl/>
          </w:rPr>
          <w:t xml:space="preserve">וְאֵת כָּל דַּם הַפָּר יִשְׁפֹּךְ</w:t>
        </w:r>
      </w:ins>
      <w:del w:id="90770" w:author="Claude - סמנטי" w:date="2026-10-11T12:26:16Z">
        <w:r w:rsidRPr="00FE1B89">
          <w:rPr>
            <w:rStyle w:val="afffff0"/>
            <w:spacing w:val="-2"/>
            <w:rtl/>
          </w:rPr>
          <w:delText xml:space="preserve">ואת כל דם</w:delText>
        </w:r>
        <w:r w:rsidRPr="00FE1B89">
          <w:rPr>
            <w:rStyle w:val="afffff0"/>
            <w:rFonts w:hint="cs"/>
            <w:spacing w:val="-2"/>
            <w:rtl/>
          </w:rPr>
          <w:delText xml:space="preserve"> הפר</w:delText>
        </w:r>
        <w:r w:rsidRPr="00FE1B89">
          <w:rPr>
            <w:rStyle w:val="afffff0"/>
            <w:spacing w:val="-2"/>
            <w:rtl/>
          </w:rPr>
          <w:delText xml:space="preserve"> ישפך</w:delText>
        </w:r>
      </w:del>
      <w:r w:rsidRPr="00FE1B89">
        <w:rPr>
          <w:rStyle w:val="afffff0"/>
          <w:rFonts w:hint="cs"/>
          <w:spacing w:val="-2"/>
          <w:rtl/>
        </w:rPr>
        <w:t>'</w:t>
      </w:r>
      <w:r w:rsidRPr="00FE1B89">
        <w:rPr>
          <w:rStyle w:val="afffff0"/>
          <w:spacing w:val="-2"/>
          <w:rtl/>
        </w:rPr>
        <w:t>,</w:t>
      </w:r>
      <w:r w:rsidRPr="00FE1B89">
        <w:rPr>
          <w:spacing w:val="-2"/>
          <w:rtl/>
        </w:rPr>
        <w:t xml:space="preserve"> נתקו הכתוב לעשה ועשאו שירי מצוה, לומר לך: שירים אין מעכבין.</w:t>
      </w:r>
    </w:p>
    <w:p w:rsidR="00DA63EC" w:rsidRDefault="00DA63EC" w:rsidP="00DA63EC">
      <w:pPr>
        <w:tabs>
          <w:tab w:val="left" w:pos="0"/>
          <w:tab w:val="center" w:pos="2835"/>
        </w:tabs>
        <w:rPr>
          <w:rtl/>
        </w:rPr>
      </w:pPr>
      <w:r>
        <w:rPr>
          <w:rtl/>
        </w:rPr>
        <w:t xml:space="preserve">וסבר </w:t>
      </w:r>
      <w:r>
        <w:rPr>
          <w:rStyle w:val="2fb"/>
          <w:rtl/>
        </w:rPr>
        <w:t xml:space="preserve">רבי ישמעאל</w:t>
      </w:r>
      <w:r>
        <w:rPr>
          <w:rtl/>
        </w:rPr>
        <w:t xml:space="preserve"> מיצוי חטאת העוף מעכב? והתנא דבי </w:t>
      </w:r>
      <w:r>
        <w:rPr>
          <w:rStyle w:val="2fb"/>
          <w:rtl/>
        </w:rPr>
        <w:t xml:space="preserve">רבי ישמעאל</w:t>
      </w:r>
      <w:r>
        <w:rPr>
          <w:rtl/>
        </w:rPr>
        <w:t xml:space="preserve">: והנשאר בדם ימצה.</w:t>
      </w:r>
    </w:p>
    <w:p w:rsidR="00DA63EC" w:rsidRDefault="00DA63EC" w:rsidP="00DA63EC">
      <w:pPr>
        <w:pStyle w:val="afff3"/>
        <w:framePr w:wrap="around"/>
        <w:rPr>
          <w:rtl/>
        </w:rPr>
      </w:pPr>
      <w:r>
        <w:rPr>
          <w:rFonts w:hint="cs"/>
          <w:rtl/>
        </w:rPr>
        <w:lastRenderedPageBreak/>
        <w:t>נב:</w:t>
      </w:r>
    </w:p>
    <w:p w:rsidR="00DA63EC" w:rsidRDefault="00DA63EC" w:rsidP="00DA63EC">
      <w:pPr>
        <w:tabs>
          <w:tab w:val="left" w:pos="0"/>
          <w:tab w:val="center" w:pos="2835"/>
        </w:tabs>
        <w:rPr>
          <w:rtl/>
        </w:rPr>
      </w:pPr>
      <w:r>
        <w:rPr>
          <w:rtl/>
        </w:rPr>
        <w:t xml:space="preserve">והנשאר ימצה, ושאינו נשאר </w:t>
      </w:r>
      <w:r>
        <w:rPr>
          <w:rtl/>
        </w:rPr>
        <w:t xml:space="preserve">לא</w:t>
      </w:r>
      <w:r>
        <w:rPr>
          <w:rtl/>
        </w:rPr>
        <w:t xml:space="preserve"> ימצה! </w:t>
      </w:r>
      <w:ins w:id="93071" w:author="מנוע מכני" w:date="2026-10-11T12:04:39Z">
        <w:r>
          <w:rPr>
            <w:rtl/>
          </w:rPr>
          <w:t xml:space="preserve">שני</w:t>
        </w:r>
      </w:ins>
      <w:del w:id="93072" w:author="מנוע מכני" w:date="2026-10-11T12:04:39Z">
        <w:r>
          <w:rPr>
            <w:rtl/>
          </w:rPr>
          <w:delText xml:space="preserve">תרי</w:delText>
        </w:r>
      </w:del>
      <w:r>
        <w:rPr>
          <w:rtl/>
        </w:rPr>
        <w:t xml:space="preserve"> תנאי ואליבא </w:t>
      </w:r>
      <w:r>
        <w:rPr>
          <w:rStyle w:val="2fb"/>
          <w:rtl/>
        </w:rPr>
        <w:t xml:space="preserve">דר' ישמעאל</w:t>
      </w:r>
      <w:r>
        <w:rPr>
          <w:rtl/>
        </w:rPr>
        <w:t xml:space="preserve">.</w:t>
      </w:r>
    </w:p>
    <w:p w:rsidR="00DA63EC" w:rsidRDefault="00DA63EC" w:rsidP="00DA63EC">
      <w:pPr>
        <w:tabs>
          <w:tab w:val="left" w:pos="0"/>
          <w:tab w:val="center" w:pos="2835"/>
        </w:tabs>
        <w:rPr>
          <w:rtl/>
        </w:rPr>
      </w:pPr>
    </w:p>
    <w:p>
      <w:pPr>
        <w:pStyle w:val="afffff8"/>
        <w:rPr>
          <w:ins w:id="90411" w:author="קלוד" w:date="2026-10-11T12:29:36Z"/>
        </w:rPr>
      </w:pPr>
      <w:ins w:id="90412" w:author="קלוד" w:date="2026-10-11T12:29:36Z">
        <w:r>
          <w:rPr>
            <w:color w:val="7B3F00"/>
          </w:rPr>
          <w:t xml:space="preserve">דמים העליונים שנתנן למטה - לא כיפר, מ'אותה'</w:t>
        </w:r>
      </w:ins>
    </w:p>
    <w:p w:rsidR="00DA63EC" w:rsidRDefault="00DA63EC" w:rsidP="00DA63EC">
      <w:pPr>
        <w:tabs>
          <w:tab w:val="left" w:pos="0"/>
          <w:tab w:val="center" w:pos="2835"/>
        </w:tabs>
        <w:rPr>
          <w:rtl/>
        </w:rPr>
      </w:pPr>
      <w:r>
        <w:rPr>
          <w:rStyle w:val="2fb"/>
          <w:rFonts w:hint="cs"/>
          <w:rtl/>
        </w:rPr>
        <w:t>ארחב</w:t>
      </w:r>
      <w:r>
        <w:rPr>
          <w:rStyle w:val="2fb"/>
          <w:rtl/>
        </w:rPr>
        <w:t>"</w:t>
      </w:r>
      <w:r>
        <w:rPr>
          <w:rStyle w:val="2fb"/>
          <w:rFonts w:hint="cs"/>
          <w:rtl/>
        </w:rPr>
        <w:t>ח</w:t>
      </w:r>
      <w:r>
        <w:rPr>
          <w:rtl/>
        </w:rPr>
        <w:t xml:space="preserve"> </w:t>
      </w:r>
      <w:ins w:id="93073" w:author="מנוע מכני" w:date="2026-10-11T12:04:39Z">
        <w:r>
          <w:rPr>
            <w:rtl/>
          </w:rPr>
          <w:t xml:space="preserve">זה</w:t>
        </w:r>
      </w:ins>
      <w:del w:id="93074" w:author="מנוע מכני" w:date="2026-10-11T12:04:39Z">
        <w:r>
          <w:rPr>
            <w:rtl/>
          </w:rPr>
          <w:delText xml:space="preserve">האי</w:delText>
        </w:r>
      </w:del>
      <w:r>
        <w:rPr>
          <w:rtl/>
        </w:rPr>
        <w:t xml:space="preserve"> תנא סבר: שירים מעכבי, </w:t>
      </w:r>
      <w:r>
        <w:rPr>
          <w:rtl/>
        </w:rPr>
        <w:t xml:space="preserve">דתניא</w:t>
      </w:r>
      <w:r>
        <w:rPr>
          <w:rtl/>
        </w:rPr>
        <w:t xml:space="preserve">: הכהן המחטא אותה אותה שניתן דמה למעלה ולא אותה שניתן דמה למטה, אמרת? וכי מאין באתה? מכלל </w:t>
      </w:r>
      <w:ins w:id="96507" w:author="מנוע מכני" w:date="2026-10-11T12:04:39Z">
        <w:r>
          <w:rPr>
            <w:rtl/>
          </w:rPr>
          <w:t xml:space="preserve">ד'</w:t>
        </w:r>
      </w:ins>
      <w:del w:id="96508"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ins w:id="90771" w:author="Claude - סמנטי" w:date="2026-10-11T12:26:16Z">
        <w:r>
          <w:rPr>
            <w:rStyle w:val="afffff0"/>
            <w:rtl/>
          </w:rPr>
          <w:t xml:space="preserve">וְדַם זְבָחֶיךָ יִשָּׁפֵךְ עַל מִזְבַּח וְגוֹ</w:t>
        </w:r>
      </w:ins>
      <w:del w:id="90772" w:author="Claude - סמנטי" w:date="2026-10-11T12:26:16Z">
        <w:r w:rsidRPr="00464129">
          <w:rPr>
            <w:rStyle w:val="afffff0"/>
            <w:rtl/>
          </w:rPr>
          <w:delText xml:space="preserve">ודם זבחיך ישפך על מזבח וגו</w:delText>
        </w:r>
      </w:del>
      <w:r w:rsidRPr="00464129">
        <w:rPr>
          <w:rStyle w:val="afffff0"/>
          <w:rtl/>
        </w:rPr>
        <w:t xml:space="preserve">',</w:t>
      </w:r>
      <w:r>
        <w:rPr>
          <w:rtl/>
        </w:rPr>
        <w:t xml:space="preserve"> למדנו לניתנין במתן ארבע שאם נתנן במתנה אחת כיפר</w:t>
      </w:r>
      <w:ins w:id="94633" w:author="מנוע מכני" w:date="2026-10-11T12:04:39Z">
        <w:r>
          <w:rPr>
            <w:rtl/>
          </w:rPr>
          <w:t xml:space="preserve">,</w:t>
        </w:r>
      </w:ins>
      <w:del w:id="94634"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יכול אף הניתנין למעלה שנתנן למטה כיפר? </w:t>
      </w:r>
    </w:p>
    <w:p w:rsidR="00DA63EC" w:rsidRDefault="00DA63EC" w:rsidP="00DA63EC">
      <w:pPr>
        <w:tabs>
          <w:tab w:val="left" w:pos="0"/>
          <w:tab w:val="center" w:pos="2835"/>
        </w:tabs>
        <w:rPr>
          <w:rtl/>
        </w:rPr>
      </w:pPr>
      <w:r>
        <w:rPr>
          <w:rtl/>
        </w:rPr>
        <w:t xml:space="preserve">ודין הוא: נאמרו דמים למעלה </w:t>
      </w:r>
      <w:r>
        <w:rPr>
          <w:rFonts w:hint="cs"/>
          <w:rtl/>
        </w:rPr>
        <w:t>ו</w:t>
      </w:r>
      <w:r>
        <w:rPr>
          <w:rtl/>
        </w:rPr>
        <w:t xml:space="preserve">למטן, מה דמים האמורים למטן שנתנן למעלן </w:t>
      </w:r>
      <w:r>
        <w:rPr>
          <w:rtl/>
        </w:rPr>
        <w:t xml:space="preserve">לא</w:t>
      </w:r>
      <w:r>
        <w:rPr>
          <w:rtl/>
        </w:rPr>
        <w:t xml:space="preserve"> כיפר, אף דמים האמורים למעלן אם נתן למטה </w:t>
      </w:r>
      <w:r>
        <w:rPr>
          <w:rtl/>
        </w:rPr>
        <w:t xml:space="preserve">לא</w:t>
      </w:r>
      <w:r>
        <w:rPr>
          <w:rtl/>
        </w:rPr>
        <w:t xml:space="preserve"> כיפר! </w:t>
      </w:r>
    </w:p>
    <w:p>
      <w:pPr>
        <w:pStyle w:val="38"/>
        <w:rPr>
          <w:ins w:id="101571" w:author="מנוע מכני" w:date="2026-10-11T12:04:39Z"/>
        </w:rPr>
      </w:pPr>
      <w:r>
        <w:t xml:space="preserve">לא</w:t>
      </w:r>
      <w:r>
        <w:t xml:space="preserve">,</w:t>
      </w:r>
    </w:p>
    <w:p w:rsidR="00DA63EC" w:rsidRDefault="00DA63EC" w:rsidP="00DA63EC">
      <w:pPr>
        <w:tabs>
          <w:tab w:val="left" w:pos="0"/>
          <w:tab w:val="center" w:pos="2835"/>
        </w:tabs>
        <w:rPr>
          <w:rtl/>
        </w:rPr>
      </w:pPr>
      <w:del w:id="101572" w:author="מנוע מכני" w:date="2026-10-11T12:04:39Z">
        <w:r>
          <w:rPr>
            <w:rtl/>
          </w:rPr>
          <w:delText xml:space="preserve"> </w:delText>
        </w:r>
      </w:del>
      <w:r>
        <w:rPr>
          <w:rtl/>
        </w:rPr>
        <w:t xml:space="preserve">אם אמרת בתחתונים שניתנין בנתינה למעלה שאין סופן למעלן </w:t>
      </w:r>
      <w:r>
        <w:rPr>
          <w:rtl/>
        </w:rPr>
        <w:t xml:space="preserve">לא</w:t>
      </w:r>
      <w:r>
        <w:rPr>
          <w:rtl/>
        </w:rPr>
        <w:t xml:space="preserve"> כיפר, תאמר בעליונים שנתנן למטה שיש מהן קרב למטה? דמים הפנימיים יוכיחו, שיש מהן קרב בחוץ ואם נתנן בתחלה בחוץ </w:t>
      </w:r>
      <w:r>
        <w:rPr>
          <w:rtl/>
        </w:rPr>
        <w:t xml:space="preserve">לא</w:t>
      </w:r>
      <w:r>
        <w:rPr>
          <w:rtl/>
        </w:rPr>
        <w:t xml:space="preserve"> כיפר! </w:t>
      </w:r>
    </w:p>
    <w:p>
      <w:pPr>
        <w:pStyle w:val="38"/>
        <w:rPr>
          <w:ins w:id="101573" w:author="מנוע מכני" w:date="2026-10-11T12:04:39Z"/>
        </w:rPr>
      </w:pPr>
      <w:r>
        <w:t xml:space="preserve">לא</w:t>
      </w:r>
      <w:r>
        <w:t xml:space="preserve">,</w:t>
      </w:r>
    </w:p>
    <w:p w:rsidR="00DA63EC" w:rsidRDefault="00DA63EC" w:rsidP="00DA63EC">
      <w:pPr>
        <w:tabs>
          <w:tab w:val="left" w:pos="0"/>
          <w:tab w:val="center" w:pos="2835"/>
        </w:tabs>
        <w:rPr>
          <w:rtl/>
        </w:rPr>
      </w:pPr>
      <w:del w:id="101574" w:author="מנוע מכני" w:date="2026-10-11T12:04:39Z">
        <w:r>
          <w:rPr>
            <w:rtl/>
          </w:rPr>
          <w:delText xml:space="preserve"> </w:delText>
        </w:r>
      </w:del>
      <w:r>
        <w:rPr>
          <w:rtl/>
        </w:rPr>
        <w:t xml:space="preserve">אם אמרת בדמים הפנימיים - שאין מזבח הפנימי ממרקן, תאמר בעליונים - שהרי קרנות ממרקות אותן! אם נתנן למטה כשרים? </w:t>
      </w:r>
    </w:p>
    <w:p>
      <w:pPr>
        <w:pStyle w:val="38"/>
        <w:rPr>
          <w:ins w:id="99155" w:author="מנוע מכני" w:date="2026-10-11T12:04:39Z"/>
        </w:rPr>
      </w:pPr>
      <w:r>
        <w:t xml:space="preserve">- </w:t>
      </w:r>
      <w:r>
        <w:t xml:space="preserve">ת"ל</w:t>
      </w:r>
      <w:r>
        <w:t xml:space="preserve">:</w:t>
      </w:r>
    </w:p>
    <w:p w:rsidR="00DA63EC" w:rsidRDefault="00DA63EC" w:rsidP="00DA63EC">
      <w:pPr>
        <w:pStyle w:val="affffb"/>
        <w:rPr>
          <w:rtl/>
        </w:rPr>
      </w:pPr>
      <w:del w:id="99156" w:author="מנוע מכני" w:date="2026-10-11T12:04:39Z">
        <w:r>
          <w:rPr>
            <w:rtl/>
          </w:rPr>
          <w:delText xml:space="preserve"> </w:delText>
        </w:r>
      </w:del>
      <w:r>
        <w:rPr>
          <w:rtl/>
        </w:rPr>
        <w:t xml:space="preserve">אותה, אותה שניתן דמים למעלה ולא שניתן דמה למטה</w:t>
      </w:r>
      <w:ins w:id="94635" w:author="מנוע מכני" w:date="2026-10-11T12:04:39Z">
        <w:r>
          <w:rPr>
            <w:rtl/>
          </w:rPr>
          <w:t xml:space="preserve">,</w:t>
        </w:r>
      </w:ins>
      <w:del w:id="94636" w:author="מנוע מכני" w:date="2026-10-11T12:04:39Z">
        <w:r>
          <w:rPr>
            <w:rtl/>
          </w:rPr>
          <w:delText xml:space="preserve">;</w:delText>
        </w:r>
      </w:del>
    </w:p>
    <w:p>
      <w:pPr>
        <w:pStyle w:val="38"/>
        <w:rPr>
          <w:ins w:id="99157" w:author="מנוע מכני" w:date="2026-10-11T12:04:39Z"/>
        </w:rPr>
      </w:pPr>
      <w:r>
        <w:t xml:space="preserve">והך</w:t>
      </w:r>
    </w:p>
    <w:p w:rsidR="00DA63EC" w:rsidRDefault="00DA63EC" w:rsidP="00DA63EC">
      <w:pPr>
        <w:tabs>
          <w:tab w:val="left" w:pos="0"/>
          <w:tab w:val="center" w:pos="2835"/>
        </w:tabs>
        <w:rPr>
          <w:rtl/>
        </w:rPr>
      </w:pPr>
      <w:del w:id="99158" w:author="מנוע מכני" w:date="2026-10-11T12:04:39Z">
        <w:r>
          <w:rPr>
            <w:rFonts w:hint="cs"/>
            <w:rtl/>
          </w:rPr>
          <w:delText xml:space="preserve"> </w:delText>
        </w:r>
      </w:del>
      <w:r>
        <w:rPr>
          <w:rFonts w:hint="cs"/>
          <w:rtl/>
        </w:rPr>
        <w:t xml:space="preserve">ד</w:t>
      </w:r>
      <w:r>
        <w:rPr>
          <w:rtl/>
        </w:rPr>
        <w:t xml:space="preserve">מזבח הפנימי ממרקן? </w:t>
      </w:r>
      <w:ins w:id="91271" w:author="מנוע מכני" w:date="2026-10-11T12:04:39Z">
        <w:r>
          <w:rPr>
            <w:rtl/>
          </w:rPr>
          <w:t xml:space="preserve">לא</w:t>
        </w:r>
      </w:ins>
      <w:del w:id="91272" w:author="מנוע מכני" w:date="2026-10-11T12:04:39Z">
        <w:r>
          <w:rPr>
            <w:rtl/>
          </w:rPr>
          <w:delText xml:space="preserve">לאו</w:delText>
        </w:r>
      </w:del>
      <w:r>
        <w:rPr>
          <w:rtl/>
        </w:rPr>
        <w:t xml:space="preserve"> אלו שיריים.</w:t>
      </w:r>
    </w:p>
    <w:p>
      <w:pPr>
        <w:pStyle w:val="38"/>
        <w:rPr>
          <w:ins w:id="99159" w:author="מנוע מכני" w:date="2026-10-11T12:04:39Z"/>
        </w:rPr>
      </w:pPr>
      <w:r>
        <w:t xml:space="preserve">א"ל</w:t>
      </w:r>
      <w:r>
        <w:t xml:space="preserve"> רבא:</w:t>
      </w:r>
    </w:p>
    <w:p w:rsidR="00DA63EC" w:rsidRDefault="00DA63EC" w:rsidP="00DA63EC">
      <w:pPr>
        <w:tabs>
          <w:tab w:val="left" w:pos="0"/>
          <w:tab w:val="center" w:pos="2835"/>
        </w:tabs>
        <w:rPr>
          <w:rtl/>
        </w:rPr>
      </w:pPr>
      <w:del w:id="99160" w:author="מנוע מכני" w:date="2026-10-11T12:04:39Z">
        <w:r>
          <w:rPr>
            <w:rtl/>
          </w:rPr>
          <w:delText xml:space="preserve"> </w:delText>
        </w:r>
      </w:del>
      <w:ins w:id="91273" w:author="מנוע מכני" w:date="2026-10-11T12:04:39Z">
        <w:r>
          <w:rPr>
            <w:rtl/>
          </w:rPr>
          <w:t xml:space="preserve">א"כ</w:t>
        </w:r>
      </w:ins>
      <w:del w:id="91274" w:author="מנוע מכני" w:date="2026-10-11T12:04:39Z">
        <w:r>
          <w:rPr>
            <w:rtl/>
          </w:rPr>
          <w:delText xml:space="preserve">אי הכי</w:delText>
        </w:r>
      </w:del>
      <w:r>
        <w:rPr>
          <w:rtl/>
        </w:rPr>
        <w:t xml:space="preserve">, תיתי בק"ו: מה שיריים הפנימיים שסופן חובה בחוץ - עשאן בתחלה בחוץ </w:t>
      </w:r>
      <w:r>
        <w:rPr>
          <w:rtl/>
        </w:rPr>
        <w:t xml:space="preserve">לא</w:t>
      </w:r>
      <w:r>
        <w:rPr>
          <w:rtl/>
        </w:rPr>
        <w:t xml:space="preserve"> כיפר, הניתנין למעלה שאין סופן חובה למטה ועשאן בתחלה למטה - אינו דין שלא כיפר! </w:t>
      </w:r>
    </w:p>
    <w:p>
      <w:pPr>
        <w:pStyle w:val="38"/>
        <w:rPr>
          <w:ins w:id="101575" w:author="מנוע מכני" w:date="2026-10-11T12:04:39Z"/>
        </w:rPr>
      </w:pPr>
      <w:r>
        <w:t xml:space="preserve">- אלא,</w:t>
      </w:r>
    </w:p>
    <w:p w:rsidR="00DA63EC" w:rsidRDefault="00DA63EC" w:rsidP="00DA63EC">
      <w:pPr>
        <w:pStyle w:val="affffb"/>
        <w:rPr>
          <w:rtl/>
        </w:rPr>
      </w:pPr>
      <w:del w:id="101576" w:author="מנוע מכני" w:date="2026-10-11T12:04:39Z">
        <w:r>
          <w:rPr>
            <w:rtl/>
          </w:rPr>
          <w:delText xml:space="preserve"> </w:delText>
        </w:r>
      </w:del>
      <w:r>
        <w:rPr>
          <w:rtl/>
        </w:rPr>
        <w:t xml:space="preserve">אין מזבח הפנימי ממרקן בלבד אלא פרוכת.</w:t>
      </w:r>
    </w:p>
    <w:p w:rsidR="00DA63EC" w:rsidRDefault="00DA63EC" w:rsidP="00DA63EC">
      <w:pPr>
        <w:tabs>
          <w:tab w:val="left" w:pos="0"/>
          <w:tab w:val="center" w:pos="2835"/>
        </w:tabs>
        <w:rPr>
          <w:rtl/>
        </w:rPr>
      </w:pPr>
    </w:p>
    <w:p>
      <w:pPr>
        <w:pStyle w:val="afffff8"/>
        <w:rPr>
          <w:ins w:id="90409" w:author="קלוד" w:date="2026-10-11T12:29:36Z"/>
        </w:rPr>
      </w:pPr>
      <w:ins w:id="90410" w:author="קלוד" w:date="2026-10-11T12:29:36Z">
        <w:r>
          <w:rPr>
            <w:color w:val="7B3F00"/>
          </w:rPr>
          <w:t xml:space="preserve">'וכלה מכפר' - אם כיפר כלה או אם כלה כיפר</w:t>
        </w:r>
      </w:ins>
    </w:p>
    <w:p>
      <w:pPr>
        <w:pStyle w:val="38"/>
        <w:rPr>
          <w:ins w:id="99162" w:author="מנוע מכני" w:date="2026-10-11T12:04:39Z"/>
        </w:rPr>
      </w:pPr>
      <w:del w:id="99161" w:author="מנוע מכני" w:date="2026-10-11T12:04:39Z">
        <w:r>
          <w:delText xml:space="preserve">•</w:delText>
        </w:r>
      </w:del>
      <w:r>
        <w:t xml:space="preserve"> </w:t>
      </w:r>
      <w:r w:rsidRPr="00891B40">
        <w:t>ת</w:t>
      </w:r>
      <w:r w:rsidRPr="00891B40">
        <w:t>"</w:t>
      </w:r>
      <w:r w:rsidRPr="00891B40">
        <w:t>ר</w:t>
      </w:r>
      <w:r>
        <w:t>:</w:t>
      </w:r>
    </w:p>
    <w:p w:rsidR="00DA63EC" w:rsidRDefault="00DA63EC" w:rsidP="00DA63EC">
      <w:pPr>
        <w:tabs>
          <w:tab w:val="left" w:pos="0"/>
          <w:tab w:val="center" w:pos="2835"/>
        </w:tabs>
        <w:rPr>
          <w:rtl/>
        </w:rPr>
      </w:pPr>
      <w:del w:id="99163" w:author="מנוע מכני" w:date="2026-10-11T12:04:39Z">
        <w:r w:rsidRPr="00464129">
          <w:rPr>
            <w:rStyle w:val="afffff0"/>
            <w:rtl/>
          </w:rPr>
          <w:delText xml:space="preserve"> </w:delText>
        </w:r>
      </w:del>
      <w:r w:rsidRPr="00464129">
        <w:rPr>
          <w:rStyle w:val="afffff0"/>
          <w:rFonts w:hint="cs"/>
          <w:rtl/>
        </w:rPr>
        <w:t>'</w:t>
      </w:r>
      <w:ins w:id="90773" w:author="Claude - סמנטי" w:date="2026-10-11T12:26:16Z">
        <w:r>
          <w:rPr>
            <w:rStyle w:val="afffff0"/>
            <w:rtl/>
          </w:rPr>
          <w:t xml:space="preserve">וְכִלָּה מִכַּפֵּר</w:t>
        </w:r>
      </w:ins>
      <w:del w:id="90774" w:author="Claude - סמנטי" w:date="2026-10-11T12:26:16Z">
        <w:r w:rsidRPr="00464129">
          <w:rPr>
            <w:rStyle w:val="afffff0"/>
            <w:rtl/>
          </w:rPr>
          <w:delText xml:space="preserve">וכלה מכפר</w:delText>
        </w:r>
      </w:del>
      <w:r w:rsidRPr="00464129">
        <w:rPr>
          <w:rStyle w:val="afffff0"/>
          <w:rFonts w:hint="cs"/>
          <w:rtl/>
        </w:rPr>
        <w:t>'</w:t>
      </w:r>
      <w:r w:rsidRPr="00464129">
        <w:rPr>
          <w:rStyle w:val="afffff0"/>
          <w:rtl/>
        </w:rPr>
        <w:t xml:space="preserve"> </w:t>
      </w:r>
      <w:r>
        <w:rPr>
          <w:rFonts w:cs="BA Franknatan Regular"/>
          <w:rtl/>
        </w:rPr>
        <w:t>–</w:t>
      </w:r>
      <w:r>
        <w:rPr>
          <w:rtl/>
        </w:rPr>
        <w:t xml:space="preserve"> </w:t>
      </w:r>
      <w:r>
        <w:rPr>
          <w:rStyle w:val="2fb"/>
          <w:rFonts w:hint="cs"/>
          <w:rtl/>
        </w:rPr>
        <w:t>לר</w:t>
      </w:r>
      <w:r>
        <w:rPr>
          <w:rStyle w:val="2fb"/>
          <w:rtl/>
        </w:rPr>
        <w:t>"</w:t>
      </w:r>
      <w:r>
        <w:rPr>
          <w:rStyle w:val="2fb"/>
          <w:rFonts w:hint="cs"/>
          <w:rtl/>
        </w:rPr>
        <w:t xml:space="preserve">ע</w:t>
      </w:r>
      <w:r>
        <w:rPr>
          <w:rFonts w:hint="cs"/>
          <w:rtl/>
        </w:rPr>
        <w:t xml:space="preserve">: </w:t>
      </w:r>
      <w:r>
        <w:rPr>
          <w:rtl/>
        </w:rPr>
        <w:t xml:space="preserve">אם כיפר כלה, ואם </w:t>
      </w:r>
      <w:r>
        <w:rPr>
          <w:rtl/>
        </w:rPr>
        <w:t xml:space="preserve">לא</w:t>
      </w:r>
      <w:r>
        <w:rPr>
          <w:rtl/>
        </w:rPr>
        <w:t xml:space="preserve"> כיפר </w:t>
      </w:r>
      <w:r>
        <w:rPr>
          <w:rtl/>
        </w:rPr>
        <w:t xml:space="preserve">לא</w:t>
      </w:r>
      <w:r>
        <w:rPr>
          <w:rtl/>
        </w:rPr>
        <w:t xml:space="preserve"> כלה, </w:t>
      </w:r>
    </w:p>
    <w:p>
      <w:pPr>
        <w:pStyle w:val="38"/>
        <w:rPr>
          <w:ins w:id="99164" w:author="מנוע מכני" w:date="2026-10-11T12:04:39Z"/>
        </w:rPr>
      </w:pPr>
      <w:r>
        <w:t>א</w:t>
      </w:r>
      <w:r>
        <w:t>"</w:t>
      </w:r>
      <w:r>
        <w:t xml:space="preserve">ל</w:t>
      </w:r>
      <w:r>
        <w:t xml:space="preserve"> ר</w:t>
      </w:r>
      <w:r>
        <w:t>"</w:t>
      </w:r>
      <w:r>
        <w:t xml:space="preserve">י:</w:t>
      </w:r>
    </w:p>
    <w:p w:rsidR="00DA63EC" w:rsidRDefault="00DA63EC" w:rsidP="00DA63EC">
      <w:pPr>
        <w:tabs>
          <w:tab w:val="left" w:pos="0"/>
          <w:tab w:val="center" w:pos="2835"/>
        </w:tabs>
        <w:rPr>
          <w:rtl/>
        </w:rPr>
      </w:pPr>
      <w:del w:id="99165" w:author="מנוע מכני" w:date="2026-10-11T12:04:39Z">
        <w:r>
          <w:rPr>
            <w:rFonts w:hint="cs"/>
            <w:rtl/>
          </w:rPr>
          <w:delText xml:space="preserve"> </w:delText>
        </w:r>
      </w:del>
      <w:r>
        <w:rPr>
          <w:rtl/>
        </w:rPr>
        <w:t xml:space="preserve">מפני מה </w:t>
      </w:r>
      <w:r>
        <w:rPr>
          <w:rtl/>
        </w:rPr>
        <w:t xml:space="preserve">לא</w:t>
      </w:r>
      <w:r>
        <w:rPr>
          <w:rtl/>
        </w:rPr>
        <w:t xml:space="preserve"> נאמר: אם כלה כיפר, אם </w:t>
      </w:r>
      <w:r>
        <w:rPr>
          <w:rtl/>
        </w:rPr>
        <w:t xml:space="preserve">לא</w:t>
      </w:r>
      <w:r>
        <w:rPr>
          <w:rtl/>
        </w:rPr>
        <w:t xml:space="preserve"> כלה </w:t>
      </w:r>
      <w:r>
        <w:rPr>
          <w:rtl/>
        </w:rPr>
        <w:t xml:space="preserve">לא</w:t>
      </w:r>
      <w:r>
        <w:rPr>
          <w:rtl/>
        </w:rPr>
        <w:t xml:space="preserve"> כיפר? שאם חיסר אחת מכל המתנות </w:t>
      </w:r>
      <w:r>
        <w:rPr>
          <w:rtl/>
        </w:rPr>
        <w:t xml:space="preserve">לא</w:t>
      </w:r>
      <w:r>
        <w:rPr>
          <w:rtl/>
        </w:rPr>
        <w:t xml:space="preserve"> עשה ולא כלום.</w:t>
      </w:r>
    </w:p>
    <w:p w:rsidR="00DA63EC" w:rsidRDefault="00DA63EC" w:rsidP="00DA63EC">
      <w:pPr>
        <w:tabs>
          <w:tab w:val="left" w:pos="0"/>
          <w:tab w:val="center" w:pos="2835"/>
        </w:tabs>
        <w:rPr>
          <w:rtl/>
        </w:rPr>
      </w:pPr>
      <w:ins w:id="91275" w:author="מנוע מכני" w:date="2026-10-11T12:04:39Z">
        <w:r>
          <w:rPr>
            <w:rFonts w:hint="cs"/>
            <w:b/>
            <w:bCs/>
            <w:rtl/>
          </w:rPr>
          <w:t xml:space="preserve">יש</w:t>
        </w:r>
      </w:ins>
      <w:del w:id="91276" w:author="מנוע מכני" w:date="2026-10-11T12:04:39Z">
        <w:r w:rsidRPr="000B2438">
          <w:rPr>
            <w:rFonts w:hint="cs"/>
            <w:b/>
            <w:bCs/>
            <w:rtl/>
          </w:rPr>
          <w:delText xml:space="preserve">איכא</w:delText>
        </w:r>
      </w:del>
      <w:r w:rsidRPr="000B2438">
        <w:rPr>
          <w:rFonts w:hint="cs"/>
          <w:b/>
          <w:bCs/>
          <w:rtl/>
        </w:rPr>
        <w:t xml:space="preserve"> </w:t>
      </w:r>
      <w:ins w:id="90167" w:author="Claude - סמנטי" w:date="2026-10-11T12:26:16Z">
        <w:r>
          <w:rPr>
            <w:rFonts w:hint="cs"/>
            <w:b/>
            <w:bCs/>
            <w:rtl/>
          </w:rPr>
          <w:t xml:space="preserve">ביניהם</w:t>
        </w:r>
      </w:ins>
      <w:del w:id="90168" w:author="Claude - סמנטי" w:date="2026-10-11T12:26:16Z">
        <w:r w:rsidRPr="000B2438">
          <w:rPr>
            <w:rFonts w:hint="cs"/>
            <w:b/>
            <w:bCs/>
            <w:rtl/>
          </w:rPr>
          <w:delText xml:space="preserve">בנייהו</w:delText>
        </w:r>
      </w:del>
      <w:r>
        <w:rPr>
          <w:rFonts w:hint="cs"/>
          <w:rtl/>
        </w:rPr>
        <w:t xml:space="preserve">: </w:t>
      </w:r>
      <w:r>
        <w:rPr>
          <w:rStyle w:val="2fb"/>
          <w:rFonts w:hint="cs"/>
          <w:rtl/>
        </w:rPr>
        <w:t xml:space="preserve">רי</w:t>
      </w:r>
      <w:r>
        <w:rPr>
          <w:rStyle w:val="2fb"/>
          <w:rtl/>
        </w:rPr>
        <w:t>"</w:t>
      </w:r>
      <w:r>
        <w:rPr>
          <w:rStyle w:val="2fb"/>
          <w:rFonts w:hint="cs"/>
          <w:rtl/>
        </w:rPr>
        <w:t xml:space="preserve">ו</w:t>
      </w:r>
      <w:r>
        <w:rPr>
          <w:rFonts w:hint="cs"/>
          <w:rtl/>
        </w:rPr>
        <w:t xml:space="preserve"> </w:t>
      </w:r>
      <w:r>
        <w:rPr>
          <w:rStyle w:val="2fb"/>
          <w:rFonts w:hint="cs"/>
          <w:rtl/>
        </w:rPr>
        <w:t xml:space="preserve">וריב</w:t>
      </w:r>
      <w:r>
        <w:rPr>
          <w:rStyle w:val="2fb"/>
          <w:rtl/>
        </w:rPr>
        <w:t>"</w:t>
      </w:r>
      <w:r>
        <w:rPr>
          <w:rStyle w:val="2fb"/>
          <w:rFonts w:hint="cs"/>
          <w:rtl/>
        </w:rPr>
        <w:t xml:space="preserve">ל</w:t>
      </w:r>
      <w:r>
        <w:rPr>
          <w:rFonts w:hint="cs"/>
          <w:rtl/>
        </w:rPr>
        <w:t xml:space="preserve">:</w:t>
      </w:r>
      <w:r>
        <w:rPr>
          <w:rtl/>
        </w:rPr>
        <w:t xml:space="preserve"> </w:t>
      </w:r>
      <w:r>
        <w:rPr>
          <w:rFonts w:hint="cs"/>
          <w:rtl/>
        </w:rPr>
        <w:t xml:space="preserve">משמעות דורשין או </w:t>
      </w:r>
      <w:r>
        <w:rPr>
          <w:rtl/>
        </w:rPr>
        <w:t xml:space="preserve">שיריים מעכבין </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tl/>
        </w:rPr>
        <w:t xml:space="preserve">תסתיים </w:t>
      </w:r>
      <w:r>
        <w:rPr>
          <w:rStyle w:val="2fb"/>
          <w:rtl/>
        </w:rPr>
        <w:t xml:space="preserve">דר</w:t>
      </w:r>
      <w:r>
        <w:rPr>
          <w:rStyle w:val="2fb"/>
          <w:rFonts w:hint="cs"/>
          <w:rtl/>
        </w:rPr>
        <w:t>יב</w:t>
      </w:r>
      <w:r>
        <w:rPr>
          <w:rStyle w:val="2fb"/>
          <w:rtl/>
        </w:rPr>
        <w:t>"</w:t>
      </w:r>
      <w:r>
        <w:rPr>
          <w:rStyle w:val="2fb"/>
          <w:rFonts w:hint="cs"/>
          <w:rtl/>
        </w:rPr>
        <w:t xml:space="preserve">ל</w:t>
      </w:r>
      <w:r>
        <w:rPr>
          <w:rFonts w:hint="cs"/>
          <w:rtl/>
        </w:rPr>
        <w:t xml:space="preserve"> </w:t>
      </w:r>
      <w:r>
        <w:rPr>
          <w:rtl/>
        </w:rPr>
        <w:t xml:space="preserve">דאמר שיריים דמעכבי, </w:t>
      </w:r>
      <w:r>
        <w:rPr>
          <w:rStyle w:val="2fb"/>
          <w:rtl/>
        </w:rPr>
        <w:t xml:space="preserve">דא</w:t>
      </w:r>
      <w:r>
        <w:rPr>
          <w:rStyle w:val="2fb"/>
          <w:rFonts w:hint="cs"/>
          <w:rtl/>
        </w:rPr>
        <w:t>ריב</w:t>
      </w:r>
      <w:r>
        <w:rPr>
          <w:rStyle w:val="2fb"/>
          <w:rtl/>
        </w:rPr>
        <w:t>"</w:t>
      </w:r>
      <w:r>
        <w:rPr>
          <w:rStyle w:val="2fb"/>
          <w:rFonts w:hint="cs"/>
          <w:rtl/>
        </w:rPr>
        <w:t>ל</w:t>
      </w:r>
      <w:r>
        <w:rPr>
          <w:rtl/>
        </w:rPr>
        <w:t>: לדברי האומר שיריים מעכבין, מביא פר אחד ומתחיל בתחלה בפנים.</w:t>
      </w:r>
    </w:p>
    <w:p w:rsidR="00DA63EC" w:rsidRDefault="00DA63EC" w:rsidP="00DA63EC">
      <w:pPr>
        <w:tabs>
          <w:tab w:val="left" w:pos="0"/>
          <w:tab w:val="center" w:pos="2835"/>
        </w:tabs>
        <w:rPr>
          <w:rtl/>
        </w:rPr>
      </w:pPr>
      <w:r>
        <w:rPr>
          <w:rtl/>
        </w:rPr>
        <w:t xml:space="preserve">אטו </w:t>
      </w:r>
      <w:r>
        <w:rPr>
          <w:rStyle w:val="2fb"/>
          <w:rtl/>
        </w:rPr>
        <w:t xml:space="preserve">ר</w:t>
      </w:r>
      <w:r>
        <w:rPr>
          <w:rStyle w:val="2fb"/>
          <w:rFonts w:hint="cs"/>
          <w:rtl/>
        </w:rPr>
        <w:t>י</w:t>
      </w:r>
      <w:r>
        <w:rPr>
          <w:rStyle w:val="2fb"/>
          <w:rtl/>
        </w:rPr>
        <w:t>"</w:t>
      </w:r>
      <w:r>
        <w:rPr>
          <w:rStyle w:val="2fb"/>
          <w:rFonts w:hint="cs"/>
          <w:rtl/>
        </w:rPr>
        <w:t xml:space="preserve">ו</w:t>
      </w:r>
      <w:r>
        <w:rPr>
          <w:rFonts w:hint="cs"/>
          <w:rtl/>
        </w:rPr>
        <w:t xml:space="preserve"> </w:t>
      </w:r>
      <w:ins w:id="93077" w:author="מנוע מכני" w:date="2026-10-11T12:04:39Z">
        <w:r>
          <w:rPr>
            <w:rtl/>
          </w:rPr>
          <w:t xml:space="preserve">אין</w:t>
        </w:r>
      </w:ins>
      <w:del w:id="93078" w:author="מנוע מכני" w:date="2026-10-11T12:04:39Z">
        <w:r>
          <w:rPr>
            <w:rtl/>
          </w:rPr>
          <w:delText xml:space="preserve">לית</w:delText>
        </w:r>
      </w:del>
      <w:r>
        <w:rPr>
          <w:rtl/>
        </w:rPr>
        <w:t xml:space="preserve"> </w:t>
      </w:r>
      <w:ins w:id="93075" w:author="מנוע מכני" w:date="2026-10-11T12:04:39Z">
        <w:r>
          <w:rPr>
            <w:rtl/>
          </w:rPr>
          <w:t xml:space="preserve">לו</w:t>
        </w:r>
      </w:ins>
      <w:del w:id="93076" w:author="מנוע מכני" w:date="2026-10-11T12:04:39Z">
        <w:r>
          <w:rPr>
            <w:rtl/>
          </w:rPr>
          <w:delText xml:space="preserve">ליה</w:delText>
        </w:r>
      </w:del>
      <w:r>
        <w:rPr>
          <w:rtl/>
        </w:rPr>
        <w:t xml:space="preserve"> הא סברא? </w:t>
      </w:r>
      <w:r>
        <w:rPr>
          <w:rStyle w:val="2fb"/>
          <w:rtl/>
        </w:rPr>
        <w:t xml:space="preserve">והא</w:t>
      </w:r>
      <w:r>
        <w:rPr>
          <w:rStyle w:val="2fb"/>
          <w:rFonts w:hint="cs"/>
          <w:rtl/>
        </w:rPr>
        <w:t>רי</w:t>
      </w:r>
      <w:r>
        <w:rPr>
          <w:rStyle w:val="2fb"/>
          <w:rtl/>
        </w:rPr>
        <w:t>"</w:t>
      </w:r>
      <w:r>
        <w:rPr>
          <w:rStyle w:val="2fb"/>
          <w:rFonts w:hint="cs"/>
          <w:rtl/>
        </w:rPr>
        <w:t>ו</w:t>
      </w:r>
      <w:r>
        <w:rPr>
          <w:rtl/>
        </w:rPr>
        <w:t xml:space="preserve">: תנא ר' נחמיה כדברי האומר שירים מעכבין! </w:t>
      </w:r>
    </w:p>
    <w:p>
      <w:pPr>
        <w:pStyle w:val="38"/>
        <w:rPr>
          <w:ins w:id="99166" w:author="מנוע מכני" w:date="2026-10-11T12:04:39Z"/>
        </w:rPr>
      </w:pPr>
      <w:r>
        <w:t xml:space="preserve">אלא</w:t>
      </w:r>
    </w:p>
    <w:p w:rsidR="00DA63EC" w:rsidRDefault="00DA63EC" w:rsidP="00DA63EC">
      <w:pPr>
        <w:tabs>
          <w:tab w:val="left" w:pos="0"/>
          <w:tab w:val="center" w:pos="2835"/>
        </w:tabs>
        <w:rPr>
          <w:rtl/>
        </w:rPr>
      </w:pPr>
      <w:del w:id="99167" w:author="מנוע מכני" w:date="2026-10-11T12:04:39Z">
        <w:r>
          <w:rPr>
            <w:rtl/>
          </w:rPr>
          <w:delText xml:space="preserve"> </w:delText>
        </w:r>
      </w:del>
      <w:r>
        <w:rPr>
          <w:rtl/>
        </w:rPr>
        <w:t xml:space="preserve">כדברי האומר </w:t>
      </w:r>
      <w:ins w:id="91281" w:author="מנוע מכני" w:date="2026-10-11T12:04:39Z">
        <w:r>
          <w:rPr>
            <w:rtl/>
          </w:rPr>
          <w:t xml:space="preserve">ולא</w:t>
        </w:r>
      </w:ins>
      <w:del w:id="91282" w:author="מנוע מכני" w:date="2026-10-11T12:04:39Z">
        <w:r>
          <w:rPr>
            <w:rtl/>
          </w:rPr>
          <w:delText xml:space="preserve">ולאו</w:delText>
        </w:r>
      </w:del>
      <w:r>
        <w:rPr>
          <w:rtl/>
        </w:rPr>
        <w:t xml:space="preserve"> </w:t>
      </w:r>
      <w:ins w:id="93079" w:author="מנוע מכני" w:date="2026-10-11T12:04:39Z">
        <w:r>
          <w:rPr>
            <w:rtl/>
          </w:rPr>
          <w:t xml:space="preserve">לאלו</w:t>
        </w:r>
      </w:ins>
      <w:del w:id="93080" w:author="מנוע מכני" w:date="2026-10-11T12:04:39Z">
        <w:r>
          <w:rPr>
            <w:rtl/>
          </w:rPr>
          <w:delText xml:space="preserve">להני</w:delText>
        </w:r>
      </w:del>
      <w:r>
        <w:rPr>
          <w:rtl/>
        </w:rPr>
        <w:t xml:space="preserve"> תנאי, </w:t>
      </w:r>
      <w:ins w:id="91277" w:author="מנוע מכני" w:date="2026-10-11T12:04:39Z">
        <w:r>
          <w:rPr>
            <w:rtl/>
          </w:rPr>
          <w:t xml:space="preserve">כאן</w:t>
        </w:r>
      </w:ins>
      <w:del w:id="91278" w:author="מנוע מכני" w:date="2026-10-11T12:04:39Z">
        <w:r>
          <w:rPr>
            <w:rtl/>
          </w:rPr>
          <w:delText xml:space="preserve">הכא</w:delText>
        </w:r>
      </w:del>
      <w:r>
        <w:rPr>
          <w:rtl/>
        </w:rPr>
        <w:t xml:space="preserve"> </w:t>
      </w:r>
      <w:ins w:id="91279" w:author="מנוע מכני" w:date="2026-10-11T12:04:39Z">
        <w:r>
          <w:rPr>
            <w:rtl/>
          </w:rPr>
          <w:t xml:space="preserve">גם</w:t>
        </w:r>
      </w:ins>
      <w:del w:id="91280" w:author="מנוע מכני" w:date="2026-10-11T12:04:39Z">
        <w:r>
          <w:rPr>
            <w:rtl/>
          </w:rPr>
          <w:delText xml:space="preserve">נמי</w:delText>
        </w:r>
      </w:del>
      <w:r>
        <w:rPr>
          <w:rtl/>
        </w:rPr>
        <w:t xml:space="preserve"> כדברי האומר </w:t>
      </w:r>
      <w:ins w:id="91283" w:author="מנוע מכני" w:date="2026-10-11T12:04:39Z">
        <w:r>
          <w:rPr>
            <w:rtl/>
          </w:rPr>
          <w:t xml:space="preserve">ולא</w:t>
        </w:r>
      </w:ins>
      <w:del w:id="91284" w:author="מנוע מכני" w:date="2026-10-11T12:04:39Z">
        <w:r>
          <w:rPr>
            <w:rtl/>
          </w:rPr>
          <w:delText xml:space="preserve">ולאו</w:delText>
        </w:r>
      </w:del>
      <w:r>
        <w:rPr>
          <w:rtl/>
        </w:rPr>
        <w:t xml:space="preserve"> </w:t>
      </w:r>
      <w:ins w:id="93081" w:author="מנוע מכני" w:date="2026-10-11T12:04:39Z">
        <w:r>
          <w:rPr>
            <w:rtl/>
          </w:rPr>
          <w:t xml:space="preserve">לאלו</w:t>
        </w:r>
      </w:ins>
      <w:del w:id="93082" w:author="מנוע מכני" w:date="2026-10-11T12:04:39Z">
        <w:r>
          <w:rPr>
            <w:rtl/>
          </w:rPr>
          <w:delText xml:space="preserve">להני</w:delText>
        </w:r>
      </w:del>
      <w:r>
        <w:rPr>
          <w:rtl/>
        </w:rPr>
        <w:t xml:space="preserve"> תנאי.</w:t>
      </w:r>
    </w:p>
    <w:p w:rsidR="00DA63EC" w:rsidRDefault="00DA63EC" w:rsidP="00DA63EC">
      <w:pPr>
        <w:pStyle w:val="affffd"/>
        <w:rPr>
          <w:rtl/>
        </w:rPr>
      </w:pPr>
      <w:r>
        <w:rPr>
          <w:rtl/>
        </w:rPr>
        <w:t>׹</w:t>
      </w:r>
    </w:p>
    <w:p>
      <w:pPr>
        <w:pStyle w:val="MishnaBatzad"/>
        <w:rPr>
          <w:ins w:id="20354" w:author="קלוד" w:date="2026-10-11T09:07:24Z"/>
        </w:rPr>
      </w:pPr>
      <w:ins w:id="20353" w:author="קלוד" w:date="2026-10-11T09:07:24Z">
        <w:r>
          <w:t xml:space="preserve">משנה ג</w:t>
        </w:r>
      </w:ins>
    </w:p>
    <w:p w:rsidR="00DA63EC" w:rsidRPr="000A334C" w:rsidRDefault="00DA63EC" w:rsidP="003B6D22">
      <w:pPr>
        <w:pStyle w:val="afff9"/>
        <w:rPr>
          <w:del w:id="20214" w:author="קלוד" w:date="2026-10-11T09:07:24Z"/>
          <w:rtl/>
        </w:rPr>
      </w:pPr>
      <w:del w:id="20213" w:author="קלוד" w:date="2026-10-11T09:07:24Z">
        <w:r w:rsidRPr="000A334C">
          <w:rPr>
            <w:rtl/>
          </w:rPr>
          <w:delText xml:space="preserve">מתני'.</w:delText>
        </w:r>
      </w:del>
    </w:p>
    <w:p w:rsidR="00DA63EC" w:rsidRPr="000A334C" w:rsidRDefault="00DA63EC" w:rsidP="003B6D22">
      <w:pPr>
        <w:pStyle w:val="afff9"/>
        <w:spacing w:before="120"/>
        <w:rPr>
          <w:rtl/>
        </w:rPr>
        <w:pPrChange w:id="90018" w:author="קלוד" w:date="2026-10-11T12:09:42Z">
          <w:pPr>
            <w:pStyle w:val="afff9"/>
          </w:pPr>
        </w:pPrChange>
      </w:pPr>
      <w:r w:rsidRPr="000A334C">
        <w:rPr>
          <w:rtl/>
        </w:rPr>
        <w:t>חטאות הצבור והיחיד.</w:t>
      </w:r>
    </w:p>
    <w:p w:rsidR="00DA63EC" w:rsidRPr="000A334C" w:rsidRDefault="00DA63EC" w:rsidP="003B6D22">
      <w:pPr>
        <w:pStyle w:val="afff9"/>
        <w:rPr>
          <w:rtl/>
        </w:rPr>
      </w:pPr>
      <w:r w:rsidRPr="000A334C">
        <w:rPr>
          <w:rtl/>
        </w:rPr>
        <w:t>אלו הן חטאות הצבור: שעירי ראשי חדשים ושל מועדות שחיטתן בצפון, וקיבול דמן בכלי שרת בצפון, ודמן טעון ארבע מתנות על ארבע קרנות.</w:t>
      </w:r>
    </w:p>
    <w:p w:rsidR="00DA63EC" w:rsidRDefault="00DA63EC" w:rsidP="00DA63EC">
      <w:pPr>
        <w:pStyle w:val="afff3"/>
        <w:framePr w:wrap="around"/>
        <w:rPr>
          <w:rtl/>
        </w:rPr>
      </w:pPr>
      <w:r>
        <w:rPr>
          <w:rFonts w:hint="cs"/>
          <w:rtl/>
        </w:rPr>
        <w:t>נג.</w:t>
      </w:r>
    </w:p>
    <w:p>
      <w:pPr>
        <w:pStyle w:val="MishnaBatzad"/>
        <w:rPr>
          <w:ins w:id="20356" w:author="קלוד" w:date="2026-10-11T09:07:24Z"/>
        </w:rPr>
      </w:pPr>
      <w:ins w:id="20355" w:author="קלוד" w:date="2026-10-11T09:07:24Z">
        <w:r>
          <w:t xml:space="preserve">משנה ג</w:t>
        </w:r>
      </w:ins>
    </w:p>
    <w:p w:rsidR="00DA63EC" w:rsidRPr="000A334C" w:rsidRDefault="00DA63EC" w:rsidP="003B6D22">
      <w:pPr>
        <w:pStyle w:val="afff9"/>
        <w:rPr>
          <w:rtl/>
        </w:rPr>
      </w:pPr>
      <w:r w:rsidRPr="000A334C">
        <w:rPr>
          <w:rtl/>
        </w:rPr>
        <w:t>כיצד? עלה בכבש ופנה לסובב ובא לו לקרן דרומית מזרחית, מזרחית צפונית, צפונית מערבית, מערבית דרומית.</w:t>
      </w:r>
    </w:p>
    <w:p w:rsidR="00DA63EC" w:rsidRPr="000A334C" w:rsidRDefault="00DA63EC" w:rsidP="003B6D22">
      <w:pPr>
        <w:pStyle w:val="afff9"/>
        <w:rPr>
          <w:rtl/>
        </w:rPr>
      </w:pPr>
      <w:r w:rsidRPr="000A334C">
        <w:rPr>
          <w:rtl/>
        </w:rPr>
        <w:t>שירי הדם היה שופך על יסוד דרומית.</w:t>
      </w:r>
    </w:p>
    <w:p w:rsidR="00DA63EC" w:rsidRPr="000A334C" w:rsidRDefault="00DA63EC" w:rsidP="003B6D22">
      <w:pPr>
        <w:pStyle w:val="afff9"/>
        <w:rPr>
          <w:rtl/>
        </w:rPr>
      </w:pPr>
      <w:r w:rsidRPr="000A334C">
        <w:rPr>
          <w:rtl/>
        </w:rPr>
        <w:t>ונאכלין לפנים מן הקלעים, לזכרי כהונה, בכל מאכל, ליום ולילה עד חצות.</w:t>
      </w:r>
    </w:p>
    <w:p w:rsidR="00DA63EC" w:rsidRDefault="00DA63EC" w:rsidP="00DA63EC">
      <w:pPr>
        <w:pStyle w:val="affffd"/>
        <w:rPr>
          <w:rtl/>
        </w:rPr>
      </w:pPr>
      <w:r>
        <w:rPr>
          <w:rtl/>
        </w:rPr>
        <w:t>׹</w:t>
      </w:r>
    </w:p>
    <w:p>
      <w:pPr>
        <w:pStyle w:val="afffff8"/>
        <w:rPr>
          <w:ins w:id="90407" w:author="קלוד" w:date="2026-10-11T12:29:36Z"/>
        </w:rPr>
      </w:pPr>
      <w:ins w:id="90408" w:author="קלוד" w:date="2026-10-11T12:29:36Z">
        <w:r>
          <w:rPr>
            <w:color w:val="7B3F00"/>
          </w:rPr>
          <w:t xml:space="preserve">חטאת הציבור - מתן דם על חודה של קרן או אמה אילך ואילך</w:t>
        </w:r>
      </w:ins>
    </w:p>
    <w:p>
      <w:pPr>
        <w:pStyle w:val="38"/>
        <w:rPr>
          <w:ins w:id="99168" w:author="מנוע מכני" w:date="2026-10-11T12:04:39Z"/>
        </w:rPr>
      </w:pPr>
      <w:r>
        <w:t>ר</w:t>
      </w:r>
      <w:r>
        <w:t>י</w:t>
      </w:r>
      <w:r>
        <w:t>"</w:t>
      </w:r>
      <w:r>
        <w:t>ו ור</w:t>
      </w:r>
      <w:r>
        <w:t>"</w:t>
      </w:r>
      <w:r>
        <w:t>א</w:t>
      </w:r>
      <w:r>
        <w:t xml:space="preserve">, חד</w:t>
      </w:r>
      <w:del w:id="101661" w:author="מנוע מכני" w:date="2026-10-11T12:04:39Z">
        <w:r>
          <w:delText xml:space="preserve"> אמר</w:delText>
        </w:r>
      </w:del>
      <w:r>
        <w:t xml:space="preserve">:</w:t>
      </w:r>
    </w:p>
    <w:p w:rsidR="00DA63EC" w:rsidRDefault="00DA63EC" w:rsidP="00DA63EC">
      <w:pPr>
        <w:tabs>
          <w:tab w:val="left" w:pos="0"/>
          <w:tab w:val="center" w:pos="2835"/>
        </w:tabs>
        <w:rPr>
          <w:rtl/>
        </w:rPr>
      </w:pPr>
      <w:del w:id="99169" w:author="מנוע מכני" w:date="2026-10-11T12:04:39Z">
        <w:r>
          <w:rPr>
            <w:rtl/>
          </w:rPr>
          <w:delText xml:space="preserve"> </w:delText>
        </w:r>
      </w:del>
      <w:r>
        <w:rPr>
          <w:rtl/>
        </w:rPr>
        <w:t xml:space="preserve">נותן אמה אילך ואמה אילך, וחד </w:t>
      </w:r>
      <w:r>
        <w:rPr>
          <w:rtl/>
        </w:rPr>
        <w:t xml:space="preserve">אמר</w:t>
      </w:r>
      <w:r>
        <w:rPr>
          <w:rtl/>
        </w:rPr>
        <w:t xml:space="preserve">: מחטא ויורד כנגד חודו של קרן.</w:t>
      </w:r>
    </w:p>
    <w:p>
      <w:pPr>
        <w:pStyle w:val="38"/>
        <w:rPr>
          <w:ins w:id="99170" w:author="מנוע מכני" w:date="2026-10-11T12:04:39Z"/>
        </w:rPr>
      </w:pPr>
      <w:r>
        <w:t>אליבא דר"</w:t>
      </w:r>
      <w:r>
        <w:t>א</w:t>
      </w:r>
      <w:r>
        <w:t xml:space="preserve"> בר"ש דאמר:</w:t>
      </w:r>
    </w:p>
    <w:p w:rsidR="00DA63EC" w:rsidRDefault="00DA63EC" w:rsidP="00DA63EC">
      <w:pPr>
        <w:tabs>
          <w:tab w:val="left" w:pos="0"/>
          <w:tab w:val="center" w:pos="2835"/>
        </w:tabs>
        <w:rPr>
          <w:rtl/>
        </w:rPr>
      </w:pPr>
      <w:del w:id="99171" w:author="מנוע מכני" w:date="2026-10-11T12:04:39Z">
        <w:r>
          <w:rPr>
            <w:rtl/>
          </w:rPr>
          <w:delText xml:space="preserve"> </w:delText>
        </w:r>
      </w:del>
      <w:r>
        <w:rPr>
          <w:rtl/>
        </w:rPr>
        <w:t xml:space="preserve">היא עצמה אינה נעשית אלא בגופה של קרן </w:t>
      </w:r>
      <w:r>
        <w:rPr>
          <w:rFonts w:cs="BA Franknatan Regular"/>
          <w:rtl/>
        </w:rPr>
        <w:t>–</w:t>
      </w:r>
      <w:r>
        <w:rPr>
          <w:rtl/>
        </w:rPr>
        <w:t xml:space="preserve"> דכו"</w:t>
      </w:r>
      <w:r>
        <w:rPr>
          <w:rFonts w:hint="cs"/>
          <w:rtl/>
        </w:rPr>
        <w:t>ע</w:t>
      </w:r>
      <w:r>
        <w:rPr>
          <w:rtl/>
        </w:rPr>
        <w:t xml:space="preserve"> </w:t>
      </w:r>
      <w:r>
        <w:rPr>
          <w:rtl/>
        </w:rPr>
        <w:t xml:space="preserve">לא</w:t>
      </w:r>
      <w:r>
        <w:rPr>
          <w:rtl/>
        </w:rPr>
        <w:t xml:space="preserve"> </w:t>
      </w:r>
      <w:ins w:id="91285" w:author="מנוע מכני" w:date="2026-10-11T12:04:39Z">
        <w:r>
          <w:rPr>
            <w:rtl/>
          </w:rPr>
          <w:t xml:space="preserve">חלקו</w:t>
        </w:r>
      </w:ins>
      <w:del w:id="91286" w:author="מנוע מכני" w:date="2026-10-11T12:04:39Z">
        <w:r>
          <w:rPr>
            <w:rtl/>
          </w:rPr>
          <w:delText xml:space="preserve">פליגי</w:delText>
        </w:r>
      </w:del>
      <w:r>
        <w:rPr>
          <w:rtl/>
        </w:rPr>
        <w:t xml:space="preserve">, </w:t>
      </w:r>
    </w:p>
    <w:p>
      <w:pPr>
        <w:pStyle w:val="38"/>
        <w:rPr>
          <w:ins w:id="99172" w:author="מנוע מכני" w:date="2026-10-11T12:04:39Z"/>
        </w:rPr>
      </w:pPr>
      <w:ins w:id="91287" w:author="מנוע מכני" w:date="2026-10-11T12:04:39Z">
        <w:r>
          <w:t xml:space="preserve">וחלקו</w:t>
        </w:r>
      </w:ins>
    </w:p>
    <w:p w:rsidR="00DA63EC" w:rsidRDefault="00DA63EC" w:rsidP="00DA63EC">
      <w:pPr>
        <w:tabs>
          <w:tab w:val="left" w:pos="0"/>
          <w:tab w:val="center" w:pos="2835"/>
        </w:tabs>
        <w:rPr>
          <w:rtl/>
        </w:rPr>
      </w:pPr>
      <w:del w:id="91288" w:author="מנוע מכני" w:date="2026-10-11T12:04:39Z">
        <w:r w:rsidRPr="005374F8">
          <w:rPr>
            <w:rFonts w:hint="cs"/>
            <w:b/>
            <w:bCs/>
            <w:rtl/>
          </w:rPr>
          <w:delText xml:space="preserve">ופליגי</w:delText>
        </w:r>
      </w:del>
      <w:del w:id="99173" w:author="מנוע מכני" w:date="2026-10-11T12:04:39Z">
        <w:r>
          <w:rPr>
            <w:rFonts w:hint="cs"/>
            <w:rtl/>
          </w:rPr>
          <w:delText xml:space="preserve"> </w:delText>
        </w:r>
      </w:del>
      <w:r>
        <w:rPr>
          <w:rFonts w:hint="cs"/>
          <w:rtl/>
        </w:rPr>
        <w:t xml:space="preserve">אליבא </w:t>
      </w:r>
      <w:r>
        <w:rPr>
          <w:rStyle w:val="2fb"/>
          <w:rFonts w:hint="cs"/>
          <w:rtl/>
        </w:rPr>
        <w:t xml:space="preserve">דרבי</w:t>
      </w:r>
      <w:r>
        <w:rPr>
          <w:rFonts w:hint="cs"/>
          <w:rtl/>
        </w:rPr>
        <w:t xml:space="preserve"> </w:t>
      </w:r>
      <w:ins w:id="95943" w:author="מנוע מכני" w:date="2026-10-11T12:04:39Z">
        <w:r>
          <w:rPr>
            <w:rFonts w:hint="cs"/>
            <w:rtl/>
          </w:rPr>
          <w:t xml:space="preserve">אם </w:t>
        </w:r>
      </w:ins>
      <w:del w:id="95944" w:author="מנוע מכני" w:date="2026-10-11T12:04:39Z">
        <w:r>
          <w:rPr>
            <w:rFonts w:hint="cs"/>
            <w:rtl/>
          </w:rPr>
          <w:delText xml:space="preserve">אי </w:delText>
        </w:r>
      </w:del>
      <w:r>
        <w:rPr>
          <w:rtl/>
        </w:rPr>
        <w:t xml:space="preserve">אמה אילך ואמה אילך כנגד קרן הו</w:t>
      </w:r>
      <w:ins w:id="90065" w:author="מנוע מכני" w:date="2026-10-11T12:04:39Z">
        <w:r>
          <w:rPr>
            <w:rtl/>
          </w:rPr>
          <w:t xml:space="preserve">א, א</w:t>
        </w:r>
      </w:ins>
      <w:del w:id="90066" w:author="מנוע מכני" w:date="2026-10-11T12:04:39Z">
        <w:r>
          <w:rPr>
            <w:rtl/>
          </w:rPr>
          <w:delText xml:space="preserve">א,</w:delText>
        </w:r>
        <w:r>
          <w:rPr>
            <w:rFonts w:hint="cs"/>
            <w:rtl/>
          </w:rPr>
          <w:delText xml:space="preserve">א</w:delText>
        </w:r>
      </w:del>
      <w:r>
        <w:rPr>
          <w:rFonts w:hint="cs"/>
          <w:rtl/>
        </w:rPr>
        <w:t xml:space="preserve">ו </w:t>
      </w:r>
      <w:r>
        <w:rPr>
          <w:rtl/>
        </w:rPr>
        <w:t xml:space="preserve">כנגד חודה </w:t>
      </w:r>
      <w:r>
        <w:rPr>
          <w:rFonts w:hint="cs"/>
          <w:rtl/>
        </w:rPr>
        <w:t xml:space="preserve">ולא </w:t>
      </w:r>
      <w:ins w:id="97109" w:author="מנוע מכני" w:date="2026-10-11T12:04:39Z">
        <w:r>
          <w:rPr>
            <w:rtl/>
          </w:rPr>
          <w:t xml:space="preserve">יותר</w:t>
        </w:r>
      </w:ins>
      <w:del w:id="97110" w:author="מנוע מכני" w:date="2026-10-11T12:04:39Z">
        <w:r>
          <w:rPr>
            <w:rtl/>
          </w:rPr>
          <w:delText xml:space="preserve">טפי</w:delText>
        </w:r>
      </w:del>
      <w:r>
        <w:rPr>
          <w:rtl/>
        </w:rPr>
        <w:t xml:space="preserve">.</w:t>
      </w:r>
    </w:p>
    <w:p w:rsidR="00DA63EC" w:rsidRDefault="00DA63EC" w:rsidP="00DA63EC">
      <w:pPr>
        <w:tabs>
          <w:tab w:val="left" w:pos="0"/>
          <w:tab w:val="center" w:pos="2835"/>
        </w:tabs>
        <w:rPr>
          <w:rtl/>
        </w:rPr>
      </w:pPr>
    </w:p>
    <w:p>
      <w:pPr>
        <w:pStyle w:val="38"/>
        <w:rPr>
          <w:ins w:id="99175" w:author="מנוע מכני" w:date="2026-10-11T12:04:39Z"/>
        </w:rPr>
      </w:pPr>
      <w:del w:id="99174" w:author="מנוע מכני" w:date="2026-10-11T12:04:39Z">
        <w:r>
          <w:lastRenderedPageBreak/>
          <w:delText xml:space="preserve">•</w:delText>
        </w:r>
      </w:del>
      <w:r>
        <w:t xml:space="preserve"> </w:t>
      </w:r>
      <w:r>
        <w:t xml:space="preserve">מיתיבי:</w:t>
      </w:r>
    </w:p>
    <w:p w:rsidR="00DA63EC" w:rsidRDefault="00DA63EC" w:rsidP="00DA63EC">
      <w:pPr>
        <w:tabs>
          <w:tab w:val="left" w:pos="0"/>
          <w:tab w:val="center" w:pos="2835"/>
        </w:tabs>
        <w:rPr>
          <w:rtl/>
        </w:rPr>
      </w:pPr>
      <w:del w:id="99176" w:author="מנוע מכני" w:date="2026-10-11T12:04:39Z">
        <w:r>
          <w:rPr>
            <w:rtl/>
          </w:rPr>
          <w:delText xml:space="preserve"> </w:delText>
        </w:r>
      </w:del>
      <w:r>
        <w:rPr>
          <w:rtl/>
        </w:rPr>
        <w:t xml:space="preserve">חטאת הציבור והיחיד כיצד מתן דמן? היה עולה לכבש ופנה לסובב ובא לו לקרן דרומית מזרחית, וטובל באצבעו הימנית המיומנת שבימין מן הדם שבמזרק, וחומר בגודלו מלמעלה ובאצבעו קטנה מלמטה, ומחטא ויורד כנגד חודה של קרן עד שמכלה כל הדם שבאצבע, וכן כל קרן וקרן! </w:t>
      </w:r>
      <w:r>
        <w:rPr>
          <w:rFonts w:hint="cs"/>
          <w:rtl/>
        </w:rPr>
        <w:t>ה</w:t>
      </w:r>
      <w:r>
        <w:rPr>
          <w:rtl/>
        </w:rPr>
        <w:t>"</w:t>
      </w:r>
      <w:r>
        <w:rPr>
          <w:rFonts w:hint="cs"/>
          <w:rtl/>
        </w:rPr>
        <w:t>ק</w:t>
      </w:r>
      <w:r>
        <w:rPr>
          <w:rtl/>
        </w:rPr>
        <w:t xml:space="preserve">: מצוה בחודה, </w:t>
      </w:r>
      <w:ins w:id="95945" w:author="מנוע מכני" w:date="2026-10-11T12:04:39Z">
        <w:r>
          <w:rPr>
            <w:rtl/>
          </w:rPr>
          <w:t xml:space="preserve">אם </w:t>
        </w:r>
      </w:ins>
      <w:del w:id="95946" w:author="מנוע מכני" w:date="2026-10-11T12:04:39Z">
        <w:r>
          <w:rPr>
            <w:rtl/>
          </w:rPr>
          <w:delText xml:space="preserve">אי </w:delText>
        </w:r>
      </w:del>
      <w:r>
        <w:rPr>
          <w:rtl/>
        </w:rPr>
        <w:t xml:space="preserve">עבד אמה אילך ואמה אילך </w:t>
      </w:r>
      <w:ins w:id="93083" w:author="מנוע מכני" w:date="2026-10-11T12:04:39Z">
        <w:r>
          <w:rPr>
            <w:rtl/>
          </w:rPr>
          <w:t xml:space="preserve">אין</w:t>
        </w:r>
      </w:ins>
      <w:del w:id="93084" w:author="מנוע מכני" w:date="2026-10-11T12:04:39Z">
        <w:r>
          <w:rPr>
            <w:rtl/>
          </w:rPr>
          <w:delText xml:space="preserve">לית</w:delText>
        </w:r>
      </w:del>
      <w:r>
        <w:rPr>
          <w:rtl/>
        </w:rPr>
        <w:t xml:space="preserve"> </w:t>
      </w:r>
      <w:ins w:id="96665" w:author="מנוע מכני" w:date="2026-10-11T12:04:39Z">
        <w:r>
          <w:rPr>
            <w:rtl/>
          </w:rPr>
          <w:t xml:space="preserve">לנו</w:t>
        </w:r>
      </w:ins>
      <w:del w:id="96666" w:author="מנוע מכני" w:date="2026-10-11T12:04:39Z">
        <w:r>
          <w:rPr>
            <w:rtl/>
          </w:rPr>
          <w:delText xml:space="preserve">לן</w:delText>
        </w:r>
      </w:del>
      <w:r>
        <w:rPr>
          <w:rtl/>
        </w:rPr>
        <w:t xml:space="preserve"> בה.</w:t>
      </w:r>
    </w:p>
    <w:p>
      <w:pPr>
        <w:pStyle w:val="afffff8"/>
        <w:rPr>
          <w:ins w:id="90405" w:author="קלוד" w:date="2026-10-11T12:29:36Z"/>
        </w:rPr>
      </w:pPr>
      <w:ins w:id="90406" w:author="קלוד" w:date="2026-10-11T12:29:36Z">
        <w:r>
          <w:rPr>
            <w:color w:val="7B3F00"/>
          </w:rPr>
          <w:t xml:space="preserve">דמים עליונים ותחתונים - חוט הסיקרא והרשת</w:t>
        </w:r>
      </w:ins>
    </w:p>
    <w:p w:rsidR="00DA63EC" w:rsidRDefault="00DA63EC" w:rsidP="00DA63EC">
      <w:pPr>
        <w:tabs>
          <w:tab w:val="left" w:pos="0"/>
          <w:tab w:val="center" w:pos="2835"/>
        </w:tabs>
        <w:rPr>
          <w:rtl/>
        </w:rPr>
      </w:pPr>
      <w:r>
        <w:rPr>
          <w:rtl/>
        </w:rPr>
        <w:t xml:space="preserve">• </w:t>
      </w:r>
      <w:r>
        <w:rPr>
          <w:rStyle w:val="2fb"/>
          <w:rFonts w:hint="cs"/>
          <w:rtl/>
        </w:rPr>
        <w:t xml:space="preserve">רבי</w:t>
      </w:r>
      <w:r>
        <w:rPr>
          <w:rFonts w:hint="cs"/>
          <w:rtl/>
        </w:rPr>
        <w:t xml:space="preserve"> </w:t>
      </w:r>
      <w:r>
        <w:rPr>
          <w:rStyle w:val="2fb"/>
          <w:rFonts w:hint="cs"/>
          <w:rtl/>
        </w:rPr>
        <w:t xml:space="preserve">וראבר</w:t>
      </w:r>
      <w:r>
        <w:rPr>
          <w:rStyle w:val="2fb"/>
          <w:rtl/>
        </w:rPr>
        <w:t>"</w:t>
      </w:r>
      <w:r>
        <w:rPr>
          <w:rStyle w:val="2fb"/>
          <w:rFonts w:hint="cs"/>
          <w:rtl/>
        </w:rPr>
        <w:t xml:space="preserve">ש</w:t>
      </w:r>
      <w:r>
        <w:rPr>
          <w:rFonts w:hint="cs"/>
          <w:rtl/>
        </w:rPr>
        <w:t xml:space="preserve"> </w:t>
      </w:r>
      <w:r>
        <w:rPr>
          <w:rtl/>
        </w:rPr>
        <w:t>דמים העליונים ניתנין מחוט הסיקרא ולמעלה, דמים התחתונים ניתנין מחוט הסיקרא ולמטן,</w:t>
      </w:r>
    </w:p>
    <w:p>
      <w:pPr>
        <w:pStyle w:val="38"/>
        <w:rPr>
          <w:ins w:id="99177" w:author="מנוע מכני" w:date="2026-10-11T12:04:39Z"/>
        </w:rPr>
      </w:pPr>
      <w:r w:rsidRPr="00FE1B89">
        <w:t>ר</w:t>
      </w:r>
      <w:r w:rsidRPr="00FE1B89">
        <w:t>אבר</w:t>
      </w:r>
      <w:r w:rsidRPr="00FE1B89">
        <w:t>"</w:t>
      </w:r>
      <w:r w:rsidRPr="00FE1B89">
        <w:t>ש</w:t>
      </w:r>
      <w:r w:rsidRPr="00FE1B89">
        <w:t xml:space="preserve">:</w:t>
      </w:r>
    </w:p>
    <w:p w:rsidR="00DA63EC" w:rsidRPr="00FE1B89" w:rsidRDefault="00DA63EC" w:rsidP="00DA63EC">
      <w:pPr>
        <w:tabs>
          <w:tab w:val="left" w:pos="0"/>
          <w:tab w:val="center" w:pos="2835"/>
        </w:tabs>
        <w:rPr>
          <w:spacing w:val="-4"/>
          <w:rtl/>
        </w:rPr>
      </w:pPr>
      <w:del w:id="99178" w:author="מנוע מכני" w:date="2026-10-11T12:04:39Z">
        <w:r w:rsidRPr="00FE1B89">
          <w:rPr>
            <w:spacing w:val="-4"/>
            <w:rtl/>
          </w:rPr>
          <w:delText xml:space="preserve"> </w:delText>
        </w:r>
      </w:del>
      <w:r w:rsidRPr="00FE1B89">
        <w:rPr>
          <w:spacing w:val="-4"/>
          <w:rtl/>
        </w:rPr>
        <w:t xml:space="preserve">ב</w:t>
      </w:r>
      <w:r w:rsidRPr="00FE1B89">
        <w:rPr>
          <w:rFonts w:hint="cs"/>
          <w:spacing w:val="-4"/>
          <w:rtl/>
        </w:rPr>
        <w:t>ד</w:t>
      </w:r>
      <w:r w:rsidRPr="00FE1B89">
        <w:rPr>
          <w:spacing w:val="-4"/>
          <w:rtl/>
        </w:rPr>
        <w:t>"</w:t>
      </w:r>
      <w:r w:rsidRPr="00FE1B89">
        <w:rPr>
          <w:rFonts w:hint="cs"/>
          <w:spacing w:val="-4"/>
          <w:rtl/>
        </w:rPr>
        <w:t>א</w:t>
      </w:r>
      <w:r w:rsidRPr="00FE1B89">
        <w:rPr>
          <w:spacing w:val="-4"/>
          <w:rtl/>
        </w:rPr>
        <w:t xml:space="preserve"> בעולת העוף, אבל בחטאת בהמה - היא עצמה אין נעשית אלא על גופה של קרן.</w:t>
      </w:r>
    </w:p>
    <w:p>
      <w:pPr>
        <w:pStyle w:val="38"/>
        <w:rPr>
          <w:ins w:id="99180" w:author="מנוע מכני" w:date="2026-10-11T12:04:39Z"/>
        </w:rPr>
      </w:pPr>
      <w:del w:id="99179" w:author="מנוע מכני" w:date="2026-10-11T12:04:39Z">
        <w:r>
          <w:delText xml:space="preserve">•</w:delText>
        </w:r>
      </w:del>
      <w:r>
        <w:t xml:space="preserve"> </w:t>
      </w:r>
      <w:del w:id="101662" w:author="מנוע מכני" w:date="2026-10-11T12:04:39Z">
        <w:r>
          <w:delText xml:space="preserve">אמר </w:delText>
        </w:r>
      </w:del>
      <w:r>
        <w:t xml:space="preserve">רבי אבהו:</w:t>
      </w:r>
    </w:p>
    <w:p w:rsidR="00DA63EC" w:rsidRDefault="00DA63EC" w:rsidP="00DA63EC">
      <w:pPr>
        <w:tabs>
          <w:tab w:val="left" w:pos="0"/>
          <w:tab w:val="center" w:pos="2835"/>
        </w:tabs>
        <w:rPr>
          <w:rtl/>
        </w:rPr>
      </w:pPr>
      <w:del w:id="99181" w:author="מנוע מכני" w:date="2026-10-11T12:04:39Z">
        <w:r>
          <w:rPr>
            <w:rtl/>
          </w:rPr>
          <w:delText xml:space="preserve"> </w:delText>
        </w:r>
      </w:del>
      <w:r>
        <w:rPr>
          <w:rtl/>
        </w:rPr>
        <w:t xml:space="preserve">מ"</w:t>
      </w:r>
      <w:r>
        <w:rPr>
          <w:rFonts w:hint="cs"/>
          <w:rtl/>
        </w:rPr>
        <w:t xml:space="preserve">ט</w:t>
      </w:r>
      <w:r>
        <w:rPr>
          <w:rFonts w:hint="cs"/>
          <w:rtl/>
        </w:rPr>
        <w:t xml:space="preserve"> </w:t>
      </w:r>
      <w:r>
        <w:rPr>
          <w:rStyle w:val="2fb"/>
          <w:rtl/>
        </w:rPr>
        <w:t xml:space="preserve">דרבי</w:t>
      </w:r>
      <w:r>
        <w:rPr>
          <w:rtl/>
        </w:rPr>
        <w:t xml:space="preserve">? </w:t>
      </w:r>
      <w:r w:rsidRPr="0046594B">
        <w:rPr>
          <w:rStyle w:val="afffff0"/>
          <w:rtl/>
        </w:rPr>
        <w:t>ד</w:t>
      </w:r>
      <w:r w:rsidRPr="0046594B">
        <w:rPr>
          <w:rStyle w:val="afffff0"/>
          <w:rFonts w:hint="cs"/>
          <w:rtl/>
        </w:rPr>
        <w:t>'</w:t>
      </w:r>
      <w:r w:rsidRPr="0046594B">
        <w:rPr>
          <w:rStyle w:val="afffff0"/>
          <w:rtl/>
        </w:rPr>
        <w:t xml:space="preserve">וההראל ארבע אמות ומההראל ולמעלה וגו</w:t>
      </w:r>
      <w:r w:rsidRPr="0046594B">
        <w:rPr>
          <w:rStyle w:val="afffff0"/>
          <w:rtl/>
        </w:rPr>
        <w:t xml:space="preserve">'.</w:t>
      </w:r>
    </w:p>
    <w:p>
      <w:pPr>
        <w:pStyle w:val="38"/>
        <w:rPr>
          <w:ins w:id="99182" w:author="מנוע מכני" w:date="2026-10-11T12:04:39Z"/>
        </w:rPr>
      </w:pPr>
      <w:r>
        <w:t xml:space="preserve">ארבע אמות הוא דהויא?</w:t>
      </w:r>
    </w:p>
    <w:p w:rsidR="00DA63EC" w:rsidRDefault="00DA63EC" w:rsidP="00DA63EC">
      <w:pPr>
        <w:tabs>
          <w:tab w:val="left" w:pos="0"/>
          <w:tab w:val="center" w:pos="2835"/>
        </w:tabs>
        <w:rPr>
          <w:rtl/>
        </w:rPr>
      </w:pPr>
      <w:del w:id="99183" w:author="מנוע מכני" w:date="2026-10-11T12:04:39Z">
        <w:r>
          <w:rPr>
            <w:rtl/>
          </w:rPr>
          <w:delText xml:space="preserve"> </w:delText>
        </w:r>
      </w:del>
      <w:r>
        <w:rPr>
          <w:rStyle w:val="2fb"/>
          <w:rtl/>
        </w:rPr>
        <w:t xml:space="preserve">א</w:t>
      </w:r>
      <w:r>
        <w:rPr>
          <w:rStyle w:val="2fb"/>
          <w:rFonts w:hint="cs"/>
          <w:rtl/>
        </w:rPr>
        <w:t>ראב</w:t>
      </w:r>
      <w:r>
        <w:rPr>
          <w:rStyle w:val="2fb"/>
          <w:rtl/>
        </w:rPr>
        <w:t>"</w:t>
      </w:r>
      <w:r>
        <w:rPr>
          <w:rStyle w:val="2fb"/>
          <w:rFonts w:hint="cs"/>
          <w:rtl/>
        </w:rPr>
        <w:t xml:space="preserve">א</w:t>
      </w:r>
      <w:r>
        <w:rPr>
          <w:rFonts w:hint="cs"/>
          <w:rtl/>
        </w:rPr>
        <w:t xml:space="preserve">: </w:t>
      </w:r>
      <w:r>
        <w:rPr>
          <w:rtl/>
        </w:rPr>
        <w:t>ומקום קרנות ארבע.</w:t>
      </w:r>
    </w:p>
    <w:p w:rsidR="00DA63EC" w:rsidRDefault="00DA63EC" w:rsidP="00DA63EC">
      <w:pPr>
        <w:tabs>
          <w:tab w:val="left" w:pos="0"/>
          <w:tab w:val="center" w:pos="2835"/>
        </w:tabs>
        <w:rPr>
          <w:rtl/>
        </w:rPr>
      </w:pPr>
      <w:r>
        <w:rPr>
          <w:rtl/>
        </w:rPr>
        <w:t xml:space="preserve">מקום קרנות </w:t>
      </w:r>
      <w:r w:rsidRPr="0046594B">
        <w:rPr>
          <w:rStyle w:val="afffff0"/>
          <w:rtl/>
        </w:rPr>
        <w:t>ד' הויא? אלא אימא: רשות קרנות ד'.</w:t>
      </w:r>
    </w:p>
    <w:p w:rsidR="00DA63EC" w:rsidRDefault="00DA63EC" w:rsidP="00DA63EC">
      <w:pPr>
        <w:pStyle w:val="affffd"/>
        <w:rPr>
          <w:rtl/>
        </w:rPr>
      </w:pPr>
      <w:r>
        <w:rPr>
          <w:rtl/>
        </w:rPr>
        <w:t>׹</w:t>
      </w:r>
    </w:p>
    <w:p>
      <w:pPr>
        <w:pStyle w:val="38"/>
        <w:rPr>
          <w:ins w:id="99184" w:author="מנוע מכני" w:date="2026-10-11T12:04:39Z"/>
        </w:rPr>
      </w:pPr>
      <w:r>
        <w:t xml:space="preserve">תנן</w:t>
      </w:r>
      <w:r>
        <w:t xml:space="preserve"> </w:t>
      </w:r>
      <w:ins w:id="91289" w:author="מנוע מכני" w:date="2026-10-11T12:04:39Z">
        <w:r>
          <w:t xml:space="preserve">שם</w:t>
        </w:r>
      </w:ins>
      <w:del w:id="91290" w:author="מנוע מכני" w:date="2026-10-11T12:04:39Z">
        <w:r>
          <w:delText xml:space="preserve">התם</w:delText>
        </w:r>
      </w:del>
      <w:r>
        <w:t xml:space="preserve">:</w:t>
      </w:r>
    </w:p>
    <w:p w:rsidR="00DA63EC" w:rsidRDefault="00DA63EC" w:rsidP="00DA63EC">
      <w:pPr>
        <w:tabs>
          <w:tab w:val="left" w:pos="0"/>
          <w:tab w:val="center" w:pos="2835"/>
        </w:tabs>
        <w:rPr>
          <w:rtl/>
        </w:rPr>
      </w:pPr>
      <w:del w:id="99185" w:author="מנוע מכני" w:date="2026-10-11T12:04:39Z">
        <w:r>
          <w:rPr>
            <w:rtl/>
          </w:rPr>
          <w:delText xml:space="preserve"> </w:delText>
        </w:r>
      </w:del>
      <w:r>
        <w:rPr>
          <w:rtl/>
        </w:rPr>
        <w:t xml:space="preserve">חוט של סיקרא חוגרו באמצע, להבדיל בין דמים העליונים לדמים התחתונים.</w:t>
      </w:r>
    </w:p>
    <w:p w:rsidR="00DA63EC" w:rsidRDefault="00DA63EC" w:rsidP="00DA63EC">
      <w:pPr>
        <w:tabs>
          <w:tab w:val="left" w:pos="0"/>
          <w:tab w:val="center" w:pos="2835"/>
        </w:tabs>
        <w:rPr>
          <w:rtl/>
        </w:rPr>
      </w:pPr>
      <w:r>
        <w:rPr>
          <w:rStyle w:val="2fb"/>
          <w:rFonts w:hint="cs"/>
          <w:rtl/>
        </w:rPr>
        <w:t>אראבר</w:t>
      </w:r>
      <w:r>
        <w:rPr>
          <w:rStyle w:val="2fb"/>
          <w:rtl/>
        </w:rPr>
        <w:t>"</w:t>
      </w:r>
      <w:r>
        <w:rPr>
          <w:rStyle w:val="2fb"/>
          <w:rFonts w:hint="cs"/>
          <w:rtl/>
        </w:rPr>
        <w:t xml:space="preserve">ק</w:t>
      </w:r>
      <w:r>
        <w:rPr>
          <w:rFonts w:hint="cs"/>
          <w:rtl/>
        </w:rPr>
        <w:t xml:space="preserve">:</w:t>
      </w:r>
      <w:r>
        <w:rPr>
          <w:rtl/>
        </w:rPr>
        <w:t xml:space="preserve"> שנא</w:t>
      </w:r>
      <w:r>
        <w:rPr>
          <w:rFonts w:hint="cs"/>
          <w:rtl/>
        </w:rPr>
        <w:t>'</w:t>
      </w:r>
      <w:r>
        <w:rPr>
          <w:rtl/>
        </w:rPr>
        <w:t>: והיתה הרשת עד חצי המזבח, התורה נתנה מחיצה להבדיל בין דמים העליונים לדמים התחתונים.</w:t>
      </w:r>
    </w:p>
    <w:p w:rsidR="00DA63EC" w:rsidRDefault="00DA63EC" w:rsidP="00DA63EC">
      <w:pPr>
        <w:pStyle w:val="affffd"/>
        <w:rPr>
          <w:del w:id="90052" w:author="מנוע עיצוב" w:date="2026-10-11T12:09:26Z"/>
          <w:rtl/>
        </w:rPr>
      </w:pPr>
      <w:del w:id="90051" w:author="מנוע עיצוב" w:date="2026-10-11T12:09:26Z">
        <w:r>
          <w:rPr>
            <w:rtl/>
          </w:rPr>
          <w:delText xml:space="preserve">׹</w:delText>
        </w:r>
      </w:del>
    </w:p>
    <w:p w:rsidR="00DA63EC" w:rsidRDefault="00DA63EC" w:rsidP="00DA63EC">
      <w:pPr>
        <w:pStyle w:val="affff1"/>
        <w:ind w:end="0"/>
        <w:rPr>
          <w:rtl/>
        </w:rPr>
        <w:pPrChange w:id="20090" w:author="קלוד" w:date="2026-10-11T09:07:24Z">
          <w:pPr>
            <w:pStyle w:val="affff1"/>
            <w:rPr>
              <w:rtl/>
            </w:rPr>
          </w:pPr>
        </w:pPrChange>
      </w:pPr>
      <w:ins w:id="9828" w:author="מספור קטעי משנה" w:date="2026-10-11T09:35:09Z">
        <w:r>
          <w:rPr>
            <w:rStyle w:val="MisparKeta"/>
          </w:rPr>
          <w:t xml:space="preserve">ב. </w:t>
        </w:r>
      </w:ins>
      <w:r>
        <w:rPr>
          <w:rtl/>
        </w:rPr>
        <w:t>שירי הדם כו'.</w:t>
      </w:r>
    </w:p>
    <w:p>
      <w:pPr>
        <w:pStyle w:val="38"/>
        <w:rPr>
          <w:ins w:id="99187" w:author="מנוע מכני" w:date="2026-10-11T12:04:39Z"/>
        </w:rPr>
      </w:pPr>
      <w:del w:id="99186" w:author="מנוע מכני" w:date="2026-10-11T12:04:39Z">
        <w:r>
          <w:delText xml:space="preserve">•</w:delText>
        </w:r>
      </w:del>
      <w:r>
        <w:t xml:space="preserve"> </w:t>
      </w:r>
      <w:r w:rsidRPr="00891B40">
        <w:t>ת"ר</w:t>
      </w:r>
      <w:r>
        <w:t>:</w:t>
      </w:r>
    </w:p>
    <w:p w:rsidR="00DA63EC" w:rsidRDefault="00DA63EC" w:rsidP="00DA63EC">
      <w:pPr>
        <w:tabs>
          <w:tab w:val="left" w:pos="0"/>
          <w:tab w:val="center" w:pos="2835"/>
        </w:tabs>
        <w:rPr>
          <w:rtl/>
        </w:rPr>
      </w:pPr>
      <w:del w:id="99188" w:author="מנוע מכני" w:date="2026-10-11T12:04:39Z">
        <w:r w:rsidRPr="00464129">
          <w:rPr>
            <w:rStyle w:val="afffff0"/>
            <w:rtl/>
          </w:rPr>
          <w:delText xml:space="preserve"> </w:delText>
        </w:r>
      </w:del>
      <w:r w:rsidRPr="00464129">
        <w:rPr>
          <w:rStyle w:val="afffff0"/>
          <w:rFonts w:hint="cs"/>
          <w:rtl/>
        </w:rPr>
        <w:t>'</w:t>
      </w:r>
      <w:ins w:id="90775" w:author="Claude - סמנטי" w:date="2026-10-11T12:26:16Z">
        <w:r>
          <w:rPr>
            <w:rStyle w:val="afffff0"/>
            <w:rtl/>
          </w:rPr>
          <w:t xml:space="preserve">אֶל יְסוֹד מִזְבַּח</w:t>
        </w:r>
      </w:ins>
      <w:del w:id="90776" w:author="Claude - סמנטי" w:date="2026-10-11T12:26:16Z">
        <w:r w:rsidRPr="00464129">
          <w:rPr>
            <w:rStyle w:val="afffff0"/>
            <w:rtl/>
          </w:rPr>
          <w:delText xml:space="preserve">אל יסוד מזבח</w:delText>
        </w:r>
      </w:del>
      <w:r w:rsidRPr="00464129">
        <w:rPr>
          <w:rStyle w:val="afffff0"/>
          <w:rFonts w:hint="cs"/>
          <w:rtl/>
        </w:rPr>
        <w:t>'</w:t>
      </w:r>
      <w:r w:rsidRPr="00464129">
        <w:rPr>
          <w:rStyle w:val="afffff0"/>
          <w:rtl/>
        </w:rPr>
        <w:t xml:space="preserve"> </w:t>
      </w:r>
      <w:r>
        <w:rPr>
          <w:rtl/>
        </w:rPr>
        <w:t xml:space="preserve">- זה יסוד דרומי</w:t>
      </w:r>
      <w:ins w:id="94637" w:author="מנוע מכני" w:date="2026-10-11T12:04:39Z">
        <w:r>
          <w:rPr>
            <w:rtl/>
          </w:rPr>
          <w:t xml:space="preserve">,</w:t>
        </w:r>
      </w:ins>
      <w:del w:id="94638"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אתה אומר: זה יסוד דרומי, או אינו אלא יסוד מערבי, וילמד סתום מן המפורש? </w:t>
      </w:r>
    </w:p>
    <w:p>
      <w:pPr>
        <w:pStyle w:val="38"/>
        <w:rPr>
          <w:ins w:id="99189" w:author="מנוע מכני" w:date="2026-10-11T12:04:39Z"/>
        </w:rPr>
      </w:pPr>
      <w:r w:rsidRPr="00FE1B89">
        <w:t xml:space="preserve">אמרת:</w:t>
      </w:r>
    </w:p>
    <w:p w:rsidR="00DA63EC" w:rsidRPr="00FE1B89" w:rsidRDefault="00DA63EC" w:rsidP="00DA63EC">
      <w:pPr>
        <w:tabs>
          <w:tab w:val="left" w:pos="0"/>
          <w:tab w:val="center" w:pos="2835"/>
        </w:tabs>
        <w:rPr>
          <w:spacing w:val="-2"/>
          <w:rtl/>
        </w:rPr>
      </w:pPr>
      <w:del w:id="99190" w:author="מנוע מכני" w:date="2026-10-11T12:04:39Z">
        <w:r w:rsidRPr="00FE1B89">
          <w:rPr>
            <w:spacing w:val="-2"/>
            <w:rtl/>
          </w:rPr>
          <w:delText xml:space="preserve"> </w:delText>
        </w:r>
      </w:del>
      <w:r w:rsidRPr="00FE1B89">
        <w:rPr>
          <w:spacing w:val="-2"/>
          <w:rtl/>
        </w:rPr>
        <w:t xml:space="preserve">ילמד ירידתו מן הכבש ליציאתו מן ההיכל, </w:t>
      </w:r>
      <w:r w:rsidRPr="00FE1B89">
        <w:rPr>
          <w:rFonts w:hint="cs"/>
          <w:spacing w:val="-2"/>
          <w:rtl/>
        </w:rPr>
        <w:t>ד</w:t>
      </w:r>
      <w:r w:rsidRPr="00FE1B89">
        <w:rPr>
          <w:spacing w:val="-2"/>
          <w:rtl/>
        </w:rPr>
        <w:t>בסמוך לו, אף ירידתו מן הכבש בסמוך לו.</w:t>
      </w:r>
    </w:p>
    <w:p w:rsidR="00DA63EC" w:rsidRDefault="00DA63EC" w:rsidP="00DA63EC">
      <w:pPr>
        <w:pStyle w:val="affffd"/>
        <w:rPr>
          <w:del w:id="90054" w:author="מנוע עיצוב" w:date="2026-10-11T12:09:26Z"/>
          <w:rtl/>
        </w:rPr>
      </w:pPr>
      <w:del w:id="90053" w:author="מנוע עיצוב" w:date="2026-10-11T12:09:26Z">
        <w:r>
          <w:rPr>
            <w:rtl/>
          </w:rPr>
          <w:delText xml:space="preserve">׹</w:delText>
        </w:r>
      </w:del>
    </w:p>
    <w:p w:rsidR="00DA63EC" w:rsidRDefault="00DA63EC" w:rsidP="00DA63EC">
      <w:pPr>
        <w:pStyle w:val="affff1"/>
        <w:ind w:end="0"/>
        <w:rPr>
          <w:rtl/>
        </w:rPr>
        <w:pPrChange w:id="20091" w:author="קלוד" w:date="2026-10-11T09:07:24Z">
          <w:pPr>
            <w:pStyle w:val="affff1"/>
            <w:rPr>
              <w:rtl/>
            </w:rPr>
          </w:pPr>
        </w:pPrChange>
      </w:pPr>
      <w:ins w:id="9829" w:author="מספור קטעי משנה" w:date="2026-10-11T09:35:09Z">
        <w:r>
          <w:rPr>
            <w:rStyle w:val="MisparKeta"/>
          </w:rPr>
          <w:t xml:space="preserve">ב. </w:t>
        </w:r>
      </w:ins>
      <w:r>
        <w:rPr>
          <w:rtl/>
        </w:rPr>
        <w:t>תניא, רבי ישמעאל אומר: זה וזה יסוד מערבי;</w:t>
      </w:r>
    </w:p>
    <w:p>
      <w:pPr>
        <w:pStyle w:val="38"/>
        <w:rPr>
          <w:ins w:id="99191" w:author="מנוע מכני" w:date="2026-10-11T12:04:39Z"/>
        </w:rPr>
      </w:pPr>
      <w:r>
        <w:t>רשב</w:t>
      </w:r>
      <w:r>
        <w:t>"</w:t>
      </w:r>
      <w:r>
        <w:t>י</w:t>
      </w:r>
      <w:del w:id="101663" w:author="מנוע מכני" w:date="2026-10-11T12:04:39Z">
        <w:r>
          <w:delText xml:space="preserve"> אומר</w:delText>
        </w:r>
      </w:del>
      <w:r>
        <w:t xml:space="preserve">:</w:t>
      </w:r>
    </w:p>
    <w:p w:rsidR="00DA63EC" w:rsidRDefault="00DA63EC" w:rsidP="00DA63EC">
      <w:pPr>
        <w:tabs>
          <w:tab w:val="left" w:pos="0"/>
          <w:tab w:val="center" w:pos="2835"/>
        </w:tabs>
        <w:rPr>
          <w:rtl/>
        </w:rPr>
      </w:pPr>
      <w:del w:id="99192" w:author="מנוע מכני" w:date="2026-10-11T12:04:39Z">
        <w:r>
          <w:rPr>
            <w:rtl/>
          </w:rPr>
          <w:delText xml:space="preserve"> </w:delText>
        </w:r>
      </w:del>
      <w:r>
        <w:rPr>
          <w:rtl/>
        </w:rPr>
        <w:t xml:space="preserve">זה וזה יסוד דרומי.</w:t>
      </w:r>
    </w:p>
    <w:p>
      <w:pPr>
        <w:pStyle w:val="38"/>
        <w:rPr>
          <w:ins w:id="99193" w:author="מנוע מכני" w:date="2026-10-11T12:04:39Z"/>
        </w:rPr>
      </w:pPr>
      <w:r>
        <w:t>למ</w:t>
      </w:r>
      <w:r>
        <w:t>"</w:t>
      </w:r>
      <w:r>
        <w:t xml:space="preserve">ד</w:t>
      </w:r>
      <w:r>
        <w:t xml:space="preserve"> </w:t>
      </w:r>
      <w:r>
        <w:t xml:space="preserve">יסוד מערבי, </w:t>
      </w:r>
      <w:ins w:id="91291" w:author="מנוע מכני" w:date="2026-10-11T12:04:39Z">
        <w:r>
          <w:t xml:space="preserve">סבר</w:t>
        </w:r>
      </w:ins>
      <w:del w:id="91292" w:author="מנוע מכני" w:date="2026-10-11T12:04:39Z">
        <w:r>
          <w:delText xml:space="preserve">קסבר</w:delText>
        </w:r>
      </w:del>
      <w:r>
        <w:t xml:space="preserve">:</w:t>
      </w:r>
    </w:p>
    <w:p w:rsidR="00DA63EC" w:rsidRDefault="00DA63EC" w:rsidP="00DA63EC">
      <w:pPr>
        <w:tabs>
          <w:tab w:val="left" w:pos="0"/>
          <w:tab w:val="center" w:pos="2835"/>
        </w:tabs>
        <w:rPr>
          <w:rtl/>
        </w:rPr>
      </w:pPr>
      <w:del w:id="99194" w:author="מנוע מכני" w:date="2026-10-11T12:04:39Z">
        <w:r>
          <w:rPr>
            <w:rtl/>
          </w:rPr>
          <w:delText xml:space="preserve"> </w:delText>
        </w:r>
      </w:del>
      <w:r>
        <w:rPr>
          <w:rtl/>
        </w:rPr>
        <w:t xml:space="preserve">ילמד סתום מן המפורש, </w:t>
      </w:r>
    </w:p>
    <w:p w:rsidR="00DA63EC" w:rsidRDefault="00DA63EC" w:rsidP="00DA63EC">
      <w:pPr>
        <w:tabs>
          <w:tab w:val="left" w:pos="0"/>
          <w:tab w:val="center" w:pos="2835"/>
        </w:tabs>
        <w:rPr>
          <w:rtl/>
        </w:rPr>
      </w:pPr>
      <w:r>
        <w:rPr>
          <w:rFonts w:hint="cs"/>
          <w:rtl/>
        </w:rPr>
        <w:t>ולמ</w:t>
      </w:r>
      <w:r>
        <w:rPr>
          <w:rtl/>
        </w:rPr>
        <w:t>"</w:t>
      </w:r>
      <w:r>
        <w:rPr>
          <w:rFonts w:hint="cs"/>
          <w:rtl/>
        </w:rPr>
        <w:t xml:space="preserve">ד</w:t>
      </w:r>
      <w:r>
        <w:rPr>
          <w:rFonts w:hint="cs"/>
          <w:rtl/>
        </w:rPr>
        <w:t xml:space="preserve"> </w:t>
      </w:r>
      <w:r>
        <w:rPr>
          <w:rtl/>
        </w:rPr>
        <w:t xml:space="preserve">יסוד דרומי, </w:t>
      </w:r>
      <w:r>
        <w:rPr>
          <w:rtl/>
        </w:rPr>
        <w:t xml:space="preserve">מ"ט</w:t>
      </w:r>
      <w:r>
        <w:rPr>
          <w:rtl/>
        </w:rPr>
        <w:t xml:space="preserve">? א"ר אסי, </w:t>
      </w:r>
      <w:ins w:id="91293" w:author="מנוע מכני" w:date="2026-10-11T12:04:39Z">
        <w:r>
          <w:rPr>
            <w:rtl/>
          </w:rPr>
          <w:t xml:space="preserve">סבר</w:t>
        </w:r>
      </w:ins>
      <w:del w:id="91294" w:author="מנוע מכני" w:date="2026-10-11T12:04:39Z">
        <w:r>
          <w:rPr>
            <w:rtl/>
          </w:rPr>
          <w:delText xml:space="preserve">קסבר</w:delText>
        </w:r>
      </w:del>
      <w:r>
        <w:rPr>
          <w:rtl/>
        </w:rPr>
        <w:t xml:space="preserve"> </w:t>
      </w:r>
      <w:ins w:id="93085" w:author="מנוע מכני" w:date="2026-10-11T12:04:39Z">
        <w:r>
          <w:rPr>
            <w:rtl/>
          </w:rPr>
          <w:t xml:space="preserve">זה</w:t>
        </w:r>
      </w:ins>
      <w:del w:id="93086" w:author="מנוע מכני" w:date="2026-10-11T12:04:39Z">
        <w:r>
          <w:rPr>
            <w:rtl/>
          </w:rPr>
          <w:delText xml:space="preserve">האי</w:delText>
        </w:r>
      </w:del>
      <w:r>
        <w:rPr>
          <w:rtl/>
        </w:rPr>
        <w:t xml:space="preserve"> תנא: </w:t>
      </w:r>
      <w:ins w:id="96199" w:author="מנוע מכני" w:date="2026-10-11T12:04:39Z">
        <w:r>
          <w:rPr>
            <w:rtl/>
          </w:rPr>
          <w:t xml:space="preserve">כולו</w:t>
        </w:r>
      </w:ins>
      <w:del w:id="96200" w:author="מנוע מכני" w:date="2026-10-11T12:04:39Z">
        <w:r>
          <w:rPr>
            <w:rtl/>
          </w:rPr>
          <w:delText xml:space="preserve">כוליה</w:delText>
        </w:r>
      </w:del>
      <w:r>
        <w:rPr>
          <w:rtl/>
        </w:rPr>
        <w:t xml:space="preserve"> מזבח בצפון </w:t>
      </w:r>
      <w:ins w:id="97111" w:author="מנוע מכני" w:date="2026-10-11T12:04:39Z">
        <w:r>
          <w:rPr>
            <w:rtl/>
          </w:rPr>
          <w:t xml:space="preserve">עומד</w:t>
        </w:r>
      </w:ins>
      <w:del w:id="97112" w:author="מנוע מכני" w:date="2026-10-11T12:04:39Z">
        <w:r>
          <w:rPr>
            <w:rtl/>
          </w:rPr>
          <w:delText xml:space="preserve">קאי</w:delText>
        </w:r>
      </w:del>
      <w:r>
        <w:rPr>
          <w:rtl/>
        </w:rPr>
        <w:t xml:space="preserve">.</w:t>
      </w:r>
    </w:p>
    <w:p>
      <w:pPr>
        <w:pStyle w:val="38"/>
        <w:rPr>
          <w:ins w:id="99196" w:author="מנוע מכני" w:date="2026-10-11T12:04:39Z"/>
        </w:rPr>
      </w:pPr>
      <w:del w:id="99195" w:author="מנוע מכני" w:date="2026-10-11T12:04:39Z">
        <w:r>
          <w:delText xml:space="preserve">•</w:delText>
        </w:r>
      </w:del>
      <w:r>
        <w:t xml:space="preserve"> ל"א:</w:t>
      </w:r>
    </w:p>
    <w:p w:rsidR="00DA63EC" w:rsidRDefault="00DA63EC" w:rsidP="00DA63EC">
      <w:pPr>
        <w:tabs>
          <w:tab w:val="left" w:pos="0"/>
          <w:tab w:val="center" w:pos="2835"/>
        </w:tabs>
        <w:rPr>
          <w:rtl/>
        </w:rPr>
      </w:pPr>
      <w:del w:id="99197" w:author="מנוע מכני" w:date="2026-10-11T12:04:39Z">
        <w:r>
          <w:rPr>
            <w:rtl/>
          </w:rPr>
          <w:delText xml:space="preserve"> </w:delText>
        </w:r>
      </w:del>
      <w:ins w:id="96201" w:author="מנוע מכני" w:date="2026-10-11T12:04:39Z">
        <w:r>
          <w:rPr>
            <w:rtl/>
          </w:rPr>
          <w:t xml:space="preserve">כולו</w:t>
        </w:r>
      </w:ins>
      <w:del w:id="96202" w:author="מנוע מכני" w:date="2026-10-11T12:04:39Z">
        <w:r>
          <w:rPr>
            <w:rtl/>
          </w:rPr>
          <w:delText xml:space="preserve">כוליה</w:delText>
        </w:r>
      </w:del>
      <w:r>
        <w:rPr>
          <w:rtl/>
        </w:rPr>
        <w:t xml:space="preserve"> פתח בדרום </w:t>
      </w:r>
      <w:ins w:id="97113" w:author="מנוע מכני" w:date="2026-10-11T12:04:39Z">
        <w:r>
          <w:rPr>
            <w:rtl/>
          </w:rPr>
          <w:t xml:space="preserve">עומד</w:t>
        </w:r>
      </w:ins>
      <w:del w:id="97114" w:author="מנוע מכני" w:date="2026-10-11T12:04:39Z">
        <w:r>
          <w:rPr>
            <w:rtl/>
          </w:rPr>
          <w:delText xml:space="preserve">קאי</w:delText>
        </w:r>
      </w:del>
      <w:r>
        <w:rPr>
          <w:rtl/>
        </w:rPr>
        <w:t xml:space="preserve">.</w:t>
      </w:r>
    </w:p>
    <w:p w:rsidR="00DA63EC" w:rsidRDefault="00DA63EC" w:rsidP="00DA63EC">
      <w:pPr>
        <w:pStyle w:val="afff3"/>
        <w:framePr w:wrap="around"/>
        <w:rPr>
          <w:rtl/>
        </w:rPr>
      </w:pPr>
      <w:r>
        <w:rPr>
          <w:rFonts w:hint="cs"/>
          <w:rtl/>
        </w:rPr>
        <w:t xml:space="preserve">נג: </w:t>
      </w:r>
    </w:p>
    <w:p>
      <w:pPr>
        <w:pStyle w:val="38"/>
        <w:rPr>
          <w:ins w:id="99198" w:author="מנוע מכני" w:date="2026-10-11T12:04:39Z"/>
        </w:rPr>
      </w:pPr>
      <w:r>
        <w:t>תנא ד</w:t>
      </w:r>
      <w:r>
        <w:t>רי</w:t>
      </w:r>
      <w:r>
        <w:t>"</w:t>
      </w:r>
      <w:r>
        <w:t xml:space="preserve">ש</w:t>
      </w:r>
      <w:ins w:id="94639" w:author="מנוע מכני" w:date="2026-10-11T12:04:39Z">
        <w:r>
          <w:t xml:space="preserve"> </w:t>
        </w:r>
      </w:ins>
      <w:del w:id="94640" w:author="מנוע מכני" w:date="2026-10-11T12:04:39Z">
        <w:r>
          <w:delText xml:space="preserve">  </w:delText>
        </w:r>
      </w:del>
      <w:r>
        <w:t xml:space="preserve">כרשב</w:t>
      </w:r>
      <w:r>
        <w:t>"</w:t>
      </w:r>
      <w:r>
        <w:t>י</w:t>
      </w:r>
      <w:r>
        <w:t xml:space="preserve">:</w:t>
      </w:r>
    </w:p>
    <w:p w:rsidR="00DA63EC" w:rsidRDefault="00DA63EC" w:rsidP="00DA63EC">
      <w:pPr>
        <w:tabs>
          <w:tab w:val="left" w:pos="0"/>
          <w:tab w:val="center" w:pos="2835"/>
        </w:tabs>
        <w:rPr>
          <w:rtl/>
        </w:rPr>
      </w:pPr>
      <w:del w:id="99199" w:author="מנוע מכני" w:date="2026-10-11T12:04:39Z">
        <w:r>
          <w:rPr>
            <w:rtl/>
          </w:rPr>
          <w:delText xml:space="preserve"> </w:delText>
        </w:r>
      </w:del>
      <w:r>
        <w:rPr>
          <w:rFonts w:hint="cs"/>
          <w:rtl/>
        </w:rPr>
        <w:t>ד</w:t>
      </w:r>
      <w:r>
        <w:rPr>
          <w:rtl/>
        </w:rPr>
        <w:t xml:space="preserve">זה וזה יסוד מערבי, וסימניך: משכו </w:t>
      </w:r>
      <w:ins w:id="91295" w:author="מנוע מכני" w:date="2026-10-11T12:04:39Z">
        <w:r>
          <w:rPr>
            <w:rtl/>
          </w:rPr>
          <w:t xml:space="preserve">אנשים</w:t>
        </w:r>
      </w:ins>
      <w:del w:id="91296" w:author="מנוע מכני" w:date="2026-10-11T12:04:39Z">
        <w:r>
          <w:rPr>
            <w:rtl/>
          </w:rPr>
          <w:delText xml:space="preserve">גברי</w:delText>
        </w:r>
      </w:del>
      <w:r>
        <w:rPr>
          <w:rtl/>
        </w:rPr>
        <w:t xml:space="preserve"> </w:t>
      </w:r>
      <w:ins w:id="97115" w:author="מנוע מכני" w:date="2026-10-11T12:04:39Z">
        <w:r>
          <w:rPr>
            <w:rtl/>
          </w:rPr>
          <w:t xml:space="preserve">לאדם</w:t>
        </w:r>
      </w:ins>
      <w:del w:id="97116" w:author="מנוע מכני" w:date="2026-10-11T12:04:39Z">
        <w:r>
          <w:rPr>
            <w:rtl/>
          </w:rPr>
          <w:delText xml:space="preserve">לגברא</w:delText>
        </w:r>
      </w:del>
      <w:r>
        <w:rPr>
          <w:rtl/>
        </w:rPr>
        <w:t xml:space="preserve">.</w:t>
      </w:r>
    </w:p>
    <w:p w:rsidR="00DA63EC" w:rsidRDefault="00DA63EC" w:rsidP="00DA63EC">
      <w:pPr>
        <w:pStyle w:val="affffd"/>
        <w:rPr>
          <w:rtl/>
        </w:rPr>
      </w:pPr>
      <w:r>
        <w:rPr>
          <w:rtl/>
        </w:rPr>
        <w:t>׹</w:t>
      </w:r>
    </w:p>
    <w:p>
      <w:pPr>
        <w:pStyle w:val="MishnaBatzad"/>
        <w:rPr>
          <w:ins w:id="20358" w:author="קלוד" w:date="2026-10-11T09:07:24Z"/>
        </w:rPr>
      </w:pPr>
      <w:ins w:id="20357" w:author="קלוד" w:date="2026-10-11T09:07:24Z">
        <w:r>
          <w:t xml:space="preserve">משנה ד</w:t>
        </w:r>
      </w:ins>
    </w:p>
    <w:p w:rsidR="00DA63EC" w:rsidRPr="000A334C" w:rsidRDefault="00DA63EC" w:rsidP="003B6D22">
      <w:pPr>
        <w:pStyle w:val="afff9"/>
        <w:rPr>
          <w:del w:id="20216" w:author="קלוד" w:date="2026-10-11T09:07:24Z"/>
          <w:rtl/>
        </w:rPr>
      </w:pPr>
      <w:del w:id="20215" w:author="קלוד" w:date="2026-10-11T09:07:24Z">
        <w:r w:rsidRPr="000A334C">
          <w:rPr>
            <w:rtl/>
          </w:rPr>
          <w:delText xml:space="preserve">מתני'.</w:delText>
        </w:r>
      </w:del>
    </w:p>
    <w:p w:rsidR="00DA63EC" w:rsidRPr="000A334C" w:rsidRDefault="00DA63EC" w:rsidP="003B6D22">
      <w:pPr>
        <w:pStyle w:val="afff9"/>
        <w:spacing w:before="120"/>
        <w:rPr>
          <w:rtl/>
        </w:rPr>
        <w:pPrChange w:id="90019" w:author="קלוד" w:date="2026-10-11T12:09:42Z">
          <w:pPr>
            <w:pStyle w:val="afff9"/>
          </w:pPr>
        </w:pPrChange>
      </w:pPr>
      <w:r w:rsidRPr="000A334C">
        <w:rPr>
          <w:rtl/>
        </w:rPr>
        <w:t xml:space="preserve">העולה קדשי קדשים - שחיטתה בצפון, וקיבול דמה בכלי שרת בצפון, </w:t>
      </w:r>
    </w:p>
    <w:p w:rsidR="00DA63EC" w:rsidRPr="000A334C" w:rsidRDefault="00DA63EC" w:rsidP="003B6D22">
      <w:pPr>
        <w:pStyle w:val="afff9"/>
        <w:rPr>
          <w:rtl/>
        </w:rPr>
      </w:pPr>
      <w:r w:rsidRPr="000A334C">
        <w:rPr>
          <w:rtl/>
        </w:rPr>
        <w:t>ודמה טעון שתי מתנות שהן ארבע, וטעונה הפשט וניתוח, וכליל לאשים.</w:t>
      </w:r>
    </w:p>
    <w:p w:rsidR="00DA63EC" w:rsidRDefault="00DA63EC" w:rsidP="00DA63EC">
      <w:pPr>
        <w:pStyle w:val="affffd"/>
        <w:rPr>
          <w:rtl/>
        </w:rPr>
      </w:pPr>
      <w:r>
        <w:rPr>
          <w:rtl/>
        </w:rPr>
        <w:t>׹</w:t>
      </w:r>
    </w:p>
    <w:p w:rsidR="00DA63EC" w:rsidRDefault="00DA63EC" w:rsidP="00DA63EC">
      <w:pPr>
        <w:tabs>
          <w:tab w:val="left" w:pos="0"/>
          <w:tab w:val="center" w:pos="2835"/>
        </w:tabs>
        <w:rPr>
          <w:rtl/>
        </w:rPr>
      </w:pPr>
      <w:r>
        <w:rPr>
          <w:rtl/>
        </w:rPr>
        <w:t xml:space="preserve">עולה </w:t>
      </w:r>
      <w:r>
        <w:rPr>
          <w:rFonts w:hint="cs"/>
          <w:rtl/>
        </w:rPr>
        <w:t>- ק</w:t>
      </w:r>
      <w:r>
        <w:rPr>
          <w:rtl/>
        </w:rPr>
        <w:t>דשי קדשים? משום דלא כתיב בה לה' קדשי קדשים היא.</w:t>
      </w:r>
    </w:p>
    <w:p w:rsidR="00DA63EC" w:rsidRDefault="00DA63EC" w:rsidP="00DA63EC">
      <w:pPr>
        <w:pStyle w:val="affffd"/>
        <w:rPr>
          <w:del w:id="90056" w:author="מנוע עיצוב" w:date="2026-10-11T12:09:26Z"/>
          <w:rtl/>
        </w:rPr>
      </w:pPr>
      <w:del w:id="90055" w:author="מנוע עיצוב" w:date="2026-10-11T12:09:26Z">
        <w:r>
          <w:rPr>
            <w:rtl/>
          </w:rPr>
          <w:delText xml:space="preserve">׹</w:delText>
        </w:r>
      </w:del>
    </w:p>
    <w:p w:rsidR="00DA63EC" w:rsidRDefault="00DA63EC" w:rsidP="00DA63EC">
      <w:pPr>
        <w:pStyle w:val="affff1"/>
        <w:ind w:end="0"/>
        <w:rPr>
          <w:rtl/>
        </w:rPr>
        <w:pPrChange w:id="20092" w:author="קלוד" w:date="2026-10-11T09:07:24Z">
          <w:pPr>
            <w:pStyle w:val="affff1"/>
            <w:rPr>
              <w:rtl/>
            </w:rPr>
          </w:pPr>
        </w:pPrChange>
      </w:pPr>
      <w:ins w:id="9830" w:author="מספור קטעי משנה" w:date="2026-10-11T09:35:09Z">
        <w:r>
          <w:rPr>
            <w:rStyle w:val="MisparKeta"/>
          </w:rPr>
          <w:t xml:space="preserve">ב. </w:t>
        </w:r>
      </w:ins>
      <w:r>
        <w:rPr>
          <w:rtl/>
        </w:rPr>
        <w:t>ודמה טעון שתי מתנות.</w:t>
      </w:r>
    </w:p>
    <w:p>
      <w:pPr>
        <w:pStyle w:val="38"/>
        <w:rPr>
          <w:ins w:id="99200" w:author="מנוע מכני" w:date="2026-10-11T12:04:39Z"/>
        </w:rPr>
      </w:pPr>
      <w:r w:rsidRPr="00427E2D">
        <w:t>רב</w:t>
      </w:r>
      <w:r>
        <w:t xml:space="preserve">:</w:t>
      </w:r>
    </w:p>
    <w:p w:rsidR="00DA63EC" w:rsidRDefault="00DA63EC" w:rsidP="00DA63EC">
      <w:pPr>
        <w:tabs>
          <w:tab w:val="left" w:pos="0"/>
          <w:tab w:val="center" w:pos="2835"/>
        </w:tabs>
        <w:rPr>
          <w:rtl/>
        </w:rPr>
      </w:pPr>
      <w:del w:id="99201" w:author="מנוע מכני" w:date="2026-10-11T12:04:39Z">
        <w:r>
          <w:rPr>
            <w:rtl/>
          </w:rPr>
          <w:delText xml:space="preserve"> </w:delText>
        </w:r>
      </w:del>
      <w:r>
        <w:rPr>
          <w:rtl/>
        </w:rPr>
        <w:t xml:space="preserve">נותן וחוזר ונותן, </w:t>
      </w:r>
      <w:r>
        <w:rPr>
          <w:rtl/>
        </w:rPr>
        <w:tab/>
      </w:r>
      <w:r w:rsidRPr="00427E2D">
        <w:rPr>
          <w:rStyle w:val="2fb"/>
          <w:b/>
          <w:bCs/>
          <w:rtl/>
        </w:rPr>
        <w:t>ושמואל</w:t>
      </w:r>
      <w:r>
        <w:rPr>
          <w:rtl/>
        </w:rPr>
        <w:t>: מתנה אחת כמין גמא נותן.</w:t>
      </w:r>
    </w:p>
    <w:p>
      <w:pPr>
        <w:pStyle w:val="38"/>
        <w:rPr>
          <w:ins w:id="99202" w:author="מנוע מכני" w:date="2026-10-11T12:04:39Z"/>
        </w:rPr>
      </w:pPr>
      <w:r>
        <w:t xml:space="preserve">כתנאי:</w:t>
      </w:r>
    </w:p>
    <w:p w:rsidR="00DA63EC" w:rsidRDefault="00DA63EC" w:rsidP="00DA63EC">
      <w:pPr>
        <w:tabs>
          <w:tab w:val="left" w:pos="0"/>
          <w:tab w:val="center" w:pos="2835"/>
        </w:tabs>
        <w:rPr>
          <w:rtl/>
        </w:rPr>
      </w:pPr>
      <w:del w:id="99203" w:author="מנוע מכני" w:date="2026-10-11T12:04:39Z">
        <w:r>
          <w:rPr>
            <w:rtl/>
          </w:rPr>
          <w:delText xml:space="preserve"> </w:delText>
        </w:r>
      </w:del>
      <w:r>
        <w:rPr>
          <w:rFonts w:hint="cs"/>
          <w:rtl/>
        </w:rPr>
        <w:t xml:space="preserve">סביב ולא זריקה אחת וזרקו' כמין גמא ולא יקיפנו בחוט </w:t>
      </w:r>
    </w:p>
    <w:p w:rsidR="00DA63EC" w:rsidRDefault="00DA63EC" w:rsidP="00DA63EC">
      <w:pPr>
        <w:tabs>
          <w:tab w:val="left" w:pos="0"/>
          <w:tab w:val="center" w:pos="2835"/>
        </w:tabs>
        <w:rPr>
          <w:rtl/>
        </w:rPr>
      </w:pPr>
      <w:r>
        <w:rPr>
          <w:rStyle w:val="2fb"/>
          <w:rtl/>
        </w:rPr>
        <w:t>ר</w:t>
      </w:r>
      <w:r>
        <w:rPr>
          <w:rStyle w:val="2fb"/>
          <w:rFonts w:hint="cs"/>
          <w:rtl/>
        </w:rPr>
        <w:t>י</w:t>
      </w:r>
      <w:r>
        <w:rPr>
          <w:rStyle w:val="2fb"/>
          <w:rtl/>
        </w:rPr>
        <w:t>"</w:t>
      </w:r>
      <w:r>
        <w:rPr>
          <w:rStyle w:val="2fb"/>
          <w:rFonts w:hint="cs"/>
          <w:rtl/>
        </w:rPr>
        <w:t xml:space="preserve">ש</w:t>
      </w:r>
      <w:r>
        <w:rPr>
          <w:rFonts w:hint="cs"/>
          <w:rtl/>
        </w:rPr>
        <w:t xml:space="preserve"> מה להלן</w:t>
      </w:r>
      <w:r w:rsidRPr="00464129">
        <w:rPr>
          <w:rStyle w:val="afffff0"/>
          <w:rFonts w:hint="cs"/>
          <w:rtl/>
        </w:rPr>
        <w:t xml:space="preserve"> 'סביב'</w:t>
      </w:r>
      <w:r w:rsidRPr="00464129">
        <w:rPr>
          <w:rStyle w:val="afffff0"/>
          <w:rtl/>
        </w:rPr>
        <w:t xml:space="preserve"> </w:t>
      </w:r>
      <w:r>
        <w:rPr>
          <w:rtl/>
        </w:rPr>
        <w:t xml:space="preserve">פיסוק וארבע מתנות, אף כאן </w:t>
      </w:r>
      <w:r>
        <w:rPr>
          <w:rFonts w:hint="cs"/>
          <w:rtl/>
        </w:rPr>
        <w:t xml:space="preserve">סביב </w:t>
      </w:r>
      <w:r>
        <w:rPr>
          <w:rtl/>
        </w:rPr>
        <w:t xml:space="preserve">פיסוק וארבע מתנות</w:t>
      </w:r>
      <w:ins w:id="94641" w:author="מנוע מכני" w:date="2026-10-11T12:04:39Z">
        <w:r>
          <w:rPr>
            <w:rtl/>
          </w:rPr>
          <w:t xml:space="preserve">,</w:t>
        </w:r>
      </w:ins>
      <w:del w:id="94642" w:author="מנוע מכני" w:date="2026-10-11T12:04:39Z">
        <w:r>
          <w:rPr>
            <w:rtl/>
          </w:rPr>
          <w:delText xml:space="preserve">;</w:delText>
        </w:r>
      </w:del>
    </w:p>
    <w:p w:rsidR="00DA63EC" w:rsidRPr="00FE1B89" w:rsidRDefault="00DA63EC" w:rsidP="00DA63EC">
      <w:pPr>
        <w:tabs>
          <w:tab w:val="left" w:pos="0"/>
          <w:tab w:val="center" w:pos="2835"/>
        </w:tabs>
        <w:rPr>
          <w:spacing w:val="-2"/>
          <w:rtl/>
        </w:rPr>
      </w:pPr>
      <w:r w:rsidRPr="00FE1B89">
        <w:rPr>
          <w:rFonts w:hint="cs"/>
          <w:spacing w:val="-2"/>
          <w:rtl/>
        </w:rPr>
        <w:t xml:space="preserve">ולא </w:t>
      </w:r>
      <w:r w:rsidRPr="00FE1B89">
        <w:rPr>
          <w:spacing w:val="-2"/>
          <w:rtl/>
        </w:rPr>
        <w:t xml:space="preserve">ארבע מתנות על ארבע קרנות! </w:t>
      </w:r>
      <w:r w:rsidRPr="00FE1B89">
        <w:rPr>
          <w:rFonts w:hint="cs"/>
          <w:spacing w:val="-2"/>
          <w:rtl/>
        </w:rPr>
        <w:t>ד</w:t>
      </w:r>
      <w:r w:rsidRPr="00FE1B89">
        <w:rPr>
          <w:spacing w:val="-2"/>
          <w:rtl/>
        </w:rPr>
        <w:t xml:space="preserve">עולה טעונה יסוד, וקרן מזרחית דרומית </w:t>
      </w:r>
      <w:r w:rsidRPr="00FE1B89">
        <w:rPr>
          <w:spacing w:val="-2"/>
          <w:rtl/>
        </w:rPr>
        <w:t xml:space="preserve">לא</w:t>
      </w:r>
      <w:r w:rsidRPr="00FE1B89">
        <w:rPr>
          <w:spacing w:val="-2"/>
          <w:rtl/>
        </w:rPr>
        <w:t xml:space="preserve"> היה לה יסוד.</w:t>
      </w:r>
    </w:p>
    <w:p>
      <w:pPr>
        <w:pStyle w:val="afffff8"/>
        <w:rPr>
          <w:ins w:id="90403" w:author="קלוד" w:date="2026-10-11T12:29:36Z"/>
        </w:rPr>
      </w:pPr>
      <w:ins w:id="90404" w:author="קלוד" w:date="2026-10-11T12:29:36Z">
        <w:r>
          <w:rPr>
            <w:color w:val="7B3F00"/>
          </w:rPr>
          <w:t xml:space="preserve">קרן דרומית מזרחית - אין לה יסוד, שלא היתה בחלק יהודה</w:t>
        </w:r>
      </w:ins>
    </w:p>
    <w:p>
      <w:pPr>
        <w:pStyle w:val="38"/>
        <w:rPr>
          <w:ins w:id="99204" w:author="מנוע מכני" w:date="2026-10-11T12:04:39Z"/>
        </w:rPr>
      </w:pPr>
      <w:r>
        <w:t>א</w:t>
      </w:r>
      <w:r>
        <w:t>ר</w:t>
      </w:r>
      <w:r>
        <w:t>"</w:t>
      </w:r>
      <w:r>
        <w:t>א</w:t>
      </w:r>
      <w:r>
        <w:t xml:space="preserve">:</w:t>
      </w:r>
    </w:p>
    <w:p w:rsidR="00DA63EC" w:rsidRDefault="00DA63EC" w:rsidP="00DA63EC">
      <w:pPr>
        <w:tabs>
          <w:tab w:val="left" w:pos="0"/>
          <w:tab w:val="center" w:pos="2835"/>
        </w:tabs>
        <w:rPr>
          <w:rtl/>
        </w:rPr>
      </w:pPr>
      <w:del w:id="99205" w:author="מנוע מכני" w:date="2026-10-11T12:04:39Z">
        <w:r>
          <w:rPr>
            <w:rtl/>
          </w:rPr>
          <w:delText xml:space="preserve"> </w:delText>
        </w:r>
      </w:del>
      <w:r>
        <w:rPr>
          <w:rtl/>
        </w:rPr>
        <w:t xml:space="preserve">לפי שלא היתה בחלקו של טורף, </w:t>
      </w:r>
      <w:r>
        <w:rPr>
          <w:rStyle w:val="2fb"/>
          <w:rtl/>
        </w:rPr>
        <w:t xml:space="preserve">דא</w:t>
      </w:r>
      <w:r>
        <w:rPr>
          <w:rStyle w:val="2fb"/>
          <w:rFonts w:hint="cs"/>
          <w:rtl/>
        </w:rPr>
        <w:t>רשבר</w:t>
      </w:r>
      <w:r>
        <w:rPr>
          <w:rStyle w:val="2fb"/>
          <w:rtl/>
        </w:rPr>
        <w:t>"</w:t>
      </w:r>
      <w:r>
        <w:rPr>
          <w:rStyle w:val="2fb"/>
          <w:rFonts w:hint="cs"/>
          <w:rtl/>
        </w:rPr>
        <w:t>י</w:t>
      </w:r>
      <w:r>
        <w:rPr>
          <w:rtl/>
        </w:rPr>
        <w:t>: מזבח אוכל בחלקו של יהודה אמה.</w:t>
      </w:r>
    </w:p>
    <w:p w:rsidR="00DA63EC" w:rsidRDefault="00DA63EC" w:rsidP="00DA63EC">
      <w:pPr>
        <w:tabs>
          <w:tab w:val="left" w:pos="0"/>
          <w:tab w:val="center" w:pos="2835"/>
        </w:tabs>
        <w:rPr>
          <w:rtl/>
        </w:rPr>
      </w:pPr>
      <w:r>
        <w:rPr>
          <w:rStyle w:val="2fb"/>
          <w:rFonts w:hint="cs"/>
          <w:rtl/>
        </w:rPr>
        <w:t>רלב</w:t>
      </w:r>
      <w:r>
        <w:rPr>
          <w:rStyle w:val="2fb"/>
          <w:rtl/>
        </w:rPr>
        <w:t>"</w:t>
      </w:r>
      <w:r>
        <w:rPr>
          <w:rStyle w:val="2fb"/>
          <w:rFonts w:hint="cs"/>
          <w:rtl/>
        </w:rPr>
        <w:t xml:space="preserve">ח</w:t>
      </w:r>
      <w:r>
        <w:rPr>
          <w:rFonts w:hint="cs"/>
          <w:rtl/>
        </w:rPr>
        <w:t xml:space="preserve"> </w:t>
      </w:r>
      <w:r>
        <w:rPr>
          <w:rStyle w:val="2fb"/>
          <w:rFonts w:hint="cs"/>
          <w:rtl/>
        </w:rPr>
        <w:t xml:space="preserve">מרחב</w:t>
      </w:r>
      <w:r>
        <w:rPr>
          <w:rStyle w:val="2fb"/>
          <w:rtl/>
        </w:rPr>
        <w:t>"</w:t>
      </w:r>
      <w:r>
        <w:rPr>
          <w:rStyle w:val="2fb"/>
          <w:rFonts w:hint="cs"/>
          <w:rtl/>
        </w:rPr>
        <w:t>ח</w:t>
      </w:r>
      <w:r>
        <w:rPr>
          <w:rtl/>
        </w:rPr>
        <w:t xml:space="preserve">: רצועה היתה יוצאה מחלקו של יהודה ונכנסה בחלקו של בנימין, והיה בנימין הצדיק מצטער </w:t>
      </w:r>
      <w:ins w:id="93087" w:author="מנוע מכני" w:date="2026-10-11T12:04:39Z">
        <w:r>
          <w:rPr>
            <w:rtl/>
          </w:rPr>
          <w:t xml:space="preserve">עליו</w:t>
        </w:r>
      </w:ins>
      <w:del w:id="93088" w:author="מנוע מכני" w:date="2026-10-11T12:04:39Z">
        <w:r>
          <w:rPr>
            <w:rtl/>
          </w:rPr>
          <w:delText xml:space="preserve">עליה</w:delText>
        </w:r>
      </w:del>
      <w:r>
        <w:rPr>
          <w:rtl/>
        </w:rPr>
        <w:t xml:space="preserve"> בכל יום לנוטלה, </w:t>
      </w:r>
      <w:ins w:id="96509" w:author="מנוע מכני" w:date="2026-10-11T12:04:39Z">
        <w:r>
          <w:rPr>
            <w:rtl/>
          </w:rPr>
          <w:t xml:space="preserve">ד'</w:t>
        </w:r>
      </w:ins>
      <w:del w:id="96510"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ins w:id="90779" w:author="Claude - סמנטי" w:date="2026-10-11T12:26:16Z">
        <w:r>
          <w:rPr>
            <w:rStyle w:val="afffff0"/>
            <w:rtl/>
          </w:rPr>
          <w:t xml:space="preserve">חוֹפֵף עָלָיו כָּל הַיּוֹם</w:t>
        </w:r>
      </w:ins>
      <w:del w:id="90780" w:author="Claude - סמנטי" w:date="2026-10-11T12:26:16Z">
        <w:r w:rsidRPr="00464129">
          <w:rPr>
            <w:rStyle w:val="afffff0"/>
            <w:rtl/>
          </w:rPr>
          <w:delText xml:space="preserve">חופף עליו כל היום</w:delText>
        </w:r>
      </w:del>
      <w:r w:rsidRPr="00464129">
        <w:rPr>
          <w:rStyle w:val="afffff0"/>
          <w:rFonts w:hint="cs"/>
          <w:rtl/>
        </w:rPr>
        <w:t>'</w:t>
      </w:r>
      <w:r w:rsidRPr="00464129">
        <w:rPr>
          <w:rStyle w:val="afffff0"/>
          <w:rtl/>
        </w:rPr>
        <w:t>,</w:t>
      </w:r>
      <w:r>
        <w:rPr>
          <w:rtl/>
        </w:rPr>
        <w:t xml:space="preserve"> לפיכך זכה בנימין הצדיק ונעשה אושפיזכן להקב"ה, </w:t>
      </w:r>
      <w:ins w:id="96511" w:author="מנוע מכני" w:date="2026-10-11T12:04:39Z">
        <w:r>
          <w:rPr>
            <w:rtl/>
          </w:rPr>
          <w:t xml:space="preserve">ד'</w:t>
        </w:r>
      </w:ins>
      <w:del w:id="96512" w:author="מנוע מכני" w:date="2026-10-11T12:04:39Z">
        <w:r>
          <w:rPr>
            <w:rtl/>
          </w:rPr>
          <w:delText xml:space="preserve">שנאמר:</w:delText>
        </w:r>
        <w:r w:rsidRPr="00464129">
          <w:rPr>
            <w:rStyle w:val="afffff0"/>
            <w:rtl/>
          </w:rPr>
          <w:delText xml:space="preserve"> </w:delText>
        </w:r>
        <w:r w:rsidRPr="00464129">
          <w:rPr>
            <w:rStyle w:val="afffff0"/>
            <w:rFonts w:hint="cs"/>
            <w:rtl/>
          </w:rPr>
          <w:delText xml:space="preserve">'</w:delText>
        </w:r>
      </w:del>
      <w:ins w:id="90777" w:author="Claude - סמנטי" w:date="2026-10-11T12:26:16Z">
        <w:r>
          <w:rPr>
            <w:rStyle w:val="afffff0"/>
            <w:rtl/>
          </w:rPr>
          <w:t xml:space="preserve">וּבֵין כְּתֵפָיו שָׁכֵן</w:t>
        </w:r>
      </w:ins>
      <w:del w:id="90778" w:author="Claude - סמנטי" w:date="2026-10-11T12:26:16Z">
        <w:r w:rsidRPr="00464129">
          <w:rPr>
            <w:rStyle w:val="afffff0"/>
            <w:rtl/>
          </w:rPr>
          <w:delText xml:space="preserve">ובין כתפיו שכן</w:delText>
        </w:r>
      </w:del>
      <w:r w:rsidRPr="00464129">
        <w:rPr>
          <w:rStyle w:val="afffff0"/>
          <w:rFonts w:hint="cs"/>
          <w:rtl/>
        </w:rPr>
        <w:t>'</w:t>
      </w:r>
      <w:r w:rsidRPr="00464129">
        <w:rPr>
          <w:rStyle w:val="afffff0"/>
          <w:rtl/>
        </w:rPr>
        <w:t>.</w:t>
      </w:r>
    </w:p>
    <w:p w:rsidR="00DA63EC" w:rsidRDefault="00DA63EC" w:rsidP="00DA63EC">
      <w:pPr>
        <w:pStyle w:val="afff3"/>
        <w:framePr w:wrap="around"/>
        <w:rPr>
          <w:rtl/>
        </w:rPr>
      </w:pPr>
      <w:r>
        <w:rPr>
          <w:rFonts w:hint="cs"/>
          <w:rtl/>
        </w:rPr>
        <w:lastRenderedPageBreak/>
        <w:t>נד.</w:t>
      </w:r>
    </w:p>
    <w:p>
      <w:pPr>
        <w:pStyle w:val="38"/>
        <w:rPr>
          <w:ins w:id="99206" w:author="מנוע מכני" w:date="2026-10-11T12:04:39Z"/>
        </w:rPr>
      </w:pPr>
      <w:r>
        <w:t xml:space="preserve">והך</w:t>
      </w:r>
    </w:p>
    <w:p w:rsidR="00DA63EC" w:rsidRDefault="00DA63EC" w:rsidP="00DA63EC">
      <w:pPr>
        <w:tabs>
          <w:tab w:val="left" w:pos="0"/>
          <w:tab w:val="center" w:pos="2835"/>
        </w:tabs>
        <w:rPr>
          <w:rtl/>
        </w:rPr>
      </w:pPr>
      <w:del w:id="99207" w:author="מנוע מכני" w:date="2026-10-11T12:04:39Z">
        <w:r>
          <w:rPr>
            <w:rFonts w:hint="cs"/>
            <w:rtl/>
          </w:rPr>
          <w:delText xml:space="preserve"> </w:delText>
        </w:r>
      </w:del>
      <w:r>
        <w:rPr>
          <w:rFonts w:hint="cs"/>
          <w:rtl/>
        </w:rPr>
        <w:t xml:space="preserve">ד</w:t>
      </w:r>
      <w:r>
        <w:rPr>
          <w:rtl/>
        </w:rPr>
        <w:t xml:space="preserve">עולת העוף מולק את ראשה ממול עורפה ומבדיל, וממצה דמה על קיר המזבח</w:t>
      </w:r>
      <w:ins w:id="94643" w:author="מנוע מכני" w:date="2026-10-11T12:04:39Z">
        <w:r>
          <w:rPr>
            <w:rtl/>
          </w:rPr>
          <w:t xml:space="preserve">,</w:t>
        </w:r>
      </w:ins>
      <w:del w:id="94644" w:author="מנוע מכני" w:date="2026-10-11T12:04:39Z">
        <w:r>
          <w:rPr>
            <w:rtl/>
          </w:rPr>
          <w:delText xml:space="preserve">;</w:delText>
        </w:r>
      </w:del>
    </w:p>
    <w:p w:rsidR="00DA63EC" w:rsidRDefault="00DA63EC" w:rsidP="00DA63EC">
      <w:pPr>
        <w:tabs>
          <w:tab w:val="left" w:pos="0"/>
          <w:tab w:val="center" w:pos="2835"/>
        </w:tabs>
        <w:rPr>
          <w:rtl/>
        </w:rPr>
      </w:pPr>
      <w:ins w:id="95947" w:author="מנוע מכני" w:date="2026-10-11T12:04:39Z">
        <w:r>
          <w:rPr>
            <w:rtl/>
          </w:rPr>
          <w:t xml:space="preserve">ואם </w:t>
        </w:r>
      </w:ins>
      <w:del w:id="95948" w:author="מנוע מכני" w:date="2026-10-11T12:04:39Z">
        <w:r>
          <w:rPr>
            <w:rtl/>
          </w:rPr>
          <w:delText xml:space="preserve">ואי </w:delText>
        </w:r>
      </w:del>
      <w:r>
        <w:rPr>
          <w:rtl/>
        </w:rPr>
        <w:t xml:space="preserve">אמרת </w:t>
      </w:r>
      <w:r>
        <w:rPr>
          <w:rtl/>
        </w:rPr>
        <w:t xml:space="preserve">לא</w:t>
      </w:r>
      <w:r>
        <w:rPr>
          <w:rtl/>
        </w:rPr>
        <w:t xml:space="preserve"> היה לה יסוד, באוירא </w:t>
      </w:r>
      <w:ins w:id="93089" w:author="מנוע מכני" w:date="2026-10-11T12:04:39Z">
        <w:r>
          <w:rPr>
            <w:rtl/>
          </w:rPr>
          <w:t xml:space="preserve">סתם</w:t>
        </w:r>
      </w:ins>
      <w:del w:id="93090" w:author="מנוע מכני" w:date="2026-10-11T12:04:39Z">
        <w:r>
          <w:rPr>
            <w:rtl/>
          </w:rPr>
          <w:delText xml:space="preserve">בעלמא</w:delText>
        </w:r>
      </w:del>
      <w:r>
        <w:rPr>
          <w:rtl/>
        </w:rPr>
        <w:t xml:space="preserve"> הוא </w:t>
      </w:r>
      <w:ins w:id="96467" w:author="מנוע מכני" w:date="2026-10-11T12:04:39Z">
        <w:r>
          <w:rPr>
            <w:rtl/>
          </w:rPr>
          <w:t xml:space="preserve">דעשה</w:t>
        </w:r>
      </w:ins>
      <w:del w:id="96468" w:author="מנוע מכני" w:date="2026-10-11T12:04:39Z">
        <w:r>
          <w:rPr>
            <w:rtl/>
          </w:rPr>
          <w:delText xml:space="preserve">דעביד</w:delText>
        </w:r>
      </w:del>
      <w:r>
        <w:rPr>
          <w:rtl/>
        </w:rPr>
        <w:t xml:space="preserve">? </w:t>
      </w:r>
    </w:p>
    <w:p>
      <w:pPr>
        <w:pStyle w:val="38"/>
        <w:rPr>
          <w:ins w:id="99208" w:author="מנוע מכני" w:date="2026-10-11T12:04:39Z"/>
        </w:rPr>
      </w:pPr>
      <w:r>
        <w:t>ארנב</w:t>
      </w:r>
      <w:r>
        <w:t>"</w:t>
      </w:r>
      <w:r>
        <w:t xml:space="preserve">י:</w:t>
      </w:r>
    </w:p>
    <w:p w:rsidR="00DA63EC" w:rsidRDefault="00DA63EC" w:rsidP="00DA63EC">
      <w:pPr>
        <w:tabs>
          <w:tab w:val="left" w:pos="0"/>
          <w:tab w:val="center" w:pos="2835"/>
        </w:tabs>
        <w:rPr>
          <w:rtl/>
        </w:rPr>
      </w:pPr>
      <w:del w:id="99209" w:author="מנוע מכני" w:date="2026-10-11T12:04:39Z">
        <w:r>
          <w:rPr>
            <w:rFonts w:hint="cs"/>
            <w:rtl/>
          </w:rPr>
          <w:delText xml:space="preserve"> </w:delText>
        </w:r>
      </w:del>
      <w:ins w:id="97117" w:author="מנוע מכני" w:date="2026-10-11T12:04:39Z">
        <w:r>
          <w:rPr>
            <w:rtl/>
          </w:rPr>
          <w:t xml:space="preserve">אמור</w:t>
        </w:r>
      </w:ins>
      <w:del w:id="97118" w:author="מנוע מכני" w:date="2026-10-11T12:04:39Z">
        <w:r>
          <w:rPr>
            <w:rtl/>
          </w:rPr>
          <w:delText xml:space="preserve">אימר</w:delText>
        </w:r>
      </w:del>
      <w:r>
        <w:rPr>
          <w:rtl/>
        </w:rPr>
        <w:t xml:space="preserve"> כך התנו: אוירא דבנימין, קרקע דיהודה.</w:t>
      </w:r>
    </w:p>
    <w:p w:rsidR="00DA63EC" w:rsidRDefault="00DA63EC" w:rsidP="00DA63EC">
      <w:pPr>
        <w:tabs>
          <w:tab w:val="left" w:pos="0"/>
          <w:tab w:val="center" w:pos="2835"/>
        </w:tabs>
        <w:rPr>
          <w:rtl/>
        </w:rPr>
      </w:pPr>
    </w:p>
    <w:p>
      <w:pPr>
        <w:pStyle w:val="38"/>
        <w:rPr>
          <w:ins w:id="99210" w:author="מנוע מכני" w:date="2026-10-11T12:04:39Z"/>
        </w:rPr>
      </w:pPr>
      <w:r>
        <w:t xml:space="preserve">לא</w:t>
      </w:r>
      <w:r>
        <w:t xml:space="preserve"> היה לה יסוד- </w:t>
      </w:r>
      <w:r w:rsidRPr="00535F6D">
        <w:t>רב</w:t>
      </w:r>
      <w:r>
        <w:t xml:space="preserve">:</w:t>
      </w:r>
    </w:p>
    <w:p w:rsidR="00DA63EC" w:rsidRDefault="00DA63EC" w:rsidP="00DA63EC">
      <w:pPr>
        <w:tabs>
          <w:tab w:val="left" w:pos="0"/>
          <w:tab w:val="center" w:pos="2835"/>
        </w:tabs>
        <w:rPr>
          <w:rtl/>
        </w:rPr>
      </w:pPr>
      <w:del w:id="99211" w:author="מנוע מכני" w:date="2026-10-11T12:04:39Z">
        <w:r>
          <w:rPr>
            <w:rtl/>
          </w:rPr>
          <w:delText xml:space="preserve"> </w:delText>
        </w:r>
      </w:del>
      <w:r>
        <w:rPr>
          <w:rtl/>
        </w:rPr>
        <w:t xml:space="preserve">בבנין, </w:t>
      </w:r>
      <w:r w:rsidRPr="00535F6D">
        <w:rPr>
          <w:b/>
          <w:bCs/>
          <w:rtl/>
        </w:rPr>
        <w:t>לוי</w:t>
      </w:r>
      <w:r>
        <w:rPr>
          <w:rtl/>
        </w:rPr>
        <w:t>: בדמים.</w:t>
      </w:r>
    </w:p>
    <w:p>
      <w:pPr>
        <w:pStyle w:val="38"/>
        <w:rPr>
          <w:ins w:id="99212" w:author="מנוע מכני" w:date="2026-10-11T12:04:39Z"/>
        </w:rPr>
      </w:pPr>
      <w:r w:rsidRPr="00FE1B89">
        <w:t xml:space="preserve">רב מתרגם:</w:t>
      </w:r>
    </w:p>
    <w:p w:rsidR="00DA63EC" w:rsidRPr="00FE1B89" w:rsidRDefault="00DA63EC" w:rsidP="00DA63EC">
      <w:pPr>
        <w:tabs>
          <w:tab w:val="left" w:pos="0"/>
          <w:tab w:val="center" w:pos="2835"/>
        </w:tabs>
        <w:rPr>
          <w:spacing w:val="-6"/>
          <w:rtl/>
        </w:rPr>
      </w:pPr>
      <w:del w:id="99213" w:author="מנוע מכני" w:date="2026-10-11T12:04:39Z">
        <w:r w:rsidRPr="00FE1B89">
          <w:rPr>
            <w:spacing w:val="-6"/>
            <w:rtl/>
          </w:rPr>
          <w:delText xml:space="preserve"> </w:delText>
        </w:r>
      </w:del>
      <w:r w:rsidRPr="00FE1B89">
        <w:rPr>
          <w:spacing w:val="-6"/>
          <w:rtl/>
        </w:rPr>
        <w:t xml:space="preserve">באחסנתיה יתבני מדבחא, לוי מתרגם: באחסנתיה יתבני מקדשא, מקום מקודש לדמים.</w:t>
      </w:r>
    </w:p>
    <w:p>
      <w:pPr>
        <w:pStyle w:val="38"/>
        <w:rPr>
          <w:ins w:id="99214" w:author="מנוע מכני" w:date="2026-10-11T12:04:39Z"/>
        </w:rPr>
      </w:pPr>
      <w:r>
        <w:t xml:space="preserve">והך</w:t>
      </w:r>
    </w:p>
    <w:p w:rsidR="00DA63EC" w:rsidRDefault="00DA63EC" w:rsidP="00DA63EC">
      <w:pPr>
        <w:tabs>
          <w:tab w:val="left" w:pos="0"/>
          <w:tab w:val="center" w:pos="2835"/>
        </w:tabs>
        <w:rPr>
          <w:rtl/>
        </w:rPr>
      </w:pPr>
      <w:del w:id="99215" w:author="מנוע מכני" w:date="2026-10-11T12:04:39Z">
        <w:r>
          <w:rPr>
            <w:rFonts w:hint="cs"/>
            <w:rtl/>
          </w:rPr>
          <w:delText xml:space="preserve"> </w:delText>
        </w:r>
      </w:del>
      <w:r>
        <w:rPr>
          <w:rFonts w:hint="cs"/>
          <w:rtl/>
        </w:rPr>
        <w:t xml:space="preserve">ד</w:t>
      </w:r>
      <w:r>
        <w:rPr>
          <w:rtl/>
        </w:rPr>
        <w:t>היסוד היה מהלך על פני כל הצפון ועל פני כל המערב, אוכל בדרום אמה אחת ובמזרח אמה אחת! –</w:t>
      </w:r>
      <w:r>
        <w:rPr>
          <w:rFonts w:hint="cs"/>
          <w:rtl/>
        </w:rPr>
        <w:t xml:space="preserve"> היינו </w:t>
      </w:r>
      <w:r>
        <w:rPr>
          <w:rtl/>
        </w:rPr>
        <w:t>בדמים.</w:t>
      </w:r>
    </w:p>
    <w:p>
      <w:pPr>
        <w:pStyle w:val="38"/>
        <w:rPr>
          <w:ins w:id="99216" w:author="מנוע מכני" w:date="2026-10-11T12:04:39Z"/>
        </w:rPr>
      </w:pPr>
      <w:r>
        <w:t xml:space="preserve">והך</w:t>
      </w:r>
    </w:p>
    <w:p w:rsidR="00DA63EC" w:rsidRDefault="00DA63EC" w:rsidP="00DA63EC">
      <w:pPr>
        <w:tabs>
          <w:tab w:val="left" w:pos="0"/>
          <w:tab w:val="center" w:pos="2835"/>
        </w:tabs>
        <w:rPr>
          <w:rtl/>
        </w:rPr>
      </w:pPr>
      <w:del w:id="99217" w:author="מנוע מכני" w:date="2026-10-11T12:04:39Z">
        <w:r>
          <w:rPr>
            <w:rFonts w:hint="cs"/>
            <w:rtl/>
          </w:rPr>
          <w:delText xml:space="preserve"> </w:delText>
        </w:r>
      </w:del>
      <w:r>
        <w:rPr>
          <w:rFonts w:hint="cs"/>
          <w:rtl/>
        </w:rPr>
        <w:t xml:space="preserve">ד</w:t>
      </w:r>
      <w:r>
        <w:rPr>
          <w:rtl/>
        </w:rPr>
        <w:t>המזבח היה שלשים ושתים על שלשים ושתים</w:t>
      </w:r>
      <w:r>
        <w:rPr>
          <w:rFonts w:hint="cs"/>
          <w:rtl/>
        </w:rPr>
        <w:t xml:space="preserve"> מיירי</w:t>
      </w:r>
      <w:r>
        <w:rPr>
          <w:rtl/>
        </w:rPr>
        <w:t xml:space="preserve"> - מן הצד.</w:t>
      </w:r>
    </w:p>
    <w:p>
      <w:pPr>
        <w:pStyle w:val="38"/>
        <w:rPr>
          <w:ins w:id="99218" w:author="מנוע מכני" w:date="2026-10-11T12:04:39Z"/>
        </w:rPr>
      </w:pPr>
      <w:r>
        <w:t xml:space="preserve">והך</w:t>
      </w:r>
    </w:p>
    <w:p w:rsidR="00DA63EC" w:rsidRDefault="00DA63EC" w:rsidP="00DA63EC">
      <w:pPr>
        <w:tabs>
          <w:tab w:val="left" w:pos="0"/>
          <w:tab w:val="center" w:pos="2835"/>
        </w:tabs>
        <w:rPr>
          <w:rtl/>
        </w:rPr>
      </w:pPr>
      <w:del w:id="99219" w:author="מנוע מכני" w:date="2026-10-11T12:04:39Z">
        <w:r>
          <w:rPr>
            <w:rFonts w:hint="cs"/>
            <w:rtl/>
          </w:rPr>
          <w:delText xml:space="preserve"> </w:delText>
        </w:r>
      </w:del>
      <w:r>
        <w:rPr>
          <w:rFonts w:hint="cs"/>
          <w:rtl/>
        </w:rPr>
        <w:t xml:space="preserve">ד</w:t>
      </w:r>
      <w:r>
        <w:rPr>
          <w:rtl/>
        </w:rPr>
        <w:t>נמצא פורח אמה על יסוד ואמה על סובב</w:t>
      </w:r>
      <w:r>
        <w:rPr>
          <w:rFonts w:hint="cs"/>
          <w:rtl/>
        </w:rPr>
        <w:t xml:space="preserve"> היינו </w:t>
      </w:r>
      <w:r>
        <w:rPr>
          <w:rtl/>
        </w:rPr>
        <w:t>כנגד אמה יסוד ועל אמה סובב.</w:t>
      </w:r>
    </w:p>
    <w:p w:rsidR="00DA63EC" w:rsidRDefault="00DA63EC" w:rsidP="00DA63EC">
      <w:pPr>
        <w:pStyle w:val="affffd"/>
        <w:rPr>
          <w:rtl/>
        </w:rPr>
      </w:pPr>
      <w:r>
        <w:rPr>
          <w:rtl/>
        </w:rPr>
        <w:t>׹</w:t>
      </w:r>
    </w:p>
    <w:p>
      <w:pPr>
        <w:pStyle w:val="afffff8"/>
        <w:rPr>
          <w:ins w:id="90401" w:author="קלוד" w:date="2026-10-11T12:29:36Z"/>
        </w:rPr>
      </w:pPr>
      <w:ins w:id="90402" w:author="קלוד" w:date="2026-10-11T12:29:36Z">
        <w:r>
          <w:rPr>
            <w:color w:val="7B3F00"/>
          </w:rPr>
          <w:t xml:space="preserve">בניין המזבח - מלבנים ארבעה והקרנות</w:t>
        </w:r>
      </w:ins>
    </w:p>
    <w:p>
      <w:pPr>
        <w:pStyle w:val="38"/>
        <w:rPr>
          <w:ins w:id="99220" w:author="מנוע מכני" w:date="2026-10-11T12:04:39Z"/>
        </w:rPr>
      </w:pPr>
      <w:r>
        <w:t xml:space="preserve">והך </w:t>
      </w:r>
      <w:r>
        <w:t xml:space="preserve">דתני לוי:</w:t>
      </w:r>
    </w:p>
    <w:p w:rsidR="00DA63EC" w:rsidRDefault="00DA63EC" w:rsidP="00DA63EC">
      <w:pPr>
        <w:tabs>
          <w:tab w:val="left" w:pos="0"/>
          <w:tab w:val="center" w:pos="2835"/>
        </w:tabs>
        <w:rPr>
          <w:rtl/>
        </w:rPr>
      </w:pPr>
      <w:del w:id="99221" w:author="מנוע מכני" w:date="2026-10-11T12:04:39Z">
        <w:r>
          <w:rPr>
            <w:rtl/>
          </w:rPr>
          <w:delText xml:space="preserve"> </w:delText>
        </w:r>
      </w:del>
      <w:r w:rsidRPr="003B738B">
        <w:rPr>
          <w:b/>
          <w:bCs/>
          <w:rtl/>
        </w:rPr>
        <w:t>כיצד בונין את המזבח</w:t>
      </w:r>
      <w:r>
        <w:rPr>
          <w:rtl/>
        </w:rPr>
        <w:t xml:space="preserve">? מביאין מלבן שהוא </w:t>
      </w:r>
      <w:r>
        <w:rPr>
          <w:rFonts w:hint="cs"/>
          <w:rtl/>
        </w:rPr>
        <w:t>ל</w:t>
      </w:r>
      <w:r>
        <w:rPr>
          <w:rtl/>
        </w:rPr>
        <w:t>"</w:t>
      </w:r>
      <w:r>
        <w:rPr>
          <w:rFonts w:hint="cs"/>
          <w:rtl/>
        </w:rPr>
        <w:t>ב על ל</w:t>
      </w:r>
      <w:r>
        <w:rPr>
          <w:rtl/>
        </w:rPr>
        <w:t>"</w:t>
      </w:r>
      <w:r>
        <w:rPr>
          <w:rFonts w:hint="cs"/>
          <w:rtl/>
        </w:rPr>
        <w:t xml:space="preserve">ב</w:t>
      </w:r>
      <w:ins w:id="94645" w:author="מנוע מכני" w:date="2026-10-11T12:04:39Z">
        <w:r>
          <w:rPr>
            <w:rFonts w:hint="cs"/>
            <w:rtl/>
          </w:rPr>
          <w:t xml:space="preserve"> </w:t>
        </w:r>
      </w:ins>
      <w:del w:id="94646" w:author="מנוע מכני" w:date="2026-10-11T12:04:39Z">
        <w:r>
          <w:rPr>
            <w:rFonts w:hint="cs"/>
            <w:rtl/>
          </w:rPr>
          <w:delText xml:space="preserve"> </w:delText>
        </w:r>
        <w:r>
          <w:rPr>
            <w:rtl/>
          </w:rPr>
          <w:delText xml:space="preserve"> </w:delText>
        </w:r>
      </w:del>
      <w:r>
        <w:rPr>
          <w:rtl/>
        </w:rPr>
        <w:t xml:space="preserve">וגובהו אמה, </w:t>
      </w:r>
    </w:p>
    <w:p w:rsidR="00DA63EC" w:rsidRDefault="00DA63EC" w:rsidP="00DA63EC">
      <w:pPr>
        <w:tabs>
          <w:tab w:val="left" w:pos="0"/>
          <w:tab w:val="center" w:pos="2835"/>
        </w:tabs>
        <w:rPr>
          <w:rtl/>
        </w:rPr>
      </w:pPr>
      <w:r>
        <w:rPr>
          <w:rtl/>
        </w:rPr>
        <w:t xml:space="preserve">ומביא חלוקי אבנים מפולמות בין גדולות בין קטנות, ומביא סיד וקוניא וזפת וממחה ושופך, וזה הוא מקום יסוד</w:t>
      </w:r>
      <w:ins w:id="94647" w:author="מנוע מכני" w:date="2026-10-11T12:04:39Z">
        <w:r>
          <w:rPr>
            <w:rtl/>
          </w:rPr>
          <w:t xml:space="preserve">,</w:t>
        </w:r>
      </w:ins>
      <w:del w:id="94648"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וחוזר ומביא מלבן שהוא שלשים אמה על שלשים אמה וגובהו חמש אמות, ומביא חלוקי אבנים כו'</w:t>
      </w:r>
      <w:ins w:id="94649" w:author="מנוע מכני" w:date="2026-10-11T12:04:39Z">
        <w:r>
          <w:rPr>
            <w:rtl/>
          </w:rPr>
          <w:t xml:space="preserve">,</w:t>
        </w:r>
      </w:ins>
      <w:del w:id="94650" w:author="מנוע מכני" w:date="2026-10-11T12:04:39Z">
        <w:r>
          <w:rPr>
            <w:rtl/>
          </w:rPr>
          <w:delText xml:space="preserve">;</w:delText>
        </w:r>
      </w:del>
    </w:p>
    <w:p w:rsidR="00DA63EC" w:rsidRPr="00FE1B89" w:rsidRDefault="00DA63EC" w:rsidP="00DA63EC">
      <w:pPr>
        <w:tabs>
          <w:tab w:val="left" w:pos="0"/>
          <w:tab w:val="center" w:pos="2835"/>
        </w:tabs>
        <w:rPr>
          <w:spacing w:val="-6"/>
          <w:rtl/>
        </w:rPr>
      </w:pPr>
      <w:r w:rsidRPr="00FE1B89">
        <w:rPr>
          <w:spacing w:val="-6"/>
          <w:rtl/>
        </w:rPr>
        <w:t xml:space="preserve">וחוזר ומביא מלבן שהוא כ"ח על כ"ח אמות וגובהו ג' אמות, ומביא חלוקי כו', והוא מקום המערכה</w:t>
      </w:r>
      <w:ins w:id="94651" w:author="מנוע מכני" w:date="2026-10-11T12:04:39Z">
        <w:r>
          <w:rPr>
            <w:spacing w:val="-6"/>
            <w:rtl/>
          </w:rPr>
          <w:t xml:space="preserve">,</w:t>
        </w:r>
      </w:ins>
      <w:del w:id="94652" w:author="מנוע מכני" w:date="2026-10-11T12:04:39Z">
        <w:r w:rsidRPr="00FE1B89">
          <w:rPr>
            <w:spacing w:val="-6"/>
            <w:rtl/>
          </w:rPr>
          <w:delText xml:space="preserve">;</w:delText>
        </w:r>
      </w:del>
    </w:p>
    <w:p w:rsidR="00DA63EC" w:rsidRDefault="00DA63EC" w:rsidP="00DA63EC">
      <w:pPr>
        <w:tabs>
          <w:tab w:val="left" w:pos="0"/>
          <w:tab w:val="center" w:pos="2835"/>
        </w:tabs>
        <w:rPr>
          <w:rtl/>
        </w:rPr>
      </w:pPr>
      <w:r>
        <w:rPr>
          <w:rtl/>
        </w:rPr>
        <w:t xml:space="preserve">וחוזר ומביא מלבן שהוא אמה על אמה, ומביא חלוקי אבנים מפולמות בין גדולות בין קטנות, ומביא זפת וקוניא וממחה ושופך, וזהו קרן, וכן לכל קרן וקרן! </w:t>
      </w:r>
    </w:p>
    <w:p>
      <w:pPr>
        <w:pStyle w:val="38"/>
        <w:rPr>
          <w:ins w:id="99222" w:author="מנוע מכני" w:date="2026-10-11T12:04:39Z"/>
        </w:rPr>
      </w:pPr>
      <w:r>
        <w:t>וא</w:t>
      </w:r>
      <w:r>
        <w:t>"</w:t>
      </w:r>
      <w:r>
        <w:t xml:space="preserve">א</w:t>
      </w:r>
    </w:p>
    <w:p w:rsidR="00DA63EC" w:rsidRDefault="00DA63EC" w:rsidP="00DA63EC">
      <w:pPr>
        <w:tabs>
          <w:tab w:val="left" w:pos="0"/>
          <w:tab w:val="center" w:pos="2835"/>
        </w:tabs>
        <w:rPr>
          <w:rtl/>
        </w:rPr>
      </w:pPr>
      <w:del w:id="99223" w:author="מנוע מכני" w:date="2026-10-11T12:04:39Z">
        <w:r>
          <w:rPr>
            <w:rFonts w:hint="cs"/>
            <w:rtl/>
          </w:rPr>
          <w:delText xml:space="preserve"> </w:delText>
        </w:r>
      </w:del>
      <w:r>
        <w:rPr>
          <w:rFonts w:hint="cs"/>
          <w:rtl/>
        </w:rPr>
        <w:t xml:space="preserve">דגייז להם </w:t>
      </w:r>
      <w:r w:rsidRPr="0046594B">
        <w:rPr>
          <w:rStyle w:val="afffff0"/>
          <w:rFonts w:hint="cs"/>
          <w:rtl/>
        </w:rPr>
        <w:t xml:space="preserve">ד'</w:t>
      </w:r>
      <w:ins w:id="90781" w:author="Claude - סמנטי" w:date="2026-10-11T12:26:16Z">
        <w:r>
          <w:rPr>
            <w:rStyle w:val="afffff0"/>
            <w:rFonts w:hint="cs"/>
            <w:rtl/>
          </w:rPr>
          <w:t xml:space="preserve">אֲבָנִים שְׁלֵמוֹת</w:t>
        </w:r>
      </w:ins>
      <w:del w:id="90782" w:author="Claude - סמנטי" w:date="2026-10-11T12:26:16Z">
        <w:r w:rsidRPr="0046594B">
          <w:rPr>
            <w:rStyle w:val="afffff0"/>
            <w:rFonts w:hint="cs"/>
            <w:rtl/>
          </w:rPr>
          <w:delText xml:space="preserve">אבנים שלמות</w:delText>
        </w:r>
      </w:del>
      <w:r w:rsidRPr="0046594B">
        <w:rPr>
          <w:rStyle w:val="afffff0"/>
          <w:rFonts w:hint="cs"/>
          <w:rtl/>
        </w:rPr>
        <w:t xml:space="preserve">' </w:t>
      </w:r>
      <w:r>
        <w:rPr>
          <w:rtl/>
        </w:rPr>
        <w:t>–</w:t>
      </w:r>
      <w:r>
        <w:rPr>
          <w:rFonts w:hint="cs"/>
          <w:rtl/>
        </w:rPr>
        <w:t xml:space="preserve"> אלא שם עץ ארוך וחלק מתחת וכשנטלו נשאר מקומו חלק</w:t>
      </w:r>
      <w:ins w:id="94653" w:author="מנוע מכני" w:date="2026-10-11T12:04:39Z">
        <w:r>
          <w:rPr>
            <w:rtl/>
          </w:rPr>
          <w:t xml:space="preserve">,</w:t>
        </w:r>
      </w:ins>
      <w:del w:id="94654" w:author="מנוע מכני" w:date="2026-10-11T12:04:39Z">
        <w:r>
          <w:rPr>
            <w:rtl/>
          </w:rPr>
          <w:delText xml:space="preserve">;</w:delText>
        </w:r>
      </w:del>
    </w:p>
    <w:p>
      <w:pPr>
        <w:pStyle w:val="38"/>
        <w:rPr>
          <w:ins w:id="99224" w:author="מנוע מכני" w:date="2026-10-11T12:04:39Z"/>
        </w:rPr>
      </w:pPr>
      <w:r>
        <w:t>דא</w:t>
      </w:r>
      <w:r>
        <w:t>לת</w:t>
      </w:r>
      <w:r>
        <w:t>"</w:t>
      </w:r>
      <w:r>
        <w:t xml:space="preserve">ה </w:t>
      </w:r>
      <w:r>
        <w:t>הא דא</w:t>
      </w:r>
      <w:r>
        <w:t>ר</w:t>
      </w:r>
      <w:r>
        <w:t>"</w:t>
      </w:r>
      <w:r>
        <w:t>כ</w:t>
      </w:r>
      <w:r>
        <w:t xml:space="preserve">:</w:t>
      </w:r>
    </w:p>
    <w:p w:rsidR="00DA63EC" w:rsidRDefault="00DA63EC" w:rsidP="00DA63EC">
      <w:pPr>
        <w:tabs>
          <w:tab w:val="left" w:pos="0"/>
          <w:tab w:val="center" w:pos="2835"/>
        </w:tabs>
        <w:rPr>
          <w:rtl/>
        </w:rPr>
      </w:pPr>
      <w:del w:id="99225" w:author="מנוע מכני" w:date="2026-10-11T12:04:39Z">
        <w:r>
          <w:rPr>
            <w:rtl/>
          </w:rPr>
          <w:delText xml:space="preserve"> </w:delText>
        </w:r>
      </w:del>
      <w:r>
        <w:rPr>
          <w:rtl/>
        </w:rPr>
        <w:t xml:space="preserve">אבנים של קרנות חלולות היו, </w:t>
      </w:r>
      <w:r w:rsidRPr="0046594B">
        <w:rPr>
          <w:rStyle w:val="afffff0"/>
          <w:rtl/>
        </w:rPr>
        <w:t>ד</w:t>
      </w:r>
      <w:r w:rsidRPr="0046594B">
        <w:rPr>
          <w:rStyle w:val="afffff0"/>
          <w:rFonts w:hint="cs"/>
          <w:rtl/>
        </w:rPr>
        <w:t>'</w:t>
      </w:r>
      <w:ins w:id="90785" w:author="Claude - סמנטי" w:date="2026-10-11T12:26:16Z">
        <w:r>
          <w:rPr>
            <w:rStyle w:val="afffff0"/>
            <w:rtl/>
          </w:rPr>
          <w:t xml:space="preserve">וּמָלְאוּ כַּמִּזְרָק כְּזָוִיּוֹת מִזְבֵּחַ</w:t>
        </w:r>
      </w:ins>
      <w:del w:id="90786" w:author="Claude - סמנטי" w:date="2026-10-11T12:26:16Z">
        <w:r w:rsidRPr="0046594B">
          <w:rPr>
            <w:rStyle w:val="afffff0"/>
            <w:rtl/>
          </w:rPr>
          <w:delText xml:space="preserve">ומלאו כמזרק כזויות מזבח</w:delText>
        </w:r>
      </w:del>
      <w:r w:rsidRPr="0046594B">
        <w:rPr>
          <w:rStyle w:val="afffff0"/>
          <w:rFonts w:hint="cs"/>
          <w:rtl/>
        </w:rPr>
        <w:t>'</w:t>
      </w:r>
      <w:r w:rsidRPr="0046594B">
        <w:rPr>
          <w:rStyle w:val="afffff0"/>
          <w:rtl/>
        </w:rPr>
        <w:t>,</w:t>
      </w:r>
      <w:r>
        <w:rPr>
          <w:rtl/>
        </w:rPr>
        <w:t xml:space="preserve"> </w:t>
      </w:r>
      <w:r>
        <w:rPr>
          <w:rFonts w:hint="cs"/>
          <w:rtl/>
        </w:rPr>
        <w:t>ה</w:t>
      </w:r>
      <w:r>
        <w:rPr>
          <w:rtl/>
        </w:rPr>
        <w:t>"</w:t>
      </w:r>
      <w:r>
        <w:rPr>
          <w:rFonts w:hint="cs"/>
          <w:rtl/>
        </w:rPr>
        <w:t>נ</w:t>
      </w:r>
      <w:r w:rsidRPr="00464129">
        <w:rPr>
          <w:rStyle w:val="afffff0"/>
          <w:rFonts w:hint="cs"/>
          <w:rtl/>
        </w:rPr>
        <w:t xml:space="preserve"> '</w:t>
      </w:r>
      <w:ins w:id="90783" w:author="Claude - סמנטי" w:date="2026-10-11T12:26:16Z">
        <w:r>
          <w:rPr>
            <w:rStyle w:val="afffff0"/>
            <w:rtl/>
          </w:rPr>
          <w:t xml:space="preserve">אֲבָנִים שְׁלֵמוֹת</w:t>
        </w:r>
      </w:ins>
      <w:del w:id="90784" w:author="Claude - סמנטי" w:date="2026-10-11T12:26:16Z">
        <w:r w:rsidRPr="00464129">
          <w:rPr>
            <w:rStyle w:val="afffff0"/>
            <w:rtl/>
          </w:rPr>
          <w:delText xml:space="preserve">אבנים שלמות</w:delText>
        </w:r>
      </w:del>
      <w:r w:rsidRPr="00464129">
        <w:rPr>
          <w:rStyle w:val="afffff0"/>
          <w:rFonts w:hint="cs"/>
          <w:rtl/>
        </w:rPr>
        <w:t>'</w:t>
      </w:r>
      <w:r w:rsidRPr="00464129">
        <w:rPr>
          <w:rStyle w:val="afffff0"/>
          <w:rtl/>
        </w:rPr>
        <w:t xml:space="preserve"> </w:t>
      </w:r>
      <w:r>
        <w:rPr>
          <w:rtl/>
        </w:rPr>
        <w:t xml:space="preserve">אלא </w:t>
      </w:r>
      <w:r>
        <w:rPr>
          <w:rFonts w:hint="cs"/>
          <w:rtl/>
        </w:rPr>
        <w:t>שם העץ תחת ולוקח אח</w:t>
      </w:r>
      <w:r>
        <w:rPr>
          <w:rtl/>
        </w:rPr>
        <w:t>"</w:t>
      </w:r>
      <w:r>
        <w:rPr>
          <w:rFonts w:hint="cs"/>
          <w:rtl/>
        </w:rPr>
        <w:t xml:space="preserve">כ </w:t>
      </w:r>
      <w:r>
        <w:rPr>
          <w:rFonts w:hint="cs"/>
          <w:rtl/>
        </w:rPr>
        <w:t xml:space="preserve">וה</w:t>
      </w:r>
      <w:r>
        <w:rPr>
          <w:rtl/>
        </w:rPr>
        <w:t>"</w:t>
      </w:r>
      <w:r>
        <w:rPr>
          <w:rFonts w:hint="cs"/>
          <w:rtl/>
        </w:rPr>
        <w:t xml:space="preserve">נ</w:t>
      </w:r>
      <w:r>
        <w:rPr>
          <w:rFonts w:hint="cs"/>
          <w:rtl/>
        </w:rPr>
        <w:t xml:space="preserve"> </w:t>
      </w:r>
      <w:ins w:id="91297" w:author="מנוע מכני" w:date="2026-10-11T12:04:39Z">
        <w:r>
          <w:rPr>
            <w:rFonts w:hint="cs"/>
            <w:rtl/>
          </w:rPr>
          <w:t xml:space="preserve">כאן</w:t>
        </w:r>
      </w:ins>
      <w:del w:id="91298" w:author="מנוע מכני" w:date="2026-10-11T12:04:39Z">
        <w:r>
          <w:rPr>
            <w:rFonts w:hint="cs"/>
            <w:rtl/>
          </w:rPr>
          <w:delText xml:space="preserve">הכא</w:delText>
        </w:r>
      </w:del>
      <w:r>
        <w:rPr>
          <w:rtl/>
        </w:rPr>
        <w:t>.</w:t>
      </w:r>
    </w:p>
    <w:p>
      <w:pPr>
        <w:pStyle w:val="afffff8"/>
        <w:rPr>
          <w:ins w:id="90399" w:author="קלוד" w:date="2026-10-11T12:29:36Z"/>
        </w:rPr>
      </w:pPr>
      <w:ins w:id="90400" w:author="קלוד" w:date="2026-10-11T12:29:36Z">
        <w:r>
          <w:rPr>
            <w:color w:val="7B3F00"/>
          </w:rPr>
          <w:t xml:space="preserve">מקום בית המקדש - בחלק בנימין, 'ובין כתפיו שכן'</w:t>
        </w:r>
      </w:ins>
    </w:p>
    <w:p>
      <w:pPr>
        <w:pStyle w:val="38"/>
        <w:rPr>
          <w:ins w:id="101577" w:author="מנוע מכני" w:date="2026-10-11T12:04:39Z"/>
        </w:rPr>
      </w:pPr>
      <w:del w:id="101766" w:author="מנוע מכני" w:date="2026-10-11T12:04:39Z">
        <w:r>
          <w:delText xml:space="preserve">• </w:delText>
        </w:r>
      </w:del>
      <w:r>
        <w:t xml:space="preserve">דרש רבא,</w:t>
      </w:r>
    </w:p>
    <w:p w:rsidR="00DA63EC" w:rsidRDefault="00DA63EC" w:rsidP="00DA63EC">
      <w:pPr>
        <w:tabs>
          <w:tab w:val="left" w:pos="0"/>
          <w:tab w:val="center" w:pos="2835"/>
        </w:tabs>
        <w:rPr>
          <w:rtl/>
        </w:rPr>
      </w:pPr>
      <w:del w:id="101578"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 xml:space="preserve">וילך דוד </w:t>
      </w:r>
      <w:r w:rsidRPr="00464129">
        <w:rPr>
          <w:rStyle w:val="afffff0"/>
          <w:rtl/>
        </w:rPr>
        <w:t xml:space="preserve">ושמואל</w:t>
      </w:r>
      <w:r w:rsidRPr="00464129">
        <w:rPr>
          <w:rStyle w:val="afffff0"/>
          <w:rtl/>
        </w:rPr>
        <w:t xml:space="preserve"> וישבו בנויות ברמה</w:t>
      </w:r>
      <w:r w:rsidRPr="00464129">
        <w:rPr>
          <w:rStyle w:val="afffff0"/>
          <w:rFonts w:hint="cs"/>
          <w:rtl/>
        </w:rPr>
        <w:t>'</w:t>
      </w:r>
      <w:r w:rsidRPr="00464129">
        <w:rPr>
          <w:rStyle w:val="afffff0"/>
          <w:rtl/>
        </w:rPr>
        <w:t>,</w:t>
      </w:r>
      <w:r>
        <w:rPr>
          <w:rtl/>
        </w:rPr>
        <w:t xml:space="preserve"> וכי מה ענין נויות אצל רמה? אלא, שהיו יושבין ברמה ועוסקין בנויו של עולם, </w:t>
      </w:r>
    </w:p>
    <w:p w:rsidR="00DA63EC" w:rsidRDefault="00DA63EC" w:rsidP="00DA63EC">
      <w:pPr>
        <w:tabs>
          <w:tab w:val="left" w:pos="0"/>
          <w:tab w:val="center" w:pos="2835"/>
        </w:tabs>
        <w:rPr>
          <w:rtl/>
        </w:rPr>
      </w:pPr>
      <w:r>
        <w:rPr>
          <w:rtl/>
        </w:rPr>
        <w:t xml:space="preserve">• </w:t>
      </w:r>
      <w:ins w:id="91299" w:author="מנוע מכני" w:date="2026-10-11T12:04:39Z">
        <w:r>
          <w:rPr>
            <w:rtl/>
          </w:rPr>
          <w:t xml:space="preserve">אמרו</w:t>
        </w:r>
      </w:ins>
      <w:del w:id="91300" w:author="מנוע מכני" w:date="2026-10-11T12:04:39Z">
        <w:r>
          <w:rPr>
            <w:rtl/>
          </w:rPr>
          <w:delText xml:space="preserve">אמרי</w:delText>
        </w:r>
      </w:del>
      <w:r>
        <w:rPr>
          <w:rtl/>
        </w:rPr>
        <w:t xml:space="preserve">,</w:t>
      </w:r>
      <w:r w:rsidRPr="00464129">
        <w:rPr>
          <w:rStyle w:val="afffff0"/>
          <w:rtl/>
        </w:rPr>
        <w:t xml:space="preserve"> </w:t>
      </w:r>
      <w:r w:rsidRPr="00464129">
        <w:rPr>
          <w:rStyle w:val="afffff0"/>
          <w:rFonts w:hint="cs"/>
          <w:rtl/>
        </w:rPr>
        <w:t>'</w:t>
      </w:r>
      <w:ins w:id="90789" w:author="Claude - סמנטי" w:date="2026-10-11T12:26:16Z">
        <w:r>
          <w:rPr>
            <w:rStyle w:val="afffff0"/>
            <w:rtl/>
          </w:rPr>
          <w:t xml:space="preserve">וְקַמְתָּ וְעָלִיתָ אֶל הַמָּקוֹם</w:t>
        </w:r>
      </w:ins>
      <w:del w:id="90790" w:author="Claude - סמנטי" w:date="2026-10-11T12:26:16Z">
        <w:r w:rsidRPr="00464129">
          <w:rPr>
            <w:rStyle w:val="afffff0"/>
            <w:rtl/>
          </w:rPr>
          <w:delText xml:space="preserve">וקמת ועלית אל המקום</w:delText>
        </w:r>
      </w:del>
      <w:r w:rsidRPr="00464129">
        <w:rPr>
          <w:rStyle w:val="afffff0"/>
          <w:rFonts w:hint="cs"/>
          <w:rtl/>
        </w:rPr>
        <w:t>'</w:t>
      </w:r>
      <w:r w:rsidRPr="00464129">
        <w:rPr>
          <w:rStyle w:val="afffff0"/>
          <w:rtl/>
        </w:rPr>
        <w:t>,</w:t>
      </w:r>
      <w:r>
        <w:rPr>
          <w:rtl/>
        </w:rPr>
        <w:t xml:space="preserve"> מלמד שבית המקדש גבוה מכל </w:t>
      </w:r>
      <w:ins w:id="90345" w:author="מנוע מכני" w:date="2026-10-11T12:04:39Z">
        <w:r>
          <w:rPr>
            <w:rtl/>
          </w:rPr>
          <w:t xml:space="preserve">א"י</w:t>
        </w:r>
      </w:ins>
      <w:del w:id="90346" w:author="מנוע מכני" w:date="2026-10-11T12:04:39Z">
        <w:r>
          <w:rPr>
            <w:rtl/>
          </w:rPr>
          <w:delText xml:space="preserve">ארץ ישראל</w:delText>
        </w:r>
      </w:del>
      <w:r>
        <w:rPr>
          <w:rtl/>
        </w:rPr>
        <w:t xml:space="preserve">, </w:t>
      </w:r>
      <w:ins w:id="90347" w:author="מנוע מכני" w:date="2026-10-11T12:04:39Z">
        <w:r>
          <w:rPr>
            <w:rtl/>
          </w:rPr>
          <w:t xml:space="preserve">וא"י</w:t>
        </w:r>
      </w:ins>
      <w:del w:id="90348" w:author="מנוע מכני" w:date="2026-10-11T12:04:39Z">
        <w:r>
          <w:rPr>
            <w:rtl/>
          </w:rPr>
          <w:delText xml:space="preserve">וארץ ישראל</w:delText>
        </w:r>
      </w:del>
      <w:r>
        <w:rPr>
          <w:rtl/>
        </w:rPr>
        <w:t xml:space="preserve"> גבוהה מכל ארצות, </w:t>
      </w:r>
      <w:r>
        <w:rPr>
          <w:rtl/>
        </w:rPr>
        <w:t xml:space="preserve">לא</w:t>
      </w:r>
      <w:r>
        <w:rPr>
          <w:rtl/>
        </w:rPr>
        <w:t xml:space="preserve"> </w:t>
      </w:r>
      <w:r>
        <w:rPr>
          <w:rFonts w:hint="cs"/>
          <w:rtl/>
        </w:rPr>
        <w:t xml:space="preserve">ידעו מקומו הביאו ספר יהושע </w:t>
      </w:r>
      <w:r>
        <w:rPr>
          <w:rtl/>
        </w:rPr>
        <w:t>בכולהו כתיב:</w:t>
      </w:r>
      <w:r w:rsidRPr="00464129">
        <w:rPr>
          <w:rStyle w:val="afffff0"/>
          <w:rtl/>
        </w:rPr>
        <w:t xml:space="preserve"> </w:t>
      </w:r>
      <w:r w:rsidRPr="00464129">
        <w:rPr>
          <w:rStyle w:val="afffff0"/>
          <w:rFonts w:hint="cs"/>
          <w:rtl/>
        </w:rPr>
        <w:t>'</w:t>
      </w:r>
      <w:r w:rsidRPr="00464129">
        <w:rPr>
          <w:rStyle w:val="afffff0"/>
          <w:rtl/>
        </w:rPr>
        <w:t>וירד ועלה הגבול ותאר הגבול</w:t>
      </w:r>
      <w:r w:rsidRPr="00464129">
        <w:rPr>
          <w:rStyle w:val="afffff0"/>
          <w:rFonts w:hint="cs"/>
          <w:rtl/>
        </w:rPr>
        <w:t>'</w:t>
      </w:r>
      <w:r w:rsidRPr="00464129">
        <w:rPr>
          <w:rStyle w:val="afffff0"/>
          <w:rtl/>
        </w:rPr>
        <w:t>,</w:t>
      </w:r>
      <w:r>
        <w:rPr>
          <w:rtl/>
        </w:rPr>
        <w:t xml:space="preserve"> בשבט בנימין</w:t>
      </w:r>
      <w:r w:rsidRPr="00464129">
        <w:rPr>
          <w:rStyle w:val="afffff0"/>
          <w:rtl/>
        </w:rPr>
        <w:t xml:space="preserve"> </w:t>
      </w:r>
      <w:r w:rsidRPr="00464129">
        <w:rPr>
          <w:rStyle w:val="afffff0"/>
          <w:rFonts w:hint="cs"/>
          <w:rtl/>
        </w:rPr>
        <w:t>'</w:t>
      </w:r>
      <w:ins w:id="90787" w:author="Claude - סמנטי" w:date="2026-10-11T12:26:16Z">
        <w:r>
          <w:rPr>
            <w:rStyle w:val="afffff0"/>
            <w:rtl/>
          </w:rPr>
          <w:t xml:space="preserve">וְעָלָה</w:t>
        </w:r>
      </w:ins>
      <w:del w:id="90788" w:author="Claude - סמנטי" w:date="2026-10-11T12:26:16Z">
        <w:r w:rsidRPr="00464129">
          <w:rPr>
            <w:rStyle w:val="afffff0"/>
            <w:rtl/>
          </w:rPr>
          <w:delText xml:space="preserve">ועלה</w:delText>
        </w:r>
      </w:del>
      <w:r w:rsidRPr="00464129">
        <w:rPr>
          <w:rStyle w:val="afffff0"/>
          <w:rFonts w:hint="cs"/>
          <w:rtl/>
        </w:rPr>
        <w:t>'</w:t>
      </w:r>
      <w:r w:rsidRPr="00464129">
        <w:rPr>
          <w:rStyle w:val="afffff0"/>
          <w:rtl/>
        </w:rPr>
        <w:t xml:space="preserve"> </w:t>
      </w:r>
      <w:r>
        <w:rPr>
          <w:rtl/>
        </w:rPr>
        <w:t xml:space="preserve">כתיב וירד </w:t>
      </w:r>
      <w:r>
        <w:rPr>
          <w:rtl/>
        </w:rPr>
        <w:t xml:space="preserve">לא</w:t>
      </w:r>
      <w:r>
        <w:rPr>
          <w:rtl/>
        </w:rPr>
        <w:t xml:space="preserve"> כתיב, </w:t>
      </w:r>
      <w:ins w:id="91301" w:author="מנוע מכני" w:date="2026-10-11T12:04:39Z">
        <w:r>
          <w:rPr>
            <w:rtl/>
          </w:rPr>
          <w:t xml:space="preserve">אמרו</w:t>
        </w:r>
      </w:ins>
      <w:del w:id="91302" w:author="מנוע מכני" w:date="2026-10-11T12:04:39Z">
        <w:r>
          <w:rPr>
            <w:rtl/>
          </w:rPr>
          <w:delText xml:space="preserve">אמרי</w:delText>
        </w:r>
      </w:del>
      <w:r>
        <w:rPr>
          <w:rtl/>
        </w:rPr>
        <w:t xml:space="preserve">: </w:t>
      </w:r>
      <w:r>
        <w:rPr>
          <w:rtl/>
        </w:rPr>
        <w:t xml:space="preserve">ש"מ</w:t>
      </w:r>
      <w:r>
        <w:rPr>
          <w:rtl/>
        </w:rPr>
        <w:t xml:space="preserve"> </w:t>
      </w:r>
      <w:ins w:id="91303" w:author="מנוע מכני" w:date="2026-10-11T12:04:39Z">
        <w:r>
          <w:rPr>
            <w:rtl/>
          </w:rPr>
          <w:t xml:space="preserve">כאן</w:t>
        </w:r>
      </w:ins>
      <w:del w:id="91304" w:author="מנוע מכני" w:date="2026-10-11T12:04:39Z">
        <w:r>
          <w:rPr>
            <w:rtl/>
          </w:rPr>
          <w:delText xml:space="preserve">הכא</w:delText>
        </w:r>
      </w:del>
      <w:r>
        <w:rPr>
          <w:rtl/>
        </w:rPr>
        <w:t xml:space="preserve"> הוא מקומו.</w:t>
      </w:r>
    </w:p>
    <w:p w:rsidR="00DA63EC" w:rsidRDefault="00DA63EC" w:rsidP="00DA63EC">
      <w:pPr>
        <w:tabs>
          <w:tab w:val="left" w:pos="0"/>
          <w:tab w:val="center" w:pos="2835"/>
        </w:tabs>
        <w:rPr>
          <w:b/>
          <w:bCs/>
          <w:rtl/>
        </w:rPr>
      </w:pPr>
      <w:r>
        <w:rPr>
          <w:rtl/>
        </w:rPr>
        <w:t>סבור ל</w:t>
      </w:r>
      <w:r>
        <w:rPr>
          <w:rFonts w:hint="cs"/>
          <w:rtl/>
        </w:rPr>
        <w:t xml:space="preserve">בנותו </w:t>
      </w:r>
      <w:r>
        <w:rPr>
          <w:rtl/>
        </w:rPr>
        <w:t xml:space="preserve">בעין עיטם דמדלי, </w:t>
      </w:r>
      <w:ins w:id="91305" w:author="מנוע מכני" w:date="2026-10-11T12:04:39Z">
        <w:r>
          <w:rPr>
            <w:rtl/>
          </w:rPr>
          <w:t xml:space="preserve">אמרו</w:t>
        </w:r>
      </w:ins>
      <w:del w:id="91306" w:author="מנוע מכני" w:date="2026-10-11T12:04:39Z">
        <w:r>
          <w:rPr>
            <w:rtl/>
          </w:rPr>
          <w:delText xml:space="preserve">אמרי</w:delText>
        </w:r>
      </w:del>
      <w:r>
        <w:rPr>
          <w:rtl/>
        </w:rPr>
        <w:t xml:space="preserve">: </w:t>
      </w:r>
      <w:ins w:id="90171" w:author="Claude - סמנטי" w:date="2026-10-11T12:26:16Z">
        <w:r>
          <w:rPr>
            <w:rtl/>
          </w:rPr>
          <w:t xml:space="preserve">נרד</w:t>
        </w:r>
      </w:ins>
      <w:del w:id="90172" w:author="Claude - סמנטי" w:date="2026-10-11T12:26:16Z">
        <w:r>
          <w:rPr>
            <w:rtl/>
          </w:rPr>
          <w:delText xml:space="preserve">ניתתי</w:delText>
        </w:r>
      </w:del>
      <w:r>
        <w:rPr>
          <w:rtl/>
        </w:rPr>
        <w:t xml:space="preserve"> </w:t>
      </w:r>
      <w:ins w:id="93091" w:author="מנוע מכני" w:date="2026-10-11T12:04:39Z">
        <w:r>
          <w:rPr>
            <w:rtl/>
          </w:rPr>
          <w:t xml:space="preserve">בו</w:t>
        </w:r>
      </w:ins>
      <w:del w:id="93092" w:author="מנוע מכני" w:date="2026-10-11T12:04:39Z">
        <w:r>
          <w:rPr>
            <w:rtl/>
          </w:rPr>
          <w:delText xml:space="preserve">ביה</w:delText>
        </w:r>
      </w:del>
      <w:r>
        <w:rPr>
          <w:rtl/>
        </w:rPr>
        <w:t xml:space="preserve"> קליל, </w:t>
      </w:r>
      <w:r w:rsidRPr="0046594B">
        <w:rPr>
          <w:rStyle w:val="afffff0"/>
          <w:rFonts w:hint="cs"/>
          <w:rtl/>
        </w:rPr>
        <w:t>ד'</w:t>
      </w:r>
      <w:ins w:id="90169" w:author="Claude - סמנטי" w:date="2026-10-11T12:26:16Z">
        <w:r>
          <w:rPr>
            <w:rStyle w:val="afffff0"/>
            <w:rtl/>
          </w:rPr>
          <w:t xml:space="preserve">וּבֵין כְּתֵפָיו שָׁכֵן</w:t>
        </w:r>
      </w:ins>
      <w:del w:id="90170" w:author="Claude - סמנטי" w:date="2026-10-11T12:26:16Z">
        <w:r w:rsidRPr="0046594B">
          <w:rPr>
            <w:rStyle w:val="afffff0"/>
            <w:rtl/>
          </w:rPr>
          <w:delText xml:space="preserve">ובין כתפיו שכן</w:delText>
        </w:r>
      </w:del>
      <w:r w:rsidRPr="0046594B">
        <w:rPr>
          <w:rStyle w:val="afffff0"/>
          <w:rFonts w:hint="cs"/>
          <w:rtl/>
        </w:rPr>
        <w:t>'</w:t>
      </w:r>
      <w:r w:rsidRPr="0046594B">
        <w:rPr>
          <w:rStyle w:val="afffff0"/>
          <w:rtl/>
        </w:rPr>
        <w:t>.</w:t>
      </w:r>
    </w:p>
    <w:p>
      <w:pPr>
        <w:pStyle w:val="38"/>
        <w:rPr>
          <w:ins w:id="99226" w:author="מנוע מכני" w:date="2026-10-11T12:04:39Z"/>
        </w:rPr>
      </w:pPr>
      <w:r w:rsidRPr="003E6863">
        <w:t>ואב</w:t>
      </w:r>
      <w:r w:rsidRPr="003E6863">
        <w:t>"</w:t>
      </w:r>
      <w:r w:rsidRPr="003E6863">
        <w:t>א</w:t>
      </w:r>
      <w:r>
        <w:t xml:space="preserve">:</w:t>
      </w:r>
    </w:p>
    <w:p w:rsidR="00DA63EC" w:rsidRDefault="00DA63EC" w:rsidP="00DA63EC">
      <w:pPr>
        <w:tabs>
          <w:tab w:val="left" w:pos="0"/>
          <w:tab w:val="center" w:pos="2835"/>
        </w:tabs>
        <w:rPr>
          <w:rtl/>
        </w:rPr>
      </w:pPr>
      <w:del w:id="99227" w:author="מנוע מכני" w:date="2026-10-11T12:04:39Z">
        <w:r>
          <w:rPr>
            <w:rtl/>
          </w:rPr>
          <w:delText xml:space="preserve"> </w:delText>
        </w:r>
      </w:del>
      <w:r>
        <w:rPr>
          <w:rtl/>
        </w:rPr>
        <w:t xml:space="preserve">גמירי, דסנהדרין בחלקו דיהודה ושכינה בחלקו דבנימין, </w:t>
      </w:r>
      <w:ins w:id="95949" w:author="מנוע מכני" w:date="2026-10-11T12:04:39Z">
        <w:r>
          <w:rPr>
            <w:rtl/>
          </w:rPr>
          <w:t xml:space="preserve">ואם </w:t>
        </w:r>
      </w:ins>
      <w:del w:id="95950" w:author="מנוע מכני" w:date="2026-10-11T12:04:39Z">
        <w:r>
          <w:rPr>
            <w:rtl/>
          </w:rPr>
          <w:delText xml:space="preserve">ואי </w:delText>
        </w:r>
      </w:del>
      <w:ins w:id="90177" w:author="Claude - סמנטי" w:date="2026-10-11T12:26:16Z">
        <w:r>
          <w:rPr>
            <w:rtl/>
          </w:rPr>
          <w:t xml:space="preserve">מגביהים</w:t>
        </w:r>
      </w:ins>
      <w:del w:id="90178" w:author="Claude - סמנטי" w:date="2026-10-11T12:26:16Z">
        <w:r>
          <w:rPr>
            <w:rtl/>
          </w:rPr>
          <w:delText xml:space="preserve">מדלינן</w:delText>
        </w:r>
      </w:del>
      <w:r>
        <w:rPr>
          <w:rtl/>
        </w:rPr>
        <w:t xml:space="preserve"> </w:t>
      </w:r>
      <w:ins w:id="93093" w:author="מנוע מכני" w:date="2026-10-11T12:04:39Z">
        <w:r>
          <w:rPr>
            <w:rtl/>
          </w:rPr>
          <w:t xml:space="preserve">לו</w:t>
        </w:r>
      </w:ins>
      <w:del w:id="93094" w:author="מנוע מכני" w:date="2026-10-11T12:04:39Z">
        <w:r>
          <w:rPr>
            <w:rtl/>
          </w:rPr>
          <w:delText xml:space="preserve">ליה</w:delText>
        </w:r>
      </w:del>
      <w:r>
        <w:rPr>
          <w:rtl/>
        </w:rPr>
        <w:t xml:space="preserve"> מתפליג </w:t>
      </w:r>
      <w:ins w:id="91307" w:author="מנוע מכני" w:date="2026-10-11T12:04:39Z">
        <w:r>
          <w:rPr>
            <w:rtl/>
          </w:rPr>
          <w:t xml:space="preserve">הרבה</w:t>
        </w:r>
      </w:ins>
      <w:del w:id="91308" w:author="מנוע מכני" w:date="2026-10-11T12:04:39Z">
        <w:r>
          <w:rPr>
            <w:rtl/>
          </w:rPr>
          <w:delText xml:space="preserve">טובא</w:delText>
        </w:r>
      </w:del>
      <w:r>
        <w:rPr>
          <w:rtl/>
        </w:rPr>
        <w:t xml:space="preserve">, מוטב דניתתי </w:t>
      </w:r>
      <w:ins w:id="93095" w:author="מנוע מכני" w:date="2026-10-11T12:04:39Z">
        <w:r>
          <w:rPr>
            <w:rtl/>
          </w:rPr>
          <w:t xml:space="preserve">בו</w:t>
        </w:r>
      </w:ins>
      <w:del w:id="93096" w:author="מנוע מכני" w:date="2026-10-11T12:04:39Z">
        <w:r>
          <w:rPr>
            <w:rtl/>
          </w:rPr>
          <w:delText xml:space="preserve">ביה</w:delText>
        </w:r>
      </w:del>
      <w:r>
        <w:rPr>
          <w:rtl/>
        </w:rPr>
        <w:t xml:space="preserve"> </w:t>
      </w:r>
      <w:ins w:id="90175" w:author="Claude - סמנטי" w:date="2026-10-11T12:26:16Z">
        <w:r>
          <w:rPr>
            <w:rtl/>
          </w:rPr>
          <w:t xml:space="preserve">מעט</w:t>
        </w:r>
      </w:ins>
      <w:del w:id="90176" w:author="Claude - סמנטי" w:date="2026-10-11T12:26:16Z">
        <w:r>
          <w:rPr>
            <w:rtl/>
          </w:rPr>
          <w:delText xml:space="preserve">פורתא</w:delText>
        </w:r>
      </w:del>
      <w:r>
        <w:rPr>
          <w:rtl/>
        </w:rPr>
        <w:t xml:space="preserve">, </w:t>
      </w:r>
      <w:r w:rsidRPr="0046594B">
        <w:rPr>
          <w:rStyle w:val="afffff0"/>
          <w:rFonts w:hint="cs"/>
          <w:rtl/>
        </w:rPr>
        <w:t>ד'</w:t>
      </w:r>
      <w:ins w:id="90173" w:author="Claude - סמנטי" w:date="2026-10-11T12:26:16Z">
        <w:r>
          <w:rPr>
            <w:rStyle w:val="afffff0"/>
            <w:rtl/>
          </w:rPr>
          <w:t xml:space="preserve">וּבֵין כְּתֵפָיו שָׁכֵן</w:t>
        </w:r>
      </w:ins>
      <w:del w:id="90174" w:author="Claude - סמנטי" w:date="2026-10-11T12:26:16Z">
        <w:r w:rsidRPr="0046594B">
          <w:rPr>
            <w:rStyle w:val="afffff0"/>
            <w:rtl/>
          </w:rPr>
          <w:delText xml:space="preserve">ובין כתפיו שכן</w:delText>
        </w:r>
      </w:del>
      <w:r w:rsidRPr="0046594B">
        <w:rPr>
          <w:rStyle w:val="afffff0"/>
          <w:rFonts w:hint="cs"/>
          <w:rtl/>
        </w:rPr>
        <w:t>'</w:t>
      </w:r>
      <w:r w:rsidRPr="0046594B">
        <w:rPr>
          <w:rStyle w:val="afffff0"/>
          <w:rtl/>
        </w:rPr>
        <w:t>.</w:t>
      </w:r>
    </w:p>
    <w:p w:rsidR="00DA63EC" w:rsidRDefault="00DA63EC" w:rsidP="00DA63EC">
      <w:pPr>
        <w:tabs>
          <w:tab w:val="left" w:pos="0"/>
          <w:tab w:val="center" w:pos="2835"/>
        </w:tabs>
        <w:rPr>
          <w:rtl/>
        </w:rPr>
      </w:pPr>
      <w:r>
        <w:rPr>
          <w:rtl/>
        </w:rPr>
        <w:t xml:space="preserve">ועל דבר זה נתקנא דואג האדומי בדוד, </w:t>
      </w:r>
      <w:r w:rsidRPr="0046594B">
        <w:rPr>
          <w:rStyle w:val="afffff0"/>
          <w:rFonts w:hint="cs"/>
          <w:rtl/>
        </w:rPr>
        <w:t>ד'</w:t>
      </w:r>
      <w:ins w:id="90793" w:author="Claude - סמנטי" w:date="2026-10-11T12:26:16Z">
        <w:r>
          <w:rPr>
            <w:rStyle w:val="afffff0"/>
            <w:rtl/>
          </w:rPr>
          <w:t xml:space="preserve">כִּי קִנְאַת בֵּיתְךָ אֲכָלָתְנִי</w:t>
        </w:r>
      </w:ins>
      <w:del w:id="90794" w:author="Claude - סמנטי" w:date="2026-10-11T12:26:16Z">
        <w:r w:rsidRPr="0046594B">
          <w:rPr>
            <w:rStyle w:val="afffff0"/>
            <w:rtl/>
          </w:rPr>
          <w:delText xml:space="preserve">כי קנאת ביתך אכלתני</w:delText>
        </w:r>
      </w:del>
      <w:r w:rsidRPr="0046594B">
        <w:rPr>
          <w:rStyle w:val="afffff0"/>
          <w:rFonts w:hint="cs"/>
          <w:rtl/>
        </w:rPr>
        <w:t>'</w:t>
      </w:r>
      <w:r w:rsidRPr="0046594B">
        <w:rPr>
          <w:rStyle w:val="afffff0"/>
          <w:rtl/>
        </w:rPr>
        <w:t>,</w:t>
      </w:r>
      <w:r>
        <w:rPr>
          <w:rtl/>
        </w:rPr>
        <w:t xml:space="preserve"> </w:t>
      </w:r>
      <w:r>
        <w:rPr>
          <w:rFonts w:hint="cs"/>
          <w:rtl/>
        </w:rPr>
        <w:t>ו'</w:t>
      </w:r>
      <w:ins w:id="90791" w:author="Claude - סמנטי" w:date="2026-10-11T12:26:16Z">
        <w:r>
          <w:rPr>
            <w:rStyle w:val="afffff0"/>
            <w:rtl/>
          </w:rPr>
          <w:t xml:space="preserve">זְכוֹר </w:t>
        </w:r>
        <w:r>
          <w:rPr>
            <w:rStyle w:val="afffff0"/>
            <w:rtl/>
            <w:rPrChange w:id="9022" w:author="מנוע פסוקים" w:date="2026-10-11T09:29:40Z">
              <w:rPr>
                <w:rStyle w:val="afffff0"/>
                <w:rtl/>
              </w:rPr>
            </w:rPrChange>
          </w:rPr>
          <w:t xml:space="preserve">ה</w:t>
        </w:r>
      </w:ins>
      <w:del w:id="90792" w:author="Claude - סמנטי" w:date="2026-10-11T12:26:16Z">
        <w:r>
          <w:rPr>
            <w:rtl/>
          </w:rPr>
          <w:delText xml:space="preserve">זכור ה</w:delText>
        </w:r>
      </w:del>
      <w:r>
        <w:rPr>
          <w:rStyle w:val="afffff0"/>
          <w:rtl/>
          <w:rPrChange w:id="9023" w:author="מנוע פסוקים" w:date="2026-10-11T09:29:40Z">
            <w:rPr>
              <w:rtl/>
            </w:rPr>
          </w:rPrChange>
        </w:rPr>
        <w:t xml:space="preserve">'</w:t>
      </w:r>
      <w:r>
        <w:rPr>
          <w:rStyle w:val="afffff0"/>
          <w:rtl/>
          <w:rPrChange w:id="9024" w:author="מנוע פסוקים" w:date="2026-10-11T09:29:40Z">
            <w:rPr>
              <w:rtl/>
            </w:rPr>
          </w:rPrChange>
        </w:rPr>
        <w:t xml:space="preserve"> לדוד את כל ענותו</w:t>
      </w:r>
      <w:r>
        <w:rPr>
          <w:rtl/>
        </w:rPr>
        <w:t xml:space="preserve"> אשר נשבע לה' וגו' אם אבא באהל ביתי </w:t>
      </w:r>
      <w:r>
        <w:rPr>
          <w:rStyle w:val="afffff0"/>
          <w:rtl/>
          <w:rPrChange w:id="9025" w:author="מנוע פסוקים" w:date="2026-10-11T09:29:40Z">
            <w:rPr>
              <w:rtl/>
            </w:rPr>
          </w:rPrChange>
        </w:rPr>
        <w:t xml:space="preserve">אם אתן שנת לעיני לעפעפי תנומה</w:t>
      </w:r>
      <w:r>
        <w:rPr>
          <w:rtl/>
        </w:rPr>
        <w:t xml:space="preserve"> עד אמצא מקום לה' וגו' הנה שמענוה באפרתה מצאנוה בשדה יער, </w:t>
      </w:r>
    </w:p>
    <w:p w:rsidR="00DA63EC" w:rsidRDefault="00DA63EC" w:rsidP="00DA63EC">
      <w:pPr>
        <w:tabs>
          <w:tab w:val="left" w:pos="0"/>
          <w:tab w:val="center" w:pos="2835"/>
        </w:tabs>
        <w:rPr>
          <w:rtl/>
        </w:rPr>
      </w:pPr>
      <w:del w:id="90138" w:author="מנוע מכני" w:date="2026-10-11T12:04:39Z">
        <w:r>
          <w:rPr>
            <w:rtl/>
          </w:rPr>
          <w:delText xml:space="preserve"> </w:delText>
        </w:r>
      </w:del>
      <w:r>
        <w:rPr>
          <w:rtl/>
        </w:rPr>
        <w:t xml:space="preserve">'</w:t>
      </w:r>
      <w:ins w:id="90797" w:author="Claude - סמנטי" w:date="2026-10-11T12:26:16Z">
        <w:r>
          <w:rPr>
            <w:rStyle w:val="afffff0"/>
            <w:rtl/>
          </w:rPr>
          <w:t xml:space="preserve">בְּאֶפְרָתָה</w:t>
        </w:r>
      </w:ins>
      <w:del w:id="90798" w:author="Claude - סמנטי" w:date="2026-10-11T12:26:16Z">
        <w:r>
          <w:rPr>
            <w:rtl/>
          </w:rPr>
          <w:delText xml:space="preserve">באפרתה</w:delText>
        </w:r>
      </w:del>
      <w:r>
        <w:rPr>
          <w:rFonts w:hint="cs"/>
          <w:rtl/>
        </w:rPr>
        <w:t>'</w:t>
      </w:r>
      <w:r>
        <w:rPr>
          <w:rtl/>
        </w:rPr>
        <w:t xml:space="preserve"> - זה יהושע דאתי מאפרים,</w:t>
      </w:r>
      <w:r w:rsidRPr="00464129">
        <w:rPr>
          <w:rStyle w:val="afffff0"/>
          <w:rtl/>
        </w:rPr>
        <w:t xml:space="preserve"> </w:t>
      </w:r>
      <w:r w:rsidRPr="00464129">
        <w:rPr>
          <w:rStyle w:val="afffff0"/>
          <w:rFonts w:hint="cs"/>
          <w:rtl/>
        </w:rPr>
        <w:t>'</w:t>
      </w:r>
      <w:r w:rsidRPr="00464129">
        <w:rPr>
          <w:rStyle w:val="afffff0"/>
          <w:rtl/>
        </w:rPr>
        <w:t>מצאנוה בשדה יער</w:t>
      </w:r>
      <w:r w:rsidRPr="00464129">
        <w:rPr>
          <w:rStyle w:val="afffff0"/>
          <w:rFonts w:hint="cs"/>
          <w:rtl/>
        </w:rPr>
        <w:t>'</w:t>
      </w:r>
      <w:r w:rsidRPr="00464129">
        <w:rPr>
          <w:rStyle w:val="afffff0"/>
          <w:rtl/>
        </w:rPr>
        <w:t xml:space="preserve"> </w:t>
      </w:r>
      <w:r>
        <w:rPr>
          <w:rtl/>
        </w:rPr>
        <w:t xml:space="preserve">- זה בנימין, </w:t>
      </w:r>
      <w:r w:rsidRPr="0046594B">
        <w:rPr>
          <w:rStyle w:val="afffff0"/>
          <w:rtl/>
        </w:rPr>
        <w:t>ד</w:t>
      </w:r>
      <w:r w:rsidRPr="0046594B">
        <w:rPr>
          <w:rStyle w:val="afffff0"/>
          <w:rFonts w:hint="cs"/>
          <w:rtl/>
        </w:rPr>
        <w:t>'</w:t>
      </w:r>
      <w:ins w:id="90795" w:author="Claude - סמנטי" w:date="2026-10-11T12:26:16Z">
        <w:r>
          <w:rPr>
            <w:rStyle w:val="afffff0"/>
            <w:rtl/>
          </w:rPr>
          <w:t xml:space="preserve">בִּנְיָמִין זְאֵב יִטְרָף</w:t>
        </w:r>
      </w:ins>
      <w:del w:id="90796" w:author="Claude - סמנטי" w:date="2026-10-11T12:26:16Z">
        <w:r w:rsidRPr="0046594B">
          <w:rPr>
            <w:rStyle w:val="afffff0"/>
            <w:rtl/>
          </w:rPr>
          <w:delText xml:space="preserve">בנימין זאב יטרף</w:delText>
        </w:r>
      </w:del>
      <w:r w:rsidRPr="0046594B">
        <w:rPr>
          <w:rStyle w:val="afffff0"/>
          <w:rFonts w:hint="cs"/>
          <w:rtl/>
        </w:rPr>
        <w:t>'</w:t>
      </w:r>
      <w:r w:rsidRPr="0046594B">
        <w:rPr>
          <w:rStyle w:val="afffff0"/>
          <w:rtl/>
        </w:rPr>
        <w:t>.</w:t>
      </w:r>
    </w:p>
    <w:p w:rsidR="00DA63EC" w:rsidRDefault="00DA63EC" w:rsidP="00DA63EC">
      <w:pPr>
        <w:pStyle w:val="affffd"/>
        <w:rPr>
          <w:rtl/>
        </w:rPr>
      </w:pPr>
      <w:r>
        <w:rPr>
          <w:rtl/>
        </w:rPr>
        <w:t>׹</w:t>
      </w:r>
    </w:p>
    <w:p>
      <w:pPr>
        <w:pStyle w:val="MishnaBatzad"/>
        <w:rPr>
          <w:ins w:id="20360" w:author="קלוד" w:date="2026-10-11T09:07:24Z"/>
        </w:rPr>
      </w:pPr>
      <w:ins w:id="20359" w:author="קלוד" w:date="2026-10-11T09:07:24Z">
        <w:r>
          <w:t xml:space="preserve">משנה ה</w:t>
        </w:r>
      </w:ins>
    </w:p>
    <w:p w:rsidR="00DA63EC" w:rsidRPr="000A334C" w:rsidRDefault="00DA63EC" w:rsidP="003B6D22">
      <w:pPr>
        <w:pStyle w:val="afff9"/>
        <w:rPr>
          <w:del w:id="20218" w:author="קלוד" w:date="2026-10-11T09:07:24Z"/>
          <w:rtl/>
        </w:rPr>
      </w:pPr>
      <w:del w:id="20217" w:author="קלוד" w:date="2026-10-11T09:07:24Z">
        <w:r w:rsidRPr="000A334C">
          <w:rPr>
            <w:rtl/>
          </w:rPr>
          <w:delText xml:space="preserve">מתני'.</w:delText>
        </w:r>
      </w:del>
    </w:p>
    <w:p w:rsidR="00DA63EC" w:rsidRPr="000A334C" w:rsidRDefault="00DA63EC" w:rsidP="003B6D22">
      <w:pPr>
        <w:pStyle w:val="afff9"/>
        <w:spacing w:before="120"/>
        <w:rPr>
          <w:rtl/>
        </w:rPr>
        <w:pPrChange w:id="90020" w:author="קלוד" w:date="2026-10-11T12:09:42Z">
          <w:pPr>
            <w:pStyle w:val="afff9"/>
          </w:pPr>
        </w:pPrChange>
      </w:pPr>
      <w:r w:rsidRPr="000A334C">
        <w:rPr>
          <w:rtl/>
        </w:rPr>
        <w:t>זבחי שלמי צבור ואשמות.</w:t>
      </w:r>
    </w:p>
    <w:p w:rsidR="00DA63EC" w:rsidRPr="000A334C" w:rsidRDefault="00DA63EC" w:rsidP="003B6D22">
      <w:pPr>
        <w:pStyle w:val="afff9"/>
        <w:rPr>
          <w:rtl/>
        </w:rPr>
      </w:pPr>
      <w:r w:rsidRPr="000A334C">
        <w:rPr>
          <w:rtl/>
        </w:rPr>
        <w:t xml:space="preserve">אלו הן אשמות: אשם גזילות, אשם מעילות, אשם שפחה חרופה, אשם נזיר, אשם מצורע, אשם תלוי </w:t>
      </w:r>
    </w:p>
    <w:p w:rsidR="00DA63EC" w:rsidRPr="000A334C" w:rsidRDefault="00DA63EC" w:rsidP="003B6D22">
      <w:pPr>
        <w:pStyle w:val="afff9"/>
        <w:rPr>
          <w:rtl/>
        </w:rPr>
      </w:pPr>
      <w:r w:rsidRPr="000A334C">
        <w:rPr>
          <w:rtl/>
        </w:rPr>
        <w:t xml:space="preserve">- שחיטתן בצפון, וקיבול דמן בכלי שרת בצפון, ודמן טעון שתי מתנות שהן ארבע, </w:t>
      </w:r>
    </w:p>
    <w:p w:rsidR="00DA63EC" w:rsidRPr="000A334C" w:rsidRDefault="00DA63EC" w:rsidP="003B6D22">
      <w:pPr>
        <w:pStyle w:val="afff9"/>
        <w:rPr>
          <w:rtl/>
        </w:rPr>
      </w:pPr>
      <w:r w:rsidRPr="000A334C">
        <w:rPr>
          <w:rtl/>
        </w:rPr>
        <w:t>ונאכלין לפנים מן הקלעים, לזכרי כהונה, לכל מאכל, ליום ולילה עד חצות.</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נה.</w:t>
      </w:r>
    </w:p>
    <w:p>
      <w:pPr>
        <w:pStyle w:val="afffff8"/>
        <w:rPr>
          <w:ins w:id="90397" w:author="קלוד" w:date="2026-10-11T12:29:36Z"/>
        </w:rPr>
      </w:pPr>
      <w:ins w:id="90398" w:author="קלוד" w:date="2026-10-11T12:29:36Z">
        <w:r>
          <w:rPr>
            <w:color w:val="7B3F00"/>
          </w:rPr>
          <w:t xml:space="preserve">שלמי צבור - צפון והיקש לחטאת ולעולה</w:t>
        </w:r>
      </w:ins>
    </w:p>
    <w:p>
      <w:pPr>
        <w:pStyle w:val="38"/>
        <w:rPr>
          <w:ins w:id="99228" w:author="מנוע מכני" w:date="2026-10-11T12:04:39Z"/>
        </w:rPr>
      </w:pPr>
      <w:r>
        <w:t>וב</w:t>
      </w:r>
      <w:r>
        <w:t xml:space="preserve">עי צפון?</w:t>
      </w:r>
    </w:p>
    <w:p w:rsidR="00DA63EC" w:rsidRDefault="00DA63EC" w:rsidP="00DA63EC">
      <w:pPr>
        <w:tabs>
          <w:tab w:val="left" w:pos="0"/>
          <w:tab w:val="center" w:pos="2835"/>
        </w:tabs>
        <w:rPr>
          <w:rtl/>
        </w:rPr>
      </w:pPr>
      <w:del w:id="99229" w:author="מנוע מכני" w:date="2026-10-11T12:04:39Z">
        <w:r>
          <w:rPr>
            <w:rtl/>
          </w:rPr>
          <w:delText xml:space="preserve"> </w:delText>
        </w:r>
      </w:del>
      <w:r>
        <w:rPr>
          <w:rtl/>
        </w:rPr>
        <w:t xml:space="preserve">דתני </w:t>
      </w:r>
      <w:r>
        <w:rPr>
          <w:rStyle w:val="2fb"/>
          <w:rtl/>
        </w:rPr>
        <w:t xml:space="preserve">רב</w:t>
      </w:r>
      <w:r>
        <w:rPr>
          <w:rStyle w:val="2fb"/>
          <w:rFonts w:hint="cs"/>
          <w:rtl/>
        </w:rPr>
        <w:t>ר</w:t>
      </w:r>
      <w:r>
        <w:rPr>
          <w:rStyle w:val="2fb"/>
          <w:rtl/>
        </w:rPr>
        <w:t>"</w:t>
      </w:r>
      <w:r>
        <w:rPr>
          <w:rStyle w:val="2fb"/>
          <w:rFonts w:hint="cs"/>
          <w:rtl/>
        </w:rPr>
        <w:t xml:space="preserve">ח</w:t>
      </w:r>
      <w:r>
        <w:rPr>
          <w:rFonts w:hint="cs"/>
          <w:rtl/>
        </w:rPr>
        <w:t xml:space="preserve"> לפני</w:t>
      </w:r>
      <w:r>
        <w:rPr>
          <w:rtl/>
        </w:rPr>
        <w:t xml:space="preserve"> </w:t>
      </w:r>
      <w:r>
        <w:rPr>
          <w:rStyle w:val="2fb"/>
          <w:rtl/>
        </w:rPr>
        <w:t xml:space="preserve">דרבא</w:t>
      </w:r>
      <w:r>
        <w:rPr>
          <w:rtl/>
        </w:rPr>
        <w:t xml:space="preserve">:</w:t>
      </w:r>
      <w:r w:rsidRPr="00464129">
        <w:rPr>
          <w:rStyle w:val="afffff0"/>
          <w:rtl/>
        </w:rPr>
        <w:t xml:space="preserve"> </w:t>
      </w:r>
      <w:r w:rsidRPr="00464129">
        <w:rPr>
          <w:rStyle w:val="afffff0"/>
          <w:rFonts w:hint="cs"/>
          <w:rtl/>
        </w:rPr>
        <w:t>'</w:t>
      </w:r>
      <w:ins w:id="90799" w:author="Claude - סמנטי" w:date="2026-10-11T12:26:16Z">
        <w:r>
          <w:rPr>
            <w:rStyle w:val="afffff0"/>
            <w:rtl/>
          </w:rPr>
          <w:t xml:space="preserve">וַעֲשִׂיתֶם שְׂעִיר עִזִּים אֶחָד לְחַטָּאת</w:t>
        </w:r>
      </w:ins>
      <w:del w:id="90800" w:author="Claude - סמנטי" w:date="2026-10-11T12:26:16Z">
        <w:r w:rsidRPr="00464129">
          <w:rPr>
            <w:rStyle w:val="afffff0"/>
            <w:rtl/>
          </w:rPr>
          <w:delText xml:space="preserve">ועשיתם שעיר עזים אחד לחטאת</w:delText>
        </w:r>
      </w:del>
      <w:r w:rsidRPr="00464129">
        <w:rPr>
          <w:rStyle w:val="afffff0"/>
          <w:rFonts w:hint="cs"/>
          <w:rtl/>
        </w:rPr>
        <w:t>'</w:t>
      </w:r>
      <w:r w:rsidRPr="00464129">
        <w:rPr>
          <w:rStyle w:val="afffff0"/>
          <w:rtl/>
        </w:rPr>
        <w:t xml:space="preserve"> </w:t>
      </w:r>
      <w:r>
        <w:rPr>
          <w:rtl/>
        </w:rPr>
        <w:t>- מה חטאת בצפון, אף שלמי צבור בצפון.</w:t>
      </w:r>
    </w:p>
    <w:p>
      <w:pPr>
        <w:pStyle w:val="38"/>
        <w:rPr>
          <w:ins w:id="99230" w:author="מנוע מכני" w:date="2026-10-11T12:04:39Z"/>
        </w:rPr>
      </w:pPr>
      <w:r>
        <w:lastRenderedPageBreak/>
        <w:t>א</w:t>
      </w:r>
      <w:r>
        <w:t>"</w:t>
      </w:r>
      <w:r>
        <w:t xml:space="preserve">ל</w:t>
      </w:r>
      <w:r>
        <w:t xml:space="preserve"> </w:t>
      </w:r>
      <w:r>
        <w:t xml:space="preserve">רבא:</w:t>
      </w:r>
    </w:p>
    <w:p w:rsidR="00DA63EC" w:rsidRDefault="00DA63EC" w:rsidP="00DA63EC">
      <w:pPr>
        <w:tabs>
          <w:tab w:val="left" w:pos="0"/>
          <w:tab w:val="center" w:pos="2835"/>
        </w:tabs>
        <w:rPr>
          <w:rtl/>
        </w:rPr>
      </w:pPr>
      <w:del w:id="99231" w:author="מנוע מכני" w:date="2026-10-11T12:04:39Z">
        <w:r>
          <w:rPr>
            <w:rtl/>
          </w:rPr>
          <w:delText xml:space="preserve"> </w:delText>
        </w:r>
      </w:del>
      <w:r>
        <w:rPr>
          <w:rFonts w:hint="cs"/>
          <w:rtl/>
        </w:rPr>
        <w:t xml:space="preserve">חטאת דלמדה מעולה, </w:t>
      </w:r>
      <w:r>
        <w:rPr>
          <w:rtl/>
        </w:rPr>
        <w:t xml:space="preserve">דבר הלמד בהיקש חוזר ומלמד בהיקש? </w:t>
      </w:r>
    </w:p>
    <w:p>
      <w:pPr>
        <w:pStyle w:val="38"/>
        <w:rPr>
          <w:ins w:id="99232" w:author="מנוע מכני" w:date="2026-10-11T12:04:39Z"/>
        </w:rPr>
      </w:pPr>
      <w:r>
        <w:t>אלא מדתני ר</w:t>
      </w:r>
      <w:r>
        <w:t>מבדר</w:t>
      </w:r>
      <w:r>
        <w:t>"</w:t>
      </w:r>
      <w:r>
        <w:t>כ</w:t>
      </w:r>
      <w:r>
        <w:t>:</w:t>
      </w:r>
    </w:p>
    <w:p w:rsidR="00DA63EC" w:rsidRDefault="00DA63EC" w:rsidP="00DA63EC">
      <w:pPr>
        <w:tabs>
          <w:tab w:val="left" w:pos="0"/>
          <w:tab w:val="center" w:pos="2835"/>
        </w:tabs>
        <w:rPr>
          <w:rtl/>
        </w:rPr>
      </w:pPr>
      <w:del w:id="99233" w:author="מנוע מכני" w:date="2026-10-11T12:04:39Z">
        <w:r w:rsidRPr="00464129">
          <w:rPr>
            <w:rStyle w:val="afffff0"/>
            <w:rtl/>
          </w:rPr>
          <w:delText xml:space="preserve"> </w:delText>
        </w:r>
      </w:del>
      <w:r w:rsidRPr="00464129">
        <w:rPr>
          <w:rStyle w:val="afffff0"/>
          <w:rFonts w:hint="cs"/>
          <w:rtl/>
        </w:rPr>
        <w:t>'</w:t>
      </w:r>
      <w:ins w:id="90801" w:author="Claude - סמנטי" w:date="2026-10-11T12:26:16Z">
        <w:r>
          <w:rPr>
            <w:rStyle w:val="afffff0"/>
            <w:rtl/>
          </w:rPr>
          <w:t xml:space="preserve">עַל עוֹלוֹתֵיכֶם וְעַל זִבְחֵי שַׁלְמֵיכֶם</w:t>
        </w:r>
      </w:ins>
      <w:del w:id="90802" w:author="Claude - סמנטי" w:date="2026-10-11T12:26:16Z">
        <w:r w:rsidRPr="00464129">
          <w:rPr>
            <w:rStyle w:val="afffff0"/>
            <w:rtl/>
          </w:rPr>
          <w:delText xml:space="preserve">על עולותיכם ועל זבחי שלמיכם</w:delText>
        </w:r>
      </w:del>
      <w:r w:rsidRPr="00464129">
        <w:rPr>
          <w:rStyle w:val="afffff0"/>
          <w:rFonts w:hint="cs"/>
          <w:rtl/>
        </w:rPr>
        <w:t>'</w:t>
      </w:r>
      <w:r w:rsidRPr="00464129">
        <w:rPr>
          <w:rStyle w:val="afffff0"/>
          <w:rtl/>
        </w:rPr>
        <w:t xml:space="preserve"> </w:t>
      </w:r>
      <w:r>
        <w:rPr>
          <w:rtl/>
        </w:rPr>
        <w:t>- מה עולה קדשי קדשים אף זבחי שלמי צבור קדשי קדשים, מה עולה בצפון אף זבחי שלמי צבור בצפון.</w:t>
      </w:r>
    </w:p>
    <w:p w:rsidR="00DA63EC" w:rsidRDefault="00DA63EC" w:rsidP="00DA63EC">
      <w:pPr>
        <w:tabs>
          <w:tab w:val="left" w:pos="0"/>
          <w:tab w:val="center" w:pos="2835"/>
        </w:tabs>
        <w:rPr>
          <w:rtl/>
        </w:rPr>
      </w:pPr>
      <w:r>
        <w:rPr>
          <w:rFonts w:hint="cs"/>
          <w:rtl/>
        </w:rPr>
        <w:t>ו</w:t>
      </w:r>
      <w:r>
        <w:rPr>
          <w:rtl/>
        </w:rPr>
        <w:t xml:space="preserve">היקשא </w:t>
      </w:r>
      <w:ins w:id="95575" w:author="מנוע מכני" w:date="2026-10-11T12:04:39Z">
        <w:r>
          <w:rPr>
            <w:rtl/>
          </w:rPr>
          <w:t xml:space="preserve">ראשון</w:t>
        </w:r>
      </w:ins>
      <w:del w:id="95576" w:author="מנוע מכני" w:date="2026-10-11T12:04:39Z">
        <w:r>
          <w:rPr>
            <w:rtl/>
          </w:rPr>
          <w:delText xml:space="preserve">קמא</w:delText>
        </w:r>
      </w:del>
      <w:r>
        <w:rPr>
          <w:rtl/>
        </w:rPr>
        <w:t xml:space="preserve"> </w:t>
      </w:r>
      <w:ins w:id="95951" w:author="מנוע מכני" w:date="2026-10-11T12:04:39Z">
        <w:r>
          <w:rPr>
            <w:rFonts w:hint="cs"/>
            <w:rtl/>
          </w:rPr>
          <w:t xml:space="preserve">אם </w:t>
        </w:r>
      </w:ins>
      <w:del w:id="95952" w:author="מנוע מכני" w:date="2026-10-11T12:04:39Z">
        <w:r>
          <w:rPr>
            <w:rFonts w:hint="cs"/>
            <w:rtl/>
          </w:rPr>
          <w:delText xml:space="preserve">אי </w:delText>
        </w:r>
      </w:del>
      <w:r>
        <w:rPr>
          <w:rFonts w:hint="cs"/>
          <w:rtl/>
        </w:rPr>
        <w:t xml:space="preserve">ל</w:t>
      </w:r>
      <w:r>
        <w:rPr>
          <w:rtl/>
        </w:rPr>
        <w:t>חטאת</w:t>
      </w:r>
      <w:r>
        <w:rPr>
          <w:rFonts w:hint="cs"/>
          <w:rtl/>
        </w:rPr>
        <w:t xml:space="preserve"> אתי</w:t>
      </w:r>
      <w:r>
        <w:rPr>
          <w:rtl/>
        </w:rPr>
        <w:t>, מה חטאת אינה נאכלת אלא לזכרי כהונה, אף זבחי שלמי צבור לזכרי כהונה.</w:t>
      </w:r>
    </w:p>
    <w:p>
      <w:pPr>
        <w:pStyle w:val="38"/>
        <w:rPr>
          <w:ins w:id="99234" w:author="מנוע מכני" w:date="2026-10-11T12:04:39Z"/>
        </w:rPr>
      </w:pPr>
      <w:r>
        <w:t>א</w:t>
      </w:r>
      <w:r>
        <w:t>"</w:t>
      </w:r>
      <w:r>
        <w:t>ל</w:t>
      </w:r>
      <w:r>
        <w:t xml:space="preserve"> אביי:</w:t>
      </w:r>
    </w:p>
    <w:p w:rsidR="00DA63EC" w:rsidRDefault="00DA63EC" w:rsidP="00DA63EC">
      <w:pPr>
        <w:tabs>
          <w:tab w:val="left" w:pos="0"/>
          <w:tab w:val="center" w:pos="2835"/>
        </w:tabs>
        <w:rPr>
          <w:rtl/>
        </w:rPr>
      </w:pPr>
      <w:del w:id="99235" w:author="מנוע מכני" w:date="2026-10-11T12:04:39Z">
        <w:r>
          <w:rPr>
            <w:rtl/>
          </w:rPr>
          <w:delText xml:space="preserve"> </w:delText>
        </w:r>
      </w:del>
      <w:ins w:id="91309" w:author="מנוע מכני" w:date="2026-10-11T12:04:39Z">
        <w:r>
          <w:rPr>
            <w:rtl/>
          </w:rPr>
          <w:t xml:space="preserve">א"כ</w:t>
        </w:r>
      </w:ins>
      <w:del w:id="91310" w:author="מנוע מכני" w:date="2026-10-11T12:04:39Z">
        <w:r>
          <w:rPr>
            <w:rtl/>
          </w:rPr>
          <w:delText xml:space="preserve">אי הכי</w:delText>
        </w:r>
      </w:del>
      <w:r>
        <w:rPr>
          <w:rtl/>
        </w:rPr>
        <w:t xml:space="preserve">, גבי איל נזיר </w:t>
      </w:r>
      <w:r w:rsidRPr="0046594B">
        <w:rPr>
          <w:rStyle w:val="afffff0"/>
          <w:rtl/>
        </w:rPr>
        <w:t>ד</w:t>
      </w:r>
      <w:r w:rsidRPr="0046594B">
        <w:rPr>
          <w:rStyle w:val="afffff0"/>
          <w:rFonts w:hint="cs"/>
          <w:rtl/>
        </w:rPr>
        <w:t>'</w:t>
      </w:r>
      <w:ins w:id="90803" w:author="Claude - סמנטי" w:date="2026-10-11T12:26:16Z">
        <w:r>
          <w:rPr>
            <w:rStyle w:val="afffff0"/>
            <w:rtl/>
          </w:rPr>
          <w:t xml:space="preserve">וְהִקְרִיב אֶת קָרְבָּנוֹ לַה</w:t>
        </w:r>
      </w:ins>
      <w:del w:id="90804" w:author="Claude - סמנטי" w:date="2026-10-11T12:26:16Z">
        <w:r w:rsidRPr="0046594B">
          <w:rPr>
            <w:rStyle w:val="afffff0"/>
            <w:rtl/>
          </w:rPr>
          <w:delText xml:space="preserve">והקריב את קרבנו לה</w:delText>
        </w:r>
      </w:del>
      <w:r w:rsidRPr="0046594B">
        <w:rPr>
          <w:rStyle w:val="afffff0"/>
          <w:rtl/>
        </w:rPr>
        <w:t xml:space="preserve">' כבש בן שנתו תמים אחד לעולה וכבשה אחת בת שנתה תמימה לחטאת ואיל אחד תמים לשלמים</w:t>
      </w:r>
      <w:r w:rsidRPr="0046594B">
        <w:rPr>
          <w:rStyle w:val="afffff0"/>
          <w:rFonts w:hint="cs"/>
          <w:rtl/>
        </w:rPr>
        <w:t>'</w:t>
      </w:r>
      <w:r>
        <w:rPr>
          <w:rtl/>
        </w:rPr>
        <w:t xml:space="preserve">, </w:t>
      </w:r>
    </w:p>
    <w:p w:rsidR="00DA63EC" w:rsidRDefault="00DA63EC" w:rsidP="00DA63EC">
      <w:pPr>
        <w:tabs>
          <w:tab w:val="left" w:pos="0"/>
          <w:tab w:val="center" w:pos="2835"/>
        </w:tabs>
        <w:rPr>
          <w:rtl/>
        </w:rPr>
      </w:pPr>
      <w:ins w:id="93097" w:author="מנוע מכני" w:date="2026-10-11T12:04:39Z">
        <w:r>
          <w:rPr>
            <w:rtl/>
          </w:rPr>
          <w:t xml:space="preserve">כך</w:t>
        </w:r>
      </w:ins>
      <w:del w:id="93098" w:author="מנוע מכני" w:date="2026-10-11T12:04:39Z">
        <w:r>
          <w:rPr>
            <w:rtl/>
          </w:rPr>
          <w:tab/>
          <w:delText xml:space="preserve">הכי</w:delText>
        </w:r>
      </w:del>
      <w:r>
        <w:rPr>
          <w:rtl/>
        </w:rPr>
        <w:tab/>
        <w:t xml:space="preserve"> </w:t>
      </w:r>
      <w:ins w:id="91311" w:author="מנוע מכני" w:date="2026-10-11T12:04:39Z">
        <w:r>
          <w:rPr>
            <w:rtl/>
          </w:rPr>
          <w:t xml:space="preserve">גם</w:t>
        </w:r>
      </w:ins>
      <w:del w:id="91312" w:author="מנוע מכני" w:date="2026-10-11T12:04:39Z">
        <w:r>
          <w:rPr>
            <w:rtl/>
          </w:rPr>
          <w:tab/>
          <w:delText xml:space="preserve">נמי</w:delText>
        </w:r>
      </w:del>
      <w:r>
        <w:rPr>
          <w:rtl/>
        </w:rPr>
        <w:tab/>
        <w:t xml:space="preserve"> נימא דהקיש הכתוב לחטאת, </w:t>
      </w:r>
      <w:r>
        <w:rPr>
          <w:rFonts w:hint="cs"/>
          <w:rtl/>
        </w:rPr>
        <w:t>ד</w:t>
      </w:r>
      <w:r>
        <w:rPr>
          <w:rtl/>
        </w:rPr>
        <w:t>אינה נאכלת אלא לזכרי כהונה</w:t>
      </w:r>
      <w:r>
        <w:rPr>
          <w:rFonts w:hint="cs"/>
          <w:rtl/>
        </w:rPr>
        <w:t>?</w:t>
      </w:r>
      <w:r>
        <w:rPr>
          <w:rtl/>
        </w:rPr>
        <w:t>,</w:t>
      </w:r>
    </w:p>
    <w:p>
      <w:pPr>
        <w:pStyle w:val="38"/>
        <w:rPr>
          <w:ins w:id="99236" w:author="מנוע מכני" w:date="2026-10-11T12:04:39Z"/>
        </w:rPr>
      </w:pPr>
      <w:r w:rsidRPr="006B14F1">
        <w:t>ו</w:t>
      </w:r>
      <w:r>
        <w:t>דחי</w:t>
      </w:r>
      <w:r w:rsidR="005608A0">
        <w:t>'</w:t>
      </w:r>
    </w:p>
    <w:p w:rsidR="00DA63EC" w:rsidRDefault="00DA63EC" w:rsidP="00DA63EC">
      <w:pPr>
        <w:tabs>
          <w:tab w:val="left" w:pos="0"/>
          <w:tab w:val="center" w:pos="2835"/>
        </w:tabs>
        <w:rPr>
          <w:rtl/>
        </w:rPr>
      </w:pPr>
      <w:del w:id="99237" w:author="מנוע מכני" w:date="2026-10-11T12:04:39Z">
        <w:r>
          <w:rPr>
            <w:rtl/>
          </w:rPr>
          <w:delText xml:space="preserve"> </w:delText>
        </w:r>
      </w:del>
      <w:ins w:id="91313" w:author="מנוע מכני" w:date="2026-10-11T12:04:39Z">
        <w:r>
          <w:rPr>
            <w:rFonts w:hint="cs"/>
            <w:rtl/>
          </w:rPr>
          <w:t xml:space="preserve">דשם</w:t>
        </w:r>
      </w:ins>
      <w:del w:id="91314" w:author="מנוע מכני" w:date="2026-10-11T12:04:39Z">
        <w:r>
          <w:rPr>
            <w:rFonts w:hint="cs"/>
            <w:rtl/>
          </w:rPr>
          <w:delText xml:space="preserve">ד</w:delText>
        </w:r>
        <w:r>
          <w:rPr>
            <w:rtl/>
          </w:rPr>
          <w:delText xml:space="preserve">התם</w:delText>
        </w:r>
      </w:del>
      <w:r>
        <w:rPr>
          <w:rtl/>
        </w:rPr>
        <w:t xml:space="preserve"> </w:t>
      </w:r>
      <w:r w:rsidRPr="0046594B">
        <w:rPr>
          <w:rStyle w:val="afffff0"/>
          <w:rFonts w:hint="cs"/>
          <w:rtl/>
        </w:rPr>
        <w:t>ד'</w:t>
      </w:r>
      <w:ins w:id="90805" w:author="Claude - סמנטי" w:date="2026-10-11T12:26:16Z">
        <w:r>
          <w:rPr>
            <w:rStyle w:val="afffff0"/>
            <w:rtl/>
          </w:rPr>
          <w:t xml:space="preserve">וְלָקַח הַכֹּהֵן אֶת הַזְּרוֹעַ בְּשֵׁלָה מִן הָאַיִל</w:t>
        </w:r>
      </w:ins>
      <w:del w:id="90806" w:author="Claude - סמנטי" w:date="2026-10-11T12:26:16Z">
        <w:r w:rsidRPr="0046594B">
          <w:rPr>
            <w:rStyle w:val="afffff0"/>
            <w:rtl/>
          </w:rPr>
          <w:delText xml:space="preserve">ולקח הכהן את הזרוע בשלה מן האיל</w:delText>
        </w:r>
      </w:del>
      <w:r w:rsidRPr="0046594B">
        <w:rPr>
          <w:rStyle w:val="afffff0"/>
          <w:rFonts w:hint="cs"/>
          <w:rtl/>
        </w:rPr>
        <w:t>'</w:t>
      </w:r>
      <w:r w:rsidRPr="0046594B">
        <w:rPr>
          <w:rStyle w:val="afffff0"/>
          <w:rtl/>
        </w:rPr>
        <w:t>,</w:t>
      </w:r>
      <w:r>
        <w:rPr>
          <w:rtl/>
        </w:rPr>
        <w:t xml:space="preserve"> מכלל </w:t>
      </w:r>
      <w:ins w:id="96203" w:author="מנוע מכני" w:date="2026-10-11T12:04:39Z">
        <w:r>
          <w:rPr>
            <w:rtl/>
          </w:rPr>
          <w:t xml:space="preserve">דכולו</w:t>
        </w:r>
      </w:ins>
      <w:del w:id="96204" w:author="מנוע מכני" w:date="2026-10-11T12:04:39Z">
        <w:r>
          <w:rPr>
            <w:rtl/>
          </w:rPr>
          <w:delText xml:space="preserve">דכוליה</w:delText>
        </w:r>
      </w:del>
      <w:r>
        <w:rPr>
          <w:rtl/>
        </w:rPr>
        <w:t xml:space="preserve"> בעלים אכלי </w:t>
      </w:r>
      <w:ins w:id="93099" w:author="מנוע מכני" w:date="2026-10-11T12:04:39Z">
        <w:r>
          <w:rPr>
            <w:rtl/>
          </w:rPr>
          <w:t xml:space="preserve">לו</w:t>
        </w:r>
      </w:ins>
      <w:del w:id="93100" w:author="מנוע מכני" w:date="2026-10-11T12:04:39Z">
        <w:r>
          <w:rPr>
            <w:rtl/>
          </w:rPr>
          <w:delText xml:space="preserve">ליה</w:delText>
        </w:r>
      </w:del>
      <w:r>
        <w:rPr>
          <w:rtl/>
        </w:rPr>
        <w:t xml:space="preserve">.</w:t>
      </w:r>
    </w:p>
    <w:p>
      <w:pPr>
        <w:pStyle w:val="38"/>
        <w:rPr>
          <w:ins w:id="99238" w:author="מנוע מכני" w:date="2026-10-11T12:04:39Z"/>
        </w:rPr>
      </w:pPr>
      <w:ins w:id="95577" w:author="מנוע מכני" w:date="2026-10-11T12:04:39Z">
        <w:r>
          <w:t xml:space="preserve">וקשה</w:t>
        </w:r>
      </w:ins>
    </w:p>
    <w:p w:rsidR="00DA63EC" w:rsidRDefault="00DA63EC" w:rsidP="00DA63EC">
      <w:pPr>
        <w:tabs>
          <w:tab w:val="left" w:pos="0"/>
          <w:tab w:val="center" w:pos="2835"/>
        </w:tabs>
        <w:rPr>
          <w:b/>
          <w:bCs/>
          <w:rtl/>
        </w:rPr>
      </w:pPr>
      <w:del w:id="95578" w:author="מנוע מכני" w:date="2026-10-11T12:04:39Z">
        <w:r w:rsidRPr="006B14F1">
          <w:rPr>
            <w:rFonts w:hint="cs"/>
            <w:b/>
            <w:bCs/>
            <w:rtl/>
          </w:rPr>
          <w:delText xml:space="preserve">וקשיא</w:delText>
        </w:r>
      </w:del>
      <w:del w:id="99239" w:author="מנוע מכני" w:date="2026-10-11T12:04:39Z">
        <w:r>
          <w:rPr>
            <w:rFonts w:hint="cs"/>
            <w:rtl/>
          </w:rPr>
          <w:delText xml:space="preserve"> </w:delText>
        </w:r>
      </w:del>
      <w:r>
        <w:rPr>
          <w:rFonts w:hint="cs"/>
          <w:rtl/>
        </w:rPr>
        <w:t xml:space="preserve">ד</w:t>
      </w:r>
      <w:r>
        <w:rPr>
          <w:rtl/>
        </w:rPr>
        <w:t xml:space="preserve">זרוע בשלה </w:t>
      </w:r>
      <w:r>
        <w:rPr>
          <w:rFonts w:hint="cs"/>
          <w:rtl/>
        </w:rPr>
        <w:t xml:space="preserve">לא</w:t>
      </w:r>
      <w:r>
        <w:rPr>
          <w:rFonts w:hint="cs"/>
          <w:rtl/>
        </w:rPr>
        <w:t xml:space="preserve"> תאכל אלא לזכרי כהונה </w:t>
      </w:r>
    </w:p>
    <w:p>
      <w:pPr>
        <w:pStyle w:val="38"/>
        <w:rPr>
          <w:ins w:id="99240" w:author="מנוע מכני" w:date="2026-10-11T12:04:39Z"/>
        </w:rPr>
      </w:pPr>
      <w:r w:rsidRPr="00891B40">
        <w:t>ב.</w:t>
      </w:r>
      <w:r>
        <w:t xml:space="preserve"> </w:t>
      </w:r>
      <w:r w:rsidRPr="00E35321">
        <w:t>ואב</w:t>
      </w:r>
      <w:r w:rsidRPr="00E35321">
        <w:t>"</w:t>
      </w:r>
      <w:r w:rsidRPr="00E35321">
        <w:t>א</w:t>
      </w:r>
      <w:r>
        <w:t xml:space="preserve">:</w:t>
      </w:r>
    </w:p>
    <w:p w:rsidR="00DA63EC" w:rsidRDefault="00DA63EC" w:rsidP="00DA63EC">
      <w:pPr>
        <w:tabs>
          <w:tab w:val="left" w:pos="0"/>
          <w:tab w:val="center" w:pos="2835"/>
        </w:tabs>
        <w:rPr>
          <w:rtl/>
        </w:rPr>
      </w:pPr>
      <w:del w:id="99241" w:author="מנוע מכני" w:date="2026-10-11T12:04:39Z">
        <w:r>
          <w:rPr>
            <w:rtl/>
          </w:rPr>
          <w:delText xml:space="preserve"> </w:delText>
        </w:r>
      </w:del>
      <w:r>
        <w:rPr>
          <w:rtl/>
        </w:rPr>
        <w:t xml:space="preserve">קדשי אקרי, </w:t>
      </w:r>
      <w:r>
        <w:rPr>
          <w:rFonts w:hint="cs"/>
          <w:rtl/>
        </w:rPr>
        <w:t xml:space="preserve">ולא </w:t>
      </w:r>
      <w:r>
        <w:rPr>
          <w:rtl/>
        </w:rPr>
        <w:t>קדשי קדשים.</w:t>
      </w:r>
    </w:p>
    <w:p>
      <w:pPr>
        <w:pStyle w:val="38"/>
        <w:rPr>
          <w:ins w:id="99242" w:author="מנוע מכני" w:date="2026-10-11T12:04:39Z"/>
        </w:rPr>
      </w:pPr>
      <w:r>
        <w:t>ו</w:t>
      </w:r>
      <w:r w:rsidRPr="00891B40">
        <w:t>הלכתא</w:t>
      </w:r>
      <w:r>
        <w:t xml:space="preserve"> </w:t>
      </w:r>
      <w:ins w:id="97119" w:author="מנוע מכני" w:date="2026-10-11T12:04:39Z">
        <w:r>
          <w:t xml:space="preserve">הוקש</w:t>
        </w:r>
      </w:ins>
      <w:del w:id="97120" w:author="מנוע מכני" w:date="2026-10-11T12:04:39Z">
        <w:r>
          <w:delText xml:space="preserve">איתקש</w:delText>
        </w:r>
      </w:del>
      <w:ins w:id="94655" w:author="מנוע מכני" w:date="2026-10-11T12:04:39Z">
        <w:r>
          <w:t xml:space="preserve"> </w:t>
        </w:r>
      </w:ins>
      <w:del w:id="94656" w:author="מנוע מכני" w:date="2026-10-11T12:04:39Z">
        <w:r>
          <w:delText xml:space="preserve">  </w:delText>
        </w:r>
      </w:del>
      <w:r>
        <w:t xml:space="preserve">ל</w:t>
      </w:r>
      <w:r>
        <w:t xml:space="preserve">רבא:</w:t>
      </w:r>
    </w:p>
    <w:p w:rsidR="00DA63EC" w:rsidRDefault="00DA63EC" w:rsidP="00DA63EC">
      <w:pPr>
        <w:tabs>
          <w:tab w:val="left" w:pos="0"/>
          <w:tab w:val="center" w:pos="2835"/>
        </w:tabs>
        <w:rPr>
          <w:rtl/>
        </w:rPr>
      </w:pPr>
      <w:del w:id="99243" w:author="מנוע מכני" w:date="2026-10-11T12:04:39Z">
        <w:r>
          <w:rPr>
            <w:rtl/>
          </w:rPr>
          <w:delText xml:space="preserve"> </w:delText>
        </w:r>
      </w:del>
      <w:r>
        <w:rPr>
          <w:rtl/>
        </w:rPr>
        <w:t xml:space="preserve">שאם גלח על אחד משלשתן - יצא.</w:t>
      </w:r>
    </w:p>
    <w:p w:rsidR="00DA63EC" w:rsidRDefault="00DA63EC" w:rsidP="00DA63EC">
      <w:pPr>
        <w:pStyle w:val="affffd"/>
        <w:rPr>
          <w:rtl/>
        </w:rPr>
      </w:pPr>
      <w:r>
        <w:rPr>
          <w:rtl/>
        </w:rPr>
        <w:t>׹</w:t>
      </w:r>
    </w:p>
    <w:p>
      <w:pPr>
        <w:pStyle w:val="MishnaBatzad"/>
        <w:rPr>
          <w:ins w:id="20362" w:author="קלוד" w:date="2026-10-11T09:07:24Z"/>
        </w:rPr>
      </w:pPr>
      <w:ins w:id="20361" w:author="קלוד" w:date="2026-10-11T09:07:24Z">
        <w:r>
          <w:t xml:space="preserve">משנה ו</w:t>
        </w:r>
      </w:ins>
    </w:p>
    <w:p w:rsidR="00DA63EC" w:rsidRPr="000A334C" w:rsidRDefault="00DA63EC" w:rsidP="003B6D22">
      <w:pPr>
        <w:pStyle w:val="afff9"/>
        <w:rPr>
          <w:del w:id="20220" w:author="קלוד" w:date="2026-10-11T09:07:24Z"/>
          <w:rtl/>
        </w:rPr>
      </w:pPr>
      <w:del w:id="20219" w:author="קלוד" w:date="2026-10-11T09:07:24Z">
        <w:r w:rsidRPr="000A334C">
          <w:rPr>
            <w:rtl/>
          </w:rPr>
          <w:delText xml:space="preserve">מתני'.</w:delText>
        </w:r>
      </w:del>
    </w:p>
    <w:p w:rsidR="00DA63EC" w:rsidRPr="000A334C" w:rsidRDefault="00DA63EC" w:rsidP="003B6D22">
      <w:pPr>
        <w:pStyle w:val="afff9"/>
        <w:spacing w:before="120"/>
        <w:rPr>
          <w:rtl/>
        </w:rPr>
        <w:pPrChange w:id="90021" w:author="קלוד" w:date="2026-10-11T12:09:42Z">
          <w:pPr>
            <w:pStyle w:val="afff9"/>
          </w:pPr>
        </w:pPrChange>
      </w:pPr>
      <w:r w:rsidRPr="000A334C">
        <w:rPr>
          <w:rtl/>
        </w:rPr>
        <w:t>התודה ואיל נזיר קדשים קלים - שחיטתן בכל מקום בעזרה, ודמן טעון שתי מתנות שהן ארבע, ונאכלין בכל העיר, לכל אדם, בכל מאכל, ליום ולילה עד חצות.</w:t>
      </w:r>
    </w:p>
    <w:p w:rsidR="00DA63EC" w:rsidRPr="000A334C" w:rsidRDefault="00DA63EC" w:rsidP="003B6D22">
      <w:pPr>
        <w:pStyle w:val="afff9"/>
        <w:rPr>
          <w:rtl/>
        </w:rPr>
      </w:pPr>
      <w:r w:rsidRPr="000A334C">
        <w:rPr>
          <w:rtl/>
        </w:rPr>
        <w:t>המורם מהם כיוצא בהן, אלא שהמורם נאכל לכהנים, לנשיהם ולבניהם ולעבדיהם.</w:t>
      </w:r>
    </w:p>
    <w:p w:rsidR="00DA63EC" w:rsidRDefault="00DA63EC" w:rsidP="00DA63EC">
      <w:pPr>
        <w:pStyle w:val="affffd"/>
        <w:rPr>
          <w:rtl/>
        </w:rPr>
      </w:pPr>
      <w:r>
        <w:rPr>
          <w:rtl/>
        </w:rPr>
        <w:t>׹</w:t>
      </w:r>
    </w:p>
    <w:p>
      <w:pPr>
        <w:pStyle w:val="afffff8"/>
        <w:rPr>
          <w:ins w:id="90395" w:author="קלוד" w:date="2026-10-11T12:29:36Z"/>
        </w:rPr>
      </w:pPr>
      <w:ins w:id="90396" w:author="קלוד" w:date="2026-10-11T12:29:36Z">
        <w:r>
          <w:rPr>
            <w:color w:val="7B3F00"/>
          </w:rPr>
          <w:t xml:space="preserve">חזה ושוק - 'במקום טהור' ו'במקום קדוש', מחנה ישראל</w:t>
        </w:r>
      </w:ins>
    </w:p>
    <w:p>
      <w:pPr>
        <w:pStyle w:val="38"/>
        <w:rPr>
          <w:ins w:id="99244" w:author="מנוע מכני" w:date="2026-10-11T12:04:39Z"/>
        </w:rPr>
      </w:pPr>
      <w:r w:rsidRPr="00891B40">
        <w:t>ת"ר</w:t>
      </w:r>
      <w:r>
        <w:t>:</w:t>
      </w:r>
    </w:p>
    <w:p w:rsidR="00DA63EC" w:rsidRDefault="00DA63EC" w:rsidP="00DA63EC">
      <w:pPr>
        <w:tabs>
          <w:tab w:val="left" w:pos="0"/>
          <w:tab w:val="center" w:pos="2835"/>
        </w:tabs>
        <w:rPr>
          <w:rtl/>
        </w:rPr>
      </w:pPr>
      <w:del w:id="99245" w:author="מנוע מכני" w:date="2026-10-11T12:04:39Z">
        <w:r w:rsidRPr="00464129">
          <w:rPr>
            <w:rStyle w:val="afffff0"/>
            <w:rtl/>
          </w:rPr>
          <w:delText xml:space="preserve"> </w:delText>
        </w:r>
      </w:del>
      <w:r w:rsidRPr="00464129">
        <w:rPr>
          <w:rStyle w:val="afffff0"/>
          <w:rFonts w:hint="cs"/>
          <w:rtl/>
        </w:rPr>
        <w:t>'</w:t>
      </w:r>
      <w:ins w:id="90807" w:author="Claude - סמנטי" w:date="2026-10-11T12:26:16Z">
        <w:r>
          <w:rPr>
            <w:rStyle w:val="afffff0"/>
            <w:rtl/>
          </w:rPr>
          <w:t xml:space="preserve">אֵת חֲזֵה הַתְּנוּפָה וְאֵת שׁוֹק הַתְּרוּמָה תֹּאכְלוּ בְּמָקוֹם טָהוֹר</w:t>
        </w:r>
      </w:ins>
      <w:del w:id="90808" w:author="Claude - סמנטי" w:date="2026-10-11T12:26:16Z">
        <w:r w:rsidRPr="00464129">
          <w:rPr>
            <w:rStyle w:val="afffff0"/>
            <w:rtl/>
          </w:rPr>
          <w:delText xml:space="preserve">את חזה התנופה ואת שוק התרומה תאכלו במקום טהור</w:delText>
        </w:r>
      </w:del>
      <w:r w:rsidRPr="00464129">
        <w:rPr>
          <w:rStyle w:val="afffff0"/>
          <w:rFonts w:hint="cs"/>
          <w:rtl/>
        </w:rPr>
        <w:t>'</w:t>
      </w:r>
      <w:r w:rsidRPr="00464129">
        <w:rPr>
          <w:rStyle w:val="afffff0"/>
          <w:rtl/>
        </w:rPr>
        <w:t xml:space="preserve"> </w:t>
      </w:r>
      <w:r>
        <w:rPr>
          <w:rtl/>
        </w:rPr>
        <w:t xml:space="preserve">– </w:t>
      </w:r>
    </w:p>
    <w:p>
      <w:pPr>
        <w:pStyle w:val="38"/>
        <w:rPr>
          <w:ins w:id="99246" w:author="מנוע מכני" w:date="2026-10-11T12:04:39Z"/>
        </w:rPr>
      </w:pPr>
      <w:r>
        <w:t>אר</w:t>
      </w:r>
      <w:r>
        <w:t>"</w:t>
      </w:r>
      <w:r>
        <w:t>נ</w:t>
      </w:r>
      <w:r>
        <w:t xml:space="preserve">:</w:t>
      </w:r>
    </w:p>
    <w:p w:rsidR="00DA63EC" w:rsidRDefault="00DA63EC" w:rsidP="00DA63EC">
      <w:pPr>
        <w:tabs>
          <w:tab w:val="left" w:pos="0"/>
          <w:tab w:val="center" w:pos="2835"/>
        </w:tabs>
        <w:rPr>
          <w:rtl/>
        </w:rPr>
      </w:pPr>
      <w:del w:id="99247" w:author="מנוע מכני" w:date="2026-10-11T12:04:39Z">
        <w:r>
          <w:rPr>
            <w:rtl/>
          </w:rPr>
          <w:delText xml:space="preserve"> </w:delText>
        </w:r>
      </w:del>
      <w:r>
        <w:rPr>
          <w:rtl/>
        </w:rPr>
        <w:t xml:space="preserve">וכי ראשונים בטומאה אכלום? אלא טהור - מכלל שהוא טמא, טהור מטומאת מצורע וטמא מטומאת זב, ואיזה זה? זה מחנה ישראל.</w:t>
      </w:r>
    </w:p>
    <w:p>
      <w:pPr>
        <w:pStyle w:val="38"/>
        <w:rPr>
          <w:ins w:id="99248" w:author="מנוע מכני" w:date="2026-10-11T12:04:39Z"/>
        </w:rPr>
      </w:pPr>
      <w:r>
        <w:t xml:space="preserve">ואימא:</w:t>
      </w:r>
    </w:p>
    <w:p w:rsidR="00DA63EC" w:rsidRDefault="00DA63EC" w:rsidP="00DA63EC">
      <w:pPr>
        <w:tabs>
          <w:tab w:val="left" w:pos="0"/>
          <w:tab w:val="center" w:pos="2835"/>
        </w:tabs>
        <w:rPr>
          <w:rtl/>
        </w:rPr>
      </w:pPr>
      <w:del w:id="99249" w:author="מנוע מכני" w:date="2026-10-11T12:04:39Z">
        <w:r>
          <w:rPr>
            <w:rtl/>
          </w:rPr>
          <w:delText xml:space="preserve"> </w:delText>
        </w:r>
      </w:del>
      <w:r>
        <w:rPr>
          <w:rtl/>
        </w:rPr>
        <w:t xml:space="preserve">טהור מטומאת זב וטמא מטומאת מת, ואיזה זה? זה מחנה לויה! </w:t>
      </w:r>
    </w:p>
    <w:p w:rsidR="00DA63EC" w:rsidRDefault="00DA63EC" w:rsidP="00DA63EC">
      <w:pPr>
        <w:tabs>
          <w:tab w:val="left" w:pos="0"/>
          <w:tab w:val="center" w:pos="2835"/>
        </w:tabs>
        <w:rPr>
          <w:rtl/>
        </w:rPr>
      </w:pPr>
      <w:r>
        <w:rPr>
          <w:rtl/>
        </w:rPr>
        <w:t xml:space="preserve">• </w:t>
      </w:r>
      <w:r>
        <w:rPr>
          <w:rStyle w:val="2fb"/>
          <w:rtl/>
        </w:rPr>
        <w:t xml:space="preserve">אביי</w:t>
      </w:r>
      <w:r>
        <w:rPr>
          <w:rtl/>
        </w:rPr>
        <w:t xml:space="preserve">,</w:t>
      </w:r>
      <w:r w:rsidRPr="003017EE">
        <w:rPr>
          <w:rStyle w:val="afffff0"/>
          <w:rFonts w:hint="cs"/>
          <w:rtl/>
        </w:rPr>
        <w:t>'</w:t>
      </w:r>
      <w:ins w:id="90809" w:author="Claude - סמנטי" w:date="2026-10-11T12:26:16Z">
        <w:r>
          <w:rPr>
            <w:rStyle w:val="afffff0"/>
            <w:rtl/>
          </w:rPr>
          <w:t xml:space="preserve">וַאֲכַלְתֶּם אוֹתָהּ בְּמָקוֹם קָדוֹשׁ</w:t>
        </w:r>
      </w:ins>
      <w:del w:id="90810" w:author="Claude - סמנטי" w:date="2026-10-11T12:26:16Z">
        <w:r w:rsidRPr="003017EE">
          <w:rPr>
            <w:rStyle w:val="afffff0"/>
            <w:rtl/>
          </w:rPr>
          <w:delText xml:space="preserve">ואכלתם אותה במקום קדוש</w:delText>
        </w:r>
      </w:del>
      <w:r w:rsidRPr="003017EE">
        <w:rPr>
          <w:rStyle w:val="afffff0"/>
          <w:rFonts w:hint="cs"/>
          <w:rtl/>
        </w:rPr>
        <w:t>'</w:t>
      </w:r>
      <w:r w:rsidRPr="003017EE">
        <w:rPr>
          <w:rStyle w:val="afffff0"/>
          <w:rtl/>
        </w:rPr>
        <w:t>,</w:t>
      </w:r>
      <w:r>
        <w:rPr>
          <w:rtl/>
        </w:rPr>
        <w:t xml:space="preserve"> </w:t>
      </w:r>
      <w:r>
        <w:rPr>
          <w:rFonts w:hint="cs"/>
          <w:rtl/>
        </w:rPr>
        <w:t>ו</w:t>
      </w:r>
      <w:r>
        <w:rPr>
          <w:rtl/>
        </w:rPr>
        <w:t>לא אחרת במקום קדוש, אפקה למחנה לויה, הדר כתיב: במקום טהור, אפקה למחנה ישראל.</w:t>
      </w:r>
    </w:p>
    <w:p>
      <w:pPr>
        <w:pStyle w:val="38"/>
        <w:rPr>
          <w:ins w:id="99251" w:author="מנוע מכני" w:date="2026-10-11T12:04:39Z"/>
        </w:rPr>
      </w:pPr>
      <w:del w:id="99250" w:author="מנוע מכני" w:date="2026-10-11T12:04:39Z">
        <w:r>
          <w:delText xml:space="preserve">•</w:delText>
        </w:r>
      </w:del>
      <w:r>
        <w:t xml:space="preserve"> רבא:</w:t>
      </w:r>
    </w:p>
    <w:p w:rsidR="00DA63EC" w:rsidRDefault="00DA63EC" w:rsidP="00DA63EC">
      <w:pPr>
        <w:tabs>
          <w:tab w:val="left" w:pos="0"/>
          <w:tab w:val="center" w:pos="2835"/>
        </w:tabs>
        <w:rPr>
          <w:rtl/>
        </w:rPr>
      </w:pPr>
      <w:del w:id="99252" w:author="מנוע מכני" w:date="2026-10-11T12:04:39Z">
        <w:r>
          <w:rPr>
            <w:rtl/>
          </w:rPr>
          <w:delText xml:space="preserve"> </w:delText>
        </w:r>
      </w:del>
      <w:r>
        <w:rPr>
          <w:rtl/>
        </w:rPr>
        <w:t xml:space="preserve">אותה במקום קדוש ולא אחרת במקום קדוש, אפקה לגמרי, </w:t>
      </w:r>
    </w:p>
    <w:p w:rsidR="00DA63EC" w:rsidRDefault="00DA63EC" w:rsidP="00DA63EC">
      <w:pPr>
        <w:tabs>
          <w:tab w:val="left" w:pos="0"/>
          <w:tab w:val="center" w:pos="2835"/>
        </w:tabs>
        <w:rPr>
          <w:rtl/>
        </w:rPr>
      </w:pPr>
      <w:r w:rsidRPr="003017EE">
        <w:rPr>
          <w:rStyle w:val="afffff0"/>
          <w:rFonts w:hint="cs"/>
          <w:rtl/>
        </w:rPr>
        <w:t>'</w:t>
      </w:r>
      <w:r w:rsidRPr="003017EE">
        <w:rPr>
          <w:rStyle w:val="afffff0"/>
          <w:rtl/>
        </w:rPr>
        <w:t>תאכלו במקום טהור, עיילא למחנה ישראל</w:t>
      </w:r>
      <w:r w:rsidRPr="003017EE">
        <w:rPr>
          <w:rStyle w:val="afffff0"/>
          <w:rFonts w:hint="cs"/>
          <w:rtl/>
        </w:rPr>
        <w:t>'</w:t>
      </w:r>
      <w:r w:rsidRPr="003017EE">
        <w:rPr>
          <w:rStyle w:val="afffff0"/>
          <w:rtl/>
        </w:rPr>
        <w:t>.</w:t>
      </w:r>
      <w:r>
        <w:rPr>
          <w:rFonts w:hint="cs"/>
          <w:rtl/>
        </w:rPr>
        <w:t xml:space="preserve"> ולא למחנה לויה דמעלים לחד ולא </w:t>
      </w:r>
      <w:ins w:id="93101" w:author="מנוע מכני" w:date="2026-10-11T12:04:39Z">
        <w:r>
          <w:rPr>
            <w:rFonts w:hint="cs"/>
            <w:rtl/>
          </w:rPr>
          <w:t xml:space="preserve">לשני</w:t>
        </w:r>
      </w:ins>
      <w:del w:id="93102" w:author="מנוע מכני" w:date="2026-10-11T12:04:39Z">
        <w:r>
          <w:rPr>
            <w:rFonts w:hint="cs"/>
            <w:rtl/>
          </w:rPr>
          <w:delText xml:space="preserve">לתרי</w:delText>
        </w:r>
      </w:del>
      <w:r>
        <w:rPr>
          <w:rFonts w:hint="cs"/>
          <w:rtl/>
        </w:rPr>
        <w:t xml:space="preserve"> </w:t>
      </w:r>
    </w:p>
    <w:p w:rsidR="00DA63EC" w:rsidRDefault="00DA63EC" w:rsidP="00DA63EC">
      <w:pPr>
        <w:tabs>
          <w:tab w:val="left" w:pos="0"/>
          <w:tab w:val="center" w:pos="2835"/>
        </w:tabs>
        <w:rPr>
          <w:rtl/>
        </w:rPr>
      </w:pPr>
      <w:r>
        <w:rPr>
          <w:rFonts w:hint="cs"/>
          <w:rtl/>
        </w:rPr>
        <w:t xml:space="preserve">ומוציאים מאחד ולא משנים ועוד </w:t>
      </w:r>
      <w:r w:rsidRPr="0046594B">
        <w:rPr>
          <w:rStyle w:val="afffff0"/>
          <w:rFonts w:hint="cs"/>
          <w:rtl/>
        </w:rPr>
        <w:t>ד'</w:t>
      </w:r>
      <w:ins w:id="90179" w:author="Claude - סמנטי" w:date="2026-10-11T12:26:16Z">
        <w:r>
          <w:rPr>
            <w:rStyle w:val="afffff0"/>
            <w:rtl/>
          </w:rPr>
          <w:t xml:space="preserve">לֹא תוּכַל לֶאֱכוֹל בִּשְׁעָרֶיךָ</w:t>
        </w:r>
      </w:ins>
      <w:del w:id="90180" w:author="Claude - סמנטי" w:date="2026-10-11T12:26:16Z">
        <w:r w:rsidRPr="0046594B">
          <w:rPr>
            <w:rStyle w:val="afffff0"/>
            <w:rtl/>
          </w:rPr>
          <w:delText xml:space="preserve">לא תוכל לאכול בשעריך</w:delText>
        </w:r>
      </w:del>
      <w:r w:rsidRPr="0046594B">
        <w:rPr>
          <w:rStyle w:val="afffff0"/>
          <w:rFonts w:hint="cs"/>
          <w:rtl/>
        </w:rPr>
        <w:t>'</w:t>
      </w:r>
      <w:r w:rsidRPr="0046594B">
        <w:rPr>
          <w:rStyle w:val="afffff0"/>
          <w:rtl/>
        </w:rPr>
        <w:t xml:space="preserve"> </w:t>
      </w:r>
      <w:r>
        <w:rPr>
          <w:rtl/>
        </w:rPr>
        <w:t xml:space="preserve">כתיב! אלא, מחוורתא </w:t>
      </w:r>
      <w:r>
        <w:rPr>
          <w:rStyle w:val="2fb"/>
          <w:rtl/>
        </w:rPr>
        <w:t xml:space="preserve">כדאביי</w:t>
      </w:r>
      <w:r>
        <w:rPr>
          <w:rtl/>
        </w:rPr>
        <w:t xml:space="preserve">.</w:t>
      </w:r>
    </w:p>
    <w:p w:rsidR="00DA63EC" w:rsidRDefault="00DA63EC" w:rsidP="00DA63EC">
      <w:pPr>
        <w:pStyle w:val="affffd"/>
        <w:rPr>
          <w:rtl/>
        </w:rPr>
      </w:pPr>
      <w:r>
        <w:rPr>
          <w:rtl/>
        </w:rPr>
        <w:t>׹</w:t>
      </w:r>
    </w:p>
    <w:p>
      <w:pPr>
        <w:pStyle w:val="MishnaBatzad"/>
        <w:rPr>
          <w:ins w:id="20364" w:author="קלוד" w:date="2026-10-11T09:07:24Z"/>
        </w:rPr>
      </w:pPr>
      <w:ins w:id="20363" w:author="קלוד" w:date="2026-10-11T09:07:24Z">
        <w:r>
          <w:t xml:space="preserve">משנה ז</w:t>
        </w:r>
      </w:ins>
    </w:p>
    <w:p w:rsidR="00DA63EC" w:rsidRPr="000A334C" w:rsidRDefault="00DA63EC" w:rsidP="003B6D22">
      <w:pPr>
        <w:pStyle w:val="afff9"/>
        <w:rPr>
          <w:del w:id="20222" w:author="קלוד" w:date="2026-10-11T09:07:24Z"/>
          <w:rtl/>
        </w:rPr>
      </w:pPr>
      <w:del w:id="20221" w:author="קלוד" w:date="2026-10-11T09:07:24Z">
        <w:r w:rsidRPr="000A334C">
          <w:rPr>
            <w:rtl/>
          </w:rPr>
          <w:delText xml:space="preserve">מתני'.</w:delText>
        </w:r>
      </w:del>
    </w:p>
    <w:p w:rsidR="00DA63EC" w:rsidRPr="000A334C" w:rsidRDefault="00DA63EC" w:rsidP="003B6D22">
      <w:pPr>
        <w:pStyle w:val="afff9"/>
        <w:spacing w:before="120"/>
        <w:rPr>
          <w:rtl/>
        </w:rPr>
        <w:pPrChange w:id="90022" w:author="קלוד" w:date="2026-10-11T12:09:42Z">
          <w:pPr>
            <w:pStyle w:val="afff9"/>
          </w:pPr>
        </w:pPrChange>
      </w:pPr>
      <w:r w:rsidRPr="000A334C">
        <w:rPr>
          <w:rtl/>
        </w:rPr>
        <w:t xml:space="preserve">שלמים קדשים קלים - שחיטתן בכל מקום בעזרה, </w:t>
      </w:r>
    </w:p>
    <w:p w:rsidR="00DA63EC" w:rsidRPr="000A334C" w:rsidRDefault="00DA63EC" w:rsidP="003B6D22">
      <w:pPr>
        <w:pStyle w:val="afff9"/>
        <w:rPr>
          <w:rtl/>
        </w:rPr>
      </w:pPr>
      <w:r w:rsidRPr="000A334C">
        <w:rPr>
          <w:rtl/>
        </w:rPr>
        <w:t>ודמן טעון שתי מתנות שהן ארבע, ונאכלין בכל העיר, לכל אדם, בכל מאכל, לשני ימים ולילה אחד.</w:t>
      </w:r>
    </w:p>
    <w:p w:rsidR="00DA63EC" w:rsidRPr="000A334C" w:rsidRDefault="00DA63EC" w:rsidP="003B6D22">
      <w:pPr>
        <w:pStyle w:val="afff9"/>
        <w:rPr>
          <w:rtl/>
        </w:rPr>
      </w:pPr>
      <w:r w:rsidRPr="000A334C">
        <w:rPr>
          <w:rtl/>
        </w:rPr>
        <w:t>המורם מהם כיוצא בהם, אלא שהמורם נאכל לכהנים, לנשיהם ולבניהם ולעבדיהם.</w:t>
      </w:r>
    </w:p>
    <w:p w:rsidR="00DA63EC" w:rsidRDefault="00DA63EC" w:rsidP="00DA63EC">
      <w:pPr>
        <w:pStyle w:val="affffd"/>
        <w:rPr>
          <w:rtl/>
        </w:rPr>
      </w:pPr>
      <w:r>
        <w:rPr>
          <w:rtl/>
        </w:rPr>
        <w:t>׹</w:t>
      </w:r>
    </w:p>
    <w:p>
      <w:pPr>
        <w:pStyle w:val="afffff8"/>
        <w:rPr>
          <w:ins w:id="90393" w:author="קלוד" w:date="2026-10-11T12:29:36Z"/>
        </w:rPr>
      </w:pPr>
      <w:ins w:id="90394" w:author="קלוד" w:date="2026-10-11T12:29:36Z">
        <w:r>
          <w:rPr>
            <w:color w:val="7B3F00"/>
          </w:rPr>
          <w:t xml:space="preserve">שלמים - 'פתח אהל מועד' מכשיר כל הרוחות, וק"ו לצפון</w:t>
        </w:r>
      </w:ins>
    </w:p>
    <w:p>
      <w:pPr>
        <w:pStyle w:val="38"/>
        <w:rPr>
          <w:ins w:id="99253" w:author="מנוע מכני" w:date="2026-10-11T12:04:39Z"/>
        </w:rPr>
      </w:pPr>
      <w:r w:rsidRPr="00891B40">
        <w:t>ת"ר</w:t>
      </w:r>
      <w:r>
        <w:t>:</w:t>
      </w:r>
    </w:p>
    <w:p w:rsidR="00DA63EC" w:rsidRDefault="00DA63EC" w:rsidP="00DA63EC">
      <w:pPr>
        <w:tabs>
          <w:tab w:val="left" w:pos="0"/>
          <w:tab w:val="center" w:pos="2835"/>
        </w:tabs>
        <w:rPr>
          <w:rtl/>
        </w:rPr>
      </w:pPr>
      <w:del w:id="99254" w:author="מנוע מכני" w:date="2026-10-11T12:04:39Z">
        <w:r w:rsidRPr="00464129">
          <w:rPr>
            <w:rStyle w:val="afffff0"/>
            <w:rtl/>
          </w:rPr>
          <w:delText xml:space="preserve"> </w:delText>
        </w:r>
      </w:del>
      <w:r w:rsidRPr="00464129">
        <w:rPr>
          <w:rStyle w:val="afffff0"/>
          <w:rFonts w:hint="cs"/>
          <w:rtl/>
        </w:rPr>
        <w:t>'</w:t>
      </w:r>
      <w:ins w:id="90811" w:author="Claude - סמנטי" w:date="2026-10-11T12:26:16Z">
        <w:r>
          <w:rPr>
            <w:rStyle w:val="afffff0"/>
            <w:rtl/>
          </w:rPr>
          <w:t xml:space="preserve">וּשְׁחָטוֹ פֶּתַח אֹהֶל מוֹעֵד</w:t>
        </w:r>
      </w:ins>
      <w:del w:id="90812" w:author="Claude - סמנטי" w:date="2026-10-11T12:26:16Z">
        <w:r w:rsidRPr="00464129">
          <w:rPr>
            <w:rStyle w:val="afffff0"/>
            <w:rtl/>
          </w:rPr>
          <w:delText xml:space="preserve">ושחטו פתח אהל מועד</w:delText>
        </w:r>
      </w:del>
      <w:r w:rsidRPr="00464129">
        <w:rPr>
          <w:rStyle w:val="afffff0"/>
          <w:rFonts w:hint="cs"/>
          <w:rtl/>
        </w:rPr>
        <w:t>'</w:t>
      </w:r>
      <w:r w:rsidRPr="00464129">
        <w:rPr>
          <w:rStyle w:val="afffff0"/>
          <w:rtl/>
        </w:rPr>
        <w:t>,</w:t>
      </w:r>
      <w:r>
        <w:rPr>
          <w:rtl/>
        </w:rPr>
        <w:t xml:space="preserve"> ושחט אותו לפני אהל מועד, ושחט אותו לפני אהל מועד - להכשיר את כל הרוחות בקדשים קלים, </w:t>
      </w:r>
      <w:r>
        <w:rPr>
          <w:rtl/>
        </w:rPr>
        <w:t xml:space="preserve">ק"ו</w:t>
      </w:r>
      <w:r>
        <w:rPr>
          <w:rtl/>
        </w:rPr>
        <w:t xml:space="preserve"> לצפון</w:t>
      </w:r>
      <w:r>
        <w:rPr>
          <w:rFonts w:hint="cs"/>
          <w:rtl/>
        </w:rPr>
        <w:t xml:space="preserve"> מ</w:t>
      </w:r>
      <w:r>
        <w:rPr>
          <w:rtl/>
        </w:rPr>
        <w:t xml:space="preserve">קדשי קדשים שלא הוכשרו בכל הרוחות - </w:t>
      </w:r>
      <w:r>
        <w:rPr>
          <w:rFonts w:hint="cs"/>
          <w:rtl/>
        </w:rPr>
        <w:t>ו</w:t>
      </w:r>
      <w:r>
        <w:rPr>
          <w:rtl/>
        </w:rPr>
        <w:t xml:space="preserve">הוכשרו בצפון, </w:t>
      </w:r>
    </w:p>
    <w:p>
      <w:pPr>
        <w:pStyle w:val="38"/>
        <w:rPr>
          <w:ins w:id="99255" w:author="מנוע מכני" w:date="2026-10-11T12:04:39Z"/>
        </w:rPr>
      </w:pPr>
      <w:r>
        <w:t>ר</w:t>
      </w:r>
      <w:r>
        <w:t>"</w:t>
      </w:r>
      <w:r>
        <w:t>א</w:t>
      </w:r>
      <w:r>
        <w:t xml:space="preserve">:</w:t>
      </w:r>
    </w:p>
    <w:p w:rsidR="00DA63EC" w:rsidRDefault="00DA63EC" w:rsidP="00DA63EC">
      <w:pPr>
        <w:tabs>
          <w:tab w:val="left" w:pos="0"/>
          <w:tab w:val="center" w:pos="2835"/>
        </w:tabs>
        <w:rPr>
          <w:rtl/>
        </w:rPr>
      </w:pPr>
      <w:del w:id="99256" w:author="מנוע מכני" w:date="2026-10-11T12:04:39Z">
        <w:r>
          <w:rPr>
            <w:rtl/>
          </w:rPr>
          <w:delText xml:space="preserve"> </w:delText>
        </w:r>
      </w:del>
      <w:r>
        <w:rPr>
          <w:rtl/>
        </w:rPr>
        <w:t xml:space="preserve">לא</w:t>
      </w:r>
      <w:r>
        <w:rPr>
          <w:rtl/>
        </w:rPr>
        <w:t xml:space="preserve"> נאמר הכתוב אלא להכשיר צפון</w:t>
      </w:r>
      <w:r>
        <w:rPr>
          <w:rFonts w:hint="cs"/>
          <w:rtl/>
        </w:rPr>
        <w:t xml:space="preserve"> וק</w:t>
      </w:r>
      <w:r>
        <w:rPr>
          <w:rtl/>
        </w:rPr>
        <w:t>"</w:t>
      </w:r>
      <w:r>
        <w:rPr>
          <w:rFonts w:hint="cs"/>
          <w:rtl/>
        </w:rPr>
        <w:t>ו מ</w:t>
      </w:r>
      <w:r>
        <w:rPr>
          <w:rtl/>
        </w:rPr>
        <w:t xml:space="preserve">קדשים קלים שהוכשרו בכל הרוחות - </w:t>
      </w:r>
      <w:r>
        <w:rPr>
          <w:rtl/>
        </w:rPr>
        <w:t xml:space="preserve">לא</w:t>
      </w:r>
      <w:r>
        <w:rPr>
          <w:rtl/>
        </w:rPr>
        <w:t xml:space="preserve"> הוכשר מקומן אצל קדשי קדשים, </w:t>
      </w:r>
      <w:r>
        <w:rPr>
          <w:rFonts w:hint="cs"/>
          <w:rtl/>
        </w:rPr>
        <w:t>ל</w:t>
      </w:r>
      <w:r>
        <w:rPr>
          <w:rtl/>
        </w:rPr>
        <w:t xml:space="preserve">קדשי קדשים שלא הוכשרו אלא בצפון </w:t>
      </w:r>
      <w:r>
        <w:rPr>
          <w:rFonts w:hint="cs"/>
          <w:rtl/>
        </w:rPr>
        <w:t>שי</w:t>
      </w:r>
      <w:r>
        <w:rPr>
          <w:rtl/>
        </w:rPr>
        <w:t xml:space="preserve">וכשר מקומן אצל קדשים קלים! </w:t>
      </w:r>
      <w:r>
        <w:rPr>
          <w:rFonts w:hint="cs"/>
          <w:rtl/>
        </w:rPr>
        <w:t xml:space="preserve">- </w:t>
      </w:r>
      <w:r>
        <w:rPr>
          <w:rtl/>
        </w:rPr>
        <w:t xml:space="preserve">ת"ל</w:t>
      </w:r>
      <w:r>
        <w:rPr>
          <w:rtl/>
        </w:rPr>
        <w:t xml:space="preserve">: אהל מועד.</w:t>
      </w:r>
    </w:p>
    <w:p w:rsidR="00DA63EC" w:rsidRDefault="00DA63EC" w:rsidP="00DA63EC">
      <w:pPr>
        <w:pStyle w:val="afff3"/>
        <w:framePr w:wrap="around"/>
        <w:rPr>
          <w:rtl/>
        </w:rPr>
      </w:pPr>
      <w:r>
        <w:rPr>
          <w:rFonts w:hint="cs"/>
          <w:rtl/>
        </w:rPr>
        <w:t>נה:</w:t>
      </w:r>
    </w:p>
    <w:p>
      <w:pPr>
        <w:pStyle w:val="38"/>
        <w:rPr>
          <w:ins w:id="99257" w:author="מנוע מכני" w:date="2026-10-11T12:04:39Z"/>
        </w:rPr>
      </w:pPr>
      <w:r>
        <w:t>ת</w:t>
      </w:r>
      <w:r>
        <w:t>"</w:t>
      </w:r>
      <w:r>
        <w:t>ק</w:t>
      </w:r>
      <w:r>
        <w:t xml:space="preserve">:</w:t>
      </w:r>
    </w:p>
    <w:p w:rsidR="00DA63EC" w:rsidRDefault="00DA63EC" w:rsidP="00DA63EC">
      <w:pPr>
        <w:tabs>
          <w:tab w:val="left" w:pos="0"/>
          <w:tab w:val="center" w:pos="2835"/>
        </w:tabs>
        <w:rPr>
          <w:rtl/>
        </w:rPr>
      </w:pPr>
      <w:del w:id="99258" w:author="מנוע מכני" w:date="2026-10-11T12:04:39Z">
        <w:r>
          <w:rPr>
            <w:rtl/>
          </w:rPr>
          <w:delText xml:space="preserve"> </w:delText>
        </w:r>
      </w:del>
      <w:ins w:id="93103" w:author="מנוע מכני" w:date="2026-10-11T12:04:39Z">
        <w:r>
          <w:rPr>
            <w:rtl/>
          </w:rPr>
          <w:t xml:space="preserve">שלושה</w:t>
        </w:r>
      </w:ins>
      <w:del w:id="93104" w:author="מנוע מכני" w:date="2026-10-11T12:04:39Z">
        <w:r>
          <w:rPr>
            <w:rtl/>
          </w:rPr>
          <w:delText xml:space="preserve">תלתא</w:delText>
        </w:r>
      </w:del>
      <w:r>
        <w:rPr>
          <w:rtl/>
        </w:rPr>
        <w:t xml:space="preserve"> קראי כתיבי, חד </w:t>
      </w:r>
      <w:ins w:id="96205" w:author="מנוע מכני" w:date="2026-10-11T12:04:39Z">
        <w:r>
          <w:rPr>
            <w:rtl/>
          </w:rPr>
          <w:t xml:space="preserve">לגופו</w:t>
        </w:r>
      </w:ins>
      <w:del w:id="96206" w:author="מנוע מכני" w:date="2026-10-11T12:04:39Z">
        <w:r>
          <w:rPr>
            <w:rtl/>
          </w:rPr>
          <w:delText xml:space="preserve">לגופיה</w:delText>
        </w:r>
      </w:del>
      <w:r>
        <w:rPr>
          <w:rtl/>
        </w:rPr>
        <w:t xml:space="preserve"> דניבעי פתח אהל מועד, וחד להכשיר צדדין, וחד לפסול צידי צדדין, וצפון </w:t>
      </w:r>
      <w:r>
        <w:rPr>
          <w:rtl/>
        </w:rPr>
        <w:t xml:space="preserve">לא</w:t>
      </w:r>
      <w:r>
        <w:rPr>
          <w:rtl/>
        </w:rPr>
        <w:t xml:space="preserve"> </w:t>
      </w:r>
      <w:ins w:id="97121" w:author="מנוע מכני" w:date="2026-10-11T12:04:39Z">
        <w:r>
          <w:rPr>
            <w:rtl/>
          </w:rPr>
          <w:t xml:space="preserve">הוצרך</w:t>
        </w:r>
      </w:ins>
      <w:del w:id="97122" w:author="מנוע מכני" w:date="2026-10-11T12:04:39Z">
        <w:r>
          <w:rPr>
            <w:rtl/>
          </w:rPr>
          <w:delText xml:space="preserve">איצטריך</w:delText>
        </w:r>
      </w:del>
      <w:r>
        <w:rPr>
          <w:rtl/>
        </w:rPr>
        <w:t xml:space="preserve"> קרא</w:t>
      </w:r>
      <w:ins w:id="94657" w:author="מנוע מכני" w:date="2026-10-11T12:04:39Z">
        <w:r>
          <w:rPr>
            <w:rtl/>
          </w:rPr>
          <w:t xml:space="preserve">,</w:t>
        </w:r>
      </w:ins>
      <w:del w:id="94658" w:author="מנוע מכני" w:date="2026-10-11T12:04:39Z">
        <w:r>
          <w:rPr>
            <w:rtl/>
          </w:rPr>
          <w:delText xml:space="preserve">;</w:delText>
        </w:r>
      </w:del>
    </w:p>
    <w:p>
      <w:pPr>
        <w:pStyle w:val="38"/>
        <w:rPr>
          <w:ins w:id="99259" w:author="מנוע מכני" w:date="2026-10-11T12:04:39Z"/>
        </w:rPr>
      </w:pPr>
      <w:r>
        <w:lastRenderedPageBreak/>
        <w:t>ור"</w:t>
      </w:r>
      <w:r>
        <w:t>א</w:t>
      </w:r>
      <w:r>
        <w:t xml:space="preserve"> סבר:</w:t>
      </w:r>
    </w:p>
    <w:p w:rsidR="00DA63EC" w:rsidRDefault="00DA63EC" w:rsidP="00DA63EC">
      <w:pPr>
        <w:tabs>
          <w:tab w:val="left" w:pos="0"/>
          <w:tab w:val="center" w:pos="2835"/>
        </w:tabs>
        <w:rPr>
          <w:rtl/>
        </w:rPr>
      </w:pPr>
      <w:del w:id="99260" w:author="מנוע מכני" w:date="2026-10-11T12:04:39Z">
        <w:r>
          <w:rPr>
            <w:rtl/>
          </w:rPr>
          <w:delText xml:space="preserve"> </w:delText>
        </w:r>
      </w:del>
      <w:r>
        <w:rPr>
          <w:rtl/>
        </w:rPr>
        <w:t xml:space="preserve">חד </w:t>
      </w:r>
      <w:ins w:id="96207" w:author="מנוע מכני" w:date="2026-10-11T12:04:39Z">
        <w:r>
          <w:rPr>
            <w:rtl/>
          </w:rPr>
          <w:t xml:space="preserve">לגופו</w:t>
        </w:r>
      </w:ins>
      <w:del w:id="96208" w:author="מנוע מכני" w:date="2026-10-11T12:04:39Z">
        <w:r>
          <w:rPr>
            <w:rtl/>
          </w:rPr>
          <w:delText xml:space="preserve">לגופיה</w:delText>
        </w:r>
      </w:del>
      <w:r>
        <w:rPr>
          <w:rtl/>
        </w:rPr>
        <w:t xml:space="preserve"> דניבעי פתח אהל מועד, וחד להכשיר צפון, וחד להכשיר צדדין, וצידי צדדין </w:t>
      </w:r>
      <w:r>
        <w:rPr>
          <w:rtl/>
        </w:rPr>
        <w:t xml:space="preserve">לא</w:t>
      </w:r>
      <w:r>
        <w:rPr>
          <w:rtl/>
        </w:rPr>
        <w:t xml:space="preserve"> </w:t>
      </w:r>
      <w:ins w:id="97123" w:author="מנוע מכני" w:date="2026-10-11T12:04:39Z">
        <w:r>
          <w:rPr>
            <w:rtl/>
          </w:rPr>
          <w:t xml:space="preserve">הוצרך</w:t>
        </w:r>
      </w:ins>
      <w:del w:id="97124" w:author="מנוע מכני" w:date="2026-10-11T12:04:39Z">
        <w:r>
          <w:rPr>
            <w:rtl/>
          </w:rPr>
          <w:delText xml:space="preserve">איצטריך</w:delText>
        </w:r>
      </w:del>
      <w:r>
        <w:rPr>
          <w:rtl/>
        </w:rPr>
        <w:t xml:space="preserve"> קרא.</w:t>
      </w:r>
    </w:p>
    <w:p w:rsidR="00DA63EC" w:rsidRDefault="00DA63EC" w:rsidP="00DA63EC">
      <w:pPr>
        <w:tabs>
          <w:tab w:val="left" w:pos="0"/>
          <w:tab w:val="center" w:pos="2835"/>
        </w:tabs>
        <w:rPr>
          <w:rtl/>
        </w:rPr>
      </w:pPr>
      <w:r>
        <w:rPr>
          <w:rtl/>
        </w:rPr>
        <w:t>מ"</w:t>
      </w:r>
      <w:r>
        <w:rPr>
          <w:rFonts w:hint="cs"/>
          <w:rtl/>
        </w:rPr>
        <w:t xml:space="preserve">ש</w:t>
      </w:r>
      <w:r>
        <w:rPr>
          <w:rFonts w:hint="cs"/>
          <w:rtl/>
        </w:rPr>
        <w:t xml:space="preserve"> </w:t>
      </w:r>
      <w:ins w:id="91317" w:author="מנוע מכני" w:date="2026-10-11T12:04:39Z">
        <w:r>
          <w:rPr>
            <w:rFonts w:hint="cs"/>
            <w:rtl/>
          </w:rPr>
          <w:t xml:space="preserve">כאן</w:t>
        </w:r>
      </w:ins>
      <w:del w:id="91318" w:author="מנוע מכני" w:date="2026-10-11T12:04:39Z">
        <w:r>
          <w:rPr>
            <w:rFonts w:hint="cs"/>
            <w:rtl/>
          </w:rPr>
          <w:delText xml:space="preserve">הכא</w:delText>
        </w:r>
      </w:del>
      <w:r>
        <w:rPr>
          <w:rFonts w:hint="cs"/>
          <w:rtl/>
        </w:rPr>
        <w:t xml:space="preserve"> </w:t>
      </w:r>
      <w:r w:rsidRPr="0046594B">
        <w:rPr>
          <w:rStyle w:val="afffff0"/>
          <w:rFonts w:hint="cs"/>
          <w:rtl/>
        </w:rPr>
        <w:t>ד'</w:t>
      </w:r>
      <w:ins w:id="90817" w:author="Claude - סמנטי" w:date="2026-10-11T12:26:16Z">
        <w:r>
          <w:rPr>
            <w:rStyle w:val="afffff0"/>
            <w:rtl/>
          </w:rPr>
          <w:t xml:space="preserve">פֶּתַח אֹהֶל מוֹעֵד</w:t>
        </w:r>
      </w:ins>
      <w:del w:id="90818" w:author="Claude - סמנטי" w:date="2026-10-11T12:26:16Z">
        <w:r w:rsidRPr="0046594B">
          <w:rPr>
            <w:rStyle w:val="afffff0"/>
            <w:rtl/>
          </w:rPr>
          <w:delText xml:space="preserve">פתח אהל מועד</w:delText>
        </w:r>
      </w:del>
      <w:r w:rsidRPr="0046594B">
        <w:rPr>
          <w:rStyle w:val="afffff0"/>
          <w:rFonts w:hint="cs"/>
          <w:rtl/>
        </w:rPr>
        <w:t>'</w:t>
      </w:r>
      <w:r w:rsidRPr="0046594B">
        <w:rPr>
          <w:rStyle w:val="afffff0"/>
          <w:rtl/>
        </w:rPr>
        <w:t>,</w:t>
      </w:r>
      <w:r>
        <w:rPr>
          <w:rtl/>
        </w:rPr>
        <w:t xml:space="preserve"> ומ"</w:t>
      </w:r>
      <w:r>
        <w:rPr>
          <w:rFonts w:hint="cs"/>
          <w:rtl/>
        </w:rPr>
        <w:t>ש</w:t>
      </w:r>
      <w:r>
        <w:rPr>
          <w:rtl/>
        </w:rPr>
        <w:t xml:space="preserve"> </w:t>
      </w:r>
      <w:ins w:id="91315" w:author="מנוע מכני" w:date="2026-10-11T12:04:39Z">
        <w:r>
          <w:rPr>
            <w:rtl/>
          </w:rPr>
          <w:t xml:space="preserve">שם</w:t>
        </w:r>
      </w:ins>
      <w:del w:id="91316" w:author="מנוע מכני" w:date="2026-10-11T12:04:39Z">
        <w:r>
          <w:rPr>
            <w:rtl/>
          </w:rPr>
          <w:delText xml:space="preserve">התם</w:delText>
        </w:r>
      </w:del>
      <w:r>
        <w:rPr>
          <w:rtl/>
        </w:rPr>
        <w:t xml:space="preserve"> </w:t>
      </w:r>
      <w:r w:rsidRPr="0046594B">
        <w:rPr>
          <w:rStyle w:val="afffff0"/>
          <w:rtl/>
        </w:rPr>
        <w:t>ד</w:t>
      </w:r>
      <w:r w:rsidRPr="0046594B">
        <w:rPr>
          <w:rStyle w:val="afffff0"/>
          <w:rFonts w:hint="cs"/>
          <w:rtl/>
        </w:rPr>
        <w:t xml:space="preserve">'</w:t>
      </w:r>
      <w:ins w:id="90815" w:author="Claude - סמנטי" w:date="2026-10-11T12:26:16Z">
        <w:r>
          <w:rPr>
            <w:rStyle w:val="afffff0"/>
            <w:rFonts w:hint="cs"/>
            <w:rtl/>
          </w:rPr>
          <w:t xml:space="preserve">לִפְנֵי אֹהֶל מוֹעֵד</w:t>
        </w:r>
      </w:ins>
      <w:del w:id="90816" w:author="Claude - סמנטי" w:date="2026-10-11T12:26:16Z">
        <w:r w:rsidRPr="0046594B">
          <w:rPr>
            <w:rStyle w:val="afffff0"/>
            <w:rFonts w:hint="cs"/>
            <w:rtl/>
          </w:rPr>
          <w:delText xml:space="preserve">ל</w:delText>
        </w:r>
        <w:r w:rsidRPr="0046594B">
          <w:rPr>
            <w:rStyle w:val="afffff0"/>
            <w:rtl/>
          </w:rPr>
          <w:delText xml:space="preserve">פני אהל מועד</w:delText>
        </w:r>
      </w:del>
      <w:r w:rsidRPr="0046594B">
        <w:rPr>
          <w:rStyle w:val="afffff0"/>
          <w:rFonts w:hint="cs"/>
          <w:rtl/>
        </w:rPr>
        <w:t xml:space="preserve">'</w:t>
      </w:r>
      <w:ins w:id="94659" w:author="מנוע מכני" w:date="2026-10-11T12:04:39Z">
        <w:r>
          <w:rPr>
            <w:rStyle w:val="afffff0"/>
            <w:rFonts w:hint="cs"/>
            <w:rtl/>
          </w:rPr>
          <w:t xml:space="preserve"> </w:t>
        </w:r>
      </w:ins>
      <w:del w:id="94660" w:author="מנוע מכני" w:date="2026-10-11T12:04:39Z">
        <w:r w:rsidRPr="0046594B">
          <w:rPr>
            <w:rStyle w:val="afffff0"/>
            <w:rFonts w:hint="cs"/>
            <w:rtl/>
          </w:rPr>
          <w:delText xml:space="preserve"> </w:delText>
        </w:r>
        <w:r>
          <w:rPr>
            <w:rtl/>
          </w:rPr>
          <w:delText xml:space="preserve"> </w:delText>
        </w:r>
      </w:del>
      <w:r>
        <w:rPr>
          <w:rtl/>
        </w:rPr>
        <w:t xml:space="preserve">קמ"ל</w:t>
      </w:r>
      <w:r>
        <w:rPr>
          <w:rtl/>
        </w:rPr>
        <w:t xml:space="preserve"> </w:t>
      </w:r>
      <w:r>
        <w:rPr>
          <w:rStyle w:val="2fb"/>
          <w:rtl/>
        </w:rPr>
        <w:t xml:space="preserve">כדר</w:t>
      </w:r>
      <w:r>
        <w:rPr>
          <w:rStyle w:val="2fb"/>
          <w:rFonts w:hint="cs"/>
          <w:rtl/>
        </w:rPr>
        <w:t>יא</w:t>
      </w:r>
      <w:r>
        <w:rPr>
          <w:rStyle w:val="2fb"/>
          <w:rtl/>
        </w:rPr>
        <w:t>"</w:t>
      </w:r>
      <w:r>
        <w:rPr>
          <w:rStyle w:val="2fb"/>
          <w:rFonts w:hint="cs"/>
          <w:rtl/>
        </w:rPr>
        <w:t xml:space="preserve">ש</w:t>
      </w:r>
      <w:r>
        <w:rPr>
          <w:rFonts w:hint="cs"/>
          <w:rtl/>
        </w:rPr>
        <w:t xml:space="preserve"> ד</w:t>
      </w:r>
      <w:r>
        <w:rPr>
          <w:rtl/>
        </w:rPr>
        <w:t xml:space="preserve">שלמים ששחטן קודם שיפתחו דלתות ההיכל - פסולין, </w:t>
      </w:r>
      <w:ins w:id="96513" w:author="מנוע מכני" w:date="2026-10-11T12:04:39Z">
        <w:r>
          <w:rPr>
            <w:rtl/>
          </w:rPr>
          <w:t xml:space="preserve">ד'</w:t>
        </w:r>
      </w:ins>
      <w:del w:id="96514"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ins w:id="90813" w:author="Claude - סמנטי" w:date="2026-10-11T12:26:16Z">
        <w:r>
          <w:rPr>
            <w:rStyle w:val="afffff0"/>
            <w:rtl/>
          </w:rPr>
          <w:t xml:space="preserve">וּשְׁחָטוֹ פֶּתַח אֹהֶל מוֹעֵד</w:t>
        </w:r>
      </w:ins>
      <w:del w:id="90814" w:author="Claude - סמנטי" w:date="2026-10-11T12:26:16Z">
        <w:r w:rsidRPr="00464129">
          <w:rPr>
            <w:rStyle w:val="afffff0"/>
            <w:rtl/>
          </w:rPr>
          <w:delText xml:space="preserve">ושחטו פתח אהל מועד</w:delText>
        </w:r>
      </w:del>
      <w:r w:rsidRPr="00464129">
        <w:rPr>
          <w:rStyle w:val="afffff0"/>
          <w:rFonts w:hint="cs"/>
          <w:rtl/>
        </w:rPr>
        <w:t>'</w:t>
      </w:r>
      <w:r w:rsidRPr="00464129">
        <w:rPr>
          <w:rStyle w:val="afffff0"/>
          <w:rtl/>
        </w:rPr>
        <w:t>,</w:t>
      </w:r>
      <w:r>
        <w:rPr>
          <w:rtl/>
        </w:rPr>
        <w:t xml:space="preserve"> בזמן שהוא פתוח ולא בזמן שהוא נעול.</w:t>
      </w:r>
    </w:p>
    <w:p>
      <w:pPr>
        <w:pStyle w:val="afffff8"/>
        <w:rPr>
          <w:ins w:id="90391" w:author="קלוד" w:date="2026-10-11T12:29:36Z"/>
        </w:rPr>
      </w:pPr>
      <w:ins w:id="90392" w:author="קלוד" w:date="2026-10-11T12:29:36Z">
        <w:r>
          <w:rPr>
            <w:color w:val="7B3F00"/>
          </w:rPr>
          <w:t xml:space="preserve">שחיטה קודם שיפתחו דלתות ההיכל - פסולה</w:t>
        </w:r>
      </w:ins>
    </w:p>
    <w:p>
      <w:pPr>
        <w:pStyle w:val="38"/>
        <w:rPr>
          <w:ins w:id="99262" w:author="מנוע מכני" w:date="2026-10-11T12:04:39Z"/>
        </w:rPr>
      </w:pPr>
      <w:del w:id="99261" w:author="מנוע מכני" w:date="2026-10-11T12:04:39Z">
        <w:r>
          <w:delText xml:space="preserve">•</w:delText>
        </w:r>
      </w:del>
      <w:r>
        <w:t xml:space="preserve"> </w:t>
      </w:r>
      <w:r w:rsidRPr="00884D20">
        <w:t xml:space="preserve">איתמר </w:t>
      </w:r>
      <w:r w:rsidRPr="00884D20">
        <w:t>מרעב</w:t>
      </w:r>
      <w:r w:rsidRPr="00884D20">
        <w:t>"</w:t>
      </w:r>
      <w:r w:rsidRPr="00884D20">
        <w:t>ח מריב</w:t>
      </w:r>
      <w:r w:rsidRPr="00884D20">
        <w:t>"</w:t>
      </w:r>
      <w:r w:rsidRPr="00884D20">
        <w:t>ח</w:t>
      </w:r>
      <w:r w:rsidRPr="00884D20">
        <w:t xml:space="preserve">:</w:t>
      </w:r>
    </w:p>
    <w:p w:rsidR="00DA63EC" w:rsidRDefault="00DA63EC" w:rsidP="00DA63EC">
      <w:pPr>
        <w:tabs>
          <w:tab w:val="left" w:pos="0"/>
          <w:tab w:val="center" w:pos="2835"/>
        </w:tabs>
        <w:rPr>
          <w:b/>
          <w:bCs/>
          <w:rtl/>
        </w:rPr>
      </w:pPr>
      <w:del w:id="99263" w:author="מנוע מכני" w:date="2026-10-11T12:04:39Z">
        <w:r w:rsidRPr="00884D20">
          <w:rPr>
            <w:b/>
            <w:bCs/>
            <w:rtl/>
          </w:rPr>
          <w:delText xml:space="preserve"> </w:delText>
        </w:r>
      </w:del>
      <w:r w:rsidRPr="00884D20">
        <w:rPr>
          <w:b/>
          <w:bCs/>
          <w:rtl/>
        </w:rPr>
        <w:t xml:space="preserve">שלמים ששחטן קודם שיפתחו דלתות ההיכל - פסולין, </w:t>
      </w:r>
    </w:p>
    <w:p w:rsidR="00DA63EC" w:rsidRDefault="00DA63EC" w:rsidP="00DA63EC">
      <w:pPr>
        <w:tabs>
          <w:tab w:val="left" w:pos="0"/>
          <w:tab w:val="center" w:pos="2835"/>
        </w:tabs>
        <w:rPr>
          <w:rtl/>
        </w:rPr>
      </w:pPr>
      <w:ins w:id="96515" w:author="מנוע מכני" w:date="2026-10-11T12:04:39Z">
        <w:r>
          <w:rPr>
            <w:b/>
            <w:bCs/>
            <w:rtl/>
          </w:rPr>
          <w:t xml:space="preserve">ד'</w:t>
        </w:r>
      </w:ins>
      <w:del w:id="96516" w:author="מנוע מכני" w:date="2026-10-11T12:04:39Z">
        <w:r w:rsidRPr="00884D20">
          <w:rPr>
            <w:b/>
            <w:bCs/>
            <w:rtl/>
          </w:rPr>
          <w:delText xml:space="preserve">שנא</w:delText>
        </w:r>
        <w:r w:rsidRPr="00884D20">
          <w:rPr>
            <w:rFonts w:hint="cs"/>
            <w:b/>
            <w:bCs/>
            <w:rtl/>
          </w:rPr>
          <w:delText xml:space="preserve">'</w:delText>
        </w:r>
        <w:r w:rsidRPr="00884D20">
          <w:rPr>
            <w:b/>
            <w:bCs/>
            <w:rtl/>
          </w:rPr>
          <w:delText xml:space="preserve">:</w:delText>
        </w:r>
        <w:r w:rsidRPr="00464129">
          <w:rPr>
            <w:rStyle w:val="afffff0"/>
            <w:rtl/>
          </w:rPr>
          <w:delText xml:space="preserve"> </w:delText>
        </w:r>
        <w:r w:rsidRPr="00464129">
          <w:rPr>
            <w:rStyle w:val="afffff0"/>
            <w:rFonts w:hint="cs"/>
            <w:rtl/>
          </w:rPr>
          <w:delText xml:space="preserve">'</w:delText>
        </w:r>
      </w:del>
      <w:ins w:id="90819" w:author="Claude - סמנטי" w:date="2026-10-11T12:26:16Z">
        <w:r>
          <w:rPr>
            <w:rStyle w:val="afffff0"/>
            <w:rtl/>
          </w:rPr>
          <w:t xml:space="preserve">וּשְׁחָטוֹ פֶּתַח אֹהֶל מוֹעֵד</w:t>
        </w:r>
      </w:ins>
      <w:del w:id="90820" w:author="Claude - סמנטי" w:date="2026-10-11T12:26:16Z">
        <w:r w:rsidRPr="00464129">
          <w:rPr>
            <w:rStyle w:val="afffff0"/>
            <w:rtl/>
          </w:rPr>
          <w:delText xml:space="preserve">ושחטו פתח אהל מועד</w:delText>
        </w:r>
      </w:del>
      <w:r w:rsidRPr="00464129">
        <w:rPr>
          <w:rStyle w:val="afffff0"/>
          <w:rFonts w:hint="cs"/>
          <w:rtl/>
        </w:rPr>
        <w:t>'</w:t>
      </w:r>
      <w:r w:rsidRPr="00464129">
        <w:rPr>
          <w:rStyle w:val="afffff0"/>
          <w:rtl/>
        </w:rPr>
        <w:t>,</w:t>
      </w:r>
      <w:r>
        <w:rPr>
          <w:rtl/>
        </w:rPr>
        <w:t xml:space="preserve"> בזמן שפתח ההיכל פתוח ולא בזמן שהוא נעול.</w:t>
      </w:r>
    </w:p>
    <w:p>
      <w:pPr>
        <w:pStyle w:val="38"/>
        <w:rPr>
          <w:ins w:id="99264" w:author="מנוע מכני" w:date="2026-10-11T12:04:39Z"/>
        </w:rPr>
      </w:pPr>
      <w:r>
        <w:t xml:space="preserve">במערבא </w:t>
      </w:r>
      <w:ins w:id="96667" w:author="מנוע מכני" w:date="2026-10-11T12:04:39Z">
        <w:r>
          <w:t xml:space="preserve">שונה</w:t>
        </w:r>
      </w:ins>
      <w:del w:id="96668" w:author="מנוע מכני" w:date="2026-10-11T12:04:39Z">
        <w:r>
          <w:delText xml:space="preserve">מתני</w:delText>
        </w:r>
      </w:del>
      <w:r>
        <w:t xml:space="preserve"> </w:t>
      </w:r>
      <w:ins w:id="93105" w:author="מנוע מכני" w:date="2026-10-11T12:04:39Z">
        <w:r>
          <w:t xml:space="preserve">כך</w:t>
        </w:r>
      </w:ins>
      <w:del w:id="93106" w:author="מנוע מכני" w:date="2026-10-11T12:04:39Z">
        <w:r>
          <w:delText xml:space="preserve">הכי</w:delText>
        </w:r>
      </w:del>
      <w:r>
        <w:t xml:space="preserve">, </w:t>
      </w:r>
      <w:r>
        <w:t>ריב</w:t>
      </w:r>
      <w:r>
        <w:t>"</w:t>
      </w:r>
      <w:r>
        <w:t>א מר</w:t>
      </w:r>
      <w:r>
        <w:t>"</w:t>
      </w:r>
      <w:r>
        <w:t>א:</w:t>
      </w:r>
    </w:p>
    <w:p w:rsidR="00DA63EC" w:rsidRDefault="00DA63EC" w:rsidP="00DA63EC">
      <w:pPr>
        <w:tabs>
          <w:tab w:val="left" w:pos="0"/>
          <w:tab w:val="center" w:pos="2835"/>
        </w:tabs>
        <w:rPr>
          <w:rtl/>
        </w:rPr>
      </w:pPr>
      <w:del w:id="99265" w:author="מנוע מכני" w:date="2026-10-11T12:04:39Z">
        <w:r>
          <w:rPr>
            <w:rtl/>
          </w:rPr>
          <w:delText xml:space="preserve"> </w:delText>
        </w:r>
      </w:del>
      <w:r>
        <w:rPr>
          <w:rtl/>
        </w:rPr>
        <w:t xml:space="preserve">שלמים ששחטן קודם שיפתחו דלתות ההיכל - פסולים</w:t>
      </w:r>
      <w:ins w:id="94661" w:author="מנוע מכני" w:date="2026-10-11T12:04:39Z">
        <w:r>
          <w:rPr>
            <w:rtl/>
          </w:rPr>
          <w:t xml:space="preserve">,</w:t>
        </w:r>
      </w:ins>
      <w:del w:id="94662" w:author="מנוע מכני" w:date="2026-10-11T12:04:39Z">
        <w:r>
          <w:rPr>
            <w:rtl/>
          </w:rPr>
          <w:delText xml:space="preserve">;</w:delText>
        </w:r>
      </w:del>
    </w:p>
    <w:p w:rsidR="00DA63EC" w:rsidRDefault="00DA63EC" w:rsidP="00DA63EC">
      <w:pPr>
        <w:tabs>
          <w:tab w:val="left" w:pos="0"/>
          <w:tab w:val="center" w:pos="2835"/>
        </w:tabs>
        <w:rPr>
          <w:rtl/>
        </w:rPr>
      </w:pPr>
      <w:r>
        <w:rPr>
          <w:rtl/>
        </w:rPr>
        <w:t>ובמשכן, קודם שיעמידו לוים את המשכן ולאחר שיפרקו לוים את המשכן - פסולים.</w:t>
      </w:r>
    </w:p>
    <w:p w:rsidR="00DA63EC" w:rsidRDefault="00DA63EC" w:rsidP="00DA63EC">
      <w:pPr>
        <w:tabs>
          <w:tab w:val="left" w:pos="0"/>
          <w:tab w:val="center" w:pos="2835"/>
        </w:tabs>
        <w:rPr>
          <w:rtl/>
        </w:rPr>
      </w:pPr>
      <w:r>
        <w:rPr>
          <w:rFonts w:hint="cs"/>
          <w:rtl/>
        </w:rPr>
        <w:t>ד</w:t>
      </w:r>
      <w:r>
        <w:rPr>
          <w:rtl/>
        </w:rPr>
        <w:t xml:space="preserve">מוגף כנעול דמי, </w:t>
      </w:r>
    </w:p>
    <w:p w:rsidR="00DA63EC" w:rsidRDefault="00DA63EC" w:rsidP="00DA63EC">
      <w:pPr>
        <w:tabs>
          <w:tab w:val="left" w:pos="0"/>
          <w:tab w:val="center" w:pos="2835"/>
        </w:tabs>
        <w:rPr>
          <w:rtl/>
        </w:rPr>
      </w:pPr>
      <w:r>
        <w:rPr>
          <w:rtl/>
        </w:rPr>
        <w:t>וילון –</w:t>
      </w:r>
      <w:r>
        <w:rPr>
          <w:rFonts w:hint="cs"/>
          <w:rtl/>
        </w:rPr>
        <w:t xml:space="preserve"> </w:t>
      </w:r>
      <w:r>
        <w:rPr>
          <w:rStyle w:val="2fb"/>
          <w:rFonts w:hint="cs"/>
          <w:rtl/>
        </w:rPr>
        <w:t xml:space="preserve">אר</w:t>
      </w:r>
      <w:r>
        <w:rPr>
          <w:rStyle w:val="2fb"/>
          <w:rtl/>
        </w:rPr>
        <w:t>"</w:t>
      </w:r>
      <w:r>
        <w:rPr>
          <w:rStyle w:val="2fb"/>
          <w:rFonts w:hint="cs"/>
          <w:rtl/>
        </w:rPr>
        <w:t>ז</w:t>
      </w:r>
      <w:r>
        <w:rPr>
          <w:rtl/>
        </w:rPr>
        <w:t xml:space="preserve"> הוא עצמו אין נעשה אלא כפתח פתוח.</w:t>
      </w:r>
    </w:p>
    <w:p>
      <w:pPr>
        <w:pStyle w:val="afffff8"/>
        <w:rPr>
          <w:ins w:id="90389" w:author="קלוד" w:date="2026-10-11T12:29:36Z"/>
        </w:rPr>
      </w:pPr>
      <w:ins w:id="90390" w:author="קלוד" w:date="2026-10-11T12:29:36Z">
        <w:r>
          <w:rPr>
            <w:color w:val="7B3F00"/>
          </w:rPr>
          <w:t xml:space="preserve">פשפשי בית החליפות - להכשיר העזרה לשחיטה ולאכילה</w:t>
        </w:r>
      </w:ins>
    </w:p>
    <w:p>
      <w:pPr>
        <w:pStyle w:val="38"/>
        <w:rPr>
          <w:ins w:id="99266" w:author="מנוע מכני" w:date="2026-10-11T12:04:39Z"/>
        </w:rPr>
      </w:pPr>
      <w:r>
        <w:t xml:space="preserve">גובהה</w:t>
      </w:r>
      <w:ins w:id="94665" w:author="מנוע מכני" w:date="2026-10-11T12:04:39Z">
        <w:r>
          <w:t xml:space="preserve"> </w:t>
        </w:r>
      </w:ins>
      <w:del w:id="94666" w:author="מנוע מכני" w:date="2026-10-11T12:04:39Z">
        <w:r>
          <w:delText xml:space="preserve"> </w:delText>
        </w:r>
        <w:r>
          <w:delText xml:space="preserve"> </w:delText>
        </w:r>
      </w:del>
      <w:r>
        <w:t xml:space="preserve">דתניא</w:t>
      </w:r>
      <w:r>
        <w:t xml:space="preserve"> ריב</w:t>
      </w:r>
      <w:r>
        <w:t>"</w:t>
      </w:r>
      <w:r>
        <w:t>י</w:t>
      </w:r>
      <w:r>
        <w:t xml:space="preserve">:</w:t>
      </w:r>
    </w:p>
    <w:p w:rsidR="00DA63EC" w:rsidRDefault="00DA63EC" w:rsidP="00DA63EC">
      <w:pPr>
        <w:tabs>
          <w:tab w:val="left" w:pos="0"/>
          <w:tab w:val="center" w:pos="2835"/>
        </w:tabs>
        <w:rPr>
          <w:rtl/>
        </w:rPr>
      </w:pPr>
      <w:del w:id="99267" w:author="מנוע מכני" w:date="2026-10-11T12:04:39Z">
        <w:r>
          <w:rPr>
            <w:rtl/>
          </w:rPr>
          <w:delText xml:space="preserve"> </w:delText>
        </w:r>
      </w:del>
      <w:r>
        <w:rPr>
          <w:rtl/>
        </w:rPr>
        <w:t xml:space="preserve">שני פשפשין היו בבית החליפות וגובהן שמנה, כדי להכשיר את העזרה כולה לאכילת קדשי קדשים ולשחיטת קדשים קלים</w:t>
      </w:r>
      <w:ins w:id="94663" w:author="מנוע מכני" w:date="2026-10-11T12:04:39Z">
        <w:r>
          <w:rPr>
            <w:rtl/>
          </w:rPr>
          <w:t xml:space="preserve">,</w:t>
        </w:r>
      </w:ins>
      <w:del w:id="94664" w:author="מנוע מכני" w:date="2026-10-11T12:04:39Z">
        <w:r>
          <w:rPr>
            <w:rtl/>
          </w:rPr>
          <w:delText xml:space="preserve">;</w:delText>
        </w:r>
      </w:del>
    </w:p>
    <w:p w:rsidR="00DA63EC" w:rsidRDefault="00DA63EC" w:rsidP="00DA63EC">
      <w:pPr>
        <w:tabs>
          <w:tab w:val="left" w:pos="0"/>
          <w:tab w:val="center" w:pos="2835"/>
        </w:tabs>
        <w:rPr>
          <w:rtl/>
        </w:rPr>
      </w:pPr>
      <w:ins w:id="91321" w:author="מנוע מכני" w:date="2026-10-11T12:04:39Z">
        <w:r>
          <w:rPr>
            <w:rFonts w:hint="cs"/>
            <w:rtl/>
          </w:rPr>
          <w:t xml:space="preserve">לא</w:t>
        </w:r>
      </w:ins>
      <w:del w:id="91322" w:author="מנוע מכני" w:date="2026-10-11T12:04:39Z">
        <w:r>
          <w:rPr>
            <w:rFonts w:hint="cs"/>
            <w:rtl/>
          </w:rPr>
          <w:delText xml:space="preserve">לאו</w:delText>
        </w:r>
      </w:del>
      <w:r>
        <w:rPr>
          <w:rFonts w:hint="cs"/>
          <w:rtl/>
        </w:rPr>
        <w:t xml:space="preserve"> </w:t>
      </w:r>
      <w:ins w:id="91319" w:author="מנוע מכני" w:date="2026-10-11T12:04:39Z">
        <w:r>
          <w:rPr>
            <w:rFonts w:hint="cs"/>
            <w:rtl/>
          </w:rPr>
          <w:t xml:space="preserve">דיש</w:t>
        </w:r>
      </w:ins>
      <w:del w:id="91320" w:author="מנוע מכני" w:date="2026-10-11T12:04:39Z">
        <w:r>
          <w:rPr>
            <w:rFonts w:hint="cs"/>
            <w:rtl/>
          </w:rPr>
          <w:delText xml:space="preserve">דאיכא</w:delText>
        </w:r>
      </w:del>
      <w:r>
        <w:rPr>
          <w:rFonts w:hint="cs"/>
          <w:rtl/>
        </w:rPr>
        <w:t xml:space="preserve"> קמייהו שמונה אלא דגבהו שמונה </w:t>
      </w:r>
    </w:p>
    <w:p>
      <w:pPr>
        <w:pStyle w:val="38"/>
        <w:rPr>
          <w:ins w:id="99268" w:author="מנוע מכני" w:date="2026-10-11T12:04:39Z"/>
        </w:rPr>
      </w:pPr>
      <w:r>
        <w:t xml:space="preserve">והך</w:t>
      </w:r>
    </w:p>
    <w:p w:rsidR="00DA63EC" w:rsidRDefault="00DA63EC" w:rsidP="00DA63EC">
      <w:pPr>
        <w:tabs>
          <w:tab w:val="left" w:pos="0"/>
          <w:tab w:val="center" w:pos="2835"/>
        </w:tabs>
        <w:rPr>
          <w:rtl/>
        </w:rPr>
      </w:pPr>
      <w:del w:id="99269" w:author="מנוע מכני" w:date="2026-10-11T12:04:39Z">
        <w:r>
          <w:rPr>
            <w:rFonts w:hint="cs"/>
            <w:rtl/>
          </w:rPr>
          <w:delText xml:space="preserve"> </w:delText>
        </w:r>
      </w:del>
      <w:r>
        <w:rPr>
          <w:rFonts w:hint="cs"/>
          <w:rtl/>
        </w:rPr>
        <w:t xml:space="preserve">ד</w:t>
      </w:r>
      <w:r>
        <w:rPr>
          <w:rtl/>
        </w:rPr>
        <w:t>כל השערים שהיו שם, גובהן עשרים אמה ורוחבן עשר אמה! פשפשין שאני.</w:t>
      </w:r>
    </w:p>
    <w:p>
      <w:pPr>
        <w:pStyle w:val="38"/>
        <w:rPr>
          <w:ins w:id="99270" w:author="מנוע מכני" w:date="2026-10-11T12:04:39Z"/>
        </w:rPr>
      </w:pPr>
      <w:r>
        <w:t>וה</w:t>
      </w:r>
      <w:r>
        <w:t xml:space="preserve">ך</w:t>
      </w:r>
    </w:p>
    <w:p w:rsidR="00DA63EC" w:rsidRDefault="00DA63EC" w:rsidP="00DA63EC">
      <w:pPr>
        <w:tabs>
          <w:tab w:val="left" w:pos="0"/>
          <w:tab w:val="center" w:pos="2835"/>
        </w:tabs>
        <w:rPr>
          <w:rtl/>
        </w:rPr>
      </w:pPr>
      <w:del w:id="99271" w:author="מנוע מכני" w:date="2026-10-11T12:04:39Z">
        <w:r>
          <w:rPr>
            <w:rFonts w:hint="cs"/>
            <w:rtl/>
          </w:rPr>
          <w:delText xml:space="preserve"> </w:delText>
        </w:r>
      </w:del>
      <w:ins w:id="91323" w:author="מנוע מכני" w:date="2026-10-11T12:04:39Z">
        <w:r>
          <w:rPr>
            <w:rFonts w:hint="cs"/>
            <w:rtl/>
          </w:rPr>
          <w:t xml:space="preserve">דיש</w:t>
        </w:r>
      </w:ins>
      <w:del w:id="91324" w:author="מנוע מכני" w:date="2026-10-11T12:04:39Z">
        <w:r>
          <w:rPr>
            <w:rFonts w:hint="cs"/>
            <w:rtl/>
          </w:rPr>
          <w:delText xml:space="preserve">ד</w:delText>
        </w:r>
        <w:r>
          <w:rPr>
            <w:rtl/>
          </w:rPr>
          <w:delText xml:space="preserve">איכא</w:delText>
        </w:r>
      </w:del>
      <w:r>
        <w:rPr>
          <w:rtl/>
        </w:rPr>
        <w:t xml:space="preserve"> צדדין! דמעייל </w:t>
      </w:r>
      <w:ins w:id="95455" w:author="מנוע מכני" w:date="2026-10-11T12:04:39Z">
        <w:r>
          <w:rPr>
            <w:rtl/>
          </w:rPr>
          <w:t xml:space="preserve">להם</w:t>
        </w:r>
      </w:ins>
      <w:del w:id="95456" w:author="מנוע מכני" w:date="2026-10-11T12:04:39Z">
        <w:r>
          <w:rPr>
            <w:rtl/>
          </w:rPr>
          <w:delText xml:space="preserve">להו</w:delText>
        </w:r>
      </w:del>
      <w:r>
        <w:rPr>
          <w:rtl/>
        </w:rPr>
        <w:t xml:space="preserve"> בקרן זוית.</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sidRPr="00C741C3">
        <w:rPr>
          <w:b/>
          <w:bCs/>
          <w:rtl/>
        </w:rPr>
        <w:t>• אחורי בית הכפורת</w:t>
      </w:r>
      <w:r>
        <w:rPr>
          <w:rtl/>
        </w:rPr>
        <w:t xml:space="preserve"> </w:t>
      </w:r>
    </w:p>
    <w:p>
      <w:pPr>
        <w:pStyle w:val="38"/>
        <w:rPr>
          <w:ins w:id="99272" w:author="מנוע מכני" w:date="2026-10-11T12:04:39Z"/>
        </w:rPr>
      </w:pPr>
      <w:r>
        <w:t>דאר</w:t>
      </w:r>
      <w:r>
        <w:t>"</w:t>
      </w:r>
      <w:r>
        <w:t>י</w:t>
      </w:r>
      <w:r>
        <w:t xml:space="preserve"> </w:t>
      </w:r>
      <w:r>
        <w:t>מ</w:t>
      </w:r>
      <w:r>
        <w:t xml:space="preserve">רב:</w:t>
      </w:r>
    </w:p>
    <w:p w:rsidR="00DA63EC" w:rsidRDefault="00DA63EC" w:rsidP="00DA63EC">
      <w:pPr>
        <w:tabs>
          <w:tab w:val="left" w:pos="0"/>
          <w:tab w:val="center" w:pos="2835"/>
        </w:tabs>
        <w:rPr>
          <w:rtl/>
        </w:rPr>
      </w:pPr>
      <w:del w:id="99273" w:author="מנוע מכני" w:date="2026-10-11T12:04:39Z">
        <w:r>
          <w:rPr>
            <w:rtl/>
          </w:rPr>
          <w:delText xml:space="preserve"> </w:delText>
        </w:r>
      </w:del>
      <w:r>
        <w:rPr>
          <w:rtl/>
        </w:rPr>
        <w:t xml:space="preserve">לול קטן היה אחורי בית הכפורת גבוה שמונה אמות, כדי להכשיר את העזרה לאכילת קדשי קדשים ולשחיטת קדשים קלים, והיינו דכתי': שנים לפר בר.</w:t>
      </w:r>
    </w:p>
    <w:p w:rsidR="00DA63EC" w:rsidRDefault="00DA63EC" w:rsidP="00DA63EC">
      <w:pPr>
        <w:tabs>
          <w:tab w:val="left" w:pos="0"/>
          <w:tab w:val="center" w:pos="2835"/>
        </w:tabs>
        <w:rPr>
          <w:rtl/>
        </w:rPr>
      </w:pPr>
      <w:r>
        <w:rPr>
          <w:rFonts w:hint="cs"/>
          <w:rtl/>
        </w:rPr>
        <w:t>ו</w:t>
      </w:r>
      <w:r>
        <w:rPr>
          <w:rtl/>
        </w:rPr>
        <w:t>כלפי בר.</w:t>
      </w:r>
    </w:p>
    <w:p w:rsidR="00DA63EC" w:rsidRDefault="00DA63EC" w:rsidP="00DA63EC">
      <w:pPr>
        <w:pStyle w:val="afff3"/>
        <w:framePr w:wrap="around"/>
        <w:rPr>
          <w:rtl/>
        </w:rPr>
      </w:pPr>
      <w:r>
        <w:rPr>
          <w:rFonts w:hint="cs"/>
          <w:rtl/>
        </w:rPr>
        <w:t>נו.</w:t>
      </w:r>
    </w:p>
    <w:p>
      <w:pPr>
        <w:pStyle w:val="afffff8"/>
        <w:rPr>
          <w:ins w:id="90387" w:author="קלוד" w:date="2026-10-11T12:29:36Z"/>
        </w:rPr>
      </w:pPr>
      <w:ins w:id="90388" w:author="קלוד" w:date="2026-10-11T12:29:36Z">
        <w:r>
          <w:rPr>
            <w:color w:val="7B3F00"/>
          </w:rPr>
          <w:t xml:space="preserve">שיעור העזרה לחיוב טומאה - קפ"ז על קל"ה</w:t>
        </w:r>
      </w:ins>
    </w:p>
    <w:p>
      <w:pPr>
        <w:pStyle w:val="38"/>
        <w:rPr>
          <w:ins w:id="99274" w:author="מנוע מכני" w:date="2026-10-11T12:04:39Z"/>
        </w:rPr>
      </w:pPr>
      <w:r>
        <w:t>אריא</w:t>
      </w:r>
      <w:r>
        <w:t>"</w:t>
      </w:r>
      <w:r>
        <w:t>ש</w:t>
      </w:r>
      <w:r>
        <w:t xml:space="preserve">:</w:t>
      </w:r>
    </w:p>
    <w:p w:rsidR="00DA63EC" w:rsidRDefault="00DA63EC" w:rsidP="00DA63EC">
      <w:pPr>
        <w:tabs>
          <w:tab w:val="left" w:pos="0"/>
          <w:tab w:val="center" w:pos="2835"/>
        </w:tabs>
        <w:rPr>
          <w:rtl/>
        </w:rPr>
      </w:pPr>
      <w:del w:id="99275" w:author="מנוע מכני" w:date="2026-10-11T12:04:39Z">
        <w:r>
          <w:rPr>
            <w:rtl/>
          </w:rPr>
          <w:delText xml:space="preserve"> </w:delText>
        </w:r>
      </w:del>
      <w:r>
        <w:rPr>
          <w:rtl/>
        </w:rPr>
        <w:t xml:space="preserve">אין חייבין משום טומאה - אלא על אורך מאה ושמונים ושבע על רוחב מאה ושלשים וחמש.</w:t>
      </w:r>
    </w:p>
    <w:p>
      <w:pPr>
        <w:pStyle w:val="38"/>
        <w:rPr>
          <w:ins w:id="99276" w:author="מנוע מכני" w:date="2026-10-11T12:04:39Z"/>
        </w:rPr>
      </w:pPr>
      <w:r>
        <w:t xml:space="preserve">תני תנא </w:t>
      </w:r>
      <w:ins w:id="93107" w:author="מנוע מכני" w:date="2026-10-11T12:04:39Z">
        <w:r>
          <w:t xml:space="preserve">לפניו</w:t>
        </w:r>
      </w:ins>
      <w:del w:id="93108" w:author="מנוע מכני" w:date="2026-10-11T12:04:39Z">
        <w:r>
          <w:delText xml:space="preserve">קמיה</w:delText>
        </w:r>
      </w:del>
      <w:r>
        <w:t xml:space="preserve"> </w:t>
      </w:r>
      <w:ins w:id="90349" w:author="מנוע מכני" w:date="2026-10-11T12:04:39Z">
        <w:r>
          <w:t xml:space="preserve">דר"נ</w:t>
        </w:r>
      </w:ins>
      <w:del w:id="90350" w:author="מנוע מכני" w:date="2026-10-11T12:04:39Z">
        <w:r>
          <w:delText xml:space="preserve">דרב נחמן</w:delText>
        </w:r>
      </w:del>
      <w:r>
        <w:t xml:space="preserve">:</w:t>
      </w:r>
    </w:p>
    <w:p w:rsidR="00DA63EC" w:rsidRDefault="00DA63EC" w:rsidP="00DA63EC">
      <w:pPr>
        <w:tabs>
          <w:tab w:val="left" w:pos="0"/>
          <w:tab w:val="center" w:pos="2835"/>
        </w:tabs>
        <w:rPr>
          <w:rtl/>
        </w:rPr>
      </w:pPr>
      <w:del w:id="99277" w:author="מנוע מכני" w:date="2026-10-11T12:04:39Z">
        <w:r>
          <w:rPr>
            <w:rtl/>
          </w:rPr>
          <w:delText xml:space="preserve"> </w:delText>
        </w:r>
      </w:del>
      <w:r>
        <w:rPr>
          <w:rtl/>
        </w:rPr>
        <w:t xml:space="preserve">כל העזרה היתה קפ"ז על רוחב קל"ה</w:t>
      </w:r>
      <w:ins w:id="94667" w:author="מנוע מכני" w:date="2026-10-11T12:04:39Z">
        <w:r>
          <w:rPr>
            <w:rtl/>
          </w:rPr>
          <w:t xml:space="preserve">,</w:t>
        </w:r>
      </w:ins>
      <w:del w:id="94668" w:author="מנוע מכני" w:date="2026-10-11T12:04:39Z">
        <w:r>
          <w:rPr>
            <w:rtl/>
          </w:rPr>
          <w:delText xml:space="preserve">;</w:delText>
        </w:r>
      </w:del>
    </w:p>
    <w:p>
      <w:pPr>
        <w:pStyle w:val="38"/>
        <w:rPr>
          <w:ins w:id="99278" w:author="מנוע מכני" w:date="2026-10-11T12:04:39Z"/>
        </w:rPr>
      </w:pPr>
      <w:r>
        <w:t xml:space="preserve">אמר</w:t>
      </w:r>
      <w:r>
        <w:t xml:space="preserve"> </w:t>
      </w:r>
      <w:ins w:id="93109" w:author="מנוע מכני" w:date="2026-10-11T12:04:39Z">
        <w:r>
          <w:t xml:space="preserve">לו</w:t>
        </w:r>
      </w:ins>
      <w:del w:id="93110" w:author="מנוע מכני" w:date="2026-10-11T12:04:39Z">
        <w:r>
          <w:delText xml:space="preserve">ליה</w:delText>
        </w:r>
      </w:del>
      <w:r>
        <w:t xml:space="preserve">, </w:t>
      </w:r>
      <w:ins w:id="93111" w:author="מנוע מכני" w:date="2026-10-11T12:04:39Z">
        <w:r>
          <w:t xml:space="preserve">כך</w:t>
        </w:r>
      </w:ins>
      <w:del w:id="93112" w:author="מנוע מכני" w:date="2026-10-11T12:04:39Z">
        <w:r>
          <w:delText xml:space="preserve">הכי</w:delText>
        </w:r>
      </w:del>
      <w:r>
        <w:t xml:space="preserve"> </w:t>
      </w:r>
      <w:r>
        <w:t xml:space="preserve">אמר</w:t>
      </w:r>
      <w:r>
        <w:t xml:space="preserve"> לי אבא:</w:t>
      </w:r>
    </w:p>
    <w:p w:rsidR="00DA63EC" w:rsidRDefault="00DA63EC" w:rsidP="00DA63EC">
      <w:pPr>
        <w:tabs>
          <w:tab w:val="left" w:pos="0"/>
          <w:tab w:val="center" w:pos="2835"/>
        </w:tabs>
        <w:rPr>
          <w:rtl/>
        </w:rPr>
      </w:pPr>
      <w:del w:id="99279" w:author="מנוע מכני" w:date="2026-10-11T12:04:39Z">
        <w:r>
          <w:rPr>
            <w:rtl/>
          </w:rPr>
          <w:delText xml:space="preserve"> </w:delText>
        </w:r>
      </w:del>
      <w:r>
        <w:rPr>
          <w:rtl/>
        </w:rPr>
        <w:t xml:space="preserve">כגון זה, כהנים נכנסין לשם ואוכלין שם קדשי קדשים, ושוחטין שם קדשים קלים, וחייבין משום טומאה.</w:t>
      </w:r>
    </w:p>
    <w:p w:rsidR="00DA63EC" w:rsidRDefault="00DA63EC" w:rsidP="00DA63EC">
      <w:pPr>
        <w:tabs>
          <w:tab w:val="left" w:pos="0"/>
          <w:tab w:val="center" w:pos="2835"/>
        </w:tabs>
        <w:rPr>
          <w:rtl/>
        </w:rPr>
      </w:pPr>
      <w:ins w:id="96669" w:author="מנוע מכני" w:date="2026-10-11T12:04:39Z">
        <w:r>
          <w:rPr>
            <w:rtl/>
          </w:rPr>
          <w:t xml:space="preserve">למעט</w:t>
        </w:r>
      </w:ins>
      <w:del w:id="96670" w:author="מנוע מכני" w:date="2026-10-11T12:04:39Z">
        <w:r>
          <w:rPr>
            <w:rtl/>
          </w:rPr>
          <w:delText xml:space="preserve">למעוטי</w:delText>
        </w:r>
      </w:del>
      <w:r>
        <w:rPr>
          <w:rtl/>
        </w:rPr>
        <w:t xml:space="preserve"> </w:t>
      </w:r>
      <w:ins w:id="93113" w:author="מנוע מכני" w:date="2026-10-11T12:04:39Z">
        <w:r>
          <w:rPr>
            <w:rtl/>
          </w:rPr>
          <w:t xml:space="preserve">מה</w:t>
        </w:r>
      </w:ins>
      <w:del w:id="93114" w:author="מנוע מכני" w:date="2026-10-11T12:04:39Z">
        <w:r>
          <w:rPr>
            <w:rtl/>
          </w:rPr>
          <w:delText xml:space="preserve">מאי</w:delText>
        </w:r>
      </w:del>
      <w:r>
        <w:rPr>
          <w:rtl/>
        </w:rPr>
        <w:t xml:space="preserve">? אילימא </w:t>
      </w:r>
      <w:ins w:id="96671" w:author="מנוע מכני" w:date="2026-10-11T12:04:39Z">
        <w:r>
          <w:rPr>
            <w:rtl/>
          </w:rPr>
          <w:t xml:space="preserve">למעט</w:t>
        </w:r>
      </w:ins>
      <w:del w:id="96672" w:author="מנוע מכני" w:date="2026-10-11T12:04:39Z">
        <w:r>
          <w:rPr>
            <w:rtl/>
          </w:rPr>
          <w:delText xml:space="preserve">למעוטי</w:delText>
        </w:r>
      </w:del>
      <w:r>
        <w:rPr>
          <w:rtl/>
        </w:rPr>
        <w:t xml:space="preserve"> חלונות דלתות ועובי החומה, תנינא: החלונות ועובי החומה </w:t>
      </w:r>
      <w:r w:rsidRPr="00FE1B89">
        <w:rPr>
          <w:spacing w:val="-8"/>
          <w:rtl/>
        </w:rPr>
        <w:t xml:space="preserve">כלפנים! ואלא </w:t>
      </w:r>
      <w:ins w:id="96673" w:author="מנוע מכני" w:date="2026-10-11T12:04:39Z">
        <w:r>
          <w:rPr>
            <w:spacing w:val="-8"/>
            <w:rtl/>
          </w:rPr>
          <w:t xml:space="preserve">למעט</w:t>
        </w:r>
      </w:ins>
      <w:del w:id="96674" w:author="מנוע מכני" w:date="2026-10-11T12:04:39Z">
        <w:r w:rsidRPr="00FE1B89">
          <w:rPr>
            <w:spacing w:val="-8"/>
            <w:rtl/>
          </w:rPr>
          <w:delText xml:space="preserve">למעוטי</w:delText>
        </w:r>
      </w:del>
      <w:r w:rsidRPr="00FE1B89">
        <w:rPr>
          <w:spacing w:val="-8"/>
          <w:rtl/>
        </w:rPr>
        <w:t xml:space="preserve"> לשכות, </w:t>
      </w:r>
      <w:ins w:id="95953" w:author="מנוע מכני" w:date="2026-10-11T12:04:39Z">
        <w:r>
          <w:rPr>
            <w:spacing w:val="-8"/>
            <w:rtl/>
          </w:rPr>
          <w:t xml:space="preserve">ואם </w:t>
        </w:r>
      </w:ins>
      <w:del w:id="95954" w:author="מנוע מכני" w:date="2026-10-11T12:04:39Z">
        <w:r w:rsidRPr="00FE1B89">
          <w:rPr>
            <w:spacing w:val="-8"/>
            <w:rtl/>
          </w:rPr>
          <w:delText xml:space="preserve">ואי </w:delText>
        </w:r>
      </w:del>
      <w:r w:rsidRPr="00FE1B89">
        <w:rPr>
          <w:spacing w:val="-8"/>
          <w:rtl/>
        </w:rPr>
        <w:t xml:space="preserve">בנויות בחול ופתוחות לקדש, והתנן: תוכן קודש! מדרבנן.</w:t>
      </w:r>
    </w:p>
    <w:p>
      <w:pPr>
        <w:pStyle w:val="38"/>
        <w:rPr>
          <w:ins w:id="99280" w:author="מנוע מכני" w:date="2026-10-11T12:04:39Z"/>
        </w:rPr>
      </w:pPr>
      <w:r>
        <w:t xml:space="preserve">והך</w:t>
      </w:r>
    </w:p>
    <w:p w:rsidR="00DA63EC" w:rsidRDefault="00DA63EC" w:rsidP="00DA63EC">
      <w:pPr>
        <w:tabs>
          <w:tab w:val="left" w:pos="0"/>
          <w:tab w:val="center" w:pos="2835"/>
        </w:tabs>
        <w:rPr>
          <w:rtl/>
        </w:rPr>
      </w:pPr>
      <w:del w:id="99281" w:author="מנוע מכני" w:date="2026-10-11T12:04:39Z">
        <w:r>
          <w:rPr>
            <w:rFonts w:hint="cs"/>
            <w:rtl/>
          </w:rPr>
          <w:delText xml:space="preserve"> </w:delText>
        </w:r>
      </w:del>
      <w:r>
        <w:rPr>
          <w:rFonts w:hint="cs"/>
          <w:rtl/>
        </w:rPr>
        <w:t xml:space="preserve">דאוכלים שם ד</w:t>
      </w:r>
      <w:r>
        <w:rPr>
          <w:rtl/>
        </w:rPr>
        <w:t>לשכות בנויות בחול ופתוחות לקדש, מנין שהכהנים נכנסין לשם ואוכלים שם קדשי קדשים ושירי מנחה</w:t>
      </w:r>
      <w:r>
        <w:rPr>
          <w:rFonts w:hint="cs"/>
          <w:rtl/>
        </w:rPr>
        <w:t xml:space="preserve">- </w:t>
      </w:r>
      <w:r>
        <w:rPr>
          <w:rFonts w:hint="cs"/>
          <w:rtl/>
        </w:rPr>
        <w:t xml:space="preserve">ת</w:t>
      </w:r>
      <w:r>
        <w:rPr>
          <w:rtl/>
        </w:rPr>
        <w:t>"</w:t>
      </w:r>
      <w:r>
        <w:rPr>
          <w:rFonts w:hint="cs"/>
          <w:rtl/>
        </w:rPr>
        <w:t>ל</w:t>
      </w:r>
      <w:r w:rsidRPr="00464129">
        <w:rPr>
          <w:rStyle w:val="afffff0"/>
          <w:rFonts w:hint="cs"/>
          <w:rtl/>
        </w:rPr>
        <w:t xml:space="preserve"> '</w:t>
      </w:r>
      <w:ins w:id="90821" w:author="Claude - סמנטי" w:date="2026-10-11T12:26:16Z">
        <w:r>
          <w:rPr>
            <w:rStyle w:val="afffff0"/>
            <w:rtl/>
          </w:rPr>
          <w:t xml:space="preserve">בַּחֲצַר אֹהֶל מוֹעֵד יֹאכְלוּהָ</w:t>
        </w:r>
      </w:ins>
      <w:del w:id="90822" w:author="Claude - סמנטי" w:date="2026-10-11T12:26:16Z">
        <w:r w:rsidRPr="00464129">
          <w:rPr>
            <w:rStyle w:val="afffff0"/>
            <w:rtl/>
          </w:rPr>
          <w:delText xml:space="preserve">בחצר אהל מועד יאכלוה</w:delText>
        </w:r>
      </w:del>
      <w:r w:rsidRPr="00464129">
        <w:rPr>
          <w:rStyle w:val="afffff0"/>
          <w:rFonts w:hint="cs"/>
          <w:rtl/>
        </w:rPr>
        <w:t>'</w:t>
      </w:r>
      <w:r w:rsidRPr="00464129">
        <w:rPr>
          <w:rStyle w:val="afffff0"/>
          <w:rtl/>
        </w:rPr>
        <w:t>,</w:t>
      </w:r>
      <w:r>
        <w:rPr>
          <w:rtl/>
        </w:rPr>
        <w:t xml:space="preserve"> התורה ריבתה חצירות הרבה אצל אכילה אחת! </w:t>
      </w:r>
      <w:r>
        <w:rPr>
          <w:rtl/>
        </w:rPr>
        <w:t xml:space="preserve">אמר</w:t>
      </w:r>
      <w:r>
        <w:rPr>
          <w:rtl/>
        </w:rPr>
        <w:t xml:space="preserve"> </w:t>
      </w:r>
      <w:r>
        <w:rPr>
          <w:rStyle w:val="2fb"/>
          <w:rtl/>
        </w:rPr>
        <w:t xml:space="preserve">רבא</w:t>
      </w:r>
      <w:r>
        <w:rPr>
          <w:rtl/>
        </w:rPr>
        <w:t xml:space="preserve">: לאכילה שאני.</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tl/>
        </w:rPr>
        <w:t xml:space="preserve">• אבל לענין טומאה </w:t>
      </w:r>
      <w:r>
        <w:rPr>
          <w:rtl/>
        </w:rPr>
        <w:t xml:space="preserve">לא</w:t>
      </w:r>
      <w:r>
        <w:rPr>
          <w:rtl/>
        </w:rPr>
        <w:t xml:space="preserve">? והתניא: לשכות הבנויות לחול ופתוחות לקודש, כהנים נכנסין לשם ואוכלין שם קדשי קדשים, ואין שוחטין שם קדשים קלים, וחייבין משום טומאה! </w:t>
      </w:r>
      <w:ins w:id="91327" w:author="מנוע מכני" w:date="2026-10-11T12:04:39Z">
        <w:r>
          <w:rPr>
            <w:rtl/>
          </w:rPr>
          <w:t xml:space="preserve">לא</w:t>
        </w:r>
      </w:ins>
      <w:del w:id="91328" w:author="מנוע מכני" w:date="2026-10-11T12:04:39Z">
        <w:r>
          <w:rPr>
            <w:rtl/>
          </w:rPr>
          <w:delText xml:space="preserve">לאו</w:delText>
        </w:r>
      </w:del>
      <w:r>
        <w:rPr>
          <w:rtl/>
        </w:rPr>
        <w:t xml:space="preserve"> אמרת: אין שוחטין? תני </w:t>
      </w:r>
      <w:ins w:id="91325" w:author="מנוע מכני" w:date="2026-10-11T12:04:39Z">
        <w:r>
          <w:rPr>
            <w:rtl/>
          </w:rPr>
          <w:t xml:space="preserve">גם</w:t>
        </w:r>
      </w:ins>
      <w:del w:id="91326" w:author="מנוע מכני" w:date="2026-10-11T12:04:39Z">
        <w:r>
          <w:rPr>
            <w:rtl/>
          </w:rPr>
          <w:delText xml:space="preserve">נמי</w:delText>
        </w:r>
      </w:del>
      <w:r>
        <w:rPr>
          <w:rtl/>
        </w:rPr>
        <w:t xml:space="preserve">: אין חייבין.</w:t>
      </w:r>
    </w:p>
    <w:p w:rsidR="00DA63EC" w:rsidRDefault="00DA63EC" w:rsidP="00DA63EC">
      <w:pPr>
        <w:tabs>
          <w:tab w:val="left" w:pos="0"/>
          <w:tab w:val="center" w:pos="2835"/>
        </w:tabs>
        <w:rPr>
          <w:rtl/>
        </w:rPr>
      </w:pPr>
      <w:r>
        <w:rPr>
          <w:rtl/>
        </w:rPr>
        <w:t xml:space="preserve">אין שוחטין, </w:t>
      </w:r>
      <w:ins w:id="94013" w:author="מנוע מכני" w:date="2026-10-11T12:04:39Z">
        <w:r>
          <w:rPr>
            <w:rFonts w:hint="cs"/>
            <w:rtl/>
          </w:rPr>
          <w:t xml:space="preserve">אף</w:t>
        </w:r>
      </w:ins>
      <w:del w:id="94014" w:author="מנוע מכני" w:date="2026-10-11T12:04:39Z">
        <w:r>
          <w:rPr>
            <w:rFonts w:hint="cs"/>
            <w:rtl/>
          </w:rPr>
          <w:delText xml:space="preserve">אע</w:delText>
        </w:r>
        <w:r>
          <w:rPr>
            <w:rtl/>
          </w:rPr>
          <w:delText xml:space="preserve">"</w:delText>
        </w:r>
        <w:r>
          <w:rPr>
            <w:rFonts w:hint="cs"/>
            <w:rtl/>
          </w:rPr>
          <w:delText xml:space="preserve">ג</w:delText>
        </w:r>
      </w:del>
      <w:r>
        <w:rPr>
          <w:rFonts w:hint="cs"/>
          <w:rtl/>
        </w:rPr>
        <w:t xml:space="preserve"> </w:t>
      </w:r>
      <w:ins w:id="91329" w:author="מנוע מכני" w:date="2026-10-11T12:04:39Z">
        <w:r>
          <w:rPr>
            <w:rtl/>
          </w:rPr>
          <w:t xml:space="preserve">דשוחט</w:t>
        </w:r>
      </w:ins>
      <w:del w:id="91330" w:author="מנוע מכני" w:date="2026-10-11T12:04:39Z">
        <w:r>
          <w:rPr>
            <w:rtl/>
          </w:rPr>
          <w:delText xml:space="preserve">דשחיט</w:delText>
        </w:r>
      </w:del>
      <w:r>
        <w:rPr>
          <w:rtl/>
        </w:rPr>
        <w:t xml:space="preserve"> כנגד הפתח, </w:t>
      </w:r>
      <w:r>
        <w:rPr>
          <w:rFonts w:hint="cs"/>
          <w:rtl/>
        </w:rPr>
        <w:t>ה</w:t>
      </w:r>
      <w:r>
        <w:rPr>
          <w:rtl/>
        </w:rPr>
        <w:t>"</w:t>
      </w:r>
      <w:r>
        <w:rPr>
          <w:rFonts w:hint="cs"/>
          <w:rtl/>
        </w:rPr>
        <w:t xml:space="preserve">נ</w:t>
      </w:r>
      <w:r>
        <w:rPr>
          <w:rFonts w:hint="cs"/>
          <w:rtl/>
        </w:rPr>
        <w:t xml:space="preserve"> </w:t>
      </w:r>
      <w:r>
        <w:rPr>
          <w:rtl/>
        </w:rPr>
        <w:t xml:space="preserve">אין שוחטין משום דלא קדיש, תני </w:t>
      </w:r>
      <w:ins w:id="91331" w:author="מנוע מכני" w:date="2026-10-11T12:04:39Z">
        <w:r>
          <w:rPr>
            <w:rtl/>
          </w:rPr>
          <w:t xml:space="preserve">גם</w:t>
        </w:r>
      </w:ins>
      <w:del w:id="91332" w:author="מנוע מכני" w:date="2026-10-11T12:04:39Z">
        <w:r>
          <w:rPr>
            <w:rtl/>
          </w:rPr>
          <w:delText xml:space="preserve">נמי</w:delText>
        </w:r>
      </w:del>
      <w:r>
        <w:rPr>
          <w:rtl/>
        </w:rPr>
        <w:t xml:space="preserve"> אין חייבין.</w:t>
      </w:r>
    </w:p>
    <w:p w:rsidR="00DA63EC" w:rsidRDefault="00DA63EC" w:rsidP="00DA63EC">
      <w:pPr>
        <w:tabs>
          <w:tab w:val="left" w:pos="0"/>
          <w:tab w:val="center" w:pos="2835"/>
        </w:tabs>
        <w:rPr>
          <w:rtl/>
        </w:rPr>
      </w:pPr>
      <w:r>
        <w:rPr>
          <w:rtl/>
        </w:rPr>
        <w:t xml:space="preserve">ולאכילה </w:t>
      </w:r>
      <w:r>
        <w:rPr>
          <w:rtl/>
        </w:rPr>
        <w:t xml:space="preserve">לא</w:t>
      </w:r>
      <w:r>
        <w:rPr>
          <w:rtl/>
        </w:rPr>
        <w:t xml:space="preserve"> </w:t>
      </w:r>
      <w:ins w:id="91333" w:author="מנוע מכני" w:date="2026-10-11T12:04:39Z">
        <w:r>
          <w:rPr>
            <w:rtl/>
          </w:rPr>
          <w:t xml:space="preserve">צריך</w:t>
        </w:r>
      </w:ins>
      <w:del w:id="91334" w:author="מנוע מכני" w:date="2026-10-11T12:04:39Z">
        <w:r>
          <w:rPr>
            <w:rtl/>
          </w:rPr>
          <w:delText xml:space="preserve">בעינן</w:delText>
        </w:r>
      </w:del>
      <w:r>
        <w:rPr>
          <w:rtl/>
        </w:rPr>
        <w:t xml:space="preserve"> כנגד הפתח? ו</w:t>
      </w:r>
      <w:r>
        <w:rPr>
          <w:rFonts w:hint="cs"/>
          <w:rtl/>
        </w:rPr>
        <w:t xml:space="preserve">הך </w:t>
      </w:r>
      <w:r>
        <w:rPr>
          <w:rStyle w:val="2fb"/>
          <w:rFonts w:hint="cs"/>
          <w:rtl/>
        </w:rPr>
        <w:t xml:space="preserve">דריב</w:t>
      </w:r>
      <w:r>
        <w:rPr>
          <w:rStyle w:val="2fb"/>
          <w:rtl/>
        </w:rPr>
        <w:t>"</w:t>
      </w:r>
      <w:r>
        <w:rPr>
          <w:rStyle w:val="2fb"/>
          <w:rFonts w:hint="cs"/>
          <w:rtl/>
        </w:rPr>
        <w:t>י</w:t>
      </w:r>
      <w:r>
        <w:rPr>
          <w:rtl/>
        </w:rPr>
        <w:t xml:space="preserve">: שני פשפשין היו בבית החליפות גובהן שמונה, כדי להכשיר את העזרה לאכילת קדשי קדשים ולשחיטת קדשים קלים! </w:t>
      </w:r>
      <w:r>
        <w:rPr>
          <w:rtl/>
        </w:rPr>
        <w:t xml:space="preserve">אמר</w:t>
      </w:r>
      <w:r>
        <w:rPr>
          <w:rtl/>
        </w:rPr>
        <w:t xml:space="preserve"> </w:t>
      </w:r>
      <w:r>
        <w:rPr>
          <w:rStyle w:val="2fb"/>
          <w:rtl/>
        </w:rPr>
        <w:t xml:space="preserve">רבינא</w:t>
      </w:r>
      <w:r>
        <w:rPr>
          <w:rtl/>
        </w:rPr>
        <w:t xml:space="preserve">: סמי מכאן אכילה.</w:t>
      </w:r>
    </w:p>
    <w:p>
      <w:pPr>
        <w:pStyle w:val="38"/>
        <w:rPr>
          <w:ins w:id="99282" w:author="מנוע מכני" w:date="2026-10-11T12:04:39Z"/>
        </w:rPr>
      </w:pPr>
      <w:r>
        <w:t xml:space="preserve">והך</w:t>
      </w:r>
    </w:p>
    <w:p w:rsidR="00DA63EC" w:rsidRDefault="00DA63EC" w:rsidP="00DA63EC">
      <w:pPr>
        <w:tabs>
          <w:tab w:val="left" w:pos="0"/>
          <w:tab w:val="center" w:pos="2835"/>
        </w:tabs>
        <w:rPr>
          <w:rtl/>
        </w:rPr>
      </w:pPr>
      <w:del w:id="99283" w:author="מנוע מכני" w:date="2026-10-11T12:04:39Z">
        <w:r>
          <w:rPr>
            <w:rFonts w:hint="cs"/>
            <w:rtl/>
          </w:rPr>
          <w:delText xml:space="preserve"> </w:delText>
        </w:r>
      </w:del>
      <w:r>
        <w:rPr>
          <w:rFonts w:hint="cs"/>
          <w:rtl/>
        </w:rPr>
        <w:t xml:space="preserve">ד'</w:t>
      </w:r>
      <w:ins w:id="90823" w:author="Claude - סמנטי" w:date="2026-10-11T12:26:16Z">
        <w:r>
          <w:rPr>
            <w:rStyle w:val="afffff0"/>
            <w:rtl/>
          </w:rPr>
          <w:t xml:space="preserve">בַּשְּׁלוּ אֶת הַבָּשָׂר פֶּתַח אֹהֶל מוֹעֵד וְשָׁם תֹּאכְלוּ אוֹתוֹ</w:t>
        </w:r>
      </w:ins>
      <w:del w:id="90824" w:author="Claude - סמנטי" w:date="2026-10-11T12:26:16Z">
        <w:r>
          <w:rPr>
            <w:rtl/>
          </w:rPr>
          <w:delText xml:space="preserve">בשלו את הבשר פתח אהל מועד ושם תאכלו אותו</w:delText>
        </w:r>
      </w:del>
      <w:r>
        <w:rPr>
          <w:rFonts w:hint="cs"/>
          <w:rtl/>
        </w:rPr>
        <w:t>'</w:t>
      </w:r>
      <w:r>
        <w:rPr>
          <w:rtl/>
        </w:rPr>
        <w:t>! קדשי שעה שאני.</w:t>
      </w:r>
    </w:p>
    <w:p w:rsidR="00DA63EC" w:rsidRDefault="00DA63EC" w:rsidP="00DA63EC">
      <w:pPr>
        <w:pStyle w:val="affffd"/>
        <w:rPr>
          <w:rtl/>
        </w:rPr>
      </w:pPr>
      <w:r>
        <w:rPr>
          <w:rtl/>
        </w:rPr>
        <w:t>׹</w:t>
      </w:r>
    </w:p>
    <w:p>
      <w:pPr>
        <w:pStyle w:val="afffff8"/>
        <w:rPr>
          <w:ins w:id="90385" w:author="קלוד" w:date="2026-10-11T12:29:36Z"/>
        </w:rPr>
      </w:pPr>
      <w:ins w:id="90386" w:author="קלוד" w:date="2026-10-11T12:29:36Z">
        <w:r>
          <w:rPr>
            <w:color w:val="7B3F00"/>
          </w:rPr>
          <w:t xml:space="preserve">דם שנפסל בשקיעת החמה - 'ביום הקריבו'</w:t>
        </w:r>
      </w:ins>
    </w:p>
    <w:p>
      <w:pPr>
        <w:pStyle w:val="38"/>
        <w:rPr>
          <w:ins w:id="99284" w:author="מנוע מכני" w:date="2026-10-11T12:04:39Z"/>
        </w:rPr>
      </w:pPr>
      <w:r>
        <w:t>אריב</w:t>
      </w:r>
      <w:r>
        <w:t>"</w:t>
      </w:r>
      <w:r>
        <w:t>א</w:t>
      </w:r>
      <w:r>
        <w:t xml:space="preserve">:</w:t>
      </w:r>
    </w:p>
    <w:p w:rsidR="00DA63EC" w:rsidRDefault="00DA63EC" w:rsidP="00DA63EC">
      <w:pPr>
        <w:tabs>
          <w:tab w:val="left" w:pos="0"/>
          <w:tab w:val="center" w:pos="2835"/>
        </w:tabs>
        <w:rPr>
          <w:rtl/>
        </w:rPr>
      </w:pPr>
      <w:del w:id="99285" w:author="מנוע מכני" w:date="2026-10-11T12:04:39Z">
        <w:r>
          <w:rPr>
            <w:rtl/>
          </w:rPr>
          <w:delText xml:space="preserve"> </w:delText>
        </w:r>
      </w:del>
      <w:r>
        <w:rPr>
          <w:rtl/>
        </w:rPr>
        <w:t xml:space="preserve">מנין לדם שנפסל בשקיעת החמה? שנא</w:t>
      </w:r>
      <w:r>
        <w:rPr>
          <w:rFonts w:hint="cs"/>
          <w:rtl/>
        </w:rPr>
        <w:t>'</w:t>
      </w:r>
      <w:r w:rsidRPr="00464129">
        <w:rPr>
          <w:rStyle w:val="afffff0"/>
          <w:rFonts w:hint="cs"/>
          <w:rtl/>
        </w:rPr>
        <w:t xml:space="preserve"> '</w:t>
      </w:r>
      <w:ins w:id="90825" w:author="Claude - סמנטי" w:date="2026-10-11T12:26:16Z">
        <w:r>
          <w:rPr>
            <w:rStyle w:val="afffff0"/>
            <w:rtl/>
          </w:rPr>
          <w:t xml:space="preserve">בְּיוֹם הַקְרִיבוֹ אֶת זִבְחוֹ יֵאָכֵל</w:t>
        </w:r>
      </w:ins>
      <w:del w:id="90826" w:author="Claude - סמנטי" w:date="2026-10-11T12:26:16Z">
        <w:r w:rsidRPr="00464129">
          <w:rPr>
            <w:rStyle w:val="afffff0"/>
            <w:rtl/>
          </w:rPr>
          <w:delText xml:space="preserve">ביום הקריבו את זבחו יאכל</w:delText>
        </w:r>
      </w:del>
      <w:r w:rsidRPr="00464129">
        <w:rPr>
          <w:rStyle w:val="afffff0"/>
          <w:rFonts w:hint="cs"/>
          <w:rtl/>
        </w:rPr>
        <w:t>'</w:t>
      </w:r>
      <w:r w:rsidRPr="00464129">
        <w:rPr>
          <w:rStyle w:val="afffff0"/>
          <w:rtl/>
        </w:rPr>
        <w:t>,</w:t>
      </w:r>
      <w:r>
        <w:rPr>
          <w:rtl/>
        </w:rPr>
        <w:t xml:space="preserve"> ביום שאתה זובח אתה מקריב, ביום שאי אתה זובח אי אתה מקריב.</w:t>
      </w:r>
    </w:p>
    <w:p w:rsidR="00DA63EC" w:rsidRDefault="00DA63EC" w:rsidP="00DA63EC">
      <w:pPr>
        <w:tabs>
          <w:tab w:val="left" w:pos="0"/>
          <w:tab w:val="center" w:pos="2835"/>
        </w:tabs>
        <w:rPr>
          <w:rtl/>
        </w:rPr>
      </w:pPr>
      <w:r>
        <w:rPr>
          <w:rFonts w:hint="cs"/>
          <w:rtl/>
        </w:rPr>
        <w:t xml:space="preserve">ויילפי' מהקריבו' דקרא </w:t>
      </w:r>
      <w:ins w:id="96209" w:author="מנוע מכני" w:date="2026-10-11T12:04:39Z">
        <w:r>
          <w:rPr>
            <w:rFonts w:hint="cs"/>
            <w:rtl/>
          </w:rPr>
          <w:t xml:space="preserve">לגופו</w:t>
        </w:r>
      </w:ins>
      <w:del w:id="96210" w:author="מנוע מכני" w:date="2026-10-11T12:04:39Z">
        <w:r>
          <w:rPr>
            <w:rFonts w:hint="cs"/>
            <w:rtl/>
          </w:rPr>
          <w:delText xml:space="preserve">לגופיה</w:delText>
        </w:r>
      </w:del>
      <w:r>
        <w:rPr>
          <w:rFonts w:hint="cs"/>
          <w:rtl/>
        </w:rPr>
        <w:t xml:space="preserve"> </w:t>
      </w:r>
    </w:p>
    <w:p w:rsidR="00DA63EC" w:rsidRDefault="00DA63EC" w:rsidP="00DA63EC">
      <w:pPr>
        <w:pStyle w:val="afff3"/>
        <w:framePr w:wrap="around"/>
        <w:rPr>
          <w:rtl/>
        </w:rPr>
      </w:pPr>
      <w:r>
        <w:rPr>
          <w:rFonts w:hint="cs"/>
          <w:rtl/>
        </w:rPr>
        <w:lastRenderedPageBreak/>
        <w:t>נו:</w:t>
      </w:r>
    </w:p>
    <w:p>
      <w:pPr>
        <w:pStyle w:val="38"/>
        <w:rPr>
          <w:ins w:id="99286" w:author="מנוע מכני" w:date="2026-10-11T12:04:39Z"/>
        </w:rPr>
      </w:pPr>
      <w:r w:rsidRPr="00FE1B89">
        <w:t xml:space="preserve">ולא אמרי'</w:t>
      </w:r>
    </w:p>
    <w:p w:rsidR="00DA63EC" w:rsidRPr="00FE1B89" w:rsidRDefault="00DA63EC" w:rsidP="00DA63EC">
      <w:pPr>
        <w:tabs>
          <w:tab w:val="left" w:pos="0"/>
          <w:tab w:val="center" w:pos="2835"/>
        </w:tabs>
        <w:rPr>
          <w:spacing w:val="-2"/>
          <w:rtl/>
        </w:rPr>
      </w:pPr>
      <w:del w:id="99287" w:author="מנוע מכני" w:date="2026-10-11T12:04:39Z">
        <w:r w:rsidRPr="00FE1B89">
          <w:rPr>
            <w:rFonts w:hint="cs"/>
            <w:spacing w:val="-2"/>
            <w:rtl/>
          </w:rPr>
          <w:delText xml:space="preserve"> </w:delText>
        </w:r>
      </w:del>
      <w:ins w:id="95955" w:author="מנוע מכני" w:date="2026-10-11T12:04:39Z">
        <w:r>
          <w:rPr>
            <w:rFonts w:hint="cs"/>
            <w:spacing w:val="-2"/>
            <w:rtl/>
          </w:rPr>
          <w:t xml:space="preserve">דאם </w:t>
        </w:r>
      </w:ins>
      <w:del w:id="95956" w:author="מנוע מכני" w:date="2026-10-11T12:04:39Z">
        <w:r w:rsidRPr="00FE1B89">
          <w:rPr>
            <w:rFonts w:hint="cs"/>
            <w:spacing w:val="-2"/>
            <w:rtl/>
          </w:rPr>
          <w:delText xml:space="preserve">דאי </w:delText>
        </w:r>
      </w:del>
      <w:r w:rsidRPr="00FE1B89">
        <w:rPr>
          <w:rFonts w:hint="cs"/>
          <w:spacing w:val="-2"/>
          <w:rtl/>
        </w:rPr>
        <w:t xml:space="preserve">קריב דם למחר יאכל למחר וליום שאחריו- </w:t>
      </w:r>
      <w:r w:rsidRPr="00FE1B89">
        <w:rPr>
          <w:rStyle w:val="afffff0"/>
          <w:rFonts w:hint="cs"/>
          <w:spacing w:val="-2"/>
          <w:rtl/>
        </w:rPr>
        <w:t xml:space="preserve">ד'זבחו' </w:t>
      </w:r>
      <w:r w:rsidRPr="00FE1B89">
        <w:rPr>
          <w:rFonts w:hint="cs"/>
          <w:spacing w:val="-2"/>
          <w:rtl/>
        </w:rPr>
        <w:t>ביום שא</w:t>
      </w:r>
      <w:r w:rsidRPr="00FE1B89">
        <w:rPr>
          <w:spacing w:val="-2"/>
          <w:rtl/>
        </w:rPr>
        <w:t>"</w:t>
      </w:r>
      <w:r w:rsidRPr="00FE1B89">
        <w:rPr>
          <w:rFonts w:hint="cs"/>
          <w:spacing w:val="-2"/>
          <w:rtl/>
        </w:rPr>
        <w:t>א זובח א</w:t>
      </w:r>
      <w:r w:rsidRPr="00FE1B89">
        <w:rPr>
          <w:spacing w:val="-2"/>
          <w:rtl/>
        </w:rPr>
        <w:t>"</w:t>
      </w:r>
      <w:r w:rsidRPr="00FE1B89">
        <w:rPr>
          <w:rFonts w:hint="cs"/>
          <w:spacing w:val="-2"/>
          <w:rtl/>
        </w:rPr>
        <w:t xml:space="preserve">א מקריב </w:t>
      </w:r>
    </w:p>
    <w:p w:rsidR="00DA63EC" w:rsidRDefault="00DA63EC" w:rsidP="00DA63EC">
      <w:pPr>
        <w:pStyle w:val="affffd"/>
        <w:rPr>
          <w:rtl/>
        </w:rPr>
      </w:pPr>
      <w:r>
        <w:rPr>
          <w:rtl/>
        </w:rPr>
        <w:t>׹</w:t>
      </w:r>
    </w:p>
    <w:p>
      <w:pPr>
        <w:pStyle w:val="afffff8"/>
        <w:rPr>
          <w:ins w:id="90383" w:author="קלוד" w:date="2026-10-11T12:29:36Z"/>
        </w:rPr>
      </w:pPr>
      <w:ins w:id="90384" w:author="קלוד" w:date="2026-10-11T12:29:36Z">
        <w:r>
          <w:rPr>
            <w:color w:val="7B3F00"/>
          </w:rPr>
          <w:t xml:space="preserve">מחשב ואוכל לאור שלישי - חזקיה ורי"ו</w:t>
        </w:r>
      </w:ins>
    </w:p>
    <w:p>
      <w:pPr>
        <w:pStyle w:val="38"/>
        <w:rPr>
          <w:ins w:id="99288" w:author="מנוע מכני" w:date="2026-10-11T12:04:39Z"/>
        </w:rPr>
      </w:pPr>
      <w:r w:rsidRPr="005F7512">
        <w:t xml:space="preserve">איתמר:</w:t>
      </w:r>
    </w:p>
    <w:p w:rsidR="00DA63EC" w:rsidRDefault="00DA63EC" w:rsidP="00DA63EC">
      <w:pPr>
        <w:tabs>
          <w:tab w:val="left" w:pos="0"/>
          <w:tab w:val="center" w:pos="2835"/>
        </w:tabs>
        <w:rPr>
          <w:rtl/>
        </w:rPr>
      </w:pPr>
      <w:del w:id="99289" w:author="מנוע מכני" w:date="2026-10-11T12:04:39Z">
        <w:r w:rsidRPr="005F7512">
          <w:rPr>
            <w:b/>
            <w:bCs/>
            <w:rtl/>
          </w:rPr>
          <w:delText xml:space="preserve"> </w:delText>
        </w:r>
      </w:del>
      <w:r w:rsidRPr="005F7512">
        <w:rPr>
          <w:b/>
          <w:bCs/>
          <w:rtl/>
        </w:rPr>
        <w:t xml:space="preserve">המחשב לאור שלישי </w:t>
      </w:r>
      <w:r>
        <w:rPr>
          <w:b/>
          <w:bCs/>
          <w:rtl/>
        </w:rPr>
        <w:t>–</w:t>
      </w:r>
      <w:r w:rsidRPr="005F7512">
        <w:rPr>
          <w:b/>
          <w:bCs/>
          <w:rtl/>
        </w:rPr>
        <w:t xml:space="preserve"> </w:t>
      </w:r>
    </w:p>
    <w:p>
      <w:pPr>
        <w:pStyle w:val="38"/>
        <w:rPr>
          <w:ins w:id="99290" w:author="מנוע מכני" w:date="2026-10-11T12:04:39Z"/>
        </w:rPr>
      </w:pPr>
      <w:r>
        <w:t>ל</w:t>
      </w:r>
      <w:r>
        <w:t xml:space="preserve">חזקיה:</w:t>
      </w:r>
    </w:p>
    <w:p w:rsidR="00DA63EC" w:rsidRDefault="00DA63EC" w:rsidP="00DA63EC">
      <w:pPr>
        <w:tabs>
          <w:tab w:val="left" w:pos="0"/>
          <w:tab w:val="center" w:pos="2835"/>
        </w:tabs>
        <w:rPr>
          <w:rtl/>
        </w:rPr>
      </w:pPr>
      <w:del w:id="99291" w:author="מנוע מכני" w:date="2026-10-11T12:04:39Z">
        <w:r>
          <w:rPr>
            <w:rtl/>
          </w:rPr>
          <w:delText xml:space="preserve"> </w:delText>
        </w:r>
      </w:del>
      <w:r>
        <w:rPr>
          <w:rtl/>
        </w:rPr>
        <w:t xml:space="preserve">כשר, </w:t>
      </w:r>
      <w:r>
        <w:rPr>
          <w:rFonts w:hint="cs"/>
          <w:rtl/>
        </w:rPr>
        <w:t>ד</w:t>
      </w:r>
      <w:r>
        <w:rPr>
          <w:rtl/>
        </w:rPr>
        <w:t xml:space="preserve">לא אינתיק לשריפה</w:t>
      </w:r>
      <w:ins w:id="94669" w:author="מנוע מכני" w:date="2026-10-11T12:04:39Z">
        <w:r>
          <w:rPr>
            <w:rtl/>
          </w:rPr>
          <w:t xml:space="preserve">,</w:t>
        </w:r>
      </w:ins>
      <w:del w:id="94670" w:author="מנוע מכני" w:date="2026-10-11T12:04:39Z">
        <w:r>
          <w:rPr>
            <w:rtl/>
          </w:rPr>
          <w:delText xml:space="preserve">;</w:delText>
        </w:r>
      </w:del>
    </w:p>
    <w:p w:rsidR="00DA63EC" w:rsidRDefault="00DA63EC" w:rsidP="00DA63EC">
      <w:pPr>
        <w:tabs>
          <w:tab w:val="left" w:pos="0"/>
          <w:tab w:val="center" w:pos="2835"/>
        </w:tabs>
        <w:rPr>
          <w:rtl/>
        </w:rPr>
      </w:pPr>
      <w:r>
        <w:rPr>
          <w:rStyle w:val="2fb"/>
          <w:rFonts w:hint="cs"/>
          <w:rtl/>
        </w:rPr>
        <w:t>לרי</w:t>
      </w:r>
      <w:r>
        <w:rPr>
          <w:rStyle w:val="2fb"/>
          <w:rtl/>
        </w:rPr>
        <w:t>"</w:t>
      </w:r>
      <w:r>
        <w:rPr>
          <w:rStyle w:val="2fb"/>
          <w:rFonts w:hint="cs"/>
          <w:rtl/>
        </w:rPr>
        <w:t xml:space="preserve">ו</w:t>
      </w:r>
      <w:r>
        <w:rPr>
          <w:rFonts w:hint="cs"/>
          <w:rtl/>
        </w:rPr>
        <w:t xml:space="preserve"> </w:t>
      </w:r>
      <w:r>
        <w:rPr>
          <w:rtl/>
        </w:rPr>
        <w:t xml:space="preserve">פסול, דאידחי </w:t>
      </w:r>
      <w:ins w:id="93115" w:author="מנוע מכני" w:date="2026-10-11T12:04:39Z">
        <w:r>
          <w:rPr>
            <w:rtl/>
          </w:rPr>
          <w:t xml:space="preserve">לו</w:t>
        </w:r>
      </w:ins>
      <w:del w:id="93116" w:author="מנוע מכני" w:date="2026-10-11T12:04:39Z">
        <w:r>
          <w:rPr>
            <w:rtl/>
          </w:rPr>
          <w:delText xml:space="preserve">ליה</w:delText>
        </w:r>
      </w:del>
      <w:r>
        <w:rPr>
          <w:rtl/>
        </w:rPr>
        <w:t xml:space="preserve"> מאכילה.</w:t>
      </w:r>
    </w:p>
    <w:p w:rsidR="00DA63EC" w:rsidRDefault="00DA63EC" w:rsidP="00DA63EC">
      <w:pPr>
        <w:tabs>
          <w:tab w:val="left" w:pos="0"/>
          <w:tab w:val="center" w:pos="2835"/>
        </w:tabs>
        <w:rPr>
          <w:rtl/>
        </w:rPr>
      </w:pPr>
      <w:r w:rsidRPr="005F7512">
        <w:rPr>
          <w:b/>
          <w:bCs/>
          <w:rtl/>
        </w:rPr>
        <w:t>האוכל לאור שלישי</w:t>
      </w:r>
      <w:r>
        <w:rPr>
          <w:rtl/>
        </w:rPr>
        <w:t xml:space="preserve"> </w:t>
      </w:r>
    </w:p>
    <w:p>
      <w:pPr>
        <w:pStyle w:val="38"/>
        <w:rPr>
          <w:ins w:id="99292" w:author="מנוע מכני" w:date="2026-10-11T12:04:39Z"/>
        </w:rPr>
      </w:pPr>
      <w:r>
        <w:t xml:space="preserve">- חזקיה</w:t>
      </w:r>
      <w:del w:id="101664" w:author="מנוע מכני" w:date="2026-10-11T12:04:39Z">
        <w:r>
          <w:delText xml:space="preserve"> אמר</w:delText>
        </w:r>
      </w:del>
      <w:r>
        <w:t xml:space="preserve">:</w:t>
      </w:r>
    </w:p>
    <w:p w:rsidR="00DA63EC" w:rsidRDefault="00DA63EC" w:rsidP="00DA63EC">
      <w:pPr>
        <w:tabs>
          <w:tab w:val="left" w:pos="0"/>
          <w:tab w:val="center" w:pos="2835"/>
        </w:tabs>
        <w:rPr>
          <w:rtl/>
        </w:rPr>
      </w:pPr>
      <w:del w:id="99293" w:author="מנוע מכני" w:date="2026-10-11T12:04:39Z">
        <w:r>
          <w:rPr>
            <w:rtl/>
          </w:rPr>
          <w:delText xml:space="preserve"> </w:delText>
        </w:r>
      </w:del>
      <w:r>
        <w:rPr>
          <w:rtl/>
        </w:rPr>
        <w:t xml:space="preserve">פטור, דלא אינתיק לשריפה</w:t>
      </w:r>
      <w:ins w:id="94671" w:author="מנוע מכני" w:date="2026-10-11T12:04:39Z">
        <w:r>
          <w:rPr>
            <w:rtl/>
          </w:rPr>
          <w:t xml:space="preserve">,</w:t>
        </w:r>
      </w:ins>
      <w:del w:id="94672" w:author="מנוע מכני" w:date="2026-10-11T12:04:39Z">
        <w:r>
          <w:rPr>
            <w:rtl/>
          </w:rPr>
          <w:delText xml:space="preserve">;</w:delText>
        </w:r>
      </w:del>
    </w:p>
    <w:p>
      <w:pPr>
        <w:pStyle w:val="38"/>
        <w:rPr>
          <w:ins w:id="99294" w:author="מנוע מכני" w:date="2026-10-11T12:04:39Z"/>
        </w:rPr>
      </w:pPr>
      <w:ins w:id="90351" w:author="מנוע מכני" w:date="2026-10-11T12:04:39Z">
        <w:r>
          <w:t xml:space="preserve">רי"ו</w:t>
        </w:r>
      </w:ins>
      <w:del w:id="90352" w:author="מנוע מכני" w:date="2026-10-11T12:04:39Z">
        <w:r>
          <w:delText xml:space="preserve">רבי יוחנן</w:delText>
        </w:r>
      </w:del>
      <w:del w:id="101665" w:author="מנוע מכני" w:date="2026-10-11T12:04:39Z">
        <w:r>
          <w:delText xml:space="preserve"> אמר</w:delText>
        </w:r>
      </w:del>
      <w:r>
        <w:t xml:space="preserve">:</w:t>
      </w:r>
    </w:p>
    <w:p w:rsidR="00DA63EC" w:rsidRDefault="00DA63EC" w:rsidP="00DA63EC">
      <w:pPr>
        <w:tabs>
          <w:tab w:val="left" w:pos="0"/>
          <w:tab w:val="center" w:pos="2835"/>
        </w:tabs>
        <w:rPr>
          <w:rtl/>
        </w:rPr>
      </w:pPr>
      <w:del w:id="99295" w:author="מנוע מכני" w:date="2026-10-11T12:04:39Z">
        <w:r>
          <w:rPr>
            <w:rtl/>
          </w:rPr>
          <w:delText xml:space="preserve"> </w:delText>
        </w:r>
      </w:del>
      <w:r>
        <w:rPr>
          <w:rtl/>
        </w:rPr>
        <w:t xml:space="preserve">חייב, </w:t>
      </w:r>
      <w:ins w:id="91335" w:author="מנוע מכני" w:date="2026-10-11T12:04:39Z">
        <w:r>
          <w:rPr>
            <w:rtl/>
          </w:rPr>
          <w:t xml:space="preserve">שהרי</w:t>
        </w:r>
      </w:ins>
      <w:del w:id="91336" w:author="מנוע מכני" w:date="2026-10-11T12:04:39Z">
        <w:r>
          <w:rPr>
            <w:rtl/>
          </w:rPr>
          <w:delText xml:space="preserve">דהא</w:delText>
        </w:r>
      </w:del>
      <w:r>
        <w:rPr>
          <w:rtl/>
        </w:rPr>
        <w:t xml:space="preserve"> אידחי לי' מאכילה.</w:t>
      </w:r>
    </w:p>
    <w:p>
      <w:pPr>
        <w:pStyle w:val="38"/>
        <w:rPr>
          <w:ins w:id="99297" w:author="מנוע מכני" w:date="2026-10-11T12:04:39Z"/>
        </w:rPr>
      </w:pPr>
      <w:del w:id="99296" w:author="מנוע מכני" w:date="2026-10-11T12:04:39Z">
        <w:r>
          <w:delText xml:space="preserve">•</w:delText>
        </w:r>
      </w:del>
      <w:r>
        <w:t xml:space="preserve"> </w:t>
      </w:r>
      <w:r>
        <w:t>ת</w:t>
      </w:r>
      <w:r>
        <w:t>"</w:t>
      </w:r>
      <w:r>
        <w:t>כ דרי</w:t>
      </w:r>
      <w:r>
        <w:t>"</w:t>
      </w:r>
      <w:r>
        <w:t>ו</w:t>
      </w:r>
      <w:r>
        <w:t xml:space="preserve">:</w:t>
      </w:r>
    </w:p>
    <w:p w:rsidR="00DA63EC" w:rsidRDefault="00DA63EC" w:rsidP="00DA63EC">
      <w:pPr>
        <w:tabs>
          <w:tab w:val="left" w:pos="0"/>
          <w:tab w:val="center" w:pos="2835"/>
        </w:tabs>
        <w:rPr>
          <w:rtl/>
        </w:rPr>
      </w:pPr>
      <w:del w:id="99298" w:author="מנוע מכני" w:date="2026-10-11T12:04:39Z">
        <w:r>
          <w:rPr>
            <w:rtl/>
          </w:rPr>
          <w:delText xml:space="preserve"> </w:delText>
        </w:r>
      </w:del>
      <w:r>
        <w:rPr>
          <w:rtl/>
        </w:rPr>
        <w:t xml:space="preserve">קדשים הנאכלין ליום אחד, מחשבין בדמן משתשקע החמה, </w:t>
      </w:r>
    </w:p>
    <w:p w:rsidR="00DA63EC" w:rsidRDefault="00DA63EC" w:rsidP="00DA63EC">
      <w:pPr>
        <w:tabs>
          <w:tab w:val="left" w:pos="0"/>
          <w:tab w:val="center" w:pos="2835"/>
        </w:tabs>
        <w:rPr>
          <w:rtl/>
        </w:rPr>
      </w:pPr>
      <w:del w:id="90139" w:author="מנוע מכני" w:date="2026-10-11T12:04:39Z">
        <w:r>
          <w:rPr>
            <w:rFonts w:hint="cs"/>
            <w:rtl/>
          </w:rPr>
          <w:delText xml:space="preserve">  </w:delText>
        </w:r>
        <w:r>
          <w:rPr>
            <w:rFonts w:hint="cs"/>
            <w:rtl/>
          </w:rPr>
          <w:tab/>
          <w:delText xml:space="preserve">           </w:delText>
        </w:r>
      </w:del>
      <w:r>
        <w:rPr>
          <w:rtl/>
        </w:rPr>
        <w:t xml:space="preserve">ובבשרן ובאימוריהן - משיעלה עמוד השחר</w:t>
      </w:r>
      <w:ins w:id="94673" w:author="מנוע מכני" w:date="2026-10-11T12:04:39Z">
        <w:r>
          <w:rPr>
            <w:rtl/>
          </w:rPr>
          <w:t xml:space="preserve">,</w:t>
        </w:r>
      </w:ins>
      <w:del w:id="94674"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קדשים הנאכלין לשני ימים ולילה אחת, מחשבין בדמן משתשקע החמה, </w:t>
      </w:r>
    </w:p>
    <w:p w:rsidR="00DA63EC" w:rsidRDefault="00DA63EC" w:rsidP="00DA63EC">
      <w:pPr>
        <w:tabs>
          <w:tab w:val="left" w:pos="0"/>
          <w:tab w:val="center" w:pos="2835"/>
        </w:tabs>
        <w:rPr>
          <w:rtl/>
        </w:rPr>
      </w:pPr>
      <w:r>
        <w:rPr>
          <w:rtl/>
        </w:rPr>
        <w:tab/>
      </w:r>
      <w:del w:id="90140" w:author="מנוע מכני" w:date="2026-10-11T12:04:39Z">
        <w:r>
          <w:rPr>
            <w:rFonts w:hint="cs"/>
            <w:rtl/>
          </w:rPr>
          <w:delText xml:space="preserve">           </w:delText>
        </w:r>
      </w:del>
      <w:r>
        <w:rPr>
          <w:rtl/>
        </w:rPr>
        <w:t>ובאימוריהן - משיעלה עמוד השחר, ובבשרן - משתשקע החמה של שני ימים.</w:t>
      </w:r>
    </w:p>
    <w:p w:rsidR="00DA63EC" w:rsidRDefault="00DA63EC" w:rsidP="00DA63EC">
      <w:pPr>
        <w:pStyle w:val="affffd"/>
        <w:rPr>
          <w:rtl/>
        </w:rPr>
      </w:pPr>
      <w:r>
        <w:rPr>
          <w:rtl/>
        </w:rPr>
        <w:t>׹</w:t>
      </w:r>
    </w:p>
    <w:p>
      <w:pPr>
        <w:pStyle w:val="38"/>
        <w:rPr>
          <w:ins w:id="99299" w:author="מנוע מכני" w:date="2026-10-11T12:04:39Z"/>
        </w:rPr>
      </w:pPr>
      <w:r w:rsidRPr="00891B40">
        <w:t>ת"ר</w:t>
      </w:r>
      <w:r>
        <w:t xml:space="preserve">:</w:t>
      </w:r>
    </w:p>
    <w:p w:rsidR="00DA63EC" w:rsidRDefault="00DA63EC" w:rsidP="00DA63EC">
      <w:pPr>
        <w:tabs>
          <w:tab w:val="left" w:pos="0"/>
          <w:tab w:val="center" w:pos="2835"/>
        </w:tabs>
        <w:rPr>
          <w:rtl/>
        </w:rPr>
      </w:pPr>
      <w:del w:id="99300" w:author="מנוע מכני" w:date="2026-10-11T12:04:39Z">
        <w:r>
          <w:rPr>
            <w:rtl/>
          </w:rPr>
          <w:delText xml:space="preserve"> </w:delText>
        </w:r>
      </w:del>
      <w:r>
        <w:rPr>
          <w:rtl/>
        </w:rPr>
        <w:t xml:space="preserve">יכול יהו נאכלין לאור שלישי? </w:t>
      </w:r>
    </w:p>
    <w:p w:rsidR="00DA63EC" w:rsidRDefault="00DA63EC" w:rsidP="00DA63EC">
      <w:pPr>
        <w:tabs>
          <w:tab w:val="left" w:pos="0"/>
          <w:tab w:val="center" w:pos="2835"/>
        </w:tabs>
        <w:rPr>
          <w:rtl/>
        </w:rPr>
      </w:pPr>
      <w:r>
        <w:rPr>
          <w:rFonts w:hint="cs"/>
          <w:rtl/>
        </w:rPr>
        <w:t>דק</w:t>
      </w:r>
      <w:r>
        <w:rPr>
          <w:rtl/>
        </w:rPr>
        <w:t>"</w:t>
      </w:r>
      <w:r>
        <w:rPr>
          <w:rFonts w:hint="cs"/>
          <w:rtl/>
        </w:rPr>
        <w:t>ו מ</w:t>
      </w:r>
      <w:r>
        <w:rPr>
          <w:rtl/>
        </w:rPr>
        <w:t xml:space="preserve">זבחים נאכלין ליום אחד וזבחים נאכלין לשני ימים, מה זבחים הנאכלין ליום אחד - לילה אחריהן, אף זבחים הנאכלין לשני ימים - לילה אחריהן! </w:t>
      </w:r>
    </w:p>
    <w:p>
      <w:pPr>
        <w:pStyle w:val="38"/>
        <w:rPr>
          <w:ins w:id="99301" w:author="מנוע מכני" w:date="2026-10-11T12:04:39Z"/>
        </w:rPr>
      </w:pPr>
      <w:r>
        <w:tab/>
      </w:r>
      <w:r>
        <w:t>ת</w:t>
      </w:r>
      <w:r>
        <w:t>"</w:t>
      </w:r>
      <w:r>
        <w:t>ל</w:t>
      </w:r>
      <w:r>
        <w:t>:</w:t>
      </w:r>
    </w:p>
    <w:p w:rsidR="00DA63EC" w:rsidRDefault="00DA63EC" w:rsidP="00DA63EC">
      <w:pPr>
        <w:tabs>
          <w:tab w:val="left" w:pos="0"/>
          <w:tab w:val="center" w:pos="2835"/>
        </w:tabs>
        <w:rPr>
          <w:rtl/>
        </w:rPr>
      </w:pPr>
      <w:del w:id="99302"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והנותר עד יום</w:t>
      </w:r>
      <w:r w:rsidRPr="00464129">
        <w:rPr>
          <w:rStyle w:val="afffff0"/>
          <w:rFonts w:hint="cs"/>
          <w:rtl/>
        </w:rPr>
        <w:t>'</w:t>
      </w:r>
      <w:r w:rsidRPr="00464129">
        <w:rPr>
          <w:rStyle w:val="afffff0"/>
          <w:rtl/>
        </w:rPr>
        <w:t>,</w:t>
      </w:r>
      <w:r>
        <w:rPr>
          <w:rtl/>
        </w:rPr>
        <w:t xml:space="preserve"> בעוד יום הוא נאכל, ואינו נאכל לאור שלישי.</w:t>
      </w:r>
    </w:p>
    <w:p w:rsidR="00DA63EC" w:rsidRDefault="00DA63EC" w:rsidP="00DA63EC">
      <w:pPr>
        <w:tabs>
          <w:tab w:val="left" w:pos="0"/>
          <w:tab w:val="center" w:pos="2835"/>
        </w:tabs>
        <w:rPr>
          <w:rtl/>
        </w:rPr>
      </w:pPr>
      <w:r>
        <w:rPr>
          <w:rtl/>
        </w:rPr>
        <w:t xml:space="preserve">יכול ישרף מיד? </w:t>
      </w:r>
      <w:r>
        <w:rPr>
          <w:rFonts w:hint="cs"/>
          <w:rtl/>
        </w:rPr>
        <w:t>ד</w:t>
      </w:r>
      <w:r>
        <w:rPr>
          <w:rtl/>
        </w:rPr>
        <w:t xml:space="preserve">מה זבחים הנאכלין ליום אחד - תיכף לאכילה שריפה, אף זבחים הנאכלין לשני ימים - תיכף לאכילה שריפה! </w:t>
      </w:r>
    </w:p>
    <w:p>
      <w:pPr>
        <w:pStyle w:val="38"/>
        <w:rPr>
          <w:ins w:id="99303" w:author="מנוע מכני" w:date="2026-10-11T12:04:39Z"/>
        </w:rPr>
      </w:pPr>
      <w:r>
        <w:tab/>
        <w:t xml:space="preserve">ת"ל</w:t>
      </w:r>
      <w:del w:id="102804" w:author="Claude" w:date="2026-10-11T09:07:44Z">
        <w:r>
          <w:delText xml:space="preserve">	</w:delText>
        </w:r>
      </w:del>
      <w:r>
        <w:t xml:space="preserve">:</w:t>
      </w:r>
    </w:p>
    <w:p w:rsidR="00DA63EC" w:rsidRDefault="00DA63EC" w:rsidP="00DA63EC">
      <w:pPr>
        <w:tabs>
          <w:tab w:val="left" w:pos="0"/>
          <w:tab w:val="center" w:pos="2835"/>
        </w:tabs>
        <w:rPr>
          <w:rtl/>
        </w:rPr>
      </w:pPr>
      <w:del w:id="99304" w:author="מנוע מכני" w:date="2026-10-11T12:04:39Z">
        <w:r w:rsidRPr="00464129">
          <w:rPr>
            <w:rStyle w:val="afffff0"/>
            <w:rtl/>
          </w:rPr>
          <w:delText xml:space="preserve"> </w:delText>
        </w:r>
      </w:del>
      <w:r w:rsidRPr="00464129">
        <w:rPr>
          <w:rStyle w:val="afffff0"/>
          <w:rFonts w:hint="cs"/>
          <w:rtl/>
        </w:rPr>
        <w:t>'</w:t>
      </w:r>
      <w:ins w:id="90827" w:author="Claude - סמנטי" w:date="2026-10-11T12:26:16Z">
        <w:r>
          <w:rPr>
            <w:rStyle w:val="afffff0"/>
            <w:rtl/>
          </w:rPr>
          <w:t xml:space="preserve">בַּיּוֹם הַשְּׁלִישִׁי בָּאֵשׁ יִשָּׂרֵף</w:t>
        </w:r>
      </w:ins>
      <w:del w:id="90828" w:author="Claude - סמנטי" w:date="2026-10-11T12:26:16Z">
        <w:r w:rsidRPr="00464129">
          <w:rPr>
            <w:rStyle w:val="afffff0"/>
            <w:rtl/>
          </w:rPr>
          <w:delText xml:space="preserve">ביום השלישי באש ישרף</w:delText>
        </w:r>
      </w:del>
      <w:r w:rsidRPr="00464129">
        <w:rPr>
          <w:rStyle w:val="afffff0"/>
          <w:rFonts w:hint="cs"/>
          <w:rtl/>
        </w:rPr>
        <w:t>'</w:t>
      </w:r>
      <w:r w:rsidRPr="00464129">
        <w:rPr>
          <w:rStyle w:val="afffff0"/>
          <w:rtl/>
        </w:rPr>
        <w:t>,</w:t>
      </w:r>
      <w:r>
        <w:rPr>
          <w:rtl/>
        </w:rPr>
        <w:t xml:space="preserve"> ביום אתה שורפו, ואי אתה שורפו בלילה.</w:t>
      </w:r>
    </w:p>
    <w:p w:rsidR="00DA63EC" w:rsidRDefault="00DA63EC" w:rsidP="00DA63EC">
      <w:pPr>
        <w:pStyle w:val="affffd"/>
        <w:rPr>
          <w:rtl/>
        </w:rPr>
      </w:pPr>
      <w:r>
        <w:rPr>
          <w:rtl/>
        </w:rPr>
        <w:t>׹</w:t>
      </w:r>
    </w:p>
    <w:p>
      <w:pPr>
        <w:pStyle w:val="MishnaBatzad"/>
        <w:rPr>
          <w:ins w:id="20366" w:author="קלוד" w:date="2026-10-11T09:07:24Z"/>
        </w:rPr>
      </w:pPr>
      <w:ins w:id="20365" w:author="קלוד" w:date="2026-10-11T09:07:24Z">
        <w:r>
          <w:t xml:space="preserve">משנה ח</w:t>
        </w:r>
      </w:ins>
    </w:p>
    <w:p w:rsidR="00DA63EC" w:rsidRPr="000A334C" w:rsidRDefault="00DA63EC" w:rsidP="003B6D22">
      <w:pPr>
        <w:pStyle w:val="afff9"/>
        <w:rPr>
          <w:del w:id="20224" w:author="קלוד" w:date="2026-10-11T09:07:24Z"/>
          <w:rtl/>
        </w:rPr>
      </w:pPr>
      <w:del w:id="20223" w:author="קלוד" w:date="2026-10-11T09:07:24Z">
        <w:r w:rsidRPr="000A334C">
          <w:rPr>
            <w:rtl/>
          </w:rPr>
          <w:delText xml:space="preserve">מתני'.</w:delText>
        </w:r>
      </w:del>
    </w:p>
    <w:p w:rsidR="00DA63EC" w:rsidRPr="000A334C" w:rsidRDefault="00DA63EC" w:rsidP="003B6D22">
      <w:pPr>
        <w:pStyle w:val="afff9"/>
        <w:spacing w:before="120"/>
        <w:rPr>
          <w:rtl/>
        </w:rPr>
        <w:pPrChange w:id="90023" w:author="קלוד" w:date="2026-10-11T12:09:42Z">
          <w:pPr>
            <w:pStyle w:val="afff9"/>
          </w:pPr>
        </w:pPrChange>
      </w:pPr>
      <w:r w:rsidRPr="000A334C">
        <w:rPr>
          <w:rtl/>
        </w:rPr>
        <w:t>הבכור והמעשר והפסח קדשים קלים - שחיטתן בכל מקום בעזרה, ודמן טעון מתנה אחת, ובלבד שיתן כנגד היסוד.</w:t>
      </w:r>
    </w:p>
    <w:p w:rsidR="00DA63EC" w:rsidRPr="000A334C" w:rsidRDefault="00DA63EC" w:rsidP="003B6D22">
      <w:pPr>
        <w:pStyle w:val="afff9"/>
        <w:rPr>
          <w:rtl/>
        </w:rPr>
      </w:pPr>
      <w:r w:rsidRPr="000A334C">
        <w:rPr>
          <w:rtl/>
        </w:rPr>
        <w:t>שינה באכילתן, הבכור נאכל לכהנים, והמעשר לכל אדם, ונאכלין בכל העיר, בכל מאכל, לשני ימים ולילה אחד.</w:t>
      </w:r>
    </w:p>
    <w:p w:rsidR="00DA63EC" w:rsidRPr="000A334C" w:rsidRDefault="00DA63EC" w:rsidP="003B6D22">
      <w:pPr>
        <w:pStyle w:val="afff9"/>
        <w:rPr>
          <w:rtl/>
        </w:rPr>
      </w:pPr>
      <w:r w:rsidRPr="000A334C">
        <w:rPr>
          <w:rtl/>
        </w:rPr>
        <w:t>הפסח אינו נאכל אלא בלילה, ואינו נאכל אלא עד חצות, ואינו נאכל אלא למנויו, ואינו נאכל אלא צלי.</w:t>
      </w:r>
    </w:p>
    <w:p w:rsidR="00DA63EC" w:rsidRDefault="00DA63EC" w:rsidP="00DA63EC">
      <w:pPr>
        <w:pStyle w:val="affffd"/>
        <w:rPr>
          <w:rtl/>
        </w:rPr>
      </w:pPr>
      <w:r>
        <w:rPr>
          <w:rtl/>
        </w:rPr>
        <w:t>׹</w:t>
      </w:r>
    </w:p>
    <w:p>
      <w:pPr>
        <w:pStyle w:val="afffff8"/>
        <w:rPr>
          <w:ins w:id="90381" w:author="קלוד" w:date="2026-10-11T12:29:36Z"/>
        </w:rPr>
      </w:pPr>
      <w:ins w:id="90382" w:author="קלוד" w:date="2026-10-11T12:29:36Z">
        <w:r>
          <w:rPr>
            <w:color w:val="7B3F00"/>
          </w:rPr>
          <w:t xml:space="preserve">בכור, מעשר ופסח - מתנה אחת כנגד היסוד</w:t>
        </w:r>
      </w:ins>
    </w:p>
    <w:p>
      <w:pPr>
        <w:pStyle w:val="38"/>
        <w:rPr>
          <w:ins w:id="99305" w:author="מנוע מכני" w:date="2026-10-11T12:04:39Z"/>
        </w:rPr>
      </w:pPr>
      <w:r>
        <w:t>מאן תנא? א</w:t>
      </w:r>
      <w:r>
        <w:t>ר</w:t>
      </w:r>
      <w:r>
        <w:t>"</w:t>
      </w:r>
      <w:r>
        <w:t>ח</w:t>
      </w:r>
      <w:r>
        <w:t xml:space="preserve">:</w:t>
      </w:r>
    </w:p>
    <w:p w:rsidR="00DA63EC" w:rsidRDefault="00DA63EC" w:rsidP="00DA63EC">
      <w:pPr>
        <w:tabs>
          <w:tab w:val="left" w:pos="0"/>
          <w:tab w:val="center" w:pos="2835"/>
        </w:tabs>
        <w:rPr>
          <w:rtl/>
        </w:rPr>
      </w:pPr>
      <w:del w:id="99306" w:author="מנוע מכני" w:date="2026-10-11T12:04:39Z">
        <w:r>
          <w:rPr>
            <w:rtl/>
          </w:rPr>
          <w:delText xml:space="preserve"> </w:delText>
        </w:r>
      </w:del>
      <w:r>
        <w:rPr>
          <w:rStyle w:val="2fb"/>
          <w:rtl/>
        </w:rPr>
        <w:t xml:space="preserve">ר' יוסי</w:t>
      </w:r>
      <w:r>
        <w:rPr>
          <w:rtl/>
        </w:rPr>
        <w:t xml:space="preserve"> הגלילי היא</w:t>
      </w:r>
      <w:ins w:id="94675" w:author="מנוע מכני" w:date="2026-10-11T12:04:39Z">
        <w:r>
          <w:rPr>
            <w:rtl/>
          </w:rPr>
          <w:t xml:space="preserve">,</w:t>
        </w:r>
      </w:ins>
      <w:del w:id="94676" w:author="מנוע מכני" w:date="2026-10-11T12:04:39Z">
        <w:r>
          <w:rPr>
            <w:rtl/>
          </w:rPr>
          <w:delText xml:space="preserve">;</w:delText>
        </w:r>
      </w:del>
    </w:p>
    <w:p>
      <w:pPr>
        <w:pStyle w:val="38"/>
        <w:rPr>
          <w:ins w:id="99307" w:author="מנוע מכני" w:date="2026-10-11T12:04:39Z"/>
        </w:rPr>
      </w:pPr>
      <w:r>
        <w:t xml:space="preserve">דתניא</w:t>
      </w:r>
      <w:r>
        <w:t xml:space="preserve">, ר</w:t>
      </w:r>
      <w:r>
        <w:t>יה</w:t>
      </w:r>
      <w:r>
        <w:t>"</w:t>
      </w:r>
      <w:r>
        <w:t xml:space="preserve">ג</w:t>
      </w:r>
      <w:del w:id="101666" w:author="מנוע מכני" w:date="2026-10-11T12:04:39Z">
        <w:r>
          <w:delText xml:space="preserve"> </w:delText>
        </w:r>
        <w:r>
          <w:delText xml:space="preserve">אומר</w:delText>
        </w:r>
      </w:del>
      <w:r>
        <w:t xml:space="preserve">:</w:t>
      </w:r>
    </w:p>
    <w:p w:rsidR="00DA63EC" w:rsidRDefault="00DA63EC" w:rsidP="00DA63EC">
      <w:pPr>
        <w:tabs>
          <w:tab w:val="left" w:pos="0"/>
          <w:tab w:val="center" w:pos="2835"/>
        </w:tabs>
        <w:rPr>
          <w:rtl/>
        </w:rPr>
      </w:pPr>
      <w:del w:id="99308" w:author="מנוע מכני" w:date="2026-10-11T12:04:39Z">
        <w:r>
          <w:rPr>
            <w:rtl/>
          </w:rPr>
          <w:delText xml:space="preserve"> </w:delText>
        </w:r>
      </w:del>
      <w:r>
        <w:rPr>
          <w:rtl/>
        </w:rPr>
        <w:t xml:space="preserve">חלבו </w:t>
      </w:r>
      <w:r>
        <w:rPr>
          <w:rtl/>
        </w:rPr>
        <w:t xml:space="preserve">לא</w:t>
      </w:r>
      <w:r>
        <w:rPr>
          <w:rtl/>
        </w:rPr>
        <w:t xml:space="preserve"> נאמר אלא חלבם, דמו </w:t>
      </w:r>
      <w:r>
        <w:rPr>
          <w:rtl/>
        </w:rPr>
        <w:t xml:space="preserve">לא</w:t>
      </w:r>
      <w:r>
        <w:rPr>
          <w:rtl/>
        </w:rPr>
        <w:t xml:space="preserve"> נאמר אלא דמם, לימד על בכור ומעשר ופסח שטעונין מתן דמים ואימורין לגבי מזבח.</w:t>
      </w:r>
    </w:p>
    <w:p>
      <w:pPr>
        <w:pStyle w:val="38"/>
        <w:rPr>
          <w:ins w:id="99309" w:author="מנוע מכני" w:date="2026-10-11T12:04:39Z"/>
        </w:rPr>
      </w:pPr>
      <w:r>
        <w:t xml:space="preserve">כנגד היסוד</w:t>
      </w:r>
      <w:ins w:id="94677" w:author="מנוע מכני" w:date="2026-10-11T12:04:39Z">
        <w:r>
          <w:t xml:space="preserve"> </w:t>
        </w:r>
      </w:ins>
      <w:del w:id="94678" w:author="מנוע מכני" w:date="2026-10-11T12:04:39Z">
        <w:r>
          <w:delText xml:space="preserve"> </w:delText>
        </w:r>
        <w:r>
          <w:delText xml:space="preserve"> </w:delText>
        </w:r>
      </w:del>
      <w:r>
        <w:t xml:space="preserve">אר</w:t>
      </w:r>
      <w:r>
        <w:t>"</w:t>
      </w:r>
      <w:r>
        <w:t>א</w:t>
      </w:r>
      <w:r>
        <w:t xml:space="preserve">:</w:t>
      </w:r>
    </w:p>
    <w:p w:rsidR="00DA63EC" w:rsidRDefault="00DA63EC" w:rsidP="00DA63EC">
      <w:pPr>
        <w:tabs>
          <w:tab w:val="left" w:pos="0"/>
          <w:tab w:val="center" w:pos="2835"/>
        </w:tabs>
        <w:rPr>
          <w:rtl/>
        </w:rPr>
      </w:pPr>
      <w:del w:id="99310" w:author="מנוע מכני" w:date="2026-10-11T12:04:39Z">
        <w:r>
          <w:rPr>
            <w:rtl/>
          </w:rPr>
          <w:delText xml:space="preserve"> </w:delText>
        </w:r>
      </w:del>
      <w:ins w:id="97125" w:author="מנוע מכני" w:date="2026-10-11T12:04:39Z">
        <w:r>
          <w:rPr>
            <w:rtl/>
          </w:rPr>
          <w:t xml:space="preserve">באה</w:t>
        </w:r>
      </w:ins>
      <w:del w:id="97126" w:author="מנוע מכני" w:date="2026-10-11T12:04:39Z">
        <w:r>
          <w:rPr>
            <w:rtl/>
          </w:rPr>
          <w:delText xml:space="preserve">אתיא</w:delText>
        </w:r>
      </w:del>
      <w:r>
        <w:rPr>
          <w:rtl/>
        </w:rPr>
        <w:t xml:space="preserve"> זריקה זריקה מעולה.</w:t>
      </w:r>
    </w:p>
    <w:p w:rsidR="00DA63EC" w:rsidRDefault="00DA63EC" w:rsidP="00DA63EC">
      <w:pPr>
        <w:tabs>
          <w:tab w:val="left" w:pos="0"/>
          <w:tab w:val="center" w:pos="2835"/>
        </w:tabs>
        <w:rPr>
          <w:rtl/>
        </w:rPr>
      </w:pPr>
    </w:p>
    <w:p w:rsidR="00DA63EC" w:rsidRDefault="00DA63EC" w:rsidP="00DA63EC">
      <w:pPr>
        <w:pStyle w:val="afff3"/>
        <w:framePr w:wrap="around"/>
        <w:rPr>
          <w:rtl/>
        </w:rPr>
      </w:pPr>
      <w:r>
        <w:rPr>
          <w:rFonts w:hint="cs"/>
          <w:rtl/>
        </w:rPr>
        <w:t>נז.</w:t>
      </w:r>
    </w:p>
    <w:p w:rsidR="00DA63EC" w:rsidRDefault="00DA63EC" w:rsidP="00DA63EC">
      <w:pPr>
        <w:tabs>
          <w:tab w:val="left" w:pos="0"/>
          <w:tab w:val="center" w:pos="2835"/>
        </w:tabs>
        <w:rPr>
          <w:rtl/>
        </w:rPr>
      </w:pPr>
      <w:r>
        <w:rPr>
          <w:rFonts w:hint="cs"/>
          <w:rtl/>
        </w:rPr>
        <w:t>ו</w:t>
      </w:r>
      <w:r>
        <w:rPr>
          <w:rtl/>
        </w:rPr>
        <w:t>עולה גופה</w:t>
      </w:r>
      <w:r>
        <w:rPr>
          <w:rFonts w:hint="cs"/>
          <w:rtl/>
        </w:rPr>
        <w:t xml:space="preserve"> </w:t>
      </w:r>
      <w:r w:rsidRPr="003017EE">
        <w:rPr>
          <w:rStyle w:val="afffff0"/>
          <w:rFonts w:hint="cs"/>
          <w:rtl/>
        </w:rPr>
        <w:t>מ'</w:t>
      </w:r>
      <w:ins w:id="90829" w:author="Claude - סמנטי" w:date="2026-10-11T12:26:16Z">
        <w:r>
          <w:rPr>
            <w:rStyle w:val="afffff0"/>
            <w:rtl/>
          </w:rPr>
          <w:t xml:space="preserve">אֶל יְסוֹד מִזְבַּח הָעוֹלָה</w:t>
        </w:r>
      </w:ins>
      <w:del w:id="90830" w:author="Claude - סמנטי" w:date="2026-10-11T12:26:16Z">
        <w:r w:rsidRPr="003017EE">
          <w:rPr>
            <w:rStyle w:val="afffff0"/>
            <w:rtl/>
          </w:rPr>
          <w:delText xml:space="preserve">אל יסוד מזבח העולה</w:delText>
        </w:r>
      </w:del>
      <w:r w:rsidRPr="003017EE">
        <w:rPr>
          <w:rStyle w:val="afffff0"/>
          <w:rFonts w:hint="cs"/>
          <w:rtl/>
        </w:rPr>
        <w:t>'</w:t>
      </w:r>
      <w:r w:rsidRPr="003017EE">
        <w:rPr>
          <w:rStyle w:val="afffff0"/>
          <w:rtl/>
        </w:rPr>
        <w:t>,</w:t>
      </w:r>
      <w:r>
        <w:rPr>
          <w:rtl/>
        </w:rPr>
        <w:t xml:space="preserve"> למד על עולת חובה שטעונה יסוד.</w:t>
      </w:r>
    </w:p>
    <w:p w:rsidR="00DA63EC" w:rsidRDefault="00DA63EC" w:rsidP="00DA63EC">
      <w:pPr>
        <w:tabs>
          <w:tab w:val="left" w:pos="0"/>
          <w:tab w:val="center" w:pos="2835"/>
        </w:tabs>
        <w:rPr>
          <w:rtl/>
        </w:rPr>
      </w:pPr>
      <w:r>
        <w:rPr>
          <w:rFonts w:hint="cs"/>
          <w:rtl/>
        </w:rPr>
        <w:t xml:space="preserve">ולא לשתני מתנהות שהן ארבע </w:t>
      </w:r>
      <w:r>
        <w:rPr>
          <w:rStyle w:val="2fb"/>
          <w:rFonts w:hint="cs"/>
          <w:rtl/>
        </w:rPr>
        <w:t xml:space="preserve">כאביי</w:t>
      </w:r>
      <w:r>
        <w:rPr>
          <w:rFonts w:hint="cs"/>
          <w:rtl/>
        </w:rPr>
        <w:t xml:space="preserve"> ד</w:t>
      </w:r>
      <w:r>
        <w:rPr>
          <w:rtl/>
        </w:rPr>
        <w:t xml:space="preserve">סביב בעולה סביב בחטאת? </w:t>
      </w:r>
      <w:ins w:id="96345" w:author="מנוע מכני" w:date="2026-10-11T12:04:39Z">
        <w:r>
          <w:rPr>
            <w:rtl/>
          </w:rPr>
          <w:t xml:space="preserve">היו</w:t>
        </w:r>
      </w:ins>
      <w:del w:id="96346" w:author="מנוע מכני" w:date="2026-10-11T12:04:39Z">
        <w:r>
          <w:rPr>
            <w:rtl/>
          </w:rPr>
          <w:delText xml:space="preserve">הוו</w:delText>
        </w:r>
      </w:del>
      <w:r>
        <w:rPr>
          <w:rtl/>
        </w:rPr>
        <w:t xml:space="preserve"> שני כתובין הבאין כאחד,</w:t>
      </w:r>
      <w:r>
        <w:rPr>
          <w:rFonts w:hint="cs"/>
          <w:rtl/>
        </w:rPr>
        <w:t xml:space="preserve"> ו</w:t>
      </w:r>
      <w:r>
        <w:rPr>
          <w:rtl/>
        </w:rPr>
        <w:t>אין מלמדין.</w:t>
      </w:r>
      <w:r>
        <w:rPr>
          <w:rFonts w:hint="cs"/>
          <w:rtl/>
        </w:rPr>
        <w:t xml:space="preserve"> ואפי' </w:t>
      </w:r>
      <w:r>
        <w:rPr>
          <w:rFonts w:hint="cs"/>
          <w:rtl/>
        </w:rPr>
        <w:t xml:space="preserve">למ</w:t>
      </w:r>
      <w:r>
        <w:rPr>
          <w:rtl/>
        </w:rPr>
        <w:t>"</w:t>
      </w:r>
      <w:r>
        <w:rPr>
          <w:rFonts w:hint="cs"/>
          <w:rtl/>
        </w:rPr>
        <w:t xml:space="preserve">ד</w:t>
      </w:r>
      <w:r>
        <w:rPr>
          <w:rFonts w:hint="cs"/>
          <w:rtl/>
        </w:rPr>
        <w:t xml:space="preserve"> </w:t>
      </w:r>
      <w:r>
        <w:rPr>
          <w:rtl/>
        </w:rPr>
        <w:t>מלמדין הוי אשם שלשה, ושלשה ודאי אין מלמדין.</w:t>
      </w:r>
    </w:p>
    <w:p w:rsidR="00DA63EC" w:rsidRDefault="00DA63EC" w:rsidP="00DA63EC">
      <w:pPr>
        <w:pStyle w:val="affffd"/>
        <w:rPr>
          <w:del w:id="90058" w:author="מנוע עיצוב" w:date="2026-10-11T12:09:26Z"/>
          <w:rtl/>
        </w:rPr>
      </w:pPr>
      <w:del w:id="90057" w:author="מנוע עיצוב" w:date="2026-10-11T12:09:26Z">
        <w:r>
          <w:rPr>
            <w:rtl/>
          </w:rPr>
          <w:delText xml:space="preserve">׹</w:delText>
        </w:r>
      </w:del>
    </w:p>
    <w:p w:rsidR="00DA63EC" w:rsidRDefault="00DA63EC" w:rsidP="00DA63EC">
      <w:pPr>
        <w:pStyle w:val="affff1"/>
        <w:ind w:end="0"/>
        <w:rPr>
          <w:rtl/>
        </w:rPr>
        <w:pPrChange w:id="20093" w:author="קלוד" w:date="2026-10-11T09:07:24Z">
          <w:pPr>
            <w:pStyle w:val="affff1"/>
            <w:rPr>
              <w:rtl/>
            </w:rPr>
          </w:pPr>
        </w:pPrChange>
      </w:pPr>
      <w:ins w:id="9831" w:author="מספור קטעי משנה" w:date="2026-10-11T09:35:09Z">
        <w:r>
          <w:rPr>
            <w:rStyle w:val="MisparKeta"/>
          </w:rPr>
          <w:t xml:space="preserve">א. </w:t>
        </w:r>
      </w:ins>
      <w:r>
        <w:rPr>
          <w:rtl/>
        </w:rPr>
        <w:t>הבכור נאכל לכהנים.</w:t>
      </w:r>
    </w:p>
    <w:p>
      <w:pPr>
        <w:pStyle w:val="38"/>
        <w:rPr>
          <w:ins w:id="99311" w:author="מנוע מכני" w:date="2026-10-11T12:04:39Z"/>
        </w:rPr>
      </w:pPr>
      <w:r w:rsidRPr="00891B40">
        <w:t>ת"ר</w:t>
      </w:r>
      <w:r>
        <w:t xml:space="preserve">:</w:t>
      </w:r>
    </w:p>
    <w:p w:rsidR="00DA63EC" w:rsidRDefault="00DA63EC" w:rsidP="00DA63EC">
      <w:pPr>
        <w:tabs>
          <w:tab w:val="left" w:pos="0"/>
          <w:tab w:val="center" w:pos="2835"/>
        </w:tabs>
        <w:rPr>
          <w:rtl/>
        </w:rPr>
      </w:pPr>
      <w:del w:id="99312" w:author="מנוע מכני" w:date="2026-10-11T12:04:39Z">
        <w:r>
          <w:rPr>
            <w:rtl/>
          </w:rPr>
          <w:delText xml:space="preserve"> </w:delText>
        </w:r>
      </w:del>
      <w:r>
        <w:rPr>
          <w:rtl/>
        </w:rPr>
        <w:t xml:space="preserve">מנין לבכור שנאכל לשני ימים ולילה? שנאמר</w:t>
      </w:r>
      <w:r w:rsidRPr="00464129">
        <w:rPr>
          <w:rStyle w:val="afffff0"/>
          <w:rtl/>
        </w:rPr>
        <w:t xml:space="preserve"> </w:t>
      </w:r>
      <w:r w:rsidRPr="00464129">
        <w:rPr>
          <w:rStyle w:val="afffff0"/>
          <w:rFonts w:hint="cs"/>
          <w:rtl/>
        </w:rPr>
        <w:t>'</w:t>
      </w:r>
      <w:ins w:id="90831" w:author="Claude - סמנטי" w:date="2026-10-11T12:26:16Z">
        <w:r>
          <w:rPr>
            <w:rStyle w:val="afffff0"/>
            <w:rtl/>
          </w:rPr>
          <w:t xml:space="preserve">וּבְשָׂרָם יִהְיֶה לָּךְ כַּחֲזֵה הַתְּנוּפָה וּכְשׁוֹק הַיָּמִין</w:t>
        </w:r>
      </w:ins>
      <w:del w:id="90832" w:author="Claude - סמנטי" w:date="2026-10-11T12:26:16Z">
        <w:r w:rsidRPr="00464129">
          <w:rPr>
            <w:rStyle w:val="afffff0"/>
            <w:rtl/>
          </w:rPr>
          <w:delText xml:space="preserve">ובשרם יהיה לך כחזה התנופה וכשוק הימין</w:delText>
        </w:r>
      </w:del>
      <w:r w:rsidRPr="00464129">
        <w:rPr>
          <w:rStyle w:val="afffff0"/>
          <w:rFonts w:hint="cs"/>
          <w:rtl/>
        </w:rPr>
        <w:t>'</w:t>
      </w:r>
      <w:r w:rsidRPr="00464129">
        <w:rPr>
          <w:rStyle w:val="afffff0"/>
          <w:rtl/>
        </w:rPr>
        <w:t>,</w:t>
      </w:r>
      <w:r>
        <w:rPr>
          <w:rtl/>
        </w:rPr>
        <w:t xml:space="preserve"> </w:t>
      </w:r>
    </w:p>
    <w:p w:rsidR="00DA63EC" w:rsidRDefault="00DA63EC" w:rsidP="00DA63EC">
      <w:pPr>
        <w:tabs>
          <w:tab w:val="left" w:pos="0"/>
          <w:tab w:val="center" w:pos="2835"/>
        </w:tabs>
        <w:rPr>
          <w:rtl/>
        </w:rPr>
      </w:pPr>
      <w:r>
        <w:rPr>
          <w:rtl/>
        </w:rPr>
        <w:t xml:space="preserve">הקישו הכתוב לחזה ושוק של שלמים, </w:t>
      </w:r>
      <w:r>
        <w:rPr>
          <w:rFonts w:hint="cs"/>
          <w:rtl/>
        </w:rPr>
        <w:t>ד</w:t>
      </w:r>
      <w:r>
        <w:rPr>
          <w:rtl/>
        </w:rPr>
        <w:t>נאכלין לשני ימים ולילה אחד, אף בכור נאכל לשני ימים ולילה אחד.</w:t>
      </w:r>
    </w:p>
    <w:p>
      <w:pPr>
        <w:pStyle w:val="afffff8"/>
        <w:rPr>
          <w:ins w:id="90379" w:author="קלוד" w:date="2026-10-11T12:29:36Z"/>
        </w:rPr>
      </w:pPr>
      <w:ins w:id="90380" w:author="קלוד" w:date="2026-10-11T12:29:36Z">
        <w:r>
          <w:rPr>
            <w:color w:val="7B3F00"/>
          </w:rPr>
          <w:t xml:space="preserve">בכור לשני ימים ולילה - ויכוח ר"ט ור"ע בכרם ביבנה</w:t>
        </w:r>
      </w:ins>
    </w:p>
    <w:p w:rsidR="00DA63EC" w:rsidRDefault="00DA63EC" w:rsidP="00DA63EC">
      <w:pPr>
        <w:tabs>
          <w:tab w:val="left" w:pos="0"/>
          <w:tab w:val="center" w:pos="2835"/>
        </w:tabs>
        <w:rPr>
          <w:rtl/>
        </w:rPr>
      </w:pPr>
      <w:r>
        <w:rPr>
          <w:rtl/>
        </w:rPr>
        <w:t xml:space="preserve">וזו שאלה נשאלה לפני חכמים בכרם ביבנה: בכור לכמה נאכל? </w:t>
      </w:r>
    </w:p>
    <w:p w:rsidR="00DA63EC" w:rsidRDefault="00DA63EC" w:rsidP="00DA63EC">
      <w:pPr>
        <w:tabs>
          <w:tab w:val="left" w:pos="0"/>
          <w:tab w:val="center" w:pos="2835"/>
        </w:tabs>
        <w:rPr>
          <w:rtl/>
        </w:rPr>
      </w:pPr>
      <w:r>
        <w:rPr>
          <w:rtl/>
        </w:rPr>
        <w:lastRenderedPageBreak/>
        <w:tab/>
        <w:t xml:space="preserve">נענה </w:t>
      </w:r>
      <w:r>
        <w:rPr>
          <w:rStyle w:val="2fb"/>
          <w:rtl/>
        </w:rPr>
        <w:lastRenderedPageBreak/>
        <w:tab/>
        <w:t xml:space="preserve">ר"ט</w:t>
      </w:r>
      <w:r>
        <w:rPr>
          <w:rtl/>
        </w:rPr>
        <w:lastRenderedPageBreak/>
        <w:tab/>
        <w:t xml:space="preserve"> ואמר: לשני ימים ולילה אחד.</w:t>
      </w:r>
    </w:p>
    <w:p w:rsidR="00DA63EC" w:rsidRDefault="00DA63EC" w:rsidP="00DA63EC">
      <w:pPr>
        <w:tabs>
          <w:tab w:val="left" w:pos="0"/>
          <w:tab w:val="center" w:pos="2835"/>
        </w:tabs>
        <w:rPr>
          <w:rtl/>
        </w:rPr>
      </w:pPr>
      <w:r>
        <w:rPr>
          <w:rtl/>
        </w:rPr>
        <w:tab/>
        <w:t xml:space="preserve">היה שם תלמיד אחד שבא לבית המדרש לפני חכמים תחלה </w:t>
      </w:r>
      <w:r>
        <w:rPr>
          <w:rStyle w:val="2fb"/>
          <w:rtl/>
        </w:rPr>
        <w:tab/>
        <w:t xml:space="preserve">ור' יוסי</w:t>
      </w:r>
      <w:r>
        <w:rPr>
          <w:rtl/>
        </w:rPr>
        <w:tab/>
        <w:t xml:space="preserve"> הגלילי שמו,</w:t>
      </w:r>
    </w:p>
    <w:p>
      <w:pPr>
        <w:pStyle w:val="38"/>
        <w:rPr>
          <w:ins w:id="99313" w:author="מנוע מכני" w:date="2026-10-11T12:04:39Z"/>
        </w:rPr>
      </w:pPr>
      <w:r>
        <w:tab/>
        <w:t xml:space="preserve">א"ל</w:t>
      </w:r>
      <w:del w:id="102805" w:author="Claude" w:date="2026-10-11T09:07:44Z">
        <w:r>
          <w:delText xml:space="preserve">	</w:delText>
        </w:r>
      </w:del>
      <w:r>
        <w:t xml:space="preserve">:</w:t>
      </w:r>
    </w:p>
    <w:p w:rsidR="00DA63EC" w:rsidRDefault="00DA63EC" w:rsidP="00DA63EC">
      <w:pPr>
        <w:tabs>
          <w:tab w:val="left" w:pos="0"/>
          <w:tab w:val="center" w:pos="2835"/>
        </w:tabs>
        <w:rPr>
          <w:rtl/>
        </w:rPr>
      </w:pPr>
      <w:del w:id="99314" w:author="מנוע מכני" w:date="2026-10-11T12:04:39Z">
        <w:r>
          <w:rPr>
            <w:rtl/>
          </w:rPr>
          <w:tab/>
          <w:delText xml:space="preserve"> </w:delText>
        </w:r>
      </w:del>
      <w:r>
        <w:rPr>
          <w:rStyle w:val="2fb"/>
          <w:rtl/>
        </w:rPr>
        <w:tab/>
        <w:t xml:space="preserve">רבי</w:t>
      </w:r>
      <w:r>
        <w:rPr>
          <w:rtl/>
        </w:rPr>
        <w:tab/>
        <w:t xml:space="preserve">, מנין לך? </w:t>
      </w:r>
      <w:r>
        <w:rPr>
          <w:rtl/>
        </w:rPr>
        <w:tab/>
        <w:t xml:space="preserve">א"ל</w:t>
      </w:r>
      <w:del w:id="102806" w:author="Claude" w:date="2026-10-11T09:07:44Z">
        <w:r>
          <w:rPr>
            <w:rtl/>
          </w:rPr>
          <w:delText xml:space="preserve">	</w:delText>
        </w:r>
      </w:del>
      <w:r>
        <w:rPr>
          <w:rtl/>
        </w:rPr>
        <w:t xml:space="preserve">: בני, שלמים קדשים קלים ובכור קדשים קלים, </w:t>
      </w:r>
    </w:p>
    <w:p w:rsidR="00DA63EC" w:rsidRDefault="00DA63EC" w:rsidP="00DA63EC">
      <w:pPr>
        <w:rPr>
          <w:rtl/>
        </w:rPr>
      </w:pPr>
      <w:r>
        <w:rPr>
          <w:rtl/>
        </w:rPr>
        <w:tab/>
      </w:r>
      <w:r>
        <w:rPr>
          <w:rtl/>
        </w:rPr>
        <w:tab/>
      </w:r>
      <w:r>
        <w:rPr>
          <w:rtl/>
        </w:rPr>
        <w:tab/>
        <w:t>מה שלמים נאכלין לשני ימים ולילה אחד, אף בכור נאכל לשני ימים ולילה אחד.</w:t>
      </w:r>
    </w:p>
    <w:p>
      <w:pPr>
        <w:pStyle w:val="38"/>
        <w:rPr>
          <w:ins w:id="99315" w:author="מנוע מכני" w:date="2026-10-11T12:04:39Z"/>
        </w:rPr>
      </w:pPr>
      <w:r>
        <w:t xml:space="preserve">א"ל</w:t>
      </w:r>
      <w:r>
        <w:t xml:space="preserve">:</w:t>
      </w:r>
    </w:p>
    <w:p w:rsidR="00DA63EC" w:rsidRDefault="00DA63EC" w:rsidP="00DA63EC">
      <w:pPr>
        <w:tabs>
          <w:tab w:val="left" w:pos="0"/>
          <w:tab w:val="center" w:pos="2835"/>
        </w:tabs>
        <w:rPr>
          <w:rtl/>
        </w:rPr>
      </w:pPr>
      <w:del w:id="99316" w:author="מנוע מכני" w:date="2026-10-11T12:04:39Z">
        <w:r>
          <w:rPr>
            <w:rtl/>
          </w:rPr>
          <w:delText xml:space="preserve"> </w:delText>
        </w:r>
      </w:del>
      <w:r>
        <w:rPr>
          <w:rStyle w:val="2fb"/>
          <w:rtl/>
        </w:rPr>
        <w:t xml:space="preserve">רבי</w:t>
      </w:r>
      <w:r>
        <w:rPr>
          <w:rtl/>
        </w:rPr>
        <w:t xml:space="preserve">, בכור מתנה לכהן וחטאת ואשם מתנה לכהן, מה חטאת ואשם ליום ולילה, אף בכור ליום ולילה! </w:t>
      </w:r>
    </w:p>
    <w:p>
      <w:pPr>
        <w:pStyle w:val="38"/>
        <w:rPr>
          <w:ins w:id="99317" w:author="מנוע מכני" w:date="2026-10-11T12:04:39Z"/>
        </w:rPr>
      </w:pPr>
      <w:r>
        <w:t xml:space="preserve">א"ל</w:t>
      </w:r>
      <w:r>
        <w:t xml:space="preserve">:</w:t>
      </w:r>
    </w:p>
    <w:p w:rsidR="00DA63EC" w:rsidRDefault="00DA63EC" w:rsidP="00DA63EC">
      <w:pPr>
        <w:tabs>
          <w:tab w:val="left" w:pos="0"/>
          <w:tab w:val="center" w:pos="2835"/>
        </w:tabs>
        <w:rPr>
          <w:rtl/>
        </w:rPr>
      </w:pPr>
      <w:del w:id="99318" w:author="מנוע מכני" w:date="2026-10-11T12:04:39Z">
        <w:r>
          <w:rPr>
            <w:rtl/>
          </w:rPr>
          <w:delText xml:space="preserve"> </w:delText>
        </w:r>
      </w:del>
      <w:r>
        <w:rPr>
          <w:rtl/>
        </w:rPr>
        <w:t xml:space="preserve">נדון דבר מדבר ונלמד דבר מדבר, מה שלמים אין באין על חטא, אף בכור אינו בא על </w:t>
      </w:r>
      <w:r w:rsidRPr="00FE1B89">
        <w:rPr>
          <w:spacing w:val="-2"/>
          <w:rtl/>
        </w:rPr>
        <w:t>חטא, מה שלמים נאכלים לשני ימים ולילה אחד, אף בכור נאכל לשני ימים ולילה אחד.</w:t>
      </w:r>
    </w:p>
    <w:p>
      <w:pPr>
        <w:pStyle w:val="38"/>
        <w:rPr>
          <w:ins w:id="99319" w:author="מנוע מכני" w:date="2026-10-11T12:04:39Z"/>
        </w:rPr>
      </w:pPr>
      <w:r>
        <w:t xml:space="preserve">א"ל</w:t>
      </w:r>
      <w:r>
        <w:t xml:space="preserve">:</w:t>
      </w:r>
    </w:p>
    <w:p w:rsidR="00DA63EC" w:rsidRDefault="00DA63EC" w:rsidP="00DA63EC">
      <w:pPr>
        <w:tabs>
          <w:tab w:val="left" w:pos="0"/>
          <w:tab w:val="center" w:pos="2835"/>
        </w:tabs>
        <w:rPr>
          <w:rtl/>
        </w:rPr>
      </w:pPr>
      <w:del w:id="99320" w:author="מנוע מכני" w:date="2026-10-11T12:04:39Z">
        <w:r>
          <w:rPr>
            <w:rtl/>
          </w:rPr>
          <w:delText xml:space="preserve"> </w:delText>
        </w:r>
      </w:del>
      <w:r>
        <w:rPr>
          <w:rStyle w:val="2fb"/>
          <w:rtl/>
        </w:rPr>
        <w:t xml:space="preserve">רבי</w:t>
      </w:r>
      <w:r>
        <w:rPr>
          <w:rtl/>
        </w:rPr>
        <w:t xml:space="preserve">, נדון דבר מדבר ילמד דבר מדבר, חטאת ואשם מתנה לכהן ובכור מתנה לכהן, מה חטאת ואשם אין באין בנדר ונדבה, אף בכור אינו בנדר ונדבה, </w:t>
      </w:r>
    </w:p>
    <w:p w:rsidR="00DA63EC" w:rsidRDefault="00DA63EC" w:rsidP="00DA63EC">
      <w:pPr>
        <w:tabs>
          <w:tab w:val="left" w:pos="0"/>
          <w:tab w:val="center" w:pos="2835"/>
        </w:tabs>
        <w:rPr>
          <w:rtl/>
        </w:rPr>
      </w:pPr>
      <w:r>
        <w:rPr>
          <w:rtl/>
        </w:rPr>
        <w:t xml:space="preserve">מה חטאת ואשם נאכלין ליום אחד, אף בכור נאכל ליום אחד! </w:t>
      </w:r>
    </w:p>
    <w:p w:rsidR="00DA63EC" w:rsidRDefault="00DA63EC" w:rsidP="00DA63EC">
      <w:pPr>
        <w:tabs>
          <w:tab w:val="left" w:pos="0"/>
          <w:tab w:val="center" w:pos="2835"/>
        </w:tabs>
        <w:rPr>
          <w:rtl/>
        </w:rPr>
      </w:pPr>
      <w:r>
        <w:rPr>
          <w:rtl/>
        </w:rPr>
        <w:t xml:space="preserve">קפץ </w:t>
      </w:r>
      <w:r>
        <w:rPr>
          <w:rStyle w:val="2fb"/>
          <w:rtl/>
        </w:rPr>
        <w:t xml:space="preserve">ר"ע</w:t>
      </w:r>
      <w:r>
        <w:rPr>
          <w:rtl/>
        </w:rPr>
        <w:t xml:space="preserve"> ונסתלק </w:t>
      </w:r>
      <w:r>
        <w:rPr>
          <w:rStyle w:val="2fb"/>
          <w:rtl/>
        </w:rPr>
        <w:t xml:space="preserve">ר"ט</w:t>
      </w:r>
      <w:r>
        <w:rPr>
          <w:rtl/>
        </w:rPr>
        <w:t xml:space="preserve">, </w:t>
      </w:r>
      <w:r>
        <w:rPr>
          <w:rtl/>
        </w:rPr>
        <w:t xml:space="preserve">א"ל</w:t>
      </w:r>
      <w:r>
        <w:rPr>
          <w:rtl/>
        </w:rPr>
        <w:t xml:space="preserve">, הרי אומר:</w:t>
      </w:r>
      <w:r w:rsidRPr="00464129">
        <w:rPr>
          <w:rStyle w:val="afffff0"/>
          <w:rtl/>
        </w:rPr>
        <w:t xml:space="preserve"> </w:t>
      </w:r>
      <w:r w:rsidRPr="00464129">
        <w:rPr>
          <w:rStyle w:val="afffff0"/>
          <w:rFonts w:hint="cs"/>
          <w:rtl/>
        </w:rPr>
        <w:t>'</w:t>
      </w:r>
      <w:ins w:id="90833" w:author="Claude - סמנטי" w:date="2026-10-11T12:26:16Z">
        <w:r>
          <w:rPr>
            <w:rStyle w:val="afffff0"/>
            <w:rtl/>
          </w:rPr>
          <w:t xml:space="preserve">וּבְשָׂרָם יִהְיֶה לָּךְ</w:t>
        </w:r>
      </w:ins>
      <w:del w:id="90834" w:author="Claude - סמנטי" w:date="2026-10-11T12:26:16Z">
        <w:r w:rsidRPr="00464129">
          <w:rPr>
            <w:rStyle w:val="afffff0"/>
            <w:rtl/>
          </w:rPr>
          <w:delText xml:space="preserve">ובשרם יהיה לך</w:delText>
        </w:r>
      </w:del>
      <w:r w:rsidRPr="00464129">
        <w:rPr>
          <w:rStyle w:val="afffff0"/>
          <w:rFonts w:hint="cs"/>
          <w:rtl/>
        </w:rPr>
        <w:t>'</w:t>
      </w:r>
      <w:r w:rsidRPr="00464129">
        <w:rPr>
          <w:rStyle w:val="afffff0"/>
          <w:rtl/>
        </w:rPr>
        <w:t>,</w:t>
      </w:r>
      <w:r>
        <w:rPr>
          <w:rtl/>
        </w:rPr>
        <w:t xml:space="preserve"> הקישן הכתוב לחזה ושוק של שלמים, מה שלמים נאכלין לשני ימים ולילה אחד, אף בכור נאכל לשני ימים ולילה אחד.</w:t>
      </w:r>
    </w:p>
    <w:p>
      <w:pPr>
        <w:pStyle w:val="38"/>
        <w:rPr>
          <w:ins w:id="99321" w:author="מנוע מכני" w:date="2026-10-11T12:04:39Z"/>
        </w:rPr>
      </w:pPr>
      <w:r>
        <w:t xml:space="preserve">א"ל</w:t>
      </w:r>
      <w:r>
        <w:t xml:space="preserve">:</w:t>
      </w:r>
    </w:p>
    <w:p w:rsidR="00DA63EC" w:rsidRDefault="00DA63EC" w:rsidP="00DA63EC">
      <w:pPr>
        <w:tabs>
          <w:tab w:val="left" w:pos="0"/>
          <w:tab w:val="center" w:pos="2835"/>
        </w:tabs>
        <w:rPr>
          <w:rtl/>
        </w:rPr>
      </w:pPr>
      <w:del w:id="99322" w:author="מנוע מכני" w:date="2026-10-11T12:04:39Z">
        <w:r>
          <w:rPr>
            <w:rtl/>
          </w:rPr>
          <w:delText xml:space="preserve"> </w:delText>
        </w:r>
      </w:del>
      <w:r>
        <w:rPr>
          <w:rtl/>
        </w:rPr>
        <w:t xml:space="preserve">היקשתו לחזה ושוק של שלמים, ואני מקישו לחזה ושוק של תודה, מה תודה נאכלת ליום ולילה, אף בכור נאכל ליום ולילה! </w:t>
      </w:r>
    </w:p>
    <w:p>
      <w:pPr>
        <w:pStyle w:val="38"/>
        <w:rPr>
          <w:ins w:id="99323" w:author="מנוע מכני" w:date="2026-10-11T12:04:39Z"/>
        </w:rPr>
      </w:pPr>
      <w:r>
        <w:t xml:space="preserve">א"ל</w:t>
      </w:r>
      <w:r>
        <w:t xml:space="preserve">, הרי הוא</w:t>
      </w:r>
      <w:del w:id="101667" w:author="מנוע מכני" w:date="2026-10-11T12:04:39Z">
        <w:r>
          <w:delText xml:space="preserve"> אומר</w:delText>
        </w:r>
      </w:del>
      <w:r>
        <w:t xml:space="preserve">:</w:t>
      </w:r>
    </w:p>
    <w:p w:rsidR="00DA63EC" w:rsidRDefault="00DA63EC" w:rsidP="00DA63EC">
      <w:pPr>
        <w:tabs>
          <w:tab w:val="left" w:pos="0"/>
          <w:tab w:val="center" w:pos="2835"/>
        </w:tabs>
        <w:rPr>
          <w:rtl/>
        </w:rPr>
      </w:pPr>
      <w:del w:id="99324" w:author="מנוע מכני" w:date="2026-10-11T12:04:39Z">
        <w:r w:rsidRPr="00464129">
          <w:rPr>
            <w:rStyle w:val="afffff0"/>
            <w:rtl/>
          </w:rPr>
          <w:delText xml:space="preserve"> </w:delText>
        </w:r>
      </w:del>
      <w:r w:rsidRPr="00464129">
        <w:rPr>
          <w:rStyle w:val="afffff0"/>
          <w:rFonts w:hint="cs"/>
          <w:rtl/>
        </w:rPr>
        <w:t>'</w:t>
      </w:r>
      <w:ins w:id="90837" w:author="Claude - סמנטי" w:date="2026-10-11T12:26:16Z">
        <w:r>
          <w:rPr>
            <w:rStyle w:val="afffff0"/>
            <w:rtl/>
          </w:rPr>
          <w:t xml:space="preserve">וּבְשָׂרָם יִהְיֶה לָּךְ</w:t>
        </w:r>
      </w:ins>
      <w:del w:id="90838" w:author="Claude - סמנטי" w:date="2026-10-11T12:26:16Z">
        <w:r w:rsidRPr="00464129">
          <w:rPr>
            <w:rStyle w:val="afffff0"/>
            <w:rtl/>
          </w:rPr>
          <w:delText xml:space="preserve">ובשרם יהיה לך</w:delText>
        </w:r>
      </w:del>
      <w:r w:rsidRPr="00464129">
        <w:rPr>
          <w:rStyle w:val="afffff0"/>
          <w:rFonts w:hint="cs"/>
          <w:rtl/>
        </w:rPr>
        <w:t>'</w:t>
      </w:r>
      <w:r w:rsidRPr="00464129">
        <w:rPr>
          <w:rStyle w:val="afffff0"/>
          <w:rtl/>
        </w:rPr>
        <w:t>,</w:t>
      </w:r>
      <w:r>
        <w:rPr>
          <w:rtl/>
        </w:rPr>
        <w:t xml:space="preserve"> ומה </w:t>
      </w:r>
      <w:r>
        <w:rPr>
          <w:rtl/>
        </w:rPr>
        <w:t xml:space="preserve">ת"ל</w:t>
      </w:r>
      <w:r>
        <w:rPr>
          <w:rtl/>
        </w:rPr>
        <w:t xml:space="preserve"> </w:t>
      </w:r>
      <w:r>
        <w:rPr>
          <w:rFonts w:hint="cs"/>
          <w:rtl/>
        </w:rPr>
        <w:t>'</w:t>
      </w:r>
      <w:ins w:id="90835" w:author="Claude - סמנטי" w:date="2026-10-11T12:26:16Z">
        <w:r>
          <w:rPr>
            <w:rStyle w:val="afffff0"/>
            <w:rtl/>
          </w:rPr>
          <w:t xml:space="preserve">לְךָ יִהְיֶה</w:t>
        </w:r>
      </w:ins>
      <w:del w:id="90836" w:author="Claude - סמנטי" w:date="2026-10-11T12:26:16Z">
        <w:r>
          <w:rPr>
            <w:rtl/>
          </w:rPr>
          <w:delText xml:space="preserve">לך יהיה</w:delText>
        </w:r>
      </w:del>
      <w:r>
        <w:rPr>
          <w:rFonts w:hint="cs"/>
          <w:rtl/>
        </w:rPr>
        <w:t>'</w:t>
      </w:r>
      <w:r>
        <w:rPr>
          <w:rtl/>
        </w:rPr>
        <w:t>? הוסיף הכתוב הויה אחרת בבכור.</w:t>
      </w:r>
    </w:p>
    <w:p w:rsidR="00DA63EC" w:rsidRDefault="00DA63EC" w:rsidP="00DA63EC">
      <w:pPr>
        <w:tabs>
          <w:tab w:val="left" w:pos="0"/>
          <w:tab w:val="center" w:pos="2835"/>
        </w:tabs>
        <w:rPr>
          <w:rtl/>
        </w:rPr>
      </w:pPr>
      <w:r>
        <w:rPr>
          <w:rtl/>
        </w:rPr>
        <w:t xml:space="preserve">וכשנאמרו דברים לפני </w:t>
      </w:r>
      <w:r>
        <w:rPr>
          <w:rStyle w:val="2fb"/>
          <w:rtl/>
        </w:rPr>
        <w:t xml:space="preserve">ר' ישמעאל</w:t>
      </w:r>
      <w:r>
        <w:rPr>
          <w:rtl/>
        </w:rPr>
        <w:t xml:space="preserve">, </w:t>
      </w:r>
      <w:r>
        <w:rPr>
          <w:rtl/>
        </w:rPr>
        <w:t xml:space="preserve">אמר</w:t>
      </w:r>
      <w:r>
        <w:rPr>
          <w:rtl/>
        </w:rPr>
        <w:t xml:space="preserve"> להן, צאו ואמרו לו </w:t>
      </w:r>
      <w:r>
        <w:rPr>
          <w:rStyle w:val="2fb"/>
          <w:rtl/>
        </w:rPr>
        <w:t xml:space="preserve">לר"ע</w:t>
      </w:r>
      <w:r>
        <w:rPr>
          <w:rtl/>
        </w:rPr>
        <w:t xml:space="preserve">: טעיתה, תודה מהיכן למדה? משלמים, וכי דבר הלמד בהיקש חוזר ומלמד בהיקש? הא אין עליך לידון בלשון אחרון אלא בלשון ראשון.</w:t>
      </w:r>
    </w:p>
    <w:p w:rsidR="00DA63EC" w:rsidRDefault="00DA63EC" w:rsidP="00DA63EC">
      <w:pPr>
        <w:tabs>
          <w:tab w:val="left" w:pos="0"/>
          <w:tab w:val="center" w:pos="2835"/>
        </w:tabs>
        <w:rPr>
          <w:rtl/>
        </w:rPr>
      </w:pPr>
      <w:r>
        <w:rPr>
          <w:rStyle w:val="2fb"/>
          <w:rtl/>
        </w:rPr>
        <w:t>ור</w:t>
      </w:r>
      <w:r>
        <w:rPr>
          <w:rStyle w:val="2fb"/>
          <w:rFonts w:hint="cs"/>
          <w:rtl/>
        </w:rPr>
        <w:t>י</w:t>
      </w:r>
      <w:r>
        <w:rPr>
          <w:rStyle w:val="2fb"/>
          <w:rtl/>
        </w:rPr>
        <w:t>"</w:t>
      </w:r>
      <w:r>
        <w:rPr>
          <w:rStyle w:val="2fb"/>
          <w:rFonts w:hint="cs"/>
          <w:rtl/>
        </w:rPr>
        <w:t xml:space="preserve">ש</w:t>
      </w:r>
      <w:r>
        <w:rPr>
          <w:rFonts w:hint="cs"/>
          <w:rtl/>
        </w:rPr>
        <w:t xml:space="preserve"> </w:t>
      </w:r>
      <w:ins w:id="93117" w:author="מנוע מכני" w:date="2026-10-11T12:04:39Z">
        <w:r>
          <w:rPr>
            <w:rtl/>
          </w:rPr>
          <w:t xml:space="preserve">זה</w:t>
        </w:r>
      </w:ins>
      <w:del w:id="93118" w:author="מנוע מכני" w:date="2026-10-11T12:04:39Z">
        <w:r>
          <w:rPr>
            <w:rtl/>
          </w:rPr>
          <w:delText xml:space="preserve">האי</w:delText>
        </w:r>
      </w:del>
      <w:r>
        <w:rPr>
          <w:rtl/>
        </w:rPr>
        <w:t xml:space="preserve"> לך יהיה</w:t>
      </w:r>
      <w:r>
        <w:rPr>
          <w:rFonts w:hint="cs"/>
          <w:rtl/>
        </w:rPr>
        <w:t>'-</w:t>
      </w:r>
      <w:r>
        <w:rPr>
          <w:rtl/>
        </w:rPr>
        <w:t xml:space="preserve"> לימד על בכור בעל מום שהוא מתנה לכהן, שלא מצינו בכל התורה.</w:t>
      </w:r>
    </w:p>
    <w:p>
      <w:pPr>
        <w:pStyle w:val="38"/>
        <w:rPr>
          <w:ins w:id="99325" w:author="מנוע מכני" w:date="2026-10-11T12:04:39Z"/>
        </w:rPr>
      </w:pPr>
      <w:r>
        <w:t xml:space="preserve">ור"ע?</w:t>
      </w:r>
    </w:p>
    <w:p w:rsidR="00DA63EC" w:rsidRDefault="00DA63EC" w:rsidP="00DA63EC">
      <w:pPr>
        <w:tabs>
          <w:tab w:val="left" w:pos="0"/>
          <w:tab w:val="center" w:pos="2835"/>
        </w:tabs>
        <w:rPr>
          <w:rtl/>
        </w:rPr>
      </w:pPr>
      <w:del w:id="99326" w:author="מנוע מכני" w:date="2026-10-11T12:04:39Z">
        <w:r>
          <w:rPr>
            <w:rtl/>
          </w:rPr>
          <w:delText xml:space="preserve"> </w:delText>
        </w:r>
      </w:del>
      <w:r>
        <w:rPr>
          <w:rtl/>
        </w:rPr>
        <w:t xml:space="preserve">יליף מבשרם, חד תם וחד בעל מום.</w:t>
      </w:r>
    </w:p>
    <w:p w:rsidR="00DA63EC" w:rsidRDefault="00DA63EC" w:rsidP="00DA63EC">
      <w:pPr>
        <w:tabs>
          <w:tab w:val="left" w:pos="0"/>
          <w:tab w:val="center" w:pos="2835"/>
        </w:tabs>
        <w:rPr>
          <w:rtl/>
        </w:rPr>
      </w:pPr>
      <w:r>
        <w:rPr>
          <w:rStyle w:val="2fb"/>
          <w:rtl/>
        </w:rPr>
        <w:t>ו</w:t>
      </w:r>
      <w:r>
        <w:rPr>
          <w:rStyle w:val="2fb"/>
          <w:rFonts w:hint="cs"/>
          <w:rtl/>
        </w:rPr>
        <w:t>רי</w:t>
      </w:r>
      <w:r>
        <w:rPr>
          <w:rStyle w:val="2fb"/>
          <w:rtl/>
        </w:rPr>
        <w:t>"</w:t>
      </w:r>
      <w:r>
        <w:rPr>
          <w:rStyle w:val="2fb"/>
          <w:rFonts w:hint="cs"/>
          <w:rtl/>
        </w:rPr>
        <w:t>ש</w:t>
      </w:r>
      <w:r>
        <w:rPr>
          <w:rtl/>
        </w:rPr>
        <w:t xml:space="preserve">? מבשרם דהנך בכורות </w:t>
      </w:r>
      <w:ins w:id="93119" w:author="מנוע מכני" w:date="2026-10-11T12:04:39Z">
        <w:r>
          <w:rPr>
            <w:rtl/>
          </w:rPr>
          <w:t xml:space="preserve">אומר</w:t>
        </w:r>
      </w:ins>
      <w:del w:id="93120" w:author="מנוע מכני" w:date="2026-10-11T12:04:39Z">
        <w:r>
          <w:rPr>
            <w:rtl/>
          </w:rPr>
          <w:delText xml:space="preserve">קאמר</w:delText>
        </w:r>
      </w:del>
      <w:r>
        <w:rPr>
          <w:rtl/>
        </w:rPr>
        <w:t xml:space="preserve">.</w:t>
      </w:r>
    </w:p>
    <w:p>
      <w:pPr>
        <w:pStyle w:val="afffff8"/>
        <w:rPr>
          <w:ins w:id="90377" w:author="קלוד" w:date="2026-10-11T12:29:36Z"/>
        </w:rPr>
      </w:pPr>
      <w:ins w:id="90378" w:author="קלוד" w:date="2026-10-11T12:29:36Z">
        <w:r>
          <w:rPr>
            <w:color w:val="7B3F00"/>
          </w:rPr>
          <w:t xml:space="preserve">'הימנו ודבר אחר' - האם הוי היקש</w:t>
        </w:r>
      </w:ins>
    </w:p>
    <w:p>
      <w:pPr>
        <w:pStyle w:val="38"/>
        <w:rPr>
          <w:ins w:id="99327" w:author="מנוע מכני" w:date="2026-10-11T12:04:39Z"/>
        </w:rPr>
      </w:pPr>
      <w:ins w:id="91337" w:author="מנוע מכני" w:date="2026-10-11T12:04:39Z">
        <w:r>
          <w:t xml:space="preserve">וחלקו</w:t>
        </w:r>
      </w:ins>
    </w:p>
    <w:p w:rsidR="00DA63EC" w:rsidRDefault="00DA63EC" w:rsidP="00DA63EC">
      <w:pPr>
        <w:tabs>
          <w:tab w:val="left" w:pos="0"/>
          <w:tab w:val="center" w:pos="2835"/>
        </w:tabs>
        <w:rPr>
          <w:rtl/>
        </w:rPr>
      </w:pPr>
      <w:del w:id="91338" w:author="מנוע מכני" w:date="2026-10-11T12:04:39Z">
        <w:r w:rsidRPr="005374F8">
          <w:rPr>
            <w:rFonts w:hint="cs"/>
            <w:b/>
            <w:bCs/>
            <w:rtl/>
          </w:rPr>
          <w:delText xml:space="preserve">ופליגי</w:delText>
        </w:r>
      </w:del>
      <w:del w:id="99328" w:author="מנוע מכני" w:date="2026-10-11T12:04:39Z">
        <w:r>
          <w:rPr>
            <w:rFonts w:hint="cs"/>
            <w:rtl/>
          </w:rPr>
          <w:delText xml:space="preserve"> </w:delText>
        </w:r>
      </w:del>
      <w:r>
        <w:rPr>
          <w:rFonts w:hint="cs"/>
          <w:rtl/>
        </w:rPr>
        <w:t xml:space="preserve">ד</w:t>
      </w:r>
      <w:r>
        <w:rPr>
          <w:rtl/>
        </w:rPr>
        <w:t xml:space="preserve">מ"ס: הימנו ודבר אחר הוי היקש, ומ"ס: </w:t>
      </w:r>
      <w:r>
        <w:rPr>
          <w:rtl/>
        </w:rPr>
        <w:t xml:space="preserve">לא</w:t>
      </w:r>
      <w:r>
        <w:rPr>
          <w:rtl/>
        </w:rPr>
        <w:t xml:space="preserve"> הוי היקש.</w:t>
      </w:r>
    </w:p>
    <w:p w:rsidR="00DA63EC" w:rsidRDefault="00DA63EC" w:rsidP="00DA63EC">
      <w:pPr>
        <w:tabs>
          <w:tab w:val="left" w:pos="0"/>
          <w:tab w:val="center" w:pos="2835"/>
        </w:tabs>
        <w:rPr>
          <w:rtl/>
        </w:rPr>
      </w:pPr>
    </w:p>
    <w:p w:rsidR="00DA63EC" w:rsidRDefault="00DA63EC" w:rsidP="00DA63EC">
      <w:pPr>
        <w:tabs>
          <w:tab w:val="left" w:pos="0"/>
          <w:tab w:val="center" w:pos="2835"/>
        </w:tabs>
        <w:rPr>
          <w:rtl/>
        </w:rPr>
      </w:pPr>
      <w:r>
        <w:rPr>
          <w:rtl/>
        </w:rPr>
        <w:t xml:space="preserve">למ"ד</w:t>
      </w:r>
      <w:r>
        <w:rPr>
          <w:rtl/>
        </w:rPr>
        <w:t xml:space="preserve"> </w:t>
      </w:r>
      <w:r>
        <w:rPr>
          <w:rtl/>
        </w:rPr>
        <w:t xml:space="preserve">לא</w:t>
      </w:r>
      <w:r>
        <w:rPr>
          <w:rtl/>
        </w:rPr>
        <w:t xml:space="preserve"> הוי היקש, היינו </w:t>
      </w:r>
      <w:r w:rsidRPr="0046594B">
        <w:rPr>
          <w:rStyle w:val="afffff0"/>
          <w:rtl/>
        </w:rPr>
        <w:t>ד</w:t>
      </w:r>
      <w:r w:rsidRPr="0046594B">
        <w:rPr>
          <w:rStyle w:val="afffff0"/>
          <w:rFonts w:hint="cs"/>
          <w:rtl/>
        </w:rPr>
        <w:t>'</w:t>
      </w:r>
      <w:ins w:id="90839" w:author="Claude - סמנטי" w:date="2026-10-11T12:26:16Z">
        <w:r>
          <w:rPr>
            <w:rStyle w:val="afffff0"/>
            <w:rtl/>
          </w:rPr>
          <w:t xml:space="preserve">וְכֵן יַעֲשֶׂה לְאֹהֶל מוֹעֵד</w:t>
        </w:r>
      </w:ins>
      <w:del w:id="90840" w:author="Claude - סמנטי" w:date="2026-10-11T12:26:16Z">
        <w:r w:rsidRPr="0046594B">
          <w:rPr>
            <w:rStyle w:val="afffff0"/>
            <w:rtl/>
          </w:rPr>
          <w:delText xml:space="preserve">וכן יעשה לאהל מועד</w:delText>
        </w:r>
      </w:del>
      <w:r w:rsidRPr="0046594B">
        <w:rPr>
          <w:rStyle w:val="afffff0"/>
          <w:rFonts w:hint="cs"/>
          <w:rtl/>
        </w:rPr>
        <w:t>'</w:t>
      </w:r>
      <w:r w:rsidRPr="0046594B">
        <w:rPr>
          <w:rStyle w:val="afffff0"/>
          <w:rtl/>
        </w:rPr>
        <w:t>,</w:t>
      </w:r>
      <w:r>
        <w:rPr>
          <w:rtl/>
        </w:rPr>
        <w:t xml:space="preserve"> כשם שמזה לפני ולפנים אחת למעלה ושבע למטה מדם הפר, כך מזה בהיכל, </w:t>
      </w:r>
    </w:p>
    <w:p w:rsidR="00DA63EC" w:rsidRDefault="00DA63EC" w:rsidP="00DA63EC">
      <w:pPr>
        <w:tabs>
          <w:tab w:val="left" w:pos="0"/>
          <w:tab w:val="center" w:pos="2835"/>
        </w:tabs>
        <w:rPr>
          <w:rtl/>
        </w:rPr>
      </w:pPr>
      <w:r>
        <w:rPr>
          <w:rtl/>
        </w:rPr>
        <w:t xml:space="preserve">וכשם שלפני ולפנים אחת למעלה ושבע למטה מדם השעיר, כך מזה בהיכל, </w:t>
      </w:r>
    </w:p>
    <w:p w:rsidR="00DA63EC" w:rsidRDefault="00DA63EC" w:rsidP="00DA63EC">
      <w:pPr>
        <w:tabs>
          <w:tab w:val="left" w:pos="0"/>
          <w:tab w:val="center" w:pos="2835"/>
        </w:tabs>
        <w:rPr>
          <w:rtl/>
        </w:rPr>
      </w:pPr>
      <w:r>
        <w:rPr>
          <w:rFonts w:hint="cs"/>
          <w:rtl/>
        </w:rPr>
        <w:t>ולמ</w:t>
      </w:r>
      <w:r>
        <w:rPr>
          <w:rtl/>
        </w:rPr>
        <w:t>"</w:t>
      </w:r>
      <w:r>
        <w:rPr>
          <w:rFonts w:hint="cs"/>
          <w:rtl/>
        </w:rPr>
        <w:t xml:space="preserve">ד</w:t>
      </w:r>
      <w:r>
        <w:rPr>
          <w:rFonts w:hint="cs"/>
          <w:rtl/>
        </w:rPr>
        <w:t xml:space="preserve"> </w:t>
      </w:r>
      <w:r>
        <w:rPr>
          <w:rtl/>
        </w:rPr>
        <w:t>הוי היקש? מקומות הוא דגמרי מהדדי.</w:t>
      </w:r>
    </w:p>
    <w:p w:rsidR="00DA63EC" w:rsidRDefault="00DA63EC" w:rsidP="00DA63EC">
      <w:pPr>
        <w:pStyle w:val="afff3"/>
        <w:framePr w:wrap="around"/>
        <w:rPr>
          <w:rtl/>
        </w:rPr>
      </w:pPr>
      <w:r>
        <w:rPr>
          <w:rFonts w:hint="cs"/>
          <w:rtl/>
        </w:rPr>
        <w:t>נז:</w:t>
      </w:r>
    </w:p>
    <w:p>
      <w:pPr>
        <w:pStyle w:val="38"/>
        <w:rPr>
          <w:ins w:id="99329" w:author="מנוע מכני" w:date="2026-10-11T12:04:39Z"/>
        </w:rPr>
      </w:pPr>
      <w:r w:rsidRPr="00477FDB">
        <w:t>ואב</w:t>
      </w:r>
      <w:r>
        <w:t>"</w:t>
      </w:r>
      <w:r w:rsidRPr="00477FDB">
        <w:t>א</w:t>
      </w:r>
      <w:r>
        <w:t>:</w:t>
      </w:r>
    </w:p>
    <w:p w:rsidR="00DA63EC" w:rsidRDefault="00DA63EC" w:rsidP="00DA63EC">
      <w:pPr>
        <w:tabs>
          <w:tab w:val="left" w:pos="0"/>
          <w:tab w:val="center" w:pos="2835"/>
        </w:tabs>
        <w:rPr>
          <w:rtl/>
        </w:rPr>
      </w:pPr>
      <w:del w:id="99330" w:author="מנוע מכני" w:date="2026-10-11T12:04:39Z">
        <w:r>
          <w:rPr>
            <w:rtl/>
          </w:rPr>
          <w:delText xml:space="preserve"> </w:delText>
        </w:r>
      </w:del>
      <w:r>
        <w:rPr>
          <w:rtl/>
        </w:rPr>
        <w:t xml:space="preserve">חוץ מפנים בחד </w:t>
      </w:r>
      <w:ins w:id="95579" w:author="מנוע מכני" w:date="2026-10-11T12:04:39Z">
        <w:r>
          <w:rPr>
            <w:rtl/>
          </w:rPr>
          <w:t xml:space="preserve">פעם</w:t>
        </w:r>
      </w:ins>
      <w:del w:id="95580" w:author="מנוע מכני" w:date="2026-10-11T12:04:39Z">
        <w:r>
          <w:rPr>
            <w:rtl/>
          </w:rPr>
          <w:delText xml:space="preserve">זימנא</w:delText>
        </w:r>
      </w:del>
      <w:r>
        <w:rPr>
          <w:rtl/>
        </w:rPr>
        <w:t xml:space="preserve"> גמיר.</w:t>
      </w:r>
    </w:p>
    <w:p w:rsidR="00DA63EC" w:rsidRDefault="00DA63EC" w:rsidP="00DA63EC">
      <w:pPr>
        <w:tabs>
          <w:tab w:val="left" w:pos="0"/>
          <w:tab w:val="center" w:pos="2835"/>
        </w:tabs>
        <w:rPr>
          <w:rtl/>
        </w:rPr>
      </w:pPr>
      <w:r>
        <w:rPr>
          <w:rtl/>
        </w:rPr>
        <w:t xml:space="preserve">למ"ד</w:t>
      </w:r>
      <w:r>
        <w:rPr>
          <w:rtl/>
        </w:rPr>
        <w:t xml:space="preserve"> הוי היקש, היינו </w:t>
      </w:r>
      <w:r w:rsidRPr="0046594B">
        <w:rPr>
          <w:rStyle w:val="afffff0"/>
          <w:rtl/>
        </w:rPr>
        <w:t>ד</w:t>
      </w:r>
      <w:r w:rsidRPr="0046594B">
        <w:rPr>
          <w:rStyle w:val="afffff0"/>
          <w:rFonts w:hint="cs"/>
          <w:rtl/>
        </w:rPr>
        <w:t>'</w:t>
      </w:r>
      <w:ins w:id="90841" w:author="Claude - סמנטי" w:date="2026-10-11T12:26:16Z">
        <w:r>
          <w:rPr>
            <w:rStyle w:val="afffff0"/>
            <w:rtl/>
          </w:rPr>
          <w:t xml:space="preserve">מִמּוֹשְׁבוֹתֵיכֶם תָּבִיאוּ לֶחֶם תְּנוּפָה</w:t>
        </w:r>
      </w:ins>
      <w:del w:id="90842" w:author="Claude - סמנטי" w:date="2026-10-11T12:26:16Z">
        <w:r w:rsidRPr="0046594B">
          <w:rPr>
            <w:rStyle w:val="afffff0"/>
            <w:rtl/>
          </w:rPr>
          <w:delText xml:space="preserve">ממושבותיכם תביאו לחם תנופה</w:delText>
        </w:r>
      </w:del>
      <w:r w:rsidRPr="0046594B">
        <w:rPr>
          <w:rStyle w:val="afffff0"/>
          <w:rFonts w:hint="cs"/>
          <w:rtl/>
        </w:rPr>
        <w:t>'</w:t>
      </w:r>
      <w:r w:rsidRPr="0046594B">
        <w:rPr>
          <w:rStyle w:val="afffff0"/>
          <w:rtl/>
        </w:rPr>
        <w:t>,</w:t>
      </w:r>
      <w:r>
        <w:rPr>
          <w:rtl/>
        </w:rPr>
        <w:t xml:space="preserve"> </w:t>
      </w:r>
      <w:r>
        <w:rPr>
          <w:rFonts w:hint="cs"/>
          <w:rtl/>
        </w:rPr>
        <w:t>כ</w:t>
      </w:r>
      <w:r>
        <w:rPr>
          <w:rtl/>
        </w:rPr>
        <w:t xml:space="preserve">ל שאתה מביא ממקום </w:t>
      </w:r>
      <w:r>
        <w:rPr>
          <w:rFonts w:hint="cs"/>
          <w:rtl/>
        </w:rPr>
        <w:t>ל</w:t>
      </w:r>
      <w:r>
        <w:rPr>
          <w:rtl/>
        </w:rPr>
        <w:t xml:space="preserve">מקום אחר הרי הוא כזה, מה להלן עשרון לחלה, אף כאן עשרון לחלה</w:t>
      </w:r>
      <w:ins w:id="94679" w:author="מנוע מכני" w:date="2026-10-11T12:04:39Z">
        <w:r>
          <w:rPr>
            <w:rtl/>
          </w:rPr>
          <w:t xml:space="preserve">,</w:t>
        </w:r>
      </w:ins>
      <w:del w:id="94680" w:author="מנוע מכני" w:date="2026-10-11T12:04:39Z">
        <w:r>
          <w:rPr>
            <w:rtl/>
          </w:rPr>
          <w:delText xml:space="preserve">;</w:delText>
        </w:r>
      </w:del>
    </w:p>
    <w:p w:rsidR="00DA63EC" w:rsidRDefault="00DA63EC" w:rsidP="00DA63EC">
      <w:pPr>
        <w:tabs>
          <w:tab w:val="left" w:pos="0"/>
          <w:tab w:val="center" w:pos="2835"/>
        </w:tabs>
        <w:rPr>
          <w:rtl/>
        </w:rPr>
      </w:pPr>
      <w:del w:id="90141" w:author="מנוע מכני" w:date="2026-10-11T12:04:39Z">
        <w:r>
          <w:rPr>
            <w:rtl/>
          </w:rPr>
          <w:delText xml:space="preserve"> </w:delText>
        </w:r>
      </w:del>
      <w:r>
        <w:rPr>
          <w:rtl/>
        </w:rPr>
        <w:t xml:space="preserve">'</w:t>
      </w:r>
      <w:r>
        <w:rPr>
          <w:rFonts w:hint="cs"/>
          <w:rtl/>
        </w:rPr>
        <w:t xml:space="preserve">תהיינה' ולא לשני עשרונים </w:t>
      </w:r>
    </w:p>
    <w:p w:rsidR="00DA63EC" w:rsidRDefault="00DA63EC" w:rsidP="00DA63EC">
      <w:pPr>
        <w:tabs>
          <w:tab w:val="left" w:pos="0"/>
          <w:tab w:val="center" w:pos="2835"/>
        </w:tabs>
        <w:rPr>
          <w:rtl/>
        </w:rPr>
      </w:pPr>
      <w:r>
        <w:rPr>
          <w:rtl/>
        </w:rPr>
        <w:t>עשרה למצה</w:t>
      </w:r>
      <w:r>
        <w:rPr>
          <w:rFonts w:hint="cs"/>
          <w:rtl/>
        </w:rPr>
        <w:t>-</w:t>
      </w:r>
      <w:r w:rsidRPr="00464129">
        <w:rPr>
          <w:rStyle w:val="afffff0"/>
          <w:rtl/>
        </w:rPr>
        <w:t xml:space="preserve"> </w:t>
      </w:r>
      <w:r w:rsidRPr="00464129">
        <w:rPr>
          <w:rStyle w:val="afffff0"/>
          <w:rFonts w:hint="cs"/>
          <w:rtl/>
        </w:rPr>
        <w:t>'</w:t>
      </w:r>
      <w:ins w:id="90843" w:author="Claude - סמנטי" w:date="2026-10-11T12:26:16Z">
        <w:r>
          <w:rPr>
            <w:rStyle w:val="afffff0"/>
            <w:rtl/>
          </w:rPr>
          <w:t xml:space="preserve">עַל חַלֹּת לֶחֶם חָמֵץ</w:t>
        </w:r>
      </w:ins>
      <w:del w:id="90844" w:author="Claude - סמנטי" w:date="2026-10-11T12:26:16Z">
        <w:r w:rsidRPr="00464129">
          <w:rPr>
            <w:rStyle w:val="afffff0"/>
            <w:rtl/>
          </w:rPr>
          <w:delText xml:space="preserve">על חלת לחם חמץ</w:delText>
        </w:r>
      </w:del>
      <w:r w:rsidRPr="00464129">
        <w:rPr>
          <w:rStyle w:val="afffff0"/>
          <w:rFonts w:hint="cs"/>
          <w:rtl/>
        </w:rPr>
        <w:t>'</w:t>
      </w:r>
      <w:r w:rsidRPr="00464129">
        <w:rPr>
          <w:rStyle w:val="afffff0"/>
          <w:rtl/>
        </w:rPr>
        <w:t>,</w:t>
      </w:r>
      <w:r>
        <w:rPr>
          <w:rtl/>
        </w:rPr>
        <w:t xml:space="preserve"> נגד חמץ הבא מצה</w:t>
      </w:r>
      <w:ins w:id="94681" w:author="מנוע מכני" w:date="2026-10-11T12:04:39Z">
        <w:r>
          <w:rPr>
            <w:rtl/>
          </w:rPr>
          <w:t xml:space="preserve">,</w:t>
        </w:r>
      </w:ins>
      <w:del w:id="94682" w:author="מנוע מכני" w:date="2026-10-11T12:04:39Z">
        <w:r>
          <w:rPr>
            <w:rtl/>
          </w:rPr>
          <w:delText xml:space="preserve">;</w:delText>
        </w:r>
      </w:del>
    </w:p>
    <w:p w:rsidR="00DA63EC" w:rsidRDefault="00DA63EC" w:rsidP="00DA63EC">
      <w:pPr>
        <w:tabs>
          <w:tab w:val="left" w:pos="0"/>
          <w:tab w:val="center" w:pos="2835"/>
        </w:tabs>
        <w:rPr>
          <w:rtl/>
        </w:rPr>
      </w:pPr>
      <w:r>
        <w:rPr>
          <w:rFonts w:hint="cs"/>
          <w:rtl/>
        </w:rPr>
        <w:t xml:space="preserve">ואפי' </w:t>
      </w:r>
      <w:r>
        <w:rPr>
          <w:rFonts w:hint="cs"/>
          <w:rtl/>
        </w:rPr>
        <w:t xml:space="preserve">למ</w:t>
      </w:r>
      <w:r>
        <w:rPr>
          <w:rtl/>
        </w:rPr>
        <w:t>"</w:t>
      </w:r>
      <w:r>
        <w:rPr>
          <w:rFonts w:hint="cs"/>
          <w:rtl/>
        </w:rPr>
        <w:t xml:space="preserve">ד</w:t>
      </w:r>
      <w:r>
        <w:rPr>
          <w:rFonts w:hint="cs"/>
          <w:rtl/>
        </w:rPr>
        <w:t xml:space="preserve"> הוי היקש-</w:t>
      </w:r>
      <w:r w:rsidRPr="00464129">
        <w:rPr>
          <w:rStyle w:val="afffff0"/>
          <w:rFonts w:hint="cs"/>
          <w:rtl/>
        </w:rPr>
        <w:t xml:space="preserve"> 'תביאו' </w:t>
      </w:r>
      <w:r>
        <w:rPr>
          <w:rFonts w:hint="cs"/>
          <w:rtl/>
        </w:rPr>
        <w:t xml:space="preserve">יתירא היא </w:t>
      </w:r>
    </w:p>
    <w:p w:rsidR="00DA63EC" w:rsidRDefault="00DA63EC" w:rsidP="00DA63EC">
      <w:pPr>
        <w:pStyle w:val="affffd"/>
        <w:rPr>
          <w:del w:id="90060" w:author="מנוע עיצוב" w:date="2026-10-11T12:09:26Z"/>
          <w:rtl/>
        </w:rPr>
      </w:pPr>
      <w:del w:id="90059" w:author="מנוע עיצוב" w:date="2026-10-11T12:09:26Z">
        <w:r>
          <w:rPr>
            <w:rtl/>
          </w:rPr>
          <w:delText xml:space="preserve">׹</w:delText>
        </w:r>
      </w:del>
    </w:p>
    <w:p w:rsidR="00DA63EC" w:rsidRDefault="00DA63EC" w:rsidP="00DA63EC">
      <w:pPr>
        <w:pStyle w:val="affff1"/>
        <w:ind w:end="0"/>
        <w:rPr>
          <w:rtl/>
        </w:rPr>
        <w:pPrChange w:id="20094" w:author="קלוד" w:date="2026-10-11T09:07:24Z">
          <w:pPr>
            <w:pStyle w:val="affff1"/>
            <w:rPr>
              <w:rtl/>
            </w:rPr>
          </w:pPr>
        </w:pPrChange>
      </w:pPr>
      <w:r>
        <w:rPr>
          <w:rtl/>
        </w:rPr>
        <w:t>הפסח אינו נאכל.</w:t>
      </w:r>
    </w:p>
    <w:p w:rsidR="00DA63EC" w:rsidRDefault="00DA63EC" w:rsidP="00DA63EC">
      <w:pPr>
        <w:tabs>
          <w:tab w:val="left" w:pos="0"/>
          <w:tab w:val="center" w:pos="2835"/>
        </w:tabs>
        <w:rPr>
          <w:rtl/>
        </w:rPr>
      </w:pPr>
      <w:r>
        <w:rPr>
          <w:rStyle w:val="2fb"/>
          <w:rFonts w:hint="cs"/>
          <w:rtl/>
        </w:rPr>
        <w:t>וכראב</w:t>
      </w:r>
      <w:r>
        <w:rPr>
          <w:rStyle w:val="2fb"/>
          <w:rtl/>
        </w:rPr>
        <w:t>"</w:t>
      </w:r>
      <w:r>
        <w:rPr>
          <w:rStyle w:val="2fb"/>
          <w:rFonts w:hint="cs"/>
          <w:rtl/>
        </w:rPr>
        <w:t xml:space="preserve">ע</w:t>
      </w:r>
      <w:r>
        <w:rPr>
          <w:rFonts w:hint="cs"/>
          <w:rtl/>
        </w:rPr>
        <w:t xml:space="preserve"> ד</w:t>
      </w:r>
      <w:r>
        <w:rPr>
          <w:rtl/>
        </w:rPr>
        <w:t xml:space="preserve">אומר: </w:t>
      </w:r>
      <w:r>
        <w:rPr>
          <w:rFonts w:hint="cs"/>
          <w:rtl/>
        </w:rPr>
        <w:t>מה</w:t>
      </w:r>
      <w:r w:rsidRPr="00464129">
        <w:rPr>
          <w:rStyle w:val="afffff0"/>
          <w:rFonts w:hint="cs"/>
          <w:rtl/>
        </w:rPr>
        <w:t xml:space="preserve"> '</w:t>
      </w:r>
      <w:ins w:id="90847" w:author="Claude - סמנטי" w:date="2026-10-11T12:26:16Z">
        <w:r>
          <w:rPr>
            <w:rStyle w:val="afffff0"/>
            <w:rtl/>
          </w:rPr>
          <w:t xml:space="preserve">וְעָבַרְתִּי בְאֶרֶץ מִצְרַיִם בַּלַּיְלָה הַזֶּה</w:t>
        </w:r>
      </w:ins>
      <w:del w:id="90848" w:author="Claude - סמנטי" w:date="2026-10-11T12:26:16Z">
        <w:r w:rsidRPr="00464129">
          <w:rPr>
            <w:rStyle w:val="afffff0"/>
            <w:rtl/>
          </w:rPr>
          <w:delText xml:space="preserve">ועברתי בארץ מצרים בלילה הזה</w:delText>
        </w:r>
      </w:del>
      <w:r w:rsidRPr="00464129">
        <w:rPr>
          <w:rStyle w:val="afffff0"/>
          <w:rFonts w:hint="cs"/>
          <w:rtl/>
        </w:rPr>
        <w:t>'</w:t>
      </w:r>
      <w:r w:rsidRPr="00464129">
        <w:rPr>
          <w:rStyle w:val="afffff0"/>
          <w:rtl/>
        </w:rPr>
        <w:t>,</w:t>
      </w:r>
      <w:r>
        <w:rPr>
          <w:rtl/>
        </w:rPr>
        <w:t xml:space="preserve"> עד חצות, אף כאן</w:t>
      </w:r>
      <w:r w:rsidRPr="00464129">
        <w:rPr>
          <w:rStyle w:val="afffff0"/>
          <w:rtl/>
        </w:rPr>
        <w:t xml:space="preserve"> </w:t>
      </w:r>
      <w:r w:rsidRPr="00464129">
        <w:rPr>
          <w:rStyle w:val="afffff0"/>
          <w:rFonts w:hint="cs"/>
          <w:rtl/>
        </w:rPr>
        <w:t xml:space="preserve">'</w:t>
      </w:r>
      <w:ins w:id="90845" w:author="Claude - סמנטי" w:date="2026-10-11T12:26:16Z">
        <w:r>
          <w:rPr>
            <w:rStyle w:val="afffff0"/>
            <w:rFonts w:hint="cs"/>
            <w:rtl/>
          </w:rPr>
          <w:t xml:space="preserve">בַּלַּיְלָה הַזֶּה</w:t>
        </w:r>
      </w:ins>
      <w:del w:id="90846" w:author="Claude - סמנטי" w:date="2026-10-11T12:26:16Z">
        <w:r w:rsidRPr="00464129">
          <w:rPr>
            <w:rStyle w:val="afffff0"/>
            <w:rFonts w:hint="cs"/>
            <w:rtl/>
          </w:rPr>
          <w:delText xml:space="preserve">בלילה הזה</w:delText>
        </w:r>
      </w:del>
      <w:r w:rsidRPr="00464129">
        <w:rPr>
          <w:rStyle w:val="afffff0"/>
          <w:rFonts w:hint="cs"/>
          <w:rtl/>
        </w:rPr>
        <w:t xml:space="preserve">' </w:t>
      </w:r>
      <w:r>
        <w:rPr>
          <w:rtl/>
        </w:rPr>
        <w:t>עד חצות.</w:t>
      </w:r>
    </w:p>
    <w:p>
      <w:pPr>
        <w:pStyle w:val="38"/>
        <w:rPr>
          <w:ins w:id="99331" w:author="מנוע מכני" w:date="2026-10-11T12:04:39Z"/>
        </w:rPr>
      </w:pPr>
      <w:r>
        <w:t xml:space="preserve">א"ל</w:t>
      </w:r>
      <w:r>
        <w:t xml:space="preserve"> ר"ע, והלא כבר נאמר:</w:t>
      </w:r>
    </w:p>
    <w:p w:rsidR="00DA63EC" w:rsidRDefault="00DA63EC" w:rsidP="00DA63EC">
      <w:pPr>
        <w:tabs>
          <w:tab w:val="left" w:pos="0"/>
          <w:tab w:val="center" w:pos="2835"/>
        </w:tabs>
        <w:rPr>
          <w:rtl/>
        </w:rPr>
      </w:pPr>
      <w:del w:id="99332" w:author="מנוע מכני" w:date="2026-10-11T12:04:39Z">
        <w:r w:rsidRPr="00464129">
          <w:rPr>
            <w:rStyle w:val="afffff0"/>
            <w:rtl/>
          </w:rPr>
          <w:delText xml:space="preserve"> </w:delText>
        </w:r>
      </w:del>
      <w:r w:rsidRPr="00464129">
        <w:rPr>
          <w:rStyle w:val="afffff0"/>
          <w:rFonts w:hint="cs"/>
          <w:rtl/>
        </w:rPr>
        <w:t>'</w:t>
      </w:r>
      <w:ins w:id="90849" w:author="Claude - סמנטי" w:date="2026-10-11T12:26:16Z">
        <w:r>
          <w:rPr>
            <w:rStyle w:val="afffff0"/>
            <w:rtl/>
          </w:rPr>
          <w:t xml:space="preserve">וַאֲכַלְתֶּם אוֹתוֹ בְּחִפָּזוֹן</w:t>
        </w:r>
      </w:ins>
      <w:del w:id="90850" w:author="Claude - סמנטי" w:date="2026-10-11T12:26:16Z">
        <w:r w:rsidRPr="00464129">
          <w:rPr>
            <w:rStyle w:val="afffff0"/>
            <w:rtl/>
          </w:rPr>
          <w:delText xml:space="preserve">ואכלתם אותו בחפזון</w:delText>
        </w:r>
      </w:del>
      <w:r w:rsidRPr="00464129">
        <w:rPr>
          <w:rStyle w:val="afffff0"/>
          <w:rFonts w:hint="cs"/>
          <w:rtl/>
        </w:rPr>
        <w:t>'</w:t>
      </w:r>
      <w:r w:rsidRPr="00464129">
        <w:rPr>
          <w:rStyle w:val="afffff0"/>
          <w:rtl/>
        </w:rPr>
        <w:t>,</w:t>
      </w:r>
      <w:r>
        <w:rPr>
          <w:rtl/>
        </w:rPr>
        <w:t xml:space="preserve"> עד שעת חפזון! </w:t>
      </w:r>
    </w:p>
    <w:p w:rsidR="00DA63EC" w:rsidRDefault="00DA63EC" w:rsidP="00DA63EC">
      <w:pPr>
        <w:tabs>
          <w:tab w:val="left" w:pos="0"/>
          <w:tab w:val="center" w:pos="2835"/>
        </w:tabs>
        <w:rPr>
          <w:rtl/>
        </w:rPr>
      </w:pPr>
      <w:r>
        <w:rPr>
          <w:rFonts w:hint="cs"/>
          <w:rtl/>
        </w:rPr>
        <w:t xml:space="preserve">ודחאו: </w:t>
      </w:r>
      <w:r w:rsidRPr="0046594B">
        <w:rPr>
          <w:rStyle w:val="afffff0"/>
          <w:rFonts w:hint="cs"/>
          <w:rtl/>
        </w:rPr>
        <w:t>ד'</w:t>
      </w:r>
      <w:ins w:id="90851" w:author="Claude - סמנטי" w:date="2026-10-11T12:26:16Z">
        <w:r>
          <w:rPr>
            <w:rStyle w:val="afffff0"/>
            <w:rtl/>
          </w:rPr>
          <w:t xml:space="preserve">בַּלַּיְלָה הַזֶּה</w:t>
        </w:r>
      </w:ins>
      <w:del w:id="90852" w:author="Claude - סמנטי" w:date="2026-10-11T12:26:16Z">
        <w:r w:rsidRPr="0046594B">
          <w:rPr>
            <w:rStyle w:val="afffff0"/>
            <w:rtl/>
          </w:rPr>
          <w:delText xml:space="preserve">בלילה הזה</w:delText>
        </w:r>
      </w:del>
      <w:r w:rsidRPr="0046594B">
        <w:rPr>
          <w:rStyle w:val="afffff0"/>
          <w:rFonts w:hint="cs"/>
          <w:rtl/>
        </w:rPr>
        <w:t xml:space="preserve">' </w:t>
      </w:r>
      <w:r>
        <w:rPr>
          <w:rtl/>
        </w:rPr>
        <w:t>בלילה יהא נאכל ואינו נאכל ביום</w:t>
      </w:r>
      <w:r>
        <w:rPr>
          <w:rFonts w:hint="cs"/>
          <w:rtl/>
        </w:rPr>
        <w:t xml:space="preserve"> כשאר קדשים</w:t>
      </w:r>
      <w:r>
        <w:rPr>
          <w:rtl/>
        </w:rPr>
        <w:t>.</w:t>
      </w:r>
    </w:p>
    <w:p>
      <w:pPr>
        <w:pStyle w:val="38"/>
        <w:rPr>
          <w:ins w:id="99334" w:author="מנוע מכני" w:date="2026-10-11T12:04:39Z"/>
        </w:rPr>
      </w:pPr>
      <w:del w:id="99333" w:author="מנוע מכני" w:date="2026-10-11T12:04:39Z">
        <w:r>
          <w:delText xml:space="preserve">•</w:delText>
        </w:r>
      </w:del>
      <w:r>
        <w:t xml:space="preserve"> </w:t>
      </w:r>
      <w:r>
        <w:t xml:space="preserve">א"ל</w:t>
      </w:r>
      <w:r>
        <w:t xml:space="preserve"> אביי:</w:t>
      </w:r>
    </w:p>
    <w:p w:rsidR="00DA63EC" w:rsidRDefault="00DA63EC" w:rsidP="00DA63EC">
      <w:pPr>
        <w:tabs>
          <w:tab w:val="left" w:pos="0"/>
          <w:tab w:val="center" w:pos="2835"/>
        </w:tabs>
        <w:rPr>
          <w:rtl/>
        </w:rPr>
      </w:pPr>
      <w:del w:id="99335" w:author="מנוע מכני" w:date="2026-10-11T12:04:39Z">
        <w:r>
          <w:rPr>
            <w:rtl/>
          </w:rPr>
          <w:delText xml:space="preserve"> </w:delText>
        </w:r>
      </w:del>
      <w:r>
        <w:rPr>
          <w:rtl/>
        </w:rPr>
        <w:t xml:space="preserve">וממאי </w:t>
      </w:r>
      <w:r>
        <w:rPr>
          <w:rStyle w:val="2fb"/>
          <w:rtl/>
        </w:rPr>
        <w:t xml:space="preserve">דר</w:t>
      </w:r>
      <w:r>
        <w:rPr>
          <w:rStyle w:val="2fb"/>
          <w:rFonts w:hint="cs"/>
          <w:rtl/>
        </w:rPr>
        <w:t>אב</w:t>
      </w:r>
      <w:r>
        <w:rPr>
          <w:rStyle w:val="2fb"/>
          <w:rtl/>
        </w:rPr>
        <w:t>"</w:t>
      </w:r>
      <w:r>
        <w:rPr>
          <w:rStyle w:val="2fb"/>
          <w:rFonts w:hint="cs"/>
          <w:rtl/>
        </w:rPr>
        <w:t xml:space="preserve">ע</w:t>
      </w:r>
      <w:r>
        <w:rPr>
          <w:rFonts w:hint="cs"/>
          <w:rtl/>
        </w:rPr>
        <w:t xml:space="preserve"> </w:t>
      </w:r>
      <w:r>
        <w:rPr>
          <w:rtl/>
        </w:rPr>
        <w:t xml:space="preserve">ודאורייתא? </w:t>
      </w:r>
      <w:ins w:id="93121" w:author="מנוע מכני" w:date="2026-10-11T12:04:39Z">
        <w:r>
          <w:rPr>
            <w:rtl/>
          </w:rPr>
          <w:t xml:space="preserve">שמא</w:t>
        </w:r>
      </w:ins>
      <w:del w:id="93122" w:author="מנוע מכני" w:date="2026-10-11T12:04:39Z">
        <w:r>
          <w:rPr>
            <w:rtl/>
          </w:rPr>
          <w:delText xml:space="preserve">דלמא</w:delText>
        </w:r>
      </w:del>
      <w:r>
        <w:rPr>
          <w:rtl/>
        </w:rPr>
        <w:t xml:space="preserve"> דרבנן, ולהרחיק מן העבירה! </w:t>
      </w:r>
    </w:p>
    <w:p>
      <w:pPr>
        <w:pStyle w:val="38"/>
        <w:rPr>
          <w:ins w:id="99336" w:author="מנוע מכני" w:date="2026-10-11T12:04:39Z"/>
        </w:rPr>
      </w:pPr>
      <w:r>
        <w:t xml:space="preserve">- </w:t>
      </w:r>
      <w:r>
        <w:t xml:space="preserve">א"כ</w:t>
      </w:r>
      <w:r>
        <w:t xml:space="preserve">, </w:t>
      </w:r>
      <w:ins w:id="93123" w:author="מנוע מכני" w:date="2026-10-11T12:04:39Z">
        <w:r>
          <w:t xml:space="preserve">מה</w:t>
        </w:r>
      </w:ins>
      <w:del w:id="93124" w:author="מנוע מכני" w:date="2026-10-11T12:04:39Z">
        <w:r>
          <w:delText xml:space="preserve">מאי</w:delText>
        </w:r>
      </w:del>
      <w:r>
        <w:t xml:space="preserve"> אלא עד חצות?</w:t>
      </w:r>
    </w:p>
    <w:p w:rsidR="00DA63EC" w:rsidRDefault="00DA63EC" w:rsidP="00DA63EC">
      <w:pPr>
        <w:pStyle w:val="affffb"/>
        <w:rPr>
          <w:rtl/>
        </w:rPr>
      </w:pPr>
      <w:del w:id="99337" w:author="מנוע מכני" w:date="2026-10-11T12:04:39Z">
        <w:r>
          <w:rPr>
            <w:rtl/>
          </w:rPr>
          <w:delText xml:space="preserve"> </w:delText>
        </w:r>
      </w:del>
      <w:r>
        <w:rPr>
          <w:rtl/>
        </w:rPr>
        <w:t xml:space="preserve">אלא מה </w:t>
      </w:r>
      <w:ins w:id="91339" w:author="מנוע מכני" w:date="2026-10-11T12:04:39Z">
        <w:r>
          <w:rPr>
            <w:rtl/>
          </w:rPr>
          <w:t xml:space="preserve">שם</w:t>
        </w:r>
      </w:ins>
      <w:del w:id="91340" w:author="מנוע מכני" w:date="2026-10-11T12:04:39Z">
        <w:r>
          <w:rPr>
            <w:rtl/>
          </w:rPr>
          <w:delText xml:space="preserve">התם</w:delText>
        </w:r>
      </w:del>
      <w:r>
        <w:rPr>
          <w:rtl/>
        </w:rPr>
        <w:t xml:space="preserve"> דאורייתא, אף כאן </w:t>
      </w:r>
      <w:ins w:id="91341" w:author="מנוע מכני" w:date="2026-10-11T12:04:39Z">
        <w:r>
          <w:rPr>
            <w:rtl/>
          </w:rPr>
          <w:t xml:space="preserve">גם</w:t>
        </w:r>
      </w:ins>
      <w:del w:id="91342" w:author="מנוע מכני" w:date="2026-10-11T12:04:39Z">
        <w:r>
          <w:rPr>
            <w:rtl/>
          </w:rPr>
          <w:delText xml:space="preserve">נמי</w:delText>
        </w:r>
      </w:del>
      <w:r>
        <w:rPr>
          <w:rtl/>
        </w:rPr>
        <w:t xml:space="preserve"> דאוריית'.</w:t>
      </w:r>
    </w:p>
    <w:p w:rsidR="00DA63EC" w:rsidRDefault="00DA63EC" w:rsidP="00DA63EC">
      <w:pPr>
        <w:pStyle w:val="Hadran"/>
        <w:tabs>
          <w:tab w:val="left" w:pos="0"/>
          <w:tab w:val="center" w:pos="2835"/>
        </w:tabs>
        <w:rPr>
          <w:rtl/>
        </w:rPr>
        <w:pPrChange w:id="104008" w:author="Claude" w:date="2026-10-11T09:08:09Z">
          <w:pPr>
            <w:tabs>
              <w:tab w:val="left" w:pos="0"/>
              <w:tab w:val="center" w:pos="2835"/>
            </w:tabs>
            <w:rPr>
              <w:rtl/>
            </w:rPr>
          </w:pPr>
        </w:pPrChange>
      </w:pPr>
      <w:r>
        <w:rPr>
          <w:rtl/>
        </w:rPr>
        <w:t>הדרן עלך איזהו מקומן.</w:t>
      </w:r>
    </w:p>
    <w:p w:rsidR="00DA63EC" w:rsidRDefault="00DA63EC" w:rsidP="00DA63EC">
      <w:pPr>
        <w:tabs>
          <w:tab w:val="left" w:pos="0"/>
          <w:tab w:val="center" w:pos="2835"/>
        </w:tabs>
        <w:rPr>
          <w:rtl/>
        </w:rPr>
      </w:pPr>
    </w:p>
    <w:p w:rsidR="00DA63EC" w:rsidRDefault="00DA63EC" w:rsidP="00DA63EC">
      <w:pPr>
        <w:tabs>
          <w:tab w:val="left" w:pos="0"/>
        </w:tabs>
        <w:spacing w:after="160" w:line="259" w:lineRule="auto"/>
        <w:ind w:left="0"/>
        <w:rPr>
          <w:rtl/>
        </w:rPr>
      </w:pPr>
      <w:r>
        <w:rPr>
          <w:rtl/>
        </w:rPr>
        <w:br w:type="page"/>
      </w:r>
    </w:p>
    <w:p w:rsidR="00DA63EC" w:rsidRDefault="00DA63EC" w:rsidP="00DA63EC">
      <w:pPr>
        <w:pStyle w:val="afff6"/>
        <w:framePr w:wrap="around"/>
        <w:rPr>
          <w:del w:id="102949" w:author="Claude" w:date="2026-10-11T09:07:44Z"/>
          <w:rtl/>
        </w:rPr>
      </w:pPr>
      <w:del w:id="102948" w:author="Claude" w:date="2026-10-11T09:07:44Z">
        <w:r>
          <w:rPr>
            <w:rFonts w:hint="cs"/>
            <w:rtl/>
          </w:rPr>
          <w:lastRenderedPageBreak/>
          <w:delText xml:space="preserve">פרק שישי </w:delText>
        </w:r>
      </w:del>
    </w:p>
    <w:p w:rsidR="00DA63EC" w:rsidRDefault="00DA63EC" w:rsidP="00DA63EC">
      <w:pPr>
        <w:pStyle w:val="afff7"/>
        <w:framePr w:wrap="around"/>
        <w:rPr>
          <w:del w:id="102951" w:author="Claude" w:date="2026-10-11T09:07:44Z"/>
          <w:rtl/>
        </w:rPr>
      </w:pPr>
      <w:del w:id="102950" w:author="Claude" w:date="2026-10-11T09:07:44Z">
        <w:r>
          <w:rPr>
            <w:rFonts w:hint="cs"/>
            <w:rtl/>
          </w:rPr>
          <w:delText xml:space="preserve">קדשי קדשים</w:delText>
        </w:r>
      </w:del>
    </w:p>
    <w:p w:rsidR="00DA63EC" w:rsidRDefault="00DA63EC" w:rsidP="00DA63EC">
      <w:pPr>
        <w:pStyle w:val="afff3"/>
        <w:framePr w:wrap="around"/>
        <w:rPr>
          <w:rtl/>
        </w:rPr>
      </w:pPr>
      <w:r>
        <w:rPr>
          <w:rFonts w:hint="cs"/>
          <w:rtl/>
        </w:rPr>
        <w:t>נח.</w:t>
      </w:r>
    </w:p>
    <w:p>
      <w:pPr>
        <w:pStyle w:val="PetichatPerek"/>
        <w:rPr>
          <w:ins w:id="102947" w:author="Claude" w:date="2026-10-11T09:07:44Z"/>
        </w:rPr>
      </w:pPr>
      <w:ins w:id="102946" w:author="Claude" w:date="2026-10-11T09:07:44Z">
        <w:r>
          <w:rPr>
            <w:rFonts w:hint="cs"/>
            <w:rtl/>
          </w:rPr>
          <w:t xml:space="preserve">פרק שישי</w:t>
        </w:r>
        <w:r>
          <w:rPr>
            <w:rFonts w:hint="cs"/>
            <w:rtl/>
          </w:rPr>
          <w:t xml:space="preserve"> - </w:t>
        </w:r>
        <w:r>
          <w:rPr>
            <w:rFonts w:hint="cs"/>
            <w:rtl/>
          </w:rPr>
          <w:t xml:space="preserve">קדשי קדשים</w:t>
        </w:r>
      </w:ins>
    </w:p>
    <w:p>
      <w:pPr>
        <w:pStyle w:val="MishnaBatzad"/>
        <w:rPr>
          <w:ins w:id="20368" w:author="קלוד" w:date="2026-10-11T09:07:24Z"/>
        </w:rPr>
      </w:pPr>
      <w:ins w:id="20367" w:author="קלוד" w:date="2026-10-11T09:07:24Z">
        <w:r>
          <w:t xml:space="preserve">משנה א</w:t>
        </w:r>
      </w:ins>
    </w:p>
    <w:p w:rsidR="00DA63EC" w:rsidRPr="000A334C" w:rsidRDefault="00DA63EC" w:rsidP="003B6D22">
      <w:pPr>
        <w:pStyle w:val="afff9"/>
        <w:rPr>
          <w:del w:id="20226" w:author="קלוד" w:date="2026-10-11T09:07:24Z"/>
          <w:rtl/>
        </w:rPr>
      </w:pPr>
      <w:del w:id="20225" w:author="קלוד" w:date="2026-10-11T09:07:24Z">
        <w:r w:rsidRPr="000A334C">
          <w:rPr>
            <w:rFonts w:hint="cs"/>
            <w:rtl/>
          </w:rPr>
          <w:delText xml:space="preserve">מתני' </w:delText>
        </w:r>
      </w:del>
    </w:p>
    <w:p w:rsidR="00DA63EC" w:rsidRPr="000A334C" w:rsidRDefault="00DA63EC" w:rsidP="003B6D22">
      <w:pPr>
        <w:pStyle w:val="afff9"/>
        <w:spacing w:before="120"/>
        <w:rPr>
          <w:rtl/>
        </w:rPr>
        <w:pPrChange w:id="90024" w:author="קלוד" w:date="2026-10-11T12:09:42Z">
          <w:pPr>
            <w:pStyle w:val="afff9"/>
          </w:pPr>
        </w:pPrChange>
      </w:pPr>
      <w:r>
        <w:rPr>
          <w:rtl/>
        </w:rPr>
        <w:t xml:space="preserve">קדשי קדשים ששחטן בראש המזבח </w:t>
      </w:r>
      <w:r>
        <w:rPr>
          <w:rStyle w:val="TanaimMishna"/>
          <w:rtl/>
          <w:rPrChange w:id="20021" w:author="קלוד" w:date="2026-10-11T09:07:24Z">
            <w:rPr>
              <w:rtl/>
            </w:rPr>
          </w:rPrChange>
        </w:rPr>
        <w:t xml:space="preserve">רבי יוסי</w:t>
      </w:r>
      <w:r>
        <w:rPr>
          <w:rtl/>
        </w:rPr>
        <w:t xml:space="preserve"> אומר</w:t>
      </w:r>
      <w:r>
        <w:rPr>
          <w:rStyle w:val="TanaimMishna"/>
          <w:rtl/>
          <w:rPrChange w:id="102807" w:author="Claude" w:date="2026-10-11T09:07:44Z">
            <w:rPr>
              <w:rtl/>
            </w:rPr>
          </w:rPrChange>
        </w:rPr>
        <w:t xml:space="preserve">:</w:t>
      </w:r>
      <w:r>
        <w:rPr>
          <w:rtl/>
        </w:rPr>
        <w:t xml:space="preserve"> כאילו נשחטו בצפון;</w:t>
      </w:r>
    </w:p>
    <w:p w:rsidR="00DA63EC" w:rsidRPr="000A334C" w:rsidRDefault="00DA63EC" w:rsidP="003B6D22">
      <w:pPr>
        <w:pStyle w:val="afff9"/>
        <w:rPr>
          <w:rtl/>
        </w:rPr>
      </w:pPr>
      <w:r>
        <w:rPr>
          <w:rStyle w:val="TanaimMishna"/>
          <w:rtl/>
          <w:rPrChange w:id="102808" w:author="Claude" w:date="2026-10-11T09:07:44Z">
            <w:rPr>
              <w:rtl/>
            </w:rPr>
          </w:rPrChange>
        </w:rPr>
        <w:t xml:space="preserve">ר' יוסי</w:t>
      </w:r>
      <w:r>
        <w:rPr>
          <w:rtl/>
        </w:rPr>
        <w:t xml:space="preserve"> בר' יהודה אומר: מחצי המזבח ולדרום כדרום, מחצי המזבח ולצפון - כצפון.</w:t>
      </w:r>
    </w:p>
    <w:p w:rsidR="00DA63EC" w:rsidRDefault="00DA63EC" w:rsidP="00DA63EC">
      <w:pPr>
        <w:pStyle w:val="affffd"/>
        <w:rPr>
          <w:rtl/>
        </w:rPr>
      </w:pPr>
      <w:r>
        <w:rPr>
          <w:rtl/>
        </w:rPr>
        <w:t>׹</w:t>
      </w:r>
    </w:p>
    <w:p>
      <w:pPr>
        <w:pStyle w:val="afffff8"/>
        <w:rPr>
          <w:ins w:id="90375" w:author="קלוד" w:date="2026-10-11T12:29:36Z"/>
        </w:rPr>
      </w:pPr>
      <w:ins w:id="90376" w:author="קלוד" w:date="2026-10-11T12:29:36Z">
        <w:r>
          <w:rPr>
            <w:color w:val="7B3F00"/>
          </w:rPr>
          <w:t xml:space="preserve">ששחטן בראש המזבח - 'כולו מזבח בצפון עומד'</w:t>
        </w:r>
      </w:ins>
    </w:p>
    <w:p w:rsidR="00DA63EC" w:rsidRDefault="00DA63EC" w:rsidP="00DA63EC">
      <w:pPr>
        <w:tabs>
          <w:tab w:val="left" w:pos="0"/>
          <w:tab w:val="center" w:pos="2835"/>
        </w:tabs>
        <w:rPr>
          <w:rtl/>
        </w:rPr>
      </w:pPr>
      <w:r>
        <w:rPr>
          <w:rStyle w:val="2fb"/>
          <w:rtl/>
        </w:rPr>
        <w:t xml:space="preserve">רב אסי</w:t>
      </w:r>
      <w:r>
        <w:rPr>
          <w:rtl/>
        </w:rPr>
        <w:t xml:space="preserve"> </w:t>
      </w:r>
      <w:r>
        <w:rPr>
          <w:rStyle w:val="2fb"/>
          <w:rFonts w:hint="cs"/>
          <w:rtl/>
        </w:rPr>
        <w:t>מרי</w:t>
      </w:r>
      <w:r>
        <w:rPr>
          <w:rStyle w:val="2fb"/>
          <w:rtl/>
        </w:rPr>
        <w:t>"</w:t>
      </w:r>
      <w:r>
        <w:rPr>
          <w:rStyle w:val="2fb"/>
          <w:rFonts w:hint="cs"/>
          <w:rtl/>
        </w:rPr>
        <w:t>ו</w:t>
      </w:r>
      <w:r>
        <w:rPr>
          <w:rtl/>
        </w:rPr>
        <w:t xml:space="preserve"> אומר היה </w:t>
      </w:r>
      <w:r>
        <w:rPr>
          <w:rStyle w:val="2fb"/>
          <w:rtl/>
        </w:rPr>
        <w:t xml:space="preserve">ר' יוסי</w:t>
      </w:r>
      <w:r>
        <w:rPr>
          <w:rtl/>
        </w:rPr>
        <w:t xml:space="preserve">: </w:t>
      </w:r>
      <w:ins w:id="96211" w:author="מנוע מכני" w:date="2026-10-11T12:04:39Z">
        <w:r>
          <w:rPr>
            <w:rtl/>
          </w:rPr>
          <w:t xml:space="preserve">כולו</w:t>
        </w:r>
      </w:ins>
      <w:del w:id="96212" w:author="מנוע מכני" w:date="2026-10-11T12:04:39Z">
        <w:r>
          <w:rPr>
            <w:rtl/>
          </w:rPr>
          <w:delText xml:space="preserve">כוליה</w:delText>
        </w:r>
      </w:del>
      <w:r>
        <w:rPr>
          <w:rtl/>
        </w:rPr>
        <w:t xml:space="preserve"> מזבח בצפון </w:t>
      </w:r>
      <w:ins w:id="97127" w:author="מנוע מכני" w:date="2026-10-11T12:04:39Z">
        <w:r>
          <w:rPr>
            <w:rtl/>
          </w:rPr>
          <w:t xml:space="preserve">עומד</w:t>
        </w:r>
      </w:ins>
      <w:del w:id="97128" w:author="מנוע מכני" w:date="2026-10-11T12:04:39Z">
        <w:r>
          <w:rPr>
            <w:rtl/>
          </w:rPr>
          <w:delText xml:space="preserve">קאי</w:delText>
        </w:r>
      </w:del>
      <w:r>
        <w:rPr>
          <w:rtl/>
        </w:rPr>
        <w:t xml:space="preserve">.</w:t>
      </w:r>
    </w:p>
    <w:p>
      <w:pPr>
        <w:pStyle w:val="38"/>
        <w:rPr>
          <w:ins w:id="99338" w:author="מנוע מכני" w:date="2026-10-11T12:04:39Z"/>
        </w:rPr>
      </w:pPr>
      <w:r>
        <w:t>ו</w:t>
      </w:r>
      <w:r>
        <w:t xml:space="preserve">הך </w:t>
      </w:r>
      <w:r>
        <w:t xml:space="preserve">כאילו? מהו </w:t>
      </w:r>
      <w:ins w:id="96675" w:author="מנוע מכני" w:date="2026-10-11T12:04:39Z">
        <w:r>
          <w:t xml:space="preserve">דתאמר</w:t>
        </w:r>
      </w:ins>
      <w:del w:id="96676" w:author="מנוע מכני" w:date="2026-10-11T12:04:39Z">
        <w:r>
          <w:delText xml:space="preserve">דתימא</w:delText>
        </w:r>
      </w:del>
      <w:r>
        <w:t xml:space="preserve">:</w:t>
      </w:r>
    </w:p>
    <w:p w:rsidR="00DA63EC" w:rsidRDefault="00DA63EC" w:rsidP="00DA63EC">
      <w:pPr>
        <w:tabs>
          <w:tab w:val="left" w:pos="0"/>
          <w:tab w:val="center" w:pos="2835"/>
        </w:tabs>
        <w:rPr>
          <w:rtl/>
        </w:rPr>
      </w:pPr>
      <w:del w:id="99339" w:author="מנוע מכני" w:date="2026-10-11T12:04:39Z">
        <w:r>
          <w:rPr>
            <w:rtl/>
          </w:rPr>
          <w:delText xml:space="preserve"> </w:delText>
        </w:r>
      </w:del>
      <w:ins w:id="91343" w:author="מנוע מכני" w:date="2026-10-11T12:04:39Z">
        <w:r>
          <w:rPr>
            <w:rtl/>
          </w:rPr>
          <w:t xml:space="preserve">צריך</w:t>
        </w:r>
      </w:ins>
      <w:del w:id="91344" w:author="מנוע מכני" w:date="2026-10-11T12:04:39Z">
        <w:r>
          <w:rPr>
            <w:rtl/>
          </w:rPr>
          <w:delText xml:space="preserve">בעינן</w:delText>
        </w:r>
      </w:del>
      <w:r>
        <w:rPr>
          <w:rtl/>
        </w:rPr>
        <w:t xml:space="preserve"> על ירך </w:t>
      </w:r>
      <w:ins w:id="91345" w:author="מנוע מכני" w:date="2026-10-11T12:04:39Z">
        <w:r>
          <w:rPr>
            <w:rtl/>
          </w:rPr>
          <w:t xml:space="preserve">ואין</w:t>
        </w:r>
      </w:ins>
      <w:del w:id="91346" w:author="מנוע מכני" w:date="2026-10-11T12:04:39Z">
        <w:r>
          <w:rPr>
            <w:rtl/>
          </w:rPr>
          <w:delText xml:space="preserve">וליכא</w:delText>
        </w:r>
      </w:del>
      <w:r>
        <w:rPr>
          <w:rtl/>
        </w:rPr>
        <w:t xml:space="preserve">, </w:t>
      </w:r>
      <w:r>
        <w:rPr>
          <w:rtl/>
        </w:rPr>
        <w:t xml:space="preserve">קמ"ל</w:t>
      </w:r>
      <w:r>
        <w:rPr>
          <w:rtl/>
        </w:rPr>
        <w:t xml:space="preserve">.</w:t>
      </w:r>
    </w:p>
    <w:p>
      <w:pPr>
        <w:pStyle w:val="38"/>
        <w:rPr>
          <w:ins w:id="99340" w:author="מנוע מכני" w:date="2026-10-11T12:04:39Z"/>
        </w:rPr>
      </w:pPr>
      <w:r w:rsidRPr="00B86088">
        <w:t>וה</w:t>
      </w:r>
      <w:r w:rsidRPr="00B86088">
        <w:t>"</w:t>
      </w:r>
      <w:r w:rsidRPr="00B86088">
        <w:t>ק</w:t>
      </w:r>
      <w:r>
        <w:t xml:space="preserve"> רי</w:t>
      </w:r>
      <w:r>
        <w:t>"</w:t>
      </w:r>
      <w:r>
        <w:t xml:space="preserve">ו</w:t>
      </w:r>
      <w:ins w:id="95721" w:author="מנוע מכני" w:date="2026-10-11T12:04:39Z">
        <w:r>
          <w:t xml:space="preserve">:</w:t>
        </w:r>
      </w:ins>
    </w:p>
    <w:p w:rsidR="00DA63EC" w:rsidRDefault="00DA63EC" w:rsidP="00DA63EC">
      <w:pPr>
        <w:tabs>
          <w:tab w:val="left" w:pos="0"/>
          <w:tab w:val="center" w:pos="2835"/>
        </w:tabs>
        <w:rPr>
          <w:rtl/>
        </w:rPr>
      </w:pPr>
      <w:del w:id="95722" w:author="מנוע מכני" w:date="2026-10-11T12:04:39Z">
        <w:r>
          <w:rPr>
            <w:rFonts w:hint="cs"/>
            <w:rtl/>
          </w:rPr>
          <w:delText xml:space="preserve"> </w:delText>
        </w:r>
        <w:r>
          <w:rPr>
            <w:rtl/>
          </w:rPr>
          <w:delText xml:space="preserve">:</w:delText>
        </w:r>
      </w:del>
      <w:del w:id="99341" w:author="מנוע מכני" w:date="2026-10-11T12:04:39Z">
        <w:r>
          <w:rPr>
            <w:rtl/>
          </w:rPr>
          <w:delText xml:space="preserve"> </w:delText>
        </w:r>
      </w:del>
      <w:r>
        <w:rPr>
          <w:rtl/>
        </w:rPr>
        <w:t xml:space="preserve">שניהם מקרא אחד דרשו,</w:t>
      </w:r>
      <w:r w:rsidRPr="00464129">
        <w:rPr>
          <w:rStyle w:val="afffff0"/>
          <w:rtl/>
        </w:rPr>
        <w:t xml:space="preserve"> </w:t>
      </w:r>
      <w:r w:rsidRPr="00464129">
        <w:rPr>
          <w:rStyle w:val="afffff0"/>
          <w:rFonts w:hint="cs"/>
          <w:rtl/>
        </w:rPr>
        <w:t>'</w:t>
      </w:r>
      <w:ins w:id="90853" w:author="Claude - סמנטי" w:date="2026-10-11T12:26:16Z">
        <w:r>
          <w:rPr>
            <w:rStyle w:val="afffff0"/>
            <w:rtl/>
          </w:rPr>
          <w:t xml:space="preserve">וְזָבַחְתָּ עָלָיו אֶת עוֹלוֹתֶיךָ וְאֶת שְׁלָמֶיךָ</w:t>
        </w:r>
      </w:ins>
      <w:del w:id="90854" w:author="Claude - סמנטי" w:date="2026-10-11T12:26:16Z">
        <w:r w:rsidRPr="00464129">
          <w:rPr>
            <w:rStyle w:val="afffff0"/>
            <w:rtl/>
          </w:rPr>
          <w:delText xml:space="preserve">וזבחת עליו את עולותיך ואת שלמיך</w:delText>
        </w:r>
      </w:del>
      <w:r w:rsidRPr="00464129">
        <w:rPr>
          <w:rStyle w:val="afffff0"/>
          <w:rFonts w:hint="cs"/>
          <w:rtl/>
        </w:rPr>
        <w:t>'</w:t>
      </w:r>
      <w:r w:rsidRPr="00464129">
        <w:rPr>
          <w:rStyle w:val="afffff0"/>
          <w:rtl/>
        </w:rPr>
        <w:t xml:space="preserve"> </w:t>
      </w:r>
    </w:p>
    <w:p>
      <w:pPr>
        <w:pStyle w:val="38"/>
        <w:rPr>
          <w:ins w:id="99342" w:author="מנוע מכני" w:date="2026-10-11T12:04:39Z"/>
        </w:rPr>
      </w:pPr>
      <w:r>
        <w:tab/>
        <w:t xml:space="preserve">ר' יוסי סבר:</w:t>
      </w:r>
    </w:p>
    <w:p w:rsidR="00DA63EC" w:rsidRDefault="00DA63EC" w:rsidP="00DA63EC">
      <w:pPr>
        <w:tabs>
          <w:tab w:val="left" w:pos="0"/>
          <w:tab w:val="center" w:pos="2835"/>
        </w:tabs>
        <w:rPr>
          <w:rtl/>
        </w:rPr>
      </w:pPr>
      <w:del w:id="99343" w:author="מנוע מכני" w:date="2026-10-11T12:04:39Z">
        <w:r>
          <w:rPr>
            <w:rtl/>
          </w:rPr>
          <w:tab/>
          <w:delText xml:space="preserve"> </w:delText>
        </w:r>
      </w:del>
      <w:r>
        <w:rPr>
          <w:rtl/>
        </w:rPr>
        <w:tab/>
        <w:t xml:space="preserve">כולו לעולה וכולו לשלמים</w:t>
      </w:r>
      <w:ins w:id="94683" w:author="מנוע מכני" w:date="2026-10-11T12:04:39Z">
        <w:r>
          <w:rPr>
            <w:rtl/>
          </w:rPr>
          <w:t xml:space="preserve">,</w:t>
        </w:r>
      </w:ins>
      <w:del w:id="94684" w:author="מנוע מכני" w:date="2026-10-11T12:04:39Z">
        <w:r>
          <w:rPr>
            <w:rtl/>
          </w:rPr>
          <w:tab/>
          <w:delText xml:space="preserve">;</w:delText>
        </w:r>
      </w:del>
    </w:p>
    <w:p>
      <w:pPr>
        <w:pStyle w:val="38"/>
        <w:rPr>
          <w:ins w:id="99344" w:author="מנוע מכני" w:date="2026-10-11T12:04:39Z"/>
        </w:rPr>
      </w:pPr>
      <w:r>
        <w:tab/>
        <w:t>ור</w:t>
      </w:r>
      <w:r>
        <w:t>יב</w:t>
      </w:r>
      <w:r>
        <w:t>"</w:t>
      </w:r>
      <w:r>
        <w:t xml:space="preserve">י </w:t>
      </w:r>
      <w:r>
        <w:t xml:space="preserve">סבר:</w:t>
      </w:r>
    </w:p>
    <w:p w:rsidR="00DA63EC" w:rsidRDefault="00DA63EC" w:rsidP="00DA63EC">
      <w:pPr>
        <w:tabs>
          <w:tab w:val="left" w:pos="0"/>
          <w:tab w:val="center" w:pos="2835"/>
        </w:tabs>
        <w:rPr>
          <w:rtl/>
        </w:rPr>
      </w:pPr>
      <w:del w:id="99345" w:author="מנוע מכני" w:date="2026-10-11T12:04:39Z">
        <w:r>
          <w:rPr>
            <w:rtl/>
          </w:rPr>
          <w:delText xml:space="preserve"> </w:delText>
        </w:r>
      </w:del>
      <w:r>
        <w:rPr>
          <w:rtl/>
        </w:rPr>
        <w:t xml:space="preserve">חציו לעולה וחציו לשלמים, </w:t>
      </w:r>
      <w:ins w:id="95957" w:author="מנוע מכני" w:date="2026-10-11T12:04:39Z">
        <w:r>
          <w:rPr>
            <w:rtl/>
          </w:rPr>
          <w:t xml:space="preserve">דאם </w:t>
        </w:r>
      </w:ins>
      <w:del w:id="95958" w:author="מנוע מכני" w:date="2026-10-11T12:04:39Z">
        <w:r>
          <w:rPr>
            <w:rtl/>
          </w:rPr>
          <w:delText xml:space="preserve">דאי </w:delText>
        </w:r>
      </w:del>
      <w:r>
        <w:rPr>
          <w:rtl/>
        </w:rPr>
        <w:t xml:space="preserve">כולו לעולה כשר, </w:t>
      </w:r>
      <w:r>
        <w:rPr>
          <w:rFonts w:hint="cs"/>
          <w:rtl/>
        </w:rPr>
        <w:t>כ</w:t>
      </w:r>
      <w:r>
        <w:rPr>
          <w:rtl/>
        </w:rPr>
        <w:t>"</w:t>
      </w:r>
      <w:r>
        <w:rPr>
          <w:rFonts w:hint="cs"/>
          <w:rtl/>
        </w:rPr>
        <w:t xml:space="preserve">ש</w:t>
      </w:r>
      <w:r>
        <w:rPr>
          <w:rFonts w:hint="cs"/>
          <w:rtl/>
        </w:rPr>
        <w:t xml:space="preserve"> כולו לשלמים </w:t>
      </w:r>
    </w:p>
    <w:p>
      <w:pPr>
        <w:pStyle w:val="38"/>
        <w:rPr>
          <w:ins w:id="99346" w:author="מנוע מכני" w:date="2026-10-11T12:04:39Z"/>
        </w:rPr>
      </w:pPr>
      <w:r>
        <w:t>ואידך</w:t>
      </w:r>
      <w:r>
        <w:t xml:space="preserve"> </w:t>
      </w:r>
      <w:ins w:id="97129" w:author="מנוע מכני" w:date="2026-10-11T12:04:39Z">
        <w:r>
          <w:t xml:space="preserve">הוצרך</w:t>
        </w:r>
      </w:ins>
      <w:del w:id="97130" w:author="מנוע מכני" w:date="2026-10-11T12:04:39Z">
        <w:r>
          <w:delText xml:space="preserve">איצטריך</w:delText>
        </w:r>
      </w:del>
      <w:r>
        <w:t xml:space="preserve">, </w:t>
      </w:r>
      <w:r>
        <w:t xml:space="preserve">ס</w:t>
      </w:r>
      <w:r>
        <w:t>ד</w:t>
      </w:r>
      <w:r>
        <w:t>"</w:t>
      </w:r>
      <w:r>
        <w:t>א</w:t>
      </w:r>
      <w:r>
        <w:t xml:space="preserve">:</w:t>
      </w:r>
    </w:p>
    <w:p w:rsidR="00DA63EC" w:rsidRDefault="00DA63EC" w:rsidP="00DA63EC">
      <w:pPr>
        <w:tabs>
          <w:tab w:val="left" w:pos="0"/>
          <w:tab w:val="center" w:pos="2835"/>
        </w:tabs>
        <w:rPr>
          <w:rtl/>
        </w:rPr>
      </w:pPr>
      <w:del w:id="99347" w:author="מנוע מכני" w:date="2026-10-11T12:04:39Z">
        <w:r>
          <w:rPr>
            <w:rtl/>
          </w:rPr>
          <w:delText xml:space="preserve"> </w:delText>
        </w:r>
      </w:del>
      <w:r>
        <w:rPr>
          <w:rtl/>
        </w:rPr>
        <w:t xml:space="preserve">עולה הוא דדחיק </w:t>
      </w:r>
      <w:ins w:id="93125" w:author="מנוע מכני" w:date="2026-10-11T12:04:39Z">
        <w:r>
          <w:rPr>
            <w:rtl/>
          </w:rPr>
          <w:t xml:space="preserve">לו</w:t>
        </w:r>
      </w:ins>
      <w:del w:id="93126" w:author="מנוע מכני" w:date="2026-10-11T12:04:39Z">
        <w:r>
          <w:rPr>
            <w:rtl/>
          </w:rPr>
          <w:delText xml:space="preserve">ליה</w:delText>
        </w:r>
      </w:del>
      <w:r>
        <w:rPr>
          <w:rtl/>
        </w:rPr>
        <w:t xml:space="preserve"> מקום, אבל שלמים דלא דחיק </w:t>
      </w:r>
      <w:ins w:id="93127" w:author="מנוע מכני" w:date="2026-10-11T12:04:39Z">
        <w:r>
          <w:rPr>
            <w:rtl/>
          </w:rPr>
          <w:t xml:space="preserve">לו</w:t>
        </w:r>
      </w:ins>
      <w:del w:id="93128" w:author="מנוע מכני" w:date="2026-10-11T12:04:39Z">
        <w:r>
          <w:rPr>
            <w:rtl/>
          </w:rPr>
          <w:delText xml:space="preserve">ליה</w:delText>
        </w:r>
      </w:del>
      <w:r>
        <w:rPr>
          <w:rtl/>
        </w:rPr>
        <w:t xml:space="preserve"> מקום אימא </w:t>
      </w:r>
      <w:r>
        <w:rPr>
          <w:rtl/>
        </w:rPr>
        <w:t xml:space="preserve">לא</w:t>
      </w:r>
      <w:r>
        <w:rPr>
          <w:rtl/>
        </w:rPr>
        <w:t xml:space="preserve">, </w:t>
      </w:r>
      <w:r>
        <w:rPr>
          <w:rtl/>
        </w:rPr>
        <w:t xml:space="preserve">קמ"ל</w:t>
      </w:r>
      <w:r>
        <w:rPr>
          <w:rtl/>
        </w:rPr>
        <w:t xml:space="preserve">.</w:t>
      </w:r>
    </w:p>
    <w:p>
      <w:pPr>
        <w:pStyle w:val="afffff8"/>
        <w:rPr>
          <w:ins w:id="90373" w:author="קלוד" w:date="2026-10-11T12:29:36Z"/>
        </w:rPr>
      </w:pPr>
      <w:ins w:id="90374" w:author="קלוד" w:date="2026-10-11T12:29:36Z">
        <w:r>
          <w:rPr>
            <w:color w:val="7B3F00"/>
          </w:rPr>
          <w:t xml:space="preserve">שחיטה כנגד המזבח בקרקע - פסולה גם לריב"י</w:t>
        </w:r>
      </w:ins>
    </w:p>
    <w:p>
      <w:pPr>
        <w:pStyle w:val="38"/>
        <w:rPr>
          <w:ins w:id="99349" w:author="מנוע מכני" w:date="2026-10-11T12:04:39Z"/>
        </w:rPr>
      </w:pPr>
      <w:del w:id="99348" w:author="מנוע מכני" w:date="2026-10-11T12:04:39Z">
        <w:r>
          <w:delText xml:space="preserve">•</w:delText>
        </w:r>
      </w:del>
      <w:r>
        <w:t xml:space="preserve"> </w:t>
      </w:r>
      <w:r w:rsidRPr="003144A8">
        <w:t>גופא</w:t>
      </w:r>
      <w:r>
        <w:t xml:space="preserve">, רב אסי </w:t>
      </w:r>
      <w:r>
        <w:t>מרי</w:t>
      </w:r>
      <w:r>
        <w:t>"</w:t>
      </w:r>
      <w:r>
        <w:t>ו</w:t>
      </w:r>
      <w:r>
        <w:t xml:space="preserve">:</w:t>
      </w:r>
    </w:p>
    <w:p w:rsidR="00DA63EC" w:rsidRDefault="00DA63EC" w:rsidP="00DA63EC">
      <w:pPr>
        <w:tabs>
          <w:tab w:val="left" w:pos="0"/>
          <w:tab w:val="center" w:pos="2835"/>
        </w:tabs>
        <w:rPr>
          <w:rtl/>
        </w:rPr>
      </w:pPr>
      <w:del w:id="99350" w:author="מנוע מכני" w:date="2026-10-11T12:04:39Z">
        <w:r>
          <w:rPr>
            <w:rtl/>
          </w:rPr>
          <w:delText xml:space="preserve"> </w:delText>
        </w:r>
      </w:del>
      <w:r>
        <w:rPr>
          <w:rtl/>
        </w:rPr>
        <w:t xml:space="preserve">מודי </w:t>
      </w:r>
      <w:r>
        <w:rPr>
          <w:rStyle w:val="2fb"/>
          <w:rtl/>
        </w:rPr>
        <w:t xml:space="preserve">רבי יוסי</w:t>
      </w:r>
      <w:r>
        <w:rPr>
          <w:rtl/>
        </w:rPr>
        <w:t xml:space="preserve"> ברבי יהודה שאם שחטן כנגדן בקרקע - פסולות.</w:t>
      </w:r>
    </w:p>
    <w:p>
      <w:pPr>
        <w:pStyle w:val="38"/>
        <w:rPr>
          <w:ins w:id="99351" w:author="מנוע מכני" w:date="2026-10-11T12:04:39Z"/>
        </w:rPr>
      </w:pPr>
      <w:r>
        <w:t>א</w:t>
      </w:r>
      <w:r>
        <w:t>"</w:t>
      </w:r>
      <w:r>
        <w:t xml:space="preserve">ל</w:t>
      </w:r>
      <w:r>
        <w:t xml:space="preserve"> ר</w:t>
      </w:r>
      <w:r>
        <w:t>"</w:t>
      </w:r>
      <w:r>
        <w:t>א מדיפתי</w:t>
      </w:r>
      <w:r>
        <w:t xml:space="preserve"> לרבינא:</w:t>
      </w:r>
    </w:p>
    <w:p w:rsidR="00DA63EC" w:rsidRDefault="00DA63EC" w:rsidP="00DA63EC">
      <w:pPr>
        <w:tabs>
          <w:tab w:val="left" w:pos="0"/>
          <w:tab w:val="center" w:pos="2835"/>
        </w:tabs>
        <w:rPr>
          <w:rtl/>
        </w:rPr>
      </w:pPr>
      <w:del w:id="99352" w:author="מנוע מכני" w:date="2026-10-11T12:04:39Z">
        <w:r>
          <w:rPr>
            <w:rtl/>
          </w:rPr>
          <w:delText xml:space="preserve"> </w:delText>
        </w:r>
      </w:del>
      <w:ins w:id="93129" w:author="מנוע מכני" w:date="2026-10-11T12:04:39Z">
        <w:r>
          <w:rPr>
            <w:rtl/>
          </w:rPr>
          <w:t xml:space="preserve">מה</w:t>
        </w:r>
      </w:ins>
      <w:del w:id="93130" w:author="מנוע מכני" w:date="2026-10-11T12:04:39Z">
        <w:r>
          <w:rPr>
            <w:rtl/>
          </w:rPr>
          <w:delText xml:space="preserve">מאי</w:delText>
        </w:r>
      </w:del>
      <w:r>
        <w:rPr>
          <w:rtl/>
        </w:rPr>
        <w:t xml:space="preserve"> כנגדן בקרקע? </w:t>
      </w:r>
      <w:ins w:id="95959" w:author="מנוע מכני" w:date="2026-10-11T12:04:39Z">
        <w:r>
          <w:rPr>
            <w:rtl/>
          </w:rPr>
          <w:t xml:space="preserve">אם </w:t>
        </w:r>
      </w:ins>
      <w:del w:id="95960" w:author="מנוע מכני" w:date="2026-10-11T12:04:39Z">
        <w:r>
          <w:rPr>
            <w:rtl/>
          </w:rPr>
          <w:delText xml:space="preserve">אי </w:delText>
        </w:r>
      </w:del>
      <w:r>
        <w:rPr>
          <w:rtl/>
        </w:rPr>
        <w:t xml:space="preserve">אמה יסוד אמה סובב, </w:t>
      </w:r>
      <w:ins w:id="93133" w:author="מנוע מכני" w:date="2026-10-11T12:04:39Z">
        <w:r>
          <w:rPr>
            <w:rtl/>
          </w:rPr>
          <w:t xml:space="preserve">זה</w:t>
        </w:r>
      </w:ins>
      <w:del w:id="93134" w:author="מנוע מכני" w:date="2026-10-11T12:04:39Z">
        <w:r>
          <w:rPr>
            <w:rtl/>
          </w:rPr>
          <w:delText xml:space="preserve">האי</w:delText>
        </w:r>
      </w:del>
      <w:r>
        <w:rPr>
          <w:rtl/>
        </w:rPr>
        <w:t xml:space="preserve"> </w:t>
      </w:r>
      <w:ins w:id="96213" w:author="מנוע מכני" w:date="2026-10-11T12:04:39Z">
        <w:r>
          <w:rPr>
            <w:rtl/>
          </w:rPr>
          <w:t xml:space="preserve">גופו</w:t>
        </w:r>
      </w:ins>
      <w:del w:id="96214" w:author="מנוע מכני" w:date="2026-10-11T12:04:39Z">
        <w:r>
          <w:rPr>
            <w:rtl/>
          </w:rPr>
          <w:delText xml:space="preserve">גופיה</w:delText>
        </w:r>
      </w:del>
      <w:r>
        <w:rPr>
          <w:rtl/>
        </w:rPr>
        <w:t xml:space="preserve"> מזבח הוא! ועוד, </w:t>
      </w:r>
      <w:ins w:id="93131" w:author="מנוע מכני" w:date="2026-10-11T12:04:39Z">
        <w:r>
          <w:rPr>
            <w:rtl/>
          </w:rPr>
          <w:t xml:space="preserve">מה</w:t>
        </w:r>
      </w:ins>
      <w:del w:id="93132" w:author="מנוע מכני" w:date="2026-10-11T12:04:39Z">
        <w:r>
          <w:rPr>
            <w:rtl/>
          </w:rPr>
          <w:delText xml:space="preserve">מאי</w:delText>
        </w:r>
      </w:del>
      <w:r>
        <w:rPr>
          <w:rtl/>
        </w:rPr>
        <w:t xml:space="preserve"> כנגדן בקרקע? </w:t>
      </w:r>
    </w:p>
    <w:p w:rsidR="00DA63EC" w:rsidRDefault="00DA63EC" w:rsidP="00DA63EC">
      <w:pPr>
        <w:tabs>
          <w:tab w:val="left" w:pos="0"/>
          <w:tab w:val="center" w:pos="2835"/>
        </w:tabs>
        <w:rPr>
          <w:rtl/>
        </w:rPr>
      </w:pPr>
      <w:r>
        <w:rPr>
          <w:rtl/>
        </w:rPr>
        <w:t xml:space="preserve">וכ"ת, </w:t>
      </w:r>
      <w:ins w:id="96469" w:author="מנוע מכני" w:date="2026-10-11T12:04:39Z">
        <w:r>
          <w:rPr>
            <w:rtl/>
          </w:rPr>
          <w:t xml:space="preserve">דעשה</w:t>
        </w:r>
      </w:ins>
      <w:del w:id="96470" w:author="מנוע מכני" w:date="2026-10-11T12:04:39Z">
        <w:r>
          <w:rPr>
            <w:rtl/>
          </w:rPr>
          <w:delText xml:space="preserve">דעביד</w:delText>
        </w:r>
      </w:del>
      <w:r>
        <w:rPr>
          <w:rtl/>
        </w:rPr>
        <w:t xml:space="preserve"> מחילות בקרקע </w:t>
      </w:r>
      <w:ins w:id="91347" w:author="מנוע מכני" w:date="2026-10-11T12:04:39Z">
        <w:r>
          <w:rPr>
            <w:rtl/>
          </w:rPr>
          <w:t xml:space="preserve">ושוחט</w:t>
        </w:r>
      </w:ins>
      <w:del w:id="91348" w:author="מנוע מכני" w:date="2026-10-11T12:04:39Z">
        <w:r>
          <w:rPr>
            <w:rtl/>
          </w:rPr>
          <w:delText xml:space="preserve">ושחיט</w:delText>
        </w:r>
      </w:del>
      <w:r>
        <w:rPr>
          <w:rtl/>
        </w:rPr>
        <w:t xml:space="preserve"> </w:t>
      </w:r>
      <w:ins w:id="93135" w:author="מנוע מכני" w:date="2026-10-11T12:04:39Z">
        <w:r>
          <w:rPr>
            <w:rtl/>
          </w:rPr>
          <w:t xml:space="preserve">בהם</w:t>
        </w:r>
      </w:ins>
      <w:del w:id="93136" w:author="מנוע מכני" w:date="2026-10-11T12:04:39Z">
        <w:r>
          <w:rPr>
            <w:rtl/>
          </w:rPr>
          <w:delText xml:space="preserve">בהו</w:delText>
        </w:r>
      </w:del>
      <w:r>
        <w:rPr>
          <w:rtl/>
        </w:rPr>
        <w:t xml:space="preserve">, </w:t>
      </w:r>
      <w:r>
        <w:rPr>
          <w:rFonts w:hint="cs"/>
          <w:rtl/>
        </w:rPr>
        <w:t>וכה</w:t>
      </w:r>
      <w:r>
        <w:rPr>
          <w:rtl/>
        </w:rPr>
        <w:t>"</w:t>
      </w:r>
      <w:r>
        <w:rPr>
          <w:rFonts w:hint="cs"/>
          <w:rtl/>
        </w:rPr>
        <w:t>ג</w:t>
      </w:r>
      <w:r>
        <w:rPr>
          <w:rtl/>
        </w:rPr>
        <w:t xml:space="preserve"> מי הוי מזבח? והתניא:</w:t>
      </w:r>
      <w:r w:rsidRPr="00464129">
        <w:rPr>
          <w:rStyle w:val="afffff0"/>
          <w:rtl/>
        </w:rPr>
        <w:t xml:space="preserve"> </w:t>
      </w:r>
      <w:r w:rsidRPr="00464129">
        <w:rPr>
          <w:rStyle w:val="afffff0"/>
          <w:rFonts w:hint="cs"/>
          <w:rtl/>
        </w:rPr>
        <w:t>'</w:t>
      </w:r>
      <w:ins w:id="90855" w:author="Claude - סמנטי" w:date="2026-10-11T12:26:16Z">
        <w:r>
          <w:rPr>
            <w:rStyle w:val="afffff0"/>
            <w:rtl/>
          </w:rPr>
          <w:t xml:space="preserve">מִזְבַּח אֲדָמָה תַּעֲשֶׂה לִּי</w:t>
        </w:r>
      </w:ins>
      <w:del w:id="90856" w:author="Claude - סמנטי" w:date="2026-10-11T12:26:16Z">
        <w:r w:rsidRPr="00464129">
          <w:rPr>
            <w:rStyle w:val="afffff0"/>
            <w:rtl/>
          </w:rPr>
          <w:delText xml:space="preserve">מזבח אדמה תעשה לי</w:delText>
        </w:r>
      </w:del>
      <w:r w:rsidRPr="00464129">
        <w:rPr>
          <w:rStyle w:val="afffff0"/>
          <w:rFonts w:hint="cs"/>
          <w:rtl/>
        </w:rPr>
        <w:t>'</w:t>
      </w:r>
      <w:r w:rsidRPr="00464129">
        <w:rPr>
          <w:rStyle w:val="afffff0"/>
          <w:rtl/>
        </w:rPr>
        <w:t xml:space="preserve"> </w:t>
      </w:r>
      <w:r>
        <w:rPr>
          <w:rtl/>
        </w:rPr>
        <w:t xml:space="preserve">- שיהא מחובר מאדמה, שלא יבננו </w:t>
      </w:r>
      <w:r>
        <w:rPr>
          <w:rtl/>
        </w:rPr>
        <w:t xml:space="preserve">לא</w:t>
      </w:r>
      <w:r>
        <w:rPr>
          <w:rtl/>
        </w:rPr>
        <w:t xml:space="preserve"> על גבי מחילות ולא על גבי כיפין! </w:t>
      </w:r>
    </w:p>
    <w:p w:rsidR="00DA63EC" w:rsidRDefault="00DA63EC" w:rsidP="00DA63EC">
      <w:pPr>
        <w:pStyle w:val="affffb"/>
        <w:rPr>
          <w:rtl/>
        </w:rPr>
      </w:pPr>
      <w:r>
        <w:rPr>
          <w:rtl/>
        </w:rPr>
        <w:t xml:space="preserve">- </w:t>
      </w:r>
      <w:r>
        <w:rPr>
          <w:rtl/>
        </w:rPr>
        <w:t xml:space="preserve">לא</w:t>
      </w:r>
      <w:r>
        <w:rPr>
          <w:rtl/>
        </w:rPr>
        <w:t xml:space="preserve"> צריכא, דבצריה בצורי.</w:t>
      </w:r>
    </w:p>
    <w:p w:rsidR="00DA63EC" w:rsidRDefault="00DA63EC" w:rsidP="00DA63EC">
      <w:pPr>
        <w:tabs>
          <w:tab w:val="left" w:pos="0"/>
          <w:tab w:val="center" w:pos="2835"/>
        </w:tabs>
        <w:rPr>
          <w:rtl/>
        </w:rPr>
      </w:pPr>
    </w:p>
    <w:p>
      <w:pPr>
        <w:pStyle w:val="afffff8"/>
        <w:rPr>
          <w:ins w:id="90371" w:author="קלוד" w:date="2026-10-11T12:29:36Z"/>
        </w:rPr>
      </w:pPr>
      <w:ins w:id="90372" w:author="קלוד" w:date="2026-10-11T12:29:36Z">
        <w:r>
          <w:rPr>
            <w:color w:val="7B3F00"/>
          </w:rPr>
          <w:t xml:space="preserve">מערכה שניה של קטרת - ראיה ל'כולו מזבח בצפון'</w:t>
        </w:r>
      </w:ins>
    </w:p>
    <w:p>
      <w:pPr>
        <w:pStyle w:val="38"/>
        <w:rPr>
          <w:ins w:id="99354" w:author="מנוע מכני" w:date="2026-10-11T12:04:39Z"/>
        </w:rPr>
      </w:pPr>
      <w:del w:id="99353" w:author="מנוע מכני" w:date="2026-10-11T12:04:39Z">
        <w:r>
          <w:delText xml:space="preserve">•</w:delText>
        </w:r>
      </w:del>
      <w:r>
        <w:t xml:space="preserve"> </w:t>
      </w:r>
      <w:r>
        <w:t>אר</w:t>
      </w:r>
      <w:r>
        <w:t>"</w:t>
      </w:r>
      <w:r>
        <w:t>ז</w:t>
      </w:r>
      <w:r>
        <w:t xml:space="preserve">:</w:t>
      </w:r>
    </w:p>
    <w:p w:rsidR="00DA63EC" w:rsidRDefault="00DA63EC" w:rsidP="00DA63EC">
      <w:pPr>
        <w:tabs>
          <w:tab w:val="left" w:pos="0"/>
          <w:tab w:val="center" w:pos="2835"/>
        </w:tabs>
        <w:rPr>
          <w:rtl/>
        </w:rPr>
      </w:pPr>
      <w:del w:id="99355" w:author="מנוע מכני" w:date="2026-10-11T12:04:39Z">
        <w:r>
          <w:rPr>
            <w:rtl/>
          </w:rPr>
          <w:delText xml:space="preserve"> </w:delText>
        </w:r>
      </w:del>
      <w:r>
        <w:rPr>
          <w:rtl/>
        </w:rPr>
        <w:t xml:space="preserve">אפשר </w:t>
      </w:r>
      <w:ins w:id="97131" w:author="מנוע מכני" w:date="2026-10-11T12:04:39Z">
        <w:r>
          <w:rPr>
            <w:rtl/>
          </w:rPr>
          <w:t xml:space="preserve">ישנו</w:t>
        </w:r>
      </w:ins>
      <w:del w:id="97132" w:author="מנוע מכני" w:date="2026-10-11T12:04:39Z">
        <w:r>
          <w:rPr>
            <w:rtl/>
          </w:rPr>
          <w:delText xml:space="preserve">איתא</w:delText>
        </w:r>
      </w:del>
      <w:r>
        <w:rPr>
          <w:rtl/>
        </w:rPr>
        <w:t xml:space="preserve"> להא </w:t>
      </w:r>
      <w:r>
        <w:rPr>
          <w:rStyle w:val="2fb"/>
          <w:rtl/>
        </w:rPr>
        <w:t xml:space="preserve">דר</w:t>
      </w:r>
      <w:r>
        <w:rPr>
          <w:rStyle w:val="2fb"/>
          <w:rFonts w:hint="cs"/>
          <w:rtl/>
        </w:rPr>
        <w:t>י</w:t>
      </w:r>
      <w:r>
        <w:rPr>
          <w:rStyle w:val="2fb"/>
          <w:rtl/>
        </w:rPr>
        <w:t>"</w:t>
      </w:r>
      <w:r>
        <w:rPr>
          <w:rStyle w:val="2fb"/>
          <w:rFonts w:hint="cs"/>
          <w:rtl/>
        </w:rPr>
        <w:t xml:space="preserve">ו</w:t>
      </w:r>
      <w:r>
        <w:rPr>
          <w:rFonts w:hint="cs"/>
          <w:rtl/>
        </w:rPr>
        <w:t xml:space="preserve"> </w:t>
      </w:r>
      <w:r>
        <w:rPr>
          <w:rtl/>
        </w:rPr>
        <w:t xml:space="preserve">ולא תנינא במתני'? </w:t>
      </w:r>
      <w:ins w:id="97133" w:author="מנוע מכני" w:date="2026-10-11T12:04:39Z">
        <w:r>
          <w:rPr>
            <w:rtl/>
          </w:rPr>
          <w:t xml:space="preserve">יצא</w:t>
        </w:r>
      </w:ins>
      <w:del w:id="97134" w:author="מנוע מכני" w:date="2026-10-11T12:04:39Z">
        <w:r>
          <w:rPr>
            <w:rtl/>
          </w:rPr>
          <w:delText xml:space="preserve">נפק</w:delText>
        </w:r>
      </w:del>
      <w:r>
        <w:rPr>
          <w:rtl/>
        </w:rPr>
        <w:t xml:space="preserve"> דק ואשכח, </w:t>
      </w:r>
      <w:r>
        <w:rPr>
          <w:rtl/>
        </w:rPr>
        <w:t xml:space="preserve">דתנן</w:t>
      </w:r>
      <w:r>
        <w:rPr>
          <w:rtl/>
        </w:rPr>
        <w:t xml:space="preserve">: ביררו משם עצי תאינה יפים לסדר מערכה שניה של קטרת, כנגד קרן מערבית דרומית </w:t>
      </w:r>
    </w:p>
    <w:p w:rsidR="00DA63EC" w:rsidRDefault="00DA63EC" w:rsidP="00DA63EC">
      <w:pPr>
        <w:tabs>
          <w:tab w:val="left" w:pos="0"/>
          <w:tab w:val="center" w:pos="2835"/>
        </w:tabs>
        <w:rPr>
          <w:rtl/>
        </w:rPr>
      </w:pPr>
      <w:r>
        <w:rPr>
          <w:rtl/>
        </w:rPr>
        <w:tab/>
        <w:t xml:space="preserve">משוך מן הקרן כלפי צפון ארבע אמות, באומד חמש סאין גחלים, </w:t>
      </w:r>
    </w:p>
    <w:p w:rsidR="00DA63EC" w:rsidRPr="00E105BC" w:rsidRDefault="00DA63EC" w:rsidP="00DA63EC">
      <w:pPr>
        <w:tabs>
          <w:tab w:val="left" w:pos="0"/>
          <w:tab w:val="center" w:pos="2835"/>
        </w:tabs>
        <w:rPr>
          <w:spacing w:val="-2"/>
          <w:rtl/>
        </w:rPr>
      </w:pPr>
      <w:r w:rsidRPr="00E105BC">
        <w:rPr>
          <w:spacing w:val="-2"/>
          <w:rtl/>
        </w:rPr>
        <w:tab/>
        <w:t xml:space="preserve">ובשבת - באומד שמונה סאין גחלים, ששם היו נותנין שני בזיכי לבונה של לחם הפנים</w:t>
      </w:r>
      <w:ins w:id="94685" w:author="מנוע מכני" w:date="2026-10-11T12:04:39Z">
        <w:r>
          <w:rPr>
            <w:spacing w:val="-2"/>
            <w:rtl/>
          </w:rPr>
          <w:t xml:space="preserve">,</w:t>
        </w:r>
      </w:ins>
      <w:del w:id="94686" w:author="מנוע מכני" w:date="2026-10-11T12:04:39Z">
        <w:r w:rsidRPr="00E105BC">
          <w:rPr>
            <w:spacing w:val="-2"/>
            <w:rtl/>
          </w:rPr>
          <w:tab/>
          <w:delText xml:space="preserve">;</w:delText>
        </w:r>
      </w:del>
    </w:p>
    <w:p w:rsidR="00DA63EC" w:rsidRDefault="00DA63EC" w:rsidP="00DA63EC">
      <w:pPr>
        <w:pStyle w:val="afff3"/>
        <w:framePr w:wrap="around"/>
        <w:rPr>
          <w:rtl/>
        </w:rPr>
      </w:pPr>
      <w:r>
        <w:rPr>
          <w:rFonts w:hint="cs"/>
          <w:rtl/>
        </w:rPr>
        <w:t>נח:</w:t>
      </w:r>
    </w:p>
    <w:p>
      <w:pPr>
        <w:pStyle w:val="38"/>
        <w:rPr>
          <w:ins w:id="99357" w:author="מנוע מכני" w:date="2026-10-11T12:04:39Z"/>
        </w:rPr>
      </w:pPr>
      <w:del w:id="99356" w:author="מנוע מכני" w:date="2026-10-11T12:04:39Z">
        <w:r>
          <w:delText xml:space="preserve">•</w:delText>
        </w:r>
      </w:del>
      <w:r>
        <w:t xml:space="preserve"> רבי יוסי אומר, </w:t>
      </w:r>
      <w:r w:rsidRPr="001F5F9E">
        <w:t xml:space="preserve">זה סימן:</w:t>
      </w:r>
    </w:p>
    <w:p w:rsidR="00DA63EC" w:rsidRDefault="00DA63EC" w:rsidP="00DA63EC">
      <w:pPr>
        <w:tabs>
          <w:tab w:val="left" w:pos="0"/>
        </w:tabs>
        <w:rPr>
          <w:rtl/>
        </w:rPr>
      </w:pPr>
      <w:del w:id="99358" w:author="מנוע מכני" w:date="2026-10-11T12:04:39Z">
        <w:r w:rsidRPr="001F5F9E">
          <w:rPr>
            <w:b/>
            <w:bCs/>
            <w:rtl/>
          </w:rPr>
          <w:delText xml:space="preserve"> </w:delText>
        </w:r>
      </w:del>
      <w:r w:rsidRPr="001F5F9E">
        <w:rPr>
          <w:b/>
          <w:bCs/>
          <w:rtl/>
        </w:rPr>
        <w:t xml:space="preserve">כל הניטל בפנים לינתן בחוץ</w:t>
      </w:r>
      <w:r>
        <w:rPr>
          <w:rtl/>
        </w:rPr>
        <w:t xml:space="preserve"> - אינו נותן אלא בסמוך שאין לפנים,</w:t>
      </w:r>
      <w:ins w:id="94689" w:author="מנוע מכני" w:date="2026-10-11T12:04:39Z">
        <w:ins w:id="94691" w:author="מנוע מכני" w:date="2026-10-11T12:04:39Z">
          <w:ins w:id="94693" w:author="מנוע מכני" w:date="2026-10-11T12:04:39Z">
            <w:ins w:id="94695" w:author="מנוע מכני" w:date="2026-10-11T12:04:39Z">
              <w:r>
                <w:rPr>
                  <w:rtl/>
                </w:rPr>
                <w:t xml:space="preserve"> </w:t>
              </w:r>
            </w:ins>
            <w:del w:id="94696" w:author="מנוע מכני" w:date="2026-10-11T12:04:39Z">
              <w:r>
                <w:rPr>
                  <w:rtl/>
                </w:rPr>
                <w:delText xml:space="preserve"> </w:delText>
              </w:r>
              <w:r>
                <w:rPr>
                  <w:rFonts w:hint="cs"/>
                  <w:b/>
                  <w:bCs/>
                  <w:rtl/>
                </w:rPr>
                <w:delText xml:space="preserve"> </w:delText>
              </w:r>
            </w:del>
          </w:ins>
          <w:del w:id="94694" w:author="מנוע מכני" w:date="2026-10-11T12:04:39Z">
            <w:r>
              <w:rPr>
                <w:rtl/>
              </w:rPr>
              <w:delText xml:space="preserve"> </w:delText>
            </w:r>
            <w:r>
              <w:rPr>
                <w:rFonts w:hint="cs"/>
                <w:b/>
                <w:bCs/>
                <w:rtl/>
              </w:rPr>
              <w:delText xml:space="preserve"> </w:delText>
            </w:r>
          </w:del>
        </w:ins>
        <w:del w:id="94692" w:author="מנוע מכני" w:date="2026-10-11T12:04:39Z">
          <w:r>
            <w:rPr>
              <w:rtl/>
            </w:rPr>
            <w:delText xml:space="preserve"> </w:delText>
          </w:r>
          <w:r>
            <w:rPr>
              <w:rFonts w:hint="cs"/>
              <w:b/>
              <w:bCs/>
              <w:rtl/>
            </w:rPr>
            <w:delText xml:space="preserve"> </w:delText>
          </w:r>
        </w:del>
      </w:ins>
      <w:del w:id="94690" w:author="מנוע מכני" w:date="2026-10-11T12:04:39Z">
        <w:r>
          <w:rPr>
            <w:rtl/>
          </w:rPr>
          <w:delText xml:space="preserve"> </w:delText>
        </w:r>
        <w:r>
          <w:rPr>
            <w:rFonts w:hint="cs"/>
            <w:b/>
            <w:bCs/>
            <w:rtl/>
          </w:rPr>
          <w:delText xml:space="preserve"> </w:delText>
        </w:r>
      </w:del>
      <w:r>
        <w:rPr>
          <w:b/>
          <w:bCs/>
          <w:rtl/>
        </w:rPr>
        <w:tab/>
      </w:r>
      <w:r>
        <w:rPr>
          <w:b/>
          <w:bCs/>
          <w:rtl/>
        </w:rPr>
        <w:tab/>
      </w:r>
      <w:r>
        <w:rPr>
          <w:b/>
          <w:bCs/>
          <w:rtl/>
        </w:rPr>
        <w:tab/>
      </w:r>
      <w:r w:rsidRPr="001F5F9E">
        <w:rPr>
          <w:b/>
          <w:bCs/>
          <w:rtl/>
        </w:rPr>
        <w:t>וכל הניטל בחוץ לינתן לפנים</w:t>
      </w:r>
      <w:r>
        <w:rPr>
          <w:rtl/>
        </w:rPr>
        <w:t xml:space="preserve"> - אינו ניטל אלא בסמוך שאין לפנים</w:t>
      </w:r>
      <w:ins w:id="94687" w:author="מנוע מכני" w:date="2026-10-11T12:04:39Z">
        <w:r>
          <w:rPr>
            <w:rtl/>
          </w:rPr>
          <w:t xml:space="preserve">,</w:t>
        </w:r>
      </w:ins>
      <w:del w:id="94688" w:author="מנוע מכני" w:date="2026-10-11T12:04:39Z">
        <w:r>
          <w:rPr>
            <w:rtl/>
          </w:rPr>
          <w:delText xml:space="preserve">;</w:delText>
        </w:r>
      </w:del>
    </w:p>
    <w:p w:rsidR="00DA63EC" w:rsidRPr="00E105BC" w:rsidRDefault="00DA63EC" w:rsidP="00DA63EC">
      <w:pPr>
        <w:tabs>
          <w:tab w:val="left" w:pos="0"/>
          <w:tab w:val="center" w:pos="2835"/>
        </w:tabs>
        <w:rPr>
          <w:spacing w:val="-4"/>
          <w:rtl/>
        </w:rPr>
      </w:pPr>
      <w:r w:rsidRPr="00E105BC">
        <w:rPr>
          <w:spacing w:val="-4"/>
          <w:rtl/>
        </w:rPr>
        <w:t xml:space="preserve">כל הניטל בפנים לינתן בחוץ </w:t>
      </w:r>
      <w:ins w:id="91349" w:author="מנוע מכני" w:date="2026-10-11T12:04:39Z">
        <w:r>
          <w:rPr>
            <w:rFonts w:hint="cs"/>
            <w:spacing w:val="-4"/>
            <w:rtl/>
          </w:rPr>
          <w:t xml:space="preserve">לא</w:t>
        </w:r>
      </w:ins>
      <w:del w:id="91350" w:author="מנוע מכני" w:date="2026-10-11T12:04:39Z">
        <w:r w:rsidRPr="00E105BC">
          <w:rPr>
            <w:rFonts w:hint="cs"/>
            <w:spacing w:val="-4"/>
            <w:rtl/>
          </w:rPr>
          <w:delText xml:space="preserve">לאו</w:delText>
        </w:r>
      </w:del>
      <w:r w:rsidRPr="00E105BC">
        <w:rPr>
          <w:spacing w:val="-4"/>
          <w:rtl/>
        </w:rPr>
        <w:t xml:space="preserve"> שירים, </w:t>
      </w:r>
      <w:r w:rsidRPr="00E105BC">
        <w:rPr>
          <w:rFonts w:hint="cs"/>
          <w:spacing w:val="-4"/>
          <w:rtl/>
        </w:rPr>
        <w:t>ד</w:t>
      </w:r>
      <w:r>
        <w:rPr>
          <w:spacing w:val="-4"/>
          <w:rtl/>
        </w:rPr>
        <w:t xml:space="preserve">בהדיא כתיב: </w:t>
      </w:r>
      <w:r>
        <w:rPr>
          <w:rStyle w:val="afffff0"/>
          <w:spacing w:val="-4"/>
          <w:rtl/>
          <w:rPrChange w:id="9026" w:author="מנוע פסוקים" w:date="2026-10-11T09:29:40Z">
            <w:rPr>
              <w:spacing w:val="-4"/>
              <w:rtl/>
            </w:rPr>
          </w:rPrChange>
        </w:rPr>
        <w:t xml:space="preserve">אל יסוד מזבח העולה אשר פתח</w:t>
      </w:r>
      <w:r>
        <w:rPr>
          <w:spacing w:val="-4"/>
          <w:rtl/>
        </w:rPr>
        <w:t xml:space="preserve"> אה"</w:t>
      </w:r>
      <w:r w:rsidRPr="00E105BC">
        <w:rPr>
          <w:rFonts w:hint="cs"/>
          <w:spacing w:val="-4"/>
          <w:rtl/>
        </w:rPr>
        <w:t>מ</w:t>
      </w:r>
      <w:r w:rsidRPr="00E105BC">
        <w:rPr>
          <w:spacing w:val="-4"/>
          <w:rtl/>
        </w:rPr>
        <w:t xml:space="preserve">! </w:t>
      </w:r>
    </w:p>
    <w:p w:rsidR="00DA63EC" w:rsidRDefault="00DA63EC" w:rsidP="00DA63EC">
      <w:pPr>
        <w:tabs>
          <w:tab w:val="left" w:pos="0"/>
          <w:tab w:val="center" w:pos="2835"/>
        </w:tabs>
        <w:rPr>
          <w:rtl/>
        </w:rPr>
      </w:pPr>
      <w:r>
        <w:rPr>
          <w:rtl/>
        </w:rPr>
        <w:tab/>
        <w:t xml:space="preserve">ותו, כל הניטל בחוץ לינתן בפנים </w:t>
      </w:r>
      <w:ins w:id="91351" w:author="מנוע מכני" w:date="2026-10-11T12:04:39Z">
        <w:r>
          <w:rPr>
            <w:rFonts w:hint="cs"/>
            <w:rtl/>
          </w:rPr>
          <w:t xml:space="preserve">לא</w:t>
        </w:r>
      </w:ins>
      <w:del w:id="91352" w:author="מנוע מכני" w:date="2026-10-11T12:04:39Z">
        <w:r>
          <w:rPr>
            <w:rFonts w:hint="cs"/>
            <w:rtl/>
          </w:rPr>
          <w:delText xml:space="preserve">לאו</w:delText>
        </w:r>
      </w:del>
      <w:r>
        <w:rPr>
          <w:rFonts w:hint="cs"/>
          <w:rtl/>
        </w:rPr>
        <w:t xml:space="preserve"> </w:t>
      </w:r>
      <w:r>
        <w:rPr>
          <w:rtl/>
        </w:rPr>
        <w:t>גחלים של יו</w:t>
      </w:r>
      <w:r>
        <w:rPr>
          <w:rFonts w:hint="cs"/>
          <w:rtl/>
        </w:rPr>
        <w:t>ה</w:t>
      </w:r>
      <w:r>
        <w:rPr>
          <w:rtl/>
        </w:rPr>
        <w:t>"</w:t>
      </w:r>
      <w:r>
        <w:rPr>
          <w:rFonts w:hint="cs"/>
          <w:rtl/>
        </w:rPr>
        <w:t>כ דבהדיא כתיב '</w:t>
      </w:r>
      <w:ins w:id="90857" w:author="Claude - סמנטי" w:date="2026-10-11T12:26:16Z">
        <w:r>
          <w:rPr>
            <w:rStyle w:val="afffff0"/>
            <w:rtl/>
          </w:rPr>
          <w:t xml:space="preserve">וְלָקַח מְלֹא הַמַּחְתָּה גַּחֲלֵי אֵשׁ וְגוֹ</w:t>
        </w:r>
      </w:ins>
      <w:del w:id="90858" w:author="Claude - סמנטי" w:date="2026-10-11T12:26:16Z">
        <w:r>
          <w:rPr>
            <w:rtl/>
          </w:rPr>
          <w:delText xml:space="preserve">ולקח מלא המחתה גחלי אש וגו</w:delText>
        </w:r>
      </w:del>
      <w:r>
        <w:rPr>
          <w:rtl/>
        </w:rPr>
        <w:t xml:space="preserve">'! </w:t>
      </w:r>
    </w:p>
    <w:p>
      <w:pPr>
        <w:pStyle w:val="38"/>
        <w:rPr>
          <w:ins w:id="99359" w:author="מנוע מכני" w:date="2026-10-11T12:04:39Z"/>
        </w:rPr>
      </w:pPr>
      <w:r w:rsidRPr="001F5F9E">
        <w:t xml:space="preserve">אלא</w:t>
      </w:r>
    </w:p>
    <w:p w:rsidR="00DA63EC" w:rsidRDefault="00DA63EC" w:rsidP="00DA63EC">
      <w:pPr>
        <w:tabs>
          <w:tab w:val="left" w:pos="0"/>
          <w:tab w:val="center" w:pos="2835"/>
        </w:tabs>
        <w:rPr>
          <w:rtl/>
        </w:rPr>
      </w:pPr>
      <w:del w:id="99360" w:author="מנוע מכני" w:date="2026-10-11T12:04:39Z">
        <w:r w:rsidRPr="001F5F9E">
          <w:rPr>
            <w:b/>
            <w:bCs/>
            <w:rtl/>
          </w:rPr>
          <w:delText xml:space="preserve"> </w:delText>
        </w:r>
      </w:del>
      <w:r w:rsidRPr="001F5F9E">
        <w:rPr>
          <w:b/>
          <w:bCs/>
          <w:rtl/>
        </w:rPr>
        <w:t xml:space="preserve">כל הניטל בפנים לינתן בחוץ - שני בזיכי לבונה של לחם הפנים</w:t>
      </w:r>
      <w:r>
        <w:rPr>
          <w:rtl/>
        </w:rPr>
        <w:t xml:space="preserve">, דגמרי משירים, </w:t>
      </w:r>
    </w:p>
    <w:p w:rsidR="00DA63EC" w:rsidRDefault="00DA63EC" w:rsidP="00DA63EC">
      <w:pPr>
        <w:tabs>
          <w:tab w:val="left" w:pos="0"/>
          <w:tab w:val="center" w:pos="2835"/>
        </w:tabs>
        <w:rPr>
          <w:rtl/>
        </w:rPr>
      </w:pPr>
      <w:r w:rsidRPr="001F5F9E">
        <w:rPr>
          <w:b/>
          <w:bCs/>
          <w:rtl/>
        </w:rPr>
        <w:t>הניטל בחוץ לינתן בפנים - גחלים דכל יומא ויומא</w:t>
      </w:r>
      <w:r>
        <w:rPr>
          <w:rtl/>
        </w:rPr>
        <w:t xml:space="preserve">, דגמרן מגחלים של יום הכפורים</w:t>
      </w:r>
      <w:ins w:id="94697" w:author="מנוע מכני" w:date="2026-10-11T12:04:39Z">
        <w:r>
          <w:rPr>
            <w:rtl/>
          </w:rPr>
          <w:t xml:space="preserve">,</w:t>
        </w:r>
      </w:ins>
      <w:del w:id="94698" w:author="מנוע מכני" w:date="2026-10-11T12:04:39Z">
        <w:r>
          <w:rPr>
            <w:rtl/>
          </w:rPr>
          <w:delText xml:space="preserve">;</w:delText>
        </w:r>
      </w:del>
    </w:p>
    <w:p w:rsidR="00DA63EC" w:rsidRDefault="00DA63EC" w:rsidP="00DA63EC">
      <w:pPr>
        <w:tabs>
          <w:tab w:val="left" w:pos="0"/>
          <w:tab w:val="center" w:pos="2835"/>
        </w:tabs>
        <w:rPr>
          <w:rtl/>
        </w:rPr>
      </w:pPr>
      <w:ins w:id="95961" w:author="מנוע מכני" w:date="2026-10-11T12:04:39Z">
        <w:r>
          <w:rPr>
            <w:rFonts w:hint="cs"/>
            <w:rtl/>
          </w:rPr>
          <w:t xml:space="preserve">ואם </w:t>
        </w:r>
      </w:ins>
      <w:del w:id="95962" w:author="מנוע מכני" w:date="2026-10-11T12:04:39Z">
        <w:r>
          <w:rPr>
            <w:rFonts w:hint="cs"/>
            <w:rtl/>
          </w:rPr>
          <w:delText xml:space="preserve">ו</w:delText>
        </w:r>
        <w:r>
          <w:rPr>
            <w:rtl/>
          </w:rPr>
          <w:delText xml:space="preserve">אי </w:delText>
        </w:r>
      </w:del>
      <w:r>
        <w:rPr>
          <w:rtl/>
        </w:rPr>
        <w:t xml:space="preserve">סבר: </w:t>
      </w:r>
      <w:ins w:id="96215" w:author="מנוע מכני" w:date="2026-10-11T12:04:39Z">
        <w:r>
          <w:rPr>
            <w:rtl/>
          </w:rPr>
          <w:t xml:space="preserve">כולו</w:t>
        </w:r>
      </w:ins>
      <w:del w:id="96216" w:author="מנוע מכני" w:date="2026-10-11T12:04:39Z">
        <w:r>
          <w:rPr>
            <w:rtl/>
          </w:rPr>
          <w:delText xml:space="preserve">כוליה</w:delText>
        </w:r>
      </w:del>
      <w:r>
        <w:rPr>
          <w:rtl/>
        </w:rPr>
        <w:t xml:space="preserve"> מזבח בדרום</w:t>
      </w:r>
      <w:r>
        <w:rPr>
          <w:rFonts w:hint="cs"/>
          <w:rtl/>
        </w:rPr>
        <w:t>,</w:t>
      </w:r>
      <w:r>
        <w:rPr>
          <w:rtl/>
        </w:rPr>
        <w:t xml:space="preserve"> עשרים ושבע בעי </w:t>
      </w:r>
      <w:ins w:id="90181" w:author="Claude - סמנטי" w:date="2026-10-11T12:26:16Z">
        <w:r>
          <w:rPr>
            <w:rtl/>
          </w:rPr>
          <w:t xml:space="preserve">להביא</w:t>
        </w:r>
      </w:ins>
      <w:del w:id="90182" w:author="Claude - סמנטי" w:date="2026-10-11T12:26:16Z">
        <w:r>
          <w:rPr>
            <w:rtl/>
          </w:rPr>
          <w:delText xml:space="preserve">למיתי</w:delText>
        </w:r>
      </w:del>
      <w:r>
        <w:rPr>
          <w:rtl/>
        </w:rPr>
        <w:t xml:space="preserve">! וא"</w:t>
      </w:r>
      <w:r>
        <w:rPr>
          <w:rFonts w:hint="cs"/>
          <w:rtl/>
        </w:rPr>
        <w:t xml:space="preserve">נ </w:t>
      </w:r>
      <w:r>
        <w:rPr>
          <w:rtl/>
        </w:rPr>
        <w:t xml:space="preserve">סבר: קדושת היכל ואולם </w:t>
      </w:r>
      <w:ins w:id="93137" w:author="מנוע מכני" w:date="2026-10-11T12:04:39Z">
        <w:r>
          <w:rPr>
            <w:rtl/>
          </w:rPr>
          <w:t xml:space="preserve">אחת</w:t>
        </w:r>
      </w:ins>
      <w:del w:id="93138" w:author="מנוע מכני" w:date="2026-10-11T12:04:39Z">
        <w:r>
          <w:rPr>
            <w:rtl/>
          </w:rPr>
          <w:delText xml:space="preserve">חדא</w:delText>
        </w:r>
      </w:del>
      <w:r>
        <w:rPr>
          <w:rtl/>
        </w:rPr>
        <w:t xml:space="preserve"> היא, עשרים ותרתי בעי מיתי! </w:t>
      </w:r>
    </w:p>
    <w:p w:rsidR="00DA63EC" w:rsidRDefault="00DA63EC" w:rsidP="00DA63EC">
      <w:pPr>
        <w:tabs>
          <w:tab w:val="left" w:pos="0"/>
          <w:tab w:val="center" w:pos="2835"/>
        </w:tabs>
        <w:rPr>
          <w:rtl/>
        </w:rPr>
      </w:pPr>
      <w:ins w:id="95963" w:author="מנוע מכני" w:date="2026-10-11T12:04:39Z">
        <w:r>
          <w:rPr>
            <w:rtl/>
          </w:rPr>
          <w:t xml:space="preserve">ואם </w:t>
        </w:r>
      </w:ins>
      <w:del w:id="95964" w:author="מנוע מכני" w:date="2026-10-11T12:04:39Z">
        <w:r>
          <w:rPr>
            <w:rtl/>
          </w:rPr>
          <w:delText xml:space="preserve">ואי </w:delText>
        </w:r>
      </w:del>
      <w:r>
        <w:rPr>
          <w:rtl/>
        </w:rPr>
        <w:t xml:space="preserve">סבר: חציו בצפון וחציו בדרום, </w:t>
      </w:r>
      <w:r>
        <w:rPr>
          <w:rFonts w:hint="cs"/>
          <w:rtl/>
        </w:rPr>
        <w:t>י</w:t>
      </w:r>
      <w:r>
        <w:rPr>
          <w:rtl/>
        </w:rPr>
        <w:t>"</w:t>
      </w:r>
      <w:r>
        <w:rPr>
          <w:rFonts w:hint="cs"/>
          <w:rtl/>
        </w:rPr>
        <w:t xml:space="preserve">א </w:t>
      </w:r>
      <w:r>
        <w:rPr>
          <w:rtl/>
        </w:rPr>
        <w:t xml:space="preserve">בעי </w:t>
      </w:r>
      <w:ins w:id="90183" w:author="Claude - סמנטי" w:date="2026-10-11T12:26:16Z">
        <w:r>
          <w:rPr>
            <w:rtl/>
          </w:rPr>
          <w:t xml:space="preserve">להביא</w:t>
        </w:r>
      </w:ins>
      <w:del w:id="90184" w:author="Claude - סמנטי" w:date="2026-10-11T12:26:16Z">
        <w:r>
          <w:rPr>
            <w:rtl/>
          </w:rPr>
          <w:delText xml:space="preserve">למיתי</w:delText>
        </w:r>
      </w:del>
      <w:r>
        <w:rPr>
          <w:rtl/>
        </w:rPr>
        <w:t xml:space="preserve">! </w:t>
      </w:r>
    </w:p>
    <w:p w:rsidR="00DA63EC" w:rsidRDefault="00DA63EC" w:rsidP="00DA63EC">
      <w:pPr>
        <w:tabs>
          <w:tab w:val="left" w:pos="0"/>
          <w:tab w:val="center" w:pos="2835"/>
        </w:tabs>
        <w:rPr>
          <w:rtl/>
        </w:rPr>
      </w:pPr>
      <w:r>
        <w:rPr>
          <w:rtl/>
        </w:rPr>
        <w:t xml:space="preserve">ואלא סבר: קדושת היכל ואולם </w:t>
      </w:r>
      <w:ins w:id="93139" w:author="מנוע מכני" w:date="2026-10-11T12:04:39Z">
        <w:r>
          <w:rPr>
            <w:rtl/>
          </w:rPr>
          <w:t xml:space="preserve">אחת</w:t>
        </w:r>
      </w:ins>
      <w:del w:id="93140" w:author="מנוע מכני" w:date="2026-10-11T12:04:39Z">
        <w:r>
          <w:rPr>
            <w:rtl/>
          </w:rPr>
          <w:delText xml:space="preserve">חדא</w:delText>
        </w:r>
      </w:del>
      <w:r>
        <w:rPr>
          <w:rtl/>
        </w:rPr>
        <w:t xml:space="preserve"> </w:t>
      </w:r>
      <w:ins w:id="91353" w:author="מנוע מכני" w:date="2026-10-11T12:04:39Z">
        <w:r>
          <w:rPr>
            <w:rtl/>
          </w:rPr>
          <w:t xml:space="preserve">דבר</w:t>
        </w:r>
      </w:ins>
      <w:del w:id="91354" w:author="מנוע מכני" w:date="2026-10-11T12:04:39Z">
        <w:r>
          <w:rPr>
            <w:rtl/>
          </w:rPr>
          <w:delText xml:space="preserve">מילתא</w:delText>
        </w:r>
      </w:del>
      <w:r>
        <w:rPr>
          <w:rtl/>
        </w:rPr>
        <w:t xml:space="preserve"> היא, שית בעי </w:t>
      </w:r>
      <w:ins w:id="90185" w:author="Claude - סמנטי" w:date="2026-10-11T12:26:16Z">
        <w:r>
          <w:rPr>
            <w:rtl/>
          </w:rPr>
          <w:t xml:space="preserve">להביא</w:t>
        </w:r>
      </w:ins>
      <w:del w:id="90186" w:author="Claude - סמנטי" w:date="2026-10-11T12:26:16Z">
        <w:r>
          <w:rPr>
            <w:rtl/>
          </w:rPr>
          <w:delText xml:space="preserve">למיתי</w:delText>
        </w:r>
      </w:del>
      <w:r>
        <w:rPr>
          <w:rtl/>
        </w:rPr>
        <w:t xml:space="preserve">! </w:t>
      </w:r>
    </w:p>
    <w:p>
      <w:pPr>
        <w:pStyle w:val="38"/>
        <w:rPr>
          <w:ins w:id="99361" w:author="מנוע מכני" w:date="2026-10-11T12:04:39Z"/>
        </w:rPr>
      </w:pPr>
      <w:r>
        <w:t xml:space="preserve">אלא </w:t>
      </w:r>
      <w:ins w:id="91357" w:author="מנוע מכני" w:date="2026-10-11T12:04:39Z">
        <w:r>
          <w:t xml:space="preserve">לא</w:t>
        </w:r>
      </w:ins>
      <w:del w:id="91358" w:author="מנוע מכני" w:date="2026-10-11T12:04:39Z">
        <w:r>
          <w:delText xml:space="preserve">לאו</w:delText>
        </w:r>
      </w:del>
      <w:r>
        <w:t xml:space="preserve"> משום דסבר:</w:t>
      </w:r>
    </w:p>
    <w:p w:rsidR="00DA63EC" w:rsidRDefault="00DA63EC" w:rsidP="00DA63EC">
      <w:pPr>
        <w:tabs>
          <w:tab w:val="left" w:pos="0"/>
          <w:tab w:val="center" w:pos="2835"/>
        </w:tabs>
        <w:rPr>
          <w:rtl/>
        </w:rPr>
      </w:pPr>
      <w:del w:id="99362" w:author="מנוע מכני" w:date="2026-10-11T12:04:39Z">
        <w:r>
          <w:rPr>
            <w:rtl/>
          </w:rPr>
          <w:delText xml:space="preserve"> </w:delText>
        </w:r>
      </w:del>
      <w:ins w:id="96217" w:author="מנוע מכני" w:date="2026-10-11T12:04:39Z">
        <w:r>
          <w:rPr>
            <w:rtl/>
          </w:rPr>
          <w:t xml:space="preserve">כולו</w:t>
        </w:r>
      </w:ins>
      <w:del w:id="96218" w:author="מנוע מכני" w:date="2026-10-11T12:04:39Z">
        <w:r>
          <w:rPr>
            <w:rtl/>
          </w:rPr>
          <w:delText xml:space="preserve">כוליה</w:delText>
        </w:r>
      </w:del>
      <w:r>
        <w:rPr>
          <w:rtl/>
        </w:rPr>
        <w:t xml:space="preserve"> מזבח בצפון </w:t>
      </w:r>
      <w:ins w:id="97135" w:author="מנוע מכני" w:date="2026-10-11T12:04:39Z">
        <w:r>
          <w:rPr>
            <w:rtl/>
          </w:rPr>
          <w:t xml:space="preserve">עומד</w:t>
        </w:r>
      </w:ins>
      <w:del w:id="97136" w:author="מנוע מכני" w:date="2026-10-11T12:04:39Z">
        <w:r>
          <w:rPr>
            <w:rtl/>
          </w:rPr>
          <w:delText xml:space="preserve">קאי</w:delText>
        </w:r>
      </w:del>
      <w:r>
        <w:rPr>
          <w:rtl/>
        </w:rPr>
        <w:t xml:space="preserve">, </w:t>
      </w:r>
      <w:ins w:id="93143" w:author="מנוע מכני" w:date="2026-10-11T12:04:39Z">
        <w:r>
          <w:rPr>
            <w:rtl/>
          </w:rPr>
          <w:t xml:space="preserve">ואלו</w:t>
        </w:r>
      </w:ins>
      <w:del w:id="93144" w:author="מנוע מכני" w:date="2026-10-11T12:04:39Z">
        <w:r>
          <w:rPr>
            <w:rtl/>
          </w:rPr>
          <w:delText xml:space="preserve">והני</w:delText>
        </w:r>
      </w:del>
      <w:r>
        <w:rPr>
          <w:rtl/>
        </w:rPr>
        <w:t xml:space="preserve"> </w:t>
      </w:r>
      <w:r>
        <w:rPr>
          <w:rFonts w:hint="cs"/>
          <w:rtl/>
        </w:rPr>
        <w:t xml:space="preserve">ד' </w:t>
      </w:r>
      <w:r>
        <w:rPr>
          <w:rtl/>
        </w:rPr>
        <w:t xml:space="preserve">אמות - אמה יסוד ואמה סובב, ואמה מקום קרנות ואמה מקום רגלי הכהנים, דכי מסגו </w:t>
      </w:r>
      <w:ins w:id="93141" w:author="מנוע מכני" w:date="2026-10-11T12:04:39Z">
        <w:r>
          <w:rPr>
            <w:rtl/>
          </w:rPr>
          <w:t xml:space="preserve">ללפניו</w:t>
        </w:r>
      </w:ins>
      <w:del w:id="93142" w:author="מנוע מכני" w:date="2026-10-11T12:04:39Z">
        <w:r>
          <w:rPr>
            <w:rtl/>
          </w:rPr>
          <w:delText xml:space="preserve">לקמיה</w:delText>
        </w:r>
      </w:del>
      <w:r>
        <w:rPr>
          <w:rtl/>
        </w:rPr>
        <w:t xml:space="preserve"> </w:t>
      </w:r>
      <w:ins w:id="97137" w:author="מנוע מכני" w:date="2026-10-11T12:04:39Z">
        <w:r>
          <w:rPr>
            <w:rtl/>
          </w:rPr>
          <w:t xml:space="preserve">יותר</w:t>
        </w:r>
      </w:ins>
      <w:del w:id="97138" w:author="מנוע מכני" w:date="2026-10-11T12:04:39Z">
        <w:r>
          <w:rPr>
            <w:rtl/>
          </w:rPr>
          <w:delText xml:space="preserve">טפי</w:delText>
        </w:r>
      </w:del>
      <w:r>
        <w:rPr>
          <w:rtl/>
        </w:rPr>
        <w:t xml:space="preserve"> תו </w:t>
      </w:r>
      <w:ins w:id="91355" w:author="מנוע מכני" w:date="2026-10-11T12:04:39Z">
        <w:r>
          <w:rPr>
            <w:rtl/>
          </w:rPr>
          <w:t xml:space="preserve">אין</w:t>
        </w:r>
      </w:ins>
      <w:del w:id="91356" w:author="מנוע מכני" w:date="2026-10-11T12:04:39Z">
        <w:r>
          <w:rPr>
            <w:rtl/>
          </w:rPr>
          <w:delText xml:space="preserve">ליכא</w:delText>
        </w:r>
      </w:del>
      <w:r>
        <w:rPr>
          <w:rtl/>
        </w:rPr>
        <w:t xml:space="preserve"> פתח.</w:t>
      </w:r>
    </w:p>
    <w:p>
      <w:pPr>
        <w:pStyle w:val="38"/>
        <w:rPr>
          <w:ins w:id="99364" w:author="מנוע מכני" w:date="2026-10-11T12:04:39Z"/>
        </w:rPr>
      </w:pPr>
      <w:del w:id="99363" w:author="מנוע מכני" w:date="2026-10-11T12:04:39Z">
        <w:r>
          <w:delText xml:space="preserve">•</w:delText>
        </w:r>
      </w:del>
      <w:r>
        <w:t xml:space="preserve"> </w:t>
      </w:r>
      <w:r>
        <w:t>אראב</w:t>
      </w:r>
      <w:r>
        <w:t>"</w:t>
      </w:r>
      <w:r>
        <w:t>א</w:t>
      </w:r>
      <w:r>
        <w:t xml:space="preserve">:</w:t>
      </w:r>
    </w:p>
    <w:p w:rsidR="00DA63EC" w:rsidRDefault="00DA63EC" w:rsidP="00DA63EC">
      <w:pPr>
        <w:tabs>
          <w:tab w:val="left" w:pos="0"/>
          <w:tab w:val="center" w:pos="2835"/>
        </w:tabs>
        <w:rPr>
          <w:rtl/>
        </w:rPr>
      </w:pPr>
      <w:del w:id="99365" w:author="מנוע מכני" w:date="2026-10-11T12:04:39Z">
        <w:r>
          <w:rPr>
            <w:rtl/>
          </w:rPr>
          <w:delText xml:space="preserve"> </w:delText>
        </w:r>
      </w:del>
      <w:r>
        <w:rPr>
          <w:rtl/>
        </w:rPr>
        <w:t xml:space="preserve">ה</w:t>
      </w:r>
      <w:r>
        <w:rPr>
          <w:rFonts w:hint="cs"/>
          <w:rtl/>
        </w:rPr>
        <w:t xml:space="preserve">ך </w:t>
      </w:r>
      <w:r>
        <w:rPr>
          <w:rStyle w:val="2fb"/>
          <w:rFonts w:hint="cs"/>
          <w:rtl/>
        </w:rPr>
        <w:t xml:space="preserve">כר</w:t>
      </w:r>
      <w:r>
        <w:rPr>
          <w:rStyle w:val="2fb"/>
          <w:rtl/>
        </w:rPr>
        <w:t>"</w:t>
      </w:r>
      <w:r>
        <w:rPr>
          <w:rStyle w:val="2fb"/>
          <w:rFonts w:hint="cs"/>
          <w:rtl/>
        </w:rPr>
        <w:t xml:space="preserve">י</w:t>
      </w:r>
      <w:r>
        <w:rPr>
          <w:rFonts w:hint="cs"/>
          <w:rtl/>
        </w:rPr>
        <w:t xml:space="preserve"> </w:t>
      </w:r>
      <w:r>
        <w:rPr>
          <w:rtl/>
        </w:rPr>
        <w:t xml:space="preserve">דתניא</w:t>
      </w:r>
      <w:r>
        <w:rPr>
          <w:rtl/>
        </w:rPr>
        <w:t xml:space="preserve">, </w:t>
      </w:r>
      <w:r>
        <w:rPr>
          <w:rStyle w:val="2fb"/>
          <w:rtl/>
        </w:rPr>
        <w:t xml:space="preserve">ר"י</w:t>
      </w:r>
      <w:r>
        <w:rPr>
          <w:rtl/>
        </w:rPr>
        <w:t xml:space="preserve"> אומר: מזבח ממוצע ועומד באמצע העזרה, ושלשים ושתים אמות היו לו, עשר אמות כנגד פתחו של היכל, </w:t>
      </w:r>
    </w:p>
    <w:p w:rsidR="00DA63EC" w:rsidRDefault="00DA63EC" w:rsidP="00DA63EC">
      <w:pPr>
        <w:tabs>
          <w:tab w:val="left" w:pos="0"/>
          <w:tab w:val="center" w:pos="2835"/>
        </w:tabs>
        <w:rPr>
          <w:rtl/>
        </w:rPr>
      </w:pPr>
      <w:r>
        <w:rPr>
          <w:rtl/>
        </w:rPr>
        <w:tab/>
        <w:t>אחת עשרה אמה מיכן ואחת עשרה אמה מיכן, נמצא מזבח מכוון כנגד היכל.</w:t>
      </w:r>
    </w:p>
    <w:p w:rsidR="00DA63EC" w:rsidRPr="00FE1B89" w:rsidRDefault="00DA63EC" w:rsidP="00DA63EC">
      <w:pPr>
        <w:tabs>
          <w:tab w:val="left" w:pos="0"/>
          <w:tab w:val="center" w:pos="2835"/>
        </w:tabs>
        <w:rPr>
          <w:spacing w:val="-4"/>
          <w:rtl/>
        </w:rPr>
      </w:pPr>
      <w:r w:rsidRPr="00FE1B89">
        <w:rPr>
          <w:spacing w:val="-4"/>
          <w:rtl/>
        </w:rPr>
        <w:t xml:space="preserve">סוף סוף </w:t>
      </w:r>
      <w:r w:rsidRPr="00FE1B89">
        <w:rPr>
          <w:rStyle w:val="2fb"/>
          <w:spacing w:val="-4"/>
          <w:rtl/>
        </w:rPr>
        <w:t xml:space="preserve">לר"</w:t>
      </w:r>
      <w:r w:rsidRPr="00FE1B89">
        <w:rPr>
          <w:rStyle w:val="2fb"/>
          <w:rFonts w:hint="cs"/>
          <w:spacing w:val="-4"/>
          <w:rtl/>
        </w:rPr>
        <w:t xml:space="preserve">י</w:t>
      </w:r>
      <w:r w:rsidRPr="00FE1B89">
        <w:rPr>
          <w:rFonts w:hint="cs"/>
          <w:spacing w:val="-4"/>
          <w:rtl/>
        </w:rPr>
        <w:t xml:space="preserve"> </w:t>
      </w:r>
      <w:r w:rsidRPr="00FE1B89">
        <w:rPr>
          <w:spacing w:val="-4"/>
          <w:rtl/>
        </w:rPr>
        <w:t xml:space="preserve">חד סרי בעי </w:t>
      </w:r>
      <w:ins w:id="90189" w:author="Claude - סמנטי" w:date="2026-10-11T12:26:16Z">
        <w:r>
          <w:rPr>
            <w:spacing w:val="-4"/>
            <w:rtl/>
          </w:rPr>
          <w:t xml:space="preserve">להביא</w:t>
        </w:r>
      </w:ins>
      <w:del w:id="90190" w:author="Claude - סמנטי" w:date="2026-10-11T12:26:16Z">
        <w:r w:rsidRPr="00FE1B89">
          <w:rPr>
            <w:spacing w:val="-4"/>
            <w:rtl/>
          </w:rPr>
          <w:delText xml:space="preserve">למיתי</w:delText>
        </w:r>
      </w:del>
      <w:r w:rsidRPr="00FE1B89">
        <w:rPr>
          <w:spacing w:val="-4"/>
          <w:rtl/>
        </w:rPr>
        <w:t xml:space="preserve">, </w:t>
      </w:r>
      <w:ins w:id="95965" w:author="מנוע מכני" w:date="2026-10-11T12:04:39Z">
        <w:r>
          <w:rPr>
            <w:spacing w:val="-4"/>
            <w:rtl/>
          </w:rPr>
          <w:t xml:space="preserve">ואם </w:t>
        </w:r>
      </w:ins>
      <w:del w:id="95966" w:author="מנוע מכני" w:date="2026-10-11T12:04:39Z">
        <w:r w:rsidRPr="00FE1B89">
          <w:rPr>
            <w:spacing w:val="-4"/>
            <w:rtl/>
          </w:rPr>
          <w:delText xml:space="preserve">ואי </w:delText>
        </w:r>
      </w:del>
      <w:ins w:id="91361" w:author="מנוע מכני" w:date="2026-10-11T12:04:39Z">
        <w:r>
          <w:rPr>
            <w:spacing w:val="-4"/>
            <w:rtl/>
          </w:rPr>
          <w:t xml:space="preserve">סבר</w:t>
        </w:r>
      </w:ins>
      <w:del w:id="91362" w:author="מנוע מכני" w:date="2026-10-11T12:04:39Z">
        <w:r w:rsidRPr="00FE1B89">
          <w:rPr>
            <w:spacing w:val="-4"/>
            <w:rtl/>
          </w:rPr>
          <w:delText xml:space="preserve">קסבר</w:delText>
        </w:r>
      </w:del>
      <w:r w:rsidRPr="00FE1B89">
        <w:rPr>
          <w:spacing w:val="-4"/>
          <w:rtl/>
        </w:rPr>
        <w:t xml:space="preserve">: קדושת היכל ואולם </w:t>
      </w:r>
      <w:ins w:id="93145" w:author="מנוע מכני" w:date="2026-10-11T12:04:39Z">
        <w:r>
          <w:rPr>
            <w:spacing w:val="-4"/>
            <w:rtl/>
          </w:rPr>
          <w:t xml:space="preserve">אחת</w:t>
        </w:r>
      </w:ins>
      <w:del w:id="93146" w:author="מנוע מכני" w:date="2026-10-11T12:04:39Z">
        <w:r w:rsidRPr="00FE1B89">
          <w:rPr>
            <w:spacing w:val="-4"/>
            <w:rtl/>
          </w:rPr>
          <w:delText xml:space="preserve">חדא</w:delText>
        </w:r>
      </w:del>
      <w:r w:rsidRPr="00FE1B89">
        <w:rPr>
          <w:spacing w:val="-4"/>
          <w:rtl/>
        </w:rPr>
        <w:t xml:space="preserve"> </w:t>
      </w:r>
      <w:ins w:id="91359" w:author="מנוע מכני" w:date="2026-10-11T12:04:39Z">
        <w:r>
          <w:rPr>
            <w:spacing w:val="-4"/>
            <w:rtl/>
          </w:rPr>
          <w:t xml:space="preserve">דבר</w:t>
        </w:r>
      </w:ins>
      <w:del w:id="91360" w:author="מנוע מכני" w:date="2026-10-11T12:04:39Z">
        <w:r w:rsidRPr="00FE1B89">
          <w:rPr>
            <w:spacing w:val="-4"/>
            <w:rtl/>
          </w:rPr>
          <w:delText xml:space="preserve">מילתא</w:delText>
        </w:r>
      </w:del>
      <w:r w:rsidRPr="00FE1B89">
        <w:rPr>
          <w:spacing w:val="-4"/>
          <w:rtl/>
        </w:rPr>
        <w:t xml:space="preserve"> היא, שית בעי </w:t>
      </w:r>
      <w:ins w:id="90187" w:author="Claude - סמנטי" w:date="2026-10-11T12:26:16Z">
        <w:r>
          <w:rPr>
            <w:spacing w:val="-4"/>
            <w:rtl/>
          </w:rPr>
          <w:t xml:space="preserve">להביא</w:t>
        </w:r>
      </w:ins>
      <w:del w:id="90188" w:author="Claude - סמנטי" w:date="2026-10-11T12:26:16Z">
        <w:r w:rsidRPr="00FE1B89">
          <w:rPr>
            <w:spacing w:val="-4"/>
            <w:rtl/>
          </w:rPr>
          <w:delText xml:space="preserve">למיתי</w:delText>
        </w:r>
      </w:del>
      <w:r w:rsidRPr="00FE1B89">
        <w:rPr>
          <w:spacing w:val="-4"/>
          <w:rtl/>
        </w:rPr>
        <w:t xml:space="preserve">! </w:t>
      </w:r>
    </w:p>
    <w:p w:rsidR="00DA63EC" w:rsidRDefault="00DA63EC" w:rsidP="00DA63EC">
      <w:pPr>
        <w:tabs>
          <w:tab w:val="left" w:pos="0"/>
          <w:tab w:val="center" w:pos="2835"/>
        </w:tabs>
        <w:rPr>
          <w:rtl/>
        </w:rPr>
      </w:pPr>
      <w:r>
        <w:rPr>
          <w:rtl/>
        </w:rPr>
        <w:t xml:space="preserve">מי סברת </w:t>
      </w:r>
      <w:ins w:id="93147" w:author="מנוע מכני" w:date="2026-10-11T12:04:39Z">
        <w:r>
          <w:rPr>
            <w:rtl/>
          </w:rPr>
          <w:t xml:space="preserve">אלו</w:t>
        </w:r>
      </w:ins>
      <w:del w:id="93148" w:author="מנוע מכני" w:date="2026-10-11T12:04:39Z">
        <w:r>
          <w:rPr>
            <w:rtl/>
          </w:rPr>
          <w:delText xml:space="preserve">הני</w:delText>
        </w:r>
      </w:del>
      <w:r>
        <w:rPr>
          <w:rtl/>
        </w:rPr>
        <w:t xml:space="preserve"> </w:t>
      </w:r>
      <w:r>
        <w:rPr>
          <w:rFonts w:hint="cs"/>
          <w:rtl/>
        </w:rPr>
        <w:t xml:space="preserve">ד' </w:t>
      </w:r>
      <w:r>
        <w:rPr>
          <w:rtl/>
        </w:rPr>
        <w:t>אמות בהדי אמה יסוד ואמה סובב? ארבע אמות בר מאמה יסוד ואמה סובב.</w:t>
      </w:r>
    </w:p>
    <w:p w:rsidR="00DA63EC" w:rsidRDefault="00DA63EC" w:rsidP="00DA63EC">
      <w:pPr>
        <w:tabs>
          <w:tab w:val="left" w:pos="0"/>
          <w:tab w:val="center" w:pos="2835"/>
        </w:tabs>
        <w:rPr>
          <w:rtl/>
        </w:rPr>
      </w:pPr>
      <w:r>
        <w:rPr>
          <w:rtl/>
        </w:rPr>
        <w:t xml:space="preserve">ונוקמה </w:t>
      </w:r>
      <w:r>
        <w:rPr>
          <w:rStyle w:val="2fb"/>
          <w:rtl/>
        </w:rPr>
        <w:t xml:space="preserve">כרבי יוסי</w:t>
      </w:r>
      <w:r>
        <w:rPr>
          <w:rtl/>
        </w:rPr>
        <w:t xml:space="preserve"> ובממוצע! משום </w:t>
      </w:r>
      <w:ins w:id="90353" w:author="מנוע מכני" w:date="2026-10-11T12:04:39Z">
        <w:r>
          <w:rPr>
            <w:rStyle w:val="2fb"/>
            <w:rtl/>
          </w:rPr>
          <w:t xml:space="preserve">דר"י</w:t>
        </w:r>
      </w:ins>
      <w:del w:id="90354" w:author="מנוע מכני" w:date="2026-10-11T12:04:39Z">
        <w:r>
          <w:rPr>
            <w:rtl/>
          </w:rPr>
          <w:delText xml:space="preserve">דרבי יהודה</w:delText>
        </w:r>
      </w:del>
      <w:r>
        <w:rPr>
          <w:rtl/>
        </w:rPr>
        <w:t xml:space="preserve"> שמענא </w:t>
      </w:r>
      <w:ins w:id="93149" w:author="מנוע מכני" w:date="2026-10-11T12:04:39Z">
        <w:r>
          <w:rPr>
            <w:rtl/>
          </w:rPr>
          <w:t xml:space="preserve">לו</w:t>
        </w:r>
      </w:ins>
      <w:del w:id="93150" w:author="מנוע מכני" w:date="2026-10-11T12:04:39Z">
        <w:r>
          <w:rPr>
            <w:rtl/>
          </w:rPr>
          <w:delText xml:space="preserve">ליה</w:delText>
        </w:r>
      </w:del>
      <w:r>
        <w:rPr>
          <w:rtl/>
        </w:rPr>
        <w:t xml:space="preserve"> ממוצע בהדיא.</w:t>
      </w:r>
    </w:p>
    <w:p w:rsidR="00DA63EC" w:rsidRDefault="00DA63EC" w:rsidP="00DA63EC">
      <w:pPr>
        <w:pStyle w:val="afff3"/>
        <w:framePr w:wrap="around"/>
        <w:rPr>
          <w:rtl/>
        </w:rPr>
      </w:pPr>
      <w:r>
        <w:rPr>
          <w:rFonts w:hint="cs"/>
          <w:rtl/>
        </w:rPr>
        <w:t>נט.</w:t>
      </w:r>
    </w:p>
    <w:p>
      <w:pPr>
        <w:pStyle w:val="afffff8"/>
        <w:rPr>
          <w:ins w:id="90369" w:author="קלוד" w:date="2026-10-11T12:29:36Z"/>
        </w:rPr>
      </w:pPr>
      <w:ins w:id="90370" w:author="קלוד" w:date="2026-10-11T12:29:36Z">
        <w:r>
          <w:rPr>
            <w:color w:val="7B3F00"/>
          </w:rPr>
          <w:t xml:space="preserve">מקום הכיור - ראיה ל'כולו מזבח בצפון'</w:t>
        </w:r>
      </w:ins>
    </w:p>
    <w:p>
      <w:pPr>
        <w:pStyle w:val="38"/>
        <w:rPr>
          <w:ins w:id="99367" w:author="מנוע מכני" w:date="2026-10-11T12:04:39Z"/>
        </w:rPr>
      </w:pPr>
      <w:del w:id="99366" w:author="מנוע מכני" w:date="2026-10-11T12:04:39Z">
        <w:r>
          <w:delText xml:space="preserve">•</w:delText>
        </w:r>
      </w:del>
      <w:r>
        <w:t xml:space="preserve"> ו</w:t>
      </w:r>
      <w:r>
        <w:t>ל</w:t>
      </w:r>
      <w:r>
        <w:t xml:space="preserve">רב שרביא:</w:t>
      </w:r>
    </w:p>
    <w:p w:rsidR="00DA63EC" w:rsidRDefault="00DA63EC" w:rsidP="00DA63EC">
      <w:pPr>
        <w:tabs>
          <w:tab w:val="left" w:pos="0"/>
          <w:tab w:val="center" w:pos="2835"/>
        </w:tabs>
        <w:rPr>
          <w:rtl/>
        </w:rPr>
      </w:pPr>
      <w:del w:id="99368" w:author="מנוע מכני" w:date="2026-10-11T12:04:39Z">
        <w:r>
          <w:rPr>
            <w:rtl/>
          </w:rPr>
          <w:delText xml:space="preserve"> </w:delText>
        </w:r>
      </w:del>
      <w:r>
        <w:rPr>
          <w:rFonts w:hint="cs"/>
          <w:rtl/>
        </w:rPr>
        <w:t xml:space="preserve">הך </w:t>
      </w:r>
      <w:r>
        <w:rPr>
          <w:rStyle w:val="2fb"/>
          <w:rFonts w:hint="cs"/>
          <w:rtl/>
        </w:rPr>
        <w:t xml:space="preserve">כריה</w:t>
      </w:r>
      <w:r>
        <w:rPr>
          <w:rStyle w:val="2fb"/>
          <w:rtl/>
        </w:rPr>
        <w:t>"</w:t>
      </w:r>
      <w:r>
        <w:rPr>
          <w:rStyle w:val="2fb"/>
          <w:rFonts w:hint="cs"/>
          <w:rtl/>
        </w:rPr>
        <w:t>ג</w:t>
      </w:r>
      <w:r>
        <w:rPr>
          <w:rtl/>
        </w:rPr>
        <w:t xml:space="preserve">, מתוך </w:t>
      </w:r>
      <w:ins w:id="96517" w:author="מנוע מכני" w:date="2026-10-11T12:04:39Z">
        <w:r>
          <w:rPr>
            <w:rtl/>
          </w:rPr>
          <w:t xml:space="preserve">ד'</w:t>
        </w:r>
      </w:ins>
      <w:del w:id="96518"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r w:rsidRPr="00464129">
        <w:rPr>
          <w:rStyle w:val="afffff0"/>
          <w:rtl/>
        </w:rPr>
        <w:t xml:space="preserve">ונתת את הכיור בין אהל מועד וגומר ואת מזבח העולה וגו</w:t>
      </w:r>
      <w:r w:rsidRPr="00464129">
        <w:rPr>
          <w:rStyle w:val="afffff0"/>
          <w:rtl/>
        </w:rPr>
        <w:t xml:space="preserve">',</w:t>
      </w:r>
      <w:r>
        <w:rPr>
          <w:rtl/>
        </w:rPr>
        <w:t xml:space="preserve"> מזבח בפתח אהל מועד ולא כיור בפתח אהל מועד,</w:t>
      </w:r>
    </w:p>
    <w:p w:rsidR="00DA63EC" w:rsidRDefault="00DA63EC" w:rsidP="00DA63EC">
      <w:pPr>
        <w:tabs>
          <w:tab w:val="left" w:pos="0"/>
          <w:tab w:val="center" w:pos="2835"/>
        </w:tabs>
        <w:rPr>
          <w:rtl/>
        </w:rPr>
      </w:pPr>
      <w:r>
        <w:rPr>
          <w:rtl/>
        </w:rPr>
        <w:t xml:space="preserve">היכן היה נותנו? בין האולם ולמזבח משוך קימעא כלפי הדרום</w:t>
      </w:r>
      <w:ins w:id="94699" w:author="מנוע מכני" w:date="2026-10-11T12:04:39Z">
        <w:r>
          <w:rPr>
            <w:rtl/>
          </w:rPr>
          <w:t xml:space="preserve">,</w:t>
        </w:r>
      </w:ins>
      <w:del w:id="94700" w:author="מנוע מכני" w:date="2026-10-11T12:04:39Z">
        <w:r>
          <w:rPr>
            <w:rtl/>
          </w:rPr>
          <w:delText xml:space="preserve">;</w:delText>
        </w:r>
      </w:del>
    </w:p>
    <w:p w:rsidR="00DA63EC" w:rsidRDefault="00DA63EC" w:rsidP="00DA63EC">
      <w:pPr>
        <w:tabs>
          <w:tab w:val="left" w:pos="0"/>
          <w:tab w:val="center" w:pos="2835"/>
        </w:tabs>
        <w:rPr>
          <w:rtl/>
        </w:rPr>
      </w:pPr>
      <w:r>
        <w:rPr>
          <w:rFonts w:hint="cs"/>
          <w:rtl/>
        </w:rPr>
        <w:lastRenderedPageBreak/>
        <w:t>ד</w:t>
      </w:r>
      <w:r>
        <w:rPr>
          <w:rtl/>
        </w:rPr>
        <w:t xml:space="preserve">סבר: </w:t>
      </w:r>
      <w:ins w:id="96219" w:author="מנוע מכני" w:date="2026-10-11T12:04:39Z">
        <w:r>
          <w:rPr>
            <w:rtl/>
          </w:rPr>
          <w:t xml:space="preserve">כולו</w:t>
        </w:r>
      </w:ins>
      <w:del w:id="96220" w:author="מנוע מכני" w:date="2026-10-11T12:04:39Z">
        <w:r>
          <w:rPr>
            <w:rtl/>
          </w:rPr>
          <w:delText xml:space="preserve">כוליה</w:delText>
        </w:r>
      </w:del>
      <w:r>
        <w:rPr>
          <w:rtl/>
        </w:rPr>
        <w:t xml:space="preserve"> מזבח בדרום </w:t>
      </w:r>
      <w:ins w:id="97139" w:author="מנוע מכני" w:date="2026-10-11T12:04:39Z">
        <w:r>
          <w:rPr>
            <w:rtl/>
          </w:rPr>
          <w:t xml:space="preserve">עומד</w:t>
        </w:r>
      </w:ins>
      <w:del w:id="97140" w:author="מנוע מכני" w:date="2026-10-11T12:04:39Z">
        <w:r>
          <w:rPr>
            <w:rtl/>
          </w:rPr>
          <w:delText xml:space="preserve">קאי</w:delText>
        </w:r>
      </w:del>
      <w:r>
        <w:rPr>
          <w:rtl/>
        </w:rPr>
        <w:t xml:space="preserve">, נוקמיה מכותל היכל ולדרום בין אולם למזבח! </w:t>
      </w:r>
    </w:p>
    <w:p w:rsidR="00DA63EC" w:rsidRDefault="00DA63EC" w:rsidP="00DA63EC">
      <w:pPr>
        <w:tabs>
          <w:tab w:val="left" w:pos="0"/>
          <w:tab w:val="center" w:pos="2835"/>
        </w:tabs>
        <w:rPr>
          <w:rtl/>
        </w:rPr>
      </w:pPr>
      <w:r>
        <w:rPr>
          <w:rFonts w:hint="cs"/>
          <w:rtl/>
        </w:rPr>
        <w:t>וא</w:t>
      </w:r>
      <w:r>
        <w:rPr>
          <w:rtl/>
        </w:rPr>
        <w:t>"</w:t>
      </w:r>
      <w:r>
        <w:rPr>
          <w:rFonts w:hint="cs"/>
          <w:rtl/>
        </w:rPr>
        <w:t xml:space="preserve">נ </w:t>
      </w:r>
      <w:r>
        <w:rPr>
          <w:rtl/>
        </w:rPr>
        <w:t xml:space="preserve">סבר: קדושת היכל ואולם </w:t>
      </w:r>
      <w:ins w:id="93151" w:author="מנוע מכני" w:date="2026-10-11T12:04:39Z">
        <w:r>
          <w:rPr>
            <w:rtl/>
          </w:rPr>
          <w:t xml:space="preserve">אחת</w:t>
        </w:r>
      </w:ins>
      <w:del w:id="93152" w:author="מנוע מכני" w:date="2026-10-11T12:04:39Z">
        <w:r>
          <w:rPr>
            <w:rtl/>
          </w:rPr>
          <w:delText xml:space="preserve">חדא</w:delText>
        </w:r>
      </w:del>
      <w:r>
        <w:rPr>
          <w:rtl/>
        </w:rPr>
        <w:t xml:space="preserve"> היא, נוקמיה מכותל אולם ולדרום בבין אולם למזבח! </w:t>
      </w:r>
      <w:r>
        <w:rPr>
          <w:rFonts w:hint="cs"/>
          <w:rtl/>
        </w:rPr>
        <w:t>א</w:t>
      </w:r>
      <w:r>
        <w:rPr>
          <w:rtl/>
        </w:rPr>
        <w:t>"</w:t>
      </w:r>
      <w:r>
        <w:rPr>
          <w:rFonts w:hint="cs"/>
          <w:rtl/>
        </w:rPr>
        <w:t xml:space="preserve">נ</w:t>
      </w:r>
      <w:r>
        <w:rPr>
          <w:rFonts w:hint="cs"/>
          <w:rtl/>
        </w:rPr>
        <w:t xml:space="preserve"> </w:t>
      </w:r>
      <w:ins w:id="91363" w:author="מנוע מכני" w:date="2026-10-11T12:04:39Z">
        <w:r>
          <w:rPr>
            <w:rtl/>
          </w:rPr>
          <w:t xml:space="preserve">סבר</w:t>
        </w:r>
      </w:ins>
      <w:del w:id="91364" w:author="מנוע מכני" w:date="2026-10-11T12:04:39Z">
        <w:r>
          <w:rPr>
            <w:rtl/>
          </w:rPr>
          <w:delText xml:space="preserve">קסבר</w:delText>
        </w:r>
      </w:del>
      <w:r>
        <w:rPr>
          <w:rtl/>
        </w:rPr>
        <w:t xml:space="preserve">: חציו בצפון וחציו בדרום, נוקמיה מכותל היכל ולדרום בין אולם ולמזבח! </w:t>
      </w:r>
      <w:r w:rsidRPr="00E105BC">
        <w:rPr>
          <w:spacing w:val="-6"/>
          <w:rtl/>
        </w:rPr>
        <w:t>וא"</w:t>
      </w:r>
      <w:r w:rsidRPr="00E105BC">
        <w:rPr>
          <w:rFonts w:hint="cs"/>
          <w:spacing w:val="-6"/>
          <w:rtl/>
        </w:rPr>
        <w:t xml:space="preserve">נ </w:t>
      </w:r>
      <w:ins w:id="91365" w:author="מנוע מכני" w:date="2026-10-11T12:04:39Z">
        <w:r>
          <w:rPr>
            <w:spacing w:val="-6"/>
            <w:rtl/>
          </w:rPr>
          <w:t xml:space="preserve">סבר</w:t>
        </w:r>
      </w:ins>
      <w:del w:id="91366" w:author="מנוע מכני" w:date="2026-10-11T12:04:39Z">
        <w:r w:rsidRPr="00E105BC">
          <w:rPr>
            <w:spacing w:val="-6"/>
            <w:rtl/>
          </w:rPr>
          <w:delText xml:space="preserve">קסבר</w:delText>
        </w:r>
      </w:del>
      <w:r w:rsidRPr="00E105BC">
        <w:rPr>
          <w:spacing w:val="-6"/>
          <w:rtl/>
        </w:rPr>
        <w:t xml:space="preserve">: קדושת האולם והיכל </w:t>
      </w:r>
      <w:ins w:id="93153" w:author="מנוע מכני" w:date="2026-10-11T12:04:39Z">
        <w:r>
          <w:rPr>
            <w:spacing w:val="-6"/>
            <w:rtl/>
          </w:rPr>
          <w:t xml:space="preserve">אחת</w:t>
        </w:r>
      </w:ins>
      <w:del w:id="93154" w:author="מנוע מכני" w:date="2026-10-11T12:04:39Z">
        <w:r w:rsidRPr="00E105BC">
          <w:rPr>
            <w:spacing w:val="-6"/>
            <w:rtl/>
          </w:rPr>
          <w:delText xml:space="preserve">חדא</w:delText>
        </w:r>
      </w:del>
      <w:r w:rsidRPr="00E105BC">
        <w:rPr>
          <w:spacing w:val="-6"/>
          <w:rtl/>
        </w:rPr>
        <w:t xml:space="preserve"> היא, נוקמיה מכותל אולם ולדרום בין אולם ולמזבח! </w:t>
      </w:r>
    </w:p>
    <w:p>
      <w:pPr>
        <w:pStyle w:val="38"/>
        <w:rPr>
          <w:ins w:id="99369" w:author="מנוע מכני" w:date="2026-10-11T12:04:39Z"/>
        </w:rPr>
      </w:pPr>
      <w:r w:rsidRPr="00E105BC">
        <w:t xml:space="preserve">אלא משום דסבר:</w:t>
      </w:r>
    </w:p>
    <w:p w:rsidR="00DA63EC" w:rsidRPr="00E105BC" w:rsidRDefault="00DA63EC" w:rsidP="00DA63EC">
      <w:pPr>
        <w:tabs>
          <w:tab w:val="left" w:pos="0"/>
          <w:tab w:val="center" w:pos="2835"/>
        </w:tabs>
        <w:rPr>
          <w:spacing w:val="-4"/>
          <w:rtl/>
        </w:rPr>
      </w:pPr>
      <w:del w:id="99370" w:author="מנוע מכני" w:date="2026-10-11T12:04:39Z">
        <w:r w:rsidRPr="00E105BC">
          <w:rPr>
            <w:spacing w:val="-4"/>
            <w:rtl/>
          </w:rPr>
          <w:delText xml:space="preserve"> </w:delText>
        </w:r>
      </w:del>
      <w:ins w:id="96221" w:author="מנוע מכני" w:date="2026-10-11T12:04:39Z">
        <w:r>
          <w:rPr>
            <w:spacing w:val="-4"/>
            <w:rtl/>
          </w:rPr>
          <w:t xml:space="preserve">כולו</w:t>
        </w:r>
      </w:ins>
      <w:del w:id="96222" w:author="מנוע מכני" w:date="2026-10-11T12:04:39Z">
        <w:r w:rsidRPr="00E105BC">
          <w:rPr>
            <w:spacing w:val="-4"/>
            <w:rtl/>
          </w:rPr>
          <w:delText xml:space="preserve">כוליה</w:delText>
        </w:r>
      </w:del>
      <w:r w:rsidRPr="00E105BC">
        <w:rPr>
          <w:spacing w:val="-4"/>
          <w:rtl/>
        </w:rPr>
        <w:t xml:space="preserve"> מזבח בצפון, כי </w:t>
      </w:r>
      <w:ins w:id="91367" w:author="מנוע מכני" w:date="2026-10-11T12:04:39Z">
        <w:r>
          <w:rPr>
            <w:spacing w:val="-4"/>
            <w:rtl/>
          </w:rPr>
          <w:t xml:space="preserve">גם</w:t>
        </w:r>
      </w:ins>
      <w:del w:id="91368" w:author="מנוע מכני" w:date="2026-10-11T12:04:39Z">
        <w:r w:rsidRPr="00E105BC">
          <w:rPr>
            <w:spacing w:val="-4"/>
            <w:rtl/>
          </w:rPr>
          <w:delText xml:space="preserve">נמי</w:delText>
        </w:r>
      </w:del>
      <w:r w:rsidRPr="00E105BC">
        <w:rPr>
          <w:spacing w:val="-4"/>
          <w:rtl/>
        </w:rPr>
        <w:t xml:space="preserve"> מוקמת מכותל היכל ולצפון, ה"ל בין אולם ולמזבח.</w:t>
      </w:r>
    </w:p>
    <w:p w:rsidR="00DA63EC" w:rsidRDefault="00DA63EC" w:rsidP="00DA63EC">
      <w:pPr>
        <w:tabs>
          <w:tab w:val="left" w:pos="0"/>
          <w:tab w:val="center" w:pos="2835"/>
        </w:tabs>
        <w:rPr>
          <w:rtl/>
        </w:rPr>
      </w:pPr>
      <w:r>
        <w:rPr>
          <w:rtl/>
        </w:rPr>
        <w:t>ונוקמה מכותל אולם ולצפון בבין אולם ולמזבח!</w:t>
      </w:r>
      <w:r w:rsidRPr="00464129">
        <w:rPr>
          <w:rStyle w:val="afffff0"/>
          <w:rtl/>
        </w:rPr>
        <w:t xml:space="preserve"> </w:t>
      </w:r>
      <w:r w:rsidRPr="00464129">
        <w:rPr>
          <w:rStyle w:val="afffff0"/>
          <w:rFonts w:hint="cs"/>
          <w:rtl/>
        </w:rPr>
        <w:t>'</w:t>
      </w:r>
      <w:r w:rsidRPr="00464129">
        <w:rPr>
          <w:rStyle w:val="afffff0"/>
          <w:rtl/>
        </w:rPr>
        <w:t>צפונה</w:t>
      </w:r>
      <w:r w:rsidRPr="00464129">
        <w:rPr>
          <w:rStyle w:val="afffff0"/>
          <w:rFonts w:hint="cs"/>
          <w:rtl/>
        </w:rPr>
        <w:t>'</w:t>
      </w:r>
      <w:r w:rsidRPr="00464129">
        <w:rPr>
          <w:rStyle w:val="afffff0"/>
          <w:rtl/>
        </w:rPr>
        <w:t>,</w:t>
      </w:r>
      <w:r>
        <w:rPr>
          <w:rtl/>
        </w:rPr>
        <w:t xml:space="preserve"> שיהא צפון פנוי מכלים.</w:t>
      </w:r>
    </w:p>
    <w:p w:rsidR="00DA63EC" w:rsidRDefault="00DA63EC" w:rsidP="00DA63EC">
      <w:pPr>
        <w:tabs>
          <w:tab w:val="left" w:pos="0"/>
          <w:tab w:val="center" w:pos="2835"/>
        </w:tabs>
        <w:rPr>
          <w:rtl/>
        </w:rPr>
      </w:pPr>
      <w:r>
        <w:rPr>
          <w:rStyle w:val="2fb"/>
          <w:rFonts w:hint="cs"/>
          <w:rtl/>
        </w:rPr>
        <w:t>וראב</w:t>
      </w:r>
      <w:r>
        <w:rPr>
          <w:rStyle w:val="2fb"/>
          <w:rtl/>
        </w:rPr>
        <w:t>"</w:t>
      </w:r>
      <w:r>
        <w:rPr>
          <w:rStyle w:val="2fb"/>
          <w:rFonts w:hint="cs"/>
          <w:rtl/>
        </w:rPr>
        <w:t xml:space="preserve">י</w:t>
      </w:r>
      <w:r>
        <w:rPr>
          <w:rFonts w:hint="cs"/>
          <w:rtl/>
        </w:rPr>
        <w:t xml:space="preserve"> הוא דפליג </w:t>
      </w:r>
      <w:r>
        <w:rPr>
          <w:rStyle w:val="2fb"/>
          <w:rFonts w:hint="cs"/>
          <w:rtl/>
        </w:rPr>
        <w:t xml:space="preserve">אריה</w:t>
      </w:r>
      <w:r>
        <w:rPr>
          <w:rStyle w:val="2fb"/>
          <w:rtl/>
        </w:rPr>
        <w:t>"</w:t>
      </w:r>
      <w:r>
        <w:rPr>
          <w:rStyle w:val="2fb"/>
          <w:rFonts w:hint="cs"/>
          <w:rtl/>
        </w:rPr>
        <w:t xml:space="preserve">ג</w:t>
      </w:r>
      <w:r>
        <w:rPr>
          <w:rFonts w:hint="cs"/>
          <w:rtl/>
        </w:rPr>
        <w:t xml:space="preserve"> </w:t>
      </w:r>
    </w:p>
    <w:p>
      <w:pPr>
        <w:pStyle w:val="38"/>
        <w:rPr>
          <w:ins w:id="99371" w:author="מנוע מכני" w:date="2026-10-11T12:04:39Z"/>
        </w:rPr>
      </w:pPr>
      <w:r>
        <w:t>דאראב</w:t>
      </w:r>
      <w:r>
        <w:t>"</w:t>
      </w:r>
      <w:r>
        <w:t>י</w:t>
      </w:r>
      <w:r>
        <w:t xml:space="preserve">:</w:t>
      </w:r>
    </w:p>
    <w:p w:rsidR="00DA63EC" w:rsidRDefault="00DA63EC" w:rsidP="00DA63EC">
      <w:pPr>
        <w:tabs>
          <w:tab w:val="left" w:pos="0"/>
          <w:tab w:val="center" w:pos="2835"/>
        </w:tabs>
        <w:rPr>
          <w:rtl/>
        </w:rPr>
      </w:pPr>
      <w:del w:id="99372" w:author="מנוע מכני" w:date="2026-10-11T12:04:39Z">
        <w:r>
          <w:rPr>
            <w:rtl/>
          </w:rPr>
          <w:delText xml:space="preserve"> </w:delText>
        </w:r>
      </w:del>
      <w:r>
        <w:rPr>
          <w:rtl/>
        </w:rPr>
        <w:t xml:space="preserve">צפונה - שיהא צפון פנוי מכלום </w:t>
      </w:r>
      <w:ins w:id="90355" w:author="מנוע מכני" w:date="2026-10-11T12:04:39Z">
        <w:r>
          <w:rPr>
            <w:rtl/>
          </w:rPr>
          <w:t xml:space="preserve">ואפי'</w:t>
        </w:r>
      </w:ins>
      <w:del w:id="90356" w:author="מנוע מכני" w:date="2026-10-11T12:04:39Z">
        <w:r>
          <w:rPr>
            <w:rtl/>
          </w:rPr>
          <w:delText xml:space="preserve">ואפילו</w:delText>
        </w:r>
      </w:del>
      <w:r>
        <w:rPr>
          <w:rtl/>
        </w:rPr>
        <w:t xml:space="preserve"> מן המזבח.</w:t>
      </w:r>
    </w:p>
    <w:p w:rsidR="00DA63EC" w:rsidRDefault="00DA63EC" w:rsidP="00DA63EC">
      <w:pPr>
        <w:tabs>
          <w:tab w:val="left" w:pos="0"/>
          <w:tab w:val="center" w:pos="2835"/>
        </w:tabs>
        <w:rPr>
          <w:rtl/>
        </w:rPr>
      </w:pPr>
    </w:p>
    <w:p>
      <w:pPr>
        <w:pStyle w:val="afffff8"/>
        <w:rPr>
          <w:ins w:id="90367" w:author="קלוד" w:date="2026-10-11T12:29:36Z"/>
        </w:rPr>
      </w:pPr>
      <w:ins w:id="90368" w:author="קלוד" w:date="2026-10-11T12:29:36Z">
        <w:r>
          <w:rPr>
            <w:color w:val="7B3F00"/>
          </w:rPr>
          <w:t xml:space="preserve">מזבח שנפגם - הקדשים שנשחטו עליו פסולין</w:t>
        </w:r>
      </w:ins>
    </w:p>
    <w:p>
      <w:pPr>
        <w:pStyle w:val="38"/>
        <w:rPr>
          <w:ins w:id="99374" w:author="מנוע מכני" w:date="2026-10-11T12:04:39Z"/>
        </w:rPr>
      </w:pPr>
      <w:del w:id="99373" w:author="מנוע מכני" w:date="2026-10-11T12:04:39Z">
        <w:r>
          <w:delText xml:space="preserve">•</w:delText>
        </w:r>
      </w:del>
      <w:r>
        <w:t xml:space="preserve"> רב:</w:t>
      </w:r>
    </w:p>
    <w:p w:rsidR="00DA63EC" w:rsidRDefault="00DA63EC" w:rsidP="00DA63EC">
      <w:pPr>
        <w:tabs>
          <w:tab w:val="left" w:pos="0"/>
          <w:tab w:val="center" w:pos="2835"/>
        </w:tabs>
        <w:rPr>
          <w:rtl/>
        </w:rPr>
      </w:pPr>
      <w:del w:id="99375" w:author="מנוע מכני" w:date="2026-10-11T12:04:39Z">
        <w:r>
          <w:rPr>
            <w:rtl/>
          </w:rPr>
          <w:delText xml:space="preserve"> </w:delText>
        </w:r>
      </w:del>
      <w:r>
        <w:rPr>
          <w:rtl/>
        </w:rPr>
        <w:t xml:space="preserve">מזבח שנפגם - כל הקדשים שנשחטו שם פסולין, מקרא הוא בידינו ושכחנוהו.</w:t>
      </w:r>
    </w:p>
    <w:p w:rsidR="00DA63EC" w:rsidRPr="00E105BC" w:rsidRDefault="00DA63EC" w:rsidP="00DA63EC">
      <w:pPr>
        <w:tabs>
          <w:tab w:val="left" w:pos="0"/>
          <w:tab w:val="center" w:pos="2835"/>
        </w:tabs>
        <w:rPr>
          <w:spacing w:val="-4"/>
          <w:rtl/>
        </w:rPr>
      </w:pPr>
      <w:r w:rsidRPr="00E105BC">
        <w:rPr>
          <w:rFonts w:hint="cs"/>
          <w:spacing w:val="-4"/>
          <w:rtl/>
        </w:rPr>
        <w:t xml:space="preserve">כשעלה </w:t>
      </w:r>
      <w:r w:rsidRPr="00E105BC">
        <w:rPr>
          <w:rStyle w:val="2fb"/>
          <w:rFonts w:hint="cs"/>
          <w:spacing w:val="-4"/>
          <w:rtl/>
        </w:rPr>
        <w:t xml:space="preserve">ר</w:t>
      </w:r>
      <w:r w:rsidRPr="00E105BC">
        <w:rPr>
          <w:rStyle w:val="2fb"/>
          <w:spacing w:val="-4"/>
          <w:rtl/>
        </w:rPr>
        <w:t>"</w:t>
      </w:r>
      <w:r w:rsidRPr="00E105BC">
        <w:rPr>
          <w:rStyle w:val="2fb"/>
          <w:rFonts w:hint="cs"/>
          <w:spacing w:val="-4"/>
          <w:rtl/>
        </w:rPr>
        <w:t xml:space="preserve">כ</w:t>
      </w:r>
      <w:r w:rsidRPr="00E105BC">
        <w:rPr>
          <w:rFonts w:hint="cs"/>
          <w:spacing w:val="-4"/>
          <w:rtl/>
        </w:rPr>
        <w:t xml:space="preserve"> מצאו </w:t>
      </w:r>
      <w:r w:rsidRPr="00E105BC">
        <w:rPr>
          <w:rStyle w:val="2fb"/>
          <w:rFonts w:hint="cs"/>
          <w:spacing w:val="-4"/>
          <w:rtl/>
        </w:rPr>
        <w:t xml:space="preserve">לר</w:t>
      </w:r>
      <w:r w:rsidRPr="00E105BC">
        <w:rPr>
          <w:rStyle w:val="2fb"/>
          <w:spacing w:val="-4"/>
          <w:rtl/>
        </w:rPr>
        <w:t>"</w:t>
      </w:r>
      <w:r w:rsidRPr="00E105BC">
        <w:rPr>
          <w:rStyle w:val="2fb"/>
          <w:rFonts w:hint="cs"/>
          <w:spacing w:val="-4"/>
          <w:rtl/>
        </w:rPr>
        <w:t xml:space="preserve">ש</w:t>
      </w:r>
      <w:r w:rsidRPr="00E105BC">
        <w:rPr>
          <w:rFonts w:hint="cs"/>
          <w:spacing w:val="-4"/>
          <w:rtl/>
        </w:rPr>
        <w:t xml:space="preserve"> ברבי </w:t>
      </w:r>
      <w:r w:rsidRPr="00E105BC">
        <w:rPr>
          <w:rStyle w:val="2fb"/>
          <w:rFonts w:hint="cs"/>
          <w:spacing w:val="-4"/>
          <w:rtl/>
        </w:rPr>
        <w:t xml:space="preserve">דאמריב</w:t>
      </w:r>
      <w:r w:rsidRPr="00E105BC">
        <w:rPr>
          <w:rStyle w:val="2fb"/>
          <w:spacing w:val="-4"/>
          <w:rtl/>
        </w:rPr>
        <w:t>"</w:t>
      </w:r>
      <w:r w:rsidRPr="00E105BC">
        <w:rPr>
          <w:rStyle w:val="2fb"/>
          <w:rFonts w:hint="cs"/>
          <w:spacing w:val="-4"/>
          <w:rtl/>
        </w:rPr>
        <w:t>י</w:t>
      </w:r>
      <w:r w:rsidRPr="00E105BC">
        <w:rPr>
          <w:spacing w:val="-4"/>
          <w:rtl/>
        </w:rPr>
        <w:t xml:space="preserve">: מנין למזבח שנפגם שכל הקדשים שנשחטו שם פסולין? </w:t>
      </w:r>
    </w:p>
    <w:p w:rsidR="00DA63EC" w:rsidRDefault="00DA63EC" w:rsidP="00DA63EC">
      <w:pPr>
        <w:tabs>
          <w:tab w:val="left" w:pos="0"/>
          <w:tab w:val="center" w:pos="2835"/>
        </w:tabs>
        <w:rPr>
          <w:rtl/>
        </w:rPr>
      </w:pPr>
      <w:ins w:id="96519" w:author="מנוע מכני" w:date="2026-10-11T12:04:39Z">
        <w:r>
          <w:rPr>
            <w:rtl/>
          </w:rPr>
          <w:t xml:space="preserve">ד'</w:t>
        </w:r>
      </w:ins>
      <w:del w:id="96520"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ins w:id="90859" w:author="Claude - סמנטי" w:date="2026-10-11T12:26:16Z">
        <w:r>
          <w:rPr>
            <w:rStyle w:val="afffff0"/>
            <w:rtl/>
          </w:rPr>
          <w:t xml:space="preserve">וְזָבַחְתָּ עָלָיו אֶת עוֹלוֹתֶיךָ וְאֶת שְׁלָמֶיךָ</w:t>
        </w:r>
      </w:ins>
      <w:del w:id="90860" w:author="Claude - סמנטי" w:date="2026-10-11T12:26:16Z">
        <w:r w:rsidRPr="00464129">
          <w:rPr>
            <w:rStyle w:val="afffff0"/>
            <w:rtl/>
          </w:rPr>
          <w:delText xml:space="preserve">וזבחת עליו את עולותיך ואת שלמיך</w:delText>
        </w:r>
      </w:del>
      <w:r w:rsidRPr="00464129">
        <w:rPr>
          <w:rStyle w:val="afffff0"/>
          <w:rFonts w:hint="cs"/>
          <w:rtl/>
        </w:rPr>
        <w:t>'</w:t>
      </w:r>
      <w:r w:rsidRPr="00464129">
        <w:rPr>
          <w:rStyle w:val="afffff0"/>
          <w:rtl/>
        </w:rPr>
        <w:t>,</w:t>
      </w:r>
      <w:r>
        <w:rPr>
          <w:rtl/>
        </w:rPr>
        <w:t xml:space="preserve"> וכי עליו אתה זובח? אלא, כשהוא שלם ולא כשהוא חסר, </w:t>
      </w:r>
      <w:r>
        <w:rPr>
          <w:rtl/>
        </w:rPr>
        <w:t xml:space="preserve">אמר</w:t>
      </w:r>
      <w:r>
        <w:rPr>
          <w:rtl/>
        </w:rPr>
        <w:t xml:space="preserve">: היינו קרא דאישתמיט </w:t>
      </w:r>
      <w:r>
        <w:rPr>
          <w:rStyle w:val="2fb"/>
          <w:rtl/>
        </w:rPr>
        <w:t xml:space="preserve">לרב</w:t>
      </w:r>
      <w:r>
        <w:rPr>
          <w:rtl/>
        </w:rPr>
        <w:t xml:space="preserve">.</w:t>
      </w:r>
    </w:p>
    <w:p>
      <w:pPr>
        <w:pStyle w:val="38"/>
        <w:rPr>
          <w:ins w:id="99376" w:author="מנוע מכני" w:date="2026-10-11T12:04:39Z"/>
        </w:rPr>
      </w:pPr>
      <w:r>
        <w:t>ורי</w:t>
      </w:r>
      <w:r>
        <w:t>"</w:t>
      </w:r>
      <w:r>
        <w:t>ו</w:t>
      </w:r>
      <w:r>
        <w:t xml:space="preserve">:</w:t>
      </w:r>
    </w:p>
    <w:p w:rsidR="00DA63EC" w:rsidRDefault="00DA63EC" w:rsidP="00DA63EC">
      <w:pPr>
        <w:tabs>
          <w:tab w:val="left" w:pos="0"/>
          <w:tab w:val="center" w:pos="2835"/>
        </w:tabs>
        <w:rPr>
          <w:rtl/>
        </w:rPr>
      </w:pPr>
      <w:del w:id="99377" w:author="מנוע מכני" w:date="2026-10-11T12:04:39Z">
        <w:r>
          <w:rPr>
            <w:rtl/>
          </w:rPr>
          <w:delText xml:space="preserve"> </w:delText>
        </w:r>
      </w:del>
      <w:r>
        <w:rPr>
          <w:rtl/>
        </w:rPr>
        <w:t xml:space="preserve">אחד זה ואחד זה - פסולין.</w:t>
      </w:r>
    </w:p>
    <w:p>
      <w:pPr>
        <w:pStyle w:val="38"/>
        <w:rPr>
          <w:ins w:id="99378" w:author="מנוע מכני" w:date="2026-10-11T12:04:39Z"/>
        </w:rPr>
      </w:pPr>
      <w:ins w:id="91369" w:author="מנוע מכני" w:date="2026-10-11T12:04:39Z">
        <w:r>
          <w:t xml:space="preserve">וחלקו</w:t>
        </w:r>
      </w:ins>
      <w:del w:id="91370" w:author="מנוע מכני" w:date="2026-10-11T12:04:39Z">
        <w:r w:rsidRPr="005374F8">
          <w:delText xml:space="preserve">ו</w:delText>
        </w:r>
        <w:r w:rsidRPr="005374F8">
          <w:delText xml:space="preserve">פליגי</w:delText>
        </w:r>
      </w:del>
      <w:r>
        <w:t xml:space="preserve">? </w:t>
      </w:r>
      <w:r>
        <w:t>דל</w:t>
      </w:r>
      <w:r>
        <w:t xml:space="preserve">רב:</w:t>
      </w:r>
    </w:p>
    <w:p w:rsidR="00DA63EC" w:rsidRDefault="00DA63EC" w:rsidP="00DA63EC">
      <w:pPr>
        <w:tabs>
          <w:tab w:val="left" w:pos="0"/>
          <w:tab w:val="center" w:pos="2835"/>
        </w:tabs>
        <w:rPr>
          <w:rtl/>
        </w:rPr>
      </w:pPr>
      <w:del w:id="99379" w:author="מנוע מכני" w:date="2026-10-11T12:04:39Z">
        <w:r>
          <w:rPr>
            <w:rtl/>
          </w:rPr>
          <w:delText xml:space="preserve"> </w:delText>
        </w:r>
      </w:del>
      <w:r>
        <w:rPr>
          <w:rtl/>
        </w:rPr>
        <w:t xml:space="preserve">בעלי חיים אינן נדחים, </w:t>
      </w:r>
      <w:r>
        <w:rPr>
          <w:rStyle w:val="2fb"/>
          <w:rtl/>
        </w:rPr>
        <w:t xml:space="preserve">ור"</w:t>
      </w:r>
      <w:r>
        <w:rPr>
          <w:rStyle w:val="2fb"/>
          <w:rFonts w:hint="cs"/>
          <w:rtl/>
        </w:rPr>
        <w:t>יו</w:t>
      </w:r>
      <w:r>
        <w:rPr>
          <w:rtl/>
        </w:rPr>
        <w:t>: בעלי חיים נידחין.</w:t>
      </w:r>
    </w:p>
    <w:p w:rsidR="00DA63EC" w:rsidRDefault="00DA63EC" w:rsidP="00DA63EC">
      <w:pPr>
        <w:tabs>
          <w:tab w:val="left" w:pos="0"/>
          <w:tab w:val="center" w:pos="2835"/>
        </w:tabs>
        <w:rPr>
          <w:rtl/>
        </w:rPr>
      </w:pPr>
    </w:p>
    <w:p>
      <w:pPr>
        <w:pStyle w:val="38"/>
        <w:rPr>
          <w:ins w:id="99380" w:author="מנוע מכני" w:date="2026-10-11T12:04:39Z"/>
        </w:rPr>
      </w:pPr>
      <w:r>
        <w:t xml:space="preserve">והך</w:t>
      </w:r>
    </w:p>
    <w:p w:rsidR="00DA63EC" w:rsidRDefault="00DA63EC" w:rsidP="00DA63EC">
      <w:pPr>
        <w:tabs>
          <w:tab w:val="left" w:pos="0"/>
          <w:tab w:val="center" w:pos="2835"/>
        </w:tabs>
        <w:rPr>
          <w:rtl/>
        </w:rPr>
      </w:pPr>
      <w:del w:id="99381" w:author="מנוע מכני" w:date="2026-10-11T12:04:39Z">
        <w:r>
          <w:rPr>
            <w:rFonts w:hint="cs"/>
            <w:rtl/>
          </w:rPr>
          <w:delText xml:space="preserve"> </w:delText>
        </w:r>
      </w:del>
      <w:r>
        <w:rPr>
          <w:rFonts w:hint="cs"/>
          <w:rtl/>
        </w:rPr>
        <w:t xml:space="preserve">ד</w:t>
      </w:r>
      <w:r>
        <w:rPr>
          <w:rtl/>
        </w:rPr>
        <w:t xml:space="preserve">כל הקדשים שהיו עד שלא </w:t>
      </w:r>
      <w:r w:rsidRPr="00A74098">
        <w:rPr>
          <w:b/>
          <w:bCs/>
          <w:rtl/>
        </w:rPr>
        <w:t>נבנה</w:t>
      </w:r>
      <w:r>
        <w:rPr>
          <w:rtl/>
        </w:rPr>
        <w:t xml:space="preserve"> המזבח, </w:t>
      </w:r>
      <w:r>
        <w:rPr>
          <w:rtl/>
        </w:rPr>
        <w:t xml:space="preserve">ואח"כ</w:t>
      </w:r>
      <w:r>
        <w:rPr>
          <w:rtl/>
        </w:rPr>
        <w:t xml:space="preserve"> נבנה המזבח - פסולין</w:t>
      </w:r>
      <w:ins w:id="94701" w:author="מנוע מכני" w:date="2026-10-11T12:04:39Z">
        <w:r>
          <w:rPr>
            <w:rtl/>
          </w:rPr>
          <w:t xml:space="preserve">,</w:t>
        </w:r>
      </w:ins>
      <w:del w:id="94702" w:author="מנוע מכני" w:date="2026-10-11T12:04:39Z">
        <w:r>
          <w:rPr>
            <w:rtl/>
          </w:rPr>
          <w:delText xml:space="preserve">;</w:delText>
        </w:r>
      </w:del>
    </w:p>
    <w:p w:rsidR="00DA63EC" w:rsidRDefault="00DA63EC" w:rsidP="00DA63EC">
      <w:pPr>
        <w:tabs>
          <w:tab w:val="left" w:pos="0"/>
          <w:tab w:val="center" w:pos="2835"/>
        </w:tabs>
        <w:rPr>
          <w:rtl/>
        </w:rPr>
      </w:pPr>
      <w:r>
        <w:rPr>
          <w:rFonts w:hint="cs"/>
          <w:rtl/>
        </w:rPr>
        <w:t xml:space="preserve">אימא עד שלא </w:t>
      </w:r>
      <w:r>
        <w:rPr>
          <w:rtl/>
        </w:rPr>
        <w:t xml:space="preserve">נפגם המזבח - פסולין! </w:t>
      </w:r>
      <w:r>
        <w:rPr>
          <w:rFonts w:hint="cs"/>
          <w:rtl/>
        </w:rPr>
        <w:t>ו</w:t>
      </w:r>
      <w:r>
        <w:rPr>
          <w:rtl/>
        </w:rPr>
        <w:t>אימא: שנשחטו.</w:t>
      </w:r>
    </w:p>
    <w:p w:rsidR="00DA63EC" w:rsidRDefault="00DA63EC" w:rsidP="00DA63EC">
      <w:pPr>
        <w:tabs>
          <w:tab w:val="left" w:pos="0"/>
          <w:tab w:val="center" w:pos="2835"/>
        </w:tabs>
        <w:rPr>
          <w:rtl/>
        </w:rPr>
      </w:pPr>
    </w:p>
    <w:p>
      <w:pPr>
        <w:pStyle w:val="38"/>
        <w:rPr>
          <w:ins w:id="99383" w:author="מנוע מכני" w:date="2026-10-11T12:04:39Z"/>
        </w:rPr>
      </w:pPr>
      <w:del w:id="99382" w:author="מנוע מכני" w:date="2026-10-11T12:04:39Z">
        <w:r>
          <w:delText xml:space="preserve">•</w:delText>
        </w:r>
      </w:del>
      <w:r>
        <w:t xml:space="preserve"> והא</w:t>
      </w:r>
      <w:r>
        <w:t>ר</w:t>
      </w:r>
      <w:r>
        <w:t>"</w:t>
      </w:r>
      <w:r>
        <w:t>ג מרב</w:t>
      </w:r>
      <w:r>
        <w:t xml:space="preserve">:</w:t>
      </w:r>
    </w:p>
    <w:p w:rsidR="00DA63EC" w:rsidRDefault="00DA63EC" w:rsidP="00DA63EC">
      <w:pPr>
        <w:tabs>
          <w:tab w:val="left" w:pos="0"/>
          <w:tab w:val="center" w:pos="2835"/>
        </w:tabs>
        <w:rPr>
          <w:rtl/>
        </w:rPr>
      </w:pPr>
      <w:del w:id="99384" w:author="מנוע מכני" w:date="2026-10-11T12:04:39Z">
        <w:r>
          <w:rPr>
            <w:rtl/>
          </w:rPr>
          <w:delText xml:space="preserve"> </w:delText>
        </w:r>
      </w:del>
      <w:r>
        <w:rPr>
          <w:rtl/>
        </w:rPr>
        <w:t xml:space="preserve">מזבח שנעקר - מקטירין קטרת במקומו! </w:t>
      </w:r>
      <w:r>
        <w:rPr>
          <w:rStyle w:val="2fb"/>
          <w:rtl/>
        </w:rPr>
        <w:t xml:space="preserve">כדרבא</w:t>
      </w:r>
      <w:r>
        <w:rPr>
          <w:rtl/>
        </w:rPr>
        <w:t xml:space="preserve">: מודה היה ר' יהודה בדמים, </w:t>
      </w:r>
      <w:r>
        <w:rPr>
          <w:rFonts w:hint="cs"/>
          <w:rtl/>
        </w:rPr>
        <w:t>ה</w:t>
      </w:r>
      <w:r>
        <w:rPr>
          <w:rtl/>
        </w:rPr>
        <w:t>"</w:t>
      </w:r>
      <w:r>
        <w:rPr>
          <w:rFonts w:hint="cs"/>
          <w:rtl/>
        </w:rPr>
        <w:t xml:space="preserve">נ</w:t>
      </w:r>
      <w:r>
        <w:rPr>
          <w:rFonts w:hint="cs"/>
          <w:rtl/>
        </w:rPr>
        <w:t xml:space="preserve"> </w:t>
      </w:r>
      <w:r>
        <w:rPr>
          <w:rtl/>
        </w:rPr>
        <w:t xml:space="preserve">מודה </w:t>
      </w:r>
      <w:r>
        <w:rPr>
          <w:rStyle w:val="2fb"/>
          <w:rtl/>
        </w:rPr>
        <w:t xml:space="preserve">רב</w:t>
      </w:r>
      <w:r>
        <w:rPr>
          <w:rtl/>
        </w:rPr>
        <w:t xml:space="preserve"> בדמים.</w:t>
      </w:r>
    </w:p>
    <w:p>
      <w:pPr>
        <w:pStyle w:val="afffff8"/>
        <w:rPr>
          <w:ins w:id="90365" w:author="קלוד" w:date="2026-10-11T12:29:36Z"/>
        </w:rPr>
      </w:pPr>
      <w:ins w:id="90366" w:author="קלוד" w:date="2026-10-11T12:29:36Z">
        <w:r>
          <w:rPr>
            <w:color w:val="7B3F00"/>
          </w:rPr>
          <w:t xml:space="preserve">'קטן מהכיל' - מדת מזבח הנחשת לר"י ולר' יוסי</w:t>
        </w:r>
      </w:ins>
    </w:p>
    <w:p>
      <w:pPr>
        <w:pStyle w:val="38"/>
        <w:rPr>
          <w:ins w:id="99385" w:author="מנוע מכני" w:date="2026-10-11T12:04:39Z"/>
        </w:rPr>
      </w:pPr>
      <w:r>
        <w:t>ר</w:t>
      </w:r>
      <w:r>
        <w:t>"</w:t>
      </w:r>
      <w:r>
        <w:t>י</w:t>
      </w:r>
      <w:r>
        <w:t xml:space="preserve"> </w:t>
      </w:r>
      <w:r>
        <w:t xml:space="preserve">דתניא</w:t>
      </w:r>
      <w:r>
        <w:t xml:space="preserve">:</w:t>
      </w:r>
    </w:p>
    <w:p w:rsidR="00DA63EC" w:rsidRDefault="00DA63EC" w:rsidP="00DA63EC">
      <w:pPr>
        <w:tabs>
          <w:tab w:val="left" w:pos="0"/>
          <w:tab w:val="center" w:pos="2835"/>
        </w:tabs>
        <w:rPr>
          <w:rtl/>
        </w:rPr>
      </w:pPr>
      <w:del w:id="99386"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 xml:space="preserve">ביום ההוא קידש המלך תוך החצר וגו</w:t>
      </w:r>
      <w:r w:rsidRPr="00464129">
        <w:rPr>
          <w:rStyle w:val="afffff0"/>
          <w:rtl/>
        </w:rPr>
        <w:t xml:space="preserve">' </w:t>
      </w:r>
      <w:r>
        <w:rPr>
          <w:rStyle w:val="afffff0"/>
          <w:rtl/>
          <w:rPrChange w:id="9027" w:author="מנוע פסוקים" w:date="2026-10-11T09:29:40Z">
            <w:rPr>
              <w:rtl/>
            </w:rPr>
          </w:rPrChange>
        </w:rPr>
        <w:t xml:space="preserve">כי מזבח</w:t>
      </w:r>
      <w:r>
        <w:rPr>
          <w:rStyle w:val="afffff0"/>
          <w:rFonts w:hint="cs"/>
          <w:rtl/>
          <w:rPrChange w:id="9028" w:author="מנוע פסוקים" w:date="2026-10-11T09:29:40Z">
            <w:rPr>
              <w:rFonts w:hint="cs"/>
              <w:rtl/>
            </w:rPr>
          </w:rPrChange>
        </w:rPr>
        <w:t xml:space="preserve"> </w:t>
      </w:r>
      <w:r>
        <w:rPr>
          <w:rStyle w:val="afffff0"/>
          <w:rtl/>
          <w:rPrChange w:id="9029" w:author="מנוע פסוקים" w:date="2026-10-11T09:29:40Z">
            <w:rPr>
              <w:rtl/>
            </w:rPr>
          </w:rPrChange>
        </w:rPr>
        <w:t xml:space="preserve">הנחושת אשר לפני ה</w:t>
      </w:r>
      <w:r>
        <w:rPr>
          <w:rStyle w:val="afffff0"/>
          <w:rtl/>
          <w:rPrChange w:id="9030" w:author="מנוע פסוקים" w:date="2026-10-11T09:29:40Z">
            <w:rPr>
              <w:rtl/>
            </w:rPr>
          </w:rPrChange>
        </w:rPr>
        <w:t xml:space="preserve">'</w:t>
      </w:r>
      <w:r>
        <w:rPr>
          <w:rStyle w:val="afffff0"/>
          <w:rtl/>
          <w:rPrChange w:id="9031" w:author="מנוע פסוקים" w:date="2026-10-11T09:29:40Z">
            <w:rPr>
              <w:rtl/>
            </w:rPr>
          </w:rPrChange>
        </w:rPr>
        <w:t xml:space="preserve"> קטן מהכיל</w:t>
      </w:r>
      <w:r>
        <w:rPr>
          <w:rtl/>
        </w:rPr>
        <w:t xml:space="preserve">,</w:t>
      </w:r>
      <w:r>
        <w:rPr>
          <w:rFonts w:hint="cs"/>
          <w:rtl/>
        </w:rPr>
        <w:t xml:space="preserve">-</w:t>
      </w:r>
      <w:ins w:id="94703" w:author="מנוע מכני" w:date="2026-10-11T12:04:39Z">
        <w:r>
          <w:rPr>
            <w:rFonts w:hint="cs"/>
            <w:rtl/>
          </w:rPr>
          <w:t xml:space="preserve"> </w:t>
        </w:r>
      </w:ins>
      <w:del w:id="94704" w:author="מנוע מכני" w:date="2026-10-11T12:04:39Z">
        <w:r>
          <w:rPr>
            <w:rFonts w:hint="cs"/>
            <w:rtl/>
          </w:rPr>
          <w:delText xml:space="preserve"> </w:delText>
        </w:r>
        <w:r>
          <w:rPr>
            <w:rtl/>
          </w:rPr>
          <w:delText xml:space="preserve"> </w:delText>
        </w:r>
      </w:del>
      <w:r>
        <w:rPr>
          <w:rtl/>
        </w:rPr>
        <w:t xml:space="preserve">דברים ככתבן,</w:t>
      </w:r>
    </w:p>
    <w:p w:rsidR="00DA63EC" w:rsidRDefault="00DA63EC" w:rsidP="00DA63EC">
      <w:pPr>
        <w:pStyle w:val="afff3"/>
        <w:framePr w:wrap="around"/>
        <w:rPr>
          <w:rtl/>
        </w:rPr>
      </w:pPr>
      <w:r>
        <w:rPr>
          <w:rFonts w:hint="cs"/>
          <w:rtl/>
        </w:rPr>
        <w:t>נט:</w:t>
      </w:r>
    </w:p>
    <w:p w:rsidR="00DA63EC" w:rsidRDefault="00DA63EC" w:rsidP="00DA63EC">
      <w:pPr>
        <w:tabs>
          <w:tab w:val="left" w:pos="0"/>
          <w:tab w:val="center" w:pos="2835"/>
        </w:tabs>
        <w:rPr>
          <w:rtl/>
        </w:rPr>
      </w:pPr>
      <w:r>
        <w:rPr>
          <w:rtl/>
        </w:rPr>
        <w:t xml:space="preserve">א"ל</w:t>
      </w:r>
      <w:r>
        <w:rPr>
          <w:rtl/>
        </w:rPr>
        <w:t xml:space="preserve"> </w:t>
      </w:r>
      <w:r>
        <w:rPr>
          <w:rStyle w:val="2fb"/>
          <w:rtl/>
        </w:rPr>
        <w:t xml:space="preserve">רבי יוסי</w:t>
      </w:r>
      <w:r>
        <w:rPr>
          <w:rtl/>
        </w:rPr>
        <w:t xml:space="preserve">, והלא כבר נאמר:</w:t>
      </w:r>
      <w:r w:rsidRPr="00464129">
        <w:rPr>
          <w:rStyle w:val="afffff0"/>
          <w:rtl/>
        </w:rPr>
        <w:t xml:space="preserve"> </w:t>
      </w:r>
      <w:r w:rsidRPr="00464129">
        <w:rPr>
          <w:rStyle w:val="afffff0"/>
          <w:rFonts w:hint="cs"/>
          <w:rtl/>
        </w:rPr>
        <w:t>'</w:t>
      </w:r>
      <w:ins w:id="90861" w:author="Claude - סמנטי" w:date="2026-10-11T12:26:16Z">
        <w:r>
          <w:rPr>
            <w:rStyle w:val="afffff0"/>
            <w:rtl/>
          </w:rPr>
          <w:t xml:space="preserve">אֶלֶף עוֹלוֹת יַעֲלֶה שְׁלֹמֹה עַל הַמִּזְבֵּחַ הַהוּא</w:t>
        </w:r>
      </w:ins>
      <w:del w:id="90862" w:author="Claude - סמנטי" w:date="2026-10-11T12:26:16Z">
        <w:r w:rsidRPr="00464129">
          <w:rPr>
            <w:rStyle w:val="afffff0"/>
            <w:rtl/>
          </w:rPr>
          <w:delText xml:space="preserve">אלף עולות יעלה שלמה על המזבח ההוא</w:delText>
        </w:r>
      </w:del>
      <w:r w:rsidRPr="00464129">
        <w:rPr>
          <w:rStyle w:val="afffff0"/>
          <w:rFonts w:hint="cs"/>
          <w:rtl/>
        </w:rPr>
        <w:t>'</w:t>
      </w:r>
      <w:r w:rsidRPr="00464129">
        <w:rPr>
          <w:rStyle w:val="afffff0"/>
          <w:rtl/>
        </w:rPr>
        <w:t>,</w:t>
      </w:r>
      <w:r>
        <w:rPr>
          <w:rtl/>
        </w:rPr>
        <w:t xml:space="preserve"> </w:t>
      </w:r>
    </w:p>
    <w:p w:rsidR="00DA63EC" w:rsidRDefault="00DA63EC" w:rsidP="00DA63EC">
      <w:pPr>
        <w:tabs>
          <w:tab w:val="left" w:pos="0"/>
          <w:tab w:val="center" w:pos="2835"/>
        </w:tabs>
        <w:rPr>
          <w:rtl/>
        </w:rPr>
      </w:pPr>
      <w:r>
        <w:rPr>
          <w:rtl/>
        </w:rPr>
        <w:t>ואילו בבית עולמים הוא אומר:</w:t>
      </w:r>
      <w:r w:rsidRPr="00464129">
        <w:rPr>
          <w:rStyle w:val="afffff0"/>
          <w:rtl/>
        </w:rPr>
        <w:t xml:space="preserve"> </w:t>
      </w:r>
      <w:r w:rsidRPr="00464129">
        <w:rPr>
          <w:rStyle w:val="afffff0"/>
          <w:rFonts w:hint="cs"/>
          <w:rtl/>
        </w:rPr>
        <w:t>'</w:t>
      </w:r>
      <w:ins w:id="90863" w:author="Claude - סמנטי" w:date="2026-10-11T12:26:16Z">
        <w:r>
          <w:rPr>
            <w:rStyle w:val="afffff0"/>
            <w:rtl/>
          </w:rPr>
          <w:t xml:space="preserve">וַיִּזְבַּח שְׁלֹמֹה אֵת זֶבַח הַשְּׁלָמִים אֲשֶׁר זָבַח לַה</w:t>
        </w:r>
      </w:ins>
      <w:del w:id="90864" w:author="Claude - סמנטי" w:date="2026-10-11T12:26:16Z">
        <w:r w:rsidRPr="00464129">
          <w:rPr>
            <w:rStyle w:val="afffff0"/>
            <w:rtl/>
          </w:rPr>
          <w:delText xml:space="preserve">ויזבח שלמה את זבח השלמים אשר זבח לה</w:delText>
        </w:r>
      </w:del>
      <w:r w:rsidRPr="00464129">
        <w:rPr>
          <w:rStyle w:val="afffff0"/>
          <w:rtl/>
        </w:rPr>
        <w:t xml:space="preserve">' </w:t>
      </w:r>
      <w:r>
        <w:rPr>
          <w:rtl/>
        </w:rPr>
        <w:t>בקר עשרים ושנים אלף</w:t>
      </w:r>
      <w:r>
        <w:rPr>
          <w:rFonts w:hint="cs"/>
          <w:rtl/>
        </w:rPr>
        <w:t>'</w:t>
      </w:r>
      <w:r>
        <w:rPr>
          <w:rtl/>
        </w:rPr>
        <w:t xml:space="preserve">, וכשאתה מגיע לחשבון עולות ולמנין אמות, זה גדול מזה! </w:t>
      </w:r>
    </w:p>
    <w:p>
      <w:pPr>
        <w:pStyle w:val="38"/>
        <w:rPr>
          <w:ins w:id="99387" w:author="מנוע מכני" w:date="2026-10-11T12:04:39Z"/>
        </w:rPr>
      </w:pPr>
      <w:r>
        <w:t xml:space="preserve">אלא מהו קטן מהכיל?</w:t>
      </w:r>
    </w:p>
    <w:p w:rsidR="00DA63EC" w:rsidRDefault="00DA63EC" w:rsidP="00DA63EC">
      <w:pPr>
        <w:tabs>
          <w:tab w:val="left" w:pos="0"/>
          <w:tab w:val="center" w:pos="2835"/>
        </w:tabs>
        <w:rPr>
          <w:rtl/>
        </w:rPr>
      </w:pPr>
      <w:del w:id="99388" w:author="מנוע מכני" w:date="2026-10-11T12:04:39Z">
        <w:r>
          <w:rPr>
            <w:rtl/>
          </w:rPr>
          <w:delText xml:space="preserve"> </w:delText>
        </w:r>
      </w:del>
      <w:r>
        <w:rPr>
          <w:rtl/>
        </w:rPr>
        <w:t xml:space="preserve">כאדם האומר לחבירו פלוני ננס הוא, ופסול לעבודה.</w:t>
      </w:r>
    </w:p>
    <w:p w:rsidR="00DA63EC" w:rsidRDefault="00DA63EC" w:rsidP="00DA63EC">
      <w:pPr>
        <w:tabs>
          <w:tab w:val="left" w:pos="0"/>
          <w:tab w:val="center" w:pos="2835"/>
        </w:tabs>
        <w:rPr>
          <w:rtl/>
        </w:rPr>
      </w:pPr>
      <w:r>
        <w:rPr>
          <w:rStyle w:val="2fb"/>
          <w:rtl/>
        </w:rPr>
        <w:t>ור"</w:t>
      </w:r>
      <w:r>
        <w:rPr>
          <w:rStyle w:val="2fb"/>
          <w:rFonts w:hint="cs"/>
          <w:rtl/>
        </w:rPr>
        <w:t xml:space="preserve">י</w:t>
      </w:r>
      <w:r>
        <w:rPr>
          <w:rFonts w:hint="cs"/>
          <w:rtl/>
        </w:rPr>
        <w:t xml:space="preserve"> </w:t>
      </w:r>
      <w:ins w:id="91371" w:author="מנוע מכני" w:date="2026-10-11T12:04:39Z">
        <w:r>
          <w:rPr>
            <w:rFonts w:hint="cs"/>
            <w:rtl/>
          </w:rPr>
          <w:t xml:space="preserve">לשיטתו</w:t>
        </w:r>
      </w:ins>
      <w:del w:id="91372" w:author="מנוע מכני" w:date="2026-10-11T12:04:39Z">
        <w:r>
          <w:rPr>
            <w:rFonts w:hint="cs"/>
            <w:rtl/>
          </w:rPr>
          <w:delText xml:space="preserve">לטעמיה</w:delText>
        </w:r>
      </w:del>
      <w:r>
        <w:rPr>
          <w:rFonts w:hint="cs"/>
          <w:rtl/>
        </w:rPr>
        <w:t xml:space="preserve"> ד</w:t>
      </w:r>
      <w:r>
        <w:rPr>
          <w:rtl/>
        </w:rPr>
        <w:t xml:space="preserve">מזבח שעשה משה גדול היה, </w:t>
      </w:r>
      <w:r>
        <w:rPr>
          <w:rtl/>
        </w:rPr>
        <w:t xml:space="preserve">דתניא</w:t>
      </w:r>
      <w:r>
        <w:rPr>
          <w:rtl/>
        </w:rPr>
        <w:t xml:space="preserve">: </w:t>
      </w:r>
      <w:r>
        <w:rPr>
          <w:rStyle w:val="afffff0"/>
          <w:rtl/>
          <w:rPrChange w:id="9032" w:author="מנוע פסוקים" w:date="2026-10-11T09:29:40Z">
            <w:rPr>
              <w:rtl/>
            </w:rPr>
          </w:rPrChange>
        </w:rPr>
        <w:t xml:space="preserve">חמש אמות אורך וחמש אמות רוחב</w:t>
      </w:r>
      <w:r>
        <w:rPr>
          <w:rtl/>
        </w:rPr>
        <w:t xml:space="preserve">, דברים ככתבן, דברי </w:t>
      </w:r>
      <w:r>
        <w:rPr>
          <w:rStyle w:val="2fb"/>
          <w:rtl/>
        </w:rPr>
        <w:t xml:space="preserve">ר' יוסי</w:t>
      </w:r>
      <w:ins w:id="94705" w:author="מנוע מכני" w:date="2026-10-11T12:04:39Z">
        <w:r>
          <w:rPr>
            <w:rtl/>
          </w:rPr>
          <w:t xml:space="preserve">,</w:t>
        </w:r>
      </w:ins>
      <w:del w:id="94706" w:author="מנוע מכני" w:date="2026-10-11T12:04:39Z">
        <w:r>
          <w:rPr>
            <w:rtl/>
          </w:rPr>
          <w:delText xml:space="preserve">;</w:delText>
        </w:r>
      </w:del>
    </w:p>
    <w:p>
      <w:pPr>
        <w:pStyle w:val="38"/>
        <w:rPr>
          <w:ins w:id="99389" w:author="מנוע מכני" w:date="2026-10-11T12:04:39Z"/>
        </w:rPr>
      </w:pPr>
      <w:r>
        <w:t xml:space="preserve">ר' יהודה</w:t>
      </w:r>
      <w:del w:id="101668" w:author="מנוע מכני" w:date="2026-10-11T12:04:39Z">
        <w:r>
          <w:delText xml:space="preserve"> אומר</w:delText>
        </w:r>
      </w:del>
      <w:r>
        <w:t xml:space="preserve">:</w:t>
      </w:r>
    </w:p>
    <w:p w:rsidR="00DA63EC" w:rsidRDefault="00DA63EC" w:rsidP="00DA63EC">
      <w:pPr>
        <w:tabs>
          <w:tab w:val="left" w:pos="0"/>
          <w:tab w:val="center" w:pos="2835"/>
        </w:tabs>
        <w:rPr>
          <w:rtl/>
        </w:rPr>
      </w:pPr>
      <w:del w:id="99390" w:author="מנוע מכני" w:date="2026-10-11T12:04:39Z">
        <w:r>
          <w:rPr>
            <w:rtl/>
          </w:rPr>
          <w:delText xml:space="preserve"> </w:delText>
        </w:r>
      </w:del>
      <w:r>
        <w:rPr>
          <w:rtl/>
        </w:rPr>
        <w:t xml:space="preserve">נאמר כאן רבוע ונאמר להלן רבוע, מה להלן מאמצעיתו היה מודד, אף כאן מאמצעיתו היה מודד.</w:t>
      </w:r>
    </w:p>
    <w:p w:rsidR="00DA63EC" w:rsidRDefault="00DA63EC" w:rsidP="00DA63EC">
      <w:pPr>
        <w:tabs>
          <w:tab w:val="left" w:pos="0"/>
          <w:tab w:val="center" w:pos="2835"/>
        </w:tabs>
        <w:rPr>
          <w:rtl/>
        </w:rPr>
      </w:pPr>
      <w:ins w:id="91373" w:author="מנוע מכני" w:date="2026-10-11T12:04:39Z">
        <w:r>
          <w:rPr>
            <w:rtl/>
          </w:rPr>
          <w:t xml:space="preserve">ושם</w:t>
        </w:r>
      </w:ins>
      <w:del w:id="91374" w:author="מנוע מכני" w:date="2026-10-11T12:04:39Z">
        <w:r>
          <w:rPr>
            <w:rtl/>
          </w:rPr>
          <w:delText xml:space="preserve">והתם</w:delText>
        </w:r>
      </w:del>
      <w:r>
        <w:rPr>
          <w:rtl/>
        </w:rPr>
        <w:t xml:space="preserve"> מדכתיב:</w:t>
      </w:r>
      <w:r w:rsidRPr="00464129">
        <w:rPr>
          <w:rStyle w:val="afffff0"/>
          <w:rtl/>
        </w:rPr>
        <w:t xml:space="preserve"> </w:t>
      </w:r>
      <w:r w:rsidRPr="00464129">
        <w:rPr>
          <w:rStyle w:val="afffff0"/>
          <w:rFonts w:hint="cs"/>
          <w:rtl/>
        </w:rPr>
        <w:t>'</w:t>
      </w:r>
      <w:r w:rsidRPr="00464129">
        <w:rPr>
          <w:rStyle w:val="afffff0"/>
          <w:rtl/>
        </w:rPr>
        <w:t>והאריאל שתים עשרה אמה לכל רוח</w:t>
      </w:r>
      <w:r w:rsidRPr="00464129">
        <w:rPr>
          <w:rStyle w:val="afffff0"/>
          <w:rFonts w:hint="cs"/>
          <w:rtl/>
        </w:rPr>
        <w:t>'</w:t>
      </w:r>
      <w:r w:rsidRPr="00464129">
        <w:rPr>
          <w:rStyle w:val="afffff0"/>
          <w:rtl/>
        </w:rPr>
        <w:t>,</w:t>
      </w:r>
      <w:r>
        <w:rPr>
          <w:rtl/>
        </w:rPr>
        <w:t xml:space="preserve"> או אינו אלא י"ב על י"ב? כשהוא אומר: אל ארבעת רבעיו, מלמד שמאמצע הוא מודד.</w:t>
      </w:r>
    </w:p>
    <w:p>
      <w:pPr>
        <w:pStyle w:val="38"/>
        <w:rPr>
          <w:ins w:id="99391" w:author="מנוע מכני" w:date="2026-10-11T12:04:39Z"/>
        </w:rPr>
      </w:pPr>
      <w:r>
        <w:t xml:space="preserve">ור' יוסי?</w:t>
      </w:r>
    </w:p>
    <w:p w:rsidR="00DA63EC" w:rsidRDefault="00DA63EC" w:rsidP="00DA63EC">
      <w:pPr>
        <w:tabs>
          <w:tab w:val="left" w:pos="0"/>
          <w:tab w:val="center" w:pos="2835"/>
        </w:tabs>
        <w:rPr>
          <w:rtl/>
        </w:rPr>
      </w:pPr>
      <w:del w:id="99392" w:author="מנוע מכני" w:date="2026-10-11T12:04:39Z">
        <w:r>
          <w:rPr>
            <w:rtl/>
          </w:rPr>
          <w:delText xml:space="preserve"> </w:delText>
        </w:r>
      </w:del>
      <w:r>
        <w:rPr>
          <w:rtl/>
        </w:rPr>
        <w:t xml:space="preserve">כי גמר גז"</w:t>
      </w:r>
      <w:r>
        <w:rPr>
          <w:rFonts w:hint="cs"/>
          <w:rtl/>
        </w:rPr>
        <w:t xml:space="preserve">ש </w:t>
      </w:r>
      <w:r>
        <w:rPr>
          <w:rtl/>
        </w:rPr>
        <w:t xml:space="preserve">בגובהה הוא דגמיר, </w:t>
      </w:r>
      <w:r>
        <w:rPr>
          <w:rtl/>
        </w:rPr>
        <w:t xml:space="preserve">דתניא</w:t>
      </w:r>
      <w:r>
        <w:rPr>
          <w:rtl/>
        </w:rPr>
        <w:t xml:space="preserve">:</w:t>
      </w:r>
      <w:r w:rsidRPr="00464129">
        <w:rPr>
          <w:rStyle w:val="afffff0"/>
          <w:rtl/>
        </w:rPr>
        <w:t xml:space="preserve"> </w:t>
      </w:r>
      <w:r w:rsidRPr="00464129">
        <w:rPr>
          <w:rStyle w:val="afffff0"/>
          <w:rFonts w:hint="cs"/>
          <w:rtl/>
        </w:rPr>
        <w:t>'</w:t>
      </w:r>
      <w:ins w:id="90865" w:author="Claude - סמנטי" w:date="2026-10-11T12:26:16Z">
        <w:r>
          <w:rPr>
            <w:rStyle w:val="afffff0"/>
            <w:rtl/>
          </w:rPr>
          <w:t xml:space="preserve">וְשָׁלֹשׁ אַמּוֹת קוֹמָתוֹ</w:t>
        </w:r>
      </w:ins>
      <w:del w:id="90866" w:author="Claude - סמנטי" w:date="2026-10-11T12:26:16Z">
        <w:r w:rsidRPr="00464129">
          <w:rPr>
            <w:rStyle w:val="afffff0"/>
            <w:rtl/>
          </w:rPr>
          <w:delText xml:space="preserve">ושלש אמות קומתו</w:delText>
        </w:r>
      </w:del>
      <w:r w:rsidRPr="00464129">
        <w:rPr>
          <w:rStyle w:val="afffff0"/>
          <w:rFonts w:hint="cs"/>
          <w:rtl/>
        </w:rPr>
        <w:t>'</w:t>
      </w:r>
      <w:r w:rsidRPr="00464129">
        <w:rPr>
          <w:rStyle w:val="afffff0"/>
          <w:rtl/>
        </w:rPr>
        <w:t>,</w:t>
      </w:r>
      <w:r>
        <w:rPr>
          <w:rtl/>
        </w:rPr>
        <w:t xml:space="preserve"> דברים ככתבן, דברי </w:t>
      </w:r>
      <w:ins w:id="90357" w:author="מנוע מכני" w:date="2026-10-11T12:04:39Z">
        <w:r>
          <w:rPr>
            <w:rStyle w:val="2fb"/>
            <w:rtl/>
          </w:rPr>
          <w:t xml:space="preserve">ר"י</w:t>
        </w:r>
      </w:ins>
      <w:del w:id="90358" w:author="מנוע מכני" w:date="2026-10-11T12:04:39Z">
        <w:r>
          <w:rPr>
            <w:rtl/>
          </w:rPr>
          <w:delText xml:space="preserve">רבי יהודה</w:delText>
        </w:r>
      </w:del>
      <w:ins w:id="94707" w:author="מנוע מכני" w:date="2026-10-11T12:04:39Z">
        <w:r>
          <w:rPr>
            <w:rtl/>
          </w:rPr>
          <w:t xml:space="preserve">,</w:t>
        </w:r>
      </w:ins>
      <w:del w:id="94708" w:author="מנוע מכני" w:date="2026-10-11T12:04:39Z">
        <w:r>
          <w:rPr>
            <w:rtl/>
          </w:rPr>
          <w:delText xml:space="preserve">;</w:delText>
        </w:r>
      </w:del>
    </w:p>
    <w:p>
      <w:pPr>
        <w:pStyle w:val="38"/>
        <w:rPr>
          <w:ins w:id="99393" w:author="מנוע מכני" w:date="2026-10-11T12:04:39Z"/>
        </w:rPr>
      </w:pPr>
      <w:r>
        <w:t xml:space="preserve">רבי יוסי</w:t>
      </w:r>
      <w:del w:id="101669" w:author="מנוע מכני" w:date="2026-10-11T12:04:39Z">
        <w:r>
          <w:delText xml:space="preserve"> אומר</w:delText>
        </w:r>
      </w:del>
      <w:r>
        <w:t xml:space="preserve">:</w:t>
      </w:r>
    </w:p>
    <w:p w:rsidR="00DA63EC" w:rsidRDefault="00DA63EC" w:rsidP="00DA63EC">
      <w:pPr>
        <w:tabs>
          <w:tab w:val="left" w:pos="0"/>
          <w:tab w:val="center" w:pos="2835"/>
        </w:tabs>
        <w:rPr>
          <w:rtl/>
        </w:rPr>
      </w:pPr>
      <w:del w:id="99394" w:author="מנוע מכני" w:date="2026-10-11T12:04:39Z">
        <w:r>
          <w:rPr>
            <w:rtl/>
          </w:rPr>
          <w:delText xml:space="preserve"> </w:delText>
        </w:r>
      </w:del>
      <w:r>
        <w:rPr>
          <w:rtl/>
        </w:rPr>
        <w:t xml:space="preserve">נאמר כאן רבוע ונאמר להלן רבוע, מה להלן גובהו פי שנים כארכו, אף כאן פי שנים כארכו</w:t>
      </w:r>
      <w:ins w:id="94709" w:author="מנוע מכני" w:date="2026-10-11T12:04:39Z">
        <w:r>
          <w:rPr>
            <w:rtl/>
          </w:rPr>
          <w:t xml:space="preserve">,</w:t>
        </w:r>
      </w:ins>
      <w:del w:id="94710" w:author="מנוע מכני" w:date="2026-10-11T12:04:39Z">
        <w:r>
          <w:rPr>
            <w:rtl/>
          </w:rPr>
          <w:delText xml:space="preserve">;</w:delText>
        </w:r>
      </w:del>
    </w:p>
    <w:p>
      <w:pPr>
        <w:pStyle w:val="38"/>
        <w:rPr>
          <w:ins w:id="99395" w:author="מנוע מכני" w:date="2026-10-11T12:04:39Z"/>
        </w:rPr>
      </w:pPr>
      <w:r>
        <w:t>א</w:t>
      </w:r>
      <w:r>
        <w:t>"</w:t>
      </w:r>
      <w:r>
        <w:t xml:space="preserve">ל</w:t>
      </w:r>
      <w:r>
        <w:t xml:space="preserve"> ר</w:t>
      </w:r>
      <w:r>
        <w:t>"</w:t>
      </w:r>
      <w:r>
        <w:t>י</w:t>
      </w:r>
      <w:r>
        <w:t xml:space="preserve">:</w:t>
      </w:r>
    </w:p>
    <w:p w:rsidR="00DA63EC" w:rsidRDefault="00DA63EC" w:rsidP="00DA63EC">
      <w:pPr>
        <w:tabs>
          <w:tab w:val="left" w:pos="0"/>
          <w:tab w:val="center" w:pos="2835"/>
        </w:tabs>
        <w:rPr>
          <w:rtl/>
        </w:rPr>
      </w:pPr>
      <w:del w:id="99396" w:author="מנוע מכני" w:date="2026-10-11T12:04:39Z">
        <w:r>
          <w:rPr>
            <w:rtl/>
          </w:rPr>
          <w:delText xml:space="preserve"> </w:delText>
        </w:r>
      </w:del>
      <w:r>
        <w:rPr>
          <w:rtl/>
        </w:rPr>
        <w:t xml:space="preserve">ארך החצר מאה באמה וקומה חמש אמות אפשר, כהן עומד </w:t>
      </w:r>
      <w:r>
        <w:rPr>
          <w:rtl/>
        </w:rPr>
        <w:t xml:space="preserve">ע"ג</w:t>
      </w:r>
      <w:r>
        <w:rPr>
          <w:rtl/>
        </w:rPr>
        <w:t xml:space="preserve"> המזבח ועבודה בידו וכל העם רואין אותו מבחוץ? </w:t>
      </w:r>
    </w:p>
    <w:p>
      <w:pPr>
        <w:pStyle w:val="38"/>
        <w:rPr>
          <w:ins w:id="99397" w:author="מנוע מכני" w:date="2026-10-11T12:04:39Z"/>
        </w:rPr>
      </w:pPr>
      <w:r>
        <w:tab/>
        <w:t xml:space="preserve">א"ל</w:t>
      </w:r>
      <w:r>
        <w:tab/>
        <w:t xml:space="preserve"> ר' יוסי, והלא כבר נאמר:</w:t>
      </w:r>
    </w:p>
    <w:p w:rsidR="00DA63EC" w:rsidRDefault="00DA63EC" w:rsidP="00DA63EC">
      <w:pPr>
        <w:tabs>
          <w:tab w:val="left" w:pos="0"/>
          <w:tab w:val="center" w:pos="2835"/>
        </w:tabs>
        <w:rPr>
          <w:rtl/>
        </w:rPr>
      </w:pPr>
      <w:del w:id="99398" w:author="מנוע מכני" w:date="2026-10-11T12:04:39Z">
        <w:r>
          <w:rPr>
            <w:rtl/>
          </w:rPr>
          <w:tab/>
          <w:delText xml:space="preserve"> </w:delText>
        </w:r>
      </w:del>
      <w:r>
        <w:rPr>
          <w:rtl/>
        </w:rPr>
        <w:t xml:space="preserve">	ואת קלעי החצר ואת מסך </w:t>
      </w:r>
      <w:r>
        <w:rPr>
          <w:rStyle w:val="afffff0"/>
          <w:rtl/>
          <w:rPrChange w:id="9033" w:author="מנוע פסוקים" w:date="2026-10-11T09:29:40Z">
            <w:rPr>
              <w:rtl/>
            </w:rPr>
          </w:rPrChange>
        </w:rPr>
        <w:t xml:space="preserve">שער החצר אשר על המשכן ועל המזבח</w:t>
      </w:r>
      <w:r>
        <w:rPr>
          <w:rFonts w:hint="cs"/>
          <w:rtl/>
        </w:rPr>
        <w:t>'</w:t>
      </w:r>
      <w:r>
        <w:rPr>
          <w:rtl/>
        </w:rPr>
        <w:t xml:space="preserve">, מה משכן י' אמות, אף מזבח י' אמות, </w:t>
      </w:r>
    </w:p>
    <w:p>
      <w:pPr>
        <w:pStyle w:val="38"/>
        <w:rPr>
          <w:ins w:id="99399" w:author="מנוע מכני" w:date="2026-10-11T12:04:39Z"/>
        </w:rPr>
      </w:pPr>
      <w:r>
        <w:tab/>
        <w:t>ואומר:</w:t>
      </w:r>
    </w:p>
    <w:p w:rsidR="00DA63EC" w:rsidRDefault="00DA63EC" w:rsidP="00DA63EC">
      <w:pPr>
        <w:tabs>
          <w:tab w:val="left" w:pos="0"/>
          <w:tab w:val="center" w:pos="2835"/>
        </w:tabs>
        <w:rPr>
          <w:rtl/>
        </w:rPr>
      </w:pPr>
      <w:del w:id="99400"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קלעים חמש עשרה אמה אל הכתף</w:t>
      </w:r>
      <w:r w:rsidRPr="00464129">
        <w:rPr>
          <w:rStyle w:val="afffff0"/>
          <w:rFonts w:hint="cs"/>
          <w:rtl/>
        </w:rPr>
        <w:t>'</w:t>
      </w:r>
      <w:r w:rsidRPr="00464129">
        <w:rPr>
          <w:rStyle w:val="afffff0"/>
          <w:rtl/>
        </w:rPr>
        <w:t>,</w:t>
      </w:r>
      <w:r>
        <w:rPr>
          <w:rtl/>
        </w:rPr>
        <w:t xml:space="preserve"> </w:t>
      </w:r>
    </w:p>
    <w:p w:rsidR="00DA63EC" w:rsidRDefault="00DA63EC" w:rsidP="00DA63EC">
      <w:pPr>
        <w:pStyle w:val="afff3"/>
        <w:framePr w:wrap="around"/>
        <w:rPr>
          <w:rtl/>
        </w:rPr>
      </w:pPr>
      <w:r>
        <w:rPr>
          <w:rFonts w:hint="cs"/>
          <w:rtl/>
        </w:rPr>
        <w:t>ס.</w:t>
      </w:r>
    </w:p>
    <w:p w:rsidR="00DA63EC" w:rsidRDefault="00DA63EC" w:rsidP="00DA63EC">
      <w:pPr>
        <w:tabs>
          <w:tab w:val="left" w:pos="0"/>
          <w:tab w:val="center" w:pos="2835"/>
        </w:tabs>
        <w:rPr>
          <w:rtl/>
        </w:rPr>
      </w:pPr>
      <w:r>
        <w:rPr>
          <w:rtl/>
        </w:rPr>
        <w:tab/>
        <w:t xml:space="preserve">ומה </w:t>
      </w:r>
      <w:r>
        <w:rPr>
          <w:rtl/>
        </w:rPr>
        <w:tab/>
        <w:t xml:space="preserve">ת"ל</w:t>
      </w:r>
      <w:r>
        <w:rPr>
          <w:rtl/>
        </w:rPr>
        <w:tab/>
        <w:t xml:space="preserve"> ה</w:t>
      </w:r>
      <w:r w:rsidR="005608A0">
        <w:rPr>
          <w:rtl/>
        </w:rPr>
        <w:t>'</w:t>
      </w:r>
      <w:r>
        <w:rPr>
          <w:rtl/>
        </w:rPr>
        <w:t xml:space="preserve"> אמות? משפת מזבח ולמעלה, </w:t>
      </w:r>
    </w:p>
    <w:p w:rsidR="00DA63EC" w:rsidRDefault="00DA63EC" w:rsidP="00DA63EC">
      <w:pPr>
        <w:tabs>
          <w:tab w:val="left" w:pos="0"/>
          <w:tab w:val="center" w:pos="2835"/>
        </w:tabs>
        <w:rPr>
          <w:rtl/>
        </w:rPr>
      </w:pPr>
      <w:r>
        <w:rPr>
          <w:rtl/>
        </w:rPr>
        <w:tab/>
        <w:t xml:space="preserve">ומה </w:t>
      </w:r>
      <w:r>
        <w:rPr>
          <w:rtl/>
        </w:rPr>
        <w:tab/>
        <w:t xml:space="preserve">ת"ל</w:t>
      </w:r>
      <w:r>
        <w:rPr>
          <w:rtl/>
        </w:rPr>
        <w:tab/>
        <w:t xml:space="preserve"> </w:t>
      </w:r>
      <w:r>
        <w:rPr>
          <w:rFonts w:hint="cs"/>
          <w:rtl/>
        </w:rPr>
        <w:t>'</w:t>
      </w:r>
      <w:ins w:id="90867" w:author="Claude - סמנטי" w:date="2026-10-11T12:26:16Z">
        <w:r>
          <w:rPr>
            <w:rStyle w:val="afffff0"/>
            <w:rtl/>
          </w:rPr>
          <w:t xml:space="preserve">וְשָׁלֹשׁ אַמּוֹת קוֹמָתוֹ</w:t>
        </w:r>
      </w:ins>
      <w:del w:id="90868" w:author="Claude - סמנטי" w:date="2026-10-11T12:26:16Z">
        <w:r>
          <w:rPr>
            <w:rtl/>
          </w:rPr>
          <w:delText xml:space="preserve">ושלש אמות קומתו</w:delText>
        </w:r>
      </w:del>
      <w:r>
        <w:rPr>
          <w:rFonts w:hint="cs"/>
          <w:rtl/>
        </w:rPr>
        <w:t>'</w:t>
      </w:r>
      <w:r>
        <w:rPr>
          <w:rtl/>
        </w:rPr>
        <w:t>? משפת סובב ולמעלה.</w:t>
      </w:r>
    </w:p>
    <w:p>
      <w:pPr>
        <w:pStyle w:val="38"/>
        <w:rPr>
          <w:ins w:id="101579" w:author="מנוע מכני" w:date="2026-10-11T12:04:39Z"/>
        </w:rPr>
      </w:pPr>
      <w:r>
        <w:t>ור"</w:t>
      </w:r>
      <w:r>
        <w:t xml:space="preserve">י גמיר </w:t>
      </w:r>
      <w:r>
        <w:t xml:space="preserve">גזירה שוה,</w:t>
      </w:r>
    </w:p>
    <w:p w:rsidR="00DA63EC" w:rsidRDefault="00DA63EC" w:rsidP="00DA63EC">
      <w:pPr>
        <w:tabs>
          <w:tab w:val="left" w:pos="0"/>
          <w:tab w:val="center" w:pos="2835"/>
        </w:tabs>
        <w:rPr>
          <w:rtl/>
        </w:rPr>
      </w:pPr>
      <w:del w:id="101580" w:author="מנוע מכני" w:date="2026-10-11T12:04:39Z">
        <w:r>
          <w:rPr>
            <w:rtl/>
          </w:rPr>
          <w:delText xml:space="preserve"> </w:delText>
        </w:r>
      </w:del>
      <w:r>
        <w:rPr>
          <w:rtl/>
        </w:rPr>
        <w:t xml:space="preserve">ברחבה הוא דגמיר.</w:t>
      </w:r>
    </w:p>
    <w:p w:rsidR="00DA63EC" w:rsidRDefault="00DA63EC" w:rsidP="00DA63EC">
      <w:pPr>
        <w:tabs>
          <w:tab w:val="left" w:pos="0"/>
          <w:tab w:val="center" w:pos="2835"/>
        </w:tabs>
        <w:rPr>
          <w:rtl/>
        </w:rPr>
      </w:pPr>
      <w:r>
        <w:rPr>
          <w:rStyle w:val="2fb"/>
          <w:rtl/>
        </w:rPr>
        <w:lastRenderedPageBreak/>
        <w:t>ולר"</w:t>
      </w:r>
      <w:r>
        <w:rPr>
          <w:rStyle w:val="2fb"/>
          <w:rFonts w:hint="cs"/>
          <w:rtl/>
        </w:rPr>
        <w:t xml:space="preserve">י</w:t>
      </w:r>
      <w:ins w:id="94711" w:author="מנוע מכני" w:date="2026-10-11T12:04:39Z">
        <w:r>
          <w:rPr>
            <w:rFonts w:hint="cs"/>
            <w:rtl/>
          </w:rPr>
          <w:t xml:space="preserve"> </w:t>
        </w:r>
      </w:ins>
      <w:del w:id="94712" w:author="מנוע מכני" w:date="2026-10-11T12:04:39Z">
        <w:r>
          <w:rPr>
            <w:rFonts w:hint="cs"/>
            <w:rtl/>
          </w:rPr>
          <w:delText xml:space="preserve"> </w:delText>
        </w:r>
        <w:r>
          <w:rPr>
            <w:rtl/>
          </w:rPr>
          <w:delText xml:space="preserve"> </w:delText>
        </w:r>
      </w:del>
      <w:r>
        <w:rPr>
          <w:rtl/>
        </w:rPr>
        <w:t xml:space="preserve">הא מיתחזי כהן! נהי דכהן מיתחזי, עבודה דבידו </w:t>
      </w:r>
      <w:r>
        <w:rPr>
          <w:rtl/>
        </w:rPr>
        <w:t xml:space="preserve">לא</w:t>
      </w:r>
      <w:r>
        <w:rPr>
          <w:rtl/>
        </w:rPr>
        <w:t xml:space="preserve"> מיתחזי.</w:t>
      </w:r>
    </w:p>
    <w:p w:rsidR="00DA63EC" w:rsidRDefault="00DA63EC" w:rsidP="00DA63EC">
      <w:pPr>
        <w:tabs>
          <w:tab w:val="left" w:pos="0"/>
          <w:tab w:val="center" w:pos="2835"/>
        </w:tabs>
        <w:rPr>
          <w:rtl/>
        </w:rPr>
      </w:pPr>
      <w:r>
        <w:rPr>
          <w:rStyle w:val="2fb"/>
          <w:rFonts w:hint="cs"/>
          <w:rtl/>
        </w:rPr>
        <w:t>לר</w:t>
      </w:r>
      <w:r>
        <w:rPr>
          <w:rStyle w:val="2fb"/>
          <w:rtl/>
        </w:rPr>
        <w:t>"</w:t>
      </w:r>
      <w:r>
        <w:rPr>
          <w:rStyle w:val="2fb"/>
          <w:rFonts w:hint="cs"/>
          <w:rtl/>
        </w:rPr>
        <w:t>י</w:t>
      </w:r>
      <w:r>
        <w:rPr>
          <w:rtl/>
        </w:rPr>
        <w:t xml:space="preserve"> היינו דקידש, </w:t>
      </w:r>
      <w:r>
        <w:rPr>
          <w:rStyle w:val="2fb"/>
          <w:rFonts w:hint="cs"/>
          <w:rtl/>
        </w:rPr>
        <w:t>ול</w:t>
      </w:r>
      <w:r>
        <w:rPr>
          <w:rStyle w:val="2fb"/>
          <w:rtl/>
        </w:rPr>
        <w:t xml:space="preserve">רבי יוסי</w:t>
      </w:r>
      <w:r>
        <w:rPr>
          <w:rtl/>
        </w:rPr>
        <w:t xml:space="preserve"> קידש? להעמיד בה מזבח.</w:t>
      </w:r>
    </w:p>
    <w:p w:rsidR="00DA63EC" w:rsidRDefault="00DA63EC" w:rsidP="00DA63EC">
      <w:pPr>
        <w:tabs>
          <w:tab w:val="left" w:pos="0"/>
          <w:tab w:val="center" w:pos="2835"/>
        </w:tabs>
        <w:rPr>
          <w:rtl/>
        </w:rPr>
      </w:pPr>
      <w:r>
        <w:rPr>
          <w:rStyle w:val="2fb"/>
          <w:rtl/>
        </w:rPr>
        <w:t xml:space="preserve">לרבי יוסי</w:t>
      </w:r>
      <w:r>
        <w:rPr>
          <w:rtl/>
        </w:rPr>
        <w:t xml:space="preserve">, היינו דכתיב קטן, </w:t>
      </w:r>
    </w:p>
    <w:p w:rsidR="00DA63EC" w:rsidRDefault="00DA63EC" w:rsidP="00DA63EC">
      <w:pPr>
        <w:tabs>
          <w:tab w:val="left" w:pos="0"/>
          <w:tab w:val="center" w:pos="2835"/>
        </w:tabs>
        <w:rPr>
          <w:rtl/>
        </w:rPr>
      </w:pPr>
      <w:r>
        <w:rPr>
          <w:rStyle w:val="2fb"/>
          <w:rFonts w:hint="cs"/>
          <w:rtl/>
        </w:rPr>
        <w:t>ולר</w:t>
      </w:r>
      <w:r>
        <w:rPr>
          <w:rStyle w:val="2fb"/>
          <w:rtl/>
        </w:rPr>
        <w:t>"</w:t>
      </w:r>
      <w:r>
        <w:rPr>
          <w:rStyle w:val="2fb"/>
          <w:rFonts w:hint="cs"/>
          <w:rtl/>
        </w:rPr>
        <w:t xml:space="preserve">י</w:t>
      </w:r>
      <w:r>
        <w:rPr>
          <w:rFonts w:hint="cs"/>
          <w:rtl/>
        </w:rPr>
        <w:t xml:space="preserve"> קטן </w:t>
      </w:r>
      <w:r>
        <w:rPr>
          <w:rtl/>
        </w:rPr>
        <w:t xml:space="preserve">מזבח אבנים שעשה שלמה תחת מזבח הנחשת קטן </w:t>
      </w:r>
      <w:ins w:id="96347" w:author="מנוע מכני" w:date="2026-10-11T12:04:39Z">
        <w:r>
          <w:rPr>
            <w:rtl/>
          </w:rPr>
          <w:t xml:space="preserve">היה</w:t>
        </w:r>
      </w:ins>
      <w:del w:id="96348" w:author="מנוע מכני" w:date="2026-10-11T12:04:39Z">
        <w:r>
          <w:rPr>
            <w:rtl/>
          </w:rPr>
          <w:delText xml:space="preserve">הוה</w:delText>
        </w:r>
      </w:del>
      <w:r>
        <w:rPr>
          <w:rtl/>
        </w:rPr>
        <w:t xml:space="preserve">.</w:t>
      </w:r>
    </w:p>
    <w:p>
      <w:pPr>
        <w:pStyle w:val="38"/>
        <w:rPr>
          <w:ins w:id="99401" w:author="מנוע מכני" w:date="2026-10-11T12:04:39Z"/>
        </w:rPr>
      </w:pPr>
      <w:ins w:id="91375" w:author="מנוע מכני" w:date="2026-10-11T12:04:39Z">
        <w:r>
          <w:t xml:space="preserve">וחלקו</w:t>
        </w:r>
      </w:ins>
    </w:p>
    <w:p w:rsidR="00DA63EC" w:rsidRDefault="00DA63EC" w:rsidP="00DA63EC">
      <w:pPr>
        <w:tabs>
          <w:tab w:val="left" w:pos="0"/>
          <w:tab w:val="center" w:pos="2835"/>
        </w:tabs>
        <w:rPr>
          <w:rtl/>
        </w:rPr>
      </w:pPr>
      <w:del w:id="91376" w:author="מנוע מכני" w:date="2026-10-11T12:04:39Z">
        <w:r w:rsidRPr="005374F8">
          <w:rPr>
            <w:rFonts w:hint="cs"/>
            <w:b/>
            <w:bCs/>
            <w:rtl/>
          </w:rPr>
          <w:delText xml:space="preserve">ו</w:delText>
        </w:r>
        <w:r w:rsidRPr="005374F8">
          <w:rPr>
            <w:b/>
            <w:bCs/>
            <w:rtl/>
          </w:rPr>
          <w:delText xml:space="preserve">פליגי</w:delText>
        </w:r>
      </w:del>
      <w:del w:id="99402" w:author="מנוע מכני" w:date="2026-10-11T12:04:39Z">
        <w:r>
          <w:rPr>
            <w:rFonts w:hint="cs"/>
            <w:rtl/>
          </w:rPr>
          <w:delText xml:space="preserve"> </w:delText>
        </w:r>
      </w:del>
      <w:ins w:id="95967" w:author="מנוע מכני" w:date="2026-10-11T12:04:39Z">
        <w:r>
          <w:rPr>
            <w:rFonts w:hint="cs"/>
            <w:rtl/>
          </w:rPr>
          <w:t xml:space="preserve">אם </w:t>
        </w:r>
      </w:ins>
      <w:del w:id="95968" w:author="מנוע מכני" w:date="2026-10-11T12:04:39Z">
        <w:r>
          <w:rPr>
            <w:rFonts w:hint="cs"/>
            <w:rtl/>
          </w:rPr>
          <w:delText xml:space="preserve">אי</w:delText>
        </w:r>
        <w:r>
          <w:rPr>
            <w:rtl/>
          </w:rPr>
          <w:delText xml:space="preserve"> </w:delText>
        </w:r>
      </w:del>
      <w:r>
        <w:rPr>
          <w:rtl/>
        </w:rPr>
        <w:t xml:space="preserve">דנין חוץ מחוץ ואין דנין חוץ מפנים, ומר סבר: דנין כלי מכלי ואין דנין כלי מבנין.</w:t>
      </w:r>
    </w:p>
    <w:p w:rsidR="00DA63EC" w:rsidRDefault="00DA63EC" w:rsidP="00DA63EC">
      <w:pPr>
        <w:tabs>
          <w:tab w:val="left" w:pos="0"/>
          <w:tab w:val="center" w:pos="2835"/>
        </w:tabs>
        <w:rPr>
          <w:rtl/>
        </w:rPr>
      </w:pPr>
    </w:p>
    <w:p>
      <w:pPr>
        <w:pStyle w:val="38"/>
        <w:rPr>
          <w:ins w:id="99404" w:author="מנוע מכני" w:date="2026-10-11T12:04:39Z"/>
        </w:rPr>
      </w:pPr>
      <w:del w:id="99403" w:author="מנוע מכני" w:date="2026-10-11T12:04:39Z">
        <w:r>
          <w:delText xml:space="preserve">•</w:delText>
        </w:r>
      </w:del>
      <w:r>
        <w:t xml:space="preserve"> </w:t>
      </w:r>
      <w:del w:id="101670" w:author="מנוע מכני" w:date="2026-10-11T12:04:39Z">
        <w:r>
          <w:delText xml:space="preserve">אמר </w:delText>
        </w:r>
      </w:del>
      <w:r>
        <w:t xml:space="preserve">רבא:</w:t>
      </w:r>
    </w:p>
    <w:p w:rsidR="00DA63EC" w:rsidRDefault="00DA63EC" w:rsidP="00DA63EC">
      <w:pPr>
        <w:tabs>
          <w:tab w:val="left" w:pos="0"/>
          <w:tab w:val="center" w:pos="2835"/>
        </w:tabs>
        <w:rPr>
          <w:rtl/>
        </w:rPr>
      </w:pPr>
      <w:del w:id="99405" w:author="מנוע מכני" w:date="2026-10-11T12:04:39Z">
        <w:r>
          <w:rPr>
            <w:rtl/>
          </w:rPr>
          <w:delText xml:space="preserve"> </w:delText>
        </w:r>
      </w:del>
      <w:r>
        <w:rPr>
          <w:rtl/>
        </w:rPr>
        <w:t xml:space="preserve">מודה </w:t>
      </w:r>
      <w:ins w:id="90359" w:author="מנוע מכני" w:date="2026-10-11T12:04:39Z">
        <w:r>
          <w:rPr>
            <w:rStyle w:val="2fb"/>
            <w:rtl/>
          </w:rPr>
          <w:t xml:space="preserve">ר"י</w:t>
        </w:r>
      </w:ins>
      <w:del w:id="90360" w:author="מנוע מכני" w:date="2026-10-11T12:04:39Z">
        <w:r>
          <w:rPr>
            <w:rtl/>
          </w:rPr>
          <w:delText xml:space="preserve">רבי יהודה</w:delText>
        </w:r>
      </w:del>
      <w:r>
        <w:rPr>
          <w:rtl/>
        </w:rPr>
        <w:t xml:space="preserve"> בדמים</w:t>
      </w:r>
      <w:ins w:id="94713" w:author="מנוע מכני" w:date="2026-10-11T12:04:39Z">
        <w:r>
          <w:rPr>
            <w:rtl/>
          </w:rPr>
          <w:t xml:space="preserve">,</w:t>
        </w:r>
      </w:ins>
      <w:del w:id="94714" w:author="מנוע מכני" w:date="2026-10-11T12:04:39Z">
        <w:r>
          <w:rPr>
            <w:rtl/>
          </w:rPr>
          <w:delText xml:space="preserve">;</w:delText>
        </w:r>
      </w:del>
    </w:p>
    <w:p>
      <w:pPr>
        <w:pStyle w:val="38"/>
        <w:rPr>
          <w:ins w:id="99406" w:author="מנוע מכני" w:date="2026-10-11T12:04:39Z"/>
        </w:rPr>
      </w:pPr>
      <w:r>
        <w:t xml:space="preserve">דתניא</w:t>
      </w:r>
      <w:r>
        <w:t xml:space="preserve">, </w:t>
      </w:r>
      <w:ins w:id="90361" w:author="מנוע מכני" w:date="2026-10-11T12:04:39Z">
        <w:r>
          <w:t xml:space="preserve">ר"י</w:t>
        </w:r>
      </w:ins>
      <w:del w:id="90362" w:author="מנוע מכני" w:date="2026-10-11T12:04:39Z">
        <w:r>
          <w:delText xml:space="preserve">רבי יהודה</w:delText>
        </w:r>
      </w:del>
      <w:del w:id="101671" w:author="מנוע מכני" w:date="2026-10-11T12:04:39Z">
        <w:r>
          <w:delText xml:space="preserve"> אומר</w:delText>
        </w:r>
      </w:del>
      <w:r>
        <w:t xml:space="preserve">:</w:t>
      </w:r>
    </w:p>
    <w:p w:rsidR="00DA63EC" w:rsidRDefault="00DA63EC" w:rsidP="00DA63EC">
      <w:pPr>
        <w:tabs>
          <w:tab w:val="left" w:pos="0"/>
          <w:tab w:val="center" w:pos="2835"/>
        </w:tabs>
        <w:rPr>
          <w:rtl/>
        </w:rPr>
      </w:pPr>
      <w:del w:id="99407" w:author="מנוע מכני" w:date="2026-10-11T12:04:39Z">
        <w:r>
          <w:rPr>
            <w:rtl/>
          </w:rPr>
          <w:delText xml:space="preserve"> </w:delText>
        </w:r>
      </w:del>
      <w:r>
        <w:rPr>
          <w:rtl/>
        </w:rPr>
        <w:t xml:space="preserve">כוס אחד היה ממלא מדם התערובות ושופכו על גבי מזבח, שאם ישפך דמו של אחת מהן נמצא זה מכשירו</w:t>
      </w:r>
      <w:ins w:id="94715" w:author="מנוע מכני" w:date="2026-10-11T12:04:39Z">
        <w:r>
          <w:rPr>
            <w:rtl/>
          </w:rPr>
          <w:t xml:space="preserve">,</w:t>
        </w:r>
      </w:ins>
      <w:del w:id="94716" w:author="מנוע מכני" w:date="2026-10-11T12:04:39Z">
        <w:r>
          <w:rPr>
            <w:rtl/>
          </w:rPr>
          <w:delText xml:space="preserve">;</w:delText>
        </w:r>
      </w:del>
    </w:p>
    <w:p w:rsidR="00DA63EC" w:rsidRDefault="00DA63EC" w:rsidP="00DA63EC">
      <w:pPr>
        <w:tabs>
          <w:tab w:val="left" w:pos="0"/>
          <w:tab w:val="center" w:pos="2835"/>
        </w:tabs>
        <w:rPr>
          <w:rtl/>
        </w:rPr>
      </w:pPr>
      <w:ins w:id="95969" w:author="מנוע מכני" w:date="2026-10-11T12:04:39Z">
        <w:r>
          <w:rPr>
            <w:rtl/>
          </w:rPr>
          <w:t xml:space="preserve">ואם </w:t>
        </w:r>
      </w:ins>
      <w:del w:id="95970" w:author="מנוע מכני" w:date="2026-10-11T12:04:39Z">
        <w:r>
          <w:rPr>
            <w:rtl/>
          </w:rPr>
          <w:delText xml:space="preserve">ואי </w:delText>
        </w:r>
      </w:del>
      <w:r>
        <w:rPr>
          <w:rtl/>
        </w:rPr>
        <w:t xml:space="preserve">ס"</w:t>
      </w:r>
      <w:r>
        <w:rPr>
          <w:rFonts w:hint="cs"/>
          <w:rtl/>
        </w:rPr>
        <w:t>ד</w:t>
      </w:r>
      <w:r>
        <w:rPr>
          <w:rtl/>
        </w:rPr>
        <w:t xml:space="preserve"> סבר </w:t>
      </w:r>
      <w:ins w:id="90363" w:author="מנוע מכני" w:date="2026-10-11T12:04:39Z">
        <w:r>
          <w:rPr>
            <w:rStyle w:val="2fb"/>
            <w:rtl/>
          </w:rPr>
          <w:t xml:space="preserve">ר"י</w:t>
        </w:r>
      </w:ins>
      <w:del w:id="90364" w:author="מנוע מכני" w:date="2026-10-11T12:04:39Z">
        <w:r>
          <w:rPr>
            <w:rtl/>
          </w:rPr>
          <w:delText xml:space="preserve">רבי יהודה</w:delText>
        </w:r>
      </w:del>
      <w:r>
        <w:rPr>
          <w:rtl/>
        </w:rPr>
        <w:t xml:space="preserve"> כולה עזרה מיקדשא, הא </w:t>
      </w:r>
      <w:ins w:id="90191" w:author="Claude - סמנטי" w:date="2026-10-11T12:26:16Z">
        <w:r>
          <w:rPr>
            <w:rtl/>
          </w:rPr>
          <w:t xml:space="preserve">נעשית</w:t>
        </w:r>
      </w:ins>
      <w:del w:id="90192" w:author="Claude - סמנטי" w:date="2026-10-11T12:26:16Z">
        <w:r>
          <w:rPr>
            <w:rtl/>
          </w:rPr>
          <w:delText xml:space="preserve">איתעבידא</w:delText>
        </w:r>
      </w:del>
      <w:r>
        <w:rPr>
          <w:rtl/>
        </w:rPr>
        <w:t xml:space="preserve"> </w:t>
      </w:r>
      <w:ins w:id="93155" w:author="מנוע מכני" w:date="2026-10-11T12:04:39Z">
        <w:r>
          <w:rPr>
            <w:rtl/>
          </w:rPr>
          <w:t xml:space="preserve">לו</w:t>
        </w:r>
      </w:ins>
      <w:del w:id="93156" w:author="מנוע מכני" w:date="2026-10-11T12:04:39Z">
        <w:r>
          <w:rPr>
            <w:rtl/>
          </w:rPr>
          <w:delText xml:space="preserve">ליה</w:delText>
        </w:r>
      </w:del>
      <w:r>
        <w:rPr>
          <w:rtl/>
        </w:rPr>
        <w:t xml:space="preserve"> מצוותיה.</w:t>
      </w:r>
    </w:p>
    <w:p>
      <w:pPr>
        <w:pStyle w:val="38"/>
        <w:rPr>
          <w:ins w:id="99408" w:author="מנוע מכני" w:date="2026-10-11T12:04:39Z"/>
        </w:rPr>
      </w:pPr>
      <w:ins w:id="93157" w:author="מנוע מכני" w:date="2026-10-11T12:04:39Z">
        <w:r>
          <w:t xml:space="preserve">ושמא</w:t>
        </w:r>
      </w:ins>
      <w:del w:id="93158" w:author="מנוע מכני" w:date="2026-10-11T12:04:39Z">
        <w:r>
          <w:delText xml:space="preserve">ודלמא</w:delText>
        </w:r>
      </w:del>
      <w:r>
        <w:t xml:space="preserve"> משום </w:t>
      </w:r>
      <w:ins w:id="91379" w:author="מנוע מכני" w:date="2026-10-11T12:04:39Z">
        <w:r>
          <w:t xml:space="preserve">דסבר</w:t>
        </w:r>
      </w:ins>
      <w:del w:id="91380" w:author="מנוע מכני" w:date="2026-10-11T12:04:39Z">
        <w:r>
          <w:delText xml:space="preserve">דקסבר</w:delText>
        </w:r>
      </w:del>
      <w:r>
        <w:t xml:space="preserve">:</w:t>
      </w:r>
    </w:p>
    <w:p w:rsidR="00DA63EC" w:rsidRDefault="00DA63EC" w:rsidP="00DA63EC">
      <w:pPr>
        <w:tabs>
          <w:tab w:val="left" w:pos="0"/>
          <w:tab w:val="center" w:pos="2835"/>
        </w:tabs>
        <w:rPr>
          <w:rtl/>
        </w:rPr>
      </w:pPr>
      <w:del w:id="99409" w:author="מנוע מכני" w:date="2026-10-11T12:04:39Z">
        <w:r>
          <w:rPr>
            <w:rtl/>
          </w:rPr>
          <w:delText xml:space="preserve"> </w:delText>
        </w:r>
      </w:del>
      <w:r>
        <w:rPr>
          <w:rtl/>
        </w:rPr>
        <w:t xml:space="preserve">שפיכה מכח האדם </w:t>
      </w:r>
      <w:ins w:id="91377" w:author="מנוע מכני" w:date="2026-10-11T12:04:39Z">
        <w:r>
          <w:rPr>
            <w:rtl/>
          </w:rPr>
          <w:t xml:space="preserve">צריך</w:t>
        </w:r>
      </w:ins>
      <w:del w:id="91378" w:author="מנוע מכני" w:date="2026-10-11T12:04:39Z">
        <w:r>
          <w:rPr>
            <w:rtl/>
          </w:rPr>
          <w:delText xml:space="preserve">בעינן</w:delText>
        </w:r>
      </w:del>
      <w:r>
        <w:rPr>
          <w:rtl/>
        </w:rPr>
        <w:t xml:space="preserve">! </w:t>
      </w:r>
      <w:r>
        <w:rPr>
          <w:rtl/>
        </w:rPr>
        <w:t xml:space="preserve">א"</w:t>
      </w:r>
      <w:r>
        <w:rPr>
          <w:rFonts w:hint="cs"/>
          <w:rtl/>
        </w:rPr>
        <w:t xml:space="preserve">כ</w:t>
      </w:r>
      <w:r>
        <w:rPr>
          <w:rFonts w:hint="cs"/>
          <w:rtl/>
        </w:rPr>
        <w:t xml:space="preserve">,</w:t>
      </w:r>
      <w:r>
        <w:rPr>
          <w:rtl/>
        </w:rPr>
        <w:t xml:space="preserve"> נשקליה ונשפיך </w:t>
      </w:r>
      <w:ins w:id="93159" w:author="מנוע מכני" w:date="2026-10-11T12:04:39Z">
        <w:r>
          <w:rPr>
            <w:rtl/>
          </w:rPr>
          <w:t xml:space="preserve">לו</w:t>
        </w:r>
      </w:ins>
      <w:del w:id="93160" w:author="מנוע מכני" w:date="2026-10-11T12:04:39Z">
        <w:r>
          <w:rPr>
            <w:rtl/>
          </w:rPr>
          <w:delText xml:space="preserve">ליה</w:delText>
        </w:r>
      </w:del>
      <w:r>
        <w:rPr>
          <w:rtl/>
        </w:rPr>
        <w:t xml:space="preserve"> אדוכתיה.</w:t>
      </w:r>
    </w:p>
    <w:p>
      <w:pPr>
        <w:pStyle w:val="38"/>
        <w:rPr>
          <w:ins w:id="99410" w:author="מנוע מכני" w:date="2026-10-11T12:04:39Z"/>
        </w:rPr>
      </w:pPr>
      <w:ins w:id="93161" w:author="מנוע מכני" w:date="2026-10-11T12:04:39Z">
        <w:r>
          <w:t xml:space="preserve">ושמא</w:t>
        </w:r>
      </w:ins>
    </w:p>
    <w:p w:rsidR="00DA63EC" w:rsidRDefault="00DA63EC" w:rsidP="00DA63EC">
      <w:pPr>
        <w:tabs>
          <w:tab w:val="left" w:pos="0"/>
          <w:tab w:val="center" w:pos="2835"/>
        </w:tabs>
        <w:rPr>
          <w:rtl/>
        </w:rPr>
      </w:pPr>
      <w:del w:id="93162" w:author="מנוע מכני" w:date="2026-10-11T12:04:39Z">
        <w:r>
          <w:rPr>
            <w:rtl/>
          </w:rPr>
          <w:delText xml:space="preserve">ודלמא</w:delText>
        </w:r>
      </w:del>
      <w:del w:id="99411" w:author="מנוע מכני" w:date="2026-10-11T12:04:39Z">
        <w:r>
          <w:rPr>
            <w:rtl/>
          </w:rPr>
          <w:delText xml:space="preserve"> </w:delText>
        </w:r>
      </w:del>
      <w:r>
        <w:rPr>
          <w:rtl/>
        </w:rPr>
        <w:t xml:space="preserve">משום </w:t>
      </w:r>
      <w:ins w:id="91381" w:author="מנוע מכני" w:date="2026-10-11T12:04:39Z">
        <w:r>
          <w:rPr>
            <w:rtl/>
          </w:rPr>
          <w:t xml:space="preserve">דצריך</w:t>
        </w:r>
      </w:ins>
      <w:del w:id="91382" w:author="מנוע מכני" w:date="2026-10-11T12:04:39Z">
        <w:r>
          <w:rPr>
            <w:rtl/>
          </w:rPr>
          <w:delText xml:space="preserve">דבעינן</w:delText>
        </w:r>
      </w:del>
      <w:r>
        <w:rPr>
          <w:rtl/>
        </w:rPr>
        <w:t xml:space="preserve"> מצוה מן המובחר.</w:t>
      </w:r>
    </w:p>
    <w:p>
      <w:pPr>
        <w:pStyle w:val="afffff8"/>
        <w:rPr>
          <w:ins w:id="90363" w:author="קלוד" w:date="2026-10-11T12:29:36Z"/>
        </w:rPr>
      </w:pPr>
      <w:ins w:id="90364" w:author="קלוד" w:date="2026-10-11T12:29:36Z">
        <w:r>
          <w:rPr>
            <w:color w:val="7B3F00"/>
          </w:rPr>
          <w:t xml:space="preserve">מזבח שנפגם - אין אוכלים שירי מנחה וקדשים</w:t>
        </w:r>
      </w:ins>
    </w:p>
    <w:p>
      <w:pPr>
        <w:pStyle w:val="38"/>
        <w:rPr>
          <w:ins w:id="99412" w:author="מנוע מכני" w:date="2026-10-11T12:04:39Z"/>
        </w:rPr>
      </w:pPr>
      <w:r>
        <w:t>א</w:t>
      </w:r>
      <w:r>
        <w:t>ר</w:t>
      </w:r>
      <w:r>
        <w:t>"</w:t>
      </w:r>
      <w:r>
        <w:t>א</w:t>
      </w:r>
      <w:r>
        <w:t xml:space="preserve">:</w:t>
      </w:r>
    </w:p>
    <w:p w:rsidR="00DA63EC" w:rsidRDefault="00DA63EC" w:rsidP="00DA63EC">
      <w:pPr>
        <w:tabs>
          <w:tab w:val="left" w:pos="0"/>
          <w:tab w:val="center" w:pos="2835"/>
        </w:tabs>
        <w:rPr>
          <w:rtl/>
        </w:rPr>
      </w:pPr>
      <w:del w:id="99413" w:author="מנוע מכני" w:date="2026-10-11T12:04:39Z">
        <w:r>
          <w:rPr>
            <w:rtl/>
          </w:rPr>
          <w:delText xml:space="preserve"> </w:delText>
        </w:r>
      </w:del>
      <w:r>
        <w:rPr>
          <w:rtl/>
        </w:rPr>
        <w:t xml:space="preserve">מזבח שנפגם אין אוכלים בגינו שירי מנחה, שנא</w:t>
      </w:r>
      <w:r>
        <w:rPr>
          <w:rFonts w:hint="cs"/>
          <w:rtl/>
        </w:rPr>
        <w:t>'</w:t>
      </w:r>
      <w:r>
        <w:rPr>
          <w:rtl/>
        </w:rPr>
        <w:t>: ואכלוה מצות אצל המזבח, וכי אצל המזבח אכלוה? אלא, בזמן שהוא שלם ולא בזמן שהוא חסר.</w:t>
      </w:r>
    </w:p>
    <w:p w:rsidR="00DA63EC" w:rsidRDefault="00DA63EC" w:rsidP="00DA63EC">
      <w:pPr>
        <w:tabs>
          <w:tab w:val="left" w:pos="0"/>
          <w:tab w:val="center" w:pos="2835"/>
        </w:tabs>
        <w:rPr>
          <w:rtl/>
        </w:rPr>
      </w:pPr>
      <w:r>
        <w:rPr>
          <w:rtl/>
        </w:rPr>
        <w:t xml:space="preserve">אשכחן שירי מנחה, קדשי קדשים </w:t>
      </w:r>
      <w:r w:rsidRPr="003017EE">
        <w:rPr>
          <w:rStyle w:val="afffff0"/>
          <w:rFonts w:hint="cs"/>
          <w:rtl/>
        </w:rPr>
        <w:t xml:space="preserve">מ'</w:t>
      </w:r>
      <w:ins w:id="90869" w:author="Claude - סמנטי" w:date="2026-10-11T12:26:16Z">
        <w:r>
          <w:rPr>
            <w:rStyle w:val="afffff0"/>
            <w:rFonts w:hint="cs"/>
            <w:rtl/>
          </w:rPr>
          <w:t xml:space="preserve">קֹדֶשׁ קָדָשִׁים</w:t>
        </w:r>
      </w:ins>
      <w:del w:id="90870" w:author="Claude - סמנטי" w:date="2026-10-11T12:26:16Z">
        <w:r w:rsidRPr="003017EE">
          <w:rPr>
            <w:rStyle w:val="afffff0"/>
            <w:rFonts w:hint="cs"/>
            <w:rtl/>
          </w:rPr>
          <w:delText xml:space="preserve">ק</w:delText>
        </w:r>
        <w:r w:rsidRPr="003017EE">
          <w:rPr>
            <w:rStyle w:val="afffff0"/>
            <w:rtl/>
          </w:rPr>
          <w:delText xml:space="preserve">דש קדשים</w:delText>
        </w:r>
      </w:del>
      <w:r w:rsidRPr="003017EE">
        <w:rPr>
          <w:rStyle w:val="afffff0"/>
          <w:rFonts w:hint="cs"/>
          <w:rtl/>
        </w:rPr>
        <w:t>'</w:t>
      </w:r>
      <w:r w:rsidRPr="003017EE">
        <w:rPr>
          <w:rStyle w:val="afffff0"/>
          <w:rtl/>
        </w:rPr>
        <w:t>.</w:t>
      </w:r>
    </w:p>
    <w:p>
      <w:pPr>
        <w:pStyle w:val="38"/>
        <w:rPr>
          <w:ins w:id="99414" w:author="מנוע מכני" w:date="2026-10-11T12:04:39Z"/>
        </w:rPr>
      </w:pPr>
      <w:r>
        <w:t>קדשים קלים</w:t>
      </w:r>
      <w:r>
        <w:t xml:space="preserve"> מ</w:t>
      </w:r>
      <w:r>
        <w:t xml:space="preserve">אביי:</w:t>
      </w:r>
    </w:p>
    <w:p w:rsidR="00DA63EC" w:rsidRDefault="00DA63EC" w:rsidP="00DA63EC">
      <w:pPr>
        <w:tabs>
          <w:tab w:val="left" w:pos="0"/>
          <w:tab w:val="center" w:pos="2835"/>
        </w:tabs>
        <w:rPr>
          <w:rtl/>
        </w:rPr>
      </w:pPr>
      <w:del w:id="99415" w:author="מנוע מכני" w:date="2026-10-11T12:04:39Z">
        <w:r>
          <w:rPr>
            <w:rtl/>
          </w:rPr>
          <w:delText xml:space="preserve"> </w:delText>
        </w:r>
      </w:del>
      <w:ins w:id="97141" w:author="מנוע מכני" w:date="2026-10-11T12:04:39Z">
        <w:r>
          <w:rPr>
            <w:rFonts w:hint="cs"/>
            <w:rtl/>
          </w:rPr>
          <w:t xml:space="preserve">דבאה</w:t>
        </w:r>
      </w:ins>
      <w:del w:id="97142" w:author="מנוע מכני" w:date="2026-10-11T12:04:39Z">
        <w:r>
          <w:rPr>
            <w:rFonts w:hint="cs"/>
            <w:rtl/>
          </w:rPr>
          <w:delText xml:space="preserve">ד</w:delText>
        </w:r>
        <w:r>
          <w:rPr>
            <w:rtl/>
          </w:rPr>
          <w:delText xml:space="preserve">אתיא</w:delText>
        </w:r>
      </w:del>
      <w:r>
        <w:rPr>
          <w:rtl/>
        </w:rPr>
        <w:t xml:space="preserve"> מדרשא </w:t>
      </w:r>
      <w:r>
        <w:rPr>
          <w:rStyle w:val="2fb"/>
          <w:rtl/>
        </w:rPr>
        <w:t xml:space="preserve">דר' יוסי</w:t>
      </w:r>
      <w:ins w:id="94717" w:author="מנוע מכני" w:date="2026-10-11T12:04:39Z">
        <w:r>
          <w:rPr>
            <w:rtl/>
          </w:rPr>
          <w:t xml:space="preserve">,</w:t>
        </w:r>
      </w:ins>
      <w:del w:id="94718" w:author="מנוע מכני" w:date="2026-10-11T12:04:39Z">
        <w:r>
          <w:rPr>
            <w:rtl/>
          </w:rPr>
          <w:delText xml:space="preserve">;</w:delText>
        </w:r>
      </w:del>
    </w:p>
    <w:p w:rsidR="00DA63EC" w:rsidRDefault="00DA63EC" w:rsidP="00DA63EC">
      <w:pPr>
        <w:pStyle w:val="afff3"/>
        <w:framePr w:wrap="around"/>
        <w:rPr>
          <w:rtl/>
        </w:rPr>
      </w:pPr>
      <w:r>
        <w:rPr>
          <w:rFonts w:hint="cs"/>
          <w:rtl/>
        </w:rPr>
        <w:t>ס:</w:t>
      </w:r>
    </w:p>
    <w:p>
      <w:pPr>
        <w:pStyle w:val="38"/>
        <w:rPr>
          <w:ins w:id="99416" w:author="מנוע מכני" w:date="2026-10-11T12:04:39Z"/>
        </w:rPr>
      </w:pPr>
      <w:r>
        <w:t xml:space="preserve">דתניא</w:t>
      </w:r>
      <w:r>
        <w:t xml:space="preserve">:</w:t>
      </w:r>
    </w:p>
    <w:p w:rsidR="00DA63EC" w:rsidRDefault="00DA63EC" w:rsidP="00DA63EC">
      <w:pPr>
        <w:tabs>
          <w:tab w:val="left" w:pos="0"/>
          <w:tab w:val="center" w:pos="2835"/>
        </w:tabs>
        <w:rPr>
          <w:rtl/>
        </w:rPr>
      </w:pPr>
      <w:del w:id="99417" w:author="מנוע מכני" w:date="2026-10-11T12:04:39Z">
        <w:r>
          <w:rPr>
            <w:rtl/>
          </w:rPr>
          <w:delText xml:space="preserve"> </w:delText>
        </w:r>
      </w:del>
      <w:r>
        <w:rPr>
          <w:rStyle w:val="2fb"/>
          <w:rtl/>
        </w:rPr>
        <w:t xml:space="preserve">ר' יוסי</w:t>
      </w:r>
      <w:r>
        <w:rPr>
          <w:rtl/>
        </w:rPr>
        <w:t xml:space="preserve"> אומר ג' דברים משום</w:t>
      </w:r>
      <w:ins w:id="94721" w:author="מנוע מכני" w:date="2026-10-11T12:04:39Z">
        <w:r>
          <w:rPr>
            <w:rtl/>
          </w:rPr>
          <w:t xml:space="preserve"> </w:t>
        </w:r>
      </w:ins>
      <w:del w:id="94722" w:author="מנוע מכני" w:date="2026-10-11T12:04:39Z">
        <w:r>
          <w:rPr>
            <w:rtl/>
          </w:rPr>
          <w:delText xml:space="preserve">  </w:delText>
        </w:r>
      </w:del>
      <w:r>
        <w:rPr>
          <w:rtl/>
        </w:rPr>
        <w:t xml:space="preserve">ג' זקנים, וזה אחד מהן, </w:t>
      </w:r>
      <w:r>
        <w:rPr>
          <w:rStyle w:val="2fb"/>
          <w:rtl/>
        </w:rPr>
        <w:t xml:space="preserve">רבי ישמעאל</w:t>
      </w:r>
      <w:r>
        <w:rPr>
          <w:rtl/>
        </w:rPr>
        <w:t xml:space="preserve"> אומר: יכול יעלה אדם מעשר שני לירושלים ויאכלנו בזמן הזה? </w:t>
      </w:r>
      <w:r>
        <w:rPr>
          <w:rFonts w:hint="cs"/>
          <w:rtl/>
        </w:rPr>
        <w:t>דק</w:t>
      </w:r>
      <w:r>
        <w:rPr>
          <w:rtl/>
        </w:rPr>
        <w:t>"</w:t>
      </w:r>
      <w:r>
        <w:rPr>
          <w:rFonts w:hint="cs"/>
          <w:rtl/>
        </w:rPr>
        <w:t>ו מ</w:t>
      </w:r>
      <w:r>
        <w:rPr>
          <w:rtl/>
        </w:rPr>
        <w:t xml:space="preserve">בכור </w:t>
      </w:r>
      <w:r>
        <w:rPr>
          <w:rFonts w:hint="cs"/>
          <w:rtl/>
        </w:rPr>
        <w:t>ד</w:t>
      </w:r>
      <w:r>
        <w:rPr>
          <w:rtl/>
        </w:rPr>
        <w:t xml:space="preserve">טעון הבאת מקום ומעשר טעון הבאת מקום, מה בכור אינו אלא בפני הבית, אף מעשר אינו אלא בפני הבית</w:t>
      </w:r>
      <w:ins w:id="94719" w:author="מנוע מכני" w:date="2026-10-11T12:04:39Z">
        <w:r>
          <w:rPr>
            <w:rtl/>
          </w:rPr>
          <w:t xml:space="preserve">,</w:t>
        </w:r>
      </w:ins>
      <w:del w:id="94720" w:author="מנוע מכני" w:date="2026-10-11T12:04:39Z">
        <w:r>
          <w:rPr>
            <w:rtl/>
          </w:rPr>
          <w:delText xml:space="preserve">;</w:delText>
        </w:r>
      </w:del>
    </w:p>
    <w:p w:rsidR="00DA63EC" w:rsidRDefault="00DA63EC" w:rsidP="00DA63EC">
      <w:pPr>
        <w:tabs>
          <w:tab w:val="left" w:pos="0"/>
          <w:tab w:val="center" w:pos="2835"/>
        </w:tabs>
        <w:rPr>
          <w:rtl/>
        </w:rPr>
      </w:pPr>
      <w:r>
        <w:rPr>
          <w:rFonts w:hint="cs"/>
          <w:rtl/>
        </w:rPr>
        <w:t>ואין לפרוך ד</w:t>
      </w:r>
      <w:r>
        <w:rPr>
          <w:rtl/>
        </w:rPr>
        <w:t xml:space="preserve">מה לבכור שכן טעון מתן דמים ואימורים לגבי מזבח! </w:t>
      </w:r>
      <w:r>
        <w:rPr>
          <w:rFonts w:hint="cs"/>
          <w:rtl/>
        </w:rPr>
        <w:t>ד</w:t>
      </w:r>
      <w:r>
        <w:rPr>
          <w:rtl/>
        </w:rPr>
        <w:t xml:space="preserve">ביכורים יוכיחו, </w:t>
      </w:r>
    </w:p>
    <w:p w:rsidR="00DA63EC" w:rsidRDefault="00DA63EC" w:rsidP="00DA63EC">
      <w:pPr>
        <w:tabs>
          <w:tab w:val="left" w:pos="0"/>
          <w:tab w:val="center" w:pos="2835"/>
        </w:tabs>
        <w:rPr>
          <w:rtl/>
        </w:rPr>
      </w:pPr>
      <w:r>
        <w:rPr>
          <w:rFonts w:hint="cs"/>
          <w:rtl/>
        </w:rPr>
        <w:t>וא</w:t>
      </w:r>
      <w:r>
        <w:rPr>
          <w:rtl/>
        </w:rPr>
        <w:t>"</w:t>
      </w:r>
      <w:r>
        <w:rPr>
          <w:rFonts w:hint="cs"/>
          <w:rtl/>
        </w:rPr>
        <w:t xml:space="preserve">ת </w:t>
      </w:r>
      <w:r>
        <w:rPr>
          <w:rtl/>
        </w:rPr>
        <w:t>מה לביכורים שטעונין הנחה</w:t>
      </w:r>
      <w:r w:rsidRPr="00464129">
        <w:rPr>
          <w:rStyle w:val="afffff0"/>
          <w:rFonts w:hint="cs"/>
          <w:rtl/>
        </w:rPr>
        <w:t xml:space="preserve"> '</w:t>
      </w:r>
      <w:ins w:id="90871" w:author="Claude - סמנטי" w:date="2026-10-11T12:26:16Z">
        <w:r>
          <w:rPr>
            <w:rStyle w:val="afffff0"/>
            <w:rtl/>
          </w:rPr>
          <w:t xml:space="preserve">וַהֲבֵאתֶם שָׁמָּה עוֹלוֹתֵיכֶם וְגוֹ</w:t>
        </w:r>
      </w:ins>
      <w:del w:id="90872" w:author="Claude - סמנטי" w:date="2026-10-11T12:26:16Z">
        <w:r w:rsidRPr="00464129">
          <w:rPr>
            <w:rStyle w:val="afffff0"/>
            <w:rtl/>
          </w:rPr>
          <w:delText xml:space="preserve">והבאתם שמה עולותיכם וגו</w:delText>
        </w:r>
      </w:del>
      <w:r w:rsidRPr="00464129">
        <w:rPr>
          <w:rStyle w:val="afffff0"/>
          <w:rtl/>
        </w:rPr>
        <w:t xml:space="preserve">',</w:t>
      </w:r>
      <w:r>
        <w:rPr>
          <w:rtl/>
        </w:rPr>
        <w:t xml:space="preserve"> מקיש מעשר לבכור, </w:t>
      </w:r>
      <w:r>
        <w:rPr>
          <w:rFonts w:hint="cs"/>
          <w:rtl/>
        </w:rPr>
        <w:t>ד</w:t>
      </w:r>
      <w:r>
        <w:rPr>
          <w:rtl/>
        </w:rPr>
        <w:t>אינו אלא בפני הבית.</w:t>
      </w:r>
    </w:p>
    <w:p w:rsidR="00DA63EC" w:rsidRDefault="00DA63EC" w:rsidP="00DA63EC">
      <w:pPr>
        <w:tabs>
          <w:tab w:val="left" w:pos="0"/>
          <w:tab w:val="center" w:pos="2835"/>
        </w:tabs>
        <w:rPr>
          <w:rtl/>
        </w:rPr>
      </w:pPr>
      <w:r>
        <w:rPr>
          <w:rFonts w:hint="cs"/>
          <w:rtl/>
        </w:rPr>
        <w:t xml:space="preserve">ולא </w:t>
      </w:r>
      <w:r>
        <w:rPr>
          <w:rFonts w:hint="cs"/>
          <w:rtl/>
        </w:rPr>
        <w:t xml:space="preserve">אמר</w:t>
      </w:r>
      <w:r>
        <w:rPr>
          <w:rFonts w:hint="cs"/>
          <w:rtl/>
        </w:rPr>
        <w:t xml:space="preserve"> במה הצד </w:t>
      </w:r>
      <w:ins w:id="91383" w:author="מנוע מכני" w:date="2026-10-11T12:04:39Z">
        <w:r>
          <w:rPr>
            <w:rFonts w:hint="cs"/>
            <w:rtl/>
          </w:rPr>
          <w:t xml:space="preserve">דיש</w:t>
        </w:r>
      </w:ins>
      <w:del w:id="91384" w:author="מנוע מכני" w:date="2026-10-11T12:04:39Z">
        <w:r>
          <w:rPr>
            <w:rFonts w:hint="cs"/>
            <w:rtl/>
          </w:rPr>
          <w:delText xml:space="preserve">דאיכא</w:delText>
        </w:r>
      </w:del>
      <w:r>
        <w:rPr>
          <w:rFonts w:hint="cs"/>
          <w:rtl/>
        </w:rPr>
        <w:t xml:space="preserve"> </w:t>
      </w:r>
      <w:ins w:id="97459" w:author="מנוע מכני" w:date="2026-10-11T12:04:39Z">
        <w:r>
          <w:rPr>
            <w:rFonts w:hint="cs"/>
            <w:rtl/>
          </w:rPr>
          <w:t xml:space="preserve">להקשות</w:t>
        </w:r>
      </w:ins>
      <w:del w:id="97460" w:author="מנוע מכני" w:date="2026-10-11T12:04:39Z">
        <w:r>
          <w:rPr>
            <w:rFonts w:hint="cs"/>
            <w:rtl/>
          </w:rPr>
          <w:delText xml:space="preserve">למיפרך</w:delText>
        </w:r>
      </w:del>
      <w:r>
        <w:rPr>
          <w:rFonts w:hint="cs"/>
          <w:rtl/>
        </w:rPr>
        <w:t xml:space="preserve"> צד שווה שיש </w:t>
      </w:r>
      <w:r>
        <w:rPr>
          <w:rtl/>
        </w:rPr>
        <w:t>בהן צד מזבח.</w:t>
      </w:r>
    </w:p>
    <w:p w:rsidR="00DA63EC" w:rsidRDefault="00DA63EC" w:rsidP="00DA63EC">
      <w:pPr>
        <w:tabs>
          <w:tab w:val="left" w:pos="0"/>
          <w:tab w:val="center" w:pos="2835"/>
        </w:tabs>
        <w:rPr>
          <w:rtl/>
        </w:rPr>
      </w:pPr>
      <w:ins w:id="96223" w:author="מנוע מכני" w:date="2026-10-11T12:04:39Z">
        <w:r>
          <w:rPr>
            <w:rFonts w:hint="cs"/>
            <w:rtl/>
          </w:rPr>
          <w:t xml:space="preserve">וסבר</w:t>
        </w:r>
      </w:ins>
      <w:del w:id="96224" w:author="מנוע מכני" w:date="2026-10-11T12:04:39Z">
        <w:r>
          <w:rPr>
            <w:rFonts w:hint="cs"/>
            <w:rtl/>
          </w:rPr>
          <w:delText xml:space="preserve">וס</w:delText>
        </w:r>
        <w:r>
          <w:rPr>
            <w:rtl/>
          </w:rPr>
          <w:delText xml:space="preserve">"</w:delText>
        </w:r>
        <w:r>
          <w:rPr>
            <w:rFonts w:hint="cs"/>
            <w:rtl/>
          </w:rPr>
          <w:delText xml:space="preserve">ל</w:delText>
        </w:r>
      </w:del>
      <w:r>
        <w:rPr>
          <w:rFonts w:hint="cs"/>
          <w:rtl/>
        </w:rPr>
        <w:t xml:space="preserve"> קדושה ראשונה </w:t>
      </w:r>
      <w:r>
        <w:rPr>
          <w:rFonts w:hint="cs"/>
          <w:rtl/>
        </w:rPr>
        <w:t xml:space="preserve">לא</w:t>
      </w:r>
      <w:r>
        <w:rPr>
          <w:rFonts w:hint="cs"/>
          <w:rtl/>
        </w:rPr>
        <w:t xml:space="preserve"> קידשה לעת</w:t>
      </w:r>
      <w:r>
        <w:rPr>
          <w:rtl/>
        </w:rPr>
        <w:t>"</w:t>
      </w:r>
      <w:r>
        <w:rPr>
          <w:rFonts w:hint="cs"/>
          <w:rtl/>
        </w:rPr>
        <w:t xml:space="preserve">ל </w:t>
      </w:r>
      <w:ins w:id="91385" w:author="מנוע מכני" w:date="2026-10-11T12:04:39Z">
        <w:r>
          <w:rPr>
            <w:rFonts w:hint="cs"/>
            <w:rtl/>
          </w:rPr>
          <w:t xml:space="preserve">וכאן</w:t>
        </w:r>
      </w:ins>
      <w:del w:id="91386" w:author="מנוע מכני" w:date="2026-10-11T12:04:39Z">
        <w:r>
          <w:rPr>
            <w:rFonts w:hint="cs"/>
            <w:rtl/>
          </w:rPr>
          <w:delText xml:space="preserve">והכא</w:delText>
        </w:r>
      </w:del>
      <w:r>
        <w:rPr>
          <w:rFonts w:hint="cs"/>
          <w:rtl/>
        </w:rPr>
        <w:t xml:space="preserve"> מיירי ב</w:t>
      </w:r>
      <w:r>
        <w:rPr>
          <w:rtl/>
        </w:rPr>
        <w:t xml:space="preserve">בכור שנזרק דמו קודם חורבן הבית, וחרב הבית ועדיין בשרו קיים, </w:t>
      </w:r>
      <w:ins w:id="97143" w:author="מנוע מכני" w:date="2026-10-11T12:04:39Z">
        <w:r>
          <w:rPr>
            <w:rtl/>
          </w:rPr>
          <w:t xml:space="preserve">והוקש</w:t>
        </w:r>
      </w:ins>
      <w:del w:id="97144" w:author="מנוע מכני" w:date="2026-10-11T12:04:39Z">
        <w:r>
          <w:rPr>
            <w:rtl/>
          </w:rPr>
          <w:delText xml:space="preserve">ואיתקש</w:delText>
        </w:r>
      </w:del>
      <w:r>
        <w:rPr>
          <w:rtl/>
        </w:rPr>
        <w:t xml:space="preserve"> בשרו לדמו</w:t>
      </w:r>
      <w:r>
        <w:rPr>
          <w:rFonts w:hint="cs"/>
          <w:rtl/>
        </w:rPr>
        <w:t xml:space="preserve"> דבמזבח </w:t>
      </w:r>
      <w:r>
        <w:rPr>
          <w:rtl/>
        </w:rPr>
        <w:t>ואתי מעשר ויליף מבכור.</w:t>
      </w:r>
    </w:p>
    <w:p w:rsidR="00DA63EC" w:rsidRDefault="00DA63EC" w:rsidP="00DA63EC">
      <w:pPr>
        <w:tabs>
          <w:tab w:val="left" w:pos="0"/>
          <w:tab w:val="center" w:pos="2835"/>
        </w:tabs>
        <w:rPr>
          <w:rtl/>
        </w:rPr>
      </w:pPr>
      <w:r>
        <w:rPr>
          <w:rtl/>
        </w:rPr>
        <w:t>וכי דבר הלמד בהיקש חוזר ומלמד בהיקש? מעשר דגן חולין הוא.</w:t>
      </w:r>
    </w:p>
    <w:p w:rsidR="00DA63EC" w:rsidRDefault="00DA63EC" w:rsidP="00DA63EC">
      <w:pPr>
        <w:tabs>
          <w:tab w:val="left" w:pos="0"/>
          <w:tab w:val="center" w:pos="2835"/>
        </w:tabs>
        <w:rPr>
          <w:rtl/>
        </w:rPr>
      </w:pPr>
      <w:r>
        <w:rPr>
          <w:rFonts w:hint="cs"/>
          <w:rtl/>
        </w:rPr>
        <w:t xml:space="preserve">ואפי' </w:t>
      </w:r>
      <w:r>
        <w:rPr>
          <w:rtl/>
        </w:rPr>
        <w:t xml:space="preserve">למ"ד</w:t>
      </w:r>
      <w:r>
        <w:rPr>
          <w:rtl/>
        </w:rPr>
        <w:t xml:space="preserve"> </w:t>
      </w:r>
      <w:ins w:id="96677" w:author="מנוע מכני" w:date="2026-10-11T12:04:39Z">
        <w:r>
          <w:rPr>
            <w:rtl/>
          </w:rPr>
          <w:t xml:space="preserve">אחר</w:t>
        </w:r>
      </w:ins>
      <w:del w:id="96678" w:author="מנוע מכני" w:date="2026-10-11T12:04:39Z">
        <w:r>
          <w:rPr>
            <w:rtl/>
          </w:rPr>
          <w:delText xml:space="preserve">בתר</w:delText>
        </w:r>
      </w:del>
      <w:r>
        <w:rPr>
          <w:rtl/>
        </w:rPr>
        <w:t xml:space="preserve"> מלמד </w:t>
      </w:r>
      <w:ins w:id="91387" w:author="מנוע מכני" w:date="2026-10-11T12:04:39Z">
        <w:r>
          <w:rPr>
            <w:rtl/>
          </w:rPr>
          <w:t xml:space="preserve">הולכים</w:t>
        </w:r>
      </w:ins>
      <w:del w:id="91388" w:author="מנוע מכני" w:date="2026-10-11T12:04:39Z">
        <w:r>
          <w:rPr>
            <w:rtl/>
          </w:rPr>
          <w:delText xml:space="preserve">אזלינן</w:delText>
        </w:r>
      </w:del>
      <w:r>
        <w:rPr>
          <w:rtl/>
        </w:rPr>
        <w:t xml:space="preserve">, דם ובשר </w:t>
      </w:r>
      <w:ins w:id="93163" w:author="מנוע מכני" w:date="2026-10-11T12:04:39Z">
        <w:r>
          <w:rPr>
            <w:rtl/>
          </w:rPr>
          <w:t xml:space="preserve">אחת</w:t>
        </w:r>
      </w:ins>
      <w:del w:id="93164" w:author="מנוע מכני" w:date="2026-10-11T12:04:39Z">
        <w:r>
          <w:rPr>
            <w:rtl/>
          </w:rPr>
          <w:delText xml:space="preserve">חדא</w:delText>
        </w:r>
      </w:del>
      <w:r>
        <w:rPr>
          <w:rtl/>
        </w:rPr>
        <w:t xml:space="preserve"> </w:t>
      </w:r>
      <w:ins w:id="91389" w:author="מנוע מכני" w:date="2026-10-11T12:04:39Z">
        <w:r>
          <w:rPr>
            <w:rtl/>
          </w:rPr>
          <w:t xml:space="preserve">דבר</w:t>
        </w:r>
      </w:ins>
      <w:del w:id="91390" w:author="מנוע מכני" w:date="2026-10-11T12:04:39Z">
        <w:r>
          <w:rPr>
            <w:rtl/>
          </w:rPr>
          <w:delText xml:space="preserve">מילתא</w:delText>
        </w:r>
      </w:del>
      <w:r>
        <w:rPr>
          <w:rtl/>
        </w:rPr>
        <w:t xml:space="preserve"> היא.</w:t>
      </w:r>
    </w:p>
    <w:p w:rsidR="00DA63EC" w:rsidRDefault="00DA63EC" w:rsidP="00DA63EC">
      <w:pPr>
        <w:tabs>
          <w:tab w:val="left" w:pos="0"/>
          <w:tab w:val="center" w:pos="2835"/>
        </w:tabs>
        <w:rPr>
          <w:rtl/>
        </w:rPr>
      </w:pPr>
      <w:ins w:id="96301" w:author="מנוע מכני" w:date="2026-10-11T12:04:39Z">
        <w:r>
          <w:rPr>
            <w:rtl/>
          </w:rPr>
          <w:t xml:space="preserve">כשעלה</w:t>
        </w:r>
      </w:ins>
      <w:del w:id="96302" w:author="מנוע מכני" w:date="2026-10-11T12:04:39Z">
        <w:r>
          <w:rPr>
            <w:rtl/>
          </w:rPr>
          <w:delText xml:space="preserve">כי סליק</w:delText>
        </w:r>
      </w:del>
      <w:r>
        <w:rPr>
          <w:rtl/>
        </w:rPr>
        <w:t xml:space="preserve"> </w:t>
      </w:r>
      <w:r>
        <w:rPr>
          <w:rStyle w:val="2fb"/>
          <w:rtl/>
        </w:rPr>
        <w:t xml:space="preserve">רבין</w:t>
      </w:r>
      <w:r>
        <w:rPr>
          <w:rtl/>
        </w:rPr>
        <w:t xml:space="preserve"> אמרה </w:t>
      </w:r>
      <w:ins w:id="95581" w:author="מנוע מכני" w:date="2026-10-11T12:04:39Z">
        <w:r>
          <w:rPr>
            <w:rtl/>
          </w:rPr>
          <w:t xml:space="preserve">לשמועה</w:t>
        </w:r>
      </w:ins>
      <w:del w:id="95582" w:author="מנוע מכני" w:date="2026-10-11T12:04:39Z">
        <w:r>
          <w:rPr>
            <w:rtl/>
          </w:rPr>
          <w:delText xml:space="preserve">לשמעתא</w:delText>
        </w:r>
      </w:del>
      <w:r>
        <w:rPr>
          <w:rtl/>
        </w:rPr>
        <w:t xml:space="preserve"> </w:t>
      </w:r>
      <w:ins w:id="93165" w:author="מנוע מכני" w:date="2026-10-11T12:04:39Z">
        <w:r>
          <w:rPr>
            <w:rtl/>
          </w:rPr>
          <w:t xml:space="preserve">לפניו</w:t>
        </w:r>
      </w:ins>
      <w:del w:id="93166" w:author="מנוע מכני" w:date="2026-10-11T12:04:39Z">
        <w:r>
          <w:rPr>
            <w:rtl/>
          </w:rPr>
          <w:delText xml:space="preserve">קמיה</w:delText>
        </w:r>
      </w:del>
      <w:r>
        <w:rPr>
          <w:rtl/>
        </w:rPr>
        <w:t xml:space="preserve"> </w:t>
      </w:r>
      <w:r>
        <w:rPr>
          <w:rStyle w:val="2fb"/>
          <w:rtl/>
        </w:rPr>
        <w:t xml:space="preserve">דרבי ירמיה</w:t>
      </w:r>
      <w:r>
        <w:rPr>
          <w:rtl/>
        </w:rPr>
        <w:t xml:space="preserve">, </w:t>
      </w:r>
    </w:p>
    <w:p>
      <w:pPr>
        <w:pStyle w:val="38"/>
        <w:rPr>
          <w:ins w:id="99418" w:author="מנוע מכני" w:date="2026-10-11T12:04:39Z"/>
        </w:rPr>
      </w:pPr>
      <w:r>
        <w:t xml:space="preserve">אמר</w:t>
      </w:r>
      <w:r>
        <w:t xml:space="preserve">:</w:t>
      </w:r>
    </w:p>
    <w:p w:rsidR="00DA63EC" w:rsidRDefault="00DA63EC" w:rsidP="00DA63EC">
      <w:pPr>
        <w:tabs>
          <w:tab w:val="left" w:pos="0"/>
          <w:tab w:val="center" w:pos="2835"/>
        </w:tabs>
        <w:rPr>
          <w:rtl/>
        </w:rPr>
      </w:pPr>
      <w:del w:id="99419" w:author="מנוע מכני" w:date="2026-10-11T12:04:39Z">
        <w:r>
          <w:rPr>
            <w:rtl/>
          </w:rPr>
          <w:delText xml:space="preserve"> </w:delText>
        </w:r>
      </w:del>
      <w:r>
        <w:rPr>
          <w:rtl/>
        </w:rPr>
        <w:t xml:space="preserve">בבלאי טפשאי, </w:t>
      </w:r>
      <w:r>
        <w:rPr>
          <w:rFonts w:hint="cs"/>
          <w:rtl/>
        </w:rPr>
        <w:t xml:space="preserve">משום דיושבים בארץ חשוכה </w:t>
      </w:r>
      <w:ins w:id="91391" w:author="מנוע מכני" w:date="2026-10-11T12:04:39Z">
        <w:r>
          <w:rPr>
            <w:rFonts w:hint="cs"/>
            <w:rtl/>
          </w:rPr>
          <w:t xml:space="preserve">אמרו</w:t>
        </w:r>
      </w:ins>
      <w:del w:id="91392" w:author="מנוע מכני" w:date="2026-10-11T12:04:39Z">
        <w:r>
          <w:rPr>
            <w:rFonts w:hint="cs"/>
            <w:rtl/>
          </w:rPr>
          <w:delText xml:space="preserve">אמרי</w:delText>
        </w:r>
      </w:del>
      <w:r>
        <w:rPr>
          <w:rFonts w:hint="cs"/>
          <w:rtl/>
        </w:rPr>
        <w:t xml:space="preserve"> </w:t>
      </w:r>
      <w:ins w:id="95583" w:author="מנוע מכני" w:date="2026-10-11T12:04:39Z">
        <w:r>
          <w:rPr>
            <w:rFonts w:hint="cs"/>
            <w:rtl/>
          </w:rPr>
          <w:t xml:space="preserve">שמועה</w:t>
        </w:r>
      </w:ins>
      <w:del w:id="95584" w:author="מנוע מכני" w:date="2026-10-11T12:04:39Z">
        <w:r>
          <w:rPr>
            <w:rFonts w:hint="cs"/>
            <w:rtl/>
          </w:rPr>
          <w:delText xml:space="preserve">שמעתא</w:delText>
        </w:r>
      </w:del>
      <w:r>
        <w:rPr>
          <w:rFonts w:hint="cs"/>
          <w:rtl/>
        </w:rPr>
        <w:t xml:space="preserve"> דמחשכא? </w:t>
      </w:r>
    </w:p>
    <w:p>
      <w:pPr>
        <w:pStyle w:val="38"/>
        <w:rPr>
          <w:ins w:id="99420" w:author="מנוע מכני" w:date="2026-10-11T12:04:39Z"/>
        </w:rPr>
      </w:pPr>
      <w:r>
        <w:t xml:space="preserve">לא</w:t>
      </w:r>
      <w:r>
        <w:t xml:space="preserve"> שמיע </w:t>
      </w:r>
      <w:ins w:id="95457" w:author="מנוע מכני" w:date="2026-10-11T12:04:39Z">
        <w:r>
          <w:t xml:space="preserve">להם</w:t>
        </w:r>
      </w:ins>
      <w:del w:id="95458" w:author="מנוע מכני" w:date="2026-10-11T12:04:39Z">
        <w:r>
          <w:delText xml:space="preserve">להו</w:delText>
        </w:r>
      </w:del>
      <w:r>
        <w:t xml:space="preserve"> הא </w:t>
      </w:r>
      <w:r>
        <w:t xml:space="preserve">דתניא</w:t>
      </w:r>
      <w:r>
        <w:t xml:space="preserve">:</w:t>
      </w:r>
    </w:p>
    <w:p w:rsidR="00DA63EC" w:rsidRDefault="00DA63EC" w:rsidP="00DA63EC">
      <w:pPr>
        <w:tabs>
          <w:tab w:val="left" w:pos="0"/>
          <w:tab w:val="center" w:pos="2835"/>
        </w:tabs>
        <w:rPr>
          <w:rtl/>
        </w:rPr>
      </w:pPr>
      <w:del w:id="99421" w:author="מנוע מכני" w:date="2026-10-11T12:04:39Z">
        <w:r>
          <w:rPr>
            <w:rtl/>
          </w:rPr>
          <w:delText xml:space="preserve"> </w:delText>
        </w:r>
      </w:del>
      <w:r>
        <w:rPr>
          <w:rtl/>
        </w:rPr>
        <w:t xml:space="preserve">בשעת סילוק מסעות - קדשים נפסלין, וזבים ומצורעים משתלחים חוץ למחיצה, </w:t>
      </w:r>
    </w:p>
    <w:p>
      <w:pPr>
        <w:pStyle w:val="38"/>
        <w:rPr>
          <w:ins w:id="99422" w:author="מנוע מכני" w:date="2026-10-11T12:04:39Z"/>
        </w:rPr>
      </w:pPr>
      <w:r>
        <w:t xml:space="preserve">ותניא אידך:</w:t>
      </w:r>
    </w:p>
    <w:p w:rsidR="00DA63EC" w:rsidRDefault="00DA63EC" w:rsidP="00DA63EC">
      <w:pPr>
        <w:tabs>
          <w:tab w:val="left" w:pos="0"/>
          <w:tab w:val="center" w:pos="2835"/>
        </w:tabs>
        <w:rPr>
          <w:rtl/>
        </w:rPr>
      </w:pPr>
      <w:del w:id="99423" w:author="מנוע מכני" w:date="2026-10-11T12:04:39Z">
        <w:r>
          <w:rPr>
            <w:rtl/>
          </w:rPr>
          <w:delText xml:space="preserve"> </w:delText>
        </w:r>
      </w:del>
      <w:r>
        <w:rPr>
          <w:rtl/>
        </w:rPr>
        <w:t xml:space="preserve">בשני מקומות קדשים נאכלים</w:t>
      </w:r>
      <w:r>
        <w:rPr>
          <w:rFonts w:hint="cs"/>
          <w:rtl/>
        </w:rPr>
        <w:t xml:space="preserve"> והיינו</w:t>
      </w:r>
      <w:r>
        <w:rPr>
          <w:rtl/>
        </w:rPr>
        <w:t xml:space="preserve"> בקדשי קדשים, </w:t>
      </w:r>
      <w:r>
        <w:rPr>
          <w:rFonts w:hint="cs"/>
          <w:rtl/>
        </w:rPr>
        <w:t>ו</w:t>
      </w:r>
      <w:r>
        <w:rPr>
          <w:rtl/>
        </w:rPr>
        <w:t>בקדשים קלים.</w:t>
      </w:r>
    </w:p>
    <w:p>
      <w:pPr>
        <w:pStyle w:val="38"/>
        <w:rPr>
          <w:ins w:id="99425" w:author="מנוע מכני" w:date="2026-10-11T12:04:39Z"/>
        </w:rPr>
      </w:pPr>
      <w:del w:id="99424" w:author="מנוע מכני" w:date="2026-10-11T12:04:39Z">
        <w:r>
          <w:delText xml:space="preserve">•</w:delText>
        </w:r>
      </w:del>
      <w:r>
        <w:t xml:space="preserve"> רבינא:</w:t>
      </w:r>
    </w:p>
    <w:p w:rsidR="00DA63EC" w:rsidRDefault="00DA63EC" w:rsidP="00DA63EC">
      <w:pPr>
        <w:tabs>
          <w:tab w:val="left" w:pos="0"/>
          <w:tab w:val="center" w:pos="2835"/>
        </w:tabs>
        <w:rPr>
          <w:rtl/>
        </w:rPr>
      </w:pPr>
      <w:del w:id="99426" w:author="מנוע מכני" w:date="2026-10-11T12:04:39Z">
        <w:r>
          <w:rPr>
            <w:rtl/>
          </w:rPr>
          <w:delText xml:space="preserve"> </w:delText>
        </w:r>
      </w:del>
      <w:r>
        <w:rPr>
          <w:rtl/>
        </w:rPr>
        <w:t xml:space="preserve">אידי ואידי בקדשים קלים, </w:t>
      </w:r>
      <w:r>
        <w:rPr>
          <w:rFonts w:hint="cs"/>
          <w:rtl/>
        </w:rPr>
        <w:t>ו</w:t>
      </w:r>
      <w:r>
        <w:rPr>
          <w:rtl/>
        </w:rPr>
        <w:t xml:space="preserve">הא </w:t>
      </w:r>
      <w:r>
        <w:rPr>
          <w:rStyle w:val="2fb"/>
          <w:rtl/>
        </w:rPr>
        <w:t xml:space="preserve">רבי ישמעאל</w:t>
      </w:r>
      <w:r>
        <w:rPr>
          <w:rtl/>
        </w:rPr>
        <w:t xml:space="preserve">, הא רבנן.</w:t>
      </w:r>
    </w:p>
    <w:p w:rsidR="00DA63EC" w:rsidRDefault="00DA63EC" w:rsidP="00DA63EC">
      <w:pPr>
        <w:pStyle w:val="afff3"/>
        <w:framePr w:wrap="around"/>
        <w:rPr>
          <w:rtl/>
        </w:rPr>
      </w:pPr>
      <w:r>
        <w:rPr>
          <w:rFonts w:hint="cs"/>
          <w:rtl/>
        </w:rPr>
        <w:t>סא.</w:t>
      </w:r>
    </w:p>
    <w:p>
      <w:pPr>
        <w:pStyle w:val="38"/>
        <w:rPr>
          <w:ins w:id="99427" w:author="מנוע מכני" w:date="2026-10-11T12:04:39Z"/>
        </w:rPr>
      </w:pPr>
      <w:r w:rsidRPr="00E35321">
        <w:t>וא</w:t>
      </w:r>
      <w:r w:rsidRPr="00E35321">
        <w:t>ב</w:t>
      </w:r>
      <w:r w:rsidRPr="00E35321">
        <w:t>"</w:t>
      </w:r>
      <w:r w:rsidRPr="00E35321">
        <w:t>א</w:t>
      </w:r>
      <w:r>
        <w:t xml:space="preserve">:</w:t>
      </w:r>
    </w:p>
    <w:p w:rsidR="00DA63EC" w:rsidRDefault="00DA63EC" w:rsidP="00DA63EC">
      <w:pPr>
        <w:tabs>
          <w:tab w:val="left" w:pos="0"/>
          <w:tab w:val="center" w:pos="2835"/>
        </w:tabs>
        <w:rPr>
          <w:rtl/>
        </w:rPr>
      </w:pPr>
      <w:del w:id="99428" w:author="מנוע מכני" w:date="2026-10-11T12:04:39Z">
        <w:r>
          <w:rPr>
            <w:rtl/>
          </w:rPr>
          <w:delText xml:space="preserve"> </w:delText>
        </w:r>
      </w:del>
      <w:r>
        <w:rPr>
          <w:rtl/>
        </w:rPr>
        <w:t xml:space="preserve">הא והא בקדשי קדשים, ובשני מקומות? </w:t>
      </w:r>
      <w:r>
        <w:rPr>
          <w:rFonts w:hint="cs"/>
          <w:rtl/>
        </w:rPr>
        <w:t xml:space="preserve">היינו </w:t>
      </w:r>
      <w:r>
        <w:rPr>
          <w:rtl/>
        </w:rPr>
        <w:t xml:space="preserve">קודם שיעמידו לוים את המשכן, ולאחר שיפרקו הלוים את המשכן, </w:t>
      </w:r>
      <w:r>
        <w:rPr>
          <w:rFonts w:hint="cs"/>
          <w:rtl/>
        </w:rPr>
        <w:t>ס</w:t>
      </w:r>
      <w:r>
        <w:rPr>
          <w:rtl/>
        </w:rPr>
        <w:t>"</w:t>
      </w:r>
      <w:r>
        <w:rPr>
          <w:rFonts w:hint="cs"/>
          <w:rtl/>
        </w:rPr>
        <w:t xml:space="preserve">ד</w:t>
      </w:r>
      <w:r>
        <w:rPr>
          <w:rFonts w:hint="cs"/>
          <w:rtl/>
        </w:rPr>
        <w:t xml:space="preserve"> </w:t>
      </w:r>
      <w:r>
        <w:rPr>
          <w:rtl/>
        </w:rPr>
        <w:t xml:space="preserve">איפסיל </w:t>
      </w:r>
      <w:ins w:id="95459" w:author="מנוע מכני" w:date="2026-10-11T12:04:39Z">
        <w:r>
          <w:rPr>
            <w:rtl/>
          </w:rPr>
          <w:t xml:space="preserve">להם</w:t>
        </w:r>
      </w:ins>
      <w:del w:id="95460" w:author="מנוע מכני" w:date="2026-10-11T12:04:39Z">
        <w:r>
          <w:rPr>
            <w:rtl/>
          </w:rPr>
          <w:delText xml:space="preserve">להו</w:delText>
        </w:r>
      </w:del>
      <w:r>
        <w:rPr>
          <w:rtl/>
        </w:rPr>
        <w:t xml:space="preserve"> ביוצא, </w:t>
      </w:r>
      <w:r>
        <w:rPr>
          <w:rtl/>
        </w:rPr>
        <w:t xml:space="preserve">ק</w:t>
      </w:r>
      <w:r>
        <w:rPr>
          <w:rFonts w:hint="cs"/>
          <w:rtl/>
        </w:rPr>
        <w:t>מ</w:t>
      </w:r>
      <w:r>
        <w:rPr>
          <w:rtl/>
        </w:rPr>
        <w:t>"</w:t>
      </w:r>
      <w:r>
        <w:rPr>
          <w:rFonts w:hint="cs"/>
          <w:rtl/>
        </w:rPr>
        <w:t xml:space="preserve">ל</w:t>
      </w:r>
      <w:r>
        <w:rPr>
          <w:rFonts w:hint="cs"/>
          <w:rtl/>
        </w:rPr>
        <w:t xml:space="preserve"> </w:t>
      </w:r>
    </w:p>
    <w:p w:rsidR="00DA63EC" w:rsidRDefault="00DA63EC" w:rsidP="00DA63EC">
      <w:pPr>
        <w:tabs>
          <w:tab w:val="left" w:pos="0"/>
          <w:tab w:val="center" w:pos="2835"/>
        </w:tabs>
        <w:rPr>
          <w:rtl/>
        </w:rPr>
      </w:pPr>
      <w:r w:rsidRPr="0046594B">
        <w:rPr>
          <w:rStyle w:val="afffff0"/>
          <w:rFonts w:hint="cs"/>
          <w:rtl/>
        </w:rPr>
        <w:t>ד'</w:t>
      </w:r>
      <w:ins w:id="90873" w:author="Claude - סמנטי" w:date="2026-10-11T12:26:16Z">
        <w:r>
          <w:rPr>
            <w:rStyle w:val="afffff0"/>
            <w:rtl/>
          </w:rPr>
          <w:t xml:space="preserve">וְנָסַע אֹהֶל מוֹעֵד</w:t>
        </w:r>
      </w:ins>
      <w:del w:id="90874" w:author="Claude - סמנטי" w:date="2026-10-11T12:26:16Z">
        <w:r w:rsidRPr="0046594B">
          <w:rPr>
            <w:rStyle w:val="afffff0"/>
            <w:rtl/>
          </w:rPr>
          <w:delText xml:space="preserve">ונסע אהל מועד</w:delText>
        </w:r>
      </w:del>
      <w:r w:rsidRPr="0046594B">
        <w:rPr>
          <w:rStyle w:val="afffff0"/>
          <w:rFonts w:hint="cs"/>
          <w:rtl/>
        </w:rPr>
        <w:t>'</w:t>
      </w:r>
      <w:r w:rsidRPr="0046594B">
        <w:rPr>
          <w:rStyle w:val="afffff0"/>
          <w:rtl/>
        </w:rPr>
        <w:t>,</w:t>
      </w:r>
      <w:r>
        <w:rPr>
          <w:rtl/>
        </w:rPr>
        <w:t xml:space="preserve"> </w:t>
      </w:r>
      <w:ins w:id="94015" w:author="מנוע מכני" w:date="2026-10-11T12:04:39Z">
        <w:r>
          <w:rPr>
            <w:rtl/>
          </w:rPr>
          <w:t xml:space="preserve">אף</w:t>
        </w:r>
      </w:ins>
      <w:del w:id="94016" w:author="מנוע מכני" w:date="2026-10-11T12:04:39Z">
        <w:r>
          <w:rPr>
            <w:rtl/>
          </w:rPr>
          <w:delText xml:space="preserve">אע"פ</w:delText>
        </w:r>
      </w:del>
      <w:r>
        <w:rPr>
          <w:rtl/>
        </w:rPr>
        <w:t xml:space="preserve"> שנסע אהל מועד הוא.</w:t>
      </w:r>
    </w:p>
    <w:p>
      <w:pPr>
        <w:pStyle w:val="afffff8"/>
        <w:rPr>
          <w:ins w:id="90361" w:author="קלוד" w:date="2026-10-11T12:29:36Z"/>
        </w:rPr>
      </w:pPr>
      <w:ins w:id="90362" w:author="קלוד" w:date="2026-10-11T12:29:36Z">
        <w:r>
          <w:rPr>
            <w:color w:val="7B3F00"/>
          </w:rPr>
          <w:t xml:space="preserve">מזבח שילה - של אבנים או של נחושת</w:t>
        </w:r>
      </w:ins>
    </w:p>
    <w:p>
      <w:pPr>
        <w:pStyle w:val="38"/>
        <w:rPr>
          <w:ins w:id="99430" w:author="מנוע מכני" w:date="2026-10-11T12:04:39Z"/>
        </w:rPr>
      </w:pPr>
      <w:del w:id="99429" w:author="מנוע מכני" w:date="2026-10-11T12:04:39Z">
        <w:r>
          <w:delText xml:space="preserve">•</w:delText>
        </w:r>
      </w:del>
      <w:r>
        <w:t xml:space="preserve"> </w:t>
      </w:r>
      <w:r>
        <w:t>ר</w:t>
      </w:r>
      <w:r>
        <w:t>"</w:t>
      </w:r>
      <w:r>
        <w:t>ה</w:t>
      </w:r>
      <w:r>
        <w:t xml:space="preserve"> </w:t>
      </w:r>
      <w:r>
        <w:t>מ</w:t>
      </w:r>
      <w:r>
        <w:t xml:space="preserve">רב:</w:t>
      </w:r>
    </w:p>
    <w:p w:rsidR="00DA63EC" w:rsidRDefault="00DA63EC" w:rsidP="00DA63EC">
      <w:pPr>
        <w:tabs>
          <w:tab w:val="left" w:pos="0"/>
          <w:tab w:val="center" w:pos="2835"/>
        </w:tabs>
        <w:rPr>
          <w:rtl/>
        </w:rPr>
      </w:pPr>
      <w:del w:id="99431" w:author="מנוע מכני" w:date="2026-10-11T12:04:39Z">
        <w:r>
          <w:rPr>
            <w:rtl/>
          </w:rPr>
          <w:delText xml:space="preserve"> </w:delText>
        </w:r>
      </w:del>
      <w:r>
        <w:rPr>
          <w:rtl/>
        </w:rPr>
        <w:t xml:space="preserve">מזבח של שילה של אבנים היה, </w:t>
      </w:r>
      <w:r>
        <w:rPr>
          <w:rtl/>
        </w:rPr>
        <w:t xml:space="preserve">דתניא</w:t>
      </w:r>
      <w:r>
        <w:rPr>
          <w:rtl/>
        </w:rPr>
        <w:t xml:space="preserve">: </w:t>
      </w:r>
      <w:r>
        <w:rPr>
          <w:rStyle w:val="2fb"/>
          <w:rtl/>
        </w:rPr>
        <w:t xml:space="preserve">ר"א</w:t>
      </w:r>
      <w:r>
        <w:rPr>
          <w:rtl/>
        </w:rPr>
        <w:t xml:space="preserve"> בן יעקב</w:t>
      </w:r>
      <w:r w:rsidRPr="00464129">
        <w:rPr>
          <w:rStyle w:val="afffff0"/>
          <w:rtl/>
        </w:rPr>
        <w:t xml:space="preserve"> </w:t>
      </w:r>
      <w:r w:rsidRPr="00464129">
        <w:rPr>
          <w:rStyle w:val="afffff0"/>
          <w:rFonts w:hint="cs"/>
          <w:rtl/>
        </w:rPr>
        <w:t>'</w:t>
      </w:r>
      <w:r w:rsidRPr="00464129">
        <w:rPr>
          <w:rStyle w:val="afffff0"/>
          <w:rtl/>
        </w:rPr>
        <w:t>אבנים אבנים אבנים</w:t>
      </w:r>
      <w:r w:rsidRPr="00464129">
        <w:rPr>
          <w:rStyle w:val="afffff0"/>
          <w:rFonts w:hint="cs"/>
          <w:rtl/>
        </w:rPr>
        <w:t>'</w:t>
      </w:r>
      <w:r w:rsidRPr="00464129">
        <w:rPr>
          <w:rStyle w:val="afffff0"/>
          <w:rtl/>
        </w:rPr>
        <w:t xml:space="preserve"> </w:t>
      </w:r>
      <w:r>
        <w:rPr>
          <w:rtl/>
        </w:rPr>
        <w:t>שלש פעמים? אחד של שילה, ואחד של נוב וגבעון, ובית עולמים.</w:t>
      </w:r>
    </w:p>
    <w:p>
      <w:pPr>
        <w:pStyle w:val="38"/>
        <w:rPr>
          <w:ins w:id="99433" w:author="מנוע מכני" w:date="2026-10-11T12:04:39Z"/>
        </w:rPr>
      </w:pPr>
      <w:del w:id="99432" w:author="מנוע מכני" w:date="2026-10-11T12:04:39Z">
        <w:r>
          <w:delText xml:space="preserve">•</w:delText>
        </w:r>
      </w:del>
      <w:r>
        <w:t xml:space="preserve"> </w:t>
      </w:r>
      <w:r>
        <w:t xml:space="preserve">והך</w:t>
      </w:r>
    </w:p>
    <w:p w:rsidR="00DA63EC" w:rsidRDefault="00DA63EC" w:rsidP="00DA63EC">
      <w:pPr>
        <w:tabs>
          <w:tab w:val="left" w:pos="0"/>
          <w:tab w:val="center" w:pos="2835"/>
        </w:tabs>
        <w:rPr>
          <w:rtl/>
        </w:rPr>
      </w:pPr>
      <w:del w:id="99434" w:author="מנוע מכני" w:date="2026-10-11T12:04:39Z">
        <w:r>
          <w:rPr>
            <w:rFonts w:hint="cs"/>
            <w:rtl/>
          </w:rPr>
          <w:delText xml:space="preserve"> </w:delText>
        </w:r>
      </w:del>
      <w:r>
        <w:rPr>
          <w:rFonts w:hint="cs"/>
          <w:rtl/>
        </w:rPr>
        <w:t xml:space="preserve">ד</w:t>
      </w:r>
      <w:r>
        <w:rPr>
          <w:rtl/>
        </w:rPr>
        <w:t xml:space="preserve">אש שירדה מן השמים בימי משה - </w:t>
      </w:r>
      <w:r>
        <w:rPr>
          <w:rtl/>
        </w:rPr>
        <w:t xml:space="preserve">לא</w:t>
      </w:r>
      <w:r>
        <w:rPr>
          <w:rtl/>
        </w:rPr>
        <w:t xml:space="preserve"> נסתלקה מעל מזבח הנחושת אלא בימי שלמה, ואש שירדה בימי שלמה - </w:t>
      </w:r>
      <w:r>
        <w:rPr>
          <w:rtl/>
        </w:rPr>
        <w:t xml:space="preserve">לא</w:t>
      </w:r>
      <w:r>
        <w:rPr>
          <w:rtl/>
        </w:rPr>
        <w:t xml:space="preserve"> נסתלקה עד שבא מנשה וסילקה</w:t>
      </w:r>
      <w:ins w:id="94723" w:author="מנוע מכני" w:date="2026-10-11T12:04:39Z">
        <w:r>
          <w:rPr>
            <w:rtl/>
          </w:rPr>
          <w:t xml:space="preserve">,</w:t>
        </w:r>
      </w:ins>
      <w:del w:id="94724" w:author="מנוע מכני" w:date="2026-10-11T12:04:39Z">
        <w:r>
          <w:rPr>
            <w:rtl/>
          </w:rPr>
          <w:delText xml:space="preserve">;</w:delText>
        </w:r>
      </w:del>
    </w:p>
    <w:p>
      <w:pPr>
        <w:pStyle w:val="38"/>
        <w:rPr>
          <w:ins w:id="99435" w:author="מנוע מכני" w:date="2026-10-11T12:04:39Z"/>
        </w:rPr>
      </w:pPr>
      <w:r>
        <w:t>-כ</w:t>
      </w:r>
      <w:r>
        <w:t xml:space="preserve">רבי נתן:</w:t>
      </w:r>
    </w:p>
    <w:p w:rsidR="00DA63EC" w:rsidRDefault="00DA63EC" w:rsidP="00DA63EC">
      <w:pPr>
        <w:tabs>
          <w:tab w:val="left" w:pos="0"/>
          <w:tab w:val="center" w:pos="2835"/>
        </w:tabs>
        <w:rPr>
          <w:rtl/>
        </w:rPr>
      </w:pPr>
      <w:del w:id="99436" w:author="מנוע מכני" w:date="2026-10-11T12:04:39Z">
        <w:r>
          <w:rPr>
            <w:rtl/>
          </w:rPr>
          <w:delText xml:space="preserve"> </w:delText>
        </w:r>
      </w:del>
      <w:r>
        <w:rPr>
          <w:rFonts w:hint="cs"/>
          <w:rtl/>
        </w:rPr>
        <w:t>ד</w:t>
      </w:r>
      <w:r>
        <w:rPr>
          <w:rtl/>
        </w:rPr>
        <w:t>מזבח של שילה של נחושת היה חלול ומלא אבנים.</w:t>
      </w:r>
    </w:p>
    <w:p w:rsidR="00DA63EC" w:rsidRDefault="00DA63EC" w:rsidP="00DA63EC">
      <w:pPr>
        <w:tabs>
          <w:tab w:val="left" w:pos="0"/>
          <w:tab w:val="center" w:pos="2835"/>
        </w:tabs>
        <w:rPr>
          <w:rtl/>
        </w:rPr>
      </w:pPr>
      <w:r>
        <w:rPr>
          <w:rStyle w:val="2fb"/>
          <w:rFonts w:hint="cs"/>
          <w:rtl/>
        </w:rPr>
        <w:t>ולרנב</w:t>
      </w:r>
      <w:r>
        <w:rPr>
          <w:rStyle w:val="2fb"/>
          <w:rtl/>
        </w:rPr>
        <w:t>"</w:t>
      </w:r>
      <w:r>
        <w:rPr>
          <w:rStyle w:val="2fb"/>
          <w:rFonts w:hint="cs"/>
          <w:rtl/>
        </w:rPr>
        <w:t xml:space="preserve">י</w:t>
      </w:r>
      <w:r>
        <w:rPr>
          <w:rFonts w:hint="cs"/>
          <w:rtl/>
        </w:rPr>
        <w:t xml:space="preserve"> </w:t>
      </w:r>
      <w:r>
        <w:rPr>
          <w:rtl/>
        </w:rPr>
        <w:t>–</w:t>
      </w:r>
      <w:r>
        <w:rPr>
          <w:rFonts w:hint="cs"/>
          <w:rtl/>
        </w:rPr>
        <w:t xml:space="preserve"> </w:t>
      </w:r>
      <w:r>
        <w:rPr>
          <w:rFonts w:hint="cs"/>
          <w:rtl/>
        </w:rPr>
        <w:t xml:space="preserve">לא</w:t>
      </w:r>
      <w:r>
        <w:rPr>
          <w:rFonts w:hint="cs"/>
          <w:rtl/>
        </w:rPr>
        <w:t xml:space="preserve"> נסתלקה היינו לבטלה וכר</w:t>
      </w:r>
      <w:r>
        <w:rPr>
          <w:rtl/>
        </w:rPr>
        <w:t xml:space="preserve">בנן: </w:t>
      </w:r>
      <w:r>
        <w:rPr>
          <w:rFonts w:hint="cs"/>
          <w:rtl/>
        </w:rPr>
        <w:t>ד</w:t>
      </w:r>
      <w:r>
        <w:rPr>
          <w:rtl/>
        </w:rPr>
        <w:t xml:space="preserve">שביבא </w:t>
      </w:r>
      <w:ins w:id="96349" w:author="מנוע מכני" w:date="2026-10-11T12:04:39Z">
        <w:r>
          <w:rPr>
            <w:rtl/>
          </w:rPr>
          <w:t xml:space="preserve">היה</w:t>
        </w:r>
      </w:ins>
      <w:del w:id="96350" w:author="מנוע מכני" w:date="2026-10-11T12:04:39Z">
        <w:r>
          <w:rPr>
            <w:rtl/>
          </w:rPr>
          <w:delText xml:space="preserve">הוה</w:delText>
        </w:r>
      </w:del>
      <w:r>
        <w:rPr>
          <w:rtl/>
        </w:rPr>
        <w:t xml:space="preserve"> משדרא.</w:t>
      </w:r>
    </w:p>
    <w:p>
      <w:pPr>
        <w:pStyle w:val="38"/>
        <w:rPr>
          <w:ins w:id="99437" w:author="מנוע מכני" w:date="2026-10-11T12:04:39Z"/>
        </w:rPr>
      </w:pPr>
      <w:ins w:id="90365" w:author="מנוע מכני" w:date="2026-10-11T12:04:39Z">
        <w:r>
          <w:t xml:space="preserve">ר"פ</w:t>
        </w:r>
      </w:ins>
      <w:del w:id="90366" w:author="מנוע מכני" w:date="2026-10-11T12:04:39Z">
        <w:r>
          <w:delText xml:space="preserve">רב פפא</w:delText>
        </w:r>
      </w:del>
      <w:r>
        <w:t xml:space="preserve">:</w:t>
      </w:r>
    </w:p>
    <w:p w:rsidR="00DA63EC" w:rsidRDefault="00DA63EC" w:rsidP="00DA63EC">
      <w:pPr>
        <w:tabs>
          <w:tab w:val="left" w:pos="0"/>
          <w:tab w:val="center" w:pos="2835"/>
        </w:tabs>
        <w:rPr>
          <w:rtl/>
        </w:rPr>
      </w:pPr>
      <w:del w:id="99438" w:author="מנוע מכני" w:date="2026-10-11T12:04:39Z">
        <w:r>
          <w:rPr>
            <w:rtl/>
          </w:rPr>
          <w:delText xml:space="preserve"> </w:delText>
        </w:r>
      </w:del>
      <w:r>
        <w:rPr>
          <w:rtl/>
        </w:rPr>
        <w:t xml:space="preserve">אושפיזא </w:t>
      </w:r>
      <w:ins w:id="96351" w:author="מנוע מכני" w:date="2026-10-11T12:04:39Z">
        <w:r>
          <w:rPr>
            <w:rtl/>
          </w:rPr>
          <w:t xml:space="preserve">היה</w:t>
        </w:r>
      </w:ins>
      <w:del w:id="96352" w:author="מנוע מכני" w:date="2026-10-11T12:04:39Z">
        <w:r>
          <w:rPr>
            <w:rtl/>
          </w:rPr>
          <w:delText xml:space="preserve">הוה</w:delText>
        </w:r>
      </w:del>
      <w:r>
        <w:rPr>
          <w:rtl/>
        </w:rPr>
        <w:t xml:space="preserve"> נקט </w:t>
      </w:r>
      <w:ins w:id="95585" w:author="מנוע מכני" w:date="2026-10-11T12:04:39Z">
        <w:r>
          <w:rPr>
            <w:rtl/>
          </w:rPr>
          <w:t xml:space="preserve">ופעמים</w:t>
        </w:r>
      </w:ins>
      <w:del w:id="95586" w:author="מנוע מכני" w:date="2026-10-11T12:04:39Z">
        <w:r>
          <w:rPr>
            <w:rtl/>
          </w:rPr>
          <w:delText xml:space="preserve">וזימנין</w:delText>
        </w:r>
      </w:del>
      <w:r>
        <w:rPr>
          <w:rtl/>
        </w:rPr>
        <w:t xml:space="preserve"> </w:t>
      </w:r>
      <w:ins w:id="91393" w:author="מנוע מכני" w:date="2026-10-11T12:04:39Z">
        <w:r>
          <w:rPr>
            <w:rtl/>
          </w:rPr>
          <w:t xml:space="preserve">כאן</w:t>
        </w:r>
      </w:ins>
      <w:del w:id="91394" w:author="מנוע מכני" w:date="2026-10-11T12:04:39Z">
        <w:r>
          <w:rPr>
            <w:rtl/>
          </w:rPr>
          <w:delText xml:space="preserve">הכא</w:delText>
        </w:r>
      </w:del>
      <w:r>
        <w:rPr>
          <w:rtl/>
        </w:rPr>
        <w:t xml:space="preserve"> </w:t>
      </w:r>
      <w:ins w:id="95587" w:author="מנוע מכני" w:date="2026-10-11T12:04:39Z">
        <w:r>
          <w:rPr>
            <w:rtl/>
          </w:rPr>
          <w:t xml:space="preserve">ופעמים</w:t>
        </w:r>
      </w:ins>
      <w:del w:id="95588" w:author="מנוע מכני" w:date="2026-10-11T12:04:39Z">
        <w:r>
          <w:rPr>
            <w:rtl/>
          </w:rPr>
          <w:delText xml:space="preserve">וזימנין</w:delText>
        </w:r>
      </w:del>
      <w:r>
        <w:rPr>
          <w:rtl/>
        </w:rPr>
        <w:t xml:space="preserve"> </w:t>
      </w:r>
      <w:ins w:id="91395" w:author="מנוע מכני" w:date="2026-10-11T12:04:39Z">
        <w:r>
          <w:rPr>
            <w:rtl/>
          </w:rPr>
          <w:t xml:space="preserve">כאן</w:t>
        </w:r>
      </w:ins>
      <w:del w:id="91396" w:author="מנוע מכני" w:date="2026-10-11T12:04:39Z">
        <w:r>
          <w:rPr>
            <w:rtl/>
          </w:rPr>
          <w:delText xml:space="preserve">הכא</w:delText>
        </w:r>
      </w:del>
      <w:r>
        <w:rPr>
          <w:rtl/>
        </w:rPr>
        <w:t xml:space="preserve">.</w:t>
      </w:r>
    </w:p>
    <w:p>
      <w:pPr>
        <w:pStyle w:val="afffff8"/>
        <w:rPr>
          <w:ins w:id="90359" w:author="קלוד" w:date="2026-10-11T12:29:36Z"/>
        </w:rPr>
      </w:pPr>
      <w:ins w:id="90360" w:author="קלוד" w:date="2026-10-11T12:29:36Z">
        <w:r>
          <w:rPr>
            <w:color w:val="7B3F00"/>
          </w:rPr>
          <w:t xml:space="preserve">הוספה על המזבח בעליית בני הגולה</w:t>
        </w:r>
      </w:ins>
    </w:p>
    <w:p>
      <w:pPr>
        <w:pStyle w:val="38"/>
        <w:rPr>
          <w:ins w:id="99439" w:author="מנוע מכני" w:date="2026-10-11T12:04:39Z"/>
        </w:rPr>
      </w:pPr>
      <w:r>
        <w:t xml:space="preserve">תנן</w:t>
      </w:r>
      <w:r>
        <w:t xml:space="preserve"> </w:t>
      </w:r>
      <w:ins w:id="91397" w:author="מנוע מכני" w:date="2026-10-11T12:04:39Z">
        <w:r>
          <w:t xml:space="preserve">שם</w:t>
        </w:r>
      </w:ins>
      <w:del w:id="91398" w:author="מנוע מכני" w:date="2026-10-11T12:04:39Z">
        <w:r>
          <w:delText xml:space="preserve">התם</w:delText>
        </w:r>
      </w:del>
      <w:r>
        <w:t xml:space="preserve">:</w:t>
      </w:r>
    </w:p>
    <w:p w:rsidR="00DA63EC" w:rsidRDefault="00DA63EC" w:rsidP="00DA63EC">
      <w:pPr>
        <w:tabs>
          <w:tab w:val="left" w:pos="0"/>
          <w:tab w:val="center" w:pos="2835"/>
        </w:tabs>
        <w:rPr>
          <w:rtl/>
        </w:rPr>
      </w:pPr>
      <w:del w:id="99440" w:author="מנוע מכני" w:date="2026-10-11T12:04:39Z">
        <w:r>
          <w:rPr>
            <w:rtl/>
          </w:rPr>
          <w:delText xml:space="preserve"> </w:delText>
        </w:r>
      </w:del>
      <w:r>
        <w:rPr>
          <w:rtl/>
        </w:rPr>
        <w:t xml:space="preserve">וכשעלו בני הגולה, הוסיפו עליו ד' אמות מן הדרום וד' אמות מן המערב כמין גמא.</w:t>
      </w:r>
    </w:p>
    <w:p w:rsidR="00DA63EC" w:rsidRDefault="00DA63EC" w:rsidP="00DA63EC">
      <w:pPr>
        <w:tabs>
          <w:tab w:val="left" w:pos="0"/>
          <w:tab w:val="center" w:pos="2835"/>
        </w:tabs>
        <w:rPr>
          <w:rtl/>
        </w:rPr>
      </w:pPr>
      <w:r>
        <w:rPr>
          <w:rtl/>
        </w:rPr>
        <w:t>: משום דלא ספק.</w:t>
      </w:r>
    </w:p>
    <w:p w:rsidR="00DA63EC" w:rsidRDefault="00DA63EC" w:rsidP="00DA63EC">
      <w:pPr>
        <w:tabs>
          <w:tab w:val="left" w:pos="0"/>
          <w:tab w:val="center" w:pos="2835"/>
        </w:tabs>
        <w:rPr>
          <w:rtl/>
        </w:rPr>
      </w:pPr>
      <w:r>
        <w:rPr>
          <w:rFonts w:hint="cs"/>
          <w:rtl/>
        </w:rPr>
        <w:lastRenderedPageBreak/>
        <w:t>א</w:t>
      </w:r>
      <w:r>
        <w:rPr>
          <w:rtl/>
        </w:rPr>
        <w:t>"</w:t>
      </w:r>
      <w:r>
        <w:rPr>
          <w:rFonts w:hint="cs"/>
          <w:rtl/>
        </w:rPr>
        <w:t>ל</w:t>
      </w:r>
      <w:r>
        <w:rPr>
          <w:rtl/>
        </w:rPr>
        <w:t xml:space="preserve"> </w:t>
      </w:r>
      <w:r>
        <w:rPr>
          <w:rStyle w:val="2fb"/>
          <w:rtl/>
        </w:rPr>
        <w:t xml:space="preserve">אביי</w:t>
      </w:r>
      <w:r>
        <w:rPr>
          <w:rtl/>
        </w:rPr>
        <w:t xml:space="preserve">, </w:t>
      </w:r>
      <w:ins w:id="93167" w:author="מנוע מכני" w:date="2026-10-11T12:04:39Z">
        <w:r>
          <w:rPr>
            <w:rtl/>
          </w:rPr>
          <w:t xml:space="preserve">עכשיו</w:t>
        </w:r>
      </w:ins>
      <w:del w:id="93168" w:author="מנוע מכני" w:date="2026-10-11T12:04:39Z">
        <w:r>
          <w:rPr>
            <w:rtl/>
          </w:rPr>
          <w:delText xml:space="preserve">השתא</w:delText>
        </w:r>
      </w:del>
      <w:r>
        <w:rPr>
          <w:rtl/>
        </w:rPr>
        <w:t xml:space="preserve"> מקדש ראשון ד</w:t>
      </w:r>
      <w:r>
        <w:rPr>
          <w:rFonts w:hint="cs"/>
          <w:rtl/>
        </w:rPr>
        <w:t>כתוב בו '</w:t>
      </w:r>
      <w:r>
        <w:rPr>
          <w:rStyle w:val="afffff0"/>
          <w:rtl/>
          <w:rPrChange w:id="9034" w:author="מנוע פסוקים" w:date="2026-10-11T09:29:40Z">
            <w:rPr>
              <w:rtl/>
            </w:rPr>
          </w:rPrChange>
        </w:rPr>
        <w:t xml:space="preserve">יהודה וישראל רבים כחול אשר על</w:t>
      </w:r>
      <w:r>
        <w:rPr>
          <w:rtl/>
        </w:rPr>
        <w:t xml:space="preserve"> </w:t>
      </w:r>
      <w:r>
        <w:rPr>
          <w:rFonts w:hint="cs"/>
          <w:rtl/>
        </w:rPr>
        <w:t>שפת</w:t>
      </w:r>
      <w:r>
        <w:rPr>
          <w:rtl/>
        </w:rPr>
        <w:t xml:space="preserve"> הים ספק, מקדש שני דכתיב </w:t>
      </w:r>
      <w:ins w:id="93169" w:author="מנוע מכני" w:date="2026-10-11T12:04:39Z">
        <w:r>
          <w:rPr>
            <w:rtl/>
          </w:rPr>
          <w:t xml:space="preserve">בו</w:t>
        </w:r>
      </w:ins>
      <w:del w:id="93170" w:author="מנוע מכני" w:date="2026-10-11T12:04:39Z">
        <w:r>
          <w:rPr>
            <w:rtl/>
          </w:rPr>
          <w:delText xml:space="preserve">ביה</w:delText>
        </w:r>
      </w:del>
      <w:r>
        <w:rPr>
          <w:rtl/>
        </w:rPr>
        <w:t xml:space="preserve">: </w:t>
      </w:r>
      <w:r>
        <w:rPr>
          <w:rStyle w:val="afffff0"/>
          <w:rtl/>
          <w:rPrChange w:id="9035" w:author="מנוע פסוקים" w:date="2026-10-11T09:29:40Z">
            <w:rPr>
              <w:rtl/>
            </w:rPr>
          </w:rPrChange>
        </w:rPr>
        <w:t xml:space="preserve">כל הקהל כאחד ארבע רבוא</w:t>
      </w:r>
      <w:r>
        <w:rPr>
          <w:rtl/>
        </w:rPr>
        <w:t xml:space="preserve"> </w:t>
      </w:r>
      <w:r>
        <w:rPr>
          <w:rtl/>
        </w:rPr>
        <w:t xml:space="preserve">לא</w:t>
      </w:r>
      <w:r>
        <w:rPr>
          <w:rtl/>
        </w:rPr>
        <w:t xml:space="preserve"> ספק? </w:t>
      </w:r>
    </w:p>
    <w:p>
      <w:pPr>
        <w:pStyle w:val="38"/>
        <w:rPr>
          <w:ins w:id="99441" w:author="מנוע מכני" w:date="2026-10-11T12:04:39Z"/>
        </w:rPr>
      </w:pPr>
      <w:r>
        <w:t xml:space="preserve">א"ל</w:t>
      </w:r>
      <w:r>
        <w:t xml:space="preserve">:</w:t>
      </w:r>
    </w:p>
    <w:p w:rsidR="00DA63EC" w:rsidRDefault="00DA63EC" w:rsidP="00DA63EC">
      <w:pPr>
        <w:tabs>
          <w:tab w:val="left" w:pos="0"/>
          <w:tab w:val="center" w:pos="2835"/>
        </w:tabs>
        <w:rPr>
          <w:rtl/>
        </w:rPr>
      </w:pPr>
      <w:del w:id="99442" w:author="מנוע מכני" w:date="2026-10-11T12:04:39Z">
        <w:r>
          <w:rPr>
            <w:rtl/>
          </w:rPr>
          <w:delText xml:space="preserve"> </w:delText>
        </w:r>
      </w:del>
      <w:ins w:id="91399" w:author="מנוע מכני" w:date="2026-10-11T12:04:39Z">
        <w:r>
          <w:rPr>
            <w:rtl/>
          </w:rPr>
          <w:t xml:space="preserve">שם</w:t>
        </w:r>
      </w:ins>
      <w:del w:id="91400" w:author="מנוע מכני" w:date="2026-10-11T12:04:39Z">
        <w:r>
          <w:rPr>
            <w:rtl/>
          </w:rPr>
          <w:delText xml:space="preserve">התם</w:delText>
        </w:r>
      </w:del>
      <w:r>
        <w:rPr>
          <w:rtl/>
        </w:rPr>
        <w:t xml:space="preserve"> אש של שמים מסייעתן, </w:t>
      </w:r>
      <w:ins w:id="91401" w:author="מנוע מכני" w:date="2026-10-11T12:04:39Z">
        <w:r>
          <w:rPr>
            <w:rtl/>
          </w:rPr>
          <w:t xml:space="preserve">כאן</w:t>
        </w:r>
      </w:ins>
      <w:del w:id="91402" w:author="מנוע מכני" w:date="2026-10-11T12:04:39Z">
        <w:r>
          <w:rPr>
            <w:rtl/>
          </w:rPr>
          <w:delText xml:space="preserve">הכא</w:delText>
        </w:r>
      </w:del>
      <w:r>
        <w:rPr>
          <w:rtl/>
        </w:rPr>
        <w:t xml:space="preserve"> אין אש של שמים מסייעתן.</w:t>
      </w:r>
    </w:p>
    <w:p>
      <w:pPr>
        <w:pStyle w:val="38"/>
        <w:rPr>
          <w:ins w:id="99443" w:author="מנוע מכני" w:date="2026-10-11T12:04:39Z"/>
        </w:rPr>
      </w:pPr>
      <w:ins w:id="96303" w:author="מנוע מכני" w:date="2026-10-11T12:04:39Z">
        <w:r>
          <w:t xml:space="preserve">כשבא</w:t>
        </w:r>
      </w:ins>
      <w:del w:id="96304" w:author="מנוע מכני" w:date="2026-10-11T12:04:39Z">
        <w:r>
          <w:delText xml:space="preserve">כי </w:delText>
        </w:r>
        <w:r>
          <w:delText xml:space="preserve">בא</w:delText>
        </w:r>
      </w:del>
      <w:ins w:id="93171" w:author="מנוע מכני" w:date="2026-10-11T12:04:39Z"/>
      <w:del w:id="93172" w:author="מנוע מכני" w:date="2026-10-11T12:04:39Z">
        <w:r>
          <w:delText xml:space="preserve">אתא</w:delText>
        </w:r>
      </w:del>
      <w:r>
        <w:t xml:space="preserve"> רבין א</w:t>
      </w:r>
      <w:r>
        <w:t>רשב</w:t>
      </w:r>
      <w:r>
        <w:t>"</w:t>
      </w:r>
      <w:r>
        <w:t>פ מבר קפרא</w:t>
      </w:r>
      <w:r>
        <w:t xml:space="preserve">:</w:t>
      </w:r>
    </w:p>
    <w:p w:rsidR="00DA63EC" w:rsidRDefault="00DA63EC" w:rsidP="00DA63EC">
      <w:pPr>
        <w:tabs>
          <w:tab w:val="left" w:pos="0"/>
          <w:tab w:val="center" w:pos="2835"/>
        </w:tabs>
        <w:rPr>
          <w:rtl/>
        </w:rPr>
      </w:pPr>
      <w:del w:id="99444" w:author="מנוע מכני" w:date="2026-10-11T12:04:39Z">
        <w:r>
          <w:rPr>
            <w:rtl/>
          </w:rPr>
          <w:delText xml:space="preserve"> </w:delText>
        </w:r>
      </w:del>
      <w:r>
        <w:rPr>
          <w:rtl/>
        </w:rPr>
        <w:t xml:space="preserve">שיתין הוסיפו.</w:t>
      </w:r>
    </w:p>
    <w:p w:rsidR="00DA63EC" w:rsidRDefault="00DA63EC" w:rsidP="00DA63EC">
      <w:pPr>
        <w:tabs>
          <w:tab w:val="left" w:pos="0"/>
          <w:tab w:val="center" w:pos="2835"/>
        </w:tabs>
        <w:rPr>
          <w:rtl/>
        </w:rPr>
      </w:pPr>
      <w:ins w:id="97145" w:author="מנוע מכני" w:date="2026-10-11T12:04:39Z">
        <w:r>
          <w:rPr>
            <w:rtl/>
          </w:rPr>
          <w:t xml:space="preserve">מתחילה</w:t>
        </w:r>
      </w:ins>
      <w:del w:id="97146" w:author="מנוע מכני" w:date="2026-10-11T12:04:39Z">
        <w:r>
          <w:rPr>
            <w:rtl/>
          </w:rPr>
          <w:delText xml:space="preserve">מעיקרא</w:delText>
        </w:r>
      </w:del>
      <w:r>
        <w:rPr>
          <w:rtl/>
        </w:rPr>
        <w:t xml:space="preserve"> סבור: מזבח אדמה - שהוא אטום באדמה</w:t>
      </w:r>
      <w:ins w:id="94725" w:author="מנוע מכני" w:date="2026-10-11T12:04:39Z">
        <w:r>
          <w:rPr>
            <w:rtl/>
          </w:rPr>
          <w:t xml:space="preserve">,</w:t>
        </w:r>
      </w:ins>
      <w:del w:id="94726" w:author="מנוע מכני" w:date="2026-10-11T12:04:39Z">
        <w:r>
          <w:rPr>
            <w:rtl/>
          </w:rPr>
          <w:delText xml:space="preserve">;</w:delText>
        </w:r>
      </w:del>
    </w:p>
    <w:p w:rsidR="00DA63EC" w:rsidRDefault="00DA63EC" w:rsidP="00DA63EC">
      <w:pPr>
        <w:tabs>
          <w:tab w:val="left" w:pos="0"/>
          <w:tab w:val="center" w:pos="2835"/>
        </w:tabs>
        <w:rPr>
          <w:rtl/>
        </w:rPr>
      </w:pPr>
      <w:r>
        <w:rPr>
          <w:rtl/>
        </w:rPr>
        <w:t>ולבסוף סבור: שתיה כאכילה, ו</w:t>
      </w:r>
      <w:r>
        <w:rPr>
          <w:rFonts w:hint="cs"/>
          <w:rtl/>
        </w:rPr>
        <w:t xml:space="preserve">הך </w:t>
      </w:r>
      <w:r>
        <w:rPr>
          <w:rtl/>
        </w:rPr>
        <w:t xml:space="preserve">מזבח אדמה? שהוא מחובר באדמה, שלא יבננו </w:t>
      </w:r>
      <w:r>
        <w:rPr>
          <w:rtl/>
        </w:rPr>
        <w:t xml:space="preserve">לא</w:t>
      </w:r>
      <w:r>
        <w:rPr>
          <w:rtl/>
        </w:rPr>
        <w:t xml:space="preserve"> </w:t>
      </w:r>
      <w:r>
        <w:rPr>
          <w:rtl/>
        </w:rPr>
        <w:t xml:space="preserve">ע"ג</w:t>
      </w:r>
      <w:r>
        <w:rPr>
          <w:rtl/>
        </w:rPr>
        <w:t xml:space="preserve"> כיפים ולא על גבי מחילות.</w:t>
      </w:r>
    </w:p>
    <w:p w:rsidR="00DA63EC" w:rsidRDefault="00DA63EC" w:rsidP="00DA63EC">
      <w:pPr>
        <w:pStyle w:val="afff3"/>
        <w:framePr w:wrap="around"/>
        <w:rPr>
          <w:rtl/>
        </w:rPr>
      </w:pPr>
      <w:r>
        <w:rPr>
          <w:rFonts w:hint="cs"/>
          <w:rtl/>
        </w:rPr>
        <w:t>סב.</w:t>
      </w:r>
    </w:p>
    <w:p>
      <w:pPr>
        <w:pStyle w:val="afffff8"/>
        <w:rPr>
          <w:ins w:id="90357" w:author="קלוד" w:date="2026-10-11T12:29:36Z"/>
        </w:rPr>
      </w:pPr>
      <w:ins w:id="90358" w:author="קלוד" w:date="2026-10-11T12:29:36Z">
        <w:r>
          <w:rPr>
            <w:color w:val="7B3F00"/>
          </w:rPr>
          <w:t xml:space="preserve">'זה מזבח לעולה' - ידיעת מקום המזבח בבית שני</w:t>
        </w:r>
      </w:ins>
    </w:p>
    <w:p>
      <w:pPr>
        <w:pStyle w:val="38"/>
        <w:rPr>
          <w:ins w:id="99445" w:author="מנוע מכני" w:date="2026-10-11T12:04:39Z"/>
        </w:rPr>
      </w:pPr>
      <w:r>
        <w:t xml:space="preserve">רב יוסף:</w:t>
      </w:r>
    </w:p>
    <w:p w:rsidR="00DA63EC" w:rsidRDefault="00DA63EC" w:rsidP="00DA63EC">
      <w:pPr>
        <w:tabs>
          <w:tab w:val="left" w:pos="0"/>
          <w:tab w:val="center" w:pos="2835"/>
        </w:tabs>
        <w:rPr>
          <w:rtl/>
        </w:rPr>
      </w:pPr>
      <w:del w:id="99446" w:author="מנוע מכני" w:date="2026-10-11T12:04:39Z">
        <w:r>
          <w:rPr>
            <w:rFonts w:hint="cs"/>
            <w:rtl/>
          </w:rPr>
          <w:delText xml:space="preserve"> </w:delText>
        </w:r>
      </w:del>
      <w:r>
        <w:rPr>
          <w:rtl/>
        </w:rPr>
        <w:t>קרא אשכח ודרש:</w:t>
      </w:r>
      <w:r w:rsidRPr="00464129">
        <w:rPr>
          <w:rStyle w:val="afffff0"/>
          <w:rtl/>
        </w:rPr>
        <w:t xml:space="preserve"> </w:t>
      </w:r>
      <w:r w:rsidRPr="00464129">
        <w:rPr>
          <w:rStyle w:val="afffff0"/>
          <w:rFonts w:hint="cs"/>
          <w:rtl/>
        </w:rPr>
        <w:t>'</w:t>
      </w:r>
      <w:ins w:id="90875" w:author="Claude - סמנטי" w:date="2026-10-11T12:26:16Z">
        <w:r>
          <w:rPr>
            <w:rStyle w:val="afffff0"/>
            <w:rtl/>
          </w:rPr>
          <w:t xml:space="preserve">וַיֹּאמֶר דָּוִיד זֶה הוּא בֵּית ה</w:t>
        </w:r>
      </w:ins>
      <w:del w:id="90876" w:author="Claude - סמנטי" w:date="2026-10-11T12:26:16Z">
        <w:r w:rsidRPr="00464129">
          <w:rPr>
            <w:rStyle w:val="afffff0"/>
            <w:rtl/>
          </w:rPr>
          <w:delText xml:space="preserve">ויאמר דויד זה הוא בית ה</w:delText>
        </w:r>
      </w:del>
      <w:r w:rsidR="005608A0">
        <w:rPr>
          <w:rStyle w:val="afffff0"/>
          <w:rtl/>
        </w:rPr>
        <w:t>'</w:t>
      </w:r>
      <w:r w:rsidRPr="00464129">
        <w:rPr>
          <w:rStyle w:val="afffff0"/>
          <w:rtl/>
        </w:rPr>
        <w:t xml:space="preserve"> האלהים וזה מזבח לעולה לישראל</w:t>
      </w:r>
      <w:r w:rsidRPr="00464129">
        <w:rPr>
          <w:rStyle w:val="afffff0"/>
          <w:rFonts w:hint="cs"/>
          <w:rtl/>
        </w:rPr>
        <w:t>'</w:t>
      </w:r>
      <w:r w:rsidRPr="00464129">
        <w:rPr>
          <w:rStyle w:val="afffff0"/>
          <w:rtl/>
        </w:rPr>
        <w:t>,</w:t>
      </w:r>
      <w:r>
        <w:rPr>
          <w:rtl/>
        </w:rPr>
        <w:t xml:space="preserve"> כבית, מה בית ששים אמה, אף מזבח ששים אמה.</w:t>
      </w:r>
      <w:r>
        <w:rPr>
          <w:rFonts w:hint="cs"/>
          <w:rtl/>
        </w:rPr>
        <w:t xml:space="preserve"> </w:t>
      </w:r>
      <w:r>
        <w:rPr>
          <w:rtl/>
        </w:rPr>
        <w:t xml:space="preserve">בית מינכרא צורתו, </w:t>
      </w:r>
    </w:p>
    <w:p w:rsidR="00DA63EC" w:rsidRDefault="00DA63EC" w:rsidP="00DA63EC">
      <w:pPr>
        <w:tabs>
          <w:tab w:val="left" w:pos="0"/>
          <w:tab w:val="center" w:pos="2835"/>
        </w:tabs>
        <w:rPr>
          <w:b/>
          <w:bCs/>
          <w:rtl/>
        </w:rPr>
      </w:pPr>
      <w:r>
        <w:rPr>
          <w:rFonts w:hint="cs"/>
          <w:rtl/>
        </w:rPr>
        <w:t>ו</w:t>
      </w:r>
      <w:r>
        <w:rPr>
          <w:rtl/>
        </w:rPr>
        <w:t>מזבח ידעי</w:t>
      </w:r>
      <w:r>
        <w:rPr>
          <w:rFonts w:hint="cs"/>
          <w:rtl/>
        </w:rPr>
        <w:t xml:space="preserve"> </w:t>
      </w:r>
      <w:r>
        <w:rPr>
          <w:rStyle w:val="2fb"/>
          <w:rFonts w:hint="cs"/>
          <w:rtl/>
        </w:rPr>
        <w:t xml:space="preserve">כר</w:t>
      </w:r>
      <w:r>
        <w:rPr>
          <w:rStyle w:val="2fb"/>
          <w:rtl/>
        </w:rPr>
        <w:t>"</w:t>
      </w:r>
      <w:r>
        <w:rPr>
          <w:rStyle w:val="2fb"/>
          <w:rFonts w:hint="cs"/>
          <w:rtl/>
        </w:rPr>
        <w:t xml:space="preserve">א</w:t>
      </w:r>
      <w:r>
        <w:rPr>
          <w:rFonts w:hint="cs"/>
          <w:rtl/>
        </w:rPr>
        <w:t xml:space="preserve"> ד</w:t>
      </w:r>
      <w:r>
        <w:rPr>
          <w:rtl/>
        </w:rPr>
        <w:t>ראו מזבח בנוי ומיכאל השר הגדול עומד ומקריב עליו.</w:t>
      </w:r>
    </w:p>
    <w:p w:rsidR="00DA63EC" w:rsidRDefault="00DA63EC" w:rsidP="00DA63EC">
      <w:pPr>
        <w:tabs>
          <w:tab w:val="left" w:pos="0"/>
          <w:tab w:val="center" w:pos="2835"/>
        </w:tabs>
        <w:rPr>
          <w:b/>
          <w:bCs/>
          <w:rtl/>
        </w:rPr>
      </w:pPr>
      <w:r w:rsidRPr="00891B40">
        <w:rPr>
          <w:rFonts w:hint="cs"/>
          <w:b/>
          <w:bCs/>
          <w:rtl/>
        </w:rPr>
        <w:t>ב.</w:t>
      </w:r>
      <w:r>
        <w:rPr>
          <w:rtl/>
        </w:rPr>
        <w:t xml:space="preserve"> ור' יצחק נפחא </w:t>
      </w:r>
      <w:r>
        <w:rPr>
          <w:rtl/>
        </w:rPr>
        <w:t xml:space="preserve">אמר</w:t>
      </w:r>
      <w:r>
        <w:rPr>
          <w:rtl/>
        </w:rPr>
        <w:t xml:space="preserve">: אפרו של יצחק ראו שמונח באותו מקום.</w:t>
      </w:r>
    </w:p>
    <w:p>
      <w:pPr>
        <w:pStyle w:val="38"/>
        <w:rPr>
          <w:ins w:id="99447" w:author="מנוע מכני" w:date="2026-10-11T12:04:39Z"/>
        </w:rPr>
      </w:pPr>
      <w:r w:rsidRPr="00891B40">
        <w:t>ג.</w:t>
      </w:r>
      <w:r>
        <w:t xml:space="preserve"> </w:t>
      </w:r>
      <w:r>
        <w:t>ור</w:t>
      </w:r>
      <w:r>
        <w:t>שב</w:t>
      </w:r>
      <w:r>
        <w:t>"</w:t>
      </w:r>
      <w:r>
        <w:t>נ</w:t>
      </w:r>
      <w:r>
        <w:t xml:space="preserve">:</w:t>
      </w:r>
    </w:p>
    <w:p w:rsidR="00DA63EC" w:rsidRDefault="00DA63EC" w:rsidP="00DA63EC">
      <w:pPr>
        <w:tabs>
          <w:tab w:val="left" w:pos="0"/>
          <w:tab w:val="center" w:pos="2835"/>
        </w:tabs>
        <w:rPr>
          <w:b/>
          <w:bCs/>
          <w:rtl/>
        </w:rPr>
      </w:pPr>
      <w:del w:id="99448" w:author="מנוע מכני" w:date="2026-10-11T12:04:39Z">
        <w:r>
          <w:rPr>
            <w:rtl/>
          </w:rPr>
          <w:delText xml:space="preserve"> </w:delText>
        </w:r>
      </w:del>
      <w:r>
        <w:rPr>
          <w:rtl/>
        </w:rPr>
        <w:t xml:space="preserve">מכל הבית כולו הריחו ריח קטרת, משם הריחו ריח אברים.</w:t>
      </w:r>
    </w:p>
    <w:p>
      <w:pPr>
        <w:pStyle w:val="38"/>
        <w:rPr>
          <w:ins w:id="99449" w:author="מנוע מכני" w:date="2026-10-11T12:04:39Z"/>
        </w:rPr>
      </w:pPr>
      <w:r w:rsidRPr="00891B40">
        <w:t>ד.</w:t>
      </w:r>
      <w:r>
        <w:t xml:space="preserve"> רבב</w:t>
      </w:r>
      <w:r>
        <w:t>"</w:t>
      </w:r>
      <w:r>
        <w:t>ח מרי</w:t>
      </w:r>
      <w:r>
        <w:t>"</w:t>
      </w:r>
      <w:r>
        <w:t>ו</w:t>
      </w:r>
      <w:r>
        <w:t xml:space="preserve">:</w:t>
      </w:r>
    </w:p>
    <w:p w:rsidR="00DA63EC" w:rsidRDefault="00DA63EC" w:rsidP="00DA63EC">
      <w:pPr>
        <w:tabs>
          <w:tab w:val="left" w:pos="0"/>
          <w:tab w:val="center" w:pos="2835"/>
        </w:tabs>
        <w:rPr>
          <w:rtl/>
        </w:rPr>
      </w:pPr>
      <w:del w:id="99450" w:author="מנוע מכני" w:date="2026-10-11T12:04:39Z">
        <w:r>
          <w:rPr>
            <w:rtl/>
          </w:rPr>
          <w:delText xml:space="preserve"> </w:delText>
        </w:r>
      </w:del>
      <w:r>
        <w:rPr>
          <w:rtl/>
        </w:rPr>
        <w:t xml:space="preserve">שלשה נביאים עלו עמהם מן הגולה, אחד שהעיד להם על המזבח, ואחד שהעיד להם על מקום המזבח, ואחד שהעיד להם שמקריבין </w:t>
      </w:r>
      <w:ins w:id="94017" w:author="מנוע מכני" w:date="2026-10-11T12:04:39Z">
        <w:r>
          <w:rPr>
            <w:rtl/>
          </w:rPr>
          <w:t xml:space="preserve">אף</w:t>
        </w:r>
      </w:ins>
      <w:del w:id="94018" w:author="מנוע מכני" w:date="2026-10-11T12:04:39Z">
        <w:r>
          <w:rPr>
            <w:rtl/>
          </w:rPr>
          <w:delText xml:space="preserve">אע"פ</w:delText>
        </w:r>
      </w:del>
      <w:r>
        <w:rPr>
          <w:rtl/>
        </w:rPr>
        <w:t xml:space="preserve"> שאין בית.</w:t>
      </w:r>
    </w:p>
    <w:p>
      <w:pPr>
        <w:pStyle w:val="38"/>
        <w:rPr>
          <w:ins w:id="99452" w:author="מנוע מכני" w:date="2026-10-11T12:04:39Z"/>
        </w:rPr>
      </w:pPr>
      <w:del w:id="99451" w:author="מנוע מכני" w:date="2026-10-11T12:04:39Z">
        <w:r>
          <w:delText xml:space="preserve">•</w:delText>
        </w:r>
      </w:del>
      <w:r>
        <w:t xml:space="preserve"> במתנ</w:t>
      </w:r>
      <w:r>
        <w:tab/>
        <w:t>יתא תנא, ר</w:t>
      </w:r>
      <w:r>
        <w:t>אב</w:t>
      </w:r>
      <w:r>
        <w:t>"</w:t>
      </w:r>
      <w:r>
        <w:t>י</w:t>
      </w:r>
      <w:r>
        <w:t xml:space="preserve">:</w:t>
      </w:r>
    </w:p>
    <w:p w:rsidR="00DA63EC" w:rsidRDefault="00DA63EC" w:rsidP="00DA63EC">
      <w:pPr>
        <w:tabs>
          <w:tab w:val="left" w:pos="0"/>
          <w:tab w:val="center" w:pos="2835"/>
        </w:tabs>
        <w:rPr>
          <w:rtl/>
        </w:rPr>
      </w:pPr>
      <w:del w:id="99453" w:author="מנוע מכני" w:date="2026-10-11T12:04:39Z">
        <w:r>
          <w:rPr>
            <w:rtl/>
          </w:rPr>
          <w:delText xml:space="preserve"> </w:delText>
        </w:r>
      </w:del>
      <w:r>
        <w:rPr>
          <w:rtl/>
        </w:rPr>
        <w:t xml:space="preserve">שלשה נביאים עלו עמהן מן הגולה, אחד שהעיד להם על המזבח ועל מקום המזבח, </w:t>
      </w:r>
    </w:p>
    <w:p w:rsidR="00DA63EC" w:rsidRDefault="00DA63EC" w:rsidP="00DA63EC">
      <w:pPr>
        <w:tabs>
          <w:tab w:val="left" w:pos="0"/>
          <w:tab w:val="center" w:pos="2835"/>
        </w:tabs>
        <w:rPr>
          <w:rtl/>
        </w:rPr>
      </w:pPr>
      <w:r>
        <w:rPr>
          <w:rtl/>
        </w:rPr>
        <w:tab/>
        <w:t xml:space="preserve">ואחד שהעיד להם שמקריבין </w:t>
      </w:r>
      <w:ins w:id="94019" w:author="מנוע מכני" w:date="2026-10-11T12:04:39Z">
        <w:r>
          <w:rPr>
            <w:rtl/>
          </w:rPr>
          <w:t xml:space="preserve">אף</w:t>
        </w:r>
      </w:ins>
      <w:del w:id="94020" w:author="מנוע מכני" w:date="2026-10-11T12:04:39Z">
        <w:r>
          <w:rPr>
            <w:rtl/>
          </w:rPr>
          <w:tab/>
          <w:delText xml:space="preserve">אע"פ</w:delText>
        </w:r>
      </w:del>
      <w:r>
        <w:rPr>
          <w:rtl/>
        </w:rPr>
        <w:tab/>
        <w:t xml:space="preserve"> שאין בית, </w:t>
      </w:r>
    </w:p>
    <w:p w:rsidR="00DA63EC" w:rsidRDefault="00DA63EC" w:rsidP="00DA63EC">
      <w:pPr>
        <w:tabs>
          <w:tab w:val="left" w:pos="0"/>
          <w:tab w:val="center" w:pos="2835"/>
        </w:tabs>
        <w:rPr>
          <w:rtl/>
        </w:rPr>
      </w:pPr>
      <w:r>
        <w:rPr>
          <w:rtl/>
        </w:rPr>
        <w:tab/>
        <w:t>ואחד שהעיד להם על התורה שתכתב אשורית.</w:t>
      </w:r>
    </w:p>
    <w:p w:rsidR="00DA63EC" w:rsidRDefault="00DA63EC" w:rsidP="00DA63EC">
      <w:pPr>
        <w:tabs>
          <w:tab w:val="left" w:pos="0"/>
          <w:tab w:val="center" w:pos="2835"/>
        </w:tabs>
        <w:rPr>
          <w:rtl/>
        </w:rPr>
      </w:pPr>
    </w:p>
    <w:p>
      <w:pPr>
        <w:pStyle w:val="afffff8"/>
        <w:rPr>
          <w:ins w:id="90355" w:author="קלוד" w:date="2026-10-11T12:29:36Z"/>
        </w:rPr>
      </w:pPr>
      <w:ins w:id="90356" w:author="קלוד" w:date="2026-10-11T12:29:36Z">
        <w:r>
          <w:rPr>
            <w:color w:val="7B3F00"/>
          </w:rPr>
          <w:t xml:space="preserve">מזבח - קרן, כבש, יסוד וריבוע מעכבין, המדות לא</w:t>
        </w:r>
      </w:ins>
    </w:p>
    <w:p>
      <w:pPr>
        <w:pStyle w:val="38"/>
        <w:rPr>
          <w:ins w:id="99455" w:author="מנוע מכני" w:date="2026-10-11T12:04:39Z"/>
        </w:rPr>
      </w:pPr>
      <w:del w:id="99454" w:author="מנוע מכני" w:date="2026-10-11T12:04:39Z">
        <w:r>
          <w:delText xml:space="preserve">•</w:delText>
        </w:r>
      </w:del>
      <w:r>
        <w:t xml:space="preserve"> </w:t>
      </w:r>
      <w:r w:rsidRPr="00891B40">
        <w:t>ת"ר</w:t>
      </w:r>
      <w:r>
        <w:t xml:space="preserve">:</w:t>
      </w:r>
    </w:p>
    <w:p w:rsidR="00DA63EC" w:rsidRDefault="00DA63EC" w:rsidP="00DA63EC">
      <w:pPr>
        <w:tabs>
          <w:tab w:val="left" w:pos="0"/>
          <w:tab w:val="center" w:pos="2835"/>
        </w:tabs>
        <w:rPr>
          <w:rtl/>
        </w:rPr>
      </w:pPr>
      <w:del w:id="99456" w:author="מנוע מכני" w:date="2026-10-11T12:04:39Z">
        <w:r>
          <w:rPr>
            <w:rtl/>
          </w:rPr>
          <w:delText xml:space="preserve"> </w:delText>
        </w:r>
      </w:del>
      <w:r>
        <w:rPr>
          <w:rtl/>
        </w:rPr>
        <w:t xml:space="preserve">קרן וכבש ויסוד וריבוע מעכבין, מדת ארכו ומדת רחבו ומדת קומתו אין מעכבין.</w:t>
      </w:r>
    </w:p>
    <w:p>
      <w:pPr>
        <w:pStyle w:val="38"/>
        <w:rPr>
          <w:ins w:id="99457" w:author="מנוע מכני" w:date="2026-10-11T12:04:39Z"/>
        </w:rPr>
      </w:pPr>
      <w:r>
        <w:t>כר</w:t>
      </w:r>
      <w:r>
        <w:t>"</w:t>
      </w:r>
      <w:r>
        <w:t>ה</w:t>
      </w:r>
      <w:r>
        <w:t xml:space="preserve">:</w:t>
      </w:r>
    </w:p>
    <w:p w:rsidR="00DA63EC" w:rsidRDefault="00DA63EC" w:rsidP="00DA63EC">
      <w:pPr>
        <w:tabs>
          <w:tab w:val="left" w:pos="0"/>
          <w:tab w:val="center" w:pos="2835"/>
        </w:tabs>
        <w:rPr>
          <w:rtl/>
        </w:rPr>
      </w:pPr>
      <w:del w:id="99458" w:author="מנוע מכני" w:date="2026-10-11T12:04:39Z">
        <w:r>
          <w:rPr>
            <w:rtl/>
          </w:rPr>
          <w:delText xml:space="preserve"> </w:delText>
        </w:r>
      </w:del>
      <w:r>
        <w:rPr>
          <w:rFonts w:hint="cs"/>
          <w:rtl/>
        </w:rPr>
        <w:t xml:space="preserve">מקרא </w:t>
      </w:r>
      <w:r>
        <w:rPr>
          <w:rtl/>
        </w:rPr>
        <w:t>המזבח, כל מקום שנאמר המזבח - לעכב.</w:t>
      </w:r>
    </w:p>
    <w:p>
      <w:pPr>
        <w:pStyle w:val="38"/>
        <w:rPr>
          <w:ins w:id="99459" w:author="מנוע מכני" w:date="2026-10-11T12:04:39Z"/>
        </w:rPr>
      </w:pPr>
      <w:r>
        <w:t xml:space="preserve">והך</w:t>
      </w:r>
    </w:p>
    <w:p w:rsidR="00DA63EC" w:rsidRDefault="00DA63EC" w:rsidP="00DA63EC">
      <w:pPr>
        <w:tabs>
          <w:tab w:val="left" w:pos="0"/>
          <w:tab w:val="center" w:pos="2835"/>
        </w:tabs>
        <w:rPr>
          <w:rtl/>
        </w:rPr>
      </w:pPr>
      <w:del w:id="99460" w:author="מנוע מכני" w:date="2026-10-11T12:04:39Z">
        <w:r>
          <w:rPr>
            <w:rFonts w:hint="cs"/>
            <w:rtl/>
          </w:rPr>
          <w:delText xml:space="preserve"> </w:delText>
        </w:r>
      </w:del>
      <w:r>
        <w:rPr>
          <w:rFonts w:hint="cs"/>
          <w:rtl/>
        </w:rPr>
        <w:t xml:space="preserve">ד</w:t>
      </w:r>
      <w:r>
        <w:rPr>
          <w:rtl/>
        </w:rPr>
        <w:t xml:space="preserve">כיור </w:t>
      </w:r>
      <w:r>
        <w:rPr>
          <w:rStyle w:val="2fb"/>
          <w:rtl/>
        </w:rPr>
        <w:t xml:space="preserve">לרבי</w:t>
      </w:r>
      <w:r>
        <w:rPr>
          <w:rtl/>
        </w:rPr>
        <w:t xml:space="preserve">, וסובב </w:t>
      </w:r>
      <w:r>
        <w:rPr>
          <w:rStyle w:val="2fb"/>
          <w:rtl/>
        </w:rPr>
        <w:t xml:space="preserve">לר</w:t>
      </w:r>
      <w:r>
        <w:rPr>
          <w:rStyle w:val="2fb"/>
          <w:rFonts w:hint="cs"/>
          <w:rtl/>
        </w:rPr>
        <w:t>יב</w:t>
      </w:r>
      <w:r>
        <w:rPr>
          <w:rStyle w:val="2fb"/>
          <w:rtl/>
        </w:rPr>
        <w:t>"</w:t>
      </w:r>
      <w:r>
        <w:rPr>
          <w:rStyle w:val="2fb"/>
          <w:rFonts w:hint="cs"/>
          <w:rtl/>
        </w:rPr>
        <w:t xml:space="preserve">י</w:t>
      </w:r>
      <w:ins w:id="94727" w:author="מנוע מכני" w:date="2026-10-11T12:04:39Z">
        <w:r>
          <w:rPr>
            <w:rFonts w:hint="cs"/>
            <w:rtl/>
          </w:rPr>
          <w:t xml:space="preserve"> </w:t>
        </w:r>
      </w:ins>
      <w:del w:id="94728" w:author="מנוע מכני" w:date="2026-10-11T12:04:39Z">
        <w:r>
          <w:rPr>
            <w:rFonts w:hint="cs"/>
            <w:rtl/>
          </w:rPr>
          <w:delText xml:space="preserve">  </w:delText>
        </w:r>
      </w:del>
      <w:r>
        <w:rPr>
          <w:rFonts w:hint="cs"/>
          <w:rtl/>
        </w:rPr>
        <w:t xml:space="preserve">ה</w:t>
      </w:r>
      <w:r>
        <w:rPr>
          <w:rtl/>
        </w:rPr>
        <w:t>"</w:t>
      </w:r>
      <w:r>
        <w:rPr>
          <w:rFonts w:hint="cs"/>
          <w:rtl/>
        </w:rPr>
        <w:t xml:space="preserve">נ</w:t>
      </w:r>
      <w:r>
        <w:rPr>
          <w:rFonts w:hint="cs"/>
          <w:rtl/>
        </w:rPr>
        <w:t xml:space="preserve"> </w:t>
      </w:r>
      <w:r>
        <w:rPr>
          <w:rtl/>
        </w:rPr>
        <w:t xml:space="preserve">דמעכב! </w:t>
      </w:r>
      <w:r w:rsidRPr="0046594B">
        <w:rPr>
          <w:rStyle w:val="afffff0"/>
          <w:rtl/>
        </w:rPr>
        <w:t>ד</w:t>
      </w:r>
      <w:r w:rsidRPr="0046594B">
        <w:rPr>
          <w:rStyle w:val="afffff0"/>
          <w:rFonts w:hint="cs"/>
          <w:rtl/>
        </w:rPr>
        <w:t>'</w:t>
      </w:r>
      <w:r w:rsidRPr="0046594B">
        <w:rPr>
          <w:rStyle w:val="afffff0"/>
          <w:rtl/>
        </w:rPr>
        <w:t>ונתתה אותה תחת כרכוב המזבח מלמטה</w:t>
      </w:r>
      <w:r w:rsidRPr="0046594B">
        <w:rPr>
          <w:rStyle w:val="afffff0"/>
          <w:rFonts w:hint="cs"/>
          <w:rtl/>
        </w:rPr>
        <w:t>'</w:t>
      </w:r>
      <w:r w:rsidRPr="0046594B">
        <w:rPr>
          <w:rStyle w:val="afffff0"/>
          <w:rtl/>
        </w:rPr>
        <w:t>,</w:t>
      </w:r>
      <w:r>
        <w:rPr>
          <w:rtl/>
        </w:rPr>
        <w:t xml:space="preserve"> ותניא: איזהו כרכוב? </w:t>
      </w:r>
      <w:r>
        <w:rPr>
          <w:rStyle w:val="2fb"/>
          <w:rtl/>
        </w:rPr>
        <w:t xml:space="preserve">רבי</w:t>
      </w:r>
      <w:r>
        <w:rPr>
          <w:rtl/>
        </w:rPr>
        <w:t xml:space="preserve"> אומר: זה כיור, </w:t>
      </w:r>
      <w:r>
        <w:rPr>
          <w:rStyle w:val="2fb"/>
          <w:rtl/>
        </w:rPr>
        <w:t xml:space="preserve">ר</w:t>
      </w:r>
      <w:r>
        <w:rPr>
          <w:rStyle w:val="2fb"/>
          <w:rFonts w:hint="cs"/>
          <w:rtl/>
        </w:rPr>
        <w:t>יב</w:t>
      </w:r>
      <w:r>
        <w:rPr>
          <w:rStyle w:val="2fb"/>
          <w:rtl/>
        </w:rPr>
        <w:t>"</w:t>
      </w:r>
      <w:r>
        <w:rPr>
          <w:rStyle w:val="2fb"/>
          <w:rFonts w:hint="cs"/>
          <w:rtl/>
        </w:rPr>
        <w:t>י</w:t>
      </w:r>
      <w:r>
        <w:rPr>
          <w:rtl/>
        </w:rPr>
        <w:t xml:space="preserve">: זה הסובב! </w:t>
      </w:r>
    </w:p>
    <w:p>
      <w:pPr>
        <w:pStyle w:val="38"/>
        <w:rPr>
          <w:ins w:id="99461" w:author="מנוע מכני" w:date="2026-10-11T12:04:39Z"/>
        </w:rPr>
      </w:pPr>
      <w:r>
        <w:tab/>
        <w:t xml:space="preserve">דתניא</w:t>
      </w:r>
      <w:del w:id="102809" w:author="Claude" w:date="2026-10-11T09:07:44Z">
        <w:r>
          <w:delText xml:space="preserve">	</w:delText>
        </w:r>
      </w:del>
      <w:r>
        <w:t xml:space="preserve">:</w:t>
      </w:r>
    </w:p>
    <w:p w:rsidR="00DA63EC" w:rsidRDefault="00DA63EC" w:rsidP="00DA63EC">
      <w:pPr>
        <w:tabs>
          <w:tab w:val="left" w:pos="0"/>
          <w:tab w:val="center" w:pos="2835"/>
        </w:tabs>
        <w:rPr>
          <w:rtl/>
        </w:rPr>
      </w:pPr>
      <w:del w:id="99462" w:author="מנוע מכני" w:date="2026-10-11T12:04:39Z">
        <w:r>
          <w:rPr>
            <w:rtl/>
          </w:rPr>
          <w:tab/>
          <w:delText xml:space="preserve"> </w:delText>
        </w:r>
      </w:del>
      <w:r>
        <w:rPr>
          <w:rtl/>
        </w:rPr>
        <w:tab/>
        <w:t xml:space="preserve">אותו היום נפגמה קרן מזבח, והביאו בול של מלח וסתמוהו, ולא מפני שכשר לעבודה, אלא שלא יראה מזבח פגום, שכל מזבח שאין לו קרן וכבש ויסוד וריבוע - פסול, </w:t>
      </w:r>
      <w:r>
        <w:rPr>
          <w:rStyle w:val="2fb"/>
          <w:rtl/>
        </w:rPr>
        <w:tab/>
        <w:t xml:space="preserve">ר</w:t>
      </w:r>
      <w:r>
        <w:rPr>
          <w:rStyle w:val="2fb"/>
          <w:rFonts w:hint="cs"/>
          <w:rtl/>
        </w:rPr>
        <w:t>יב</w:t>
      </w:r>
      <w:r>
        <w:rPr>
          <w:rStyle w:val="2fb"/>
          <w:rtl/>
        </w:rPr>
        <w:t>"</w:t>
      </w:r>
      <w:r>
        <w:rPr>
          <w:rStyle w:val="2fb"/>
          <w:rFonts w:hint="cs"/>
          <w:rtl/>
        </w:rPr>
        <w:t>י</w:t>
      </w:r>
      <w:r>
        <w:rPr>
          <w:rtl/>
        </w:rPr>
        <w:t>: אף הסובב.</w:t>
      </w:r>
    </w:p>
    <w:p w:rsidR="00DA63EC" w:rsidRDefault="00DA63EC" w:rsidP="00DA63EC">
      <w:pPr>
        <w:tabs>
          <w:tab w:val="left" w:pos="0"/>
          <w:tab w:val="center" w:pos="2835"/>
        </w:tabs>
        <w:rPr>
          <w:rtl/>
        </w:rPr>
      </w:pPr>
    </w:p>
    <w:p>
      <w:pPr>
        <w:pStyle w:val="afffff8"/>
        <w:rPr>
          <w:ins w:id="90353" w:author="קלוד" w:date="2026-10-11T12:29:36Z"/>
        </w:rPr>
      </w:pPr>
      <w:ins w:id="90354" w:author="קלוד" w:date="2026-10-11T12:29:36Z">
        <w:r>
          <w:rPr>
            <w:color w:val="7B3F00"/>
          </w:rPr>
          <w:t xml:space="preserve">כרכוב המזבח - בין קרן לקרן והילוך רגלי הכהנים</w:t>
        </w:r>
      </w:ins>
    </w:p>
    <w:p>
      <w:pPr>
        <w:pStyle w:val="38"/>
        <w:rPr>
          <w:ins w:id="99464" w:author="מנוע מכני" w:date="2026-10-11T12:04:39Z"/>
        </w:rPr>
      </w:pPr>
      <w:del w:id="99463" w:author="מנוע מכני" w:date="2026-10-11T12:04:39Z">
        <w:r>
          <w:delText xml:space="preserve">•</w:delText>
        </w:r>
      </w:del>
      <w:r>
        <w:t xml:space="preserve"> </w:t>
      </w:r>
      <w:r w:rsidRPr="00891B40">
        <w:t>ת"ר</w:t>
      </w:r>
      <w:r>
        <w:t xml:space="preserve">:</w:t>
      </w:r>
    </w:p>
    <w:p w:rsidR="00DA63EC" w:rsidRDefault="00DA63EC" w:rsidP="00DA63EC">
      <w:pPr>
        <w:tabs>
          <w:tab w:val="left" w:pos="0"/>
          <w:tab w:val="center" w:pos="2835"/>
        </w:tabs>
        <w:rPr>
          <w:rtl/>
        </w:rPr>
      </w:pPr>
      <w:del w:id="99465" w:author="מנוע מכני" w:date="2026-10-11T12:04:39Z">
        <w:r>
          <w:rPr>
            <w:rtl/>
          </w:rPr>
          <w:delText xml:space="preserve"> </w:delText>
        </w:r>
      </w:del>
      <w:r>
        <w:rPr>
          <w:rtl/>
        </w:rPr>
        <w:t xml:space="preserve">איזהו כרכוב? בין קרן לקרן מקום הילוך רגלי הכהנים אמה.</w:t>
      </w:r>
    </w:p>
    <w:p w:rsidR="00DA63EC" w:rsidRDefault="00DA63EC" w:rsidP="00DA63EC">
      <w:pPr>
        <w:tabs>
          <w:tab w:val="left" w:pos="0"/>
          <w:tab w:val="center" w:pos="2835"/>
        </w:tabs>
        <w:rPr>
          <w:rtl/>
        </w:rPr>
      </w:pPr>
      <w:r>
        <w:rPr>
          <w:rtl/>
        </w:rPr>
        <w:t xml:space="preserve">אטו הכהנים בין קרן לקרן </w:t>
      </w:r>
      <w:ins w:id="96353" w:author="מנוע מכני" w:date="2026-10-11T12:04:39Z">
        <w:r>
          <w:rPr>
            <w:rtl/>
          </w:rPr>
          <w:t xml:space="preserve">היו</w:t>
        </w:r>
      </w:ins>
      <w:del w:id="96354" w:author="מנוע מכני" w:date="2026-10-11T12:04:39Z">
        <w:r>
          <w:rPr>
            <w:rtl/>
          </w:rPr>
          <w:delText xml:space="preserve">הוו</w:delText>
        </w:r>
      </w:del>
      <w:r>
        <w:rPr>
          <w:rtl/>
        </w:rPr>
        <w:t xml:space="preserve"> אזלי? אלא אימא: ומקום הילוך רגלי הכהנים אמה.</w:t>
      </w:r>
    </w:p>
    <w:p>
      <w:pPr>
        <w:pStyle w:val="38"/>
        <w:rPr>
          <w:ins w:id="99466" w:author="מנוע מכני" w:date="2026-10-11T12:04:39Z"/>
        </w:rPr>
      </w:pPr>
      <w:r>
        <w:t>וה</w:t>
      </w:r>
      <w:r>
        <w:t>ך</w:t>
      </w:r>
      <w:r>
        <w:t xml:space="preserve">:</w:t>
      </w:r>
    </w:p>
    <w:p w:rsidR="00DA63EC" w:rsidRDefault="00DA63EC" w:rsidP="00DA63EC">
      <w:pPr>
        <w:tabs>
          <w:tab w:val="left" w:pos="0"/>
          <w:tab w:val="center" w:pos="2835"/>
        </w:tabs>
        <w:rPr>
          <w:rtl/>
        </w:rPr>
      </w:pPr>
      <w:del w:id="99467" w:author="מנוע מכני" w:date="2026-10-11T12:04:39Z">
        <w:r>
          <w:rPr>
            <w:rtl/>
          </w:rPr>
          <w:delText xml:space="preserve"> </w:delText>
        </w:r>
      </w:del>
      <w:r w:rsidRPr="0046594B">
        <w:rPr>
          <w:rStyle w:val="afffff0"/>
          <w:rFonts w:hint="cs"/>
          <w:rtl/>
        </w:rPr>
        <w:t>ד'</w:t>
      </w:r>
      <w:r w:rsidRPr="0046594B">
        <w:rPr>
          <w:rStyle w:val="afffff0"/>
          <w:rtl/>
        </w:rPr>
        <w:t>תחת כרכובו מלמטה עד חציו</w:t>
      </w:r>
      <w:r w:rsidRPr="0046594B">
        <w:rPr>
          <w:rStyle w:val="afffff0"/>
          <w:rFonts w:hint="cs"/>
          <w:rtl/>
        </w:rPr>
        <w:t xml:space="preserve">' </w:t>
      </w:r>
      <w:r>
        <w:rPr>
          <w:rStyle w:val="2fb"/>
          <w:rFonts w:hint="cs"/>
          <w:rtl/>
        </w:rPr>
        <w:t>ארנב</w:t>
      </w:r>
      <w:r>
        <w:rPr>
          <w:rStyle w:val="2fb"/>
          <w:rtl/>
        </w:rPr>
        <w:t>"</w:t>
      </w:r>
      <w:r>
        <w:rPr>
          <w:rStyle w:val="2fb"/>
          <w:rFonts w:hint="cs"/>
          <w:rtl/>
        </w:rPr>
        <w:t>י</w:t>
      </w:r>
      <w:r>
        <w:rPr>
          <w:rtl/>
        </w:rPr>
        <w:t xml:space="preserve">: </w:t>
      </w:r>
      <w:ins w:id="93173" w:author="מנוע מכני" w:date="2026-10-11T12:04:39Z">
        <w:r>
          <w:rPr>
            <w:rtl/>
          </w:rPr>
          <w:t xml:space="preserve">שני</w:t>
        </w:r>
      </w:ins>
      <w:del w:id="93174" w:author="מנוע מכני" w:date="2026-10-11T12:04:39Z">
        <w:r>
          <w:rPr>
            <w:rtl/>
          </w:rPr>
          <w:delText xml:space="preserve">תרי</w:delText>
        </w:r>
      </w:del>
      <w:r>
        <w:rPr>
          <w:rtl/>
        </w:rPr>
        <w:t xml:space="preserve"> </w:t>
      </w:r>
      <w:ins w:id="96355" w:author="מנוע מכני" w:date="2026-10-11T12:04:39Z">
        <w:r>
          <w:rPr>
            <w:rtl/>
          </w:rPr>
          <w:t xml:space="preserve">היו</w:t>
        </w:r>
      </w:ins>
      <w:del w:id="96356" w:author="מנוע מכני" w:date="2026-10-11T12:04:39Z">
        <w:r>
          <w:rPr>
            <w:rtl/>
          </w:rPr>
          <w:delText xml:space="preserve">הוו</w:delText>
        </w:r>
      </w:del>
      <w:r>
        <w:rPr>
          <w:rtl/>
        </w:rPr>
        <w:t xml:space="preserve">, חד לנוי וחד לכהנים, דלא נשתרקו.</w:t>
      </w:r>
    </w:p>
    <w:p w:rsidR="00DA63EC" w:rsidRDefault="00DA63EC" w:rsidP="00DA63EC">
      <w:pPr>
        <w:tabs>
          <w:tab w:val="left" w:pos="0"/>
          <w:tab w:val="center" w:pos="2835"/>
        </w:tabs>
        <w:rPr>
          <w:rtl/>
        </w:rPr>
      </w:pPr>
      <w:r>
        <w:rPr>
          <w:rtl/>
        </w:rPr>
        <w:t>מדת ארכו ומדת רחבו ומדת קומתו אין מעכבין.</w:t>
      </w:r>
    </w:p>
    <w:p>
      <w:pPr>
        <w:pStyle w:val="38"/>
        <w:rPr>
          <w:ins w:id="99469" w:author="מנוע מכני" w:date="2026-10-11T12:04:39Z"/>
        </w:rPr>
      </w:pPr>
      <w:del w:id="99468" w:author="מנוע מכני" w:date="2026-10-11T12:04:39Z">
        <w:r>
          <w:delText xml:space="preserve">•</w:delText>
        </w:r>
      </w:del>
      <w:r>
        <w:t xml:space="preserve"> א"ר מני:</w:t>
      </w:r>
    </w:p>
    <w:p w:rsidR="00DA63EC" w:rsidRDefault="00DA63EC" w:rsidP="00DA63EC">
      <w:pPr>
        <w:tabs>
          <w:tab w:val="left" w:pos="0"/>
          <w:tab w:val="center" w:pos="2835"/>
        </w:tabs>
        <w:rPr>
          <w:rtl/>
        </w:rPr>
      </w:pPr>
      <w:del w:id="99470" w:author="מנוע מכני" w:date="2026-10-11T12:04:39Z">
        <w:r>
          <w:rPr>
            <w:rtl/>
          </w:rPr>
          <w:delText xml:space="preserve"> </w:delText>
        </w:r>
      </w:del>
      <w:r>
        <w:rPr>
          <w:rtl/>
        </w:rPr>
        <w:t xml:space="preserve">ובלבד שלא יפחתנו ממזבח שעשה משה.</w:t>
      </w:r>
    </w:p>
    <w:p w:rsidR="00DA63EC" w:rsidRDefault="00DA63EC" w:rsidP="00DA63EC">
      <w:pPr>
        <w:tabs>
          <w:tab w:val="left" w:pos="0"/>
          <w:tab w:val="center" w:pos="2835"/>
        </w:tabs>
        <w:rPr>
          <w:rtl/>
        </w:rPr>
      </w:pPr>
      <w:r>
        <w:rPr>
          <w:rtl/>
        </w:rPr>
        <w:t xml:space="preserve">וכמה? </w:t>
      </w:r>
      <w:r>
        <w:rPr>
          <w:rtl/>
        </w:rPr>
        <w:t xml:space="preserve">אמר</w:t>
      </w:r>
      <w:r>
        <w:rPr>
          <w:rtl/>
        </w:rPr>
        <w:t xml:space="preserve"> </w:t>
      </w:r>
      <w:r>
        <w:rPr>
          <w:rStyle w:val="2fb"/>
          <w:rtl/>
        </w:rPr>
        <w:t xml:space="preserve">רב יוסף</w:t>
      </w:r>
      <w:r>
        <w:rPr>
          <w:rtl/>
        </w:rPr>
        <w:t xml:space="preserve">: אמה.</w:t>
      </w:r>
    </w:p>
    <w:p w:rsidR="00DA63EC" w:rsidRDefault="00DA63EC" w:rsidP="00DA63EC">
      <w:pPr>
        <w:tabs>
          <w:tab w:val="left" w:pos="0"/>
          <w:tab w:val="center" w:pos="2835"/>
        </w:tabs>
        <w:rPr>
          <w:rtl/>
        </w:rPr>
      </w:pPr>
      <w:r>
        <w:rPr>
          <w:rtl/>
        </w:rPr>
        <w:t xml:space="preserve">מחכו </w:t>
      </w:r>
      <w:ins w:id="93175" w:author="מנוע מכני" w:date="2026-10-11T12:04:39Z">
        <w:r>
          <w:rPr>
            <w:rtl/>
          </w:rPr>
          <w:t xml:space="preserve">עליו</w:t>
        </w:r>
      </w:ins>
      <w:del w:id="93176" w:author="מנוע מכני" w:date="2026-10-11T12:04:39Z">
        <w:r>
          <w:rPr>
            <w:rtl/>
          </w:rPr>
          <w:delText xml:space="preserve">עליה</w:delText>
        </w:r>
      </w:del>
      <w:r>
        <w:rPr>
          <w:rtl/>
        </w:rPr>
        <w:t xml:space="preserve">, </w:t>
      </w:r>
      <w:r>
        <w:rPr>
          <w:rStyle w:val="afffff0"/>
          <w:rtl/>
          <w:rPrChange w:id="9036" w:author="מנוע פסוקים" w:date="2026-10-11T09:29:40Z">
            <w:rPr>
              <w:rtl/>
            </w:rPr>
          </w:rPrChange>
        </w:rPr>
        <w:t xml:space="preserve">חמש אמות ארך וחמש אמות רוחב רבוע יהיה המזבח</w:t>
      </w:r>
      <w:r>
        <w:rPr>
          <w:rtl/>
        </w:rPr>
        <w:t xml:space="preserve">! </w:t>
      </w:r>
    </w:p>
    <w:p>
      <w:pPr>
        <w:pStyle w:val="38"/>
        <w:rPr>
          <w:ins w:id="99471" w:author="מנוע מכני" w:date="2026-10-11T12:04:39Z"/>
        </w:rPr>
      </w:pPr>
      <w:r>
        <w:t>א</w:t>
      </w:r>
      <w:r>
        <w:t>"</w:t>
      </w:r>
      <w:r>
        <w:t xml:space="preserve">ל</w:t>
      </w:r>
      <w:r>
        <w:t xml:space="preserve"> </w:t>
      </w:r>
      <w:r>
        <w:t xml:space="preserve">אביי:</w:t>
      </w:r>
    </w:p>
    <w:p w:rsidR="00DA63EC" w:rsidRDefault="00DA63EC" w:rsidP="00DA63EC">
      <w:pPr>
        <w:tabs>
          <w:tab w:val="left" w:pos="0"/>
          <w:tab w:val="center" w:pos="2835"/>
        </w:tabs>
        <w:rPr>
          <w:rtl/>
        </w:rPr>
      </w:pPr>
      <w:del w:id="99472" w:author="מנוע מכני" w:date="2026-10-11T12:04:39Z">
        <w:r>
          <w:rPr>
            <w:rtl/>
          </w:rPr>
          <w:delText xml:space="preserve"> </w:delText>
        </w:r>
      </w:del>
      <w:ins w:id="93177" w:author="מנוע מכני" w:date="2026-10-11T12:04:39Z">
        <w:r>
          <w:rPr>
            <w:rtl/>
          </w:rPr>
          <w:t xml:space="preserve">שמא</w:t>
        </w:r>
      </w:ins>
      <w:del w:id="93178" w:author="מנוע מכני" w:date="2026-10-11T12:04:39Z">
        <w:r>
          <w:rPr>
            <w:rtl/>
          </w:rPr>
          <w:delText xml:space="preserve">דלמא</w:delText>
        </w:r>
      </w:del>
      <w:r>
        <w:rPr>
          <w:rtl/>
        </w:rPr>
        <w:t xml:space="preserve"> מקום מערכה </w:t>
      </w:r>
      <w:ins w:id="93179" w:author="מנוע מכני" w:date="2026-10-11T12:04:39Z">
        <w:r>
          <w:rPr>
            <w:rtl/>
          </w:rPr>
          <w:t xml:space="preserve">אומר</w:t>
        </w:r>
      </w:ins>
      <w:del w:id="93180" w:author="מנוע מכני" w:date="2026-10-11T12:04:39Z">
        <w:r>
          <w:rPr>
            <w:rtl/>
          </w:rPr>
          <w:delText xml:space="preserve">קאמר</w:delText>
        </w:r>
      </w:del>
      <w:r>
        <w:rPr>
          <w:rtl/>
        </w:rPr>
        <w:t xml:space="preserve"> </w:t>
      </w:r>
    </w:p>
    <w:p>
      <w:pPr>
        <w:pStyle w:val="38"/>
        <w:rPr>
          <w:ins w:id="99473" w:author="מנוע מכני" w:date="2026-10-11T12:04:39Z"/>
        </w:rPr>
      </w:pPr>
      <w:r>
        <w:t xml:space="preserve">א"ל</w:t>
      </w:r>
      <w:r>
        <w:t xml:space="preserve">:</w:t>
      </w:r>
    </w:p>
    <w:p w:rsidR="00DA63EC" w:rsidRDefault="00DA63EC" w:rsidP="00DA63EC">
      <w:pPr>
        <w:tabs>
          <w:tab w:val="left" w:pos="0"/>
          <w:tab w:val="center" w:pos="2835"/>
        </w:tabs>
        <w:rPr>
          <w:rtl/>
        </w:rPr>
      </w:pPr>
      <w:del w:id="99474" w:author="מנוע מכני" w:date="2026-10-11T12:04:39Z">
        <w:r>
          <w:rPr>
            <w:rtl/>
          </w:rPr>
          <w:delText xml:space="preserve"> </w:delText>
        </w:r>
      </w:del>
      <w:r>
        <w:rPr>
          <w:rtl/>
        </w:rPr>
        <w:t xml:space="preserve">מר </w:t>
      </w:r>
      <w:ins w:id="97147" w:author="מנוע מכני" w:date="2026-10-11T12:04:39Z">
        <w:r>
          <w:rPr>
            <w:rtl/>
          </w:rPr>
          <w:t xml:space="preserve">דאדם</w:t>
        </w:r>
      </w:ins>
      <w:del w:id="97148" w:author="מנוע מכני" w:date="2026-10-11T12:04:39Z">
        <w:r>
          <w:rPr>
            <w:rtl/>
          </w:rPr>
          <w:delText xml:space="preserve">דגברא</w:delText>
        </w:r>
      </w:del>
      <w:r>
        <w:rPr>
          <w:rtl/>
        </w:rPr>
        <w:t xml:space="preserve"> </w:t>
      </w:r>
      <w:r>
        <w:rPr>
          <w:rStyle w:val="2fb"/>
          <w:rtl/>
        </w:rPr>
        <w:t xml:space="preserve">רבה</w:t>
      </w:r>
      <w:r>
        <w:rPr>
          <w:rtl/>
        </w:rPr>
        <w:t xml:space="preserve"> הוא, ידע </w:t>
      </w:r>
      <w:ins w:id="93181" w:author="מנוע מכני" w:date="2026-10-11T12:04:39Z">
        <w:r>
          <w:rPr>
            <w:rtl/>
          </w:rPr>
          <w:t xml:space="preserve">מה</w:t>
        </w:r>
      </w:ins>
      <w:del w:id="93182" w:author="מנוע מכני" w:date="2026-10-11T12:04:39Z">
        <w:r>
          <w:rPr>
            <w:rtl/>
          </w:rPr>
          <w:delText xml:space="preserve">מאי</w:delText>
        </w:r>
      </w:del>
      <w:r>
        <w:rPr>
          <w:rtl/>
        </w:rPr>
        <w:t xml:space="preserve"> </w:t>
      </w:r>
      <w:ins w:id="90193" w:author="Claude - סמנטי" w:date="2026-10-11T12:26:16Z">
        <w:r>
          <w:rPr>
            <w:rtl/>
          </w:rPr>
          <w:t xml:space="preserve">אומר</w:t>
        </w:r>
      </w:ins>
      <w:del w:id="90194" w:author="Claude - סמנטי" w:date="2026-10-11T12:26:16Z">
        <w:r>
          <w:rPr>
            <w:rtl/>
          </w:rPr>
          <w:delText xml:space="preserve">קאמינא</w:delText>
        </w:r>
      </w:del>
      <w:r>
        <w:rPr>
          <w:rtl/>
        </w:rPr>
        <w:t xml:space="preserve">.</w:t>
      </w:r>
    </w:p>
    <w:p w:rsidR="00DA63EC" w:rsidRDefault="00DA63EC" w:rsidP="00DA63EC">
      <w:pPr>
        <w:tabs>
          <w:tab w:val="left" w:pos="0"/>
          <w:tab w:val="center" w:pos="2835"/>
        </w:tabs>
        <w:rPr>
          <w:rtl/>
        </w:rPr>
      </w:pPr>
      <w:r>
        <w:rPr>
          <w:rtl/>
        </w:rPr>
        <w:t xml:space="preserve">קרי </w:t>
      </w:r>
      <w:ins w:id="93183" w:author="מנוע מכני" w:date="2026-10-11T12:04:39Z">
        <w:r>
          <w:rPr>
            <w:rtl/>
          </w:rPr>
          <w:t xml:space="preserve">עליהם</w:t>
        </w:r>
      </w:ins>
      <w:del w:id="93184" w:author="מנוע מכני" w:date="2026-10-11T12:04:39Z">
        <w:r>
          <w:rPr>
            <w:rtl/>
          </w:rPr>
          <w:delText xml:space="preserve">עלייהו</w:delText>
        </w:r>
      </w:del>
      <w:r>
        <w:rPr>
          <w:rtl/>
        </w:rPr>
        <w:t xml:space="preserve">: בני קטורה.</w:t>
      </w:r>
    </w:p>
    <w:p w:rsidR="00DA63EC" w:rsidRDefault="00DA63EC" w:rsidP="00DA63EC">
      <w:pPr>
        <w:pStyle w:val="afff3"/>
        <w:framePr w:wrap="around"/>
        <w:rPr>
          <w:rtl/>
        </w:rPr>
      </w:pPr>
      <w:r>
        <w:rPr>
          <w:rFonts w:hint="cs"/>
          <w:rtl/>
        </w:rPr>
        <w:t>סב:</w:t>
      </w:r>
    </w:p>
    <w:p w:rsidR="00DA63EC" w:rsidRDefault="00DA63EC" w:rsidP="00DA63EC">
      <w:pPr>
        <w:tabs>
          <w:tab w:val="left" w:pos="0"/>
          <w:tab w:val="center" w:pos="2835"/>
        </w:tabs>
        <w:rPr>
          <w:rtl/>
        </w:rPr>
      </w:pPr>
      <w:r>
        <w:rPr>
          <w:rtl/>
        </w:rPr>
        <w:t>בני אח</w:t>
      </w:r>
      <w:r>
        <w:rPr>
          <w:rFonts w:hint="cs"/>
          <w:rtl/>
        </w:rPr>
        <w:t>ות</w:t>
      </w:r>
      <w:r>
        <w:rPr>
          <w:rtl/>
        </w:rPr>
        <w:t xml:space="preserve"> </w:t>
      </w:r>
      <w:r>
        <w:rPr>
          <w:rStyle w:val="2fb"/>
          <w:rtl/>
        </w:rPr>
        <w:t xml:space="preserve">דרבי</w:t>
      </w:r>
      <w:r>
        <w:rPr>
          <w:rtl/>
        </w:rPr>
        <w:t xml:space="preserve"> טרפון </w:t>
      </w:r>
      <w:r>
        <w:rPr>
          <w:rFonts w:hint="cs"/>
          <w:rtl/>
        </w:rPr>
        <w:t>ישבו לפיו ואמר</w:t>
      </w:r>
      <w:r>
        <w:rPr>
          <w:rtl/>
        </w:rPr>
        <w:t>:</w:t>
      </w:r>
      <w:r w:rsidRPr="00464129">
        <w:rPr>
          <w:rStyle w:val="afffff0"/>
          <w:rtl/>
        </w:rPr>
        <w:t xml:space="preserve"> </w:t>
      </w:r>
      <w:r w:rsidRPr="00464129">
        <w:rPr>
          <w:rStyle w:val="afffff0"/>
          <w:rFonts w:hint="cs"/>
          <w:rtl/>
        </w:rPr>
        <w:t>'</w:t>
      </w:r>
      <w:r w:rsidRPr="00464129">
        <w:rPr>
          <w:rStyle w:val="afffff0"/>
          <w:rtl/>
        </w:rPr>
        <w:t>ויוסף אברהם ויקח אשה ושמה יוחני</w:t>
      </w:r>
      <w:r w:rsidRPr="00464129">
        <w:rPr>
          <w:rStyle w:val="afffff0"/>
          <w:rFonts w:hint="cs"/>
          <w:rtl/>
        </w:rPr>
        <w:t>'</w:t>
      </w:r>
      <w:r w:rsidRPr="00464129">
        <w:rPr>
          <w:rStyle w:val="afffff0"/>
          <w:rtl/>
        </w:rPr>
        <w:t>,</w:t>
      </w:r>
      <w:r>
        <w:rPr>
          <w:rtl/>
        </w:rPr>
        <w:t xml:space="preserve"> </w:t>
      </w:r>
    </w:p>
    <w:p>
      <w:pPr>
        <w:pStyle w:val="38"/>
        <w:rPr>
          <w:ins w:id="99475" w:author="מנוע מכני" w:date="2026-10-11T12:04:39Z"/>
        </w:rPr>
      </w:pPr>
      <w:ins w:id="91403" w:author="מנוע מכני" w:date="2026-10-11T12:04:39Z">
        <w:r>
          <w:t xml:space="preserve">אמרו</w:t>
        </w:r>
      </w:ins>
      <w:del w:id="91404" w:author="מנוע מכני" w:date="2026-10-11T12:04:39Z">
        <w:r>
          <w:delText xml:space="preserve">אמרי</w:delText>
        </w:r>
      </w:del>
      <w:r>
        <w:t xml:space="preserve"> </w:t>
      </w:r>
      <w:ins w:id="93185" w:author="מנוע מכני" w:date="2026-10-11T12:04:39Z">
        <w:r>
          <w:t xml:space="preserve">לו</w:t>
        </w:r>
      </w:ins>
      <w:del w:id="93186" w:author="מנוע מכני" w:date="2026-10-11T12:04:39Z">
        <w:r>
          <w:delText xml:space="preserve">ליה</w:delText>
        </w:r>
      </w:del>
      <w:r>
        <w:t xml:space="preserve">:</w:t>
      </w:r>
    </w:p>
    <w:p w:rsidR="00DA63EC" w:rsidRDefault="00DA63EC" w:rsidP="00DA63EC">
      <w:pPr>
        <w:tabs>
          <w:tab w:val="left" w:pos="0"/>
          <w:tab w:val="center" w:pos="2835"/>
        </w:tabs>
        <w:rPr>
          <w:rtl/>
        </w:rPr>
      </w:pPr>
      <w:del w:id="99476" w:author="מנוע מכני" w:date="2026-10-11T12:04:39Z">
        <w:r>
          <w:rPr>
            <w:rtl/>
          </w:rPr>
          <w:delText xml:space="preserve"> </w:delText>
        </w:r>
      </w:del>
      <w:r>
        <w:rPr>
          <w:rtl/>
        </w:rPr>
        <w:t xml:space="preserve">קטורה כתיב! קרי עליהם: בני קטורה.</w:t>
      </w:r>
    </w:p>
    <w:p>
      <w:pPr>
        <w:pStyle w:val="38"/>
        <w:rPr>
          <w:ins w:id="99478" w:author="מנוע מכני" w:date="2026-10-11T12:04:39Z"/>
        </w:rPr>
      </w:pPr>
      <w:del w:id="99477" w:author="מנוע מכני" w:date="2026-10-11T12:04:39Z">
        <w:r>
          <w:delText xml:space="preserve">•</w:delText>
        </w:r>
      </w:del>
      <w:r>
        <w:t xml:space="preserve"> </w:t>
      </w:r>
      <w:r>
        <w:t>אביי בר</w:t>
      </w:r>
      <w:r>
        <w:t>"</w:t>
      </w:r>
      <w:r>
        <w:t>ה מרחב</w:t>
      </w:r>
      <w:r>
        <w:t>"</w:t>
      </w:r>
      <w:r>
        <w:t>ג</w:t>
      </w:r>
      <w:r>
        <w:t xml:space="preserve">:</w:t>
      </w:r>
    </w:p>
    <w:p w:rsidR="00DA63EC" w:rsidRDefault="00DA63EC" w:rsidP="00DA63EC">
      <w:pPr>
        <w:tabs>
          <w:tab w:val="left" w:pos="0"/>
          <w:tab w:val="center" w:pos="2835"/>
        </w:tabs>
        <w:rPr>
          <w:rtl/>
        </w:rPr>
      </w:pPr>
      <w:del w:id="99479" w:author="מנוע מכני" w:date="2026-10-11T12:04:39Z">
        <w:r>
          <w:rPr>
            <w:rtl/>
          </w:rPr>
          <w:delText xml:space="preserve"> </w:delText>
        </w:r>
      </w:del>
      <w:r>
        <w:rPr>
          <w:rtl/>
        </w:rPr>
        <w:t xml:space="preserve">גזירין שעשה משה, אורכן אמה ורוחבן אמה ועוביין כמחק גודש סאה.</w:t>
      </w:r>
    </w:p>
    <w:p>
      <w:pPr>
        <w:pStyle w:val="38"/>
        <w:rPr>
          <w:ins w:id="99480" w:author="מנוע מכני" w:date="2026-10-11T12:04:39Z"/>
        </w:rPr>
      </w:pPr>
      <w:del w:id="101672" w:author="מנוע מכני" w:date="2026-10-11T12:04:39Z">
        <w:r>
          <w:delText xml:space="preserve">אמר </w:delText>
        </w:r>
      </w:del>
      <w:r>
        <w:t xml:space="preserve">רבי ירמיה:</w:t>
      </w:r>
    </w:p>
    <w:p w:rsidR="00DA63EC" w:rsidRDefault="00DA63EC" w:rsidP="00DA63EC">
      <w:pPr>
        <w:tabs>
          <w:tab w:val="left" w:pos="0"/>
          <w:tab w:val="center" w:pos="2835"/>
        </w:tabs>
        <w:rPr>
          <w:rtl/>
        </w:rPr>
      </w:pPr>
      <w:del w:id="99481" w:author="מנוע מכני" w:date="2026-10-11T12:04:39Z">
        <w:r>
          <w:rPr>
            <w:rtl/>
          </w:rPr>
          <w:delText xml:space="preserve"> </w:delText>
        </w:r>
      </w:del>
      <w:r>
        <w:rPr>
          <w:rtl/>
        </w:rPr>
        <w:t xml:space="preserve">באמה גדומה.</w:t>
      </w:r>
    </w:p>
    <w:p>
      <w:pPr>
        <w:pStyle w:val="38"/>
        <w:rPr>
          <w:ins w:id="99482" w:author="מנוע מכני" w:date="2026-10-11T12:04:39Z"/>
        </w:rPr>
      </w:pPr>
      <w:del w:id="101673" w:author="מנוע מכני" w:date="2026-10-11T12:04:39Z">
        <w:r w:rsidRPr="003B6D22">
          <w:delText xml:space="preserve">אמר </w:delText>
        </w:r>
      </w:del>
      <w:r w:rsidRPr="003B6D22">
        <w:t xml:space="preserve">רב יוסף, </w:t>
      </w:r>
      <w:r w:rsidRPr="003B6D22">
        <w:t>כ</w:t>
      </w:r>
      <w:r w:rsidRPr="003B6D22">
        <w:t>דתניא:</w:t>
      </w:r>
    </w:p>
    <w:p w:rsidR="00DA63EC" w:rsidRPr="003B6D22" w:rsidRDefault="00DA63EC" w:rsidP="00DA63EC">
      <w:pPr>
        <w:tabs>
          <w:tab w:val="left" w:pos="0"/>
          <w:tab w:val="center" w:pos="2835"/>
        </w:tabs>
        <w:rPr>
          <w:spacing w:val="-6"/>
          <w:rtl/>
        </w:rPr>
      </w:pPr>
      <w:del w:id="99483" w:author="מנוע מכני" w:date="2026-10-11T12:04:39Z">
        <w:r w:rsidRPr="003B6D22">
          <w:rPr>
            <w:rStyle w:val="afffff0"/>
            <w:spacing w:val="-6"/>
            <w:rtl/>
          </w:rPr>
          <w:delText xml:space="preserve"> </w:delText>
        </w:r>
      </w:del>
      <w:r w:rsidRPr="003B6D22">
        <w:rPr>
          <w:rStyle w:val="afffff0"/>
          <w:rFonts w:hint="cs"/>
          <w:spacing w:val="-6"/>
          <w:rtl/>
        </w:rPr>
        <w:t>'</w:t>
      </w:r>
      <w:ins w:id="90877" w:author="Claude - סמנטי" w:date="2026-10-11T12:26:16Z">
        <w:r>
          <w:rPr>
            <w:rStyle w:val="afffff0"/>
            <w:spacing w:val="-6"/>
            <w:rtl/>
          </w:rPr>
          <w:t xml:space="preserve">עַל הָעֵצִים אֲשֶׁר עַל הָאֵשׁ אֲשֶׁר עַל הַמִּזְבֵּחַ</w:t>
        </w:r>
      </w:ins>
      <w:del w:id="90878" w:author="Claude - סמנטי" w:date="2026-10-11T12:26:16Z">
        <w:r w:rsidRPr="003B6D22">
          <w:rPr>
            <w:rStyle w:val="afffff0"/>
            <w:spacing w:val="-6"/>
            <w:rtl/>
          </w:rPr>
          <w:delText xml:space="preserve">על העצים אשר על האש אשר על המזבח</w:delText>
        </w:r>
      </w:del>
      <w:r w:rsidRPr="003B6D22">
        <w:rPr>
          <w:rStyle w:val="afffff0"/>
          <w:rFonts w:hint="cs"/>
          <w:spacing w:val="-6"/>
          <w:rtl/>
        </w:rPr>
        <w:t>'</w:t>
      </w:r>
      <w:r w:rsidRPr="003B6D22">
        <w:rPr>
          <w:rStyle w:val="afffff0"/>
          <w:spacing w:val="-6"/>
          <w:rtl/>
        </w:rPr>
        <w:t>,</w:t>
      </w:r>
      <w:r w:rsidRPr="003B6D22">
        <w:rPr>
          <w:spacing w:val="-6"/>
          <w:rtl/>
        </w:rPr>
        <w:t xml:space="preserve"> שלא יהו עצים יוצאין מן המזבח כלום </w:t>
      </w:r>
    </w:p>
    <w:p>
      <w:pPr>
        <w:pStyle w:val="afffff8"/>
        <w:rPr>
          <w:ins w:id="90351" w:author="קלוד" w:date="2026-10-11T12:29:36Z"/>
        </w:rPr>
      </w:pPr>
      <w:ins w:id="90352" w:author="קלוד" w:date="2026-10-11T12:29:36Z">
        <w:r>
          <w:rPr>
            <w:color w:val="7B3F00"/>
          </w:rPr>
          <w:t xml:space="preserve">כבש המזבח - ירך בצפון והעלייה דרך ימין</w:t>
        </w:r>
      </w:ins>
    </w:p>
    <w:p>
      <w:pPr>
        <w:pStyle w:val="38"/>
        <w:rPr>
          <w:ins w:id="99484" w:author="מנוע מכני" w:date="2026-10-11T12:04:39Z"/>
        </w:rPr>
      </w:pPr>
      <w:r>
        <w:t xml:space="preserve">תנן</w:t>
      </w:r>
      <w:r>
        <w:t xml:space="preserve"> </w:t>
      </w:r>
      <w:ins w:id="91405" w:author="מנוע מכני" w:date="2026-10-11T12:04:39Z">
        <w:r>
          <w:t xml:space="preserve">שם</w:t>
        </w:r>
      </w:ins>
      <w:del w:id="91406" w:author="מנוע מכני" w:date="2026-10-11T12:04:39Z">
        <w:r>
          <w:delText xml:space="preserve">התם</w:delText>
        </w:r>
      </w:del>
      <w:r>
        <w:t xml:space="preserve">:</w:t>
      </w:r>
    </w:p>
    <w:p w:rsidR="00DA63EC" w:rsidRDefault="00DA63EC" w:rsidP="00DA63EC">
      <w:pPr>
        <w:tabs>
          <w:tab w:val="left" w:pos="0"/>
          <w:tab w:val="center" w:pos="2835"/>
        </w:tabs>
        <w:rPr>
          <w:rtl/>
        </w:rPr>
      </w:pPr>
      <w:del w:id="99485" w:author="מנוע מכני" w:date="2026-10-11T12:04:39Z">
        <w:r>
          <w:rPr>
            <w:rtl/>
          </w:rPr>
          <w:delText xml:space="preserve"> </w:delText>
        </w:r>
      </w:del>
      <w:r>
        <w:rPr>
          <w:rtl/>
        </w:rPr>
        <w:t xml:space="preserve">כבש היה לדרומה של מזבח, אורך שלשים ושתים על רוחב שש עשרה.</w:t>
      </w:r>
    </w:p>
    <w:p>
      <w:pPr>
        <w:pStyle w:val="38"/>
        <w:rPr>
          <w:ins w:id="99486" w:author="מנוע מכני" w:date="2026-10-11T12:04:39Z"/>
        </w:rPr>
      </w:pPr>
      <w:r>
        <w:t>ר</w:t>
      </w:r>
      <w:r>
        <w:t>"</w:t>
      </w:r>
      <w:r>
        <w:t>ה:</w:t>
      </w:r>
    </w:p>
    <w:p w:rsidR="00DA63EC" w:rsidRDefault="00DA63EC" w:rsidP="00DA63EC">
      <w:pPr>
        <w:tabs>
          <w:tab w:val="left" w:pos="0"/>
          <w:tab w:val="center" w:pos="2835"/>
        </w:tabs>
        <w:rPr>
          <w:rtl/>
        </w:rPr>
      </w:pPr>
      <w:del w:id="99487" w:author="מנוע מכני" w:date="2026-10-11T12:04:39Z">
        <w:r>
          <w:rPr>
            <w:rtl/>
          </w:rPr>
          <w:delText xml:space="preserve"> </w:delText>
        </w:r>
      </w:del>
      <w:r>
        <w:rPr>
          <w:rFonts w:hint="cs"/>
          <w:rtl/>
        </w:rPr>
        <w:t>כ</w:t>
      </w:r>
      <w:r>
        <w:rPr>
          <w:rtl/>
        </w:rPr>
        <w:t>קרא</w:t>
      </w:r>
      <w:r w:rsidRPr="00464129">
        <w:rPr>
          <w:rStyle w:val="afffff0"/>
          <w:rFonts w:hint="cs"/>
          <w:rtl/>
        </w:rPr>
        <w:t xml:space="preserve"> '</w:t>
      </w:r>
      <w:ins w:id="90879" w:author="Claude - סמנטי" w:date="2026-10-11T12:26:16Z">
        <w:r>
          <w:rPr>
            <w:rStyle w:val="afffff0"/>
            <w:rtl/>
          </w:rPr>
          <w:t xml:space="preserve">וְשָׁחַט אוֹתוֹ עַל יֶרֶךְ הַמִּזְבֵּחַ צָפוֹנָה</w:t>
        </w:r>
      </w:ins>
      <w:del w:id="90880" w:author="Claude - סמנטי" w:date="2026-10-11T12:26:16Z">
        <w:r w:rsidRPr="00464129">
          <w:rPr>
            <w:rStyle w:val="afffff0"/>
            <w:rtl/>
          </w:rPr>
          <w:delText xml:space="preserve">ושחט אותו על ירך המזבח צפונה</w:delText>
        </w:r>
      </w:del>
      <w:r w:rsidRPr="00464129">
        <w:rPr>
          <w:rStyle w:val="afffff0"/>
          <w:rFonts w:hint="cs"/>
          <w:rtl/>
        </w:rPr>
        <w:t>'</w:t>
      </w:r>
      <w:r w:rsidRPr="00464129">
        <w:rPr>
          <w:rStyle w:val="afffff0"/>
          <w:rtl/>
        </w:rPr>
        <w:t>,</w:t>
      </w:r>
      <w:r>
        <w:rPr>
          <w:rtl/>
        </w:rPr>
        <w:t xml:space="preserve"> שיהא ירך בצפון ופניו בדרום.</w:t>
      </w:r>
    </w:p>
    <w:p w:rsidR="00DA63EC" w:rsidRDefault="00DA63EC" w:rsidP="00DA63EC">
      <w:pPr>
        <w:tabs>
          <w:tab w:val="left" w:pos="0"/>
          <w:tab w:val="center" w:pos="2835"/>
        </w:tabs>
        <w:rPr>
          <w:rtl/>
        </w:rPr>
      </w:pPr>
      <w:ins w:id="91407" w:author="מנוע מכני" w:date="2026-10-11T12:04:39Z">
        <w:r>
          <w:rPr>
            <w:rFonts w:hint="cs"/>
            <w:rtl/>
          </w:rPr>
          <w:t xml:space="preserve">ולא</w:t>
        </w:r>
      </w:ins>
      <w:del w:id="91408" w:author="מנוע מכני" w:date="2026-10-11T12:04:39Z">
        <w:r>
          <w:rPr>
            <w:rFonts w:hint="cs"/>
            <w:rtl/>
          </w:rPr>
          <w:lastRenderedPageBreak/>
          <w:delText xml:space="preserve">ולאו</w:delText>
        </w:r>
      </w:del>
      <w:r>
        <w:rPr>
          <w:rFonts w:hint="cs"/>
          <w:rtl/>
        </w:rPr>
        <w:lastRenderedPageBreak/>
        <w:t xml:space="preserve"> ירך בצפון ופניו בצפון </w:t>
      </w:r>
      <w:ins w:id="91409" w:author="מנוע מכני" w:date="2026-10-11T12:04:39Z">
        <w:r>
          <w:rPr>
            <w:rFonts w:hint="cs"/>
            <w:rtl/>
          </w:rPr>
          <w:t xml:space="preserve">דלא</w:t>
        </w:r>
      </w:ins>
      <w:del w:id="91410" w:author="מנוע מכני" w:date="2026-10-11T12:04:39Z">
        <w:r>
          <w:rPr>
            <w:rFonts w:hint="cs"/>
            <w:rtl/>
          </w:rPr>
          <w:lastRenderedPageBreak/>
          <w:delText xml:space="preserve">דלאו</w:delText>
        </w:r>
      </w:del>
      <w:r>
        <w:rPr>
          <w:rFonts w:hint="cs"/>
          <w:rtl/>
        </w:rPr>
        <w:lastRenderedPageBreak/>
        <w:t xml:space="preserve"> על פניו וא</w:t>
      </w:r>
      <w:r>
        <w:rPr>
          <w:rtl/>
        </w:rPr>
        <w:t>"</w:t>
      </w:r>
      <w:r>
        <w:rPr>
          <w:rFonts w:hint="cs"/>
          <w:rtl/>
        </w:rPr>
        <w:t xml:space="preserve">א דיושב דרבוע כתיב ואפי' </w:t>
      </w:r>
      <w:ins w:id="97149" w:author="מנוע מכני" w:date="2026-10-11T12:04:39Z">
        <w:r>
          <w:rPr>
            <w:rFonts w:hint="cs"/>
            <w:rtl/>
          </w:rPr>
          <w:t xml:space="preserve">דצריך</w:t>
        </w:r>
      </w:ins>
      <w:del w:id="97150" w:author="מנוע מכני" w:date="2026-10-11T12:04:39Z">
        <w:r>
          <w:rPr>
            <w:rFonts w:hint="cs"/>
            <w:rtl/>
          </w:rPr>
          <w:delText xml:space="preserve">דמיבעי</w:delText>
        </w:r>
      </w:del>
      <w:r>
        <w:rPr>
          <w:rFonts w:hint="cs"/>
          <w:rtl/>
        </w:rPr>
        <w:t xml:space="preserve"> לרבע </w:t>
      </w:r>
      <w:r>
        <w:rPr>
          <w:rFonts w:hint="cs"/>
          <w:rtl/>
        </w:rPr>
        <w:t xml:space="preserve">לא</w:t>
      </w:r>
      <w:r>
        <w:rPr>
          <w:rFonts w:hint="cs"/>
          <w:rtl/>
        </w:rPr>
        <w:t xml:space="preserve"> כתיב מרובע אלא רבוע דמשמע </w:t>
      </w:r>
      <w:ins w:id="93187" w:author="מנוע מכני" w:date="2026-10-11T12:04:39Z">
        <w:r>
          <w:rPr>
            <w:rFonts w:hint="cs"/>
            <w:rtl/>
          </w:rPr>
          <w:t xml:space="preserve">כך</w:t>
        </w:r>
      </w:ins>
      <w:del w:id="93188" w:author="מנוע מכני" w:date="2026-10-11T12:04:39Z">
        <w:r>
          <w:rPr>
            <w:rFonts w:hint="cs"/>
            <w:rtl/>
          </w:rPr>
          <w:delText xml:space="preserve">הכי</w:delText>
        </w:r>
      </w:del>
      <w:r>
        <w:rPr>
          <w:rFonts w:hint="cs"/>
          <w:rtl/>
        </w:rPr>
        <w:t xml:space="preserve"> ומשמע </w:t>
      </w:r>
      <w:ins w:id="93189" w:author="מנוע מכני" w:date="2026-10-11T12:04:39Z">
        <w:r>
          <w:rPr>
            <w:rFonts w:hint="cs"/>
            <w:rtl/>
          </w:rPr>
          <w:t xml:space="preserve">כך</w:t>
        </w:r>
      </w:ins>
      <w:del w:id="93190" w:author="מנוע מכני" w:date="2026-10-11T12:04:39Z">
        <w:r>
          <w:rPr>
            <w:rFonts w:hint="cs"/>
            <w:rtl/>
          </w:rPr>
          <w:delText xml:space="preserve">הכי</w:delText>
        </w:r>
      </w:del>
      <w:r>
        <w:rPr>
          <w:rFonts w:hint="cs"/>
          <w:rtl/>
        </w:rPr>
        <w:t xml:space="preserve"> </w:t>
      </w:r>
    </w:p>
    <w:p>
      <w:pPr>
        <w:pStyle w:val="38"/>
        <w:rPr>
          <w:ins w:id="99488" w:author="מנוע מכני" w:date="2026-10-11T12:04:39Z"/>
        </w:rPr>
      </w:pPr>
      <w:r w:rsidRPr="00E105BC">
        <w:t xml:space="preserve">ותנא </w:t>
      </w:r>
      <w:ins w:id="97151" w:author="מנוע מכני" w:date="2026-10-11T12:04:39Z">
        <w:r>
          <w:t xml:space="preserve">מביא</w:t>
        </w:r>
      </w:ins>
      <w:del w:id="97152" w:author="מנוע מכני" w:date="2026-10-11T12:04:39Z">
        <w:r w:rsidRPr="00E105BC">
          <w:delText xml:space="preserve">מייתי</w:delText>
        </w:r>
      </w:del>
      <w:r w:rsidRPr="00E105BC">
        <w:t xml:space="preserve"> </w:t>
      </w:r>
      <w:r w:rsidRPr="00E105BC">
        <w:t>מ</w:t>
      </w:r>
      <w:r w:rsidRPr="00E105BC">
        <w:t>דתניא, ר"</w:t>
      </w:r>
      <w:r w:rsidRPr="00E105BC">
        <w:t>י</w:t>
      </w:r>
      <w:r w:rsidRPr="00E105BC">
        <w:t xml:space="preserve">:</w:t>
      </w:r>
    </w:p>
    <w:p w:rsidR="00DA63EC" w:rsidRPr="00E105BC" w:rsidRDefault="00DA63EC" w:rsidP="00DA63EC">
      <w:pPr>
        <w:tabs>
          <w:tab w:val="left" w:pos="0"/>
          <w:tab w:val="center" w:pos="2835"/>
        </w:tabs>
        <w:rPr>
          <w:spacing w:val="-6"/>
          <w:rtl/>
        </w:rPr>
      </w:pPr>
      <w:del w:id="99489" w:author="מנוע מכני" w:date="2026-10-11T12:04:39Z">
        <w:r w:rsidRPr="00E105BC">
          <w:rPr>
            <w:spacing w:val="-6"/>
            <w:rtl/>
          </w:rPr>
          <w:delText xml:space="preserve"> </w:delText>
        </w:r>
      </w:del>
      <w:r w:rsidRPr="00E105BC">
        <w:rPr>
          <w:spacing w:val="-6"/>
          <w:rtl/>
        </w:rPr>
        <w:t xml:space="preserve">ומעלותיהו פנות קדים כל פינות שאתה פונה </w:t>
      </w:r>
      <w:r w:rsidRPr="00E105BC">
        <w:rPr>
          <w:spacing w:val="-6"/>
          <w:rtl/>
        </w:rPr>
        <w:t xml:space="preserve">לא</w:t>
      </w:r>
      <w:r w:rsidRPr="00E105BC">
        <w:rPr>
          <w:spacing w:val="-6"/>
          <w:rtl/>
        </w:rPr>
        <w:t xml:space="preserve"> יהו אלא דרך ימין למזרח.</w:t>
      </w:r>
    </w:p>
    <w:p>
      <w:pPr>
        <w:pStyle w:val="38"/>
        <w:rPr>
          <w:ins w:id="99490" w:author="מנוע מכני" w:date="2026-10-11T12:04:39Z"/>
        </w:rPr>
      </w:pPr>
      <w:r>
        <w:t xml:space="preserve">ואימא:</w:t>
      </w:r>
    </w:p>
    <w:p w:rsidR="00DA63EC" w:rsidRDefault="00DA63EC" w:rsidP="00DA63EC">
      <w:pPr>
        <w:tabs>
          <w:tab w:val="left" w:pos="0"/>
          <w:tab w:val="center" w:pos="2835"/>
        </w:tabs>
        <w:rPr>
          <w:rtl/>
        </w:rPr>
      </w:pPr>
      <w:del w:id="99491" w:author="מנוע מכני" w:date="2026-10-11T12:04:39Z">
        <w:r>
          <w:rPr>
            <w:rtl/>
          </w:rPr>
          <w:delText xml:space="preserve"> </w:delText>
        </w:r>
      </w:del>
      <w:r>
        <w:rPr>
          <w:rtl/>
        </w:rPr>
        <w:t xml:space="preserve">שמאל למזרח! </w:t>
      </w:r>
      <w:r>
        <w:rPr>
          <w:rtl/>
        </w:rPr>
        <w:t xml:space="preserve">לא</w:t>
      </w:r>
      <w:r>
        <w:rPr>
          <w:rtl/>
        </w:rPr>
        <w:t xml:space="preserve"> </w:t>
      </w:r>
      <w:r>
        <w:rPr>
          <w:rtl/>
        </w:rPr>
        <w:t xml:space="preserve">ס"ד</w:t>
      </w:r>
      <w:r>
        <w:rPr>
          <w:rtl/>
        </w:rPr>
        <w:t xml:space="preserve">, דתני </w:t>
      </w:r>
      <w:r>
        <w:rPr>
          <w:rStyle w:val="2fb"/>
          <w:rtl/>
        </w:rPr>
        <w:t xml:space="preserve">ר</w:t>
      </w:r>
      <w:r>
        <w:rPr>
          <w:rStyle w:val="2fb"/>
          <w:rFonts w:hint="cs"/>
          <w:rtl/>
        </w:rPr>
        <w:t>ב</w:t>
      </w:r>
      <w:r>
        <w:rPr>
          <w:rStyle w:val="2fb"/>
          <w:rtl/>
        </w:rPr>
        <w:t>"</w:t>
      </w:r>
      <w:r>
        <w:rPr>
          <w:rStyle w:val="2fb"/>
          <w:rFonts w:hint="cs"/>
          <w:rtl/>
        </w:rPr>
        <w:t>י</w:t>
      </w:r>
      <w:r>
        <w:rPr>
          <w:rtl/>
        </w:rPr>
        <w:t xml:space="preserve"> ים שעשה שלמה, </w:t>
      </w:r>
      <w:r>
        <w:rPr>
          <w:rStyle w:val="afffff0"/>
          <w:rtl/>
          <w:rPrChange w:id="9037" w:author="מנוע פסוקים" w:date="2026-10-11T09:29:40Z">
            <w:rPr>
              <w:rtl/>
            </w:rPr>
          </w:rPrChange>
        </w:rPr>
        <w:t xml:space="preserve">עומד על שנים עשר</w:t>
      </w:r>
      <w:r>
        <w:rPr>
          <w:rStyle w:val="afffff0"/>
          <w:rFonts w:hint="cs"/>
          <w:rtl/>
          <w:rPrChange w:id="9038" w:author="מנוע פסוקים" w:date="2026-10-11T09:29:40Z">
            <w:rPr>
              <w:rFonts w:hint="cs"/>
              <w:rtl/>
            </w:rPr>
          </w:rPrChange>
        </w:rPr>
        <w:t xml:space="preserve">,</w:t>
      </w:r>
      <w:r>
        <w:rPr>
          <w:rStyle w:val="afffff0"/>
          <w:rtl/>
          <w:rPrChange w:id="9039" w:author="מנוע פסוקים" w:date="2026-10-11T09:29:40Z">
            <w:rPr>
              <w:rtl/>
            </w:rPr>
          </w:rPrChange>
        </w:rPr>
        <w:t xml:space="preserve"> בקר שלשה פונים צפונה</w:t>
      </w:r>
      <w:r>
        <w:rPr>
          <w:rStyle w:val="afffff0"/>
          <w:rFonts w:hint="cs"/>
          <w:rtl/>
          <w:rPrChange w:id="9040" w:author="מנוע פסוקים" w:date="2026-10-11T09:29:40Z">
            <w:rPr>
              <w:rFonts w:hint="cs"/>
              <w:rtl/>
            </w:rPr>
          </w:rPrChange>
        </w:rPr>
        <w:t xml:space="preserve">,</w:t>
      </w:r>
      <w:r>
        <w:rPr>
          <w:rStyle w:val="afffff0"/>
          <w:rtl/>
          <w:rPrChange w:id="9041" w:author="מנוע פסוקים" w:date="2026-10-11T09:29:40Z">
            <w:rPr>
              <w:rtl/>
            </w:rPr>
          </w:rPrChange>
        </w:rPr>
        <w:t xml:space="preserve"> ושלשה פונים ימה</w:t>
      </w:r>
      <w:r>
        <w:rPr>
          <w:rStyle w:val="afffff0"/>
          <w:rFonts w:hint="cs"/>
          <w:rtl/>
          <w:rPrChange w:id="9042" w:author="מנוע פסוקים" w:date="2026-10-11T09:29:40Z">
            <w:rPr>
              <w:rFonts w:hint="cs"/>
              <w:rtl/>
            </w:rPr>
          </w:rPrChange>
        </w:rPr>
        <w:t xml:space="preserve">,</w:t>
      </w:r>
      <w:r>
        <w:rPr>
          <w:rStyle w:val="afffff0"/>
          <w:rtl/>
          <w:rPrChange w:id="9043" w:author="מנוע פסוקים" w:date="2026-10-11T09:29:40Z">
            <w:rPr>
              <w:rtl/>
            </w:rPr>
          </w:rPrChange>
        </w:rPr>
        <w:t xml:space="preserve"> ושלשה פונים נגבה</w:t>
      </w:r>
      <w:r>
        <w:rPr>
          <w:rStyle w:val="afffff0"/>
          <w:rFonts w:hint="cs"/>
          <w:rtl/>
          <w:rPrChange w:id="9044" w:author="מנוע פסוקים" w:date="2026-10-11T09:29:40Z">
            <w:rPr>
              <w:rFonts w:hint="cs"/>
              <w:rtl/>
            </w:rPr>
          </w:rPrChange>
        </w:rPr>
        <w:t xml:space="preserve">,</w:t>
      </w:r>
      <w:r>
        <w:rPr>
          <w:rStyle w:val="afffff0"/>
          <w:rtl/>
          <w:rPrChange w:id="9045" w:author="מנוע פסוקים" w:date="2026-10-11T09:29:40Z">
            <w:rPr>
              <w:rtl/>
            </w:rPr>
          </w:rPrChange>
        </w:rPr>
        <w:t xml:space="preserve"> ושלשה פונים מזרחה</w:t>
      </w:r>
      <w:r>
        <w:rPr>
          <w:rtl/>
        </w:rPr>
        <w:t xml:space="preserve">, כל פינות שאתה פונה </w:t>
      </w:r>
      <w:r>
        <w:rPr>
          <w:rtl/>
        </w:rPr>
        <w:t xml:space="preserve">לא</w:t>
      </w:r>
      <w:r>
        <w:rPr>
          <w:rtl/>
        </w:rPr>
        <w:t xml:space="preserve"> יהו אלא דרך ימין למזרח.</w:t>
      </w:r>
    </w:p>
    <w:p w:rsidR="00DA63EC" w:rsidRDefault="00DA63EC" w:rsidP="00DA63EC">
      <w:pPr>
        <w:tabs>
          <w:tab w:val="left" w:pos="0"/>
          <w:tab w:val="center" w:pos="2835"/>
        </w:tabs>
        <w:rPr>
          <w:rtl/>
        </w:rPr>
      </w:pPr>
      <w:r>
        <w:rPr>
          <w:rFonts w:hint="cs"/>
          <w:rtl/>
        </w:rPr>
        <w:t xml:space="preserve">ואפי' </w:t>
      </w:r>
      <w:ins w:id="97153" w:author="מנוע מכני" w:date="2026-10-11T12:04:39Z">
        <w:r>
          <w:rPr>
            <w:rFonts w:hint="cs"/>
            <w:rtl/>
          </w:rPr>
          <w:t xml:space="preserve">דצריך</w:t>
        </w:r>
      </w:ins>
      <w:del w:id="97154" w:author="מנוע מכני" w:date="2026-10-11T12:04:39Z">
        <w:r>
          <w:rPr>
            <w:rFonts w:hint="cs"/>
            <w:rtl/>
          </w:rPr>
          <w:delText xml:space="preserve">ד</w:delText>
        </w:r>
        <w:r>
          <w:rPr>
            <w:rtl/>
          </w:rPr>
          <w:delText xml:space="preserve">מיבעי</w:delText>
        </w:r>
      </w:del>
      <w:r>
        <w:rPr>
          <w:rtl/>
        </w:rPr>
        <w:t xml:space="preserve"> </w:t>
      </w:r>
      <w:ins w:id="96225" w:author="מנוע מכני" w:date="2026-10-11T12:04:39Z">
        <w:r>
          <w:rPr>
            <w:rtl/>
          </w:rPr>
          <w:t xml:space="preserve">לגופו</w:t>
        </w:r>
      </w:ins>
      <w:del w:id="96226" w:author="מנוע מכני" w:date="2026-10-11T12:04:39Z">
        <w:r>
          <w:rPr>
            <w:rtl/>
          </w:rPr>
          <w:delText xml:space="preserve">לגופיה</w:delText>
        </w:r>
      </w:del>
      <w:r>
        <w:rPr>
          <w:rtl/>
        </w:rPr>
        <w:t xml:space="preserve">! </w:t>
      </w:r>
      <w:r>
        <w:rPr>
          <w:rtl/>
        </w:rPr>
        <w:t xml:space="preserve">א"כ</w:t>
      </w:r>
      <w:r>
        <w:rPr>
          <w:rtl/>
        </w:rPr>
        <w:t xml:space="preserve">, פונים פונים למה לי.</w:t>
      </w:r>
    </w:p>
    <w:p>
      <w:pPr>
        <w:pStyle w:val="afffff8"/>
        <w:rPr>
          <w:ins w:id="90349" w:author="קלוד" w:date="2026-10-11T12:29:36Z"/>
        </w:rPr>
      </w:pPr>
      <w:ins w:id="90350" w:author="קלוד" w:date="2026-10-11T12:29:36Z">
        <w:r>
          <w:rPr>
            <w:color w:val="7B3F00"/>
          </w:rPr>
          <w:t xml:space="preserve">אויר בין כבש למזבח - האם מפסיק בזריקת בשר</w:t>
        </w:r>
      </w:ins>
    </w:p>
    <w:p w:rsidR="00DA63EC" w:rsidRDefault="00DA63EC" w:rsidP="00DA63EC">
      <w:pPr>
        <w:tabs>
          <w:tab w:val="left" w:pos="0"/>
          <w:tab w:val="center" w:pos="2835"/>
        </w:tabs>
        <w:rPr>
          <w:rtl/>
        </w:rPr>
      </w:pPr>
      <w:r>
        <w:rPr>
          <w:rtl/>
        </w:rPr>
        <w:t xml:space="preserve">• שאל </w:t>
      </w:r>
      <w:r>
        <w:rPr>
          <w:rStyle w:val="2fb"/>
          <w:rtl/>
        </w:rPr>
        <w:t xml:space="preserve">ר</w:t>
      </w:r>
      <w:r>
        <w:rPr>
          <w:rStyle w:val="2fb"/>
          <w:rFonts w:hint="cs"/>
          <w:rtl/>
        </w:rPr>
        <w:t>שב</w:t>
      </w:r>
      <w:r>
        <w:rPr>
          <w:rStyle w:val="2fb"/>
          <w:rtl/>
        </w:rPr>
        <w:t>"</w:t>
      </w:r>
      <w:r>
        <w:rPr>
          <w:rStyle w:val="2fb"/>
          <w:rFonts w:hint="cs"/>
          <w:rtl/>
        </w:rPr>
        <w:t xml:space="preserve">י</w:t>
      </w:r>
      <w:r>
        <w:rPr>
          <w:rFonts w:hint="cs"/>
          <w:rtl/>
        </w:rPr>
        <w:t xml:space="preserve"> ב</w:t>
      </w:r>
      <w:r>
        <w:rPr>
          <w:rtl/>
        </w:rPr>
        <w:t>"</w:t>
      </w:r>
      <w:r>
        <w:rPr>
          <w:rFonts w:hint="cs"/>
          <w:rtl/>
        </w:rPr>
        <w:t xml:space="preserve">ל את </w:t>
      </w:r>
      <w:r>
        <w:rPr>
          <w:rStyle w:val="2fb"/>
          <w:rFonts w:hint="cs"/>
          <w:rtl/>
        </w:rPr>
        <w:t xml:space="preserve">ר' יוסי</w:t>
      </w:r>
      <w:r>
        <w:rPr>
          <w:rFonts w:hint="cs"/>
          <w:rtl/>
        </w:rPr>
        <w:t xml:space="preserve"> דאומר היה </w:t>
      </w:r>
      <w:r>
        <w:rPr>
          <w:rStyle w:val="2fb"/>
          <w:rFonts w:hint="cs"/>
          <w:rtl/>
        </w:rPr>
        <w:t xml:space="preserve">רשב</w:t>
      </w:r>
      <w:r>
        <w:rPr>
          <w:rStyle w:val="2fb"/>
          <w:rtl/>
        </w:rPr>
        <w:t>"</w:t>
      </w:r>
      <w:r>
        <w:rPr>
          <w:rStyle w:val="2fb"/>
          <w:rFonts w:hint="cs"/>
          <w:rtl/>
        </w:rPr>
        <w:t xml:space="preserve">י</w:t>
      </w:r>
      <w:r>
        <w:rPr>
          <w:rFonts w:hint="cs"/>
          <w:rtl/>
        </w:rPr>
        <w:t xml:space="preserve"> דא</w:t>
      </w:r>
      <w:r>
        <w:rPr>
          <w:rtl/>
        </w:rPr>
        <w:t xml:space="preserve">ויר יש בין כבש למזבח? </w:t>
      </w:r>
    </w:p>
    <w:p>
      <w:pPr>
        <w:pStyle w:val="38"/>
        <w:rPr>
          <w:ins w:id="99492" w:author="מנוע מכני" w:date="2026-10-11T12:04:39Z"/>
        </w:rPr>
      </w:pPr>
      <w:r>
        <w:t xml:space="preserve">א"ל</w:t>
      </w:r>
      <w:r>
        <w:t xml:space="preserve">:</w:t>
      </w:r>
    </w:p>
    <w:p w:rsidR="00DA63EC" w:rsidRDefault="00DA63EC" w:rsidP="00DA63EC">
      <w:pPr>
        <w:tabs>
          <w:tab w:val="left" w:pos="0"/>
          <w:tab w:val="center" w:pos="2835"/>
        </w:tabs>
        <w:rPr>
          <w:rtl/>
        </w:rPr>
      </w:pPr>
      <w:del w:id="99493" w:author="מנוע מכני" w:date="2026-10-11T12:04:39Z">
        <w:r>
          <w:rPr>
            <w:rtl/>
          </w:rPr>
          <w:delText xml:space="preserve"> </w:delText>
        </w:r>
      </w:del>
      <w:r>
        <w:rPr>
          <w:rtl/>
        </w:rPr>
        <w:t xml:space="preserve">ואתה אי אתה אומר כן? והלא כבר נאמר:</w:t>
      </w:r>
      <w:r w:rsidRPr="00464129">
        <w:rPr>
          <w:rStyle w:val="afffff0"/>
          <w:rtl/>
        </w:rPr>
        <w:t xml:space="preserve"> </w:t>
      </w:r>
      <w:r w:rsidRPr="00464129">
        <w:rPr>
          <w:rStyle w:val="afffff0"/>
          <w:rFonts w:hint="cs"/>
          <w:rtl/>
        </w:rPr>
        <w:t>'</w:t>
      </w:r>
      <w:ins w:id="90881" w:author="Claude - סמנטי" w:date="2026-10-11T12:26:16Z">
        <w:r>
          <w:rPr>
            <w:rStyle w:val="afffff0"/>
            <w:rtl/>
          </w:rPr>
          <w:t xml:space="preserve">וְעָשִׂיתָ עוֹלוֹתֶיךָ הַבָּשָׂר וְהַדָּם</w:t>
        </w:r>
      </w:ins>
      <w:del w:id="90882" w:author="Claude - סמנטי" w:date="2026-10-11T12:26:16Z">
        <w:r w:rsidRPr="00464129">
          <w:rPr>
            <w:rStyle w:val="afffff0"/>
            <w:rtl/>
          </w:rPr>
          <w:delText xml:space="preserve">ועשית עולותיך הבשר והדם</w:delText>
        </w:r>
      </w:del>
      <w:r w:rsidRPr="00464129">
        <w:rPr>
          <w:rStyle w:val="afffff0"/>
          <w:rFonts w:hint="cs"/>
          <w:rtl/>
        </w:rPr>
        <w:t>'</w:t>
      </w:r>
      <w:r w:rsidRPr="00464129">
        <w:rPr>
          <w:rStyle w:val="afffff0"/>
          <w:rtl/>
        </w:rPr>
        <w:t>,</w:t>
      </w:r>
      <w:r>
        <w:rPr>
          <w:rtl/>
        </w:rPr>
        <w:t xml:space="preserve"> מה דם בזריקה, אף בשר בזריקה! </w:t>
      </w:r>
      <w:r>
        <w:rPr>
          <w:rtl/>
        </w:rPr>
        <w:t xml:space="preserve">א"ל</w:t>
      </w:r>
      <w:r>
        <w:rPr>
          <w:rtl/>
        </w:rPr>
        <w:t xml:space="preserve">, שאני אומר: עומד בצד מערכה וזורק.</w:t>
      </w:r>
    </w:p>
    <w:p>
      <w:pPr>
        <w:pStyle w:val="38"/>
        <w:rPr>
          <w:ins w:id="99494" w:author="מנוע מכני" w:date="2026-10-11T12:04:39Z"/>
        </w:rPr>
      </w:pPr>
      <w:r>
        <w:t xml:space="preserve">א"ל</w:t>
      </w:r>
      <w:r>
        <w:t xml:space="preserve">:</w:t>
      </w:r>
    </w:p>
    <w:p w:rsidR="00DA63EC" w:rsidRDefault="00DA63EC" w:rsidP="00DA63EC">
      <w:pPr>
        <w:tabs>
          <w:tab w:val="left" w:pos="0"/>
          <w:tab w:val="center" w:pos="2835"/>
        </w:tabs>
        <w:rPr>
          <w:rtl/>
        </w:rPr>
      </w:pPr>
      <w:del w:id="99495" w:author="מנוע מכני" w:date="2026-10-11T12:04:39Z">
        <w:r>
          <w:rPr>
            <w:rtl/>
          </w:rPr>
          <w:delText xml:space="preserve"> </w:delText>
        </w:r>
      </w:del>
      <w:r>
        <w:rPr>
          <w:rtl/>
        </w:rPr>
        <w:t xml:space="preserve">כשהוא זורק, למערכה דלוקה הוא זורק או למערכה שאינה דלוקה הוא זורק? </w:t>
      </w:r>
    </w:p>
    <w:p>
      <w:pPr>
        <w:pStyle w:val="38"/>
        <w:rPr>
          <w:ins w:id="99496" w:author="מנוע מכני" w:date="2026-10-11T12:04:39Z"/>
        </w:rPr>
      </w:pPr>
      <w:r>
        <w:t xml:space="preserve">- הוי</w:t>
      </w:r>
      <w:del w:id="101674" w:author="מנוע מכני" w:date="2026-10-11T12:04:39Z">
        <w:r>
          <w:delText xml:space="preserve"> אומר</w:delText>
        </w:r>
      </w:del>
      <w:r>
        <w:t xml:space="preserve">:</w:t>
      </w:r>
    </w:p>
    <w:p w:rsidR="00DA63EC" w:rsidRDefault="00DA63EC" w:rsidP="00DA63EC">
      <w:pPr>
        <w:pStyle w:val="affffb"/>
        <w:rPr>
          <w:rtl/>
        </w:rPr>
      </w:pPr>
      <w:del w:id="99497" w:author="מנוע מכני" w:date="2026-10-11T12:04:39Z">
        <w:r>
          <w:rPr>
            <w:rtl/>
          </w:rPr>
          <w:delText xml:space="preserve"> </w:delText>
        </w:r>
      </w:del>
      <w:r>
        <w:rPr>
          <w:rtl/>
        </w:rPr>
        <w:t xml:space="preserve">למערכה דלוקה הוא זורק! </w:t>
      </w:r>
      <w:ins w:id="91411" w:author="מנוע מכני" w:date="2026-10-11T12:04:39Z">
        <w:r>
          <w:rPr>
            <w:rtl/>
          </w:rPr>
          <w:t xml:space="preserve">שם</w:t>
        </w:r>
      </w:ins>
      <w:del w:id="91412" w:author="מנוע מכני" w:date="2026-10-11T12:04:39Z">
        <w:r>
          <w:rPr>
            <w:rtl/>
          </w:rPr>
          <w:delText xml:space="preserve">התם</w:delText>
        </w:r>
      </w:del>
      <w:r>
        <w:rPr>
          <w:rtl/>
        </w:rPr>
        <w:t xml:space="preserve"> משום דלא אפשר.</w:t>
      </w:r>
    </w:p>
    <w:p>
      <w:pPr>
        <w:pStyle w:val="38"/>
        <w:rPr>
          <w:ins w:id="99499" w:author="מנוע מכני" w:date="2026-10-11T12:04:39Z"/>
        </w:rPr>
      </w:pPr>
      <w:del w:id="99498" w:author="מנוע מכני" w:date="2026-10-11T12:04:39Z">
        <w:r>
          <w:delText xml:space="preserve">•</w:delText>
        </w:r>
      </w:del>
      <w:r>
        <w:t xml:space="preserve"> </w:t>
      </w:r>
      <w:r>
        <w:t>ר</w:t>
      </w:r>
      <w:r>
        <w:t>"</w:t>
      </w:r>
      <w:r>
        <w:t>פ</w:t>
      </w:r>
      <w:r>
        <w:t xml:space="preserve">:</w:t>
      </w:r>
    </w:p>
    <w:p w:rsidR="00DA63EC" w:rsidRDefault="00DA63EC" w:rsidP="00DA63EC">
      <w:pPr>
        <w:tabs>
          <w:tab w:val="left" w:pos="0"/>
          <w:tab w:val="center" w:pos="2835"/>
        </w:tabs>
        <w:rPr>
          <w:rtl/>
        </w:rPr>
      </w:pPr>
      <w:del w:id="99500" w:author="מנוע מכני" w:date="2026-10-11T12:04:39Z">
        <w:r>
          <w:rPr>
            <w:rtl/>
          </w:rPr>
          <w:delText xml:space="preserve"> </w:delText>
        </w:r>
      </w:del>
      <w:r>
        <w:rPr>
          <w:rtl/>
        </w:rPr>
        <w:t xml:space="preserve">כדם, </w:t>
      </w:r>
      <w:r>
        <w:rPr>
          <w:rFonts w:hint="cs"/>
          <w:rtl/>
        </w:rPr>
        <w:t>ד</w:t>
      </w:r>
      <w:r>
        <w:rPr>
          <w:rtl/>
        </w:rPr>
        <w:t>אויר קרקע מפסיקו, אף בשר - אויר קרקע מפסיקו.</w:t>
      </w:r>
    </w:p>
    <w:p>
      <w:pPr>
        <w:pStyle w:val="afffff8"/>
        <w:rPr>
          <w:ins w:id="90347" w:author="קלוד" w:date="2026-10-11T12:29:36Z"/>
        </w:rPr>
      </w:pPr>
      <w:ins w:id="90348" w:author="קלוד" w:date="2026-10-11T12:29:36Z">
        <w:r>
          <w:rPr>
            <w:color w:val="7B3F00"/>
          </w:rPr>
          <w:t xml:space="preserve">שני כבשים קטנים - מובדלים מן המזבח מלא נימא</w:t>
        </w:r>
      </w:ins>
    </w:p>
    <w:p>
      <w:pPr>
        <w:pStyle w:val="38"/>
        <w:rPr>
          <w:ins w:id="99502" w:author="מנוע מכני" w:date="2026-10-11T12:04:39Z"/>
        </w:rPr>
      </w:pPr>
      <w:del w:id="99501" w:author="מנוע מכני" w:date="2026-10-11T12:04:39Z">
        <w:r>
          <w:delText xml:space="preserve">•</w:delText>
        </w:r>
      </w:del>
      <w:r>
        <w:t xml:space="preserve"> </w:t>
      </w:r>
      <w:r>
        <w:t>אר</w:t>
      </w:r>
      <w:r>
        <w:t>"</w:t>
      </w:r>
      <w:r>
        <w:t>י</w:t>
      </w:r>
      <w:r>
        <w:t xml:space="preserve">:</w:t>
      </w:r>
    </w:p>
    <w:p w:rsidR="00DA63EC" w:rsidRDefault="00DA63EC" w:rsidP="00DA63EC">
      <w:pPr>
        <w:tabs>
          <w:tab w:val="left" w:pos="0"/>
          <w:tab w:val="center" w:pos="2835"/>
        </w:tabs>
        <w:rPr>
          <w:rtl/>
        </w:rPr>
      </w:pPr>
      <w:del w:id="99503" w:author="מנוע מכני" w:date="2026-10-11T12:04:39Z">
        <w:r>
          <w:rPr>
            <w:rtl/>
          </w:rPr>
          <w:delText xml:space="preserve"> </w:delText>
        </w:r>
      </w:del>
      <w:r>
        <w:rPr>
          <w:rtl/>
        </w:rPr>
        <w:t xml:space="preserve">שני כבשים קטנים יוצאין מן הכבש, שבהן פונים ליסוד ולסובב, ומובדלין מן המזבח מלא נימא, משום שנאמר: סביב.</w:t>
      </w:r>
    </w:p>
    <w:p>
      <w:pPr>
        <w:pStyle w:val="38"/>
        <w:rPr>
          <w:ins w:id="99504" w:author="מנוע מכני" w:date="2026-10-11T12:04:39Z"/>
        </w:rPr>
      </w:pPr>
      <w:r>
        <w:t xml:space="preserve">ורבי אבהו</w:t>
      </w:r>
      <w:del w:id="101675" w:author="מנוע מכני" w:date="2026-10-11T12:04:39Z">
        <w:r>
          <w:delText xml:space="preserve"> אמר</w:delText>
        </w:r>
      </w:del>
      <w:r>
        <w:t xml:space="preserve">:</w:t>
      </w:r>
    </w:p>
    <w:p w:rsidR="00DA63EC" w:rsidRDefault="00DA63EC" w:rsidP="00DA63EC">
      <w:pPr>
        <w:tabs>
          <w:tab w:val="left" w:pos="0"/>
          <w:tab w:val="center" w:pos="2835"/>
        </w:tabs>
        <w:rPr>
          <w:rtl/>
        </w:rPr>
      </w:pPr>
      <w:del w:id="99505" w:author="מנוע מכני" w:date="2026-10-11T12:04:39Z">
        <w:r>
          <w:rPr>
            <w:rtl/>
          </w:rPr>
          <w:delText xml:space="preserve"> </w:delText>
        </w:r>
      </w:del>
      <w:r>
        <w:rPr>
          <w:rtl/>
        </w:rPr>
        <w:t xml:space="preserve">רבוע.</w:t>
      </w:r>
      <w:r>
        <w:rPr>
          <w:rFonts w:hint="cs"/>
          <w:rtl/>
        </w:rPr>
        <w:t xml:space="preserve">[</w:t>
      </w:r>
      <w:ins w:id="95971" w:author="מנוע מכני" w:date="2026-10-11T12:04:39Z">
        <w:r>
          <w:rPr>
            <w:rFonts w:hint="cs"/>
            <w:rtl/>
          </w:rPr>
          <w:t xml:space="preserve">ואם </w:t>
        </w:r>
      </w:ins>
      <w:del w:id="95972" w:author="מנוע מכני" w:date="2026-10-11T12:04:39Z">
        <w:r>
          <w:rPr>
            <w:rFonts w:hint="cs"/>
            <w:rtl/>
          </w:rPr>
          <w:delText xml:space="preserve">ואי </w:delText>
        </w:r>
      </w:del>
      <w:r>
        <w:rPr>
          <w:rFonts w:hint="cs"/>
          <w:rtl/>
        </w:rPr>
        <w:t xml:space="preserve">מחוברין </w:t>
      </w:r>
      <w:r>
        <w:rPr>
          <w:rFonts w:hint="cs"/>
          <w:rtl/>
        </w:rPr>
        <w:t xml:space="preserve">לא</w:t>
      </w:r>
      <w:r>
        <w:rPr>
          <w:rFonts w:hint="cs"/>
          <w:rtl/>
        </w:rPr>
        <w:t xml:space="preserve"> היה רבוע] </w:t>
      </w:r>
    </w:p>
    <w:p w:rsidR="00DA63EC" w:rsidRDefault="00DA63EC" w:rsidP="00DA63EC">
      <w:pPr>
        <w:tabs>
          <w:tab w:val="left" w:pos="0"/>
          <w:tab w:val="center" w:pos="2835"/>
        </w:tabs>
        <w:rPr>
          <w:rtl/>
        </w:rPr>
      </w:pPr>
      <w:r>
        <w:rPr>
          <w:rtl/>
        </w:rPr>
        <w:t>ו</w:t>
      </w:r>
      <w:r>
        <w:rPr>
          <w:rFonts w:hint="cs"/>
          <w:rtl/>
        </w:rPr>
        <w:t xml:space="preserve">צריכא רבוע דלא ליעגל וסביב דלא אריך וקטין </w:t>
      </w:r>
    </w:p>
    <w:p>
      <w:pPr>
        <w:pStyle w:val="38"/>
        <w:rPr>
          <w:ins w:id="99506" w:author="מנוע מכני" w:date="2026-10-11T12:04:39Z"/>
        </w:rPr>
      </w:pPr>
      <w:r>
        <w:t xml:space="preserve">תנן</w:t>
      </w:r>
      <w:r>
        <w:t xml:space="preserve"> </w:t>
      </w:r>
      <w:ins w:id="91413" w:author="מנוע מכני" w:date="2026-10-11T12:04:39Z">
        <w:r>
          <w:t xml:space="preserve">שם</w:t>
        </w:r>
      </w:ins>
      <w:del w:id="91414" w:author="מנוע מכני" w:date="2026-10-11T12:04:39Z">
        <w:r>
          <w:delText xml:space="preserve">התם</w:delText>
        </w:r>
      </w:del>
      <w:r>
        <w:t xml:space="preserve">:</w:t>
      </w:r>
    </w:p>
    <w:p w:rsidR="00DA63EC" w:rsidRDefault="00DA63EC" w:rsidP="00DA63EC">
      <w:pPr>
        <w:tabs>
          <w:tab w:val="left" w:pos="0"/>
          <w:tab w:val="center" w:pos="2835"/>
        </w:tabs>
        <w:rPr>
          <w:rtl/>
        </w:rPr>
      </w:pPr>
      <w:del w:id="99507" w:author="מנוע מכני" w:date="2026-10-11T12:04:39Z">
        <w:r>
          <w:rPr>
            <w:rtl/>
          </w:rPr>
          <w:delText xml:space="preserve"> </w:delText>
        </w:r>
      </w:del>
      <w:r>
        <w:rPr>
          <w:rtl/>
        </w:rPr>
        <w:t xml:space="preserve">הכבש והמזבח - ששים ושתים.</w:t>
      </w:r>
    </w:p>
    <w:p w:rsidR="00DA63EC" w:rsidRDefault="00DA63EC" w:rsidP="00DA63EC">
      <w:pPr>
        <w:tabs>
          <w:tab w:val="left" w:pos="0"/>
          <w:tab w:val="center" w:pos="2835"/>
        </w:tabs>
        <w:rPr>
          <w:rtl/>
        </w:rPr>
      </w:pPr>
      <w:ins w:id="93191" w:author="מנוע מכני" w:date="2026-10-11T12:04:39Z">
        <w:r>
          <w:rPr>
            <w:rtl/>
          </w:rPr>
          <w:t xml:space="preserve">אלו</w:t>
        </w:r>
      </w:ins>
      <w:del w:id="93192" w:author="מנוע מכני" w:date="2026-10-11T12:04:39Z">
        <w:r>
          <w:rPr>
            <w:rtl/>
          </w:rPr>
          <w:delText xml:space="preserve">הני</w:delText>
        </w:r>
      </w:del>
      <w:r>
        <w:rPr>
          <w:rtl/>
        </w:rPr>
        <w:t xml:space="preserve"> שיתין וארבעה </w:t>
      </w:r>
      <w:ins w:id="96357" w:author="מנוע מכני" w:date="2026-10-11T12:04:39Z">
        <w:r>
          <w:rPr>
            <w:rtl/>
          </w:rPr>
          <w:t xml:space="preserve">היו</w:t>
        </w:r>
      </w:ins>
      <w:del w:id="96358" w:author="מנוע מכני" w:date="2026-10-11T12:04:39Z">
        <w:r>
          <w:rPr>
            <w:rtl/>
          </w:rPr>
          <w:delText xml:space="preserve">הוו</w:delText>
        </w:r>
      </w:del>
      <w:r>
        <w:rPr>
          <w:rtl/>
        </w:rPr>
        <w:t xml:space="preserve">! נמצא פורח אמה על יסוד ואמה על סובב.</w:t>
      </w:r>
    </w:p>
    <w:p w:rsidR="00DA63EC" w:rsidRDefault="00DA63EC" w:rsidP="00DA63EC">
      <w:pPr>
        <w:pStyle w:val="afff3"/>
        <w:framePr w:wrap="around"/>
        <w:rPr>
          <w:rtl/>
        </w:rPr>
      </w:pPr>
      <w:r>
        <w:rPr>
          <w:rFonts w:hint="cs"/>
          <w:rtl/>
        </w:rPr>
        <w:t>סג.</w:t>
      </w:r>
    </w:p>
    <w:p>
      <w:pPr>
        <w:pStyle w:val="38"/>
        <w:rPr>
          <w:ins w:id="99508" w:author="מנוע מכני" w:date="2026-10-11T12:04:39Z"/>
        </w:rPr>
      </w:pPr>
      <w:r>
        <w:t>רב</w:t>
      </w:r>
      <w:r>
        <w:t>"</w:t>
      </w:r>
      <w:r>
        <w:t>ח</w:t>
      </w:r>
      <w:r>
        <w:t xml:space="preserve">:</w:t>
      </w:r>
    </w:p>
    <w:p w:rsidR="00DA63EC" w:rsidRDefault="00DA63EC" w:rsidP="00DA63EC">
      <w:pPr>
        <w:tabs>
          <w:tab w:val="left" w:pos="0"/>
          <w:tab w:val="center" w:pos="2835"/>
        </w:tabs>
        <w:rPr>
          <w:rtl/>
        </w:rPr>
      </w:pPr>
      <w:del w:id="99509" w:author="מנוע מכני" w:date="2026-10-11T12:04:39Z">
        <w:r>
          <w:rPr>
            <w:rtl/>
          </w:rPr>
          <w:delText xml:space="preserve"> </w:delText>
        </w:r>
      </w:del>
      <w:r>
        <w:rPr>
          <w:rtl/>
        </w:rPr>
        <w:t xml:space="preserve">כל כבשי כבשים שלש אמות לאמה, חוץ מכבשו של מזבח, שהיה שלש אמות ומחצה ואצבע ושליש אצבע בזכרותא.</w:t>
      </w:r>
    </w:p>
    <w:p w:rsidR="00DA63EC" w:rsidRDefault="00DA63EC" w:rsidP="00DA63EC">
      <w:pPr>
        <w:pStyle w:val="affffd"/>
        <w:rPr>
          <w:rtl/>
        </w:rPr>
      </w:pPr>
      <w:r>
        <w:rPr>
          <w:rtl/>
        </w:rPr>
        <w:t>׹</w:t>
      </w:r>
    </w:p>
    <w:p>
      <w:pPr>
        <w:pStyle w:val="MishnaBatzad"/>
        <w:rPr>
          <w:ins w:id="20370" w:author="קלוד" w:date="2026-10-11T09:07:24Z"/>
        </w:rPr>
      </w:pPr>
      <w:ins w:id="20369" w:author="קלוד" w:date="2026-10-11T09:07:24Z">
        <w:r>
          <w:t xml:space="preserve">משנה א</w:t>
        </w:r>
      </w:ins>
    </w:p>
    <w:p w:rsidR="00DA63EC" w:rsidRPr="000A334C" w:rsidRDefault="00DA63EC" w:rsidP="003B6D22">
      <w:pPr>
        <w:pStyle w:val="afff9"/>
        <w:rPr>
          <w:del w:id="20228" w:author="קלוד" w:date="2026-10-11T09:07:24Z"/>
          <w:rtl/>
        </w:rPr>
      </w:pPr>
      <w:del w:id="20227" w:author="קלוד" w:date="2026-10-11T09:07:24Z">
        <w:r w:rsidRPr="000A334C">
          <w:rPr>
            <w:rtl/>
          </w:rPr>
          <w:delText xml:space="preserve">מתני'.</w:delText>
        </w:r>
      </w:del>
    </w:p>
    <w:p w:rsidR="00DA63EC" w:rsidRPr="000A334C" w:rsidRDefault="00DA63EC" w:rsidP="003B6D22">
      <w:pPr>
        <w:pStyle w:val="afff9"/>
        <w:spacing w:before="120"/>
        <w:rPr>
          <w:rtl/>
        </w:rPr>
        <w:pPrChange w:id="90025" w:author="קלוד" w:date="2026-10-11T12:09:42Z">
          <w:pPr>
            <w:pStyle w:val="afff9"/>
          </w:pPr>
        </w:pPrChange>
      </w:pPr>
      <w:r w:rsidRPr="000A334C">
        <w:rPr>
          <w:rtl/>
        </w:rPr>
        <w:t>מנחות היו נקמצות בכל מקום בעזרה, ונאכלות לפנים מן הקלעים, לזכרי כהונה, בכל מאכל, ליום ולילה עד חצות.</w:t>
      </w:r>
    </w:p>
    <w:p w:rsidR="00DA63EC" w:rsidRDefault="00DA63EC" w:rsidP="00DA63EC">
      <w:pPr>
        <w:pStyle w:val="affffd"/>
        <w:rPr>
          <w:rtl/>
        </w:rPr>
      </w:pPr>
      <w:r>
        <w:rPr>
          <w:rtl/>
        </w:rPr>
        <w:t>׹</w:t>
      </w:r>
    </w:p>
    <w:p>
      <w:pPr>
        <w:pStyle w:val="afffff8"/>
        <w:rPr>
          <w:ins w:id="90345" w:author="קלוד" w:date="2026-10-11T12:29:36Z"/>
        </w:rPr>
      </w:pPr>
      <w:ins w:id="90346" w:author="קלוד" w:date="2026-10-11T12:29:36Z">
        <w:r>
          <w:rPr>
            <w:color w:val="7B3F00"/>
          </w:rPr>
          <w:t xml:space="preserve">קמיצת מנחה בהיכל - כשרה מסילוק בזיכין</w:t>
        </w:r>
      </w:ins>
    </w:p>
    <w:p>
      <w:pPr>
        <w:pStyle w:val="38"/>
        <w:rPr>
          <w:ins w:id="99511" w:author="מנוע מכני" w:date="2026-10-11T12:04:39Z"/>
        </w:rPr>
      </w:pPr>
      <w:del w:id="99510" w:author="מנוע מכני" w:date="2026-10-11T12:04:39Z">
        <w:r>
          <w:delText xml:space="preserve">•</w:delText>
        </w:r>
      </w:del>
      <w:r>
        <w:t xml:space="preserve"> א"ר אלעזר:</w:t>
      </w:r>
    </w:p>
    <w:p w:rsidR="00DA63EC" w:rsidRDefault="00DA63EC" w:rsidP="00DA63EC">
      <w:pPr>
        <w:tabs>
          <w:tab w:val="left" w:pos="0"/>
          <w:tab w:val="center" w:pos="2835"/>
        </w:tabs>
        <w:rPr>
          <w:rtl/>
        </w:rPr>
      </w:pPr>
      <w:del w:id="99512" w:author="מנוע מכני" w:date="2026-10-11T12:04:39Z">
        <w:r>
          <w:rPr>
            <w:rtl/>
          </w:rPr>
          <w:delText xml:space="preserve"> </w:delText>
        </w:r>
      </w:del>
      <w:r>
        <w:rPr>
          <w:rtl/>
        </w:rPr>
        <w:t xml:space="preserve">מנחה שנקמצה בהיכל - כשירה, שכן מצינו בסילוק בזיכין.</w:t>
      </w:r>
    </w:p>
    <w:p>
      <w:pPr>
        <w:pStyle w:val="38"/>
        <w:rPr>
          <w:ins w:id="99513" w:author="מנוע מכני" w:date="2026-10-11T12:04:39Z"/>
        </w:rPr>
      </w:pPr>
      <w:r>
        <w:t>מתיב רבי ירמיה:</w:t>
      </w:r>
    </w:p>
    <w:p w:rsidR="00DA63EC" w:rsidRDefault="00DA63EC" w:rsidP="00DA63EC">
      <w:pPr>
        <w:tabs>
          <w:tab w:val="left" w:pos="0"/>
          <w:tab w:val="center" w:pos="2835"/>
        </w:tabs>
        <w:rPr>
          <w:rtl/>
        </w:rPr>
      </w:pPr>
      <w:del w:id="99514" w:author="מנוע מכני" w:date="2026-10-11T12:04:39Z">
        <w:r w:rsidRPr="00464129">
          <w:rPr>
            <w:rStyle w:val="afffff0"/>
            <w:rtl/>
          </w:rPr>
          <w:delText xml:space="preserve"> </w:delText>
        </w:r>
      </w:del>
      <w:r w:rsidRPr="00464129">
        <w:rPr>
          <w:rStyle w:val="afffff0"/>
          <w:rFonts w:hint="cs"/>
          <w:rtl/>
        </w:rPr>
        <w:t>'</w:t>
      </w:r>
      <w:ins w:id="90883" w:author="Claude - סמנטי" w:date="2026-10-11T12:26:16Z">
        <w:r>
          <w:rPr>
            <w:rStyle w:val="afffff0"/>
            <w:rtl/>
          </w:rPr>
          <w:t xml:space="preserve">וְקָמַץ מִשָּׁם</w:t>
        </w:r>
      </w:ins>
      <w:del w:id="90884" w:author="Claude - סמנטי" w:date="2026-10-11T12:26:16Z">
        <w:r w:rsidRPr="00464129">
          <w:rPr>
            <w:rStyle w:val="afffff0"/>
            <w:rtl/>
          </w:rPr>
          <w:delText xml:space="preserve">וקמץ משם</w:delText>
        </w:r>
      </w:del>
      <w:r w:rsidRPr="00464129">
        <w:rPr>
          <w:rStyle w:val="afffff0"/>
          <w:rFonts w:hint="cs"/>
          <w:rtl/>
        </w:rPr>
        <w:t>'</w:t>
      </w:r>
      <w:r w:rsidRPr="00464129">
        <w:rPr>
          <w:rStyle w:val="afffff0"/>
          <w:rtl/>
        </w:rPr>
        <w:t xml:space="preserve"> </w:t>
      </w:r>
      <w:r>
        <w:rPr>
          <w:rtl/>
        </w:rPr>
        <w:t xml:space="preserve">- ממקום שרגלי הזר עומדות</w:t>
      </w:r>
      <w:ins w:id="94729" w:author="מנוע מכני" w:date="2026-10-11T12:04:39Z">
        <w:r>
          <w:rPr>
            <w:rtl/>
          </w:rPr>
          <w:t xml:space="preserve">,</w:t>
        </w:r>
      </w:ins>
      <w:del w:id="94730" w:author="מנוע מכני" w:date="2026-10-11T12:04:39Z">
        <w:r>
          <w:rPr>
            <w:rtl/>
          </w:rPr>
          <w:delText xml:space="preserve">;</w:delText>
        </w:r>
      </w:del>
    </w:p>
    <w:p w:rsidR="00DA63EC" w:rsidRPr="00FE1B89" w:rsidRDefault="00DA63EC" w:rsidP="00DA63EC">
      <w:pPr>
        <w:tabs>
          <w:tab w:val="left" w:pos="0"/>
          <w:tab w:val="center" w:pos="2835"/>
        </w:tabs>
        <w:rPr>
          <w:spacing w:val="-4"/>
          <w:rtl/>
        </w:rPr>
      </w:pPr>
      <w:r w:rsidRPr="00FE1B89">
        <w:rPr>
          <w:spacing w:val="-4"/>
          <w:rtl/>
        </w:rPr>
        <w:t xml:space="preserve">בן בתירא אומר: מנין שאם קמץ בשמאל שיחזיר ויקמוץ בימין? </w:t>
      </w:r>
      <w:r w:rsidRPr="00FE1B89">
        <w:rPr>
          <w:spacing w:val="-4"/>
          <w:rtl/>
        </w:rPr>
        <w:t xml:space="preserve">ת"ל</w:t>
      </w:r>
      <w:r w:rsidRPr="00FE1B89">
        <w:rPr>
          <w:spacing w:val="-4"/>
          <w:rtl/>
        </w:rPr>
        <w:t xml:space="preserve">:</w:t>
      </w:r>
      <w:r w:rsidRPr="00FE1B89">
        <w:rPr>
          <w:rStyle w:val="afffff0"/>
          <w:spacing w:val="-4"/>
          <w:rtl/>
        </w:rPr>
        <w:t xml:space="preserve"> </w:t>
      </w:r>
      <w:r w:rsidRPr="00FE1B89">
        <w:rPr>
          <w:rStyle w:val="afffff0"/>
          <w:rFonts w:hint="cs"/>
          <w:spacing w:val="-4"/>
          <w:rtl/>
        </w:rPr>
        <w:t>'</w:t>
      </w:r>
      <w:ins w:id="90885" w:author="Claude - סמנטי" w:date="2026-10-11T12:26:16Z">
        <w:r>
          <w:rPr>
            <w:rStyle w:val="afffff0"/>
            <w:spacing w:val="-4"/>
            <w:rtl/>
          </w:rPr>
          <w:t xml:space="preserve">מִשָּׁם</w:t>
        </w:r>
      </w:ins>
      <w:del w:id="90886" w:author="Claude - סמנטי" w:date="2026-10-11T12:26:16Z">
        <w:r w:rsidRPr="00FE1B89">
          <w:rPr>
            <w:rStyle w:val="afffff0"/>
            <w:spacing w:val="-4"/>
            <w:rtl/>
          </w:rPr>
          <w:delText xml:space="preserve">משם</w:delText>
        </w:r>
      </w:del>
      <w:r w:rsidRPr="00FE1B89">
        <w:rPr>
          <w:rStyle w:val="afffff0"/>
          <w:rFonts w:hint="cs"/>
          <w:spacing w:val="-4"/>
          <w:rtl/>
        </w:rPr>
        <w:t>'</w:t>
      </w:r>
      <w:r w:rsidRPr="00FE1B89">
        <w:rPr>
          <w:rStyle w:val="afffff0"/>
          <w:spacing w:val="-4"/>
          <w:rtl/>
        </w:rPr>
        <w:t>,</w:t>
      </w:r>
      <w:r w:rsidRPr="00FE1B89">
        <w:rPr>
          <w:spacing w:val="-4"/>
          <w:rtl/>
        </w:rPr>
        <w:t xml:space="preserve"> ממקום שקמץ כבר! </w:t>
      </w:r>
    </w:p>
    <w:p w:rsidR="00DA63EC" w:rsidRDefault="00DA63EC" w:rsidP="00DA63EC">
      <w:pPr>
        <w:tabs>
          <w:tab w:val="left" w:pos="0"/>
          <w:tab w:val="center" w:pos="2835"/>
        </w:tabs>
        <w:rPr>
          <w:rtl/>
        </w:rPr>
      </w:pPr>
      <w:ins w:id="91417" w:author="מנוע מכני" w:date="2026-10-11T12:04:39Z">
        <w:r>
          <w:rPr>
            <w:rtl/>
          </w:rPr>
          <w:t xml:space="preserve">יש</w:t>
        </w:r>
      </w:ins>
      <w:del w:id="91418" w:author="מנוע מכני" w:date="2026-10-11T12:04:39Z">
        <w:r>
          <w:rPr>
            <w:rtl/>
          </w:rPr>
          <w:delText xml:space="preserve">איכא</w:delText>
        </w:r>
      </w:del>
      <w:r>
        <w:rPr>
          <w:rtl/>
        </w:rPr>
        <w:t xml:space="preserve"> </w:t>
      </w:r>
      <w:ins w:id="91415" w:author="מנוע מכני" w:date="2026-10-11T12:04:39Z">
        <w:r>
          <w:rPr>
            <w:rtl/>
          </w:rPr>
          <w:t xml:space="preserve">דאמרו</w:t>
        </w:r>
      </w:ins>
      <w:del w:id="91416" w:author="מנוע מכני" w:date="2026-10-11T12:04:39Z">
        <w:r>
          <w:rPr>
            <w:rtl/>
          </w:rPr>
          <w:delText xml:space="preserve">דאמרי</w:delText>
        </w:r>
      </w:del>
      <w:r>
        <w:rPr>
          <w:rtl/>
        </w:rPr>
        <w:t xml:space="preserve">: הוא </w:t>
      </w:r>
      <w:ins w:id="97155" w:author="מנוע מכני" w:date="2026-10-11T12:04:39Z">
        <w:r>
          <w:rPr>
            <w:rtl/>
          </w:rPr>
          <w:t xml:space="preserve">מקשה</w:t>
        </w:r>
      </w:ins>
      <w:del w:id="97156" w:author="מנוע מכני" w:date="2026-10-11T12:04:39Z">
        <w:r>
          <w:rPr>
            <w:rtl/>
          </w:rPr>
          <w:delText xml:space="preserve">מותיב</w:delText>
        </w:r>
      </w:del>
      <w:r>
        <w:rPr>
          <w:rtl/>
        </w:rPr>
        <w:t xml:space="preserve"> לה והוא מפרק לה</w:t>
      </w:r>
      <w:ins w:id="94731" w:author="מנוע מכני" w:date="2026-10-11T12:04:39Z">
        <w:r>
          <w:rPr>
            <w:rtl/>
          </w:rPr>
          <w:t xml:space="preserve">,</w:t>
        </w:r>
      </w:ins>
      <w:del w:id="94732" w:author="מנוע מכני" w:date="2026-10-11T12:04:39Z">
        <w:r>
          <w:rPr>
            <w:rtl/>
          </w:rPr>
          <w:delText xml:space="preserve">;</w:delText>
        </w:r>
      </w:del>
    </w:p>
    <w:p w:rsidR="00DA63EC" w:rsidRDefault="00DA63EC" w:rsidP="00DA63EC">
      <w:pPr>
        <w:tabs>
          <w:tab w:val="left" w:pos="0"/>
          <w:tab w:val="center" w:pos="2835"/>
        </w:tabs>
        <w:rPr>
          <w:rtl/>
        </w:rPr>
      </w:pPr>
      <w:ins w:id="91421" w:author="מנוע מכני" w:date="2026-10-11T12:04:39Z">
        <w:r>
          <w:rPr>
            <w:rtl/>
          </w:rPr>
          <w:t xml:space="preserve">יש</w:t>
        </w:r>
      </w:ins>
      <w:del w:id="91422" w:author="מנוע מכני" w:date="2026-10-11T12:04:39Z">
        <w:r>
          <w:rPr>
            <w:rtl/>
          </w:rPr>
          <w:delText xml:space="preserve">איכא</w:delText>
        </w:r>
      </w:del>
      <w:r>
        <w:rPr>
          <w:rtl/>
        </w:rPr>
        <w:t xml:space="preserve"> </w:t>
      </w:r>
      <w:ins w:id="91419" w:author="מנוע מכני" w:date="2026-10-11T12:04:39Z">
        <w:r>
          <w:rPr>
            <w:rtl/>
          </w:rPr>
          <w:t xml:space="preserve">דאמרו</w:t>
        </w:r>
      </w:ins>
      <w:del w:id="91420" w:author="מנוע מכני" w:date="2026-10-11T12:04:39Z">
        <w:r>
          <w:rPr>
            <w:rtl/>
          </w:rPr>
          <w:delText xml:space="preserve">דאמרי</w:delText>
        </w:r>
      </w:del>
      <w:r>
        <w:rPr>
          <w:rtl/>
        </w:rPr>
        <w:t xml:space="preserve">: </w:t>
      </w:r>
      <w:r>
        <w:rPr>
          <w:rtl/>
        </w:rPr>
        <w:t xml:space="preserve">א"ל</w:t>
      </w:r>
      <w:r>
        <w:rPr>
          <w:rtl/>
        </w:rPr>
        <w:t xml:space="preserve"> </w:t>
      </w:r>
      <w:r>
        <w:rPr>
          <w:rStyle w:val="2fb"/>
          <w:rtl/>
        </w:rPr>
        <w:t xml:space="preserve">ר"</w:t>
      </w:r>
      <w:r>
        <w:rPr>
          <w:rStyle w:val="2fb"/>
          <w:rFonts w:hint="cs"/>
          <w:rtl/>
        </w:rPr>
        <w:t>ע</w:t>
      </w:r>
      <w:ins w:id="94733" w:author="מנוע מכני" w:date="2026-10-11T12:04:39Z">
        <w:r>
          <w:rPr>
            <w:rtl/>
          </w:rPr>
          <w:t xml:space="preserve"> </w:t>
        </w:r>
      </w:ins>
      <w:del w:id="94734" w:author="מנוע מכני" w:date="2026-10-11T12:04:39Z">
        <w:r>
          <w:rPr>
            <w:rtl/>
          </w:rPr>
          <w:delText xml:space="preserve"> </w:delText>
        </w:r>
        <w:r>
          <w:rPr>
            <w:rFonts w:hint="cs"/>
            <w:rtl/>
          </w:rPr>
          <w:delText xml:space="preserve"> </w:delText>
        </w:r>
      </w:del>
      <w:r>
        <w:rPr>
          <w:rStyle w:val="2fb"/>
          <w:rFonts w:hint="cs"/>
          <w:rtl/>
        </w:rPr>
        <w:t xml:space="preserve">לריב</w:t>
      </w:r>
      <w:r>
        <w:rPr>
          <w:rStyle w:val="2fb"/>
          <w:rtl/>
        </w:rPr>
        <w:t>"</w:t>
      </w:r>
      <w:r>
        <w:rPr>
          <w:rStyle w:val="2fb"/>
          <w:rFonts w:hint="cs"/>
          <w:rtl/>
        </w:rPr>
        <w:t>ת</w:t>
      </w:r>
      <w:r>
        <w:rPr>
          <w:rtl/>
        </w:rPr>
        <w:t xml:space="preserve"> אסברא לך: </w:t>
      </w:r>
      <w:r>
        <w:rPr>
          <w:rtl/>
        </w:rPr>
        <w:t xml:space="preserve">לא</w:t>
      </w:r>
      <w:r>
        <w:rPr>
          <w:rtl/>
        </w:rPr>
        <w:t xml:space="preserve"> נצרכא, אלא להכשיר כל העזרה כולה, </w:t>
      </w:r>
    </w:p>
    <w:p w:rsidR="00DA63EC" w:rsidRDefault="00DA63EC" w:rsidP="00DA63EC">
      <w:pPr>
        <w:tabs>
          <w:tab w:val="left" w:pos="0"/>
          <w:tab w:val="center" w:pos="2835"/>
        </w:tabs>
        <w:rPr>
          <w:rtl/>
        </w:rPr>
      </w:pPr>
      <w:r>
        <w:rPr>
          <w:rFonts w:hint="cs"/>
          <w:rtl/>
        </w:rPr>
        <w:t>סד</w:t>
      </w:r>
      <w:r>
        <w:rPr>
          <w:rtl/>
        </w:rPr>
        <w:t>"</w:t>
      </w:r>
      <w:r>
        <w:rPr>
          <w:rFonts w:hint="cs"/>
          <w:rtl/>
        </w:rPr>
        <w:t>א</w:t>
      </w:r>
      <w:r>
        <w:rPr>
          <w:rtl/>
        </w:rPr>
        <w:t>: הואיל ועולה קדשי קדשים ומנחה קדשי קדשים, מה עולה טעונה צפון, אף מנחה טעונה צפון.</w:t>
      </w:r>
    </w:p>
    <w:p w:rsidR="00DA63EC" w:rsidRDefault="00DA63EC" w:rsidP="00DA63EC">
      <w:pPr>
        <w:tabs>
          <w:tab w:val="left" w:pos="0"/>
          <w:tab w:val="center" w:pos="2835"/>
        </w:tabs>
        <w:rPr>
          <w:rtl/>
        </w:rPr>
      </w:pPr>
      <w:r>
        <w:rPr>
          <w:rtl/>
        </w:rPr>
        <w:t>מה לעולה שכן כליל! מחטאת.</w:t>
      </w:r>
    </w:p>
    <w:p w:rsidR="00DA63EC" w:rsidRDefault="00DA63EC" w:rsidP="00DA63EC">
      <w:pPr>
        <w:tabs>
          <w:tab w:val="left" w:pos="0"/>
          <w:tab w:val="center" w:pos="2835"/>
        </w:tabs>
        <w:rPr>
          <w:rtl/>
        </w:rPr>
      </w:pPr>
      <w:r>
        <w:rPr>
          <w:rtl/>
        </w:rPr>
        <w:t>מה לחטאת שכן מכפרת על חייבי כריתות! מאשם.</w:t>
      </w:r>
    </w:p>
    <w:p w:rsidR="00DA63EC" w:rsidRDefault="00DA63EC" w:rsidP="00DA63EC">
      <w:pPr>
        <w:tabs>
          <w:tab w:val="left" w:pos="0"/>
          <w:tab w:val="center" w:pos="2835"/>
        </w:tabs>
        <w:rPr>
          <w:rtl/>
        </w:rPr>
      </w:pPr>
      <w:r>
        <w:rPr>
          <w:rtl/>
        </w:rPr>
        <w:t xml:space="preserve">מה לאשם שכן מיני דמים! </w:t>
      </w:r>
      <w:ins w:id="91423" w:author="מנוע מכני" w:date="2026-10-11T12:04:39Z">
        <w:r>
          <w:rPr>
            <w:rtl/>
          </w:rPr>
          <w:t xml:space="preserve">מכולם</w:t>
        </w:r>
      </w:ins>
      <w:del w:id="91424" w:author="מנוע מכני" w:date="2026-10-11T12:04:39Z">
        <w:r>
          <w:rPr>
            <w:rtl/>
          </w:rPr>
          <w:delText xml:space="preserve">מכולהו</w:delText>
        </w:r>
      </w:del>
      <w:r>
        <w:rPr>
          <w:rtl/>
        </w:rPr>
        <w:t xml:space="preserve">.</w:t>
      </w:r>
    </w:p>
    <w:p w:rsidR="00DA63EC" w:rsidRDefault="00DA63EC" w:rsidP="00DA63EC">
      <w:pPr>
        <w:tabs>
          <w:tab w:val="left" w:pos="0"/>
          <w:tab w:val="center" w:pos="2835"/>
        </w:tabs>
        <w:rPr>
          <w:rtl/>
        </w:rPr>
      </w:pPr>
      <w:r>
        <w:rPr>
          <w:rtl/>
        </w:rPr>
        <w:t xml:space="preserve">מה </w:t>
      </w:r>
      <w:ins w:id="91425" w:author="מנוע מכני" w:date="2026-10-11T12:04:39Z">
        <w:r>
          <w:rPr>
            <w:rtl/>
          </w:rPr>
          <w:t xml:space="preserve">לכולם</w:t>
        </w:r>
      </w:ins>
      <w:del w:id="91426" w:author="מנוע מכני" w:date="2026-10-11T12:04:39Z">
        <w:r>
          <w:rPr>
            <w:rtl/>
          </w:rPr>
          <w:delText xml:space="preserve">לכולהו</w:delText>
        </w:r>
      </w:del>
      <w:r>
        <w:rPr>
          <w:rtl/>
        </w:rPr>
        <w:t xml:space="preserve"> שכן מיני דמים! אלא </w:t>
      </w:r>
      <w:ins w:id="97157" w:author="מנוע מכני" w:date="2026-10-11T12:04:39Z">
        <w:r>
          <w:rPr>
            <w:rtl/>
          </w:rPr>
          <w:t xml:space="preserve">הוצרך</w:t>
        </w:r>
      </w:ins>
      <w:del w:id="97158" w:author="מנוע מכני" w:date="2026-10-11T12:04:39Z">
        <w:r>
          <w:rPr>
            <w:rtl/>
          </w:rPr>
          <w:delText xml:space="preserve">איצטריך</w:delText>
        </w:r>
      </w:del>
      <w:r>
        <w:rPr>
          <w:rtl/>
        </w:rPr>
        <w:t xml:space="preserve">, </w:t>
      </w:r>
      <w:r>
        <w:rPr>
          <w:rtl/>
        </w:rPr>
        <w:t xml:space="preserve">סד"א</w:t>
      </w:r>
      <w:r>
        <w:rPr>
          <w:rtl/>
        </w:rPr>
        <w:t xml:space="preserve">: הואיל וכתיב </w:t>
      </w:r>
      <w:r>
        <w:rPr>
          <w:rStyle w:val="afffff0"/>
          <w:rtl/>
          <w:rPrChange w:id="9046" w:author="מנוע פסוקים" w:date="2026-10-11T09:29:40Z">
            <w:rPr>
              <w:rtl/>
            </w:rPr>
          </w:rPrChange>
        </w:rPr>
        <w:t xml:space="preserve">והגישה אל המזבח</w:t>
      </w:r>
      <w:r>
        <w:rPr>
          <w:rtl/>
        </w:rPr>
        <w:t xml:space="preserve">, והרים </w:t>
      </w:r>
      <w:r w:rsidRPr="00FE1B89">
        <w:rPr>
          <w:spacing w:val="-2"/>
          <w:rtl/>
        </w:rPr>
        <w:t xml:space="preserve">ממנו בקומצו, מה הגשה בקרן מערבית דרומית, אף קמיצה בקרן מערבית דרומית, </w:t>
      </w:r>
      <w:r w:rsidRPr="00FE1B89">
        <w:rPr>
          <w:spacing w:val="-2"/>
          <w:rtl/>
        </w:rPr>
        <w:t xml:space="preserve">ק</w:t>
      </w:r>
      <w:r w:rsidRPr="00FE1B89">
        <w:rPr>
          <w:rFonts w:hint="cs"/>
          <w:spacing w:val="-2"/>
          <w:rtl/>
        </w:rPr>
        <w:t>מ</w:t>
      </w:r>
      <w:r w:rsidRPr="00FE1B89">
        <w:rPr>
          <w:spacing w:val="-2"/>
          <w:rtl/>
        </w:rPr>
        <w:t>"</w:t>
      </w:r>
      <w:r w:rsidRPr="00FE1B89">
        <w:rPr>
          <w:rFonts w:hint="cs"/>
          <w:spacing w:val="-2"/>
          <w:rtl/>
        </w:rPr>
        <w:t>ל</w:t>
      </w:r>
    </w:p>
    <w:p>
      <w:pPr>
        <w:pStyle w:val="afffff8"/>
        <w:rPr>
          <w:ins w:id="90343" w:author="קלוד" w:date="2026-10-11T12:29:36Z"/>
        </w:rPr>
      </w:pPr>
      <w:ins w:id="90344" w:author="קלוד" w:date="2026-10-11T12:29:36Z">
        <w:r>
          <w:rPr>
            <w:color w:val="7B3F00"/>
          </w:rPr>
          <w:t xml:space="preserve">שלמים ששחטן בהיכל - כשרים</w:t>
        </w:r>
      </w:ins>
    </w:p>
    <w:p>
      <w:pPr>
        <w:pStyle w:val="38"/>
        <w:rPr>
          <w:ins w:id="99516" w:author="מנוע מכני" w:date="2026-10-11T12:04:39Z"/>
        </w:rPr>
      </w:pPr>
      <w:del w:id="99515" w:author="מנוע מכני" w:date="2026-10-11T12:04:39Z">
        <w:r>
          <w:delText xml:space="preserve">•</w:delText>
        </w:r>
      </w:del>
      <w:r>
        <w:t xml:space="preserve"> </w:t>
      </w:r>
      <w:r>
        <w:t>ארי</w:t>
      </w:r>
      <w:r>
        <w:t>"</w:t>
      </w:r>
      <w:r>
        <w:t>ו</w:t>
      </w:r>
      <w:r>
        <w:t xml:space="preserve">:</w:t>
      </w:r>
    </w:p>
    <w:p w:rsidR="00DA63EC" w:rsidRDefault="00DA63EC" w:rsidP="00DA63EC">
      <w:pPr>
        <w:tabs>
          <w:tab w:val="left" w:pos="0"/>
          <w:tab w:val="center" w:pos="2835"/>
        </w:tabs>
        <w:rPr>
          <w:rtl/>
        </w:rPr>
      </w:pPr>
      <w:del w:id="99517" w:author="מנוע מכני" w:date="2026-10-11T12:04:39Z">
        <w:r>
          <w:rPr>
            <w:rtl/>
          </w:rPr>
          <w:delText xml:space="preserve"> </w:delText>
        </w:r>
      </w:del>
      <w:r>
        <w:rPr>
          <w:rtl/>
        </w:rPr>
        <w:t xml:space="preserve">שלמים ששחטן בהיכל - כשרים,</w:t>
      </w:r>
      <w:r>
        <w:rPr>
          <w:rFonts w:hint="cs"/>
          <w:rtl/>
        </w:rPr>
        <w:t xml:space="preserve"> </w:t>
      </w:r>
      <w:r w:rsidRPr="0046594B">
        <w:rPr>
          <w:rStyle w:val="afffff0"/>
          <w:rFonts w:hint="cs"/>
          <w:rtl/>
        </w:rPr>
        <w:t>ד'</w:t>
      </w:r>
      <w:r w:rsidRPr="0046594B">
        <w:rPr>
          <w:rStyle w:val="afffff0"/>
          <w:rtl/>
        </w:rPr>
        <w:t xml:space="preserve">ושחטו </w:t>
      </w:r>
      <w:r w:rsidRPr="0046594B">
        <w:rPr>
          <w:rStyle w:val="afffff0"/>
          <w:rFonts w:hint="cs"/>
          <w:rtl/>
        </w:rPr>
        <w:t xml:space="preserve">אותו </w:t>
      </w:r>
      <w:r w:rsidRPr="0046594B">
        <w:rPr>
          <w:rStyle w:val="afffff0"/>
          <w:rtl/>
        </w:rPr>
        <w:t>פתח אהל מועד</w:t>
      </w:r>
      <w:r w:rsidRPr="0046594B">
        <w:rPr>
          <w:rStyle w:val="afffff0"/>
          <w:rFonts w:hint="cs"/>
          <w:rtl/>
        </w:rPr>
        <w:t>'</w:t>
      </w:r>
      <w:r w:rsidRPr="0046594B">
        <w:rPr>
          <w:rStyle w:val="afffff0"/>
          <w:rtl/>
        </w:rPr>
        <w:t>,</w:t>
      </w:r>
      <w:r>
        <w:rPr>
          <w:rtl/>
        </w:rPr>
        <w:t xml:space="preserve"> ולא יהא טפל חמור מן העיקר.</w:t>
      </w:r>
    </w:p>
    <w:p>
      <w:pPr>
        <w:pStyle w:val="afffff8"/>
        <w:rPr>
          <w:ins w:id="90341" w:author="קלוד" w:date="2026-10-11T12:29:36Z"/>
        </w:rPr>
      </w:pPr>
      <w:ins w:id="90342" w:author="קלוד" w:date="2026-10-11T12:29:36Z">
        <w:r>
          <w:rPr>
            <w:color w:val="7B3F00"/>
          </w:rPr>
          <w:t xml:space="preserve">הקיפו עובדי כוכבים את העזרה - אכילת קדשי קדשים</w:t>
        </w:r>
      </w:ins>
    </w:p>
    <w:p>
      <w:pPr>
        <w:pStyle w:val="38"/>
        <w:rPr>
          <w:ins w:id="99519" w:author="מנוע מכני" w:date="2026-10-11T12:04:39Z"/>
        </w:rPr>
      </w:pPr>
      <w:del w:id="99518" w:author="מנוע מכני" w:date="2026-10-11T12:04:39Z">
        <w:r>
          <w:delText xml:space="preserve">•</w:delText>
        </w:r>
      </w:del>
      <w:r>
        <w:t xml:space="preserve"> </w:t>
      </w:r>
      <w:r>
        <w:t>והך דריב</w:t>
      </w:r>
      <w:r>
        <w:t>"</w:t>
      </w:r>
      <w:r>
        <w:t>ב</w:t>
      </w:r>
      <w:r>
        <w:t xml:space="preserve">:</w:t>
      </w:r>
    </w:p>
    <w:p w:rsidR="00DA63EC" w:rsidRDefault="00DA63EC" w:rsidP="00DA63EC">
      <w:pPr>
        <w:tabs>
          <w:tab w:val="left" w:pos="0"/>
          <w:tab w:val="center" w:pos="2835"/>
        </w:tabs>
        <w:rPr>
          <w:rtl/>
        </w:rPr>
      </w:pPr>
      <w:del w:id="99520" w:author="מנוע מכני" w:date="2026-10-11T12:04:39Z">
        <w:r>
          <w:rPr>
            <w:rtl/>
          </w:rPr>
          <w:delText xml:space="preserve"> </w:delText>
        </w:r>
      </w:del>
      <w:r>
        <w:rPr>
          <w:rtl/>
        </w:rPr>
        <w:t xml:space="preserve">מנין שאם הקיפו עובדי כוכבים את כל העזרה, שהכהנים נכנסין לשם ואוכלין שם קדשי קדשים? </w:t>
      </w:r>
      <w:r>
        <w:rPr>
          <w:rtl/>
        </w:rPr>
        <w:t xml:space="preserve">ת"ל</w:t>
      </w:r>
      <w:r>
        <w:rPr>
          <w:rtl/>
        </w:rPr>
        <w:t xml:space="preserve">: </w:t>
      </w:r>
      <w:r>
        <w:rPr>
          <w:rFonts w:hint="cs"/>
          <w:rtl/>
        </w:rPr>
        <w:t>'</w:t>
      </w:r>
      <w:ins w:id="90887" w:author="Claude - סמנטי" w:date="2026-10-11T12:26:16Z">
        <w:r>
          <w:rPr>
            <w:rStyle w:val="afffff0"/>
            <w:rtl/>
          </w:rPr>
          <w:t xml:space="preserve">בְּקֹדֶשׁ הַקֳּדָשִׁים תֹּאכְלֶנּוּ</w:t>
        </w:r>
      </w:ins>
      <w:del w:id="90888" w:author="Claude - סמנטי" w:date="2026-10-11T12:26:16Z">
        <w:r>
          <w:rPr>
            <w:rtl/>
          </w:rPr>
          <w:delText xml:space="preserve">בקדש הקדשים תאכלנו</w:delText>
        </w:r>
      </w:del>
      <w:r>
        <w:rPr>
          <w:rFonts w:hint="cs"/>
          <w:rtl/>
        </w:rPr>
        <w:t>'</w:t>
      </w:r>
      <w:ins w:id="94735" w:author="מנוע מכני" w:date="2026-10-11T12:04:39Z">
        <w:r>
          <w:rPr>
            <w:rtl/>
          </w:rPr>
          <w:t xml:space="preserve">,</w:t>
        </w:r>
      </w:ins>
      <w:del w:id="94736" w:author="מנוע מכני" w:date="2026-10-11T12:04:39Z">
        <w:r>
          <w:rPr>
            <w:rtl/>
          </w:rPr>
          <w:delText xml:space="preserve">;</w:delText>
        </w:r>
      </w:del>
    </w:p>
    <w:p w:rsidR="00DA63EC" w:rsidRDefault="00DA63EC" w:rsidP="00DA63EC">
      <w:pPr>
        <w:tabs>
          <w:tab w:val="left" w:pos="0"/>
          <w:tab w:val="center" w:pos="2835"/>
        </w:tabs>
        <w:rPr>
          <w:rtl/>
        </w:rPr>
      </w:pPr>
      <w:r>
        <w:rPr>
          <w:rFonts w:hint="cs"/>
          <w:rtl/>
        </w:rPr>
        <w:t>ודווקא ב</w:t>
      </w:r>
      <w:r>
        <w:rPr>
          <w:rtl/>
        </w:rPr>
        <w:t xml:space="preserve">עבודה, דאדם עובד במקום רבו, </w:t>
      </w:r>
      <w:ins w:id="91427" w:author="מנוע מכני" w:date="2026-10-11T12:04:39Z">
        <w:r>
          <w:rPr>
            <w:rtl/>
          </w:rPr>
          <w:t xml:space="preserve">אומרים</w:t>
        </w:r>
      </w:ins>
      <w:del w:id="91428" w:author="מנוע מכני" w:date="2026-10-11T12:04:39Z">
        <w:r>
          <w:rPr>
            <w:rtl/>
          </w:rPr>
          <w:delText xml:space="preserve">אמרינן</w:delText>
        </w:r>
      </w:del>
      <w:r>
        <w:rPr>
          <w:rtl/>
        </w:rPr>
        <w:t xml:space="preserve"> </w:t>
      </w:r>
      <w:r>
        <w:rPr>
          <w:rtl/>
        </w:rPr>
        <w:t xml:space="preserve">לא</w:t>
      </w:r>
      <w:r>
        <w:rPr>
          <w:rtl/>
        </w:rPr>
        <w:t xml:space="preserve"> יהא טפל חמור מן העיקר</w:t>
      </w:r>
      <w:ins w:id="94737" w:author="מנוע מכני" w:date="2026-10-11T12:04:39Z">
        <w:r>
          <w:rPr>
            <w:rtl/>
          </w:rPr>
          <w:t xml:space="preserve">,</w:t>
        </w:r>
      </w:ins>
      <w:del w:id="94738"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אכילה, דאין אדם אוכל במקום רבו, </w:t>
      </w:r>
      <w:r>
        <w:rPr>
          <w:rtl/>
        </w:rPr>
        <w:t xml:space="preserve">לא</w:t>
      </w:r>
      <w:r>
        <w:rPr>
          <w:rtl/>
        </w:rPr>
        <w:t xml:space="preserve"> יהא טפל חמור מן העיקר </w:t>
      </w:r>
      <w:r>
        <w:rPr>
          <w:rtl/>
        </w:rPr>
        <w:t xml:space="preserve">לא</w:t>
      </w:r>
      <w:r>
        <w:rPr>
          <w:rtl/>
        </w:rPr>
        <w:t xml:space="preserve"> </w:t>
      </w:r>
      <w:ins w:id="91429" w:author="מנוע מכני" w:date="2026-10-11T12:04:39Z">
        <w:r>
          <w:rPr>
            <w:rtl/>
          </w:rPr>
          <w:t xml:space="preserve">אומרים</w:t>
        </w:r>
      </w:ins>
      <w:del w:id="91430" w:author="מנוע מכני" w:date="2026-10-11T12:04:39Z">
        <w:r>
          <w:rPr>
            <w:rtl/>
          </w:rPr>
          <w:delText xml:space="preserve">אמרינן</w:delText>
        </w:r>
      </w:del>
      <w:r>
        <w:rPr>
          <w:rtl/>
        </w:rPr>
        <w:t xml:space="preserve">.</w:t>
      </w:r>
    </w:p>
    <w:p w:rsidR="00DA63EC" w:rsidRDefault="00DA63EC" w:rsidP="00DA63EC">
      <w:pPr>
        <w:pStyle w:val="affffd"/>
        <w:rPr>
          <w:rtl/>
        </w:rPr>
      </w:pPr>
      <w:r>
        <w:rPr>
          <w:rtl/>
        </w:rPr>
        <w:lastRenderedPageBreak/>
        <w:t>׹</w:t>
      </w:r>
    </w:p>
    <w:p>
      <w:pPr>
        <w:pStyle w:val="MishnaBatzad"/>
        <w:rPr>
          <w:ins w:id="20372" w:author="קלוד" w:date="2026-10-11T09:07:24Z"/>
        </w:rPr>
      </w:pPr>
      <w:ins w:id="20371" w:author="קלוד" w:date="2026-10-11T09:07:24Z">
        <w:r>
          <w:t xml:space="preserve">משנה ב</w:t>
        </w:r>
      </w:ins>
    </w:p>
    <w:p w:rsidR="00DA63EC" w:rsidRPr="000A334C" w:rsidRDefault="00DA63EC" w:rsidP="003B6D22">
      <w:pPr>
        <w:pStyle w:val="afff9"/>
        <w:rPr>
          <w:del w:id="20230" w:author="קלוד" w:date="2026-10-11T09:07:24Z"/>
          <w:rtl/>
        </w:rPr>
      </w:pPr>
      <w:del w:id="20229" w:author="קלוד" w:date="2026-10-11T09:07:24Z">
        <w:r w:rsidRPr="000A334C">
          <w:rPr>
            <w:rtl/>
          </w:rPr>
          <w:delText xml:space="preserve">מתני'.</w:delText>
        </w:r>
      </w:del>
    </w:p>
    <w:p w:rsidR="00DA63EC" w:rsidRPr="000A334C" w:rsidRDefault="00DA63EC" w:rsidP="003B6D22">
      <w:pPr>
        <w:pStyle w:val="afff9"/>
        <w:spacing w:before="120"/>
        <w:rPr>
          <w:rtl/>
        </w:rPr>
        <w:pPrChange w:id="90026" w:author="קלוד" w:date="2026-10-11T12:09:42Z">
          <w:pPr>
            <w:pStyle w:val="afff9"/>
          </w:pPr>
        </w:pPrChange>
      </w:pPr>
      <w:r w:rsidRPr="000A334C">
        <w:rPr>
          <w:rtl/>
        </w:rPr>
        <w:t>חטאת העוף היתה נעשית על קרן דרומית מערבית, ובכל מקום היתה כשירה, אלא זה היתה מקומה.</w:t>
      </w:r>
    </w:p>
    <w:p w:rsidR="00DA63EC" w:rsidRPr="000A334C" w:rsidRDefault="00DA63EC" w:rsidP="003B6D22">
      <w:pPr>
        <w:pStyle w:val="afff9"/>
        <w:rPr>
          <w:rtl/>
        </w:rPr>
      </w:pPr>
      <w:r w:rsidRPr="000A334C">
        <w:rPr>
          <w:rtl/>
        </w:rPr>
        <w:t>ושלשה דברים היתה אותה קרן משמשת מלמטה ושלשה מלמעלה, מלמטה: חטאת העוף, והגשות, ושירי הדם;</w:t>
      </w:r>
    </w:p>
    <w:p w:rsidR="00DA63EC" w:rsidRPr="000A334C" w:rsidRDefault="00DA63EC" w:rsidP="003B6D22">
      <w:pPr>
        <w:pStyle w:val="afff9"/>
        <w:rPr>
          <w:rtl/>
        </w:rPr>
      </w:pPr>
      <w:r w:rsidRPr="000A334C">
        <w:rPr>
          <w:rtl/>
        </w:rPr>
        <w:t>ומלמעלן: ניסוך היין והמים, ועולת העוף כשהיא רבה במזרח.</w:t>
      </w:r>
    </w:p>
    <w:p w:rsidR="00DA63EC" w:rsidRDefault="00DA63EC" w:rsidP="00DA63EC">
      <w:pPr>
        <w:pStyle w:val="afff3"/>
        <w:framePr w:wrap="around"/>
        <w:rPr>
          <w:rtl/>
        </w:rPr>
      </w:pPr>
      <w:r>
        <w:rPr>
          <w:rFonts w:hint="cs"/>
          <w:rtl/>
        </w:rPr>
        <w:t>סג:</w:t>
      </w:r>
    </w:p>
    <w:p>
      <w:pPr>
        <w:pStyle w:val="MishnaBatzad"/>
        <w:rPr>
          <w:ins w:id="20374" w:author="קלוד" w:date="2026-10-11T09:07:24Z"/>
        </w:rPr>
      </w:pPr>
      <w:ins w:id="20373" w:author="קלוד" w:date="2026-10-11T09:07:24Z">
        <w:r>
          <w:t xml:space="preserve">משנה ג</w:t>
        </w:r>
      </w:ins>
    </w:p>
    <w:p w:rsidR="00DA63EC" w:rsidRPr="000A334C" w:rsidRDefault="00DA63EC" w:rsidP="003B6D22">
      <w:pPr>
        <w:pStyle w:val="afff9"/>
        <w:rPr>
          <w:rtl/>
        </w:rPr>
      </w:pPr>
      <w:r w:rsidRPr="000A334C">
        <w:rPr>
          <w:rtl/>
        </w:rPr>
        <w:t>כל העולין למזבח - עולין דרך ימין ומקיפין ויורדין דרך שמאל, חוץ מן העולה לג' אלו, שהיו עולין ויורדין על העקב.</w:t>
      </w:r>
    </w:p>
    <w:p w:rsidR="00DA63EC" w:rsidRDefault="00DA63EC" w:rsidP="00DA63EC">
      <w:pPr>
        <w:pStyle w:val="affffd"/>
        <w:rPr>
          <w:rtl/>
        </w:rPr>
      </w:pPr>
      <w:r>
        <w:rPr>
          <w:rtl/>
        </w:rPr>
        <w:t>׹</w:t>
      </w:r>
    </w:p>
    <w:p>
      <w:pPr>
        <w:pStyle w:val="afffff8"/>
        <w:rPr>
          <w:ins w:id="90339" w:author="קלוד" w:date="2026-10-11T12:29:36Z"/>
        </w:rPr>
      </w:pPr>
      <w:ins w:id="90340" w:author="קלוד" w:date="2026-10-11T12:29:36Z">
        <w:r>
          <w:rPr>
            <w:color w:val="7B3F00"/>
          </w:rPr>
          <w:t xml:space="preserve">חטאת העוף והגשת מנחה - קרן מערבית דרומית</w:t>
        </w:r>
      </w:ins>
    </w:p>
    <w:p>
      <w:pPr>
        <w:pStyle w:val="38"/>
        <w:rPr>
          <w:ins w:id="99521" w:author="מנוע מכני" w:date="2026-10-11T12:04:39Z"/>
        </w:rPr>
      </w:pPr>
      <w:r>
        <w:t xml:space="preserve">מה"מ?</w:t>
      </w:r>
    </w:p>
    <w:p w:rsidR="00DA63EC" w:rsidRDefault="00DA63EC" w:rsidP="00DA63EC">
      <w:pPr>
        <w:tabs>
          <w:tab w:val="left" w:pos="0"/>
          <w:tab w:val="center" w:pos="2835"/>
        </w:tabs>
        <w:rPr>
          <w:rtl/>
        </w:rPr>
      </w:pPr>
      <w:del w:id="99522" w:author="מנוע מכני" w:date="2026-10-11T12:04:39Z">
        <w:r>
          <w:rPr>
            <w:rtl/>
          </w:rPr>
          <w:delText xml:space="preserve"> </w:delText>
        </w:r>
      </w:del>
      <w:r>
        <w:rPr>
          <w:rtl/>
        </w:rPr>
        <w:t xml:space="preserve">א"ר יהושע,</w:t>
      </w:r>
      <w:r w:rsidRPr="00464129">
        <w:rPr>
          <w:rStyle w:val="afffff0"/>
          <w:rtl/>
        </w:rPr>
        <w:t xml:space="preserve"> </w:t>
      </w:r>
      <w:r w:rsidRPr="00464129">
        <w:rPr>
          <w:rStyle w:val="afffff0"/>
          <w:rFonts w:hint="cs"/>
          <w:rtl/>
        </w:rPr>
        <w:t>'</w:t>
      </w:r>
      <w:r w:rsidRPr="00464129">
        <w:rPr>
          <w:rStyle w:val="afffff0"/>
          <w:rtl/>
        </w:rPr>
        <w:t xml:space="preserve">לא ישים </w:t>
      </w:r>
      <w:ins w:id="93193" w:author="מנוע מכני" w:date="2026-10-11T12:04:39Z">
        <w:r>
          <w:rPr>
            <w:rStyle w:val="afffff0"/>
            <w:rtl/>
          </w:rPr>
          <w:t xml:space="preserve">עליו</w:t>
        </w:r>
      </w:ins>
      <w:del w:id="93194" w:author="מנוע מכני" w:date="2026-10-11T12:04:39Z">
        <w:r w:rsidRPr="00464129">
          <w:rPr>
            <w:rStyle w:val="afffff0"/>
            <w:rtl/>
          </w:rPr>
          <w:delText xml:space="preserve">עליה</w:delText>
        </w:r>
      </w:del>
      <w:r w:rsidRPr="00464129">
        <w:rPr>
          <w:rStyle w:val="afffff0"/>
          <w:rtl/>
        </w:rPr>
        <w:t xml:space="preserve"> שמן ולא יתן </w:t>
      </w:r>
      <w:ins w:id="93195" w:author="מנוע מכני" w:date="2026-10-11T12:04:39Z">
        <w:r>
          <w:rPr>
            <w:rStyle w:val="afffff0"/>
            <w:rtl/>
          </w:rPr>
          <w:t xml:space="preserve">עליו</w:t>
        </w:r>
      </w:ins>
      <w:del w:id="93196" w:author="מנוע מכני" w:date="2026-10-11T12:04:39Z">
        <w:r w:rsidRPr="00464129">
          <w:rPr>
            <w:rStyle w:val="afffff0"/>
            <w:rtl/>
          </w:rPr>
          <w:delText xml:space="preserve">עליה</w:delText>
        </w:r>
      </w:del>
      <w:r w:rsidRPr="00464129">
        <w:rPr>
          <w:rStyle w:val="afffff0"/>
          <w:rtl/>
        </w:rPr>
        <w:t xml:space="preserve"> לבונה כי חטאת היא</w:t>
      </w:r>
      <w:r w:rsidRPr="00464129">
        <w:rPr>
          <w:rStyle w:val="afffff0"/>
          <w:rFonts w:hint="cs"/>
          <w:rtl/>
        </w:rPr>
        <w:t>'</w:t>
      </w:r>
      <w:r w:rsidRPr="00464129">
        <w:rPr>
          <w:rStyle w:val="afffff0"/>
          <w:rtl/>
        </w:rPr>
        <w:t>,</w:t>
      </w:r>
    </w:p>
    <w:p w:rsidR="00DA63EC" w:rsidRPr="00FE1B89" w:rsidRDefault="00DA63EC" w:rsidP="00DA63EC">
      <w:pPr>
        <w:tabs>
          <w:tab w:val="left" w:pos="0"/>
          <w:tab w:val="center" w:pos="2835"/>
        </w:tabs>
        <w:rPr>
          <w:spacing w:val="-2"/>
          <w:rtl/>
        </w:rPr>
      </w:pPr>
      <w:r w:rsidRPr="00FE1B89">
        <w:rPr>
          <w:spacing w:val="-2"/>
          <w:rtl/>
        </w:rPr>
        <w:tab/>
        <w:t xml:space="preserve">חטאת קרויה מנחה ומנחה קרויה חטאת, מה חטאת טעונה צפון, אף מנחה טעונה צפון, </w:t>
      </w:r>
    </w:p>
    <w:p w:rsidR="00DA63EC" w:rsidRDefault="00DA63EC" w:rsidP="00DA63EC">
      <w:pPr>
        <w:tabs>
          <w:tab w:val="left" w:pos="0"/>
          <w:tab w:val="center" w:pos="2835"/>
        </w:tabs>
        <w:rPr>
          <w:rtl/>
        </w:rPr>
      </w:pPr>
      <w:r>
        <w:rPr>
          <w:rtl/>
        </w:rPr>
        <w:t>ומה מנחה בקרן מערבית דרומית, אף חטאת בקרן מערבית דרומית.</w:t>
      </w:r>
    </w:p>
    <w:p w:rsidR="00DA63EC" w:rsidRDefault="00DA63EC" w:rsidP="00DA63EC">
      <w:pPr>
        <w:tabs>
          <w:tab w:val="left" w:pos="0"/>
          <w:tab w:val="center" w:pos="2835"/>
        </w:tabs>
        <w:rPr>
          <w:rtl/>
        </w:rPr>
      </w:pPr>
      <w:r>
        <w:rPr>
          <w:rtl/>
        </w:rPr>
        <w:t xml:space="preserve">ומנחה גופה מדתניא: </w:t>
      </w:r>
      <w:r w:rsidRPr="0046556D">
        <w:rPr>
          <w:rStyle w:val="afffff0"/>
          <w:rFonts w:hint="cs"/>
          <w:rtl/>
        </w:rPr>
        <w:t>'</w:t>
      </w:r>
      <w:ins w:id="90891" w:author="Claude - סמנטי" w:date="2026-10-11T12:26:16Z">
        <w:r>
          <w:rPr>
            <w:rStyle w:val="afffff0"/>
            <w:rtl/>
          </w:rPr>
          <w:t xml:space="preserve">לִפְנֵי ה</w:t>
        </w:r>
      </w:ins>
      <w:del w:id="90892" w:author="Claude - סמנטי" w:date="2026-10-11T12:26:16Z">
        <w:r w:rsidRPr="0046556D">
          <w:rPr>
            <w:rStyle w:val="afffff0"/>
            <w:rtl/>
          </w:rPr>
          <w:delText xml:space="preserve">לפני ה</w:delText>
        </w:r>
      </w:del>
      <w:r w:rsidR="005608A0">
        <w:rPr>
          <w:rStyle w:val="afffff0"/>
          <w:rtl/>
        </w:rPr>
        <w:t>'</w:t>
      </w:r>
      <w:r>
        <w:rPr>
          <w:rtl/>
        </w:rPr>
        <w:t xml:space="preserve"> –</w:t>
      </w:r>
      <w:r w:rsidRPr="00464129">
        <w:rPr>
          <w:rStyle w:val="afffff0"/>
          <w:rtl/>
        </w:rPr>
        <w:t xml:space="preserve"> </w:t>
      </w:r>
      <w:r w:rsidRPr="00464129">
        <w:rPr>
          <w:rStyle w:val="afffff0"/>
          <w:rFonts w:hint="cs"/>
          <w:rtl/>
        </w:rPr>
        <w:t>'</w:t>
      </w:r>
      <w:ins w:id="90889" w:author="Claude - סמנטי" w:date="2026-10-11T12:26:16Z">
        <w:r>
          <w:rPr>
            <w:rStyle w:val="afffff0"/>
            <w:rtl/>
          </w:rPr>
          <w:t xml:space="preserve">אֶל פְּנֵי הַמִּזְבֵּחַ</w:t>
        </w:r>
      </w:ins>
      <w:del w:id="90890" w:author="Claude - סמנטי" w:date="2026-10-11T12:26:16Z">
        <w:r w:rsidRPr="00464129">
          <w:rPr>
            <w:rStyle w:val="afffff0"/>
            <w:rtl/>
          </w:rPr>
          <w:delText xml:space="preserve">אל פני המזבח</w:delText>
        </w:r>
      </w:del>
      <w:r w:rsidRPr="00464129">
        <w:rPr>
          <w:rStyle w:val="afffff0"/>
          <w:rFonts w:hint="cs"/>
          <w:rtl/>
        </w:rPr>
        <w:t xml:space="preserve">' </w:t>
      </w:r>
      <w:r>
        <w:rPr>
          <w:rFonts w:hint="cs"/>
          <w:rtl/>
        </w:rPr>
        <w:t>ולא במערב</w:t>
      </w:r>
      <w:ins w:id="94739" w:author="מנוע מכני" w:date="2026-10-11T12:04:39Z">
        <w:r>
          <w:rPr>
            <w:rtl/>
          </w:rPr>
          <w:t xml:space="preserve">,</w:t>
        </w:r>
      </w:ins>
      <w:del w:id="94740" w:author="מנוע מכני" w:date="2026-10-11T12:04:39Z">
        <w:r>
          <w:rPr>
            <w:rtl/>
          </w:rPr>
          <w:delText xml:space="preserve">;</w:delText>
        </w:r>
      </w:del>
    </w:p>
    <w:p w:rsidR="00DA63EC" w:rsidRDefault="00DA63EC" w:rsidP="00DA63EC">
      <w:pPr>
        <w:tabs>
          <w:tab w:val="left" w:pos="0"/>
          <w:tab w:val="center" w:pos="2835"/>
        </w:tabs>
        <w:rPr>
          <w:rtl/>
        </w:rPr>
      </w:pPr>
      <w:r w:rsidRPr="0046556D">
        <w:rPr>
          <w:rStyle w:val="afffff0"/>
          <w:rFonts w:hint="cs"/>
          <w:rtl/>
        </w:rPr>
        <w:t xml:space="preserve">'</w:t>
      </w:r>
      <w:ins w:id="90893" w:author="Claude - סמנטי" w:date="2026-10-11T12:26:16Z">
        <w:r>
          <w:rPr>
            <w:rStyle w:val="afffff0"/>
            <w:rFonts w:hint="cs"/>
            <w:rtl/>
          </w:rPr>
          <w:t xml:space="preserve">לִפְנֵי ה</w:t>
        </w:r>
      </w:ins>
      <w:del w:id="90894" w:author="Claude - סמנטי" w:date="2026-10-11T12:26:16Z">
        <w:r w:rsidRPr="0046556D">
          <w:rPr>
            <w:rStyle w:val="afffff0"/>
            <w:rFonts w:hint="cs"/>
            <w:rtl/>
          </w:rPr>
          <w:delText xml:space="preserve">לפני ה</w:delText>
        </w:r>
      </w:del>
      <w:r w:rsidR="005608A0">
        <w:rPr>
          <w:rtl/>
        </w:rPr>
        <w:t>'</w:t>
      </w:r>
      <w:r>
        <w:rPr>
          <w:rFonts w:hint="cs"/>
          <w:rtl/>
        </w:rPr>
        <w:t xml:space="preserve"> ולא בדרום ד</w:t>
      </w:r>
      <w:r>
        <w:rPr>
          <w:rtl/>
        </w:rPr>
        <w:t xml:space="preserve">מגישה בקרן מערבית דרומית כנגד חודה של קרן ודיו</w:t>
      </w:r>
      <w:ins w:id="94741" w:author="מנוע מכני" w:date="2026-10-11T12:04:39Z">
        <w:r>
          <w:rPr>
            <w:rtl/>
          </w:rPr>
          <w:t xml:space="preserve">,</w:t>
        </w:r>
      </w:ins>
      <w:del w:id="94742" w:author="מנוע מכני" w:date="2026-10-11T12:04:39Z">
        <w:r>
          <w:rPr>
            <w:rtl/>
          </w:rPr>
          <w:delText xml:space="preserve">;</w:delText>
        </w:r>
      </w:del>
    </w:p>
    <w:p>
      <w:pPr>
        <w:pStyle w:val="38"/>
        <w:rPr>
          <w:ins w:id="99523" w:author="מנוע מכני" w:date="2026-10-11T12:04:39Z"/>
        </w:rPr>
      </w:pPr>
      <w:r>
        <w:t xml:space="preserve">ר"א</w:t>
      </w:r>
      <w:del w:id="101676" w:author="מנוע מכני" w:date="2026-10-11T12:04:39Z">
        <w:r>
          <w:delText xml:space="preserve"> אומר</w:delText>
        </w:r>
      </w:del>
      <w:r>
        <w:t xml:space="preserve">:</w:t>
      </w:r>
    </w:p>
    <w:p w:rsidR="00DA63EC" w:rsidRDefault="00DA63EC" w:rsidP="00DA63EC">
      <w:pPr>
        <w:tabs>
          <w:tab w:val="left" w:pos="0"/>
          <w:tab w:val="center" w:pos="2835"/>
        </w:tabs>
        <w:rPr>
          <w:rtl/>
        </w:rPr>
      </w:pPr>
      <w:del w:id="99524" w:author="מנוע מכני" w:date="2026-10-11T12:04:39Z">
        <w:r>
          <w:rPr>
            <w:rtl/>
          </w:rPr>
          <w:delText xml:space="preserve"> </w:delText>
        </w:r>
      </w:del>
      <w:r>
        <w:rPr>
          <w:rtl/>
        </w:rPr>
        <w:t xml:space="preserve">יכול יגישנה למערבה של קרן או לדרומה של קרן? </w:t>
      </w:r>
    </w:p>
    <w:p>
      <w:pPr>
        <w:pStyle w:val="38"/>
        <w:rPr>
          <w:ins w:id="99525" w:author="מנוע מכני" w:date="2026-10-11T12:04:39Z"/>
        </w:rPr>
      </w:pPr>
      <w:r>
        <w:t xml:space="preserve">אמרת:</w:t>
      </w:r>
    </w:p>
    <w:p w:rsidR="00DA63EC" w:rsidRDefault="00DA63EC" w:rsidP="00DA63EC">
      <w:pPr>
        <w:tabs>
          <w:tab w:val="left" w:pos="0"/>
          <w:tab w:val="center" w:pos="2835"/>
        </w:tabs>
        <w:rPr>
          <w:rtl/>
        </w:rPr>
      </w:pPr>
      <w:del w:id="99526" w:author="מנוע מכני" w:date="2026-10-11T12:04:39Z">
        <w:r>
          <w:rPr>
            <w:rtl/>
          </w:rPr>
          <w:delText xml:space="preserve"> </w:delText>
        </w:r>
      </w:del>
      <w:r>
        <w:rPr>
          <w:rtl/>
        </w:rPr>
        <w:t xml:space="preserve">כל מקום שאתה מוצא שני מקראות, אחד מקיים עצמו ומקיים חבירו, ואחד מקיים עצמו ומבטל חבירו </w:t>
      </w:r>
    </w:p>
    <w:p w:rsidR="00DA63EC" w:rsidRDefault="00DA63EC" w:rsidP="00DA63EC">
      <w:pPr>
        <w:tabs>
          <w:tab w:val="left" w:pos="0"/>
          <w:tab w:val="center" w:pos="2835"/>
        </w:tabs>
        <w:rPr>
          <w:rtl/>
        </w:rPr>
      </w:pPr>
      <w:r>
        <w:rPr>
          <w:rtl/>
        </w:rPr>
        <w:t xml:space="preserve">מניחין זה שמקיים עצמו ומבטל חבירו ותופשין את שמקיים עצמו ומקיים חבירו, </w:t>
      </w:r>
    </w:p>
    <w:p w:rsidR="00DA63EC" w:rsidRDefault="00DA63EC" w:rsidP="00DA63EC">
      <w:pPr>
        <w:tabs>
          <w:tab w:val="left" w:pos="0"/>
          <w:tab w:val="center" w:pos="2835"/>
        </w:tabs>
        <w:rPr>
          <w:rtl/>
        </w:rPr>
      </w:pPr>
      <w:r>
        <w:rPr>
          <w:rtl/>
        </w:rPr>
        <w:t>כשאתה אומר אל פני ה</w:t>
      </w:r>
      <w:r w:rsidR="005608A0">
        <w:rPr>
          <w:rtl/>
        </w:rPr>
        <w:t>'</w:t>
      </w:r>
      <w:r>
        <w:rPr>
          <w:rtl/>
        </w:rPr>
        <w:t xml:space="preserve"> במערב, היכן קיימת אל פני המזבח? </w:t>
      </w:r>
    </w:p>
    <w:p w:rsidR="00DA63EC" w:rsidRDefault="00DA63EC" w:rsidP="00DA63EC">
      <w:pPr>
        <w:tabs>
          <w:tab w:val="left" w:pos="0"/>
          <w:tab w:val="center" w:pos="2835"/>
        </w:tabs>
        <w:rPr>
          <w:rtl/>
        </w:rPr>
      </w:pPr>
      <w:r>
        <w:rPr>
          <w:rtl/>
        </w:rPr>
        <w:t>וכשאתה אומר אל פני המזבח בדרום, קיימת לפני ה'.</w:t>
      </w:r>
    </w:p>
    <w:p w:rsidR="00DA63EC" w:rsidRDefault="00DA63EC" w:rsidP="00DA63EC">
      <w:pPr>
        <w:tabs>
          <w:tab w:val="left" w:pos="0"/>
          <w:tab w:val="center" w:pos="2835"/>
        </w:tabs>
        <w:rPr>
          <w:rtl/>
        </w:rPr>
      </w:pPr>
      <w:r>
        <w:rPr>
          <w:rtl/>
        </w:rPr>
        <w:t>בדרום קיימת</w:t>
      </w:r>
      <w:r>
        <w:rPr>
          <w:rFonts w:hint="cs"/>
          <w:rtl/>
        </w:rPr>
        <w:t xml:space="preserve"> </w:t>
      </w:r>
      <w:ins w:id="96229" w:author="מנוע מכני" w:date="2026-10-11T12:04:39Z">
        <w:r>
          <w:rPr>
            <w:rFonts w:hint="cs"/>
            <w:rtl/>
          </w:rPr>
          <w:t xml:space="preserve">דסבר</w:t>
        </w:r>
      </w:ins>
      <w:del w:id="96230" w:author="מנוע מכני" w:date="2026-10-11T12:04:39Z">
        <w:r>
          <w:rPr>
            <w:rFonts w:hint="cs"/>
            <w:rtl/>
          </w:rPr>
          <w:delText xml:space="preserve">דס</w:delText>
        </w:r>
        <w:r>
          <w:rPr>
            <w:rtl/>
          </w:rPr>
          <w:delText xml:space="preserve">"</w:delText>
        </w:r>
        <w:r>
          <w:rPr>
            <w:rFonts w:hint="cs"/>
            <w:rtl/>
          </w:rPr>
          <w:delText xml:space="preserve">ל</w:delText>
        </w:r>
      </w:del>
      <w:r>
        <w:rPr>
          <w:rFonts w:hint="cs"/>
          <w:rtl/>
        </w:rPr>
        <w:t xml:space="preserve"> </w:t>
      </w:r>
      <w:ins w:id="93197" w:author="מנוע מכני" w:date="2026-10-11T12:04:39Z">
        <w:r>
          <w:rPr>
            <w:rFonts w:hint="cs"/>
            <w:rtl/>
          </w:rPr>
          <w:t xml:space="preserve">לזה</w:t>
        </w:r>
      </w:ins>
      <w:del w:id="93198" w:author="מנוע מכני" w:date="2026-10-11T12:04:39Z">
        <w:r>
          <w:rPr>
            <w:rFonts w:hint="cs"/>
            <w:rtl/>
          </w:rPr>
          <w:delText xml:space="preserve">ל</w:delText>
        </w:r>
        <w:r>
          <w:rPr>
            <w:rtl/>
          </w:rPr>
          <w:delText xml:space="preserve">האי</w:delText>
        </w:r>
      </w:del>
      <w:r>
        <w:rPr>
          <w:rtl/>
        </w:rPr>
        <w:t xml:space="preserve"> תנא: </w:t>
      </w:r>
      <w:ins w:id="96227" w:author="מנוע מכני" w:date="2026-10-11T12:04:39Z">
        <w:r>
          <w:rPr>
            <w:rtl/>
          </w:rPr>
          <w:t xml:space="preserve">כולו</w:t>
        </w:r>
      </w:ins>
      <w:del w:id="96228" w:author="מנוע מכני" w:date="2026-10-11T12:04:39Z">
        <w:r>
          <w:rPr>
            <w:rtl/>
          </w:rPr>
          <w:delText xml:space="preserve">כוליה</w:delText>
        </w:r>
      </w:del>
      <w:r>
        <w:rPr>
          <w:rtl/>
        </w:rPr>
        <w:t xml:space="preserve"> מזבח בצפון </w:t>
      </w:r>
      <w:ins w:id="97159" w:author="מנוע מכני" w:date="2026-10-11T12:04:39Z">
        <w:r>
          <w:rPr>
            <w:rtl/>
          </w:rPr>
          <w:t xml:space="preserve">עומד</w:t>
        </w:r>
      </w:ins>
      <w:del w:id="97160" w:author="מנוע מכני" w:date="2026-10-11T12:04:39Z">
        <w:r>
          <w:rPr>
            <w:rtl/>
          </w:rPr>
          <w:delText xml:space="preserve">קאי</w:delText>
        </w:r>
      </w:del>
      <w:r>
        <w:rPr>
          <w:rtl/>
        </w:rPr>
        <w:t xml:space="preserve">.</w:t>
      </w:r>
    </w:p>
    <w:p w:rsidR="00DA63EC" w:rsidRDefault="00DA63EC" w:rsidP="00DA63EC">
      <w:pPr>
        <w:pStyle w:val="affffd"/>
        <w:rPr>
          <w:del w:id="90062" w:author="מנוע עיצוב" w:date="2026-10-11T12:09:26Z"/>
          <w:rtl/>
        </w:rPr>
      </w:pPr>
      <w:del w:id="90061" w:author="מנוע עיצוב" w:date="2026-10-11T12:09:26Z">
        <w:r>
          <w:rPr>
            <w:rtl/>
          </w:rPr>
          <w:delText xml:space="preserve">׹</w:delText>
        </w:r>
      </w:del>
    </w:p>
    <w:p w:rsidR="00DA63EC" w:rsidRDefault="00DA63EC" w:rsidP="00DA63EC">
      <w:pPr>
        <w:pStyle w:val="affff1"/>
        <w:ind w:end="0"/>
        <w:rPr>
          <w:rtl/>
        </w:rPr>
        <w:pPrChange w:id="20095" w:author="קלוד" w:date="2026-10-11T09:07:24Z">
          <w:pPr>
            <w:pStyle w:val="affff1"/>
            <w:rPr>
              <w:rtl/>
            </w:rPr>
          </w:pPr>
        </w:pPrChange>
      </w:pPr>
      <w:ins w:id="9832" w:author="מספור קטעי משנה" w:date="2026-10-11T09:35:09Z">
        <w:r>
          <w:rPr>
            <w:rStyle w:val="MisparKeta"/>
          </w:rPr>
          <w:t xml:space="preserve">ב. </w:t>
        </w:r>
      </w:ins>
      <w:r>
        <w:rPr>
          <w:rtl/>
        </w:rPr>
        <w:t>בכל מקום היתה כשירה [וכו</w:t>
      </w:r>
      <w:r w:rsidR="005608A0">
        <w:rPr>
          <w:rtl/>
        </w:rPr>
        <w:t>'</w:t>
      </w:r>
      <w:r>
        <w:rPr>
          <w:rtl/>
        </w:rPr>
        <w:t>].</w:t>
      </w:r>
    </w:p>
    <w:p>
      <w:pPr>
        <w:pStyle w:val="38"/>
        <w:rPr>
          <w:ins w:id="99527" w:author="מנוע מכני" w:date="2026-10-11T12:04:39Z"/>
        </w:rPr>
      </w:pPr>
      <w:r>
        <w:t xml:space="preserve">רב אשי, </w:t>
      </w:r>
      <w:r>
        <w:t xml:space="preserve">ה"ק</w:t>
      </w:r>
      <w:r>
        <w:t xml:space="preserve">:</w:t>
      </w:r>
    </w:p>
    <w:p w:rsidR="00DA63EC" w:rsidRDefault="00DA63EC" w:rsidP="00DA63EC">
      <w:pPr>
        <w:tabs>
          <w:tab w:val="left" w:pos="0"/>
          <w:tab w:val="center" w:pos="2835"/>
        </w:tabs>
        <w:rPr>
          <w:rtl/>
        </w:rPr>
      </w:pPr>
      <w:del w:id="99528" w:author="מנוע מכני" w:date="2026-10-11T12:04:39Z">
        <w:r>
          <w:rPr>
            <w:rtl/>
          </w:rPr>
          <w:delText xml:space="preserve"> </w:delText>
        </w:r>
      </w:del>
      <w:r>
        <w:rPr>
          <w:rtl/>
        </w:rPr>
        <w:t xml:space="preserve">בכל מקום היתה כשירה למליקתה, אלא זה היה מקומה להזאתה.</w:t>
      </w:r>
    </w:p>
    <w:p>
      <w:pPr>
        <w:pStyle w:val="38"/>
        <w:rPr>
          <w:ins w:id="99529" w:author="מנוע מכני" w:date="2026-10-11T12:04:39Z"/>
        </w:rPr>
      </w:pPr>
      <w:r>
        <w:t>תנינא להא ד</w:t>
      </w:r>
      <w:r w:rsidRPr="00891B40">
        <w:t>ת"ר</w:t>
      </w:r>
      <w:r>
        <w:t xml:space="preserve">:</w:t>
      </w:r>
    </w:p>
    <w:p w:rsidR="00DA63EC" w:rsidRDefault="00DA63EC" w:rsidP="00DA63EC">
      <w:pPr>
        <w:tabs>
          <w:tab w:val="left" w:pos="0"/>
          <w:tab w:val="center" w:pos="2835"/>
        </w:tabs>
        <w:rPr>
          <w:rtl/>
        </w:rPr>
      </w:pPr>
      <w:del w:id="99530" w:author="מנוע מכני" w:date="2026-10-11T12:04:39Z">
        <w:r>
          <w:rPr>
            <w:rtl/>
          </w:rPr>
          <w:delText xml:space="preserve"> </w:delText>
        </w:r>
      </w:del>
      <w:r>
        <w:rPr>
          <w:rtl/>
        </w:rPr>
        <w:t xml:space="preserve">מלקה בכל מקום במזבח - כשירה, היזה דמה בכל מקום - כשירה, </w:t>
      </w:r>
    </w:p>
    <w:p w:rsidR="00DA63EC" w:rsidRDefault="00DA63EC" w:rsidP="00DA63EC">
      <w:pPr>
        <w:tabs>
          <w:tab w:val="left" w:pos="0"/>
          <w:tab w:val="center" w:pos="2835"/>
        </w:tabs>
        <w:rPr>
          <w:rtl/>
        </w:rPr>
      </w:pPr>
      <w:r>
        <w:rPr>
          <w:rtl/>
        </w:rPr>
        <w:t>היזה ולא מיצה - כשירה, ובלבד שיתן מחוט הסיקרא ולמטה מדם הנפש.</w:t>
      </w:r>
    </w:p>
    <w:p>
      <w:pPr>
        <w:pStyle w:val="38"/>
        <w:rPr>
          <w:ins w:id="99531" w:author="מנוע מכני" w:date="2026-10-11T12:04:39Z"/>
        </w:rPr>
      </w:pPr>
      <w:r w:rsidRPr="00E938AD">
        <w:t>ו</w:t>
      </w:r>
      <w:r w:rsidRPr="00E938AD">
        <w:t>ה"ק:</w:t>
      </w:r>
    </w:p>
    <w:p w:rsidR="00DA63EC" w:rsidRDefault="00DA63EC" w:rsidP="00DA63EC">
      <w:pPr>
        <w:tabs>
          <w:tab w:val="left" w:pos="0"/>
          <w:tab w:val="center" w:pos="2835"/>
        </w:tabs>
        <w:rPr>
          <w:rtl/>
        </w:rPr>
      </w:pPr>
      <w:del w:id="99532" w:author="מנוע מכני" w:date="2026-10-11T12:04:39Z">
        <w:r>
          <w:rPr>
            <w:rtl/>
          </w:rPr>
          <w:delText xml:space="preserve"> </w:delText>
        </w:r>
      </w:del>
      <w:r>
        <w:rPr>
          <w:rtl/>
        </w:rPr>
        <w:t xml:space="preserve">מלקה בכל מקום במזבח - כשירה, מיצה דמה בכ"מ במזבח - כשירה, </w:t>
      </w:r>
    </w:p>
    <w:p w:rsidR="00DA63EC" w:rsidRDefault="00DA63EC" w:rsidP="00DA63EC">
      <w:pPr>
        <w:pStyle w:val="afff3"/>
        <w:framePr w:wrap="around"/>
        <w:rPr>
          <w:rtl/>
        </w:rPr>
      </w:pPr>
      <w:r>
        <w:rPr>
          <w:rFonts w:hint="cs"/>
          <w:rtl/>
        </w:rPr>
        <w:t>סד.</w:t>
      </w:r>
    </w:p>
    <w:p w:rsidR="00DA63EC" w:rsidRDefault="00DA63EC" w:rsidP="00DA63EC">
      <w:pPr>
        <w:tabs>
          <w:tab w:val="left" w:pos="0"/>
          <w:tab w:val="center" w:pos="2835"/>
        </w:tabs>
        <w:rPr>
          <w:rtl/>
        </w:rPr>
      </w:pPr>
      <w:r>
        <w:rPr>
          <w:rtl/>
        </w:rPr>
        <w:tab/>
        <w:t>שאם היזה ולא מיצה - כשירה, ובלבד שיתן מחוט הסיקרא ולמטה מדם הנפש.</w:t>
      </w:r>
    </w:p>
    <w:p w:rsidR="00DA63EC" w:rsidRDefault="00DA63EC" w:rsidP="00DA63EC">
      <w:pPr>
        <w:pStyle w:val="affffd"/>
        <w:rPr>
          <w:del w:id="90064" w:author="מנוע עיצוב" w:date="2026-10-11T12:09:26Z"/>
          <w:rtl/>
        </w:rPr>
      </w:pPr>
      <w:del w:id="90063" w:author="מנוע עיצוב" w:date="2026-10-11T12:09:26Z">
        <w:r>
          <w:rPr>
            <w:rtl/>
          </w:rPr>
          <w:delText xml:space="preserve">׹</w:delText>
        </w:r>
      </w:del>
    </w:p>
    <w:p w:rsidR="00DA63EC" w:rsidRDefault="00DA63EC" w:rsidP="00DA63EC">
      <w:pPr>
        <w:pStyle w:val="affff1"/>
        <w:ind w:end="0"/>
        <w:rPr>
          <w:rtl/>
        </w:rPr>
        <w:pPrChange w:id="20096" w:author="קלוד" w:date="2026-10-11T09:07:24Z">
          <w:pPr>
            <w:pStyle w:val="affff1"/>
            <w:rPr>
              <w:rtl/>
            </w:rPr>
          </w:pPr>
        </w:pPrChange>
      </w:pPr>
      <w:ins w:id="9833" w:author="מספור קטעי משנה" w:date="2026-10-11T09:35:09Z">
        <w:r>
          <w:rPr>
            <w:rStyle w:val="MisparKeta"/>
          </w:rPr>
          <w:t xml:space="preserve">א. </w:t>
        </w:r>
      </w:ins>
      <w:r>
        <w:rPr>
          <w:rtl/>
        </w:rPr>
        <w:t>שלשה דברים כו'.</w:t>
      </w:r>
    </w:p>
    <w:p w:rsidR="00DA63EC" w:rsidRDefault="00DA63EC" w:rsidP="00DA63EC">
      <w:pPr>
        <w:tabs>
          <w:tab w:val="left" w:pos="0"/>
          <w:tab w:val="center" w:pos="2835"/>
        </w:tabs>
        <w:rPr>
          <w:rtl/>
        </w:rPr>
      </w:pPr>
      <w:r w:rsidRPr="002E085A">
        <w:rPr>
          <w:b/>
          <w:bCs/>
          <w:rtl/>
        </w:rPr>
        <w:t>חטאת העוף</w:t>
      </w:r>
      <w:r>
        <w:rPr>
          <w:rtl/>
        </w:rPr>
        <w:t>, הא דאמרן.</w:t>
      </w:r>
    </w:p>
    <w:p w:rsidR="00DA63EC" w:rsidRDefault="00DA63EC" w:rsidP="00DA63EC">
      <w:pPr>
        <w:tabs>
          <w:tab w:val="left" w:pos="0"/>
          <w:tab w:val="center" w:pos="2835"/>
        </w:tabs>
        <w:rPr>
          <w:rtl/>
        </w:rPr>
      </w:pPr>
      <w:r w:rsidRPr="002E085A">
        <w:rPr>
          <w:b/>
          <w:bCs/>
          <w:rtl/>
        </w:rPr>
        <w:t>הגשות</w:t>
      </w:r>
      <w:r>
        <w:rPr>
          <w:rtl/>
        </w:rPr>
        <w:t xml:space="preserve">, </w:t>
      </w:r>
      <w:r w:rsidRPr="0046594B">
        <w:rPr>
          <w:rStyle w:val="afffff0"/>
          <w:rtl/>
        </w:rPr>
        <w:t>ד</w:t>
      </w:r>
      <w:r w:rsidRPr="0046594B">
        <w:rPr>
          <w:rStyle w:val="afffff0"/>
          <w:rFonts w:hint="cs"/>
          <w:rtl/>
        </w:rPr>
        <w:t>'</w:t>
      </w:r>
      <w:ins w:id="90895" w:author="Claude - סמנטי" w:date="2026-10-11T12:26:16Z">
        <w:r>
          <w:rPr>
            <w:rStyle w:val="afffff0"/>
            <w:rtl/>
          </w:rPr>
          <w:t xml:space="preserve">וְהִגִּישָׁהּ אֶל הַמִּזְבֵּחַ</w:t>
        </w:r>
      </w:ins>
      <w:del w:id="90896" w:author="Claude - סמנטי" w:date="2026-10-11T12:26:16Z">
        <w:r w:rsidRPr="0046594B">
          <w:rPr>
            <w:rStyle w:val="afffff0"/>
            <w:rtl/>
          </w:rPr>
          <w:delText xml:space="preserve">והגישה אל המזבח</w:delText>
        </w:r>
      </w:del>
      <w:r w:rsidRPr="0046594B">
        <w:rPr>
          <w:rStyle w:val="afffff0"/>
          <w:rFonts w:hint="cs"/>
          <w:rtl/>
        </w:rPr>
        <w:t>'</w:t>
      </w:r>
      <w:r w:rsidRPr="0046594B">
        <w:rPr>
          <w:rStyle w:val="afffff0"/>
          <w:rtl/>
        </w:rPr>
        <w:t>.</w:t>
      </w:r>
    </w:p>
    <w:p w:rsidR="00DA63EC" w:rsidRDefault="00DA63EC" w:rsidP="00DA63EC">
      <w:pPr>
        <w:tabs>
          <w:tab w:val="left" w:pos="0"/>
          <w:tab w:val="center" w:pos="2835"/>
        </w:tabs>
        <w:rPr>
          <w:rtl/>
        </w:rPr>
      </w:pPr>
      <w:r w:rsidRPr="002E085A">
        <w:rPr>
          <w:b/>
          <w:bCs/>
          <w:rtl/>
        </w:rPr>
        <w:t>שירי הדם,</w:t>
      </w:r>
      <w:r>
        <w:rPr>
          <w:rtl/>
        </w:rPr>
        <w:t xml:space="preserve"> </w:t>
      </w:r>
      <w:r w:rsidRPr="0046594B">
        <w:rPr>
          <w:rStyle w:val="afffff0"/>
          <w:rtl/>
        </w:rPr>
        <w:t>ד</w:t>
      </w:r>
      <w:r w:rsidRPr="0046594B">
        <w:rPr>
          <w:rStyle w:val="afffff0"/>
          <w:rFonts w:hint="cs"/>
          <w:rtl/>
        </w:rPr>
        <w:t>'</w:t>
      </w:r>
      <w:r w:rsidRPr="0046594B">
        <w:rPr>
          <w:rStyle w:val="afffff0"/>
          <w:rtl/>
        </w:rPr>
        <w:t>ואת כל דם הפר ישפוך אל יסוד המזבח</w:t>
      </w:r>
      <w:r w:rsidRPr="0046594B">
        <w:rPr>
          <w:rStyle w:val="afffff0"/>
          <w:rFonts w:hint="cs"/>
          <w:rtl/>
        </w:rPr>
        <w:t>'</w:t>
      </w:r>
      <w:r w:rsidRPr="0046594B">
        <w:rPr>
          <w:rStyle w:val="afffff0"/>
          <w:rtl/>
        </w:rPr>
        <w:t>.</w:t>
      </w:r>
    </w:p>
    <w:p w:rsidR="00DA63EC" w:rsidRDefault="00DA63EC" w:rsidP="00DA63EC">
      <w:pPr>
        <w:pStyle w:val="affffd"/>
        <w:rPr>
          <w:rtl/>
        </w:rPr>
      </w:pPr>
      <w:r>
        <w:rPr>
          <w:rtl/>
        </w:rPr>
        <w:t>׹</w:t>
      </w:r>
    </w:p>
    <w:p w:rsidR="00DA63EC" w:rsidRDefault="00DA63EC" w:rsidP="00DA63EC">
      <w:pPr>
        <w:tabs>
          <w:tab w:val="left" w:pos="0"/>
          <w:tab w:val="center" w:pos="2835"/>
        </w:tabs>
        <w:rPr>
          <w:rtl/>
        </w:rPr>
      </w:pPr>
      <w:r>
        <w:rPr>
          <w:rtl/>
        </w:rPr>
        <w:t xml:space="preserve">מלמעלה: ניסוך המים והיין, ועולת העוף כשהיא </w:t>
      </w:r>
      <w:r>
        <w:rPr>
          <w:rStyle w:val="2fb"/>
          <w:rtl/>
        </w:rPr>
        <w:t xml:space="preserve">רבה</w:t>
      </w:r>
      <w:r>
        <w:rPr>
          <w:rtl/>
        </w:rPr>
        <w:t xml:space="preserve"> במזרח.</w:t>
      </w:r>
    </w:p>
    <w:p>
      <w:pPr>
        <w:pStyle w:val="38"/>
        <w:rPr>
          <w:ins w:id="99533" w:author="מנוע מכני" w:date="2026-10-11T12:04:39Z"/>
        </w:rPr>
      </w:pPr>
      <w:r>
        <w:t>כרי</w:t>
      </w:r>
      <w:r>
        <w:t>"</w:t>
      </w:r>
      <w:r>
        <w:t xml:space="preserve">ו</w:t>
      </w:r>
      <w:ins w:id="95723" w:author="מנוע מכני" w:date="2026-10-11T12:04:39Z">
        <w:r>
          <w:t xml:space="preserve">:</w:t>
        </w:r>
      </w:ins>
    </w:p>
    <w:p w:rsidR="00DA63EC" w:rsidRDefault="00DA63EC" w:rsidP="00DA63EC">
      <w:pPr>
        <w:tabs>
          <w:tab w:val="left" w:pos="0"/>
          <w:tab w:val="center" w:pos="2835"/>
        </w:tabs>
        <w:rPr>
          <w:rtl/>
        </w:rPr>
      </w:pPr>
      <w:del w:id="95724" w:author="מנוע מכני" w:date="2026-10-11T12:04:39Z">
        <w:r>
          <w:rPr>
            <w:rFonts w:hint="cs"/>
            <w:rtl/>
          </w:rPr>
          <w:delText xml:space="preserve"> </w:delText>
        </w:r>
        <w:r>
          <w:rPr>
            <w:rtl/>
          </w:rPr>
          <w:delText xml:space="preserve">:</w:delText>
        </w:r>
      </w:del>
      <w:ins w:id="90067" w:author="מנוע מכני" w:date="2026-10-11T12:04:39Z">
        <w:del w:id="99534" w:author="מנוע מכני" w:date="2026-10-11T12:04:39Z">
          <w:r>
            <w:rPr>
              <w:rtl/>
            </w:rPr>
            <w:delText xml:space="preserve"> </w:delText>
          </w:r>
        </w:del>
        <w:r>
          <w:rPr>
            <w:rtl/>
          </w:rPr>
          <w:t xml:space="preserve">ד</w:t>
        </w:r>
      </w:ins>
      <w:del w:id="90068" w:author="מנוע מכני" w:date="2026-10-11T12:04:39Z">
        <w:r>
          <w:rPr>
            <w:rtl/>
          </w:rPr>
          <w:delText xml:space="preserve">:</w:delText>
        </w:r>
        <w:r>
          <w:rPr>
            <w:rFonts w:hint="cs"/>
            <w:rtl/>
          </w:rPr>
          <w:delText xml:space="preserve">ד</w:delText>
        </w:r>
      </w:del>
      <w:r>
        <w:rPr>
          <w:rtl/>
        </w:rPr>
        <w:t>מפני שקרובה מבית הדשן.</w:t>
      </w:r>
    </w:p>
    <w:p>
      <w:pPr>
        <w:pStyle w:val="afffff8"/>
        <w:rPr>
          <w:ins w:id="90337" w:author="קלוד" w:date="2026-10-11T12:29:36Z"/>
        </w:rPr>
      </w:pPr>
      <w:ins w:id="90338" w:author="קלוד" w:date="2026-10-11T12:29:36Z">
        <w:r>
          <w:rPr>
            <w:color w:val="7B3F00"/>
          </w:rPr>
          <w:t xml:space="preserve">כוחן של כהנים - זריקת מוראה ונוצה מעל שלשים אמה</w:t>
        </w:r>
      </w:ins>
    </w:p>
    <w:p>
      <w:pPr>
        <w:pStyle w:val="38"/>
        <w:rPr>
          <w:ins w:id="99535" w:author="מנוע מכני" w:date="2026-10-11T12:04:39Z"/>
        </w:rPr>
      </w:pPr>
      <w:r>
        <w:t>ארי</w:t>
      </w:r>
      <w:r>
        <w:t>"</w:t>
      </w:r>
      <w:r>
        <w:t>ו</w:t>
      </w:r>
      <w:r>
        <w:t xml:space="preserve">:</w:t>
      </w:r>
    </w:p>
    <w:p w:rsidR="00DA63EC" w:rsidRDefault="00DA63EC" w:rsidP="00DA63EC">
      <w:pPr>
        <w:tabs>
          <w:tab w:val="left" w:pos="0"/>
          <w:tab w:val="center" w:pos="2835"/>
        </w:tabs>
        <w:rPr>
          <w:rtl/>
        </w:rPr>
      </w:pPr>
      <w:del w:id="99536" w:author="מנוע מכני" w:date="2026-10-11T12:04:39Z">
        <w:r>
          <w:rPr>
            <w:rtl/>
          </w:rPr>
          <w:delText xml:space="preserve"> </w:delText>
        </w:r>
      </w:del>
      <w:r>
        <w:rPr>
          <w:rtl/>
        </w:rPr>
        <w:t xml:space="preserve">בא וראה כמה גדול כחן של כהנים, שאין לך קל בעופות יותר ממוראה ונוצה, פעמים שהכהן זורקן יותר מבשלשים אמה</w:t>
      </w:r>
      <w:ins w:id="94743" w:author="מנוע מכני" w:date="2026-10-11T12:04:39Z">
        <w:r>
          <w:rPr>
            <w:rtl/>
          </w:rPr>
          <w:t xml:space="preserve">,</w:t>
        </w:r>
      </w:ins>
      <w:del w:id="94744" w:author="מנוע מכני" w:date="2026-10-11T12:04:39Z">
        <w:r>
          <w:rPr>
            <w:rtl/>
          </w:rPr>
          <w:delText xml:space="preserve">;</w:delText>
        </w:r>
      </w:del>
    </w:p>
    <w:p>
      <w:pPr>
        <w:pStyle w:val="38"/>
        <w:rPr>
          <w:ins w:id="99537" w:author="מנוע מכני" w:date="2026-10-11T12:04:39Z"/>
        </w:rPr>
      </w:pPr>
      <w:r>
        <w:t xml:space="preserve">דתנן</w:t>
      </w:r>
      <w:r>
        <w:t xml:space="preserve">:</w:t>
      </w:r>
    </w:p>
    <w:p w:rsidR="00DA63EC" w:rsidRDefault="00DA63EC" w:rsidP="00DA63EC">
      <w:pPr>
        <w:tabs>
          <w:tab w:val="left" w:pos="0"/>
          <w:tab w:val="center" w:pos="2835"/>
        </w:tabs>
        <w:rPr>
          <w:rtl/>
        </w:rPr>
      </w:pPr>
      <w:del w:id="99538" w:author="מנוע מכני" w:date="2026-10-11T12:04:39Z">
        <w:r>
          <w:rPr>
            <w:rtl/>
          </w:rPr>
          <w:delText xml:space="preserve"> </w:delText>
        </w:r>
      </w:del>
      <w:r>
        <w:rPr>
          <w:rtl/>
        </w:rPr>
        <w:t xml:space="preserve">נטל מחתה של כסף ועלה לראש המזבח, ופינה את הגחלים אילך ואילך וחתה מן המאוכלות הפנימיות ויורד, הגיע לרצפה מחזיר פניו כלפי צפון והולך למזרחו של כבש כעשר אמות, צבר את הגחלים על גבי הרצפה רחוק מן הכבש שלשה טפחים, מקום שנותנין מוראה ונוצה ודישון מזבח הפנימי והמנורה.</w:t>
      </w:r>
    </w:p>
    <w:p w:rsidR="00DA63EC" w:rsidRDefault="00DA63EC" w:rsidP="00DA63EC">
      <w:pPr>
        <w:tabs>
          <w:tab w:val="left" w:pos="0"/>
          <w:tab w:val="center" w:pos="2835"/>
        </w:tabs>
        <w:rPr>
          <w:rtl/>
        </w:rPr>
      </w:pPr>
      <w:ins w:id="93199" w:author="מנוע מכני" w:date="2026-10-11T12:04:39Z">
        <w:r>
          <w:rPr>
            <w:rtl/>
          </w:rPr>
          <w:t xml:space="preserve">אלו</w:t>
        </w:r>
      </w:ins>
      <w:del w:id="93200" w:author="מנוע מכני" w:date="2026-10-11T12:04:39Z">
        <w:r>
          <w:rPr>
            <w:rtl/>
          </w:rPr>
          <w:lastRenderedPageBreak/>
          <w:delText xml:space="preserve">הני</w:delText>
        </w:r>
      </w:del>
      <w:r>
        <w:rPr>
          <w:rtl/>
        </w:rPr>
        <w:lastRenderedPageBreak/>
        <w:t xml:space="preserve"> </w:t>
      </w:r>
      <w:ins w:id="97161" w:author="מנוע מכני" w:date="2026-10-11T12:04:39Z">
        <w:r>
          <w:rPr>
            <w:rtl/>
          </w:rPr>
          <w:t xml:space="preserve">יותר</w:t>
        </w:r>
      </w:ins>
      <w:del w:id="97162" w:author="מנוע מכני" w:date="2026-10-11T12:04:39Z">
        <w:r>
          <w:rPr>
            <w:rtl/>
          </w:rPr>
          <w:lastRenderedPageBreak/>
          <w:delText xml:space="preserve">טפי</w:delText>
        </w:r>
      </w:del>
      <w:r>
        <w:rPr>
          <w:rtl/>
        </w:rPr>
        <w:lastRenderedPageBreak/>
        <w:t xml:space="preserve"> מתלתין וחד הויין! מקום </w:t>
      </w:r>
      <w:ins w:id="91431" w:author="מנוע מכני" w:date="2026-10-11T12:04:39Z">
        <w:r>
          <w:rPr>
            <w:rtl/>
          </w:rPr>
          <w:t xml:space="preserve">אנשים</w:t>
        </w:r>
      </w:ins>
      <w:del w:id="91432" w:author="מנוע מכני" w:date="2026-10-11T12:04:39Z">
        <w:r>
          <w:rPr>
            <w:rtl/>
          </w:rPr>
          <w:lastRenderedPageBreak/>
          <w:delText xml:space="preserve">גברי</w:delText>
        </w:r>
      </w:del>
      <w:r>
        <w:rPr>
          <w:rtl/>
        </w:rPr>
        <w:lastRenderedPageBreak/>
        <w:t xml:space="preserve"> </w:t>
      </w:r>
      <w:r>
        <w:rPr>
          <w:rtl/>
        </w:rPr>
        <w:lastRenderedPageBreak/>
        <w:t xml:space="preserve">לא</w:t>
      </w:r>
      <w:r>
        <w:rPr>
          <w:rtl/>
        </w:rPr>
        <w:lastRenderedPageBreak/>
        <w:t xml:space="preserve"> חשיב.</w:t>
      </w:r>
    </w:p>
    <w:p w:rsidR="00DA63EC" w:rsidRDefault="00DA63EC" w:rsidP="00DA63EC">
      <w:pPr>
        <w:pStyle w:val="affffd"/>
        <w:rPr>
          <w:del w:id="90066" w:author="מנוע עיצוב" w:date="2026-10-11T12:09:26Z"/>
          <w:rtl/>
        </w:rPr>
      </w:pPr>
      <w:del w:id="90065" w:author="מנוע עיצוב" w:date="2026-10-11T12:09:26Z">
        <w:r>
          <w:rPr>
            <w:rtl/>
          </w:rPr>
          <w:delText xml:space="preserve">׹</w:delText>
        </w:r>
      </w:del>
    </w:p>
    <w:p w:rsidR="00DA63EC" w:rsidRDefault="00DA63EC" w:rsidP="00DA63EC">
      <w:pPr>
        <w:pStyle w:val="affff1"/>
        <w:ind w:end="0"/>
        <w:rPr>
          <w:rtl/>
        </w:rPr>
        <w:pPrChange w:id="20097" w:author="קלוד" w:date="2026-10-11T09:07:24Z">
          <w:pPr>
            <w:pStyle w:val="affff1"/>
            <w:rPr>
              <w:rtl/>
            </w:rPr>
          </w:pPr>
        </w:pPrChange>
      </w:pPr>
      <w:ins w:id="9834" w:author="מספור קטעי משנה" w:date="2026-10-11T09:35:09Z">
        <w:r>
          <w:rPr>
            <w:rStyle w:val="MisparKeta"/>
          </w:rPr>
          <w:t xml:space="preserve">ג. </w:t>
        </w:r>
      </w:ins>
      <w:r>
        <w:rPr>
          <w:rtl/>
        </w:rPr>
        <w:t>כל העולים למזבח.</w:t>
      </w:r>
    </w:p>
    <w:p>
      <w:pPr>
        <w:pStyle w:val="38"/>
        <w:rPr>
          <w:ins w:id="99539" w:author="מנוע מכני" w:date="2026-10-11T12:04:39Z"/>
        </w:rPr>
      </w:pPr>
      <w:r>
        <w:t>כרי</w:t>
      </w:r>
      <w:r>
        <w:t>"</w:t>
      </w:r>
      <w:r>
        <w:t>ו</w:t>
      </w:r>
      <w:r>
        <w:t xml:space="preserve">:</w:t>
      </w:r>
    </w:p>
    <w:p w:rsidR="00DA63EC" w:rsidRDefault="00DA63EC" w:rsidP="00DA63EC">
      <w:pPr>
        <w:tabs>
          <w:tab w:val="left" w:pos="0"/>
          <w:tab w:val="center" w:pos="2835"/>
        </w:tabs>
        <w:rPr>
          <w:rtl/>
        </w:rPr>
      </w:pPr>
      <w:del w:id="99540" w:author="מנוע מכני" w:date="2026-10-11T12:04:39Z">
        <w:r>
          <w:rPr>
            <w:rtl/>
          </w:rPr>
          <w:delText xml:space="preserve"> </w:delText>
        </w:r>
      </w:del>
      <w:r>
        <w:rPr>
          <w:rtl/>
        </w:rPr>
        <w:t xml:space="preserve">נסכים שמא יתעשנו, ועולת העוף שמא תמות בעשן.</w:t>
      </w:r>
    </w:p>
    <w:p>
      <w:pPr>
        <w:pStyle w:val="38"/>
        <w:rPr>
          <w:ins w:id="99541" w:author="מנוע מכני" w:date="2026-10-11T12:04:39Z"/>
        </w:rPr>
      </w:pPr>
      <w:r>
        <w:t>ו</w:t>
      </w:r>
      <w:r>
        <w:t xml:space="preserve">הך</w:t>
      </w:r>
    </w:p>
    <w:p w:rsidR="00DA63EC" w:rsidRDefault="00DA63EC" w:rsidP="00DA63EC">
      <w:pPr>
        <w:tabs>
          <w:tab w:val="left" w:pos="0"/>
          <w:tab w:val="center" w:pos="2835"/>
        </w:tabs>
        <w:rPr>
          <w:rtl/>
        </w:rPr>
      </w:pPr>
      <w:del w:id="99542" w:author="מנוע מכני" w:date="2026-10-11T12:04:39Z">
        <w:r>
          <w:rPr>
            <w:rFonts w:hint="cs"/>
            <w:rtl/>
          </w:rPr>
          <w:delText xml:space="preserve"> </w:delText>
        </w:r>
      </w:del>
      <w:r>
        <w:rPr>
          <w:rFonts w:hint="cs"/>
          <w:rtl/>
        </w:rPr>
        <w:t xml:space="preserve">ד</w:t>
      </w:r>
      <w:r>
        <w:rPr>
          <w:rtl/>
        </w:rPr>
        <w:t xml:space="preserve">בא לו להקיף את המזבח, מתחיל? מקרן דרומית מזרחית, מזרחית צפונית, צפונית מערבית, מערבית דרומית, ונותנין לו יין לנסך! </w:t>
      </w:r>
    </w:p>
    <w:p w:rsidR="00DA63EC" w:rsidRDefault="00DA63EC" w:rsidP="00DA63EC">
      <w:pPr>
        <w:pStyle w:val="afff3"/>
        <w:framePr w:wrap="around"/>
        <w:rPr>
          <w:rtl/>
        </w:rPr>
      </w:pPr>
      <w:r>
        <w:rPr>
          <w:rFonts w:hint="cs"/>
          <w:rtl/>
        </w:rPr>
        <w:t>סד:</w:t>
      </w:r>
    </w:p>
    <w:p>
      <w:pPr>
        <w:pStyle w:val="38"/>
        <w:rPr>
          <w:ins w:id="99543" w:author="מנוע מכני" w:date="2026-10-11T12:04:39Z"/>
        </w:rPr>
      </w:pPr>
      <w:r>
        <w:t>ארי</w:t>
      </w:r>
      <w:r>
        <w:t>"</w:t>
      </w:r>
      <w:r>
        <w:t>ו</w:t>
      </w:r>
      <w:r>
        <w:t xml:space="preserve">:</w:t>
      </w:r>
    </w:p>
    <w:p w:rsidR="00DA63EC" w:rsidRDefault="00DA63EC" w:rsidP="00DA63EC">
      <w:pPr>
        <w:tabs>
          <w:tab w:val="left" w:pos="0"/>
          <w:tab w:val="center" w:pos="2835"/>
        </w:tabs>
        <w:rPr>
          <w:rtl/>
        </w:rPr>
      </w:pPr>
      <w:del w:id="99544" w:author="מנוע מכני" w:date="2026-10-11T12:04:39Z">
        <w:r>
          <w:rPr>
            <w:rtl/>
          </w:rPr>
          <w:delText xml:space="preserve"> </w:delText>
        </w:r>
      </w:del>
      <w:r>
        <w:rPr>
          <w:rtl/>
        </w:rPr>
        <w:t xml:space="preserve">הקפה ברגל.</w:t>
      </w:r>
    </w:p>
    <w:p>
      <w:pPr>
        <w:pStyle w:val="38"/>
        <w:rPr>
          <w:ins w:id="99545" w:author="מנוע מכני" w:date="2026-10-11T12:04:39Z"/>
        </w:rPr>
      </w:pPr>
      <w:r>
        <w:t xml:space="preserve">רבא:</w:t>
      </w:r>
    </w:p>
    <w:p w:rsidR="00DA63EC" w:rsidRDefault="00DA63EC" w:rsidP="00DA63EC">
      <w:pPr>
        <w:tabs>
          <w:tab w:val="left" w:pos="0"/>
          <w:tab w:val="center" w:pos="2835"/>
        </w:tabs>
        <w:rPr>
          <w:rtl/>
        </w:rPr>
      </w:pPr>
      <w:del w:id="99546" w:author="מנוע מכני" w:date="2026-10-11T12:04:39Z">
        <w:r>
          <w:rPr>
            <w:rtl/>
          </w:rPr>
          <w:delText xml:space="preserve"> </w:delText>
        </w:r>
      </w:del>
      <w:r>
        <w:rPr>
          <w:rtl/>
        </w:rPr>
        <w:t xml:space="preserve">דיקא </w:t>
      </w:r>
      <w:ins w:id="91433" w:author="מנוע מכני" w:date="2026-10-11T12:04:39Z">
        <w:r>
          <w:rPr>
            <w:rtl/>
          </w:rPr>
          <w:t xml:space="preserve">גם</w:t>
        </w:r>
      </w:ins>
      <w:del w:id="91434" w:author="מנוע מכני" w:date="2026-10-11T12:04:39Z">
        <w:r>
          <w:rPr>
            <w:rtl/>
          </w:rPr>
          <w:delText xml:space="preserve">נמי</w:delText>
        </w:r>
      </w:del>
      <w:r>
        <w:rPr>
          <w:rtl/>
        </w:rPr>
        <w:t xml:space="preserve">, דקתני: נותנין לו יין לנסך, ולא קתני: אומר לו נסך, </w:t>
      </w:r>
      <w:r>
        <w:rPr>
          <w:rtl/>
        </w:rPr>
        <w:t xml:space="preserve">ש"מ</w:t>
      </w:r>
      <w:r>
        <w:rPr>
          <w:rtl/>
        </w:rPr>
        <w:t xml:space="preserve">.</w:t>
      </w:r>
    </w:p>
    <w:p w:rsidR="00DA63EC" w:rsidRDefault="00DA63EC" w:rsidP="00DA63EC">
      <w:pPr>
        <w:tabs>
          <w:tab w:val="left" w:pos="0"/>
          <w:tab w:val="center" w:pos="2835"/>
        </w:tabs>
        <w:rPr>
          <w:rtl/>
        </w:rPr>
      </w:pPr>
    </w:p>
    <w:p>
      <w:pPr>
        <w:pStyle w:val="afffff8"/>
        <w:rPr>
          <w:ins w:id="90335" w:author="קלוד" w:date="2026-10-11T12:29:36Z"/>
        </w:rPr>
      </w:pPr>
      <w:ins w:id="90336" w:author="קלוד" w:date="2026-10-11T12:29:36Z">
        <w:r>
          <w:rPr>
            <w:color w:val="7B3F00"/>
          </w:rPr>
          <w:t xml:space="preserve">עליית הכהנים למזבח - ימין ושמאל, מזרח ומערב</w:t>
        </w:r>
      </w:ins>
    </w:p>
    <w:p>
      <w:pPr>
        <w:pStyle w:val="38"/>
        <w:rPr>
          <w:ins w:id="99548" w:author="מנוע מכני" w:date="2026-10-11T12:04:39Z"/>
        </w:rPr>
      </w:pPr>
      <w:del w:id="99547" w:author="מנוע מכני" w:date="2026-10-11T12:04:39Z">
        <w:r>
          <w:delText xml:space="preserve">•</w:delText>
        </w:r>
      </w:del>
      <w:r>
        <w:t xml:space="preserve"> </w:t>
      </w:r>
      <w:r w:rsidRPr="00891B40">
        <w:t>ת"ר</w:t>
      </w:r>
      <w:r>
        <w:t xml:space="preserve">:</w:t>
      </w:r>
    </w:p>
    <w:p w:rsidR="00DA63EC" w:rsidRDefault="00DA63EC" w:rsidP="00DA63EC">
      <w:pPr>
        <w:tabs>
          <w:tab w:val="left" w:pos="0"/>
          <w:tab w:val="center" w:pos="2835"/>
        </w:tabs>
        <w:rPr>
          <w:rtl/>
        </w:rPr>
      </w:pPr>
      <w:del w:id="99549" w:author="מנוע מכני" w:date="2026-10-11T12:04:39Z">
        <w:r>
          <w:rPr>
            <w:rtl/>
          </w:rPr>
          <w:delText xml:space="preserve"> </w:delText>
        </w:r>
      </w:del>
      <w:r>
        <w:rPr>
          <w:rtl/>
        </w:rPr>
        <w:t xml:space="preserve">כל העולין למזבח - עולין דרך ימין ויורדין דרך שמאל, </w:t>
      </w:r>
    </w:p>
    <w:p w:rsidR="00DA63EC" w:rsidRDefault="00DA63EC" w:rsidP="00DA63EC">
      <w:pPr>
        <w:tabs>
          <w:tab w:val="left" w:pos="0"/>
          <w:tab w:val="center" w:pos="2835"/>
        </w:tabs>
        <w:rPr>
          <w:rtl/>
        </w:rPr>
      </w:pPr>
      <w:r>
        <w:rPr>
          <w:rtl/>
        </w:rPr>
        <w:t xml:space="preserve">עולין דרך מזרח ויורדין דרך מערב, </w:t>
      </w:r>
    </w:p>
    <w:p w:rsidR="00DA63EC" w:rsidRDefault="00DA63EC" w:rsidP="00DA63EC">
      <w:pPr>
        <w:tabs>
          <w:tab w:val="left" w:pos="0"/>
          <w:tab w:val="center" w:pos="2835"/>
        </w:tabs>
        <w:rPr>
          <w:rtl/>
        </w:rPr>
      </w:pPr>
      <w:r>
        <w:rPr>
          <w:rtl/>
        </w:rPr>
        <w:t xml:space="preserve">חוץ מן העולה לשלשה דברים הללו, שעולים דרך מערב ויורדין דרך מערב, </w:t>
      </w:r>
    </w:p>
    <w:p w:rsidR="00DA63EC" w:rsidRDefault="00DA63EC" w:rsidP="00DA63EC">
      <w:pPr>
        <w:tabs>
          <w:tab w:val="left" w:pos="0"/>
          <w:tab w:val="center" w:pos="2835"/>
        </w:tabs>
        <w:rPr>
          <w:rtl/>
        </w:rPr>
      </w:pPr>
      <w:r>
        <w:rPr>
          <w:rtl/>
        </w:rPr>
        <w:t xml:space="preserve">עולין דרך ימין ויורדין דרך </w:t>
      </w:r>
      <w:r>
        <w:rPr>
          <w:rFonts w:hint="cs"/>
          <w:rtl/>
        </w:rPr>
        <w:t xml:space="preserve">[שמאל] [ימין דמזבח ושמאל </w:t>
      </w:r>
      <w:ins w:id="97163" w:author="מנוע מכני" w:date="2026-10-11T12:04:39Z">
        <w:r>
          <w:rPr>
            <w:rFonts w:hint="cs"/>
            <w:rtl/>
          </w:rPr>
          <w:t xml:space="preserve">דאדם</w:t>
        </w:r>
      </w:ins>
      <w:del w:id="97164" w:author="מנוע מכני" w:date="2026-10-11T12:04:39Z">
        <w:r>
          <w:rPr>
            <w:rFonts w:hint="cs"/>
            <w:rtl/>
          </w:rPr>
          <w:delText xml:space="preserve">דגברא</w:delText>
        </w:r>
      </w:del>
      <w:r>
        <w:rPr>
          <w:rFonts w:hint="cs"/>
          <w:rtl/>
        </w:rPr>
        <w:t xml:space="preserve">] </w:t>
      </w:r>
      <w:r>
        <w:rPr>
          <w:rtl/>
        </w:rPr>
        <w:t>.</w:t>
      </w:r>
    </w:p>
    <w:p w:rsidR="00DA63EC" w:rsidRDefault="00DA63EC" w:rsidP="00DA63EC">
      <w:pPr>
        <w:tabs>
          <w:tab w:val="left" w:pos="0"/>
          <w:tab w:val="center" w:pos="2835"/>
        </w:tabs>
        <w:rPr>
          <w:rtl/>
        </w:rPr>
      </w:pPr>
      <w:r>
        <w:rPr>
          <w:rtl/>
        </w:rPr>
        <w:t xml:space="preserve">וניתני או אידי ואידי דמזבח, או אידי ואידי </w:t>
      </w:r>
      <w:ins w:id="97165" w:author="מנוע מכני" w:date="2026-10-11T12:04:39Z">
        <w:r>
          <w:rPr>
            <w:rtl/>
          </w:rPr>
          <w:t xml:space="preserve">דאדם</w:t>
        </w:r>
      </w:ins>
      <w:del w:id="97166" w:author="מנוע מכני" w:date="2026-10-11T12:04:39Z">
        <w:r>
          <w:rPr>
            <w:rtl/>
          </w:rPr>
          <w:delText xml:space="preserve">דגברא</w:delText>
        </w:r>
      </w:del>
      <w:r>
        <w:rPr>
          <w:rtl/>
        </w:rPr>
        <w:t xml:space="preserve">! </w:t>
      </w:r>
      <w:ins w:id="95589" w:author="מנוע מכני" w:date="2026-10-11T12:04:39Z">
        <w:r>
          <w:rPr>
            <w:b/>
            <w:bCs/>
            <w:rtl/>
          </w:rPr>
          <w:t xml:space="preserve">קשה</w:t>
        </w:r>
      </w:ins>
      <w:del w:id="95590" w:author="מנוע מכני" w:date="2026-10-11T12:04:39Z">
        <w:r w:rsidRPr="007803FA">
          <w:rPr>
            <w:b/>
            <w:bCs/>
            <w:rtl/>
          </w:rPr>
          <w:delText xml:space="preserve">קשיא</w:delText>
        </w:r>
      </w:del>
      <w:r>
        <w:rPr>
          <w:rtl/>
        </w:rPr>
        <w:t>.</w:t>
      </w:r>
    </w:p>
    <w:p w:rsidR="00DA63EC" w:rsidRDefault="00DA63EC" w:rsidP="00DA63EC">
      <w:pPr>
        <w:pStyle w:val="affffd"/>
        <w:rPr>
          <w:rtl/>
        </w:rPr>
      </w:pPr>
      <w:r>
        <w:rPr>
          <w:rtl/>
        </w:rPr>
        <w:t>׹</w:t>
      </w:r>
    </w:p>
    <w:p>
      <w:pPr>
        <w:pStyle w:val="MishnaBatzad"/>
        <w:rPr>
          <w:ins w:id="20376" w:author="קלוד" w:date="2026-10-11T09:07:24Z"/>
        </w:rPr>
      </w:pPr>
      <w:ins w:id="20375" w:author="קלוד" w:date="2026-10-11T09:07:24Z">
        <w:r>
          <w:t xml:space="preserve">משנה ד</w:t>
        </w:r>
      </w:ins>
    </w:p>
    <w:p w:rsidR="00DA63EC" w:rsidRPr="000A334C" w:rsidRDefault="00DA63EC" w:rsidP="003B6D22">
      <w:pPr>
        <w:pStyle w:val="afff9"/>
        <w:rPr>
          <w:del w:id="20232" w:author="קלוד" w:date="2026-10-11T09:07:24Z"/>
          <w:rtl/>
        </w:rPr>
      </w:pPr>
      <w:del w:id="20231" w:author="קלוד" w:date="2026-10-11T09:07:24Z">
        <w:r w:rsidRPr="000A334C">
          <w:rPr>
            <w:rtl/>
          </w:rPr>
          <w:delText xml:space="preserve">מתני'.</w:delText>
        </w:r>
      </w:del>
    </w:p>
    <w:p w:rsidR="00DA63EC" w:rsidRPr="000A334C" w:rsidRDefault="00DA63EC" w:rsidP="003B6D22">
      <w:pPr>
        <w:pStyle w:val="afff9"/>
        <w:spacing w:before="120"/>
        <w:rPr>
          <w:rtl/>
        </w:rPr>
        <w:pPrChange w:id="90027" w:author="קלוד" w:date="2026-10-11T12:09:42Z">
          <w:pPr>
            <w:pStyle w:val="afff9"/>
          </w:pPr>
        </w:pPrChange>
      </w:pPr>
      <w:r w:rsidRPr="000A334C">
        <w:rPr>
          <w:rtl/>
        </w:rPr>
        <w:t xml:space="preserve">חטאת העוף כיצד היה נעשית? </w:t>
      </w:r>
    </w:p>
    <w:p w:rsidR="00DA63EC" w:rsidRPr="000A334C" w:rsidRDefault="00DA63EC" w:rsidP="003B6D22">
      <w:pPr>
        <w:pStyle w:val="afff9"/>
        <w:rPr>
          <w:rtl/>
        </w:rPr>
      </w:pPr>
      <w:r w:rsidRPr="000A334C">
        <w:rPr>
          <w:rtl/>
        </w:rPr>
        <w:t>היה מולק את ראשה ממול ערפה ואינו מבדיל, ומזה מדמה על קיר המזבח;</w:t>
      </w:r>
    </w:p>
    <w:p w:rsidR="00DA63EC" w:rsidRPr="000A334C" w:rsidRDefault="00DA63EC" w:rsidP="003B6D22">
      <w:pPr>
        <w:pStyle w:val="afff9"/>
        <w:rPr>
          <w:rtl/>
        </w:rPr>
      </w:pPr>
      <w:r w:rsidRPr="000A334C">
        <w:rPr>
          <w:rtl/>
        </w:rPr>
        <w:t>שירי הדם היה מתמצה על היסוד, ואין למזבח אלא דמה, וכולה לכהנים.</w:t>
      </w:r>
    </w:p>
    <w:p w:rsidR="00DA63EC" w:rsidRDefault="00DA63EC" w:rsidP="00DA63EC">
      <w:pPr>
        <w:pStyle w:val="affffd"/>
        <w:rPr>
          <w:rtl/>
        </w:rPr>
      </w:pPr>
      <w:r>
        <w:rPr>
          <w:rtl/>
        </w:rPr>
        <w:t>׹</w:t>
      </w:r>
    </w:p>
    <w:p>
      <w:pPr>
        <w:pStyle w:val="afffff8"/>
        <w:rPr>
          <w:ins w:id="90333" w:author="קלוד" w:date="2026-10-11T12:29:36Z"/>
        </w:rPr>
      </w:pPr>
      <w:ins w:id="90334" w:author="קלוד" w:date="2026-10-11T12:29:36Z">
        <w:r>
          <w:rPr>
            <w:color w:val="7B3F00"/>
          </w:rPr>
          <w:t xml:space="preserve">הזאת חטאת העוף - על קיר המזבח התחתון</w:t>
        </w:r>
      </w:ins>
    </w:p>
    <w:p>
      <w:pPr>
        <w:pStyle w:val="38"/>
        <w:rPr>
          <w:ins w:id="99551" w:author="מנוע מכני" w:date="2026-10-11T12:04:39Z"/>
        </w:rPr>
      </w:pPr>
      <w:del w:id="99550" w:author="מנוע מכני" w:date="2026-10-11T12:04:39Z">
        <w:r>
          <w:delText xml:space="preserve">•</w:delText>
        </w:r>
      </w:del>
      <w:r>
        <w:t xml:space="preserve"> </w:t>
      </w:r>
      <w:r w:rsidRPr="00891B40">
        <w:t>ת"ר</w:t>
      </w:r>
      <w:r>
        <w:t>:</w:t>
      </w:r>
    </w:p>
    <w:p w:rsidR="00DA63EC" w:rsidRDefault="00DA63EC" w:rsidP="00DA63EC">
      <w:pPr>
        <w:tabs>
          <w:tab w:val="left" w:pos="0"/>
          <w:tab w:val="center" w:pos="2835"/>
        </w:tabs>
        <w:rPr>
          <w:rtl/>
        </w:rPr>
      </w:pPr>
      <w:del w:id="99552" w:author="מנוע מכני" w:date="2026-10-11T12:04:39Z">
        <w:r w:rsidRPr="00464129">
          <w:rPr>
            <w:rStyle w:val="afffff0"/>
            <w:rtl/>
          </w:rPr>
          <w:delText xml:space="preserve"> </w:delText>
        </w:r>
      </w:del>
      <w:r w:rsidRPr="00464129">
        <w:rPr>
          <w:rStyle w:val="afffff0"/>
          <w:rFonts w:hint="cs"/>
          <w:rtl/>
        </w:rPr>
        <w:t>'</w:t>
      </w:r>
      <w:ins w:id="90897" w:author="Claude - סמנטי" w:date="2026-10-11T12:26:16Z">
        <w:r>
          <w:rPr>
            <w:rStyle w:val="afffff0"/>
            <w:rtl/>
          </w:rPr>
          <w:t xml:space="preserve">וְהִזָּה מִדַּם הַחַטָּאת</w:t>
        </w:r>
      </w:ins>
      <w:del w:id="90898" w:author="Claude - סמנטי" w:date="2026-10-11T12:26:16Z">
        <w:r w:rsidRPr="00464129">
          <w:rPr>
            <w:rStyle w:val="afffff0"/>
            <w:rtl/>
          </w:rPr>
          <w:delText xml:space="preserve">והזה מדם החטאת</w:delText>
        </w:r>
      </w:del>
      <w:r w:rsidRPr="00464129">
        <w:rPr>
          <w:rStyle w:val="afffff0"/>
          <w:rFonts w:hint="cs"/>
          <w:rtl/>
        </w:rPr>
        <w:t>'</w:t>
      </w:r>
      <w:ins w:id="94745" w:author="מנוע מכני" w:date="2026-10-11T12:04:39Z">
        <w:r>
          <w:rPr>
            <w:rStyle w:val="afffff0"/>
            <w:rtl/>
          </w:rPr>
          <w:t xml:space="preserve"> </w:t>
        </w:r>
      </w:ins>
      <w:del w:id="94746" w:author="מנוע מכני" w:date="2026-10-11T12:04:39Z">
        <w:r w:rsidRPr="00464129">
          <w:rPr>
            <w:rStyle w:val="afffff0"/>
            <w:rtl/>
          </w:rPr>
          <w:delText xml:space="preserve"> </w:delText>
        </w:r>
        <w:r>
          <w:rPr>
            <w:rtl/>
          </w:rPr>
          <w:delText xml:space="preserve"> </w:delText>
        </w:r>
      </w:del>
      <w:r>
        <w:rPr>
          <w:rtl/>
        </w:rPr>
        <w:t xml:space="preserve">מגוף החטאת, הא כיצד? אוחז בראש ובגוף ומזה על קיר המזבח, </w:t>
      </w:r>
    </w:p>
    <w:p w:rsidR="00DA63EC" w:rsidRDefault="00DA63EC" w:rsidP="00DA63EC">
      <w:pPr>
        <w:tabs>
          <w:tab w:val="left" w:pos="0"/>
          <w:tab w:val="center" w:pos="2835"/>
        </w:tabs>
        <w:rPr>
          <w:rtl/>
        </w:rPr>
      </w:pPr>
      <w:r>
        <w:rPr>
          <w:rtl/>
        </w:rPr>
        <w:t xml:space="preserve">ולא על קיר הכבש ולא על קיר היכל ולא על קיר אולם, ואיזה? זה קיר התחתון</w:t>
      </w:r>
      <w:ins w:id="94747" w:author="מנוע מכני" w:date="2026-10-11T12:04:39Z">
        <w:r>
          <w:rPr>
            <w:rtl/>
          </w:rPr>
          <w:t xml:space="preserve">,</w:t>
        </w:r>
      </w:ins>
      <w:del w:id="94748" w:author="מנוע מכני" w:date="2026-10-11T12:04:39Z">
        <w:r>
          <w:rPr>
            <w:rtl/>
          </w:rPr>
          <w:delText xml:space="preserve">;</w:delText>
        </w:r>
      </w:del>
    </w:p>
    <w:p w:rsidR="00DA63EC" w:rsidRDefault="00DA63EC" w:rsidP="00DA63EC">
      <w:pPr>
        <w:tabs>
          <w:tab w:val="left" w:pos="0"/>
          <w:tab w:val="center" w:pos="2835"/>
        </w:tabs>
        <w:rPr>
          <w:rtl/>
        </w:rPr>
      </w:pPr>
      <w:r w:rsidRPr="003017EE">
        <w:rPr>
          <w:rStyle w:val="afffff0"/>
          <w:rFonts w:hint="cs"/>
          <w:rtl/>
        </w:rPr>
        <w:t>'</w:t>
      </w:r>
      <w:ins w:id="90899" w:author="Claude - סמנטי" w:date="2026-10-11T12:26:16Z">
        <w:r>
          <w:rPr>
            <w:rStyle w:val="afffff0"/>
            <w:rtl/>
          </w:rPr>
          <w:t xml:space="preserve">וְהַנִּשְׁאָר בַּדָּם יִמָּצֵה אֶל יְסוֹד הַמִּזְבֵּחַ</w:t>
        </w:r>
      </w:ins>
      <w:del w:id="90900" w:author="Claude - סמנטי" w:date="2026-10-11T12:26:16Z">
        <w:r w:rsidRPr="003017EE">
          <w:rPr>
            <w:rStyle w:val="afffff0"/>
            <w:rtl/>
          </w:rPr>
          <w:delText xml:space="preserve">והנשאר בדם ימצה אל יסוד המזבח</w:delText>
        </w:r>
      </w:del>
      <w:r w:rsidRPr="003017EE">
        <w:rPr>
          <w:rStyle w:val="afffff0"/>
          <w:rFonts w:hint="cs"/>
          <w:rtl/>
        </w:rPr>
        <w:t>'</w:t>
      </w:r>
      <w:r w:rsidRPr="003017EE">
        <w:rPr>
          <w:rStyle w:val="afffff0"/>
          <w:rtl/>
        </w:rPr>
        <w:t>,</w:t>
      </w:r>
      <w:r>
        <w:rPr>
          <w:rtl/>
        </w:rPr>
        <w:t xml:space="preserve"> קיר שהשירין שלו מתמצים ליסוד,</w:t>
      </w:r>
      <w:r>
        <w:rPr>
          <w:rFonts w:hint="cs"/>
          <w:rtl/>
        </w:rPr>
        <w:t xml:space="preserve">-</w:t>
      </w:r>
      <w:ins w:id="94749" w:author="מנוע מכני" w:date="2026-10-11T12:04:39Z">
        <w:r>
          <w:rPr>
            <w:rFonts w:hint="cs"/>
            <w:rtl/>
          </w:rPr>
          <w:t xml:space="preserve"> </w:t>
        </w:r>
      </w:ins>
      <w:del w:id="94750" w:author="מנוע מכני" w:date="2026-10-11T12:04:39Z">
        <w:r>
          <w:rPr>
            <w:rFonts w:hint="cs"/>
            <w:rtl/>
          </w:rPr>
          <w:delText xml:space="preserve"> </w:delText>
        </w:r>
        <w:r>
          <w:rPr>
            <w:rtl/>
          </w:rPr>
          <w:delText xml:space="preserve"> </w:delText>
        </w:r>
      </w:del>
      <w:r>
        <w:rPr>
          <w:rtl/>
        </w:rPr>
        <w:t xml:space="preserve">זה קיר התחתון.</w:t>
      </w:r>
    </w:p>
    <w:p w:rsidR="00DA63EC" w:rsidRDefault="00DA63EC" w:rsidP="00DA63EC">
      <w:pPr>
        <w:tabs>
          <w:tab w:val="left" w:pos="0"/>
          <w:tab w:val="center" w:pos="2835"/>
        </w:tabs>
        <w:rPr>
          <w:rtl/>
        </w:rPr>
      </w:pPr>
      <w:r>
        <w:rPr>
          <w:rFonts w:hint="cs"/>
          <w:rtl/>
        </w:rPr>
        <w:t xml:space="preserve">ולא עושים מלמעלה </w:t>
      </w:r>
      <w:r>
        <w:rPr>
          <w:rFonts w:hint="cs"/>
          <w:rtl/>
        </w:rPr>
        <w:t xml:space="preserve">ואח</w:t>
      </w:r>
      <w:r>
        <w:rPr>
          <w:rtl/>
        </w:rPr>
        <w:t>"</w:t>
      </w:r>
      <w:r>
        <w:rPr>
          <w:rFonts w:hint="cs"/>
          <w:rtl/>
        </w:rPr>
        <w:t xml:space="preserve">כ</w:t>
      </w:r>
      <w:r>
        <w:rPr>
          <w:rFonts w:hint="cs"/>
          <w:rtl/>
        </w:rPr>
        <w:t xml:space="preserve"> מלמטה דלא כתיב ימצה אלא ימצה דממילא] </w:t>
      </w:r>
    </w:p>
    <w:p>
      <w:pPr>
        <w:pStyle w:val="afffff8"/>
        <w:rPr>
          <w:ins w:id="90331" w:author="קלוד" w:date="2026-10-11T12:29:36Z"/>
        </w:rPr>
      </w:pPr>
      <w:ins w:id="90332" w:author="קלוד" w:date="2026-10-11T12:29:36Z">
        <w:r>
          <w:rPr>
            <w:color w:val="7B3F00"/>
          </w:rPr>
          <w:t xml:space="preserve">מליקת חטאת העוף - אחיזה ומתיחה, עבודה קשה</w:t>
        </w:r>
      </w:ins>
    </w:p>
    <w:p>
      <w:pPr>
        <w:pStyle w:val="38"/>
        <w:rPr>
          <w:ins w:id="99554" w:author="מנוע מכני" w:date="2026-10-11T12:04:39Z"/>
        </w:rPr>
      </w:pPr>
      <w:del w:id="99553" w:author="מנוע מכני" w:date="2026-10-11T12:04:39Z">
        <w:r w:rsidRPr="006124CF">
          <w:delText xml:space="preserve">•</w:delText>
        </w:r>
      </w:del>
      <w:r w:rsidRPr="006124CF">
        <w:t xml:space="preserve"> </w:t>
      </w:r>
      <w:r w:rsidRPr="006124CF">
        <w:t>רזב</w:t>
      </w:r>
      <w:r>
        <w:t>"</w:t>
      </w:r>
      <w:r w:rsidRPr="006124CF">
        <w:t>ט מ</w:t>
      </w:r>
      <w:r w:rsidRPr="006124CF">
        <w:t xml:space="preserve">רב:</w:t>
      </w:r>
    </w:p>
    <w:p w:rsidR="00DA63EC" w:rsidRDefault="00DA63EC" w:rsidP="00DA63EC">
      <w:pPr>
        <w:tabs>
          <w:tab w:val="left" w:pos="0"/>
          <w:tab w:val="center" w:pos="2835"/>
        </w:tabs>
        <w:rPr>
          <w:b/>
          <w:bCs/>
          <w:rtl/>
        </w:rPr>
      </w:pPr>
      <w:del w:id="99555" w:author="מנוע מכני" w:date="2026-10-11T12:04:39Z">
        <w:r w:rsidRPr="006124CF">
          <w:rPr>
            <w:b/>
            <w:bCs/>
            <w:rtl/>
          </w:rPr>
          <w:delText xml:space="preserve"> </w:delText>
        </w:r>
      </w:del>
      <w:r w:rsidRPr="006124CF">
        <w:rPr>
          <w:b/>
          <w:bCs/>
          <w:rtl/>
        </w:rPr>
        <w:t xml:space="preserve">כיצד מולקין חטאת העוף? </w:t>
      </w:r>
    </w:p>
    <w:p w:rsidR="00DA63EC" w:rsidRDefault="00DA63EC" w:rsidP="00DA63EC">
      <w:pPr>
        <w:tabs>
          <w:tab w:val="left" w:pos="0"/>
          <w:tab w:val="center" w:pos="2835"/>
        </w:tabs>
        <w:rPr>
          <w:rtl/>
        </w:rPr>
      </w:pPr>
      <w:r>
        <w:rPr>
          <w:rtl/>
        </w:rPr>
        <w:t>אוחז גפיו בשתי אצבעות ושתי רגלים בשתי אצבעות, ומותח צוארה על רוחב גודלו ומולקה.</w:t>
      </w:r>
    </w:p>
    <w:p w:rsidR="00DA63EC" w:rsidRDefault="00DA63EC" w:rsidP="00DA63EC">
      <w:pPr>
        <w:tabs>
          <w:tab w:val="left" w:pos="0"/>
          <w:tab w:val="center" w:pos="2835"/>
        </w:tabs>
        <w:rPr>
          <w:rtl/>
        </w:rPr>
      </w:pPr>
      <w:r>
        <w:rPr>
          <w:rtl/>
        </w:rPr>
        <w:t>במתניתא תנא: ציפרא מלבר, אוחז גפיו בשתי אצבעות ושני רגלים בשתי אצבעות, ומותח צוארו על רוחב שתי אצבעותיו ומולק, וזו עבודה קשה שבמקדש.</w:t>
      </w:r>
    </w:p>
    <w:p w:rsidR="00DA63EC" w:rsidRDefault="00DA63EC" w:rsidP="00DA63EC">
      <w:pPr>
        <w:tabs>
          <w:tab w:val="left" w:pos="0"/>
          <w:tab w:val="center" w:pos="2835"/>
        </w:tabs>
        <w:rPr>
          <w:rtl/>
        </w:rPr>
      </w:pPr>
      <w:r>
        <w:rPr>
          <w:rtl/>
        </w:rPr>
        <w:tab/>
      </w:r>
      <w:r>
        <w:rPr>
          <w:rFonts w:hint="cs"/>
          <w:rtl/>
        </w:rPr>
        <w:t>ו</w:t>
      </w:r>
      <w:r>
        <w:rPr>
          <w:rtl/>
        </w:rPr>
        <w:t>זו עבודה קשה מעבודות קשות שבמקדש.</w:t>
      </w:r>
      <w:r>
        <w:rPr>
          <w:rFonts w:hint="cs"/>
          <w:rtl/>
        </w:rPr>
        <w:t xml:space="preserve">[</w:t>
      </w:r>
      <w:ins w:id="91435" w:author="מנוע מכני" w:date="2026-10-11T12:04:39Z">
        <w:r>
          <w:rPr>
            <w:rFonts w:hint="cs"/>
            <w:rtl/>
          </w:rPr>
          <w:t xml:space="preserve">דיש</w:t>
        </w:r>
      </w:ins>
      <w:del w:id="91436" w:author="מנוע מכני" w:date="2026-10-11T12:04:39Z">
        <w:r>
          <w:rPr>
            <w:rFonts w:hint="cs"/>
            <w:rtl/>
          </w:rPr>
          <w:delText xml:space="preserve">דאיכא</w:delText>
        </w:r>
      </w:del>
      <w:r>
        <w:rPr>
          <w:rFonts w:hint="cs"/>
          <w:rtl/>
        </w:rPr>
        <w:t xml:space="preserve"> </w:t>
      </w:r>
      <w:ins w:id="91437" w:author="מנוע מכני" w:date="2026-10-11T12:04:39Z">
        <w:r>
          <w:rPr>
            <w:rFonts w:hint="cs"/>
            <w:rtl/>
          </w:rPr>
          <w:t xml:space="preserve">גם</w:t>
        </w:r>
      </w:ins>
      <w:del w:id="91438" w:author="מנוע מכני" w:date="2026-10-11T12:04:39Z">
        <w:r>
          <w:rPr>
            <w:rFonts w:hint="cs"/>
            <w:rtl/>
          </w:rPr>
          <w:delText xml:space="preserve">נמי</w:delText>
        </w:r>
      </w:del>
      <w:r>
        <w:rPr>
          <w:rFonts w:hint="cs"/>
          <w:rtl/>
        </w:rPr>
        <w:t xml:space="preserve"> קמיצה וחפינה]</w:t>
      </w:r>
    </w:p>
    <w:p w:rsidR="00DA63EC" w:rsidRDefault="00DA63EC" w:rsidP="00DA63EC">
      <w:pPr>
        <w:pStyle w:val="affffd"/>
        <w:rPr>
          <w:rtl/>
        </w:rPr>
      </w:pPr>
      <w:r>
        <w:rPr>
          <w:rtl/>
        </w:rPr>
        <w:t>׹</w:t>
      </w:r>
    </w:p>
    <w:p>
      <w:pPr>
        <w:pStyle w:val="MishnaBatzad"/>
        <w:rPr>
          <w:ins w:id="20378" w:author="קלוד" w:date="2026-10-11T09:07:24Z"/>
        </w:rPr>
      </w:pPr>
      <w:ins w:id="20377" w:author="קלוד" w:date="2026-10-11T09:07:24Z">
        <w:r>
          <w:t xml:space="preserve">משנה ה</w:t>
        </w:r>
      </w:ins>
    </w:p>
    <w:p w:rsidR="00DA63EC" w:rsidRPr="000A334C" w:rsidRDefault="00DA63EC" w:rsidP="003B6D22">
      <w:pPr>
        <w:pStyle w:val="afff9"/>
        <w:rPr>
          <w:del w:id="20234" w:author="קלוד" w:date="2026-10-11T09:07:24Z"/>
          <w:rtl/>
        </w:rPr>
      </w:pPr>
      <w:del w:id="20233" w:author="קלוד" w:date="2026-10-11T09:07:24Z">
        <w:r w:rsidRPr="000A334C">
          <w:rPr>
            <w:rtl/>
          </w:rPr>
          <w:delText xml:space="preserve">מתני'.</w:delText>
        </w:r>
      </w:del>
    </w:p>
    <w:p w:rsidR="00DA63EC" w:rsidRPr="000A334C" w:rsidRDefault="00DA63EC" w:rsidP="003B6D22">
      <w:pPr>
        <w:pStyle w:val="afff9"/>
        <w:spacing w:before="120"/>
        <w:rPr>
          <w:rtl/>
        </w:rPr>
        <w:pPrChange w:id="90028" w:author="קלוד" w:date="2026-10-11T12:09:42Z">
          <w:pPr>
            <w:pStyle w:val="afff9"/>
          </w:pPr>
        </w:pPrChange>
      </w:pPr>
      <w:r w:rsidRPr="000A334C">
        <w:rPr>
          <w:rtl/>
        </w:rPr>
        <w:t>עולת העוף כיצד נעשית? עלה לכבש ופנה לסובב, בא לו לקרן דרומית מזרחית, היה מולק את ראשה ממול ערפה ומבדיל, ומיצה את דמה על קיר המזבח;</w:t>
      </w:r>
    </w:p>
    <w:p w:rsidR="00DA63EC" w:rsidRPr="000A334C" w:rsidRDefault="00DA63EC" w:rsidP="003B6D22">
      <w:pPr>
        <w:pStyle w:val="afff9"/>
        <w:rPr>
          <w:rtl/>
        </w:rPr>
      </w:pPr>
      <w:r w:rsidRPr="000A334C">
        <w:rPr>
          <w:rtl/>
        </w:rPr>
        <w:t>נטל את הראש והקיף בית מליקתו למזבח, וספגו במלח וזרקו על גבי האשים;</w:t>
      </w:r>
    </w:p>
    <w:p w:rsidR="00DA63EC" w:rsidRPr="00E105BC" w:rsidRDefault="00DA63EC" w:rsidP="003B6D22">
      <w:pPr>
        <w:pStyle w:val="afff9"/>
        <w:rPr>
          <w:spacing w:val="-2"/>
          <w:rtl/>
        </w:rPr>
      </w:pPr>
      <w:r w:rsidRPr="00E105BC">
        <w:rPr>
          <w:spacing w:val="-2"/>
          <w:rtl/>
        </w:rPr>
        <w:t>בא לו לגוף, והסיר את המוראה ואת הנוצה ואת בני המעיים היוצאין עמם והשליכן לבית הדשן;</w:t>
      </w:r>
    </w:p>
    <w:p w:rsidR="00DA63EC" w:rsidRPr="000A334C" w:rsidRDefault="00DA63EC" w:rsidP="003B6D22">
      <w:pPr>
        <w:pStyle w:val="afff9"/>
        <w:rPr>
          <w:rtl/>
        </w:rPr>
      </w:pPr>
      <w:r w:rsidRPr="000A334C">
        <w:rPr>
          <w:rtl/>
        </w:rPr>
        <w:t>שיסע ולא הבדיל, ואם הבדיל - כשר, סופגו במלח וזרקו על גבי האשים.</w:t>
      </w:r>
    </w:p>
    <w:p w:rsidR="00DA63EC" w:rsidRPr="000A334C" w:rsidRDefault="00DA63EC" w:rsidP="003B6D22">
      <w:pPr>
        <w:pStyle w:val="afff9"/>
        <w:rPr>
          <w:rtl/>
        </w:rPr>
      </w:pPr>
      <w:r w:rsidRPr="000A334C">
        <w:rPr>
          <w:rtl/>
        </w:rPr>
        <w:t>לא הסיר המוראה ולא הנוצה ואת בני מעיים היוצאין עמם, ולא ספגו במלח, כל ששינה בה מאחר שמיצה את דמה - כשירה.</w:t>
      </w:r>
    </w:p>
    <w:p w:rsidR="00DA63EC" w:rsidRPr="000A334C" w:rsidRDefault="00DA63EC" w:rsidP="003B6D22">
      <w:pPr>
        <w:pStyle w:val="afff9"/>
        <w:rPr>
          <w:rtl/>
        </w:rPr>
      </w:pPr>
      <w:r w:rsidRPr="000A334C">
        <w:rPr>
          <w:rtl/>
        </w:rPr>
        <w:t>הבדיל בחטאת ולא הבדיל בעולה - פסול.</w:t>
      </w:r>
    </w:p>
    <w:p w:rsidR="00DA63EC" w:rsidRPr="00FE1B89" w:rsidRDefault="00DA63EC" w:rsidP="003B6D22">
      <w:pPr>
        <w:pStyle w:val="afff9"/>
        <w:rPr>
          <w:rtl/>
        </w:rPr>
      </w:pPr>
      <w:r w:rsidRPr="00FE1B89">
        <w:rPr>
          <w:rtl/>
        </w:rPr>
        <w:t>מיצה את דם הראש ולא מיצה דם הגוף פסולה, דם הגוף ולא מיצה דם הראש - כשירה.</w:t>
      </w:r>
    </w:p>
    <w:p w:rsidR="00DA63EC" w:rsidRPr="000A334C" w:rsidRDefault="00DA63EC" w:rsidP="003B6D22">
      <w:pPr>
        <w:pStyle w:val="afff9"/>
        <w:rPr>
          <w:rtl/>
        </w:rPr>
      </w:pPr>
      <w:r w:rsidRPr="000A334C">
        <w:rPr>
          <w:rtl/>
        </w:rPr>
        <w:t>חטאת העוף שמלקה שלא לשמה, מיצה דמה שלא לשמה, לשמה ושלא לשמה, או שלא לשמה ולשמה - פסול.</w:t>
      </w:r>
    </w:p>
    <w:p w:rsidR="00DA63EC" w:rsidRPr="000A334C" w:rsidRDefault="00DA63EC" w:rsidP="003B6D22">
      <w:pPr>
        <w:pStyle w:val="afff9"/>
        <w:rPr>
          <w:rtl/>
        </w:rPr>
      </w:pPr>
      <w:r w:rsidRPr="000A334C">
        <w:rPr>
          <w:rtl/>
        </w:rPr>
        <w:t>עולת העוף - כשירה, ובלבד שלא עלתה לבעלים לשם חובה.</w:t>
      </w:r>
    </w:p>
    <w:p w:rsidR="00DA63EC" w:rsidRPr="000A334C" w:rsidRDefault="00DA63EC" w:rsidP="003B6D22">
      <w:pPr>
        <w:pStyle w:val="afff9"/>
        <w:rPr>
          <w:rtl/>
        </w:rPr>
      </w:pPr>
    </w:p>
    <w:p w:rsidR="00DA63EC" w:rsidRPr="000A334C" w:rsidRDefault="00DA63EC" w:rsidP="003B6D22">
      <w:pPr>
        <w:pStyle w:val="afff9"/>
        <w:rPr>
          <w:rtl/>
        </w:rPr>
      </w:pPr>
      <w:r w:rsidRPr="000A334C">
        <w:rPr>
          <w:rtl/>
        </w:rPr>
        <w:t xml:space="preserve">אחד חטאת העוף ואחד עולת העוף, שמלקן ושמיצה את דמן לאכול דבר שדרכו לאכול ולהקטיר דבר שדרכו להקטיר, </w:t>
      </w:r>
    </w:p>
    <w:p w:rsidR="00DA63EC" w:rsidRPr="000A334C" w:rsidRDefault="00DA63EC" w:rsidP="003B6D22">
      <w:pPr>
        <w:pStyle w:val="afff9"/>
        <w:rPr>
          <w:rtl/>
        </w:rPr>
      </w:pPr>
      <w:r w:rsidRPr="000A334C">
        <w:rPr>
          <w:rtl/>
        </w:rPr>
        <w:t xml:space="preserve">חוץ למקומו - פסול ואין בו כרת, </w:t>
      </w:r>
    </w:p>
    <w:p w:rsidR="00DA63EC" w:rsidRPr="000A334C" w:rsidRDefault="00DA63EC" w:rsidP="003B6D22">
      <w:pPr>
        <w:pStyle w:val="afff9"/>
        <w:rPr>
          <w:rtl/>
        </w:rPr>
      </w:pPr>
      <w:r w:rsidRPr="000A334C">
        <w:rPr>
          <w:rtl/>
        </w:rPr>
        <w:t>חוץ לזמנו - פיגול וחייבין עליו כרת, ובלבד שיקריב המתיר כמצותו.</w:t>
      </w:r>
    </w:p>
    <w:p w:rsidR="00DA63EC" w:rsidRPr="000A334C" w:rsidRDefault="00DA63EC" w:rsidP="003B6D22">
      <w:pPr>
        <w:pStyle w:val="afff9"/>
        <w:rPr>
          <w:rtl/>
        </w:rPr>
      </w:pPr>
      <w:r w:rsidRPr="000A334C">
        <w:rPr>
          <w:rtl/>
        </w:rPr>
        <w:t xml:space="preserve">כיצד קרב המתיר כמצותו? מלק בשתיקה ומיצה הדם חוץ לזמנו, או שמלק חוץ לזמנו ומיצה הדם בשתיקה, </w:t>
      </w:r>
    </w:p>
    <w:p w:rsidR="00DA63EC" w:rsidRPr="000A334C" w:rsidRDefault="00DA63EC" w:rsidP="003B6D22">
      <w:pPr>
        <w:pStyle w:val="afff9"/>
        <w:rPr>
          <w:rtl/>
        </w:rPr>
      </w:pPr>
      <w:r w:rsidRPr="000A334C">
        <w:rPr>
          <w:rtl/>
        </w:rPr>
        <w:t>או שמלק ומיצה הדם חוץ לזמנו - זהו שקרב המתיר כמצותו.</w:t>
      </w:r>
    </w:p>
    <w:p w:rsidR="00DA63EC" w:rsidRPr="000A334C" w:rsidRDefault="00DA63EC" w:rsidP="003B6D22">
      <w:pPr>
        <w:pStyle w:val="afff9"/>
        <w:rPr>
          <w:rtl/>
        </w:rPr>
      </w:pPr>
      <w:r w:rsidRPr="000A334C">
        <w:rPr>
          <w:rtl/>
        </w:rPr>
        <w:t xml:space="preserve">כיצד לא קרב המתיר כמצותו? מלק חוץ למקומו מיצה הדם חוץ לזמנו, או שמלק חוץ לזמנו ומיצה הדם חוץ למקומו, או שמלק ומיצה הדם חוץ למקומו, </w:t>
      </w:r>
    </w:p>
    <w:p w:rsidR="00DA63EC" w:rsidRDefault="00DA63EC" w:rsidP="00DA63EC">
      <w:pPr>
        <w:pStyle w:val="afff3"/>
        <w:framePr w:wrap="around"/>
        <w:rPr>
          <w:rtl/>
        </w:rPr>
      </w:pPr>
      <w:r>
        <w:rPr>
          <w:rFonts w:hint="cs"/>
          <w:rtl/>
        </w:rPr>
        <w:t>סה.</w:t>
      </w:r>
    </w:p>
    <w:p>
      <w:pPr>
        <w:pStyle w:val="MishnaBatzad"/>
        <w:rPr>
          <w:ins w:id="20380" w:author="קלוד" w:date="2026-10-11T09:07:24Z"/>
        </w:rPr>
      </w:pPr>
      <w:ins w:id="20379" w:author="קלוד" w:date="2026-10-11T09:07:24Z">
        <w:r>
          <w:t xml:space="preserve">משנה ז</w:t>
        </w:r>
      </w:ins>
    </w:p>
    <w:p w:rsidR="00DA63EC" w:rsidRPr="000A334C" w:rsidRDefault="00DA63EC" w:rsidP="003B6D22">
      <w:pPr>
        <w:pStyle w:val="afff9"/>
        <w:rPr>
          <w:rtl/>
        </w:rPr>
      </w:pPr>
      <w:r w:rsidRPr="000A334C">
        <w:rPr>
          <w:rtl/>
        </w:rPr>
        <w:t xml:space="preserve">חטאת העוף שמלקו שלא לשמה ומיצה הדם חוץ לזמנו, או שמלק חוץ לזמנו ומיצה דמו שלא לשמה, </w:t>
      </w:r>
    </w:p>
    <w:p w:rsidR="00DA63EC" w:rsidRPr="000A334C" w:rsidRDefault="00DA63EC" w:rsidP="003B6D22">
      <w:pPr>
        <w:pStyle w:val="afff9"/>
        <w:rPr>
          <w:rtl/>
        </w:rPr>
      </w:pPr>
      <w:r w:rsidRPr="000A334C">
        <w:rPr>
          <w:rtl/>
        </w:rPr>
        <w:t>או שמלק ומיצה הדם שלא לשמה - זהו שלא קרב המתיר כמצותו.</w:t>
      </w:r>
    </w:p>
    <w:p w:rsidR="00DA63EC" w:rsidRPr="000A334C" w:rsidRDefault="00DA63EC" w:rsidP="003B6D22">
      <w:pPr>
        <w:pStyle w:val="afff9"/>
        <w:rPr>
          <w:rtl/>
        </w:rPr>
      </w:pPr>
      <w:r w:rsidRPr="000A334C">
        <w:rPr>
          <w:rtl/>
        </w:rPr>
        <w:t>לאכול כזית בחוץ כזית למחר, כזית למחר כזית בחוץ, כחצי זית בחוץ כחצי זית למחר, כחצי זית למחר כחצי זית בחוץ פסול ואין בו כרת.</w:t>
      </w:r>
    </w:p>
    <w:p w:rsidR="00DA63EC" w:rsidRPr="000A334C" w:rsidRDefault="00DA63EC" w:rsidP="003B6D22">
      <w:pPr>
        <w:pStyle w:val="afff9"/>
        <w:rPr>
          <w:rtl/>
        </w:rPr>
      </w:pPr>
      <w:r w:rsidRPr="000A334C">
        <w:rPr>
          <w:rFonts w:hint="cs"/>
          <w:rtl/>
        </w:rPr>
        <w:t>אר</w:t>
      </w:r>
      <w:r w:rsidRPr="000A334C">
        <w:rPr>
          <w:rtl/>
        </w:rPr>
        <w:t>"</w:t>
      </w:r>
      <w:r w:rsidRPr="000A334C">
        <w:rPr>
          <w:rFonts w:hint="cs"/>
          <w:rtl/>
        </w:rPr>
        <w:t>י</w:t>
      </w:r>
      <w:r w:rsidRPr="000A334C">
        <w:rPr>
          <w:rtl/>
        </w:rPr>
        <w:t xml:space="preserve"> זה הכלל: אם מחשבת הזמן קדמה למחשבת המקום פיגול וחייבין עליו כרת, </w:t>
      </w:r>
    </w:p>
    <w:p w:rsidR="00DA63EC" w:rsidRPr="000A334C" w:rsidRDefault="00DA63EC" w:rsidP="003B6D22">
      <w:pPr>
        <w:pStyle w:val="afff9"/>
        <w:rPr>
          <w:rtl/>
        </w:rPr>
      </w:pPr>
      <w:r w:rsidRPr="000A334C">
        <w:rPr>
          <w:rtl/>
        </w:rPr>
        <w:t>ואם מחשבת המקום קדמה למחשבת הזמן פסול ואין בו כרת;</w:t>
      </w:r>
    </w:p>
    <w:p w:rsidR="00DA63EC" w:rsidRPr="000A334C" w:rsidRDefault="00DA63EC" w:rsidP="003B6D22">
      <w:pPr>
        <w:pStyle w:val="afff9"/>
        <w:rPr>
          <w:rtl/>
        </w:rPr>
      </w:pPr>
      <w:r w:rsidRPr="000A334C">
        <w:rPr>
          <w:rtl/>
        </w:rPr>
        <w:t>[וחכ"א: זה וזה פסול ואין בו כרת].</w:t>
      </w:r>
    </w:p>
    <w:p w:rsidR="00DA63EC" w:rsidRPr="000A334C" w:rsidRDefault="00DA63EC" w:rsidP="003B6D22">
      <w:pPr>
        <w:pStyle w:val="afff9"/>
        <w:rPr>
          <w:rtl/>
        </w:rPr>
      </w:pPr>
      <w:r w:rsidRPr="000A334C">
        <w:rPr>
          <w:rtl/>
        </w:rPr>
        <w:t>לאכול כחצי זית ולהקטיר כחצי זית כשר, שאין אכילה והקטרה מצטרפין.</w:t>
      </w:r>
    </w:p>
    <w:p w:rsidR="00DA63EC" w:rsidRDefault="00DA63EC" w:rsidP="00DA63EC">
      <w:pPr>
        <w:pStyle w:val="affffd"/>
        <w:rPr>
          <w:rtl/>
        </w:rPr>
      </w:pPr>
      <w:r>
        <w:rPr>
          <w:rtl/>
        </w:rPr>
        <w:t>׹</w:t>
      </w:r>
    </w:p>
    <w:p>
      <w:pPr>
        <w:pStyle w:val="afffff8"/>
        <w:rPr>
          <w:ins w:id="90329" w:author="קלוד" w:date="2026-10-11T12:29:36Z"/>
        </w:rPr>
      </w:pPr>
      <w:ins w:id="90330" w:author="קלוד" w:date="2026-10-11T12:29:36Z">
        <w:r>
          <w:rPr>
            <w:color w:val="7B3F00"/>
          </w:rPr>
          <w:t xml:space="preserve">מליקת עולת העוף - 'כהן ומלק' ביד ובראש המזבח</w:t>
        </w:r>
      </w:ins>
    </w:p>
    <w:p>
      <w:pPr>
        <w:pStyle w:val="38"/>
        <w:rPr>
          <w:ins w:id="99556" w:author="מנוע מכני" w:date="2026-10-11T12:04:39Z"/>
        </w:rPr>
      </w:pPr>
      <w:r w:rsidRPr="00891B40">
        <w:t>ת"ר</w:t>
      </w:r>
      <w:r>
        <w:t>:</w:t>
      </w:r>
    </w:p>
    <w:p w:rsidR="00DA63EC" w:rsidRDefault="00DA63EC" w:rsidP="00DA63EC">
      <w:pPr>
        <w:tabs>
          <w:tab w:val="left" w:pos="0"/>
          <w:tab w:val="center" w:pos="2835"/>
        </w:tabs>
        <w:rPr>
          <w:rtl/>
        </w:rPr>
      </w:pPr>
      <w:del w:id="99557"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והקריבו</w:t>
      </w:r>
      <w:r w:rsidRPr="00464129">
        <w:rPr>
          <w:rStyle w:val="afffff0"/>
          <w:rFonts w:hint="cs"/>
          <w:rtl/>
        </w:rPr>
        <w:t>'</w:t>
      </w:r>
      <w:r w:rsidRPr="00464129">
        <w:rPr>
          <w:rStyle w:val="afffff0"/>
          <w:rtl/>
        </w:rPr>
        <w:t xml:space="preserve"> </w:t>
      </w:r>
      <w:r>
        <w:rPr>
          <w:rFonts w:hint="cs"/>
          <w:rtl/>
        </w:rPr>
        <w:t xml:space="preserve">- </w:t>
      </w:r>
      <w:ins w:id="90367" w:author="מנוע מכני" w:date="2026-10-11T12:04:39Z">
        <w:r>
          <w:rPr>
            <w:rtl/>
          </w:rPr>
          <w:t xml:space="preserve">אפי'</w:t>
        </w:r>
      </w:ins>
      <w:del w:id="90368" w:author="מנוע מכני" w:date="2026-10-11T12:04:39Z">
        <w:r>
          <w:rPr>
            <w:rtl/>
          </w:rPr>
          <w:delText xml:space="preserve">אפילו</w:delText>
        </w:r>
      </w:del>
      <w:r>
        <w:rPr>
          <w:rtl/>
        </w:rPr>
        <w:t xml:space="preserve"> פרידה אחת יביא אל המזבח.</w:t>
      </w:r>
    </w:p>
    <w:p w:rsidR="00DA63EC" w:rsidRDefault="00DA63EC" w:rsidP="00DA63EC">
      <w:pPr>
        <w:tabs>
          <w:tab w:val="left" w:pos="0"/>
          <w:tab w:val="center" w:pos="2835"/>
        </w:tabs>
        <w:rPr>
          <w:rtl/>
        </w:rPr>
      </w:pPr>
      <w:r w:rsidRPr="0046556D">
        <w:rPr>
          <w:rStyle w:val="afffff0"/>
          <w:rFonts w:hint="cs"/>
          <w:rtl/>
        </w:rPr>
        <w:t xml:space="preserve">'</w:t>
      </w:r>
      <w:ins w:id="90901" w:author="Claude - סמנטי" w:date="2026-10-11T12:26:16Z">
        <w:r>
          <w:rPr>
            <w:rStyle w:val="afffff0"/>
            <w:rFonts w:hint="cs"/>
            <w:rtl/>
          </w:rPr>
          <w:t xml:space="preserve">אֶל הַכֹּהֵן</w:t>
        </w:r>
      </w:ins>
      <w:del w:id="90902" w:author="Claude - סמנטי" w:date="2026-10-11T12:26:16Z">
        <w:r w:rsidRPr="0046556D">
          <w:rPr>
            <w:rStyle w:val="afffff0"/>
            <w:rFonts w:hint="cs"/>
            <w:rtl/>
          </w:rPr>
          <w:delText xml:space="preserve">אל </w:delText>
        </w:r>
        <w:r w:rsidRPr="0046556D">
          <w:rPr>
            <w:rStyle w:val="afffff0"/>
            <w:rtl/>
          </w:rPr>
          <w:delText xml:space="preserve">הכהן</w:delText>
        </w:r>
      </w:del>
      <w:r w:rsidRPr="0046556D">
        <w:rPr>
          <w:rStyle w:val="afffff0"/>
          <w:rFonts w:hint="cs"/>
          <w:rtl/>
        </w:rPr>
        <w:t>'</w:t>
      </w:r>
      <w:r w:rsidRPr="0046556D">
        <w:rPr>
          <w:rStyle w:val="afffff0"/>
          <w:rtl/>
        </w:rPr>
        <w:t xml:space="preserve"> </w:t>
      </w:r>
      <w:r>
        <w:rPr>
          <w:rtl/>
        </w:rPr>
        <w:t xml:space="preserve">לקבוע לו כהן, </w:t>
      </w:r>
    </w:p>
    <w:p w:rsidR="00DA63EC" w:rsidRDefault="00DA63EC" w:rsidP="00DA63EC">
      <w:pPr>
        <w:tabs>
          <w:tab w:val="left" w:pos="0"/>
          <w:tab w:val="center" w:pos="2835"/>
        </w:tabs>
        <w:rPr>
          <w:rtl/>
        </w:rPr>
      </w:pPr>
      <w:r w:rsidRPr="0046556D">
        <w:rPr>
          <w:rStyle w:val="afffff0"/>
          <w:rFonts w:hint="cs"/>
          <w:rtl/>
        </w:rPr>
        <w:t>'כהן ומלק'</w:t>
      </w:r>
      <w:r>
        <w:rPr>
          <w:rFonts w:hint="cs"/>
          <w:rtl/>
        </w:rPr>
        <w:t xml:space="preserve"> ביד ולא בסכין </w:t>
      </w:r>
    </w:p>
    <w:p>
      <w:pPr>
        <w:pStyle w:val="38"/>
        <w:rPr>
          <w:ins w:id="99558" w:author="מנוע מכני" w:date="2026-10-11T12:04:39Z"/>
        </w:rPr>
      </w:pPr>
      <w:r>
        <w:t>אר</w:t>
      </w:r>
      <w:r>
        <w:t>"</w:t>
      </w:r>
      <w:r>
        <w:t>ע</w:t>
      </w:r>
      <w:r>
        <w:t xml:space="preserve">:</w:t>
      </w:r>
    </w:p>
    <w:p w:rsidR="00DA63EC" w:rsidRDefault="00DA63EC" w:rsidP="00DA63EC">
      <w:pPr>
        <w:tabs>
          <w:tab w:val="left" w:pos="0"/>
          <w:tab w:val="center" w:pos="2835"/>
        </w:tabs>
        <w:rPr>
          <w:rtl/>
        </w:rPr>
      </w:pPr>
      <w:del w:id="99559" w:author="מנוע מכני" w:date="2026-10-11T12:04:39Z">
        <w:r>
          <w:rPr>
            <w:rtl/>
          </w:rPr>
          <w:delText xml:space="preserve"> </w:delText>
        </w:r>
      </w:del>
      <w:r>
        <w:rPr>
          <w:rtl/>
        </w:rPr>
        <w:t xml:space="preserve">וכי תעלה על דעתך שזר קרב לגבי מזבח? אלא</w:t>
      </w:r>
      <w:r w:rsidRPr="00A71A5E">
        <w:rPr>
          <w:rStyle w:val="afffff0"/>
          <w:rtl/>
        </w:rPr>
        <w:t xml:space="preserve"> </w:t>
      </w:r>
      <w:r w:rsidRPr="00A71A5E">
        <w:rPr>
          <w:rStyle w:val="afffff0"/>
          <w:rFonts w:hint="cs"/>
          <w:rtl/>
        </w:rPr>
        <w:t>'</w:t>
      </w:r>
      <w:r w:rsidRPr="00A71A5E">
        <w:rPr>
          <w:rStyle w:val="afffff0"/>
          <w:rtl/>
        </w:rPr>
        <w:t>כהן</w:t>
      </w:r>
      <w:r w:rsidRPr="00A71A5E">
        <w:rPr>
          <w:rStyle w:val="afffff0"/>
          <w:rFonts w:hint="cs"/>
          <w:rtl/>
        </w:rPr>
        <w:t>'</w:t>
      </w:r>
      <w:r w:rsidRPr="00A71A5E">
        <w:rPr>
          <w:rStyle w:val="afffff0"/>
          <w:rtl/>
        </w:rPr>
        <w:t xml:space="preserve"> </w:t>
      </w:r>
      <w:r>
        <w:rPr>
          <w:rtl/>
        </w:rPr>
        <w:t>שתהא מליקה בעצמו של כהן.</w:t>
      </w:r>
    </w:p>
    <w:p w:rsidR="00DA63EC" w:rsidRDefault="00DA63EC" w:rsidP="00DA63EC">
      <w:pPr>
        <w:tabs>
          <w:tab w:val="left" w:pos="0"/>
          <w:tab w:val="center" w:pos="2835"/>
        </w:tabs>
        <w:rPr>
          <w:rtl/>
        </w:rPr>
      </w:pPr>
      <w:r w:rsidRPr="003017EE">
        <w:rPr>
          <w:rStyle w:val="afffff0"/>
          <w:rFonts w:hint="cs"/>
          <w:rtl/>
        </w:rPr>
        <w:t>'</w:t>
      </w:r>
      <w:r w:rsidRPr="003017EE">
        <w:rPr>
          <w:rStyle w:val="afffff0"/>
          <w:rtl/>
        </w:rPr>
        <w:t>ומלק והקטיר</w:t>
      </w:r>
      <w:r w:rsidRPr="003017EE">
        <w:rPr>
          <w:rStyle w:val="afffff0"/>
          <w:rFonts w:hint="cs"/>
          <w:rtl/>
        </w:rPr>
        <w:t>'</w:t>
      </w:r>
      <w:r w:rsidRPr="003017EE">
        <w:rPr>
          <w:rStyle w:val="afffff0"/>
          <w:rtl/>
        </w:rPr>
        <w:t>,</w:t>
      </w:r>
      <w:r>
        <w:rPr>
          <w:rtl/>
        </w:rPr>
        <w:t xml:space="preserve"> מה הקטרה בראש המזבח, אף מליקה בראש המזבח.</w:t>
      </w:r>
    </w:p>
    <w:p w:rsidR="00DA63EC" w:rsidRDefault="00DA63EC" w:rsidP="00DA63EC">
      <w:pPr>
        <w:tabs>
          <w:tab w:val="left" w:pos="0"/>
          <w:tab w:val="center" w:pos="2835"/>
        </w:tabs>
        <w:rPr>
          <w:rtl/>
        </w:rPr>
      </w:pPr>
      <w:r w:rsidRPr="0046556D">
        <w:rPr>
          <w:rStyle w:val="afffff0"/>
          <w:rFonts w:hint="cs"/>
          <w:rtl/>
        </w:rPr>
        <w:t>'</w:t>
      </w:r>
      <w:ins w:id="90903" w:author="Claude - סמנטי" w:date="2026-10-11T12:26:16Z">
        <w:r>
          <w:rPr>
            <w:rStyle w:val="afffff0"/>
            <w:rtl/>
          </w:rPr>
          <w:t xml:space="preserve">וּמָלַק</w:t>
        </w:r>
      </w:ins>
      <w:del w:id="90904" w:author="Claude - סמנטי" w:date="2026-10-11T12:26:16Z">
        <w:r w:rsidRPr="0046556D">
          <w:rPr>
            <w:rStyle w:val="afffff0"/>
            <w:rtl/>
          </w:rPr>
          <w:delText xml:space="preserve">ומלק</w:delText>
        </w:r>
      </w:del>
      <w:r w:rsidRPr="0046556D">
        <w:rPr>
          <w:rStyle w:val="afffff0"/>
          <w:rFonts w:hint="cs"/>
          <w:rtl/>
        </w:rPr>
        <w:t>'</w:t>
      </w:r>
      <w:r>
        <w:rPr>
          <w:rtl/>
        </w:rPr>
        <w:t xml:space="preserve"> - ממול עורף</w:t>
      </w:r>
      <w:r>
        <w:rPr>
          <w:rFonts w:hint="cs"/>
          <w:rtl/>
        </w:rPr>
        <w:t xml:space="preserve"> להלן דמלק ממול עורף </w:t>
      </w:r>
    </w:p>
    <w:p w:rsidR="00DA63EC" w:rsidRPr="00FE1B89" w:rsidRDefault="00DA63EC" w:rsidP="00DA63EC">
      <w:pPr>
        <w:tabs>
          <w:tab w:val="left" w:pos="0"/>
          <w:tab w:val="center" w:pos="2835"/>
        </w:tabs>
        <w:rPr>
          <w:spacing w:val="-2"/>
          <w:rtl/>
        </w:rPr>
      </w:pPr>
      <w:r w:rsidRPr="00FE1B89">
        <w:rPr>
          <w:rStyle w:val="afffff0"/>
          <w:rFonts w:hint="cs"/>
          <w:spacing w:val="-2"/>
          <w:rtl/>
        </w:rPr>
        <w:t xml:space="preserve">'</w:t>
      </w:r>
      <w:r w:rsidRPr="00FE1B89">
        <w:rPr>
          <w:rStyle w:val="afffff0"/>
          <w:rFonts w:hint="cs"/>
          <w:spacing w:val="-2"/>
          <w:rtl/>
        </w:rPr>
        <w:t xml:space="preserve">ומלק והקטיר</w:t>
      </w:r>
      <w:r w:rsidRPr="00FE1B89">
        <w:rPr>
          <w:rStyle w:val="afffff0"/>
          <w:rFonts w:hint="cs"/>
          <w:spacing w:val="-2"/>
          <w:rtl/>
        </w:rPr>
        <w:t xml:space="preserve">'</w:t>
      </w:r>
      <w:r w:rsidRPr="00FE1B89">
        <w:rPr>
          <w:rFonts w:hint="cs"/>
          <w:spacing w:val="-2"/>
          <w:rtl/>
        </w:rPr>
        <w:t xml:space="preserve"> </w:t>
      </w:r>
      <w:r w:rsidRPr="00FE1B89">
        <w:rPr>
          <w:spacing w:val="-2"/>
          <w:rtl/>
        </w:rPr>
        <w:t>מה הקטרה - הראש לעצמו והגוף לעצמו, אף מליקה - הראש לעצמו והגוף לעצמו.</w:t>
      </w:r>
    </w:p>
    <w:p w:rsidR="00DA63EC" w:rsidRDefault="00DA63EC" w:rsidP="00DA63EC">
      <w:pPr>
        <w:tabs>
          <w:tab w:val="left" w:pos="0"/>
          <w:tab w:val="center" w:pos="2835"/>
        </w:tabs>
        <w:rPr>
          <w:rtl/>
        </w:rPr>
      </w:pPr>
      <w:r w:rsidRPr="0046556D">
        <w:rPr>
          <w:rStyle w:val="afffff0"/>
          <w:rFonts w:hint="cs"/>
          <w:rtl/>
        </w:rPr>
        <w:t xml:space="preserve">'</w:t>
      </w:r>
      <w:ins w:id="90907" w:author="Claude - סמנטי" w:date="2026-10-11T12:26:16Z">
        <w:r>
          <w:rPr>
            <w:rStyle w:val="afffff0"/>
            <w:rFonts w:hint="cs"/>
            <w:rtl/>
          </w:rPr>
          <w:t xml:space="preserve">וְהִקְטִיר אוֹתוֹ</w:t>
        </w:r>
      </w:ins>
      <w:del w:id="90908" w:author="Claude - סמנטי" w:date="2026-10-11T12:26:16Z">
        <w:r w:rsidRPr="0046556D">
          <w:rPr>
            <w:rStyle w:val="afffff0"/>
            <w:rFonts w:hint="cs"/>
            <w:rtl/>
          </w:rPr>
          <w:delText xml:space="preserve">והקטיר אותו</w:delText>
        </w:r>
      </w:del>
      <w:r w:rsidRPr="0046556D">
        <w:rPr>
          <w:rStyle w:val="afffff0"/>
          <w:rFonts w:hint="cs"/>
          <w:rtl/>
        </w:rPr>
        <w:t xml:space="preserve">'</w:t>
      </w:r>
      <w:r>
        <w:rPr>
          <w:rFonts w:hint="cs"/>
          <w:rtl/>
        </w:rPr>
        <w:t xml:space="preserve"> </w:t>
      </w:r>
      <w:r>
        <w:rPr>
          <w:rtl/>
        </w:rPr>
        <w:t>הרי הקטרת הגוף אמורה,</w:t>
      </w:r>
      <w:r w:rsidRPr="00464129">
        <w:rPr>
          <w:rStyle w:val="afffff0"/>
          <w:rtl/>
        </w:rPr>
        <w:t xml:space="preserve"> </w:t>
      </w:r>
      <w:r w:rsidRPr="00464129">
        <w:rPr>
          <w:rStyle w:val="afffff0"/>
          <w:rFonts w:hint="cs"/>
          <w:rtl/>
        </w:rPr>
        <w:t>'</w:t>
      </w:r>
      <w:ins w:id="90905" w:author="Claude - סמנטי" w:date="2026-10-11T12:26:16Z">
        <w:r>
          <w:rPr>
            <w:rStyle w:val="afffff0"/>
            <w:rtl/>
          </w:rPr>
          <w:t xml:space="preserve">וְהִקְטִיר הַמִּזְבֵּחָה</w:t>
        </w:r>
      </w:ins>
      <w:del w:id="90906" w:author="Claude - סמנטי" w:date="2026-10-11T12:26:16Z">
        <w:r w:rsidRPr="00464129">
          <w:rPr>
            <w:rStyle w:val="afffff0"/>
            <w:rtl/>
          </w:rPr>
          <w:delText xml:space="preserve">והקטיר המזבחה</w:delText>
        </w:r>
      </w:del>
      <w:r w:rsidRPr="00464129">
        <w:rPr>
          <w:rStyle w:val="afffff0"/>
          <w:rFonts w:hint="cs"/>
          <w:rtl/>
        </w:rPr>
        <w:t xml:space="preserve">' </w:t>
      </w:r>
      <w:r>
        <w:rPr>
          <w:rtl/>
        </w:rPr>
        <w:t>בהקטרת הראש הכתוב מדבר.</w:t>
      </w:r>
    </w:p>
    <w:p w:rsidR="00DA63EC" w:rsidRDefault="00DA63EC" w:rsidP="00DA63EC">
      <w:pPr>
        <w:tabs>
          <w:tab w:val="left" w:pos="0"/>
          <w:tab w:val="center" w:pos="2835"/>
        </w:tabs>
        <w:rPr>
          <w:rtl/>
        </w:rPr>
      </w:pPr>
      <w:r>
        <w:rPr>
          <w:rtl/>
        </w:rPr>
        <w:t xml:space="preserve">ונמצה דמו כולו אל קיר המזבח, ולא על קיר הכבש ולא על קיר ההיכל, ואיזה זה? זה קיר העליון, או אינו אלא קיר התחתון? </w:t>
      </w:r>
    </w:p>
    <w:p w:rsidR="00DA63EC" w:rsidRPr="00E105BC" w:rsidRDefault="00DA63EC" w:rsidP="00DA63EC">
      <w:pPr>
        <w:tabs>
          <w:tab w:val="left" w:pos="0"/>
          <w:tab w:val="center" w:pos="2835"/>
        </w:tabs>
        <w:rPr>
          <w:spacing w:val="-6"/>
          <w:rtl/>
        </w:rPr>
      </w:pPr>
      <w:r w:rsidRPr="00E105BC">
        <w:rPr>
          <w:spacing w:val="-6"/>
          <w:rtl/>
        </w:rPr>
        <w:t xml:space="preserve">ודין הוא: </w:t>
      </w:r>
      <w:r w:rsidRPr="00E105BC">
        <w:rPr>
          <w:rFonts w:hint="cs"/>
          <w:spacing w:val="-6"/>
          <w:rtl/>
        </w:rPr>
        <w:t>מ</w:t>
      </w:r>
      <w:r w:rsidRPr="00E105BC">
        <w:rPr>
          <w:spacing w:val="-6"/>
          <w:rtl/>
        </w:rPr>
        <w:t xml:space="preserve">בהמה שחטאתה למעלה - עולתה למטה, עוף שחטאתו למטה - אינו דין שעולתו למטה! </w:t>
      </w:r>
    </w:p>
    <w:p>
      <w:pPr>
        <w:pStyle w:val="38"/>
        <w:rPr>
          <w:ins w:id="99560" w:author="מנוע מכני" w:date="2026-10-11T12:04:39Z"/>
        </w:rPr>
      </w:pPr>
      <w:r>
        <w:t xml:space="preserve">ת"ל</w:t>
      </w:r>
      <w:r>
        <w:t xml:space="preserve">:</w:t>
      </w:r>
    </w:p>
    <w:p w:rsidR="00DA63EC" w:rsidRDefault="00DA63EC" w:rsidP="00DA63EC">
      <w:pPr>
        <w:tabs>
          <w:tab w:val="left" w:pos="0"/>
          <w:tab w:val="center" w:pos="2835"/>
        </w:tabs>
        <w:rPr>
          <w:rtl/>
        </w:rPr>
      </w:pPr>
      <w:del w:id="99561"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ומלק והקטיר ונמצה דמו</w:t>
      </w:r>
      <w:r w:rsidRPr="00464129">
        <w:rPr>
          <w:rStyle w:val="afffff0"/>
          <w:rFonts w:hint="cs"/>
          <w:rtl/>
        </w:rPr>
        <w:t>'</w:t>
      </w:r>
      <w:r w:rsidRPr="00464129">
        <w:rPr>
          <w:rStyle w:val="afffff0"/>
          <w:rtl/>
        </w:rPr>
        <w:t>,</w:t>
      </w:r>
      <w:r>
        <w:rPr>
          <w:rtl/>
        </w:rPr>
        <w:t xml:space="preserve"> וכי תעלה על דעתך לאחר שהקטיר חוזר וממצה? </w:t>
      </w:r>
    </w:p>
    <w:p>
      <w:pPr>
        <w:pStyle w:val="38"/>
        <w:rPr>
          <w:ins w:id="99562" w:author="מנוע מכני" w:date="2026-10-11T12:04:39Z"/>
        </w:rPr>
      </w:pPr>
      <w:r>
        <w:t xml:space="preserve">אלא לומר לך:</w:t>
      </w:r>
    </w:p>
    <w:p w:rsidR="00DA63EC" w:rsidRDefault="00DA63EC" w:rsidP="00DA63EC">
      <w:pPr>
        <w:tabs>
          <w:tab w:val="left" w:pos="0"/>
          <w:tab w:val="center" w:pos="2835"/>
        </w:tabs>
        <w:rPr>
          <w:rtl/>
        </w:rPr>
      </w:pPr>
      <w:del w:id="99563" w:author="מנוע מכני" w:date="2026-10-11T12:04:39Z">
        <w:r>
          <w:rPr>
            <w:rtl/>
          </w:rPr>
          <w:delText xml:space="preserve"> </w:delText>
        </w:r>
      </w:del>
      <w:r>
        <w:rPr>
          <w:rtl/>
        </w:rPr>
        <w:t xml:space="preserve">מה הקטרה בראש המזבח, אף מיצוי בראש המזבח, </w:t>
      </w:r>
      <w:r>
        <w:rPr>
          <w:rFonts w:hint="cs"/>
          <w:rtl/>
        </w:rPr>
        <w:t>ד</w:t>
      </w:r>
      <w:r>
        <w:rPr>
          <w:rtl/>
        </w:rPr>
        <w:t>עולה בכבש ופונה לסובב ובא לו לקרן דרומית מזרחית, היה מולק את ראשה ממול ערפה ומבדיל, וממצה מדמה על קיר המזבח.</w:t>
      </w:r>
    </w:p>
    <w:p w:rsidR="00DA63EC" w:rsidRDefault="00DA63EC" w:rsidP="00DA63EC">
      <w:pPr>
        <w:tabs>
          <w:tab w:val="left" w:pos="0"/>
          <w:tab w:val="center" w:pos="2835"/>
        </w:tabs>
        <w:rPr>
          <w:rtl/>
        </w:rPr>
      </w:pPr>
      <w:r>
        <w:rPr>
          <w:rtl/>
        </w:rPr>
        <w:t xml:space="preserve">אם עשאה למטה מרגליו </w:t>
      </w:r>
      <w:ins w:id="90369" w:author="מנוע מכני" w:date="2026-10-11T12:04:39Z">
        <w:r>
          <w:rPr>
            <w:rtl/>
          </w:rPr>
          <w:t xml:space="preserve">אפי'</w:t>
        </w:r>
      </w:ins>
      <w:del w:id="90370" w:author="מנוע מכני" w:date="2026-10-11T12:04:39Z">
        <w:r>
          <w:rPr>
            <w:rtl/>
          </w:rPr>
          <w:delText xml:space="preserve">אפילו</w:delText>
        </w:r>
      </w:del>
      <w:r>
        <w:rPr>
          <w:rtl/>
        </w:rPr>
        <w:t xml:space="preserve"> אמה - כשירה</w:t>
      </w:r>
      <w:ins w:id="94751" w:author="מנוע מכני" w:date="2026-10-11T12:04:39Z">
        <w:r>
          <w:rPr>
            <w:rtl/>
          </w:rPr>
          <w:t xml:space="preserve">,</w:t>
        </w:r>
      </w:ins>
      <w:del w:id="94752" w:author="מנוע מכני" w:date="2026-10-11T12:04:39Z">
        <w:r>
          <w:rPr>
            <w:rtl/>
          </w:rPr>
          <w:delText xml:space="preserve">;</w:delText>
        </w:r>
      </w:del>
    </w:p>
    <w:p>
      <w:pPr>
        <w:pStyle w:val="38"/>
        <w:rPr>
          <w:ins w:id="99564" w:author="מנוע מכני" w:date="2026-10-11T12:04:39Z"/>
        </w:rPr>
      </w:pPr>
      <w:r>
        <w:t>ר</w:t>
      </w:r>
      <w:r>
        <w:t>"</w:t>
      </w:r>
      <w:r>
        <w:t>נ וראב</w:t>
      </w:r>
      <w:r>
        <w:t>"</w:t>
      </w:r>
      <w:r>
        <w:t>י</w:t>
      </w:r>
      <w:del w:id="101677" w:author="מנוע מכני" w:date="2026-10-11T12:04:39Z">
        <w:r>
          <w:delText xml:space="preserve"> אומרים</w:delText>
        </w:r>
      </w:del>
      <w:r>
        <w:t xml:space="preserve">:</w:t>
      </w:r>
    </w:p>
    <w:p w:rsidR="00DA63EC" w:rsidRDefault="00DA63EC" w:rsidP="00DA63EC">
      <w:pPr>
        <w:tabs>
          <w:tab w:val="left" w:pos="0"/>
          <w:tab w:val="center" w:pos="2835"/>
        </w:tabs>
        <w:rPr>
          <w:rtl/>
        </w:rPr>
      </w:pPr>
      <w:del w:id="99565" w:author="מנוע מכני" w:date="2026-10-11T12:04:39Z">
        <w:r>
          <w:rPr>
            <w:rtl/>
          </w:rPr>
          <w:delText xml:space="preserve"> </w:delText>
        </w:r>
      </w:del>
      <w:r>
        <w:rPr>
          <w:rtl/>
        </w:rPr>
        <w:t xml:space="preserve">כל עצמה אין נעשית אלא בראש המזבח.</w:t>
      </w:r>
    </w:p>
    <w:p w:rsidR="00DA63EC" w:rsidRDefault="00DA63EC" w:rsidP="00DA63EC">
      <w:pPr>
        <w:tabs>
          <w:tab w:val="left" w:pos="0"/>
          <w:tab w:val="center" w:pos="2835"/>
        </w:tabs>
        <w:rPr>
          <w:rtl/>
        </w:rPr>
      </w:pPr>
      <w:ins w:id="91439" w:author="מנוע מכני" w:date="2026-10-11T12:04:39Z">
        <w:r>
          <w:rPr>
            <w:rFonts w:hint="cs"/>
            <w:b/>
            <w:bCs/>
            <w:rtl/>
          </w:rPr>
          <w:t xml:space="preserve">יש</w:t>
        </w:r>
      </w:ins>
      <w:del w:id="91440" w:author="מנוע מכני" w:date="2026-10-11T12:04:39Z">
        <w:r w:rsidRPr="000B2438">
          <w:rPr>
            <w:rFonts w:hint="cs"/>
            <w:b/>
            <w:bCs/>
            <w:rtl/>
          </w:rPr>
          <w:delText xml:space="preserve">איכא</w:delText>
        </w:r>
      </w:del>
      <w:r w:rsidRPr="000B2438">
        <w:rPr>
          <w:rFonts w:hint="cs"/>
          <w:b/>
          <w:bCs/>
          <w:rtl/>
        </w:rPr>
        <w:t xml:space="preserve"> </w:t>
      </w:r>
      <w:ins w:id="90195" w:author="Claude - סמנטי" w:date="2026-10-11T12:26:16Z">
        <w:r>
          <w:rPr>
            <w:rFonts w:hint="cs"/>
            <w:b/>
            <w:bCs/>
            <w:rtl/>
          </w:rPr>
          <w:t xml:space="preserve">ביניהם</w:t>
        </w:r>
      </w:ins>
      <w:del w:id="90196" w:author="Claude - סמנטי" w:date="2026-10-11T12:26:16Z">
        <w:r w:rsidRPr="000B2438">
          <w:rPr>
            <w:rFonts w:hint="cs"/>
            <w:b/>
            <w:bCs/>
            <w:rtl/>
          </w:rPr>
          <w:delText xml:space="preserve">בנייהו</w:delText>
        </w:r>
      </w:del>
      <w:r>
        <w:rPr>
          <w:rtl/>
        </w:rPr>
        <w:t xml:space="preserve"> </w:t>
      </w:r>
      <w:r>
        <w:rPr>
          <w:rStyle w:val="2fb"/>
          <w:rFonts w:hint="cs"/>
          <w:rtl/>
        </w:rPr>
        <w:t>כ</w:t>
      </w:r>
      <w:r>
        <w:rPr>
          <w:rStyle w:val="2fb"/>
          <w:rtl/>
        </w:rPr>
        <w:t xml:space="preserve">אביי</w:t>
      </w:r>
      <w:r>
        <w:rPr>
          <w:rtl/>
        </w:rPr>
        <w:t xml:space="preserve"> </w:t>
      </w:r>
      <w:r>
        <w:rPr>
          <w:rStyle w:val="2fb"/>
          <w:rtl/>
        </w:rPr>
        <w:t xml:space="preserve">ורבא</w:t>
      </w:r>
      <w:r>
        <w:rPr>
          <w:rtl/>
        </w:rPr>
        <w:t xml:space="preserve"> </w:t>
      </w:r>
      <w:r>
        <w:rPr>
          <w:rFonts w:hint="cs"/>
          <w:rtl/>
        </w:rPr>
        <w:t>ד</w:t>
      </w:r>
      <w:r>
        <w:rPr>
          <w:rtl/>
        </w:rPr>
        <w:t xml:space="preserve">עושה מערכה </w:t>
      </w:r>
      <w:r>
        <w:rPr>
          <w:rtl/>
        </w:rPr>
        <w:t xml:space="preserve">ע"ג</w:t>
      </w:r>
      <w:r>
        <w:rPr>
          <w:rtl/>
        </w:rPr>
        <w:t xml:space="preserve"> סובב </w:t>
      </w:r>
    </w:p>
    <w:p w:rsidR="00DA63EC" w:rsidRDefault="00DA63EC" w:rsidP="00DA63EC">
      <w:pPr>
        <w:tabs>
          <w:tab w:val="left" w:pos="0"/>
          <w:tab w:val="center" w:pos="2835"/>
        </w:tabs>
        <w:rPr>
          <w:rtl/>
        </w:rPr>
      </w:pPr>
    </w:p>
    <w:p w:rsidR="00DA63EC" w:rsidRDefault="00DA63EC" w:rsidP="00DA63EC">
      <w:pPr>
        <w:pStyle w:val="affff1"/>
        <w:ind w:end="0"/>
        <w:rPr>
          <w:rtl/>
        </w:rPr>
        <w:pPrChange w:id="20098" w:author="קלוד" w:date="2026-10-11T09:07:24Z">
          <w:pPr>
            <w:pStyle w:val="affff1"/>
            <w:rPr>
              <w:rtl/>
            </w:rPr>
          </w:pPr>
        </w:pPrChange>
      </w:pPr>
      <w:ins w:id="9835" w:author="מספור קטעי משנה" w:date="2026-10-11T09:35:09Z">
        <w:r>
          <w:rPr>
            <w:rStyle w:val="MisparKeta"/>
          </w:rPr>
          <w:t xml:space="preserve">ב. </w:t>
        </w:r>
      </w:ins>
      <w:r>
        <w:rPr>
          <w:rtl/>
        </w:rPr>
        <w:t>בא לו לגוף כו'.</w:t>
      </w:r>
    </w:p>
    <w:p>
      <w:pPr>
        <w:pStyle w:val="38"/>
        <w:rPr>
          <w:ins w:id="99566" w:author="מנוע מכני" w:date="2026-10-11T12:04:39Z"/>
        </w:rPr>
      </w:pPr>
      <w:r w:rsidRPr="00891B40">
        <w:t>ת"ר</w:t>
      </w:r>
      <w:r>
        <w:t xml:space="preserve">:</w:t>
      </w:r>
    </w:p>
    <w:p w:rsidR="00DA63EC" w:rsidRDefault="00DA63EC" w:rsidP="00DA63EC">
      <w:pPr>
        <w:tabs>
          <w:tab w:val="left" w:pos="0"/>
          <w:tab w:val="center" w:pos="2835"/>
        </w:tabs>
        <w:rPr>
          <w:rtl/>
        </w:rPr>
      </w:pPr>
      <w:del w:id="99567" w:author="מנוע מכני" w:date="2026-10-11T12:04:39Z">
        <w:r>
          <w:rPr>
            <w:rtl/>
          </w:rPr>
          <w:delText xml:space="preserve"> </w:delText>
        </w:r>
      </w:del>
      <w:r>
        <w:rPr>
          <w:rFonts w:hint="cs"/>
          <w:rtl/>
        </w:rPr>
        <w:t>'</w:t>
      </w:r>
      <w:ins w:id="90909" w:author="Claude - סמנטי" w:date="2026-10-11T12:26:16Z">
        <w:r>
          <w:rPr>
            <w:rStyle w:val="afffff0"/>
            <w:rtl/>
          </w:rPr>
          <w:t xml:space="preserve">וְהֵסִיר אֶת מוּרְאָתוֹ בְּנוֹצָתָהּ</w:t>
        </w:r>
      </w:ins>
      <w:del w:id="90910" w:author="Claude - סמנטי" w:date="2026-10-11T12:26:16Z">
        <w:r>
          <w:rPr>
            <w:rtl/>
          </w:rPr>
          <w:delText xml:space="preserve">והסיר את מוראתו בנוצתה</w:delText>
        </w:r>
      </w:del>
      <w:r>
        <w:rPr>
          <w:rFonts w:hint="cs"/>
          <w:rtl/>
        </w:rPr>
        <w:t>'</w:t>
      </w:r>
      <w:r>
        <w:rPr>
          <w:rtl/>
        </w:rPr>
        <w:t xml:space="preserve"> - זו זפק</w:t>
      </w:r>
      <w:ins w:id="94753" w:author="מנוע מכני" w:date="2026-10-11T12:04:39Z">
        <w:r>
          <w:rPr>
            <w:rtl/>
          </w:rPr>
          <w:t xml:space="preserve">,</w:t>
        </w:r>
      </w:ins>
      <w:del w:id="94754" w:author="מנוע מכני" w:date="2026-10-11T12:04:39Z">
        <w:r>
          <w:rPr>
            <w:rtl/>
          </w:rPr>
          <w:delText xml:space="preserve">;</w:delText>
        </w:r>
      </w:del>
    </w:p>
    <w:p w:rsidR="00DA63EC" w:rsidRDefault="00DA63EC" w:rsidP="00DA63EC">
      <w:pPr>
        <w:tabs>
          <w:tab w:val="left" w:pos="0"/>
          <w:tab w:val="center" w:pos="2835"/>
        </w:tabs>
        <w:rPr>
          <w:rtl/>
        </w:rPr>
      </w:pPr>
      <w:r w:rsidRPr="003017EE">
        <w:rPr>
          <w:rStyle w:val="afffff0"/>
          <w:rFonts w:hint="cs"/>
          <w:rtl/>
        </w:rPr>
        <w:t>'</w:t>
      </w:r>
      <w:ins w:id="90911" w:author="Claude - סמנטי" w:date="2026-10-11T12:26:16Z">
        <w:r>
          <w:rPr>
            <w:rStyle w:val="afffff0"/>
            <w:rtl/>
          </w:rPr>
          <w:t xml:space="preserve">בְּנוֹצָתָהּ</w:t>
        </w:r>
      </w:ins>
      <w:del w:id="90912" w:author="Claude - סמנטי" w:date="2026-10-11T12:26:16Z">
        <w:r w:rsidRPr="003017EE">
          <w:rPr>
            <w:rStyle w:val="afffff0"/>
            <w:rtl/>
          </w:rPr>
          <w:delText xml:space="preserve">בנוצתה</w:delText>
        </w:r>
      </w:del>
      <w:r w:rsidRPr="003017EE">
        <w:rPr>
          <w:rStyle w:val="afffff0"/>
          <w:rFonts w:hint="cs"/>
          <w:rtl/>
        </w:rPr>
        <w:t>'</w:t>
      </w:r>
      <w:r w:rsidRPr="003017EE">
        <w:rPr>
          <w:rStyle w:val="afffff0"/>
          <w:rtl/>
        </w:rPr>
        <w:t>,</w:t>
      </w:r>
      <w:r>
        <w:rPr>
          <w:rtl/>
        </w:rPr>
        <w:t xml:space="preserve"> נוטל את הנוצה עמה</w:t>
      </w:r>
      <w:r>
        <w:rPr>
          <w:rFonts w:hint="cs"/>
          <w:rtl/>
        </w:rPr>
        <w:t>- ולא יקדיר בסכין</w:t>
      </w:r>
      <w:r>
        <w:rPr>
          <w:rtl/>
        </w:rPr>
        <w:t>.</w:t>
      </w:r>
    </w:p>
    <w:p w:rsidR="00DA63EC" w:rsidRDefault="00DA63EC" w:rsidP="00DA63EC">
      <w:pPr>
        <w:tabs>
          <w:tab w:val="left" w:pos="0"/>
          <w:tab w:val="center" w:pos="2835"/>
        </w:tabs>
        <w:rPr>
          <w:rtl/>
        </w:rPr>
      </w:pPr>
      <w:r>
        <w:rPr>
          <w:rtl/>
        </w:rPr>
        <w:t>אבא יוסי בן חנן אומר: נוטלה ונוטל קורקבנה עמה.</w:t>
      </w:r>
    </w:p>
    <w:p>
      <w:pPr>
        <w:pStyle w:val="38"/>
        <w:rPr>
          <w:ins w:id="99568" w:author="מנוע מכני" w:date="2026-10-11T12:04:39Z"/>
        </w:rPr>
      </w:pPr>
      <w:r>
        <w:lastRenderedPageBreak/>
        <w:t>דבי רבי ישמעאל תנא:</w:t>
      </w:r>
    </w:p>
    <w:p w:rsidR="00DA63EC" w:rsidRDefault="00DA63EC" w:rsidP="00DA63EC">
      <w:pPr>
        <w:tabs>
          <w:tab w:val="left" w:pos="0"/>
          <w:tab w:val="center" w:pos="2835"/>
        </w:tabs>
        <w:rPr>
          <w:rtl/>
        </w:rPr>
      </w:pPr>
      <w:del w:id="99569" w:author="מנוע מכני" w:date="2026-10-11T12:04:39Z">
        <w:r w:rsidRPr="00464129">
          <w:rPr>
            <w:rStyle w:val="afffff0"/>
            <w:rtl/>
          </w:rPr>
          <w:delText xml:space="preserve"> </w:delText>
        </w:r>
      </w:del>
      <w:r w:rsidRPr="00464129">
        <w:rPr>
          <w:rStyle w:val="afffff0"/>
          <w:rFonts w:hint="cs"/>
          <w:rtl/>
        </w:rPr>
        <w:t>'</w:t>
      </w:r>
      <w:ins w:id="90913" w:author="Claude - סמנטי" w:date="2026-10-11T12:26:16Z">
        <w:r>
          <w:rPr>
            <w:rStyle w:val="afffff0"/>
            <w:rtl/>
          </w:rPr>
          <w:t xml:space="preserve">בְּנוֹצָתָהּ</w:t>
        </w:r>
      </w:ins>
      <w:del w:id="90914" w:author="Claude - סמנטי" w:date="2026-10-11T12:26:16Z">
        <w:r w:rsidRPr="00464129">
          <w:rPr>
            <w:rStyle w:val="afffff0"/>
            <w:rtl/>
          </w:rPr>
          <w:delText xml:space="preserve">בנוצתה</w:delText>
        </w:r>
      </w:del>
      <w:r w:rsidRPr="00464129">
        <w:rPr>
          <w:rStyle w:val="afffff0"/>
          <w:rFonts w:hint="cs"/>
          <w:rtl/>
        </w:rPr>
        <w:t>'</w:t>
      </w:r>
      <w:r w:rsidRPr="00464129">
        <w:rPr>
          <w:rStyle w:val="afffff0"/>
          <w:rtl/>
        </w:rPr>
        <w:t xml:space="preserve"> </w:t>
      </w:r>
      <w:r>
        <w:rPr>
          <w:rtl/>
        </w:rPr>
        <w:t>- בנוצה שלה קודרה בסכין כמין ארובה.</w:t>
      </w:r>
    </w:p>
    <w:p w:rsidR="00DA63EC" w:rsidRDefault="00DA63EC" w:rsidP="00DA63EC">
      <w:pPr>
        <w:pStyle w:val="affffd"/>
        <w:rPr>
          <w:del w:id="90068" w:author="מנוע עיצוב" w:date="2026-10-11T12:09:26Z"/>
          <w:rtl/>
        </w:rPr>
      </w:pPr>
      <w:del w:id="90067" w:author="מנוע עיצוב" w:date="2026-10-11T12:09:26Z">
        <w:r>
          <w:rPr>
            <w:rtl/>
          </w:rPr>
          <w:delText xml:space="preserve">׹</w:delText>
        </w:r>
      </w:del>
    </w:p>
    <w:p w:rsidR="00DA63EC" w:rsidRDefault="00DA63EC" w:rsidP="00DA63EC">
      <w:pPr>
        <w:pStyle w:val="afff3"/>
        <w:framePr w:wrap="around"/>
        <w:rPr>
          <w:rtl/>
        </w:rPr>
      </w:pPr>
      <w:r>
        <w:rPr>
          <w:rFonts w:hint="cs"/>
          <w:rtl/>
        </w:rPr>
        <w:t>סה:</w:t>
      </w:r>
    </w:p>
    <w:p w:rsidR="00DA63EC" w:rsidRDefault="00DA63EC" w:rsidP="00DA63EC">
      <w:pPr>
        <w:pStyle w:val="affff1"/>
        <w:ind w:end="0"/>
        <w:rPr>
          <w:rtl/>
        </w:rPr>
        <w:pPrChange w:id="20099" w:author="קלוד" w:date="2026-10-11T09:07:24Z">
          <w:pPr>
            <w:pStyle w:val="affff1"/>
            <w:rPr>
              <w:rtl/>
            </w:rPr>
          </w:pPr>
        </w:pPrChange>
      </w:pPr>
      <w:ins w:id="9836" w:author="מספור קטעי משנה" w:date="2026-10-11T09:35:09Z">
        <w:r>
          <w:rPr>
            <w:rStyle w:val="MisparKeta"/>
          </w:rPr>
          <w:t xml:space="preserve">א. </w:t>
        </w:r>
      </w:ins>
      <w:r>
        <w:rPr>
          <w:rtl/>
        </w:rPr>
        <w:t>שיסע ולא הבדיל.</w:t>
      </w:r>
    </w:p>
    <w:p>
      <w:pPr>
        <w:pStyle w:val="38"/>
        <w:rPr>
          <w:ins w:id="99570" w:author="מנוע מכני" w:date="2026-10-11T12:04:39Z"/>
        </w:rPr>
      </w:pPr>
      <w:r w:rsidRPr="00891B40">
        <w:t>ת"ר</w:t>
      </w:r>
      <w:r>
        <w:t>:</w:t>
      </w:r>
    </w:p>
    <w:p w:rsidR="00DA63EC" w:rsidRDefault="00DA63EC" w:rsidP="00DA63EC">
      <w:pPr>
        <w:tabs>
          <w:tab w:val="left" w:pos="0"/>
          <w:tab w:val="center" w:pos="2835"/>
        </w:tabs>
        <w:rPr>
          <w:rtl/>
        </w:rPr>
      </w:pPr>
      <w:del w:id="99571" w:author="מנוע מכני" w:date="2026-10-11T12:04:39Z">
        <w:r w:rsidRPr="00464129">
          <w:rPr>
            <w:rStyle w:val="afffff0"/>
            <w:rtl/>
          </w:rPr>
          <w:delText xml:space="preserve"> </w:delText>
        </w:r>
      </w:del>
      <w:r w:rsidRPr="00464129">
        <w:rPr>
          <w:rStyle w:val="afffff0"/>
          <w:rFonts w:hint="cs"/>
          <w:rtl/>
        </w:rPr>
        <w:t>'</w:t>
      </w:r>
      <w:ins w:id="90917" w:author="Claude - סמנטי" w:date="2026-10-11T12:26:16Z">
        <w:r>
          <w:rPr>
            <w:rStyle w:val="afffff0"/>
            <w:rtl/>
          </w:rPr>
          <w:t xml:space="preserve">וְשִׁסַּע</w:t>
        </w:r>
      </w:ins>
      <w:del w:id="90918" w:author="Claude - סמנטי" w:date="2026-10-11T12:26:16Z">
        <w:r w:rsidRPr="00464129">
          <w:rPr>
            <w:rStyle w:val="afffff0"/>
            <w:rtl/>
          </w:rPr>
          <w:delText xml:space="preserve">ושסע</w:delText>
        </w:r>
      </w:del>
      <w:r w:rsidRPr="00464129">
        <w:rPr>
          <w:rStyle w:val="afffff0"/>
          <w:rFonts w:hint="cs"/>
          <w:rtl/>
        </w:rPr>
        <w:t>'</w:t>
      </w:r>
      <w:r w:rsidRPr="00464129">
        <w:rPr>
          <w:rStyle w:val="afffff0"/>
          <w:rtl/>
        </w:rPr>
        <w:t xml:space="preserve"> </w:t>
      </w:r>
      <w:r>
        <w:rPr>
          <w:rtl/>
        </w:rPr>
        <w:t>- אין שיסע אלא ביד, וכן הוא אומר:</w:t>
      </w:r>
      <w:r w:rsidRPr="00A71A5E">
        <w:rPr>
          <w:rStyle w:val="afffff0"/>
          <w:rtl/>
        </w:rPr>
        <w:t xml:space="preserve"> </w:t>
      </w:r>
      <w:r w:rsidRPr="00A71A5E">
        <w:rPr>
          <w:rStyle w:val="afffff0"/>
          <w:rFonts w:hint="cs"/>
          <w:rtl/>
        </w:rPr>
        <w:t>'</w:t>
      </w:r>
      <w:ins w:id="90915" w:author="Claude - סמנטי" w:date="2026-10-11T12:26:16Z">
        <w:r>
          <w:rPr>
            <w:rStyle w:val="afffff0"/>
            <w:rtl/>
          </w:rPr>
          <w:t xml:space="preserve">וַיְשַׁסְּעֵהוּ כְּשַׁסַּע הַגְּדִי</w:t>
        </w:r>
      </w:ins>
      <w:del w:id="90916" w:author="Claude - סמנטי" w:date="2026-10-11T12:26:16Z">
        <w:r w:rsidRPr="00A71A5E">
          <w:rPr>
            <w:rStyle w:val="afffff0"/>
            <w:rtl/>
          </w:rPr>
          <w:delText xml:space="preserve">וישסעהו כשסע הגדי</w:delText>
        </w:r>
      </w:del>
      <w:r w:rsidRPr="00A71A5E">
        <w:rPr>
          <w:rStyle w:val="afffff0"/>
          <w:rFonts w:hint="cs"/>
          <w:rtl/>
        </w:rPr>
        <w:t>'</w:t>
      </w:r>
      <w:r w:rsidRPr="00A71A5E">
        <w:rPr>
          <w:rStyle w:val="afffff0"/>
          <w:rtl/>
        </w:rPr>
        <w:t>.</w:t>
      </w:r>
    </w:p>
    <w:p w:rsidR="00DA63EC" w:rsidRDefault="00DA63EC" w:rsidP="00DA63EC">
      <w:pPr>
        <w:pStyle w:val="affff1"/>
        <w:ind w:end="0"/>
        <w:rPr>
          <w:rtl/>
        </w:rPr>
        <w:pPrChange w:id="20100" w:author="קלוד" w:date="2026-10-11T09:07:24Z">
          <w:pPr>
            <w:pStyle w:val="affff1"/>
            <w:rPr>
              <w:rtl/>
            </w:rPr>
          </w:pPr>
        </w:pPrChange>
      </w:pPr>
      <w:ins w:id="9837" w:author="מספור קטעי משנה" w:date="2026-10-11T09:35:09Z">
        <w:r>
          <w:rPr>
            <w:rStyle w:val="MisparKeta"/>
          </w:rPr>
          <w:t xml:space="preserve">ב. </w:t>
        </w:r>
      </w:ins>
      <w:r>
        <w:rPr>
          <w:rtl/>
        </w:rPr>
        <w:t>לא הסיר את המוראה כו'.</w:t>
      </w:r>
    </w:p>
    <w:p w:rsidR="00DA63EC" w:rsidRDefault="00DA63EC" w:rsidP="00DA63EC">
      <w:pPr>
        <w:tabs>
          <w:tab w:val="left" w:pos="0"/>
          <w:tab w:val="center" w:pos="2835"/>
        </w:tabs>
        <w:rPr>
          <w:rtl/>
        </w:rPr>
      </w:pPr>
      <w:r>
        <w:rPr>
          <w:rtl/>
        </w:rPr>
        <w:t xml:space="preserve">מתני' דלא </w:t>
      </w:r>
      <w:r>
        <w:rPr>
          <w:rStyle w:val="2fb"/>
          <w:rtl/>
        </w:rPr>
        <w:t xml:space="preserve">כר</w:t>
      </w:r>
      <w:r>
        <w:rPr>
          <w:rStyle w:val="2fb"/>
          <w:rFonts w:hint="cs"/>
          <w:rtl/>
        </w:rPr>
        <w:t>אבר</w:t>
      </w:r>
      <w:r>
        <w:rPr>
          <w:rStyle w:val="2fb"/>
          <w:rtl/>
        </w:rPr>
        <w:t>"</w:t>
      </w:r>
      <w:r>
        <w:rPr>
          <w:rStyle w:val="2fb"/>
          <w:rFonts w:hint="cs"/>
          <w:rtl/>
        </w:rPr>
        <w:t xml:space="preserve">ש</w:t>
      </w:r>
      <w:r>
        <w:rPr>
          <w:rFonts w:hint="cs"/>
          <w:rtl/>
        </w:rPr>
        <w:t xml:space="preserve"> דאמר שמ</w:t>
      </w:r>
      <w:r>
        <w:rPr>
          <w:rtl/>
        </w:rPr>
        <w:t>עתי שמבדילין בחטאת העוף.</w:t>
      </w:r>
    </w:p>
    <w:p w:rsidR="00DA63EC" w:rsidRDefault="00DA63EC" w:rsidP="00DA63EC">
      <w:pPr>
        <w:tabs>
          <w:tab w:val="left" w:pos="0"/>
          <w:tab w:val="center" w:pos="2835"/>
        </w:tabs>
        <w:rPr>
          <w:rtl/>
        </w:rPr>
      </w:pPr>
      <w:ins w:id="91441" w:author="מנוע מכני" w:date="2026-10-11T12:04:39Z">
        <w:r>
          <w:rPr>
            <w:rFonts w:hint="cs"/>
            <w:rtl/>
          </w:rPr>
          <w:t xml:space="preserve">ויש</w:t>
        </w:r>
      </w:ins>
      <w:del w:id="91442" w:author="מנוע מכני" w:date="2026-10-11T12:04:39Z">
        <w:r>
          <w:rPr>
            <w:rFonts w:hint="cs"/>
            <w:rtl/>
          </w:rPr>
          <w:delText xml:space="preserve">ו</w:delText>
        </w:r>
        <w:r w:rsidRPr="000B2438">
          <w:rPr>
            <w:rFonts w:hint="cs"/>
            <w:b/>
            <w:bCs/>
            <w:rtl/>
          </w:rPr>
          <w:delText xml:space="preserve">איכא</w:delText>
        </w:r>
      </w:del>
      <w:r w:rsidRPr="000B2438">
        <w:rPr>
          <w:rFonts w:hint="cs"/>
          <w:b/>
          <w:bCs/>
          <w:rtl/>
        </w:rPr>
        <w:t xml:space="preserve"> </w:t>
      </w:r>
      <w:ins w:id="90197" w:author="Claude - סמנטי" w:date="2026-10-11T12:26:16Z">
        <w:r>
          <w:rPr>
            <w:rFonts w:hint="cs"/>
            <w:b/>
            <w:bCs/>
            <w:rtl/>
          </w:rPr>
          <w:t xml:space="preserve">ביניהם</w:t>
        </w:r>
      </w:ins>
      <w:del w:id="90198" w:author="Claude - סמנטי" w:date="2026-10-11T12:26:16Z">
        <w:r w:rsidRPr="000B2438">
          <w:rPr>
            <w:rFonts w:hint="cs"/>
            <w:b/>
            <w:bCs/>
            <w:rtl/>
          </w:rPr>
          <w:delText xml:space="preserve">בנייהו</w:delText>
        </w:r>
      </w:del>
      <w:r>
        <w:rPr>
          <w:rFonts w:hint="cs"/>
          <w:rtl/>
        </w:rPr>
        <w:t xml:space="preserve"> </w:t>
      </w:r>
    </w:p>
    <w:p>
      <w:pPr>
        <w:pStyle w:val="38"/>
        <w:rPr>
          <w:ins w:id="99572" w:author="מנוע מכני" w:date="2026-10-11T12:04:39Z"/>
        </w:rPr>
      </w:pPr>
      <w:r w:rsidRPr="00FE1B89">
        <w:t>לר</w:t>
      </w:r>
      <w:r w:rsidRPr="00FE1B89">
        <w:t>"</w:t>
      </w:r>
      <w:r w:rsidRPr="00FE1B89">
        <w:t xml:space="preserve">ח</w:t>
      </w:r>
      <w:ins w:id="95725" w:author="מנוע מכני" w:date="2026-10-11T12:04:39Z">
        <w:r>
          <w:t xml:space="preserve">:</w:t>
        </w:r>
      </w:ins>
    </w:p>
    <w:p w:rsidR="00DA63EC" w:rsidRPr="00FE1B89" w:rsidRDefault="00DA63EC" w:rsidP="00DA63EC">
      <w:pPr>
        <w:tabs>
          <w:tab w:val="left" w:pos="0"/>
          <w:tab w:val="center" w:pos="2835"/>
        </w:tabs>
        <w:rPr>
          <w:spacing w:val="-4"/>
          <w:rtl/>
        </w:rPr>
      </w:pPr>
      <w:del w:id="95726" w:author="מנוע מכני" w:date="2026-10-11T12:04:39Z">
        <w:r w:rsidRPr="00FE1B89">
          <w:rPr>
            <w:rFonts w:hint="cs"/>
            <w:spacing w:val="-4"/>
            <w:rtl/>
          </w:rPr>
          <w:delText xml:space="preserve"> :</w:delText>
        </w:r>
      </w:del>
      <w:del w:id="99573" w:author="מנוע מכני" w:date="2026-10-11T12:04:39Z">
        <w:r w:rsidRPr="00FE1B89">
          <w:rPr>
            <w:rFonts w:hint="cs"/>
            <w:spacing w:val="-4"/>
            <w:rtl/>
          </w:rPr>
          <w:delText xml:space="preserve"> </w:delText>
        </w:r>
      </w:del>
      <w:r w:rsidRPr="00FE1B89">
        <w:rPr>
          <w:rFonts w:hint="cs"/>
          <w:spacing w:val="-4"/>
          <w:rtl/>
        </w:rPr>
        <w:t xml:space="preserve">מיצוי חטאת העוף מעכב </w:t>
      </w:r>
      <w:r w:rsidRPr="00FE1B89">
        <w:rPr>
          <w:rStyle w:val="2fb"/>
          <w:rFonts w:hint="cs"/>
          <w:spacing w:val="-4"/>
          <w:rtl/>
        </w:rPr>
        <w:t xml:space="preserve">דלת</w:t>
      </w:r>
      <w:r w:rsidRPr="00FE1B89">
        <w:rPr>
          <w:rStyle w:val="2fb"/>
          <w:spacing w:val="-4"/>
          <w:rtl/>
        </w:rPr>
        <w:t>"</w:t>
      </w:r>
      <w:r w:rsidRPr="00FE1B89">
        <w:rPr>
          <w:rStyle w:val="2fb"/>
          <w:rFonts w:hint="cs"/>
          <w:spacing w:val="-4"/>
          <w:rtl/>
        </w:rPr>
        <w:t xml:space="preserve">ק</w:t>
      </w:r>
      <w:r w:rsidRPr="00FE1B89">
        <w:rPr>
          <w:rFonts w:hint="cs"/>
          <w:spacing w:val="-4"/>
          <w:rtl/>
        </w:rPr>
        <w:t xml:space="preserve"> מעכב </w:t>
      </w:r>
      <w:r w:rsidRPr="00FE1B89">
        <w:rPr>
          <w:spacing w:val="-4"/>
          <w:rtl/>
        </w:rPr>
        <w:t xml:space="preserve">וכיון דמצוי דם, קעביד מעשה עולה בחטאת העוף</w:t>
      </w:r>
      <w:ins w:id="94755" w:author="מנוע מכני" w:date="2026-10-11T12:04:39Z">
        <w:r>
          <w:rPr>
            <w:spacing w:val="-4"/>
            <w:rtl/>
          </w:rPr>
          <w:t xml:space="preserve">,</w:t>
        </w:r>
      </w:ins>
      <w:del w:id="94756" w:author="מנוע מכני" w:date="2026-10-11T12:04:39Z">
        <w:r w:rsidRPr="00FE1B89">
          <w:rPr>
            <w:spacing w:val="-4"/>
            <w:rtl/>
          </w:rPr>
          <w:delText xml:space="preserve">;</w:delText>
        </w:r>
      </w:del>
    </w:p>
    <w:p>
      <w:pPr>
        <w:pStyle w:val="38"/>
        <w:rPr>
          <w:ins w:id="99574" w:author="מנוע מכני" w:date="2026-10-11T12:04:39Z"/>
        </w:rPr>
      </w:pPr>
      <w:r>
        <w:tab/>
      </w:r>
      <w:r>
        <w:t>וראבר</w:t>
      </w:r>
      <w:r>
        <w:t>"</w:t>
      </w:r>
      <w:r>
        <w:t xml:space="preserve">ש </w:t>
      </w:r>
      <w:r>
        <w:t xml:space="preserve">סבר:</w:t>
      </w:r>
    </w:p>
    <w:p w:rsidR="00DA63EC" w:rsidRDefault="00DA63EC" w:rsidP="00DA63EC">
      <w:pPr>
        <w:tabs>
          <w:tab w:val="left" w:pos="0"/>
          <w:tab w:val="center" w:pos="2835"/>
        </w:tabs>
        <w:rPr>
          <w:b/>
          <w:bCs/>
          <w:rtl/>
        </w:rPr>
      </w:pPr>
      <w:del w:id="99575" w:author="מנוע מכני" w:date="2026-10-11T12:04:39Z">
        <w:r>
          <w:rPr>
            <w:rtl/>
          </w:rPr>
          <w:delText xml:space="preserve"> </w:delText>
        </w:r>
      </w:del>
      <w:r>
        <w:rPr>
          <w:rtl/>
        </w:rPr>
        <w:t xml:space="preserve">מיצוי חטאת העוף </w:t>
      </w:r>
      <w:r>
        <w:rPr>
          <w:rtl/>
        </w:rPr>
        <w:t xml:space="preserve">לא</w:t>
      </w:r>
      <w:r>
        <w:rPr>
          <w:rtl/>
        </w:rPr>
        <w:t xml:space="preserve"> מעכב, ומחתך בשר </w:t>
      </w:r>
      <w:ins w:id="93201" w:author="מנוע מכני" w:date="2026-10-11T12:04:39Z">
        <w:r>
          <w:rPr>
            <w:rtl/>
          </w:rPr>
          <w:t xml:space="preserve">סתם</w:t>
        </w:r>
      </w:ins>
      <w:del w:id="93202" w:author="מנוע מכני" w:date="2026-10-11T12:04:39Z">
        <w:r>
          <w:rPr>
            <w:rtl/>
          </w:rPr>
          <w:delText xml:space="preserve">בעלמא</w:delText>
        </w:r>
      </w:del>
      <w:r>
        <w:rPr>
          <w:rtl/>
        </w:rPr>
        <w:t xml:space="preserve"> הוא.</w:t>
      </w:r>
    </w:p>
    <w:p>
      <w:pPr>
        <w:pStyle w:val="38"/>
        <w:rPr>
          <w:ins w:id="99576" w:author="מנוע מכני" w:date="2026-10-11T12:04:39Z"/>
        </w:rPr>
      </w:pPr>
      <w:r w:rsidRPr="00891B40">
        <w:t>ב.</w:t>
      </w:r>
      <w:r>
        <w:t xml:space="preserve"> ל</w:t>
      </w:r>
      <w:r>
        <w:t xml:space="preserve">רבא</w:t>
      </w:r>
      <w:ins w:id="95727" w:author="מנוע מכני" w:date="2026-10-11T12:04:39Z">
        <w:r>
          <w:t xml:space="preserve">:</w:t>
        </w:r>
      </w:ins>
    </w:p>
    <w:p w:rsidR="00DA63EC" w:rsidRDefault="00DA63EC" w:rsidP="00DA63EC">
      <w:pPr>
        <w:tabs>
          <w:tab w:val="left" w:pos="0"/>
          <w:tab w:val="center" w:pos="2835"/>
        </w:tabs>
        <w:rPr>
          <w:rtl/>
        </w:rPr>
      </w:pPr>
      <w:del w:id="95728" w:author="מנוע מכני" w:date="2026-10-11T12:04:39Z">
        <w:r>
          <w:rPr>
            <w:rtl/>
          </w:rPr>
          <w:delText xml:space="preserve"> :</w:delText>
        </w:r>
      </w:del>
      <w:del w:id="99577" w:author="מנוע מכני" w:date="2026-10-11T12:04:39Z">
        <w:r>
          <w:rPr>
            <w:rtl/>
          </w:rPr>
          <w:delText xml:space="preserve"> </w:delText>
        </w:r>
      </w:del>
      <w:r>
        <w:rPr>
          <w:rtl/>
        </w:rPr>
        <w:t xml:space="preserve">שהייה בסימן שני בעולת העוף מעכב</w:t>
      </w:r>
      <w:ins w:id="94757" w:author="מנוע מכני" w:date="2026-10-11T12:04:39Z">
        <w:r>
          <w:rPr>
            <w:rtl/>
          </w:rPr>
          <w:t xml:space="preserve"> </w:t>
        </w:r>
      </w:ins>
      <w:del w:id="94758" w:author="מנוע מכני" w:date="2026-10-11T12:04:39Z">
        <w:r>
          <w:rPr>
            <w:rtl/>
          </w:rPr>
          <w:delText xml:space="preserve">  </w:delText>
        </w:r>
      </w:del>
    </w:p>
    <w:p>
      <w:pPr>
        <w:pStyle w:val="38"/>
        <w:rPr>
          <w:ins w:id="99578" w:author="מנוע מכני" w:date="2026-10-11T12:04:39Z"/>
        </w:rPr>
      </w:pPr>
      <w:r>
        <w:t>לת</w:t>
      </w:r>
      <w:r>
        <w:t>"</w:t>
      </w:r>
      <w:r>
        <w:t>ק</w:t>
      </w:r>
      <w:r>
        <w:t xml:space="preserve">:</w:t>
      </w:r>
    </w:p>
    <w:p w:rsidR="00DA63EC" w:rsidRDefault="00DA63EC" w:rsidP="00DA63EC">
      <w:pPr>
        <w:tabs>
          <w:tab w:val="left" w:pos="0"/>
          <w:tab w:val="center" w:pos="2835"/>
        </w:tabs>
        <w:rPr>
          <w:rtl/>
        </w:rPr>
      </w:pPr>
      <w:del w:id="99579" w:author="מנוע מכני" w:date="2026-10-11T12:04:39Z">
        <w:r>
          <w:rPr>
            <w:rtl/>
          </w:rPr>
          <w:delText xml:space="preserve"> </w:delText>
        </w:r>
      </w:del>
      <w:r>
        <w:rPr>
          <w:rtl/>
        </w:rPr>
        <w:t xml:space="preserve">שהייה בסימן שני בעולת העוף </w:t>
      </w:r>
      <w:r>
        <w:rPr>
          <w:rtl/>
        </w:rPr>
        <w:t xml:space="preserve">לא</w:t>
      </w:r>
      <w:r>
        <w:rPr>
          <w:rtl/>
        </w:rPr>
        <w:t xml:space="preserve"> מעכב, וא</w:t>
      </w:r>
      <w:r>
        <w:rPr>
          <w:rFonts w:hint="cs"/>
          <w:rtl/>
        </w:rPr>
        <w:t>ע</w:t>
      </w:r>
      <w:r>
        <w:rPr>
          <w:rtl/>
        </w:rPr>
        <w:t>"</w:t>
      </w:r>
      <w:r>
        <w:rPr>
          <w:rFonts w:hint="cs"/>
          <w:rtl/>
        </w:rPr>
        <w:t>ג</w:t>
      </w:r>
      <w:r>
        <w:rPr>
          <w:rtl/>
        </w:rPr>
        <w:t xml:space="preserve"> דשהייה, </w:t>
      </w:r>
      <w:ins w:id="96471" w:author="מנוע מכני" w:date="2026-10-11T12:04:39Z">
        <w:r>
          <w:rPr>
            <w:rtl/>
          </w:rPr>
          <w:t xml:space="preserve">עשה</w:t>
        </w:r>
      </w:ins>
      <w:del w:id="96472" w:author="מנוע מכני" w:date="2026-10-11T12:04:39Z">
        <w:r>
          <w:rPr>
            <w:rtl/>
          </w:rPr>
          <w:delText xml:space="preserve">עביד</w:delText>
        </w:r>
      </w:del>
      <w:r>
        <w:rPr>
          <w:rtl/>
        </w:rPr>
        <w:t xml:space="preserve"> מעשה עולה בחטאת</w:t>
      </w:r>
      <w:ins w:id="94759" w:author="מנוע מכני" w:date="2026-10-11T12:04:39Z">
        <w:r>
          <w:rPr>
            <w:rtl/>
          </w:rPr>
          <w:t xml:space="preserve">,</w:t>
        </w:r>
      </w:ins>
      <w:del w:id="94760" w:author="מנוע מכני" w:date="2026-10-11T12:04:39Z">
        <w:r>
          <w:rPr>
            <w:rtl/>
          </w:rPr>
          <w:delText xml:space="preserve">;</w:delText>
        </w:r>
      </w:del>
    </w:p>
    <w:p>
      <w:pPr>
        <w:pStyle w:val="38"/>
        <w:rPr>
          <w:ins w:id="99580" w:author="מנוע מכני" w:date="2026-10-11T12:04:39Z"/>
        </w:rPr>
      </w:pPr>
      <w:r>
        <w:t>ו</w:t>
      </w:r>
      <w:r>
        <w:t>לראבר</w:t>
      </w:r>
      <w:r>
        <w:t>"</w:t>
      </w:r>
      <w:r>
        <w:t>ש</w:t>
      </w:r>
      <w:r>
        <w:t xml:space="preserve">:</w:t>
      </w:r>
    </w:p>
    <w:p w:rsidR="00DA63EC" w:rsidRDefault="00DA63EC" w:rsidP="00DA63EC">
      <w:pPr>
        <w:tabs>
          <w:tab w:val="left" w:pos="0"/>
          <w:tab w:val="center" w:pos="2835"/>
        </w:tabs>
        <w:rPr>
          <w:b/>
          <w:bCs/>
          <w:rtl/>
        </w:rPr>
      </w:pPr>
      <w:del w:id="99581" w:author="מנוע מכני" w:date="2026-10-11T12:04:39Z">
        <w:r>
          <w:rPr>
            <w:rtl/>
          </w:rPr>
          <w:delText xml:space="preserve"> </w:delText>
        </w:r>
      </w:del>
      <w:r>
        <w:rPr>
          <w:rtl/>
        </w:rPr>
        <w:t xml:space="preserve">מעכב, וכיון דשהייה, מחתך בשר </w:t>
      </w:r>
      <w:ins w:id="93203" w:author="מנוע מכני" w:date="2026-10-11T12:04:39Z">
        <w:r>
          <w:rPr>
            <w:rtl/>
          </w:rPr>
          <w:t xml:space="preserve">סתם</w:t>
        </w:r>
      </w:ins>
      <w:del w:id="93204" w:author="מנוע מכני" w:date="2026-10-11T12:04:39Z">
        <w:r>
          <w:rPr>
            <w:rtl/>
          </w:rPr>
          <w:delText xml:space="preserve">בעלמא</w:delText>
        </w:r>
      </w:del>
      <w:r>
        <w:rPr>
          <w:rtl/>
        </w:rPr>
        <w:t xml:space="preserve"> הוא.</w:t>
      </w:r>
    </w:p>
    <w:p>
      <w:pPr>
        <w:pStyle w:val="38"/>
        <w:rPr>
          <w:ins w:id="99582" w:author="מנוע מכני" w:date="2026-10-11T12:04:39Z"/>
        </w:rPr>
      </w:pPr>
      <w:r w:rsidRPr="00891B40">
        <w:t>ג.</w:t>
      </w:r>
      <w:r>
        <w:t xml:space="preserve"> </w:t>
      </w:r>
      <w:r>
        <w:t>אביי</w:t>
      </w:r>
      <w:r>
        <w:t>:</w:t>
      </w:r>
    </w:p>
    <w:p w:rsidR="00DA63EC" w:rsidRDefault="00DA63EC" w:rsidP="00DA63EC">
      <w:pPr>
        <w:tabs>
          <w:tab w:val="left" w:pos="0"/>
          <w:tab w:val="center" w:pos="2835"/>
        </w:tabs>
        <w:rPr>
          <w:rtl/>
        </w:rPr>
      </w:pPr>
      <w:del w:id="99583" w:author="מנוע מכני" w:date="2026-10-11T12:04:39Z">
        <w:r>
          <w:rPr>
            <w:rtl/>
          </w:rPr>
          <w:delText xml:space="preserve"> </w:delText>
        </w:r>
      </w:del>
      <w:r>
        <w:rPr>
          <w:rtl/>
        </w:rPr>
        <w:t xml:space="preserve">רוב בשר מעכב </w:t>
      </w:r>
      <w:ins w:id="91443" w:author="מנוע מכני" w:date="2026-10-11T12:04:39Z">
        <w:r>
          <w:rPr>
            <w:b/>
            <w:bCs/>
            <w:rtl/>
          </w:rPr>
          <w:t xml:space="preserve">יש</w:t>
        </w:r>
      </w:ins>
      <w:del w:id="91444" w:author="מנוע מכני" w:date="2026-10-11T12:04:39Z">
        <w:r w:rsidRPr="000B2438">
          <w:rPr>
            <w:b/>
            <w:bCs/>
            <w:rtl/>
          </w:rPr>
          <w:delText xml:space="preserve">איכא</w:delText>
        </w:r>
      </w:del>
      <w:r w:rsidRPr="000B2438">
        <w:rPr>
          <w:b/>
          <w:bCs/>
          <w:rtl/>
        </w:rPr>
        <w:t xml:space="preserve"> </w:t>
      </w:r>
      <w:ins w:id="90199" w:author="Claude - סמנטי" w:date="2026-10-11T12:26:16Z">
        <w:r>
          <w:rPr>
            <w:b/>
            <w:bCs/>
            <w:rtl/>
          </w:rPr>
          <w:t xml:space="preserve">ביניהם</w:t>
        </w:r>
      </w:ins>
      <w:del w:id="90200" w:author="Claude - סמנטי" w:date="2026-10-11T12:26:16Z">
        <w:r w:rsidRPr="000B2438">
          <w:rPr>
            <w:b/>
            <w:bCs/>
            <w:rtl/>
          </w:rPr>
          <w:delText xml:space="preserve">בינייהו</w:delText>
        </w:r>
      </w:del>
      <w:r>
        <w:rPr>
          <w:rFonts w:hint="cs"/>
          <w:rtl/>
        </w:rPr>
        <w:t xml:space="preserve"> ובפלוגתת </w:t>
      </w:r>
      <w:r>
        <w:rPr>
          <w:rStyle w:val="2fb"/>
          <w:rFonts w:hint="cs"/>
          <w:rtl/>
        </w:rPr>
        <w:t xml:space="preserve">ר</w:t>
      </w:r>
      <w:r>
        <w:rPr>
          <w:rStyle w:val="2fb"/>
          <w:rtl/>
        </w:rPr>
        <w:t>"</w:t>
      </w:r>
      <w:r>
        <w:rPr>
          <w:rStyle w:val="2fb"/>
          <w:rFonts w:hint="cs"/>
          <w:rtl/>
        </w:rPr>
        <w:t xml:space="preserve">ז</w:t>
      </w:r>
      <w:r>
        <w:rPr>
          <w:rFonts w:hint="cs"/>
          <w:rtl/>
        </w:rPr>
        <w:t xml:space="preserve"> </w:t>
      </w:r>
      <w:r>
        <w:rPr>
          <w:rStyle w:val="2fb"/>
          <w:rFonts w:hint="cs"/>
          <w:rtl/>
        </w:rPr>
        <w:t xml:space="preserve">ורשבר</w:t>
      </w:r>
      <w:r>
        <w:rPr>
          <w:rStyle w:val="2fb"/>
          <w:rtl/>
        </w:rPr>
        <w:t>"</w:t>
      </w:r>
      <w:r>
        <w:rPr>
          <w:rStyle w:val="2fb"/>
          <w:rFonts w:hint="cs"/>
          <w:rtl/>
        </w:rPr>
        <w:t xml:space="preserve">י</w:t>
      </w:r>
      <w:r>
        <w:rPr>
          <w:rFonts w:hint="cs"/>
          <w:rtl/>
        </w:rPr>
        <w:t xml:space="preserve"> </w:t>
      </w:r>
    </w:p>
    <w:p w:rsidR="00DA63EC" w:rsidRDefault="00DA63EC" w:rsidP="00DA63EC">
      <w:pPr>
        <w:tabs>
          <w:tab w:val="left" w:pos="0"/>
          <w:tab w:val="center" w:pos="2835"/>
        </w:tabs>
        <w:rPr>
          <w:rtl/>
        </w:rPr>
      </w:pPr>
      <w:ins w:id="95973" w:author="מנוע מכני" w:date="2026-10-11T12:04:39Z">
        <w:r>
          <w:rPr>
            <w:rFonts w:hint="cs"/>
            <w:rtl/>
          </w:rPr>
          <w:t xml:space="preserve">אם </w:t>
        </w:r>
      </w:ins>
      <w:del w:id="95974" w:author="מנוע מכני" w:date="2026-10-11T12:04:39Z">
        <w:r>
          <w:rPr>
            <w:rFonts w:hint="cs"/>
            <w:rtl/>
          </w:rPr>
          <w:delText xml:space="preserve">אי </w:delText>
        </w:r>
      </w:del>
      <w:r>
        <w:rPr>
          <w:rtl/>
        </w:rPr>
        <w:t xml:space="preserve">שהייה בסימן שני בעולת העוף מעכב </w:t>
      </w:r>
      <w:r>
        <w:rPr>
          <w:rFonts w:hint="cs"/>
          <w:rtl/>
        </w:rPr>
        <w:t xml:space="preserve">או </w:t>
      </w:r>
      <w:r>
        <w:rPr>
          <w:rtl/>
        </w:rPr>
        <w:t xml:space="preserve">רוב בשר מעכב </w:t>
      </w:r>
      <w:ins w:id="91445" w:author="מנוע מכני" w:date="2026-10-11T12:04:39Z">
        <w:r>
          <w:rPr>
            <w:b/>
            <w:bCs/>
            <w:rtl/>
          </w:rPr>
          <w:t xml:space="preserve">יש</w:t>
        </w:r>
      </w:ins>
      <w:del w:id="91446" w:author="מנוע מכני" w:date="2026-10-11T12:04:39Z">
        <w:r w:rsidRPr="000B2438">
          <w:rPr>
            <w:b/>
            <w:bCs/>
            <w:rtl/>
          </w:rPr>
          <w:delText xml:space="preserve">איכא</w:delText>
        </w:r>
      </w:del>
      <w:r w:rsidRPr="000B2438">
        <w:rPr>
          <w:b/>
          <w:bCs/>
          <w:rtl/>
        </w:rPr>
        <w:t xml:space="preserve"> </w:t>
      </w:r>
      <w:ins w:id="90201" w:author="Claude - סמנטי" w:date="2026-10-11T12:26:16Z">
        <w:r>
          <w:rPr>
            <w:b/>
            <w:bCs/>
            <w:rtl/>
          </w:rPr>
          <w:t xml:space="preserve">ביניהם</w:t>
        </w:r>
      </w:ins>
      <w:del w:id="90202" w:author="Claude - סמנטי" w:date="2026-10-11T12:26:16Z">
        <w:r w:rsidRPr="000B2438">
          <w:rPr>
            <w:b/>
            <w:bCs/>
            <w:rtl/>
          </w:rPr>
          <w:delText xml:space="preserve">בינייהו</w:delText>
        </w:r>
      </w:del>
      <w:r>
        <w:rPr>
          <w:rtl/>
        </w:rPr>
        <w:t>.</w:t>
      </w:r>
    </w:p>
    <w:p>
      <w:pPr>
        <w:pStyle w:val="38"/>
        <w:rPr>
          <w:ins w:id="99584" w:author="מנוע מכני" w:date="2026-10-11T12:04:39Z"/>
        </w:rPr>
      </w:pPr>
      <w:r>
        <w:t xml:space="preserve">מכלל</w:t>
      </w:r>
    </w:p>
    <w:p w:rsidR="00DA63EC" w:rsidRDefault="00DA63EC" w:rsidP="00DA63EC">
      <w:pPr>
        <w:tabs>
          <w:tab w:val="left" w:pos="0"/>
          <w:tab w:val="center" w:pos="2835"/>
        </w:tabs>
        <w:rPr>
          <w:rtl/>
        </w:rPr>
      </w:pPr>
      <w:del w:id="99585" w:author="מנוע מכני" w:date="2026-10-11T12:04:39Z">
        <w:r>
          <w:rPr>
            <w:rtl/>
          </w:rPr>
          <w:delText xml:space="preserve"> </w:delText>
        </w:r>
      </w:del>
      <w:ins w:id="91447" w:author="מנוע מכני" w:date="2026-10-11T12:04:39Z">
        <w:r>
          <w:rPr>
            <w:rtl/>
          </w:rPr>
          <w:t xml:space="preserve">דצריך</w:t>
        </w:r>
      </w:ins>
      <w:del w:id="91448" w:author="מנוע מכני" w:date="2026-10-11T12:04:39Z">
        <w:r>
          <w:rPr>
            <w:rtl/>
          </w:rPr>
          <w:delText xml:space="preserve">דבעינן</w:delText>
        </w:r>
      </w:del>
      <w:r>
        <w:rPr>
          <w:rtl/>
        </w:rPr>
        <w:t xml:space="preserve"> דרוב בשר בתחילה? </w:t>
      </w:r>
    </w:p>
    <w:p>
      <w:pPr>
        <w:pStyle w:val="afffff8"/>
        <w:rPr>
          <w:ins w:id="90327" w:author="קלוד" w:date="2026-10-11T12:29:36Z"/>
        </w:rPr>
      </w:pPr>
      <w:ins w:id="90328" w:author="קלוד" w:date="2026-10-11T12:29:36Z">
        <w:r>
          <w:rPr>
            <w:color w:val="7B3F00"/>
          </w:rPr>
          <w:t xml:space="preserve">שיעור מליקה בחטאת העוף - רוב בשר וסימנים</w:t>
        </w:r>
      </w:ins>
    </w:p>
    <w:p>
      <w:pPr>
        <w:pStyle w:val="38"/>
        <w:rPr>
          <w:ins w:id="99586" w:author="מנוע מכני" w:date="2026-10-11T12:04:39Z"/>
        </w:rPr>
      </w:pPr>
      <w:r>
        <w:t xml:space="preserve">והך</w:t>
      </w:r>
    </w:p>
    <w:p w:rsidR="00DA63EC" w:rsidRDefault="00DA63EC" w:rsidP="00DA63EC">
      <w:pPr>
        <w:tabs>
          <w:tab w:val="left" w:pos="0"/>
          <w:tab w:val="center" w:pos="2835"/>
        </w:tabs>
        <w:rPr>
          <w:rtl/>
        </w:rPr>
      </w:pPr>
      <w:del w:id="99587" w:author="מנוע מכני" w:date="2026-10-11T12:04:39Z">
        <w:r>
          <w:rPr>
            <w:rFonts w:hint="cs"/>
            <w:rtl/>
          </w:rPr>
          <w:delText xml:space="preserve"> </w:delText>
        </w:r>
      </w:del>
      <w:r>
        <w:rPr>
          <w:rFonts w:hint="cs"/>
          <w:rtl/>
        </w:rPr>
        <w:t xml:space="preserve">ד</w:t>
      </w:r>
      <w:r>
        <w:rPr>
          <w:rtl/>
        </w:rPr>
        <w:t xml:space="preserve">תניא</w:t>
      </w:r>
      <w:r>
        <w:rPr>
          <w:rtl/>
        </w:rPr>
        <w:t xml:space="preserve"> כיצד מולקין חטאת העוף? חותך שדרה ומפרקת בלא רוב בשר עד שמגיע לוושט או לקנה, הגיע לוושט או לקנה, חותך סימן אחד או רובו ורוב בשר עמו, ובעולה - שנים או רוב שנים.</w:t>
      </w:r>
    </w:p>
    <w:p w:rsidR="00DA63EC" w:rsidRDefault="00DA63EC" w:rsidP="00DA63EC">
      <w:pPr>
        <w:tabs>
          <w:tab w:val="left" w:pos="0"/>
          <w:tab w:val="center" w:pos="2835"/>
        </w:tabs>
        <w:rPr>
          <w:rtl/>
        </w:rPr>
      </w:pPr>
      <w:r>
        <w:rPr>
          <w:rtl/>
        </w:rPr>
        <w:t xml:space="preserve">אמרוה </w:t>
      </w:r>
      <w:ins w:id="93205" w:author="מנוע מכני" w:date="2026-10-11T12:04:39Z">
        <w:r>
          <w:rPr>
            <w:rtl/>
          </w:rPr>
          <w:t xml:space="preserve">לפניו</w:t>
        </w:r>
      </w:ins>
      <w:del w:id="93206" w:author="מנוע מכני" w:date="2026-10-11T12:04:39Z">
        <w:r>
          <w:rPr>
            <w:rtl/>
          </w:rPr>
          <w:delText xml:space="preserve">קמיה</w:delText>
        </w:r>
      </w:del>
      <w:r>
        <w:rPr>
          <w:rtl/>
        </w:rPr>
        <w:t xml:space="preserve"> </w:t>
      </w:r>
      <w:r>
        <w:rPr>
          <w:rStyle w:val="2fb"/>
          <w:rtl/>
        </w:rPr>
        <w:t xml:space="preserve">דרבי ירמיה</w:t>
      </w:r>
      <w:r>
        <w:rPr>
          <w:rtl/>
        </w:rPr>
        <w:t xml:space="preserve">, </w:t>
      </w:r>
      <w:r>
        <w:rPr>
          <w:rtl/>
        </w:rPr>
        <w:t xml:space="preserve">אמר</w:t>
      </w:r>
      <w:r>
        <w:rPr>
          <w:rtl/>
        </w:rPr>
        <w:t xml:space="preserve">: </w:t>
      </w:r>
      <w:r>
        <w:rPr>
          <w:rtl/>
        </w:rPr>
        <w:t xml:space="preserve">לא</w:t>
      </w:r>
      <w:r>
        <w:rPr>
          <w:rtl/>
        </w:rPr>
        <w:t xml:space="preserve"> שמיע </w:t>
      </w:r>
      <w:ins w:id="95461" w:author="מנוע מכני" w:date="2026-10-11T12:04:39Z">
        <w:r>
          <w:rPr>
            <w:rtl/>
          </w:rPr>
          <w:t xml:space="preserve">להם</w:t>
        </w:r>
      </w:ins>
      <w:del w:id="95462" w:author="מנוע מכני" w:date="2026-10-11T12:04:39Z">
        <w:r>
          <w:rPr>
            <w:rtl/>
          </w:rPr>
          <w:delText xml:space="preserve">להו</w:delText>
        </w:r>
      </w:del>
      <w:r>
        <w:rPr>
          <w:rtl/>
        </w:rPr>
        <w:t xml:space="preserve"> הא </w:t>
      </w:r>
      <w:r>
        <w:rPr>
          <w:rStyle w:val="2fb"/>
          <w:rtl/>
        </w:rPr>
        <w:t xml:space="preserve">דא</w:t>
      </w:r>
      <w:r>
        <w:rPr>
          <w:rStyle w:val="2fb"/>
          <w:rFonts w:hint="cs"/>
          <w:rtl/>
        </w:rPr>
        <w:t>רשב</w:t>
      </w:r>
      <w:r>
        <w:rPr>
          <w:rStyle w:val="2fb"/>
          <w:rtl/>
        </w:rPr>
        <w:t>"</w:t>
      </w:r>
      <w:r>
        <w:rPr>
          <w:rStyle w:val="2fb"/>
          <w:rFonts w:hint="cs"/>
          <w:rtl/>
        </w:rPr>
        <w:t xml:space="preserve">א</w:t>
      </w:r>
      <w:r>
        <w:rPr>
          <w:rFonts w:hint="cs"/>
          <w:rtl/>
        </w:rPr>
        <w:t xml:space="preserve"> </w:t>
      </w:r>
      <w:r>
        <w:rPr>
          <w:rStyle w:val="2fb"/>
          <w:rFonts w:hint="cs"/>
          <w:rtl/>
        </w:rPr>
        <w:t xml:space="preserve">מראב</w:t>
      </w:r>
      <w:r>
        <w:rPr>
          <w:rStyle w:val="2fb"/>
          <w:rtl/>
        </w:rPr>
        <w:t>"</w:t>
      </w:r>
      <w:r>
        <w:rPr>
          <w:rStyle w:val="2fb"/>
          <w:rFonts w:hint="cs"/>
          <w:rtl/>
        </w:rPr>
        <w:t xml:space="preserve">פ</w:t>
      </w:r>
      <w:r>
        <w:rPr>
          <w:rFonts w:hint="cs"/>
          <w:rtl/>
        </w:rPr>
        <w:t xml:space="preserve"> </w:t>
      </w:r>
      <w:r>
        <w:rPr>
          <w:rStyle w:val="2fb"/>
          <w:rFonts w:hint="cs"/>
          <w:rtl/>
        </w:rPr>
        <w:t xml:space="preserve">מראב</w:t>
      </w:r>
      <w:r>
        <w:rPr>
          <w:rStyle w:val="2fb"/>
          <w:rtl/>
        </w:rPr>
        <w:t>"</w:t>
      </w:r>
      <w:r>
        <w:rPr>
          <w:rStyle w:val="2fb"/>
          <w:rFonts w:hint="cs"/>
          <w:rtl/>
        </w:rPr>
        <w:t xml:space="preserve">ש</w:t>
      </w:r>
      <w:r>
        <w:rPr>
          <w:rFonts w:hint="cs"/>
          <w:rtl/>
        </w:rPr>
        <w:t xml:space="preserve"> </w:t>
      </w:r>
      <w:r>
        <w:rPr>
          <w:rStyle w:val="2fb"/>
          <w:rFonts w:hint="cs"/>
          <w:rtl/>
        </w:rPr>
        <w:t xml:space="preserve">מראבר</w:t>
      </w:r>
      <w:r>
        <w:rPr>
          <w:rStyle w:val="2fb"/>
          <w:rtl/>
        </w:rPr>
        <w:t>"</w:t>
      </w:r>
      <w:r>
        <w:rPr>
          <w:rStyle w:val="2fb"/>
          <w:rFonts w:hint="cs"/>
          <w:rtl/>
        </w:rPr>
        <w:t xml:space="preserve">ש</w:t>
      </w:r>
      <w:r>
        <w:rPr>
          <w:rFonts w:hint="cs"/>
          <w:rtl/>
        </w:rPr>
        <w:t xml:space="preserve"> </w:t>
      </w:r>
    </w:p>
    <w:p w:rsidR="00DA63EC" w:rsidRDefault="00DA63EC" w:rsidP="00DA63EC">
      <w:pPr>
        <w:tabs>
          <w:tab w:val="left" w:pos="0"/>
          <w:tab w:val="center" w:pos="2835"/>
        </w:tabs>
        <w:rPr>
          <w:rtl/>
        </w:rPr>
      </w:pPr>
      <w:r>
        <w:rPr>
          <w:rtl/>
        </w:rPr>
        <w:t>שמעתי בחטאת העוף שמבדילין? ו</w:t>
      </w:r>
      <w:r>
        <w:rPr>
          <w:rFonts w:hint="cs"/>
          <w:rtl/>
        </w:rPr>
        <w:t>הך</w:t>
      </w:r>
      <w:r w:rsidRPr="00464129">
        <w:rPr>
          <w:rStyle w:val="afffff0"/>
          <w:rFonts w:hint="cs"/>
          <w:rtl/>
        </w:rPr>
        <w:t xml:space="preserve"> '</w:t>
      </w:r>
      <w:ins w:id="90919" w:author="Claude - סמנטי" w:date="2026-10-11T12:26:16Z">
        <w:r>
          <w:rPr>
            <w:rStyle w:val="afffff0"/>
            <w:rtl/>
          </w:rPr>
          <w:t xml:space="preserve">לֹא יַבְדִּיל</w:t>
        </w:r>
      </w:ins>
      <w:del w:id="90920" w:author="Claude - סמנטי" w:date="2026-10-11T12:26:16Z">
        <w:r w:rsidRPr="00464129">
          <w:rPr>
            <w:rStyle w:val="afffff0"/>
            <w:rtl/>
          </w:rPr>
          <w:delText xml:space="preserve">לא יבדיל</w:delText>
        </w:r>
      </w:del>
      <w:r w:rsidRPr="00464129">
        <w:rPr>
          <w:rStyle w:val="afffff0"/>
          <w:rFonts w:hint="cs"/>
          <w:rtl/>
        </w:rPr>
        <w:t xml:space="preserve">' </w:t>
      </w:r>
      <w:r>
        <w:rPr>
          <w:rFonts w:hint="cs"/>
          <w:rtl/>
        </w:rPr>
        <w:t>היינו דא</w:t>
      </w:r>
      <w:r>
        <w:rPr>
          <w:rtl/>
        </w:rPr>
        <w:t>"</w:t>
      </w:r>
      <w:r>
        <w:rPr>
          <w:rFonts w:hint="cs"/>
          <w:rtl/>
        </w:rPr>
        <w:t xml:space="preserve">צ להבדיל </w:t>
      </w:r>
    </w:p>
    <w:p w:rsidR="00DA63EC" w:rsidRDefault="00DA63EC" w:rsidP="00DA63EC">
      <w:pPr>
        <w:pStyle w:val="afff3"/>
        <w:framePr w:wrap="around"/>
        <w:rPr>
          <w:rtl/>
        </w:rPr>
      </w:pPr>
      <w:r>
        <w:rPr>
          <w:rFonts w:hint="cs"/>
          <w:rtl/>
        </w:rPr>
        <w:t>סו.</w:t>
      </w:r>
    </w:p>
    <w:p w:rsidR="00DA63EC" w:rsidRDefault="00DA63EC" w:rsidP="00DA63EC">
      <w:pPr>
        <w:tabs>
          <w:tab w:val="left" w:pos="0"/>
          <w:tab w:val="center" w:pos="2835"/>
        </w:tabs>
        <w:rPr>
          <w:rtl/>
        </w:rPr>
      </w:pPr>
    </w:p>
    <w:p>
      <w:pPr>
        <w:pStyle w:val="38"/>
        <w:rPr>
          <w:ins w:id="99588" w:author="מנוע מכני" w:date="2026-10-11T12:04:39Z"/>
        </w:rPr>
      </w:pPr>
      <w:r>
        <w:t xml:space="preserve">והך</w:t>
      </w:r>
    </w:p>
    <w:p w:rsidR="00DA63EC" w:rsidRDefault="00DA63EC" w:rsidP="00DA63EC">
      <w:pPr>
        <w:tabs>
          <w:tab w:val="left" w:pos="0"/>
          <w:tab w:val="center" w:pos="2835"/>
        </w:tabs>
        <w:rPr>
          <w:rtl/>
        </w:rPr>
      </w:pPr>
      <w:del w:id="99589" w:author="מנוע מכני" w:date="2026-10-11T12:04:39Z">
        <w:r>
          <w:rPr>
            <w:rFonts w:hint="cs"/>
            <w:rtl/>
          </w:rPr>
          <w:delText xml:space="preserve"> </w:delText>
        </w:r>
      </w:del>
      <w:r>
        <w:rPr>
          <w:rFonts w:hint="cs"/>
          <w:rtl/>
        </w:rPr>
        <w:t xml:space="preserve">דגבי בור</w:t>
      </w:r>
      <w:r w:rsidRPr="00464129">
        <w:rPr>
          <w:rStyle w:val="afffff0"/>
          <w:rFonts w:hint="cs"/>
          <w:rtl/>
        </w:rPr>
        <w:t xml:space="preserve"> '</w:t>
      </w:r>
      <w:ins w:id="90923" w:author="Claude - סמנטי" w:date="2026-10-11T12:26:16Z">
        <w:r>
          <w:rPr>
            <w:rStyle w:val="afffff0"/>
            <w:rtl/>
          </w:rPr>
          <w:t xml:space="preserve">וְלֹא יְכַסֶּנּוּ</w:t>
        </w:r>
      </w:ins>
      <w:del w:id="90924" w:author="Claude - סמנטי" w:date="2026-10-11T12:26:16Z">
        <w:r w:rsidRPr="00464129">
          <w:rPr>
            <w:rStyle w:val="afffff0"/>
            <w:rtl/>
          </w:rPr>
          <w:delText xml:space="preserve">ולא יכסנו</w:delText>
        </w:r>
      </w:del>
      <w:r w:rsidRPr="00464129">
        <w:rPr>
          <w:rStyle w:val="afffff0"/>
          <w:rFonts w:hint="cs"/>
          <w:rtl/>
        </w:rPr>
        <w:t>'</w:t>
      </w:r>
      <w:r w:rsidRPr="00464129">
        <w:rPr>
          <w:rStyle w:val="afffff0"/>
          <w:rtl/>
        </w:rPr>
        <w:t>,</w:t>
      </w:r>
      <w:r>
        <w:rPr>
          <w:rtl/>
        </w:rPr>
        <w:t xml:space="preserve"> כתיב:</w:t>
      </w:r>
      <w:r w:rsidRPr="00464129">
        <w:rPr>
          <w:rStyle w:val="afffff0"/>
          <w:rtl/>
        </w:rPr>
        <w:t xml:space="preserve"> </w:t>
      </w:r>
      <w:r w:rsidRPr="00464129">
        <w:rPr>
          <w:rStyle w:val="afffff0"/>
          <w:rFonts w:hint="cs"/>
          <w:rtl/>
        </w:rPr>
        <w:t>'</w:t>
      </w:r>
      <w:ins w:id="90921" w:author="Claude - סמנטי" w:date="2026-10-11T12:26:16Z">
        <w:r>
          <w:rPr>
            <w:rStyle w:val="afffff0"/>
            <w:rtl/>
          </w:rPr>
          <w:t xml:space="preserve">בַּעַל הַבּוֹר יְשַׁלֵּם</w:t>
        </w:r>
      </w:ins>
      <w:del w:id="90922" w:author="Claude - סמנטי" w:date="2026-10-11T12:26:16Z">
        <w:r w:rsidRPr="00464129">
          <w:rPr>
            <w:rStyle w:val="afffff0"/>
            <w:rtl/>
          </w:rPr>
          <w:delText xml:space="preserve">בעל הבור ישלם</w:delText>
        </w:r>
      </w:del>
      <w:r w:rsidRPr="00464129">
        <w:rPr>
          <w:rStyle w:val="afffff0"/>
          <w:rFonts w:hint="cs"/>
          <w:rtl/>
        </w:rPr>
        <w:t>'</w:t>
      </w:r>
      <w:r w:rsidRPr="00464129">
        <w:rPr>
          <w:rStyle w:val="afffff0"/>
          <w:rtl/>
        </w:rPr>
        <w:t>,</w:t>
      </w:r>
      <w:r>
        <w:rPr>
          <w:rtl/>
        </w:rPr>
        <w:t xml:space="preserve"> </w:t>
      </w:r>
      <w:r>
        <w:rPr>
          <w:rFonts w:hint="cs"/>
          <w:rtl/>
        </w:rPr>
        <w:t xml:space="preserve">עליו החובה לכסותו </w:t>
      </w:r>
    </w:p>
    <w:p w:rsidR="00DA63EC" w:rsidRDefault="00DA63EC" w:rsidP="00DA63EC">
      <w:pPr>
        <w:tabs>
          <w:tab w:val="left" w:pos="0"/>
          <w:tab w:val="center" w:pos="2835"/>
        </w:tabs>
        <w:rPr>
          <w:rtl/>
        </w:rPr>
      </w:pPr>
      <w:r>
        <w:rPr>
          <w:rtl/>
        </w:rPr>
        <w:t xml:space="preserve">אבל </w:t>
      </w:r>
      <w:ins w:id="91449" w:author="מנוע מכני" w:date="2026-10-11T12:04:39Z">
        <w:r>
          <w:rPr>
            <w:rtl/>
          </w:rPr>
          <w:t xml:space="preserve">כאן</w:t>
        </w:r>
      </w:ins>
      <w:del w:id="91450" w:author="מנוע מכני" w:date="2026-10-11T12:04:39Z">
        <w:r>
          <w:rPr>
            <w:rtl/>
          </w:rPr>
          <w:delText xml:space="preserve">הכא</w:delText>
        </w:r>
      </w:del>
      <w:r w:rsidRPr="00A71A5E">
        <w:rPr>
          <w:rStyle w:val="afffff0"/>
          <w:rtl/>
        </w:rPr>
        <w:t xml:space="preserve"> </w:t>
      </w:r>
      <w:r w:rsidRPr="00A71A5E">
        <w:rPr>
          <w:rStyle w:val="afffff0"/>
          <w:rFonts w:hint="cs"/>
          <w:rtl/>
        </w:rPr>
        <w:t>'</w:t>
      </w:r>
      <w:r w:rsidRPr="00A71A5E">
        <w:rPr>
          <w:rStyle w:val="afffff0"/>
          <w:rtl/>
        </w:rPr>
        <w:t>והקריבו</w:t>
      </w:r>
      <w:r w:rsidRPr="00A71A5E">
        <w:rPr>
          <w:rStyle w:val="afffff0"/>
          <w:rFonts w:hint="cs"/>
          <w:rtl/>
        </w:rPr>
        <w:t>'</w:t>
      </w:r>
      <w:r w:rsidRPr="00A71A5E">
        <w:rPr>
          <w:rStyle w:val="afffff0"/>
          <w:rtl/>
        </w:rPr>
        <w:t>,</w:t>
      </w:r>
      <w:r>
        <w:rPr>
          <w:rtl/>
        </w:rPr>
        <w:t xml:space="preserve"> חלק הכתוב בין חטאת העוף לעולת העוף,</w:t>
      </w:r>
      <w:r w:rsidRPr="00464129">
        <w:rPr>
          <w:rStyle w:val="afffff0"/>
          <w:rtl/>
        </w:rPr>
        <w:t xml:space="preserve"> </w:t>
      </w:r>
      <w:r w:rsidRPr="00464129">
        <w:rPr>
          <w:rStyle w:val="afffff0"/>
          <w:rFonts w:hint="cs"/>
          <w:rtl/>
        </w:rPr>
        <w:t>'</w:t>
      </w:r>
      <w:ins w:id="90925" w:author="Claude - סמנטי" w:date="2026-10-11T12:26:16Z">
        <w:r>
          <w:rPr>
            <w:rStyle w:val="afffff0"/>
            <w:rtl/>
          </w:rPr>
          <w:t xml:space="preserve">לֹא יַבְדִּיל</w:t>
        </w:r>
      </w:ins>
      <w:del w:id="90926" w:author="Claude - סמנטי" w:date="2026-10-11T12:26:16Z">
        <w:r w:rsidRPr="00464129">
          <w:rPr>
            <w:rStyle w:val="afffff0"/>
            <w:rtl/>
          </w:rPr>
          <w:delText xml:space="preserve">לא יבדיל</w:delText>
        </w:r>
      </w:del>
      <w:r w:rsidRPr="00464129">
        <w:rPr>
          <w:rStyle w:val="afffff0"/>
          <w:rFonts w:hint="cs"/>
          <w:rtl/>
        </w:rPr>
        <w:t xml:space="preserve">' </w:t>
      </w:r>
      <w:r>
        <w:rPr>
          <w:rtl/>
        </w:rPr>
        <w:t xml:space="preserve">ש"מ</w:t>
      </w:r>
      <w:r>
        <w:rPr>
          <w:rtl/>
        </w:rPr>
        <w:t xml:space="preserve">: </w:t>
      </w:r>
      <w:r>
        <w:rPr>
          <w:rFonts w:hint="cs"/>
          <w:rtl/>
        </w:rPr>
        <w:t>ד</w:t>
      </w:r>
      <w:r>
        <w:rPr>
          <w:rtl/>
        </w:rPr>
        <w:t>א"</w:t>
      </w:r>
      <w:r>
        <w:rPr>
          <w:rFonts w:hint="cs"/>
          <w:rtl/>
        </w:rPr>
        <w:t>צ</w:t>
      </w:r>
      <w:r>
        <w:rPr>
          <w:rtl/>
        </w:rPr>
        <w:t xml:space="preserve"> להבדיל.</w:t>
      </w:r>
    </w:p>
    <w:p w:rsidR="00DA63EC" w:rsidRDefault="00DA63EC" w:rsidP="00DA63EC">
      <w:pPr>
        <w:pStyle w:val="affffd"/>
        <w:rPr>
          <w:del w:id="90070" w:author="מנוע עיצוב" w:date="2026-10-11T12:09:26Z"/>
          <w:rtl/>
        </w:rPr>
      </w:pPr>
      <w:del w:id="90069" w:author="מנוע עיצוב" w:date="2026-10-11T12:09:26Z">
        <w:r>
          <w:rPr>
            <w:rtl/>
          </w:rPr>
          <w:delText xml:space="preserve">׹</w:delText>
        </w:r>
      </w:del>
    </w:p>
    <w:p w:rsidR="00DA63EC" w:rsidRPr="002D0860" w:rsidRDefault="00DA63EC" w:rsidP="00DA63EC">
      <w:pPr>
        <w:pStyle w:val="affff1"/>
        <w:ind w:end="0"/>
        <w:rPr>
          <w:rtl/>
        </w:rPr>
        <w:pPrChange w:id="20101" w:author="קלוד" w:date="2026-10-11T09:07:24Z">
          <w:pPr>
            <w:pStyle w:val="affff1"/>
            <w:rPr>
              <w:rtl/>
            </w:rPr>
          </w:pPr>
        </w:pPrChange>
      </w:pPr>
      <w:ins w:id="9838" w:author="מספור קטעי משנה" w:date="2026-10-11T09:35:09Z">
        <w:r>
          <w:rPr>
            <w:rStyle w:val="MisparKeta"/>
          </w:rPr>
          <w:t xml:space="preserve">א. </w:t>
        </w:r>
      </w:ins>
      <w:r w:rsidRPr="002D0860">
        <w:rPr>
          <w:rtl/>
        </w:rPr>
        <w:t>מיצה דם הגוף.</w:t>
      </w:r>
    </w:p>
    <w:p>
      <w:pPr>
        <w:pStyle w:val="38"/>
        <w:rPr>
          <w:ins w:id="99590" w:author="מנוע מכני" w:date="2026-10-11T12:04:39Z"/>
        </w:rPr>
      </w:pPr>
      <w:r w:rsidRPr="00891B40">
        <w:t>ת"ר</w:t>
      </w:r>
      <w:r>
        <w:t>:</w:t>
      </w:r>
    </w:p>
    <w:p w:rsidR="00DA63EC" w:rsidRDefault="00DA63EC" w:rsidP="00DA63EC">
      <w:pPr>
        <w:tabs>
          <w:tab w:val="left" w:pos="0"/>
          <w:tab w:val="center" w:pos="2835"/>
        </w:tabs>
        <w:rPr>
          <w:rtl/>
        </w:rPr>
      </w:pPr>
      <w:del w:id="99591" w:author="מנוע מכני" w:date="2026-10-11T12:04:39Z">
        <w:r w:rsidRPr="00A71A5E">
          <w:rPr>
            <w:rStyle w:val="afffff0"/>
            <w:rtl/>
          </w:rPr>
          <w:delText xml:space="preserve"> </w:delText>
        </w:r>
      </w:del>
      <w:r w:rsidRPr="00A71A5E">
        <w:rPr>
          <w:rStyle w:val="afffff0"/>
          <w:rFonts w:hint="cs"/>
          <w:rtl/>
        </w:rPr>
        <w:t>'</w:t>
      </w:r>
      <w:r w:rsidRPr="00A71A5E">
        <w:rPr>
          <w:rStyle w:val="afffff0"/>
          <w:rtl/>
        </w:rPr>
        <w:t>עולה</w:t>
      </w:r>
      <w:r w:rsidRPr="00A71A5E">
        <w:rPr>
          <w:rStyle w:val="afffff0"/>
          <w:rFonts w:hint="cs"/>
          <w:rtl/>
        </w:rPr>
        <w:t>'</w:t>
      </w:r>
      <w:r w:rsidRPr="00A71A5E">
        <w:rPr>
          <w:rStyle w:val="afffff0"/>
          <w:rtl/>
        </w:rPr>
        <w:t xml:space="preserve"> </w:t>
      </w:r>
      <w:r>
        <w:rPr>
          <w:rtl/>
        </w:rPr>
        <w:t xml:space="preserve">- </w:t>
      </w:r>
      <w:ins w:id="94021" w:author="מנוע מכני" w:date="2026-10-11T12:04:39Z">
        <w:r>
          <w:rPr>
            <w:rtl/>
          </w:rPr>
          <w:t xml:space="preserve">אף</w:t>
        </w:r>
      </w:ins>
      <w:del w:id="94022" w:author="מנוע מכני" w:date="2026-10-11T12:04:39Z">
        <w:r>
          <w:rPr>
            <w:rtl/>
          </w:rPr>
          <w:delText xml:space="preserve">אע"פ</w:delText>
        </w:r>
      </w:del>
      <w:r>
        <w:rPr>
          <w:rtl/>
        </w:rPr>
        <w:t xml:space="preserve"> שמיצה דם הגוף ולא מיצה דם הראש, </w:t>
      </w:r>
    </w:p>
    <w:p w:rsidR="00DA63EC" w:rsidRDefault="00DA63EC" w:rsidP="00DA63EC">
      <w:pPr>
        <w:tabs>
          <w:tab w:val="left" w:pos="0"/>
          <w:tab w:val="center" w:pos="2835"/>
        </w:tabs>
        <w:rPr>
          <w:rtl/>
        </w:rPr>
      </w:pPr>
      <w:r>
        <w:rPr>
          <w:rFonts w:hint="cs"/>
          <w:rtl/>
        </w:rPr>
        <w:t xml:space="preserve">הוא' ולא אם </w:t>
      </w:r>
      <w:r>
        <w:rPr>
          <w:rtl/>
        </w:rPr>
        <w:t>מיצה דם הראש ולא מיצה דם הגוף</w:t>
      </w:r>
      <w:r>
        <w:rPr>
          <w:rFonts w:hint="cs"/>
          <w:rtl/>
        </w:rPr>
        <w:t>.</w:t>
      </w:r>
    </w:p>
    <w:p>
      <w:pPr>
        <w:pStyle w:val="38"/>
        <w:rPr>
          <w:ins w:id="99592" w:author="מנוע מכני" w:date="2026-10-11T12:04:39Z"/>
        </w:rPr>
      </w:pPr>
      <w:r>
        <w:t>ו</w:t>
      </w:r>
      <w:r>
        <w:t>תלמודא</w:t>
      </w:r>
      <w:r>
        <w:t xml:space="preserve"> כ</w:t>
      </w:r>
      <w:r>
        <w:t xml:space="preserve">רבינא:</w:t>
      </w:r>
    </w:p>
    <w:p w:rsidR="00DA63EC" w:rsidRDefault="00DA63EC" w:rsidP="00DA63EC">
      <w:pPr>
        <w:tabs>
          <w:tab w:val="left" w:pos="0"/>
          <w:tab w:val="center" w:pos="2835"/>
        </w:tabs>
        <w:rPr>
          <w:rtl/>
        </w:rPr>
      </w:pPr>
      <w:del w:id="99593" w:author="מנוע מכני" w:date="2026-10-11T12:04:39Z">
        <w:r>
          <w:rPr>
            <w:rtl/>
          </w:rPr>
          <w:delText xml:space="preserve"> </w:delText>
        </w:r>
      </w:del>
      <w:ins w:id="97167" w:author="מנוע מכני" w:date="2026-10-11T12:04:39Z">
        <w:r>
          <w:rPr>
            <w:rFonts w:hint="cs"/>
            <w:rtl/>
          </w:rPr>
          <w:t xml:space="preserve">דמסתבר</w:t>
        </w:r>
      </w:ins>
      <w:del w:id="97168" w:author="מנוע מכני" w:date="2026-10-11T12:04:39Z">
        <w:r>
          <w:rPr>
            <w:rFonts w:hint="cs"/>
            <w:rtl/>
          </w:rPr>
          <w:delText xml:space="preserve">ד</w:delText>
        </w:r>
        <w:r>
          <w:rPr>
            <w:rtl/>
          </w:rPr>
          <w:delText xml:space="preserve">מסתברא</w:delText>
        </w:r>
      </w:del>
      <w:r>
        <w:rPr>
          <w:rtl/>
        </w:rPr>
        <w:t xml:space="preserve"> דרוב דמים בגוף שכיחי.</w:t>
      </w:r>
    </w:p>
    <w:p w:rsidR="00DA63EC" w:rsidRDefault="00DA63EC" w:rsidP="00DA63EC">
      <w:pPr>
        <w:pStyle w:val="Hadran"/>
        <w:rPr>
          <w:rtl/>
        </w:rPr>
        <w:pPrChange w:id="104009" w:author="Claude" w:date="2026-10-11T09:08:09Z">
          <w:pPr>
            <w:pStyle w:val="affff"/>
            <w:rPr>
              <w:rtl/>
            </w:rPr>
          </w:pPr>
        </w:pPrChange>
      </w:pPr>
      <w:r>
        <w:rPr>
          <w:rtl/>
        </w:rPr>
        <w:t>הדרן עלך קדשי קדשים.</w:t>
      </w:r>
    </w:p>
    <w:p w:rsidR="00DA63EC" w:rsidRDefault="00DA63EC" w:rsidP="00DA63EC">
      <w:pPr>
        <w:tabs>
          <w:tab w:val="left" w:pos="0"/>
          <w:tab w:val="center" w:pos="2835"/>
        </w:tabs>
        <w:rPr>
          <w:rtl/>
        </w:rPr>
        <w:sectPr w:rsidR="00DA63EC" w:rsidSect="00FE1B89">
          <w:pgSz w:w="6804" w:h="11907" w:code="8"/>
          <w:pgMar w:top="284" w:right="567" w:bottom="284" w:left="567" w:header="284" w:footer="284" w:gutter="0"/>
          <w:pgNumType w:start="1"/>
          <w:cols w:space="284"/>
          <w:bidi/>
          <w:rtlGutter/>
          <w:docGrid w:linePitch="360"/>
        </w:sectPr>
      </w:pPr>
    </w:p>
    <w:p w:rsidR="00DA63EC" w:rsidRDefault="00DA63EC" w:rsidP="00DA63EC">
      <w:pPr>
        <w:pStyle w:val="afff7"/>
        <w:framePr w:wrap="around"/>
        <w:tabs>
          <w:tab w:val="left" w:pos="0"/>
        </w:tabs>
        <w:rPr>
          <w:del w:id="102957" w:author="Claude" w:date="2026-10-11T09:07:44Z"/>
          <w:rtl/>
        </w:rPr>
      </w:pPr>
      <w:del w:id="102956" w:author="Claude" w:date="2026-10-11T09:07:44Z">
        <w:r>
          <w:rPr>
            <w:rFonts w:hint="cs"/>
            <w:rtl/>
          </w:rPr>
          <w:lastRenderedPageBreak/>
          <w:delText xml:space="preserve">חטאת העוף </w:delText>
        </w:r>
      </w:del>
    </w:p>
    <w:p w:rsidR="00DA63EC" w:rsidRDefault="00DA63EC" w:rsidP="00DA63EC">
      <w:pPr>
        <w:pStyle w:val="afff6"/>
        <w:framePr w:wrap="around"/>
        <w:rPr>
          <w:del w:id="102955" w:author="Claude" w:date="2026-10-11T09:07:44Z"/>
          <w:rtl/>
        </w:rPr>
      </w:pPr>
      <w:del w:id="102954" w:author="Claude" w:date="2026-10-11T09:07:44Z">
        <w:r>
          <w:rPr>
            <w:rFonts w:hint="cs"/>
            <w:rtl/>
          </w:rPr>
          <w:delText xml:space="preserve">פרק שביעי</w:delText>
        </w:r>
      </w:del>
    </w:p>
    <w:p w:rsidR="00DA63EC" w:rsidRDefault="00DA63EC" w:rsidP="00DA63EC">
      <w:pPr>
        <w:pStyle w:val="afff7"/>
        <w:framePr w:wrap="around"/>
        <w:rPr>
          <w:del w:id="103003" w:author="Claude" w:date="2026-10-11T09:07:44Z"/>
          <w:rtl/>
        </w:rPr>
      </w:pPr>
      <w:del w:id="103002" w:author="Claude" w:date="2026-10-11T09:07:44Z">
        <w:r>
          <w:rPr>
            <w:rFonts w:hint="cs"/>
            <w:rtl/>
          </w:rPr>
          <w:delText xml:space="preserve">חטאת העוף </w:delText>
        </w:r>
      </w:del>
    </w:p>
    <w:p>
      <w:pPr>
        <w:pStyle w:val="PetichatPerek"/>
        <w:rPr>
          <w:ins w:id="102953" w:author="Claude" w:date="2026-10-11T09:07:44Z"/>
        </w:rPr>
      </w:pPr>
      <w:ins w:id="102952" w:author="Claude" w:date="2026-10-11T09:07:44Z">
        <w:r>
          <w:rPr>
            <w:rFonts w:hint="cs"/>
            <w:rtl/>
          </w:rPr>
          <w:t xml:space="preserve">פרק שביעי</w:t>
        </w:r>
        <w:r>
          <w:rPr>
            <w:rFonts w:hint="cs"/>
            <w:rtl/>
          </w:rPr>
          <w:t xml:space="preserve"> - </w:t>
        </w:r>
        <w:r>
          <w:rPr>
            <w:rFonts w:hint="cs"/>
            <w:rtl/>
          </w:rPr>
          <w:t xml:space="preserve">חטאת העוף</w:t>
        </w:r>
      </w:ins>
    </w:p>
    <w:p>
      <w:pPr>
        <w:pStyle w:val="MishnaBatzad"/>
        <w:rPr>
          <w:ins w:id="20382" w:author="קלוד" w:date="2026-10-11T09:07:24Z"/>
        </w:rPr>
      </w:pPr>
      <w:ins w:id="20381" w:author="קלוד" w:date="2026-10-11T09:07:24Z">
        <w:r>
          <w:t xml:space="preserve">משנה א</w:t>
        </w:r>
      </w:ins>
    </w:p>
    <w:p w:rsidR="00DA63EC" w:rsidRPr="000A334C" w:rsidRDefault="00DA63EC" w:rsidP="003B6D22">
      <w:pPr>
        <w:pStyle w:val="afff9"/>
        <w:rPr>
          <w:del w:id="20236" w:author="קלוד" w:date="2026-10-11T09:07:24Z"/>
          <w:rtl/>
        </w:rPr>
      </w:pPr>
      <w:del w:id="20235" w:author="קלוד" w:date="2026-10-11T09:07:24Z">
        <w:r w:rsidRPr="000A334C">
          <w:rPr>
            <w:rtl/>
          </w:rPr>
          <w:delText xml:space="preserve">מתני'.</w:delText>
        </w:r>
      </w:del>
    </w:p>
    <w:p w:rsidR="00DA63EC" w:rsidRPr="003B6D22" w:rsidRDefault="00DA63EC" w:rsidP="003B6D22">
      <w:pPr>
        <w:pStyle w:val="afff9"/>
        <w:spacing w:before="120"/>
        <w:rPr>
          <w:rtl/>
        </w:rPr>
        <w:pPrChange w:id="90029" w:author="קלוד" w:date="2026-10-11T12:09:42Z">
          <w:pPr>
            <w:pStyle w:val="afff9"/>
          </w:pPr>
        </w:pPrChange>
      </w:pPr>
      <w:r w:rsidRPr="003B6D22">
        <w:rPr>
          <w:rtl/>
        </w:rPr>
        <w:t>חטאת העוף שעשאה למטה כמעשה חטאת לשם חטאת - כשירה;</w:t>
      </w:r>
    </w:p>
    <w:p w:rsidR="00DA63EC" w:rsidRPr="003B6D22" w:rsidRDefault="00DA63EC" w:rsidP="003B6D22">
      <w:pPr>
        <w:pStyle w:val="afff9"/>
        <w:rPr>
          <w:spacing w:val="8"/>
          <w:rtl/>
        </w:rPr>
      </w:pPr>
      <w:r w:rsidRPr="003B6D22">
        <w:rPr>
          <w:spacing w:val="8"/>
          <w:rtl/>
        </w:rPr>
        <w:t>כמעשה חטאת לשם עולה, כמעשה עולה לשם חטאת, כמעשה עולה לשם עולה - פסולה.</w:t>
      </w:r>
    </w:p>
    <w:p w:rsidR="00DA63EC" w:rsidRPr="003B6D22" w:rsidRDefault="00DA63EC" w:rsidP="003B6D22">
      <w:pPr>
        <w:pStyle w:val="afff9"/>
        <w:rPr>
          <w:rtl/>
        </w:rPr>
      </w:pPr>
      <w:r w:rsidRPr="003B6D22">
        <w:rPr>
          <w:rtl/>
        </w:rPr>
        <w:t>עשאה למעלה כמעשה כולן - פסולה.</w:t>
      </w:r>
    </w:p>
    <w:p w:rsidR="00DA63EC" w:rsidRPr="003B6D22" w:rsidRDefault="00DA63EC" w:rsidP="003B6D22">
      <w:pPr>
        <w:pStyle w:val="afff9"/>
        <w:rPr>
          <w:rtl/>
        </w:rPr>
      </w:pPr>
      <w:r w:rsidRPr="003B6D22">
        <w:rPr>
          <w:rtl/>
        </w:rPr>
        <w:t xml:space="preserve">עולת העוף שעשאה למעלה כמעשה עולה לשם עולה - כשירה, </w:t>
      </w:r>
    </w:p>
    <w:p w:rsidR="00DA63EC" w:rsidRPr="003B6D22" w:rsidRDefault="00DA63EC" w:rsidP="003B6D22">
      <w:pPr>
        <w:pStyle w:val="afff9"/>
        <w:rPr>
          <w:rtl/>
        </w:rPr>
      </w:pPr>
      <w:r w:rsidRPr="003B6D22">
        <w:rPr>
          <w:rtl/>
        </w:rPr>
        <w:t>כמעשה עולה לשם חטאת - כשירה, ובלבד שלא עלתה לבעליה;</w:t>
      </w:r>
    </w:p>
    <w:p w:rsidR="00DA63EC" w:rsidRPr="003B6D22" w:rsidRDefault="00DA63EC" w:rsidP="003B6D22">
      <w:pPr>
        <w:pStyle w:val="afff9"/>
        <w:rPr>
          <w:rtl/>
        </w:rPr>
      </w:pPr>
      <w:r w:rsidRPr="003B6D22">
        <w:rPr>
          <w:rtl/>
        </w:rPr>
        <w:t>כמעשה חטאת לשם עולה, כמעשה חטאת לשם חטאת - פסולה.</w:t>
      </w:r>
    </w:p>
    <w:p w:rsidR="00DA63EC" w:rsidRPr="003B6D22" w:rsidRDefault="00DA63EC" w:rsidP="003B6D22">
      <w:pPr>
        <w:pStyle w:val="afff9"/>
        <w:rPr>
          <w:rtl/>
        </w:rPr>
      </w:pPr>
      <w:r w:rsidRPr="003B6D22">
        <w:rPr>
          <w:rtl/>
        </w:rPr>
        <w:t>עשאה למטה כמעשה כולן - פסולה.</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סו:</w:t>
      </w:r>
    </w:p>
    <w:p>
      <w:pPr>
        <w:pStyle w:val="afffff8"/>
        <w:rPr>
          <w:ins w:id="90325" w:author="קלוד" w:date="2026-10-11T12:29:36Z"/>
        </w:rPr>
      </w:pPr>
      <w:ins w:id="90326" w:author="קלוד" w:date="2026-10-11T12:29:36Z">
        <w:r>
          <w:rPr>
            <w:color w:val="7B3F00"/>
          </w:rPr>
          <w:t xml:space="preserve">משנת חטאת העוף - האם שינוי במליקה או בהזאה</w:t>
        </w:r>
      </w:ins>
    </w:p>
    <w:p w:rsidR="00DA63EC" w:rsidRDefault="00DA63EC" w:rsidP="00DA63EC">
      <w:pPr>
        <w:tabs>
          <w:tab w:val="left" w:pos="0"/>
          <w:tab w:val="center" w:pos="2835"/>
        </w:tabs>
        <w:rPr>
          <w:rtl/>
        </w:rPr>
      </w:pPr>
      <w:r>
        <w:rPr>
          <w:rFonts w:hint="cs"/>
          <w:rtl/>
        </w:rPr>
        <w:t xml:space="preserve">לא</w:t>
      </w:r>
      <w:r>
        <w:rPr>
          <w:rFonts w:hint="cs"/>
          <w:rtl/>
        </w:rPr>
        <w:t xml:space="preserve"> דשני במליקה </w:t>
      </w:r>
      <w:r>
        <w:rPr>
          <w:rFonts w:hint="cs"/>
          <w:rtl/>
        </w:rPr>
        <w:t xml:space="preserve">דא</w:t>
      </w:r>
      <w:r>
        <w:rPr>
          <w:rtl/>
        </w:rPr>
        <w:t>"</w:t>
      </w:r>
      <w:r>
        <w:rPr>
          <w:rFonts w:hint="cs"/>
          <w:rtl/>
        </w:rPr>
        <w:t xml:space="preserve">כ</w:t>
      </w:r>
      <w:r>
        <w:rPr>
          <w:rFonts w:hint="cs"/>
          <w:rtl/>
        </w:rPr>
        <w:t xml:space="preserve"> דלא </w:t>
      </w:r>
      <w:r>
        <w:rPr>
          <w:rStyle w:val="2fb"/>
          <w:rFonts w:hint="cs"/>
          <w:rtl/>
        </w:rPr>
        <w:t xml:space="preserve">כראבר</w:t>
      </w:r>
      <w:r>
        <w:rPr>
          <w:rStyle w:val="2fb"/>
          <w:rtl/>
        </w:rPr>
        <w:t>"</w:t>
      </w:r>
      <w:r>
        <w:rPr>
          <w:rStyle w:val="2fb"/>
          <w:rFonts w:hint="cs"/>
          <w:rtl/>
        </w:rPr>
        <w:t xml:space="preserve">ש</w:t>
      </w:r>
      <w:r>
        <w:rPr>
          <w:rFonts w:hint="cs"/>
          <w:rtl/>
        </w:rPr>
        <w:t xml:space="preserve"> </w:t>
      </w:r>
      <w:r>
        <w:rPr>
          <w:rtl/>
        </w:rPr>
        <w:t xml:space="preserve">שמעתי שמבדילין בחטאת העוף</w:t>
      </w:r>
      <w:ins w:id="94761" w:author="מנוע מכני" w:date="2026-10-11T12:04:39Z">
        <w:r>
          <w:rPr>
            <w:rtl/>
          </w:rPr>
          <w:t xml:space="preserve">,</w:t>
        </w:r>
      </w:ins>
      <w:del w:id="94762" w:author="מנוע מכני" w:date="2026-10-11T12:04:39Z">
        <w:r>
          <w:rPr>
            <w:rtl/>
          </w:rPr>
          <w:delText xml:space="preserve">;</w:delText>
        </w:r>
      </w:del>
    </w:p>
    <w:p w:rsidR="00DA63EC" w:rsidRDefault="00DA63EC" w:rsidP="00DA63EC">
      <w:pPr>
        <w:tabs>
          <w:tab w:val="left" w:pos="0"/>
          <w:tab w:val="center" w:pos="2835"/>
        </w:tabs>
        <w:rPr>
          <w:rtl/>
        </w:rPr>
      </w:pPr>
      <w:ins w:id="91451" w:author="מנוע מכני" w:date="2026-10-11T12:04:39Z">
        <w:r>
          <w:rPr>
            <w:rFonts w:hint="cs"/>
            <w:rtl/>
          </w:rPr>
          <w:t xml:space="preserve">ולא</w:t>
        </w:r>
      </w:ins>
      <w:del w:id="91452" w:author="מנוע מכני" w:date="2026-10-11T12:04:39Z">
        <w:r>
          <w:rPr>
            <w:rFonts w:hint="cs"/>
            <w:rtl/>
          </w:rPr>
          <w:delText xml:space="preserve">ולאו</w:delText>
        </w:r>
      </w:del>
      <w:r>
        <w:rPr>
          <w:rFonts w:hint="cs"/>
          <w:rtl/>
        </w:rPr>
        <w:t xml:space="preserve"> דשני בהזאה </w:t>
      </w:r>
      <w:r>
        <w:rPr>
          <w:rFonts w:hint="cs"/>
          <w:rtl/>
        </w:rPr>
        <w:t xml:space="preserve">וה</w:t>
      </w:r>
      <w:r>
        <w:rPr>
          <w:rtl/>
        </w:rPr>
        <w:t>"</w:t>
      </w:r>
      <w:r>
        <w:rPr>
          <w:rFonts w:hint="cs"/>
          <w:rtl/>
        </w:rPr>
        <w:t xml:space="preserve">נ</w:t>
      </w:r>
      <w:r>
        <w:rPr>
          <w:rFonts w:hint="cs"/>
          <w:rtl/>
        </w:rPr>
        <w:t xml:space="preserve"> </w:t>
      </w:r>
      <w:ins w:id="97169" w:author="מנוע מכני" w:date="2026-10-11T12:04:39Z">
        <w:r>
          <w:rPr>
            <w:rFonts w:hint="cs"/>
            <w:rtl/>
          </w:rPr>
          <w:t xml:space="preserve">מסתבר</w:t>
        </w:r>
      </w:ins>
      <w:del w:id="97170" w:author="מנוע מכני" w:date="2026-10-11T12:04:39Z">
        <w:r>
          <w:rPr>
            <w:rFonts w:hint="cs"/>
            <w:rtl/>
          </w:rPr>
          <w:delText xml:space="preserve">מסתברא</w:delText>
        </w:r>
      </w:del>
      <w:r>
        <w:rPr>
          <w:rFonts w:hint="cs"/>
          <w:rtl/>
        </w:rPr>
        <w:t xml:space="preserve"> מ</w:t>
      </w:r>
      <w:r>
        <w:rPr>
          <w:rtl/>
        </w:rPr>
        <w:t xml:space="preserve">סיפא: </w:t>
      </w:r>
      <w:r>
        <w:rPr>
          <w:rFonts w:hint="cs"/>
          <w:rtl/>
        </w:rPr>
        <w:t>ד</w:t>
      </w:r>
      <w:r>
        <w:rPr>
          <w:rtl/>
        </w:rPr>
        <w:t>עשאה למעלה כמעשה כולן פסולה, ואפי</w:t>
      </w:r>
      <w:r>
        <w:rPr>
          <w:rFonts w:hint="cs"/>
          <w:rtl/>
        </w:rPr>
        <w:t>'</w:t>
      </w:r>
      <w:r>
        <w:rPr>
          <w:rtl/>
        </w:rPr>
        <w:t xml:space="preserve"> כמעשה חטאת לשם חטאת, </w:t>
      </w:r>
    </w:p>
    <w:p w:rsidR="00DA63EC" w:rsidRDefault="00DA63EC" w:rsidP="00DA63EC">
      <w:pPr>
        <w:tabs>
          <w:tab w:val="left" w:pos="0"/>
          <w:tab w:val="center" w:pos="2835"/>
        </w:tabs>
        <w:rPr>
          <w:rtl/>
        </w:rPr>
      </w:pPr>
      <w:ins w:id="91453" w:author="מנוע מכני" w:date="2026-10-11T12:04:39Z">
        <w:r>
          <w:rPr>
            <w:rFonts w:hint="cs"/>
            <w:rtl/>
          </w:rPr>
          <w:t xml:space="preserve">ולא</w:t>
        </w:r>
      </w:ins>
      <w:del w:id="91454" w:author="מנוע מכני" w:date="2026-10-11T12:04:39Z">
        <w:r>
          <w:rPr>
            <w:rFonts w:hint="cs"/>
            <w:rtl/>
          </w:rPr>
          <w:delText xml:space="preserve">ולאו</w:delText>
        </w:r>
      </w:del>
      <w:r>
        <w:rPr>
          <w:rFonts w:hint="cs"/>
          <w:rtl/>
        </w:rPr>
        <w:t xml:space="preserve"> </w:t>
      </w:r>
      <w:r>
        <w:rPr>
          <w:rtl/>
        </w:rPr>
        <w:t xml:space="preserve">דשני במליקה, </w:t>
      </w:r>
      <w:r>
        <w:rPr>
          <w:rFonts w:hint="cs"/>
          <w:rtl/>
        </w:rPr>
        <w:t>ד</w:t>
      </w:r>
      <w:r>
        <w:rPr>
          <w:rtl/>
        </w:rPr>
        <w:t xml:space="preserve">בכל מקום במזבח כשירה! </w:t>
      </w:r>
    </w:p>
    <w:p>
      <w:pPr>
        <w:pStyle w:val="38"/>
        <w:rPr>
          <w:ins w:id="99594" w:author="מנוע מכני" w:date="2026-10-11T12:04:39Z"/>
        </w:rPr>
      </w:pPr>
      <w:r>
        <w:t xml:space="preserve">אלא</w:t>
      </w:r>
    </w:p>
    <w:p w:rsidR="00DA63EC" w:rsidRDefault="00DA63EC" w:rsidP="00DA63EC">
      <w:pPr>
        <w:tabs>
          <w:tab w:val="left" w:pos="0"/>
          <w:tab w:val="center" w:pos="2835"/>
        </w:tabs>
        <w:rPr>
          <w:rtl/>
        </w:rPr>
      </w:pPr>
      <w:del w:id="99595" w:author="מנוע מכני" w:date="2026-10-11T12:04:39Z">
        <w:r>
          <w:rPr>
            <w:rtl/>
          </w:rPr>
          <w:delText xml:space="preserve"> </w:delText>
        </w:r>
      </w:del>
      <w:r>
        <w:rPr>
          <w:rtl/>
        </w:rPr>
        <w:t xml:space="preserve">דשני בהזאה, ומדסיפא בהזאה, רישא </w:t>
      </w:r>
      <w:ins w:id="91455" w:author="מנוע מכני" w:date="2026-10-11T12:04:39Z">
        <w:r>
          <w:rPr>
            <w:rtl/>
          </w:rPr>
          <w:t xml:space="preserve">גם</w:t>
        </w:r>
      </w:ins>
      <w:del w:id="91456" w:author="מנוע מכני" w:date="2026-10-11T12:04:39Z">
        <w:r>
          <w:rPr>
            <w:rtl/>
          </w:rPr>
          <w:delText xml:space="preserve">נמי</w:delText>
        </w:r>
      </w:del>
      <w:r>
        <w:rPr>
          <w:rtl/>
        </w:rPr>
        <w:t xml:space="preserve"> בהזאה.</w:t>
      </w:r>
    </w:p>
    <w:p>
      <w:pPr>
        <w:pStyle w:val="38"/>
        <w:rPr>
          <w:ins w:id="99596" w:author="מנוע מכני" w:date="2026-10-11T12:04:39Z"/>
        </w:rPr>
      </w:pPr>
      <w:r>
        <w:t xml:space="preserve">אלא</w:t>
      </w:r>
    </w:p>
    <w:p w:rsidR="00DA63EC" w:rsidRDefault="00DA63EC" w:rsidP="00DA63EC">
      <w:pPr>
        <w:tabs>
          <w:tab w:val="left" w:pos="0"/>
        </w:tabs>
        <w:rPr>
          <w:rtl/>
        </w:rPr>
      </w:pPr>
      <w:del w:id="99597" w:author="מנוע מכני" w:date="2026-10-11T12:04:39Z">
        <w:r>
          <w:rPr>
            <w:rFonts w:hint="cs"/>
            <w:rtl/>
          </w:rPr>
          <w:delText xml:space="preserve"> </w:delText>
        </w:r>
      </w:del>
      <w:r>
        <w:rPr>
          <w:rtl/>
        </w:rPr>
        <w:t xml:space="preserve">הא </w:t>
      </w:r>
      <w:ins w:id="97171" w:author="מנוע מכני" w:date="2026-10-11T12:04:39Z">
        <w:r>
          <w:rPr>
            <w:rtl/>
          </w:rPr>
          <w:t xml:space="preserve">כדישנו</w:t>
        </w:r>
      </w:ins>
      <w:del w:id="97172" w:author="מנוע מכני" w:date="2026-10-11T12:04:39Z">
        <w:r>
          <w:rPr>
            <w:rtl/>
          </w:rPr>
          <w:delText xml:space="preserve">כדאיתא</w:delText>
        </w:r>
      </w:del>
      <w:r>
        <w:rPr>
          <w:rtl/>
        </w:rPr>
        <w:t xml:space="preserve"> והא </w:t>
      </w:r>
      <w:ins w:id="97173" w:author="מנוע מכני" w:date="2026-10-11T12:04:39Z">
        <w:r>
          <w:rPr>
            <w:rtl/>
          </w:rPr>
          <w:t xml:space="preserve">כדישנו</w:t>
        </w:r>
      </w:ins>
      <w:del w:id="97174" w:author="מנוע מכני" w:date="2026-10-11T12:04:39Z">
        <w:r>
          <w:rPr>
            <w:rtl/>
          </w:rPr>
          <w:delText xml:space="preserve">כדאיתא</w:delText>
        </w:r>
      </w:del>
      <w:r>
        <w:rPr>
          <w:rtl/>
        </w:rPr>
        <w:t xml:space="preserve">.</w:t>
      </w:r>
    </w:p>
    <w:p w:rsidR="00DA63EC" w:rsidRDefault="00DA63EC" w:rsidP="00DA63EC">
      <w:pPr>
        <w:pStyle w:val="affffd"/>
        <w:rPr>
          <w:del w:id="90072" w:author="מנוע עיצוב" w:date="2026-10-11T12:09:26Z"/>
          <w:rtl/>
        </w:rPr>
      </w:pPr>
      <w:del w:id="90071" w:author="מנוע עיצוב" w:date="2026-10-11T12:09:26Z">
        <w:r>
          <w:rPr>
            <w:rtl/>
          </w:rPr>
          <w:delText xml:space="preserve">׹</w:delText>
        </w:r>
      </w:del>
    </w:p>
    <w:p w:rsidR="00DA63EC" w:rsidRDefault="00DA63EC" w:rsidP="00DA63EC">
      <w:pPr>
        <w:pStyle w:val="affff1"/>
        <w:ind w:end="0"/>
        <w:rPr>
          <w:rtl/>
        </w:rPr>
        <w:pPrChange w:id="20102" w:author="קלוד" w:date="2026-10-11T09:07:24Z">
          <w:pPr>
            <w:pStyle w:val="affff1"/>
            <w:rPr>
              <w:rtl/>
            </w:rPr>
          </w:pPr>
        </w:pPrChange>
      </w:pPr>
      <w:ins w:id="9839" w:author="מספור קטעי משנה" w:date="2026-10-11T09:35:09Z">
        <w:r>
          <w:rPr>
            <w:rStyle w:val="MisparKeta"/>
          </w:rPr>
          <w:t xml:space="preserve">ב. </w:t>
        </w:r>
      </w:ins>
      <w:r>
        <w:rPr>
          <w:rtl/>
        </w:rPr>
        <w:t>עולת העוף כו'.</w:t>
      </w:r>
    </w:p>
    <w:p w:rsidR="00DA63EC" w:rsidRDefault="00DA63EC" w:rsidP="00DA63EC">
      <w:pPr>
        <w:tabs>
          <w:tab w:val="left" w:pos="0"/>
          <w:tab w:val="left" w:pos="340"/>
        </w:tabs>
        <w:rPr>
          <w:rtl/>
        </w:rPr>
      </w:pPr>
      <w:ins w:id="95975" w:author="מנוע מכני" w:date="2026-10-11T12:04:39Z">
        <w:r>
          <w:rPr>
            <w:rFonts w:hint="cs"/>
            <w:rtl/>
          </w:rPr>
          <w:t xml:space="preserve">אם </w:t>
        </w:r>
      </w:ins>
      <w:del w:id="95976" w:author="מנוע מכני" w:date="2026-10-11T12:04:39Z">
        <w:r>
          <w:rPr>
            <w:rFonts w:hint="cs"/>
            <w:rtl/>
          </w:rPr>
          <w:delText xml:space="preserve">אי</w:delText>
        </w:r>
        <w:r>
          <w:rPr>
            <w:rtl/>
          </w:rPr>
          <w:delText xml:space="preserve"> </w:delText>
        </w:r>
      </w:del>
      <w:r>
        <w:rPr>
          <w:rtl/>
        </w:rPr>
        <w:t xml:space="preserve">דשני במליקה, מדסיפא: </w:t>
      </w:r>
      <w:r>
        <w:rPr>
          <w:rFonts w:hint="cs"/>
          <w:rtl/>
        </w:rPr>
        <w:t>ד</w:t>
      </w:r>
      <w:r>
        <w:rPr>
          <w:rtl/>
        </w:rPr>
        <w:t xml:space="preserve">כולן אין מטמאין בבית הבליעה ומועלין בהן, נימא דלא </w:t>
      </w:r>
      <w:r>
        <w:rPr>
          <w:rStyle w:val="2fb"/>
          <w:rtl/>
        </w:rPr>
        <w:t xml:space="preserve">כרבי</w:t>
      </w:r>
      <w:r>
        <w:rPr>
          <w:rtl/>
        </w:rPr>
        <w:t xml:space="preserve"> יהושע, </w:t>
      </w:r>
      <w:r>
        <w:rPr>
          <w:rFonts w:hint="cs"/>
          <w:rtl/>
        </w:rPr>
        <w:t>ד</w:t>
      </w:r>
      <w:r>
        <w:rPr>
          <w:rtl/>
        </w:rPr>
        <w:t xml:space="preserve">אמר: אין מועלין! ואלא במיצוי, </w:t>
      </w:r>
    </w:p>
    <w:p>
      <w:pPr>
        <w:pStyle w:val="38"/>
        <w:rPr>
          <w:ins w:id="99598" w:author="מנוע מכני" w:date="2026-10-11T12:04:39Z"/>
        </w:rPr>
      </w:pPr>
      <w:r>
        <w:t>והך ד</w:t>
      </w:r>
      <w:r>
        <w:t xml:space="preserve">סיפא:</w:t>
      </w:r>
    </w:p>
    <w:p w:rsidR="00DA63EC" w:rsidRDefault="00DA63EC" w:rsidP="00DA63EC">
      <w:pPr>
        <w:tabs>
          <w:tab w:val="left" w:pos="0"/>
          <w:tab w:val="left" w:pos="340"/>
        </w:tabs>
        <w:rPr>
          <w:rtl/>
        </w:rPr>
      </w:pPr>
      <w:del w:id="99599" w:author="מנוע מכני" w:date="2026-10-11T12:04:39Z">
        <w:r>
          <w:rPr>
            <w:rtl/>
          </w:rPr>
          <w:delText xml:space="preserve"> </w:delText>
        </w:r>
      </w:del>
      <w:r>
        <w:rPr>
          <w:rFonts w:hint="cs"/>
          <w:rtl/>
        </w:rPr>
        <w:t>ד</w:t>
      </w:r>
      <w:r>
        <w:rPr>
          <w:rtl/>
        </w:rPr>
        <w:t xml:space="preserve">עולת העוף שעשאה למטה כמעשה חטאת לשם חטאת - </w:t>
      </w:r>
      <w:r>
        <w:rPr>
          <w:rStyle w:val="2fb"/>
          <w:rFonts w:hint="cs"/>
          <w:rtl/>
        </w:rPr>
        <w:t>ל</w:t>
      </w:r>
      <w:r>
        <w:rPr>
          <w:rStyle w:val="2fb"/>
          <w:rtl/>
        </w:rPr>
        <w:t xml:space="preserve">ר"א</w:t>
      </w:r>
      <w:r>
        <w:rPr>
          <w:rtl/>
        </w:rPr>
        <w:t xml:space="preserve">: מועלין בה, </w:t>
      </w:r>
      <w:r>
        <w:rPr>
          <w:rStyle w:val="2fb"/>
          <w:rFonts w:hint="cs"/>
          <w:rtl/>
        </w:rPr>
        <w:t>ולר</w:t>
      </w:r>
      <w:r>
        <w:rPr>
          <w:rStyle w:val="2fb"/>
          <w:rtl/>
        </w:rPr>
        <w:t xml:space="preserve">' יהושע</w:t>
      </w:r>
      <w:r>
        <w:rPr>
          <w:rtl/>
        </w:rPr>
        <w:t xml:space="preserve">: אין מועלין בה, </w:t>
      </w:r>
    </w:p>
    <w:p w:rsidR="00DA63EC" w:rsidRDefault="00DA63EC" w:rsidP="00DA63EC">
      <w:pPr>
        <w:tabs>
          <w:tab w:val="left" w:pos="0"/>
          <w:tab w:val="left" w:pos="340"/>
        </w:tabs>
        <w:rPr>
          <w:rtl/>
        </w:rPr>
      </w:pPr>
      <w:ins w:id="95977" w:author="מנוע מכני" w:date="2026-10-11T12:04:39Z">
        <w:r>
          <w:rPr>
            <w:rFonts w:hint="cs"/>
            <w:rtl/>
          </w:rPr>
          <w:t xml:space="preserve">אם </w:t>
        </w:r>
      </w:ins>
      <w:del w:id="95978" w:author="מנוע מכני" w:date="2026-10-11T12:04:39Z">
        <w:r>
          <w:rPr>
            <w:rFonts w:hint="cs"/>
            <w:rtl/>
          </w:rPr>
          <w:delText xml:space="preserve">אי </w:delText>
        </w:r>
      </w:del>
      <w:r>
        <w:rPr>
          <w:rFonts w:hint="cs"/>
          <w:rtl/>
        </w:rPr>
        <w:t xml:space="preserve">דשאני </w:t>
      </w:r>
      <w:r>
        <w:rPr>
          <w:rtl/>
        </w:rPr>
        <w:t xml:space="preserve">במיצוי, </w:t>
      </w:r>
      <w:ins w:id="97175" w:author="מנוע מכני" w:date="2026-10-11T12:04:39Z">
        <w:r>
          <w:rPr>
            <w:rtl/>
          </w:rPr>
          <w:t xml:space="preserve">אמור</w:t>
        </w:r>
      </w:ins>
      <w:del w:id="97176" w:author="מנוע מכני" w:date="2026-10-11T12:04:39Z">
        <w:r>
          <w:rPr>
            <w:rtl/>
          </w:rPr>
          <w:delText xml:space="preserve">אימר</w:delText>
        </w:r>
      </w:del>
      <w:r>
        <w:rPr>
          <w:rtl/>
        </w:rPr>
        <w:t xml:space="preserve"> דא</w:t>
      </w:r>
      <w:r>
        <w:rPr>
          <w:rFonts w:hint="cs"/>
          <w:rtl/>
        </w:rPr>
        <w:t xml:space="preserve">ר' יהשע </w:t>
      </w:r>
      <w:r>
        <w:rPr>
          <w:rtl/>
        </w:rPr>
        <w:t xml:space="preserve">דשני </w:t>
      </w:r>
      <w:r w:rsidRPr="00C81E5B">
        <w:rPr>
          <w:rFonts w:ascii="FrankRuehl" w:hAnsi="FrankRuehl"/>
          <w:sz w:val="20"/>
          <w:rtl/>
        </w:rPr>
        <w:t>במליקה</w:t>
      </w:r>
      <w:r>
        <w:rPr>
          <w:rtl/>
        </w:rPr>
        <w:t xml:space="preserve">, במיצוי מי </w:t>
      </w:r>
      <w:r>
        <w:rPr>
          <w:rtl/>
        </w:rPr>
        <w:t xml:space="preserve">אמר</w:t>
      </w:r>
      <w:r>
        <w:rPr>
          <w:rtl/>
        </w:rPr>
        <w:t xml:space="preserve">? ואלא במליקה, </w:t>
      </w:r>
    </w:p>
    <w:p>
      <w:pPr>
        <w:pStyle w:val="38"/>
        <w:rPr>
          <w:ins w:id="99600" w:author="מנוע מכני" w:date="2026-10-11T12:04:39Z"/>
        </w:rPr>
      </w:pPr>
      <w:r>
        <w:t>ו</w:t>
      </w:r>
      <w:r>
        <w:t xml:space="preserve">רישא</w:t>
      </w:r>
    </w:p>
    <w:p w:rsidR="00DA63EC" w:rsidRDefault="00DA63EC" w:rsidP="00DA63EC">
      <w:pPr>
        <w:tabs>
          <w:tab w:val="left" w:pos="0"/>
          <w:tab w:val="left" w:pos="340"/>
        </w:tabs>
        <w:rPr>
          <w:rtl/>
        </w:rPr>
      </w:pPr>
      <w:del w:id="99601" w:author="מנוע מכני" w:date="2026-10-11T12:04:39Z">
        <w:r>
          <w:rPr>
            <w:rtl/>
          </w:rPr>
          <w:delText xml:space="preserve"> </w:delText>
        </w:r>
      </w:del>
      <w:r>
        <w:rPr>
          <w:rtl/>
        </w:rPr>
        <w:t xml:space="preserve">וסיפא במליקה, </w:t>
      </w:r>
      <w:ins w:id="95591" w:author="מנוע מכני" w:date="2026-10-11T12:04:39Z">
        <w:r>
          <w:rPr>
            <w:rtl/>
          </w:rPr>
          <w:t xml:space="preserve">ואמצעית</w:t>
        </w:r>
      </w:ins>
      <w:del w:id="95592" w:author="מנוע מכני" w:date="2026-10-11T12:04:39Z">
        <w:r>
          <w:rPr>
            <w:rtl/>
          </w:rPr>
          <w:delText xml:space="preserve">ומציעתא</w:delText>
        </w:r>
      </w:del>
      <w:r>
        <w:rPr>
          <w:rtl/>
        </w:rPr>
        <w:t xml:space="preserve"> במיצוי.</w:t>
      </w:r>
    </w:p>
    <w:p w:rsidR="00DA63EC" w:rsidRDefault="00DA63EC" w:rsidP="00DA63EC">
      <w:pPr>
        <w:pStyle w:val="affffd"/>
        <w:rPr>
          <w:rtl/>
        </w:rPr>
      </w:pPr>
      <w:r>
        <w:rPr>
          <w:rtl/>
        </w:rPr>
        <w:t>׹</w:t>
      </w:r>
    </w:p>
    <w:p>
      <w:pPr>
        <w:pStyle w:val="MishnaBatzad"/>
        <w:rPr>
          <w:ins w:id="20384" w:author="קלוד" w:date="2026-10-11T09:07:24Z"/>
        </w:rPr>
      </w:pPr>
      <w:ins w:id="20383" w:author="קלוד" w:date="2026-10-11T09:07:24Z">
        <w:r>
          <w:t xml:space="preserve">משנה ג</w:t>
        </w:r>
      </w:ins>
    </w:p>
    <w:p w:rsidR="00DA63EC" w:rsidRPr="000A334C" w:rsidRDefault="00DA63EC" w:rsidP="003B6D22">
      <w:pPr>
        <w:pStyle w:val="afff9"/>
        <w:rPr>
          <w:del w:id="20238" w:author="קלוד" w:date="2026-10-11T09:07:24Z"/>
          <w:rtl/>
        </w:rPr>
      </w:pPr>
      <w:del w:id="20237" w:author="קלוד" w:date="2026-10-11T09:07:24Z">
        <w:r w:rsidRPr="000A334C">
          <w:rPr>
            <w:rtl/>
          </w:rPr>
          <w:delText xml:space="preserve">מתני'.</w:delText>
        </w:r>
      </w:del>
    </w:p>
    <w:p w:rsidR="00DA63EC" w:rsidRPr="000A334C" w:rsidRDefault="00DA63EC" w:rsidP="003B6D22">
      <w:pPr>
        <w:pStyle w:val="afff9"/>
        <w:spacing w:before="120"/>
        <w:rPr>
          <w:rtl/>
        </w:rPr>
        <w:pPrChange w:id="90030" w:author="קלוד" w:date="2026-10-11T12:09:42Z">
          <w:pPr>
            <w:pStyle w:val="afff9"/>
          </w:pPr>
        </w:pPrChange>
      </w:pPr>
      <w:r w:rsidRPr="000A334C">
        <w:rPr>
          <w:rtl/>
        </w:rPr>
        <w:t>וכולן אין מטמאין בבית הבליעה, ומועלים בהן, חוץ מחטאת העוף שעשאה למטה כמעשה חטאת לשם חטאת.</w:t>
      </w:r>
    </w:p>
    <w:p w:rsidR="00DA63EC" w:rsidRPr="000A334C" w:rsidRDefault="00DA63EC" w:rsidP="003B6D22">
      <w:pPr>
        <w:pStyle w:val="afff9"/>
        <w:rPr>
          <w:rtl/>
        </w:rPr>
      </w:pPr>
      <w:r w:rsidRPr="000A334C">
        <w:rPr>
          <w:rtl/>
        </w:rPr>
        <w:t xml:space="preserve">עולת העוף שעשאה למטה כמעשה חטאת לשם חטאת </w:t>
      </w:r>
    </w:p>
    <w:p w:rsidR="00DA63EC" w:rsidRPr="000A334C" w:rsidRDefault="00DA63EC" w:rsidP="003B6D22">
      <w:pPr>
        <w:pStyle w:val="afff9"/>
        <w:rPr>
          <w:rtl/>
        </w:rPr>
      </w:pPr>
      <w:r>
        <w:rPr>
          <w:rtl/>
        </w:rPr>
        <w:t xml:space="preserve">- </w:t>
      </w:r>
      <w:r>
        <w:rPr>
          <w:rStyle w:val="TanaimMishna"/>
          <w:rtl/>
          <w:rPrChange w:id="102811" w:author="Claude" w:date="2026-10-11T09:07:44Z">
            <w:rPr>
              <w:rtl/>
            </w:rPr>
          </w:rPrChange>
        </w:rPr>
        <w:t xml:space="preserve">ר"א</w:t>
      </w:r>
      <w:r>
        <w:rPr>
          <w:rtl/>
        </w:rPr>
        <w:t xml:space="preserve"> אומר</w:t>
      </w:r>
      <w:r>
        <w:rPr>
          <w:rStyle w:val="TanaimMishna"/>
          <w:rtl/>
          <w:rPrChange w:id="102813" w:author="Claude" w:date="2026-10-11T09:07:44Z">
            <w:rPr>
              <w:rtl/>
            </w:rPr>
          </w:rPrChange>
        </w:rPr>
        <w:t xml:space="preserve">:</w:t>
      </w:r>
      <w:r>
        <w:rPr>
          <w:rtl/>
        </w:rPr>
        <w:t xml:space="preserve"> מועלים בה, </w:t>
      </w:r>
      <w:r>
        <w:rPr>
          <w:rStyle w:val="TanaimMishna"/>
          <w:rtl/>
          <w:rPrChange w:id="102810" w:author="Claude" w:date="2026-10-11T09:07:44Z">
            <w:rPr>
              <w:rtl/>
            </w:rPr>
          </w:rPrChange>
        </w:rPr>
        <w:t xml:space="preserve">ר' יהושע</w:t>
      </w:r>
      <w:r>
        <w:rPr>
          <w:rtl/>
        </w:rPr>
        <w:t xml:space="preserve"> אומר</w:t>
      </w:r>
      <w:r>
        <w:rPr>
          <w:rStyle w:val="TanaimMishna"/>
          <w:rtl/>
          <w:rPrChange w:id="102812" w:author="Claude" w:date="2026-10-11T09:07:44Z">
            <w:rPr>
              <w:rtl/>
            </w:rPr>
          </w:rPrChange>
        </w:rPr>
        <w:t xml:space="preserve">:</w:t>
      </w:r>
      <w:r>
        <w:rPr>
          <w:rtl/>
        </w:rPr>
        <w:t xml:space="preserve"> אין מועלים בה.</w:t>
      </w:r>
    </w:p>
    <w:p w:rsidR="00DA63EC" w:rsidRPr="000A334C" w:rsidRDefault="00DA63EC" w:rsidP="003B6D22">
      <w:pPr>
        <w:pStyle w:val="afff9"/>
        <w:rPr>
          <w:rtl/>
        </w:rPr>
      </w:pPr>
      <w:r w:rsidRPr="000A334C">
        <w:rPr>
          <w:rFonts w:hint="cs"/>
          <w:rtl/>
        </w:rPr>
        <w:t>אר</w:t>
      </w:r>
      <w:r w:rsidRPr="000A334C">
        <w:rPr>
          <w:rtl/>
        </w:rPr>
        <w:t>"</w:t>
      </w:r>
      <w:r w:rsidRPr="000A334C">
        <w:rPr>
          <w:rFonts w:hint="cs"/>
          <w:rtl/>
        </w:rPr>
        <w:t>א</w:t>
      </w:r>
      <w:r w:rsidRPr="000A334C">
        <w:rPr>
          <w:rtl/>
        </w:rPr>
        <w:t xml:space="preserve">: ומה אם חטאת שאין מועלים בה לשמה, כששינה את שמה מועלים בה, עולה שמועלים בה לשמה, כששינה את שמה אינו דין שימעלו בה! </w:t>
      </w:r>
    </w:p>
    <w:p w:rsidR="00DA63EC" w:rsidRPr="000A334C" w:rsidRDefault="00DA63EC" w:rsidP="003B6D22">
      <w:pPr>
        <w:pStyle w:val="afff9"/>
        <w:rPr>
          <w:rtl/>
        </w:rPr>
      </w:pPr>
      <w:r>
        <w:rPr>
          <w:rtl/>
        </w:rPr>
        <w:t xml:space="preserve">א"ל </w:t>
      </w:r>
      <w:r>
        <w:rPr>
          <w:rStyle w:val="TanaimMishna"/>
          <w:rtl/>
          <w:rPrChange w:id="102814" w:author="Claude" w:date="2026-10-11T09:07:44Z">
            <w:rPr>
              <w:rtl/>
            </w:rPr>
          </w:rPrChange>
        </w:rPr>
        <w:t xml:space="preserve">ר' יהושע</w:t>
      </w:r>
      <w:r>
        <w:rPr>
          <w:rStyle w:val="TanaimMishna"/>
          <w:rtl/>
          <w:rPrChange w:id="102815" w:author="Claude" w:date="2026-10-11T09:07:44Z">
            <w:rPr>
              <w:rtl/>
            </w:rPr>
          </w:rPrChange>
        </w:rPr>
        <w:t xml:space="preserve">:</w:t>
      </w:r>
      <w:r>
        <w:rPr>
          <w:rtl/>
        </w:rPr>
        <w:t xml:space="preserve"> לא, אם אמרת בחטאת ששינה את שמה לשם עולה, שכן שינה את שמה לדבר שיש בו מעילה, תאמר בעולה ששינה את שמה לשם חטאת, שכן שינה את שמה לדבר שאין בו מעילה? </w:t>
      </w:r>
    </w:p>
    <w:p w:rsidR="00DA63EC" w:rsidRDefault="00DA63EC" w:rsidP="00DA63EC">
      <w:pPr>
        <w:pStyle w:val="afff3"/>
        <w:framePr w:wrap="around"/>
        <w:rPr>
          <w:rtl/>
        </w:rPr>
      </w:pPr>
      <w:r>
        <w:rPr>
          <w:rFonts w:hint="cs"/>
          <w:rtl/>
        </w:rPr>
        <w:t>סז.</w:t>
      </w:r>
    </w:p>
    <w:p>
      <w:pPr>
        <w:pStyle w:val="MishnaBatzad"/>
        <w:rPr>
          <w:ins w:id="20386" w:author="קלוד" w:date="2026-10-11T09:07:24Z"/>
        </w:rPr>
      </w:pPr>
      <w:ins w:id="20385" w:author="קלוד" w:date="2026-10-11T09:07:24Z">
        <w:r>
          <w:t xml:space="preserve">משנה ד</w:t>
        </w:r>
      </w:ins>
    </w:p>
    <w:p w:rsidR="00DA63EC" w:rsidRPr="000A334C" w:rsidRDefault="00DA63EC" w:rsidP="003B6D22">
      <w:pPr>
        <w:pStyle w:val="afff9"/>
        <w:rPr>
          <w:rtl/>
        </w:rPr>
      </w:pPr>
      <w:r>
        <w:rPr>
          <w:rtl/>
        </w:rPr>
        <w:t xml:space="preserve"> א"ל </w:t>
      </w:r>
      <w:r>
        <w:rPr>
          <w:rStyle w:val="TanaimMishna"/>
          <w:rtl/>
          <w:rPrChange w:id="102816" w:author="Claude" w:date="2026-10-11T09:07:44Z">
            <w:rPr>
              <w:rtl/>
            </w:rPr>
          </w:rPrChange>
        </w:rPr>
        <w:t xml:space="preserve">ר' אליעזר</w:t>
      </w:r>
      <w:r>
        <w:rPr>
          <w:rStyle w:val="TanaimMishna"/>
          <w:rtl/>
          <w:rPrChange w:id="102817" w:author="Claude" w:date="2026-10-11T09:07:44Z">
            <w:rPr>
              <w:rtl/>
            </w:rPr>
          </w:rPrChange>
        </w:rPr>
        <w:t xml:space="preserve">:</w:t>
      </w:r>
      <w:r>
        <w:rPr>
          <w:rtl/>
        </w:rPr>
        <w:t xml:space="preserve"> והרי קדשי קדשים ששחטן בדרום ושחטן לשם קדשים קלים יוכיחו, שכן שינה את שמם לדבר שאין בו מעילה ומועלין בהן, אף אתה אל תתמה על העולה, א</w:t>
      </w:r>
      <w:r w:rsidRPr="000A334C">
        <w:rPr>
          <w:rFonts w:hint="cs"/>
          <w:rtl/>
        </w:rPr>
        <w:t>ע</w:t>
      </w:r>
      <w:r w:rsidRPr="000A334C">
        <w:rPr>
          <w:rtl/>
        </w:rPr>
        <w:t>"</w:t>
      </w:r>
      <w:r w:rsidRPr="000A334C">
        <w:rPr>
          <w:rFonts w:hint="cs"/>
          <w:rtl/>
        </w:rPr>
        <w:t xml:space="preserve">פ </w:t>
      </w:r>
      <w:r w:rsidRPr="000A334C">
        <w:rPr>
          <w:rtl/>
        </w:rPr>
        <w:t>ששינה שמה לדבר שאין בו מעילה שימעלו בה;</w:t>
      </w:r>
    </w:p>
    <w:p w:rsidR="00DA63EC" w:rsidRPr="000A334C" w:rsidRDefault="00DA63EC" w:rsidP="003B6D22">
      <w:pPr>
        <w:pStyle w:val="afff9"/>
        <w:rPr>
          <w:rtl/>
        </w:rPr>
      </w:pPr>
      <w:r>
        <w:rPr>
          <w:rtl/>
        </w:rPr>
        <w:t xml:space="preserve">א"ל </w:t>
      </w:r>
      <w:r>
        <w:rPr>
          <w:rStyle w:val="TanaimMishna"/>
          <w:rtl/>
          <w:rPrChange w:id="102818" w:author="Claude" w:date="2026-10-11T09:07:44Z">
            <w:rPr>
              <w:rtl/>
            </w:rPr>
          </w:rPrChange>
        </w:rPr>
        <w:t xml:space="preserve">ר' יהושע</w:t>
      </w:r>
      <w:r>
        <w:rPr>
          <w:rStyle w:val="TanaimMishna"/>
          <w:rtl/>
          <w:rPrChange w:id="102819" w:author="Claude" w:date="2026-10-11T09:07:44Z">
            <w:rPr>
              <w:rtl/>
            </w:rPr>
          </w:rPrChange>
        </w:rPr>
        <w:t xml:space="preserve">:</w:t>
      </w:r>
      <w:r>
        <w:rPr>
          <w:rtl/>
        </w:rPr>
        <w:t xml:space="preserve"> לא, אם אמרת בקדשי קדשים ששחטן בדרום ושחטן לשם קדשים קלים, שכן שינה את שמם לדבר שיש בו איסור והיתר, תאמר בעולה, ששינה את שמה לדבר שכולו היתר? </w:t>
      </w:r>
    </w:p>
    <w:p w:rsidR="00DA63EC" w:rsidRDefault="00DA63EC" w:rsidP="00DA63EC">
      <w:pPr>
        <w:tabs>
          <w:tab w:val="left" w:pos="0"/>
          <w:tab w:val="center" w:pos="2835"/>
        </w:tabs>
        <w:rPr>
          <w:rtl/>
        </w:rPr>
      </w:pPr>
    </w:p>
    <w:p>
      <w:pPr>
        <w:pStyle w:val="afffff8"/>
        <w:rPr>
          <w:ins w:id="90323" w:author="קלוד" w:date="2026-10-11T12:29:36Z"/>
        </w:rPr>
      </w:pPr>
      <w:ins w:id="90324" w:author="קלוד" w:date="2026-10-11T12:29:36Z">
        <w:r>
          <w:rPr>
            <w:color w:val="7B3F00"/>
          </w:rPr>
          <w:t xml:space="preserve">מעילה בעולת העוף - ר"א ור' יהושע באשם ששינה שמו ומקומו</w:t>
        </w:r>
      </w:ins>
    </w:p>
    <w:p>
      <w:pPr>
        <w:pStyle w:val="38"/>
        <w:rPr>
          <w:ins w:id="99602" w:author="מנוע מכני" w:date="2026-10-11T12:04:39Z"/>
        </w:rPr>
      </w:pPr>
      <w:r>
        <w:lastRenderedPageBreak/>
        <w:t xml:space="preserve">תניא</w:t>
      </w:r>
      <w:r>
        <w:lastRenderedPageBreak/>
        <w:t xml:space="preserve">, </w:t>
      </w:r>
      <w:r>
        <w:lastRenderedPageBreak/>
        <w:t xml:space="preserve">א"</w:t>
      </w:r>
      <w:r>
        <w:t xml:space="preserve">ל</w:t>
      </w:r>
      <w:r>
        <w:t xml:space="preserve"> </w:t>
      </w:r>
      <w:r>
        <w:t xml:space="preserve">ר"א לרבי יהושע:</w:t>
      </w:r>
    </w:p>
    <w:p w:rsidR="00DA63EC" w:rsidRDefault="00DA63EC" w:rsidP="00DA63EC">
      <w:pPr>
        <w:tabs>
          <w:tab w:val="left" w:pos="0"/>
          <w:tab w:val="center" w:pos="2835"/>
        </w:tabs>
        <w:rPr>
          <w:rtl/>
        </w:rPr>
      </w:pPr>
      <w:del w:id="99603" w:author="מנוע מכני" w:date="2026-10-11T12:04:39Z">
        <w:r>
          <w:rPr>
            <w:rtl/>
          </w:rPr>
          <w:delText xml:space="preserve"> </w:delText>
        </w:r>
      </w:del>
      <w:r>
        <w:rPr>
          <w:rtl/>
        </w:rPr>
        <w:t xml:space="preserve">אשם ששחטו בצפון לשם שלמים יוכיח, ששינה את שמו ומועלין בו, ואף אתה אל תתמה על העולה, שאע"פ ששינה את שמה שימעלו בה</w:t>
      </w:r>
      <w:ins w:id="94763" w:author="מנוע מכני" w:date="2026-10-11T12:04:39Z">
        <w:r>
          <w:rPr>
            <w:rtl/>
          </w:rPr>
          <w:t xml:space="preserve">,</w:t>
        </w:r>
      </w:ins>
      <w:del w:id="94764" w:author="מנוע מכני" w:date="2026-10-11T12:04:39Z">
        <w:r>
          <w:rPr>
            <w:rtl/>
          </w:rPr>
          <w:delText xml:space="preserve">;</w:delText>
        </w:r>
      </w:del>
    </w:p>
    <w:p>
      <w:pPr>
        <w:pStyle w:val="38"/>
        <w:rPr>
          <w:ins w:id="99604" w:author="מנוע מכני" w:date="2026-10-11T12:04:39Z"/>
        </w:rPr>
      </w:pPr>
      <w:r>
        <w:t>א</w:t>
      </w:r>
      <w:r>
        <w:t>"</w:t>
      </w:r>
      <w:r>
        <w:t>ל</w:t>
      </w:r>
      <w:r>
        <w:t xml:space="preserve"> רבי יהושע:</w:t>
      </w:r>
    </w:p>
    <w:p w:rsidR="00DA63EC" w:rsidRDefault="00DA63EC" w:rsidP="00DA63EC">
      <w:pPr>
        <w:tabs>
          <w:tab w:val="left" w:pos="0"/>
          <w:tab w:val="center" w:pos="2835"/>
        </w:tabs>
        <w:rPr>
          <w:rtl/>
        </w:rPr>
      </w:pPr>
      <w:del w:id="99605" w:author="מנוע מכני" w:date="2026-10-11T12:04:39Z">
        <w:r>
          <w:rPr>
            <w:rtl/>
          </w:rPr>
          <w:delText xml:space="preserve"> </w:delText>
        </w:r>
      </w:del>
      <w:r>
        <w:rPr>
          <w:rtl/>
        </w:rPr>
        <w:t xml:space="preserve">לא</w:t>
      </w:r>
      <w:r>
        <w:rPr>
          <w:rtl/>
        </w:rPr>
        <w:t xml:space="preserve">, אם אמרת באשם, שאם שינה את שמו </w:t>
      </w:r>
      <w:r>
        <w:rPr>
          <w:rtl/>
        </w:rPr>
        <w:t xml:space="preserve">לא</w:t>
      </w:r>
      <w:r>
        <w:rPr>
          <w:rtl/>
        </w:rPr>
        <w:t xml:space="preserve"> שינה את מקומו, תאמר בעולה, ששינה את שמה ושינה את מקומה? </w:t>
      </w:r>
    </w:p>
    <w:p>
      <w:pPr>
        <w:pStyle w:val="38"/>
        <w:rPr>
          <w:ins w:id="99606" w:author="מנוע מכני" w:date="2026-10-11T12:04:39Z"/>
        </w:rPr>
      </w:pPr>
      <w:r>
        <w:t>א</w:t>
      </w:r>
      <w:r>
        <w:t>"</w:t>
      </w:r>
      <w:r>
        <w:t xml:space="preserve">ל</w:t>
      </w:r>
      <w:r>
        <w:t xml:space="preserve"> ר</w:t>
      </w:r>
      <w:r>
        <w:t>"</w:t>
      </w:r>
      <w:r>
        <w:t>א</w:t>
      </w:r>
      <w:r>
        <w:t xml:space="preserve">:</w:t>
      </w:r>
    </w:p>
    <w:p w:rsidR="00DA63EC" w:rsidRDefault="00DA63EC" w:rsidP="00DA63EC">
      <w:pPr>
        <w:tabs>
          <w:tab w:val="left" w:pos="0"/>
          <w:tab w:val="center" w:pos="2835"/>
        </w:tabs>
        <w:rPr>
          <w:rtl/>
        </w:rPr>
      </w:pPr>
      <w:del w:id="99607" w:author="מנוע מכני" w:date="2026-10-11T12:04:39Z">
        <w:r>
          <w:rPr>
            <w:rtl/>
          </w:rPr>
          <w:delText xml:space="preserve"> </w:delText>
        </w:r>
      </w:del>
      <w:r>
        <w:rPr>
          <w:rtl/>
        </w:rPr>
        <w:t xml:space="preserve">אשם ששחטו בדרום לשם שלמים יוכיח, ששינה את שמו ושינה את מקומו ומועלין </w:t>
      </w:r>
      <w:r w:rsidRPr="00E105BC">
        <w:rPr>
          <w:spacing w:val="-4"/>
          <w:rtl/>
        </w:rPr>
        <w:t xml:space="preserve">בו, אף אתה אל תתמה על העולה, שאע"פ ששינה את שמה ושינה את מקומה מועלין בה</w:t>
      </w:r>
      <w:ins w:id="94765" w:author="מנוע מכני" w:date="2026-10-11T12:04:39Z">
        <w:r>
          <w:rPr>
            <w:spacing w:val="-4"/>
            <w:rtl/>
          </w:rPr>
          <w:t xml:space="preserve">,</w:t>
        </w:r>
      </w:ins>
      <w:del w:id="94766" w:author="מנוע מכני" w:date="2026-10-11T12:04:39Z">
        <w:r w:rsidRPr="00E105BC">
          <w:rPr>
            <w:spacing w:val="-4"/>
            <w:rtl/>
          </w:rPr>
          <w:delText xml:space="preserve">;</w:delText>
        </w:r>
      </w:del>
    </w:p>
    <w:p>
      <w:pPr>
        <w:pStyle w:val="38"/>
        <w:rPr>
          <w:ins w:id="99608" w:author="מנוע מכני" w:date="2026-10-11T12:04:39Z"/>
        </w:rPr>
      </w:pPr>
      <w:r>
        <w:t xml:space="preserve">א"ל</w:t>
      </w:r>
      <w:r>
        <w:t xml:space="preserve"> ר' יהושע:</w:t>
      </w:r>
    </w:p>
    <w:p w:rsidR="00DA63EC" w:rsidRDefault="00DA63EC" w:rsidP="00DA63EC">
      <w:pPr>
        <w:tabs>
          <w:tab w:val="left" w:pos="0"/>
          <w:tab w:val="center" w:pos="2835"/>
        </w:tabs>
        <w:rPr>
          <w:rtl/>
        </w:rPr>
      </w:pPr>
      <w:del w:id="99609" w:author="מנוע מכני" w:date="2026-10-11T12:04:39Z">
        <w:r>
          <w:rPr>
            <w:rtl/>
          </w:rPr>
          <w:delText xml:space="preserve"> </w:delText>
        </w:r>
      </w:del>
      <w:r>
        <w:rPr>
          <w:rFonts w:hint="cs"/>
          <w:rtl/>
        </w:rPr>
        <w:t>דווקא</w:t>
      </w:r>
      <w:r>
        <w:rPr>
          <w:rtl/>
        </w:rPr>
        <w:t xml:space="preserve"> באשם, ששינה את שמו ושינה את מקומו ולא שינה את מעשיו,</w:t>
      </w:r>
      <w:r>
        <w:rPr>
          <w:rFonts w:hint="cs"/>
          <w:rtl/>
        </w:rPr>
        <w:t xml:space="preserve"> </w:t>
      </w:r>
    </w:p>
    <w:p w:rsidR="00DA63EC" w:rsidRDefault="00DA63EC" w:rsidP="00DA63EC">
      <w:pPr>
        <w:tabs>
          <w:tab w:val="left" w:pos="0"/>
          <w:tab w:val="center" w:pos="2835"/>
        </w:tabs>
        <w:rPr>
          <w:rtl/>
        </w:rPr>
      </w:pPr>
      <w:r>
        <w:rPr>
          <w:rtl/>
        </w:rPr>
        <w:tab/>
      </w:r>
      <w:r>
        <w:rPr>
          <w:rFonts w:hint="cs"/>
          <w:rtl/>
        </w:rPr>
        <w:t>משא</w:t>
      </w:r>
      <w:r>
        <w:rPr>
          <w:rtl/>
        </w:rPr>
        <w:t>"</w:t>
      </w:r>
      <w:r>
        <w:rPr>
          <w:rFonts w:hint="cs"/>
          <w:rtl/>
        </w:rPr>
        <w:t>כ</w:t>
      </w:r>
      <w:r>
        <w:rPr>
          <w:rtl/>
        </w:rPr>
        <w:t xml:space="preserve"> בעולה, ששינה שמה ומעשיה ושינה מקומה</w:t>
      </w:r>
      <w:r>
        <w:rPr>
          <w:rFonts w:hint="cs"/>
          <w:rtl/>
        </w:rPr>
        <w:t>.</w:t>
      </w:r>
      <w:r>
        <w:rPr>
          <w:rtl/>
        </w:rPr>
        <w:t xml:space="preserve"> </w:t>
      </w:r>
    </w:p>
    <w:p>
      <w:pPr>
        <w:pStyle w:val="38"/>
        <w:rPr>
          <w:ins w:id="99610" w:author="מנוע מכני" w:date="2026-10-11T12:04:39Z"/>
        </w:rPr>
      </w:pPr>
      <w:r>
        <w:t>רבא</w:t>
      </w:r>
      <w:r>
        <w:t xml:space="preserve">:</w:t>
      </w:r>
    </w:p>
    <w:p w:rsidR="00DA63EC" w:rsidRDefault="00DA63EC" w:rsidP="00DA63EC">
      <w:pPr>
        <w:tabs>
          <w:tab w:val="left" w:pos="0"/>
          <w:tab w:val="center" w:pos="2835"/>
        </w:tabs>
        <w:rPr>
          <w:rtl/>
        </w:rPr>
      </w:pPr>
      <w:del w:id="99611" w:author="מנוע מכני" w:date="2026-10-11T12:04:39Z">
        <w:r>
          <w:rPr>
            <w:rFonts w:hint="cs"/>
            <w:rtl/>
          </w:rPr>
          <w:delText xml:space="preserve"> </w:delText>
        </w:r>
      </w:del>
      <w:r>
        <w:rPr>
          <w:rFonts w:hint="cs"/>
          <w:rtl/>
        </w:rPr>
        <w:t xml:space="preserve">מדלא </w:t>
      </w:r>
      <w:ins w:id="93207" w:author="מנוע מכני" w:date="2026-10-11T12:04:39Z">
        <w:r>
          <w:rPr>
            <w:rFonts w:hint="cs"/>
            <w:rtl/>
          </w:rPr>
          <w:t xml:space="preserve">אומר</w:t>
        </w:r>
      </w:ins>
      <w:del w:id="93208" w:author="מנוע מכני" w:date="2026-10-11T12:04:39Z">
        <w:r>
          <w:rPr>
            <w:rFonts w:hint="cs"/>
            <w:rtl/>
          </w:rPr>
          <w:delText xml:space="preserve">קאמר</w:delText>
        </w:r>
      </w:del>
      <w:r>
        <w:rPr>
          <w:rFonts w:hint="cs"/>
          <w:rtl/>
        </w:rPr>
        <w:t xml:space="preserve"> ד</w:t>
      </w:r>
      <w:r>
        <w:rPr>
          <w:rtl/>
        </w:rPr>
        <w:t>אשם ששחטו בדרום לשם שלמים בשינוי בעלים, ששינה את שמו ושינה את מקומו ושינה את מעשיו</w:t>
      </w:r>
      <w:r>
        <w:rPr>
          <w:rFonts w:hint="cs"/>
          <w:rtl/>
        </w:rPr>
        <w:t xml:space="preserve"> </w:t>
      </w:r>
      <w:r>
        <w:rPr>
          <w:rFonts w:hint="cs"/>
          <w:rtl/>
        </w:rPr>
        <w:t xml:space="preserve">ש</w:t>
      </w:r>
      <w:r>
        <w:rPr>
          <w:rtl/>
        </w:rPr>
        <w:t>"</w:t>
      </w:r>
      <w:r>
        <w:rPr>
          <w:rFonts w:hint="cs"/>
          <w:rtl/>
        </w:rPr>
        <w:t xml:space="preserve">מ</w:t>
      </w:r>
      <w:r>
        <w:rPr>
          <w:rFonts w:hint="cs"/>
          <w:rtl/>
        </w:rPr>
        <w:t xml:space="preserve"> </w:t>
      </w:r>
      <w:r>
        <w:rPr>
          <w:rtl/>
        </w:rPr>
        <w:t xml:space="preserve">נחית </w:t>
      </w:r>
      <w:ins w:id="90371" w:author="מנוע מכני" w:date="2026-10-11T12:04:39Z">
        <w:r>
          <w:rPr>
            <w:rStyle w:val="2fb"/>
            <w:rtl/>
          </w:rPr>
          <w:t xml:space="preserve">ר"א</w:t>
        </w:r>
      </w:ins>
      <w:del w:id="90372" w:author="מנוע מכני" w:date="2026-10-11T12:04:39Z">
        <w:r>
          <w:rPr>
            <w:rtl/>
          </w:rPr>
          <w:delText xml:space="preserve">רבי אליעזר</w:delText>
        </w:r>
      </w:del>
      <w:r>
        <w:rPr>
          <w:rtl/>
        </w:rPr>
        <w:t xml:space="preserve"> </w:t>
      </w:r>
      <w:ins w:id="91457" w:author="מנוע מכני" w:date="2026-10-11T12:04:39Z">
        <w:r>
          <w:rPr>
            <w:rtl/>
          </w:rPr>
          <w:t xml:space="preserve">לשיטתו</w:t>
        </w:r>
      </w:ins>
      <w:del w:id="91458" w:author="מנוע מכני" w:date="2026-10-11T12:04:39Z">
        <w:r>
          <w:rPr>
            <w:rtl/>
          </w:rPr>
          <w:delText xml:space="preserve">לטעמיה</w:delText>
        </w:r>
      </w:del>
      <w:r>
        <w:rPr>
          <w:rtl/>
        </w:rPr>
        <w:t xml:space="preserve"> </w:t>
      </w:r>
      <w:r>
        <w:rPr>
          <w:rStyle w:val="2fb"/>
          <w:rtl/>
        </w:rPr>
        <w:t xml:space="preserve">דרבי</w:t>
      </w:r>
      <w:r>
        <w:rPr>
          <w:rtl/>
        </w:rPr>
        <w:t xml:space="preserve"> יהושע</w:t>
      </w:r>
      <w:ins w:id="94767" w:author="מנוע מכני" w:date="2026-10-11T12:04:39Z">
        <w:r>
          <w:rPr>
            <w:rtl/>
          </w:rPr>
          <w:t xml:space="preserve">,</w:t>
        </w:r>
      </w:ins>
      <w:del w:id="94768" w:author="מנוע מכני" w:date="2026-10-11T12:04:39Z">
        <w:r>
          <w:rPr>
            <w:rtl/>
          </w:rPr>
          <w:delText xml:space="preserve">;</w:delText>
        </w:r>
      </w:del>
    </w:p>
    <w:p>
      <w:pPr>
        <w:pStyle w:val="38"/>
        <w:rPr>
          <w:ins w:id="99613" w:author="מנוע מכני" w:date="2026-10-11T12:04:39Z"/>
        </w:rPr>
      </w:pPr>
      <w:del w:id="99612" w:author="מנוע מכני" w:date="2026-10-11T12:04:39Z">
        <w:r>
          <w:delText xml:space="preserve">•</w:delText>
        </w:r>
      </w:del>
      <w:r>
        <w:t xml:space="preserve"> דא</w:t>
      </w:r>
      <w:r>
        <w:t>ראב</w:t>
      </w:r>
      <w:r>
        <w:t>"</w:t>
      </w:r>
      <w:r>
        <w:t>א אומר היה ר' יהשע</w:t>
      </w:r>
      <w:r>
        <w:t xml:space="preserve">:</w:t>
      </w:r>
    </w:p>
    <w:p w:rsidR="00DA63EC" w:rsidRDefault="00DA63EC" w:rsidP="00DA63EC">
      <w:pPr>
        <w:tabs>
          <w:tab w:val="left" w:pos="0"/>
          <w:tab w:val="center" w:pos="2835"/>
        </w:tabs>
        <w:rPr>
          <w:rtl/>
        </w:rPr>
      </w:pPr>
      <w:del w:id="99614" w:author="מנוע מכני" w:date="2026-10-11T12:04:39Z">
        <w:r>
          <w:rPr>
            <w:rtl/>
          </w:rPr>
          <w:delText xml:space="preserve"> </w:delText>
        </w:r>
      </w:del>
      <w:r>
        <w:rPr>
          <w:rtl/>
        </w:rPr>
        <w:t xml:space="preserve">עולת העוף שעשאה למטה כמעשה חטאת לשם חטאת, כיון שמלק בה סימן אחד - נמשכת ונעשית חטא' העוף.</w:t>
      </w:r>
    </w:p>
    <w:p w:rsidR="00DA63EC" w:rsidRDefault="00DA63EC" w:rsidP="00DA63EC">
      <w:pPr>
        <w:tabs>
          <w:tab w:val="left" w:pos="0"/>
          <w:tab w:val="center" w:pos="2835"/>
        </w:tabs>
        <w:rPr>
          <w:rtl/>
        </w:rPr>
      </w:pPr>
      <w:r>
        <w:rPr>
          <w:rtl/>
        </w:rPr>
        <w:tab/>
      </w:r>
      <w:r>
        <w:rPr>
          <w:rFonts w:hint="cs"/>
          <w:rtl/>
        </w:rPr>
        <w:t xml:space="preserve">ובאמת </w:t>
      </w:r>
      <w:r>
        <w:rPr>
          <w:rFonts w:hint="cs"/>
          <w:rtl/>
        </w:rPr>
        <w:t xml:space="preserve">ה</w:t>
      </w:r>
      <w:r>
        <w:rPr>
          <w:rtl/>
        </w:rPr>
        <w:t>"</w:t>
      </w:r>
      <w:r>
        <w:rPr>
          <w:rFonts w:hint="cs"/>
          <w:rtl/>
        </w:rPr>
        <w:t xml:space="preserve">נ</w:t>
      </w:r>
      <w:r>
        <w:rPr>
          <w:rFonts w:hint="cs"/>
          <w:rtl/>
        </w:rPr>
        <w:t xml:space="preserve"> </w:t>
      </w:r>
      <w:r>
        <w:rPr>
          <w:rtl/>
        </w:rPr>
        <w:t xml:space="preserve">חטאת העוף </w:t>
      </w:r>
      <w:ins w:id="91459" w:author="מנוע מכני" w:date="2026-10-11T12:04:39Z">
        <w:r>
          <w:rPr>
            <w:rtl/>
          </w:rPr>
          <w:t xml:space="preserve">גם</w:t>
        </w:r>
      </w:ins>
      <w:del w:id="91460" w:author="מנוע מכני" w:date="2026-10-11T12:04:39Z">
        <w:r>
          <w:rPr>
            <w:rtl/>
          </w:rPr>
          <w:delText xml:space="preserve">נמי</w:delText>
        </w:r>
      </w:del>
      <w:r>
        <w:rPr>
          <w:rtl/>
        </w:rPr>
        <w:t xml:space="preserve"> שעשאה למעלה כמעשה העולה, מכי מליק בה סימן אחד תימשך ותהוי עולת העוף</w:t>
      </w:r>
      <w:r>
        <w:rPr>
          <w:rFonts w:hint="cs"/>
          <w:rtl/>
        </w:rPr>
        <w:t xml:space="preserve"> ו</w:t>
      </w:r>
      <w:r>
        <w:rPr>
          <w:rtl/>
        </w:rPr>
        <w:t xml:space="preserve">כך הצעה של </w:t>
      </w:r>
      <w:r w:rsidRPr="00DA59B0">
        <w:rPr>
          <w:b/>
          <w:bCs/>
          <w:rtl/>
        </w:rPr>
        <w:t>כולה</w:t>
      </w:r>
      <w:r>
        <w:rPr>
          <w:rtl/>
        </w:rPr>
        <w:t xml:space="preserve"> משנה.</w:t>
      </w:r>
    </w:p>
    <w:p>
      <w:pPr>
        <w:pStyle w:val="38"/>
        <w:rPr>
          <w:ins w:id="99616" w:author="מנוע מכני" w:date="2026-10-11T12:04:39Z"/>
        </w:rPr>
      </w:pPr>
      <w:del w:id="99615" w:author="מנוע מכני" w:date="2026-10-11T12:04:39Z">
        <w:r>
          <w:delText xml:space="preserve">•</w:delText>
        </w:r>
      </w:del>
      <w:r>
        <w:t xml:space="preserve"> רב אשי:</w:t>
      </w:r>
    </w:p>
    <w:p w:rsidR="00DA63EC" w:rsidRDefault="00DA63EC" w:rsidP="00DA63EC">
      <w:pPr>
        <w:tabs>
          <w:tab w:val="left" w:pos="0"/>
          <w:tab w:val="center" w:pos="2835"/>
        </w:tabs>
        <w:rPr>
          <w:rtl/>
        </w:rPr>
      </w:pPr>
      <w:del w:id="99617" w:author="מנוע מכני" w:date="2026-10-11T12:04:39Z">
        <w:r>
          <w:rPr>
            <w:rtl/>
          </w:rPr>
          <w:delText xml:space="preserve"> </w:delText>
        </w:r>
      </w:del>
      <w:r>
        <w:rPr>
          <w:rtl/>
        </w:rPr>
        <w:t xml:space="preserve">בשלמא עולת העוף שעשאה למטה כמעשה חטאת לשם חטאת, כיון </w:t>
      </w:r>
      <w:ins w:id="91463" w:author="מנוע מכני" w:date="2026-10-11T12:04:39Z">
        <w:r>
          <w:rPr>
            <w:rtl/>
          </w:rPr>
          <w:t xml:space="preserve">שהרי</w:t>
        </w:r>
      </w:ins>
      <w:del w:id="91464" w:author="מנוע מכני" w:date="2026-10-11T12:04:39Z">
        <w:r>
          <w:rPr>
            <w:rtl/>
          </w:rPr>
          <w:delText xml:space="preserve">דהא</w:delText>
        </w:r>
      </w:del>
      <w:r>
        <w:rPr>
          <w:rtl/>
        </w:rPr>
        <w:t xml:space="preserve"> הכשירה בסימן אחד והא הכשירה בשני סימנין, ועולת העוף למטה </w:t>
      </w:r>
      <w:ins w:id="91461" w:author="מנוע מכני" w:date="2026-10-11T12:04:39Z">
        <w:r>
          <w:rPr>
            <w:rtl/>
          </w:rPr>
          <w:t xml:space="preserve">אין</w:t>
        </w:r>
      </w:ins>
      <w:del w:id="91462" w:author="מנוע מכני" w:date="2026-10-11T12:04:39Z">
        <w:r>
          <w:rPr>
            <w:rtl/>
          </w:rPr>
          <w:delText xml:space="preserve">ליתא</w:delText>
        </w:r>
      </w:del>
      <w:r>
        <w:rPr>
          <w:rtl/>
        </w:rPr>
        <w:t xml:space="preserve">, כיון דמלק בה סימן אחד - נמשכת ונעשית חטאת העוף</w:t>
      </w:r>
      <w:ins w:id="94769" w:author="מנוע מכני" w:date="2026-10-11T12:04:39Z">
        <w:r>
          <w:rPr>
            <w:rtl/>
          </w:rPr>
          <w:t xml:space="preserve">,</w:t>
        </w:r>
      </w:ins>
      <w:del w:id="94770" w:author="מנוע מכני" w:date="2026-10-11T12:04:39Z">
        <w:r>
          <w:rPr>
            <w:rtl/>
          </w:rPr>
          <w:delText xml:space="preserve">;</w:delText>
        </w:r>
      </w:del>
    </w:p>
    <w:p>
      <w:pPr>
        <w:pStyle w:val="38"/>
        <w:rPr>
          <w:ins w:id="99618" w:author="מנוע מכני" w:date="2026-10-11T12:04:39Z"/>
        </w:rPr>
      </w:pPr>
      <w:r>
        <w:t xml:space="preserve">אלא</w:t>
      </w:r>
    </w:p>
    <w:p w:rsidR="00DA63EC" w:rsidRDefault="00DA63EC" w:rsidP="00DA63EC">
      <w:pPr>
        <w:tabs>
          <w:tab w:val="left" w:pos="0"/>
          <w:tab w:val="center" w:pos="2835"/>
        </w:tabs>
        <w:rPr>
          <w:rtl/>
        </w:rPr>
      </w:pPr>
      <w:del w:id="99619" w:author="מנוע מכני" w:date="2026-10-11T12:04:39Z">
        <w:r>
          <w:rPr>
            <w:rtl/>
          </w:rPr>
          <w:delText xml:space="preserve"> </w:delText>
        </w:r>
      </w:del>
      <w:r>
        <w:rPr>
          <w:rtl/>
        </w:rPr>
        <w:t xml:space="preserve">חטאת העוף, כיון דאמר מר: מליקה בכל מקום כשירה, מכי מלק בה סימן אחד איפסלא, כי הדר מליק באידך סימן, </w:t>
      </w:r>
      <w:ins w:id="97177" w:author="מנוע מכני" w:date="2026-10-11T12:04:39Z">
        <w:r>
          <w:rPr>
            <w:rtl/>
          </w:rPr>
          <w:t xml:space="preserve">איך</w:t>
        </w:r>
      </w:ins>
      <w:del w:id="97178" w:author="מנוע מכני" w:date="2026-10-11T12:04:39Z">
        <w:r>
          <w:rPr>
            <w:rtl/>
          </w:rPr>
          <w:delText xml:space="preserve">היכי</w:delText>
        </w:r>
      </w:del>
      <w:r>
        <w:rPr>
          <w:rtl/>
        </w:rPr>
        <w:t xml:space="preserve"> ממשכה והויא עולת העוף.</w:t>
      </w:r>
    </w:p>
    <w:p w:rsidR="00DA63EC" w:rsidRDefault="00DA63EC" w:rsidP="00DA63EC">
      <w:pPr>
        <w:pStyle w:val="affffd"/>
        <w:rPr>
          <w:rtl/>
        </w:rPr>
      </w:pPr>
      <w:r>
        <w:rPr>
          <w:rtl/>
        </w:rPr>
        <w:t>׹</w:t>
      </w:r>
    </w:p>
    <w:p>
      <w:pPr>
        <w:pStyle w:val="38"/>
        <w:rPr>
          <w:ins w:id="99621" w:author="מנוע מכני" w:date="2026-10-11T12:04:39Z"/>
        </w:rPr>
      </w:pPr>
      <w:del w:id="99620" w:author="מנוע מכני" w:date="2026-10-11T12:04:39Z">
        <w:r>
          <w:delText xml:space="preserve">•</w:delText>
        </w:r>
      </w:del>
      <w:r>
        <w:t xml:space="preserve"> </w:t>
      </w:r>
      <w:r w:rsidRPr="003144A8">
        <w:t>גופא</w:t>
      </w:r>
      <w:r>
        <w:t xml:space="preserve">:</w:t>
      </w:r>
    </w:p>
    <w:p w:rsidR="00DA63EC" w:rsidRDefault="00DA63EC" w:rsidP="00DA63EC">
      <w:pPr>
        <w:tabs>
          <w:tab w:val="left" w:pos="0"/>
          <w:tab w:val="center" w:pos="2835"/>
        </w:tabs>
        <w:rPr>
          <w:rtl/>
        </w:rPr>
      </w:pPr>
      <w:del w:id="99622" w:author="מנוע מכני" w:date="2026-10-11T12:04:39Z">
        <w:r>
          <w:rPr>
            <w:rtl/>
          </w:rPr>
          <w:delText xml:space="preserve"> </w:delText>
        </w:r>
      </w:del>
      <w:r>
        <w:rPr>
          <w:rStyle w:val="2fb"/>
          <w:rtl/>
        </w:rPr>
        <w:t xml:space="preserve">א</w:t>
      </w:r>
      <w:r>
        <w:rPr>
          <w:rStyle w:val="2fb"/>
          <w:rFonts w:hint="cs"/>
          <w:rtl/>
        </w:rPr>
        <w:t>ראב</w:t>
      </w:r>
      <w:r>
        <w:rPr>
          <w:rStyle w:val="2fb"/>
          <w:rtl/>
        </w:rPr>
        <w:t>"</w:t>
      </w:r>
      <w:r>
        <w:rPr>
          <w:rStyle w:val="2fb"/>
          <w:rFonts w:hint="cs"/>
          <w:rtl/>
        </w:rPr>
        <w:t xml:space="preserve">א</w:t>
      </w:r>
      <w:r>
        <w:rPr>
          <w:rFonts w:hint="cs"/>
          <w:rtl/>
        </w:rPr>
        <w:t xml:space="preserve"> מר' יהשע</w:t>
      </w:r>
      <w:r>
        <w:rPr>
          <w:rtl/>
        </w:rPr>
        <w:t>: עולת העוף שעשאה למטה כמעשה חטאת לשם חטאת, כיון שמלק בה סימן אחד - נמשכת ונעשית חטאת העוף.</w:t>
      </w:r>
    </w:p>
    <w:p w:rsidR="00DA63EC" w:rsidRPr="00DA59B0" w:rsidRDefault="00DA63EC" w:rsidP="00DA63EC">
      <w:pPr>
        <w:pStyle w:val="afff3"/>
        <w:framePr w:wrap="around"/>
        <w:rPr>
          <w:rFonts w:ascii="BA Fontov Regular" w:hAnsi="BA Fontov Regular" w:cs="BA Franknatan Decor"/>
          <w:spacing w:val="4"/>
          <w:sz w:val="18"/>
          <w:rtl/>
        </w:rPr>
      </w:pPr>
      <w:r>
        <w:rPr>
          <w:rFonts w:hint="cs"/>
          <w:rtl/>
        </w:rPr>
        <w:t>סז:</w:t>
      </w:r>
    </w:p>
    <w:p>
      <w:pPr>
        <w:pStyle w:val="afffff8"/>
        <w:rPr>
          <w:ins w:id="90321" w:author="קלוד" w:date="2026-10-11T12:29:36Z"/>
        </w:rPr>
      </w:pPr>
      <w:ins w:id="90322" w:author="קלוד" w:date="2026-10-11T12:29:36Z">
        <w:r>
          <w:rPr>
            <w:color w:val="7B3F00"/>
          </w:rPr>
          <w:t xml:space="preserve">חטאת לזו ועולה לזו - אחת למעלה ואחת למטה</w:t>
        </w:r>
      </w:ins>
    </w:p>
    <w:p>
      <w:pPr>
        <w:pStyle w:val="38"/>
        <w:rPr>
          <w:ins w:id="99623" w:author="מנוע מכני" w:date="2026-10-11T12:04:39Z"/>
        </w:rPr>
      </w:pPr>
      <w:del w:id="90142" w:author="מנוע מכני" w:date="2026-10-11T12:04:39Z">
        <w:r>
          <w:delText xml:space="preserve"> </w:delText>
        </w:r>
      </w:del>
      <w:r>
        <w:t xml:space="preserve">ת"ש:</w:t>
      </w:r>
    </w:p>
    <w:p w:rsidR="00DA63EC" w:rsidRDefault="00DA63EC" w:rsidP="00DA63EC">
      <w:pPr>
        <w:tabs>
          <w:tab w:val="left" w:pos="0"/>
          <w:tab w:val="center" w:pos="2835"/>
        </w:tabs>
        <w:rPr>
          <w:rtl/>
        </w:rPr>
      </w:pPr>
      <w:del w:id="99624" w:author="מנוע מכני" w:date="2026-10-11T12:04:39Z">
        <w:r>
          <w:rPr>
            <w:rtl/>
          </w:rPr>
          <w:delText xml:space="preserve"> </w:delText>
        </w:r>
      </w:del>
      <w:r>
        <w:rPr>
          <w:rtl/>
        </w:rPr>
        <w:t xml:space="preserve">חטאת לזו ועולה לזו, עשה שתיהן למעלה - מחצה כשר ומחצה פסול, </w:t>
      </w:r>
    </w:p>
    <w:p w:rsidR="00DA63EC" w:rsidRDefault="00DA63EC" w:rsidP="00DA63EC">
      <w:pPr>
        <w:tabs>
          <w:tab w:val="left" w:pos="0"/>
          <w:tab w:val="center" w:pos="2835"/>
        </w:tabs>
        <w:rPr>
          <w:rtl/>
        </w:rPr>
      </w:pPr>
      <w:r>
        <w:rPr>
          <w:rtl/>
        </w:rPr>
        <w:tab/>
        <w:t xml:space="preserve">שתיהן למטה - מחצה כשר ומחצה פסול, </w:t>
      </w:r>
    </w:p>
    <w:p w:rsidR="00DA63EC" w:rsidRDefault="00DA63EC" w:rsidP="00DA63EC">
      <w:pPr>
        <w:tabs>
          <w:tab w:val="left" w:pos="0"/>
          <w:tab w:val="center" w:pos="2835"/>
        </w:tabs>
        <w:rPr>
          <w:rtl/>
        </w:rPr>
      </w:pPr>
      <w:r>
        <w:rPr>
          <w:rtl/>
        </w:rPr>
        <w:tab/>
        <w:t xml:space="preserve">אחת למעלה ואחת למטה - שתיהן פסולות, שאני אומר: חטאת קרבה למעלה ועולה קרבה למטה</w:t>
      </w:r>
      <w:ins w:id="94771" w:author="מנוע מכני" w:date="2026-10-11T12:04:39Z">
        <w:r>
          <w:rPr>
            <w:rtl/>
          </w:rPr>
          <w:t xml:space="preserve">,</w:t>
        </w:r>
      </w:ins>
      <w:del w:id="94772" w:author="מנוע מכני" w:date="2026-10-11T12:04:39Z">
        <w:r>
          <w:rPr>
            <w:rtl/>
          </w:rPr>
          <w:tab/>
          <w:delText xml:space="preserve">;</w:delText>
        </w:r>
      </w:del>
    </w:p>
    <w:p w:rsidR="00DA63EC" w:rsidRDefault="00DA63EC" w:rsidP="00DA63EC">
      <w:pPr>
        <w:tabs>
          <w:tab w:val="left" w:pos="0"/>
          <w:tab w:val="center" w:pos="2835"/>
        </w:tabs>
        <w:rPr>
          <w:rtl/>
        </w:rPr>
      </w:pPr>
      <w:r>
        <w:rPr>
          <w:rtl/>
        </w:rPr>
        <w:t xml:space="preserve">נהי </w:t>
      </w:r>
      <w:ins w:id="91467" w:author="מנוע מכני" w:date="2026-10-11T12:04:39Z">
        <w:r>
          <w:rPr>
            <w:rtl/>
          </w:rPr>
          <w:t xml:space="preserve">גם</w:t>
        </w:r>
      </w:ins>
      <w:del w:id="91468" w:author="מנוע מכני" w:date="2026-10-11T12:04:39Z">
        <w:r>
          <w:rPr>
            <w:rtl/>
          </w:rPr>
          <w:delText xml:space="preserve">נמי</w:delText>
        </w:r>
      </w:del>
      <w:r>
        <w:rPr>
          <w:rtl/>
        </w:rPr>
        <w:t xml:space="preserve"> דעולה קרבה למטה, תימשוך ותהוי חטאת העוף! אימור דא"ר יהושע - בחד </w:t>
      </w:r>
      <w:ins w:id="97179" w:author="מנוע מכני" w:date="2026-10-11T12:04:39Z">
        <w:r>
          <w:rPr>
            <w:rtl/>
          </w:rPr>
          <w:t xml:space="preserve">אדם</w:t>
        </w:r>
      </w:ins>
      <w:del w:id="97180" w:author="מנוע מכני" w:date="2026-10-11T12:04:39Z">
        <w:r>
          <w:rPr>
            <w:rtl/>
          </w:rPr>
          <w:delText xml:space="preserve">גברא</w:delText>
        </w:r>
      </w:del>
      <w:r>
        <w:rPr>
          <w:rtl/>
        </w:rPr>
        <w:t xml:space="preserve">, בתרי </w:t>
      </w:r>
      <w:ins w:id="91465" w:author="מנוע מכני" w:date="2026-10-11T12:04:39Z">
        <w:r>
          <w:rPr>
            <w:rtl/>
          </w:rPr>
          <w:t xml:space="preserve">אנשים</w:t>
        </w:r>
      </w:ins>
      <w:del w:id="91466" w:author="מנוע מכני" w:date="2026-10-11T12:04:39Z">
        <w:r>
          <w:rPr>
            <w:rtl/>
          </w:rPr>
          <w:delText xml:space="preserve">גברי</w:delText>
        </w:r>
      </w:del>
      <w:r>
        <w:rPr>
          <w:rtl/>
        </w:rPr>
        <w:t xml:space="preserve"> מי </w:t>
      </w:r>
      <w:r>
        <w:rPr>
          <w:rtl/>
        </w:rPr>
        <w:t xml:space="preserve">אמר</w:t>
      </w:r>
      <w:r>
        <w:rPr>
          <w:rtl/>
        </w:rPr>
        <w:t xml:space="preserve">? </w:t>
      </w:r>
    </w:p>
    <w:p>
      <w:pPr>
        <w:pStyle w:val="38"/>
        <w:rPr>
          <w:ins w:id="99625" w:author="מנוע מכני" w:date="2026-10-11T12:04:39Z"/>
        </w:rPr>
      </w:pPr>
      <w:r>
        <w:t xml:space="preserve">והך</w:t>
      </w:r>
    </w:p>
    <w:p w:rsidR="00DA63EC" w:rsidRDefault="00DA63EC" w:rsidP="00DA63EC">
      <w:pPr>
        <w:tabs>
          <w:tab w:val="left" w:pos="0"/>
          <w:tab w:val="center" w:pos="2835"/>
        </w:tabs>
        <w:rPr>
          <w:rtl/>
        </w:rPr>
      </w:pPr>
      <w:del w:id="99626" w:author="מנוע מכני" w:date="2026-10-11T12:04:39Z">
        <w:r>
          <w:rPr>
            <w:rFonts w:hint="cs"/>
            <w:rtl/>
          </w:rPr>
          <w:delText xml:space="preserve"> </w:delText>
        </w:r>
      </w:del>
      <w:r>
        <w:rPr>
          <w:rFonts w:hint="cs"/>
          <w:rtl/>
        </w:rPr>
        <w:t xml:space="preserve">ד</w:t>
      </w:r>
      <w:r>
        <w:rPr>
          <w:rtl/>
        </w:rPr>
        <w:t xml:space="preserve">חטאת ועולה וסתומה ומפורשת, עשה כולן למעלה - מחצה כשר ומחצה פסול, </w:t>
      </w:r>
    </w:p>
    <w:p w:rsidR="00DA63EC" w:rsidRDefault="00DA63EC" w:rsidP="00DA63EC">
      <w:pPr>
        <w:tabs>
          <w:tab w:val="left" w:pos="0"/>
          <w:tab w:val="center" w:pos="2835"/>
        </w:tabs>
        <w:rPr>
          <w:rtl/>
        </w:rPr>
      </w:pPr>
      <w:r>
        <w:rPr>
          <w:rtl/>
        </w:rPr>
        <w:tab/>
        <w:t xml:space="preserve">כולן למטה - מחצה כשר ומחצה פסול, </w:t>
      </w:r>
    </w:p>
    <w:p w:rsidR="00DA63EC" w:rsidRDefault="00DA63EC" w:rsidP="00DA63EC">
      <w:pPr>
        <w:tabs>
          <w:tab w:val="left" w:pos="0"/>
          <w:tab w:val="center" w:pos="2835"/>
        </w:tabs>
        <w:rPr>
          <w:rtl/>
        </w:rPr>
      </w:pPr>
      <w:r>
        <w:rPr>
          <w:rtl/>
        </w:rPr>
        <w:tab/>
        <w:t xml:space="preserve">חציין למעלה וחציין למטה - אינה כשירה אלא סתומה ומתחלקת ביניהן, ואילו מפורשין </w:t>
      </w:r>
      <w:r>
        <w:rPr>
          <w:rtl/>
        </w:rPr>
        <w:tab/>
        <w:t xml:space="preserve">לא</w:t>
      </w:r>
      <w:ins w:id="94773" w:author="מנוע מכני" w:date="2026-10-11T12:04:39Z">
        <w:r>
          <w:rPr>
            <w:rtl/>
          </w:rPr>
          <w:t xml:space="preserve">,</w:t>
        </w:r>
      </w:ins>
      <w:del w:id="94774" w:author="מנוע מכני" w:date="2026-10-11T12:04:39Z">
        <w:r>
          <w:rPr>
            <w:rtl/>
          </w:rPr>
          <w:tab/>
          <w:delText xml:space="preserve">;</w:delText>
        </w:r>
      </w:del>
    </w:p>
    <w:p w:rsidR="00DA63EC" w:rsidRDefault="00DA63EC" w:rsidP="00DA63EC">
      <w:pPr>
        <w:tabs>
          <w:tab w:val="left" w:pos="0"/>
          <w:tab w:val="center" w:pos="2835"/>
        </w:tabs>
        <w:rPr>
          <w:rtl/>
        </w:rPr>
      </w:pPr>
      <w:ins w:id="93209" w:author="מנוע מכני" w:date="2026-10-11T12:04:39Z">
        <w:r>
          <w:rPr>
            <w:rtl/>
          </w:rPr>
          <w:t xml:space="preserve">ולמה</w:t>
        </w:r>
      </w:ins>
      <w:del w:id="93210" w:author="מנוע מכני" w:date="2026-10-11T12:04:39Z">
        <w:r>
          <w:rPr>
            <w:rtl/>
          </w:rPr>
          <w:delText xml:space="preserve">ואמאי</w:delText>
        </w:r>
      </w:del>
      <w:r>
        <w:rPr>
          <w:rtl/>
        </w:rPr>
        <w:t xml:space="preserve">? נהי </w:t>
      </w:r>
      <w:ins w:id="91469" w:author="מנוע מכני" w:date="2026-10-11T12:04:39Z">
        <w:r>
          <w:rPr>
            <w:rtl/>
          </w:rPr>
          <w:t xml:space="preserve">גם</w:t>
        </w:r>
      </w:ins>
      <w:del w:id="91470" w:author="מנוע מכני" w:date="2026-10-11T12:04:39Z">
        <w:r>
          <w:rPr>
            <w:rtl/>
          </w:rPr>
          <w:delText xml:space="preserve">נמי</w:delText>
        </w:r>
      </w:del>
      <w:r>
        <w:rPr>
          <w:rtl/>
        </w:rPr>
        <w:t xml:space="preserve"> דעולה קרבה למטה, תימשוך ותיהוי חטאת העוף! </w:t>
      </w:r>
    </w:p>
    <w:p w:rsidR="00DA63EC" w:rsidRDefault="00DA63EC" w:rsidP="00DA63EC">
      <w:pPr>
        <w:tabs>
          <w:tab w:val="left" w:pos="0"/>
          <w:tab w:val="center" w:pos="2835"/>
        </w:tabs>
        <w:rPr>
          <w:rtl/>
        </w:rPr>
      </w:pPr>
      <w:r>
        <w:rPr>
          <w:rFonts w:hint="cs"/>
          <w:rtl/>
        </w:rPr>
        <w:t>וכ</w:t>
      </w:r>
      <w:r>
        <w:rPr>
          <w:rtl/>
        </w:rPr>
        <w:t>"</w:t>
      </w:r>
      <w:r>
        <w:rPr>
          <w:rFonts w:hint="cs"/>
          <w:rtl/>
        </w:rPr>
        <w:t xml:space="preserve">ת הא דלא כר' יהשע </w:t>
      </w:r>
    </w:p>
    <w:p w:rsidR="00DA63EC" w:rsidRPr="00E105BC" w:rsidRDefault="00DA63EC" w:rsidP="00DA63EC">
      <w:pPr>
        <w:tabs>
          <w:tab w:val="left" w:pos="0"/>
          <w:tab w:val="center" w:pos="2835"/>
        </w:tabs>
        <w:rPr>
          <w:spacing w:val="-8"/>
          <w:rtl/>
        </w:rPr>
      </w:pPr>
      <w:r w:rsidRPr="00E105BC">
        <w:rPr>
          <w:rFonts w:hint="cs"/>
          <w:spacing w:val="-8"/>
          <w:rtl/>
        </w:rPr>
        <w:t xml:space="preserve">והא </w:t>
      </w:r>
      <w:r w:rsidRPr="00E105BC">
        <w:rPr>
          <w:spacing w:val="-8"/>
          <w:rtl/>
        </w:rPr>
        <w:t xml:space="preserve">האשה שאמרה הרי עלי קן אם אלד זכר - ילדה זכר מביאה שתי קינים, אחת לנדרה ואחת לחובתה, </w:t>
      </w:r>
    </w:p>
    <w:p w:rsidR="00DA63EC" w:rsidRDefault="00DA63EC" w:rsidP="00DA63EC">
      <w:pPr>
        <w:tabs>
          <w:tab w:val="left" w:pos="0"/>
          <w:tab w:val="center" w:pos="2835"/>
        </w:tabs>
        <w:rPr>
          <w:rtl/>
        </w:rPr>
      </w:pPr>
      <w:r>
        <w:rPr>
          <w:rtl/>
        </w:rPr>
        <w:t xml:space="preserve">נתנתן לכהן - הכהן צריך לעשותן שלש למעלה ואחת למטה, </w:t>
      </w:r>
    </w:p>
    <w:p w:rsidR="00DA63EC" w:rsidRDefault="00DA63EC" w:rsidP="00DA63EC">
      <w:pPr>
        <w:tabs>
          <w:tab w:val="left" w:pos="0"/>
          <w:tab w:val="center" w:pos="2835"/>
        </w:tabs>
        <w:rPr>
          <w:rtl/>
        </w:rPr>
      </w:pPr>
      <w:r>
        <w:rPr>
          <w:rtl/>
        </w:rPr>
        <w:t xml:space="preserve">לא</w:t>
      </w:r>
      <w:r>
        <w:rPr>
          <w:rtl/>
        </w:rPr>
        <w:t xml:space="preserve"> עשה כן אלא עשה שתים למעלה וב' למטה ולא נמלך - צריכה שתביא עוד פרידה אחת ותקריבנה למעלה ממין א', ומשני מינין תביא שתים, </w:t>
      </w:r>
    </w:p>
    <w:p w:rsidR="00DA63EC" w:rsidRDefault="00DA63EC" w:rsidP="00DA63EC">
      <w:pPr>
        <w:tabs>
          <w:tab w:val="left" w:pos="0"/>
          <w:tab w:val="center" w:pos="2835"/>
        </w:tabs>
        <w:rPr>
          <w:rtl/>
        </w:rPr>
      </w:pPr>
      <w:r>
        <w:rPr>
          <w:rtl/>
        </w:rPr>
        <w:t xml:space="preserve">פרשה נדרה צריכה להביא עוד ג' פרידין ממין אחד, ומב' מינין תביא ד', </w:t>
      </w:r>
    </w:p>
    <w:p w:rsidR="00DA63EC" w:rsidRDefault="00DA63EC" w:rsidP="00DA63EC">
      <w:pPr>
        <w:tabs>
          <w:tab w:val="left" w:pos="0"/>
          <w:tab w:val="center" w:pos="2835"/>
        </w:tabs>
        <w:rPr>
          <w:rtl/>
        </w:rPr>
      </w:pPr>
      <w:r>
        <w:rPr>
          <w:rtl/>
        </w:rPr>
        <w:t xml:space="preserve">קבעה נדרה -</w:t>
      </w:r>
      <w:ins w:id="94777" w:author="מנוע מכני" w:date="2026-10-11T12:04:39Z">
        <w:r>
          <w:rPr>
            <w:rtl/>
          </w:rPr>
          <w:t xml:space="preserve"> </w:t>
        </w:r>
      </w:ins>
      <w:del w:id="94778" w:author="מנוע מכני" w:date="2026-10-11T12:04:39Z">
        <w:r>
          <w:rPr>
            <w:rtl/>
          </w:rPr>
          <w:delText xml:space="preserve">  </w:delText>
        </w:r>
      </w:del>
      <w:r>
        <w:rPr>
          <w:rtl/>
        </w:rPr>
        <w:t xml:space="preserve">צריכה שתביא עוד חמש פרידין למעלה ממין אחד, ומב' מינין תביא שש</w:t>
      </w:r>
      <w:ins w:id="94775" w:author="מנוע מכני" w:date="2026-10-11T12:04:39Z">
        <w:r>
          <w:rPr>
            <w:rtl/>
          </w:rPr>
          <w:t xml:space="preserve">,</w:t>
        </w:r>
      </w:ins>
      <w:del w:id="94776" w:author="מנוע מכני" w:date="2026-10-11T12:04:39Z">
        <w:r>
          <w:rPr>
            <w:rtl/>
          </w:rPr>
          <w:delText xml:space="preserve">;</w:delText>
        </w:r>
      </w:del>
    </w:p>
    <w:p w:rsidR="00DA63EC" w:rsidRDefault="00DA63EC" w:rsidP="00DA63EC">
      <w:pPr>
        <w:pStyle w:val="afff3"/>
        <w:framePr w:wrap="around"/>
        <w:rPr>
          <w:rtl/>
        </w:rPr>
      </w:pPr>
      <w:r>
        <w:rPr>
          <w:rFonts w:hint="cs"/>
          <w:rtl/>
        </w:rPr>
        <w:t>סח.</w:t>
      </w:r>
    </w:p>
    <w:p w:rsidR="00DA63EC" w:rsidRDefault="00DA63EC" w:rsidP="00DA63EC">
      <w:pPr>
        <w:tabs>
          <w:tab w:val="left" w:pos="0"/>
          <w:tab w:val="center" w:pos="2835"/>
        </w:tabs>
        <w:rPr>
          <w:rtl/>
        </w:rPr>
      </w:pPr>
      <w:r>
        <w:rPr>
          <w:rtl/>
        </w:rPr>
        <w:t xml:space="preserve">נתנתן לכהן ואינה יודעת מה נתנה, הלך הכהן ועשה ואינו יודע מה עשה צריכה ד' פרידין לנדרה ושתים לחובתה וחטאת אחת</w:t>
      </w:r>
      <w:ins w:id="94779" w:author="מנוע מכני" w:date="2026-10-11T12:04:39Z">
        <w:r>
          <w:rPr>
            <w:rtl/>
          </w:rPr>
          <w:t xml:space="preserve">,</w:t>
        </w:r>
      </w:ins>
      <w:del w:id="94780"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 בן עזאי אומר: ב' חטאות</w:t>
      </w:r>
      <w:ins w:id="94781" w:author="מנוע מכני" w:date="2026-10-11T12:04:39Z">
        <w:r>
          <w:rPr>
            <w:rtl/>
          </w:rPr>
          <w:t xml:space="preserve">,</w:t>
        </w:r>
      </w:ins>
      <w:del w:id="94782" w:author="מנוע מכני" w:date="2026-10-11T12:04:39Z">
        <w:r>
          <w:rPr>
            <w:rtl/>
          </w:rPr>
          <w:delText xml:space="preserve">;</w:delText>
        </w:r>
      </w:del>
    </w:p>
    <w:p>
      <w:pPr>
        <w:pStyle w:val="38"/>
        <w:rPr>
          <w:ins w:id="99627" w:author="מנוע מכני" w:date="2026-10-11T12:04:39Z"/>
        </w:rPr>
      </w:pPr>
      <w:r>
        <w:t xml:space="preserve">א"ר יהושע, זהו שאמרו:</w:t>
      </w:r>
    </w:p>
    <w:p w:rsidR="00DA63EC" w:rsidRDefault="00DA63EC" w:rsidP="00DA63EC">
      <w:pPr>
        <w:tabs>
          <w:tab w:val="left" w:pos="0"/>
          <w:tab w:val="center" w:pos="2835"/>
        </w:tabs>
        <w:rPr>
          <w:rtl/>
        </w:rPr>
      </w:pPr>
      <w:del w:id="99628" w:author="מנוע מכני" w:date="2026-10-11T12:04:39Z">
        <w:r>
          <w:rPr>
            <w:rtl/>
          </w:rPr>
          <w:delText xml:space="preserve"> </w:delText>
        </w:r>
      </w:del>
      <w:r>
        <w:rPr>
          <w:rtl/>
        </w:rPr>
        <w:t xml:space="preserve">כשהוא חי קולו אחד, וכשהוא מת קולו ז'! </w:t>
      </w:r>
    </w:p>
    <w:p w:rsidR="00DA63EC" w:rsidRDefault="00DA63EC" w:rsidP="00DA63EC">
      <w:pPr>
        <w:tabs>
          <w:tab w:val="left" w:pos="0"/>
          <w:tab w:val="center" w:pos="2835"/>
        </w:tabs>
        <w:rPr>
          <w:rtl/>
        </w:rPr>
      </w:pPr>
      <w:ins w:id="97181" w:author="מנוע מכני" w:date="2026-10-11T12:04:39Z">
        <w:r>
          <w:rPr>
            <w:rtl/>
          </w:rPr>
          <w:t xml:space="preserve">אמור</w:t>
        </w:r>
      </w:ins>
      <w:del w:id="97182" w:author="מנוע מכני" w:date="2026-10-11T12:04:39Z">
        <w:r>
          <w:rPr>
            <w:rtl/>
          </w:rPr>
          <w:delText xml:space="preserve">אימר</w:delText>
        </w:r>
      </w:del>
      <w:r>
        <w:rPr>
          <w:rtl/>
        </w:rPr>
        <w:t xml:space="preserve"> דא"ר יהושע - לאפוקה </w:t>
      </w:r>
      <w:ins w:id="93211" w:author="מנוע מכני" w:date="2026-10-11T12:04:39Z">
        <w:r>
          <w:rPr>
            <w:rtl/>
          </w:rPr>
          <w:t xml:space="preserve">כלום</w:t>
        </w:r>
      </w:ins>
      <w:del w:id="93212" w:author="מנוע מכני" w:date="2026-10-11T12:04:39Z">
        <w:r>
          <w:rPr>
            <w:rtl/>
          </w:rPr>
          <w:delText xml:space="preserve">מידי</w:delText>
        </w:r>
      </w:del>
      <w:r>
        <w:rPr>
          <w:rtl/>
        </w:rPr>
        <w:t xml:space="preserve"> מעילה, </w:t>
      </w:r>
      <w:ins w:id="90203" w:author="Claude - סמנטי" w:date="2026-10-11T12:26:16Z">
        <w:r>
          <w:rPr>
            <w:rtl/>
          </w:rPr>
          <w:t xml:space="preserve">להעלות</w:t>
        </w:r>
      </w:ins>
      <w:del w:id="90204" w:author="Claude - סמנטי" w:date="2026-10-11T12:26:16Z">
        <w:r>
          <w:rPr>
            <w:rtl/>
          </w:rPr>
          <w:delText xml:space="preserve">למיסק</w:delText>
        </w:r>
      </w:del>
      <w:r>
        <w:rPr>
          <w:rtl/>
        </w:rPr>
        <w:t xml:space="preserve"> </w:t>
      </w:r>
      <w:ins w:id="93213" w:author="מנוע מכני" w:date="2026-10-11T12:04:39Z">
        <w:r>
          <w:rPr>
            <w:rtl/>
          </w:rPr>
          <w:t xml:space="preserve">לו</w:t>
        </w:r>
      </w:ins>
      <w:del w:id="93214" w:author="מנוע מכני" w:date="2026-10-11T12:04:39Z">
        <w:r>
          <w:rPr>
            <w:rtl/>
          </w:rPr>
          <w:delText xml:space="preserve">ליה</w:delText>
        </w:r>
      </w:del>
      <w:r>
        <w:rPr>
          <w:rtl/>
        </w:rPr>
        <w:t xml:space="preserve"> לחובה מי </w:t>
      </w:r>
      <w:r>
        <w:rPr>
          <w:rtl/>
        </w:rPr>
        <w:t xml:space="preserve">אמר</w:t>
      </w:r>
      <w:r>
        <w:rPr>
          <w:rtl/>
        </w:rPr>
        <w:t xml:space="preserve">? </w:t>
      </w:r>
    </w:p>
    <w:p w:rsidR="00DA63EC" w:rsidRDefault="00DA63EC" w:rsidP="00DA63EC">
      <w:pPr>
        <w:pStyle w:val="affffd"/>
        <w:rPr>
          <w:rtl/>
        </w:rPr>
      </w:pPr>
      <w:r>
        <w:rPr>
          <w:rtl/>
        </w:rPr>
        <w:lastRenderedPageBreak/>
        <w:t>׹</w:t>
      </w:r>
    </w:p>
    <w:p>
      <w:pPr>
        <w:pStyle w:val="MishnaBatzad"/>
        <w:rPr>
          <w:ins w:id="20388" w:author="קלוד" w:date="2026-10-11T09:07:24Z"/>
        </w:rPr>
      </w:pPr>
      <w:ins w:id="20387" w:author="קלוד" w:date="2026-10-11T09:07:24Z">
        <w:r>
          <w:t xml:space="preserve">משנה ה</w:t>
        </w:r>
      </w:ins>
    </w:p>
    <w:p w:rsidR="00DA63EC" w:rsidRPr="000A334C" w:rsidRDefault="00DA63EC" w:rsidP="003B6D22">
      <w:pPr>
        <w:pStyle w:val="afff9"/>
        <w:rPr>
          <w:del w:id="20240" w:author="קלוד" w:date="2026-10-11T09:07:24Z"/>
          <w:rtl/>
        </w:rPr>
      </w:pPr>
      <w:del w:id="20239" w:author="קלוד" w:date="2026-10-11T09:07:24Z">
        <w:r w:rsidRPr="000A334C">
          <w:rPr>
            <w:rtl/>
          </w:rPr>
          <w:delText xml:space="preserve">מתני'.</w:delText>
        </w:r>
      </w:del>
    </w:p>
    <w:p w:rsidR="00DA63EC" w:rsidRPr="00FE1B89" w:rsidRDefault="00DA63EC" w:rsidP="003B6D22">
      <w:pPr>
        <w:pStyle w:val="afff9"/>
        <w:spacing w:before="120"/>
        <w:rPr>
          <w:rtl/>
        </w:rPr>
        <w:pPrChange w:id="90031" w:author="קלוד" w:date="2026-10-11T12:09:42Z">
          <w:pPr>
            <w:pStyle w:val="afff9"/>
          </w:pPr>
        </w:pPrChange>
      </w:pPr>
      <w:r w:rsidRPr="00FE1B89">
        <w:rPr>
          <w:rtl/>
        </w:rPr>
        <w:t>מלק בשמאל או בלילה, שחט חולין בפנים וקדשים בחוץ אינן מטמאות בבית הבליעה.</w:t>
      </w:r>
    </w:p>
    <w:p w:rsidR="00DA63EC" w:rsidRDefault="00DA63EC" w:rsidP="00DA63EC">
      <w:pPr>
        <w:pStyle w:val="afff3"/>
        <w:framePr w:wrap="around"/>
        <w:rPr>
          <w:rtl/>
        </w:rPr>
      </w:pPr>
      <w:r>
        <w:rPr>
          <w:rFonts w:hint="cs"/>
          <w:rtl/>
        </w:rPr>
        <w:t>סח:</w:t>
      </w:r>
    </w:p>
    <w:p>
      <w:pPr>
        <w:pStyle w:val="MishnaBatzad"/>
        <w:rPr>
          <w:ins w:id="20390" w:author="קלוד" w:date="2026-10-11T09:07:24Z"/>
        </w:rPr>
      </w:pPr>
      <w:ins w:id="20389" w:author="קלוד" w:date="2026-10-11T09:07:24Z">
        <w:r>
          <w:t xml:space="preserve">משנה ה</w:t>
        </w:r>
      </w:ins>
    </w:p>
    <w:p w:rsidR="00DA63EC" w:rsidRPr="000A334C" w:rsidRDefault="00DA63EC" w:rsidP="003B6D22">
      <w:pPr>
        <w:pStyle w:val="afff9"/>
        <w:rPr>
          <w:rtl/>
        </w:rPr>
      </w:pPr>
      <w:r w:rsidRPr="000A334C">
        <w:rPr>
          <w:rtl/>
        </w:rPr>
        <w:t>מלק בסכין, מלק חולין בפנים וקדשים בחוץ, תורין שלא הגיע זמנן ובני יונה שעבר זמנן, שיבשה גפה, שנסמית עינה, ושנקטעה רגלה - מטמא בבית הבליעה.</w:t>
      </w:r>
    </w:p>
    <w:p w:rsidR="00DA63EC" w:rsidRPr="000A334C" w:rsidRDefault="00DA63EC" w:rsidP="003B6D22">
      <w:pPr>
        <w:pStyle w:val="afff9"/>
        <w:rPr>
          <w:rtl/>
        </w:rPr>
      </w:pPr>
      <w:r w:rsidRPr="000A334C">
        <w:rPr>
          <w:rtl/>
        </w:rPr>
        <w:t xml:space="preserve">זה הכלל: כל שפסולו בקודש אינו מטמא בבית הבליעה, </w:t>
      </w:r>
    </w:p>
    <w:p w:rsidR="00DA63EC" w:rsidRPr="000A334C" w:rsidRDefault="00DA63EC" w:rsidP="003B6D22">
      <w:pPr>
        <w:pStyle w:val="afff9"/>
        <w:rPr>
          <w:rtl/>
        </w:rPr>
      </w:pPr>
      <w:r w:rsidRPr="000A334C">
        <w:rPr>
          <w:rtl/>
        </w:rPr>
        <w:tab/>
      </w:r>
      <w:r w:rsidRPr="000A334C">
        <w:rPr>
          <w:rFonts w:hint="cs"/>
          <w:rtl/>
        </w:rPr>
        <w:t xml:space="preserve">     </w:t>
      </w:r>
      <w:r w:rsidRPr="000A334C">
        <w:rPr>
          <w:rtl/>
        </w:rPr>
        <w:t>לא היה פסולו בקודש - מטמא בבית הבליעה.</w:t>
      </w:r>
    </w:p>
    <w:p w:rsidR="00DA63EC" w:rsidRDefault="00DA63EC" w:rsidP="00DA63EC">
      <w:pPr>
        <w:pStyle w:val="affffd"/>
        <w:rPr>
          <w:rtl/>
        </w:rPr>
      </w:pPr>
      <w:r>
        <w:rPr>
          <w:rtl/>
        </w:rPr>
        <w:t>׹</w:t>
      </w:r>
    </w:p>
    <w:p>
      <w:pPr>
        <w:pStyle w:val="afffff8"/>
        <w:rPr>
          <w:ins w:id="90319" w:author="קלוד" w:date="2026-10-11T12:29:36Z"/>
        </w:rPr>
      </w:pPr>
      <w:ins w:id="90320" w:author="קלוד" w:date="2026-10-11T12:29:36Z">
        <w:r>
          <w:rPr>
            <w:color w:val="7B3F00"/>
          </w:rPr>
          <w:t xml:space="preserve">שמאל ולילה, זר וסכין - מי מטמאין בבית הבליעה</w:t>
        </w:r>
      </w:ins>
    </w:p>
    <w:p>
      <w:pPr>
        <w:pStyle w:val="38"/>
        <w:rPr>
          <w:ins w:id="99629" w:author="מנוע מכני" w:date="2026-10-11T12:04:39Z"/>
        </w:rPr>
      </w:pPr>
      <w:r>
        <w:t xml:space="preserve">רב:</w:t>
      </w:r>
    </w:p>
    <w:p w:rsidR="00DA63EC" w:rsidRDefault="00DA63EC" w:rsidP="00DA63EC">
      <w:pPr>
        <w:tabs>
          <w:tab w:val="left" w:pos="0"/>
          <w:tab w:val="center" w:pos="2835"/>
        </w:tabs>
        <w:rPr>
          <w:rtl/>
        </w:rPr>
      </w:pPr>
      <w:del w:id="99630" w:author="מנוע מכני" w:date="2026-10-11T12:04:39Z">
        <w:r>
          <w:rPr>
            <w:rtl/>
          </w:rPr>
          <w:delText xml:space="preserve"> </w:delText>
        </w:r>
      </w:del>
      <w:r>
        <w:rPr>
          <w:rtl/>
        </w:rPr>
        <w:t xml:space="preserve">שמאל ולילה - אין מטמאין בבית הבליעה, זר וסכין - מטמאין בבית הבליעה.</w:t>
      </w:r>
    </w:p>
    <w:p w:rsidR="00DA63EC" w:rsidRDefault="00DA63EC" w:rsidP="00DA63EC">
      <w:pPr>
        <w:tabs>
          <w:tab w:val="left" w:pos="0"/>
          <w:tab w:val="center" w:pos="2835"/>
        </w:tabs>
        <w:rPr>
          <w:rtl/>
        </w:rPr>
      </w:pPr>
      <w:r>
        <w:rPr>
          <w:rtl/>
        </w:rPr>
        <w:t>שמאל</w:t>
      </w:r>
      <w:r>
        <w:rPr>
          <w:rFonts w:hint="cs"/>
          <w:rtl/>
        </w:rPr>
        <w:t>-</w:t>
      </w:r>
      <w:r>
        <w:rPr>
          <w:rtl/>
        </w:rPr>
        <w:t xml:space="preserve"> </w:t>
      </w:r>
      <w:ins w:id="93219" w:author="מנוע מכני" w:date="2026-10-11T12:04:39Z">
        <w:r>
          <w:rPr>
            <w:rtl/>
          </w:rPr>
          <w:t xml:space="preserve">דיש</w:t>
        </w:r>
      </w:ins>
      <w:del w:id="93220" w:author="מנוע מכני" w:date="2026-10-11T12:04:39Z">
        <w:r>
          <w:rPr>
            <w:rtl/>
          </w:rPr>
          <w:delText xml:space="preserve">דאית</w:delText>
        </w:r>
      </w:del>
      <w:r>
        <w:rPr>
          <w:rtl/>
        </w:rPr>
        <w:t xml:space="preserve"> </w:t>
      </w:r>
      <w:ins w:id="93215" w:author="מנוע מכני" w:date="2026-10-11T12:04:39Z">
        <w:r>
          <w:rPr>
            <w:rtl/>
          </w:rPr>
          <w:t xml:space="preserve">לו</w:t>
        </w:r>
      </w:ins>
      <w:del w:id="93216" w:author="מנוע מכני" w:date="2026-10-11T12:04:39Z">
        <w:r>
          <w:rPr>
            <w:rtl/>
          </w:rPr>
          <w:delText xml:space="preserve">ליה</w:delText>
        </w:r>
      </w:del>
      <w:r>
        <w:rPr>
          <w:rtl/>
        </w:rPr>
        <w:t xml:space="preserve"> הכשירה ביוה"כ, ולילה </w:t>
      </w:r>
      <w:ins w:id="93221" w:author="מנוע מכני" w:date="2026-10-11T12:04:39Z">
        <w:r>
          <w:rPr>
            <w:rtl/>
          </w:rPr>
          <w:t xml:space="preserve">יש</w:t>
        </w:r>
      </w:ins>
      <w:del w:id="93222" w:author="מנוע מכני" w:date="2026-10-11T12:04:39Z">
        <w:r>
          <w:rPr>
            <w:rtl/>
          </w:rPr>
          <w:delText xml:space="preserve">אית</w:delText>
        </w:r>
      </w:del>
      <w:r>
        <w:rPr>
          <w:rtl/>
        </w:rPr>
        <w:t xml:space="preserve"> </w:t>
      </w:r>
      <w:ins w:id="93217" w:author="מנוע מכני" w:date="2026-10-11T12:04:39Z">
        <w:r>
          <w:rPr>
            <w:rtl/>
          </w:rPr>
          <w:t xml:space="preserve">לו</w:t>
        </w:r>
      </w:ins>
      <w:del w:id="93218" w:author="מנוע מכני" w:date="2026-10-11T12:04:39Z">
        <w:r>
          <w:rPr>
            <w:rtl/>
          </w:rPr>
          <w:delText xml:space="preserve">ליה</w:delText>
        </w:r>
      </w:del>
      <w:r>
        <w:rPr>
          <w:rtl/>
        </w:rPr>
        <w:t xml:space="preserve"> הכשירה באיברים ופדרים, </w:t>
      </w:r>
    </w:p>
    <w:p w:rsidR="00DA63EC" w:rsidRPr="00E105BC" w:rsidRDefault="00DA63EC" w:rsidP="00DA63EC">
      <w:pPr>
        <w:tabs>
          <w:tab w:val="left" w:pos="0"/>
          <w:tab w:val="center" w:pos="2835"/>
        </w:tabs>
        <w:rPr>
          <w:spacing w:val="-2"/>
          <w:rtl/>
        </w:rPr>
      </w:pPr>
      <w:r w:rsidRPr="00E105BC">
        <w:rPr>
          <w:rFonts w:hint="cs"/>
          <w:spacing w:val="-2"/>
          <w:rtl/>
        </w:rPr>
        <w:t xml:space="preserve">ושחיטת זר </w:t>
      </w:r>
      <w:ins w:id="91471" w:author="מנוע מכני" w:date="2026-10-11T12:04:39Z">
        <w:r>
          <w:rPr>
            <w:rFonts w:hint="cs"/>
            <w:spacing w:val="-2"/>
            <w:rtl/>
          </w:rPr>
          <w:t xml:space="preserve">לא</w:t>
        </w:r>
      </w:ins>
      <w:del w:id="91472" w:author="מנוע מכני" w:date="2026-10-11T12:04:39Z">
        <w:r w:rsidRPr="00E105BC">
          <w:rPr>
            <w:rFonts w:hint="cs"/>
            <w:spacing w:val="-2"/>
            <w:rtl/>
          </w:rPr>
          <w:delText xml:space="preserve">לאו</w:delText>
        </w:r>
      </w:del>
      <w:r w:rsidRPr="00E105BC">
        <w:rPr>
          <w:rFonts w:hint="cs"/>
          <w:spacing w:val="-2"/>
          <w:rtl/>
        </w:rPr>
        <w:t xml:space="preserve"> עבודה היא והך </w:t>
      </w:r>
      <w:r w:rsidRPr="00E105BC">
        <w:rPr>
          <w:rStyle w:val="2fb"/>
          <w:rFonts w:hint="cs"/>
          <w:spacing w:val="-2"/>
          <w:rtl/>
        </w:rPr>
        <w:t xml:space="preserve">דר</w:t>
      </w:r>
      <w:r w:rsidRPr="00E105BC">
        <w:rPr>
          <w:rStyle w:val="2fb"/>
          <w:spacing w:val="-2"/>
          <w:rtl/>
        </w:rPr>
        <w:t>"</w:t>
      </w:r>
      <w:r w:rsidRPr="00E105BC">
        <w:rPr>
          <w:rStyle w:val="2fb"/>
          <w:rFonts w:hint="cs"/>
          <w:spacing w:val="-2"/>
          <w:rtl/>
        </w:rPr>
        <w:t>ז</w:t>
      </w:r>
      <w:r w:rsidRPr="00E105BC">
        <w:rPr>
          <w:spacing w:val="-2"/>
          <w:rtl/>
        </w:rPr>
        <w:t xml:space="preserve">: </w:t>
      </w:r>
      <w:r w:rsidRPr="00E105BC">
        <w:rPr>
          <w:rFonts w:hint="cs"/>
          <w:spacing w:val="-2"/>
          <w:rtl/>
        </w:rPr>
        <w:t>ד</w:t>
      </w:r>
      <w:r w:rsidRPr="00E105BC">
        <w:rPr>
          <w:spacing w:val="-2"/>
          <w:rtl/>
        </w:rPr>
        <w:t xml:space="preserve">שחיטת פרה בזר פסולה, ומחוי </w:t>
      </w:r>
      <w:r w:rsidRPr="00E105BC">
        <w:rPr>
          <w:rStyle w:val="2fb"/>
          <w:spacing w:val="-2"/>
          <w:rtl/>
        </w:rPr>
        <w:t xml:space="preserve">רב</w:t>
      </w:r>
      <w:r w:rsidRPr="00E105BC">
        <w:rPr>
          <w:spacing w:val="-2"/>
          <w:rtl/>
        </w:rPr>
        <w:t xml:space="preserve"> עלה: אלעזר וחוקה! </w:t>
      </w:r>
    </w:p>
    <w:p w:rsidR="00DA63EC" w:rsidRDefault="00DA63EC" w:rsidP="00DA63EC">
      <w:pPr>
        <w:pStyle w:val="affffb"/>
        <w:rPr>
          <w:rtl/>
        </w:rPr>
      </w:pPr>
      <w:r>
        <w:rPr>
          <w:rtl/>
        </w:rPr>
        <w:t>- שאני פרה, דקדשי בדק הבית היא.</w:t>
      </w:r>
    </w:p>
    <w:p w:rsidR="00DA63EC" w:rsidRDefault="00DA63EC" w:rsidP="00DA63EC">
      <w:pPr>
        <w:tabs>
          <w:tab w:val="left" w:pos="0"/>
          <w:tab w:val="center" w:pos="2835"/>
        </w:tabs>
        <w:rPr>
          <w:rtl/>
        </w:rPr>
      </w:pPr>
      <w:r>
        <w:rPr>
          <w:rtl/>
        </w:rPr>
        <w:t>ו</w:t>
      </w:r>
      <w:r>
        <w:rPr>
          <w:rFonts w:hint="cs"/>
          <w:rtl/>
        </w:rPr>
        <w:t>כ</w:t>
      </w:r>
      <w:r>
        <w:rPr>
          <w:rtl/>
        </w:rPr>
        <w:t>"</w:t>
      </w:r>
      <w:r>
        <w:rPr>
          <w:rFonts w:hint="cs"/>
          <w:rtl/>
        </w:rPr>
        <w:t>ש הוא ד</w:t>
      </w:r>
      <w:r>
        <w:rPr>
          <w:rtl/>
        </w:rPr>
        <w:t xml:space="preserve">קדשי בדק הבית בעו כהונה, </w:t>
      </w:r>
      <w:r>
        <w:rPr>
          <w:rFonts w:hint="cs"/>
          <w:rtl/>
        </w:rPr>
        <w:t>כ</w:t>
      </w:r>
      <w:r>
        <w:rPr>
          <w:rtl/>
        </w:rPr>
        <w:t>"</w:t>
      </w:r>
      <w:r>
        <w:rPr>
          <w:rFonts w:hint="cs"/>
          <w:rtl/>
        </w:rPr>
        <w:t xml:space="preserve">ש</w:t>
      </w:r>
      <w:r>
        <w:rPr>
          <w:rFonts w:hint="cs"/>
          <w:rtl/>
        </w:rPr>
        <w:t xml:space="preserve"> ל</w:t>
      </w:r>
      <w:r>
        <w:rPr>
          <w:rtl/>
        </w:rPr>
        <w:t xml:space="preserve">קדשי מזבח </w:t>
      </w:r>
    </w:p>
    <w:p>
      <w:pPr>
        <w:pStyle w:val="38"/>
        <w:rPr>
          <w:ins w:id="99631" w:author="מנוע מכני" w:date="2026-10-11T12:04:39Z"/>
        </w:rPr>
      </w:pPr>
      <w:r>
        <w:t>ארשבדר</w:t>
      </w:r>
      <w:r>
        <w:t>"</w:t>
      </w:r>
      <w:r>
        <w:t>א</w:t>
      </w:r>
      <w:r>
        <w:t xml:space="preserve">:</w:t>
      </w:r>
    </w:p>
    <w:p w:rsidR="00DA63EC" w:rsidRDefault="00DA63EC" w:rsidP="00DA63EC">
      <w:pPr>
        <w:tabs>
          <w:tab w:val="left" w:pos="0"/>
          <w:tab w:val="center" w:pos="2835"/>
        </w:tabs>
        <w:rPr>
          <w:rtl/>
        </w:rPr>
      </w:pPr>
      <w:del w:id="99632" w:author="מנוע מכני" w:date="2026-10-11T12:04:39Z">
        <w:r>
          <w:rPr>
            <w:rtl/>
          </w:rPr>
          <w:delText xml:space="preserve"> </w:delText>
        </w:r>
      </w:del>
      <w:ins w:id="93223" w:author="מנוע מכני" w:date="2026-10-11T12:04:39Z">
        <w:r>
          <w:rPr>
            <w:rtl/>
          </w:rPr>
          <w:t xml:space="preserve">כלום</w:t>
        </w:r>
      </w:ins>
      <w:del w:id="93224" w:author="מנוע מכני" w:date="2026-10-11T12:04:39Z">
        <w:r>
          <w:rPr>
            <w:rtl/>
          </w:rPr>
          <w:delText xml:space="preserve">מידי</w:delText>
        </w:r>
      </w:del>
      <w:r>
        <w:rPr>
          <w:rtl/>
        </w:rPr>
        <w:t xml:space="preserve"> </w:t>
      </w:r>
      <w:ins w:id="96359" w:author="מנוע מכני" w:date="2026-10-11T12:04:39Z">
        <w:r>
          <w:rPr>
            <w:rtl/>
          </w:rPr>
          <w:t xml:space="preserve">דהיה</w:t>
        </w:r>
      </w:ins>
      <w:del w:id="96360" w:author="מנוע מכני" w:date="2026-10-11T12:04:39Z">
        <w:r>
          <w:rPr>
            <w:rtl/>
          </w:rPr>
          <w:delText xml:space="preserve">דהוה</w:delText>
        </w:r>
      </w:del>
      <w:r>
        <w:rPr>
          <w:rtl/>
        </w:rPr>
        <w:t xml:space="preserve"> אמראות נגעים, </w:t>
      </w:r>
      <w:ins w:id="91473" w:author="מנוע מכני" w:date="2026-10-11T12:04:39Z">
        <w:r>
          <w:rPr>
            <w:rtl/>
          </w:rPr>
          <w:t xml:space="preserve">דלא</w:t>
        </w:r>
      </w:ins>
      <w:del w:id="91474" w:author="מנוע מכני" w:date="2026-10-11T12:04:39Z">
        <w:r>
          <w:rPr>
            <w:rtl/>
          </w:rPr>
          <w:delText xml:space="preserve">דלאו</w:delText>
        </w:r>
      </w:del>
      <w:r>
        <w:rPr>
          <w:rtl/>
        </w:rPr>
        <w:t xml:space="preserve"> עבודה היא ובעיא כהונה.</w:t>
      </w:r>
    </w:p>
    <w:p w:rsidR="00DA63EC" w:rsidRDefault="00DA63EC" w:rsidP="00DA63EC">
      <w:pPr>
        <w:tabs>
          <w:tab w:val="left" w:pos="0"/>
          <w:tab w:val="center" w:pos="2835"/>
        </w:tabs>
        <w:rPr>
          <w:rtl/>
        </w:rPr>
      </w:pPr>
      <w:r>
        <w:rPr>
          <w:rtl/>
        </w:rPr>
        <w:t>ו</w:t>
      </w:r>
      <w:r>
        <w:rPr>
          <w:rFonts w:hint="cs"/>
          <w:rtl/>
        </w:rPr>
        <w:t xml:space="preserve">לא יליף מבמה והך </w:t>
      </w:r>
      <w:r>
        <w:rPr>
          <w:rFonts w:hint="cs"/>
          <w:rtl/>
        </w:rPr>
        <w:t xml:space="preserve">דתניא</w:t>
      </w:r>
      <w:r>
        <w:rPr>
          <w:rtl/>
        </w:rPr>
        <w:t xml:space="preserve">: מנין ליוצא שאם עלה </w:t>
      </w:r>
      <w:r>
        <w:rPr>
          <w:rtl/>
        </w:rPr>
        <w:t xml:space="preserve">לא</w:t>
      </w:r>
      <w:r>
        <w:rPr>
          <w:rtl/>
        </w:rPr>
        <w:t xml:space="preserve"> ירד? שהרי יוצא כשר בבמה! תנא אזאת תורת העולה סמיך </w:t>
      </w:r>
      <w:ins w:id="93225" w:author="מנוע מכני" w:date="2026-10-11T12:04:39Z">
        <w:r>
          <w:rPr>
            <w:rtl/>
          </w:rPr>
          <w:t xml:space="preserve">לו</w:t>
        </w:r>
      </w:ins>
      <w:del w:id="93226" w:author="מנוע מכני" w:date="2026-10-11T12:04:39Z">
        <w:r>
          <w:rPr>
            <w:rtl/>
          </w:rPr>
          <w:delText xml:space="preserve">ליה</w:delText>
        </w:r>
      </w:del>
      <w:r>
        <w:rPr>
          <w:rtl/>
        </w:rPr>
        <w:t xml:space="preserve">.</w:t>
      </w:r>
    </w:p>
    <w:p w:rsidR="00DA63EC" w:rsidRDefault="00DA63EC" w:rsidP="00DA63EC">
      <w:pPr>
        <w:tabs>
          <w:tab w:val="left" w:pos="0"/>
          <w:tab w:val="center" w:pos="2835"/>
        </w:tabs>
        <w:rPr>
          <w:rtl/>
        </w:rPr>
      </w:pPr>
    </w:p>
    <w:p>
      <w:pPr>
        <w:pStyle w:val="38"/>
        <w:rPr>
          <w:ins w:id="99634" w:author="מנוע מכני" w:date="2026-10-11T12:04:39Z"/>
        </w:rPr>
      </w:pPr>
      <w:del w:id="99633" w:author="מנוע מכני" w:date="2026-10-11T12:04:39Z">
        <w:r>
          <w:delText xml:space="preserve">•</w:delText>
        </w:r>
      </w:del>
      <w:r>
        <w:t xml:space="preserve"> ור</w:t>
      </w:r>
      <w:r>
        <w:t>י</w:t>
      </w:r>
      <w:r>
        <w:t>"</w:t>
      </w:r>
      <w:r>
        <w:t>ו</w:t>
      </w:r>
      <w:r>
        <w:t xml:space="preserve">:</w:t>
      </w:r>
    </w:p>
    <w:p w:rsidR="00DA63EC" w:rsidRDefault="00DA63EC" w:rsidP="00DA63EC">
      <w:pPr>
        <w:tabs>
          <w:tab w:val="left" w:pos="0"/>
          <w:tab w:val="center" w:pos="2835"/>
        </w:tabs>
        <w:rPr>
          <w:rtl/>
        </w:rPr>
      </w:pPr>
      <w:del w:id="99635" w:author="מנוע מכני" w:date="2026-10-11T12:04:39Z">
        <w:r>
          <w:rPr>
            <w:rtl/>
          </w:rPr>
          <w:delText xml:space="preserve"> </w:delText>
        </w:r>
      </w:del>
      <w:r>
        <w:rPr>
          <w:rtl/>
        </w:rPr>
        <w:t xml:space="preserve">זר - אין מטמא אבית הבליעה, סכין - מטמא אבית הבליעה.</w:t>
      </w:r>
    </w:p>
    <w:p>
      <w:pPr>
        <w:pStyle w:val="38"/>
        <w:rPr>
          <w:ins w:id="99636" w:author="מנוע מכני" w:date="2026-10-11T12:04:39Z"/>
        </w:rPr>
      </w:pPr>
      <w:r>
        <w:t xml:space="preserve">תנן</w:t>
      </w:r>
      <w:r>
        <w:t xml:space="preserve">:</w:t>
      </w:r>
    </w:p>
    <w:p w:rsidR="00DA63EC" w:rsidRDefault="00DA63EC" w:rsidP="00DA63EC">
      <w:pPr>
        <w:tabs>
          <w:tab w:val="left" w:pos="0"/>
          <w:tab w:val="center" w:pos="2835"/>
        </w:tabs>
        <w:rPr>
          <w:rtl/>
        </w:rPr>
      </w:pPr>
      <w:del w:id="99637" w:author="מנוע מכני" w:date="2026-10-11T12:04:39Z">
        <w:r>
          <w:rPr>
            <w:rtl/>
          </w:rPr>
          <w:delText xml:space="preserve"> </w:delText>
        </w:r>
      </w:del>
      <w:r>
        <w:rPr>
          <w:rtl/>
        </w:rPr>
        <w:t xml:space="preserve">כל הפסולין שמלקו - מליקתן פסולה</w:t>
      </w:r>
      <w:ins w:id="94783" w:author="מנוע מכני" w:date="2026-10-11T12:04:39Z">
        <w:r>
          <w:rPr>
            <w:rtl/>
          </w:rPr>
          <w:t xml:space="preserve">,</w:t>
        </w:r>
      </w:ins>
      <w:del w:id="94784" w:author="מנוע מכני" w:date="2026-10-11T12:04:39Z">
        <w:r>
          <w:rPr>
            <w:rtl/>
          </w:rPr>
          <w:delText xml:space="preserve">;</w:delText>
        </w:r>
      </w:del>
    </w:p>
    <w:p w:rsidR="00DA63EC" w:rsidRDefault="00DA63EC" w:rsidP="00DA63EC">
      <w:pPr>
        <w:tabs>
          <w:tab w:val="left" w:pos="0"/>
          <w:tab w:val="center" w:pos="2835"/>
        </w:tabs>
        <w:rPr>
          <w:rtl/>
        </w:rPr>
      </w:pPr>
      <w:r>
        <w:rPr>
          <w:rStyle w:val="2fb"/>
          <w:rFonts w:hint="cs"/>
          <w:rtl/>
        </w:rPr>
        <w:t>לרי</w:t>
      </w:r>
      <w:r>
        <w:rPr>
          <w:rStyle w:val="2fb"/>
          <w:rtl/>
        </w:rPr>
        <w:t>"</w:t>
      </w:r>
      <w:r>
        <w:rPr>
          <w:rStyle w:val="2fb"/>
          <w:rFonts w:hint="cs"/>
          <w:rtl/>
        </w:rPr>
        <w:t>ו</w:t>
      </w:r>
      <w:r w:rsidRPr="00464129">
        <w:rPr>
          <w:rStyle w:val="afffff0"/>
          <w:rFonts w:hint="cs"/>
          <w:rtl/>
        </w:rPr>
        <w:t xml:space="preserve"> '</w:t>
      </w:r>
      <w:r w:rsidRPr="00464129">
        <w:rPr>
          <w:rStyle w:val="afffff0"/>
          <w:rtl/>
        </w:rPr>
        <w:t>כל</w:t>
      </w:r>
      <w:r w:rsidRPr="00464129">
        <w:rPr>
          <w:rStyle w:val="afffff0"/>
          <w:rFonts w:hint="cs"/>
          <w:rtl/>
        </w:rPr>
        <w:t>'</w:t>
      </w:r>
      <w:r w:rsidRPr="00464129">
        <w:rPr>
          <w:rStyle w:val="afffff0"/>
          <w:rtl/>
        </w:rPr>
        <w:t xml:space="preserve"> </w:t>
      </w:r>
      <w:r>
        <w:rPr>
          <w:rtl/>
        </w:rPr>
        <w:t xml:space="preserve">לאיתויי זר, </w:t>
      </w:r>
      <w:r>
        <w:rPr>
          <w:rStyle w:val="2fb"/>
          <w:rFonts w:hint="cs"/>
          <w:rtl/>
        </w:rPr>
        <w:t>ו</w:t>
      </w:r>
      <w:r>
        <w:rPr>
          <w:rStyle w:val="2fb"/>
          <w:rtl/>
        </w:rPr>
        <w:t xml:space="preserve">לרב</w:t>
      </w:r>
      <w:r>
        <w:rPr>
          <w:rtl/>
        </w:rPr>
        <w:t xml:space="preserve"> –</w:t>
      </w:r>
      <w:r w:rsidRPr="00A71A5E">
        <w:rPr>
          <w:rStyle w:val="afffff0"/>
          <w:rtl/>
        </w:rPr>
        <w:t xml:space="preserve"> </w:t>
      </w:r>
      <w:r w:rsidRPr="00A71A5E">
        <w:rPr>
          <w:rStyle w:val="afffff0"/>
          <w:rFonts w:hint="cs"/>
          <w:rtl/>
        </w:rPr>
        <w:t>'</w:t>
      </w:r>
      <w:r w:rsidRPr="00A71A5E">
        <w:rPr>
          <w:rStyle w:val="afffff0"/>
          <w:rtl/>
        </w:rPr>
        <w:t>כל</w:t>
      </w:r>
      <w:r w:rsidRPr="00A71A5E">
        <w:rPr>
          <w:rStyle w:val="afffff0"/>
          <w:rFonts w:hint="cs"/>
          <w:rtl/>
        </w:rPr>
        <w:t>'</w:t>
      </w:r>
      <w:r w:rsidRPr="00A71A5E">
        <w:rPr>
          <w:rStyle w:val="afffff0"/>
          <w:rtl/>
        </w:rPr>
        <w:t xml:space="preserve"> </w:t>
      </w:r>
      <w:r>
        <w:rPr>
          <w:rtl/>
        </w:rPr>
        <w:t>לאיתויי שמאל ולילה.</w:t>
      </w:r>
      <w:r>
        <w:rPr>
          <w:rFonts w:hint="cs"/>
          <w:rtl/>
        </w:rPr>
        <w:t xml:space="preserve"> ותני </w:t>
      </w:r>
      <w:ins w:id="91475" w:author="מנוע מכני" w:date="2026-10-11T12:04:39Z">
        <w:r>
          <w:rPr>
            <w:rFonts w:hint="cs"/>
            <w:rtl/>
          </w:rPr>
          <w:t xml:space="preserve">ואח"כ</w:t>
        </w:r>
      </w:ins>
      <w:del w:id="91476" w:author="מנוע מכני" w:date="2026-10-11T12:04:39Z">
        <w:r>
          <w:rPr>
            <w:rFonts w:hint="cs"/>
            <w:rtl/>
          </w:rPr>
          <w:delText xml:space="preserve">והדר</w:delText>
        </w:r>
      </w:del>
      <w:r>
        <w:rPr>
          <w:rFonts w:hint="cs"/>
          <w:rtl/>
        </w:rPr>
        <w:t xml:space="preserve"> מפרש </w:t>
      </w:r>
    </w:p>
    <w:p w:rsidR="00DA63EC" w:rsidRDefault="00DA63EC" w:rsidP="00DA63EC">
      <w:pPr>
        <w:tabs>
          <w:tab w:val="left" w:pos="0"/>
          <w:tab w:val="center" w:pos="2835"/>
        </w:tabs>
        <w:rPr>
          <w:rtl/>
        </w:rPr>
      </w:pPr>
    </w:p>
    <w:p>
      <w:pPr>
        <w:pStyle w:val="38"/>
        <w:rPr>
          <w:ins w:id="99638" w:author="מנוע מכני" w:date="2026-10-11T12:04:39Z"/>
        </w:rPr>
      </w:pPr>
      <w:r>
        <w:t>והך ד</w:t>
      </w:r>
      <w:r>
        <w:t xml:space="preserve">זה הכלל:</w:t>
      </w:r>
    </w:p>
    <w:p w:rsidR="00DA63EC" w:rsidRDefault="00DA63EC" w:rsidP="00DA63EC">
      <w:pPr>
        <w:tabs>
          <w:tab w:val="left" w:pos="0"/>
          <w:tab w:val="center" w:pos="2835"/>
        </w:tabs>
        <w:rPr>
          <w:rtl/>
        </w:rPr>
      </w:pPr>
      <w:del w:id="99639" w:author="מנוע מכני" w:date="2026-10-11T12:04:39Z">
        <w:r>
          <w:rPr>
            <w:rtl/>
          </w:rPr>
          <w:delText xml:space="preserve"> </w:delText>
        </w:r>
      </w:del>
      <w:r>
        <w:rPr>
          <w:rtl/>
        </w:rPr>
        <w:t xml:space="preserve">כל שהיה פסולו בקודש - אינו מטמא בגדים אבית הבליעה</w:t>
      </w:r>
      <w:ins w:id="94785" w:author="מנוע מכני" w:date="2026-10-11T12:04:39Z">
        <w:r>
          <w:rPr>
            <w:rtl/>
          </w:rPr>
          <w:t xml:space="preserve">,</w:t>
        </w:r>
      </w:ins>
      <w:del w:id="94786" w:author="מנוע מכני" w:date="2026-10-11T12:04:39Z">
        <w:r>
          <w:rPr>
            <w:rtl/>
          </w:rPr>
          <w:delText xml:space="preserve">;</w:delText>
        </w:r>
      </w:del>
    </w:p>
    <w:p w:rsidR="00DA63EC" w:rsidRDefault="00DA63EC" w:rsidP="00DA63EC">
      <w:pPr>
        <w:tabs>
          <w:tab w:val="left" w:pos="0"/>
          <w:tab w:val="center" w:pos="2835"/>
        </w:tabs>
        <w:rPr>
          <w:rtl/>
        </w:rPr>
      </w:pPr>
      <w:r>
        <w:rPr>
          <w:rStyle w:val="2fb"/>
          <w:rFonts w:hint="cs"/>
          <w:rtl/>
        </w:rPr>
        <w:t>לרי</w:t>
      </w:r>
      <w:r>
        <w:rPr>
          <w:rStyle w:val="2fb"/>
          <w:rtl/>
        </w:rPr>
        <w:t>"</w:t>
      </w:r>
      <w:r>
        <w:rPr>
          <w:rStyle w:val="2fb"/>
          <w:rFonts w:hint="cs"/>
          <w:rtl/>
        </w:rPr>
        <w:t xml:space="preserve">ו</w:t>
      </w:r>
      <w:ins w:id="94787" w:author="מנוע מכני" w:date="2026-10-11T12:04:39Z">
        <w:r>
          <w:rPr>
            <w:rFonts w:hint="cs"/>
            <w:rtl/>
          </w:rPr>
          <w:t xml:space="preserve"> </w:t>
        </w:r>
      </w:ins>
      <w:del w:id="94788" w:author="מנוע מכני" w:date="2026-10-11T12:04:39Z">
        <w:r>
          <w:rPr>
            <w:rFonts w:hint="cs"/>
            <w:rtl/>
          </w:rPr>
          <w:delText xml:space="preserve"> </w:delText>
        </w:r>
        <w:r w:rsidRPr="00464129">
          <w:rPr>
            <w:rStyle w:val="afffff0"/>
            <w:rtl/>
          </w:rPr>
          <w:delText xml:space="preserve"> </w:delText>
        </w:r>
      </w:del>
      <w:r w:rsidRPr="00464129">
        <w:rPr>
          <w:rStyle w:val="afffff0"/>
          <w:rFonts w:hint="cs"/>
          <w:rtl/>
        </w:rPr>
        <w:t>'</w:t>
      </w:r>
      <w:r w:rsidRPr="00464129">
        <w:rPr>
          <w:rStyle w:val="afffff0"/>
          <w:rtl/>
        </w:rPr>
        <w:t>כל</w:t>
      </w:r>
      <w:r w:rsidRPr="00464129">
        <w:rPr>
          <w:rStyle w:val="afffff0"/>
          <w:rFonts w:hint="cs"/>
          <w:rtl/>
        </w:rPr>
        <w:t>'</w:t>
      </w:r>
      <w:r w:rsidRPr="00464129">
        <w:rPr>
          <w:rStyle w:val="afffff0"/>
          <w:rtl/>
        </w:rPr>
        <w:t xml:space="preserve"> </w:t>
      </w:r>
      <w:r>
        <w:rPr>
          <w:rtl/>
        </w:rPr>
        <w:t xml:space="preserve">לאיתויי זר, </w:t>
      </w:r>
    </w:p>
    <w:p>
      <w:pPr>
        <w:pStyle w:val="38"/>
        <w:rPr>
          <w:ins w:id="99640" w:author="מנוע מכני" w:date="2026-10-11T12:04:39Z"/>
        </w:rPr>
      </w:pPr>
      <w:r>
        <w:t xml:space="preserve">ולרב:</w:t>
      </w:r>
    </w:p>
    <w:p w:rsidR="00DA63EC" w:rsidRDefault="00DA63EC" w:rsidP="00DA63EC">
      <w:pPr>
        <w:tabs>
          <w:tab w:val="left" w:pos="0"/>
          <w:tab w:val="center" w:pos="2835"/>
        </w:tabs>
        <w:rPr>
          <w:rtl/>
        </w:rPr>
      </w:pPr>
      <w:del w:id="99641" w:author="מנוע מכני" w:date="2026-10-11T12:04:39Z">
        <w:r>
          <w:rPr>
            <w:rFonts w:hint="cs"/>
            <w:rtl/>
          </w:rPr>
          <w:delText xml:space="preserve"> </w:delText>
        </w:r>
      </w:del>
      <w:r>
        <w:rPr>
          <w:rtl/>
        </w:rPr>
        <w:t>רישא לאיתויי שחיטת קדשים בפנים, סיפא לאיתויי מליקת חולין בחוץ.</w:t>
      </w:r>
    </w:p>
    <w:p w:rsidR="00DA63EC" w:rsidRDefault="00DA63EC" w:rsidP="00DA63EC">
      <w:pPr>
        <w:pStyle w:val="afff3"/>
        <w:framePr w:wrap="around"/>
        <w:rPr>
          <w:rtl/>
        </w:rPr>
      </w:pPr>
      <w:r>
        <w:rPr>
          <w:rFonts w:hint="cs"/>
          <w:rtl/>
        </w:rPr>
        <w:t>סט.</w:t>
      </w:r>
    </w:p>
    <w:p>
      <w:pPr>
        <w:pStyle w:val="38"/>
        <w:rPr>
          <w:ins w:id="99642" w:author="מנוע מכני" w:date="2026-10-11T12:04:39Z"/>
        </w:rPr>
      </w:pPr>
      <w:r>
        <w:t>ת</w:t>
      </w:r>
      <w:r>
        <w:t>"</w:t>
      </w:r>
      <w:r>
        <w:t>כ דרי</w:t>
      </w:r>
      <w:r>
        <w:t>"</w:t>
      </w:r>
      <w:r>
        <w:t>ו</w:t>
      </w:r>
      <w:r>
        <w:t xml:space="preserve">:</w:t>
      </w:r>
    </w:p>
    <w:p w:rsidR="00DA63EC" w:rsidRDefault="00DA63EC" w:rsidP="00DA63EC">
      <w:pPr>
        <w:tabs>
          <w:tab w:val="left" w:pos="0"/>
          <w:tab w:val="center" w:pos="2835"/>
        </w:tabs>
        <w:rPr>
          <w:rtl/>
        </w:rPr>
      </w:pPr>
      <w:del w:id="99643" w:author="מנוע מכני" w:date="2026-10-11T12:04:39Z">
        <w:r>
          <w:rPr>
            <w:rtl/>
          </w:rPr>
          <w:delText xml:space="preserve"> </w:delText>
        </w:r>
      </w:del>
      <w:r>
        <w:rPr>
          <w:rtl/>
        </w:rPr>
        <w:t xml:space="preserve">מלקה זר, מלקה פסול, הפיגול והנותר והטמא - אין מטמאין אבית הבליעה.</w:t>
      </w:r>
    </w:p>
    <w:p>
      <w:pPr>
        <w:pStyle w:val="afffff8"/>
        <w:rPr>
          <w:ins w:id="90317" w:author="קלוד" w:date="2026-10-11T12:29:36Z"/>
        </w:rPr>
      </w:pPr>
      <w:ins w:id="90318" w:author="קלוד" w:date="2026-10-11T12:29:36Z">
        <w:r>
          <w:rPr>
            <w:color w:val="7B3F00"/>
          </w:rPr>
          <w:t xml:space="preserve">קמיצת זר ומליקת זר - אחת תרד ואחת לא תרד</w:t>
        </w:r>
      </w:ins>
    </w:p>
    <w:p>
      <w:pPr>
        <w:pStyle w:val="38"/>
        <w:rPr>
          <w:ins w:id="99644" w:author="מנוע מכני" w:date="2026-10-11T12:04:39Z"/>
        </w:rPr>
      </w:pPr>
      <w:r w:rsidRPr="00E105BC">
        <w:t xml:space="preserve">א"ר יצחק:</w:t>
      </w:r>
    </w:p>
    <w:p w:rsidR="00DA63EC" w:rsidRPr="00E105BC" w:rsidRDefault="00DA63EC" w:rsidP="00DA63EC">
      <w:pPr>
        <w:tabs>
          <w:tab w:val="left" w:pos="0"/>
          <w:tab w:val="center" w:pos="2835"/>
        </w:tabs>
        <w:rPr>
          <w:spacing w:val="-2"/>
          <w:rtl/>
        </w:rPr>
      </w:pPr>
      <w:del w:id="99645" w:author="מנוע מכני" w:date="2026-10-11T12:04:39Z">
        <w:r w:rsidRPr="00E105BC">
          <w:rPr>
            <w:spacing w:val="-2"/>
            <w:rtl/>
          </w:rPr>
          <w:delText xml:space="preserve"> </w:delText>
        </w:r>
      </w:del>
      <w:r w:rsidRPr="00E105BC">
        <w:rPr>
          <w:spacing w:val="-2"/>
          <w:rtl/>
        </w:rPr>
        <w:t xml:space="preserve">שמעתי שתים, אחת קמיצת זר ואחת מליקת זר, אחת תרד ואחת </w:t>
      </w:r>
      <w:r w:rsidRPr="00E105BC">
        <w:rPr>
          <w:spacing w:val="-2"/>
          <w:rtl/>
        </w:rPr>
        <w:t xml:space="preserve">לא</w:t>
      </w:r>
      <w:r w:rsidRPr="00E105BC">
        <w:rPr>
          <w:spacing w:val="-2"/>
          <w:rtl/>
        </w:rPr>
        <w:t xml:space="preserve"> תרד, ולא ידענא.</w:t>
      </w:r>
    </w:p>
    <w:p>
      <w:pPr>
        <w:pStyle w:val="38"/>
        <w:rPr>
          <w:ins w:id="99646" w:author="מנוע מכני" w:date="2026-10-11T12:04:39Z"/>
        </w:rPr>
      </w:pPr>
      <w:del w:id="101678" w:author="מנוע מכני" w:date="2026-10-11T12:04:39Z">
        <w:r>
          <w:delText xml:space="preserve">אמר </w:delText>
        </w:r>
      </w:del>
      <w:r>
        <w:t xml:space="preserve">חזקיה:</w:t>
      </w:r>
    </w:p>
    <w:p w:rsidR="00DA63EC" w:rsidRDefault="00DA63EC" w:rsidP="00DA63EC">
      <w:pPr>
        <w:tabs>
          <w:tab w:val="left" w:pos="0"/>
          <w:tab w:val="center" w:pos="2835"/>
        </w:tabs>
        <w:rPr>
          <w:rtl/>
        </w:rPr>
      </w:pPr>
      <w:del w:id="99647" w:author="מנוע מכני" w:date="2026-10-11T12:04:39Z">
        <w:r>
          <w:rPr>
            <w:rtl/>
          </w:rPr>
          <w:delText xml:space="preserve"> </w:delText>
        </w:r>
      </w:del>
      <w:ins w:id="97183" w:author="מנוע מכני" w:date="2026-10-11T12:04:39Z">
        <w:r>
          <w:rPr>
            <w:rtl/>
          </w:rPr>
          <w:t xml:space="preserve">מסתבר</w:t>
        </w:r>
      </w:ins>
      <w:del w:id="97184" w:author="מנוע מכני" w:date="2026-10-11T12:04:39Z">
        <w:r>
          <w:rPr>
            <w:rtl/>
          </w:rPr>
          <w:delText xml:space="preserve">מסתברא</w:delText>
        </w:r>
      </w:del>
      <w:r>
        <w:rPr>
          <w:rtl/>
        </w:rPr>
        <w:t xml:space="preserve">, קמיצה - תרד, מליקה - </w:t>
      </w:r>
      <w:r>
        <w:rPr>
          <w:rtl/>
        </w:rPr>
        <w:t xml:space="preserve">לא</w:t>
      </w:r>
      <w:r>
        <w:rPr>
          <w:rtl/>
        </w:rPr>
        <w:t xml:space="preserve"> תרד.</w:t>
      </w:r>
    </w:p>
    <w:p>
      <w:pPr>
        <w:pStyle w:val="38"/>
        <w:rPr>
          <w:ins w:id="99648" w:author="מנוע מכני" w:date="2026-10-11T12:04:39Z"/>
        </w:rPr>
      </w:pPr>
      <w:r>
        <w:t xml:space="preserve">ושאני</w:t>
      </w:r>
    </w:p>
    <w:p w:rsidR="00DA63EC" w:rsidRDefault="00DA63EC" w:rsidP="00DA63EC">
      <w:pPr>
        <w:tabs>
          <w:tab w:val="left" w:pos="0"/>
          <w:tab w:val="center" w:pos="2835"/>
        </w:tabs>
        <w:rPr>
          <w:rtl/>
        </w:rPr>
      </w:pPr>
      <w:del w:id="99649" w:author="מנוע מכני" w:date="2026-10-11T12:04:39Z">
        <w:r>
          <w:rPr>
            <w:rFonts w:hint="cs"/>
            <w:rtl/>
          </w:rPr>
          <w:delText xml:space="preserve"> </w:delText>
        </w:r>
      </w:del>
      <w:r>
        <w:rPr>
          <w:rFonts w:hint="cs"/>
          <w:rtl/>
        </w:rPr>
        <w:t xml:space="preserve">מליקה דאין קידוש בכלי שרת במנחה בבמה </w:t>
      </w:r>
    </w:p>
    <w:p>
      <w:pPr>
        <w:pStyle w:val="38"/>
        <w:rPr>
          <w:ins w:id="99650" w:author="מנוע מכני" w:date="2026-10-11T12:04:39Z"/>
        </w:rPr>
      </w:pPr>
      <w:r>
        <w:t>דלר</w:t>
      </w:r>
      <w:r>
        <w:t>"</w:t>
      </w:r>
      <w:r>
        <w:t xml:space="preserve">ש</w:t>
      </w:r>
    </w:p>
    <w:p w:rsidR="00DA63EC" w:rsidRDefault="00DA63EC" w:rsidP="00DA63EC">
      <w:pPr>
        <w:tabs>
          <w:tab w:val="left" w:pos="0"/>
          <w:tab w:val="center" w:pos="2835"/>
        </w:tabs>
        <w:rPr>
          <w:rtl/>
        </w:rPr>
      </w:pPr>
      <w:ins w:id="90069" w:author="מנוע מכני" w:date="2026-10-11T12:04:39Z">
        <w:r>
          <w:rPr>
            <w:rFonts w:hint="cs"/>
            <w:rtl/>
          </w:rPr>
          <w:t xml:space="preserve">:</w:t>
        </w:r>
        <w:r>
          <w:rPr>
            <w:rFonts w:hint="cs"/>
            <w:rtl/>
          </w:rPr>
          <w:t xml:space="preserve"> ל</w:t>
        </w:r>
      </w:ins>
      <w:del w:id="90070" w:author="מנוע מכני" w:date="2026-10-11T12:04:39Z">
        <w:r>
          <w:rPr>
            <w:rFonts w:hint="cs"/>
            <w:rtl/>
          </w:rPr>
          <w:delText xml:space="preserve">:</w:delText>
        </w:r>
        <w:r>
          <w:rPr>
            <w:rtl/>
          </w:rPr>
          <w:delText xml:space="preserve">ל</w:delText>
        </w:r>
      </w:del>
      <w:r>
        <w:rPr>
          <w:rtl/>
        </w:rPr>
        <w:t xml:space="preserve">דברי האומר יש מנחה בבמה - יש עופות בבמה, לדברי האומר אין מנחה - אין עופות, </w:t>
      </w:r>
      <w:r w:rsidRPr="0046594B">
        <w:rPr>
          <w:rStyle w:val="afffff0"/>
          <w:rFonts w:hint="cs"/>
          <w:rtl/>
        </w:rPr>
        <w:t>ד'</w:t>
      </w:r>
      <w:r w:rsidRPr="0046594B">
        <w:rPr>
          <w:rStyle w:val="afffff0"/>
          <w:rtl/>
        </w:rPr>
        <w:t>זבחים</w:t>
      </w:r>
      <w:r w:rsidRPr="0046594B">
        <w:rPr>
          <w:rStyle w:val="afffff0"/>
          <w:rFonts w:hint="cs"/>
          <w:rtl/>
        </w:rPr>
        <w:t>'</w:t>
      </w:r>
      <w:r w:rsidRPr="0046594B">
        <w:rPr>
          <w:rStyle w:val="afffff0"/>
          <w:rtl/>
        </w:rPr>
        <w:t xml:space="preserve"> </w:t>
      </w:r>
      <w:r>
        <w:rPr>
          <w:rtl/>
        </w:rPr>
        <w:t>- ולא מנחות, ולא עופות</w:t>
      </w:r>
      <w:r>
        <w:rPr>
          <w:rFonts w:hint="cs"/>
          <w:rtl/>
        </w:rPr>
        <w:t>]</w:t>
      </w:r>
    </w:p>
    <w:p w:rsidR="00DA63EC" w:rsidRDefault="00DA63EC" w:rsidP="00DA63EC">
      <w:pPr>
        <w:pStyle w:val="affffd"/>
        <w:rPr>
          <w:del w:id="90074" w:author="מנוע עיצוב" w:date="2026-10-11T12:09:26Z"/>
          <w:rtl/>
        </w:rPr>
      </w:pPr>
      <w:del w:id="90073" w:author="מנוע עיצוב" w:date="2026-10-11T12:09:26Z">
        <w:r>
          <w:rPr>
            <w:rtl/>
          </w:rPr>
          <w:delText xml:space="preserve">׹</w:delText>
        </w:r>
      </w:del>
    </w:p>
    <w:p w:rsidR="00DA63EC" w:rsidRDefault="00DA63EC" w:rsidP="00DA63EC">
      <w:pPr>
        <w:pStyle w:val="affff1"/>
        <w:ind w:end="0"/>
        <w:rPr>
          <w:rtl/>
        </w:rPr>
        <w:pPrChange w:id="20103" w:author="קלוד" w:date="2026-10-11T09:07:24Z">
          <w:pPr>
            <w:pStyle w:val="affff1"/>
            <w:rPr>
              <w:rtl/>
            </w:rPr>
          </w:pPr>
        </w:pPrChange>
      </w:pPr>
      <w:ins w:id="9840" w:author="מספור קטעי משנה" w:date="2026-10-11T09:35:09Z">
        <w:r>
          <w:rPr>
            <w:rStyle w:val="MisparKeta"/>
          </w:rPr>
          <w:t xml:space="preserve">א. </w:t>
        </w:r>
      </w:ins>
      <w:r>
        <w:rPr>
          <w:rtl/>
        </w:rPr>
        <w:t>מלק בשמאל או בלילה כו'.</w:t>
      </w:r>
    </w:p>
    <w:p w:rsidR="00DA63EC" w:rsidRDefault="00DA63EC" w:rsidP="00DA63EC">
      <w:pPr>
        <w:tabs>
          <w:tab w:val="left" w:pos="0"/>
          <w:tab w:val="center" w:pos="2835"/>
        </w:tabs>
        <w:rPr>
          <w:rtl/>
        </w:rPr>
      </w:pPr>
      <w:r w:rsidRPr="003017EE">
        <w:rPr>
          <w:rStyle w:val="afffff0"/>
          <w:rFonts w:hint="cs"/>
          <w:rtl/>
        </w:rPr>
        <w:t>'</w:t>
      </w:r>
      <w:r w:rsidRPr="003017EE">
        <w:rPr>
          <w:rStyle w:val="afffff0"/>
          <w:rtl/>
        </w:rPr>
        <w:t>טריפה</w:t>
      </w:r>
      <w:r w:rsidRPr="003017EE">
        <w:rPr>
          <w:rStyle w:val="afffff0"/>
          <w:rFonts w:hint="cs"/>
          <w:rtl/>
        </w:rPr>
        <w:t>'</w:t>
      </w:r>
      <w:r w:rsidRPr="003017EE">
        <w:rPr>
          <w:rStyle w:val="afffff0"/>
          <w:rtl/>
        </w:rPr>
        <w:t>,</w:t>
      </w:r>
      <w:r>
        <w:rPr>
          <w:rtl/>
        </w:rPr>
        <w:t xml:space="preserve"> מה טריפה שאין מתרת את האיסור אף כל שאין מתרת את האיסור, יצא מליקה שהיא לפנים, הואיל והיא מתרת את האיסור - אין מטמא בגדים בבית הבליעה.</w:t>
      </w:r>
    </w:p>
    <w:p w:rsidR="00DA63EC" w:rsidRDefault="00DA63EC" w:rsidP="00DA63EC">
      <w:pPr>
        <w:tabs>
          <w:tab w:val="left" w:pos="0"/>
          <w:tab w:val="center" w:pos="2835"/>
        </w:tabs>
        <w:rPr>
          <w:rtl/>
        </w:rPr>
      </w:pPr>
      <w:r>
        <w:rPr>
          <w:rtl/>
        </w:rPr>
        <w:t>הביא המולק (ק"ץ חפ"ץ סימן) קדשים בחוץ, ומולק חולין בין מבפנים בין מבחוץ, הואיל ואין מתירין את האיסור - מטמאין בגדים אבית הבליעה.</w:t>
      </w:r>
    </w:p>
    <w:p w:rsidR="00DA63EC" w:rsidRDefault="00DA63EC" w:rsidP="00DA63EC">
      <w:pPr>
        <w:tabs>
          <w:tab w:val="left" w:pos="0"/>
          <w:tab w:val="center" w:pos="2835"/>
        </w:tabs>
        <w:rPr>
          <w:rtl/>
        </w:rPr>
      </w:pPr>
      <w:r>
        <w:rPr>
          <w:rtl/>
        </w:rPr>
        <w:t xml:space="preserve">תניא</w:t>
      </w:r>
      <w:r>
        <w:rPr>
          <w:rtl/>
        </w:rPr>
        <w:t xml:space="preserve"> אידך</w:t>
      </w:r>
      <w:r w:rsidRPr="00464129">
        <w:rPr>
          <w:rStyle w:val="afffff0"/>
          <w:rFonts w:hint="cs"/>
          <w:rtl/>
        </w:rPr>
        <w:t xml:space="preserve"> '</w:t>
      </w:r>
      <w:r w:rsidRPr="00464129">
        <w:rPr>
          <w:rStyle w:val="afffff0"/>
          <w:rtl/>
        </w:rPr>
        <w:t>טריפה</w:t>
      </w:r>
      <w:r w:rsidRPr="00464129">
        <w:rPr>
          <w:rStyle w:val="afffff0"/>
          <w:rFonts w:hint="cs"/>
          <w:rtl/>
        </w:rPr>
        <w:t>'</w:t>
      </w:r>
      <w:r w:rsidRPr="00464129">
        <w:rPr>
          <w:rStyle w:val="afffff0"/>
          <w:rtl/>
        </w:rPr>
        <w:t>,</w:t>
      </w:r>
      <w:r>
        <w:rPr>
          <w:rtl/>
        </w:rPr>
        <w:t xml:space="preserve"> מה טריפה שווה בפנים כבחוץ אף כל שוות בפנים כבחוץ, יצא שחיטת חולין בפנים וקדשים בין מבפנים בין מבחוץ, הואיל ולא שוו בפנים כבחוץ - אין מטמאין בגדים אבית הבליעה.</w:t>
      </w:r>
    </w:p>
    <w:p>
      <w:pPr>
        <w:pStyle w:val="38"/>
        <w:rPr>
          <w:ins w:id="99651" w:author="מנוע מכני" w:date="2026-10-11T12:04:39Z"/>
        </w:rPr>
      </w:pPr>
      <w:r>
        <w:t xml:space="preserve">ויקשה</w:t>
      </w:r>
    </w:p>
    <w:p w:rsidR="00DA63EC" w:rsidRDefault="00DA63EC" w:rsidP="00DA63EC">
      <w:pPr>
        <w:tabs>
          <w:tab w:val="left" w:pos="0"/>
          <w:tab w:val="center" w:pos="2835"/>
        </w:tabs>
        <w:rPr>
          <w:rtl/>
        </w:rPr>
      </w:pPr>
      <w:del w:id="99652" w:author="מנוע מכני" w:date="2026-10-11T12:04:39Z">
        <w:r>
          <w:rPr>
            <w:rFonts w:hint="cs"/>
            <w:rtl/>
          </w:rPr>
          <w:delText xml:space="preserve"> </w:delText>
        </w:r>
      </w:del>
      <w:r>
        <w:rPr>
          <w:rFonts w:hint="cs"/>
          <w:rtl/>
        </w:rPr>
        <w:t xml:space="preserve">ד</w:t>
      </w:r>
      <w:r>
        <w:rPr>
          <w:rtl/>
        </w:rPr>
        <w:t xml:space="preserve">קדשים אידי ואידי פסולין </w:t>
      </w:r>
      <w:ins w:id="93227" w:author="מנוע מכני" w:date="2026-10-11T12:04:39Z">
        <w:r>
          <w:rPr>
            <w:rtl/>
          </w:rPr>
          <w:t xml:space="preserve">הם</w:t>
        </w:r>
      </w:ins>
      <w:del w:id="93228" w:author="מנוע מכני" w:date="2026-10-11T12:04:39Z">
        <w:r>
          <w:rPr>
            <w:rtl/>
          </w:rPr>
          <w:delText xml:space="preserve">נינהו</w:delText>
        </w:r>
      </w:del>
    </w:p>
    <w:p>
      <w:pPr>
        <w:pStyle w:val="38"/>
        <w:rPr>
          <w:ins w:id="99653" w:author="מנוע מכני" w:date="2026-10-11T12:04:39Z"/>
        </w:rPr>
      </w:pPr>
      <w:r>
        <w:t xml:space="preserve">- </w:t>
      </w:r>
      <w:r>
        <w:t>רבא</w:t>
      </w:r>
      <w:r>
        <w:t xml:space="preserve">:</w:t>
      </w:r>
    </w:p>
    <w:p w:rsidR="00DA63EC" w:rsidRDefault="00DA63EC" w:rsidP="00DA63EC">
      <w:pPr>
        <w:pStyle w:val="affffb"/>
      </w:pPr>
      <w:del w:id="99654" w:author="מנוע מכני" w:date="2026-10-11T12:04:39Z">
        <w:r>
          <w:rPr>
            <w:rtl/>
          </w:rPr>
          <w:delText xml:space="preserve"> </w:delText>
        </w:r>
      </w:del>
      <w:r>
        <w:rPr>
          <w:rtl/>
        </w:rPr>
        <w:t xml:space="preserve">אם הועילה לו שחיטת חוץ לחייבו כרת, </w:t>
      </w:r>
      <w:r>
        <w:rPr>
          <w:rFonts w:hint="cs"/>
          <w:rtl/>
        </w:rPr>
        <w:t>כ</w:t>
      </w:r>
      <w:r>
        <w:rPr>
          <w:rtl/>
        </w:rPr>
        <w:t>"</w:t>
      </w:r>
      <w:r>
        <w:rPr>
          <w:rFonts w:hint="cs"/>
          <w:rtl/>
        </w:rPr>
        <w:t xml:space="preserve">ש</w:t>
      </w:r>
      <w:r>
        <w:rPr>
          <w:rFonts w:hint="cs"/>
          <w:rtl/>
        </w:rPr>
        <w:t xml:space="preserve"> ש</w:t>
      </w:r>
      <w:r>
        <w:rPr>
          <w:rtl/>
        </w:rPr>
        <w:t xml:space="preserve">תועיל לטהרה </w:t>
      </w:r>
      <w:ins w:id="93229" w:author="מנוע מכני" w:date="2026-10-11T12:04:39Z">
        <w:r>
          <w:rPr>
            <w:rtl/>
          </w:rPr>
          <w:t xml:space="preserve">כלום</w:t>
        </w:r>
      </w:ins>
      <w:del w:id="93230" w:author="מנוע מכני" w:date="2026-10-11T12:04:39Z">
        <w:r>
          <w:rPr>
            <w:rtl/>
          </w:rPr>
          <w:delText xml:space="preserve">מידי</w:delText>
        </w:r>
      </w:del>
      <w:r>
        <w:rPr>
          <w:rtl/>
        </w:rPr>
        <w:t xml:space="preserve"> נבילה</w:t>
      </w:r>
    </w:p>
    <w:p w:rsidR="00DA63EC" w:rsidRDefault="00DA63EC" w:rsidP="00DA63EC">
      <w:pPr>
        <w:pStyle w:val="affffb"/>
        <w:rPr>
          <w:rtl/>
        </w:rPr>
      </w:pPr>
      <w:r>
        <w:rPr>
          <w:rtl/>
        </w:rPr>
        <w:t xml:space="preserve">- </w:t>
      </w:r>
      <w:r>
        <w:rPr>
          <w:rFonts w:hint="cs"/>
          <w:rtl/>
        </w:rPr>
        <w:t>ופנים הו</w:t>
      </w:r>
      <w:r>
        <w:rPr>
          <w:rtl/>
        </w:rPr>
        <w:t>איל ולא שוו בפנים כבחוץ.</w:t>
      </w:r>
    </w:p>
    <w:p w:rsidR="00DA63EC" w:rsidRDefault="00DA63EC" w:rsidP="00DA63EC">
      <w:pPr>
        <w:tabs>
          <w:tab w:val="left" w:pos="0"/>
          <w:tab w:val="center" w:pos="2835"/>
        </w:tabs>
        <w:rPr>
          <w:rtl/>
        </w:rPr>
      </w:pPr>
      <w:r>
        <w:rPr>
          <w:rFonts w:hint="cs"/>
          <w:rtl/>
        </w:rPr>
        <w:t xml:space="preserve">אבל </w:t>
      </w:r>
      <w:ins w:id="95979" w:author="מנוע מכני" w:date="2026-10-11T12:04:39Z">
        <w:r>
          <w:rPr>
            <w:rFonts w:hint="cs"/>
            <w:rtl/>
          </w:rPr>
          <w:t xml:space="preserve">אם </w:t>
        </w:r>
      </w:ins>
      <w:del w:id="95980" w:author="מנוע מכני" w:date="2026-10-11T12:04:39Z">
        <w:r>
          <w:rPr>
            <w:rFonts w:hint="cs"/>
            <w:rtl/>
          </w:rPr>
          <w:delText xml:space="preserve">אי </w:delText>
        </w:r>
      </w:del>
      <w:r>
        <w:rPr>
          <w:rFonts w:hint="cs"/>
          <w:rtl/>
        </w:rPr>
        <w:t xml:space="preserve">מלק </w:t>
      </w:r>
      <w:r>
        <w:rPr>
          <w:rtl/>
        </w:rPr>
        <w:t>מלק קדשים בחוץ</w:t>
      </w:r>
      <w:r>
        <w:rPr>
          <w:rFonts w:hint="cs"/>
          <w:rtl/>
        </w:rPr>
        <w:t xml:space="preserve"> אפי'</w:t>
      </w:r>
      <w:r>
        <w:rPr>
          <w:rtl/>
        </w:rPr>
        <w:t xml:space="preserve"> דלא שוו בפנים כבחוץ! </w:t>
      </w:r>
    </w:p>
    <w:p>
      <w:pPr>
        <w:pStyle w:val="38"/>
        <w:rPr>
          <w:ins w:id="99655" w:author="מנוע מכני" w:date="2026-10-11T12:04:39Z"/>
        </w:rPr>
      </w:pPr>
      <w:r w:rsidRPr="00FE1B89">
        <w:t>רשב</w:t>
      </w:r>
      <w:r w:rsidRPr="00FE1B89">
        <w:t>"</w:t>
      </w:r>
      <w:r w:rsidRPr="00FE1B89">
        <w:t>א</w:t>
      </w:r>
      <w:r w:rsidRPr="00FE1B89">
        <w:t xml:space="preserve">:</w:t>
      </w:r>
    </w:p>
    <w:p w:rsidR="00DA63EC" w:rsidRPr="00FE1B89" w:rsidRDefault="00DA63EC" w:rsidP="00DA63EC">
      <w:pPr>
        <w:tabs>
          <w:tab w:val="left" w:pos="0"/>
          <w:tab w:val="center" w:pos="2835"/>
        </w:tabs>
        <w:rPr>
          <w:spacing w:val="-8"/>
          <w:rtl/>
        </w:rPr>
      </w:pPr>
      <w:del w:id="99656" w:author="מנוע מכני" w:date="2026-10-11T12:04:39Z">
        <w:r w:rsidRPr="00FE1B89">
          <w:rPr>
            <w:spacing w:val="-8"/>
            <w:rtl/>
          </w:rPr>
          <w:delText xml:space="preserve"> </w:delText>
        </w:r>
      </w:del>
      <w:r w:rsidRPr="00FE1B89">
        <w:rPr>
          <w:spacing w:val="-8"/>
          <w:rtl/>
        </w:rPr>
        <w:t xml:space="preserve">דנין דבר שלא בהיכשרו מדבר שלא בהיכשרו, ואין דנין דבר שלא בהיכשרו מדבר שבהיכשרו.</w:t>
      </w:r>
    </w:p>
    <w:p>
      <w:pPr>
        <w:pStyle w:val="38"/>
        <w:rPr>
          <w:ins w:id="99657" w:author="מנוע מכני" w:date="2026-10-11T12:04:39Z"/>
        </w:rPr>
      </w:pPr>
      <w:r>
        <w:lastRenderedPageBreak/>
        <w:t>והך</w:t>
      </w:r>
    </w:p>
    <w:p w:rsidR="00DA63EC" w:rsidRDefault="00DA63EC" w:rsidP="00DA63EC">
      <w:pPr>
        <w:tabs>
          <w:tab w:val="left" w:pos="0"/>
          <w:tab w:val="center" w:pos="2835"/>
        </w:tabs>
        <w:rPr>
          <w:rtl/>
        </w:rPr>
      </w:pPr>
      <w:del w:id="99658" w:author="מנוע מכני" w:date="2026-10-11T12:04:39Z">
        <w:r>
          <w:rPr>
            <w:rtl/>
          </w:rPr>
          <w:delText xml:space="preserve"> </w:delText>
        </w:r>
      </w:del>
      <w:r>
        <w:rPr>
          <w:rFonts w:hint="cs"/>
          <w:rtl/>
        </w:rPr>
        <w:t>ד</w:t>
      </w:r>
      <w:r>
        <w:rPr>
          <w:rtl/>
        </w:rPr>
        <w:t xml:space="preserve">מנין ליוצא שאם עלה </w:t>
      </w:r>
      <w:r>
        <w:rPr>
          <w:rtl/>
        </w:rPr>
        <w:t xml:space="preserve">לא</w:t>
      </w:r>
      <w:r>
        <w:rPr>
          <w:rtl/>
        </w:rPr>
        <w:t xml:space="preserve"> ירד? שהרי יוצא כשר בבמה! תנא אזאת תורת העולה ריבה סמיך </w:t>
      </w:r>
      <w:ins w:id="93231" w:author="מנוע מכני" w:date="2026-10-11T12:04:39Z">
        <w:r>
          <w:rPr>
            <w:rtl/>
          </w:rPr>
          <w:t xml:space="preserve">לו</w:t>
        </w:r>
      </w:ins>
      <w:del w:id="93232" w:author="מנוע מכני" w:date="2026-10-11T12:04:39Z">
        <w:r>
          <w:rPr>
            <w:rtl/>
          </w:rPr>
          <w:delText xml:space="preserve">ליה</w:delText>
        </w:r>
      </w:del>
      <w:r>
        <w:rPr>
          <w:rtl/>
        </w:rPr>
        <w:t xml:space="preserve">.</w:t>
      </w:r>
    </w:p>
    <w:p w:rsidR="00DA63EC" w:rsidRDefault="00DA63EC" w:rsidP="00DA63EC">
      <w:pPr>
        <w:pStyle w:val="affffd"/>
        <w:rPr>
          <w:rtl/>
        </w:rPr>
      </w:pPr>
      <w:r>
        <w:rPr>
          <w:rtl/>
        </w:rPr>
        <w:t>׹</w:t>
      </w:r>
    </w:p>
    <w:p w:rsidR="00DA63EC" w:rsidRPr="000A334C" w:rsidRDefault="00DA63EC" w:rsidP="003B6D22">
      <w:pPr>
        <w:pStyle w:val="afff9"/>
        <w:spacing w:before="120"/>
        <w:rPr>
          <w:rtl/>
        </w:rPr>
        <w:pPrChange w:id="90032" w:author="קלוד" w:date="2026-10-11T12:09:42Z">
          <w:pPr>
            <w:pStyle w:val="afff9"/>
          </w:pPr>
        </w:pPrChange>
      </w:pPr>
      <w:r w:rsidRPr="000A334C">
        <w:rPr>
          <w:rtl/>
        </w:rPr>
        <w:t>מתני'.</w:t>
      </w:r>
    </w:p>
    <w:p w:rsidR="00DA63EC" w:rsidRDefault="00DA63EC" w:rsidP="00DA63EC">
      <w:pPr>
        <w:pStyle w:val="afff3"/>
        <w:framePr w:wrap="around"/>
        <w:rPr>
          <w:rtl/>
        </w:rPr>
      </w:pPr>
      <w:r>
        <w:rPr>
          <w:rFonts w:hint="cs"/>
          <w:rtl/>
        </w:rPr>
        <w:t xml:space="preserve">סט: </w:t>
      </w:r>
    </w:p>
    <w:p>
      <w:pPr>
        <w:pStyle w:val="MishnaBatzad"/>
        <w:rPr>
          <w:ins w:id="20392" w:author="קלוד" w:date="2026-10-11T09:07:24Z"/>
        </w:rPr>
      </w:pPr>
      <w:ins w:id="20391" w:author="קלוד" w:date="2026-10-11T09:07:24Z">
        <w:r>
          <w:t xml:space="preserve">משנה ו</w:t>
        </w:r>
      </w:ins>
    </w:p>
    <w:p w:rsidR="00DA63EC" w:rsidRPr="000A334C" w:rsidRDefault="00DA63EC" w:rsidP="003B6D22">
      <w:pPr>
        <w:pStyle w:val="afff9"/>
        <w:rPr>
          <w:rtl/>
        </w:rPr>
      </w:pPr>
      <w:r>
        <w:rPr>
          <w:rtl/>
        </w:rPr>
        <w:t xml:space="preserve">מלק ונמצאת טריפה - </w:t>
      </w:r>
      <w:r>
        <w:rPr>
          <w:rStyle w:val="TanaimMishna"/>
          <w:rtl/>
          <w:rPrChange w:id="102820" w:author="Claude" w:date="2026-10-11T09:07:44Z">
            <w:rPr>
              <w:rtl/>
            </w:rPr>
          </w:rPrChange>
        </w:rPr>
        <w:t xml:space="preserve">ר' מאיר</w:t>
      </w:r>
      <w:r>
        <w:rPr>
          <w:rtl/>
        </w:rPr>
        <w:t xml:space="preserve"> אומר</w:t>
      </w:r>
      <w:r>
        <w:rPr>
          <w:rStyle w:val="TanaimMishna"/>
          <w:rtl/>
          <w:rPrChange w:id="102821" w:author="Claude" w:date="2026-10-11T09:07:44Z">
            <w:rPr>
              <w:rtl/>
            </w:rPr>
          </w:rPrChange>
        </w:rPr>
        <w:t xml:space="preserve">:</w:t>
      </w:r>
      <w:r>
        <w:rPr>
          <w:rtl/>
        </w:rPr>
        <w:t xml:space="preserve"> אינו מטמא בבית הבליעה, </w:t>
      </w:r>
    </w:p>
    <w:p w:rsidR="00DA63EC" w:rsidRPr="000A334C" w:rsidRDefault="00DA63EC" w:rsidP="003B6D22">
      <w:pPr>
        <w:pStyle w:val="afff9"/>
        <w:rPr>
          <w:rtl/>
        </w:rPr>
      </w:pPr>
      <w:r w:rsidRPr="000A334C">
        <w:rPr>
          <w:rtl/>
        </w:rPr>
        <w:tab/>
      </w:r>
      <w:r w:rsidRPr="000A334C">
        <w:rPr>
          <w:rtl/>
        </w:rPr>
        <w:tab/>
      </w:r>
      <w:r w:rsidRPr="000A334C">
        <w:rPr>
          <w:rtl/>
        </w:rPr>
        <w:tab/>
      </w:r>
      <w:r w:rsidRPr="000A334C">
        <w:rPr>
          <w:rtl/>
        </w:rPr>
        <w:tab/>
      </w:r>
      <w:r w:rsidRPr="000A334C">
        <w:rPr>
          <w:rFonts w:hint="cs"/>
          <w:rtl/>
        </w:rPr>
        <w:t xml:space="preserve">       </w:t>
      </w:r>
      <w:r>
        <w:rPr>
          <w:rStyle w:val="TanaimMishna"/>
          <w:rtl/>
          <w:rPrChange w:id="20022" w:author="קלוד" w:date="2026-10-11T09:07:24Z">
            <w:rPr>
              <w:rtl/>
            </w:rPr>
          </w:rPrChange>
        </w:rPr>
        <w:t xml:space="preserve">רבי יהודה</w:t>
      </w:r>
      <w:r>
        <w:rPr>
          <w:rtl/>
        </w:rPr>
        <w:t xml:space="preserve"> אומר</w:t>
      </w:r>
      <w:r>
        <w:rPr>
          <w:rStyle w:val="TanaimMishna"/>
          <w:rtl/>
          <w:rPrChange w:id="102822" w:author="Claude" w:date="2026-10-11T09:07:44Z">
            <w:rPr>
              <w:rtl/>
            </w:rPr>
          </w:rPrChange>
        </w:rPr>
        <w:t xml:space="preserve">:</w:t>
      </w:r>
      <w:r>
        <w:rPr>
          <w:rtl/>
        </w:rPr>
        <w:t xml:space="preserve"> מטמא.</w:t>
      </w:r>
    </w:p>
    <w:p w:rsidR="00DA63EC" w:rsidRPr="000A334C" w:rsidRDefault="00DA63EC" w:rsidP="003B6D22">
      <w:pPr>
        <w:pStyle w:val="afff9"/>
        <w:rPr>
          <w:rtl/>
        </w:rPr>
      </w:pPr>
      <w:r w:rsidRPr="000A334C">
        <w:rPr>
          <w:rtl/>
        </w:rPr>
        <w:t>א</w:t>
      </w:r>
      <w:r w:rsidRPr="000A334C">
        <w:rPr>
          <w:rFonts w:hint="cs"/>
          <w:rtl/>
        </w:rPr>
        <w:t>ר</w:t>
      </w:r>
      <w:r w:rsidRPr="000A334C">
        <w:rPr>
          <w:rtl/>
        </w:rPr>
        <w:t>"</w:t>
      </w:r>
      <w:r w:rsidRPr="000A334C">
        <w:rPr>
          <w:rFonts w:hint="cs"/>
          <w:rtl/>
        </w:rPr>
        <w:t>מ</w:t>
      </w:r>
      <w:r w:rsidRPr="000A334C">
        <w:rPr>
          <w:rtl/>
        </w:rPr>
        <w:t>: ק"ו, אם נבלת בהמה שמטמאה במגע ובמשא - שחיטתה מטהרת טריפתה מטומאתה, נבלת העוף שאינו מטמא במגע ובמשא - אינו דין שתהא שחיטתו מטהרת טריפתו מטומאתו;</w:t>
      </w:r>
    </w:p>
    <w:p w:rsidR="00DA63EC" w:rsidRPr="000A334C" w:rsidRDefault="00DA63EC" w:rsidP="003B6D22">
      <w:pPr>
        <w:pStyle w:val="afff9"/>
        <w:rPr>
          <w:rtl/>
        </w:rPr>
      </w:pPr>
      <w:r w:rsidRPr="000A334C">
        <w:rPr>
          <w:rtl/>
        </w:rPr>
        <w:t xml:space="preserve">מה מצינו בשחיטתו שהיא מכשרתה לאכילה ומטהרת טריפתו מטומאתו, אף מליקתו שהיא מכשרתו באכילה תטהר טריפתו מידי טומאתו, </w:t>
      </w:r>
    </w:p>
    <w:p w:rsidR="00DA63EC" w:rsidRPr="000A334C" w:rsidRDefault="00DA63EC" w:rsidP="003B6D22">
      <w:pPr>
        <w:pStyle w:val="afff9"/>
        <w:rPr>
          <w:rtl/>
        </w:rPr>
      </w:pPr>
      <w:r>
        <w:rPr>
          <w:rStyle w:val="TanaimMishna"/>
          <w:rtl/>
          <w:rPrChange w:id="20023" w:author="קלוד" w:date="2026-10-11T09:07:24Z">
            <w:rPr>
              <w:rtl/>
            </w:rPr>
          </w:rPrChange>
        </w:rPr>
        <w:t xml:space="preserve">רבי יוסי</w:t>
      </w:r>
      <w:r>
        <w:rPr>
          <w:rtl/>
        </w:rPr>
        <w:t xml:space="preserve"> אומר</w:t>
      </w:r>
      <w:r>
        <w:rPr>
          <w:rStyle w:val="TanaimMishna"/>
          <w:rtl/>
          <w:rPrChange w:id="102823" w:author="Claude" w:date="2026-10-11T09:07:44Z">
            <w:rPr>
              <w:rtl/>
            </w:rPr>
          </w:rPrChange>
        </w:rPr>
        <w:t xml:space="preserve">:</w:t>
      </w:r>
      <w:r>
        <w:rPr>
          <w:rtl/>
        </w:rPr>
        <w:t xml:space="preserve"> דיה כנבלת בהמה, שחיטתה מטהרתה ולא מליקתה.</w:t>
      </w:r>
    </w:p>
    <w:p w:rsidR="00DA63EC" w:rsidRDefault="00DA63EC" w:rsidP="00DA63EC">
      <w:pPr>
        <w:pStyle w:val="affffd"/>
        <w:rPr>
          <w:rtl/>
        </w:rPr>
      </w:pPr>
      <w:r>
        <w:rPr>
          <w:rtl/>
        </w:rPr>
        <w:t>׹</w:t>
      </w:r>
    </w:p>
    <w:p>
      <w:pPr>
        <w:pStyle w:val="afffff8"/>
        <w:rPr>
          <w:ins w:id="90315" w:author="קלוד" w:date="2026-10-11T12:29:36Z"/>
        </w:rPr>
      </w:pPr>
      <w:ins w:id="90316" w:author="קלוד" w:date="2026-10-11T12:29:36Z">
        <w:r>
          <w:rPr>
            <w:color w:val="7B3F00"/>
          </w:rPr>
          <w:t xml:space="preserve">מליקה ונמצאת טריפה - ק"ו דר"מ והאם דיו</w:t>
        </w:r>
      </w:ins>
    </w:p>
    <w:p>
      <w:pPr>
        <w:pStyle w:val="38"/>
        <w:rPr>
          <w:ins w:id="99659" w:author="מנוע מכני" w:date="2026-10-11T12:04:39Z"/>
        </w:rPr>
      </w:pPr>
      <w:r>
        <w:t xml:space="preserve">ור"מ </w:t>
      </w:r>
      <w:r>
        <w:t xml:space="preserve">לא</w:t>
      </w:r>
      <w:r>
        <w:t xml:space="preserve"> דריש דיו?</w:t>
      </w:r>
    </w:p>
    <w:p w:rsidR="00DA63EC" w:rsidRDefault="00DA63EC" w:rsidP="00DA63EC">
      <w:pPr>
        <w:tabs>
          <w:tab w:val="left" w:pos="0"/>
          <w:tab w:val="center" w:pos="2835"/>
        </w:tabs>
        <w:rPr>
          <w:rtl/>
        </w:rPr>
      </w:pPr>
      <w:del w:id="99660" w:author="מנוע מכני" w:date="2026-10-11T12:04:39Z">
        <w:r>
          <w:rPr>
            <w:rtl/>
          </w:rPr>
          <w:delText xml:space="preserve"> </w:delText>
        </w:r>
      </w:del>
      <w:r>
        <w:rPr>
          <w:rFonts w:hint="cs"/>
          <w:rtl/>
        </w:rPr>
        <w:t>ואפי' ד</w:t>
      </w:r>
      <w:r>
        <w:rPr>
          <w:rtl/>
        </w:rPr>
        <w:t xml:space="preserve">דיו דאורייתא הוא! </w:t>
      </w:r>
      <w:r>
        <w:rPr>
          <w:rtl/>
        </w:rPr>
        <w:t xml:space="preserve">דתניא</w:t>
      </w:r>
      <w:r>
        <w:rPr>
          <w:rtl/>
        </w:rPr>
        <w:t xml:space="preserve">: מדין </w:t>
      </w:r>
      <w:r>
        <w:rPr>
          <w:rtl/>
        </w:rPr>
        <w:t xml:space="preserve">ק"ו</w:t>
      </w:r>
      <w:r>
        <w:rPr>
          <w:rtl/>
        </w:rPr>
        <w:t xml:space="preserve"> כיצד? ויאמר </w:t>
      </w:r>
      <w:r>
        <w:rPr>
          <w:rStyle w:val="afffff0"/>
          <w:rtl/>
          <w:rPrChange w:id="9047" w:author="מנוע פסוקים" w:date="2026-10-11T09:29:40Z">
            <w:rPr>
              <w:rtl/>
            </w:rPr>
          </w:rPrChange>
        </w:rPr>
        <w:t xml:space="preserve">ה</w:t>
      </w:r>
      <w:r>
        <w:rPr>
          <w:rStyle w:val="afffff0"/>
          <w:rtl/>
          <w:rPrChange w:id="9048" w:author="מנוע פסוקים" w:date="2026-10-11T09:29:40Z">
            <w:rPr>
              <w:rtl/>
            </w:rPr>
          </w:rPrChange>
        </w:rPr>
        <w:t xml:space="preserve">'</w:t>
      </w:r>
      <w:r>
        <w:rPr>
          <w:rStyle w:val="afffff0"/>
          <w:rtl/>
          <w:rPrChange w:id="9049" w:author="מנוע פסוקים" w:date="2026-10-11T09:29:40Z">
            <w:rPr>
              <w:rtl/>
            </w:rPr>
          </w:rPrChange>
        </w:rPr>
        <w:t xml:space="preserve"> אל משה </w:t>
      </w:r>
      <w:r>
        <w:rPr>
          <w:rStyle w:val="afffff0"/>
          <w:spacing w:val="-6"/>
          <w:rtl/>
          <w:rPrChange w:id="9050" w:author="מנוע פסוקים" w:date="2026-10-11T09:29:40Z">
            <w:rPr>
              <w:spacing w:val="-6"/>
              <w:rtl/>
            </w:rPr>
          </w:rPrChange>
        </w:rPr>
        <w:t xml:space="preserve">ואביה ירק ירק בפניה</w:t>
      </w:r>
      <w:r>
        <w:rPr>
          <w:spacing w:val="-6"/>
          <w:rtl/>
        </w:rPr>
        <w:t xml:space="preserve"> וגו', </w:t>
      </w:r>
      <w:r w:rsidRPr="00FE1B89">
        <w:rPr>
          <w:spacing w:val="-6"/>
          <w:rtl/>
        </w:rPr>
        <w:t xml:space="preserve">ק"ו</w:t>
      </w:r>
      <w:r w:rsidRPr="00FE1B89">
        <w:rPr>
          <w:spacing w:val="-6"/>
          <w:rtl/>
        </w:rPr>
        <w:t xml:space="preserve"> לשכינה ארבעה עשר יום, אלא דיו לבא מן הדין להיות כנדון! </w:t>
      </w:r>
    </w:p>
    <w:p>
      <w:pPr>
        <w:pStyle w:val="38"/>
        <w:rPr>
          <w:ins w:id="99662" w:author="מנוע מכני" w:date="2026-10-11T12:04:39Z"/>
        </w:rPr>
      </w:pPr>
      <w:del w:id="99661" w:author="מנוע מכני" w:date="2026-10-11T12:04:39Z">
        <w:r>
          <w:delText xml:space="preserve">•</w:delText>
        </w:r>
      </w:del>
      <w:r>
        <w:t xml:space="preserve"> </w:t>
      </w:r>
      <w:r>
        <w:t>אריב</w:t>
      </w:r>
      <w:r>
        <w:t>"</w:t>
      </w:r>
      <w:r>
        <w:t xml:space="preserve">א:</w:t>
      </w:r>
    </w:p>
    <w:p w:rsidR="00DA63EC" w:rsidRDefault="00DA63EC" w:rsidP="00DA63EC">
      <w:pPr>
        <w:tabs>
          <w:tab w:val="left" w:pos="0"/>
          <w:tab w:val="center" w:pos="2835"/>
        </w:tabs>
        <w:rPr>
          <w:rtl/>
        </w:rPr>
      </w:pPr>
      <w:del w:id="99663" w:author="מנוע מכני" w:date="2026-10-11T12:04:39Z">
        <w:r>
          <w:rPr>
            <w:rFonts w:hint="cs"/>
            <w:rtl/>
          </w:rPr>
          <w:delText xml:space="preserve"> </w:delText>
        </w:r>
      </w:del>
      <w:r>
        <w:rPr>
          <w:rStyle w:val="2fb"/>
          <w:rtl/>
        </w:rPr>
        <w:t xml:space="preserve">ר"מ</w:t>
      </w:r>
      <w:r>
        <w:rPr>
          <w:rtl/>
        </w:rPr>
        <w:t xml:space="preserve"> קרא אשכח וקדרש: זאת תורת הבהמה והעוף.</w:t>
      </w:r>
    </w:p>
    <w:p w:rsidR="00DA63EC" w:rsidRDefault="00DA63EC" w:rsidP="00DA63EC">
      <w:pPr>
        <w:tabs>
          <w:tab w:val="left" w:pos="0"/>
          <w:tab w:val="center" w:pos="2835"/>
        </w:tabs>
        <w:rPr>
          <w:rtl/>
        </w:rPr>
      </w:pPr>
      <w:r>
        <w:rPr>
          <w:rtl/>
        </w:rPr>
        <w:t xml:space="preserve">וכי באיזו תורה שוותה בהמה לעוף ועוף לבהמה? </w:t>
      </w:r>
    </w:p>
    <w:p w:rsidR="00DA63EC" w:rsidRDefault="00DA63EC" w:rsidP="00DA63EC">
      <w:pPr>
        <w:tabs>
          <w:tab w:val="left" w:pos="0"/>
          <w:tab w:val="center" w:pos="2835"/>
        </w:tabs>
        <w:rPr>
          <w:rtl/>
        </w:rPr>
      </w:pPr>
      <w:r>
        <w:rPr>
          <w:rtl/>
        </w:rPr>
        <w:t xml:space="preserve">בהמה מטמאה במגע ובמשא, עוף אינו מטמא במגע ובמשא! </w:t>
      </w:r>
    </w:p>
    <w:p w:rsidR="00DA63EC" w:rsidRDefault="00DA63EC" w:rsidP="00DA63EC">
      <w:pPr>
        <w:tabs>
          <w:tab w:val="left" w:pos="0"/>
          <w:tab w:val="center" w:pos="2835"/>
        </w:tabs>
        <w:rPr>
          <w:rtl/>
        </w:rPr>
      </w:pPr>
      <w:r>
        <w:rPr>
          <w:rtl/>
        </w:rPr>
        <w:t xml:space="preserve">עוף מטמא בגדים אבית הבליעה, בהמה אינה מטמאה בגדים אבית הבליעה! </w:t>
      </w:r>
    </w:p>
    <w:p>
      <w:pPr>
        <w:pStyle w:val="38"/>
        <w:rPr>
          <w:ins w:id="99664" w:author="מנוע מכני" w:date="2026-10-11T12:04:39Z"/>
        </w:rPr>
      </w:pPr>
      <w:r>
        <w:t xml:space="preserve">אלא לומר לך:</w:t>
      </w:r>
    </w:p>
    <w:p w:rsidR="00DA63EC" w:rsidRDefault="00DA63EC" w:rsidP="00DA63EC">
      <w:pPr>
        <w:tabs>
          <w:tab w:val="left" w:pos="0"/>
          <w:tab w:val="center" w:pos="2835"/>
        </w:tabs>
        <w:rPr>
          <w:rtl/>
        </w:rPr>
      </w:pPr>
      <w:del w:id="99665" w:author="מנוע מכני" w:date="2026-10-11T12:04:39Z">
        <w:r>
          <w:rPr>
            <w:rtl/>
          </w:rPr>
          <w:delText xml:space="preserve"> </w:delText>
        </w:r>
      </w:del>
      <w:r>
        <w:rPr>
          <w:rtl/>
        </w:rPr>
        <w:t xml:space="preserve">מה בהמה - דבר שמכשירה לאכילה מטהר טריפתה מטומאתה, אף עוף דבר שמכשיר באכילה מטהר טריפתו מטומאתו.</w:t>
      </w:r>
    </w:p>
    <w:p>
      <w:pPr>
        <w:pStyle w:val="afffff8"/>
        <w:rPr>
          <w:ins w:id="90313" w:author="קלוד" w:date="2026-10-11T12:29:36Z"/>
        </w:rPr>
      </w:pPr>
      <w:ins w:id="90314" w:author="קלוד" w:date="2026-10-11T12:29:36Z">
        <w:r>
          <w:rPr>
            <w:color w:val="7B3F00"/>
          </w:rPr>
          <w:t xml:space="preserve">טריפה ששחטה - דרשת ר"י 'נבלה טריפה' ומיעוט עוף טמא</w:t>
        </w:r>
      </w:ins>
    </w:p>
    <w:p>
      <w:pPr>
        <w:pStyle w:val="38"/>
        <w:rPr>
          <w:ins w:id="99666" w:author="מנוע מכני" w:date="2026-10-11T12:04:39Z"/>
        </w:rPr>
      </w:pPr>
      <w:r>
        <w:t>ור</w:t>
      </w:r>
      <w:r>
        <w:t>"</w:t>
      </w:r>
      <w:r>
        <w:t>י קרא</w:t>
      </w:r>
      <w:r>
        <w:t xml:space="preserve"> אשכח ודרש:</w:t>
      </w:r>
    </w:p>
    <w:p w:rsidR="00DA63EC" w:rsidRDefault="00DA63EC" w:rsidP="00DA63EC">
      <w:pPr>
        <w:tabs>
          <w:tab w:val="left" w:pos="0"/>
          <w:tab w:val="center" w:pos="2835"/>
        </w:tabs>
        <w:rPr>
          <w:rtl/>
        </w:rPr>
      </w:pPr>
      <w:del w:id="99667" w:author="מנוע מכני" w:date="2026-10-11T12:04:39Z">
        <w:r>
          <w:rPr>
            <w:rtl/>
          </w:rPr>
          <w:delText xml:space="preserve"> </w:delText>
        </w:r>
      </w:del>
      <w:r>
        <w:rPr>
          <w:rtl/>
        </w:rPr>
        <w:t xml:space="preserve">נבלה טריפה, להביא טריפה ששחטה שמטמאה.</w:t>
      </w:r>
    </w:p>
    <w:p>
      <w:pPr>
        <w:pStyle w:val="38"/>
        <w:rPr>
          <w:ins w:id="99668" w:author="מנוע מכני" w:date="2026-10-11T12:04:39Z"/>
        </w:rPr>
      </w:pPr>
      <w:r>
        <w:t>א</w:t>
      </w:r>
      <w:r>
        <w:t>"</w:t>
      </w:r>
      <w:r>
        <w:t xml:space="preserve">ל</w:t>
      </w:r>
      <w:r>
        <w:t xml:space="preserve"> ר</w:t>
      </w:r>
      <w:r>
        <w:t>"</w:t>
      </w:r>
      <w:r>
        <w:t>ש</w:t>
      </w:r>
      <w:r>
        <w:t xml:space="preserve">:</w:t>
      </w:r>
    </w:p>
    <w:p w:rsidR="00DA63EC" w:rsidRDefault="00DA63EC" w:rsidP="00DA63EC">
      <w:pPr>
        <w:tabs>
          <w:tab w:val="left" w:pos="0"/>
          <w:tab w:val="center" w:pos="2835"/>
        </w:tabs>
        <w:rPr>
          <w:rtl/>
        </w:rPr>
      </w:pPr>
      <w:del w:id="99669" w:author="מנוע מכני" w:date="2026-10-11T12:04:39Z">
        <w:r>
          <w:rPr>
            <w:rtl/>
          </w:rPr>
          <w:delText xml:space="preserve"> </w:delText>
        </w:r>
      </w:del>
      <w:r>
        <w:rPr>
          <w:rtl/>
        </w:rPr>
        <w:t xml:space="preserve">אלא מעתה, </w:t>
      </w:r>
      <w:r w:rsidRPr="0046594B">
        <w:rPr>
          <w:rStyle w:val="afffff0"/>
          <w:rtl/>
        </w:rPr>
        <w:t>ד</w:t>
      </w:r>
      <w:r w:rsidRPr="0046594B">
        <w:rPr>
          <w:rStyle w:val="afffff0"/>
          <w:rFonts w:hint="cs"/>
          <w:rtl/>
        </w:rPr>
        <w:t>'</w:t>
      </w:r>
      <w:ins w:id="90927" w:author="Claude - סמנטי" w:date="2026-10-11T12:26:16Z">
        <w:r>
          <w:rPr>
            <w:rStyle w:val="afffff0"/>
            <w:rtl/>
          </w:rPr>
          <w:t xml:space="preserve">וְחֵלֶב נְבֵלָה וְחֵלֶב טְרֵפָה</w:t>
        </w:r>
      </w:ins>
      <w:del w:id="90928" w:author="Claude - סמנטי" w:date="2026-10-11T12:26:16Z">
        <w:r w:rsidRPr="0046594B">
          <w:rPr>
            <w:rStyle w:val="afffff0"/>
            <w:rtl/>
          </w:rPr>
          <w:delText xml:space="preserve">וחלב נבלה וחלב טרפה</w:delText>
        </w:r>
      </w:del>
      <w:r w:rsidRPr="0046594B">
        <w:rPr>
          <w:rStyle w:val="afffff0"/>
          <w:rFonts w:hint="cs"/>
          <w:rtl/>
        </w:rPr>
        <w:t>'</w:t>
      </w:r>
      <w:r w:rsidRPr="0046594B">
        <w:rPr>
          <w:rStyle w:val="afffff0"/>
          <w:rtl/>
        </w:rPr>
        <w:t>,</w:t>
      </w:r>
      <w:r>
        <w:rPr>
          <w:rtl/>
        </w:rPr>
        <w:t xml:space="preserve"> </w:t>
      </w:r>
      <w:ins w:id="91477" w:author="מנוע מכני" w:date="2026-10-11T12:04:39Z">
        <w:r>
          <w:rPr>
            <w:rtl/>
          </w:rPr>
          <w:t xml:space="preserve">שם</w:t>
        </w:r>
      </w:ins>
      <w:del w:id="91478" w:author="מנוע מכני" w:date="2026-10-11T12:04:39Z">
        <w:r>
          <w:rPr>
            <w:rtl/>
          </w:rPr>
          <w:delText xml:space="preserve">התם</w:delText>
        </w:r>
      </w:del>
      <w:r>
        <w:rPr>
          <w:rtl/>
        </w:rPr>
        <w:t xml:space="preserve"> </w:t>
      </w:r>
      <w:ins w:id="91479" w:author="מנוע מכני" w:date="2026-10-11T12:04:39Z">
        <w:r>
          <w:rPr>
            <w:rtl/>
          </w:rPr>
          <w:t xml:space="preserve">גם</w:t>
        </w:r>
      </w:ins>
      <w:del w:id="91480" w:author="מנוע מכני" w:date="2026-10-11T12:04:39Z">
        <w:r>
          <w:rPr>
            <w:rtl/>
          </w:rPr>
          <w:delText xml:space="preserve">נמי</w:delText>
        </w:r>
      </w:del>
      <w:r>
        <w:rPr>
          <w:rtl/>
        </w:rPr>
        <w:t xml:space="preserve"> נימא: אם טריפה חיה, הרי נבילה אמורה! אם טריפה אינה חיה, הרי היא בכלל נבילה! </w:t>
      </w:r>
    </w:p>
    <w:p>
      <w:pPr>
        <w:pStyle w:val="38"/>
        <w:rPr>
          <w:ins w:id="99670" w:author="מנוע מכני" w:date="2026-10-11T12:04:39Z"/>
        </w:rPr>
      </w:pPr>
      <w:r>
        <w:t xml:space="preserve">אלא</w:t>
      </w:r>
    </w:p>
    <w:p w:rsidR="00DA63EC" w:rsidRDefault="00DA63EC" w:rsidP="00DA63EC">
      <w:pPr>
        <w:tabs>
          <w:tab w:val="left" w:pos="0"/>
          <w:tab w:val="center" w:pos="2835"/>
        </w:tabs>
        <w:rPr>
          <w:rtl/>
        </w:rPr>
      </w:pPr>
      <w:del w:id="99671" w:author="מנוע מכני" w:date="2026-10-11T12:04:39Z">
        <w:r>
          <w:rPr>
            <w:rtl/>
          </w:rPr>
          <w:delText xml:space="preserve"> </w:delText>
        </w:r>
      </w:del>
      <w:r>
        <w:rPr>
          <w:rtl/>
        </w:rPr>
        <w:t xml:space="preserve">להביא טריפה ששחטה שחלבה טהור, מכלל דהיא מטמאה? </w:t>
      </w:r>
    </w:p>
    <w:p>
      <w:pPr>
        <w:pStyle w:val="38"/>
        <w:rPr>
          <w:ins w:id="99672" w:author="מנוע מכני" w:date="2026-10-11T12:04:39Z"/>
        </w:rPr>
      </w:pPr>
      <w:r>
        <w:t xml:space="preserve">והך</w:t>
      </w:r>
    </w:p>
    <w:p w:rsidR="00DA63EC" w:rsidRDefault="00DA63EC" w:rsidP="00DA63EC">
      <w:pPr>
        <w:tabs>
          <w:tab w:val="left" w:pos="0"/>
          <w:tab w:val="center" w:pos="2835"/>
        </w:tabs>
        <w:rPr>
          <w:rtl/>
        </w:rPr>
      </w:pPr>
      <w:del w:id="99673" w:author="מנוע מכני" w:date="2026-10-11T12:04:39Z">
        <w:r>
          <w:rPr>
            <w:rFonts w:hint="cs"/>
            <w:rtl/>
          </w:rPr>
          <w:delText xml:space="preserve"> </w:delText>
        </w:r>
      </w:del>
      <w:r>
        <w:rPr>
          <w:rStyle w:val="2fb"/>
          <w:rFonts w:hint="cs"/>
          <w:rtl/>
        </w:rPr>
        <w:t xml:space="preserve">דאר</w:t>
      </w:r>
      <w:r>
        <w:rPr>
          <w:rStyle w:val="2fb"/>
          <w:rtl/>
        </w:rPr>
        <w:t>"</w:t>
      </w:r>
      <w:r>
        <w:rPr>
          <w:rStyle w:val="2fb"/>
          <w:rFonts w:hint="cs"/>
          <w:rtl/>
        </w:rPr>
        <w:t xml:space="preserve">י</w:t>
      </w:r>
      <w:r>
        <w:rPr>
          <w:rFonts w:hint="cs"/>
          <w:rtl/>
        </w:rPr>
        <w:t xml:space="preserve"> </w:t>
      </w:r>
      <w:r>
        <w:rPr>
          <w:rStyle w:val="2fb"/>
          <w:rFonts w:hint="cs"/>
          <w:rtl/>
        </w:rPr>
        <w:t xml:space="preserve">מרב</w:t>
      </w:r>
      <w:r>
        <w:rPr>
          <w:rFonts w:hint="cs"/>
          <w:rtl/>
        </w:rPr>
        <w:t xml:space="preserve"> </w:t>
      </w:r>
      <w:ins w:id="91481" w:author="מנוע מכני" w:date="2026-10-11T12:04:39Z">
        <w:r>
          <w:rPr>
            <w:rtl/>
          </w:rPr>
          <w:t xml:space="preserve">ואמרו</w:t>
        </w:r>
      </w:ins>
      <w:del w:id="91482" w:author="מנוע מכני" w:date="2026-10-11T12:04:39Z">
        <w:r>
          <w:rPr>
            <w:rtl/>
          </w:rPr>
          <w:delText xml:space="preserve">ואמרי</w:delText>
        </w:r>
      </w:del>
      <w:r>
        <w:rPr>
          <w:rtl/>
        </w:rPr>
        <w:t xml:space="preserve"> לה במתניתא תנא:</w:t>
      </w:r>
      <w:r w:rsidRPr="00464129">
        <w:rPr>
          <w:rStyle w:val="afffff0"/>
          <w:rtl/>
        </w:rPr>
        <w:t xml:space="preserve"> </w:t>
      </w:r>
      <w:r w:rsidRPr="00464129">
        <w:rPr>
          <w:rStyle w:val="afffff0"/>
          <w:rFonts w:hint="cs"/>
          <w:rtl/>
        </w:rPr>
        <w:t>'</w:t>
      </w:r>
      <w:ins w:id="90929" w:author="Claude - סמנטי" w:date="2026-10-11T12:26:16Z">
        <w:r>
          <w:rPr>
            <w:rStyle w:val="afffff0"/>
            <w:rtl/>
          </w:rPr>
          <w:t xml:space="preserve">וְכִי יָמוּת מִן הַבְּהֵמָה</w:t>
        </w:r>
      </w:ins>
      <w:del w:id="90930" w:author="Claude - סמנטי" w:date="2026-10-11T12:26:16Z">
        <w:r w:rsidRPr="00464129">
          <w:rPr>
            <w:rStyle w:val="afffff0"/>
            <w:rtl/>
          </w:rPr>
          <w:delText xml:space="preserve">וכי ימות מן הבהמה</w:delText>
        </w:r>
      </w:del>
      <w:r w:rsidRPr="00464129">
        <w:rPr>
          <w:rStyle w:val="afffff0"/>
          <w:rFonts w:hint="cs"/>
          <w:rtl/>
        </w:rPr>
        <w:t>'</w:t>
      </w:r>
      <w:r w:rsidRPr="00464129">
        <w:rPr>
          <w:rStyle w:val="afffff0"/>
          <w:rtl/>
        </w:rPr>
        <w:t xml:space="preserve"> </w:t>
      </w:r>
      <w:r>
        <w:rPr>
          <w:rtl/>
        </w:rPr>
        <w:t xml:space="preserve">מקצת בהמה מטמאה, מקצת בהמה אינה מטמאה, ואיזו זו? זו טריפה ששחטה! </w:t>
      </w:r>
    </w:p>
    <w:p>
      <w:pPr>
        <w:pStyle w:val="38"/>
        <w:rPr>
          <w:ins w:id="99674" w:author="מנוע מכני" w:date="2026-10-11T12:04:39Z"/>
        </w:rPr>
      </w:pPr>
      <w:r>
        <w:t xml:space="preserve">אלא</w:t>
      </w:r>
    </w:p>
    <w:p w:rsidR="00DA63EC" w:rsidRDefault="00DA63EC" w:rsidP="00DA63EC">
      <w:pPr>
        <w:tabs>
          <w:tab w:val="left" w:pos="0"/>
          <w:tab w:val="center" w:pos="2835"/>
        </w:tabs>
        <w:rPr>
          <w:rtl/>
        </w:rPr>
      </w:pPr>
      <w:del w:id="99675" w:author="מנוע מכני" w:date="2026-10-11T12:04:39Z">
        <w:r>
          <w:rPr>
            <w:rtl/>
          </w:rPr>
          <w:delText xml:space="preserve"> </w:delText>
        </w:r>
      </w:del>
      <w:r>
        <w:rPr>
          <w:rtl/>
        </w:rPr>
        <w:t xml:space="preserve">טריפה </w:t>
      </w:r>
      <w:ins w:id="97185" w:author="מנוע מכני" w:date="2026-10-11T12:04:39Z">
        <w:r>
          <w:rPr>
            <w:rtl/>
          </w:rPr>
          <w:t xml:space="preserve">צריך</w:t>
        </w:r>
      </w:ins>
      <w:del w:id="97186" w:author="מנוע מכני" w:date="2026-10-11T12:04:39Z">
        <w:r>
          <w:rPr>
            <w:rtl/>
          </w:rPr>
          <w:delText xml:space="preserve">מיבעי</w:delText>
        </w:r>
      </w:del>
      <w:r>
        <w:rPr>
          <w:rtl/>
        </w:rPr>
        <w:t xml:space="preserve"> </w:t>
      </w:r>
      <w:ins w:id="96679" w:author="מנוע מכני" w:date="2026-10-11T12:04:39Z">
        <w:r>
          <w:rPr>
            <w:rtl/>
          </w:rPr>
          <w:t xml:space="preserve">למעט</w:t>
        </w:r>
      </w:ins>
      <w:del w:id="96680" w:author="מנוע מכני" w:date="2026-10-11T12:04:39Z">
        <w:r>
          <w:rPr>
            <w:rtl/>
          </w:rPr>
          <w:delText xml:space="preserve">למעוטי</w:delText>
        </w:r>
      </w:del>
      <w:r>
        <w:rPr>
          <w:rtl/>
        </w:rPr>
        <w:t xml:space="preserve"> טמאה, מי שיש במינה טריפה, יצתה זו שאין במינה טריפה, </w:t>
      </w:r>
    </w:p>
    <w:p w:rsidR="00DA63EC" w:rsidRDefault="00DA63EC" w:rsidP="00DA63EC">
      <w:pPr>
        <w:tabs>
          <w:tab w:val="left" w:pos="0"/>
          <w:tab w:val="center" w:pos="2835"/>
        </w:tabs>
        <w:rPr>
          <w:rtl/>
        </w:rPr>
      </w:pPr>
      <w:r>
        <w:rPr>
          <w:rFonts w:hint="cs"/>
          <w:rtl/>
        </w:rPr>
        <w:t>ה</w:t>
      </w:r>
      <w:r>
        <w:rPr>
          <w:rtl/>
        </w:rPr>
        <w:t>"</w:t>
      </w:r>
      <w:r>
        <w:rPr>
          <w:rFonts w:hint="cs"/>
          <w:rtl/>
        </w:rPr>
        <w:t xml:space="preserve">נ</w:t>
      </w:r>
      <w:r>
        <w:rPr>
          <w:rFonts w:hint="cs"/>
          <w:rtl/>
        </w:rPr>
        <w:t xml:space="preserve"> </w:t>
      </w:r>
      <w:ins w:id="96681" w:author="מנוע מכני" w:date="2026-10-11T12:04:39Z">
        <w:r>
          <w:rPr>
            <w:rtl/>
          </w:rPr>
          <w:t xml:space="preserve">למעט</w:t>
        </w:r>
      </w:ins>
      <w:del w:id="96682" w:author="מנוע מכני" w:date="2026-10-11T12:04:39Z">
        <w:r>
          <w:rPr>
            <w:rtl/>
          </w:rPr>
          <w:delText xml:space="preserve">למעוטי</w:delText>
        </w:r>
      </w:del>
      <w:r>
        <w:rPr>
          <w:rtl/>
        </w:rPr>
        <w:t xml:space="preserve"> עוף טמא שאין במינו טריפה! עוף טמא לר' יהודה מנבילה נפקא</w:t>
      </w:r>
    </w:p>
    <w:p>
      <w:pPr>
        <w:pStyle w:val="38"/>
        <w:rPr>
          <w:ins w:id="99676" w:author="מנוע מכני" w:date="2026-10-11T12:04:39Z"/>
        </w:rPr>
      </w:pPr>
      <w:r w:rsidRPr="00FE1B89">
        <w:t xml:space="preserve">דתניא</w:t>
      </w:r>
      <w:r w:rsidRPr="00FE1B89">
        <w:t xml:space="preserve"> ר"</w:t>
      </w:r>
      <w:r w:rsidRPr="00FE1B89">
        <w:t>י</w:t>
      </w:r>
      <w:r w:rsidRPr="00FE1B89">
        <w:t xml:space="preserve">:</w:t>
      </w:r>
    </w:p>
    <w:p w:rsidR="00DA63EC" w:rsidRPr="00FE1B89" w:rsidRDefault="00DA63EC" w:rsidP="00DA63EC">
      <w:pPr>
        <w:tabs>
          <w:tab w:val="left" w:pos="0"/>
          <w:tab w:val="center" w:pos="2835"/>
        </w:tabs>
        <w:rPr>
          <w:spacing w:val="-2"/>
          <w:rtl/>
        </w:rPr>
      </w:pPr>
      <w:del w:id="99677" w:author="מנוע מכני" w:date="2026-10-11T12:04:39Z">
        <w:r w:rsidRPr="00FE1B89">
          <w:rPr>
            <w:spacing w:val="-2"/>
            <w:rtl/>
          </w:rPr>
          <w:delText xml:space="preserve"> </w:delText>
        </w:r>
      </w:del>
      <w:r w:rsidRPr="00FE1B89">
        <w:rPr>
          <w:spacing w:val="-2"/>
          <w:rtl/>
        </w:rPr>
        <w:t xml:space="preserve">יכול תהא נבלת עוף טמא מטמאה בגדים אבית הבליעה? </w:t>
      </w:r>
      <w:r w:rsidRPr="00FE1B89">
        <w:rPr>
          <w:spacing w:val="-2"/>
          <w:rtl/>
        </w:rPr>
        <w:t xml:space="preserve">ת"ל</w:t>
      </w:r>
      <w:r w:rsidRPr="00FE1B89">
        <w:rPr>
          <w:spacing w:val="-2"/>
          <w:rtl/>
        </w:rPr>
        <w:t xml:space="preserve">:</w:t>
      </w:r>
      <w:r w:rsidRPr="00FE1B89">
        <w:rPr>
          <w:rStyle w:val="afffff0"/>
          <w:spacing w:val="-2"/>
          <w:rtl/>
        </w:rPr>
        <w:t xml:space="preserve"> </w:t>
      </w:r>
      <w:r w:rsidRPr="00FE1B89">
        <w:rPr>
          <w:rStyle w:val="afffff0"/>
          <w:rFonts w:hint="cs"/>
          <w:spacing w:val="-2"/>
          <w:rtl/>
        </w:rPr>
        <w:t>'</w:t>
      </w:r>
      <w:ins w:id="90931" w:author="Claude - סמנטי" w:date="2026-10-11T12:26:16Z">
        <w:r>
          <w:rPr>
            <w:rStyle w:val="afffff0"/>
            <w:spacing w:val="-2"/>
            <w:rtl/>
          </w:rPr>
          <w:t xml:space="preserve">נְבֵלָה וּטְרֵפָה לֹא יֹאכַל</w:t>
        </w:r>
      </w:ins>
      <w:del w:id="90932" w:author="Claude - סמנטי" w:date="2026-10-11T12:26:16Z">
        <w:r w:rsidRPr="00FE1B89">
          <w:rPr>
            <w:rStyle w:val="afffff0"/>
            <w:spacing w:val="-2"/>
            <w:rtl/>
          </w:rPr>
          <w:delText xml:space="preserve">נבלה וטרפה </w:delText>
        </w:r>
        <w:r w:rsidRPr="00FE1B89">
          <w:rPr>
            <w:rStyle w:val="afffff0"/>
            <w:spacing w:val="-2"/>
            <w:rtl/>
          </w:rPr>
          <w:delText xml:space="preserve">לא</w:delText>
        </w:r>
        <w:r w:rsidRPr="00FE1B89">
          <w:rPr>
            <w:rStyle w:val="afffff0"/>
            <w:spacing w:val="-2"/>
            <w:rtl/>
          </w:rPr>
          <w:delText xml:space="preserve"> יאכל</w:delText>
        </w:r>
      </w:del>
      <w:r w:rsidRPr="00FE1B89">
        <w:rPr>
          <w:rStyle w:val="afffff0"/>
          <w:rFonts w:hint="cs"/>
          <w:spacing w:val="-2"/>
          <w:rtl/>
        </w:rPr>
        <w:t>'</w:t>
      </w:r>
      <w:r w:rsidRPr="00FE1B89">
        <w:rPr>
          <w:rStyle w:val="afffff0"/>
          <w:spacing w:val="-2"/>
          <w:rtl/>
        </w:rPr>
        <w:t>,</w:t>
      </w:r>
      <w:r w:rsidRPr="00FE1B89">
        <w:rPr>
          <w:spacing w:val="-2"/>
          <w:rtl/>
        </w:rPr>
        <w:t xml:space="preserve"> </w:t>
      </w:r>
    </w:p>
    <w:p w:rsidR="00DA63EC" w:rsidRDefault="00DA63EC" w:rsidP="00DA63EC">
      <w:pPr>
        <w:tabs>
          <w:tab w:val="left" w:pos="0"/>
          <w:tab w:val="center" w:pos="2835"/>
        </w:tabs>
        <w:rPr>
          <w:rtl/>
        </w:rPr>
      </w:pPr>
      <w:r>
        <w:rPr>
          <w:rtl/>
        </w:rPr>
        <w:t>מי שאיסורו משום בל תאכל נבילה, יצא זה שאין איסורו משום בל תאכל נבילה אלא משום</w:t>
      </w:r>
      <w:r w:rsidRPr="00464129">
        <w:rPr>
          <w:rStyle w:val="afffff0"/>
          <w:rtl/>
        </w:rPr>
        <w:t xml:space="preserve"> </w:t>
      </w:r>
      <w:r w:rsidRPr="00464129">
        <w:rPr>
          <w:rStyle w:val="afffff0"/>
          <w:rFonts w:hint="cs"/>
          <w:rtl/>
        </w:rPr>
        <w:t>'</w:t>
      </w:r>
      <w:r w:rsidRPr="00464129">
        <w:rPr>
          <w:rStyle w:val="afffff0"/>
          <w:rtl/>
        </w:rPr>
        <w:t>בל תאכל טמא</w:t>
      </w:r>
      <w:r w:rsidRPr="00464129">
        <w:rPr>
          <w:rStyle w:val="afffff0"/>
          <w:rFonts w:hint="cs"/>
          <w:rtl/>
        </w:rPr>
        <w:t>'</w:t>
      </w:r>
      <w:r w:rsidRPr="00464129">
        <w:rPr>
          <w:rStyle w:val="afffff0"/>
          <w:rtl/>
        </w:rPr>
        <w:t>.</w:t>
      </w:r>
    </w:p>
    <w:p w:rsidR="00DA63EC" w:rsidRDefault="00DA63EC" w:rsidP="00DA63EC">
      <w:pPr>
        <w:pStyle w:val="afff3"/>
        <w:framePr w:wrap="around"/>
        <w:rPr>
          <w:rtl/>
        </w:rPr>
      </w:pPr>
      <w:r>
        <w:rPr>
          <w:rFonts w:hint="cs"/>
          <w:rtl/>
        </w:rPr>
        <w:t xml:space="preserve">ע. </w:t>
      </w:r>
    </w:p>
    <w:p w:rsidR="00DA63EC" w:rsidRDefault="00DA63EC" w:rsidP="00DA63EC">
      <w:pPr>
        <w:tabs>
          <w:tab w:val="left" w:pos="0"/>
          <w:tab w:val="center" w:pos="2835"/>
        </w:tabs>
        <w:rPr>
          <w:rtl/>
        </w:rPr>
      </w:pPr>
      <w:ins w:id="93233" w:author="מנוע מכני" w:date="2026-10-11T12:04:39Z">
        <w:r>
          <w:rPr>
            <w:rtl/>
          </w:rPr>
          <w:t xml:space="preserve">זה</w:t>
        </w:r>
      </w:ins>
      <w:del w:id="93234" w:author="מנוע מכני" w:date="2026-10-11T12:04:39Z">
        <w:r>
          <w:rPr>
            <w:rtl/>
          </w:rPr>
          <w:delText xml:space="preserve">האי</w:delText>
        </w:r>
      </w:del>
      <w:r>
        <w:rPr>
          <w:rtl/>
        </w:rPr>
        <w:t xml:space="preserve"> </w:t>
      </w:r>
      <w:ins w:id="91483" w:author="מנוע מכני" w:date="2026-10-11T12:04:39Z">
        <w:r>
          <w:rPr>
            <w:rtl/>
          </w:rPr>
          <w:t xml:space="preserve">גם</w:t>
        </w:r>
      </w:ins>
      <w:del w:id="91484" w:author="מנוע מכני" w:date="2026-10-11T12:04:39Z">
        <w:r>
          <w:rPr>
            <w:rtl/>
          </w:rPr>
          <w:delText xml:space="preserve">נמי</w:delText>
        </w:r>
      </w:del>
      <w:r>
        <w:rPr>
          <w:rtl/>
        </w:rPr>
        <w:t xml:space="preserve"> תיפוק לי מוחלב נבלה, מי שאיסורו משום בל תאכל חלב נבלה, יצאתה זו שאין איסורה משום בל תאכל [חלב נבלה] אלא משום טמא! </w:t>
      </w:r>
    </w:p>
    <w:p>
      <w:pPr>
        <w:pStyle w:val="38"/>
        <w:rPr>
          <w:ins w:id="101581" w:author="מנוע מכני" w:date="2026-10-11T12:04:39Z"/>
        </w:rPr>
      </w:pPr>
      <w:r w:rsidRPr="00450731">
        <w:t>אלא</w:t>
      </w:r>
      <w:r>
        <w:t xml:space="preserve">,</w:t>
      </w:r>
    </w:p>
    <w:p w:rsidR="00DA63EC" w:rsidRDefault="00DA63EC" w:rsidP="00DA63EC">
      <w:pPr>
        <w:tabs>
          <w:tab w:val="left" w:pos="0"/>
          <w:tab w:val="center" w:pos="2835"/>
        </w:tabs>
        <w:rPr>
          <w:rtl/>
        </w:rPr>
      </w:pPr>
      <w:del w:id="101582" w:author="מנוע מכני" w:date="2026-10-11T12:04:39Z">
        <w:r>
          <w:rPr>
            <w:rtl/>
          </w:rPr>
          <w:delText xml:space="preserve"> </w:delText>
        </w:r>
      </w:del>
      <w:ins w:id="93235" w:author="מנוע מכני" w:date="2026-10-11T12:04:39Z">
        <w:r>
          <w:rPr>
            <w:rtl/>
          </w:rPr>
          <w:t xml:space="preserve">זה</w:t>
        </w:r>
      </w:ins>
      <w:del w:id="93236" w:author="מנוע מכני" w:date="2026-10-11T12:04:39Z">
        <w:r>
          <w:rPr>
            <w:rtl/>
          </w:rPr>
          <w:delText xml:space="preserve">האי</w:delText>
        </w:r>
      </w:del>
      <w:r>
        <w:rPr>
          <w:rtl/>
        </w:rPr>
        <w:t xml:space="preserve"> טריפה </w:t>
      </w:r>
      <w:ins w:id="97187" w:author="מנוע מכני" w:date="2026-10-11T12:04:39Z">
        <w:r>
          <w:rPr>
            <w:rtl/>
          </w:rPr>
          <w:t xml:space="preserve">צריך</w:t>
        </w:r>
      </w:ins>
      <w:del w:id="97188" w:author="מנוע מכני" w:date="2026-10-11T12:04:39Z">
        <w:r>
          <w:rPr>
            <w:rtl/>
          </w:rPr>
          <w:delText xml:space="preserve">מיבעי</w:delText>
        </w:r>
      </w:del>
      <w:r>
        <w:rPr>
          <w:rtl/>
        </w:rPr>
        <w:t xml:space="preserve"> לאיתויי חיה, </w:t>
      </w:r>
      <w:r>
        <w:rPr>
          <w:rFonts w:hint="cs"/>
          <w:rtl/>
        </w:rPr>
        <w:t>דס</w:t>
      </w:r>
      <w:r>
        <w:rPr>
          <w:rtl/>
        </w:rPr>
        <w:t>"</w:t>
      </w:r>
      <w:r>
        <w:rPr>
          <w:rFonts w:hint="cs"/>
          <w:rtl/>
        </w:rPr>
        <w:t xml:space="preserve">ד </w:t>
      </w:r>
      <w:r>
        <w:rPr>
          <w:rtl/>
        </w:rPr>
        <w:t xml:space="preserve">מי שחלבה אסור ובשרה מותר, יצאת זו שחלבה ובשרה מותר, </w:t>
      </w:r>
      <w:r>
        <w:rPr>
          <w:rtl/>
        </w:rPr>
        <w:t xml:space="preserve">קמ"ל</w:t>
      </w:r>
      <w:r>
        <w:rPr>
          <w:rtl/>
        </w:rPr>
        <w:t xml:space="preserve">.</w:t>
      </w:r>
    </w:p>
    <w:p w:rsidR="00DA63EC" w:rsidRDefault="00DA63EC" w:rsidP="00DA63EC">
      <w:pPr>
        <w:tabs>
          <w:tab w:val="left" w:pos="0"/>
          <w:tab w:val="center" w:pos="2835"/>
        </w:tabs>
        <w:rPr>
          <w:b/>
          <w:bCs/>
          <w:rtl/>
        </w:rPr>
      </w:pPr>
      <w:r>
        <w:rPr>
          <w:rFonts w:hint="cs"/>
          <w:rtl/>
        </w:rPr>
        <w:t>ודחאו דמ</w:t>
      </w:r>
      <w:r>
        <w:rPr>
          <w:rtl/>
        </w:rPr>
        <w:t>"</w:t>
      </w:r>
      <w:r>
        <w:rPr>
          <w:rFonts w:hint="cs"/>
          <w:rtl/>
        </w:rPr>
        <w:t xml:space="preserve">ש </w:t>
      </w:r>
      <w:r>
        <w:rPr>
          <w:rtl/>
        </w:rPr>
        <w:t xml:space="preserve">טמאה? דאין חלבה חלוק מבשרה חיה </w:t>
      </w:r>
      <w:ins w:id="91485" w:author="מנוע מכני" w:date="2026-10-11T12:04:39Z">
        <w:r>
          <w:rPr>
            <w:rtl/>
          </w:rPr>
          <w:t xml:space="preserve">גם</w:t>
        </w:r>
      </w:ins>
      <w:del w:id="91486" w:author="מנוע מכני" w:date="2026-10-11T12:04:39Z">
        <w:r>
          <w:rPr>
            <w:rtl/>
          </w:rPr>
          <w:delText xml:space="preserve">נמי</w:delText>
        </w:r>
      </w:del>
      <w:r>
        <w:rPr>
          <w:rFonts w:hint="cs"/>
          <w:rtl/>
        </w:rPr>
        <w:t>,</w:t>
      </w:r>
      <w:r>
        <w:rPr>
          <w:rtl/>
        </w:rPr>
        <w:t xml:space="preserve"> ועוד, </w:t>
      </w:r>
      <w:r>
        <w:rPr>
          <w:rFonts w:hint="cs"/>
          <w:rtl/>
        </w:rPr>
        <w:t>ד</w:t>
      </w:r>
      <w:r>
        <w:rPr>
          <w:rtl/>
        </w:rPr>
        <w:t>כתיב:</w:t>
      </w:r>
      <w:r w:rsidRPr="00464129">
        <w:rPr>
          <w:rStyle w:val="afffff0"/>
          <w:rtl/>
        </w:rPr>
        <w:t xml:space="preserve"> </w:t>
      </w:r>
      <w:r w:rsidRPr="00464129">
        <w:rPr>
          <w:rStyle w:val="afffff0"/>
          <w:rFonts w:hint="cs"/>
          <w:rtl/>
        </w:rPr>
        <w:t>'</w:t>
      </w:r>
      <w:ins w:id="90933" w:author="Claude - סמנטי" w:date="2026-10-11T12:26:16Z">
        <w:r>
          <w:rPr>
            <w:rStyle w:val="afffff0"/>
            <w:rtl/>
          </w:rPr>
          <w:t xml:space="preserve">וְאָכֹל לֹא תֹאכְלוּהוּ</w:t>
        </w:r>
      </w:ins>
      <w:del w:id="90934" w:author="Claude - סמנטי" w:date="2026-10-11T12:26:16Z">
        <w:r w:rsidRPr="00464129">
          <w:rPr>
            <w:rStyle w:val="afffff0"/>
            <w:rtl/>
          </w:rPr>
          <w:delText xml:space="preserve">ואכל </w:delText>
        </w:r>
        <w:r w:rsidRPr="00464129">
          <w:rPr>
            <w:rStyle w:val="afffff0"/>
            <w:rtl/>
          </w:rPr>
          <w:delText xml:space="preserve">לא</w:delText>
        </w:r>
        <w:r w:rsidRPr="00464129">
          <w:rPr>
            <w:rStyle w:val="afffff0"/>
            <w:rtl/>
          </w:rPr>
          <w:delText xml:space="preserve"> תאכלוהו</w:delText>
        </w:r>
      </w:del>
      <w:r w:rsidRPr="00464129">
        <w:rPr>
          <w:rStyle w:val="afffff0"/>
          <w:rFonts w:hint="cs"/>
          <w:rtl/>
        </w:rPr>
        <w:t>'</w:t>
      </w:r>
      <w:r w:rsidRPr="00464129">
        <w:rPr>
          <w:rStyle w:val="afffff0"/>
          <w:rtl/>
        </w:rPr>
        <w:t>.</w:t>
      </w:r>
    </w:p>
    <w:p>
      <w:pPr>
        <w:pStyle w:val="38"/>
        <w:rPr>
          <w:ins w:id="99678" w:author="מנוע מכני" w:date="2026-10-11T12:04:39Z"/>
        </w:rPr>
      </w:pPr>
      <w:r w:rsidRPr="00891B40">
        <w:t>ב.</w:t>
      </w:r>
      <w:r>
        <w:t xml:space="preserve"> </w:t>
      </w:r>
      <w:r>
        <w:t xml:space="preserve">אלא </w:t>
      </w:r>
      <w:r>
        <w:t xml:space="preserve">אמר</w:t>
      </w:r>
      <w:r>
        <w:t xml:space="preserve"> אביי:</w:t>
      </w:r>
    </w:p>
    <w:p w:rsidR="00DA63EC" w:rsidRDefault="00DA63EC" w:rsidP="00DA63EC">
      <w:pPr>
        <w:tabs>
          <w:tab w:val="left" w:pos="0"/>
          <w:tab w:val="center" w:pos="2835"/>
        </w:tabs>
        <w:rPr>
          <w:rtl/>
        </w:rPr>
      </w:pPr>
      <w:del w:id="99679" w:author="מנוע מכני" w:date="2026-10-11T12:04:39Z">
        <w:r>
          <w:rPr>
            <w:rtl/>
          </w:rPr>
          <w:delText xml:space="preserve"> </w:delText>
        </w:r>
      </w:del>
      <w:r>
        <w:rPr>
          <w:rtl/>
        </w:rPr>
        <w:t xml:space="preserve">טריפה </w:t>
      </w:r>
      <w:ins w:id="96231" w:author="מנוע מכני" w:date="2026-10-11T12:04:39Z">
        <w:r>
          <w:rPr>
            <w:rtl/>
          </w:rPr>
          <w:t xml:space="preserve">לגופו</w:t>
        </w:r>
      </w:ins>
      <w:del w:id="96232" w:author="מנוע מכני" w:date="2026-10-11T12:04:39Z">
        <w:r>
          <w:rPr>
            <w:rtl/>
          </w:rPr>
          <w:delText xml:space="preserve">לגופיה</w:delText>
        </w:r>
      </w:del>
      <w:r>
        <w:rPr>
          <w:rtl/>
        </w:rPr>
        <w:t xml:space="preserve"> </w:t>
      </w:r>
      <w:ins w:id="97189" w:author="מנוע מכני" w:date="2026-10-11T12:04:39Z">
        <w:r>
          <w:rPr>
            <w:rtl/>
          </w:rPr>
          <w:t xml:space="preserve">הוצרך</w:t>
        </w:r>
      </w:ins>
      <w:del w:id="97190" w:author="מנוע מכני" w:date="2026-10-11T12:04:39Z">
        <w:r>
          <w:rPr>
            <w:rtl/>
          </w:rPr>
          <w:delText xml:space="preserve">איצטריך</w:delText>
        </w:r>
      </w:del>
      <w:r>
        <w:rPr>
          <w:rtl/>
        </w:rPr>
        <w:t xml:space="preserve">, שלא תאמר: הואיל וטמאה אסורה מחיים וטריפה אסורה מחיים, מה טמאה חלבה טמא, אף טריפה חלבה טמא.</w:t>
      </w:r>
    </w:p>
    <w:p w:rsidR="00DA63EC" w:rsidRDefault="00DA63EC" w:rsidP="00DA63EC">
      <w:pPr>
        <w:tabs>
          <w:tab w:val="left" w:pos="0"/>
          <w:tab w:val="center" w:pos="2835"/>
        </w:tabs>
        <w:rPr>
          <w:rtl/>
        </w:rPr>
      </w:pPr>
      <w:r>
        <w:rPr>
          <w:rFonts w:hint="cs"/>
          <w:rtl/>
        </w:rPr>
        <w:t>ודחאו דא</w:t>
      </w:r>
      <w:r>
        <w:rPr>
          <w:rtl/>
        </w:rPr>
        <w:t>"</w:t>
      </w:r>
      <w:r>
        <w:rPr>
          <w:rFonts w:hint="cs"/>
          <w:rtl/>
        </w:rPr>
        <w:t xml:space="preserve">ה </w:t>
      </w:r>
      <w:ins w:id="93237" w:author="מנוע מכני" w:date="2026-10-11T12:04:39Z">
        <w:r>
          <w:rPr>
            <w:rtl/>
          </w:rPr>
          <w:t xml:space="preserve">זה</w:t>
        </w:r>
      </w:ins>
      <w:del w:id="93238" w:author="מנוע מכני" w:date="2026-10-11T12:04:39Z">
        <w:r>
          <w:rPr>
            <w:rtl/>
          </w:rPr>
          <w:delText xml:space="preserve">האי</w:delText>
        </w:r>
      </w:del>
      <w:r>
        <w:rPr>
          <w:rtl/>
        </w:rPr>
        <w:t xml:space="preserve"> </w:t>
      </w:r>
      <w:ins w:id="91487" w:author="מנוע מכני" w:date="2026-10-11T12:04:39Z">
        <w:r>
          <w:rPr>
            <w:rtl/>
          </w:rPr>
          <w:t xml:space="preserve">גם</w:t>
        </w:r>
      </w:ins>
      <w:del w:id="91488" w:author="מנוע מכני" w:date="2026-10-11T12:04:39Z">
        <w:r>
          <w:rPr>
            <w:rtl/>
          </w:rPr>
          <w:delText xml:space="preserve">נמי</w:delText>
        </w:r>
      </w:del>
      <w:r>
        <w:rPr>
          <w:rtl/>
        </w:rPr>
        <w:t xml:space="preserve"> </w:t>
      </w:r>
      <w:ins w:id="97191" w:author="מנוע מכני" w:date="2026-10-11T12:04:39Z">
        <w:r>
          <w:rPr>
            <w:rtl/>
          </w:rPr>
          <w:t xml:space="preserve">צריך</w:t>
        </w:r>
      </w:ins>
      <w:del w:id="97192" w:author="מנוע מכני" w:date="2026-10-11T12:04:39Z">
        <w:r>
          <w:rPr>
            <w:rtl/>
          </w:rPr>
          <w:delText xml:space="preserve">מיבעי</w:delText>
        </w:r>
      </w:del>
      <w:r>
        <w:rPr>
          <w:rtl/>
        </w:rPr>
        <w:t xml:space="preserve">, שלא תאמר: הואיל ועוף טמא אסור באכילה וטריפה אסורה באכילה, מה עוף טמא אינו מטמא, אף טריפה אינה מטמאה! </w:t>
      </w:r>
    </w:p>
    <w:p>
      <w:pPr>
        <w:pStyle w:val="38"/>
        <w:rPr>
          <w:ins w:id="101583" w:author="מנוע מכני" w:date="2026-10-11T12:04:39Z"/>
        </w:rPr>
      </w:pPr>
      <w:r>
        <w:tab/>
        <w:t xml:space="preserve">ועוד,</w:t>
      </w:r>
    </w:p>
    <w:p w:rsidR="00DA63EC" w:rsidRDefault="00DA63EC" w:rsidP="00DA63EC">
      <w:pPr>
        <w:tabs>
          <w:tab w:val="left" w:pos="0"/>
          <w:tab w:val="center" w:pos="2835"/>
        </w:tabs>
        <w:rPr>
          <w:rtl/>
        </w:rPr>
      </w:pPr>
      <w:del w:id="101584" w:author="מנוע מכני" w:date="2026-10-11T12:04:39Z">
        <w:r>
          <w:rPr>
            <w:rtl/>
          </w:rPr>
          <w:tab/>
          <w:delText xml:space="preserve"> </w:delText>
        </w:r>
      </w:del>
      <w:r>
        <w:rPr>
          <w:rtl/>
        </w:rPr>
        <w:tab/>
        <w:t xml:space="preserve">מי </w:t>
      </w:r>
      <w:ins w:id="91489" w:author="מנוע מכני" w:date="2026-10-11T12:04:39Z">
        <w:r>
          <w:rPr>
            <w:rtl/>
          </w:rPr>
          <w:t xml:space="preserve">יש</w:t>
        </w:r>
      </w:ins>
      <w:del w:id="91490" w:author="מנוע מכני" w:date="2026-10-11T12:04:39Z">
        <w:r>
          <w:rPr>
            <w:rtl/>
          </w:rPr>
          <w:tab/>
          <w:delText xml:space="preserve">איכא</w:delText>
        </w:r>
      </w:del>
      <w:r>
        <w:rPr>
          <w:rtl/>
        </w:rPr>
        <w:tab/>
        <w:t xml:space="preserve"> </w:t>
      </w:r>
      <w:ins w:id="90205" w:author="Claude - סמנטי" w:date="2026-10-11T12:26:16Z">
        <w:r>
          <w:rPr>
            <w:rtl/>
          </w:rPr>
          <w:t xml:space="preserve">ללמוד</w:t>
        </w:r>
      </w:ins>
      <w:del w:id="90206" w:author="Claude - סמנטי" w:date="2026-10-11T12:26:16Z">
        <w:r>
          <w:rPr>
            <w:rtl/>
          </w:rPr>
          <w:tab/>
          <w:delText xml:space="preserve">למילף</w:delText>
        </w:r>
      </w:del>
      <w:r>
        <w:rPr>
          <w:rtl/>
        </w:rPr>
        <w:tab/>
        <w:t xml:space="preserve"> טרפה מטמאה? טמאה </w:t>
      </w:r>
      <w:r>
        <w:rPr>
          <w:rtl/>
        </w:rPr>
        <w:tab/>
        <w:t xml:space="preserve">לא</w:t>
      </w:r>
      <w:r>
        <w:rPr>
          <w:rtl/>
        </w:rPr>
        <w:tab/>
        <w:t xml:space="preserve"> היתה לה שעת הכושר, טריפה היתה לה שעת הכושר! </w:t>
      </w:r>
    </w:p>
    <w:p w:rsidR="00DA63EC" w:rsidRDefault="00DA63EC" w:rsidP="00DA63EC">
      <w:pPr>
        <w:tabs>
          <w:tab w:val="left" w:pos="0"/>
          <w:tab w:val="center" w:pos="2835"/>
        </w:tabs>
        <w:rPr>
          <w:b/>
          <w:bCs/>
          <w:rtl/>
        </w:rPr>
      </w:pPr>
      <w:r>
        <w:rPr>
          <w:rFonts w:hint="cs"/>
          <w:rtl/>
        </w:rPr>
        <w:t>וכ</w:t>
      </w:r>
      <w:r>
        <w:rPr>
          <w:rtl/>
        </w:rPr>
        <w:t>"</w:t>
      </w:r>
      <w:r>
        <w:rPr>
          <w:rFonts w:hint="cs"/>
          <w:rtl/>
        </w:rPr>
        <w:t>ת</w:t>
      </w:r>
      <w:r>
        <w:rPr>
          <w:rtl/>
        </w:rPr>
        <w:t xml:space="preserve">: טריפה מבטן </w:t>
      </w:r>
      <w:ins w:id="93239" w:author="מנוע מכני" w:date="2026-10-11T12:04:39Z">
        <w:r>
          <w:rPr>
            <w:rtl/>
          </w:rPr>
          <w:t xml:space="preserve">מה</w:t>
        </w:r>
      </w:ins>
      <w:del w:id="93240" w:author="מנוע מכני" w:date="2026-10-11T12:04:39Z">
        <w:r>
          <w:rPr>
            <w:rtl/>
          </w:rPr>
          <w:delText xml:space="preserve">מאי</w:delText>
        </w:r>
      </w:del>
      <w:r>
        <w:rPr>
          <w:rtl/>
        </w:rPr>
        <w:t xml:space="preserve"> </w:t>
      </w:r>
      <w:ins w:id="91491" w:author="מנוע מכני" w:date="2026-10-11T12:04:39Z">
        <w:r>
          <w:rPr>
            <w:rtl/>
          </w:rPr>
          <w:t xml:space="preserve">יש</w:t>
        </w:r>
      </w:ins>
      <w:del w:id="91492" w:author="מנוע מכני" w:date="2026-10-11T12:04:39Z">
        <w:r>
          <w:rPr>
            <w:rtl/>
          </w:rPr>
          <w:delText xml:space="preserve">איכא</w:delText>
        </w:r>
      </w:del>
      <w:r>
        <w:rPr>
          <w:rtl/>
        </w:rPr>
        <w:t xml:space="preserve"> </w:t>
      </w:r>
      <w:ins w:id="97193" w:author="מנוע מכני" w:date="2026-10-11T12:04:39Z">
        <w:r>
          <w:rPr>
            <w:rtl/>
          </w:rPr>
          <w:t xml:space="preserve">לומר</w:t>
        </w:r>
      </w:ins>
      <w:del w:id="97194" w:author="מנוע מכני" w:date="2026-10-11T12:04:39Z">
        <w:r>
          <w:rPr>
            <w:rtl/>
          </w:rPr>
          <w:delText xml:space="preserve">למימר</w:delText>
        </w:r>
      </w:del>
      <w:r>
        <w:rPr>
          <w:rtl/>
        </w:rPr>
        <w:t xml:space="preserve">? במינה מיהא </w:t>
      </w:r>
      <w:ins w:id="91493" w:author="מנוע מכני" w:date="2026-10-11T12:04:39Z">
        <w:r>
          <w:rPr>
            <w:rtl/>
          </w:rPr>
          <w:t xml:space="preserve">יש</w:t>
        </w:r>
      </w:ins>
      <w:del w:id="91494" w:author="מנוע מכני" w:date="2026-10-11T12:04:39Z">
        <w:r>
          <w:rPr>
            <w:rtl/>
          </w:rPr>
          <w:delText xml:space="preserve">איכא</w:delText>
        </w:r>
      </w:del>
      <w:r>
        <w:rPr>
          <w:rtl/>
        </w:rPr>
        <w:t xml:space="preserve">! </w:t>
      </w:r>
    </w:p>
    <w:p>
      <w:pPr>
        <w:pStyle w:val="38"/>
        <w:rPr>
          <w:ins w:id="99680" w:author="מנוע מכני" w:date="2026-10-11T12:04:39Z"/>
        </w:rPr>
      </w:pPr>
      <w:r w:rsidRPr="00891B40">
        <w:lastRenderedPageBreak/>
        <w:t>ג.</w:t>
      </w:r>
      <w:r>
        <w:t xml:space="preserve"> </w:t>
      </w:r>
      <w:r>
        <w:t xml:space="preserve">אלא </w:t>
      </w:r>
      <w:r>
        <w:t xml:space="preserve">אמר</w:t>
      </w:r>
      <w:r>
        <w:t xml:space="preserve"> רבא, התורה אמרה:</w:t>
      </w:r>
    </w:p>
    <w:p w:rsidR="00DA63EC" w:rsidRDefault="00DA63EC" w:rsidP="00DA63EC">
      <w:pPr>
        <w:tabs>
          <w:tab w:val="left" w:pos="0"/>
          <w:tab w:val="center" w:pos="2835"/>
        </w:tabs>
        <w:rPr>
          <w:rtl/>
        </w:rPr>
      </w:pPr>
      <w:del w:id="99681" w:author="מנוע מכני" w:date="2026-10-11T12:04:39Z">
        <w:r>
          <w:rPr>
            <w:rtl/>
          </w:rPr>
          <w:delText xml:space="preserve"> </w:delText>
        </w:r>
      </w:del>
      <w:r>
        <w:rPr>
          <w:rtl/>
        </w:rPr>
        <w:t xml:space="preserve">יבא איסור נבילה ויחול על איסור חלב, יבא איסור טריפה ויחול על איסור חלב.</w:t>
      </w:r>
    </w:p>
    <w:p w:rsidR="00DA63EC" w:rsidRDefault="00DA63EC" w:rsidP="00DA63EC">
      <w:pPr>
        <w:tabs>
          <w:tab w:val="left" w:pos="0"/>
          <w:tab w:val="center" w:pos="2835"/>
        </w:tabs>
        <w:rPr>
          <w:rtl/>
        </w:rPr>
      </w:pPr>
      <w:r w:rsidRPr="00450731">
        <w:rPr>
          <w:b/>
          <w:bCs/>
          <w:rtl/>
        </w:rPr>
        <w:t>וצריכי</w:t>
      </w:r>
      <w:r>
        <w:rPr>
          <w:rtl/>
        </w:rPr>
        <w:t xml:space="preserve">, נבילה, משום דמטמיא, אבל טריפה אימא </w:t>
      </w:r>
      <w:r>
        <w:rPr>
          <w:rtl/>
        </w:rPr>
        <w:t xml:space="preserve">לא</w:t>
      </w:r>
      <w:ins w:id="94789" w:author="מנוע מכני" w:date="2026-10-11T12:04:39Z">
        <w:r>
          <w:rPr>
            <w:rtl/>
          </w:rPr>
          <w:t xml:space="preserve">,</w:t>
        </w:r>
      </w:ins>
      <w:del w:id="94790" w:author="מנוע מכני" w:date="2026-10-11T12:04:39Z">
        <w:r>
          <w:rPr>
            <w:rtl/>
          </w:rPr>
          <w:delText xml:space="preserve">;</w:delText>
        </w:r>
      </w:del>
    </w:p>
    <w:p w:rsidR="00DA63EC" w:rsidRDefault="00DA63EC" w:rsidP="00DA63EC">
      <w:pPr>
        <w:tabs>
          <w:tab w:val="left" w:pos="0"/>
          <w:tab w:val="center" w:pos="2835"/>
        </w:tabs>
        <w:rPr>
          <w:rtl/>
        </w:rPr>
      </w:pPr>
      <w:r>
        <w:rPr>
          <w:rtl/>
        </w:rPr>
        <w:t xml:space="preserve">טריפה, משום דאיסורה מחיים, אבל נבילה אימא </w:t>
      </w:r>
      <w:r>
        <w:rPr>
          <w:rtl/>
        </w:rPr>
        <w:t xml:space="preserve">לא</w:t>
      </w:r>
      <w:r>
        <w:rPr>
          <w:rtl/>
        </w:rPr>
        <w:t xml:space="preserve">, צריכא.</w:t>
      </w:r>
    </w:p>
    <w:p w:rsidR="00DA63EC" w:rsidRDefault="00DA63EC" w:rsidP="00DA63EC">
      <w:pPr>
        <w:tabs>
          <w:tab w:val="left" w:pos="0"/>
          <w:tab w:val="center" w:pos="2835"/>
        </w:tabs>
        <w:rPr>
          <w:rtl/>
        </w:rPr>
      </w:pPr>
      <w:r>
        <w:rPr>
          <w:rStyle w:val="2fb"/>
          <w:rtl/>
        </w:rPr>
        <w:t xml:space="preserve">ור"מ</w:t>
      </w:r>
      <w:r>
        <w:rPr>
          <w:rtl/>
        </w:rPr>
        <w:t xml:space="preserve"> </w:t>
      </w:r>
      <w:ins w:id="93241" w:author="מנוע מכני" w:date="2026-10-11T12:04:39Z">
        <w:r>
          <w:rPr>
            <w:rtl/>
          </w:rPr>
          <w:t xml:space="preserve">זה</w:t>
        </w:r>
      </w:ins>
      <w:del w:id="93242" w:author="מנוע מכני" w:date="2026-10-11T12:04:39Z">
        <w:r>
          <w:rPr>
            <w:rtl/>
          </w:rPr>
          <w:delText xml:space="preserve">האי</w:delText>
        </w:r>
      </w:del>
      <w:r>
        <w:rPr>
          <w:rtl/>
        </w:rPr>
        <w:t xml:space="preserve"> טריפה </w:t>
      </w:r>
      <w:ins w:id="97195" w:author="מנוע מכני" w:date="2026-10-11T12:04:39Z">
        <w:r>
          <w:rPr>
            <w:rtl/>
          </w:rPr>
          <w:t xml:space="preserve">צריך</w:t>
        </w:r>
      </w:ins>
      <w:del w:id="97196" w:author="מנוע מכני" w:date="2026-10-11T12:04:39Z">
        <w:r>
          <w:rPr>
            <w:rtl/>
          </w:rPr>
          <w:delText xml:space="preserve">מיבעי</w:delText>
        </w:r>
      </w:del>
      <w:r>
        <w:rPr>
          <w:rtl/>
        </w:rPr>
        <w:t xml:space="preserve"> </w:t>
      </w:r>
      <w:ins w:id="96683" w:author="מנוע מכני" w:date="2026-10-11T12:04:39Z">
        <w:r>
          <w:rPr>
            <w:rtl/>
          </w:rPr>
          <w:t xml:space="preserve">למעט</w:t>
        </w:r>
      </w:ins>
      <w:del w:id="96684" w:author="מנוע מכני" w:date="2026-10-11T12:04:39Z">
        <w:r>
          <w:rPr>
            <w:rtl/>
          </w:rPr>
          <w:delText xml:space="preserve">למעוטי</w:delText>
        </w:r>
      </w:del>
      <w:r>
        <w:rPr>
          <w:rtl/>
        </w:rPr>
        <w:t xml:space="preserve"> שחיטה שהיא לפנים.</w:t>
      </w:r>
    </w:p>
    <w:p w:rsidR="00DA63EC" w:rsidRDefault="00DA63EC" w:rsidP="00DA63EC">
      <w:pPr>
        <w:tabs>
          <w:tab w:val="left" w:pos="0"/>
          <w:tab w:val="center" w:pos="2835"/>
        </w:tabs>
        <w:rPr>
          <w:rtl/>
        </w:rPr>
      </w:pPr>
      <w:r>
        <w:rPr>
          <w:rStyle w:val="2fb"/>
          <w:rtl/>
        </w:rPr>
        <w:t>ור"</w:t>
      </w:r>
      <w:r>
        <w:rPr>
          <w:rStyle w:val="2fb"/>
          <w:rFonts w:hint="cs"/>
          <w:rtl/>
        </w:rPr>
        <w:t>י</w:t>
      </w:r>
      <w:r w:rsidRPr="00464129">
        <w:rPr>
          <w:rStyle w:val="afffff0"/>
          <w:rFonts w:hint="cs"/>
          <w:rtl/>
        </w:rPr>
        <w:t xml:space="preserve"> '</w:t>
      </w:r>
      <w:r w:rsidRPr="00464129">
        <w:rPr>
          <w:rStyle w:val="afffff0"/>
          <w:rtl/>
        </w:rPr>
        <w:t>טריפה</w:t>
      </w:r>
      <w:r w:rsidRPr="00464129">
        <w:rPr>
          <w:rStyle w:val="afffff0"/>
          <w:rFonts w:hint="cs"/>
          <w:rtl/>
        </w:rPr>
        <w:t>'</w:t>
      </w:r>
      <w:r w:rsidRPr="00464129">
        <w:rPr>
          <w:rStyle w:val="afffff0"/>
          <w:rtl/>
        </w:rPr>
        <w:t xml:space="preserve"> </w:t>
      </w:r>
      <w:r>
        <w:rPr>
          <w:rtl/>
        </w:rPr>
        <w:t>אחרינא כתיב.</w:t>
      </w:r>
    </w:p>
    <w:p w:rsidR="00DA63EC" w:rsidRDefault="00DA63EC" w:rsidP="00DA63EC">
      <w:pPr>
        <w:tabs>
          <w:tab w:val="left" w:pos="0"/>
          <w:tab w:val="center" w:pos="2835"/>
        </w:tabs>
        <w:rPr>
          <w:rtl/>
        </w:rPr>
      </w:pPr>
      <w:r>
        <w:rPr>
          <w:rStyle w:val="2fb"/>
          <w:rtl/>
        </w:rPr>
        <w:t>ור"</w:t>
      </w:r>
      <w:r>
        <w:rPr>
          <w:rStyle w:val="2fb"/>
          <w:rFonts w:hint="cs"/>
          <w:rtl/>
        </w:rPr>
        <w:t xml:space="preserve">מ</w:t>
      </w:r>
      <w:r>
        <w:rPr>
          <w:rFonts w:hint="cs"/>
          <w:rtl/>
        </w:rPr>
        <w:t xml:space="preserve"> </w:t>
      </w:r>
      <w:r>
        <w:rPr>
          <w:rtl/>
        </w:rPr>
        <w:t xml:space="preserve">חד </w:t>
      </w:r>
      <w:ins w:id="96685" w:author="מנוע מכני" w:date="2026-10-11T12:04:39Z">
        <w:r>
          <w:rPr>
            <w:rtl/>
          </w:rPr>
          <w:t xml:space="preserve">למעט</w:t>
        </w:r>
      </w:ins>
      <w:del w:id="96686" w:author="מנוע מכני" w:date="2026-10-11T12:04:39Z">
        <w:r>
          <w:rPr>
            <w:rtl/>
          </w:rPr>
          <w:delText xml:space="preserve">למעוטי</w:delText>
        </w:r>
      </w:del>
      <w:r>
        <w:rPr>
          <w:rtl/>
        </w:rPr>
        <w:t xml:space="preserve"> שחיטה שהיא לפנים, וחד </w:t>
      </w:r>
      <w:ins w:id="96687" w:author="מנוע מכני" w:date="2026-10-11T12:04:39Z">
        <w:r>
          <w:rPr>
            <w:rtl/>
          </w:rPr>
          <w:t xml:space="preserve">למעט</w:t>
        </w:r>
      </w:ins>
      <w:del w:id="96688" w:author="מנוע מכני" w:date="2026-10-11T12:04:39Z">
        <w:r>
          <w:rPr>
            <w:rtl/>
          </w:rPr>
          <w:delText xml:space="preserve">למעוטי</w:delText>
        </w:r>
      </w:del>
      <w:r>
        <w:rPr>
          <w:rtl/>
        </w:rPr>
        <w:t xml:space="preserve"> עוף טמא.</w:t>
      </w:r>
    </w:p>
    <w:p w:rsidR="00DA63EC" w:rsidRDefault="00DA63EC" w:rsidP="00DA63EC">
      <w:pPr>
        <w:tabs>
          <w:tab w:val="left" w:pos="0"/>
          <w:tab w:val="center" w:pos="2835"/>
        </w:tabs>
        <w:rPr>
          <w:rtl/>
        </w:rPr>
      </w:pPr>
      <w:r>
        <w:rPr>
          <w:rStyle w:val="2fb"/>
          <w:rtl/>
        </w:rPr>
        <w:t>ור"</w:t>
      </w:r>
      <w:r>
        <w:rPr>
          <w:rStyle w:val="2fb"/>
          <w:rFonts w:hint="cs"/>
          <w:rtl/>
        </w:rPr>
        <w:t>י</w:t>
      </w:r>
      <w:r w:rsidRPr="00A71A5E">
        <w:rPr>
          <w:rStyle w:val="afffff0"/>
          <w:rFonts w:hint="cs"/>
          <w:rtl/>
        </w:rPr>
        <w:t xml:space="preserve"> '</w:t>
      </w:r>
      <w:r w:rsidRPr="00A71A5E">
        <w:rPr>
          <w:rStyle w:val="afffff0"/>
          <w:rtl/>
        </w:rPr>
        <w:t>מנבלה</w:t>
      </w:r>
      <w:r w:rsidRPr="00A71A5E">
        <w:rPr>
          <w:rStyle w:val="afffff0"/>
          <w:rFonts w:hint="cs"/>
          <w:rtl/>
        </w:rPr>
        <w:t>'</w:t>
      </w:r>
      <w:r w:rsidRPr="00A71A5E">
        <w:rPr>
          <w:rStyle w:val="afffff0"/>
          <w:rtl/>
        </w:rPr>
        <w:t xml:space="preserve"> </w:t>
      </w:r>
      <w:r>
        <w:rPr>
          <w:rtl/>
        </w:rPr>
        <w:t>נפקא</w:t>
      </w:r>
    </w:p>
    <w:p w:rsidR="00DA63EC" w:rsidRDefault="00DA63EC" w:rsidP="00DA63EC">
      <w:pPr>
        <w:tabs>
          <w:tab w:val="left" w:pos="0"/>
          <w:tab w:val="center" w:pos="2835"/>
        </w:tabs>
        <w:rPr>
          <w:rtl/>
        </w:rPr>
      </w:pPr>
      <w:r>
        <w:rPr>
          <w:rStyle w:val="2fb"/>
          <w:rtl/>
        </w:rPr>
        <w:t>ור"</w:t>
      </w:r>
      <w:r>
        <w:rPr>
          <w:rStyle w:val="2fb"/>
          <w:rFonts w:hint="cs"/>
          <w:rtl/>
        </w:rPr>
        <w:t xml:space="preserve">מ</w:t>
      </w:r>
      <w:r>
        <w:rPr>
          <w:rFonts w:hint="cs"/>
          <w:rtl/>
        </w:rPr>
        <w:t xml:space="preserve"> </w:t>
      </w:r>
      <w:ins w:id="93243" w:author="מנוע מכני" w:date="2026-10-11T12:04:39Z">
        <w:r>
          <w:rPr>
            <w:rtl/>
          </w:rPr>
          <w:t xml:space="preserve">זה</w:t>
        </w:r>
      </w:ins>
      <w:del w:id="93244" w:author="מנוע מכני" w:date="2026-10-11T12:04:39Z">
        <w:r>
          <w:rPr>
            <w:rtl/>
          </w:rPr>
          <w:delText xml:space="preserve">האי</w:delText>
        </w:r>
      </w:del>
      <w:r>
        <w:rPr>
          <w:rtl/>
        </w:rPr>
        <w:t xml:space="preserve"> נבלה </w:t>
      </w:r>
      <w:ins w:id="96473" w:author="מנוע מכני" w:date="2026-10-11T12:04:39Z">
        <w:r>
          <w:rPr>
            <w:rFonts w:hint="cs"/>
            <w:rtl/>
          </w:rPr>
          <w:t xml:space="preserve">עשה</w:t>
        </w:r>
      </w:ins>
      <w:del w:id="96474" w:author="מנוע מכני" w:date="2026-10-11T12:04:39Z">
        <w:r>
          <w:rPr>
            <w:rFonts w:hint="cs"/>
            <w:rtl/>
          </w:rPr>
          <w:delText xml:space="preserve">עביד</w:delText>
        </w:r>
      </w:del>
      <w:r>
        <w:rPr>
          <w:rFonts w:hint="cs"/>
          <w:rtl/>
        </w:rPr>
        <w:t xml:space="preserve"> </w:t>
      </w:r>
      <w:r>
        <w:rPr>
          <w:rtl/>
        </w:rPr>
        <w:t>לשיעור אכילה בכזית.</w:t>
      </w:r>
    </w:p>
    <w:p w:rsidR="00DA63EC" w:rsidRDefault="00DA63EC" w:rsidP="00DA63EC">
      <w:pPr>
        <w:tabs>
          <w:tab w:val="left" w:pos="0"/>
          <w:tab w:val="center" w:pos="2835"/>
        </w:tabs>
        <w:rPr>
          <w:rtl/>
        </w:rPr>
      </w:pPr>
      <w:r>
        <w:rPr>
          <w:rtl/>
        </w:rPr>
        <w:t xml:space="preserve">ותיפוק מקרא </w:t>
      </w:r>
      <w:ins w:id="95593" w:author="מנוע מכני" w:date="2026-10-11T12:04:39Z">
        <w:r>
          <w:rPr>
            <w:rtl/>
          </w:rPr>
          <w:t xml:space="preserve">ראשון</w:t>
        </w:r>
      </w:ins>
      <w:del w:id="95594" w:author="מנוע מכני" w:date="2026-10-11T12:04:39Z">
        <w:r>
          <w:rPr>
            <w:rtl/>
          </w:rPr>
          <w:delText xml:space="preserve">קמא</w:delText>
        </w:r>
      </w:del>
      <w:r>
        <w:rPr>
          <w:rtl/>
        </w:rPr>
        <w:t xml:space="preserve">, מדאפקיה </w:t>
      </w:r>
      <w:ins w:id="93245" w:author="מנוע מכני" w:date="2026-10-11T12:04:39Z">
        <w:r>
          <w:rPr>
            <w:rtl/>
          </w:rPr>
          <w:t xml:space="preserve">התורה</w:t>
        </w:r>
      </w:ins>
      <w:del w:id="93246" w:author="מנוע מכני" w:date="2026-10-11T12:04:39Z">
        <w:r>
          <w:rPr>
            <w:rtl/>
          </w:rPr>
          <w:delText xml:space="preserve">רחמנא</w:delText>
        </w:r>
      </w:del>
      <w:r>
        <w:rPr>
          <w:rtl/>
        </w:rPr>
        <w:t xml:space="preserve"> בלשון אכילה! חד לשיעור אכילה בכזית, וחד לשיעור אכילה בכדי אכילת פרס, </w:t>
      </w:r>
    </w:p>
    <w:p w:rsidR="00DA63EC" w:rsidRDefault="00DA63EC" w:rsidP="00DA63EC">
      <w:pPr>
        <w:tabs>
          <w:tab w:val="left" w:pos="0"/>
          <w:tab w:val="center" w:pos="2835"/>
        </w:tabs>
        <w:rPr>
          <w:rtl/>
        </w:rPr>
      </w:pPr>
      <w:r>
        <w:rPr>
          <w:rtl/>
        </w:rPr>
        <w:tab/>
        <w:t>ס</w:t>
      </w:r>
      <w:r>
        <w:rPr>
          <w:rFonts w:hint="cs"/>
          <w:rtl/>
        </w:rPr>
        <w:t>ד</w:t>
      </w:r>
      <w:r>
        <w:rPr>
          <w:rtl/>
        </w:rPr>
        <w:t>"</w:t>
      </w:r>
      <w:r>
        <w:rPr>
          <w:rFonts w:hint="cs"/>
          <w:rtl/>
        </w:rPr>
        <w:t>א</w:t>
      </w:r>
      <w:r>
        <w:rPr>
          <w:rtl/>
        </w:rPr>
        <w:t xml:space="preserve">: הואיל וחידוש הוא, יותר מכדי אכילת פרס </w:t>
      </w:r>
      <w:ins w:id="91495" w:author="מנוע מכני" w:date="2026-10-11T12:04:39Z">
        <w:r>
          <w:rPr>
            <w:rtl/>
          </w:rPr>
          <w:t xml:space="preserve">גם</w:t>
        </w:r>
      </w:ins>
      <w:del w:id="91496" w:author="מנוע מכני" w:date="2026-10-11T12:04:39Z">
        <w:r>
          <w:rPr>
            <w:rtl/>
          </w:rPr>
          <w:delText xml:space="preserve">נמי</w:delText>
        </w:r>
      </w:del>
      <w:r>
        <w:rPr>
          <w:rtl/>
        </w:rPr>
        <w:t xml:space="preserve"> </w:t>
      </w:r>
      <w:ins w:id="90207" w:author="Claude - סמנטי" w:date="2026-10-11T12:26:16Z">
        <w:r>
          <w:rPr>
            <w:rtl/>
          </w:rPr>
          <w:t xml:space="preserve">להיטמא</w:t>
        </w:r>
      </w:ins>
      <w:del w:id="90208" w:author="Claude - סמנטי" w:date="2026-10-11T12:26:16Z">
        <w:r>
          <w:rPr>
            <w:rtl/>
          </w:rPr>
          <w:delText xml:space="preserve">ליטמא</w:delText>
        </w:r>
      </w:del>
      <w:r>
        <w:rPr>
          <w:rtl/>
        </w:rPr>
        <w:t xml:space="preserve">, </w:t>
      </w:r>
      <w:r>
        <w:rPr>
          <w:rtl/>
        </w:rPr>
        <w:t xml:space="preserve">קמ"ל</w:t>
      </w:r>
      <w:r>
        <w:rPr>
          <w:rtl/>
        </w:rPr>
        <w:t xml:space="preserve">.</w:t>
      </w:r>
    </w:p>
    <w:p w:rsidR="00DA63EC" w:rsidRDefault="00DA63EC" w:rsidP="00DA63EC">
      <w:pPr>
        <w:tabs>
          <w:tab w:val="left" w:pos="0"/>
          <w:tab w:val="center" w:pos="2835"/>
        </w:tabs>
        <w:rPr>
          <w:rtl/>
        </w:rPr>
      </w:pPr>
    </w:p>
    <w:p>
      <w:pPr>
        <w:pStyle w:val="afffff8"/>
        <w:rPr>
          <w:ins w:id="90311" w:author="קלוד" w:date="2026-10-11T12:29:36Z"/>
        </w:rPr>
      </w:pPr>
      <w:ins w:id="90312" w:author="קלוד" w:date="2026-10-11T12:29:36Z">
        <w:r>
          <w:rPr>
            <w:color w:val="7B3F00"/>
          </w:rPr>
          <w:t xml:space="preserve">'חלב נבלה וחלב טריפה' - בטהורה ולא בטמאה</w:t>
        </w:r>
      </w:ins>
    </w:p>
    <w:p>
      <w:pPr>
        <w:pStyle w:val="38"/>
        <w:rPr>
          <w:ins w:id="99683" w:author="מנוע מכני" w:date="2026-10-11T12:04:39Z"/>
        </w:rPr>
      </w:pPr>
      <w:del w:id="99682" w:author="מנוע מכני" w:date="2026-10-11T12:04:39Z">
        <w:r>
          <w:delText xml:space="preserve">•</w:delText>
        </w:r>
      </w:del>
      <w:r>
        <w:t xml:space="preserve"> </w:t>
      </w:r>
      <w:r w:rsidRPr="00891B40">
        <w:t>ת"ר</w:t>
      </w:r>
      <w:r>
        <w:t>:</w:t>
      </w:r>
    </w:p>
    <w:p w:rsidR="00DA63EC" w:rsidRDefault="00DA63EC" w:rsidP="00DA63EC">
      <w:pPr>
        <w:tabs>
          <w:tab w:val="left" w:pos="0"/>
          <w:tab w:val="center" w:pos="2835"/>
        </w:tabs>
        <w:rPr>
          <w:rtl/>
        </w:rPr>
      </w:pPr>
      <w:del w:id="99684" w:author="מנוע מכני" w:date="2026-10-11T12:04:39Z">
        <w:r w:rsidRPr="00464129">
          <w:rPr>
            <w:rStyle w:val="afffff0"/>
            <w:rtl/>
          </w:rPr>
          <w:delText xml:space="preserve"> </w:delText>
        </w:r>
      </w:del>
      <w:r w:rsidRPr="00464129">
        <w:rPr>
          <w:rStyle w:val="afffff0"/>
          <w:rFonts w:hint="cs"/>
          <w:rtl/>
        </w:rPr>
        <w:t>'</w:t>
      </w:r>
      <w:ins w:id="90935" w:author="Claude - סמנטי" w:date="2026-10-11T12:26:16Z">
        <w:r>
          <w:rPr>
            <w:rStyle w:val="afffff0"/>
            <w:rtl/>
          </w:rPr>
          <w:t xml:space="preserve">וְחֵלֶב נְבֵלָה וְחֵלֶב טְרֵפָה</w:t>
        </w:r>
      </w:ins>
      <w:del w:id="90936" w:author="Claude - סמנטי" w:date="2026-10-11T12:26:16Z">
        <w:r w:rsidRPr="00464129">
          <w:rPr>
            <w:rStyle w:val="afffff0"/>
            <w:rtl/>
          </w:rPr>
          <w:delText xml:space="preserve">וחלב נבלה וחלב טרפה</w:delText>
        </w:r>
      </w:del>
      <w:r w:rsidRPr="00464129">
        <w:rPr>
          <w:rStyle w:val="afffff0"/>
          <w:rFonts w:hint="cs"/>
          <w:rtl/>
        </w:rPr>
        <w:t>'</w:t>
      </w:r>
      <w:r w:rsidRPr="00464129">
        <w:rPr>
          <w:rStyle w:val="afffff0"/>
          <w:rtl/>
        </w:rPr>
        <w:t xml:space="preserve"> </w:t>
      </w:r>
      <w:r>
        <w:rPr>
          <w:rtl/>
        </w:rPr>
        <w:t xml:space="preserve">- בחלב בהמה טהורה הכתוב מדבר</w:t>
      </w:r>
      <w:ins w:id="94791" w:author="מנוע מכני" w:date="2026-10-11T12:04:39Z">
        <w:r>
          <w:rPr>
            <w:rtl/>
          </w:rPr>
          <w:t xml:space="preserve">,</w:t>
        </w:r>
      </w:ins>
      <w:del w:id="94792" w:author="מנוע מכני" w:date="2026-10-11T12:04:39Z">
        <w:r>
          <w:rPr>
            <w:rtl/>
          </w:rPr>
          <w:delText xml:space="preserve">;</w:delText>
        </w:r>
      </w:del>
    </w:p>
    <w:p w:rsidR="00DA63EC" w:rsidRPr="00FE1B89" w:rsidRDefault="00DA63EC" w:rsidP="00DA63EC">
      <w:pPr>
        <w:tabs>
          <w:tab w:val="left" w:pos="0"/>
          <w:tab w:val="center" w:pos="2835"/>
        </w:tabs>
        <w:rPr>
          <w:spacing w:val="-6"/>
          <w:rtl/>
        </w:rPr>
      </w:pPr>
      <w:r w:rsidRPr="00FE1B89">
        <w:rPr>
          <w:rFonts w:hint="cs"/>
          <w:spacing w:val="-6"/>
          <w:rtl/>
        </w:rPr>
        <w:t>ד</w:t>
      </w:r>
      <w:r w:rsidRPr="00FE1B89">
        <w:rPr>
          <w:spacing w:val="-6"/>
          <w:rtl/>
        </w:rPr>
        <w:t xml:space="preserve">מה כשטיהר מכלל שחוטה - בטהורה ולא בטמאה, אף כשטיהר מכלל חלב - בטהורה ולא בטמאה</w:t>
      </w:r>
      <w:ins w:id="94793" w:author="מנוע מכני" w:date="2026-10-11T12:04:39Z">
        <w:r>
          <w:rPr>
            <w:spacing w:val="-6"/>
            <w:rtl/>
          </w:rPr>
          <w:t xml:space="preserve">,</w:t>
        </w:r>
      </w:ins>
      <w:del w:id="94794" w:author="מנוע מכני" w:date="2026-10-11T12:04:39Z">
        <w:r w:rsidRPr="00FE1B89">
          <w:rPr>
            <w:spacing w:val="-6"/>
            <w:rtl/>
          </w:rPr>
          <w:delText xml:space="preserve">;</w:delText>
        </w:r>
      </w:del>
    </w:p>
    <w:p w:rsidR="00DA63EC" w:rsidRDefault="00DA63EC" w:rsidP="00DA63EC">
      <w:pPr>
        <w:tabs>
          <w:tab w:val="left" w:pos="0"/>
          <w:tab w:val="center" w:pos="2835"/>
        </w:tabs>
        <w:rPr>
          <w:rtl/>
        </w:rPr>
      </w:pPr>
      <w:r>
        <w:rPr>
          <w:rtl/>
        </w:rPr>
        <w:t xml:space="preserve">או כלך לדרך זו: מה כשטיהר מכלל נבילה - בטמאה ולא בטהורה, אף כשטיהר מכלל חלב - בטמאה ולא בטהורה! </w:t>
      </w:r>
    </w:p>
    <w:p w:rsidR="00DA63EC" w:rsidRDefault="00DA63EC" w:rsidP="00DA63EC">
      <w:pPr>
        <w:pStyle w:val="afff3"/>
        <w:framePr w:wrap="around"/>
        <w:rPr>
          <w:rtl/>
        </w:rPr>
      </w:pPr>
      <w:r>
        <w:rPr>
          <w:rFonts w:hint="cs"/>
          <w:rtl/>
        </w:rPr>
        <w:t>ע:</w:t>
      </w:r>
    </w:p>
    <w:p>
      <w:pPr>
        <w:pStyle w:val="38"/>
        <w:rPr>
          <w:ins w:id="99685" w:author="מנוע מכני" w:date="2026-10-11T12:04:39Z"/>
        </w:rPr>
      </w:pPr>
      <w:r>
        <w:t xml:space="preserve">והך</w:t>
      </w:r>
    </w:p>
    <w:p w:rsidR="00DA63EC" w:rsidRDefault="00DA63EC" w:rsidP="00DA63EC">
      <w:pPr>
        <w:tabs>
          <w:tab w:val="left" w:pos="0"/>
          <w:tab w:val="center" w:pos="2835"/>
        </w:tabs>
        <w:rPr>
          <w:rtl/>
        </w:rPr>
      </w:pPr>
      <w:del w:id="99686" w:author="מנוע מכני" w:date="2026-10-11T12:04:39Z">
        <w:r>
          <w:rPr>
            <w:rFonts w:hint="cs"/>
            <w:rtl/>
          </w:rPr>
          <w:delText xml:space="preserve"> </w:delText>
        </w:r>
      </w:del>
      <w:r>
        <w:rPr>
          <w:rFonts w:hint="cs"/>
          <w:rtl/>
        </w:rPr>
        <w:t xml:space="preserve">ד</w:t>
      </w:r>
      <w:r>
        <w:rPr>
          <w:rtl/>
        </w:rPr>
        <w:t xml:space="preserve">כשבא בדרך זו היא בטהורה, כשבא בדרך זו היא בטמאה, </w:t>
      </w:r>
      <w:r>
        <w:rPr>
          <w:rtl/>
        </w:rPr>
        <w:t xml:space="preserve">ת"ל</w:t>
      </w:r>
      <w:r>
        <w:rPr>
          <w:rtl/>
        </w:rPr>
        <w:t xml:space="preserve">:</w:t>
      </w:r>
      <w:r w:rsidRPr="00464129">
        <w:rPr>
          <w:rStyle w:val="afffff0"/>
          <w:rtl/>
        </w:rPr>
        <w:t xml:space="preserve"> </w:t>
      </w:r>
      <w:r w:rsidRPr="00464129">
        <w:rPr>
          <w:rStyle w:val="afffff0"/>
          <w:rFonts w:hint="cs"/>
          <w:rtl/>
        </w:rPr>
        <w:t>'</w:t>
      </w:r>
      <w:r w:rsidRPr="00464129">
        <w:rPr>
          <w:rStyle w:val="afffff0"/>
          <w:rtl/>
        </w:rPr>
        <w:t>טריפה</w:t>
      </w:r>
      <w:r w:rsidRPr="00464129">
        <w:rPr>
          <w:rStyle w:val="afffff0"/>
          <w:rFonts w:hint="cs"/>
          <w:rtl/>
        </w:rPr>
        <w:t>'</w:t>
      </w:r>
      <w:r w:rsidRPr="00464129">
        <w:rPr>
          <w:rStyle w:val="afffff0"/>
          <w:rtl/>
        </w:rPr>
        <w:t>,</w:t>
      </w:r>
      <w:r>
        <w:rPr>
          <w:rtl/>
        </w:rPr>
        <w:t xml:space="preserve"> מי שיש במינה </w:t>
      </w:r>
      <w:r w:rsidRPr="00FE1B89">
        <w:rPr>
          <w:spacing w:val="-2"/>
          <w:rtl/>
        </w:rPr>
        <w:t xml:space="preserve">טריפה, אוציא את הטמאה שאין במינה טריפה ולא אוציא את החיה שיש במינה טריפה? </w:t>
      </w:r>
    </w:p>
    <w:p>
      <w:pPr>
        <w:pStyle w:val="38"/>
        <w:rPr>
          <w:ins w:id="99687" w:author="מנוע מכני" w:date="2026-10-11T12:04:39Z"/>
        </w:rPr>
      </w:pPr>
      <w:r w:rsidRPr="00FE1B89">
        <w:t xml:space="preserve">- </w:t>
      </w:r>
      <w:r w:rsidRPr="00FE1B89">
        <w:t xml:space="preserve">ת"ל</w:t>
      </w:r>
      <w:r w:rsidRPr="00FE1B89">
        <w:t xml:space="preserve">:</w:t>
      </w:r>
    </w:p>
    <w:p w:rsidR="00DA63EC" w:rsidRPr="00FE1B89" w:rsidRDefault="00DA63EC" w:rsidP="00DA63EC">
      <w:pPr>
        <w:pStyle w:val="affffb"/>
        <w:rPr>
          <w:spacing w:val="-2"/>
          <w:rtl/>
        </w:rPr>
      </w:pPr>
      <w:del w:id="99688" w:author="מנוע מכני" w:date="2026-10-11T12:04:39Z">
        <w:r w:rsidRPr="00FE1B89">
          <w:rPr>
            <w:spacing w:val="-2"/>
            <w:rtl/>
          </w:rPr>
          <w:delText xml:space="preserve"> </w:delText>
        </w:r>
      </w:del>
      <w:r w:rsidRPr="00FE1B89">
        <w:rPr>
          <w:spacing w:val="-2"/>
          <w:rtl/>
        </w:rPr>
        <w:t xml:space="preserve">ואכל </w:t>
      </w:r>
      <w:r w:rsidRPr="00FE1B89">
        <w:rPr>
          <w:spacing w:val="-2"/>
          <w:rtl/>
        </w:rPr>
        <w:t xml:space="preserve">לא</w:t>
      </w:r>
      <w:r w:rsidRPr="00FE1B89">
        <w:rPr>
          <w:spacing w:val="-2"/>
          <w:rtl/>
        </w:rPr>
        <w:t xml:space="preserve"> תאכלוהו, מי שחלבה אסור ובשרה מותר, יצא חיה שחלבה ובשרה מותר.</w:t>
      </w:r>
    </w:p>
    <w:p>
      <w:pPr>
        <w:pStyle w:val="38"/>
        <w:rPr>
          <w:ins w:id="99689" w:author="מנוע מכני" w:date="2026-10-11T12:04:39Z"/>
        </w:rPr>
      </w:pPr>
      <w:r>
        <w:t xml:space="preserve">א"ל</w:t>
      </w:r>
      <w:r>
        <w:t xml:space="preserve"> רב יעקב בר אבא לרבא:</w:t>
      </w:r>
    </w:p>
    <w:p w:rsidR="00DA63EC" w:rsidRDefault="00DA63EC" w:rsidP="00DA63EC">
      <w:pPr>
        <w:tabs>
          <w:tab w:val="left" w:pos="0"/>
          <w:tab w:val="center" w:pos="2835"/>
        </w:tabs>
        <w:rPr>
          <w:rtl/>
        </w:rPr>
      </w:pPr>
      <w:del w:id="99690" w:author="מנוע מכני" w:date="2026-10-11T12:04:39Z">
        <w:r>
          <w:rPr>
            <w:rtl/>
          </w:rPr>
          <w:delText xml:space="preserve"> </w:delText>
        </w:r>
      </w:del>
      <w:r>
        <w:rPr>
          <w:rtl/>
        </w:rPr>
        <w:t xml:space="preserve">אלא מעתה, נבלת בהמה טהורה הוא דמטמאה, נבלת בהמה טמאה </w:t>
      </w:r>
      <w:r>
        <w:rPr>
          <w:rtl/>
        </w:rPr>
        <w:t xml:space="preserve">לא</w:t>
      </w:r>
      <w:r>
        <w:rPr>
          <w:rtl/>
        </w:rPr>
        <w:t xml:space="preserve"> מטמאה! </w:t>
      </w:r>
      <w:r>
        <w:rPr>
          <w:rtl/>
        </w:rPr>
        <w:t xml:space="preserve">אמר</w:t>
      </w:r>
      <w:r>
        <w:rPr>
          <w:rtl/>
        </w:rPr>
        <w:t xml:space="preserve"> </w:t>
      </w:r>
      <w:ins w:id="93247" w:author="מנוע מכני" w:date="2026-10-11T12:04:39Z">
        <w:r>
          <w:rPr>
            <w:rtl/>
          </w:rPr>
          <w:t xml:space="preserve">לו</w:t>
        </w:r>
      </w:ins>
      <w:del w:id="93248" w:author="מנוע מכני" w:date="2026-10-11T12:04:39Z">
        <w:r>
          <w:rPr>
            <w:rtl/>
          </w:rPr>
          <w:delText xml:space="preserve">ליה</w:delText>
        </w:r>
      </w:del>
      <w:r>
        <w:rPr>
          <w:rtl/>
        </w:rPr>
        <w:t xml:space="preserve">: כמה סבי שבישתו בה, סיפא אתאן לנבלת עוף טמא.</w:t>
      </w:r>
    </w:p>
    <w:p>
      <w:pPr>
        <w:pStyle w:val="afffff8"/>
        <w:rPr>
          <w:ins w:id="90309" w:author="קלוד" w:date="2026-10-11T12:29:36Z"/>
        </w:rPr>
      </w:pPr>
      <w:ins w:id="90310" w:author="קלוד" w:date="2026-10-11T12:29:36Z">
        <w:r>
          <w:rPr>
            <w:color w:val="7B3F00"/>
          </w:rPr>
          <w:t xml:space="preserve">טהרת שחיטה במליקה - בתמימין או גם בבעלי מומין</w:t>
        </w:r>
      </w:ins>
    </w:p>
    <w:p>
      <w:pPr>
        <w:pStyle w:val="38"/>
        <w:rPr>
          <w:ins w:id="99692" w:author="מנוע מכני" w:date="2026-10-11T12:04:39Z"/>
        </w:rPr>
      </w:pPr>
      <w:del w:id="99691" w:author="מנוע מכני" w:date="2026-10-11T12:04:39Z">
        <w:r>
          <w:delText xml:space="preserve">•</w:delText>
        </w:r>
      </w:del>
      <w:r>
        <w:t xml:space="preserve"> </w:t>
      </w:r>
      <w:r>
        <w:t>ארי</w:t>
      </w:r>
      <w:r>
        <w:t>"</w:t>
      </w:r>
      <w:r>
        <w:t>ו</w:t>
      </w:r>
      <w:r>
        <w:t xml:space="preserve">:</w:t>
      </w:r>
    </w:p>
    <w:p w:rsidR="00DA63EC" w:rsidRDefault="00DA63EC" w:rsidP="00DA63EC">
      <w:pPr>
        <w:tabs>
          <w:tab w:val="left" w:pos="0"/>
          <w:tab w:val="center" w:pos="2835"/>
        </w:tabs>
        <w:rPr>
          <w:rtl/>
        </w:rPr>
      </w:pPr>
      <w:del w:id="99693" w:author="מנוע מכני" w:date="2026-10-11T12:04:39Z">
        <w:r>
          <w:rPr>
            <w:rtl/>
          </w:rPr>
          <w:delText xml:space="preserve"> </w:delText>
        </w:r>
      </w:del>
      <w:r>
        <w:rPr>
          <w:rtl/>
        </w:rPr>
        <w:t xml:space="preserve">לא</w:t>
      </w:r>
      <w:r>
        <w:rPr>
          <w:rtl/>
        </w:rPr>
        <w:t xml:space="preserve"> טיהר </w:t>
      </w:r>
      <w:ins w:id="90373" w:author="מנוע מכני" w:date="2026-10-11T12:04:39Z">
        <w:r>
          <w:rPr>
            <w:rStyle w:val="2fb"/>
            <w:rtl/>
          </w:rPr>
          <w:t xml:space="preserve">ר"מ</w:t>
        </w:r>
      </w:ins>
      <w:del w:id="90374" w:author="מנוע מכני" w:date="2026-10-11T12:04:39Z">
        <w:r>
          <w:rPr>
            <w:rtl/>
          </w:rPr>
          <w:delText xml:space="preserve">רבי מאיר</w:delText>
        </w:r>
      </w:del>
      <w:r>
        <w:rPr>
          <w:rtl/>
        </w:rPr>
        <w:t xml:space="preserve"> אלא בתמימין, אבל בבעלי מומין </w:t>
      </w:r>
      <w:r>
        <w:rPr>
          <w:rtl/>
        </w:rPr>
        <w:t xml:space="preserve">לא</w:t>
      </w:r>
      <w:ins w:id="94795" w:author="מנוע מכני" w:date="2026-10-11T12:04:39Z">
        <w:r>
          <w:rPr>
            <w:rtl/>
          </w:rPr>
          <w:t xml:space="preserve">,</w:t>
        </w:r>
      </w:ins>
      <w:del w:id="94796" w:author="מנוע מכני" w:date="2026-10-11T12:04:39Z">
        <w:r>
          <w:rPr>
            <w:rtl/>
          </w:rPr>
          <w:delText xml:space="preserve">;</w:delText>
        </w:r>
      </w:del>
    </w:p>
    <w:p>
      <w:pPr>
        <w:pStyle w:val="38"/>
        <w:rPr>
          <w:ins w:id="99694" w:author="מנוע מכני" w:date="2026-10-11T12:04:39Z"/>
        </w:rPr>
      </w:pPr>
      <w:r>
        <w:t>ור"</w:t>
      </w:r>
      <w:r>
        <w:t>א</w:t>
      </w:r>
      <w:r>
        <w:t xml:space="preserve">:</w:t>
      </w:r>
    </w:p>
    <w:p w:rsidR="00DA63EC" w:rsidRDefault="00DA63EC" w:rsidP="00DA63EC">
      <w:pPr>
        <w:tabs>
          <w:tab w:val="left" w:pos="0"/>
          <w:tab w:val="center" w:pos="2835"/>
        </w:tabs>
        <w:rPr>
          <w:rtl/>
        </w:rPr>
      </w:pPr>
      <w:del w:id="99695" w:author="מנוע מכני" w:date="2026-10-11T12:04:39Z">
        <w:r>
          <w:rPr>
            <w:rtl/>
          </w:rPr>
          <w:delText xml:space="preserve"> </w:delText>
        </w:r>
      </w:del>
      <w:ins w:id="90375" w:author="מנוע מכני" w:date="2026-10-11T12:04:39Z">
        <w:r>
          <w:rPr>
            <w:rtl/>
          </w:rPr>
          <w:t xml:space="preserve">אפי'</w:t>
        </w:r>
      </w:ins>
      <w:del w:id="90376" w:author="מנוע מכני" w:date="2026-10-11T12:04:39Z">
        <w:r>
          <w:rPr>
            <w:rtl/>
          </w:rPr>
          <w:delText xml:space="preserve">אפילו</w:delText>
        </w:r>
      </w:del>
      <w:r>
        <w:rPr>
          <w:rtl/>
        </w:rPr>
        <w:t xml:space="preserve"> בבעלי מומין.</w:t>
      </w:r>
    </w:p>
    <w:p w:rsidR="00DA63EC" w:rsidRDefault="00DA63EC" w:rsidP="00DA63EC">
      <w:pPr>
        <w:tabs>
          <w:tab w:val="left" w:pos="0"/>
          <w:tab w:val="center" w:pos="2835"/>
        </w:tabs>
        <w:rPr>
          <w:rtl/>
        </w:rPr>
      </w:pPr>
    </w:p>
    <w:p>
      <w:pPr>
        <w:pStyle w:val="38"/>
        <w:rPr>
          <w:ins w:id="99697" w:author="מנוע מכני" w:date="2026-10-11T12:04:39Z"/>
        </w:rPr>
      </w:pPr>
      <w:del w:id="99696" w:author="מנוע מכני" w:date="2026-10-11T12:04:39Z">
        <w:r>
          <w:delText xml:space="preserve">•</w:delText>
        </w:r>
      </w:del>
      <w:r>
        <w:t xml:space="preserve"> איתמר </w:t>
      </w:r>
      <w:ins w:id="91497" w:author="מנוע מכני" w:date="2026-10-11T12:04:39Z">
        <w:r>
          <w:t xml:space="preserve">גם</w:t>
        </w:r>
      </w:ins>
      <w:del w:id="91498" w:author="מנוע מכני" w:date="2026-10-11T12:04:39Z">
        <w:r>
          <w:delText xml:space="preserve">נמי</w:delText>
        </w:r>
      </w:del>
      <w:r>
        <w:t xml:space="preserve">, א</w:t>
      </w:r>
      <w:r>
        <w:t>ר</w:t>
      </w:r>
      <w:r>
        <w:t>"</w:t>
      </w:r>
      <w:r>
        <w:t>ב מר</w:t>
      </w:r>
      <w:r>
        <w:t>"</w:t>
      </w:r>
      <w:r>
        <w:t>א</w:t>
      </w:r>
      <w:r>
        <w:t xml:space="preserve">:</w:t>
      </w:r>
    </w:p>
    <w:p w:rsidR="00DA63EC" w:rsidRDefault="00DA63EC" w:rsidP="00DA63EC">
      <w:pPr>
        <w:tabs>
          <w:tab w:val="left" w:pos="0"/>
          <w:tab w:val="center" w:pos="2835"/>
        </w:tabs>
        <w:rPr>
          <w:rtl/>
        </w:rPr>
      </w:pPr>
      <w:del w:id="99698" w:author="מנוע מכני" w:date="2026-10-11T12:04:39Z">
        <w:r>
          <w:rPr>
            <w:rtl/>
          </w:rPr>
          <w:delText xml:space="preserve"> </w:delText>
        </w:r>
      </w:del>
      <w:r>
        <w:rPr>
          <w:rtl/>
        </w:rPr>
        <w:t xml:space="preserve">מטהר היה </w:t>
      </w:r>
      <w:ins w:id="90377" w:author="מנוע מכני" w:date="2026-10-11T12:04:39Z">
        <w:r>
          <w:rPr>
            <w:rStyle w:val="2fb"/>
            <w:rtl/>
          </w:rPr>
          <w:t xml:space="preserve">ר"מ</w:t>
        </w:r>
      </w:ins>
      <w:del w:id="90378" w:author="מנוע מכני" w:date="2026-10-11T12:04:39Z">
        <w:r>
          <w:rPr>
            <w:rtl/>
          </w:rPr>
          <w:delText xml:space="preserve">רבי מאיר</w:delText>
        </w:r>
      </w:del>
      <w:r>
        <w:rPr>
          <w:rtl/>
        </w:rPr>
        <w:t xml:space="preserve"> בבעלי מומין, </w:t>
      </w:r>
      <w:ins w:id="90379" w:author="מנוע מכני" w:date="2026-10-11T12:04:39Z">
        <w:r>
          <w:rPr>
            <w:rtl/>
          </w:rPr>
          <w:t xml:space="preserve">ואפי'</w:t>
        </w:r>
      </w:ins>
      <w:del w:id="90380" w:author="מנוע מכני" w:date="2026-10-11T12:04:39Z">
        <w:r>
          <w:rPr>
            <w:rtl/>
          </w:rPr>
          <w:delText xml:space="preserve">ואפילו</w:delText>
        </w:r>
      </w:del>
      <w:r>
        <w:rPr>
          <w:rtl/>
        </w:rPr>
        <w:t xml:space="preserve"> באווזין ותרנגולין.</w:t>
      </w:r>
    </w:p>
    <w:p>
      <w:pPr>
        <w:pStyle w:val="afffff8"/>
        <w:rPr>
          <w:ins w:id="90307" w:author="קלוד" w:date="2026-10-11T12:29:36Z"/>
        </w:rPr>
      </w:pPr>
      <w:ins w:id="90308" w:author="קלוד" w:date="2026-10-11T12:29:36Z">
        <w:r>
          <w:rPr>
            <w:color w:val="7B3F00"/>
          </w:rPr>
          <w:t xml:space="preserve">האם עריפת עז מטהרת מטומאת נבלה?</w:t>
        </w:r>
      </w:ins>
    </w:p>
    <w:p>
      <w:pPr>
        <w:pStyle w:val="38"/>
        <w:rPr>
          <w:ins w:id="99700" w:author="מנוע מכני" w:date="2026-10-11T12:04:39Z"/>
        </w:rPr>
      </w:pPr>
      <w:del w:id="99699" w:author="מנוע מכני" w:date="2026-10-11T12:04:39Z">
        <w:r>
          <w:delText xml:space="preserve">•</w:delText>
        </w:r>
      </w:del>
      <w:r>
        <w:t xml:space="preserve"> </w:t>
      </w:r>
      <w:r w:rsidRPr="00435194">
        <w:t>בעי רבי ירמיה</w:t>
      </w:r>
      <w:r>
        <w:t xml:space="preserve">:</w:t>
      </w:r>
    </w:p>
    <w:p w:rsidR="00DA63EC" w:rsidRDefault="00DA63EC" w:rsidP="00DA63EC">
      <w:pPr>
        <w:tabs>
          <w:tab w:val="left" w:pos="0"/>
          <w:tab w:val="center" w:pos="2835"/>
        </w:tabs>
        <w:rPr>
          <w:rtl/>
        </w:rPr>
      </w:pPr>
      <w:del w:id="99701" w:author="מנוע מכני" w:date="2026-10-11T12:04:39Z">
        <w:r>
          <w:rPr>
            <w:rtl/>
          </w:rPr>
          <w:delText xml:space="preserve"> </w:delText>
        </w:r>
      </w:del>
      <w:r>
        <w:rPr>
          <w:rtl/>
        </w:rPr>
        <w:t xml:space="preserve">ערף עז, מהו? אווזין ותרנגולין טעמא </w:t>
      </w:r>
      <w:ins w:id="93253" w:author="מנוע מכני" w:date="2026-10-11T12:04:39Z">
        <w:r>
          <w:rPr>
            <w:rtl/>
          </w:rPr>
          <w:t xml:space="preserve">מה</w:t>
        </w:r>
      </w:ins>
      <w:del w:id="93254" w:author="מנוע מכני" w:date="2026-10-11T12:04:39Z">
        <w:r>
          <w:rPr>
            <w:rtl/>
          </w:rPr>
          <w:delText xml:space="preserve">מאי</w:delText>
        </w:r>
      </w:del>
      <w:r>
        <w:rPr>
          <w:rtl/>
        </w:rPr>
        <w:t xml:space="preserve">? דמינא דעופות </w:t>
      </w:r>
      <w:ins w:id="93249" w:author="מנוע מכני" w:date="2026-10-11T12:04:39Z">
        <w:r>
          <w:rPr>
            <w:rtl/>
          </w:rPr>
          <w:t xml:space="preserve">הם</w:t>
        </w:r>
      </w:ins>
      <w:del w:id="93250" w:author="מנוע מכני" w:date="2026-10-11T12:04:39Z">
        <w:r>
          <w:rPr>
            <w:rtl/>
          </w:rPr>
          <w:delText xml:space="preserve">נינהו</w:delText>
        </w:r>
      </w:del>
      <w:r>
        <w:rPr>
          <w:rtl/>
        </w:rPr>
        <w:t xml:space="preserve">, אבל עז </w:t>
      </w:r>
      <w:ins w:id="91499" w:author="מנוע מכני" w:date="2026-10-11T12:04:39Z">
        <w:r>
          <w:rPr>
            <w:rtl/>
          </w:rPr>
          <w:t xml:space="preserve">לא</w:t>
        </w:r>
      </w:ins>
      <w:del w:id="91500" w:author="מנוע מכני" w:date="2026-10-11T12:04:39Z">
        <w:r>
          <w:rPr>
            <w:rtl/>
          </w:rPr>
          <w:delText xml:space="preserve">לאו</w:delText>
        </w:r>
      </w:del>
      <w:r>
        <w:rPr>
          <w:rtl/>
        </w:rPr>
        <w:t xml:space="preserve"> מינא דעגלה </w:t>
      </w:r>
      <w:ins w:id="93251" w:author="מנוע מכני" w:date="2026-10-11T12:04:39Z">
        <w:r>
          <w:rPr>
            <w:rtl/>
          </w:rPr>
          <w:t xml:space="preserve">הם</w:t>
        </w:r>
      </w:ins>
      <w:del w:id="93252" w:author="מנוע מכני" w:date="2026-10-11T12:04:39Z">
        <w:r>
          <w:rPr>
            <w:rtl/>
          </w:rPr>
          <w:delText xml:space="preserve">נינהו</w:delText>
        </w:r>
      </w:del>
      <w:r>
        <w:rPr>
          <w:rtl/>
        </w:rPr>
        <w:t xml:space="preserve">, </w:t>
      </w:r>
      <w:r w:rsidRPr="00EC3A9D">
        <w:rPr>
          <w:rFonts w:hint="cs"/>
          <w:b/>
          <w:bCs/>
          <w:rtl/>
        </w:rPr>
        <w:t>או</w:t>
      </w:r>
      <w:r w:rsidRPr="00EC3A9D">
        <w:rPr>
          <w:b/>
          <w:bCs/>
          <w:rtl/>
        </w:rPr>
        <w:t>"</w:t>
      </w:r>
      <w:r w:rsidRPr="00EC3A9D">
        <w:rPr>
          <w:rFonts w:hint="cs"/>
          <w:b/>
          <w:bCs/>
          <w:rtl/>
        </w:rPr>
        <w:t>ד</w:t>
      </w:r>
      <w:r>
        <w:rPr>
          <w:rtl/>
        </w:rPr>
        <w:t xml:space="preserve"> מינא דבהמה הוא? </w:t>
      </w:r>
      <w:ins w:id="96361" w:author="מנוע מכני" w:date="2026-10-11T12:04:39Z">
        <w:r>
          <w:rPr>
            <w:rtl/>
          </w:rPr>
          <w:t xml:space="preserve">ישב</w:t>
        </w:r>
      </w:ins>
      <w:del w:id="96362" w:author="מנוע מכני" w:date="2026-10-11T12:04:39Z">
        <w:r>
          <w:rPr>
            <w:rtl/>
          </w:rPr>
          <w:delText xml:space="preserve">יתיב</w:delText>
        </w:r>
      </w:del>
      <w:r>
        <w:rPr>
          <w:rtl/>
        </w:rPr>
        <w:t xml:space="preserve"> </w:t>
      </w:r>
      <w:r>
        <w:rPr>
          <w:rStyle w:val="2fb"/>
          <w:rtl/>
        </w:rPr>
        <w:t xml:space="preserve">ר"</w:t>
      </w:r>
      <w:r>
        <w:rPr>
          <w:rStyle w:val="2fb"/>
          <w:rFonts w:hint="cs"/>
          <w:rtl/>
        </w:rPr>
        <w:t>ד</w:t>
      </w:r>
      <w:r>
        <w:rPr>
          <w:rtl/>
        </w:rPr>
        <w:t xml:space="preserve"> ואמר להא </w:t>
      </w:r>
      <w:ins w:id="95595" w:author="מנוע מכני" w:date="2026-10-11T12:04:39Z">
        <w:r>
          <w:rPr>
            <w:rtl/>
          </w:rPr>
          <w:t xml:space="preserve">שמועה</w:t>
        </w:r>
      </w:ins>
      <w:del w:id="95596" w:author="מנוע מכני" w:date="2026-10-11T12:04:39Z">
        <w:r>
          <w:rPr>
            <w:rtl/>
          </w:rPr>
          <w:delText xml:space="preserve">שמעתא</w:delText>
        </w:r>
      </w:del>
      <w:ins w:id="94797" w:author="מנוע מכני" w:date="2026-10-11T12:04:39Z">
        <w:r>
          <w:rPr>
            <w:rtl/>
          </w:rPr>
          <w:t xml:space="preserve">,</w:t>
        </w:r>
      </w:ins>
      <w:del w:id="94798" w:author="מנוע מכני" w:date="2026-10-11T12:04:39Z">
        <w:r>
          <w:rPr>
            <w:rtl/>
          </w:rPr>
          <w:delText xml:space="preserve">;</w:delText>
        </w:r>
      </w:del>
    </w:p>
    <w:p>
      <w:pPr>
        <w:pStyle w:val="38"/>
        <w:rPr>
          <w:ins w:id="99702" w:author="מנוע מכני" w:date="2026-10-11T12:04:39Z"/>
        </w:rPr>
      </w:pPr>
      <w:r>
        <w:t xml:space="preserve">אמר</w:t>
      </w:r>
      <w:r>
        <w:t xml:space="preserve"> </w:t>
      </w:r>
      <w:ins w:id="93255" w:author="מנוע מכני" w:date="2026-10-11T12:04:39Z">
        <w:r>
          <w:t xml:space="preserve">לו</w:t>
        </w:r>
      </w:ins>
      <w:del w:id="93256" w:author="מנוע מכני" w:date="2026-10-11T12:04:39Z">
        <w:r>
          <w:delText xml:space="preserve">ליה</w:delText>
        </w:r>
      </w:del>
      <w:r>
        <w:t xml:space="preserve"> אביי:</w:t>
      </w:r>
    </w:p>
    <w:p w:rsidR="00DA63EC" w:rsidRDefault="00DA63EC" w:rsidP="00DA63EC">
      <w:pPr>
        <w:tabs>
          <w:tab w:val="left" w:pos="0"/>
          <w:tab w:val="center" w:pos="2835"/>
        </w:tabs>
        <w:rPr>
          <w:rtl/>
        </w:rPr>
      </w:pPr>
      <w:del w:id="99703" w:author="מנוע מכני" w:date="2026-10-11T12:04:39Z">
        <w:r>
          <w:rPr>
            <w:rtl/>
          </w:rPr>
          <w:delText xml:space="preserve"> </w:delText>
        </w:r>
      </w:del>
      <w:r>
        <w:rPr>
          <w:rtl/>
        </w:rPr>
        <w:t xml:space="preserve">מכלל דעגלה ערופה טהורה היא? </w:t>
      </w:r>
    </w:p>
    <w:p>
      <w:pPr>
        <w:pStyle w:val="38"/>
        <w:rPr>
          <w:ins w:id="99704" w:author="מנוע מכני" w:date="2026-10-11T12:04:39Z"/>
        </w:rPr>
      </w:pPr>
      <w:r>
        <w:t xml:space="preserve">א"ל</w:t>
      </w:r>
      <w:r>
        <w:t xml:space="preserve">:</w:t>
      </w:r>
    </w:p>
    <w:p w:rsidR="00DA63EC" w:rsidRDefault="00DA63EC" w:rsidP="00DA63EC">
      <w:pPr>
        <w:tabs>
          <w:tab w:val="left" w:pos="0"/>
          <w:tab w:val="center" w:pos="2835"/>
        </w:tabs>
        <w:rPr>
          <w:rtl/>
        </w:rPr>
      </w:pPr>
      <w:del w:id="99705" w:author="מנוע מכני" w:date="2026-10-11T12:04:39Z">
        <w:r>
          <w:rPr>
            <w:rtl/>
          </w:rPr>
          <w:delText xml:space="preserve"> </w:delText>
        </w:r>
      </w:del>
      <w:r>
        <w:rPr>
          <w:rtl/>
        </w:rPr>
        <w:t xml:space="preserve">אין, </w:t>
      </w:r>
      <w:ins w:id="91501" w:author="מנוע מכני" w:date="2026-10-11T12:04:39Z">
        <w:r>
          <w:rPr>
            <w:rtl/>
          </w:rPr>
          <w:t xml:space="preserve">אמרו</w:t>
        </w:r>
      </w:ins>
      <w:del w:id="91502" w:author="מנוע מכני" w:date="2026-10-11T12:04:39Z">
        <w:r>
          <w:rPr>
            <w:rtl/>
          </w:rPr>
          <w:delText xml:space="preserve">אמרי</w:delText>
        </w:r>
      </w:del>
      <w:r>
        <w:rPr>
          <w:rtl/>
        </w:rPr>
        <w:t xml:space="preserve"> דבי </w:t>
      </w:r>
      <w:r>
        <w:rPr>
          <w:rStyle w:val="2fb"/>
          <w:rtl/>
        </w:rPr>
        <w:t xml:space="preserve">רבי ינאי</w:t>
      </w:r>
      <w:r>
        <w:rPr>
          <w:rtl/>
        </w:rPr>
        <w:t xml:space="preserve">: כפרה כתיב בה כקדשים.</w:t>
      </w:r>
    </w:p>
    <w:p w:rsidR="00DA63EC" w:rsidRDefault="00DA63EC" w:rsidP="00DA63EC">
      <w:pPr>
        <w:tabs>
          <w:tab w:val="left" w:pos="0"/>
          <w:tab w:val="center" w:pos="2835"/>
        </w:tabs>
        <w:rPr>
          <w:rtl/>
        </w:rPr>
      </w:pPr>
    </w:p>
    <w:p>
      <w:pPr>
        <w:pStyle w:val="38"/>
        <w:rPr>
          <w:ins w:id="99707" w:author="מנוע מכני" w:date="2026-10-11T12:04:39Z"/>
        </w:rPr>
      </w:pPr>
      <w:del w:id="99706" w:author="מנוע מכני" w:date="2026-10-11T12:04:39Z">
        <w:r>
          <w:delText xml:space="preserve">•</w:delText>
        </w:r>
      </w:del>
      <w:r>
        <w:t xml:space="preserve"> מתיב ר"</w:t>
      </w:r>
      <w:r>
        <w:t>נ אבוה דר</w:t>
      </w:r>
      <w:r>
        <w:t>"</w:t>
      </w:r>
      <w:r>
        <w:t>ה</w:t>
      </w:r>
      <w:r>
        <w:t>:</w:t>
      </w:r>
    </w:p>
    <w:p w:rsidR="00DA63EC" w:rsidRDefault="00DA63EC" w:rsidP="00DA63EC">
      <w:pPr>
        <w:tabs>
          <w:tab w:val="left" w:pos="0"/>
          <w:tab w:val="center" w:pos="2835"/>
        </w:tabs>
        <w:rPr>
          <w:rtl/>
        </w:rPr>
      </w:pPr>
      <w:del w:id="99708" w:author="מנוע מכני" w:date="2026-10-11T12:04:39Z">
        <w:r w:rsidRPr="00464129">
          <w:rPr>
            <w:rStyle w:val="afffff0"/>
            <w:rtl/>
          </w:rPr>
          <w:delText xml:space="preserve"> </w:delText>
        </w:r>
      </w:del>
      <w:r w:rsidRPr="00464129">
        <w:rPr>
          <w:rStyle w:val="afffff0"/>
          <w:rFonts w:hint="cs"/>
          <w:rtl/>
        </w:rPr>
        <w:t>'</w:t>
      </w:r>
      <w:ins w:id="90939" w:author="Claude - סמנטי" w:date="2026-10-11T12:26:16Z">
        <w:r>
          <w:rPr>
            <w:rStyle w:val="afffff0"/>
            <w:rtl/>
          </w:rPr>
          <w:t xml:space="preserve">וְאָכֹל לֹא תֹאכְלוּהוּ</w:t>
        </w:r>
      </w:ins>
      <w:del w:id="90940" w:author="Claude - סמנטי" w:date="2026-10-11T12:26:16Z">
        <w:r w:rsidRPr="00464129">
          <w:rPr>
            <w:rStyle w:val="afffff0"/>
            <w:rtl/>
          </w:rPr>
          <w:delText xml:space="preserve">ואכל </w:delText>
        </w:r>
        <w:r w:rsidRPr="00464129">
          <w:rPr>
            <w:rStyle w:val="afffff0"/>
            <w:rtl/>
          </w:rPr>
          <w:delText xml:space="preserve">לא</w:delText>
        </w:r>
        <w:r w:rsidRPr="00464129">
          <w:rPr>
            <w:rStyle w:val="afffff0"/>
            <w:rtl/>
          </w:rPr>
          <w:delText xml:space="preserve"> תאכלוהו</w:delText>
        </w:r>
      </w:del>
      <w:r w:rsidRPr="00464129">
        <w:rPr>
          <w:rStyle w:val="afffff0"/>
          <w:rFonts w:hint="cs"/>
          <w:rtl/>
        </w:rPr>
        <w:t>'</w:t>
      </w:r>
      <w:r w:rsidRPr="00464129">
        <w:rPr>
          <w:rStyle w:val="afffff0"/>
          <w:rtl/>
        </w:rPr>
        <w:t xml:space="preserve"> </w:t>
      </w:r>
      <w:r>
        <w:rPr>
          <w:rtl/>
        </w:rPr>
        <w:t xml:space="preserve">- אין לי אלא חלב שאסור באכילה ומותר בהנאה, חלב של שור הנסקל ועגלה ערופה מנין? </w:t>
      </w:r>
      <w:r>
        <w:rPr>
          <w:rtl/>
        </w:rPr>
        <w:t xml:space="preserve">ת"ל</w:t>
      </w:r>
      <w:r>
        <w:rPr>
          <w:rtl/>
        </w:rPr>
        <w:t xml:space="preserve">: </w:t>
      </w:r>
      <w:r>
        <w:rPr>
          <w:rFonts w:hint="cs"/>
          <w:rtl/>
        </w:rPr>
        <w:t>'</w:t>
      </w:r>
      <w:ins w:id="90937" w:author="Claude - סמנטי" w:date="2026-10-11T12:26:16Z">
        <w:r>
          <w:rPr>
            <w:rStyle w:val="afffff0"/>
            <w:rtl/>
          </w:rPr>
          <w:t xml:space="preserve">כָּל חֵלֶב</w:t>
        </w:r>
      </w:ins>
      <w:del w:id="90938" w:author="Claude - סמנטי" w:date="2026-10-11T12:26:16Z">
        <w:r>
          <w:rPr>
            <w:rtl/>
          </w:rPr>
          <w:delText xml:space="preserve">כל חלב</w:delText>
        </w:r>
      </w:del>
      <w:r>
        <w:rPr>
          <w:rFonts w:hint="cs"/>
          <w:rtl/>
        </w:rPr>
        <w:t>'</w:t>
      </w:r>
      <w:ins w:id="94799" w:author="מנוע מכני" w:date="2026-10-11T12:04:39Z">
        <w:r>
          <w:rPr>
            <w:rtl/>
          </w:rPr>
          <w:t xml:space="preserve">,</w:t>
        </w:r>
      </w:ins>
      <w:del w:id="94800" w:author="מנוע מכני" w:date="2026-10-11T12:04:39Z">
        <w:r>
          <w:rPr>
            <w:rtl/>
          </w:rPr>
          <w:delText xml:space="preserve">;</w:delText>
        </w:r>
      </w:del>
    </w:p>
    <w:p w:rsidR="00DA63EC" w:rsidRDefault="00DA63EC" w:rsidP="00DA63EC">
      <w:pPr>
        <w:tabs>
          <w:tab w:val="left" w:pos="0"/>
          <w:tab w:val="center" w:pos="2835"/>
        </w:tabs>
        <w:rPr>
          <w:rtl/>
        </w:rPr>
      </w:pPr>
      <w:ins w:id="95981" w:author="מנוע מכני" w:date="2026-10-11T12:04:39Z">
        <w:r>
          <w:rPr>
            <w:rtl/>
          </w:rPr>
          <w:t xml:space="preserve">ואם </w:t>
        </w:r>
      </w:ins>
      <w:del w:id="95982" w:author="מנוע מכני" w:date="2026-10-11T12:04:39Z">
        <w:r>
          <w:rPr>
            <w:rtl/>
          </w:rPr>
          <w:delText xml:space="preserve">ואי </w:delText>
        </w:r>
      </w:del>
      <w:r>
        <w:rPr>
          <w:rtl/>
        </w:rPr>
        <w:t xml:space="preserve">ס"ד</w:t>
      </w:r>
      <w:r>
        <w:rPr>
          <w:rtl/>
        </w:rPr>
        <w:t xml:space="preserve"> עגלה ערופה טהורה היא, היא טהורה וחלבה טמא? </w:t>
      </w:r>
    </w:p>
    <w:p w:rsidR="00DA63EC" w:rsidRDefault="00DA63EC" w:rsidP="00DA63EC">
      <w:pPr>
        <w:pStyle w:val="affffb"/>
        <w:rPr>
          <w:rtl/>
        </w:rPr>
      </w:pPr>
      <w:r>
        <w:rPr>
          <w:rtl/>
        </w:rPr>
        <w:t xml:space="preserve">- כי </w:t>
      </w:r>
      <w:ins w:id="90209" w:author="Claude - סמנטי" w:date="2026-10-11T12:26:16Z">
        <w:r>
          <w:rPr>
            <w:rtl/>
          </w:rPr>
          <w:t xml:space="preserve">הוצרכה</w:t>
        </w:r>
      </w:ins>
      <w:del w:id="90210" w:author="Claude - סמנטי" w:date="2026-10-11T12:26:16Z">
        <w:r>
          <w:rPr>
            <w:rtl/>
          </w:rPr>
          <w:delText xml:space="preserve">איצטריכא</w:delText>
        </w:r>
      </w:del>
      <w:r>
        <w:rPr>
          <w:rtl/>
        </w:rPr>
        <w:t xml:space="preserve">: </w:t>
      </w:r>
      <w:ins w:id="91503" w:author="מנוע מכני" w:date="2026-10-11T12:04:39Z">
        <w:r>
          <w:rPr>
            <w:rtl/>
          </w:rPr>
          <w:t xml:space="preserve">מקום</w:t>
        </w:r>
      </w:ins>
      <w:del w:id="91504" w:author="מנוע מכני" w:date="2026-10-11T12:04:39Z">
        <w:r>
          <w:rPr>
            <w:rtl/>
          </w:rPr>
          <w:delText xml:space="preserve">היכא</w:delText>
        </w:r>
      </w:del>
      <w:r>
        <w:rPr>
          <w:rtl/>
        </w:rPr>
        <w:t xml:space="preserve"> דשחטה </w:t>
      </w:r>
      <w:r>
        <w:rPr>
          <w:rFonts w:hint="cs"/>
          <w:rtl/>
        </w:rPr>
        <w:t xml:space="preserve">[ולא שערפה] </w:t>
      </w:r>
    </w:p>
    <w:p w:rsidR="00DA63EC" w:rsidRDefault="00DA63EC" w:rsidP="00DA63EC">
      <w:pPr>
        <w:tabs>
          <w:tab w:val="left" w:pos="0"/>
          <w:tab w:val="center" w:pos="2835"/>
        </w:tabs>
        <w:rPr>
          <w:rtl/>
        </w:rPr>
      </w:pPr>
      <w:r>
        <w:rPr>
          <w:rFonts w:hint="cs"/>
          <w:rtl/>
        </w:rPr>
        <w:t xml:space="preserve">ולא מהנישחיטה לטהרה </w:t>
      </w:r>
      <w:ins w:id="93257" w:author="מנוע מכני" w:date="2026-10-11T12:04:39Z">
        <w:r>
          <w:rPr>
            <w:rtl/>
          </w:rPr>
          <w:t xml:space="preserve">כלום</w:t>
        </w:r>
      </w:ins>
      <w:del w:id="93258" w:author="מנוע מכני" w:date="2026-10-11T12:04:39Z">
        <w:r>
          <w:rPr>
            <w:rtl/>
          </w:rPr>
          <w:delText xml:space="preserve">מידי</w:delText>
        </w:r>
      </w:del>
      <w:r>
        <w:rPr>
          <w:rtl/>
        </w:rPr>
        <w:t xml:space="preserve"> נבל</w:t>
      </w:r>
      <w:r>
        <w:rPr>
          <w:rFonts w:hint="cs"/>
          <w:rtl/>
        </w:rPr>
        <w:t>ה דמיירי</w:t>
      </w:r>
      <w:r>
        <w:rPr>
          <w:rtl/>
        </w:rPr>
        <w:t xml:space="preserve"> שמתה.</w:t>
      </w:r>
    </w:p>
    <w:p>
      <w:pPr>
        <w:pStyle w:val="38"/>
        <w:rPr>
          <w:ins w:id="99710" w:author="מנוע מכני" w:date="2026-10-11T12:04:39Z"/>
        </w:rPr>
      </w:pPr>
      <w:del w:id="99709" w:author="מנוע מכני" w:date="2026-10-11T12:04:39Z">
        <w:r>
          <w:delText xml:space="preserve">•</w:delText>
        </w:r>
      </w:del>
      <w:r>
        <w:t xml:space="preserve"> </w:t>
      </w:r>
      <w:r>
        <w:t xml:space="preserve">מכלל</w:t>
      </w:r>
    </w:p>
    <w:p w:rsidR="00DA63EC" w:rsidRDefault="00DA63EC" w:rsidP="00DA63EC">
      <w:pPr>
        <w:tabs>
          <w:tab w:val="left" w:pos="0"/>
          <w:tab w:val="center" w:pos="2835"/>
        </w:tabs>
        <w:rPr>
          <w:rtl/>
        </w:rPr>
      </w:pPr>
      <w:del w:id="99711" w:author="מנוע מכני" w:date="2026-10-11T12:04:39Z">
        <w:r>
          <w:rPr>
            <w:rtl/>
          </w:rPr>
          <w:delText xml:space="preserve"> </w:delText>
        </w:r>
      </w:del>
      <w:r>
        <w:rPr>
          <w:rtl/>
        </w:rPr>
        <w:t xml:space="preserve">דמחיים אסורה</w:t>
      </w:r>
      <w:r>
        <w:rPr>
          <w:rFonts w:hint="cs"/>
          <w:rtl/>
        </w:rPr>
        <w:t>-</w:t>
      </w:r>
      <w:r>
        <w:rPr>
          <w:rtl/>
        </w:rPr>
        <w:t xml:space="preserve"> </w:t>
      </w:r>
      <w:r>
        <w:rPr>
          <w:rStyle w:val="2fb"/>
          <w:rFonts w:hint="cs"/>
          <w:rtl/>
        </w:rPr>
        <w:t>כ</w:t>
      </w:r>
      <w:r>
        <w:rPr>
          <w:rStyle w:val="2fb"/>
          <w:rtl/>
        </w:rPr>
        <w:t xml:space="preserve">רבי ינאי</w:t>
      </w:r>
      <w:r>
        <w:rPr>
          <w:rtl/>
        </w:rPr>
        <w:t xml:space="preserve">: גבול שמעתי ושכחתי, </w:t>
      </w:r>
    </w:p>
    <w:p w:rsidR="00DA63EC" w:rsidRDefault="00DA63EC" w:rsidP="00DA63EC">
      <w:pPr>
        <w:tabs>
          <w:tab w:val="left" w:pos="0"/>
          <w:tab w:val="center" w:pos="2835"/>
        </w:tabs>
        <w:rPr>
          <w:rtl/>
        </w:rPr>
      </w:pPr>
      <w:r>
        <w:rPr>
          <w:rtl/>
        </w:rPr>
        <w:tab/>
        <w:t>ו</w:t>
      </w:r>
      <w:r>
        <w:rPr>
          <w:rFonts w:hint="cs"/>
          <w:rtl/>
        </w:rPr>
        <w:t>סברו התלמידים ד</w:t>
      </w:r>
      <w:r>
        <w:rPr>
          <w:rtl/>
        </w:rPr>
        <w:t>ירידתה לנחל איתן היא אוסרתה.</w:t>
      </w:r>
    </w:p>
    <w:p w:rsidR="00DA63EC" w:rsidRDefault="00DA63EC" w:rsidP="00DA63EC">
      <w:pPr>
        <w:pStyle w:val="Hadran"/>
        <w:rPr>
          <w:rtl/>
        </w:rPr>
        <w:pPrChange w:id="104010" w:author="Claude" w:date="2026-10-11T09:08:09Z">
          <w:pPr>
            <w:pStyle w:val="affff"/>
            <w:rPr>
              <w:rtl/>
            </w:rPr>
          </w:pPr>
        </w:pPrChange>
      </w:pPr>
      <w:r>
        <w:rPr>
          <w:rtl/>
        </w:rPr>
        <w:t>הדרן עלך חטאת העוף.</w:t>
      </w:r>
    </w:p>
    <w:p w:rsidR="00DA63EC" w:rsidRDefault="00DA63EC" w:rsidP="00DA63EC">
      <w:pPr>
        <w:tabs>
          <w:tab w:val="left" w:pos="0"/>
          <w:tab w:val="center" w:pos="2835"/>
        </w:tabs>
        <w:rPr>
          <w:rtl/>
        </w:rPr>
        <w:sectPr w:rsidR="00DA63EC" w:rsidSect="00FE1B89">
          <w:pgSz w:w="6804" w:h="11907" w:code="8"/>
          <w:pgMar w:top="284" w:right="567" w:bottom="284" w:left="567" w:header="284" w:footer="284" w:gutter="0"/>
          <w:pgNumType w:start="1"/>
          <w:cols w:space="284"/>
          <w:bidi/>
          <w:rtlGutter/>
          <w:docGrid w:linePitch="360"/>
        </w:sectPr>
      </w:pPr>
    </w:p>
    <w:p w:rsidR="00DA63EC" w:rsidRDefault="00DA63EC" w:rsidP="00DA63EC">
      <w:pPr>
        <w:pStyle w:val="afff6"/>
        <w:framePr w:wrap="around"/>
        <w:rPr>
          <w:del w:id="102961" w:author="Claude" w:date="2026-10-11T09:07:44Z"/>
          <w:rtl/>
        </w:rPr>
      </w:pPr>
      <w:del w:id="102960" w:author="Claude" w:date="2026-10-11T09:07:44Z">
        <w:r>
          <w:rPr>
            <w:rFonts w:hint="cs"/>
            <w:rtl/>
          </w:rPr>
          <w:lastRenderedPageBreak/>
          <w:delText xml:space="preserve">פרק שמיני </w:delText>
        </w:r>
      </w:del>
    </w:p>
    <w:p w:rsidR="00DA63EC" w:rsidRDefault="00DA63EC" w:rsidP="00DA63EC">
      <w:pPr>
        <w:pStyle w:val="afff7"/>
        <w:framePr w:wrap="around"/>
        <w:rPr>
          <w:del w:id="102963" w:author="Claude" w:date="2026-10-11T09:07:44Z"/>
          <w:rtl/>
        </w:rPr>
      </w:pPr>
      <w:del w:id="102962" w:author="Claude" w:date="2026-10-11T09:07:44Z">
        <w:r>
          <w:rPr>
            <w:rFonts w:hint="cs"/>
            <w:rtl/>
          </w:rPr>
          <w:delText xml:space="preserve">כל הזבחים שנתעברו </w:delText>
        </w:r>
      </w:del>
    </w:p>
    <w:p>
      <w:pPr>
        <w:pStyle w:val="PetichatPerek"/>
        <w:rPr>
          <w:ins w:id="102959" w:author="Claude" w:date="2026-10-11T09:07:44Z"/>
        </w:rPr>
      </w:pPr>
      <w:ins w:id="102958" w:author="Claude" w:date="2026-10-11T09:07:44Z">
        <w:r>
          <w:rPr>
            <w:rFonts w:hint="cs"/>
            <w:rtl/>
          </w:rPr>
          <w:t xml:space="preserve">פרק שמיני</w:t>
        </w:r>
        <w:r>
          <w:rPr>
            <w:rFonts w:hint="cs"/>
            <w:rtl/>
          </w:rPr>
          <w:t xml:space="preserve"> - </w:t>
        </w:r>
        <w:r>
          <w:rPr>
            <w:rFonts w:hint="cs"/>
            <w:rtl/>
          </w:rPr>
          <w:t xml:space="preserve">כל הזבחים שנתעברו</w:t>
        </w:r>
      </w:ins>
    </w:p>
    <w:p>
      <w:pPr>
        <w:pStyle w:val="MishnaBatzad"/>
        <w:rPr>
          <w:ins w:id="20394" w:author="קלוד" w:date="2026-10-11T09:07:24Z"/>
        </w:rPr>
      </w:pPr>
      <w:ins w:id="20393" w:author="קלוד" w:date="2026-10-11T09:07:24Z">
        <w:r>
          <w:t xml:space="preserve">משנה א</w:t>
        </w:r>
      </w:ins>
    </w:p>
    <w:p w:rsidR="00DA63EC" w:rsidRPr="000A334C" w:rsidRDefault="00DA63EC" w:rsidP="003B6D22">
      <w:pPr>
        <w:pStyle w:val="afff9"/>
        <w:rPr>
          <w:del w:id="20242" w:author="קלוד" w:date="2026-10-11T09:07:24Z"/>
          <w:rtl/>
        </w:rPr>
      </w:pPr>
      <w:del w:id="20241" w:author="קלוד" w:date="2026-10-11T09:07:24Z">
        <w:r w:rsidRPr="000A334C">
          <w:rPr>
            <w:rtl/>
          </w:rPr>
          <w:delText xml:space="preserve">מתני'.</w:delText>
        </w:r>
      </w:del>
    </w:p>
    <w:p w:rsidR="00DA63EC" w:rsidRPr="00E105BC" w:rsidRDefault="00DA63EC" w:rsidP="003B6D22">
      <w:pPr>
        <w:pStyle w:val="afff9"/>
        <w:spacing w:before="120"/>
        <w:rPr>
          <w:spacing w:val="-2"/>
          <w:rtl/>
        </w:rPr>
        <w:pPrChange w:id="90033" w:author="קלוד" w:date="2026-10-11T12:09:42Z">
          <w:pPr>
            <w:pStyle w:val="afff9"/>
          </w:pPr>
        </w:pPrChange>
      </w:pPr>
      <w:r w:rsidRPr="00E105BC">
        <w:rPr>
          <w:spacing w:val="-2"/>
          <w:rtl/>
        </w:rPr>
        <w:t>כל הזבחים שנתערבו בחטאות המתות או בשור הנסקל, אפילו אחת בריבוא - ימותו כולן.</w:t>
      </w:r>
    </w:p>
    <w:p w:rsidR="00DA63EC" w:rsidRDefault="00DA63EC" w:rsidP="00DA63EC">
      <w:pPr>
        <w:pStyle w:val="afff3"/>
        <w:framePr w:wrap="around"/>
        <w:rPr>
          <w:rtl/>
        </w:rPr>
      </w:pPr>
      <w:r>
        <w:rPr>
          <w:rFonts w:hint="cs"/>
          <w:rtl/>
        </w:rPr>
        <w:t>עא.</w:t>
      </w:r>
    </w:p>
    <w:p>
      <w:pPr>
        <w:pStyle w:val="MishnaBatzad"/>
        <w:rPr>
          <w:ins w:id="20396" w:author="קלוד" w:date="2026-10-11T09:07:24Z"/>
        </w:rPr>
      </w:pPr>
      <w:ins w:id="20395" w:author="קלוד" w:date="2026-10-11T09:07:24Z">
        <w:r>
          <w:t xml:space="preserve">משנה א</w:t>
        </w:r>
      </w:ins>
    </w:p>
    <w:p w:rsidR="00DA63EC" w:rsidRPr="000A334C" w:rsidRDefault="00DA63EC" w:rsidP="003B6D22">
      <w:pPr>
        <w:pStyle w:val="afff9"/>
        <w:rPr>
          <w:rtl/>
        </w:rPr>
      </w:pPr>
      <w:r w:rsidRPr="000A334C">
        <w:rPr>
          <w:rtl/>
        </w:rPr>
        <w:t xml:space="preserve">נתערבו בשור שנעבדה בו עבירה, או  שהמית את האדם ע"פ עד א' או ע"פ הבעלי', ברובע ונרבע, במוקצה ונעבד, באתנן ומחיר, </w:t>
      </w:r>
    </w:p>
    <w:p w:rsidR="00DA63EC" w:rsidRDefault="00DA63EC" w:rsidP="00DA63EC">
      <w:pPr>
        <w:pStyle w:val="afff3"/>
        <w:framePr w:wrap="around"/>
        <w:rPr>
          <w:rtl/>
        </w:rPr>
      </w:pPr>
      <w:r>
        <w:rPr>
          <w:rFonts w:hint="cs"/>
          <w:rtl/>
        </w:rPr>
        <w:t>עא:</w:t>
      </w:r>
    </w:p>
    <w:p>
      <w:pPr>
        <w:pStyle w:val="MishnaBatzad"/>
        <w:rPr>
          <w:ins w:id="20398" w:author="קלוד" w:date="2026-10-11T09:07:24Z"/>
        </w:rPr>
      </w:pPr>
      <w:ins w:id="20397" w:author="קלוד" w:date="2026-10-11T09:07:24Z">
        <w:r>
          <w:t xml:space="preserve">משנה א</w:t>
        </w:r>
      </w:ins>
    </w:p>
    <w:p w:rsidR="00DA63EC" w:rsidRPr="00E105BC" w:rsidRDefault="00DA63EC" w:rsidP="003B6D22">
      <w:pPr>
        <w:pStyle w:val="afff9"/>
        <w:rPr>
          <w:spacing w:val="-2"/>
          <w:rtl/>
        </w:rPr>
      </w:pPr>
      <w:r w:rsidRPr="00E105BC">
        <w:rPr>
          <w:spacing w:val="-2"/>
          <w:rtl/>
        </w:rPr>
        <w:t>בכלאים ובטריפה, ביוצא דופן ירעו עד שיסתאבו וימכרו, ויביא בדמי היפה שבהן מאותו המין.</w:t>
      </w:r>
    </w:p>
    <w:p w:rsidR="00DA63EC" w:rsidRPr="000A334C" w:rsidRDefault="00DA63EC" w:rsidP="003B6D22">
      <w:pPr>
        <w:pStyle w:val="afff9"/>
        <w:rPr>
          <w:rtl/>
        </w:rPr>
      </w:pPr>
      <w:r w:rsidRPr="000A334C">
        <w:rPr>
          <w:rtl/>
        </w:rPr>
        <w:t>נתערבו בחולין תמימים - ימכרו החולין לצורכי אותו המין.</w:t>
      </w:r>
    </w:p>
    <w:p w:rsidR="00DA63EC" w:rsidRPr="000A334C" w:rsidRDefault="00DA63EC" w:rsidP="003B6D22">
      <w:pPr>
        <w:pStyle w:val="afff9"/>
        <w:rPr>
          <w:rtl/>
        </w:rPr>
      </w:pPr>
      <w:r w:rsidRPr="000A334C">
        <w:rPr>
          <w:rtl/>
        </w:rPr>
        <w:t xml:space="preserve">קדשים בקדשים מין במינו - זה יקרב לשם מי שהוא, וזה יקרב לשם מי שהוא; </w:t>
      </w:r>
    </w:p>
    <w:p w:rsidR="00DA63EC" w:rsidRPr="000A334C" w:rsidRDefault="00DA63EC" w:rsidP="003B6D22">
      <w:pPr>
        <w:pStyle w:val="afff9"/>
        <w:rPr>
          <w:rtl/>
        </w:rPr>
      </w:pPr>
      <w:r w:rsidRPr="000A334C">
        <w:rPr>
          <w:rtl/>
        </w:rPr>
        <w:t>קדשים בקדשים מין בשאינו מינו - ירעו עד שיסתאבו, ויביא בדמי יפה שבהן ממין זה ובדמי היפה שבהן ממין זה, ויפסיד המותר מביתו.</w:t>
      </w:r>
    </w:p>
    <w:p w:rsidR="00DA63EC" w:rsidRPr="000A334C" w:rsidRDefault="00DA63EC" w:rsidP="003B6D22">
      <w:pPr>
        <w:pStyle w:val="afff9"/>
        <w:rPr>
          <w:rtl/>
        </w:rPr>
      </w:pPr>
      <w:r w:rsidRPr="000A334C">
        <w:rPr>
          <w:rtl/>
        </w:rPr>
        <w:t>נתערבו בבכור ובמעשר ירעו עד שיסתאבו ויאכלו כבכור וכמעשר.</w:t>
      </w:r>
    </w:p>
    <w:p w:rsidR="00DA63EC" w:rsidRPr="000A334C" w:rsidRDefault="00DA63EC" w:rsidP="003B6D22">
      <w:pPr>
        <w:pStyle w:val="afff9"/>
        <w:rPr>
          <w:rtl/>
        </w:rPr>
      </w:pPr>
      <w:r w:rsidRPr="000A334C">
        <w:rPr>
          <w:rtl/>
        </w:rPr>
        <w:t>הכל יכולין להתערב, חוץ מן החטאת והאשם.</w:t>
      </w:r>
    </w:p>
    <w:p w:rsidR="00DA63EC" w:rsidRDefault="00DA63EC" w:rsidP="00DA63EC">
      <w:pPr>
        <w:pStyle w:val="affffd"/>
        <w:rPr>
          <w:rtl/>
        </w:rPr>
      </w:pPr>
      <w:r>
        <w:rPr>
          <w:rFonts w:ascii="FrankRuehl" w:hAnsi="FrankRuehl"/>
          <w:sz w:val="20"/>
          <w:rtl/>
        </w:rPr>
        <w:t>׹</w:t>
      </w:r>
    </w:p>
    <w:p>
      <w:pPr>
        <w:pStyle w:val="afffff8"/>
        <w:rPr>
          <w:ins w:id="90305" w:author="קלוד" w:date="2026-10-11T12:29:36Z"/>
        </w:rPr>
      </w:pPr>
      <w:ins w:id="90306" w:author="קלוד" w:date="2026-10-11T12:29:36Z">
        <w:r>
          <w:rPr>
            <w:color w:val="7B3F00"/>
          </w:rPr>
          <w:t xml:space="preserve">נתערבו בחטאות המתות או שור הנסקל - אפילו אחד בריבוא ימותו</w:t>
        </w:r>
      </w:ins>
    </w:p>
    <w:p>
      <w:pPr>
        <w:pStyle w:val="38"/>
        <w:rPr>
          <w:ins w:id="99712" w:author="מנוע מכני" w:date="2026-10-11T12:04:39Z"/>
        </w:rPr>
      </w:pPr>
      <w:r w:rsidRPr="00E105BC">
        <w:t xml:space="preserve">ה"ק</w:t>
      </w:r>
      <w:r w:rsidRPr="00E105BC">
        <w:t xml:space="preserve">:</w:t>
      </w:r>
    </w:p>
    <w:p w:rsidR="00DA63EC" w:rsidRPr="00E105BC" w:rsidRDefault="00DA63EC" w:rsidP="00DA63EC">
      <w:pPr>
        <w:rPr>
          <w:rFonts w:ascii="FrankRuehl" w:hAnsi="FrankRuehl"/>
          <w:spacing w:val="-4"/>
          <w:sz w:val="20"/>
          <w:rtl/>
        </w:rPr>
      </w:pPr>
      <w:del w:id="99713" w:author="מנוע מכני" w:date="2026-10-11T12:04:39Z">
        <w:r w:rsidRPr="00E105BC">
          <w:rPr>
            <w:rFonts w:ascii="FrankRuehl" w:hAnsi="FrankRuehl"/>
            <w:b/>
            <w:bCs/>
            <w:spacing w:val="-4"/>
            <w:sz w:val="20"/>
            <w:rtl/>
          </w:rPr>
          <w:delText xml:space="preserve"> </w:delText>
        </w:r>
      </w:del>
      <w:r w:rsidRPr="00E105BC">
        <w:rPr>
          <w:rFonts w:ascii="FrankRuehl" w:hAnsi="FrankRuehl"/>
          <w:spacing w:val="-4"/>
          <w:sz w:val="20"/>
          <w:rtl/>
        </w:rPr>
        <w:t xml:space="preserve">כל הזבחים שנתערבו בהן חטאות המתות או שור הנסקל, </w:t>
      </w:r>
      <w:ins w:id="90381" w:author="מנוע מכני" w:date="2026-10-11T12:04:39Z">
        <w:r>
          <w:rPr>
            <w:rFonts w:ascii="FrankRuehl" w:hAnsi="FrankRuehl"/>
            <w:b/>
            <w:bCs/>
            <w:spacing w:val="-4"/>
            <w:sz w:val="20"/>
            <w:rtl/>
          </w:rPr>
          <w:t xml:space="preserve">אפי'</w:t>
        </w:r>
      </w:ins>
      <w:del w:id="90382" w:author="מנוע מכני" w:date="2026-10-11T12:04:39Z">
        <w:r w:rsidRPr="00E105BC">
          <w:rPr>
            <w:rFonts w:ascii="FrankRuehl" w:hAnsi="FrankRuehl"/>
            <w:b/>
            <w:bCs/>
            <w:spacing w:val="-4"/>
            <w:sz w:val="20"/>
            <w:rtl/>
          </w:rPr>
          <w:delText xml:space="preserve">אפילו</w:delText>
        </w:r>
      </w:del>
      <w:r w:rsidRPr="00E105BC">
        <w:rPr>
          <w:rFonts w:ascii="FrankRuehl" w:hAnsi="FrankRuehl"/>
          <w:spacing w:val="-4"/>
          <w:sz w:val="20"/>
          <w:rtl/>
        </w:rPr>
        <w:t xml:space="preserve"> אחד בריבוא - ימותו כולן.</w:t>
      </w:r>
    </w:p>
    <w:p w:rsidR="00DA63EC" w:rsidRDefault="00DA63EC" w:rsidP="00DA63EC">
      <w:pPr>
        <w:rPr>
          <w:rFonts w:ascii="FrankRuehl" w:hAnsi="FrankRuehl"/>
          <w:sz w:val="20"/>
          <w:rtl/>
        </w:rPr>
      </w:pPr>
      <w:r>
        <w:rPr>
          <w:rFonts w:ascii="FrankRuehl" w:hAnsi="FrankRuehl" w:hint="cs"/>
          <w:sz w:val="20"/>
          <w:rtl/>
        </w:rPr>
        <w:t>ואפי' ד</w:t>
      </w:r>
      <w:r w:rsidRPr="00E92DCA">
        <w:rPr>
          <w:rFonts w:ascii="FrankRuehl" w:hAnsi="FrankRuehl"/>
          <w:sz w:val="20"/>
          <w:rtl/>
        </w:rPr>
        <w:t xml:space="preserve">תנינא </w:t>
      </w:r>
      <w:ins w:id="93259" w:author="מנוע מכני" w:date="2026-10-11T12:04:39Z">
        <w:r>
          <w:rPr>
            <w:rFonts w:ascii="FrankRuehl" w:hAnsi="FrankRuehl"/>
            <w:sz w:val="20"/>
            <w:rtl/>
          </w:rPr>
          <w:t xml:space="preserve">אחת</w:t>
        </w:r>
      </w:ins>
      <w:del w:id="93260" w:author="מנוע מכני" w:date="2026-10-11T12:04:39Z">
        <w:r w:rsidRPr="00E92DCA">
          <w:rPr>
            <w:rFonts w:ascii="FrankRuehl" w:hAnsi="FrankRuehl"/>
            <w:sz w:val="20"/>
            <w:rtl/>
          </w:rPr>
          <w:delText xml:space="preserve">חדא</w:delText>
        </w:r>
      </w:del>
      <w:r w:rsidRPr="00E92DCA">
        <w:rPr>
          <w:rFonts w:ascii="FrankRuehl" w:hAnsi="FrankRuehl"/>
          <w:sz w:val="20"/>
          <w:rtl/>
        </w:rPr>
        <w:t xml:space="preserve"> </w:t>
      </w:r>
      <w:ins w:id="95597" w:author="מנוע מכני" w:date="2026-10-11T12:04:39Z">
        <w:r>
          <w:rPr>
            <w:rFonts w:ascii="FrankRuehl" w:hAnsi="FrankRuehl"/>
            <w:sz w:val="20"/>
            <w:rtl/>
          </w:rPr>
          <w:t xml:space="preserve">פעם</w:t>
        </w:r>
      </w:ins>
      <w:del w:id="95598" w:author="מנוע מכני" w:date="2026-10-11T12:04:39Z">
        <w:r w:rsidRPr="00E92DCA">
          <w:rPr>
            <w:rFonts w:ascii="FrankRuehl" w:hAnsi="FrankRuehl"/>
            <w:sz w:val="20"/>
            <w:rtl/>
          </w:rPr>
          <w:delText xml:space="preserve">זימנא</w:delText>
        </w:r>
      </w:del>
      <w:r w:rsidRPr="00E92DCA">
        <w:rPr>
          <w:rFonts w:ascii="FrankRuehl" w:hAnsi="FrankRuehl"/>
          <w:sz w:val="20"/>
          <w:rtl/>
        </w:rPr>
        <w:t xml:space="preserve">: כל האסורין לגבי מזבח אוסרין בכל שהן, הרובע והנרבע</w:t>
      </w:r>
      <w:r>
        <w:rPr>
          <w:rFonts w:ascii="FrankRuehl" w:hAnsi="FrankRuehl"/>
          <w:sz w:val="20"/>
          <w:rtl/>
        </w:rPr>
        <w:t>!</w:t>
      </w:r>
    </w:p>
    <w:p w:rsidR="00DA63EC" w:rsidRDefault="00DA63EC" w:rsidP="00DA63EC">
      <w:pPr>
        <w:rPr>
          <w:rFonts w:ascii="FrankRuehl" w:hAnsi="FrankRuehl"/>
          <w:sz w:val="20"/>
          <w:rtl/>
        </w:rPr>
      </w:pPr>
      <w:r>
        <w:rPr>
          <w:rFonts w:ascii="FrankRuehl" w:hAnsi="FrankRuehl" w:hint="cs"/>
          <w:sz w:val="20"/>
          <w:rtl/>
        </w:rPr>
        <w:t xml:space="preserve">וצריכא דמהתם </w:t>
      </w:r>
      <w:r>
        <w:rPr>
          <w:rFonts w:ascii="FrankRuehl" w:hAnsi="FrankRuehl" w:hint="cs"/>
          <w:sz w:val="20"/>
          <w:rtl/>
        </w:rPr>
        <w:t xml:space="preserve">הו</w:t>
      </w:r>
      <w:r>
        <w:rPr>
          <w:rFonts w:ascii="FrankRuehl" w:hAnsi="FrankRuehl"/>
          <w:sz w:val="20"/>
          <w:rtl/>
        </w:rPr>
        <w:t>"</w:t>
      </w:r>
      <w:r>
        <w:rPr>
          <w:rFonts w:ascii="FrankRuehl" w:hAnsi="FrankRuehl" w:hint="cs"/>
          <w:sz w:val="20"/>
          <w:rtl/>
        </w:rPr>
        <w:t xml:space="preserve">א</w:t>
      </w:r>
      <w:r>
        <w:rPr>
          <w:rFonts w:ascii="FrankRuehl" w:hAnsi="FrankRuehl" w:hint="cs"/>
          <w:sz w:val="20"/>
          <w:rtl/>
        </w:rPr>
        <w:t xml:space="preserve"> </w:t>
      </w:r>
      <w:r>
        <w:rPr>
          <w:rFonts w:ascii="FrankRuehl" w:hAnsi="FrankRuehl" w:hint="cs"/>
          <w:sz w:val="20"/>
          <w:rtl/>
        </w:rPr>
        <w:t xml:space="preserve">ה</w:t>
      </w:r>
      <w:r>
        <w:rPr>
          <w:rFonts w:ascii="FrankRuehl" w:hAnsi="FrankRuehl"/>
          <w:sz w:val="20"/>
          <w:rtl/>
        </w:rPr>
        <w:t>"</w:t>
      </w:r>
      <w:r>
        <w:rPr>
          <w:rFonts w:ascii="FrankRuehl" w:hAnsi="FrankRuehl" w:hint="cs"/>
          <w:sz w:val="20"/>
          <w:rtl/>
        </w:rPr>
        <w:t xml:space="preserve">מ</w:t>
      </w:r>
      <w:r>
        <w:rPr>
          <w:rFonts w:ascii="FrankRuehl" w:hAnsi="FrankRuehl" w:hint="cs"/>
          <w:sz w:val="20"/>
          <w:rtl/>
        </w:rPr>
        <w:t xml:space="preserve"> לגבוה ולא להדיוט </w:t>
      </w:r>
    </w:p>
    <w:p w:rsidR="00DA63EC" w:rsidRDefault="00DA63EC" w:rsidP="00DA63EC">
      <w:pPr>
        <w:rPr>
          <w:rFonts w:ascii="FrankRuehl" w:hAnsi="FrankRuehl"/>
          <w:sz w:val="20"/>
          <w:rtl/>
        </w:rPr>
      </w:pPr>
      <w:r>
        <w:rPr>
          <w:rFonts w:ascii="FrankRuehl" w:hAnsi="FrankRuehl" w:hint="cs"/>
          <w:sz w:val="20"/>
          <w:rtl/>
        </w:rPr>
        <w:t>ו</w:t>
      </w:r>
      <w:r w:rsidRPr="00E92DCA">
        <w:rPr>
          <w:rFonts w:ascii="FrankRuehl" w:hAnsi="FrankRuehl"/>
          <w:sz w:val="20"/>
          <w:rtl/>
        </w:rPr>
        <w:t xml:space="preserve">מהכא, ה"א </w:t>
      </w:r>
      <w:ins w:id="93263" w:author="מנוע מכני" w:date="2026-10-11T12:04:39Z">
        <w:r>
          <w:rPr>
            <w:rFonts w:ascii="FrankRuehl" w:hAnsi="FrankRuehl"/>
            <w:sz w:val="20"/>
            <w:rtl/>
          </w:rPr>
          <w:t xml:space="preserve">אלו</w:t>
        </w:r>
      </w:ins>
      <w:del w:id="93264" w:author="מנוע מכני" w:date="2026-10-11T12:04:39Z">
        <w:r w:rsidRPr="00E92DCA">
          <w:rPr>
            <w:rFonts w:ascii="FrankRuehl" w:hAnsi="FrankRuehl"/>
            <w:sz w:val="20"/>
            <w:rtl/>
          </w:rPr>
          <w:delText xml:space="preserve">הני</w:delText>
        </w:r>
      </w:del>
      <w:r w:rsidRPr="00E92DCA">
        <w:rPr>
          <w:rFonts w:ascii="FrankRuehl" w:hAnsi="FrankRuehl"/>
          <w:sz w:val="20"/>
          <w:rtl/>
        </w:rPr>
        <w:t xml:space="preserve"> הוא דאיסורי הנאה </w:t>
      </w:r>
      <w:ins w:id="93261" w:author="מנוע מכני" w:date="2026-10-11T12:04:39Z">
        <w:r>
          <w:rPr>
            <w:rFonts w:ascii="FrankRuehl" w:hAnsi="FrankRuehl"/>
            <w:sz w:val="20"/>
            <w:rtl/>
          </w:rPr>
          <w:t xml:space="preserve">הם</w:t>
        </w:r>
      </w:ins>
      <w:del w:id="93262" w:author="מנוע מכני" w:date="2026-10-11T12:04:39Z">
        <w:r w:rsidRPr="00E92DCA">
          <w:rPr>
            <w:rFonts w:ascii="FrankRuehl" w:hAnsi="FrankRuehl"/>
            <w:sz w:val="20"/>
            <w:rtl/>
          </w:rPr>
          <w:delText xml:space="preserve">נינהו</w:delText>
        </w:r>
      </w:del>
      <w:r w:rsidRPr="00E92DCA">
        <w:rPr>
          <w:rFonts w:ascii="FrankRuehl" w:hAnsi="FrankRuehl"/>
          <w:sz w:val="20"/>
          <w:rtl/>
        </w:rPr>
        <w:t xml:space="preserve">, אבל </w:t>
      </w:r>
      <w:ins w:id="93265" w:author="מנוע מכני" w:date="2026-10-11T12:04:39Z">
        <w:r>
          <w:rPr>
            <w:rFonts w:ascii="FrankRuehl" w:hAnsi="FrankRuehl"/>
            <w:sz w:val="20"/>
            <w:rtl/>
          </w:rPr>
          <w:t xml:space="preserve">אלו</w:t>
        </w:r>
      </w:ins>
      <w:del w:id="93266" w:author="מנוע מכני" w:date="2026-10-11T12:04:39Z">
        <w:r w:rsidRPr="00E92DCA">
          <w:rPr>
            <w:rFonts w:ascii="FrankRuehl" w:hAnsi="FrankRuehl"/>
            <w:sz w:val="20"/>
            <w:rtl/>
          </w:rPr>
          <w:delText xml:space="preserve">הני</w:delText>
        </w:r>
      </w:del>
      <w:r w:rsidRPr="00E92DCA">
        <w:rPr>
          <w:rFonts w:ascii="FrankRuehl" w:hAnsi="FrankRuehl"/>
          <w:sz w:val="20"/>
          <w:rtl/>
        </w:rPr>
        <w:t xml:space="preserve"> אימא </w:t>
      </w:r>
      <w:r w:rsidRPr="00E92DCA">
        <w:rPr>
          <w:rFonts w:ascii="FrankRuehl" w:hAnsi="FrankRuehl"/>
          <w:sz w:val="20"/>
          <w:rtl/>
        </w:rPr>
        <w:t xml:space="preserve">לא</w:t>
      </w:r>
      <w:r w:rsidRPr="00E92DCA">
        <w:rPr>
          <w:rFonts w:ascii="FrankRuehl" w:hAnsi="FrankRuehl"/>
          <w:sz w:val="20"/>
          <w:rtl/>
        </w:rPr>
        <w:t xml:space="preserve">, צריכי.</w:t>
      </w:r>
    </w:p>
    <w:p w:rsidR="00DA63EC" w:rsidRDefault="00DA63EC" w:rsidP="00DA63EC">
      <w:pPr>
        <w:rPr>
          <w:rFonts w:ascii="FrankRuehl" w:hAnsi="FrankRuehl"/>
          <w:sz w:val="20"/>
          <w:rtl/>
        </w:rPr>
      </w:pPr>
    </w:p>
    <w:p w:rsidR="00DA63EC" w:rsidRDefault="00DA63EC" w:rsidP="00DA63EC">
      <w:pPr>
        <w:rPr>
          <w:rFonts w:ascii="FrankRuehl" w:hAnsi="FrankRuehl"/>
          <w:sz w:val="20"/>
          <w:rtl/>
        </w:rPr>
      </w:pPr>
      <w:r>
        <w:rPr>
          <w:rFonts w:ascii="FrankRuehl" w:hAnsi="FrankRuehl" w:hint="cs"/>
          <w:sz w:val="20"/>
          <w:rtl/>
        </w:rPr>
        <w:t xml:space="preserve">וכיון דלא תני בכמה תנא </w:t>
      </w:r>
      <w:ins w:id="93267" w:author="מנוע מכני" w:date="2026-10-11T12:04:39Z">
        <w:r>
          <w:rPr>
            <w:rFonts w:ascii="FrankRuehl" w:hAnsi="FrankRuehl" w:hint="cs"/>
            <w:sz w:val="20"/>
            <w:rtl/>
          </w:rPr>
          <w:t xml:space="preserve">לו</w:t>
        </w:r>
      </w:ins>
      <w:del w:id="93268" w:author="מנוע מכני" w:date="2026-10-11T12:04:39Z">
        <w:r>
          <w:rPr>
            <w:rFonts w:ascii="FrankRuehl" w:hAnsi="FrankRuehl" w:hint="cs"/>
            <w:sz w:val="20"/>
            <w:rtl/>
          </w:rPr>
          <w:delText xml:space="preserve">ליה</w:delText>
        </w:r>
      </w:del>
      <w:r>
        <w:rPr>
          <w:rFonts w:ascii="FrankRuehl" w:hAnsi="FrankRuehl" w:hint="cs"/>
          <w:sz w:val="20"/>
          <w:rtl/>
        </w:rPr>
        <w:t xml:space="preserve"> </w:t>
      </w:r>
      <w:ins w:id="95599" w:author="מנוע מכני" w:date="2026-10-11T12:04:39Z">
        <w:r>
          <w:rPr>
            <w:rFonts w:ascii="FrankRuehl" w:hAnsi="FrankRuehl" w:hint="cs"/>
            <w:sz w:val="20"/>
            <w:rtl/>
          </w:rPr>
          <w:t xml:space="preserve">דתקנה</w:t>
        </w:r>
      </w:ins>
      <w:del w:id="95600" w:author="מנוע מכני" w:date="2026-10-11T12:04:39Z">
        <w:r>
          <w:rPr>
            <w:rFonts w:ascii="FrankRuehl" w:hAnsi="FrankRuehl" w:hint="cs"/>
            <w:sz w:val="20"/>
            <w:rtl/>
          </w:rPr>
          <w:delText xml:space="preserve">דתקנתא</w:delText>
        </w:r>
      </w:del>
      <w:r>
        <w:rPr>
          <w:rFonts w:ascii="FrankRuehl" w:hAnsi="FrankRuehl" w:hint="cs"/>
          <w:sz w:val="20"/>
          <w:rtl/>
        </w:rPr>
        <w:t xml:space="preserve"> </w:t>
      </w:r>
      <w:ins w:id="90211" w:author="Claude - סמנטי" w:date="2026-10-11T12:26:16Z">
        <w:r>
          <w:rPr>
            <w:rFonts w:ascii="FrankRuehl" w:hAnsi="FrankRuehl" w:hint="cs"/>
            <w:sz w:val="20"/>
            <w:rtl/>
          </w:rPr>
          <w:t xml:space="preserve">הוצרכה</w:t>
        </w:r>
      </w:ins>
      <w:del w:id="90212" w:author="Claude - סמנטי" w:date="2026-10-11T12:26:16Z">
        <w:r>
          <w:rPr>
            <w:rFonts w:ascii="FrankRuehl" w:hAnsi="FrankRuehl" w:hint="cs"/>
            <w:sz w:val="20"/>
            <w:rtl/>
          </w:rPr>
          <w:delText xml:space="preserve">איצטריכא</w:delText>
        </w:r>
      </w:del>
      <w:r>
        <w:rPr>
          <w:rFonts w:ascii="FrankRuehl" w:hAnsi="FrankRuehl" w:hint="cs"/>
          <w:sz w:val="20"/>
          <w:rtl/>
        </w:rPr>
        <w:t xml:space="preserve"> </w:t>
      </w:r>
      <w:ins w:id="93269" w:author="מנוע מכני" w:date="2026-10-11T12:04:39Z">
        <w:r>
          <w:rPr>
            <w:rFonts w:ascii="FrankRuehl" w:hAnsi="FrankRuehl" w:hint="cs"/>
            <w:sz w:val="20"/>
            <w:rtl/>
          </w:rPr>
          <w:t xml:space="preserve">לו</w:t>
        </w:r>
      </w:ins>
      <w:del w:id="93270" w:author="מנוע מכני" w:date="2026-10-11T12:04:39Z">
        <w:r>
          <w:rPr>
            <w:rFonts w:ascii="FrankRuehl" w:hAnsi="FrankRuehl" w:hint="cs"/>
            <w:sz w:val="20"/>
            <w:rtl/>
          </w:rPr>
          <w:delText xml:space="preserve">ליה</w:delText>
        </w:r>
      </w:del>
      <w:r>
        <w:rPr>
          <w:rFonts w:ascii="FrankRuehl" w:hAnsi="FrankRuehl" w:hint="cs"/>
          <w:sz w:val="20"/>
          <w:rtl/>
        </w:rPr>
        <w:t xml:space="preserve"> </w:t>
      </w:r>
    </w:p>
    <w:p w:rsidR="00DA63EC" w:rsidRDefault="00DA63EC" w:rsidP="00DA63EC">
      <w:pPr>
        <w:rPr>
          <w:rFonts w:ascii="FrankRuehl" w:hAnsi="FrankRuehl"/>
          <w:sz w:val="20"/>
          <w:rtl/>
        </w:rPr>
      </w:pPr>
      <w:r w:rsidRPr="00E92DCA">
        <w:rPr>
          <w:rFonts w:ascii="FrankRuehl" w:hAnsi="FrankRuehl"/>
          <w:sz w:val="20"/>
          <w:rtl/>
        </w:rPr>
        <w:t xml:space="preserve">דהדיוט </w:t>
      </w:r>
      <w:ins w:id="91505" w:author="מנוע מכני" w:date="2026-10-11T12:04:39Z">
        <w:r>
          <w:rPr>
            <w:rFonts w:ascii="FrankRuehl" w:hAnsi="FrankRuehl"/>
            <w:sz w:val="20"/>
            <w:rtl/>
          </w:rPr>
          <w:t xml:space="preserve">גם</w:t>
        </w:r>
      </w:ins>
      <w:del w:id="91506" w:author="מנוע מכני" w:date="2026-10-11T12:04:39Z">
        <w:r w:rsidRPr="00E92DCA">
          <w:rPr>
            <w:rFonts w:ascii="FrankRuehl" w:hAnsi="FrankRuehl"/>
            <w:sz w:val="20"/>
            <w:rtl/>
          </w:rPr>
          <w:delText xml:space="preserve">נמי</w:delText>
        </w:r>
      </w:del>
      <w:r w:rsidRPr="00E92DCA">
        <w:rPr>
          <w:rFonts w:ascii="FrankRuehl" w:hAnsi="FrankRuehl"/>
          <w:sz w:val="20"/>
          <w:rtl/>
        </w:rPr>
        <w:t xml:space="preserve"> תנא </w:t>
      </w:r>
      <w:ins w:id="93271" w:author="מנוע מכני" w:date="2026-10-11T12:04:39Z">
        <w:r>
          <w:rPr>
            <w:rFonts w:ascii="FrankRuehl" w:hAnsi="FrankRuehl"/>
            <w:sz w:val="20"/>
            <w:rtl/>
          </w:rPr>
          <w:t xml:space="preserve">לו</w:t>
        </w:r>
      </w:ins>
      <w:del w:id="93272"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 ואלו אסורין ואוסרין בכל שהן, יין נסך </w:t>
      </w:r>
      <w:ins w:id="95601" w:author="מנוע מכני" w:date="2026-10-11T12:04:39Z">
        <w:r>
          <w:rPr>
            <w:rFonts w:ascii="FrankRuehl" w:hAnsi="FrankRuehl"/>
            <w:sz w:val="20"/>
            <w:rtl/>
          </w:rPr>
          <w:t xml:space="preserve">וע"ז</w:t>
        </w:r>
      </w:ins>
      <w:del w:id="95602" w:author="מנוע מכני" w:date="2026-10-11T12:04:39Z">
        <w:r w:rsidRPr="00E92DCA">
          <w:rPr>
            <w:rFonts w:ascii="FrankRuehl" w:hAnsi="FrankRuehl"/>
            <w:sz w:val="20"/>
            <w:rtl/>
          </w:rPr>
          <w:delText xml:space="preserve">ועבודת כוכבים</w:delText>
        </w:r>
      </w:del>
      <w:r>
        <w:rPr>
          <w:rFonts w:ascii="FrankRuehl" w:hAnsi="FrankRuehl"/>
          <w:sz w:val="20"/>
          <w:rtl/>
        </w:rPr>
        <w:t>!</w:t>
      </w:r>
    </w:p>
    <w:p w:rsidR="00DA63EC" w:rsidRDefault="00DA63EC" w:rsidP="00DA63EC">
      <w:pPr>
        <w:pStyle w:val="afff3"/>
        <w:framePr w:wrap="around"/>
        <w:rPr>
          <w:rtl/>
        </w:rPr>
      </w:pPr>
      <w:r>
        <w:rPr>
          <w:rFonts w:hint="cs"/>
          <w:rtl/>
        </w:rPr>
        <w:t>עב.</w:t>
      </w:r>
    </w:p>
    <w:p w:rsidR="00DA63EC" w:rsidRDefault="00DA63EC" w:rsidP="00DA63EC">
      <w:pPr>
        <w:rPr>
          <w:rFonts w:ascii="FrankRuehl" w:hAnsi="FrankRuehl"/>
          <w:sz w:val="20"/>
          <w:rtl/>
        </w:rPr>
      </w:pPr>
      <w:r w:rsidRPr="000A4CBF">
        <w:rPr>
          <w:rFonts w:ascii="FrankRuehl" w:hAnsi="FrankRuehl"/>
          <w:b/>
          <w:bCs/>
          <w:sz w:val="20"/>
          <w:rtl/>
        </w:rPr>
        <w:t>צריכי</w:t>
      </w:r>
      <w:r>
        <w:rPr>
          <w:rFonts w:ascii="FrankRuehl" w:hAnsi="FrankRuehl"/>
          <w:sz w:val="20"/>
          <w:rtl/>
        </w:rPr>
        <w:t xml:space="preserve">, </w:t>
      </w:r>
      <w:ins w:id="95983" w:author="מנוע מכני" w:date="2026-10-11T12:04:39Z">
        <w:r>
          <w:rPr>
            <w:rFonts w:ascii="FrankRuehl" w:hAnsi="FrankRuehl"/>
            <w:sz w:val="20"/>
            <w:rtl/>
          </w:rPr>
          <w:t xml:space="preserve">דאם </w:t>
        </w:r>
      </w:ins>
      <w:del w:id="95984" w:author="מנוע מכני" w:date="2026-10-11T12:04:39Z">
        <w:r>
          <w:rPr>
            <w:rFonts w:ascii="FrankRuehl" w:hAnsi="FrankRuehl"/>
            <w:sz w:val="20"/>
            <w:rtl/>
          </w:rPr>
          <w:delText xml:space="preserve">דאי </w:delText>
        </w:r>
      </w:del>
      <w:ins w:id="91509" w:author="מנוע מכני" w:date="2026-10-11T12:04:39Z">
        <w:r>
          <w:rPr>
            <w:rFonts w:ascii="FrankRuehl" w:hAnsi="FrankRuehl"/>
            <w:sz w:val="20"/>
            <w:rtl/>
          </w:rPr>
          <w:t xml:space="preserve">משם</w:t>
        </w:r>
      </w:ins>
      <w:del w:id="91510" w:author="מנוע מכני" w:date="2026-10-11T12:04:39Z">
        <w:r>
          <w:rPr>
            <w:rFonts w:ascii="FrankRuehl" w:hAnsi="FrankRuehl"/>
            <w:sz w:val="20"/>
            <w:rtl/>
          </w:rPr>
          <w:delText xml:space="preserve">מהתם</w:delText>
        </w:r>
      </w:del>
      <w:r>
        <w:rPr>
          <w:rFonts w:ascii="FrankRuehl" w:hAnsi="FrankRuehl"/>
          <w:sz w:val="20"/>
          <w:rtl/>
        </w:rPr>
        <w:t xml:space="preserve">, </w:t>
      </w:r>
      <w:r>
        <w:rPr>
          <w:rFonts w:ascii="FrankRuehl" w:hAnsi="FrankRuehl"/>
          <w:sz w:val="20"/>
          <w:rtl/>
        </w:rPr>
        <w:t xml:space="preserve">הו"</w:t>
      </w:r>
      <w:r>
        <w:rPr>
          <w:rFonts w:ascii="FrankRuehl" w:hAnsi="FrankRuehl" w:hint="cs"/>
          <w:sz w:val="20"/>
          <w:rtl/>
        </w:rPr>
        <w:t>א</w:t>
      </w:r>
      <w:r w:rsidRPr="00E92DCA">
        <w:rPr>
          <w:rFonts w:ascii="FrankRuehl" w:hAnsi="FrankRuehl"/>
          <w:sz w:val="20"/>
          <w:rtl/>
        </w:rPr>
        <w:t xml:space="preserve"> להדיוט, אבל לגבוה - אימא </w:t>
      </w:r>
      <w:r w:rsidRPr="00E92DCA">
        <w:rPr>
          <w:rFonts w:ascii="FrankRuehl" w:hAnsi="FrankRuehl"/>
          <w:sz w:val="20"/>
          <w:rtl/>
        </w:rPr>
        <w:t xml:space="preserve">לא</w:t>
      </w:r>
      <w:r w:rsidRPr="00E92DCA">
        <w:rPr>
          <w:rFonts w:ascii="FrankRuehl" w:hAnsi="FrankRuehl"/>
          <w:sz w:val="20"/>
          <w:rtl/>
        </w:rPr>
        <w:t xml:space="preserve"> נפסדינהו </w:t>
      </w:r>
      <w:ins w:id="91507" w:author="מנוע מכני" w:date="2026-10-11T12:04:39Z">
        <w:r>
          <w:rPr>
            <w:rFonts w:ascii="FrankRuehl" w:hAnsi="FrankRuehl"/>
            <w:sz w:val="20"/>
            <w:rtl/>
          </w:rPr>
          <w:t xml:space="preserve">לכולם</w:t>
        </w:r>
      </w:ins>
      <w:del w:id="91508" w:author="מנוע מכני" w:date="2026-10-11T12:04:39Z">
        <w:r w:rsidRPr="00E92DCA">
          <w:rPr>
            <w:rFonts w:ascii="FrankRuehl" w:hAnsi="FrankRuehl"/>
            <w:sz w:val="20"/>
            <w:rtl/>
          </w:rPr>
          <w:delText xml:space="preserve">לכולהו</w:delText>
        </w:r>
      </w:del>
      <w:ins w:id="94801" w:author="מנוע מכני" w:date="2026-10-11T12:04:39Z">
        <w:r>
          <w:rPr>
            <w:rFonts w:ascii="FrankRuehl" w:hAnsi="FrankRuehl"/>
            <w:sz w:val="20"/>
            <w:rtl/>
          </w:rPr>
          <w:t xml:space="preserve">,</w:t>
        </w:r>
      </w:ins>
      <w:del w:id="94802"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rsidR="00DA63EC" w:rsidRPr="00E105BC" w:rsidRDefault="00DA63EC" w:rsidP="00DA63EC">
      <w:pPr>
        <w:rPr>
          <w:rFonts w:ascii="FrankRuehl" w:hAnsi="FrankRuehl"/>
          <w:spacing w:val="-4"/>
          <w:sz w:val="20"/>
          <w:rtl/>
        </w:rPr>
      </w:pPr>
      <w:ins w:id="95985" w:author="מנוע מכני" w:date="2026-10-11T12:04:39Z">
        <w:r>
          <w:rPr>
            <w:rFonts w:ascii="FrankRuehl" w:hAnsi="FrankRuehl"/>
            <w:spacing w:val="-4"/>
            <w:sz w:val="20"/>
            <w:rtl/>
          </w:rPr>
          <w:t xml:space="preserve">ואם </w:t>
        </w:r>
      </w:ins>
      <w:del w:id="95986" w:author="מנוע מכני" w:date="2026-10-11T12:04:39Z">
        <w:r w:rsidRPr="00E105BC">
          <w:rPr>
            <w:rFonts w:ascii="FrankRuehl" w:hAnsi="FrankRuehl"/>
            <w:spacing w:val="-4"/>
            <w:sz w:val="20"/>
            <w:rtl/>
          </w:rPr>
          <w:delText xml:space="preserve">ואי </w:delText>
        </w:r>
      </w:del>
      <w:ins w:id="91511" w:author="מנוע מכני" w:date="2026-10-11T12:04:39Z">
        <w:r>
          <w:rPr>
            <w:rFonts w:ascii="FrankRuehl" w:hAnsi="FrankRuehl"/>
            <w:spacing w:val="-4"/>
            <w:sz w:val="20"/>
            <w:rtl/>
          </w:rPr>
          <w:t xml:space="preserve">מכאן</w:t>
        </w:r>
      </w:ins>
      <w:del w:id="91512" w:author="מנוע מכני" w:date="2026-10-11T12:04:39Z">
        <w:r w:rsidRPr="00E105BC">
          <w:rPr>
            <w:rFonts w:ascii="FrankRuehl" w:hAnsi="FrankRuehl"/>
            <w:spacing w:val="-4"/>
            <w:sz w:val="20"/>
            <w:rtl/>
          </w:rPr>
          <w:delText xml:space="preserve">מהכא</w:delText>
        </w:r>
      </w:del>
      <w:r w:rsidRPr="00E105BC">
        <w:rPr>
          <w:rFonts w:ascii="FrankRuehl" w:hAnsi="FrankRuehl"/>
          <w:spacing w:val="-4"/>
          <w:sz w:val="20"/>
          <w:rtl/>
        </w:rPr>
        <w:t xml:space="preserve">, </w:t>
      </w:r>
      <w:r w:rsidRPr="00E105BC">
        <w:rPr>
          <w:rFonts w:ascii="FrankRuehl" w:hAnsi="FrankRuehl"/>
          <w:spacing w:val="-4"/>
          <w:sz w:val="20"/>
          <w:rtl/>
        </w:rPr>
        <w:t xml:space="preserve">הו"</w:t>
      </w:r>
      <w:r w:rsidRPr="00E105BC">
        <w:rPr>
          <w:rFonts w:ascii="FrankRuehl" w:hAnsi="FrankRuehl" w:hint="cs"/>
          <w:spacing w:val="-4"/>
          <w:sz w:val="20"/>
          <w:rtl/>
        </w:rPr>
        <w:t>א</w:t>
      </w:r>
      <w:r w:rsidRPr="00E105BC">
        <w:rPr>
          <w:rFonts w:ascii="FrankRuehl" w:hAnsi="FrankRuehl"/>
          <w:spacing w:val="-4"/>
          <w:sz w:val="20"/>
          <w:rtl/>
        </w:rPr>
        <w:t xml:space="preserve"> </w:t>
      </w:r>
      <w:r w:rsidRPr="00E105BC">
        <w:rPr>
          <w:rFonts w:ascii="FrankRuehl" w:hAnsi="FrankRuehl"/>
          <w:spacing w:val="-4"/>
          <w:sz w:val="20"/>
          <w:rtl/>
        </w:rPr>
        <w:t xml:space="preserve">ה"</w:t>
      </w:r>
      <w:r w:rsidRPr="00E105BC">
        <w:rPr>
          <w:rFonts w:ascii="FrankRuehl" w:hAnsi="FrankRuehl" w:hint="cs"/>
          <w:spacing w:val="-4"/>
          <w:sz w:val="20"/>
          <w:rtl/>
        </w:rPr>
        <w:t>מ</w:t>
      </w:r>
      <w:r w:rsidRPr="00E105BC">
        <w:rPr>
          <w:rFonts w:ascii="FrankRuehl" w:hAnsi="FrankRuehl"/>
          <w:spacing w:val="-4"/>
          <w:sz w:val="20"/>
          <w:rtl/>
        </w:rPr>
        <w:t xml:space="preserve"> קדשים דמאיס, אבל חולין דלא מאיס אימא איסו</w:t>
      </w:r>
      <w:r w:rsidRPr="00E105BC">
        <w:rPr>
          <w:rFonts w:ascii="FrankRuehl" w:hAnsi="FrankRuehl" w:hint="cs"/>
          <w:spacing w:val="-4"/>
          <w:sz w:val="20"/>
          <w:rtl/>
        </w:rPr>
        <w:t>ה</w:t>
      </w:r>
      <w:r w:rsidRPr="00E105BC">
        <w:rPr>
          <w:rFonts w:ascii="FrankRuehl" w:hAnsi="FrankRuehl"/>
          <w:spacing w:val="-4"/>
          <w:sz w:val="20"/>
          <w:rtl/>
        </w:rPr>
        <w:t>"</w:t>
      </w:r>
      <w:r w:rsidRPr="00E105BC">
        <w:rPr>
          <w:rFonts w:ascii="FrankRuehl" w:hAnsi="FrankRuehl" w:hint="cs"/>
          <w:spacing w:val="-4"/>
          <w:sz w:val="20"/>
          <w:rtl/>
        </w:rPr>
        <w:t xml:space="preserve">נ </w:t>
      </w:r>
      <w:ins w:id="90213" w:author="Claude - סמנטי" w:date="2026-10-11T12:26:16Z">
        <w:r>
          <w:rPr>
            <w:rFonts w:ascii="FrankRuehl" w:hAnsi="FrankRuehl"/>
            <w:spacing w:val="-4"/>
            <w:sz w:val="20"/>
            <w:rtl/>
          </w:rPr>
          <w:t xml:space="preserve">יתבטלו</w:t>
        </w:r>
      </w:ins>
      <w:del w:id="90214" w:author="Claude - סמנטי" w:date="2026-10-11T12:26:16Z">
        <w:r w:rsidRPr="00E105BC">
          <w:rPr>
            <w:rFonts w:ascii="FrankRuehl" w:hAnsi="FrankRuehl"/>
            <w:spacing w:val="-4"/>
            <w:sz w:val="20"/>
            <w:rtl/>
          </w:rPr>
          <w:delText xml:space="preserve">ליבטלי</w:delText>
        </w:r>
      </w:del>
      <w:r w:rsidRPr="00E105BC">
        <w:rPr>
          <w:rFonts w:ascii="FrankRuehl" w:hAnsi="FrankRuehl"/>
          <w:spacing w:val="-4"/>
          <w:sz w:val="20"/>
          <w:rtl/>
        </w:rPr>
        <w:t xml:space="preserve"> ברובא, </w:t>
      </w:r>
      <w:r w:rsidRPr="00E105BC">
        <w:rPr>
          <w:rFonts w:ascii="FrankRuehl" w:hAnsi="FrankRuehl"/>
          <w:b/>
          <w:bCs/>
          <w:spacing w:val="-4"/>
          <w:sz w:val="20"/>
          <w:rtl/>
        </w:rPr>
        <w:t>צריכא</w:t>
      </w:r>
      <w:r w:rsidRPr="00E105BC">
        <w:rPr>
          <w:rFonts w:ascii="FrankRuehl" w:hAnsi="FrankRuehl"/>
          <w:spacing w:val="-4"/>
          <w:sz w:val="20"/>
          <w:rtl/>
        </w:rPr>
        <w:t>.</w:t>
      </w:r>
    </w:p>
    <w:p>
      <w:pPr>
        <w:pStyle w:val="afffff8"/>
        <w:rPr>
          <w:ins w:id="90303" w:author="קלוד" w:date="2026-10-11T12:29:36Z"/>
        </w:rPr>
      </w:pPr>
      <w:ins w:id="90304" w:author="קלוד" w:date="2026-10-11T12:29:36Z">
        <w:r>
          <w:rPr>
            <w:color w:val="7B3F00"/>
          </w:rPr>
          <w:t xml:space="preserve">דבר שדרכו למנות - מקדש ואינו בטל ברוב</w:t>
        </w:r>
      </w:ins>
    </w:p>
    <w:p w:rsidR="00DA63EC" w:rsidRDefault="00DA63EC" w:rsidP="00DA63EC">
      <w:pPr>
        <w:rPr>
          <w:rFonts w:ascii="FrankRuehl" w:hAnsi="FrankRuehl"/>
          <w:sz w:val="20"/>
          <w:rtl/>
        </w:rPr>
      </w:pPr>
      <w:r>
        <w:rPr>
          <w:rFonts w:ascii="FrankRuehl" w:hAnsi="FrankRuehl" w:hint="cs"/>
          <w:sz w:val="20"/>
          <w:rtl/>
        </w:rPr>
        <w:t xml:space="preserve">ולא בטילי ברובא כיון דחשיבי </w:t>
      </w:r>
      <w:r>
        <w:rPr>
          <w:rFonts w:ascii="FrankRuehl" w:hAnsi="FrankRuehl"/>
          <w:sz w:val="20"/>
          <w:rtl/>
        </w:rPr>
        <w:t>–</w:t>
      </w:r>
      <w:r>
        <w:rPr>
          <w:rFonts w:ascii="FrankRuehl" w:hAnsi="FrankRuehl" w:hint="cs"/>
          <w:sz w:val="20"/>
          <w:rtl/>
        </w:rPr>
        <w:t xml:space="preserve"> הניחא </w:t>
      </w:r>
      <w:r>
        <w:rPr>
          <w:rFonts w:ascii="FrankRuehl" w:hAnsi="FrankRuehl" w:hint="cs"/>
          <w:sz w:val="20"/>
          <w:rtl/>
        </w:rPr>
        <w:t xml:space="preserve">למ</w:t>
      </w:r>
      <w:r>
        <w:rPr>
          <w:rFonts w:ascii="FrankRuehl" w:hAnsi="FrankRuehl"/>
          <w:sz w:val="20"/>
          <w:rtl/>
        </w:rPr>
        <w:t>"</w:t>
      </w:r>
      <w:r>
        <w:rPr>
          <w:rFonts w:ascii="FrankRuehl" w:hAnsi="FrankRuehl" w:hint="cs"/>
          <w:sz w:val="20"/>
          <w:rtl/>
        </w:rPr>
        <w:t xml:space="preserve">ד</w:t>
      </w:r>
      <w:r>
        <w:rPr>
          <w:rFonts w:ascii="FrankRuehl" w:hAnsi="FrankRuehl" w:hint="cs"/>
          <w:sz w:val="20"/>
          <w:rtl/>
        </w:rPr>
        <w:t xml:space="preserve"> כל שדרכו לימנות </w:t>
      </w:r>
    </w:p>
    <w:p w:rsidR="00DA63EC" w:rsidRDefault="00DA63EC" w:rsidP="00DA63EC">
      <w:pPr>
        <w:rPr>
          <w:rFonts w:ascii="FrankRuehl" w:hAnsi="FrankRuehl"/>
          <w:sz w:val="20"/>
          <w:rtl/>
        </w:rPr>
      </w:pPr>
      <w:r>
        <w:rPr>
          <w:rFonts w:ascii="FrankRuehl" w:hAnsi="FrankRuehl" w:hint="cs"/>
          <w:sz w:val="20"/>
          <w:rtl/>
        </w:rPr>
        <w:t>ולמ</w:t>
      </w:r>
      <w:r>
        <w:rPr>
          <w:rFonts w:ascii="FrankRuehl" w:hAnsi="FrankRuehl"/>
          <w:sz w:val="20"/>
          <w:rtl/>
        </w:rPr>
        <w:t>"</w:t>
      </w:r>
      <w:r>
        <w:rPr>
          <w:rFonts w:ascii="FrankRuehl" w:hAnsi="FrankRuehl" w:hint="cs"/>
          <w:sz w:val="20"/>
          <w:rtl/>
        </w:rPr>
        <w:t>ד</w:t>
      </w:r>
      <w:r w:rsidRPr="00E92DCA">
        <w:rPr>
          <w:rFonts w:ascii="FrankRuehl" w:hAnsi="FrankRuehl"/>
          <w:sz w:val="20"/>
          <w:rtl/>
        </w:rPr>
        <w:t>:</w:t>
      </w:r>
      <w:r w:rsidRPr="00464129">
        <w:rPr>
          <w:rStyle w:val="afffff0"/>
          <w:rtl/>
        </w:rPr>
        <w:t xml:space="preserve"> </w:t>
      </w:r>
      <w:r w:rsidRPr="00464129">
        <w:rPr>
          <w:rStyle w:val="afffff0"/>
          <w:rFonts w:hint="cs"/>
          <w:rtl/>
        </w:rPr>
        <w:t>'</w:t>
      </w:r>
      <w:r w:rsidRPr="00464129">
        <w:rPr>
          <w:rStyle w:val="afffff0"/>
          <w:rtl/>
        </w:rPr>
        <w:t>את שדרכו לימנות שנינו</w:t>
      </w:r>
      <w:r w:rsidRPr="00464129">
        <w:rPr>
          <w:rStyle w:val="afffff0"/>
          <w:rFonts w:hint="cs"/>
          <w:rtl/>
        </w:rPr>
        <w:t>'</w:t>
      </w:r>
      <w:r w:rsidRPr="00464129">
        <w:rPr>
          <w:rStyle w:val="afffff0"/>
          <w:rtl/>
        </w:rPr>
        <w:t>,</w:t>
      </w:r>
      <w:r w:rsidRPr="00E92DCA">
        <w:rPr>
          <w:rFonts w:ascii="FrankRuehl" w:hAnsi="FrankRuehl"/>
          <w:sz w:val="20"/>
          <w:rtl/>
        </w:rPr>
        <w:t xml:space="preserve"> </w:t>
      </w:r>
      <w:r>
        <w:rPr>
          <w:rFonts w:ascii="FrankRuehl" w:hAnsi="FrankRuehl" w:hint="cs"/>
          <w:sz w:val="20"/>
          <w:rtl/>
        </w:rPr>
        <w:t>ד</w:t>
      </w:r>
      <w:r w:rsidRPr="00E92DCA">
        <w:rPr>
          <w:rFonts w:ascii="FrankRuehl" w:hAnsi="FrankRuehl"/>
          <w:sz w:val="20"/>
          <w:rtl/>
        </w:rPr>
        <w:t>מי שהיו לו חבילי תילתן של כלאי הכרם</w:t>
      </w:r>
      <w:r>
        <w:rPr>
          <w:rFonts w:ascii="FrankRuehl" w:hAnsi="FrankRuehl" w:hint="cs"/>
          <w:sz w:val="20"/>
          <w:rtl/>
        </w:rPr>
        <w:t>'</w:t>
      </w:r>
      <w:r w:rsidRPr="00E92DCA">
        <w:rPr>
          <w:rFonts w:ascii="FrankRuehl" w:hAnsi="FrankRuehl"/>
          <w:sz w:val="20"/>
          <w:rtl/>
        </w:rPr>
        <w:t xml:space="preserve"> ידלקו, </w:t>
      </w:r>
    </w:p>
    <w:p w:rsidR="00DA63EC" w:rsidRDefault="00DA63EC" w:rsidP="00DA63EC">
      <w:pPr>
        <w:pStyle w:val="afff3"/>
        <w:framePr w:wrap="around"/>
        <w:rPr>
          <w:rtl/>
        </w:rPr>
      </w:pPr>
      <w:r>
        <w:rPr>
          <w:rFonts w:hint="cs"/>
          <w:rtl/>
        </w:rPr>
        <w:t>עב:</w:t>
      </w:r>
    </w:p>
    <w:p w:rsidR="00DA63EC" w:rsidRDefault="00DA63EC" w:rsidP="00DA63EC">
      <w:pPr>
        <w:rPr>
          <w:rFonts w:ascii="FrankRuehl" w:hAnsi="FrankRuehl"/>
          <w:sz w:val="20"/>
          <w:rtl/>
        </w:rPr>
      </w:pPr>
      <w:r w:rsidRPr="00E92DCA">
        <w:rPr>
          <w:rFonts w:ascii="FrankRuehl" w:hAnsi="FrankRuehl"/>
          <w:sz w:val="20"/>
          <w:rtl/>
        </w:rPr>
        <w:t xml:space="preserve">נתערבו באחרים </w:t>
      </w:r>
      <w:r>
        <w:rPr>
          <w:rStyle w:val="2fb"/>
          <w:rFonts w:ascii="FrankRuehl" w:hAnsi="FrankRuehl" w:hint="cs"/>
          <w:sz w:val="20"/>
          <w:rtl/>
        </w:rPr>
        <w:t>לר</w:t>
      </w:r>
      <w:r>
        <w:rPr>
          <w:rStyle w:val="2fb"/>
          <w:rFonts w:ascii="FrankRuehl" w:hAnsi="FrankRuehl"/>
          <w:sz w:val="20"/>
          <w:rtl/>
        </w:rPr>
        <w:t>"</w:t>
      </w:r>
      <w:r>
        <w:rPr>
          <w:rStyle w:val="2fb"/>
          <w:rFonts w:ascii="FrankRuehl" w:hAnsi="FrankRuehl" w:hint="cs"/>
          <w:sz w:val="20"/>
          <w:rtl/>
        </w:rPr>
        <w:t xml:space="preserve">מ</w:t>
      </w:r>
      <w:r>
        <w:rPr>
          <w:rFonts w:ascii="FrankRuehl" w:hAnsi="FrankRuehl" w:hint="cs"/>
          <w:sz w:val="20"/>
          <w:rtl/>
        </w:rPr>
        <w:t xml:space="preserve"> </w:t>
      </w:r>
      <w:r w:rsidRPr="00E92DCA">
        <w:rPr>
          <w:rFonts w:ascii="FrankRuehl" w:hAnsi="FrankRuehl"/>
          <w:sz w:val="20"/>
          <w:rtl/>
        </w:rPr>
        <w:t xml:space="preserve">כולן ידלקו, </w:t>
      </w:r>
    </w:p>
    <w:p>
      <w:pPr>
        <w:pStyle w:val="38"/>
        <w:rPr>
          <w:ins w:id="99714" w:author="מנוע מכני" w:date="2026-10-11T12:04:39Z"/>
        </w:rPr>
      </w:pPr>
      <w:r>
        <w:t>וחכ</w:t>
      </w:r>
      <w:r>
        <w:t>"</w:t>
      </w:r>
      <w:r>
        <w:t>א</w:t>
      </w:r>
      <w:r w:rsidRPr="00E92DCA">
        <w:t xml:space="preserve">:</w:t>
      </w:r>
    </w:p>
    <w:p w:rsidR="00DA63EC" w:rsidRDefault="00DA63EC" w:rsidP="00DA63EC">
      <w:pPr>
        <w:rPr>
          <w:rFonts w:ascii="FrankRuehl" w:hAnsi="FrankRuehl"/>
          <w:sz w:val="20"/>
          <w:rtl/>
        </w:rPr>
      </w:pPr>
      <w:del w:id="99715"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יעלו באחד ומאתים</w:t>
      </w:r>
      <w:ins w:id="94803" w:author="מנוע מכני" w:date="2026-10-11T12:04:39Z">
        <w:r>
          <w:rPr>
            <w:rFonts w:ascii="FrankRuehl" w:hAnsi="FrankRuehl"/>
            <w:sz w:val="20"/>
            <w:rtl/>
          </w:rPr>
          <w:t xml:space="preserve">,</w:t>
        </w:r>
      </w:ins>
      <w:del w:id="94804"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שהיה </w:t>
      </w:r>
      <w:r w:rsidRPr="00E92DCA">
        <w:rPr>
          <w:rStyle w:val="2fb"/>
          <w:rFonts w:ascii="FrankRuehl" w:hAnsi="FrankRuehl"/>
          <w:sz w:val="20"/>
          <w:rtl/>
        </w:rPr>
        <w:t xml:space="preserve">ר</w:t>
      </w:r>
      <w:r>
        <w:rPr>
          <w:rStyle w:val="2fb"/>
          <w:rFonts w:ascii="FrankRuehl" w:hAnsi="FrankRuehl"/>
          <w:sz w:val="20"/>
          <w:rtl/>
        </w:rPr>
        <w:t>"</w:t>
      </w:r>
      <w:r>
        <w:rPr>
          <w:rStyle w:val="2fb"/>
          <w:rFonts w:ascii="FrankRuehl" w:hAnsi="FrankRuehl" w:hint="cs"/>
          <w:sz w:val="20"/>
          <w:rtl/>
        </w:rPr>
        <w:t xml:space="preserve">מ</w:t>
      </w:r>
      <w:r>
        <w:rPr>
          <w:rFonts w:ascii="FrankRuehl" w:hAnsi="FrankRuehl" w:hint="cs"/>
          <w:sz w:val="20"/>
          <w:rtl/>
        </w:rPr>
        <w:t xml:space="preserve"> אומר</w:t>
      </w:r>
      <w:r w:rsidRPr="00E92DCA">
        <w:rPr>
          <w:rFonts w:ascii="FrankRuehl" w:hAnsi="FrankRuehl"/>
          <w:sz w:val="20"/>
          <w:rtl/>
        </w:rPr>
        <w:t>: כל שדרכו למנות מקדש, וחכ</w:t>
      </w:r>
      <w:r>
        <w:rPr>
          <w:rFonts w:ascii="FrankRuehl" w:hAnsi="FrankRuehl"/>
          <w:sz w:val="20"/>
          <w:rtl/>
        </w:rPr>
        <w:t>"</w:t>
      </w:r>
      <w:r>
        <w:rPr>
          <w:rFonts w:ascii="FrankRuehl" w:hAnsi="FrankRuehl" w:hint="cs"/>
          <w:sz w:val="20"/>
          <w:rtl/>
        </w:rPr>
        <w:t>א</w:t>
      </w:r>
      <w:r w:rsidRPr="00E92DCA">
        <w:rPr>
          <w:rFonts w:ascii="FrankRuehl" w:hAnsi="FrankRuehl"/>
          <w:sz w:val="20"/>
          <w:rtl/>
        </w:rPr>
        <w:t xml:space="preserve">: אינו מקדש אלא ששה דברים בלבד, </w:t>
      </w:r>
    </w:p>
    <w:p>
      <w:pPr>
        <w:pStyle w:val="38"/>
        <w:rPr>
          <w:ins w:id="99716" w:author="מנוע מכני" w:date="2026-10-11T12:04:39Z"/>
        </w:rPr>
      </w:pPr>
      <w:r>
        <w:t>ר</w:t>
      </w:r>
      <w:r>
        <w:t>"</w:t>
      </w:r>
      <w:r>
        <w:t>ע</w:t>
      </w:r>
      <w:r w:rsidRPr="00E92DCA">
        <w:t xml:space="preserve">:</w:t>
      </w:r>
    </w:p>
    <w:p w:rsidR="00DA63EC" w:rsidRDefault="00DA63EC" w:rsidP="00DA63EC">
      <w:pPr>
        <w:rPr>
          <w:rFonts w:ascii="FrankRuehl" w:hAnsi="FrankRuehl"/>
          <w:sz w:val="20"/>
          <w:rtl/>
        </w:rPr>
      </w:pPr>
      <w:del w:id="99717"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שבעה</w:t>
      </w:r>
      <w:ins w:id="94805" w:author="מנוע מכני" w:date="2026-10-11T12:04:39Z">
        <w:r>
          <w:rPr>
            <w:rFonts w:ascii="FrankRuehl" w:hAnsi="FrankRuehl"/>
            <w:sz w:val="20"/>
            <w:rtl/>
          </w:rPr>
          <w:t xml:space="preserve">,</w:t>
        </w:r>
      </w:ins>
      <w:del w:id="94806"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ואלו הן: אגוזי פרך, ורימוני באדן, וחביות סתומות, וחילפי תרדין, וקילחי כרוב, ודלעת יונית, </w:t>
      </w:r>
    </w:p>
    <w:p>
      <w:pPr>
        <w:pStyle w:val="38"/>
        <w:rPr>
          <w:ins w:id="99718" w:author="מנוע מכני" w:date="2026-10-11T12:04:39Z"/>
        </w:rPr>
      </w:pPr>
      <w:r w:rsidRPr="00E105BC">
        <w:t xml:space="preserve">ר' עקיבא מוסיף:</w:t>
      </w:r>
    </w:p>
    <w:p w:rsidR="00DA63EC" w:rsidRPr="00E105BC" w:rsidRDefault="00DA63EC" w:rsidP="00DA63EC">
      <w:pPr>
        <w:rPr>
          <w:rFonts w:ascii="FrankRuehl" w:hAnsi="FrankRuehl"/>
          <w:spacing w:val="-4"/>
          <w:sz w:val="20"/>
          <w:rtl/>
        </w:rPr>
      </w:pPr>
      <w:del w:id="99719" w:author="מנוע מכני" w:date="2026-10-11T12:04:39Z">
        <w:r w:rsidRPr="00E105BC">
          <w:rPr>
            <w:rFonts w:ascii="FrankRuehl" w:hAnsi="FrankRuehl"/>
            <w:spacing w:val="-4"/>
            <w:sz w:val="20"/>
            <w:rtl/>
          </w:rPr>
          <w:delText xml:space="preserve"> </w:delText>
        </w:r>
      </w:del>
      <w:r w:rsidRPr="00E105BC">
        <w:rPr>
          <w:rFonts w:ascii="FrankRuehl" w:hAnsi="FrankRuehl"/>
          <w:spacing w:val="-4"/>
          <w:sz w:val="20"/>
          <w:rtl/>
        </w:rPr>
        <w:t xml:space="preserve">אף ככרות של </w:t>
      </w:r>
      <w:r w:rsidRPr="00E105BC">
        <w:rPr>
          <w:rFonts w:ascii="FrankRuehl" w:hAnsi="FrankRuehl"/>
          <w:spacing w:val="-4"/>
          <w:sz w:val="20"/>
          <w:rtl/>
        </w:rPr>
        <w:t xml:space="preserve">בע</w:t>
      </w:r>
      <w:r w:rsidRPr="00E105BC">
        <w:rPr>
          <w:rFonts w:ascii="FrankRuehl" w:hAnsi="FrankRuehl" w:hint="cs"/>
          <w:spacing w:val="-4"/>
          <w:sz w:val="20"/>
          <w:rtl/>
        </w:rPr>
        <w:t>ה</w:t>
      </w:r>
      <w:r w:rsidRPr="00E105BC">
        <w:rPr>
          <w:rFonts w:ascii="FrankRuehl" w:hAnsi="FrankRuehl"/>
          <w:spacing w:val="-4"/>
          <w:sz w:val="20"/>
          <w:rtl/>
        </w:rPr>
        <w:t>"</w:t>
      </w:r>
      <w:r w:rsidRPr="00E105BC">
        <w:rPr>
          <w:rFonts w:ascii="FrankRuehl" w:hAnsi="FrankRuehl" w:hint="cs"/>
          <w:spacing w:val="-4"/>
          <w:sz w:val="20"/>
          <w:rtl/>
        </w:rPr>
        <w:t>ב</w:t>
      </w:r>
      <w:r w:rsidRPr="00E105BC">
        <w:rPr>
          <w:rFonts w:ascii="FrankRuehl" w:hAnsi="FrankRuehl"/>
          <w:spacing w:val="-4"/>
          <w:sz w:val="20"/>
          <w:rtl/>
        </w:rPr>
        <w:t xml:space="preserve">, הראוי לערלה - ערלה, הראוי לכלאי הכרם - כלאי הכרם</w:t>
      </w:r>
      <w:ins w:id="94807" w:author="מנוע מכני" w:date="2026-10-11T12:04:39Z">
        <w:r>
          <w:rPr>
            <w:rFonts w:ascii="FrankRuehl" w:hAnsi="FrankRuehl"/>
            <w:spacing w:val="-4"/>
            <w:sz w:val="20"/>
            <w:rtl/>
          </w:rPr>
          <w:t xml:space="preserve">,</w:t>
        </w:r>
      </w:ins>
      <w:del w:id="94808" w:author="מנוע מכני" w:date="2026-10-11T12:04:39Z">
        <w:r w:rsidRPr="00E105BC">
          <w:rPr>
            <w:rFonts w:ascii="FrankRuehl" w:hAnsi="FrankRuehl"/>
            <w:spacing w:val="-4"/>
            <w:sz w:val="20"/>
            <w:rtl/>
          </w:rPr>
          <w:delText xml:space="preserve">;</w:delText>
        </w:r>
      </w:del>
      <w:r w:rsidRPr="00E105BC">
        <w:rPr>
          <w:rFonts w:ascii="FrankRuehl" w:hAnsi="FrankRuehl"/>
          <w:spacing w:val="-4"/>
          <w:sz w:val="20"/>
          <w:rtl/>
        </w:rPr>
        <w:t xml:space="preserve"> </w:t>
      </w:r>
    </w:p>
    <w:p>
      <w:pPr>
        <w:pStyle w:val="38"/>
        <w:rPr>
          <w:ins w:id="99720" w:author="מנוע מכני" w:date="2026-10-11T12:04:39Z"/>
        </w:rPr>
      </w:pPr>
      <w:r w:rsidRPr="00E92DCA">
        <w:t>ואיתמר עלה, ר</w:t>
      </w:r>
      <w:r>
        <w:t>י</w:t>
      </w:r>
      <w:r>
        <w:t>"</w:t>
      </w:r>
      <w:r>
        <w:t>ו</w:t>
      </w:r>
      <w:r w:rsidRPr="00E92DCA">
        <w:t xml:space="preserve">:</w:t>
      </w:r>
    </w:p>
    <w:p w:rsidR="00DA63EC" w:rsidRDefault="00DA63EC" w:rsidP="00DA63EC">
      <w:pPr>
        <w:rPr>
          <w:rFonts w:ascii="FrankRuehl" w:hAnsi="FrankRuehl"/>
          <w:sz w:val="20"/>
          <w:rtl/>
        </w:rPr>
      </w:pPr>
      <w:del w:id="99721"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את שדרכו למנות שנינו, </w:t>
      </w:r>
    </w:p>
    <w:p>
      <w:pPr>
        <w:pStyle w:val="38"/>
        <w:rPr>
          <w:ins w:id="99722" w:author="מנוע מכני" w:date="2026-10-11T12:04:39Z"/>
        </w:rPr>
      </w:pPr>
      <w:r w:rsidRPr="00E92DCA">
        <w:t xml:space="preserve">רשב"ל:</w:t>
      </w:r>
    </w:p>
    <w:p w:rsidR="00DA63EC" w:rsidRDefault="00DA63EC" w:rsidP="00DA63EC">
      <w:pPr>
        <w:rPr>
          <w:rFonts w:ascii="FrankRuehl" w:hAnsi="FrankRuehl"/>
          <w:sz w:val="20"/>
          <w:rtl/>
        </w:rPr>
      </w:pPr>
      <w:del w:id="99723" w:author="מנוע מכני" w:date="2026-10-11T12:04:39Z">
        <w:r w:rsidRPr="00E92DCA">
          <w:rPr>
            <w:rFonts w:ascii="FrankRuehl" w:hAnsi="FrankRuehl"/>
            <w:sz w:val="20"/>
            <w:rtl/>
          </w:rPr>
          <w:delText xml:space="preserve"> </w:delText>
        </w:r>
      </w:del>
      <w:r w:rsidRPr="000A4CBF">
        <w:rPr>
          <w:rFonts w:ascii="FrankRuehl" w:hAnsi="FrankRuehl"/>
          <w:b/>
          <w:bCs/>
          <w:sz w:val="20"/>
          <w:rtl/>
        </w:rPr>
        <w:t>כל</w:t>
      </w:r>
      <w:r w:rsidRPr="00E92DCA">
        <w:rPr>
          <w:rFonts w:ascii="FrankRuehl" w:hAnsi="FrankRuehl"/>
          <w:sz w:val="20"/>
          <w:rtl/>
        </w:rPr>
        <w:t xml:space="preserve"> שדרכו למנות שנינו</w:t>
      </w:r>
      <w:ins w:id="94809" w:author="מנוע מכני" w:date="2026-10-11T12:04:39Z">
        <w:r>
          <w:rPr>
            <w:rFonts w:ascii="FrankRuehl" w:hAnsi="FrankRuehl"/>
            <w:sz w:val="20"/>
            <w:rtl/>
          </w:rPr>
          <w:t xml:space="preserve">,</w:t>
        </w:r>
      </w:ins>
      <w:del w:id="94810"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rsidR="00DA63EC" w:rsidRDefault="00DA63EC" w:rsidP="00DA63EC">
      <w:pPr>
        <w:pStyle w:val="afff3"/>
        <w:framePr w:wrap="around"/>
        <w:rPr>
          <w:rtl/>
        </w:rPr>
      </w:pPr>
      <w:r>
        <w:rPr>
          <w:rFonts w:hint="cs"/>
          <w:rtl/>
        </w:rPr>
        <w:t>עג.</w:t>
      </w:r>
    </w:p>
    <w:p>
      <w:pPr>
        <w:pStyle w:val="38"/>
        <w:rPr>
          <w:ins w:id="99724" w:author="מנוע מכני" w:date="2026-10-11T12:04:39Z"/>
        </w:rPr>
      </w:pPr>
      <w:r>
        <w:t>ואפי' לרי</w:t>
      </w:r>
      <w:r>
        <w:t>"</w:t>
      </w:r>
      <w:r>
        <w:t>ו</w:t>
      </w:r>
      <w:r w:rsidRPr="00E92DCA">
        <w:t xml:space="preserve">:</w:t>
      </w:r>
    </w:p>
    <w:p w:rsidR="00DA63EC" w:rsidRDefault="00DA63EC" w:rsidP="00DA63EC">
      <w:pPr>
        <w:rPr>
          <w:rFonts w:ascii="FrankRuehl" w:hAnsi="FrankRuehl"/>
          <w:sz w:val="20"/>
          <w:rtl/>
        </w:rPr>
      </w:pPr>
      <w:del w:id="99725" w:author="מנוע מכני" w:date="2026-10-11T12:04:39Z">
        <w:r w:rsidRPr="00E92DCA">
          <w:rPr>
            <w:rFonts w:ascii="FrankRuehl" w:hAnsi="FrankRuehl"/>
            <w:sz w:val="20"/>
            <w:rtl/>
          </w:rPr>
          <w:delText xml:space="preserve"> </w:delText>
        </w:r>
      </w:del>
      <w:ins w:id="93273" w:author="מנוע מכני" w:date="2026-10-11T12:04:39Z">
        <w:r>
          <w:rPr>
            <w:rFonts w:ascii="FrankRuehl" w:hAnsi="FrankRuehl"/>
            <w:sz w:val="20"/>
            <w:rtl/>
          </w:rPr>
          <w:t xml:space="preserve">זה</w:t>
        </w:r>
      </w:ins>
      <w:del w:id="93274" w:author="מנוע מכני" w:date="2026-10-11T12:04:39Z">
        <w:r w:rsidRPr="00E92DCA">
          <w:rPr>
            <w:rFonts w:ascii="FrankRuehl" w:hAnsi="FrankRuehl"/>
            <w:sz w:val="20"/>
            <w:rtl/>
          </w:rPr>
          <w:delText xml:space="preserve">האי</w:delText>
        </w:r>
      </w:del>
      <w:r w:rsidRPr="00E92DCA">
        <w:rPr>
          <w:rFonts w:ascii="FrankRuehl" w:hAnsi="FrankRuehl"/>
          <w:sz w:val="20"/>
          <w:rtl/>
        </w:rPr>
        <w:t xml:space="preserve"> תנא, תנא </w:t>
      </w:r>
      <w:ins w:id="90215" w:author="Claude - סמנטי" w:date="2026-10-11T12:26:16Z">
        <w:r>
          <w:rPr>
            <w:rFonts w:ascii="FrankRuehl" w:hAnsi="FrankRuehl"/>
            <w:sz w:val="20"/>
            <w:rtl/>
          </w:rPr>
          <w:t xml:space="preserve">של ליטרא</w:t>
        </w:r>
      </w:ins>
      <w:del w:id="90216" w:author="Claude - סמנטי" w:date="2026-10-11T12:26:16Z">
        <w:r w:rsidRPr="00E92DCA">
          <w:rPr>
            <w:rFonts w:ascii="FrankRuehl" w:hAnsi="FrankRuehl"/>
            <w:sz w:val="20"/>
            <w:rtl/>
          </w:rPr>
          <w:delText xml:space="preserve">דליטרא</w:delText>
        </w:r>
      </w:del>
      <w:r w:rsidRPr="00E92DCA">
        <w:rPr>
          <w:rFonts w:ascii="FrankRuehl" w:hAnsi="FrankRuehl"/>
          <w:sz w:val="20"/>
          <w:rtl/>
        </w:rPr>
        <w:t xml:space="preserve"> קציעות הוא, דאמר: כל דבר שיש בו מנין </w:t>
      </w:r>
      <w:ins w:id="90383" w:author="מנוע מכני" w:date="2026-10-11T12:04:39Z">
        <w:r>
          <w:rPr>
            <w:rFonts w:ascii="FrankRuehl" w:hAnsi="FrankRuehl"/>
            <w:sz w:val="20"/>
            <w:rtl/>
          </w:rPr>
          <w:t xml:space="preserve">אפי'</w:t>
        </w:r>
      </w:ins>
      <w:del w:id="90384" w:author="מנוע מכני" w:date="2026-10-11T12:04:39Z">
        <w:r w:rsidRPr="00E92DCA">
          <w:rPr>
            <w:rFonts w:ascii="FrankRuehl" w:hAnsi="FrankRuehl"/>
            <w:sz w:val="20"/>
            <w:rtl/>
          </w:rPr>
          <w:delText xml:space="preserve">אפילו</w:delText>
        </w:r>
      </w:del>
      <w:r w:rsidRPr="00E92DCA">
        <w:rPr>
          <w:rFonts w:ascii="FrankRuehl" w:hAnsi="FrankRuehl"/>
          <w:sz w:val="20"/>
          <w:rtl/>
        </w:rPr>
        <w:t xml:space="preserve"> בדרבנן </w:t>
      </w:r>
      <w:r w:rsidRPr="00E92DCA">
        <w:rPr>
          <w:rFonts w:ascii="FrankRuehl" w:hAnsi="FrankRuehl"/>
          <w:sz w:val="20"/>
          <w:rtl/>
        </w:rPr>
        <w:t xml:space="preserve">לא</w:t>
      </w:r>
      <w:r w:rsidRPr="00E92DCA">
        <w:rPr>
          <w:rFonts w:ascii="FrankRuehl" w:hAnsi="FrankRuehl"/>
          <w:sz w:val="20"/>
          <w:rtl/>
        </w:rPr>
        <w:t xml:space="preserve"> בטיל, וכ</w:t>
      </w:r>
      <w:r>
        <w:rPr>
          <w:rFonts w:ascii="FrankRuehl" w:hAnsi="FrankRuehl"/>
          <w:sz w:val="20"/>
          <w:rtl/>
        </w:rPr>
        <w:t>"</w:t>
      </w:r>
      <w:r>
        <w:rPr>
          <w:rFonts w:ascii="FrankRuehl" w:hAnsi="FrankRuehl" w:hint="cs"/>
          <w:sz w:val="20"/>
          <w:rtl/>
        </w:rPr>
        <w:t>ש</w:t>
      </w:r>
      <w:r w:rsidRPr="00E92DCA">
        <w:rPr>
          <w:rFonts w:ascii="FrankRuehl" w:hAnsi="FrankRuehl"/>
          <w:sz w:val="20"/>
          <w:rtl/>
        </w:rPr>
        <w:t xml:space="preserve"> בדאורייתא</w:t>
      </w:r>
      <w:ins w:id="94811" w:author="מנוע מכני" w:date="2026-10-11T12:04:39Z">
        <w:r>
          <w:rPr>
            <w:rFonts w:ascii="FrankRuehl" w:hAnsi="FrankRuehl"/>
            <w:sz w:val="20"/>
            <w:rtl/>
          </w:rPr>
          <w:t xml:space="preserve">,</w:t>
        </w:r>
      </w:ins>
      <w:del w:id="94812"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pPr>
        <w:pStyle w:val="afffff8"/>
        <w:rPr>
          <w:ins w:id="90301" w:author="קלוד" w:date="2026-10-11T12:29:36Z"/>
        </w:rPr>
      </w:pPr>
      <w:ins w:id="90302" w:author="קלוד" w:date="2026-10-11T12:29:36Z">
        <w:r>
          <w:rPr>
            <w:color w:val="7B3F00"/>
          </w:rPr>
          <w:t xml:space="preserve">ליטרא קציעות שדרסה על פי עיגול - ר"מ ור"א</w:t>
        </w:r>
      </w:ins>
    </w:p>
    <w:p>
      <w:pPr>
        <w:pStyle w:val="38"/>
        <w:rPr>
          <w:ins w:id="99726" w:author="מנוע מכני" w:date="2026-10-11T12:04:39Z"/>
        </w:rPr>
      </w:pPr>
      <w:r w:rsidRPr="00E92DCA">
        <w:t xml:space="preserve">דתניא</w:t>
      </w:r>
      <w:r w:rsidRPr="00E92DCA">
        <w:t xml:space="preserve">:</w:t>
      </w:r>
    </w:p>
    <w:p w:rsidR="00DA63EC" w:rsidRDefault="00DA63EC" w:rsidP="00DA63EC">
      <w:pPr>
        <w:rPr>
          <w:rFonts w:ascii="FrankRuehl" w:hAnsi="FrankRuehl"/>
          <w:sz w:val="20"/>
          <w:rtl/>
        </w:rPr>
      </w:pPr>
      <w:del w:id="99727"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ליטרא קציעות שדרסה על פי עיגול ואינו יודע באיזו עיגול דרסה, על פי חבית ואינו יודע באיזו חבית דרסה, על פי כוורת ואינו יודע באיזו כוורת דרסה </w:t>
      </w:r>
      <w:r>
        <w:rPr>
          <w:rFonts w:ascii="FrankRuehl" w:hAnsi="FrankRuehl"/>
          <w:sz w:val="20"/>
          <w:rtl/>
        </w:rPr>
        <w:t>–</w:t>
      </w:r>
      <w:r w:rsidRPr="00E92DCA">
        <w:rPr>
          <w:rFonts w:ascii="FrankRuehl" w:hAnsi="FrankRuehl"/>
          <w:sz w:val="20"/>
          <w:rtl/>
        </w:rPr>
        <w:t xml:space="preserve"> </w:t>
      </w:r>
    </w:p>
    <w:p>
      <w:pPr>
        <w:pStyle w:val="38"/>
        <w:rPr>
          <w:ins w:id="99728" w:author="מנוע מכני" w:date="2026-10-11T12:04:39Z"/>
        </w:rPr>
      </w:pPr>
      <w:r w:rsidRPr="00E92DCA">
        <w:t xml:space="preserve">ר"מ אומר, ר"א</w:t>
      </w:r>
      <w:del w:id="101679" w:author="מנוע מכני" w:date="2026-10-11T12:04:39Z">
        <w:r w:rsidRPr="00E92DCA">
          <w:delText xml:space="preserve"> אומר</w:delText>
        </w:r>
      </w:del>
      <w:r w:rsidRPr="00E92DCA">
        <w:t xml:space="preserve">:</w:t>
      </w:r>
    </w:p>
    <w:p w:rsidR="00DA63EC" w:rsidRDefault="00DA63EC" w:rsidP="00DA63EC">
      <w:pPr>
        <w:rPr>
          <w:rFonts w:ascii="FrankRuehl" w:hAnsi="FrankRuehl"/>
          <w:sz w:val="20"/>
          <w:rtl/>
        </w:rPr>
      </w:pPr>
      <w:del w:id="99729"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רואין את העליונות כאילו הן פרודות והתחתונות מעלות את העליונות, </w:t>
      </w:r>
    </w:p>
    <w:p>
      <w:pPr>
        <w:pStyle w:val="38"/>
        <w:rPr>
          <w:ins w:id="99730" w:author="מנוע מכני" w:date="2026-10-11T12:04:39Z"/>
        </w:rPr>
      </w:pPr>
      <w:r w:rsidRPr="00E92DCA">
        <w:t xml:space="preserve">ר' יהושע</w:t>
      </w:r>
      <w:del w:id="101680" w:author="מנוע מכני" w:date="2026-10-11T12:04:39Z">
        <w:r w:rsidRPr="00E92DCA">
          <w:delText xml:space="preserve"> אומר</w:delText>
        </w:r>
      </w:del>
      <w:r w:rsidRPr="00E92DCA">
        <w:t xml:space="preserve">:</w:t>
      </w:r>
    </w:p>
    <w:p w:rsidR="00DA63EC" w:rsidRDefault="00DA63EC" w:rsidP="00DA63EC">
      <w:pPr>
        <w:rPr>
          <w:rFonts w:ascii="FrankRuehl" w:hAnsi="FrankRuehl"/>
          <w:sz w:val="20"/>
          <w:rtl/>
        </w:rPr>
      </w:pPr>
      <w:del w:id="99731"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אם יש מאה </w:t>
      </w:r>
      <w:ins w:id="90219" w:author="Claude - סמנטי" w:date="2026-10-11T12:26:16Z">
        <w:r>
          <w:rPr>
            <w:rFonts w:ascii="FrankRuehl" w:hAnsi="FrankRuehl"/>
            <w:sz w:val="20"/>
            <w:rtl/>
          </w:rPr>
          <w:t xml:space="preserve">פיות</w:t>
        </w:r>
      </w:ins>
      <w:del w:id="90220" w:author="Claude - סמנטי" w:date="2026-10-11T12:26:16Z">
        <w:r w:rsidRPr="00E92DCA">
          <w:rPr>
            <w:rFonts w:ascii="FrankRuehl" w:hAnsi="FrankRuehl"/>
            <w:sz w:val="20"/>
            <w:rtl/>
          </w:rPr>
          <w:delText xml:space="preserve">פומין</w:delText>
        </w:r>
      </w:del>
      <w:r w:rsidRPr="00E92DCA">
        <w:rPr>
          <w:rFonts w:ascii="FrankRuehl" w:hAnsi="FrankRuehl"/>
          <w:sz w:val="20"/>
          <w:rtl/>
        </w:rPr>
        <w:t xml:space="preserve"> יעלו, ואם </w:t>
      </w:r>
      <w:ins w:id="91513" w:author="מנוע מכני" w:date="2026-10-11T12:04:39Z">
        <w:r>
          <w:rPr>
            <w:rFonts w:ascii="FrankRuehl" w:hAnsi="FrankRuehl"/>
            <w:sz w:val="20"/>
            <w:rtl/>
          </w:rPr>
          <w:t xml:space="preserve">לא</w:t>
        </w:r>
      </w:ins>
      <w:del w:id="91514" w:author="מנוע מכני" w:date="2026-10-11T12:04:39Z">
        <w:r w:rsidRPr="00E92DCA">
          <w:rPr>
            <w:rFonts w:ascii="FrankRuehl" w:hAnsi="FrankRuehl"/>
            <w:sz w:val="20"/>
            <w:rtl/>
          </w:rPr>
          <w:delText xml:space="preserve">לאו</w:delText>
        </w:r>
      </w:del>
      <w:r w:rsidRPr="00E92DCA">
        <w:rPr>
          <w:rFonts w:ascii="FrankRuehl" w:hAnsi="FrankRuehl"/>
          <w:sz w:val="20"/>
          <w:rtl/>
        </w:rPr>
        <w:t xml:space="preserve"> - </w:t>
      </w:r>
      <w:ins w:id="90217" w:author="Claude - סמנטי" w:date="2026-10-11T12:26:16Z">
        <w:r>
          <w:rPr>
            <w:rFonts w:ascii="FrankRuehl" w:hAnsi="FrankRuehl"/>
            <w:sz w:val="20"/>
            <w:rtl/>
          </w:rPr>
          <w:t xml:space="preserve">הפיות</w:t>
        </w:r>
      </w:ins>
      <w:del w:id="90218" w:author="Claude - סמנטי" w:date="2026-10-11T12:26:16Z">
        <w:r w:rsidRPr="00E92DCA">
          <w:rPr>
            <w:rFonts w:ascii="FrankRuehl" w:hAnsi="FrankRuehl"/>
            <w:sz w:val="20"/>
            <w:rtl/>
          </w:rPr>
          <w:delText xml:space="preserve">הפומין</w:delText>
        </w:r>
      </w:del>
      <w:r w:rsidRPr="00E92DCA">
        <w:rPr>
          <w:rFonts w:ascii="FrankRuehl" w:hAnsi="FrankRuehl"/>
          <w:sz w:val="20"/>
          <w:rtl/>
        </w:rPr>
        <w:t xml:space="preserve"> אסורין והשולים מותרין</w:t>
      </w:r>
      <w:ins w:id="94813" w:author="מנוע מכני" w:date="2026-10-11T12:04:39Z">
        <w:r>
          <w:rPr>
            <w:rFonts w:ascii="FrankRuehl" w:hAnsi="FrankRuehl"/>
            <w:sz w:val="20"/>
            <w:rtl/>
          </w:rPr>
          <w:t xml:space="preserve">,</w:t>
        </w:r>
      </w:ins>
      <w:del w:id="94814"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pPr>
        <w:pStyle w:val="38"/>
        <w:rPr>
          <w:ins w:id="99732" w:author="מנוע מכני" w:date="2026-10-11T12:04:39Z"/>
        </w:rPr>
      </w:pPr>
      <w:ins w:id="90385" w:author="מנוע מכני" w:date="2026-10-11T12:04:39Z">
        <w:r>
          <w:t xml:space="preserve">ר"י</w:t>
        </w:r>
      </w:ins>
      <w:del w:id="90386" w:author="מנוע מכני" w:date="2026-10-11T12:04:39Z">
        <w:r w:rsidRPr="00E92DCA">
          <w:delText xml:space="preserve">רבי יהודה</w:delText>
        </w:r>
      </w:del>
      <w:r w:rsidRPr="00E92DCA">
        <w:t xml:space="preserve"> אומר, ר"א</w:t>
      </w:r>
      <w:del w:id="101681" w:author="מנוע מכני" w:date="2026-10-11T12:04:39Z">
        <w:r w:rsidRPr="00E92DCA">
          <w:delText xml:space="preserve"> אומר</w:delText>
        </w:r>
      </w:del>
      <w:r w:rsidRPr="00E92DCA">
        <w:t xml:space="preserve">:</w:t>
      </w:r>
    </w:p>
    <w:p w:rsidR="00DA63EC" w:rsidRDefault="00DA63EC" w:rsidP="00DA63EC">
      <w:pPr>
        <w:rPr>
          <w:rFonts w:ascii="FrankRuehl" w:hAnsi="FrankRuehl"/>
          <w:sz w:val="20"/>
          <w:rtl/>
        </w:rPr>
      </w:pPr>
      <w:del w:id="99733"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אם יש שם ק' פומין יעלו, ואם </w:t>
      </w:r>
      <w:ins w:id="91515" w:author="מנוע מכני" w:date="2026-10-11T12:04:39Z">
        <w:r>
          <w:rPr>
            <w:rFonts w:ascii="FrankRuehl" w:hAnsi="FrankRuehl"/>
            <w:sz w:val="20"/>
            <w:rtl/>
          </w:rPr>
          <w:t xml:space="preserve">לא</w:t>
        </w:r>
      </w:ins>
      <w:del w:id="91516" w:author="מנוע מכני" w:date="2026-10-11T12:04:39Z">
        <w:r w:rsidRPr="00E92DCA">
          <w:rPr>
            <w:rFonts w:ascii="FrankRuehl" w:hAnsi="FrankRuehl"/>
            <w:sz w:val="20"/>
            <w:rtl/>
          </w:rPr>
          <w:delText xml:space="preserve">לאו</w:delText>
        </w:r>
      </w:del>
      <w:r w:rsidRPr="00E92DCA">
        <w:rPr>
          <w:rFonts w:ascii="FrankRuehl" w:hAnsi="FrankRuehl"/>
          <w:sz w:val="20"/>
          <w:rtl/>
        </w:rPr>
        <w:t xml:space="preserve"> - הפומין אסורין </w:t>
      </w:r>
      <w:r>
        <w:rPr>
          <w:rFonts w:ascii="FrankRuehl" w:hAnsi="FrankRuehl"/>
          <w:sz w:val="20"/>
          <w:rtl/>
        </w:rPr>
        <w:t>וכו</w:t>
      </w:r>
      <w:r w:rsidR="005608A0">
        <w:rPr>
          <w:rFonts w:ascii="FrankRuehl" w:hAnsi="FrankRuehl"/>
          <w:sz w:val="20"/>
          <w:rtl/>
        </w:rPr>
        <w:t>'</w:t>
      </w:r>
      <w:r w:rsidRPr="00E92DCA">
        <w:rPr>
          <w:rFonts w:ascii="FrankRuehl" w:hAnsi="FrankRuehl"/>
          <w:sz w:val="20"/>
          <w:rtl/>
        </w:rPr>
        <w:t xml:space="preserve">, </w:t>
      </w:r>
    </w:p>
    <w:p>
      <w:pPr>
        <w:pStyle w:val="38"/>
        <w:rPr>
          <w:ins w:id="99734" w:author="מנוע מכני" w:date="2026-10-11T12:04:39Z"/>
        </w:rPr>
      </w:pPr>
      <w:r>
        <w:tab/>
      </w:r>
      <w:r>
        <w:tab/>
      </w:r>
      <w:r>
        <w:tab/>
      </w:r>
      <w:del w:id="90143" w:author="מנוע מכני" w:date="2026-10-11T12:04:39Z">
        <w:r>
          <w:delText xml:space="preserve">  </w:delText>
        </w:r>
      </w:del>
      <w:r w:rsidRPr="00E92DCA">
        <w:t xml:space="preserve">רבי יהושע</w:t>
      </w:r>
      <w:del w:id="101682" w:author="מנוע מכני" w:date="2026-10-11T12:04:39Z">
        <w:r w:rsidRPr="00E92DCA">
          <w:delText xml:space="preserve"> אומר</w:delText>
        </w:r>
      </w:del>
      <w:r w:rsidRPr="00E92DCA">
        <w:t xml:space="preserve">:</w:t>
      </w:r>
    </w:p>
    <w:p w:rsidR="00DA63EC" w:rsidRDefault="00DA63EC" w:rsidP="00DA63EC">
      <w:pPr>
        <w:rPr>
          <w:rFonts w:ascii="FrankRuehl" w:hAnsi="FrankRuehl"/>
          <w:sz w:val="20"/>
          <w:rtl/>
        </w:rPr>
      </w:pPr>
      <w:del w:id="99735" w:author="מנוע מכני" w:date="2026-10-11T12:04:39Z">
        <w:r w:rsidRPr="00E92DCA">
          <w:rPr>
            <w:rFonts w:ascii="FrankRuehl" w:hAnsi="FrankRuehl"/>
            <w:sz w:val="20"/>
            <w:rtl/>
          </w:rPr>
          <w:delText xml:space="preserve"> </w:delText>
        </w:r>
      </w:del>
      <w:ins w:id="90387" w:author="מנוע מכני" w:date="2026-10-11T12:04:39Z">
        <w:r>
          <w:rPr>
            <w:rFonts w:ascii="FrankRuehl" w:hAnsi="FrankRuehl"/>
            <w:sz w:val="20"/>
            <w:rtl/>
          </w:rPr>
          <w:t xml:space="preserve">אפי'</w:t>
        </w:r>
      </w:ins>
      <w:del w:id="90388" w:author="מנוע מכני" w:date="2026-10-11T12:04:39Z">
        <w:r w:rsidRPr="00E92DCA">
          <w:rPr>
            <w:rFonts w:ascii="FrankRuehl" w:hAnsi="FrankRuehl"/>
            <w:sz w:val="20"/>
            <w:rtl/>
          </w:rPr>
          <w:delText xml:space="preserve">אפילו</w:delText>
        </w:r>
      </w:del>
      <w:r w:rsidRPr="00E92DCA">
        <w:rPr>
          <w:rFonts w:ascii="FrankRuehl" w:hAnsi="FrankRuehl"/>
          <w:sz w:val="20"/>
          <w:rtl/>
        </w:rPr>
        <w:t xml:space="preserve"> יש שם שלשה מאות </w:t>
      </w:r>
      <w:ins w:id="90221" w:author="Claude - סמנטי" w:date="2026-10-11T12:26:16Z">
        <w:r>
          <w:rPr>
            <w:rFonts w:ascii="FrankRuehl" w:hAnsi="FrankRuehl"/>
            <w:sz w:val="20"/>
            <w:rtl/>
          </w:rPr>
          <w:t xml:space="preserve">פיות</w:t>
        </w:r>
      </w:ins>
      <w:del w:id="90222" w:author="Claude - סמנטי" w:date="2026-10-11T12:26:16Z">
        <w:r w:rsidRPr="00E92DCA">
          <w:rPr>
            <w:rFonts w:ascii="FrankRuehl" w:hAnsi="FrankRuehl"/>
            <w:sz w:val="20"/>
            <w:rtl/>
          </w:rPr>
          <w:delText xml:space="preserve">פומין</w:delText>
        </w:r>
      </w:del>
      <w:r w:rsidRPr="00E92DCA">
        <w:rPr>
          <w:rFonts w:ascii="FrankRuehl" w:hAnsi="FrankRuehl"/>
          <w:sz w:val="20"/>
          <w:rtl/>
        </w:rPr>
        <w:t xml:space="preserve"> </w:t>
      </w:r>
      <w:r w:rsidRPr="00E92DCA">
        <w:rPr>
          <w:rFonts w:ascii="FrankRuehl" w:hAnsi="FrankRuehl"/>
          <w:sz w:val="20"/>
          <w:rtl/>
        </w:rPr>
        <w:t xml:space="preserve">לא</w:t>
      </w:r>
      <w:r w:rsidRPr="00E92DCA">
        <w:rPr>
          <w:rFonts w:ascii="FrankRuehl" w:hAnsi="FrankRuehl"/>
          <w:sz w:val="20"/>
          <w:rtl/>
        </w:rPr>
        <w:t xml:space="preserve"> יעלו</w:t>
      </w:r>
      <w:ins w:id="94815" w:author="מנוע מכני" w:date="2026-10-11T12:04:39Z">
        <w:r>
          <w:rPr>
            <w:rFonts w:ascii="FrankRuehl" w:hAnsi="FrankRuehl"/>
            <w:sz w:val="20"/>
            <w:rtl/>
          </w:rPr>
          <w:t xml:space="preserve">,</w:t>
        </w:r>
      </w:ins>
      <w:del w:id="94816"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rsidR="00DA63EC" w:rsidRDefault="00DA63EC" w:rsidP="00DA63EC">
      <w:pPr>
        <w:rPr>
          <w:rFonts w:ascii="FrankRuehl" w:hAnsi="FrankRuehl"/>
          <w:sz w:val="20"/>
          <w:rtl/>
        </w:rPr>
      </w:pPr>
      <w:r w:rsidRPr="00E92DCA">
        <w:rPr>
          <w:rFonts w:ascii="FrankRuehl" w:hAnsi="FrankRuehl"/>
          <w:sz w:val="20"/>
          <w:rtl/>
        </w:rPr>
        <w:t>דרסה בעיגול ואינו יודע באיזה מקום בעיגול דרסה, או לצפונה או לדרומה - דברי הכל יעלו.</w:t>
      </w:r>
    </w:p>
    <w:p>
      <w:pPr>
        <w:pStyle w:val="afffff8"/>
        <w:rPr>
          <w:ins w:id="90299" w:author="קלוד" w:date="2026-10-11T12:29:36Z"/>
        </w:rPr>
      </w:pPr>
      <w:ins w:id="90300" w:author="קלוד" w:date="2026-10-11T12:29:36Z">
        <w:r>
          <w:rPr>
            <w:color w:val="7B3F00"/>
          </w:rPr>
          <w:t xml:space="preserve">בעלי חיים - חשיבי ולא בטלי</w:t>
        </w:r>
      </w:ins>
    </w:p>
    <w:p>
      <w:pPr>
        <w:pStyle w:val="38"/>
        <w:rPr>
          <w:ins w:id="99736" w:author="מנוע מכני" w:date="2026-10-11T12:04:39Z"/>
        </w:rPr>
      </w:pPr>
      <w:r w:rsidRPr="00E92DCA">
        <w:t xml:space="preserve">רב אשי</w:t>
      </w:r>
      <w:del w:id="101683" w:author="מנוע מכני" w:date="2026-10-11T12:04:39Z">
        <w:r w:rsidRPr="00E92DCA">
          <w:delText xml:space="preserve"> אמר</w:delText>
        </w:r>
      </w:del>
      <w:r w:rsidRPr="00E92DCA">
        <w:t xml:space="preserve">:</w:t>
      </w:r>
    </w:p>
    <w:p w:rsidR="00DA63EC" w:rsidRDefault="00DA63EC" w:rsidP="00DA63EC">
      <w:pPr>
        <w:rPr>
          <w:rFonts w:ascii="FrankRuehl" w:hAnsi="FrankRuehl"/>
          <w:sz w:val="20"/>
          <w:rtl/>
        </w:rPr>
      </w:pPr>
      <w:del w:id="99737"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אפי' </w:t>
      </w:r>
      <w:ins w:id="96689" w:author="מנוע מכני" w:date="2026-10-11T12:04:39Z">
        <w:r>
          <w:rPr>
            <w:rFonts w:ascii="FrankRuehl" w:hAnsi="FrankRuehl"/>
            <w:sz w:val="20"/>
            <w:rtl/>
          </w:rPr>
          <w:t xml:space="preserve">תאמר</w:t>
        </w:r>
      </w:ins>
      <w:del w:id="96690" w:author="מנוע מכני" w:date="2026-10-11T12:04:39Z">
        <w:r w:rsidRPr="00E92DCA">
          <w:rPr>
            <w:rFonts w:ascii="FrankRuehl" w:hAnsi="FrankRuehl"/>
            <w:sz w:val="20"/>
            <w:rtl/>
          </w:rPr>
          <w:delText xml:space="preserve">תימא</w:delText>
        </w:r>
      </w:del>
      <w:r w:rsidRPr="00E92DCA">
        <w:rPr>
          <w:rFonts w:ascii="FrankRuehl" w:hAnsi="FrankRuehl"/>
          <w:sz w:val="20"/>
          <w:rtl/>
        </w:rPr>
        <w:t xml:space="preserve"> רבנן, בעלי חיים חשיבי ולא בטלי.</w:t>
      </w:r>
    </w:p>
    <w:p>
      <w:pPr>
        <w:pStyle w:val="38"/>
        <w:rPr>
          <w:ins w:id="99738" w:author="מנוע מכני" w:date="2026-10-11T12:04:39Z"/>
        </w:rPr>
      </w:pPr>
      <w:r>
        <w:t>וא</w:t>
      </w:r>
      <w:r>
        <w:t>"</w:t>
      </w:r>
      <w:r>
        <w:t xml:space="preserve">א</w:t>
      </w:r>
    </w:p>
    <w:p w:rsidR="00DA63EC" w:rsidRDefault="00DA63EC" w:rsidP="00DA63EC">
      <w:pPr>
        <w:rPr>
          <w:rFonts w:ascii="FrankRuehl" w:hAnsi="FrankRuehl"/>
          <w:sz w:val="20"/>
          <w:rtl/>
        </w:rPr>
      </w:pPr>
      <w:del w:id="99739" w:author="מנוע מכני" w:date="2026-10-11T12:04:39Z">
        <w:r>
          <w:rPr>
            <w:rFonts w:ascii="FrankRuehl" w:hAnsi="FrankRuehl" w:hint="cs"/>
            <w:sz w:val="20"/>
            <w:rtl/>
          </w:rPr>
          <w:delText xml:space="preserve"> </w:delText>
        </w:r>
      </w:del>
      <w:r>
        <w:rPr>
          <w:rFonts w:ascii="FrankRuehl" w:hAnsi="FrankRuehl" w:hint="cs"/>
          <w:sz w:val="20"/>
          <w:rtl/>
        </w:rPr>
        <w:t xml:space="preserve">למשוך ולהקריב חד מהם ולומר כל דפריש </w:t>
      </w:r>
      <w:ins w:id="91517" w:author="מנוע מכני" w:date="2026-10-11T12:04:39Z">
        <w:r>
          <w:rPr>
            <w:rFonts w:ascii="FrankRuehl" w:hAnsi="FrankRuehl" w:hint="cs"/>
            <w:sz w:val="20"/>
            <w:rtl/>
          </w:rPr>
          <w:t xml:space="preserve">מרוב</w:t>
        </w:r>
      </w:ins>
      <w:del w:id="91518" w:author="מנוע מכני" w:date="2026-10-11T12:04:39Z">
        <w:r>
          <w:rPr>
            <w:rFonts w:ascii="FrankRuehl" w:hAnsi="FrankRuehl" w:hint="cs"/>
            <w:sz w:val="20"/>
            <w:rtl/>
          </w:rPr>
          <w:delText xml:space="preserve">מרובא</w:delText>
        </w:r>
      </w:del>
      <w:r>
        <w:rPr>
          <w:rFonts w:ascii="FrankRuehl" w:hAnsi="FrankRuehl" w:hint="cs"/>
          <w:sz w:val="20"/>
          <w:rtl/>
        </w:rPr>
        <w:t xml:space="preserve"> פריש דאם מושך </w:t>
      </w:r>
      <w:r>
        <w:rPr>
          <w:rFonts w:ascii="FrankRuehl" w:hAnsi="FrankRuehl" w:hint="cs"/>
          <w:sz w:val="20"/>
          <w:rtl/>
        </w:rPr>
        <w:t xml:space="preserve">הו</w:t>
      </w:r>
      <w:r>
        <w:rPr>
          <w:rFonts w:ascii="FrankRuehl" w:hAnsi="FrankRuehl"/>
          <w:sz w:val="20"/>
          <w:rtl/>
        </w:rPr>
        <w:t>"</w:t>
      </w:r>
      <w:r>
        <w:rPr>
          <w:rFonts w:ascii="FrankRuehl" w:hAnsi="FrankRuehl" w:hint="cs"/>
          <w:sz w:val="20"/>
          <w:rtl/>
        </w:rPr>
        <w:t xml:space="preserve">ל</w:t>
      </w:r>
      <w:r>
        <w:rPr>
          <w:rFonts w:ascii="FrankRuehl" w:hAnsi="FrankRuehl" w:hint="cs"/>
          <w:sz w:val="20"/>
          <w:rtl/>
        </w:rPr>
        <w:t xml:space="preserve"> קבוע וכמחצה על מחצה </w:t>
      </w:r>
    </w:p>
    <w:p w:rsidR="00DA63EC" w:rsidRDefault="00DA63EC" w:rsidP="00DA63EC">
      <w:pPr>
        <w:pStyle w:val="afff3"/>
        <w:framePr w:wrap="around"/>
        <w:rPr>
          <w:rtl/>
        </w:rPr>
      </w:pPr>
      <w:r>
        <w:rPr>
          <w:rFonts w:hint="cs"/>
          <w:rtl/>
        </w:rPr>
        <w:lastRenderedPageBreak/>
        <w:t>עג:</w:t>
      </w:r>
    </w:p>
    <w:p>
      <w:pPr>
        <w:pStyle w:val="38"/>
        <w:rPr>
          <w:ins w:id="99740" w:author="מנוע מכני" w:date="2026-10-11T12:04:39Z"/>
        </w:rPr>
      </w:pPr>
      <w:r>
        <w:t>וא</w:t>
      </w:r>
      <w:r>
        <w:t>"</w:t>
      </w:r>
      <w:r>
        <w:t>א</w:t>
      </w:r>
    </w:p>
    <w:p w:rsidR="00DA63EC" w:rsidRDefault="00DA63EC" w:rsidP="00DA63EC">
      <w:pPr>
        <w:rPr>
          <w:rFonts w:ascii="FrankRuehl" w:hAnsi="FrankRuehl"/>
          <w:sz w:val="20"/>
          <w:rtl/>
        </w:rPr>
      </w:pPr>
      <w:del w:id="99741"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ניכבשינהו דניידי, ו</w:t>
      </w:r>
      <w:r>
        <w:rPr>
          <w:rFonts w:ascii="FrankRuehl" w:hAnsi="FrankRuehl" w:hint="cs"/>
          <w:sz w:val="20"/>
          <w:rtl/>
        </w:rPr>
        <w:t>לומר</w:t>
      </w:r>
      <w:r w:rsidRPr="00E92DCA">
        <w:rPr>
          <w:rFonts w:ascii="FrankRuehl" w:hAnsi="FrankRuehl"/>
          <w:sz w:val="20"/>
          <w:rtl/>
        </w:rPr>
        <w:t xml:space="preserve">: כל דפריש </w:t>
      </w:r>
      <w:ins w:id="91519" w:author="מנוע מכני" w:date="2026-10-11T12:04:39Z">
        <w:r>
          <w:rPr>
            <w:rFonts w:ascii="FrankRuehl" w:hAnsi="FrankRuehl"/>
            <w:sz w:val="20"/>
            <w:rtl/>
          </w:rPr>
          <w:t xml:space="preserve">מרוב</w:t>
        </w:r>
      </w:ins>
      <w:del w:id="91520" w:author="מנוע מכני" w:date="2026-10-11T12:04:39Z">
        <w:r w:rsidRPr="00E92DCA">
          <w:rPr>
            <w:rFonts w:ascii="FrankRuehl" w:hAnsi="FrankRuehl"/>
            <w:sz w:val="20"/>
            <w:rtl/>
          </w:rPr>
          <w:delText xml:space="preserve">מרובא</w:delText>
        </w:r>
      </w:del>
      <w:r w:rsidRPr="00E92DCA">
        <w:rPr>
          <w:rFonts w:ascii="FrankRuehl" w:hAnsi="FrankRuehl"/>
          <w:sz w:val="20"/>
          <w:rtl/>
        </w:rPr>
        <w:t xml:space="preserve"> פריש</w:t>
      </w:r>
      <w:r>
        <w:rPr>
          <w:rFonts w:ascii="FrankRuehl" w:hAnsi="FrankRuehl"/>
          <w:sz w:val="20"/>
          <w:rtl/>
        </w:rPr>
        <w:t>!</w:t>
      </w:r>
    </w:p>
    <w:p>
      <w:pPr>
        <w:pStyle w:val="38"/>
        <w:rPr>
          <w:ins w:id="99742" w:author="מנוע מכני" w:date="2026-10-11T12:04:39Z"/>
        </w:rPr>
      </w:pPr>
      <w:r>
        <w:t xml:space="preserve">- </w:t>
      </w:r>
      <w:r w:rsidRPr="00E92DCA">
        <w:t xml:space="preserve">רבא:</w:t>
      </w:r>
    </w:p>
    <w:p w:rsidR="00DA63EC" w:rsidRDefault="00DA63EC" w:rsidP="00DA63EC">
      <w:pPr>
        <w:pStyle w:val="affffb"/>
        <w:rPr>
          <w:rtl/>
        </w:rPr>
      </w:pPr>
      <w:del w:id="99743" w:author="מנוע מכני" w:date="2026-10-11T12:04:39Z">
        <w:r w:rsidRPr="00E92DCA">
          <w:rPr>
            <w:rtl/>
          </w:rPr>
          <w:delText xml:space="preserve"> </w:delText>
        </w:r>
      </w:del>
      <w:r w:rsidRPr="00E92DCA">
        <w:rPr>
          <w:rtl/>
        </w:rPr>
        <w:t xml:space="preserve">גזירה שמא יבאו י' כהנים בבת אחת ויקרבו.</w:t>
      </w:r>
    </w:p>
    <w:p>
      <w:pPr>
        <w:pStyle w:val="38"/>
        <w:rPr>
          <w:ins w:id="99744" w:author="מנוע מכני" w:date="2026-10-11T12:04:39Z"/>
        </w:rPr>
      </w:pPr>
      <w:r w:rsidRPr="00E92DCA">
        <w:t xml:space="preserve">א"ל</w:t>
      </w:r>
      <w:r w:rsidRPr="00E92DCA">
        <w:t xml:space="preserve"> ההוא מרבנן לרבא:</w:t>
      </w:r>
    </w:p>
    <w:p w:rsidR="00DA63EC" w:rsidRDefault="00DA63EC" w:rsidP="00DA63EC">
      <w:pPr>
        <w:rPr>
          <w:rFonts w:ascii="FrankRuehl" w:hAnsi="FrankRuehl"/>
          <w:sz w:val="20"/>
          <w:rtl/>
        </w:rPr>
      </w:pPr>
      <w:del w:id="99745"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אלא מעתה, מגיסא אסירא</w:t>
      </w:r>
      <w:r>
        <w:rPr>
          <w:rFonts w:ascii="FrankRuehl" w:hAnsi="FrankRuehl"/>
          <w:sz w:val="20"/>
          <w:rtl/>
        </w:rPr>
        <w:t>!</w:t>
      </w:r>
    </w:p>
    <w:p w:rsidR="00DA63EC" w:rsidRDefault="00DA63EC" w:rsidP="00DA63EC">
      <w:pPr>
        <w:rPr>
          <w:rFonts w:ascii="FrankRuehl" w:hAnsi="FrankRuehl"/>
          <w:sz w:val="20"/>
          <w:rtl/>
        </w:rPr>
      </w:pPr>
      <w:r w:rsidRPr="00E92DCA">
        <w:rPr>
          <w:rFonts w:ascii="FrankRuehl" w:hAnsi="FrankRuehl"/>
          <w:sz w:val="20"/>
          <w:rtl/>
        </w:rPr>
        <w:t>משום שמא יבאו י' כהנים בבת אחת ויקחו.</w:t>
      </w:r>
    </w:p>
    <w:p w:rsidR="00DA63EC" w:rsidRDefault="00DA63EC" w:rsidP="00DA63EC">
      <w:pPr>
        <w:rPr>
          <w:rFonts w:ascii="FrankRuehl" w:hAnsi="FrankRuehl"/>
          <w:sz w:val="20"/>
          <w:rtl/>
        </w:rPr>
      </w:pPr>
      <w:r w:rsidRPr="00E92DCA">
        <w:rPr>
          <w:rFonts w:ascii="FrankRuehl" w:hAnsi="FrankRuehl"/>
          <w:sz w:val="20"/>
          <w:rtl/>
        </w:rPr>
        <w:t xml:space="preserve">בעשרה כהנים בבת אחת מי אפשר? אלא </w:t>
      </w:r>
      <w:r w:rsidRPr="00E92DCA">
        <w:rPr>
          <w:rFonts w:ascii="FrankRuehl" w:hAnsi="FrankRuehl"/>
          <w:sz w:val="20"/>
          <w:rtl/>
        </w:rPr>
        <w:t xml:space="preserve">אמר</w:t>
      </w:r>
      <w:r w:rsidRPr="00E92DCA">
        <w:rPr>
          <w:rFonts w:ascii="FrankRuehl" w:hAnsi="FrankRuehl"/>
          <w:sz w:val="20"/>
          <w:rtl/>
        </w:rPr>
        <w:t xml:space="preserve"> </w:t>
      </w:r>
      <w:r w:rsidRPr="00E92DCA">
        <w:rPr>
          <w:rStyle w:val="2fb"/>
          <w:rFonts w:ascii="FrankRuehl" w:hAnsi="FrankRuehl"/>
          <w:sz w:val="20"/>
          <w:rtl/>
        </w:rPr>
        <w:t xml:space="preserve">רבא</w:t>
      </w:r>
      <w:r w:rsidRPr="00E92DCA">
        <w:rPr>
          <w:rFonts w:ascii="FrankRuehl" w:hAnsi="FrankRuehl"/>
          <w:sz w:val="20"/>
          <w:rtl/>
        </w:rPr>
        <w:t xml:space="preserve">: משום קבוע.</w:t>
      </w:r>
    </w:p>
    <w:p w:rsidR="00DA63EC" w:rsidRDefault="00DA63EC" w:rsidP="00DA63EC">
      <w:pPr>
        <w:rPr>
          <w:rFonts w:ascii="FrankRuehl" w:hAnsi="FrankRuehl"/>
          <w:sz w:val="20"/>
          <w:rtl/>
        </w:rPr>
      </w:pPr>
    </w:p>
    <w:p>
      <w:pPr>
        <w:pStyle w:val="38"/>
        <w:rPr>
          <w:ins w:id="99747" w:author="מנוע מכני" w:date="2026-10-11T12:04:39Z"/>
        </w:rPr>
      </w:pPr>
      <w:del w:id="99746" w:author="מנוע מכני" w:date="2026-10-11T12:04:39Z">
        <w:r>
          <w:delText xml:space="preserve">•</w:delText>
        </w:r>
      </w:del>
      <w:r>
        <w:t xml:space="preserve"> </w:t>
      </w:r>
      <w:del w:id="101684" w:author="מנוע מכני" w:date="2026-10-11T12:04:39Z">
        <w:r w:rsidRPr="001A34B4">
          <w:delText xml:space="preserve">אמר </w:delText>
        </w:r>
      </w:del>
      <w:r w:rsidRPr="001A34B4">
        <w:t xml:space="preserve">רבא:</w:t>
      </w:r>
    </w:p>
    <w:p w:rsidR="00DA63EC" w:rsidRDefault="00DA63EC" w:rsidP="00DA63EC">
      <w:pPr>
        <w:rPr>
          <w:rFonts w:ascii="FrankRuehl" w:hAnsi="FrankRuehl"/>
          <w:sz w:val="20"/>
          <w:rtl/>
        </w:rPr>
      </w:pPr>
      <w:del w:id="99748" w:author="מנוע מכני" w:date="2026-10-11T12:04:39Z">
        <w:r w:rsidRPr="00E92DCA">
          <w:rPr>
            <w:rFonts w:ascii="FrankRuehl" w:hAnsi="FrankRuehl"/>
            <w:sz w:val="20"/>
            <w:rtl/>
          </w:rPr>
          <w:delText xml:space="preserve"> </w:delText>
        </w:r>
      </w:del>
      <w:ins w:id="93275" w:author="מנוע מכני" w:date="2026-10-11T12:04:39Z">
        <w:r>
          <w:rPr>
            <w:rFonts w:ascii="FrankRuehl" w:hAnsi="FrankRuehl"/>
            <w:sz w:val="20"/>
            <w:rtl/>
          </w:rPr>
          <w:t xml:space="preserve">עכשיו</w:t>
        </w:r>
      </w:ins>
      <w:del w:id="93276" w:author="מנוע מכני" w:date="2026-10-11T12:04:39Z">
        <w:r w:rsidRPr="00E92DCA">
          <w:rPr>
            <w:rFonts w:ascii="FrankRuehl" w:hAnsi="FrankRuehl"/>
            <w:sz w:val="20"/>
            <w:rtl/>
          </w:rPr>
          <w:delText xml:space="preserve">השתא</w:delText>
        </w:r>
      </w:del>
      <w:r w:rsidRPr="00E92DCA">
        <w:rPr>
          <w:rFonts w:ascii="FrankRuehl" w:hAnsi="FrankRuehl"/>
          <w:sz w:val="20"/>
          <w:rtl/>
        </w:rPr>
        <w:t xml:space="preserve"> </w:t>
      </w:r>
      <w:ins w:id="91521" w:author="מנוע מכני" w:date="2026-10-11T12:04:39Z">
        <w:r>
          <w:rPr>
            <w:rFonts w:ascii="FrankRuehl" w:hAnsi="FrankRuehl"/>
            <w:sz w:val="20"/>
            <w:rtl/>
          </w:rPr>
          <w:t xml:space="preserve">דאמרו</w:t>
        </w:r>
      </w:ins>
      <w:del w:id="91522" w:author="מנוע מכני" w:date="2026-10-11T12:04:39Z">
        <w:r w:rsidRPr="00E92DCA">
          <w:rPr>
            <w:rFonts w:ascii="FrankRuehl" w:hAnsi="FrankRuehl"/>
            <w:sz w:val="20"/>
            <w:rtl/>
          </w:rPr>
          <w:delText xml:space="preserve">דאמרי</w:delText>
        </w:r>
      </w:del>
      <w:r w:rsidRPr="00E92DCA">
        <w:rPr>
          <w:rFonts w:ascii="FrankRuehl" w:hAnsi="FrankRuehl"/>
          <w:sz w:val="20"/>
          <w:rtl/>
        </w:rPr>
        <w:t xml:space="preserve"> רבנן </w:t>
      </w:r>
      <w:r w:rsidRPr="00E92DCA">
        <w:rPr>
          <w:rFonts w:ascii="FrankRuehl" w:hAnsi="FrankRuehl"/>
          <w:sz w:val="20"/>
          <w:rtl/>
        </w:rPr>
        <w:t xml:space="preserve">לא</w:t>
      </w:r>
      <w:r w:rsidRPr="00E92DCA">
        <w:rPr>
          <w:rFonts w:ascii="FrankRuehl" w:hAnsi="FrankRuehl"/>
          <w:sz w:val="20"/>
          <w:rtl/>
        </w:rPr>
        <w:t xml:space="preserve"> נקריב, </w:t>
      </w:r>
      <w:ins w:id="95987" w:author="מנוע מכני" w:date="2026-10-11T12:04:39Z">
        <w:r>
          <w:rPr>
            <w:rFonts w:ascii="FrankRuehl" w:hAnsi="FrankRuehl"/>
            <w:sz w:val="20"/>
            <w:rtl/>
          </w:rPr>
          <w:t xml:space="preserve">אם </w:t>
        </w:r>
      </w:ins>
      <w:del w:id="95988" w:author="מנוע מכני" w:date="2026-10-11T12:04:39Z">
        <w:r w:rsidRPr="00E92DCA">
          <w:rPr>
            <w:rFonts w:ascii="FrankRuehl" w:hAnsi="FrankRuehl"/>
            <w:sz w:val="20"/>
            <w:rtl/>
          </w:rPr>
          <w:delText xml:space="preserve">אי </w:delText>
        </w:r>
      </w:del>
      <w:r w:rsidRPr="00E92DCA">
        <w:rPr>
          <w:rFonts w:ascii="FrankRuehl" w:hAnsi="FrankRuehl"/>
          <w:sz w:val="20"/>
          <w:rtl/>
        </w:rPr>
        <w:t xml:space="preserve">נקריב </w:t>
      </w:r>
      <w:r w:rsidRPr="00E92DCA">
        <w:rPr>
          <w:rFonts w:ascii="FrankRuehl" w:hAnsi="FrankRuehl"/>
          <w:sz w:val="20"/>
          <w:rtl/>
        </w:rPr>
        <w:t xml:space="preserve">לא</w:t>
      </w:r>
      <w:r w:rsidRPr="00E92DCA">
        <w:rPr>
          <w:rFonts w:ascii="FrankRuehl" w:hAnsi="FrankRuehl"/>
          <w:sz w:val="20"/>
          <w:rtl/>
        </w:rPr>
        <w:t xml:space="preserve"> מרצי.</w:t>
      </w:r>
    </w:p>
    <w:p>
      <w:pPr>
        <w:pStyle w:val="38"/>
        <w:rPr>
          <w:ins w:id="99749" w:author="מנוע מכני" w:date="2026-10-11T12:04:39Z"/>
        </w:rPr>
      </w:pPr>
      <w:r w:rsidRPr="00E92DCA">
        <w:t>איתיביה ר</w:t>
      </w:r>
      <w:r>
        <w:t>הב</w:t>
      </w:r>
      <w:r>
        <w:t>"</w:t>
      </w:r>
      <w:r>
        <w:t xml:space="preserve">י </w:t>
      </w:r>
      <w:r w:rsidRPr="00E92DCA">
        <w:t xml:space="preserve">לרבא:</w:t>
      </w:r>
    </w:p>
    <w:p w:rsidR="00DA63EC" w:rsidRDefault="00DA63EC" w:rsidP="00DA63EC">
      <w:pPr>
        <w:rPr>
          <w:rFonts w:ascii="FrankRuehl" w:hAnsi="FrankRuehl"/>
          <w:sz w:val="20"/>
          <w:rtl/>
        </w:rPr>
      </w:pPr>
      <w:del w:id="99750"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חטאת שנתערבה בעולה ועולה שנתערבה בחטאת, אפי' אחת בריבוא - ימותו כולן</w:t>
      </w:r>
      <w:r>
        <w:rPr>
          <w:rFonts w:ascii="FrankRuehl" w:hAnsi="FrankRuehl" w:hint="cs"/>
          <w:sz w:val="20"/>
          <w:rtl/>
        </w:rPr>
        <w:t xml:space="preserve"> </w:t>
      </w:r>
      <w:r>
        <w:rPr>
          <w:rFonts w:ascii="FrankRuehl" w:hAnsi="FrankRuehl" w:hint="cs"/>
          <w:sz w:val="20"/>
          <w:rtl/>
        </w:rPr>
        <w:t xml:space="preserve">בד</w:t>
      </w:r>
      <w:r>
        <w:rPr>
          <w:rFonts w:ascii="FrankRuehl" w:hAnsi="FrankRuehl"/>
          <w:sz w:val="20"/>
          <w:rtl/>
        </w:rPr>
        <w:t>"</w:t>
      </w:r>
      <w:r>
        <w:rPr>
          <w:rFonts w:ascii="FrankRuehl" w:hAnsi="FrankRuehl" w:hint="cs"/>
          <w:sz w:val="20"/>
          <w:rtl/>
        </w:rPr>
        <w:t>א</w:t>
      </w:r>
      <w:r w:rsidRPr="00E92DCA">
        <w:rPr>
          <w:rFonts w:ascii="FrankRuehl" w:hAnsi="FrankRuehl"/>
          <w:sz w:val="20"/>
          <w:rtl/>
        </w:rPr>
        <w:t xml:space="preserve"> - בכהן נמלך, אבל בכהן שאין נמלך, עשאן למעלה - מחצה כשר ומחצה פסול, </w:t>
      </w:r>
    </w:p>
    <w:p w:rsidR="00DA63EC" w:rsidRDefault="00DA63EC" w:rsidP="00DA63EC">
      <w:pPr>
        <w:rPr>
          <w:rFonts w:ascii="FrankRuehl" w:hAnsi="FrankRuehl"/>
          <w:sz w:val="20"/>
          <w:rtl/>
        </w:rPr>
      </w:pPr>
      <w:r>
        <w:rPr>
          <w:rFonts w:ascii="FrankRuehl" w:hAnsi="FrankRuehl"/>
          <w:sz w:val="20"/>
          <w:rtl/>
        </w:rPr>
        <w:tab/>
      </w:r>
      <w:r w:rsidRPr="00E92DCA">
        <w:rPr>
          <w:rFonts w:ascii="FrankRuehl" w:hAnsi="FrankRuehl"/>
          <w:sz w:val="20"/>
          <w:rtl/>
        </w:rPr>
        <w:t>למטה - מחצה כשר ומחצה פסול, אחת למטה ואחת למעלה - שניהן פסולות, שאני אומר: חטאת קריבה למעלה ועולה קריבה למטה</w:t>
      </w:r>
      <w:r>
        <w:rPr>
          <w:rFonts w:ascii="FrankRuehl" w:hAnsi="FrankRuehl"/>
          <w:sz w:val="20"/>
          <w:rtl/>
        </w:rPr>
        <w:t>!</w:t>
      </w:r>
    </w:p>
    <w:p w:rsidR="00DA63EC" w:rsidRDefault="00DA63EC" w:rsidP="00DA63EC">
      <w:pPr>
        <w:rPr>
          <w:rFonts w:ascii="FrankRuehl" w:hAnsi="FrankRuehl"/>
          <w:sz w:val="20"/>
          <w:rtl/>
        </w:rPr>
      </w:pPr>
      <w:r>
        <w:rPr>
          <w:rFonts w:ascii="FrankRuehl" w:hAnsi="FrankRuehl" w:hint="cs"/>
          <w:sz w:val="20"/>
          <w:rtl/>
        </w:rPr>
        <w:t xml:space="preserve">והא דאמר </w:t>
      </w:r>
      <w:r w:rsidRPr="00E92DCA">
        <w:rPr>
          <w:rFonts w:ascii="FrankRuehl" w:hAnsi="FrankRuehl"/>
          <w:sz w:val="20"/>
          <w:rtl/>
        </w:rPr>
        <w:t xml:space="preserve">בעלי חיים נדחין, </w:t>
      </w:r>
      <w:r>
        <w:rPr>
          <w:rFonts w:ascii="FrankRuehl" w:hAnsi="FrankRuehl" w:hint="cs"/>
          <w:sz w:val="20"/>
          <w:rtl/>
        </w:rPr>
        <w:t>כמ</w:t>
      </w:r>
      <w:r>
        <w:rPr>
          <w:rFonts w:ascii="FrankRuehl" w:hAnsi="FrankRuehl"/>
          <w:sz w:val="20"/>
          <w:rtl/>
        </w:rPr>
        <w:t>"</w:t>
      </w:r>
      <w:r>
        <w:rPr>
          <w:rFonts w:ascii="FrankRuehl" w:hAnsi="FrankRuehl" w:hint="cs"/>
          <w:sz w:val="20"/>
          <w:rtl/>
        </w:rPr>
        <w:t xml:space="preserve">ד </w:t>
      </w:r>
      <w:r w:rsidRPr="00E92DCA">
        <w:rPr>
          <w:rFonts w:ascii="FrankRuehl" w:hAnsi="FrankRuehl"/>
          <w:sz w:val="20"/>
          <w:rtl/>
        </w:rPr>
        <w:t xml:space="preserve">בעלי חיים אינן נידחין - הרי שחוטין דלכולי </w:t>
      </w:r>
      <w:ins w:id="95603" w:author="מנוע מכני" w:date="2026-10-11T12:04:39Z">
        <w:r>
          <w:rPr>
            <w:rFonts w:ascii="FrankRuehl" w:hAnsi="FrankRuehl"/>
            <w:sz w:val="20"/>
            <w:rtl/>
          </w:rPr>
          <w:t xml:space="preserve">עולם</w:t>
        </w:r>
      </w:ins>
      <w:del w:id="95604" w:author="מנוע מכני" w:date="2026-10-11T12:04:39Z">
        <w:r w:rsidRPr="00E92DCA">
          <w:rPr>
            <w:rFonts w:ascii="FrankRuehl" w:hAnsi="FrankRuehl"/>
            <w:sz w:val="20"/>
            <w:rtl/>
          </w:rPr>
          <w:delText xml:space="preserve">עלמא</w:delText>
        </w:r>
      </w:del>
      <w:r w:rsidRPr="00E92DCA">
        <w:rPr>
          <w:rFonts w:ascii="FrankRuehl" w:hAnsi="FrankRuehl"/>
          <w:sz w:val="20"/>
          <w:rtl/>
        </w:rPr>
        <w:t xml:space="preserve"> נידחין, </w:t>
      </w:r>
    </w:p>
    <w:p w:rsidR="00DA63EC" w:rsidRDefault="00DA63EC" w:rsidP="00DA63EC">
      <w:pPr>
        <w:pStyle w:val="afff3"/>
        <w:framePr w:wrap="around"/>
        <w:rPr>
          <w:rtl/>
        </w:rPr>
      </w:pPr>
      <w:r>
        <w:rPr>
          <w:rFonts w:hint="cs"/>
          <w:rtl/>
        </w:rPr>
        <w:t>עד.</w:t>
      </w:r>
    </w:p>
    <w:p>
      <w:pPr>
        <w:pStyle w:val="38"/>
        <w:rPr>
          <w:ins w:id="99751" w:author="מנוע מכני" w:date="2026-10-11T12:04:39Z"/>
        </w:rPr>
      </w:pPr>
      <w:r w:rsidRPr="00E92DCA">
        <w:t xml:space="preserve">ותנן, ר"א</w:t>
      </w:r>
      <w:del w:id="101685" w:author="מנוע מכני" w:date="2026-10-11T12:04:39Z">
        <w:r w:rsidRPr="00E92DCA">
          <w:delText xml:space="preserve"> אומר</w:delText>
        </w:r>
      </w:del>
      <w:r w:rsidRPr="00E92DCA">
        <w:t xml:space="preserve">:</w:t>
      </w:r>
    </w:p>
    <w:p w:rsidR="00DA63EC" w:rsidRDefault="00DA63EC" w:rsidP="00DA63EC">
      <w:pPr>
        <w:rPr>
          <w:rFonts w:ascii="FrankRuehl" w:hAnsi="FrankRuehl"/>
          <w:sz w:val="20"/>
          <w:rtl/>
        </w:rPr>
      </w:pPr>
      <w:del w:id="99752"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אם קרב הראש של אחד מהן, יקרבו כל הראשים</w:t>
      </w:r>
      <w:r>
        <w:rPr>
          <w:rFonts w:ascii="FrankRuehl" w:hAnsi="FrankRuehl"/>
          <w:sz w:val="20"/>
          <w:rtl/>
        </w:rPr>
        <w:t>!</w:t>
      </w:r>
    </w:p>
    <w:p w:rsidR="00DA63EC" w:rsidRDefault="00DA63EC" w:rsidP="00DA63EC">
      <w:pPr>
        <w:rPr>
          <w:rFonts w:ascii="FrankRuehl" w:hAnsi="FrankRuehl"/>
          <w:sz w:val="20"/>
          <w:rtl/>
        </w:rPr>
      </w:pPr>
      <w:r w:rsidRPr="00E92DCA">
        <w:rPr>
          <w:rFonts w:ascii="FrankRuehl" w:hAnsi="FrankRuehl"/>
          <w:sz w:val="20"/>
          <w:rtl/>
        </w:rPr>
        <w:t>הוא דאמר כחנן המצרי</w:t>
      </w:r>
      <w:r>
        <w:rPr>
          <w:rFonts w:ascii="FrankRuehl" w:hAnsi="FrankRuehl" w:hint="cs"/>
          <w:sz w:val="20"/>
          <w:rtl/>
        </w:rPr>
        <w:t xml:space="preserve"> </w:t>
      </w:r>
      <w:ins w:id="96233" w:author="מנוע מכני" w:date="2026-10-11T12:04:39Z">
        <w:r>
          <w:rPr>
            <w:rFonts w:ascii="FrankRuehl" w:hAnsi="FrankRuehl" w:hint="cs"/>
            <w:sz w:val="20"/>
            <w:rtl/>
          </w:rPr>
          <w:t xml:space="preserve">דסבר</w:t>
        </w:r>
      </w:ins>
      <w:del w:id="96234" w:author="מנוע מכני" w:date="2026-10-11T12:04:39Z">
        <w:r>
          <w:rPr>
            <w:rFonts w:ascii="FrankRuehl" w:hAnsi="FrankRuehl" w:hint="cs"/>
            <w:sz w:val="20"/>
            <w:rtl/>
          </w:rPr>
          <w:delText xml:space="preserve">דס</w:delText>
        </w:r>
        <w:r>
          <w:rPr>
            <w:rFonts w:ascii="FrankRuehl" w:hAnsi="FrankRuehl"/>
            <w:sz w:val="20"/>
            <w:rtl/>
          </w:rPr>
          <w:delText xml:space="preserve">"</w:delText>
        </w:r>
        <w:r>
          <w:rPr>
            <w:rFonts w:ascii="FrankRuehl" w:hAnsi="FrankRuehl" w:hint="cs"/>
            <w:sz w:val="20"/>
            <w:rtl/>
          </w:rPr>
          <w:delText xml:space="preserve">ל</w:delText>
        </w:r>
      </w:del>
      <w:r>
        <w:rPr>
          <w:rFonts w:ascii="FrankRuehl" w:hAnsi="FrankRuehl" w:hint="cs"/>
          <w:sz w:val="20"/>
          <w:rtl/>
        </w:rPr>
        <w:t xml:space="preserve"> </w:t>
      </w:r>
      <w:ins w:id="90389" w:author="מנוע מכני" w:date="2026-10-11T12:04:39Z">
        <w:r>
          <w:rPr>
            <w:rFonts w:ascii="FrankRuehl" w:hAnsi="FrankRuehl"/>
            <w:sz w:val="20"/>
            <w:rtl/>
          </w:rPr>
          <w:t xml:space="preserve">אפי'</w:t>
        </w:r>
      </w:ins>
      <w:del w:id="90390" w:author="מנוע מכני" w:date="2026-10-11T12:04:39Z">
        <w:r w:rsidRPr="00E92DCA">
          <w:rPr>
            <w:rFonts w:ascii="FrankRuehl" w:hAnsi="FrankRuehl"/>
            <w:sz w:val="20"/>
            <w:rtl/>
          </w:rPr>
          <w:delText xml:space="preserve">אפילו</w:delText>
        </w:r>
      </w:del>
      <w:r w:rsidRPr="00E92DCA">
        <w:rPr>
          <w:rFonts w:ascii="FrankRuehl" w:hAnsi="FrankRuehl"/>
          <w:sz w:val="20"/>
          <w:rtl/>
        </w:rPr>
        <w:t xml:space="preserve"> דם בכוס, מביא חבירו ומזווג לו.</w:t>
      </w:r>
    </w:p>
    <w:p>
      <w:pPr>
        <w:pStyle w:val="afffff8"/>
        <w:rPr>
          <w:ins w:id="90297" w:author="קלוד" w:date="2026-10-11T12:29:36Z"/>
        </w:rPr>
      </w:pPr>
      <w:ins w:id="90298" w:author="קלוד" w:date="2026-10-11T12:29:36Z">
        <w:r>
          <w:rPr>
            <w:color w:val="7B3F00"/>
          </w:rPr>
          <w:t xml:space="preserve">טבעת ע"ז שנפלה אחת מהן לים - הותרו כולן</w:t>
        </w:r>
      </w:ins>
    </w:p>
    <w:p>
      <w:pPr>
        <w:pStyle w:val="38"/>
        <w:rPr>
          <w:ins w:id="99753" w:author="מנוע מכני" w:date="2026-10-11T12:04:39Z"/>
        </w:rPr>
      </w:pPr>
      <w:r>
        <w:t>ר</w:t>
      </w:r>
      <w:r>
        <w:t>"</w:t>
      </w:r>
      <w:r>
        <w:t>נ מרב</w:t>
      </w:r>
      <w:r>
        <w:t>"</w:t>
      </w:r>
      <w:r>
        <w:t>א מ</w:t>
      </w:r>
      <w:r w:rsidRPr="00E92DCA">
        <w:t xml:space="preserve">רב:</w:t>
      </w:r>
    </w:p>
    <w:p w:rsidR="00DA63EC" w:rsidRDefault="00DA63EC" w:rsidP="00DA63EC">
      <w:pPr>
        <w:rPr>
          <w:rFonts w:ascii="FrankRuehl" w:hAnsi="FrankRuehl"/>
          <w:sz w:val="20"/>
          <w:rtl/>
        </w:rPr>
      </w:pPr>
      <w:del w:id="99754"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טבעת של </w:t>
      </w:r>
      <w:ins w:id="95605" w:author="מנוע מכני" w:date="2026-10-11T12:04:39Z">
        <w:r>
          <w:rPr>
            <w:rFonts w:ascii="FrankRuehl" w:hAnsi="FrankRuehl"/>
            <w:sz w:val="20"/>
            <w:rtl/>
          </w:rPr>
          <w:t xml:space="preserve">ע"ז</w:t>
        </w:r>
      </w:ins>
      <w:del w:id="95606" w:author="מנוע מכני" w:date="2026-10-11T12:04:39Z">
        <w:r w:rsidRPr="00E92DCA">
          <w:rPr>
            <w:rFonts w:ascii="FrankRuehl" w:hAnsi="FrankRuehl"/>
            <w:sz w:val="20"/>
            <w:rtl/>
          </w:rPr>
          <w:delText xml:space="preserve">עבודת כוכבים</w:delText>
        </w:r>
      </w:del>
      <w:r w:rsidRPr="00E92DCA">
        <w:rPr>
          <w:rFonts w:ascii="FrankRuehl" w:hAnsi="FrankRuehl"/>
          <w:sz w:val="20"/>
          <w:rtl/>
        </w:rPr>
        <w:t xml:space="preserve"> שנתערבה במאה טבעות, ונפלה אחת מהם לים הגדול - הותרו כולן, </w:t>
      </w:r>
      <w:ins w:id="91523" w:author="מנוע מכני" w:date="2026-10-11T12:04:39Z">
        <w:r>
          <w:rPr>
            <w:rFonts w:ascii="FrankRuehl" w:hAnsi="FrankRuehl"/>
            <w:sz w:val="20"/>
            <w:rtl/>
          </w:rPr>
          <w:t xml:space="preserve">דאומרים</w:t>
        </w:r>
      </w:ins>
      <w:del w:id="91524" w:author="מנוע מכני" w:date="2026-10-11T12:04:39Z">
        <w:r w:rsidRPr="00E92DCA">
          <w:rPr>
            <w:rFonts w:ascii="FrankRuehl" w:hAnsi="FrankRuehl"/>
            <w:sz w:val="20"/>
            <w:rtl/>
          </w:rPr>
          <w:delText xml:space="preserve">דאמרינן</w:delText>
        </w:r>
      </w:del>
      <w:r w:rsidRPr="00E92DCA">
        <w:rPr>
          <w:rFonts w:ascii="FrankRuehl" w:hAnsi="FrankRuehl"/>
          <w:sz w:val="20"/>
          <w:rtl/>
        </w:rPr>
        <w:t xml:space="preserve">: הך דנפל היינו דאיסורא.</w:t>
      </w:r>
    </w:p>
    <w:p w:rsidR="00DA63EC" w:rsidRDefault="00DA63EC" w:rsidP="00DA63EC">
      <w:pPr>
        <w:rPr>
          <w:rFonts w:ascii="FrankRuehl" w:hAnsi="FrankRuehl"/>
          <w:sz w:val="20"/>
          <w:rtl/>
        </w:rPr>
      </w:pPr>
    </w:p>
    <w:p>
      <w:pPr>
        <w:pStyle w:val="38"/>
        <w:rPr>
          <w:ins w:id="99755" w:author="מנוע מכני" w:date="2026-10-11T12:04:39Z"/>
        </w:rPr>
      </w:pPr>
      <w:r w:rsidRPr="00E92DCA">
        <w:t xml:space="preserve">איתיביה רבא </w:t>
      </w:r>
      <w:ins w:id="90391" w:author="מנוע מכני" w:date="2026-10-11T12:04:39Z">
        <w:r>
          <w:t xml:space="preserve">לר"נ</w:t>
        </w:r>
      </w:ins>
      <w:del w:id="90392" w:author="מנוע מכני" w:date="2026-10-11T12:04:39Z">
        <w:r w:rsidRPr="00E92DCA">
          <w:delText xml:space="preserve">לרב נחמן</w:delText>
        </w:r>
      </w:del>
      <w:r w:rsidRPr="00E92DCA">
        <w:t xml:space="preserve">:</w:t>
      </w:r>
    </w:p>
    <w:p w:rsidR="00DA63EC" w:rsidRDefault="00DA63EC" w:rsidP="00DA63EC">
      <w:pPr>
        <w:rPr>
          <w:rFonts w:ascii="FrankRuehl" w:hAnsi="FrankRuehl"/>
          <w:sz w:val="20"/>
          <w:rtl/>
        </w:rPr>
      </w:pPr>
      <w:del w:id="99756" w:author="מנוע מכני" w:date="2026-10-11T12:04:39Z">
        <w:r w:rsidRPr="00E92DCA">
          <w:rPr>
            <w:rFonts w:ascii="FrankRuehl" w:hAnsi="FrankRuehl"/>
            <w:sz w:val="20"/>
            <w:rtl/>
          </w:rPr>
          <w:delText xml:space="preserve"> </w:delText>
        </w:r>
      </w:del>
      <w:ins w:id="90393" w:author="מנוע מכני" w:date="2026-10-11T12:04:39Z">
        <w:r>
          <w:rPr>
            <w:rFonts w:ascii="FrankRuehl" w:hAnsi="FrankRuehl"/>
            <w:sz w:val="20"/>
            <w:rtl/>
          </w:rPr>
          <w:t xml:space="preserve">אפי'</w:t>
        </w:r>
      </w:ins>
      <w:del w:id="90394" w:author="מנוע מכני" w:date="2026-10-11T12:04:39Z">
        <w:r w:rsidRPr="00E92DCA">
          <w:rPr>
            <w:rFonts w:ascii="FrankRuehl" w:hAnsi="FrankRuehl"/>
            <w:sz w:val="20"/>
            <w:rtl/>
          </w:rPr>
          <w:delText xml:space="preserve">אפילו</w:delText>
        </w:r>
      </w:del>
      <w:r w:rsidRPr="00E92DCA">
        <w:rPr>
          <w:rFonts w:ascii="FrankRuehl" w:hAnsi="FrankRuehl"/>
          <w:sz w:val="20"/>
          <w:rtl/>
        </w:rPr>
        <w:t xml:space="preserve"> אחת בריבוא - ימותו כולן, </w:t>
      </w:r>
      <w:ins w:id="93277" w:author="מנוע מכני" w:date="2026-10-11T12:04:39Z">
        <w:r>
          <w:rPr>
            <w:rFonts w:ascii="FrankRuehl" w:hAnsi="FrankRuehl"/>
            <w:sz w:val="20"/>
            <w:rtl/>
          </w:rPr>
          <w:t xml:space="preserve">למה</w:t>
        </w:r>
      </w:ins>
      <w:del w:id="93278" w:author="מנוע מכני" w:date="2026-10-11T12:04:39Z">
        <w:r w:rsidRPr="00E92DCA">
          <w:rPr>
            <w:rFonts w:ascii="FrankRuehl" w:hAnsi="FrankRuehl"/>
            <w:sz w:val="20"/>
            <w:rtl/>
          </w:rPr>
          <w:delText xml:space="preserve">אמאי</w:delText>
        </w:r>
      </w:del>
      <w:r w:rsidRPr="00E92DCA">
        <w:rPr>
          <w:rFonts w:ascii="FrankRuehl" w:hAnsi="FrankRuehl"/>
          <w:sz w:val="20"/>
          <w:rtl/>
        </w:rPr>
        <w:t xml:space="preserve">? נימא, דמית איסורא מית</w:t>
      </w:r>
      <w:r>
        <w:rPr>
          <w:rFonts w:ascii="FrankRuehl" w:hAnsi="FrankRuehl"/>
          <w:sz w:val="20"/>
          <w:rtl/>
        </w:rPr>
        <w:t>!</w:t>
      </w:r>
    </w:p>
    <w:p>
      <w:pPr>
        <w:pStyle w:val="38"/>
        <w:rPr>
          <w:ins w:id="99757" w:author="מנוע מכני" w:date="2026-10-11T12:04:39Z"/>
        </w:rPr>
      </w:pPr>
      <w:r w:rsidRPr="00E92DCA">
        <w:t xml:space="preserve">א"ל</w:t>
      </w:r>
      <w:r w:rsidRPr="00E92DCA">
        <w:t xml:space="preserve">:</w:t>
      </w:r>
    </w:p>
    <w:p w:rsidR="00DA63EC" w:rsidRDefault="00DA63EC" w:rsidP="00DA63EC">
      <w:pPr>
        <w:rPr>
          <w:rFonts w:ascii="FrankRuehl" w:hAnsi="FrankRuehl"/>
          <w:sz w:val="20"/>
          <w:rtl/>
        </w:rPr>
      </w:pPr>
      <w:del w:id="99758" w:author="מנוע מכני" w:date="2026-10-11T12:04:39Z">
        <w:r w:rsidRPr="00E92DCA">
          <w:rPr>
            <w:rFonts w:ascii="FrankRuehl" w:hAnsi="FrankRuehl"/>
            <w:sz w:val="20"/>
            <w:rtl/>
          </w:rPr>
          <w:delText xml:space="preserve"> </w:delText>
        </w:r>
      </w:del>
      <w:r w:rsidRPr="00E92DCA">
        <w:rPr>
          <w:rStyle w:val="2fb"/>
          <w:rFonts w:ascii="FrankRuehl" w:hAnsi="FrankRuehl"/>
          <w:sz w:val="20"/>
          <w:rtl/>
        </w:rPr>
        <w:t xml:space="preserve">רב</w:t>
      </w:r>
      <w:r w:rsidRPr="00E92DCA">
        <w:rPr>
          <w:rFonts w:ascii="FrankRuehl" w:hAnsi="FrankRuehl"/>
          <w:sz w:val="20"/>
          <w:rtl/>
        </w:rPr>
        <w:t xml:space="preserve"> דאמר כר</w:t>
      </w:r>
      <w:r>
        <w:rPr>
          <w:rFonts w:ascii="FrankRuehl" w:hAnsi="FrankRuehl"/>
          <w:sz w:val="20"/>
          <w:rtl/>
        </w:rPr>
        <w:t>"</w:t>
      </w:r>
      <w:r>
        <w:rPr>
          <w:rFonts w:ascii="FrankRuehl" w:hAnsi="FrankRuehl" w:hint="cs"/>
          <w:sz w:val="20"/>
          <w:rtl/>
        </w:rPr>
        <w:t>אד</w:t>
      </w:r>
      <w:r w:rsidRPr="00E92DCA">
        <w:rPr>
          <w:rFonts w:ascii="FrankRuehl" w:hAnsi="FrankRuehl"/>
          <w:sz w:val="20"/>
          <w:rtl/>
        </w:rPr>
        <w:t>אם קרב הראש של אחד מהן, יקרבו כל הראשים כולן.</w:t>
      </w:r>
    </w:p>
    <w:p>
      <w:pPr>
        <w:pStyle w:val="38"/>
        <w:rPr>
          <w:ins w:id="99759" w:author="מנוע מכני" w:date="2026-10-11T12:04:39Z"/>
        </w:rPr>
      </w:pPr>
      <w:r>
        <w:t xml:space="preserve">והך</w:t>
      </w:r>
    </w:p>
    <w:p w:rsidR="00DA63EC" w:rsidRDefault="00DA63EC" w:rsidP="00DA63EC">
      <w:pPr>
        <w:rPr>
          <w:rFonts w:ascii="FrankRuehl" w:hAnsi="FrankRuehl"/>
          <w:sz w:val="20"/>
          <w:rtl/>
        </w:rPr>
      </w:pPr>
      <w:del w:id="99760" w:author="מנוע מכני" w:date="2026-10-11T12:04:39Z">
        <w:r>
          <w:rPr>
            <w:rFonts w:ascii="FrankRuehl" w:hAnsi="FrankRuehl" w:hint="cs"/>
            <w:sz w:val="20"/>
            <w:rtl/>
          </w:rPr>
          <w:delText xml:space="preserve"> </w:delText>
        </w:r>
      </w:del>
      <w:r>
        <w:rPr>
          <w:rFonts w:ascii="FrankRuehl" w:hAnsi="FrankRuehl" w:hint="cs"/>
          <w:sz w:val="20"/>
          <w:rtl/>
        </w:rPr>
        <w:t xml:space="preserve">ד</w:t>
      </w:r>
      <w:r w:rsidRPr="00E92DCA">
        <w:rPr>
          <w:rFonts w:ascii="FrankRuehl" w:hAnsi="FrankRuehl"/>
          <w:sz w:val="20"/>
          <w:rtl/>
        </w:rPr>
        <w:t xml:space="preserve">לא התיר </w:t>
      </w:r>
      <w:ins w:id="90395" w:author="מנוע מכני" w:date="2026-10-11T12:04:39Z">
        <w:r>
          <w:rPr>
            <w:rStyle w:val="2fb"/>
            <w:rFonts w:ascii="FrankRuehl" w:hAnsi="FrankRuehl"/>
            <w:sz w:val="20"/>
            <w:rtl/>
          </w:rPr>
          <w:t xml:space="preserve">ר"א</w:t>
        </w:r>
      </w:ins>
      <w:del w:id="90396" w:author="מנוע מכני" w:date="2026-10-11T12:04:39Z">
        <w:r w:rsidRPr="00E92DCA">
          <w:rPr>
            <w:rFonts w:ascii="FrankRuehl" w:hAnsi="FrankRuehl"/>
            <w:sz w:val="20"/>
            <w:rtl/>
          </w:rPr>
          <w:delText xml:space="preserve">רבי אליעזר</w:delText>
        </w:r>
      </w:del>
      <w:r w:rsidRPr="00E92DCA">
        <w:rPr>
          <w:rFonts w:ascii="FrankRuehl" w:hAnsi="FrankRuehl"/>
          <w:sz w:val="20"/>
          <w:rtl/>
        </w:rPr>
        <w:t xml:space="preserve"> אלא שנים שנים, אבל אחד אחד </w:t>
      </w:r>
      <w:r w:rsidRPr="00E92DCA">
        <w:rPr>
          <w:rFonts w:ascii="FrankRuehl" w:hAnsi="FrankRuehl"/>
          <w:sz w:val="20"/>
          <w:rtl/>
        </w:rPr>
        <w:t xml:space="preserve">לא</w:t>
      </w:r>
      <w:r>
        <w:rPr>
          <w:rFonts w:ascii="FrankRuehl" w:hAnsi="FrankRuehl" w:hint="cs"/>
          <w:sz w:val="20"/>
          <w:rtl/>
        </w:rPr>
        <w:t xml:space="preserve">- </w:t>
      </w:r>
      <w:r>
        <w:rPr>
          <w:rFonts w:ascii="FrankRuehl" w:hAnsi="FrankRuehl" w:hint="cs"/>
          <w:sz w:val="20"/>
          <w:rtl/>
        </w:rPr>
        <w:t xml:space="preserve">א</w:t>
      </w:r>
      <w:r>
        <w:rPr>
          <w:rFonts w:ascii="FrankRuehl" w:hAnsi="FrankRuehl"/>
          <w:sz w:val="20"/>
          <w:rtl/>
        </w:rPr>
        <w:t>"</w:t>
      </w:r>
      <w:r>
        <w:rPr>
          <w:rFonts w:ascii="FrankRuehl" w:hAnsi="FrankRuehl" w:hint="cs"/>
          <w:sz w:val="20"/>
          <w:rtl/>
        </w:rPr>
        <w:t>ל</w:t>
      </w:r>
      <w:r w:rsidRPr="00E92DCA">
        <w:rPr>
          <w:rFonts w:ascii="FrankRuehl" w:hAnsi="FrankRuehl"/>
          <w:sz w:val="20"/>
          <w:rtl/>
        </w:rPr>
        <w:t xml:space="preserve"> </w:t>
      </w:r>
      <w:ins w:id="97197" w:author="מנוע מכני" w:date="2026-10-11T12:04:39Z">
        <w:r>
          <w:rPr>
            <w:rFonts w:ascii="FrankRuehl" w:hAnsi="FrankRuehl"/>
            <w:sz w:val="20"/>
            <w:rtl/>
          </w:rPr>
          <w:t xml:space="preserve">אני</w:t>
        </w:r>
      </w:ins>
      <w:del w:id="97198" w:author="מנוע מכני" w:date="2026-10-11T12:04:39Z">
        <w:r w:rsidRPr="00E92DCA">
          <w:rPr>
            <w:rFonts w:ascii="FrankRuehl" w:hAnsi="FrankRuehl"/>
            <w:sz w:val="20"/>
            <w:rtl/>
          </w:rPr>
          <w:delText xml:space="preserve">אנא</w:delText>
        </w:r>
      </w:del>
      <w:r w:rsidRPr="00E92DCA">
        <w:rPr>
          <w:rFonts w:ascii="FrankRuehl" w:hAnsi="FrankRuehl"/>
          <w:sz w:val="20"/>
          <w:rtl/>
        </w:rPr>
        <w:t xml:space="preserve"> תרתי </w:t>
      </w:r>
      <w:ins w:id="90223" w:author="Claude - סמנטי" w:date="2026-10-11T12:26:16Z">
        <w:r>
          <w:rPr>
            <w:rFonts w:ascii="FrankRuehl" w:hAnsi="FrankRuehl"/>
            <w:sz w:val="20"/>
            <w:rtl/>
          </w:rPr>
          <w:t xml:space="preserve">אומר</w:t>
        </w:r>
      </w:ins>
      <w:del w:id="90224" w:author="Claude - סמנטי" w:date="2026-10-11T12:26:16Z">
        <w:r w:rsidRPr="00E92DCA">
          <w:rPr>
            <w:rFonts w:ascii="FrankRuehl" w:hAnsi="FrankRuehl"/>
            <w:sz w:val="20"/>
            <w:rtl/>
          </w:rPr>
          <w:delText xml:space="preserve">קאמינא</w:delText>
        </w:r>
      </w:del>
      <w:r w:rsidRPr="00E92DCA">
        <w:rPr>
          <w:rFonts w:ascii="FrankRuehl" w:hAnsi="FrankRuehl"/>
          <w:sz w:val="20"/>
          <w:rtl/>
        </w:rPr>
        <w:t xml:space="preserve">.</w:t>
      </w:r>
    </w:p>
    <w:p w:rsidR="00DA63EC" w:rsidRDefault="00DA63EC" w:rsidP="00DA63EC">
      <w:pPr>
        <w:rPr>
          <w:rFonts w:ascii="FrankRuehl" w:hAnsi="FrankRuehl"/>
          <w:sz w:val="20"/>
          <w:rtl/>
        </w:rPr>
      </w:pPr>
    </w:p>
    <w:p>
      <w:pPr>
        <w:pStyle w:val="afffff8"/>
        <w:rPr>
          <w:ins w:id="90295" w:author="קלוד" w:date="2026-10-11T12:29:36Z"/>
        </w:rPr>
      </w:pPr>
      <w:ins w:id="90296" w:author="קלוד" w:date="2026-10-11T12:29:36Z">
        <w:r>
          <w:rPr>
            <w:color w:val="7B3F00"/>
          </w:rPr>
          <w:t xml:space="preserve">טבעת ע"ז שפרשו ארבעים וששים - ספיקה וספק ספיקה</w:t>
        </w:r>
      </w:ins>
    </w:p>
    <w:p>
      <w:pPr>
        <w:pStyle w:val="38"/>
        <w:rPr>
          <w:ins w:id="99762" w:author="מנוע מכני" w:date="2026-10-11T12:04:39Z"/>
        </w:rPr>
      </w:pPr>
      <w:del w:id="99761" w:author="מנוע מכני" w:date="2026-10-11T12:04:39Z">
        <w:r>
          <w:delText xml:space="preserve">•</w:delText>
        </w:r>
      </w:del>
      <w:r>
        <w:t xml:space="preserve"> </w:t>
      </w:r>
      <w:r>
        <w:t>ר</w:t>
      </w:r>
      <w:r w:rsidRPr="00E92DCA">
        <w:t xml:space="preserve">ב:</w:t>
      </w:r>
    </w:p>
    <w:p w:rsidR="00DA63EC" w:rsidRDefault="00DA63EC" w:rsidP="00DA63EC">
      <w:pPr>
        <w:rPr>
          <w:rFonts w:ascii="FrankRuehl" w:hAnsi="FrankRuehl"/>
          <w:sz w:val="20"/>
          <w:rtl/>
        </w:rPr>
      </w:pPr>
      <w:del w:id="99763"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טבעת של </w:t>
      </w:r>
      <w:ins w:id="95607" w:author="מנוע מכני" w:date="2026-10-11T12:04:39Z">
        <w:r>
          <w:rPr>
            <w:rFonts w:ascii="FrankRuehl" w:hAnsi="FrankRuehl"/>
            <w:sz w:val="20"/>
            <w:rtl/>
          </w:rPr>
          <w:t xml:space="preserve">ע"ז</w:t>
        </w:r>
      </w:ins>
      <w:del w:id="95608" w:author="מנוע מכני" w:date="2026-10-11T12:04:39Z">
        <w:r w:rsidRPr="00E92DCA">
          <w:rPr>
            <w:rFonts w:ascii="FrankRuehl" w:hAnsi="FrankRuehl"/>
            <w:sz w:val="20"/>
            <w:rtl/>
          </w:rPr>
          <w:delText xml:space="preserve">עבודת כוכבים</w:delText>
        </w:r>
      </w:del>
      <w:r w:rsidRPr="00E92DCA">
        <w:rPr>
          <w:rFonts w:ascii="FrankRuehl" w:hAnsi="FrankRuehl"/>
          <w:sz w:val="20"/>
          <w:rtl/>
        </w:rPr>
        <w:t xml:space="preserve"> שנתערבה במאה טבעות, ופרשו ארבעים למקום אחד וששים </w:t>
      </w:r>
      <w:r w:rsidRPr="00FE1B89">
        <w:rPr>
          <w:rFonts w:ascii="FrankRuehl" w:hAnsi="FrankRuehl"/>
          <w:spacing w:val="-6"/>
          <w:sz w:val="20"/>
          <w:rtl/>
        </w:rPr>
        <w:t>למקום אחר, אם פרשו ארבעים כולן למקום אחד - אין אוסרות, ששים למקום אחד - אוסרות.</w:t>
      </w:r>
    </w:p>
    <w:p w:rsidR="00DA63EC" w:rsidRPr="00FE1B89" w:rsidRDefault="00DA63EC" w:rsidP="00DA63EC">
      <w:pPr>
        <w:rPr>
          <w:rFonts w:ascii="FrankRuehl" w:hAnsi="FrankRuehl"/>
          <w:spacing w:val="-6"/>
          <w:sz w:val="20"/>
          <w:rtl/>
        </w:rPr>
      </w:pPr>
      <w:r w:rsidRPr="00FE1B89">
        <w:rPr>
          <w:rFonts w:ascii="FrankRuehl" w:hAnsi="FrankRuehl"/>
          <w:spacing w:val="-6"/>
          <w:sz w:val="20"/>
          <w:rtl/>
        </w:rPr>
        <w:t xml:space="preserve">כי אמריתה </w:t>
      </w:r>
      <w:ins w:id="93279" w:author="מנוע מכני" w:date="2026-10-11T12:04:39Z">
        <w:r>
          <w:rPr>
            <w:rFonts w:ascii="FrankRuehl" w:hAnsi="FrankRuehl"/>
            <w:spacing w:val="-6"/>
            <w:sz w:val="20"/>
            <w:rtl/>
          </w:rPr>
          <w:t xml:space="preserve">לפניו</w:t>
        </w:r>
      </w:ins>
      <w:del w:id="93280" w:author="מנוע מכני" w:date="2026-10-11T12:04:39Z">
        <w:r w:rsidRPr="00FE1B89">
          <w:rPr>
            <w:rFonts w:ascii="FrankRuehl" w:hAnsi="FrankRuehl"/>
            <w:spacing w:val="-6"/>
            <w:sz w:val="20"/>
            <w:rtl/>
          </w:rPr>
          <w:delText xml:space="preserve">קמיה</w:delText>
        </w:r>
      </w:del>
      <w:r w:rsidRPr="00FE1B89">
        <w:rPr>
          <w:rFonts w:ascii="FrankRuehl" w:hAnsi="FrankRuehl"/>
          <w:spacing w:val="-6"/>
          <w:sz w:val="20"/>
          <w:rtl/>
        </w:rPr>
        <w:t xml:space="preserve"> </w:t>
      </w:r>
      <w:r w:rsidRPr="00FE1B89">
        <w:rPr>
          <w:rStyle w:val="2fb"/>
          <w:rFonts w:ascii="FrankRuehl" w:hAnsi="FrankRuehl"/>
          <w:spacing w:val="-6"/>
          <w:sz w:val="20"/>
          <w:rtl/>
        </w:rPr>
        <w:t xml:space="preserve">דשמואל</w:t>
      </w:r>
      <w:r w:rsidRPr="00FE1B89">
        <w:rPr>
          <w:rFonts w:ascii="FrankRuehl" w:hAnsi="FrankRuehl"/>
          <w:spacing w:val="-6"/>
          <w:sz w:val="20"/>
          <w:rtl/>
        </w:rPr>
        <w:t xml:space="preserve">, </w:t>
      </w:r>
      <w:r w:rsidRPr="00FE1B89">
        <w:rPr>
          <w:rFonts w:ascii="FrankRuehl" w:hAnsi="FrankRuehl"/>
          <w:spacing w:val="-6"/>
          <w:sz w:val="20"/>
          <w:rtl/>
        </w:rPr>
        <w:t xml:space="preserve">א"ל</w:t>
      </w:r>
      <w:r w:rsidRPr="00FE1B89">
        <w:rPr>
          <w:rFonts w:ascii="FrankRuehl" w:hAnsi="FrankRuehl"/>
          <w:spacing w:val="-6"/>
          <w:sz w:val="20"/>
          <w:rtl/>
        </w:rPr>
        <w:t xml:space="preserve">: הנח </w:t>
      </w:r>
      <w:ins w:id="95609" w:author="מנוע מכני" w:date="2026-10-11T12:04:39Z">
        <w:r>
          <w:rPr>
            <w:rFonts w:ascii="FrankRuehl" w:hAnsi="FrankRuehl"/>
            <w:spacing w:val="-6"/>
            <w:sz w:val="20"/>
            <w:rtl/>
          </w:rPr>
          <w:t xml:space="preserve">לע"ז</w:t>
        </w:r>
      </w:ins>
      <w:del w:id="95610" w:author="מנוע מכני" w:date="2026-10-11T12:04:39Z">
        <w:r w:rsidRPr="00FE1B89">
          <w:rPr>
            <w:rFonts w:ascii="FrankRuehl" w:hAnsi="FrankRuehl"/>
            <w:spacing w:val="-6"/>
            <w:sz w:val="20"/>
            <w:rtl/>
          </w:rPr>
          <w:delText xml:space="preserve">לעבודת כוכבים</w:delText>
        </w:r>
      </w:del>
      <w:r w:rsidRPr="00FE1B89">
        <w:rPr>
          <w:rFonts w:ascii="FrankRuehl" w:hAnsi="FrankRuehl"/>
          <w:spacing w:val="-6"/>
          <w:sz w:val="20"/>
          <w:rtl/>
        </w:rPr>
        <w:t xml:space="preserve">, שספיקה וספק ספיקה אסורה עד סוף העולם.</w:t>
      </w:r>
    </w:p>
    <w:p>
      <w:pPr>
        <w:pStyle w:val="38"/>
        <w:rPr>
          <w:ins w:id="99764" w:author="מנוע מכני" w:date="2026-10-11T12:04:39Z"/>
        </w:rPr>
      </w:pPr>
      <w:r w:rsidRPr="00E92DCA">
        <w:t xml:space="preserve">מיתיבי:</w:t>
      </w:r>
    </w:p>
    <w:p w:rsidR="00DA63EC" w:rsidRDefault="00DA63EC" w:rsidP="00DA63EC">
      <w:pPr>
        <w:rPr>
          <w:rFonts w:ascii="FrankRuehl" w:hAnsi="FrankRuehl"/>
          <w:sz w:val="20"/>
          <w:rtl/>
        </w:rPr>
      </w:pPr>
      <w:del w:id="99765"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ספק </w:t>
      </w:r>
      <w:ins w:id="95611" w:author="מנוע מכני" w:date="2026-10-11T12:04:39Z">
        <w:r>
          <w:rPr>
            <w:rFonts w:ascii="FrankRuehl" w:hAnsi="FrankRuehl"/>
            <w:sz w:val="20"/>
            <w:rtl/>
          </w:rPr>
          <w:t xml:space="preserve">ע"ז</w:t>
        </w:r>
      </w:ins>
      <w:del w:id="95612" w:author="מנוע מכני" w:date="2026-10-11T12:04:39Z">
        <w:r w:rsidRPr="00E92DCA">
          <w:rPr>
            <w:rFonts w:ascii="FrankRuehl" w:hAnsi="FrankRuehl"/>
            <w:sz w:val="20"/>
            <w:rtl/>
          </w:rPr>
          <w:delText xml:space="preserve">עבודת כוכבים</w:delText>
        </w:r>
      </w:del>
      <w:r w:rsidRPr="00E92DCA">
        <w:rPr>
          <w:rFonts w:ascii="FrankRuehl" w:hAnsi="FrankRuehl"/>
          <w:sz w:val="20"/>
          <w:rtl/>
        </w:rPr>
        <w:t xml:space="preserve"> אסורה, וספק ספיקה מותרת</w:t>
      </w:r>
      <w:ins w:id="94817" w:author="מנוע מכני" w:date="2026-10-11T12:04:39Z">
        <w:r>
          <w:rPr>
            <w:rFonts w:ascii="FrankRuehl" w:hAnsi="FrankRuehl"/>
            <w:sz w:val="20"/>
            <w:rtl/>
          </w:rPr>
          <w:t xml:space="preserve">,</w:t>
        </w:r>
      </w:ins>
      <w:del w:id="94818"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כיצד? כוס של </w:t>
      </w:r>
      <w:ins w:id="95613" w:author="מנוע מכני" w:date="2026-10-11T12:04:39Z">
        <w:r>
          <w:rPr>
            <w:rFonts w:ascii="FrankRuehl" w:hAnsi="FrankRuehl"/>
            <w:sz w:val="20"/>
            <w:rtl/>
          </w:rPr>
          <w:t xml:space="preserve">ע"ז</w:t>
        </w:r>
      </w:ins>
      <w:del w:id="95614" w:author="מנוע מכני" w:date="2026-10-11T12:04:39Z">
        <w:r w:rsidRPr="00E92DCA">
          <w:rPr>
            <w:rFonts w:ascii="FrankRuehl" w:hAnsi="FrankRuehl"/>
            <w:sz w:val="20"/>
            <w:rtl/>
          </w:rPr>
          <w:delText xml:space="preserve">עבודת כוכבים</w:delText>
        </w:r>
      </w:del>
      <w:r w:rsidRPr="00E92DCA">
        <w:rPr>
          <w:rFonts w:ascii="FrankRuehl" w:hAnsi="FrankRuehl"/>
          <w:sz w:val="20"/>
          <w:rtl/>
        </w:rPr>
        <w:t xml:space="preserve"> </w:t>
      </w:r>
      <w:r w:rsidRPr="00FE1B89">
        <w:rPr>
          <w:rFonts w:ascii="FrankRuehl" w:hAnsi="FrankRuehl"/>
          <w:spacing w:val="-4"/>
          <w:sz w:val="20"/>
          <w:rtl/>
        </w:rPr>
        <w:t>שנפל לאוצר מלא כוסות - כולן אסורין, פירש אחד מהן לריבוא ומריבוא לריבוא - מותרין!</w:t>
      </w:r>
    </w:p>
    <w:p>
      <w:pPr>
        <w:pStyle w:val="38"/>
        <w:rPr>
          <w:ins w:id="99766" w:author="מנוע מכני" w:date="2026-10-11T12:04:39Z"/>
        </w:rPr>
      </w:pPr>
      <w:r w:rsidRPr="00E92DCA">
        <w:t xml:space="preserve">תנאי היא</w:t>
      </w:r>
      <w:ins w:id="94819" w:author="מנוע מכני" w:date="2026-10-11T12:04:39Z">
        <w:r>
          <w:t xml:space="preserve">,</w:t>
        </w:r>
      </w:ins>
      <w:del w:id="94820" w:author="מנוע מכני" w:date="2026-10-11T12:04:39Z">
        <w:r w:rsidRPr="00E92DCA">
          <w:delText xml:space="preserve">;</w:delText>
        </w:r>
      </w:del>
      <w:r w:rsidRPr="00E92DCA">
        <w:t xml:space="preserve"> </w:t>
      </w:r>
      <w:r w:rsidRPr="00E92DCA">
        <w:t xml:space="preserve">דתניא</w:t>
      </w:r>
      <w:r w:rsidRPr="00E92DCA">
        <w:t xml:space="preserve">, ר</w:t>
      </w:r>
      <w:r>
        <w:t>"</w:t>
      </w:r>
      <w:r>
        <w:t xml:space="preserve">י</w:t>
      </w:r>
      <w:del w:id="101686" w:author="מנוע מכני" w:date="2026-10-11T12:04:39Z">
        <w:r>
          <w:delText xml:space="preserve"> אומר</w:delText>
        </w:r>
      </w:del>
      <w:r w:rsidRPr="00E92DCA">
        <w:t xml:space="preserve">:</w:t>
      </w:r>
    </w:p>
    <w:p w:rsidR="00DA63EC" w:rsidRDefault="00DA63EC" w:rsidP="00DA63EC">
      <w:pPr>
        <w:rPr>
          <w:rFonts w:ascii="FrankRuehl" w:hAnsi="FrankRuehl"/>
          <w:sz w:val="20"/>
          <w:rtl/>
        </w:rPr>
      </w:pPr>
      <w:del w:id="99767"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רימוני באדן אוסרין בכל שהוא, כיצד? נפל אחד מהן לתוך ריבוא ומריבוא לריבוא - אסורין</w:t>
      </w:r>
      <w:ins w:id="94821" w:author="מנוע מכני" w:date="2026-10-11T12:04:39Z">
        <w:r>
          <w:rPr>
            <w:rFonts w:ascii="FrankRuehl" w:hAnsi="FrankRuehl"/>
            <w:sz w:val="20"/>
            <w:rtl/>
          </w:rPr>
          <w:t xml:space="preserve">,</w:t>
        </w:r>
      </w:ins>
      <w:del w:id="94822"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pPr>
        <w:pStyle w:val="38"/>
        <w:rPr>
          <w:ins w:id="99768" w:author="מנוע מכני" w:date="2026-10-11T12:04:39Z"/>
        </w:rPr>
      </w:pPr>
      <w:r>
        <w:t>רשב</w:t>
      </w:r>
      <w:r>
        <w:t>"</w:t>
      </w:r>
      <w:r>
        <w:t>י מ</w:t>
      </w:r>
      <w:r w:rsidRPr="00E92DCA">
        <w:t xml:space="preserve">ר"ש:</w:t>
      </w:r>
    </w:p>
    <w:p w:rsidR="00DA63EC" w:rsidRDefault="00DA63EC" w:rsidP="00DA63EC">
      <w:pPr>
        <w:rPr>
          <w:rFonts w:ascii="FrankRuehl" w:hAnsi="FrankRuehl"/>
          <w:sz w:val="20"/>
          <w:rtl/>
        </w:rPr>
      </w:pPr>
      <w:del w:id="99769"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לריבוא - אסורין, ומריבוא לשלשה ומשלשה למקום אחר - מותר.</w:t>
      </w:r>
    </w:p>
    <w:p w:rsidR="00DA63EC" w:rsidRDefault="00DA63EC" w:rsidP="00DA63EC">
      <w:pPr>
        <w:rPr>
          <w:rFonts w:ascii="FrankRuehl" w:hAnsi="FrankRuehl"/>
          <w:sz w:val="20"/>
          <w:rtl/>
        </w:rPr>
      </w:pPr>
      <w:r w:rsidRPr="00E92DCA">
        <w:rPr>
          <w:rStyle w:val="2fb"/>
          <w:rFonts w:ascii="FrankRuehl" w:hAnsi="FrankRuehl"/>
          <w:sz w:val="20"/>
          <w:rtl/>
        </w:rPr>
        <w:t xml:space="preserve">שמואל</w:t>
      </w:r>
      <w:r w:rsidRPr="00E92DCA">
        <w:rPr>
          <w:rFonts w:ascii="FrankRuehl" w:hAnsi="FrankRuehl"/>
          <w:sz w:val="20"/>
          <w:rtl/>
        </w:rPr>
        <w:t xml:space="preserve"> </w:t>
      </w:r>
      <w:r>
        <w:rPr>
          <w:rStyle w:val="2fb"/>
          <w:rFonts w:ascii="FrankRuehl" w:hAnsi="FrankRuehl" w:hint="cs"/>
          <w:sz w:val="20"/>
          <w:rtl/>
        </w:rPr>
        <w:t>כר</w:t>
      </w:r>
      <w:r>
        <w:rPr>
          <w:rStyle w:val="2fb"/>
          <w:rFonts w:ascii="FrankRuehl" w:hAnsi="FrankRuehl"/>
          <w:sz w:val="20"/>
          <w:rtl/>
        </w:rPr>
        <w:t>"</w:t>
      </w:r>
      <w:r>
        <w:rPr>
          <w:rStyle w:val="2fb"/>
          <w:rFonts w:ascii="FrankRuehl" w:hAnsi="FrankRuehl" w:hint="cs"/>
          <w:sz w:val="20"/>
          <w:rtl/>
        </w:rPr>
        <w:t xml:space="preserve">י</w:t>
      </w:r>
      <w:r>
        <w:rPr>
          <w:rFonts w:ascii="FrankRuehl" w:hAnsi="FrankRuehl" w:hint="cs"/>
          <w:sz w:val="20"/>
          <w:rtl/>
        </w:rPr>
        <w:t xml:space="preserve"> </w:t>
      </w:r>
      <w:ins w:id="90397" w:author="מנוע מכני" w:date="2026-10-11T12:04:39Z">
        <w:r>
          <w:rPr>
            <w:rFonts w:ascii="FrankRuehl" w:hAnsi="FrankRuehl"/>
            <w:sz w:val="20"/>
            <w:rtl/>
          </w:rPr>
          <w:t xml:space="preserve">אפי'</w:t>
        </w:r>
      </w:ins>
      <w:del w:id="90398" w:author="מנוע מכני" w:date="2026-10-11T12:04:39Z">
        <w:r w:rsidRPr="00E92DCA">
          <w:rPr>
            <w:rFonts w:ascii="FrankRuehl" w:hAnsi="FrankRuehl"/>
            <w:sz w:val="20"/>
            <w:rtl/>
          </w:rPr>
          <w:delText xml:space="preserve">אפילו</w:delText>
        </w:r>
      </w:del>
      <w:r w:rsidRPr="00E92DCA">
        <w:rPr>
          <w:rFonts w:ascii="FrankRuehl" w:hAnsi="FrankRuehl"/>
          <w:sz w:val="20"/>
          <w:rtl/>
        </w:rPr>
        <w:t xml:space="preserve"> בשאר איסורים אסור</w:t>
      </w:r>
      <w:r>
        <w:rPr>
          <w:rFonts w:ascii="FrankRuehl" w:hAnsi="FrankRuehl"/>
          <w:sz w:val="20"/>
          <w:rtl/>
        </w:rPr>
        <w:t>!</w:t>
      </w:r>
    </w:p>
    <w:p w:rsidR="00DA63EC" w:rsidRDefault="00DA63EC" w:rsidP="00DA63EC">
      <w:pPr>
        <w:rPr>
          <w:rFonts w:ascii="FrankRuehl" w:hAnsi="FrankRuehl"/>
          <w:sz w:val="20"/>
          <w:rtl/>
        </w:rPr>
      </w:pPr>
      <w:ins w:id="95989" w:author="מנוע מכני" w:date="2026-10-11T12:04:39Z">
        <w:r>
          <w:rPr>
            <w:rFonts w:ascii="FrankRuehl" w:hAnsi="FrankRuehl"/>
            <w:sz w:val="20"/>
            <w:rtl/>
          </w:rPr>
          <w:t xml:space="preserve">אם </w:t>
        </w:r>
      </w:ins>
      <w:del w:id="95990" w:author="מנוע מכני" w:date="2026-10-11T12:04:39Z">
        <w:r w:rsidRPr="00E92DCA">
          <w:rPr>
            <w:rFonts w:ascii="FrankRuehl" w:hAnsi="FrankRuehl"/>
            <w:sz w:val="20"/>
            <w:rtl/>
          </w:rPr>
          <w:delText xml:space="preserve">אי </w:delText>
        </w:r>
      </w:del>
      <w:r w:rsidRPr="00E92DCA">
        <w:rPr>
          <w:rStyle w:val="2fb"/>
          <w:rFonts w:ascii="FrankRuehl" w:hAnsi="FrankRuehl"/>
          <w:sz w:val="20"/>
          <w:rtl/>
        </w:rPr>
        <w:t xml:space="preserve">כר"ש</w:t>
      </w:r>
      <w:r w:rsidRPr="00E92DCA">
        <w:rPr>
          <w:rFonts w:ascii="FrankRuehl" w:hAnsi="FrankRuehl"/>
          <w:sz w:val="20"/>
          <w:rtl/>
        </w:rPr>
        <w:t xml:space="preserve">, </w:t>
      </w:r>
      <w:ins w:id="90399" w:author="מנוע מכני" w:date="2026-10-11T12:04:39Z">
        <w:r>
          <w:rPr>
            <w:rFonts w:ascii="FrankRuehl" w:hAnsi="FrankRuehl"/>
            <w:sz w:val="20"/>
            <w:rtl/>
          </w:rPr>
          <w:t xml:space="preserve">אפי'</w:t>
        </w:r>
      </w:ins>
      <w:del w:id="90400" w:author="מנוע מכני" w:date="2026-10-11T12:04:39Z">
        <w:r w:rsidRPr="00E92DCA">
          <w:rPr>
            <w:rFonts w:ascii="FrankRuehl" w:hAnsi="FrankRuehl"/>
            <w:sz w:val="20"/>
            <w:rtl/>
          </w:rPr>
          <w:delText xml:space="preserve">אפילו</w:delText>
        </w:r>
      </w:del>
      <w:r w:rsidRPr="00E92DCA">
        <w:rPr>
          <w:rFonts w:ascii="FrankRuehl" w:hAnsi="FrankRuehl"/>
          <w:sz w:val="20"/>
          <w:rtl/>
        </w:rPr>
        <w:t xml:space="preserve"> בעבודת כוכבים </w:t>
      </w:r>
      <w:ins w:id="91525" w:author="מנוע מכני" w:date="2026-10-11T12:04:39Z">
        <w:r>
          <w:rPr>
            <w:rFonts w:ascii="FrankRuehl" w:hAnsi="FrankRuehl"/>
            <w:sz w:val="20"/>
            <w:rtl/>
          </w:rPr>
          <w:t xml:space="preserve">גם</w:t>
        </w:r>
      </w:ins>
      <w:del w:id="91526" w:author="מנוע מכני" w:date="2026-10-11T12:04:39Z">
        <w:r w:rsidRPr="00E92DCA">
          <w:rPr>
            <w:rFonts w:ascii="FrankRuehl" w:hAnsi="FrankRuehl"/>
            <w:sz w:val="20"/>
            <w:rtl/>
          </w:rPr>
          <w:delText xml:space="preserve">נמי</w:delText>
        </w:r>
      </w:del>
      <w:r w:rsidRPr="00E92DCA">
        <w:rPr>
          <w:rFonts w:ascii="FrankRuehl" w:hAnsi="FrankRuehl"/>
          <w:sz w:val="20"/>
          <w:rtl/>
        </w:rPr>
        <w:t xml:space="preserve"> שרי</w:t>
      </w:r>
      <w:r>
        <w:rPr>
          <w:rFonts w:ascii="FrankRuehl" w:hAnsi="FrankRuehl"/>
          <w:sz w:val="20"/>
          <w:rtl/>
        </w:rPr>
        <w:t>!</w:t>
      </w:r>
    </w:p>
    <w:p w:rsidR="00DA63EC" w:rsidRDefault="00DA63EC" w:rsidP="00DA63EC">
      <w:pPr>
        <w:rPr>
          <w:rFonts w:ascii="FrankRuehl" w:hAnsi="FrankRuehl"/>
          <w:sz w:val="20"/>
          <w:rtl/>
        </w:rPr>
      </w:pPr>
      <w:r w:rsidRPr="00E92DCA">
        <w:rPr>
          <w:rFonts w:ascii="FrankRuehl" w:hAnsi="FrankRuehl"/>
          <w:sz w:val="20"/>
          <w:rtl/>
        </w:rPr>
        <w:t xml:space="preserve">וכי </w:t>
      </w:r>
      <w:ins w:id="96691" w:author="מנוע מכני" w:date="2026-10-11T12:04:39Z">
        <w:r>
          <w:rPr>
            <w:rFonts w:ascii="FrankRuehl" w:hAnsi="FrankRuehl"/>
            <w:sz w:val="20"/>
            <w:rtl/>
          </w:rPr>
          <w:t xml:space="preserve">תאמר</w:t>
        </w:r>
      </w:ins>
      <w:del w:id="96692" w:author="מנוע מכני" w:date="2026-10-11T12:04:39Z">
        <w:r w:rsidRPr="00E92DCA">
          <w:rPr>
            <w:rFonts w:ascii="FrankRuehl" w:hAnsi="FrankRuehl"/>
            <w:sz w:val="20"/>
            <w:rtl/>
          </w:rPr>
          <w:delText xml:space="preserve">תימא</w:delText>
        </w:r>
      </w:del>
      <w:r w:rsidRPr="00E92DCA">
        <w:rPr>
          <w:rFonts w:ascii="FrankRuehl" w:hAnsi="FrankRuehl"/>
          <w:sz w:val="20"/>
          <w:rtl/>
        </w:rPr>
        <w:t xml:space="preserve">, שאני </w:t>
      </w:r>
      <w:ins w:id="93281" w:author="מנוע מכני" w:date="2026-10-11T12:04:39Z">
        <w:r>
          <w:rPr>
            <w:rFonts w:ascii="FrankRuehl" w:hAnsi="FrankRuehl"/>
            <w:sz w:val="20"/>
            <w:rtl/>
          </w:rPr>
          <w:t xml:space="preserve">לו</w:t>
        </w:r>
      </w:ins>
      <w:del w:id="93282"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 </w:t>
      </w:r>
      <w:r w:rsidRPr="00E92DCA">
        <w:rPr>
          <w:rStyle w:val="2fb"/>
          <w:rFonts w:ascii="FrankRuehl" w:hAnsi="FrankRuehl"/>
          <w:sz w:val="20"/>
          <w:rtl/>
        </w:rPr>
        <w:t xml:space="preserve">לר"ש</w:t>
      </w:r>
      <w:r w:rsidRPr="00E92DCA">
        <w:rPr>
          <w:rFonts w:ascii="FrankRuehl" w:hAnsi="FrankRuehl"/>
          <w:sz w:val="20"/>
          <w:rtl/>
        </w:rPr>
        <w:t xml:space="preserve"> בין </w:t>
      </w:r>
      <w:ins w:id="95615" w:author="מנוע מכני" w:date="2026-10-11T12:04:39Z">
        <w:r>
          <w:rPr>
            <w:rFonts w:ascii="FrankRuehl" w:hAnsi="FrankRuehl"/>
            <w:sz w:val="20"/>
            <w:rtl/>
          </w:rPr>
          <w:t xml:space="preserve">ע"ז</w:t>
        </w:r>
      </w:ins>
      <w:del w:id="95616" w:author="מנוע מכני" w:date="2026-10-11T12:04:39Z">
        <w:r w:rsidRPr="00E92DCA">
          <w:rPr>
            <w:rFonts w:ascii="FrankRuehl" w:hAnsi="FrankRuehl"/>
            <w:sz w:val="20"/>
            <w:rtl/>
          </w:rPr>
          <w:delText xml:space="preserve">עבודת כוכבים</w:delText>
        </w:r>
      </w:del>
      <w:r w:rsidRPr="00E92DCA">
        <w:rPr>
          <w:rFonts w:ascii="FrankRuehl" w:hAnsi="FrankRuehl"/>
          <w:sz w:val="20"/>
          <w:rtl/>
        </w:rPr>
        <w:t xml:space="preserve"> לשאר איסורים, </w:t>
      </w:r>
    </w:p>
    <w:p>
      <w:pPr>
        <w:pStyle w:val="38"/>
        <w:rPr>
          <w:ins w:id="99770" w:author="מנוע מכני" w:date="2026-10-11T12:04:39Z"/>
        </w:rPr>
      </w:pPr>
      <w:r w:rsidRPr="00E92DCA">
        <w:t xml:space="preserve">אלא הא </w:t>
      </w:r>
      <w:r w:rsidRPr="00E92DCA">
        <w:t xml:space="preserve">דתניא</w:t>
      </w:r>
      <w:r w:rsidRPr="00E92DCA">
        <w:t xml:space="preserve">:</w:t>
      </w:r>
    </w:p>
    <w:p w:rsidR="00DA63EC" w:rsidRDefault="00DA63EC" w:rsidP="00DA63EC">
      <w:pPr>
        <w:rPr>
          <w:rFonts w:ascii="FrankRuehl" w:hAnsi="FrankRuehl"/>
          <w:sz w:val="20"/>
          <w:rtl/>
        </w:rPr>
      </w:pPr>
      <w:del w:id="99771"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ספק </w:t>
      </w:r>
      <w:ins w:id="95617" w:author="מנוע מכני" w:date="2026-10-11T12:04:39Z">
        <w:r>
          <w:rPr>
            <w:rFonts w:ascii="FrankRuehl" w:hAnsi="FrankRuehl"/>
            <w:sz w:val="20"/>
            <w:rtl/>
          </w:rPr>
          <w:t xml:space="preserve">ע"ז</w:t>
        </w:r>
      </w:ins>
      <w:del w:id="95618" w:author="מנוע מכני" w:date="2026-10-11T12:04:39Z">
        <w:r w:rsidRPr="00E92DCA">
          <w:rPr>
            <w:rFonts w:ascii="FrankRuehl" w:hAnsi="FrankRuehl"/>
            <w:sz w:val="20"/>
            <w:rtl/>
          </w:rPr>
          <w:delText xml:space="preserve">עבודת כוכבים</w:delText>
        </w:r>
      </w:del>
      <w:r w:rsidRPr="00E92DCA">
        <w:rPr>
          <w:rFonts w:ascii="FrankRuehl" w:hAnsi="FrankRuehl"/>
          <w:sz w:val="20"/>
          <w:rtl/>
        </w:rPr>
        <w:t xml:space="preserve"> אסורה, וספק ספיקה מותרת, מני? </w:t>
      </w:r>
      <w:r w:rsidRPr="00E92DCA">
        <w:rPr>
          <w:rFonts w:ascii="FrankRuehl" w:hAnsi="FrankRuehl"/>
          <w:sz w:val="20"/>
          <w:rtl/>
        </w:rPr>
        <w:t xml:space="preserve">לא</w:t>
      </w:r>
      <w:r w:rsidRPr="00E92DCA">
        <w:rPr>
          <w:rFonts w:ascii="FrankRuehl" w:hAnsi="FrankRuehl"/>
          <w:sz w:val="20"/>
          <w:rtl/>
        </w:rPr>
        <w:t xml:space="preserve"> </w:t>
      </w:r>
      <w:r w:rsidRPr="00E92DCA">
        <w:rPr>
          <w:rStyle w:val="2fb"/>
          <w:rFonts w:ascii="FrankRuehl" w:hAnsi="FrankRuehl"/>
          <w:sz w:val="20"/>
          <w:rtl/>
        </w:rPr>
        <w:t xml:space="preserve">ר</w:t>
      </w:r>
      <w:r>
        <w:rPr>
          <w:rStyle w:val="2fb"/>
          <w:rFonts w:ascii="FrankRuehl" w:hAnsi="FrankRuehl"/>
          <w:sz w:val="20"/>
          <w:rtl/>
        </w:rPr>
        <w:t>"</w:t>
      </w:r>
      <w:r>
        <w:rPr>
          <w:rStyle w:val="2fb"/>
          <w:rFonts w:ascii="FrankRuehl" w:hAnsi="FrankRuehl" w:hint="cs"/>
          <w:sz w:val="20"/>
          <w:rtl/>
        </w:rPr>
        <w:t xml:space="preserve">י</w:t>
      </w:r>
      <w:r>
        <w:rPr>
          <w:rFonts w:ascii="FrankRuehl" w:hAnsi="FrankRuehl" w:hint="cs"/>
          <w:sz w:val="20"/>
          <w:rtl/>
        </w:rPr>
        <w:t xml:space="preserve"> ולא </w:t>
      </w:r>
      <w:r>
        <w:rPr>
          <w:rStyle w:val="2fb"/>
          <w:rFonts w:ascii="FrankRuehl" w:hAnsi="FrankRuehl" w:hint="cs"/>
          <w:sz w:val="20"/>
          <w:rtl/>
        </w:rPr>
        <w:t xml:space="preserve">ר</w:t>
      </w:r>
      <w:r>
        <w:rPr>
          <w:rStyle w:val="2fb"/>
          <w:rFonts w:ascii="FrankRuehl" w:hAnsi="FrankRuehl"/>
          <w:sz w:val="20"/>
          <w:rtl/>
        </w:rPr>
        <w:t>"</w:t>
      </w:r>
      <w:r>
        <w:rPr>
          <w:rStyle w:val="2fb"/>
          <w:rFonts w:ascii="FrankRuehl" w:hAnsi="FrankRuehl" w:hint="cs"/>
          <w:sz w:val="20"/>
          <w:rtl/>
        </w:rPr>
        <w:t xml:space="preserve">ש</w:t>
      </w:r>
      <w:r>
        <w:rPr>
          <w:rFonts w:ascii="FrankRuehl" w:hAnsi="FrankRuehl" w:hint="cs"/>
          <w:sz w:val="20"/>
          <w:rtl/>
        </w:rPr>
        <w:t xml:space="preserve"> </w:t>
      </w:r>
    </w:p>
    <w:p w:rsidR="00DA63EC" w:rsidRDefault="00DA63EC" w:rsidP="00DA63EC">
      <w:pPr>
        <w:pStyle w:val="affffb"/>
        <w:rPr>
          <w:rtl/>
        </w:rPr>
      </w:pPr>
      <w:r>
        <w:rPr>
          <w:rtl/>
        </w:rPr>
        <w:t xml:space="preserve">- </w:t>
      </w:r>
      <w:r w:rsidRPr="00E92DCA">
        <w:rPr>
          <w:rtl/>
        </w:rPr>
        <w:t xml:space="preserve">לעולם </w:t>
      </w:r>
      <w:ins w:id="90401" w:author="מנוע מכני" w:date="2026-10-11T12:04:39Z">
        <w:r>
          <w:rPr>
            <w:rStyle w:val="2fb"/>
            <w:rtl/>
          </w:rPr>
          <w:t xml:space="preserve">ר"ש</w:t>
        </w:r>
      </w:ins>
      <w:del w:id="90402" w:author="מנוע מכני" w:date="2026-10-11T12:04:39Z">
        <w:r w:rsidRPr="00E92DCA">
          <w:rPr>
            <w:rtl/>
          </w:rPr>
          <w:delText xml:space="preserve">רבי שמעון</w:delText>
        </w:r>
      </w:del>
      <w:r w:rsidRPr="00E92DCA">
        <w:rPr>
          <w:rtl/>
        </w:rPr>
        <w:t xml:space="preserve">, </w:t>
      </w:r>
      <w:r w:rsidRPr="00E92DCA">
        <w:rPr>
          <w:rStyle w:val="2fb"/>
          <w:rtl/>
        </w:rPr>
        <w:t xml:space="preserve">ושמואל</w:t>
      </w:r>
      <w:r w:rsidRPr="00E92DCA">
        <w:rPr>
          <w:rtl/>
        </w:rPr>
        <w:t xml:space="preserve"> סבר לה כר' יהודה </w:t>
      </w:r>
      <w:ins w:id="96695" w:author="מנוע מכני" w:date="2026-10-11T12:04:39Z">
        <w:r>
          <w:rPr>
            <w:rtl/>
          </w:rPr>
          <w:t xml:space="preserve">באחת</w:t>
        </w:r>
      </w:ins>
      <w:del w:id="96696" w:author="מנוע מכני" w:date="2026-10-11T12:04:39Z">
        <w:r w:rsidRPr="00E92DCA">
          <w:rPr>
            <w:rtl/>
          </w:rPr>
          <w:delText xml:space="preserve">בחדא</w:delText>
        </w:r>
      </w:del>
      <w:r w:rsidRPr="00E92DCA">
        <w:rPr>
          <w:rtl/>
        </w:rPr>
        <w:t xml:space="preserve"> </w:t>
      </w:r>
      <w:ins w:id="96693" w:author="מנוע מכני" w:date="2026-10-11T12:04:39Z">
        <w:r>
          <w:rPr>
            <w:rtl/>
          </w:rPr>
          <w:t xml:space="preserve">וחולק</w:t>
        </w:r>
      </w:ins>
      <w:del w:id="96694" w:author="מנוע מכני" w:date="2026-10-11T12:04:39Z">
        <w:r w:rsidRPr="00E92DCA">
          <w:rPr>
            <w:rtl/>
          </w:rPr>
          <w:delText xml:space="preserve">ופליג</w:delText>
        </w:r>
      </w:del>
      <w:r w:rsidRPr="00E92DCA">
        <w:rPr>
          <w:rtl/>
        </w:rPr>
        <w:t xml:space="preserve"> </w:t>
      </w:r>
      <w:ins w:id="93283" w:author="מנוע מכני" w:date="2026-10-11T12:04:39Z">
        <w:r>
          <w:rPr>
            <w:rtl/>
          </w:rPr>
          <w:t xml:space="preserve">עליו</w:t>
        </w:r>
      </w:ins>
      <w:del w:id="93284" w:author="מנוע מכני" w:date="2026-10-11T12:04:39Z">
        <w:r w:rsidRPr="00E92DCA">
          <w:rPr>
            <w:rtl/>
          </w:rPr>
          <w:delText xml:space="preserve">עליה</w:delText>
        </w:r>
      </w:del>
      <w:r w:rsidRPr="00E92DCA">
        <w:rPr>
          <w:rtl/>
        </w:rPr>
        <w:t xml:space="preserve"> </w:t>
      </w:r>
      <w:ins w:id="96697" w:author="מנוע מכני" w:date="2026-10-11T12:04:39Z">
        <w:r>
          <w:rPr>
            <w:rtl/>
          </w:rPr>
          <w:t xml:space="preserve">באחת</w:t>
        </w:r>
      </w:ins>
      <w:del w:id="96698" w:author="מנוע מכני" w:date="2026-10-11T12:04:39Z">
        <w:r w:rsidRPr="00E92DCA">
          <w:rPr>
            <w:rtl/>
          </w:rPr>
          <w:delText xml:space="preserve">בחדא</w:delText>
        </w:r>
      </w:del>
      <w:r w:rsidRPr="00E92DCA">
        <w:rPr>
          <w:rtl/>
        </w:rPr>
        <w:t xml:space="preserve">.</w:t>
      </w:r>
    </w:p>
    <w:p w:rsidR="00DA63EC" w:rsidRDefault="00DA63EC" w:rsidP="00DA63EC">
      <w:pPr>
        <w:pStyle w:val="afff3"/>
        <w:framePr w:wrap="around"/>
        <w:rPr>
          <w:rtl/>
        </w:rPr>
      </w:pPr>
      <w:r>
        <w:rPr>
          <w:rFonts w:hint="cs"/>
          <w:rtl/>
        </w:rPr>
        <w:t>עד:</w:t>
      </w:r>
    </w:p>
    <w:p>
      <w:pPr>
        <w:pStyle w:val="38"/>
        <w:rPr>
          <w:ins w:id="99773" w:author="מנוע מכני" w:date="2026-10-11T12:04:39Z"/>
        </w:rPr>
      </w:pPr>
      <w:del w:id="99772" w:author="מנוע מכני" w:date="2026-10-11T12:04:39Z">
        <w:r w:rsidRPr="00326121">
          <w:delText xml:space="preserve">•</w:delText>
        </w:r>
      </w:del>
      <w:r w:rsidRPr="00326121">
        <w:t xml:space="preserve"> </w:t>
      </w:r>
      <w:r w:rsidRPr="00326121">
        <w:t xml:space="preserve">אמר</w:t>
      </w:r>
      <w:r w:rsidRPr="00326121">
        <w:t xml:space="preserve"> מר:</w:t>
      </w:r>
    </w:p>
    <w:p w:rsidR="00DA63EC" w:rsidRDefault="00DA63EC" w:rsidP="00DA63EC">
      <w:pPr>
        <w:rPr>
          <w:rFonts w:ascii="FrankRuehl" w:hAnsi="FrankRuehl"/>
          <w:b/>
          <w:bCs/>
          <w:sz w:val="20"/>
          <w:rtl/>
        </w:rPr>
      </w:pPr>
      <w:del w:id="99774" w:author="מנוע מכני" w:date="2026-10-11T12:04:39Z">
        <w:r w:rsidRPr="00326121">
          <w:rPr>
            <w:rFonts w:ascii="FrankRuehl" w:hAnsi="FrankRuehl"/>
            <w:b/>
            <w:bCs/>
            <w:sz w:val="20"/>
            <w:rtl/>
          </w:rPr>
          <w:delText xml:space="preserve"> </w:delText>
        </w:r>
      </w:del>
      <w:r w:rsidRPr="00326121">
        <w:rPr>
          <w:rFonts w:ascii="FrankRuehl" w:hAnsi="FrankRuehl"/>
          <w:b/>
          <w:bCs/>
          <w:sz w:val="20"/>
          <w:rtl/>
        </w:rPr>
        <w:t xml:space="preserve">מריבוא לשלשה ומשלשה למקום אחר - מותר.</w:t>
      </w:r>
    </w:p>
    <w:p w:rsidR="00DA63EC" w:rsidRDefault="00DA63EC" w:rsidP="00DA63EC">
      <w:pPr>
        <w:rPr>
          <w:rFonts w:ascii="FrankRuehl" w:hAnsi="FrankRuehl"/>
          <w:b/>
          <w:bCs/>
          <w:sz w:val="20"/>
          <w:rtl/>
        </w:rPr>
      </w:pPr>
      <w:r w:rsidRPr="00E92DCA">
        <w:rPr>
          <w:rFonts w:ascii="FrankRuehl" w:hAnsi="FrankRuehl"/>
          <w:sz w:val="20"/>
          <w:rtl/>
        </w:rPr>
        <w:t xml:space="preserve">שלשה? </w:t>
      </w:r>
      <w:ins w:id="91531" w:author="מנוע מכני" w:date="2026-10-11T12:04:39Z">
        <w:r>
          <w:rPr>
            <w:rFonts w:ascii="FrankRuehl" w:hAnsi="FrankRuehl"/>
            <w:sz w:val="20"/>
            <w:rtl/>
          </w:rPr>
          <w:t xml:space="preserve">דיש</w:t>
        </w:r>
      </w:ins>
      <w:del w:id="91532" w:author="מנוע מכני" w:date="2026-10-11T12:04:39Z">
        <w:r w:rsidRPr="00E92DCA">
          <w:rPr>
            <w:rFonts w:ascii="FrankRuehl" w:hAnsi="FrankRuehl"/>
            <w:sz w:val="20"/>
            <w:rtl/>
          </w:rPr>
          <w:delText xml:space="preserve">דאיכא</w:delText>
        </w:r>
      </w:del>
      <w:r w:rsidRPr="00E92DCA">
        <w:rPr>
          <w:rFonts w:ascii="FrankRuehl" w:hAnsi="FrankRuehl"/>
          <w:sz w:val="20"/>
          <w:rtl/>
        </w:rPr>
        <w:t xml:space="preserve"> </w:t>
      </w:r>
      <w:ins w:id="91527" w:author="מנוע מכני" w:date="2026-10-11T12:04:39Z">
        <w:r>
          <w:rPr>
            <w:rFonts w:ascii="FrankRuehl" w:hAnsi="FrankRuehl"/>
            <w:sz w:val="20"/>
            <w:rtl/>
          </w:rPr>
          <w:t xml:space="preserve">רוב</w:t>
        </w:r>
      </w:ins>
      <w:del w:id="91528" w:author="מנוע מכני" w:date="2026-10-11T12:04:39Z">
        <w:r w:rsidRPr="00E92DCA">
          <w:rPr>
            <w:rFonts w:ascii="FrankRuehl" w:hAnsi="FrankRuehl"/>
            <w:sz w:val="20"/>
            <w:rtl/>
          </w:rPr>
          <w:delText xml:space="preserve">רובא</w:delText>
        </w:r>
      </w:del>
      <w:r w:rsidRPr="00E92DCA">
        <w:rPr>
          <w:rFonts w:ascii="FrankRuehl" w:hAnsi="FrankRuehl"/>
          <w:sz w:val="20"/>
          <w:rtl/>
        </w:rPr>
        <w:t xml:space="preserve">, שנים </w:t>
      </w:r>
      <w:ins w:id="91535" w:author="מנוע מכני" w:date="2026-10-11T12:04:39Z">
        <w:r>
          <w:rPr>
            <w:rFonts w:ascii="FrankRuehl" w:hAnsi="FrankRuehl"/>
            <w:sz w:val="20"/>
            <w:rtl/>
          </w:rPr>
          <w:t xml:space="preserve">גם</w:t>
        </w:r>
      </w:ins>
      <w:del w:id="91536" w:author="מנוע מכני" w:date="2026-10-11T12:04:39Z">
        <w:r w:rsidRPr="00E92DCA">
          <w:rPr>
            <w:rFonts w:ascii="FrankRuehl" w:hAnsi="FrankRuehl"/>
            <w:sz w:val="20"/>
            <w:rtl/>
          </w:rPr>
          <w:delText xml:space="preserve">נמי</w:delText>
        </w:r>
      </w:del>
      <w:r w:rsidRPr="00E92DCA">
        <w:rPr>
          <w:rFonts w:ascii="FrankRuehl" w:hAnsi="FrankRuehl"/>
          <w:sz w:val="20"/>
          <w:rtl/>
        </w:rPr>
        <w:t xml:space="preserve"> </w:t>
      </w:r>
      <w:ins w:id="91533" w:author="מנוע מכני" w:date="2026-10-11T12:04:39Z">
        <w:r>
          <w:rPr>
            <w:rFonts w:ascii="FrankRuehl" w:hAnsi="FrankRuehl"/>
            <w:sz w:val="20"/>
            <w:rtl/>
          </w:rPr>
          <w:t xml:space="preserve">יש</w:t>
        </w:r>
      </w:ins>
      <w:del w:id="91534" w:author="מנוע מכני" w:date="2026-10-11T12:04:39Z">
        <w:r w:rsidRPr="00E92DCA">
          <w:rPr>
            <w:rFonts w:ascii="FrankRuehl" w:hAnsi="FrankRuehl"/>
            <w:sz w:val="20"/>
            <w:rtl/>
          </w:rPr>
          <w:delText xml:space="preserve">איכא</w:delText>
        </w:r>
      </w:del>
      <w:r w:rsidRPr="00E92DCA">
        <w:rPr>
          <w:rFonts w:ascii="FrankRuehl" w:hAnsi="FrankRuehl"/>
          <w:sz w:val="20"/>
          <w:rtl/>
        </w:rPr>
        <w:t xml:space="preserve"> </w:t>
      </w:r>
      <w:ins w:id="91529" w:author="מנוע מכני" w:date="2026-10-11T12:04:39Z">
        <w:r>
          <w:rPr>
            <w:rFonts w:ascii="FrankRuehl" w:hAnsi="FrankRuehl"/>
            <w:sz w:val="20"/>
            <w:rtl/>
          </w:rPr>
          <w:t xml:space="preserve">רוב</w:t>
        </w:r>
      </w:ins>
      <w:del w:id="91530" w:author="מנוע מכני" w:date="2026-10-11T12:04:39Z">
        <w:r w:rsidRPr="00E92DCA">
          <w:rPr>
            <w:rFonts w:ascii="FrankRuehl" w:hAnsi="FrankRuehl"/>
            <w:sz w:val="20"/>
            <w:rtl/>
          </w:rPr>
          <w:delText xml:space="preserve">רובא</w:delText>
        </w:r>
      </w:del>
      <w:r>
        <w:rPr>
          <w:rFonts w:ascii="FrankRuehl" w:hAnsi="FrankRuehl"/>
          <w:sz w:val="20"/>
          <w:rtl/>
        </w:rPr>
        <w:t>!</w:t>
      </w:r>
      <w:r>
        <w:rPr>
          <w:rFonts w:ascii="FrankRuehl" w:hAnsi="FrankRuehl" w:hint="cs"/>
          <w:sz w:val="20"/>
          <w:rtl/>
        </w:rPr>
        <w:t xml:space="preserve"> אלא ג' דקתני היינו תרתי </w:t>
      </w:r>
    </w:p>
    <w:p>
      <w:pPr>
        <w:pStyle w:val="38"/>
        <w:rPr>
          <w:ins w:id="99775" w:author="מנוע מכני" w:date="2026-10-11T12:04:39Z"/>
        </w:rPr>
      </w:pPr>
      <w:r w:rsidRPr="00891B40">
        <w:t>ב.</w:t>
      </w:r>
      <w:r>
        <w:t xml:space="preserve"> </w:t>
      </w:r>
      <w:r w:rsidRPr="00E35321">
        <w:t>וא</w:t>
      </w:r>
      <w:r w:rsidRPr="00E35321">
        <w:t>ב</w:t>
      </w:r>
      <w:r w:rsidRPr="00E35321">
        <w:t>"</w:t>
      </w:r>
      <w:r w:rsidRPr="00E35321">
        <w:t>א</w:t>
      </w:r>
      <w:r w:rsidRPr="00E92DCA">
        <w:t xml:space="preserve">:</w:t>
      </w:r>
    </w:p>
    <w:p w:rsidR="00DA63EC" w:rsidRDefault="00DA63EC" w:rsidP="00DA63EC">
      <w:pPr>
        <w:rPr>
          <w:rFonts w:ascii="FrankRuehl" w:hAnsi="FrankRuehl"/>
          <w:sz w:val="20"/>
          <w:rtl/>
        </w:rPr>
      </w:pPr>
      <w:del w:id="99776"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סבר לה </w:t>
      </w:r>
      <w:r w:rsidRPr="00E92DCA">
        <w:rPr>
          <w:rStyle w:val="2fb"/>
          <w:rFonts w:ascii="FrankRuehl" w:hAnsi="FrankRuehl"/>
          <w:sz w:val="20"/>
          <w:rtl/>
        </w:rPr>
        <w:t xml:space="preserve">כר' אליעזר</w:t>
      </w:r>
      <w:r w:rsidRPr="00E92DCA">
        <w:rPr>
          <w:rFonts w:ascii="FrankRuehl" w:hAnsi="FrankRuehl"/>
          <w:sz w:val="20"/>
          <w:rtl/>
        </w:rPr>
        <w:t xml:space="preserve">.</w:t>
      </w:r>
    </w:p>
    <w:p w:rsidR="00DA63EC" w:rsidRDefault="00DA63EC" w:rsidP="00DA63EC">
      <w:pPr>
        <w:rPr>
          <w:rFonts w:ascii="FrankRuehl" w:hAnsi="FrankRuehl"/>
          <w:sz w:val="20"/>
          <w:rtl/>
        </w:rPr>
      </w:pPr>
    </w:p>
    <w:p>
      <w:pPr>
        <w:pStyle w:val="afffff8"/>
        <w:rPr>
          <w:ins w:id="90293" w:author="קלוד" w:date="2026-10-11T12:29:36Z"/>
        </w:rPr>
      </w:pPr>
      <w:ins w:id="90294" w:author="קלוד" w:date="2026-10-11T12:29:36Z">
        <w:r>
          <w:rPr>
            <w:color w:val="7B3F00"/>
          </w:rPr>
          <w:t xml:space="preserve">חבית תרומה שנפלה אחת מהן לים המלח - הותרו כולן</w:t>
        </w:r>
      </w:ins>
    </w:p>
    <w:p>
      <w:pPr>
        <w:pStyle w:val="38"/>
        <w:rPr>
          <w:ins w:id="99778" w:author="מנוע מכני" w:date="2026-10-11T12:04:39Z"/>
        </w:rPr>
      </w:pPr>
      <w:del w:id="99777" w:author="מנוע מכני" w:date="2026-10-11T12:04:39Z">
        <w:r>
          <w:delText xml:space="preserve">•</w:delText>
        </w:r>
      </w:del>
      <w:r>
        <w:t xml:space="preserve"> </w:t>
      </w:r>
      <w:del w:id="101687" w:author="מנוע מכני" w:date="2026-10-11T12:04:39Z">
        <w:r w:rsidRPr="00E92DCA">
          <w:delText xml:space="preserve">אמר </w:delText>
        </w:r>
      </w:del>
      <w:r w:rsidRPr="00E92DCA">
        <w:t xml:space="preserve">ר"ל:</w:t>
      </w:r>
    </w:p>
    <w:p w:rsidR="00DA63EC" w:rsidRDefault="00DA63EC" w:rsidP="00DA63EC">
      <w:pPr>
        <w:rPr>
          <w:rFonts w:ascii="FrankRuehl" w:hAnsi="FrankRuehl"/>
          <w:sz w:val="20"/>
          <w:rtl/>
        </w:rPr>
      </w:pPr>
      <w:del w:id="99779"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חבית של תרומה שנתערבה במאה חביות, ונפלה אחת מהן לים המלח - הותרו כולן, </w:t>
      </w:r>
      <w:ins w:id="91537" w:author="מנוע מכני" w:date="2026-10-11T12:04:39Z">
        <w:r>
          <w:rPr>
            <w:rFonts w:ascii="FrankRuehl" w:hAnsi="FrankRuehl"/>
            <w:sz w:val="20"/>
            <w:rtl/>
          </w:rPr>
          <w:t xml:space="preserve">דאומרים</w:t>
        </w:r>
      </w:ins>
      <w:del w:id="91538" w:author="מנוע מכני" w:date="2026-10-11T12:04:39Z">
        <w:r w:rsidRPr="00E92DCA">
          <w:rPr>
            <w:rFonts w:ascii="FrankRuehl" w:hAnsi="FrankRuehl"/>
            <w:sz w:val="20"/>
            <w:rtl/>
          </w:rPr>
          <w:delText xml:space="preserve">דאמרינן</w:delText>
        </w:r>
      </w:del>
      <w:r w:rsidRPr="00E92DCA">
        <w:rPr>
          <w:rFonts w:ascii="FrankRuehl" w:hAnsi="FrankRuehl"/>
          <w:sz w:val="20"/>
          <w:rtl/>
        </w:rPr>
        <w:t xml:space="preserve">: הך דנפל דאיסורא נפל.</w:t>
      </w:r>
    </w:p>
    <w:p w:rsidR="00DA63EC" w:rsidRDefault="00DA63EC" w:rsidP="00DA63EC">
      <w:pPr>
        <w:rPr>
          <w:rFonts w:ascii="FrankRuehl" w:hAnsi="FrankRuehl"/>
          <w:sz w:val="20"/>
          <w:rtl/>
        </w:rPr>
      </w:pPr>
      <w:ins w:id="97199" w:author="מנוע מכני" w:date="2026-10-11T12:04:39Z">
        <w:r>
          <w:rPr>
            <w:rFonts w:ascii="FrankRuehl" w:hAnsi="FrankRuehl"/>
            <w:sz w:val="20"/>
            <w:rtl/>
          </w:rPr>
          <w:t xml:space="preserve">והוצרך</w:t>
        </w:r>
      </w:ins>
      <w:del w:id="97200" w:author="מנוע מכני" w:date="2026-10-11T12:04:39Z">
        <w:r w:rsidRPr="00E92DCA">
          <w:rPr>
            <w:rFonts w:ascii="FrankRuehl" w:hAnsi="FrankRuehl"/>
            <w:sz w:val="20"/>
            <w:rtl/>
          </w:rPr>
          <w:delText xml:space="preserve">ואיצטריך</w:delText>
        </w:r>
      </w:del>
      <w:r w:rsidRPr="00E92DCA">
        <w:rPr>
          <w:rFonts w:ascii="FrankRuehl" w:hAnsi="FrankRuehl"/>
          <w:sz w:val="20"/>
          <w:rtl/>
        </w:rPr>
        <w:t xml:space="preserve"> </w:t>
      </w:r>
      <w:r w:rsidRPr="00E92DCA">
        <w:rPr>
          <w:rStyle w:val="2fb"/>
          <w:rFonts w:ascii="FrankRuehl" w:hAnsi="FrankRuehl"/>
          <w:sz w:val="20"/>
          <w:rtl/>
        </w:rPr>
        <w:t xml:space="preserve">דר"נ</w:t>
      </w:r>
      <w:r w:rsidRPr="00E92DCA">
        <w:rPr>
          <w:rFonts w:ascii="FrankRuehl" w:hAnsi="FrankRuehl"/>
          <w:sz w:val="20"/>
          <w:rtl/>
        </w:rPr>
        <w:t xml:space="preserve"> </w:t>
      </w:r>
      <w:r>
        <w:rPr>
          <w:rFonts w:ascii="FrankRuehl" w:hAnsi="FrankRuehl" w:hint="cs"/>
          <w:sz w:val="20"/>
          <w:rtl/>
        </w:rPr>
        <w:t xml:space="preserve">אפי בתרומה שיש לה מתירין </w:t>
      </w:r>
      <w:ins w:id="97201" w:author="מנוע מכני" w:date="2026-10-11T12:04:39Z">
        <w:r>
          <w:rPr>
            <w:rFonts w:ascii="FrankRuehl" w:hAnsi="FrankRuehl"/>
            <w:sz w:val="20"/>
            <w:rtl/>
          </w:rPr>
          <w:t xml:space="preserve">והוצרך</w:t>
        </w:r>
      </w:ins>
      <w:del w:id="97202" w:author="מנוע מכני" w:date="2026-10-11T12:04:39Z">
        <w:r w:rsidRPr="00E92DCA">
          <w:rPr>
            <w:rFonts w:ascii="FrankRuehl" w:hAnsi="FrankRuehl"/>
            <w:sz w:val="20"/>
            <w:rtl/>
          </w:rPr>
          <w:delText xml:space="preserve">ואיצטריך</w:delText>
        </w:r>
      </w:del>
      <w:r w:rsidRPr="00E92DCA">
        <w:rPr>
          <w:rFonts w:ascii="FrankRuehl" w:hAnsi="FrankRuehl"/>
          <w:sz w:val="20"/>
          <w:rtl/>
        </w:rPr>
        <w:t xml:space="preserve"> </w:t>
      </w:r>
      <w:r w:rsidRPr="00E92DCA">
        <w:rPr>
          <w:rStyle w:val="2fb"/>
          <w:rFonts w:ascii="FrankRuehl" w:hAnsi="FrankRuehl"/>
          <w:sz w:val="20"/>
          <w:rtl/>
        </w:rPr>
        <w:t xml:space="preserve">דר"ל</w:t>
      </w:r>
      <w:r>
        <w:rPr>
          <w:rFonts w:ascii="FrankRuehl" w:hAnsi="FrankRuehl" w:hint="cs"/>
          <w:sz w:val="20"/>
          <w:rtl/>
        </w:rPr>
        <w:t xml:space="preserve"> אפי' בטבעת דלא ניכרת נפילתה </w:t>
      </w:r>
    </w:p>
    <w:p w:rsidR="00DA63EC" w:rsidRDefault="00DA63EC" w:rsidP="00DA63EC">
      <w:pPr>
        <w:rPr>
          <w:rFonts w:ascii="FrankRuehl" w:hAnsi="FrankRuehl"/>
          <w:sz w:val="20"/>
          <w:rtl/>
        </w:rPr>
      </w:pPr>
    </w:p>
    <w:p>
      <w:pPr>
        <w:pStyle w:val="38"/>
        <w:rPr>
          <w:ins w:id="99780" w:author="מנוע מכני" w:date="2026-10-11T12:04:39Z"/>
        </w:rPr>
      </w:pPr>
      <w:r w:rsidRPr="00E92DCA">
        <w:t xml:space="preserve">רבה:</w:t>
      </w:r>
    </w:p>
    <w:p w:rsidR="00DA63EC" w:rsidRDefault="00DA63EC" w:rsidP="00DA63EC">
      <w:pPr>
        <w:rPr>
          <w:rFonts w:ascii="FrankRuehl" w:hAnsi="FrankRuehl"/>
          <w:sz w:val="20"/>
          <w:rtl/>
        </w:rPr>
      </w:pPr>
      <w:del w:id="99781"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לא</w:t>
      </w:r>
      <w:r w:rsidRPr="00E92DCA">
        <w:rPr>
          <w:rFonts w:ascii="FrankRuehl" w:hAnsi="FrankRuehl"/>
          <w:sz w:val="20"/>
          <w:rtl/>
        </w:rPr>
        <w:t xml:space="preserve"> התיר </w:t>
      </w:r>
      <w:r w:rsidRPr="00E92DCA">
        <w:rPr>
          <w:rStyle w:val="2fb"/>
          <w:rFonts w:ascii="FrankRuehl" w:hAnsi="FrankRuehl"/>
          <w:sz w:val="20"/>
          <w:rtl/>
        </w:rPr>
        <w:t xml:space="preserve">ר"ל</w:t>
      </w:r>
      <w:r w:rsidRPr="00E92DCA">
        <w:rPr>
          <w:rFonts w:ascii="FrankRuehl" w:hAnsi="FrankRuehl"/>
          <w:sz w:val="20"/>
          <w:rtl/>
        </w:rPr>
        <w:t xml:space="preserve"> אלא חבית דמינכרא נפילתה, אבל תאינה </w:t>
      </w:r>
      <w:r w:rsidRPr="00E92DCA">
        <w:rPr>
          <w:rFonts w:ascii="FrankRuehl" w:hAnsi="FrankRuehl"/>
          <w:sz w:val="20"/>
          <w:rtl/>
        </w:rPr>
        <w:t xml:space="preserve">לא</w:t>
      </w:r>
      <w:ins w:id="94823" w:author="מנוע מכני" w:date="2026-10-11T12:04:39Z">
        <w:r>
          <w:rPr>
            <w:rFonts w:ascii="FrankRuehl" w:hAnsi="FrankRuehl"/>
            <w:sz w:val="20"/>
            <w:rtl/>
          </w:rPr>
          <w:t xml:space="preserve">,</w:t>
        </w:r>
      </w:ins>
      <w:del w:id="94824"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pPr>
        <w:pStyle w:val="38"/>
        <w:rPr>
          <w:ins w:id="99782" w:author="מנוע מכני" w:date="2026-10-11T12:04:39Z"/>
        </w:rPr>
      </w:pPr>
      <w:r w:rsidRPr="00E92DCA">
        <w:lastRenderedPageBreak/>
        <w:t xml:space="preserve">ורב יוסף</w:t>
      </w:r>
      <w:del w:id="101688" w:author="מנוע מכני" w:date="2026-10-11T12:04:39Z">
        <w:r w:rsidRPr="00E92DCA">
          <w:lastRenderedPageBreak/>
          <w:delText xml:space="preserve"> אמר</w:delText>
        </w:r>
      </w:del>
      <w:r w:rsidRPr="00E92DCA">
        <w:lastRenderedPageBreak/>
        <w:t xml:space="preserve">:</w:t>
      </w:r>
    </w:p>
    <w:p w:rsidR="00DA63EC" w:rsidRDefault="00DA63EC" w:rsidP="00DA63EC">
      <w:pPr>
        <w:rPr>
          <w:rFonts w:ascii="FrankRuehl" w:hAnsi="FrankRuehl"/>
          <w:sz w:val="20"/>
          <w:rtl/>
        </w:rPr>
      </w:pPr>
      <w:del w:id="99783" w:author="מנוע מכני" w:date="2026-10-11T12:04:39Z">
        <w:r w:rsidRPr="00E92DCA">
          <w:rPr>
            <w:rFonts w:ascii="FrankRuehl" w:hAnsi="FrankRuehl"/>
            <w:sz w:val="20"/>
            <w:rtl/>
          </w:rPr>
          <w:lastRenderedPageBreak/>
          <w:delText xml:space="preserve"> </w:delText>
        </w:r>
      </w:del>
      <w:ins w:id="90403" w:author="מנוע מכני" w:date="2026-10-11T12:04:39Z">
        <w:r>
          <w:rPr>
            <w:rFonts w:ascii="FrankRuehl" w:hAnsi="FrankRuehl"/>
            <w:sz w:val="20"/>
            <w:rtl/>
          </w:rPr>
          <w:t xml:space="preserve">אפי'</w:t>
        </w:r>
      </w:ins>
      <w:del w:id="90404" w:author="מנוע מכני" w:date="2026-10-11T12:04:39Z">
        <w:r w:rsidRPr="00E92DCA">
          <w:rPr>
            <w:rFonts w:ascii="FrankRuehl" w:hAnsi="FrankRuehl"/>
            <w:sz w:val="20"/>
            <w:rtl/>
          </w:rPr>
          <w:lastRenderedPageBreak/>
          <w:delText xml:space="preserve">אפילו</w:delText>
        </w:r>
      </w:del>
      <w:r w:rsidRPr="00E92DCA">
        <w:rPr>
          <w:rFonts w:ascii="FrankRuehl" w:hAnsi="FrankRuehl"/>
          <w:sz w:val="20"/>
          <w:rtl/>
        </w:rPr>
        <w:lastRenderedPageBreak/>
        <w:t xml:space="preserve"> תאינה, כנפילתה כך עלייתה.</w:t>
      </w:r>
    </w:p>
    <w:p>
      <w:pPr>
        <w:pStyle w:val="afffff8"/>
        <w:rPr>
          <w:ins w:id="90291" w:author="קלוד" w:date="2026-10-11T12:29:36Z"/>
        </w:rPr>
      </w:pPr>
      <w:ins w:id="90292" w:author="קלוד" w:date="2026-10-11T12:29:36Z">
        <w:r>
          <w:rPr>
            <w:color w:val="7B3F00"/>
          </w:rPr>
          <w:t xml:space="preserve">חבית תרומה שנפלה בק' חביות - נוטל כדי דימועה ושותה</w:t>
        </w:r>
      </w:ins>
    </w:p>
    <w:p>
      <w:pPr>
        <w:pStyle w:val="38"/>
        <w:rPr>
          <w:ins w:id="99784" w:author="מנוע מכני" w:date="2026-10-11T12:04:39Z"/>
        </w:rPr>
      </w:pPr>
      <w:r w:rsidRPr="00FE1B89">
        <w:t xml:space="preserve">א"ר אלעזר:</w:t>
      </w:r>
    </w:p>
    <w:p w:rsidR="00DA63EC" w:rsidRPr="00FE1B89" w:rsidRDefault="00DA63EC" w:rsidP="00DA63EC">
      <w:pPr>
        <w:rPr>
          <w:rFonts w:ascii="FrankRuehl" w:hAnsi="FrankRuehl"/>
          <w:spacing w:val="-4"/>
          <w:sz w:val="20"/>
          <w:rtl/>
        </w:rPr>
      </w:pPr>
      <w:del w:id="99785" w:author="מנוע מכני" w:date="2026-10-11T12:04:39Z">
        <w:r w:rsidRPr="00FE1B89">
          <w:rPr>
            <w:rFonts w:ascii="FrankRuehl" w:hAnsi="FrankRuehl"/>
            <w:spacing w:val="-4"/>
            <w:sz w:val="20"/>
            <w:rtl/>
          </w:rPr>
          <w:delText xml:space="preserve"> </w:delText>
        </w:r>
      </w:del>
      <w:r w:rsidRPr="00FE1B89">
        <w:rPr>
          <w:rFonts w:ascii="FrankRuehl" w:hAnsi="FrankRuehl"/>
          <w:spacing w:val="-4"/>
          <w:sz w:val="20"/>
          <w:rtl/>
        </w:rPr>
        <w:t xml:space="preserve">חבית של תרומה שנפלה בק' חביות, פותח אחד מהן ונוטל הימנה כדי דימועה ושותה.</w:t>
      </w:r>
    </w:p>
    <w:p w:rsidR="00DA63EC" w:rsidRDefault="00DA63EC" w:rsidP="00DA63EC">
      <w:pPr>
        <w:rPr>
          <w:rFonts w:ascii="FrankRuehl" w:hAnsi="FrankRuehl"/>
          <w:sz w:val="20"/>
          <w:rtl/>
        </w:rPr>
      </w:pPr>
      <w:r>
        <w:rPr>
          <w:rFonts w:ascii="FrankRuehl" w:hAnsi="FrankRuehl"/>
          <w:sz w:val="20"/>
          <w:rtl/>
        </w:rPr>
        <w:t xml:space="preserve">• </w:t>
      </w:r>
      <w:ins w:id="96363" w:author="מנוע מכני" w:date="2026-10-11T12:04:39Z">
        <w:r>
          <w:rPr>
            <w:rFonts w:ascii="FrankRuehl" w:hAnsi="FrankRuehl"/>
            <w:sz w:val="20"/>
            <w:rtl/>
          </w:rPr>
          <w:t xml:space="preserve">ישב</w:t>
        </w:r>
      </w:ins>
      <w:del w:id="96364" w:author="מנוע מכני" w:date="2026-10-11T12:04:39Z">
        <w:r>
          <w:rPr>
            <w:rFonts w:ascii="FrankRuehl" w:hAnsi="FrankRuehl"/>
            <w:sz w:val="20"/>
            <w:rtl/>
          </w:rPr>
          <w:delText xml:space="preserve">יתיב</w:delText>
        </w:r>
      </w:del>
      <w:r>
        <w:rPr>
          <w:rFonts w:ascii="FrankRuehl" w:hAnsi="FrankRuehl"/>
          <w:sz w:val="20"/>
          <w:rtl/>
        </w:rPr>
        <w:t xml:space="preserve"> </w:t>
      </w:r>
      <w:r>
        <w:rPr>
          <w:rStyle w:val="2fb"/>
          <w:rFonts w:ascii="FrankRuehl" w:hAnsi="FrankRuehl"/>
          <w:sz w:val="20"/>
          <w:rtl/>
        </w:rPr>
        <w:t xml:space="preserve">רב דימי</w:t>
      </w:r>
      <w:r>
        <w:rPr>
          <w:rFonts w:ascii="FrankRuehl" w:hAnsi="FrankRuehl"/>
          <w:sz w:val="20"/>
          <w:rtl/>
        </w:rPr>
        <w:t xml:space="preserve"> </w:t>
      </w:r>
      <w:ins w:id="93285" w:author="מנוע מכני" w:date="2026-10-11T12:04:39Z">
        <w:r>
          <w:rPr>
            <w:rFonts w:ascii="FrankRuehl" w:hAnsi="FrankRuehl"/>
            <w:sz w:val="20"/>
            <w:rtl/>
          </w:rPr>
          <w:t xml:space="preserve">ואומר</w:t>
        </w:r>
      </w:ins>
      <w:del w:id="93286" w:author="מנוע מכני" w:date="2026-10-11T12:04:39Z">
        <w:r>
          <w:rPr>
            <w:rFonts w:ascii="FrankRuehl" w:hAnsi="FrankRuehl"/>
            <w:sz w:val="20"/>
            <w:rtl/>
          </w:rPr>
          <w:delText xml:space="preserve">וקאמר</w:delText>
        </w:r>
      </w:del>
      <w:r w:rsidRPr="00E92DCA">
        <w:rPr>
          <w:rFonts w:ascii="FrankRuehl" w:hAnsi="FrankRuehl"/>
          <w:sz w:val="20"/>
          <w:rtl/>
        </w:rPr>
        <w:t xml:space="preserve"> להא </w:t>
      </w:r>
      <w:ins w:id="95619" w:author="מנוע מכני" w:date="2026-10-11T12:04:39Z">
        <w:r>
          <w:rPr>
            <w:rFonts w:ascii="FrankRuehl" w:hAnsi="FrankRuehl"/>
            <w:sz w:val="20"/>
            <w:rtl/>
          </w:rPr>
          <w:t xml:space="preserve">שמועה</w:t>
        </w:r>
      </w:ins>
      <w:del w:id="95620" w:author="מנוע מכני" w:date="2026-10-11T12:04:39Z">
        <w:r w:rsidRPr="00E92DCA">
          <w:rPr>
            <w:rFonts w:ascii="FrankRuehl" w:hAnsi="FrankRuehl"/>
            <w:sz w:val="20"/>
            <w:rtl/>
          </w:rPr>
          <w:delText xml:space="preserve">שמעתא</w:delText>
        </w:r>
      </w:del>
      <w:r w:rsidRPr="00E92DCA">
        <w:rPr>
          <w:rFonts w:ascii="FrankRuehl" w:hAnsi="FrankRuehl"/>
          <w:sz w:val="20"/>
          <w:rtl/>
        </w:rPr>
        <w:t xml:space="preserve">.</w:t>
      </w:r>
    </w:p>
    <w:p>
      <w:pPr>
        <w:pStyle w:val="38"/>
        <w:rPr>
          <w:ins w:id="99786" w:author="מנוע מכני" w:date="2026-10-11T12:04:39Z"/>
        </w:rPr>
      </w:pPr>
      <w:r w:rsidRPr="00E92DCA">
        <w:t xml:space="preserve">א"ל</w:t>
      </w:r>
      <w:r w:rsidRPr="00E92DCA">
        <w:t xml:space="preserve"> ר"נ:</w:t>
      </w:r>
    </w:p>
    <w:p w:rsidR="00DA63EC" w:rsidRDefault="00DA63EC" w:rsidP="00DA63EC">
      <w:pPr>
        <w:rPr>
          <w:rFonts w:ascii="FrankRuehl" w:hAnsi="FrankRuehl"/>
          <w:sz w:val="20"/>
          <w:rtl/>
        </w:rPr>
      </w:pPr>
      <w:del w:id="99787"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גמע ושתי חזינא </w:t>
      </w:r>
      <w:ins w:id="91539" w:author="מנוע מכני" w:date="2026-10-11T12:04:39Z">
        <w:r>
          <w:rPr>
            <w:rFonts w:ascii="FrankRuehl" w:hAnsi="FrankRuehl"/>
            <w:sz w:val="20"/>
            <w:rtl/>
          </w:rPr>
          <w:t xml:space="preserve">כאן</w:t>
        </w:r>
      </w:ins>
      <w:del w:id="91540" w:author="מנוע מכני" w:date="2026-10-11T12:04:39Z">
        <w:r w:rsidRPr="00E92DCA">
          <w:rPr>
            <w:rFonts w:ascii="FrankRuehl" w:hAnsi="FrankRuehl"/>
            <w:sz w:val="20"/>
            <w:rtl/>
          </w:rPr>
          <w:delText xml:space="preserve">הכא</w:delText>
        </w:r>
      </w:del>
      <w:r>
        <w:rPr>
          <w:rFonts w:ascii="FrankRuehl" w:hAnsi="FrankRuehl"/>
          <w:sz w:val="20"/>
          <w:rtl/>
        </w:rPr>
        <w:t>!</w:t>
      </w:r>
    </w:p>
    <w:p>
      <w:pPr>
        <w:pStyle w:val="38"/>
        <w:rPr>
          <w:ins w:id="99788" w:author="מנוע מכני" w:date="2026-10-11T12:04:39Z"/>
        </w:rPr>
      </w:pPr>
      <w:r w:rsidRPr="00E92DCA">
        <w:t xml:space="preserve">אלא אימא:</w:t>
      </w:r>
    </w:p>
    <w:p w:rsidR="00DA63EC" w:rsidRDefault="00DA63EC" w:rsidP="00DA63EC">
      <w:pPr>
        <w:rPr>
          <w:rFonts w:ascii="FrankRuehl" w:hAnsi="FrankRuehl"/>
          <w:sz w:val="20"/>
          <w:rtl/>
        </w:rPr>
      </w:pPr>
      <w:del w:id="99789"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נפתחה אחת מהן - נוטל הימנה כדי דימוע ושותה.</w:t>
      </w:r>
    </w:p>
    <w:p>
      <w:pPr>
        <w:pStyle w:val="38"/>
        <w:rPr>
          <w:ins w:id="99790" w:author="מנוע מכני" w:date="2026-10-11T12:04:39Z"/>
        </w:rPr>
      </w:pPr>
      <w:r w:rsidRPr="00E92DCA">
        <w:t xml:space="preserve">א"ר אושעיא:</w:t>
      </w:r>
    </w:p>
    <w:p w:rsidR="00DA63EC" w:rsidRDefault="00DA63EC" w:rsidP="00DA63EC">
      <w:pPr>
        <w:rPr>
          <w:rFonts w:ascii="FrankRuehl" w:hAnsi="FrankRuehl"/>
          <w:sz w:val="20"/>
          <w:rtl/>
        </w:rPr>
      </w:pPr>
      <w:del w:id="99791"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חבית של תרומה שנתערבה במאה וחמשים חביות ונפתחו מאה מהן - נוטל </w:t>
      </w:r>
      <w:r w:rsidRPr="00FE1B89">
        <w:rPr>
          <w:rFonts w:ascii="FrankRuehl" w:hAnsi="FrankRuehl"/>
          <w:spacing w:val="-2"/>
          <w:sz w:val="20"/>
          <w:rtl/>
        </w:rPr>
        <w:t xml:space="preserve">הימנה כדי דימועה ושותה, ושאר אסורין עד שיפתחו, </w:t>
      </w:r>
      <w:r w:rsidRPr="00FE1B89">
        <w:rPr>
          <w:rFonts w:ascii="FrankRuehl" w:hAnsi="FrankRuehl"/>
          <w:spacing w:val="-2"/>
          <w:sz w:val="20"/>
          <w:rtl/>
        </w:rPr>
        <w:t xml:space="preserve">לא</w:t>
      </w:r>
      <w:r w:rsidRPr="00FE1B89">
        <w:rPr>
          <w:rFonts w:ascii="FrankRuehl" w:hAnsi="FrankRuehl"/>
          <w:spacing w:val="-2"/>
          <w:sz w:val="20"/>
          <w:rtl/>
        </w:rPr>
        <w:t xml:space="preserve"> </w:t>
      </w:r>
      <w:ins w:id="91541" w:author="מנוע מכני" w:date="2026-10-11T12:04:39Z">
        <w:r>
          <w:rPr>
            <w:rFonts w:ascii="FrankRuehl" w:hAnsi="FrankRuehl"/>
            <w:spacing w:val="-2"/>
            <w:sz w:val="20"/>
            <w:rtl/>
          </w:rPr>
          <w:t xml:space="preserve">אומרים</w:t>
        </w:r>
      </w:ins>
      <w:del w:id="91542" w:author="מנוע מכני" w:date="2026-10-11T12:04:39Z">
        <w:r w:rsidRPr="00FE1B89">
          <w:rPr>
            <w:rFonts w:ascii="FrankRuehl" w:hAnsi="FrankRuehl"/>
            <w:spacing w:val="-2"/>
            <w:sz w:val="20"/>
            <w:rtl/>
          </w:rPr>
          <w:delText xml:space="preserve">אמרינן</w:delText>
        </w:r>
      </w:del>
      <w:r w:rsidRPr="00FE1B89">
        <w:rPr>
          <w:rFonts w:ascii="FrankRuehl" w:hAnsi="FrankRuehl"/>
          <w:spacing w:val="-2"/>
          <w:sz w:val="20"/>
          <w:rtl/>
        </w:rPr>
        <w:t xml:space="preserve"> איסורא ברובא </w:t>
      </w:r>
      <w:ins w:id="96235" w:author="מנוע מכני" w:date="2026-10-11T12:04:39Z">
        <w:r>
          <w:rPr>
            <w:rFonts w:ascii="FrankRuehl" w:hAnsi="FrankRuehl"/>
            <w:spacing w:val="-2"/>
            <w:sz w:val="20"/>
            <w:rtl/>
          </w:rPr>
          <w:t xml:space="preserve">ישנו</w:t>
        </w:r>
      </w:ins>
      <w:del w:id="96236" w:author="מנוע מכני" w:date="2026-10-11T12:04:39Z">
        <w:r w:rsidRPr="00FE1B89">
          <w:rPr>
            <w:rFonts w:ascii="FrankRuehl" w:hAnsi="FrankRuehl"/>
            <w:spacing w:val="-2"/>
            <w:sz w:val="20"/>
            <w:rtl/>
          </w:rPr>
          <w:delText xml:space="preserve">איתיה</w:delText>
        </w:r>
      </w:del>
      <w:r w:rsidRPr="00FE1B89">
        <w:rPr>
          <w:rFonts w:ascii="FrankRuehl" w:hAnsi="FrankRuehl"/>
          <w:spacing w:val="-2"/>
          <w:sz w:val="20"/>
          <w:rtl/>
        </w:rPr>
        <w:t xml:space="preserve">.</w:t>
      </w:r>
    </w:p>
    <w:p w:rsidR="00DA63EC" w:rsidRDefault="00DA63EC" w:rsidP="00DA63EC">
      <w:pPr>
        <w:pStyle w:val="affffd"/>
        <w:rPr>
          <w:del w:id="90076" w:author="מנוע עיצוב" w:date="2026-10-11T12:09:26Z"/>
          <w:rtl/>
        </w:rPr>
      </w:pPr>
      <w:del w:id="90075" w:author="מנוע עיצוב" w:date="2026-10-11T12:09:26Z">
        <w:r>
          <w:rPr>
            <w:rFonts w:ascii="FrankRuehl" w:hAnsi="FrankRuehl"/>
            <w:sz w:val="20"/>
            <w:rtl/>
          </w:rPr>
          <w:delText xml:space="preserve">׹</w:delText>
        </w:r>
      </w:del>
    </w:p>
    <w:p w:rsidR="00DA63EC" w:rsidRDefault="00DA63EC" w:rsidP="00DA63EC">
      <w:pPr>
        <w:pStyle w:val="affff1"/>
        <w:ind w:end="0"/>
        <w:rPr>
          <w:rtl/>
        </w:rPr>
        <w:pPrChange w:id="20104" w:author="קלוד" w:date="2026-10-11T09:07:24Z">
          <w:pPr>
            <w:pStyle w:val="affff1"/>
            <w:rPr>
              <w:rtl/>
            </w:rPr>
          </w:pPr>
        </w:pPrChange>
      </w:pPr>
      <w:ins w:id="9841" w:author="מספור קטעי משנה" w:date="2026-10-11T09:35:09Z">
        <w:r>
          <w:rPr>
            <w:rStyle w:val="MisparKeta"/>
          </w:rPr>
          <w:t xml:space="preserve">ד. </w:t>
        </w:r>
      </w:ins>
      <w:r w:rsidRPr="00E92DCA">
        <w:rPr>
          <w:rtl/>
        </w:rPr>
        <w:t>הרובע והנרבע כו'.</w:t>
      </w:r>
    </w:p>
    <w:p w:rsidR="00DA63EC" w:rsidRDefault="00DA63EC" w:rsidP="00DA63EC">
      <w:pPr>
        <w:rPr>
          <w:rFonts w:ascii="FrankRuehl" w:hAnsi="FrankRuehl"/>
          <w:b/>
          <w:bCs/>
          <w:sz w:val="20"/>
          <w:rtl/>
        </w:rPr>
      </w:pPr>
      <w:r>
        <w:rPr>
          <w:rFonts w:ascii="FrankRuehl" w:hAnsi="FrankRuehl" w:hint="cs"/>
          <w:sz w:val="20"/>
          <w:rtl/>
        </w:rPr>
        <w:t>א. מיירי</w:t>
      </w:r>
      <w:r w:rsidRPr="00E92DCA">
        <w:rPr>
          <w:rFonts w:ascii="FrankRuehl" w:hAnsi="FrankRuehl"/>
          <w:sz w:val="20"/>
          <w:rtl/>
        </w:rPr>
        <w:t xml:space="preserve"> כגון דאיערב נקובת הקוץ בדרוסת הזאב.</w:t>
      </w:r>
    </w:p>
    <w:p>
      <w:pPr>
        <w:pStyle w:val="38"/>
        <w:rPr>
          <w:ins w:id="99792" w:author="מנוע מכני" w:date="2026-10-11T12:04:39Z"/>
        </w:rPr>
      </w:pPr>
      <w:r w:rsidRPr="00FE1B89">
        <w:t>ב.</w:t>
      </w:r>
      <w:r w:rsidRPr="00FE1B89">
        <w:t xml:space="preserve"> ר</w:t>
      </w:r>
      <w:r w:rsidRPr="00FE1B89">
        <w:t>"</w:t>
      </w:r>
      <w:r w:rsidRPr="00FE1B89">
        <w:t xml:space="preserve">ל</w:t>
      </w:r>
      <w:ins w:id="95729" w:author="מנוע מכני" w:date="2026-10-11T12:04:39Z">
        <w:r>
          <w:t xml:space="preserve">:</w:t>
        </w:r>
      </w:ins>
    </w:p>
    <w:p w:rsidR="00DA63EC" w:rsidRPr="00FE1B89" w:rsidRDefault="00DA63EC" w:rsidP="00DA63EC">
      <w:pPr>
        <w:rPr>
          <w:rFonts w:ascii="FrankRuehl" w:hAnsi="FrankRuehl"/>
          <w:b/>
          <w:bCs/>
          <w:spacing w:val="-4"/>
          <w:sz w:val="20"/>
          <w:rtl/>
        </w:rPr>
      </w:pPr>
      <w:del w:id="95730" w:author="מנוע מכני" w:date="2026-10-11T12:04:39Z">
        <w:r w:rsidRPr="00FE1B89">
          <w:rPr>
            <w:rFonts w:ascii="FrankRuehl" w:hAnsi="FrankRuehl" w:hint="cs"/>
            <w:spacing w:val="-4"/>
            <w:sz w:val="20"/>
            <w:rtl/>
          </w:rPr>
          <w:delText xml:space="preserve"> </w:delText>
        </w:r>
        <w:r w:rsidRPr="00FE1B89">
          <w:rPr>
            <w:rFonts w:ascii="FrankRuehl" w:hAnsi="FrankRuehl"/>
            <w:spacing w:val="-4"/>
            <w:sz w:val="20"/>
            <w:rtl/>
          </w:rPr>
          <w:delText xml:space="preserve">:</w:delText>
        </w:r>
      </w:del>
      <w:del w:id="99793" w:author="מנוע מכני" w:date="2026-10-11T12:04:39Z">
        <w:r w:rsidRPr="00FE1B89">
          <w:rPr>
            <w:rFonts w:ascii="FrankRuehl" w:hAnsi="FrankRuehl"/>
            <w:spacing w:val="-4"/>
            <w:sz w:val="20"/>
            <w:rtl/>
          </w:rPr>
          <w:delText xml:space="preserve"> </w:delText>
        </w:r>
      </w:del>
      <w:r w:rsidRPr="00FE1B89">
        <w:rPr>
          <w:rFonts w:ascii="FrankRuehl" w:hAnsi="FrankRuehl"/>
          <w:spacing w:val="-4"/>
          <w:sz w:val="20"/>
          <w:rtl/>
        </w:rPr>
        <w:t xml:space="preserve">כגון דאיערב בנפולה.</w:t>
      </w:r>
      <w:r w:rsidRPr="00FE1B89">
        <w:rPr>
          <w:rFonts w:ascii="FrankRuehl" w:hAnsi="FrankRuehl" w:hint="cs"/>
          <w:spacing w:val="-4"/>
          <w:sz w:val="20"/>
          <w:rtl/>
        </w:rPr>
        <w:t xml:space="preserve"> ולא בדקוה </w:t>
      </w:r>
      <w:ins w:id="96237" w:author="מנוע מכני" w:date="2026-10-11T12:04:39Z">
        <w:r>
          <w:rPr>
            <w:rFonts w:ascii="FrankRuehl" w:hAnsi="FrankRuehl" w:hint="cs"/>
            <w:spacing w:val="-4"/>
            <w:sz w:val="20"/>
            <w:rtl/>
          </w:rPr>
          <w:t xml:space="preserve">דסבר</w:t>
        </w:r>
      </w:ins>
      <w:del w:id="96238" w:author="מנוע מכני" w:date="2026-10-11T12:04:39Z">
        <w:r w:rsidRPr="00FE1B89">
          <w:rPr>
            <w:rFonts w:ascii="FrankRuehl" w:hAnsi="FrankRuehl" w:hint="cs"/>
            <w:spacing w:val="-4"/>
            <w:sz w:val="20"/>
            <w:rtl/>
          </w:rPr>
          <w:delText xml:space="preserve">דס</w:delText>
        </w:r>
        <w:r w:rsidRPr="00FE1B89">
          <w:rPr>
            <w:rFonts w:ascii="FrankRuehl" w:hAnsi="FrankRuehl"/>
            <w:spacing w:val="-4"/>
            <w:sz w:val="20"/>
            <w:rtl/>
          </w:rPr>
          <w:delText xml:space="preserve">"</w:delText>
        </w:r>
        <w:r w:rsidRPr="00FE1B89">
          <w:rPr>
            <w:rFonts w:ascii="FrankRuehl" w:hAnsi="FrankRuehl" w:hint="cs"/>
            <w:spacing w:val="-4"/>
            <w:sz w:val="20"/>
            <w:rtl/>
          </w:rPr>
          <w:delText xml:space="preserve">ל</w:delText>
        </w:r>
      </w:del>
      <w:r w:rsidRPr="00FE1B89">
        <w:rPr>
          <w:rFonts w:ascii="FrankRuehl" w:hAnsi="FrankRuehl" w:hint="cs"/>
          <w:spacing w:val="-4"/>
          <w:sz w:val="20"/>
          <w:rtl/>
        </w:rPr>
        <w:t xml:space="preserve"> </w:t>
      </w:r>
      <w:r w:rsidRPr="00FE1B89">
        <w:rPr>
          <w:rFonts w:ascii="FrankRuehl" w:hAnsi="FrankRuehl"/>
          <w:spacing w:val="-4"/>
          <w:sz w:val="20"/>
          <w:rtl/>
        </w:rPr>
        <w:t>עמדה - צריכה מעת לעת, הלכה - צריכה בדיקה.</w:t>
      </w:r>
    </w:p>
    <w:p w:rsidR="00DA63EC" w:rsidRDefault="00DA63EC" w:rsidP="00DA63EC">
      <w:pPr>
        <w:rPr>
          <w:rFonts w:ascii="FrankRuehl" w:hAnsi="FrankRuehl"/>
          <w:sz w:val="20"/>
          <w:rtl/>
        </w:rPr>
      </w:pPr>
      <w:r w:rsidRPr="00891B40">
        <w:rPr>
          <w:rFonts w:ascii="FrankRuehl" w:hAnsi="FrankRuehl" w:hint="cs"/>
          <w:b/>
          <w:bCs/>
          <w:sz w:val="20"/>
          <w:rtl/>
        </w:rPr>
        <w:t>ג.</w:t>
      </w:r>
      <w:r>
        <w:rPr>
          <w:rFonts w:ascii="FrankRuehl" w:hAnsi="FrankRuehl" w:hint="cs"/>
          <w:sz w:val="20"/>
          <w:rtl/>
        </w:rPr>
        <w:t xml:space="preserve"> </w:t>
      </w:r>
      <w:r>
        <w:rPr>
          <w:rStyle w:val="2fb"/>
          <w:rFonts w:ascii="FrankRuehl" w:hAnsi="FrankRuehl" w:hint="cs"/>
          <w:sz w:val="20"/>
          <w:rtl/>
        </w:rPr>
        <w:t xml:space="preserve">רי</w:t>
      </w:r>
      <w:r>
        <w:rPr>
          <w:rStyle w:val="2fb"/>
          <w:rFonts w:ascii="FrankRuehl" w:hAnsi="FrankRuehl"/>
          <w:sz w:val="20"/>
          <w:rtl/>
        </w:rPr>
        <w:t>"</w:t>
      </w:r>
      <w:r>
        <w:rPr>
          <w:rStyle w:val="2fb"/>
          <w:rFonts w:ascii="FrankRuehl" w:hAnsi="FrankRuehl" w:hint="cs"/>
          <w:sz w:val="20"/>
          <w:rtl/>
        </w:rPr>
        <w:t>ר</w:t>
      </w:r>
      <w:r w:rsidRPr="00E92DCA">
        <w:rPr>
          <w:rFonts w:ascii="FrankRuehl" w:hAnsi="FrankRuehl"/>
          <w:sz w:val="20"/>
          <w:rtl/>
        </w:rPr>
        <w:t xml:space="preserve">: כגון דאיעריב בולד טריפה, </w:t>
      </w:r>
      <w:r w:rsidRPr="00E92DCA">
        <w:rPr>
          <w:rStyle w:val="2fb"/>
          <w:rFonts w:ascii="FrankRuehl" w:hAnsi="FrankRuehl"/>
          <w:sz w:val="20"/>
          <w:rtl/>
        </w:rPr>
        <w:t xml:space="preserve">ו</w:t>
      </w:r>
      <w:r>
        <w:rPr>
          <w:rStyle w:val="2fb"/>
          <w:rFonts w:ascii="FrankRuehl" w:hAnsi="FrankRuehl" w:hint="cs"/>
          <w:sz w:val="20"/>
          <w:rtl/>
        </w:rPr>
        <w:t>כ</w:t>
      </w:r>
      <w:r w:rsidRPr="00E92DCA">
        <w:rPr>
          <w:rStyle w:val="2fb"/>
          <w:rFonts w:ascii="FrankRuehl" w:hAnsi="FrankRuehl"/>
          <w:sz w:val="20"/>
          <w:rtl/>
        </w:rPr>
        <w:t>ר</w:t>
      </w:r>
      <w:r>
        <w:rPr>
          <w:rStyle w:val="2fb"/>
          <w:rFonts w:ascii="FrankRuehl" w:hAnsi="FrankRuehl"/>
          <w:sz w:val="20"/>
          <w:rtl/>
        </w:rPr>
        <w:t>"</w:t>
      </w:r>
      <w:r>
        <w:rPr>
          <w:rStyle w:val="2fb"/>
          <w:rFonts w:ascii="FrankRuehl" w:hAnsi="FrankRuehl" w:hint="cs"/>
          <w:sz w:val="20"/>
          <w:rtl/>
        </w:rPr>
        <w:t>א</w:t>
      </w:r>
      <w:r w:rsidRPr="00E92DCA">
        <w:rPr>
          <w:rFonts w:ascii="FrankRuehl" w:hAnsi="FrankRuehl"/>
          <w:sz w:val="20"/>
          <w:rtl/>
        </w:rPr>
        <w:t xml:space="preserve"> </w:t>
      </w:r>
      <w:r>
        <w:rPr>
          <w:rFonts w:ascii="FrankRuehl" w:hAnsi="FrankRuehl" w:hint="cs"/>
          <w:sz w:val="20"/>
          <w:rtl/>
        </w:rPr>
        <w:t>ד</w:t>
      </w:r>
      <w:r w:rsidRPr="00E92DCA">
        <w:rPr>
          <w:rFonts w:ascii="FrankRuehl" w:hAnsi="FrankRuehl"/>
          <w:sz w:val="20"/>
          <w:rtl/>
        </w:rPr>
        <w:t xml:space="preserve">ולד טריפה </w:t>
      </w:r>
      <w:r w:rsidRPr="00E92DCA">
        <w:rPr>
          <w:rFonts w:ascii="FrankRuehl" w:hAnsi="FrankRuehl"/>
          <w:sz w:val="20"/>
          <w:rtl/>
        </w:rPr>
        <w:t xml:space="preserve">לא</w:t>
      </w:r>
      <w:r w:rsidRPr="00E92DCA">
        <w:rPr>
          <w:rFonts w:ascii="FrankRuehl" w:hAnsi="FrankRuehl"/>
          <w:sz w:val="20"/>
          <w:rtl/>
        </w:rPr>
        <w:t xml:space="preserve"> יקרב לגבי מזבח.</w:t>
      </w:r>
    </w:p>
    <w:p w:rsidR="00DA63EC" w:rsidRDefault="00DA63EC" w:rsidP="00DA63EC">
      <w:pPr>
        <w:rPr>
          <w:rFonts w:ascii="FrankRuehl" w:hAnsi="FrankRuehl"/>
          <w:sz w:val="20"/>
          <w:rtl/>
        </w:rPr>
      </w:pPr>
      <w:ins w:id="91543" w:author="מנוע מכני" w:date="2026-10-11T12:04:39Z">
        <w:r>
          <w:rPr>
            <w:rFonts w:ascii="FrankRuehl" w:hAnsi="FrankRuehl"/>
            <w:sz w:val="20"/>
            <w:rtl/>
          </w:rPr>
          <w:t xml:space="preserve">כולם</w:t>
        </w:r>
      </w:ins>
      <w:del w:id="91544" w:author="מנוע מכני" w:date="2026-10-11T12:04:39Z">
        <w:r w:rsidRPr="00E92DCA">
          <w:rPr>
            <w:rFonts w:ascii="FrankRuehl" w:hAnsi="FrankRuehl"/>
            <w:sz w:val="20"/>
            <w:rtl/>
          </w:rPr>
          <w:delText xml:space="preserve">כולהו</w:delText>
        </w:r>
      </w:del>
      <w:r w:rsidRPr="00E92DCA">
        <w:rPr>
          <w:rFonts w:ascii="FrankRuehl" w:hAnsi="FrankRuehl"/>
          <w:sz w:val="20"/>
          <w:rtl/>
        </w:rPr>
        <w:t xml:space="preserve"> </w:t>
      </w:r>
      <w:r w:rsidRPr="00E92DCA">
        <w:rPr>
          <w:rStyle w:val="2fb"/>
          <w:rFonts w:ascii="FrankRuehl" w:hAnsi="FrankRuehl"/>
          <w:sz w:val="20"/>
          <w:rtl/>
        </w:rPr>
        <w:t xml:space="preserve">כרבי ינאי</w:t>
      </w:r>
      <w:r w:rsidRPr="00E92DCA">
        <w:rPr>
          <w:rFonts w:ascii="FrankRuehl" w:hAnsi="FrankRuehl"/>
          <w:sz w:val="20"/>
          <w:rtl/>
        </w:rPr>
        <w:t xml:space="preserve"> </w:t>
      </w:r>
      <w:r w:rsidRPr="00E92DCA">
        <w:rPr>
          <w:rFonts w:ascii="FrankRuehl" w:hAnsi="FrankRuehl"/>
          <w:sz w:val="20"/>
          <w:rtl/>
        </w:rPr>
        <w:t xml:space="preserve">לא</w:t>
      </w:r>
      <w:r w:rsidRPr="00E92DCA">
        <w:rPr>
          <w:rFonts w:ascii="FrankRuehl" w:hAnsi="FrankRuehl"/>
          <w:sz w:val="20"/>
          <w:rtl/>
        </w:rPr>
        <w:t xml:space="preserve"> </w:t>
      </w:r>
      <w:ins w:id="91545" w:author="מנוע מכני" w:date="2026-10-11T12:04:39Z">
        <w:r>
          <w:rPr>
            <w:rFonts w:ascii="FrankRuehl" w:hAnsi="FrankRuehl"/>
            <w:sz w:val="20"/>
            <w:rtl/>
          </w:rPr>
          <w:t xml:space="preserve">אמרו</w:t>
        </w:r>
      </w:ins>
      <w:del w:id="91546" w:author="מנוע מכני" w:date="2026-10-11T12:04:39Z">
        <w:r w:rsidRPr="00E92DCA">
          <w:rPr>
            <w:rFonts w:ascii="FrankRuehl" w:hAnsi="FrankRuehl"/>
            <w:sz w:val="20"/>
            <w:rtl/>
          </w:rPr>
          <w:delText xml:space="preserve">אמרי</w:delText>
        </w:r>
      </w:del>
      <w:r w:rsidRPr="00E92DCA">
        <w:rPr>
          <w:rFonts w:ascii="FrankRuehl" w:hAnsi="FrankRuehl"/>
          <w:sz w:val="20"/>
          <w:rtl/>
        </w:rPr>
        <w:t xml:space="preserve">, בין נקובת הקוץ לדרוסת הזאב מידע ידיע, </w:t>
      </w:r>
      <w:ins w:id="93287" w:author="מנוע מכני" w:date="2026-10-11T12:04:39Z">
        <w:r>
          <w:rPr>
            <w:rFonts w:ascii="FrankRuehl" w:hAnsi="FrankRuehl"/>
            <w:sz w:val="20"/>
            <w:rtl/>
          </w:rPr>
          <w:t xml:space="preserve">זה</w:t>
        </w:r>
      </w:ins>
      <w:del w:id="93288" w:author="מנוע מכני" w:date="2026-10-11T12:04:39Z">
        <w:r w:rsidRPr="00E92DCA">
          <w:rPr>
            <w:rFonts w:ascii="FrankRuehl" w:hAnsi="FrankRuehl"/>
            <w:sz w:val="20"/>
            <w:rtl/>
          </w:rPr>
          <w:delText xml:space="preserve">האי</w:delText>
        </w:r>
      </w:del>
      <w:r w:rsidRPr="00E92DCA">
        <w:rPr>
          <w:rFonts w:ascii="FrankRuehl" w:hAnsi="FrankRuehl"/>
          <w:sz w:val="20"/>
          <w:rtl/>
        </w:rPr>
        <w:t xml:space="preserve"> משיך </w:t>
      </w:r>
      <w:ins w:id="93289" w:author="מנוע מכני" w:date="2026-10-11T12:04:39Z">
        <w:r>
          <w:rPr>
            <w:rFonts w:ascii="FrankRuehl" w:hAnsi="FrankRuehl"/>
            <w:sz w:val="20"/>
            <w:rtl/>
          </w:rPr>
          <w:t xml:space="preserve">וזה</w:t>
        </w:r>
      </w:ins>
      <w:del w:id="93290" w:author="מנוע מכני" w:date="2026-10-11T12:04:39Z">
        <w:r w:rsidRPr="00E92DCA">
          <w:rPr>
            <w:rFonts w:ascii="FrankRuehl" w:hAnsi="FrankRuehl"/>
            <w:sz w:val="20"/>
            <w:rtl/>
          </w:rPr>
          <w:delText xml:space="preserve">והאי</w:delText>
        </w:r>
      </w:del>
      <w:r w:rsidRPr="00E92DCA">
        <w:rPr>
          <w:rFonts w:ascii="FrankRuehl" w:hAnsi="FrankRuehl"/>
          <w:sz w:val="20"/>
          <w:rtl/>
        </w:rPr>
        <w:t xml:space="preserve"> עגיל</w:t>
      </w:r>
      <w:ins w:id="94825" w:author="מנוע מכני" w:date="2026-10-11T12:04:39Z">
        <w:r>
          <w:rPr>
            <w:rFonts w:ascii="FrankRuehl" w:hAnsi="FrankRuehl"/>
            <w:sz w:val="20"/>
            <w:rtl/>
          </w:rPr>
          <w:t xml:space="preserve">,</w:t>
        </w:r>
      </w:ins>
      <w:del w:id="94826"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ins w:id="90405" w:author="מנוע מכני" w:date="2026-10-11T12:04:39Z">
        <w:r>
          <w:rPr>
            <w:rStyle w:val="2fb"/>
            <w:rFonts w:ascii="FrankRuehl" w:hAnsi="FrankRuehl"/>
            <w:sz w:val="20"/>
            <w:rtl/>
          </w:rPr>
          <w:t xml:space="preserve">כרשב"ל</w:t>
        </w:r>
      </w:ins>
      <w:del w:id="90406" w:author="מנוע מכני" w:date="2026-10-11T12:04:39Z">
        <w:r w:rsidRPr="00E92DCA">
          <w:rPr>
            <w:rFonts w:ascii="FrankRuehl" w:hAnsi="FrankRuehl"/>
            <w:sz w:val="20"/>
            <w:rtl/>
          </w:rPr>
          <w:delText xml:space="preserve">כריש לקיש</w:delText>
        </w:r>
      </w:del>
      <w:r w:rsidRPr="00E92DCA">
        <w:rPr>
          <w:rFonts w:ascii="FrankRuehl" w:hAnsi="FrankRuehl"/>
          <w:sz w:val="20"/>
          <w:rtl/>
        </w:rPr>
        <w:t xml:space="preserve"> </w:t>
      </w:r>
      <w:r w:rsidRPr="00E92DCA">
        <w:rPr>
          <w:rFonts w:ascii="FrankRuehl" w:hAnsi="FrankRuehl"/>
          <w:sz w:val="20"/>
          <w:rtl/>
        </w:rPr>
        <w:t xml:space="preserve">לא</w:t>
      </w:r>
      <w:r w:rsidRPr="00E92DCA">
        <w:rPr>
          <w:rFonts w:ascii="FrankRuehl" w:hAnsi="FrankRuehl"/>
          <w:sz w:val="20"/>
          <w:rtl/>
        </w:rPr>
        <w:t xml:space="preserve"> </w:t>
      </w:r>
      <w:ins w:id="91547" w:author="מנוע מכני" w:date="2026-10-11T12:04:39Z">
        <w:r>
          <w:rPr>
            <w:rFonts w:ascii="FrankRuehl" w:hAnsi="FrankRuehl"/>
            <w:sz w:val="20"/>
            <w:rtl/>
          </w:rPr>
          <w:t xml:space="preserve">אמרו</w:t>
        </w:r>
      </w:ins>
      <w:del w:id="91548" w:author="מנוע מכני" w:date="2026-10-11T12:04:39Z">
        <w:r w:rsidRPr="00E92DCA">
          <w:rPr>
            <w:rFonts w:ascii="FrankRuehl" w:hAnsi="FrankRuehl"/>
            <w:sz w:val="20"/>
            <w:rtl/>
          </w:rPr>
          <w:delText xml:space="preserve">אמרי</w:delText>
        </w:r>
      </w:del>
      <w:r w:rsidRPr="00E92DCA">
        <w:rPr>
          <w:rFonts w:ascii="FrankRuehl" w:hAnsi="FrankRuehl"/>
          <w:sz w:val="20"/>
          <w:rtl/>
        </w:rPr>
        <w:t xml:space="preserve">, קסברי: עמדה - אינה צריכה מעת לעת, </w:t>
      </w:r>
    </w:p>
    <w:p w:rsidR="00DA63EC" w:rsidRDefault="00DA63EC" w:rsidP="00DA63EC">
      <w:pPr>
        <w:rPr>
          <w:rFonts w:ascii="FrankRuehl" w:hAnsi="FrankRuehl"/>
          <w:sz w:val="20"/>
          <w:rtl/>
        </w:rPr>
      </w:pPr>
      <w:r w:rsidRPr="00E92DCA">
        <w:rPr>
          <w:rFonts w:ascii="FrankRuehl" w:hAnsi="FrankRuehl"/>
          <w:sz w:val="20"/>
          <w:rtl/>
        </w:rPr>
        <w:t xml:space="preserve">הלכה - אינה צריכה בדיקה</w:t>
      </w:r>
      <w:ins w:id="94827" w:author="מנוע מכני" w:date="2026-10-11T12:04:39Z">
        <w:r>
          <w:rPr>
            <w:rFonts w:ascii="FrankRuehl" w:hAnsi="FrankRuehl"/>
            <w:sz w:val="20"/>
            <w:rtl/>
          </w:rPr>
          <w:t xml:space="preserve">,</w:t>
        </w:r>
      </w:ins>
      <w:del w:id="94828"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r w:rsidRPr="00E92DCA">
        <w:rPr>
          <w:rStyle w:val="2fb"/>
          <w:rFonts w:ascii="FrankRuehl" w:hAnsi="FrankRuehl"/>
          <w:sz w:val="20"/>
          <w:rtl/>
        </w:rPr>
        <w:t xml:space="preserve">כר' ירמיה</w:t>
      </w:r>
      <w:r w:rsidRPr="00E92DCA">
        <w:rPr>
          <w:rFonts w:ascii="FrankRuehl" w:hAnsi="FrankRuehl"/>
          <w:sz w:val="20"/>
          <w:rtl/>
        </w:rPr>
        <w:t xml:space="preserve"> </w:t>
      </w:r>
      <w:r w:rsidRPr="00E92DCA">
        <w:rPr>
          <w:rFonts w:ascii="FrankRuehl" w:hAnsi="FrankRuehl"/>
          <w:sz w:val="20"/>
          <w:rtl/>
        </w:rPr>
        <w:t xml:space="preserve">לא</w:t>
      </w:r>
      <w:r w:rsidRPr="00E92DCA">
        <w:rPr>
          <w:rFonts w:ascii="FrankRuehl" w:hAnsi="FrankRuehl"/>
          <w:sz w:val="20"/>
          <w:rtl/>
        </w:rPr>
        <w:t xml:space="preserve"> </w:t>
      </w:r>
      <w:ins w:id="91549" w:author="מנוע מכני" w:date="2026-10-11T12:04:39Z">
        <w:r>
          <w:rPr>
            <w:rFonts w:ascii="FrankRuehl" w:hAnsi="FrankRuehl"/>
            <w:sz w:val="20"/>
            <w:rtl/>
          </w:rPr>
          <w:t xml:space="preserve">אמרו</w:t>
        </w:r>
      </w:ins>
      <w:del w:id="91550" w:author="מנוע מכני" w:date="2026-10-11T12:04:39Z">
        <w:r w:rsidRPr="00E92DCA">
          <w:rPr>
            <w:rFonts w:ascii="FrankRuehl" w:hAnsi="FrankRuehl"/>
            <w:sz w:val="20"/>
            <w:rtl/>
          </w:rPr>
          <w:delText xml:space="preserve">אמרי</w:delText>
        </w:r>
      </w:del>
      <w:r w:rsidRPr="00E92DCA">
        <w:rPr>
          <w:rFonts w:ascii="FrankRuehl" w:hAnsi="FrankRuehl"/>
          <w:sz w:val="20"/>
          <w:rtl/>
        </w:rPr>
        <w:t xml:space="preserve">, </w:t>
      </w:r>
      <w:ins w:id="90407" w:author="מנוע מכני" w:date="2026-10-11T12:04:39Z">
        <w:r>
          <w:rPr>
            <w:rStyle w:val="2fb"/>
            <w:rFonts w:ascii="FrankRuehl" w:hAnsi="FrankRuehl"/>
            <w:sz w:val="20"/>
            <w:rtl/>
          </w:rPr>
          <w:t xml:space="preserve">כר"א</w:t>
        </w:r>
      </w:ins>
      <w:del w:id="90408" w:author="מנוע מכני" w:date="2026-10-11T12:04:39Z">
        <w:r w:rsidRPr="00E92DCA">
          <w:rPr>
            <w:rFonts w:ascii="FrankRuehl" w:hAnsi="FrankRuehl"/>
            <w:sz w:val="20"/>
            <w:rtl/>
          </w:rPr>
          <w:delText xml:space="preserve">כרבי אליעזר</w:delText>
        </w:r>
      </w:del>
      <w:r w:rsidRPr="00E92DCA">
        <w:rPr>
          <w:rFonts w:ascii="FrankRuehl" w:hAnsi="FrankRuehl"/>
          <w:sz w:val="20"/>
          <w:rtl/>
        </w:rPr>
        <w:t xml:space="preserve"> </w:t>
      </w:r>
      <w:r w:rsidRPr="00E92DCA">
        <w:rPr>
          <w:rFonts w:ascii="FrankRuehl" w:hAnsi="FrankRuehl"/>
          <w:sz w:val="20"/>
          <w:rtl/>
        </w:rPr>
        <w:t xml:space="preserve">לא</w:t>
      </w:r>
      <w:r w:rsidRPr="00E92DCA">
        <w:rPr>
          <w:rFonts w:ascii="FrankRuehl" w:hAnsi="FrankRuehl"/>
          <w:sz w:val="20"/>
          <w:rtl/>
        </w:rPr>
        <w:t xml:space="preserve"> מוקמי.</w:t>
      </w:r>
    </w:p>
    <w:p w:rsidR="00DA63EC" w:rsidRDefault="00DA63EC" w:rsidP="00DA63EC">
      <w:pPr>
        <w:pStyle w:val="affffd"/>
        <w:rPr>
          <w:del w:id="90078" w:author="מנוע עיצוב" w:date="2026-10-11T12:09:26Z"/>
          <w:rtl/>
        </w:rPr>
      </w:pPr>
      <w:del w:id="90077" w:author="מנוע עיצוב" w:date="2026-10-11T12:09:26Z">
        <w:r>
          <w:rPr>
            <w:rFonts w:ascii="FrankRuehl" w:hAnsi="FrankRuehl"/>
            <w:sz w:val="20"/>
            <w:rtl/>
          </w:rPr>
          <w:delText xml:space="preserve">׹</w:delText>
        </w:r>
      </w:del>
    </w:p>
    <w:p w:rsidR="00DA63EC" w:rsidRDefault="00DA63EC" w:rsidP="00DA63EC">
      <w:pPr>
        <w:pStyle w:val="affff1"/>
        <w:ind w:end="0"/>
        <w:rPr>
          <w:rtl/>
        </w:rPr>
        <w:pPrChange w:id="20105" w:author="קלוד" w:date="2026-10-11T09:07:24Z">
          <w:pPr>
            <w:pStyle w:val="affff1"/>
            <w:rPr>
              <w:rtl/>
            </w:rPr>
          </w:pPr>
        </w:pPrChange>
      </w:pPr>
      <w:ins w:id="9842" w:author="מספור קטעי משנה" w:date="2026-10-11T09:35:09Z">
        <w:r>
          <w:rPr>
            <w:rStyle w:val="MisparKeta"/>
          </w:rPr>
          <w:t xml:space="preserve">ה. </w:t>
        </w:r>
      </w:ins>
      <w:r w:rsidRPr="00E92DCA">
        <w:rPr>
          <w:rtl/>
        </w:rPr>
        <w:t>קדשים בקדשים מין במינו כו'.</w:t>
      </w:r>
    </w:p>
    <w:p w:rsidR="00DA63EC" w:rsidRDefault="00DA63EC" w:rsidP="00DA63EC">
      <w:pPr>
        <w:rPr>
          <w:rFonts w:ascii="FrankRuehl" w:hAnsi="FrankRuehl"/>
          <w:sz w:val="20"/>
          <w:rtl/>
        </w:rPr>
      </w:pPr>
      <w:ins w:id="95991" w:author="מנוע מכני" w:date="2026-10-11T12:04:39Z">
        <w:r>
          <w:rPr>
            <w:rFonts w:ascii="FrankRuehl" w:hAnsi="FrankRuehl" w:hint="cs"/>
            <w:sz w:val="20"/>
            <w:rtl/>
          </w:rPr>
          <w:t xml:space="preserve">ולא צריך</w:t>
        </w:r>
      </w:ins>
      <w:del w:id="95992" w:author="מנוע מכני" w:date="2026-10-11T12:04:39Z">
        <w:r>
          <w:rPr>
            <w:rFonts w:ascii="FrankRuehl" w:hAnsi="FrankRuehl" w:hint="cs"/>
            <w:sz w:val="20"/>
            <w:rtl/>
          </w:rPr>
          <w:delText xml:space="preserve">ולא בעי</w:delText>
        </w:r>
      </w:del>
      <w:r>
        <w:rPr>
          <w:rFonts w:ascii="FrankRuehl" w:hAnsi="FrankRuehl" w:hint="cs"/>
          <w:sz w:val="20"/>
          <w:rtl/>
        </w:rPr>
        <w:t xml:space="preserve"> סמיכה </w:t>
      </w:r>
      <w:r>
        <w:rPr>
          <w:rStyle w:val="2fb"/>
          <w:rFonts w:ascii="FrankRuehl" w:hAnsi="FrankRuehl" w:hint="cs"/>
          <w:sz w:val="20"/>
          <w:rtl/>
        </w:rPr>
        <w:t xml:space="preserve">לרב יוסף</w:t>
      </w:r>
      <w:r>
        <w:rPr>
          <w:rFonts w:ascii="FrankRuehl" w:hAnsi="FrankRuehl" w:hint="cs"/>
          <w:sz w:val="20"/>
          <w:rtl/>
        </w:rPr>
        <w:t xml:space="preserve"> דמיירי בקרבן נשים </w:t>
      </w:r>
    </w:p>
    <w:p w:rsidR="00DA63EC" w:rsidRDefault="00DA63EC" w:rsidP="00DA63EC">
      <w:pPr>
        <w:rPr>
          <w:rFonts w:ascii="FrankRuehl" w:hAnsi="FrankRuehl"/>
          <w:sz w:val="20"/>
          <w:rtl/>
        </w:rPr>
      </w:pPr>
      <w:ins w:id="93291" w:author="מנוע מכני" w:date="2026-10-11T12:04:39Z">
        <w:r>
          <w:rPr>
            <w:rFonts w:ascii="FrankRuehl" w:hAnsi="FrankRuehl" w:hint="cs"/>
            <w:sz w:val="20"/>
            <w:rtl/>
          </w:rPr>
          <w:t xml:space="preserve">וכך</w:t>
        </w:r>
      </w:ins>
      <w:del w:id="93292" w:author="מנוע מכני" w:date="2026-10-11T12:04:39Z">
        <w:r>
          <w:rPr>
            <w:rFonts w:ascii="FrankRuehl" w:hAnsi="FrankRuehl" w:hint="cs"/>
            <w:sz w:val="20"/>
            <w:rtl/>
          </w:rPr>
          <w:delText xml:space="preserve">והכי</w:delText>
        </w:r>
      </w:del>
      <w:r>
        <w:rPr>
          <w:rFonts w:ascii="FrankRuehl" w:hAnsi="FrankRuehl" w:hint="cs"/>
          <w:sz w:val="20"/>
          <w:rtl/>
        </w:rPr>
        <w:t xml:space="preserve"> צריך לקרות הברייתא </w:t>
      </w:r>
      <w:r>
        <w:rPr>
          <w:rStyle w:val="2fb"/>
          <w:rFonts w:ascii="FrankRuehl" w:hAnsi="FrankRuehl" w:hint="cs"/>
          <w:sz w:val="20"/>
          <w:rtl/>
        </w:rPr>
        <w:t xml:space="preserve">לרבא</w:t>
      </w:r>
      <w:r>
        <w:rPr>
          <w:rFonts w:ascii="FrankRuehl" w:hAnsi="FrankRuehl" w:hint="cs"/>
          <w:sz w:val="20"/>
          <w:rtl/>
        </w:rPr>
        <w:t xml:space="preserve">: </w:t>
      </w:r>
    </w:p>
    <w:p>
      <w:pPr>
        <w:pStyle w:val="afffff8"/>
        <w:rPr>
          <w:ins w:id="90289" w:author="קלוד" w:date="2026-10-11T12:29:36Z"/>
        </w:rPr>
      </w:pPr>
      <w:ins w:id="90290" w:author="קלוד" w:date="2026-10-11T12:29:36Z">
        <w:r>
          <w:rPr>
            <w:color w:val="7B3F00"/>
          </w:rPr>
          <w:t xml:space="preserve">קרבן יחיד וקרבן ציבור שנתערבו - ארבע מתנות מכל אחד</w:t>
        </w:r>
      </w:ins>
    </w:p>
    <w:p w:rsidR="00DA63EC" w:rsidRDefault="00DA63EC" w:rsidP="00DA63EC">
      <w:pPr>
        <w:rPr>
          <w:rFonts w:ascii="FrankRuehl" w:hAnsi="FrankRuehl"/>
          <w:sz w:val="20"/>
          <w:rtl/>
        </w:rPr>
      </w:pPr>
      <w:r w:rsidRPr="00E92DCA">
        <w:rPr>
          <w:rFonts w:ascii="FrankRuehl" w:hAnsi="FrankRuehl"/>
          <w:sz w:val="20"/>
          <w:rtl/>
        </w:rPr>
        <w:t xml:space="preserve">קרבן יחיד שנתערב בקרבן יחיד, וקרבן ציבור שנתערב בקרבן ציבור, וקרבן יחיד וקרבן ציבור שנתערבו זה בזה - נותן ד' מתנות מכל אחד ואחד, ואם נתן מתנה מכל אחד - יצא, ואם נתן ארבע מכולן - יצא</w:t>
      </w:r>
      <w:ins w:id="94829" w:author="מנוע מכני" w:date="2026-10-11T12:04:39Z">
        <w:r>
          <w:rPr>
            <w:rFonts w:ascii="FrankRuehl" w:hAnsi="FrankRuehl"/>
            <w:sz w:val="20"/>
            <w:rtl/>
          </w:rPr>
          <w:t xml:space="preserve">,</w:t>
        </w:r>
      </w:ins>
      <w:del w:id="94830"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rsidR="00DA63EC" w:rsidRDefault="00DA63EC" w:rsidP="00DA63EC">
      <w:pPr>
        <w:rPr>
          <w:rFonts w:ascii="FrankRuehl" w:hAnsi="FrankRuehl"/>
          <w:sz w:val="20"/>
          <w:rtl/>
        </w:rPr>
      </w:pPr>
      <w:r w:rsidRPr="00E92DCA">
        <w:rPr>
          <w:rFonts w:ascii="FrankRuehl" w:hAnsi="FrankRuehl"/>
          <w:sz w:val="20"/>
          <w:rtl/>
        </w:rPr>
        <w:t xml:space="preserve">בד"א</w:t>
      </w:r>
      <w:r w:rsidRPr="00E92DCA">
        <w:rPr>
          <w:rFonts w:ascii="FrankRuehl" w:hAnsi="FrankRuehl"/>
          <w:sz w:val="20"/>
          <w:rtl/>
        </w:rPr>
        <w:t xml:space="preserve"> - שנתערבו שחוטין כעין חיים בכוסות, אבל בבולל - נותן ד' מתנות לכולן, ואם נתן מתנה אחת לכולן - יצא.</w:t>
      </w:r>
    </w:p>
    <w:p>
      <w:pPr>
        <w:pStyle w:val="38"/>
        <w:rPr>
          <w:ins w:id="99794" w:author="מנוע מכני" w:date="2026-10-11T12:04:39Z"/>
        </w:rPr>
      </w:pPr>
      <w:r w:rsidRPr="00E92DCA">
        <w:t xml:space="preserve">רבי</w:t>
      </w:r>
      <w:del w:id="101689" w:author="מנוע מכני" w:date="2026-10-11T12:04:39Z">
        <w:r w:rsidRPr="00E92DCA">
          <w:delText xml:space="preserve"> אומר</w:delText>
        </w:r>
      </w:del>
      <w:r w:rsidRPr="00E92DCA">
        <w:t xml:space="preserve">:</w:t>
      </w:r>
    </w:p>
    <w:p w:rsidR="00DA63EC" w:rsidRDefault="00DA63EC" w:rsidP="00DA63EC">
      <w:pPr>
        <w:rPr>
          <w:rFonts w:ascii="FrankRuehl" w:hAnsi="FrankRuehl"/>
          <w:sz w:val="20"/>
          <w:rtl/>
        </w:rPr>
      </w:pPr>
      <w:del w:id="99795"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רואין את המתנה, אם יש בה כדי לזה וכדי לזה - כשרה, ואם </w:t>
      </w:r>
      <w:r w:rsidRPr="00E92DCA">
        <w:rPr>
          <w:rFonts w:ascii="FrankRuehl" w:hAnsi="FrankRuehl"/>
          <w:sz w:val="20"/>
          <w:rtl/>
        </w:rPr>
        <w:t xml:space="preserve">לא</w:t>
      </w:r>
      <w:r w:rsidRPr="00E92DCA">
        <w:rPr>
          <w:rFonts w:ascii="FrankRuehl" w:hAnsi="FrankRuehl"/>
          <w:sz w:val="20"/>
          <w:rtl/>
        </w:rPr>
        <w:t xml:space="preserve"> - פסולה.</w:t>
      </w:r>
    </w:p>
    <w:p w:rsidR="00DA63EC" w:rsidRDefault="00DA63EC" w:rsidP="00DA63EC">
      <w:pPr>
        <w:pStyle w:val="afff3"/>
        <w:framePr w:wrap="around"/>
        <w:rPr>
          <w:rtl/>
        </w:rPr>
      </w:pPr>
      <w:r>
        <w:rPr>
          <w:rFonts w:hint="cs"/>
          <w:rtl/>
        </w:rPr>
        <w:t>עה:</w:t>
      </w:r>
    </w:p>
    <w:p>
      <w:pPr>
        <w:pStyle w:val="38"/>
        <w:rPr>
          <w:ins w:id="99796" w:author="מנוע מכני" w:date="2026-10-11T12:04:39Z"/>
        </w:rPr>
      </w:pPr>
      <w:r>
        <w:t>והצ</w:t>
      </w:r>
      <w:r>
        <w:t>"</w:t>
      </w:r>
      <w:r>
        <w:t>ל ל</w:t>
      </w:r>
      <w:r w:rsidRPr="00E92DCA">
        <w:t xml:space="preserve">רבי:</w:t>
      </w:r>
    </w:p>
    <w:p w:rsidR="00DA63EC" w:rsidRDefault="00DA63EC" w:rsidP="00DA63EC">
      <w:pPr>
        <w:rPr>
          <w:rFonts w:ascii="FrankRuehl" w:hAnsi="FrankRuehl"/>
          <w:sz w:val="20"/>
          <w:rtl/>
        </w:rPr>
      </w:pPr>
      <w:del w:id="99797"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לדברי </w:t>
      </w:r>
      <w:r w:rsidRPr="00E92DCA">
        <w:rPr>
          <w:rStyle w:val="2fb"/>
          <w:rFonts w:ascii="FrankRuehl" w:hAnsi="FrankRuehl"/>
          <w:sz w:val="20"/>
          <w:rtl/>
        </w:rPr>
        <w:t xml:space="preserve">ר"א</w:t>
      </w:r>
      <w:r w:rsidRPr="00E92DCA">
        <w:rPr>
          <w:rFonts w:ascii="FrankRuehl" w:hAnsi="FrankRuehl"/>
          <w:sz w:val="20"/>
          <w:rtl/>
        </w:rPr>
        <w:t xml:space="preserve">, הזאה כל שהוא מטהרת, הזאה אינה צריכה שיעור, הזאה מחצה כשר ומחצה פסול</w:t>
      </w:r>
      <w:r>
        <w:rPr>
          <w:rFonts w:ascii="FrankRuehl" w:hAnsi="FrankRuehl"/>
          <w:sz w:val="20"/>
          <w:rtl/>
        </w:rPr>
        <w:t>!</w:t>
      </w:r>
    </w:p>
    <w:p w:rsidR="00DA63EC" w:rsidRDefault="00DA63EC" w:rsidP="00DA63EC">
      <w:pPr>
        <w:rPr>
          <w:rFonts w:ascii="FrankRuehl" w:hAnsi="FrankRuehl"/>
          <w:b/>
          <w:bCs/>
          <w:sz w:val="20"/>
          <w:rtl/>
        </w:rPr>
      </w:pPr>
      <w:r w:rsidRPr="00E92DCA">
        <w:rPr>
          <w:rFonts w:ascii="FrankRuehl" w:hAnsi="FrankRuehl"/>
          <w:sz w:val="20"/>
          <w:rtl/>
        </w:rPr>
        <w:t xml:space="preserve">לדבריו </w:t>
      </w:r>
      <w:r w:rsidRPr="00E92DCA">
        <w:rPr>
          <w:rStyle w:val="2fb"/>
          <w:rFonts w:ascii="FrankRuehl" w:hAnsi="FrankRuehl"/>
          <w:sz w:val="20"/>
          <w:rtl/>
        </w:rPr>
        <w:t xml:space="preserve">דר"א</w:t>
      </w:r>
      <w:r w:rsidRPr="00E92DCA">
        <w:rPr>
          <w:rFonts w:ascii="FrankRuehl" w:hAnsi="FrankRuehl"/>
          <w:sz w:val="20"/>
          <w:rtl/>
        </w:rPr>
        <w:t xml:space="preserve"> </w:t>
      </w:r>
      <w:ins w:id="93293" w:author="מנוע מכני" w:date="2026-10-11T12:04:39Z">
        <w:r>
          <w:rPr>
            <w:rFonts w:ascii="FrankRuehl" w:hAnsi="FrankRuehl"/>
            <w:sz w:val="20"/>
            <w:rtl/>
          </w:rPr>
          <w:t xml:space="preserve">אומר</w:t>
        </w:r>
      </w:ins>
      <w:del w:id="93294" w:author="מנוע מכני" w:date="2026-10-11T12:04:39Z">
        <w:r w:rsidRPr="00E92DCA">
          <w:rPr>
            <w:rFonts w:ascii="FrankRuehl" w:hAnsi="FrankRuehl"/>
            <w:sz w:val="20"/>
            <w:rtl/>
          </w:rPr>
          <w:delText xml:space="preserve">קאמר</w:delText>
        </w:r>
      </w:del>
      <w:r w:rsidRPr="00E92DCA">
        <w:rPr>
          <w:rFonts w:ascii="FrankRuehl" w:hAnsi="FrankRuehl"/>
          <w:sz w:val="20"/>
          <w:rtl/>
        </w:rPr>
        <w:t xml:space="preserve">.</w:t>
      </w:r>
    </w:p>
    <w:p>
      <w:pPr>
        <w:pStyle w:val="38"/>
        <w:rPr>
          <w:ins w:id="99798" w:author="מנוע מכני" w:date="2026-10-11T12:04:39Z"/>
        </w:rPr>
      </w:pPr>
      <w:r w:rsidRPr="003E6863">
        <w:t>ואב</w:t>
      </w:r>
      <w:r w:rsidRPr="003E6863">
        <w:t>"</w:t>
      </w:r>
      <w:r w:rsidRPr="003E6863">
        <w:t>א</w:t>
      </w:r>
      <w:r w:rsidRPr="00E92DCA">
        <w:t xml:space="preserve">:</w:t>
      </w:r>
    </w:p>
    <w:p w:rsidR="00DA63EC" w:rsidRDefault="00DA63EC" w:rsidP="00DA63EC">
      <w:pPr>
        <w:rPr>
          <w:rFonts w:ascii="FrankRuehl" w:hAnsi="FrankRuehl"/>
          <w:sz w:val="20"/>
          <w:rtl/>
        </w:rPr>
      </w:pPr>
      <w:del w:id="99799"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הזאה לחוד, ונתינה לחוד.</w:t>
      </w:r>
    </w:p>
    <w:p w:rsidR="00DA63EC" w:rsidRDefault="00DA63EC" w:rsidP="00DA63EC">
      <w:pPr>
        <w:pStyle w:val="affffd"/>
        <w:rPr>
          <w:del w:id="90080" w:author="מנוע עיצוב" w:date="2026-10-11T12:09:26Z"/>
          <w:rtl/>
        </w:rPr>
      </w:pPr>
      <w:del w:id="90079" w:author="מנוע עיצוב" w:date="2026-10-11T12:09:26Z">
        <w:r>
          <w:rPr>
            <w:rFonts w:ascii="FrankRuehl" w:hAnsi="FrankRuehl"/>
            <w:sz w:val="20"/>
            <w:rtl/>
          </w:rPr>
          <w:delText xml:space="preserve">׹</w:delText>
        </w:r>
      </w:del>
    </w:p>
    <w:p w:rsidR="00DA63EC" w:rsidRDefault="00DA63EC" w:rsidP="00DA63EC">
      <w:pPr>
        <w:pStyle w:val="affff1"/>
        <w:ind w:end="0"/>
        <w:rPr>
          <w:rtl/>
        </w:rPr>
        <w:pPrChange w:id="20106" w:author="קלוד" w:date="2026-10-11T09:07:24Z">
          <w:pPr>
            <w:pStyle w:val="affff1"/>
            <w:rPr>
              <w:rtl/>
            </w:rPr>
          </w:pPr>
        </w:pPrChange>
      </w:pPr>
      <w:ins w:id="9843" w:author="מספור קטעי משנה" w:date="2026-10-11T09:35:09Z">
        <w:r>
          <w:rPr>
            <w:rStyle w:val="MisparKeta"/>
          </w:rPr>
          <w:t xml:space="preserve">א. </w:t>
        </w:r>
      </w:ins>
      <w:r w:rsidRPr="00E92DCA">
        <w:rPr>
          <w:rtl/>
        </w:rPr>
        <w:t>נתערבו בבכור ומעשר כו'.</w:t>
      </w:r>
    </w:p>
    <w:p>
      <w:pPr>
        <w:pStyle w:val="38"/>
        <w:rPr>
          <w:ins w:id="99800" w:author="מנוע מכני" w:date="2026-10-11T12:04:39Z"/>
        </w:rPr>
      </w:pPr>
      <w:r>
        <w:t>ארב</w:t>
      </w:r>
      <w:r>
        <w:t>"</w:t>
      </w:r>
      <w:r>
        <w:t>ח</w:t>
      </w:r>
      <w:r w:rsidRPr="00E92DCA">
        <w:t xml:space="preserve">:</w:t>
      </w:r>
    </w:p>
    <w:p w:rsidR="00DA63EC" w:rsidRDefault="00DA63EC" w:rsidP="00DA63EC">
      <w:pPr>
        <w:rPr>
          <w:rFonts w:ascii="FrankRuehl" w:hAnsi="FrankRuehl"/>
          <w:sz w:val="20"/>
          <w:rtl/>
        </w:rPr>
      </w:pPr>
      <w:del w:id="99801"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בכור </w:t>
      </w:r>
      <w:r w:rsidRPr="002E1F01">
        <w:rPr>
          <w:rFonts w:ascii="FrankRuehl" w:hAnsi="FrankRuehl"/>
          <w:b/>
          <w:bCs/>
          <w:sz w:val="20"/>
          <w:rtl/>
        </w:rPr>
        <w:t>לב"ש</w:t>
      </w:r>
      <w:r w:rsidRPr="00E92DCA">
        <w:rPr>
          <w:rFonts w:ascii="FrankRuehl" w:hAnsi="FrankRuehl"/>
          <w:sz w:val="20"/>
          <w:rtl/>
        </w:rPr>
        <w:t xml:space="preserve"> אין מאכילין לנדות, תמורתו מהו? </w:t>
      </w:r>
    </w:p>
    <w:p w:rsidR="00DA63EC" w:rsidRDefault="00DA63EC" w:rsidP="00DA63EC">
      <w:pPr>
        <w:rPr>
          <w:rFonts w:ascii="FrankRuehl" w:hAnsi="FrankRuehl"/>
          <w:sz w:val="20"/>
          <w:rtl/>
        </w:rPr>
      </w:pPr>
      <w:r>
        <w:rPr>
          <w:rFonts w:ascii="FrankRuehl" w:hAnsi="FrankRuehl"/>
          <w:sz w:val="20"/>
          <w:rtl/>
        </w:rPr>
        <w:tab/>
      </w:r>
      <w:r w:rsidRPr="00E92DCA">
        <w:rPr>
          <w:rFonts w:ascii="FrankRuehl" w:hAnsi="FrankRuehl"/>
          <w:sz w:val="20"/>
          <w:rtl/>
        </w:rPr>
        <w:t xml:space="preserve">בכור אינו נפדה, תמורתו מהו? </w:t>
      </w:r>
    </w:p>
    <w:p w:rsidR="00DA63EC" w:rsidRDefault="00DA63EC" w:rsidP="00DA63EC">
      <w:pPr>
        <w:rPr>
          <w:rFonts w:ascii="FrankRuehl" w:hAnsi="FrankRuehl"/>
          <w:sz w:val="20"/>
          <w:rtl/>
        </w:rPr>
      </w:pPr>
      <w:r>
        <w:rPr>
          <w:rFonts w:ascii="FrankRuehl" w:hAnsi="FrankRuehl"/>
          <w:sz w:val="20"/>
          <w:rtl/>
        </w:rPr>
        <w:tab/>
      </w:r>
      <w:r w:rsidRPr="00E92DCA">
        <w:rPr>
          <w:rFonts w:ascii="FrankRuehl" w:hAnsi="FrankRuehl"/>
          <w:sz w:val="20"/>
          <w:rtl/>
        </w:rPr>
        <w:t xml:space="preserve">בכור אינו נשקל בליטרא, תמורתו מהו? </w:t>
      </w:r>
    </w:p>
    <w:p>
      <w:pPr>
        <w:pStyle w:val="38"/>
        <w:rPr>
          <w:ins w:id="99802" w:author="מנוע מכני" w:date="2026-10-11T12:04:39Z"/>
        </w:rPr>
      </w:pPr>
      <w:del w:id="101690" w:author="מנוע מכני" w:date="2026-10-11T12:04:39Z">
        <w:r w:rsidRPr="00E92DCA">
          <w:delText xml:space="preserve">אמר </w:delText>
        </w:r>
      </w:del>
      <w:r w:rsidRPr="00E92DCA">
        <w:t xml:space="preserve">רבא, </w:t>
      </w:r>
      <w:r w:rsidRPr="00E92DCA">
        <w:t xml:space="preserve">תניא</w:t>
      </w:r>
      <w:r w:rsidRPr="00E92DCA">
        <w:t xml:space="preserve">:</w:t>
      </w:r>
    </w:p>
    <w:p w:rsidR="00DA63EC" w:rsidRDefault="00DA63EC" w:rsidP="00DA63EC">
      <w:pPr>
        <w:rPr>
          <w:rFonts w:ascii="FrankRuehl" w:hAnsi="FrankRuehl"/>
          <w:sz w:val="20"/>
          <w:rtl/>
        </w:rPr>
      </w:pPr>
      <w:del w:id="99803"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בכור ומעשר - משהוממו עושין תמורה, ותמורתן כיוצא בהן.</w:t>
      </w:r>
    </w:p>
    <w:p w:rsidR="00DA63EC" w:rsidRDefault="00DA63EC" w:rsidP="00DA63EC">
      <w:pPr>
        <w:rPr>
          <w:rFonts w:ascii="FrankRuehl" w:hAnsi="FrankRuehl"/>
          <w:sz w:val="20"/>
          <w:rtl/>
        </w:rPr>
      </w:pPr>
    </w:p>
    <w:p>
      <w:pPr>
        <w:pStyle w:val="afffff8"/>
        <w:rPr>
          <w:ins w:id="90287" w:author="קלוד" w:date="2026-10-11T12:29:36Z"/>
        </w:rPr>
      </w:pPr>
      <w:ins w:id="90288" w:author="קלוד" w:date="2026-10-11T12:29:36Z">
        <w:r>
          <w:rPr>
            <w:color w:val="7B3F00"/>
          </w:rPr>
          <w:t xml:space="preserve">האם בכור שהתפיסו לבדק הבית נשקל בליטרא?</w:t>
        </w:r>
      </w:ins>
    </w:p>
    <w:p>
      <w:pPr>
        <w:pStyle w:val="38"/>
        <w:rPr>
          <w:ins w:id="99805" w:author="מנוע מכני" w:date="2026-10-11T12:04:39Z"/>
        </w:rPr>
      </w:pPr>
      <w:del w:id="99804" w:author="מנוע מכני" w:date="2026-10-11T12:04:39Z">
        <w:r>
          <w:delText xml:space="preserve">•</w:delText>
        </w:r>
      </w:del>
      <w:r>
        <w:t xml:space="preserve"> </w:t>
      </w:r>
      <w:r w:rsidRPr="00302F7B">
        <w:t>בעי רמי בר חמא</w:t>
      </w:r>
      <w:r w:rsidRPr="00E92DCA">
        <w:t xml:space="preserve">:</w:t>
      </w:r>
    </w:p>
    <w:p w:rsidR="00DA63EC" w:rsidRDefault="00DA63EC" w:rsidP="00DA63EC">
      <w:pPr>
        <w:rPr>
          <w:rFonts w:ascii="FrankRuehl" w:hAnsi="FrankRuehl"/>
          <w:sz w:val="20"/>
          <w:rtl/>
        </w:rPr>
      </w:pPr>
      <w:del w:id="99806"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התפיס בכור לבדק הבית, מהו שישקול בליטרא? </w:t>
      </w:r>
    </w:p>
    <w:p w:rsidR="00DA63EC" w:rsidRDefault="00DA63EC" w:rsidP="00DA63EC">
      <w:pPr>
        <w:rPr>
          <w:rFonts w:ascii="FrankRuehl" w:hAnsi="FrankRuehl"/>
          <w:sz w:val="20"/>
          <w:rtl/>
        </w:rPr>
      </w:pPr>
      <w:r>
        <w:rPr>
          <w:rFonts w:ascii="FrankRuehl" w:hAnsi="FrankRuehl"/>
          <w:sz w:val="20"/>
          <w:rtl/>
        </w:rPr>
        <w:tab/>
      </w:r>
      <w:r>
        <w:rPr>
          <w:rFonts w:ascii="FrankRuehl" w:hAnsi="FrankRuehl"/>
          <w:sz w:val="20"/>
          <w:rtl/>
        </w:rPr>
        <w:tab/>
      </w:r>
      <w:r>
        <w:rPr>
          <w:rFonts w:ascii="FrankRuehl" w:hAnsi="FrankRuehl"/>
          <w:sz w:val="20"/>
          <w:rtl/>
        </w:rPr>
        <w:tab/>
      </w:r>
      <w:r>
        <w:rPr>
          <w:rFonts w:ascii="FrankRuehl" w:hAnsi="FrankRuehl"/>
          <w:sz w:val="20"/>
          <w:rtl/>
        </w:rPr>
        <w:tab/>
      </w:r>
      <w:r w:rsidRPr="00E92DCA">
        <w:rPr>
          <w:rFonts w:ascii="FrankRuehl" w:hAnsi="FrankRuehl"/>
          <w:sz w:val="20"/>
          <w:rtl/>
        </w:rPr>
        <w:t xml:space="preserve">רווחא דהקדש עדיף, </w:t>
      </w:r>
      <w:r w:rsidRPr="00E53C48">
        <w:rPr>
          <w:rFonts w:ascii="FrankRuehl" w:hAnsi="FrankRuehl"/>
          <w:b/>
          <w:bCs/>
          <w:sz w:val="20"/>
          <w:rtl/>
        </w:rPr>
        <w:t>או"ד</w:t>
      </w:r>
      <w:r w:rsidRPr="00E92DCA">
        <w:rPr>
          <w:rFonts w:ascii="FrankRuehl" w:hAnsi="FrankRuehl"/>
          <w:sz w:val="20"/>
          <w:rtl/>
        </w:rPr>
        <w:t xml:space="preserve"> </w:t>
      </w:r>
      <w:ins w:id="90225" w:author="Claude - סמנטי" w:date="2026-10-11T12:26:16Z">
        <w:r>
          <w:rPr>
            <w:rFonts w:ascii="FrankRuehl" w:hAnsi="FrankRuehl"/>
            <w:sz w:val="20"/>
            <w:rtl/>
          </w:rPr>
          <w:t xml:space="preserve">ביזיון</w:t>
        </w:r>
      </w:ins>
      <w:del w:id="90226" w:author="Claude - סמנטי" w:date="2026-10-11T12:26:16Z">
        <w:r w:rsidRPr="00E92DCA">
          <w:rPr>
            <w:rFonts w:ascii="FrankRuehl" w:hAnsi="FrankRuehl"/>
            <w:sz w:val="20"/>
            <w:rtl/>
          </w:rPr>
          <w:delText xml:space="preserve">זילותא</w:delText>
        </w:r>
      </w:del>
      <w:r w:rsidRPr="00E92DCA">
        <w:rPr>
          <w:rFonts w:ascii="FrankRuehl" w:hAnsi="FrankRuehl"/>
          <w:sz w:val="20"/>
          <w:rtl/>
        </w:rPr>
        <w:t xml:space="preserve"> דבכור עדיף? </w:t>
      </w:r>
    </w:p>
    <w:p>
      <w:pPr>
        <w:pStyle w:val="38"/>
        <w:rPr>
          <w:ins w:id="99807" w:author="מנוע מכני" w:date="2026-10-11T12:04:39Z"/>
        </w:rPr>
      </w:pPr>
      <w:r w:rsidRPr="00302F7B">
        <w:t>ריב</w:t>
      </w:r>
      <w:r>
        <w:t>"</w:t>
      </w:r>
      <w:r w:rsidRPr="00302F7B">
        <w:t>ז</w:t>
      </w:r>
      <w:r>
        <w:t>:</w:t>
      </w:r>
    </w:p>
    <w:p w:rsidR="00DA63EC" w:rsidRDefault="00DA63EC" w:rsidP="00DA63EC">
      <w:pPr>
        <w:rPr>
          <w:rFonts w:ascii="FrankRuehl" w:hAnsi="FrankRuehl"/>
          <w:sz w:val="20"/>
          <w:rtl/>
        </w:rPr>
      </w:pPr>
      <w:del w:id="99808" w:author="מנוע מכני" w:date="2026-10-11T12:04:39Z">
        <w:r w:rsidRPr="00E92DCA">
          <w:rPr>
            <w:rtl/>
          </w:rPr>
          <w:delText xml:space="preserve"> </w:delText>
        </w:r>
      </w:del>
      <w:r w:rsidRPr="00E92DCA">
        <w:rPr>
          <w:rtl/>
        </w:rPr>
        <w:t xml:space="preserve">ת"ש: נתערבו בבכור ובמעשר - ירעו עד שיסתאבו ויאכלו כבכור וכמעשר, </w:t>
      </w:r>
      <w:ins w:id="91551" w:author="מנוע מכני" w:date="2026-10-11T12:04:39Z">
        <w:r>
          <w:rPr>
            <w:rtl/>
          </w:rPr>
          <w:t xml:space="preserve">לא</w:t>
        </w:r>
      </w:ins>
      <w:del w:id="91552" w:author="מנוע מכני" w:date="2026-10-11T12:04:39Z">
        <w:r w:rsidRPr="00E92DCA">
          <w:rPr>
            <w:rtl/>
          </w:rPr>
          <w:delText xml:space="preserve">לאו</w:delText>
        </w:r>
      </w:del>
      <w:r w:rsidRPr="00E92DCA">
        <w:rPr>
          <w:rtl/>
        </w:rPr>
        <w:t xml:space="preserve"> למימרא דאינו נשקל בליטרא.</w:t>
      </w:r>
    </w:p>
    <w:p w:rsidR="00DA63EC" w:rsidRDefault="00DA63EC" w:rsidP="00DA63EC">
      <w:pPr>
        <w:rPr>
          <w:rFonts w:ascii="FrankRuehl" w:hAnsi="FrankRuehl"/>
          <w:sz w:val="20"/>
          <w:rtl/>
        </w:rPr>
      </w:pPr>
      <w:r w:rsidRPr="00302F7B">
        <w:rPr>
          <w:rFonts w:ascii="FrankRuehl" w:hAnsi="FrankRuehl" w:hint="cs"/>
          <w:b/>
          <w:bCs/>
          <w:sz w:val="20"/>
          <w:rtl/>
        </w:rPr>
        <w:t>ודחאום</w:t>
      </w:r>
      <w:r>
        <w:rPr>
          <w:rFonts w:ascii="FrankRuehl" w:hAnsi="FrankRuehl" w:hint="cs"/>
          <w:sz w:val="20"/>
          <w:rtl/>
        </w:rPr>
        <w:t xml:space="preserve"> </w:t>
      </w:r>
      <w:r>
        <w:rPr>
          <w:rStyle w:val="2fb"/>
          <w:rFonts w:ascii="FrankRuehl" w:hAnsi="FrankRuehl" w:hint="cs"/>
          <w:sz w:val="20"/>
          <w:rtl/>
        </w:rPr>
        <w:t xml:space="preserve">ר</w:t>
      </w:r>
      <w:r>
        <w:rPr>
          <w:rStyle w:val="2fb"/>
          <w:rFonts w:ascii="FrankRuehl" w:hAnsi="FrankRuehl"/>
          <w:sz w:val="20"/>
          <w:rtl/>
        </w:rPr>
        <w:t>"</w:t>
      </w:r>
      <w:r>
        <w:rPr>
          <w:rStyle w:val="2fb"/>
          <w:rFonts w:ascii="FrankRuehl" w:hAnsi="FrankRuehl" w:hint="cs"/>
          <w:sz w:val="20"/>
          <w:rtl/>
        </w:rPr>
        <w:t xml:space="preserve">ה</w:t>
      </w:r>
      <w:r>
        <w:rPr>
          <w:rFonts w:ascii="FrankRuehl" w:hAnsi="FrankRuehl" w:hint="cs"/>
          <w:sz w:val="20"/>
          <w:rtl/>
        </w:rPr>
        <w:t xml:space="preserve"> </w:t>
      </w:r>
      <w:r>
        <w:rPr>
          <w:rStyle w:val="2fb"/>
          <w:rFonts w:ascii="FrankRuehl" w:hAnsi="FrankRuehl" w:hint="cs"/>
          <w:sz w:val="20"/>
          <w:rtl/>
        </w:rPr>
        <w:t xml:space="preserve">ור</w:t>
      </w:r>
      <w:r>
        <w:rPr>
          <w:rStyle w:val="2fb"/>
          <w:rFonts w:ascii="FrankRuehl" w:hAnsi="FrankRuehl"/>
          <w:sz w:val="20"/>
          <w:rtl/>
        </w:rPr>
        <w:t>"</w:t>
      </w:r>
      <w:r>
        <w:rPr>
          <w:rStyle w:val="2fb"/>
          <w:rFonts w:ascii="FrankRuehl" w:hAnsi="FrankRuehl" w:hint="cs"/>
          <w:sz w:val="20"/>
          <w:rtl/>
        </w:rPr>
        <w:t xml:space="preserve">ח</w:t>
      </w:r>
      <w:r>
        <w:rPr>
          <w:rFonts w:ascii="FrankRuehl" w:hAnsi="FrankRuehl" w:hint="cs"/>
          <w:sz w:val="20"/>
          <w:rtl/>
        </w:rPr>
        <w:t xml:space="preserve"> תל</w:t>
      </w:r>
      <w:ins w:id="96809" w:author="מנוע מכני" w:date="2026-10-11T12:04:39Z">
        <w:r>
          <w:rPr>
            <w:rFonts w:ascii="FrankRuehl" w:hAnsi="FrankRuehl" w:hint="cs"/>
            <w:sz w:val="20"/>
            <w:rtl/>
          </w:rPr>
          <w:t xml:space="preserve">דבר </w:t>
        </w:r>
        <w:r>
          <w:rPr>
            <w:rStyle w:val="2fb"/>
            <w:rFonts w:ascii="FrankRuehl" w:hAnsi="FrankRuehl" w:hint="cs"/>
            <w:sz w:val="20"/>
            <w:rtl/>
          </w:rPr>
          <w:t xml:space="preserve">ש</w:t>
        </w:r>
      </w:ins>
      <w:del w:id="96810" w:author="מנוע מכני" w:date="2026-10-11T12:04:39Z">
        <w:r>
          <w:rPr>
            <w:rFonts w:ascii="FrankRuehl" w:hAnsi="FrankRuehl" w:hint="cs"/>
            <w:sz w:val="20"/>
            <w:rtl/>
          </w:rPr>
          <w:delText xml:space="preserve">מידי ד</w:delText>
        </w:r>
      </w:del>
      <w:r>
        <w:rPr>
          <w:rStyle w:val="2fb"/>
          <w:rFonts w:ascii="FrankRuehl" w:hAnsi="FrankRuehl" w:hint="cs"/>
          <w:sz w:val="20"/>
          <w:rtl/>
        </w:rPr>
        <w:t xml:space="preserve">רי</w:t>
      </w:r>
      <w:r>
        <w:rPr>
          <w:rStyle w:val="2fb"/>
          <w:rFonts w:ascii="FrankRuehl" w:hAnsi="FrankRuehl"/>
          <w:sz w:val="20"/>
          <w:rtl/>
        </w:rPr>
        <w:t>"</w:t>
      </w:r>
      <w:r>
        <w:rPr>
          <w:rStyle w:val="2fb"/>
          <w:rFonts w:ascii="FrankRuehl" w:hAnsi="FrankRuehl" w:hint="cs"/>
          <w:sz w:val="20"/>
          <w:rtl/>
        </w:rPr>
        <w:t>ר</w:t>
      </w:r>
      <w:r w:rsidRPr="00E92DCA">
        <w:rPr>
          <w:rFonts w:ascii="FrankRuehl" w:hAnsi="FrankRuehl"/>
          <w:sz w:val="20"/>
          <w:rtl/>
        </w:rPr>
        <w:t xml:space="preserve">: </w:t>
      </w:r>
      <w:r>
        <w:rPr>
          <w:rFonts w:ascii="FrankRuehl" w:hAnsi="FrankRuehl" w:hint="cs"/>
          <w:sz w:val="20"/>
          <w:rtl/>
        </w:rPr>
        <w:t xml:space="preserve">דלא </w:t>
      </w:r>
      <w:r>
        <w:rPr>
          <w:rFonts w:ascii="FrankRuehl" w:hAnsi="FrankRuehl"/>
          <w:sz w:val="20"/>
          <w:rtl/>
        </w:rPr>
        <w:t>דמי</w:t>
      </w:r>
      <w:r w:rsidRPr="00E92DCA">
        <w:rPr>
          <w:rFonts w:ascii="FrankRuehl" w:hAnsi="FrankRuehl"/>
          <w:sz w:val="20"/>
          <w:rtl/>
        </w:rPr>
        <w:t xml:space="preserve"> </w:t>
      </w:r>
      <w:ins w:id="91553" w:author="מנוע מכני" w:date="2026-10-11T12:04:39Z">
        <w:r>
          <w:rPr>
            <w:rFonts w:ascii="FrankRuehl" w:hAnsi="FrankRuehl"/>
            <w:sz w:val="20"/>
            <w:rtl/>
          </w:rPr>
          <w:t xml:space="preserve">שם</w:t>
        </w:r>
      </w:ins>
      <w:del w:id="91554" w:author="מנוע מכני" w:date="2026-10-11T12:04:39Z">
        <w:r w:rsidRPr="00E92DCA">
          <w:rPr>
            <w:rFonts w:ascii="FrankRuehl" w:hAnsi="FrankRuehl"/>
            <w:sz w:val="20"/>
            <w:rtl/>
          </w:rPr>
          <w:delText xml:space="preserve">התם</w:delText>
        </w:r>
      </w:del>
      <w:r w:rsidRPr="00E92DCA">
        <w:rPr>
          <w:rFonts w:ascii="FrankRuehl" w:hAnsi="FrankRuehl"/>
          <w:sz w:val="20"/>
          <w:rtl/>
        </w:rPr>
        <w:t xml:space="preserve"> שתי קדושות ושני גופין, </w:t>
      </w:r>
      <w:ins w:id="91555" w:author="מנוע מכני" w:date="2026-10-11T12:04:39Z">
        <w:r>
          <w:rPr>
            <w:rFonts w:ascii="FrankRuehl" w:hAnsi="FrankRuehl"/>
            <w:sz w:val="20"/>
            <w:rtl/>
          </w:rPr>
          <w:t xml:space="preserve">כאן</w:t>
        </w:r>
      </w:ins>
      <w:del w:id="91556" w:author="מנוע מכני" w:date="2026-10-11T12:04:39Z">
        <w:r w:rsidRPr="00E92DCA">
          <w:rPr>
            <w:rFonts w:ascii="FrankRuehl" w:hAnsi="FrankRuehl"/>
            <w:sz w:val="20"/>
            <w:rtl/>
          </w:rPr>
          <w:delText xml:space="preserve">הכא</w:delText>
        </w:r>
      </w:del>
      <w:r w:rsidRPr="00E92DCA">
        <w:rPr>
          <w:rFonts w:ascii="FrankRuehl" w:hAnsi="FrankRuehl"/>
          <w:sz w:val="20"/>
          <w:rtl/>
        </w:rPr>
        <w:t xml:space="preserve"> שתי קדושות וגוף אחד.</w:t>
      </w:r>
    </w:p>
    <w:p>
      <w:pPr>
        <w:pStyle w:val="38"/>
        <w:rPr>
          <w:ins w:id="99809" w:author="מנוע מכני" w:date="2026-10-11T12:04:39Z"/>
        </w:rPr>
      </w:pPr>
      <w:r w:rsidRPr="00FE1B89">
        <w:t>מתקיף ריב</w:t>
      </w:r>
      <w:r w:rsidRPr="00FE1B89">
        <w:t>"</w:t>
      </w:r>
      <w:r w:rsidRPr="00FE1B89">
        <w:t>א</w:t>
      </w:r>
      <w:r w:rsidRPr="00FE1B89">
        <w:t xml:space="preserve">:</w:t>
      </w:r>
    </w:p>
    <w:p w:rsidR="00DA63EC" w:rsidRPr="00FE1B89" w:rsidRDefault="00DA63EC" w:rsidP="00DA63EC">
      <w:pPr>
        <w:rPr>
          <w:rFonts w:ascii="FrankRuehl" w:hAnsi="FrankRuehl"/>
          <w:spacing w:val="-4"/>
          <w:sz w:val="20"/>
          <w:rtl/>
        </w:rPr>
      </w:pPr>
      <w:del w:id="99810" w:author="מנוע מכני" w:date="2026-10-11T12:04:39Z">
        <w:r w:rsidRPr="00FE1B89">
          <w:rPr>
            <w:rFonts w:ascii="FrankRuehl" w:hAnsi="FrankRuehl"/>
            <w:spacing w:val="-4"/>
            <w:sz w:val="20"/>
            <w:rtl/>
          </w:rPr>
          <w:delText xml:space="preserve"> </w:delText>
        </w:r>
      </w:del>
      <w:r w:rsidRPr="00FE1B89">
        <w:rPr>
          <w:rFonts w:ascii="FrankRuehl" w:hAnsi="FrankRuehl" w:hint="cs"/>
          <w:spacing w:val="-4"/>
          <w:sz w:val="20"/>
          <w:rtl/>
        </w:rPr>
        <w:t>הא כמו דא</w:t>
      </w:r>
      <w:r w:rsidRPr="00FE1B89">
        <w:rPr>
          <w:rFonts w:ascii="FrankRuehl" w:hAnsi="FrankRuehl"/>
          <w:spacing w:val="-4"/>
          <w:sz w:val="20"/>
          <w:rtl/>
        </w:rPr>
        <w:t xml:space="preserve">ילו </w:t>
      </w:r>
      <w:r w:rsidRPr="00FE1B89">
        <w:rPr>
          <w:rFonts w:ascii="FrankRuehl" w:hAnsi="FrankRuehl"/>
          <w:spacing w:val="-4"/>
          <w:sz w:val="20"/>
          <w:rtl/>
        </w:rPr>
        <w:t xml:space="preserve">אמר</w:t>
      </w:r>
      <w:r w:rsidRPr="00FE1B89">
        <w:rPr>
          <w:rFonts w:ascii="FrankRuehl" w:hAnsi="FrankRuehl"/>
          <w:spacing w:val="-4"/>
          <w:sz w:val="20"/>
          <w:rtl/>
        </w:rPr>
        <w:t xml:space="preserve"> הפדו לי בכור, שהתפיסו לבדק הבית, </w:t>
      </w:r>
      <w:r w:rsidRPr="00FE1B89">
        <w:rPr>
          <w:rFonts w:ascii="FrankRuehl" w:hAnsi="FrankRuehl" w:hint="cs"/>
          <w:spacing w:val="-4"/>
          <w:sz w:val="20"/>
          <w:rtl/>
        </w:rPr>
        <w:t xml:space="preserve">אין שמועין לו </w:t>
      </w:r>
      <w:r w:rsidRPr="00FE1B89">
        <w:rPr>
          <w:rStyle w:val="afffff0"/>
          <w:rFonts w:hint="cs"/>
          <w:spacing w:val="-4"/>
          <w:rtl/>
        </w:rPr>
        <w:t xml:space="preserve">ד'</w:t>
      </w:r>
      <w:ins w:id="90941" w:author="Claude - סמנטי" w:date="2026-10-11T12:26:16Z">
        <w:r>
          <w:rPr>
            <w:rStyle w:val="afffff0"/>
            <w:rFonts w:hint="cs"/>
            <w:spacing w:val="-4"/>
            <w:rtl/>
          </w:rPr>
          <w:t xml:space="preserve">לֹא תִפְדֶּה</w:t>
        </w:r>
      </w:ins>
      <w:del w:id="90942" w:author="Claude - סמנטי" w:date="2026-10-11T12:26:16Z">
        <w:r w:rsidRPr="00FE1B89">
          <w:rPr>
            <w:rStyle w:val="afffff0"/>
            <w:rFonts w:hint="cs"/>
            <w:spacing w:val="-4"/>
            <w:rtl/>
          </w:rPr>
          <w:delText xml:space="preserve">לא תפדה</w:delText>
        </w:r>
      </w:del>
      <w:r w:rsidRPr="00FE1B89">
        <w:rPr>
          <w:rStyle w:val="afffff0"/>
          <w:rFonts w:hint="cs"/>
          <w:spacing w:val="-4"/>
          <w:rtl/>
        </w:rPr>
        <w:t xml:space="preserve">' </w:t>
      </w:r>
    </w:p>
    <w:p>
      <w:pPr>
        <w:pStyle w:val="38"/>
        <w:rPr>
          <w:ins w:id="99811" w:author="מנוע מכני" w:date="2026-10-11T12:04:39Z"/>
        </w:rPr>
      </w:pPr>
      <w:r w:rsidRPr="00E92DCA">
        <w:lastRenderedPageBreak/>
        <w:t xml:space="preserve">אלא א"ר אמי:</w:t>
      </w:r>
    </w:p>
    <w:p w:rsidR="00DA63EC" w:rsidRDefault="00DA63EC" w:rsidP="00DA63EC">
      <w:pPr>
        <w:rPr>
          <w:rtl/>
        </w:rPr>
      </w:pPr>
      <w:del w:id="99812" w:author="מנוע מכני" w:date="2026-10-11T12:04:39Z">
        <w:r w:rsidRPr="00E92DCA">
          <w:rPr>
            <w:rtl/>
          </w:rPr>
          <w:lastRenderedPageBreak/>
          <w:delText xml:space="preserve"> </w:delText>
        </w:r>
      </w:del>
      <w:r w:rsidRPr="00E92DCA">
        <w:rPr>
          <w:rtl/>
        </w:rPr>
        <w:lastRenderedPageBreak/>
        <w:t xml:space="preserve">כלום הקנה זה אלא מה שקנו לו.</w:t>
      </w:r>
    </w:p>
    <w:p w:rsidR="00DA63EC" w:rsidRDefault="00DA63EC" w:rsidP="00DA63EC">
      <w:pPr>
        <w:pStyle w:val="affffd"/>
        <w:rPr>
          <w:del w:id="90082" w:author="מנוע עיצוב" w:date="2026-10-11T12:09:26Z"/>
          <w:rtl/>
        </w:rPr>
      </w:pPr>
      <w:del w:id="90081" w:author="מנוע עיצוב" w:date="2026-10-11T12:09:26Z">
        <w:r>
          <w:rPr>
            <w:rFonts w:ascii="FrankRuehl" w:hAnsi="FrankRuehl"/>
            <w:sz w:val="20"/>
            <w:rtl/>
          </w:rPr>
          <w:delText xml:space="preserve">׹</w:delText>
        </w:r>
      </w:del>
    </w:p>
    <w:p w:rsidR="00DA63EC" w:rsidRDefault="00DA63EC" w:rsidP="00DA63EC">
      <w:pPr>
        <w:pStyle w:val="affff1"/>
        <w:ind w:end="0"/>
        <w:rPr>
          <w:rtl/>
        </w:rPr>
        <w:pPrChange w:id="20107" w:author="קלוד" w:date="2026-10-11T09:07:24Z">
          <w:pPr>
            <w:pStyle w:val="affff1"/>
            <w:rPr>
              <w:rtl/>
            </w:rPr>
          </w:pPr>
        </w:pPrChange>
      </w:pPr>
      <w:ins w:id="9844" w:author="מספור קטעי משנה" w:date="2026-10-11T09:35:09Z">
        <w:r>
          <w:rPr>
            <w:rStyle w:val="MisparKeta"/>
          </w:rPr>
          <w:t xml:space="preserve">ב. </w:t>
        </w:r>
      </w:ins>
      <w:r w:rsidRPr="00E92DCA">
        <w:rPr>
          <w:rtl/>
        </w:rPr>
        <w:t>הכל יכולין להתערב כו'.</w:t>
      </w:r>
    </w:p>
    <w:p w:rsidR="00DA63EC" w:rsidRDefault="00DA63EC" w:rsidP="00DA63EC">
      <w:pPr>
        <w:rPr>
          <w:rFonts w:ascii="FrankRuehl" w:hAnsi="FrankRuehl"/>
          <w:b/>
          <w:bCs/>
          <w:sz w:val="20"/>
          <w:rtl/>
        </w:rPr>
      </w:pPr>
      <w:r w:rsidRPr="00E92DCA">
        <w:rPr>
          <w:rFonts w:ascii="FrankRuehl" w:hAnsi="FrankRuehl"/>
          <w:sz w:val="20"/>
          <w:rtl/>
        </w:rPr>
        <w:t>חטאת ואשם</w:t>
      </w:r>
      <w:r>
        <w:rPr>
          <w:rFonts w:ascii="FrankRuehl" w:hAnsi="FrankRuehl" w:hint="cs"/>
          <w:sz w:val="20"/>
          <w:rtl/>
        </w:rPr>
        <w:t xml:space="preserve"> </w:t>
      </w:r>
      <w:ins w:id="91557" w:author="מנוע מכני" w:date="2026-10-11T12:04:39Z">
        <w:r>
          <w:rPr>
            <w:rFonts w:ascii="FrankRuehl" w:hAnsi="FrankRuehl" w:hint="cs"/>
            <w:sz w:val="20"/>
            <w:rtl/>
          </w:rPr>
          <w:t xml:space="preserve">דיש</w:t>
        </w:r>
      </w:ins>
      <w:del w:id="91558" w:author="מנוע מכני" w:date="2026-10-11T12:04:39Z">
        <w:r>
          <w:rPr>
            <w:rFonts w:ascii="FrankRuehl" w:hAnsi="FrankRuehl" w:hint="cs"/>
            <w:sz w:val="20"/>
            <w:rtl/>
          </w:rPr>
          <w:delText xml:space="preserve">דאיכא</w:delText>
        </w:r>
      </w:del>
      <w:r>
        <w:rPr>
          <w:rFonts w:ascii="FrankRuehl" w:hAnsi="FrankRuehl" w:hint="cs"/>
          <w:sz w:val="20"/>
          <w:rtl/>
        </w:rPr>
        <w:t xml:space="preserve"> אשם נזיר ומצורע[ולא זכר ונקבה דשייך בחטאת ועולה או שיער וצמר] </w:t>
      </w:r>
    </w:p>
    <w:p>
      <w:pPr>
        <w:pStyle w:val="38"/>
        <w:rPr>
          <w:ins w:id="99813" w:author="מנוע מכני" w:date="2026-10-11T12:04:39Z"/>
        </w:rPr>
      </w:pPr>
      <w:r w:rsidRPr="003E6863">
        <w:t>ואב</w:t>
      </w:r>
      <w:r w:rsidRPr="003E6863">
        <w:t>"</w:t>
      </w:r>
      <w:r w:rsidRPr="003E6863">
        <w:t>א</w:t>
      </w:r>
      <w:r w:rsidRPr="00E92DCA">
        <w:t xml:space="preserve">:</w:t>
      </w:r>
    </w:p>
    <w:p w:rsidR="00DA63EC" w:rsidRDefault="00DA63EC" w:rsidP="00DA63EC">
      <w:pPr>
        <w:rPr>
          <w:rFonts w:ascii="FrankRuehl" w:hAnsi="FrankRuehl"/>
          <w:sz w:val="20"/>
          <w:rtl/>
        </w:rPr>
      </w:pPr>
      <w:del w:id="99814" w:author="מנוע מכני" w:date="2026-10-11T12:04:39Z">
        <w:r w:rsidRPr="00E92DCA">
          <w:rPr>
            <w:rFonts w:ascii="FrankRuehl" w:hAnsi="FrankRuehl"/>
            <w:sz w:val="20"/>
            <w:rtl/>
          </w:rPr>
          <w:delText xml:space="preserve"> </w:delText>
        </w:r>
      </w:del>
      <w:ins w:id="91559" w:author="מנוע מכני" w:date="2026-10-11T12:04:39Z">
        <w:r>
          <w:rPr>
            <w:rFonts w:ascii="FrankRuehl" w:hAnsi="FrankRuehl"/>
            <w:sz w:val="20"/>
            <w:rtl/>
          </w:rPr>
          <w:t xml:space="preserve">יש</w:t>
        </w:r>
      </w:ins>
      <w:del w:id="91560" w:author="מנוע מכני" w:date="2026-10-11T12:04:39Z">
        <w:r w:rsidRPr="00E92DCA">
          <w:rPr>
            <w:rFonts w:ascii="FrankRuehl" w:hAnsi="FrankRuehl"/>
            <w:sz w:val="20"/>
            <w:rtl/>
          </w:rPr>
          <w:delText xml:space="preserve">איכא</w:delText>
        </w:r>
      </w:del>
      <w:r w:rsidRPr="00E92DCA">
        <w:rPr>
          <w:rFonts w:ascii="FrankRuehl" w:hAnsi="FrankRuehl"/>
          <w:sz w:val="20"/>
          <w:rtl/>
        </w:rPr>
        <w:t xml:space="preserve"> בן שנה דמיחזי כבן שתי שנים, </w:t>
      </w:r>
      <w:ins w:id="91561" w:author="מנוע מכני" w:date="2026-10-11T12:04:39Z">
        <w:r>
          <w:rPr>
            <w:rFonts w:ascii="FrankRuehl" w:hAnsi="FrankRuehl"/>
            <w:sz w:val="20"/>
            <w:rtl/>
          </w:rPr>
          <w:t xml:space="preserve">ויש</w:t>
        </w:r>
      </w:ins>
      <w:del w:id="91562" w:author="מנוע מכני" w:date="2026-10-11T12:04:39Z">
        <w:r w:rsidRPr="00E92DCA">
          <w:rPr>
            <w:rFonts w:ascii="FrankRuehl" w:hAnsi="FrankRuehl"/>
            <w:sz w:val="20"/>
            <w:rtl/>
          </w:rPr>
          <w:delText xml:space="preserve">ואיכא</w:delText>
        </w:r>
      </w:del>
      <w:r w:rsidRPr="00E92DCA">
        <w:rPr>
          <w:rFonts w:ascii="FrankRuehl" w:hAnsi="FrankRuehl"/>
          <w:sz w:val="20"/>
          <w:rtl/>
        </w:rPr>
        <w:t xml:space="preserve"> בן שתים דמיחזי כבן שנה.</w:t>
      </w:r>
    </w:p>
    <w:p w:rsidR="00DA63EC" w:rsidRDefault="00DA63EC" w:rsidP="00DA63EC">
      <w:pPr>
        <w:pStyle w:val="affffd"/>
        <w:rPr>
          <w:rtl/>
        </w:rPr>
      </w:pPr>
      <w:r>
        <w:rPr>
          <w:rFonts w:ascii="FrankRuehl" w:hAnsi="FrankRuehl"/>
          <w:sz w:val="20"/>
          <w:rtl/>
        </w:rPr>
        <w:t>׹</w:t>
      </w:r>
    </w:p>
    <w:p>
      <w:pPr>
        <w:pStyle w:val="MishnaBatzad"/>
        <w:rPr>
          <w:ins w:id="20400" w:author="קלוד" w:date="2026-10-11T09:07:24Z"/>
        </w:rPr>
      </w:pPr>
      <w:ins w:id="20399" w:author="קלוד" w:date="2026-10-11T09:07:24Z">
        <w:r>
          <w:t xml:space="preserve">משנה ג</w:t>
        </w:r>
      </w:ins>
    </w:p>
    <w:p w:rsidR="00DA63EC" w:rsidRPr="000A334C" w:rsidRDefault="00DA63EC" w:rsidP="003B6D22">
      <w:pPr>
        <w:pStyle w:val="afff9"/>
        <w:rPr>
          <w:del w:id="20244" w:author="קלוד" w:date="2026-10-11T09:07:24Z"/>
          <w:rtl/>
        </w:rPr>
      </w:pPr>
      <w:del w:id="20243" w:author="קלוד" w:date="2026-10-11T09:07:24Z">
        <w:r w:rsidRPr="000A334C">
          <w:rPr>
            <w:rtl/>
          </w:rPr>
          <w:delText xml:space="preserve">מתני'.</w:delText>
        </w:r>
      </w:del>
    </w:p>
    <w:p w:rsidR="00DA63EC" w:rsidRPr="000A334C" w:rsidRDefault="00DA63EC" w:rsidP="003B6D22">
      <w:pPr>
        <w:pStyle w:val="afff9"/>
        <w:spacing w:before="120"/>
        <w:rPr>
          <w:rtl/>
        </w:rPr>
        <w:pPrChange w:id="90034" w:author="קלוד" w:date="2026-10-11T12:09:42Z">
          <w:pPr>
            <w:pStyle w:val="afff9"/>
          </w:pPr>
        </w:pPrChange>
      </w:pPr>
      <w:r w:rsidRPr="000A334C">
        <w:rPr>
          <w:rtl/>
        </w:rPr>
        <w:t xml:space="preserve">אשם שנתערב בשלמים – </w:t>
      </w:r>
    </w:p>
    <w:p w:rsidR="00DA63EC" w:rsidRPr="000A334C" w:rsidRDefault="00DA63EC" w:rsidP="003B6D22">
      <w:pPr>
        <w:pStyle w:val="afff9"/>
        <w:rPr>
          <w:rtl/>
        </w:rPr>
      </w:pPr>
      <w:r>
        <w:rPr>
          <w:rStyle w:val="TanaimMishna"/>
          <w:rtl/>
          <w:rPrChange w:id="20024" w:author="קלוד" w:date="2026-10-11T09:07:24Z">
            <w:rPr>
              <w:rtl/>
            </w:rPr>
          </w:rPrChange>
        </w:rPr>
        <w:t xml:space="preserve">רבי שמעון</w:t>
      </w:r>
      <w:r>
        <w:rPr>
          <w:rtl/>
        </w:rPr>
        <w:t xml:space="preserve"> אומר</w:t>
      </w:r>
      <w:r>
        <w:rPr>
          <w:rStyle w:val="TanaimMishna"/>
          <w:rtl/>
          <w:rPrChange w:id="102824" w:author="Claude" w:date="2026-10-11T09:07:44Z">
            <w:rPr>
              <w:rtl/>
            </w:rPr>
          </w:rPrChange>
        </w:rPr>
        <w:t xml:space="preserve">:</w:t>
      </w:r>
      <w:r>
        <w:rPr>
          <w:rtl/>
        </w:rPr>
        <w:t xml:space="preserve"> שניהם ישחטו בצפון ויאכלו כחמור שבהן; </w:t>
      </w:r>
    </w:p>
    <w:p w:rsidR="00DA63EC" w:rsidRPr="000A334C" w:rsidRDefault="00DA63EC" w:rsidP="003B6D22">
      <w:pPr>
        <w:pStyle w:val="afff9"/>
        <w:rPr>
          <w:rtl/>
        </w:rPr>
      </w:pPr>
      <w:r w:rsidRPr="000A334C">
        <w:rPr>
          <w:rtl/>
        </w:rPr>
        <w:t>אמרו לו: אין מביאין קדשים לבית הפסול.</w:t>
      </w:r>
    </w:p>
    <w:p w:rsidR="00DA63EC" w:rsidRPr="000A334C" w:rsidRDefault="00DA63EC" w:rsidP="003B6D22">
      <w:pPr>
        <w:pStyle w:val="afff9"/>
        <w:rPr>
          <w:rtl/>
        </w:rPr>
      </w:pPr>
      <w:r w:rsidRPr="000A334C">
        <w:rPr>
          <w:rtl/>
        </w:rPr>
        <w:t>נתערבו חתיכות בחתיכות, קדשי קדשים בקדשים קלים, הנאכלין ליום אחד בנאכלין לשני ימים ולילה - יאכלו כחמור שבהן.</w:t>
      </w:r>
    </w:p>
    <w:p w:rsidR="00DA63EC" w:rsidRDefault="00DA63EC" w:rsidP="00DA63EC">
      <w:pPr>
        <w:rPr>
          <w:rFonts w:ascii="FrankRuehl" w:hAnsi="FrankRuehl"/>
          <w:sz w:val="20"/>
          <w:rtl/>
        </w:rPr>
      </w:pPr>
    </w:p>
    <w:p w:rsidR="00DA63EC" w:rsidRDefault="00DA63EC" w:rsidP="00DA63EC">
      <w:pPr>
        <w:pStyle w:val="affffd"/>
        <w:rPr>
          <w:rtl/>
        </w:rPr>
      </w:pPr>
      <w:r>
        <w:rPr>
          <w:rFonts w:ascii="FrankRuehl" w:hAnsi="FrankRuehl"/>
          <w:sz w:val="20"/>
          <w:rtl/>
        </w:rPr>
        <w:t>׹</w:t>
      </w:r>
    </w:p>
    <w:p>
      <w:pPr>
        <w:pStyle w:val="afffff8"/>
        <w:rPr>
          <w:ins w:id="90285" w:author="קלוד" w:date="2026-10-11T12:29:36Z"/>
        </w:rPr>
      </w:pPr>
      <w:ins w:id="90286" w:author="קלוד" w:date="2026-10-11T12:29:36Z">
        <w:r>
          <w:rPr>
            <w:color w:val="7B3F00"/>
          </w:rPr>
          <w:t xml:space="preserve">שביעית ותרומה - האם מביאין קדשים לבית הפסול</w:t>
        </w:r>
      </w:ins>
    </w:p>
    <w:p>
      <w:pPr>
        <w:pStyle w:val="38"/>
        <w:rPr>
          <w:ins w:id="99815" w:author="מנוע מכני" w:date="2026-10-11T12:04:39Z"/>
        </w:rPr>
      </w:pPr>
      <w:r w:rsidRPr="00E92DCA">
        <w:t xml:space="preserve">תני תנא </w:t>
      </w:r>
      <w:ins w:id="93295" w:author="מנוע מכני" w:date="2026-10-11T12:04:39Z">
        <w:r>
          <w:t xml:space="preserve">לפניו</w:t>
        </w:r>
      </w:ins>
      <w:del w:id="93296" w:author="מנוע מכני" w:date="2026-10-11T12:04:39Z">
        <w:r w:rsidRPr="00E92DCA">
          <w:delText xml:space="preserve">קמיה</w:delText>
        </w:r>
      </w:del>
      <w:r w:rsidRPr="00E92DCA">
        <w:t xml:space="preserve"> דרב:</w:t>
      </w:r>
    </w:p>
    <w:p w:rsidR="00DA63EC" w:rsidRDefault="00DA63EC" w:rsidP="00DA63EC">
      <w:pPr>
        <w:rPr>
          <w:rFonts w:ascii="FrankRuehl" w:hAnsi="FrankRuehl"/>
          <w:sz w:val="20"/>
          <w:rtl/>
        </w:rPr>
      </w:pPr>
      <w:del w:id="99816"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שביעית אין לוקחין בדמיה תרומה, מפני שממעטין באכילתה.</w:t>
      </w:r>
    </w:p>
    <w:p>
      <w:pPr>
        <w:pStyle w:val="38"/>
        <w:rPr>
          <w:ins w:id="99817" w:author="מנוע מכני" w:date="2026-10-11T12:04:39Z"/>
        </w:rPr>
      </w:pPr>
      <w:r w:rsidRPr="00E92DCA">
        <w:t xml:space="preserve">אמרוה רבנן </w:t>
      </w:r>
      <w:ins w:id="93297" w:author="מנוע מכני" w:date="2026-10-11T12:04:39Z">
        <w:r>
          <w:t xml:space="preserve">לפניו</w:t>
        </w:r>
      </w:ins>
      <w:del w:id="93298" w:author="מנוע מכני" w:date="2026-10-11T12:04:39Z">
        <w:r w:rsidRPr="00E92DCA">
          <w:delText xml:space="preserve">קמיה</w:delText>
        </w:r>
      </w:del>
      <w:r w:rsidRPr="00E92DCA">
        <w:t xml:space="preserve"> דרבא:</w:t>
      </w:r>
    </w:p>
    <w:p w:rsidR="00DA63EC" w:rsidRDefault="00DA63EC" w:rsidP="00DA63EC">
      <w:pPr>
        <w:rPr>
          <w:rFonts w:ascii="FrankRuehl" w:hAnsi="FrankRuehl"/>
          <w:sz w:val="20"/>
          <w:rtl/>
        </w:rPr>
      </w:pPr>
      <w:del w:id="99818"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הא דלא </w:t>
      </w:r>
      <w:r w:rsidRPr="00E92DCA">
        <w:rPr>
          <w:rStyle w:val="2fb"/>
          <w:rFonts w:ascii="FrankRuehl" w:hAnsi="FrankRuehl"/>
          <w:sz w:val="20"/>
          <w:rtl/>
        </w:rPr>
        <w:t xml:space="preserve">כר"ש</w:t>
      </w:r>
      <w:r w:rsidRPr="00E92DCA">
        <w:rPr>
          <w:rFonts w:ascii="FrankRuehl" w:hAnsi="FrankRuehl"/>
          <w:sz w:val="20"/>
          <w:rtl/>
        </w:rPr>
        <w:t xml:space="preserve">, </w:t>
      </w:r>
      <w:r>
        <w:rPr>
          <w:rFonts w:ascii="FrankRuehl" w:hAnsi="FrankRuehl" w:hint="cs"/>
          <w:sz w:val="20"/>
          <w:rtl/>
        </w:rPr>
        <w:t>דאמר</w:t>
      </w:r>
      <w:r w:rsidRPr="00E92DCA">
        <w:rPr>
          <w:rFonts w:ascii="FrankRuehl" w:hAnsi="FrankRuehl"/>
          <w:sz w:val="20"/>
          <w:rtl/>
        </w:rPr>
        <w:t xml:space="preserve"> מביאין קדשים לבית הפסול</w:t>
      </w:r>
      <w:r>
        <w:rPr>
          <w:rFonts w:ascii="FrankRuehl" w:hAnsi="FrankRuehl"/>
          <w:sz w:val="20"/>
          <w:rtl/>
        </w:rPr>
        <w:t>!</w:t>
      </w:r>
    </w:p>
    <w:p>
      <w:pPr>
        <w:pStyle w:val="38"/>
        <w:rPr>
          <w:ins w:id="99819" w:author="מנוע מכני" w:date="2026-10-11T12:04:39Z"/>
        </w:rPr>
      </w:pPr>
      <w:r w:rsidRPr="00E92DCA">
        <w:t xml:space="preserve">אמר</w:t>
      </w:r>
      <w:r w:rsidRPr="00E92DCA">
        <w:t xml:space="preserve"> </w:t>
      </w:r>
      <w:ins w:id="95463" w:author="מנוע מכני" w:date="2026-10-11T12:04:39Z">
        <w:r>
          <w:t xml:space="preserve">להם</w:t>
        </w:r>
      </w:ins>
      <w:del w:id="95464" w:author="מנוע מכני" w:date="2026-10-11T12:04:39Z">
        <w:r w:rsidRPr="00E92DCA">
          <w:delText xml:space="preserve">להו</w:delText>
        </w:r>
      </w:del>
      <w:r w:rsidRPr="00E92DCA">
        <w:t xml:space="preserve">:</w:t>
      </w:r>
    </w:p>
    <w:p w:rsidR="00DA63EC" w:rsidRDefault="00DA63EC" w:rsidP="00DA63EC">
      <w:pPr>
        <w:rPr>
          <w:rFonts w:ascii="FrankRuehl" w:hAnsi="FrankRuehl"/>
          <w:sz w:val="20"/>
          <w:rtl/>
        </w:rPr>
      </w:pPr>
      <w:del w:id="99820" w:author="מנוע מכני" w:date="2026-10-11T12:04:39Z">
        <w:r w:rsidRPr="00E92DCA">
          <w:rPr>
            <w:rFonts w:ascii="FrankRuehl" w:hAnsi="FrankRuehl"/>
            <w:sz w:val="20"/>
            <w:rtl/>
          </w:rPr>
          <w:delText xml:space="preserve"> </w:delText>
        </w:r>
      </w:del>
      <w:ins w:id="90409" w:author="מנוע מכני" w:date="2026-10-11T12:04:39Z">
        <w:r>
          <w:rPr>
            <w:rFonts w:ascii="FrankRuehl" w:hAnsi="FrankRuehl"/>
            <w:sz w:val="20"/>
            <w:rtl/>
          </w:rPr>
          <w:t xml:space="preserve">אפי'</w:t>
        </w:r>
      </w:ins>
      <w:del w:id="90410" w:author="מנוע מכני" w:date="2026-10-11T12:04:39Z">
        <w:r w:rsidRPr="00E92DCA">
          <w:rPr>
            <w:rFonts w:ascii="FrankRuehl" w:hAnsi="FrankRuehl"/>
            <w:sz w:val="20"/>
            <w:rtl/>
          </w:rPr>
          <w:delText xml:space="preserve">אפילו</w:delText>
        </w:r>
      </w:del>
      <w:r w:rsidRPr="00E92DCA">
        <w:rPr>
          <w:rFonts w:ascii="FrankRuehl" w:hAnsi="FrankRuehl"/>
          <w:sz w:val="20"/>
          <w:rtl/>
        </w:rPr>
        <w:t xml:space="preserve"> תימרו </w:t>
      </w:r>
      <w:r w:rsidRPr="00E92DCA">
        <w:rPr>
          <w:rStyle w:val="2fb"/>
          <w:rFonts w:ascii="FrankRuehl" w:hAnsi="FrankRuehl"/>
          <w:sz w:val="20"/>
          <w:rtl/>
        </w:rPr>
        <w:t xml:space="preserve">ר"ש</w:t>
      </w:r>
      <w:r w:rsidRPr="00E92DCA">
        <w:rPr>
          <w:rFonts w:ascii="FrankRuehl" w:hAnsi="FrankRuehl"/>
          <w:sz w:val="20"/>
          <w:rtl/>
        </w:rPr>
        <w:t xml:space="preserve">, </w:t>
      </w:r>
      <w:r w:rsidRPr="00E92DCA">
        <w:rPr>
          <w:rFonts w:ascii="FrankRuehl" w:hAnsi="FrankRuehl"/>
          <w:sz w:val="20"/>
          <w:rtl/>
        </w:rPr>
        <w:t xml:space="preserve">ה</w:t>
      </w:r>
      <w:r>
        <w:rPr>
          <w:rFonts w:ascii="FrankRuehl" w:hAnsi="FrankRuehl"/>
          <w:sz w:val="20"/>
          <w:rtl/>
        </w:rPr>
        <w:t>"</w:t>
      </w:r>
      <w:r>
        <w:rPr>
          <w:rFonts w:ascii="FrankRuehl" w:hAnsi="FrankRuehl" w:hint="cs"/>
          <w:sz w:val="20"/>
          <w:rtl/>
        </w:rPr>
        <w:t xml:space="preserve">מ</w:t>
      </w:r>
      <w:r>
        <w:rPr>
          <w:rFonts w:ascii="FrankRuehl" w:hAnsi="FrankRuehl" w:hint="cs"/>
          <w:sz w:val="20"/>
          <w:rtl/>
        </w:rPr>
        <w:t xml:space="preserve"> </w:t>
      </w:r>
      <w:r w:rsidRPr="00E92DCA">
        <w:rPr>
          <w:rFonts w:ascii="FrankRuehl" w:hAnsi="FrankRuehl"/>
          <w:sz w:val="20"/>
          <w:rtl/>
        </w:rPr>
        <w:t xml:space="preserve">דאיעבד, לכתחילה </w:t>
      </w:r>
      <w:r w:rsidRPr="00E92DCA">
        <w:rPr>
          <w:rFonts w:ascii="FrankRuehl" w:hAnsi="FrankRuehl"/>
          <w:sz w:val="20"/>
          <w:rtl/>
        </w:rPr>
        <w:t xml:space="preserve">לא</w:t>
      </w:r>
      <w:r w:rsidRPr="00E92DCA">
        <w:rPr>
          <w:rFonts w:ascii="FrankRuehl" w:hAnsi="FrankRuehl"/>
          <w:sz w:val="20"/>
          <w:rtl/>
        </w:rPr>
        <w:t xml:space="preserve">.</w:t>
      </w:r>
    </w:p>
    <w:p w:rsidR="00DA63EC" w:rsidRDefault="00DA63EC" w:rsidP="00DA63EC">
      <w:pPr>
        <w:pStyle w:val="afff3"/>
        <w:framePr w:wrap="around"/>
        <w:rPr>
          <w:rtl/>
        </w:rPr>
      </w:pPr>
      <w:r>
        <w:rPr>
          <w:rFonts w:hint="cs"/>
          <w:rtl/>
        </w:rPr>
        <w:t>עו.</w:t>
      </w:r>
    </w:p>
    <w:p>
      <w:pPr>
        <w:pStyle w:val="38"/>
        <w:rPr>
          <w:ins w:id="99821" w:author="מנוע מכני" w:date="2026-10-11T12:04:39Z"/>
        </w:rPr>
      </w:pPr>
      <w:r>
        <w:t xml:space="preserve">והך</w:t>
      </w:r>
    </w:p>
    <w:p w:rsidR="00DA63EC" w:rsidRDefault="00DA63EC" w:rsidP="00DA63EC">
      <w:pPr>
        <w:rPr>
          <w:rFonts w:ascii="FrankRuehl" w:hAnsi="FrankRuehl"/>
          <w:sz w:val="20"/>
          <w:rtl/>
        </w:rPr>
      </w:pPr>
      <w:del w:id="99822" w:author="מנוע מכני" w:date="2026-10-11T12:04:39Z">
        <w:r>
          <w:rPr>
            <w:rFonts w:ascii="FrankRuehl" w:hAnsi="FrankRuehl" w:hint="cs"/>
            <w:sz w:val="20"/>
            <w:rtl/>
          </w:rPr>
          <w:delText xml:space="preserve"> </w:delText>
        </w:r>
      </w:del>
      <w:r>
        <w:rPr>
          <w:rFonts w:ascii="FrankRuehl" w:hAnsi="FrankRuehl" w:hint="cs"/>
          <w:sz w:val="20"/>
          <w:rtl/>
        </w:rPr>
        <w:t xml:space="preserve">דכולן רשאין כהנים לשנות באכילתן</w:t>
      </w:r>
      <w:r w:rsidRPr="00E92DCA">
        <w:rPr>
          <w:rFonts w:ascii="FrankRuehl" w:hAnsi="FrankRuehl"/>
          <w:sz w:val="20"/>
          <w:rtl/>
        </w:rPr>
        <w:t xml:space="preserve">, לאכלן צלויין, שלוקין ומבושלין, ולתת לתוכן תבלי חולין ותבלי תרומה, דברי </w:t>
      </w:r>
      <w:r w:rsidRPr="00E92DCA">
        <w:rPr>
          <w:rStyle w:val="2fb"/>
          <w:rFonts w:ascii="FrankRuehl" w:hAnsi="FrankRuehl"/>
          <w:sz w:val="20"/>
          <w:rtl/>
        </w:rPr>
        <w:t xml:space="preserve">ר' ישמעאל</w:t>
      </w:r>
      <w:r>
        <w:rPr>
          <w:rFonts w:ascii="FrankRuehl" w:hAnsi="FrankRuehl"/>
          <w:sz w:val="20"/>
          <w:rtl/>
        </w:rPr>
        <w:t>!</w:t>
      </w:r>
      <w:r>
        <w:rPr>
          <w:rFonts w:ascii="FrankRuehl" w:hAnsi="FrankRuehl" w:hint="cs"/>
          <w:sz w:val="20"/>
          <w:rtl/>
        </w:rPr>
        <w:t xml:space="preserve">- הנח לתרומת תבלין דרבנן </w:t>
      </w:r>
    </w:p>
    <w:p>
      <w:pPr>
        <w:pStyle w:val="38"/>
        <w:rPr>
          <w:ins w:id="99823" w:author="מנוע מכני" w:date="2026-10-11T12:04:39Z"/>
        </w:rPr>
      </w:pPr>
      <w:r w:rsidRPr="00E92DCA">
        <w:t xml:space="preserve">אמר</w:t>
      </w:r>
      <w:r w:rsidRPr="00E92DCA">
        <w:t xml:space="preserve"> </w:t>
      </w:r>
      <w:ins w:id="93299" w:author="מנוע מכני" w:date="2026-10-11T12:04:39Z">
        <w:r>
          <w:t xml:space="preserve">לו</w:t>
        </w:r>
      </w:ins>
      <w:del w:id="93300" w:author="מנוע מכני" w:date="2026-10-11T12:04:39Z">
        <w:r w:rsidRPr="00E92DCA">
          <w:delText xml:space="preserve">ליה</w:delText>
        </w:r>
      </w:del>
      <w:r w:rsidRPr="00E92DCA">
        <w:t xml:space="preserve">:</w:t>
      </w:r>
    </w:p>
    <w:p w:rsidR="00DA63EC" w:rsidRDefault="00DA63EC" w:rsidP="00DA63EC">
      <w:pPr>
        <w:rPr>
          <w:rFonts w:ascii="FrankRuehl" w:hAnsi="FrankRuehl"/>
          <w:sz w:val="20"/>
          <w:rtl/>
        </w:rPr>
      </w:pPr>
      <w:del w:id="99824"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הנח לתרומת תבלין דרבנן.</w:t>
      </w:r>
    </w:p>
    <w:p w:rsidR="00DA63EC" w:rsidRDefault="00DA63EC" w:rsidP="00DA63EC">
      <w:pPr>
        <w:rPr>
          <w:rFonts w:ascii="FrankRuehl" w:hAnsi="FrankRuehl"/>
          <w:sz w:val="20"/>
          <w:rtl/>
        </w:rPr>
      </w:pPr>
    </w:p>
    <w:p>
      <w:pPr>
        <w:pStyle w:val="38"/>
        <w:rPr>
          <w:ins w:id="99826" w:author="מנוע מכני" w:date="2026-10-11T12:04:39Z"/>
        </w:rPr>
      </w:pPr>
      <w:del w:id="99825" w:author="מנוע מכני" w:date="2026-10-11T12:04:39Z">
        <w:r>
          <w:delText xml:space="preserve">•</w:delText>
        </w:r>
      </w:del>
      <w:r>
        <w:t xml:space="preserve"> </w:t>
      </w:r>
      <w:r w:rsidRPr="00930A0C">
        <w:t>איתיביה</w:t>
      </w:r>
      <w:r w:rsidRPr="00E92DCA">
        <w:t xml:space="preserve">:</w:t>
      </w:r>
    </w:p>
    <w:p w:rsidR="00DA63EC" w:rsidRDefault="00DA63EC" w:rsidP="00DA63EC">
      <w:pPr>
        <w:rPr>
          <w:rFonts w:ascii="FrankRuehl" w:hAnsi="FrankRuehl"/>
          <w:sz w:val="20"/>
          <w:rtl/>
        </w:rPr>
      </w:pPr>
      <w:del w:id="99827"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אין לוקחין תרומה בכסף מעשר, מפני שממעט באכילתה, </w:t>
      </w:r>
      <w:r w:rsidRPr="00E92DCA">
        <w:rPr>
          <w:rStyle w:val="2fb"/>
          <w:rFonts w:ascii="FrankRuehl" w:hAnsi="FrankRuehl"/>
          <w:sz w:val="20"/>
          <w:rtl/>
        </w:rPr>
        <w:t xml:space="preserve">ור' שמעון</w:t>
      </w:r>
      <w:r w:rsidRPr="00E92DCA">
        <w:rPr>
          <w:rFonts w:ascii="FrankRuehl" w:hAnsi="FrankRuehl"/>
          <w:sz w:val="20"/>
          <w:rtl/>
        </w:rPr>
        <w:t xml:space="preserve"> מתיר</w:t>
      </w:r>
      <w:r>
        <w:rPr>
          <w:rFonts w:ascii="FrankRuehl" w:hAnsi="FrankRuehl"/>
          <w:sz w:val="20"/>
          <w:rtl/>
        </w:rPr>
        <w:t>!</w:t>
      </w:r>
    </w:p>
    <w:p w:rsidR="00DA63EC" w:rsidRDefault="00DA63EC" w:rsidP="00DA63EC">
      <w:pPr>
        <w:rPr>
          <w:rFonts w:ascii="FrankRuehl" w:hAnsi="FrankRuehl"/>
          <w:sz w:val="20"/>
          <w:rtl/>
        </w:rPr>
      </w:pPr>
      <w:r w:rsidRPr="00930A0C">
        <w:rPr>
          <w:rFonts w:ascii="FrankRuehl" w:hAnsi="FrankRuehl"/>
          <w:b/>
          <w:bCs/>
          <w:sz w:val="20"/>
          <w:rtl/>
        </w:rPr>
        <w:t xml:space="preserve">אישתיק </w:t>
      </w:r>
      <w:ins w:id="93301" w:author="מנוע מכני" w:date="2026-10-11T12:04:39Z">
        <w:r>
          <w:rPr>
            <w:rFonts w:ascii="FrankRuehl" w:hAnsi="FrankRuehl"/>
            <w:b/>
            <w:bCs/>
            <w:sz w:val="20"/>
            <w:rtl/>
          </w:rPr>
          <w:t xml:space="preserve">לו</w:t>
        </w:r>
      </w:ins>
      <w:del w:id="93302" w:author="מנוע מכני" w:date="2026-10-11T12:04:39Z">
        <w:r w:rsidRPr="00930A0C">
          <w:rPr>
            <w:rFonts w:ascii="FrankRuehl" w:hAnsi="FrankRuehl"/>
            <w:b/>
            <w:bCs/>
            <w:sz w:val="20"/>
            <w:rtl/>
          </w:rPr>
          <w:delText xml:space="preserve">ליה</w:delText>
        </w:r>
      </w:del>
      <w:r w:rsidRPr="00E92DCA">
        <w:rPr>
          <w:rFonts w:ascii="FrankRuehl" w:hAnsi="FrankRuehl"/>
          <w:sz w:val="20"/>
          <w:rtl/>
        </w:rPr>
        <w:t>.</w:t>
      </w:r>
    </w:p>
    <w:p w:rsidR="00DA63EC" w:rsidRDefault="00DA63EC" w:rsidP="00DA63EC">
      <w:pPr>
        <w:rPr>
          <w:rFonts w:ascii="FrankRuehl" w:hAnsi="FrankRuehl"/>
          <w:sz w:val="20"/>
          <w:rtl/>
        </w:rPr>
      </w:pPr>
      <w:r>
        <w:rPr>
          <w:rFonts w:ascii="FrankRuehl" w:hAnsi="FrankRuehl" w:hint="cs"/>
          <w:sz w:val="20"/>
          <w:rtl/>
        </w:rPr>
        <w:t xml:space="preserve">כשבא לפני </w:t>
      </w:r>
      <w:r>
        <w:rPr>
          <w:rStyle w:val="2fb"/>
          <w:rFonts w:ascii="FrankRuehl" w:hAnsi="FrankRuehl" w:hint="cs"/>
          <w:sz w:val="20"/>
          <w:rtl/>
        </w:rPr>
        <w:t xml:space="preserve">רב יוסף</w:t>
      </w:r>
      <w:r>
        <w:rPr>
          <w:rFonts w:ascii="FrankRuehl" w:hAnsi="FrankRuehl" w:hint="cs"/>
          <w:sz w:val="20"/>
          <w:rtl/>
        </w:rPr>
        <w:t xml:space="preserve"> שאלו למה </w:t>
      </w:r>
      <w:r>
        <w:rPr>
          <w:rFonts w:ascii="FrankRuehl" w:hAnsi="FrankRuehl" w:hint="cs"/>
          <w:sz w:val="20"/>
          <w:rtl/>
        </w:rPr>
        <w:t xml:space="preserve">לא</w:t>
      </w:r>
      <w:r>
        <w:rPr>
          <w:rFonts w:ascii="FrankRuehl" w:hAnsi="FrankRuehl" w:hint="cs"/>
          <w:sz w:val="20"/>
          <w:rtl/>
        </w:rPr>
        <w:t xml:space="preserve"> הקשה מהך ד</w:t>
      </w:r>
      <w:r w:rsidRPr="00E92DCA">
        <w:rPr>
          <w:rFonts w:ascii="FrankRuehl" w:hAnsi="FrankRuehl"/>
          <w:sz w:val="20"/>
          <w:rtl/>
        </w:rPr>
        <w:t xml:space="preserve">אין מבשלין ירק של שביעית בשמן של תרומה, שלא יביאו קדשים לבית הפסול, </w:t>
      </w:r>
      <w:r w:rsidRPr="00E92DCA">
        <w:rPr>
          <w:rStyle w:val="2fb"/>
          <w:rFonts w:ascii="FrankRuehl" w:hAnsi="FrankRuehl"/>
          <w:sz w:val="20"/>
          <w:rtl/>
        </w:rPr>
        <w:t xml:space="preserve">ור' שמעון</w:t>
      </w:r>
      <w:r w:rsidRPr="00E92DCA">
        <w:rPr>
          <w:rFonts w:ascii="FrankRuehl" w:hAnsi="FrankRuehl"/>
          <w:sz w:val="20"/>
          <w:rtl/>
        </w:rPr>
        <w:t xml:space="preserve"> מתיר</w:t>
      </w:r>
      <w:r>
        <w:rPr>
          <w:rFonts w:ascii="FrankRuehl" w:hAnsi="FrankRuehl"/>
          <w:sz w:val="20"/>
          <w:rtl/>
        </w:rPr>
        <w:t>!</w:t>
      </w:r>
    </w:p>
    <w:p>
      <w:pPr>
        <w:pStyle w:val="38"/>
        <w:rPr>
          <w:ins w:id="99828" w:author="מנוע מכני" w:date="2026-10-11T12:04:39Z"/>
        </w:rPr>
      </w:pPr>
      <w:r w:rsidRPr="00E92DCA">
        <w:t xml:space="preserve">א"ל</w:t>
      </w:r>
      <w:r w:rsidRPr="00E92DCA">
        <w:t xml:space="preserve"> אביי:</w:t>
      </w:r>
    </w:p>
    <w:p w:rsidR="00DA63EC" w:rsidRDefault="00DA63EC" w:rsidP="00DA63EC">
      <w:pPr>
        <w:rPr>
          <w:rFonts w:ascii="FrankRuehl" w:hAnsi="FrankRuehl"/>
          <w:sz w:val="20"/>
          <w:rtl/>
        </w:rPr>
      </w:pPr>
      <w:del w:id="99829" w:author="מנוע מכני" w:date="2026-10-11T12:04:39Z">
        <w:r w:rsidRPr="00E92DCA">
          <w:rPr>
            <w:rFonts w:ascii="FrankRuehl" w:hAnsi="FrankRuehl"/>
            <w:sz w:val="20"/>
            <w:rtl/>
          </w:rPr>
          <w:delText xml:space="preserve"> </w:delText>
        </w:r>
      </w:del>
      <w:r>
        <w:rPr>
          <w:rFonts w:ascii="FrankRuehl" w:hAnsi="FrankRuehl" w:hint="cs"/>
          <w:sz w:val="20"/>
          <w:rtl/>
        </w:rPr>
        <w:t xml:space="preserve">דלא גרע ממה דענהו דהנח תרומת תבלין דרבנן </w:t>
      </w:r>
      <w:r>
        <w:rPr>
          <w:rFonts w:ascii="FrankRuehl" w:hAnsi="FrankRuehl" w:hint="cs"/>
          <w:sz w:val="20"/>
          <w:rtl/>
        </w:rPr>
        <w:t xml:space="preserve">ה</w:t>
      </w:r>
      <w:r>
        <w:rPr>
          <w:rFonts w:ascii="FrankRuehl" w:hAnsi="FrankRuehl"/>
          <w:sz w:val="20"/>
          <w:rtl/>
        </w:rPr>
        <w:t>"</w:t>
      </w:r>
      <w:r>
        <w:rPr>
          <w:rFonts w:ascii="FrankRuehl" w:hAnsi="FrankRuehl" w:hint="cs"/>
          <w:sz w:val="20"/>
          <w:rtl/>
        </w:rPr>
        <w:t xml:space="preserve">נ</w:t>
      </w:r>
      <w:r>
        <w:rPr>
          <w:rFonts w:ascii="FrankRuehl" w:hAnsi="FrankRuehl" w:hint="cs"/>
          <w:sz w:val="20"/>
          <w:rtl/>
        </w:rPr>
        <w:t xml:space="preserve"> תרומת ירק דרבנן </w:t>
      </w:r>
    </w:p>
    <w:p>
      <w:pPr>
        <w:pStyle w:val="38"/>
        <w:rPr>
          <w:ins w:id="99830" w:author="מנוע מכני" w:date="2026-10-11T12:04:39Z"/>
        </w:rPr>
      </w:pPr>
      <w:r>
        <w:t xml:space="preserve">ויקשה</w:t>
      </w:r>
    </w:p>
    <w:p w:rsidR="00DA63EC" w:rsidRDefault="00DA63EC" w:rsidP="00DA63EC">
      <w:pPr>
        <w:rPr>
          <w:rFonts w:ascii="FrankRuehl" w:hAnsi="FrankRuehl"/>
          <w:sz w:val="20"/>
          <w:rtl/>
        </w:rPr>
      </w:pPr>
      <w:del w:id="99831" w:author="מנוע מכני" w:date="2026-10-11T12:04:39Z">
        <w:r>
          <w:rPr>
            <w:rFonts w:ascii="FrankRuehl" w:hAnsi="FrankRuehl" w:hint="cs"/>
            <w:sz w:val="20"/>
            <w:rtl/>
          </w:rPr>
          <w:delText xml:space="preserve"> </w:delText>
        </w:r>
      </w:del>
      <w:r>
        <w:rPr>
          <w:rFonts w:ascii="FrankRuehl" w:hAnsi="FrankRuehl" w:hint="cs"/>
          <w:sz w:val="20"/>
          <w:rtl/>
        </w:rPr>
        <w:t xml:space="preserve">דא</w:t>
      </w:r>
      <w:r>
        <w:rPr>
          <w:rFonts w:ascii="FrankRuehl" w:hAnsi="FrankRuehl"/>
          <w:sz w:val="20"/>
          <w:rtl/>
        </w:rPr>
        <w:t>"</w:t>
      </w:r>
      <w:r>
        <w:rPr>
          <w:rFonts w:ascii="FrankRuehl" w:hAnsi="FrankRuehl" w:hint="cs"/>
          <w:sz w:val="20"/>
          <w:rtl/>
        </w:rPr>
        <w:t xml:space="preserve">ה היה צריך </w:t>
      </w:r>
      <w:ins w:id="97461" w:author="מנוע מכני" w:date="2026-10-11T12:04:39Z">
        <w:r>
          <w:rPr>
            <w:rFonts w:ascii="FrankRuehl" w:hAnsi="FrankRuehl" w:hint="cs"/>
            <w:sz w:val="20"/>
            <w:rtl/>
          </w:rPr>
          <w:t xml:space="preserve">לשנות</w:t>
        </w:r>
      </w:ins>
      <w:del w:id="97462" w:author="מנוע מכני" w:date="2026-10-11T12:04:39Z">
        <w:r>
          <w:rPr>
            <w:rFonts w:ascii="FrankRuehl" w:hAnsi="FrankRuehl" w:hint="cs"/>
            <w:sz w:val="20"/>
            <w:rtl/>
          </w:rPr>
          <w:delText xml:space="preserve">למיתני</w:delText>
        </w:r>
      </w:del>
      <w:r w:rsidRPr="00E92DCA">
        <w:rPr>
          <w:rFonts w:ascii="FrankRuehl" w:hAnsi="FrankRuehl"/>
          <w:sz w:val="20"/>
          <w:rtl/>
        </w:rPr>
        <w:t>: ירק של תרומה בשמן של שביעית</w:t>
      </w:r>
      <w:r>
        <w:rPr>
          <w:rFonts w:ascii="FrankRuehl" w:hAnsi="FrankRuehl"/>
          <w:sz w:val="20"/>
          <w:rtl/>
        </w:rPr>
        <w:t>!</w:t>
      </w:r>
      <w:r>
        <w:rPr>
          <w:rFonts w:ascii="FrankRuehl" w:hAnsi="FrankRuehl" w:hint="cs"/>
          <w:sz w:val="20"/>
          <w:rtl/>
        </w:rPr>
        <w:t xml:space="preserve"> ובנתערב וטעמא דרבנן </w:t>
      </w:r>
      <w:ins w:id="93303" w:author="מנוע מכני" w:date="2026-10-11T12:04:39Z">
        <w:r>
          <w:rPr>
            <w:rFonts w:ascii="FrankRuehl" w:hAnsi="FrankRuehl" w:hint="cs"/>
            <w:sz w:val="20"/>
            <w:rtl/>
          </w:rPr>
          <w:t xml:space="preserve">כלום</w:t>
        </w:r>
      </w:ins>
      <w:del w:id="93304" w:author="מנוע מכני" w:date="2026-10-11T12:04:39Z">
        <w:r>
          <w:rPr>
            <w:rFonts w:ascii="FrankRuehl" w:hAnsi="FrankRuehl" w:hint="cs"/>
            <w:sz w:val="20"/>
            <w:rtl/>
          </w:rPr>
          <w:delText xml:space="preserve">מידי</w:delText>
        </w:r>
      </w:del>
      <w:r>
        <w:rPr>
          <w:rFonts w:ascii="FrankRuehl" w:hAnsi="FrankRuehl" w:hint="cs"/>
          <w:sz w:val="20"/>
          <w:rtl/>
        </w:rPr>
        <w:t xml:space="preserve"> </w:t>
      </w:r>
      <w:ins w:id="96365" w:author="מנוע מכני" w:date="2026-10-11T12:04:39Z">
        <w:r>
          <w:rPr>
            <w:rFonts w:ascii="FrankRuehl" w:hAnsi="FrankRuehl" w:hint="cs"/>
            <w:sz w:val="20"/>
            <w:rtl/>
          </w:rPr>
          <w:t xml:space="preserve">דהיה</w:t>
        </w:r>
      </w:ins>
      <w:del w:id="96366" w:author="מנוע מכני" w:date="2026-10-11T12:04:39Z">
        <w:r>
          <w:rPr>
            <w:rFonts w:ascii="FrankRuehl" w:hAnsi="FrankRuehl" w:hint="cs"/>
            <w:sz w:val="20"/>
            <w:rtl/>
          </w:rPr>
          <w:delText xml:space="preserve">דהוה</w:delText>
        </w:r>
      </w:del>
      <w:r>
        <w:rPr>
          <w:rFonts w:ascii="FrankRuehl" w:hAnsi="FrankRuehl" w:hint="cs"/>
          <w:sz w:val="20"/>
          <w:rtl/>
        </w:rPr>
        <w:t xml:space="preserve"> אאשם ושלמים </w:t>
      </w:r>
    </w:p>
    <w:p>
      <w:pPr>
        <w:pStyle w:val="38"/>
        <w:rPr>
          <w:ins w:id="99832" w:author="מנוע מכני" w:date="2026-10-11T12:04:39Z"/>
        </w:rPr>
      </w:pPr>
      <w:r w:rsidRPr="00B86088">
        <w:t>ו</w:t>
      </w:r>
      <w:r>
        <w:t>דחי</w:t>
      </w:r>
      <w:r w:rsidR="005608A0">
        <w:t>'</w:t>
      </w:r>
    </w:p>
    <w:p w:rsidR="00DA63EC" w:rsidRDefault="00DA63EC" w:rsidP="00DA63EC">
      <w:pPr>
        <w:rPr>
          <w:rFonts w:ascii="FrankRuehl" w:hAnsi="FrankRuehl"/>
          <w:sz w:val="20"/>
          <w:rtl/>
        </w:rPr>
      </w:pPr>
      <w:del w:id="99833" w:author="מנוע מכני" w:date="2026-10-11T12:04:39Z">
        <w:r>
          <w:rPr>
            <w:rFonts w:ascii="FrankRuehl" w:hAnsi="FrankRuehl" w:hint="cs"/>
            <w:sz w:val="20"/>
            <w:rtl/>
          </w:rPr>
          <w:delText xml:space="preserve"> </w:delText>
        </w:r>
      </w:del>
      <w:ins w:id="91563" w:author="מנוע מכני" w:date="2026-10-11T12:04:39Z">
        <w:r>
          <w:rPr>
            <w:rFonts w:ascii="FrankRuehl" w:hAnsi="FrankRuehl" w:hint="cs"/>
            <w:sz w:val="20"/>
            <w:rtl/>
          </w:rPr>
          <w:t xml:space="preserve">דשם</w:t>
        </w:r>
      </w:ins>
      <w:del w:id="91564" w:author="מנוע מכני" w:date="2026-10-11T12:04:39Z">
        <w:r>
          <w:rPr>
            <w:rFonts w:ascii="FrankRuehl" w:hAnsi="FrankRuehl" w:hint="cs"/>
            <w:sz w:val="20"/>
            <w:rtl/>
          </w:rPr>
          <w:delText xml:space="preserve">ד</w:delText>
        </w:r>
        <w:r w:rsidRPr="00E92DCA">
          <w:rPr>
            <w:rFonts w:ascii="FrankRuehl" w:hAnsi="FrankRuehl"/>
            <w:sz w:val="20"/>
            <w:rtl/>
          </w:rPr>
          <w:delText xml:space="preserve">התם</w:delText>
        </w:r>
      </w:del>
      <w:r w:rsidRPr="00E92DCA">
        <w:rPr>
          <w:rFonts w:ascii="FrankRuehl" w:hAnsi="FrankRuehl"/>
          <w:sz w:val="20"/>
          <w:rtl/>
        </w:rPr>
        <w:t xml:space="preserve"> </w:t>
      </w:r>
      <w:ins w:id="93311" w:author="מנוע מכני" w:date="2026-10-11T12:04:39Z">
        <w:r>
          <w:rPr>
            <w:rFonts w:ascii="FrankRuehl" w:hAnsi="FrankRuehl"/>
            <w:sz w:val="20"/>
            <w:rtl/>
          </w:rPr>
          <w:t xml:space="preserve">יש</w:t>
        </w:r>
      </w:ins>
      <w:del w:id="93312" w:author="מנוע מכני" w:date="2026-10-11T12:04:39Z">
        <w:r w:rsidRPr="00E92DCA">
          <w:rPr>
            <w:rFonts w:ascii="FrankRuehl" w:hAnsi="FrankRuehl"/>
            <w:sz w:val="20"/>
            <w:rtl/>
          </w:rPr>
          <w:delText xml:space="preserve">אית</w:delText>
        </w:r>
      </w:del>
      <w:r w:rsidRPr="00E92DCA">
        <w:rPr>
          <w:rFonts w:ascii="FrankRuehl" w:hAnsi="FrankRuehl"/>
          <w:sz w:val="20"/>
          <w:rtl/>
        </w:rPr>
        <w:t xml:space="preserve"> </w:t>
      </w:r>
      <w:ins w:id="93305" w:author="מנוע מכני" w:date="2026-10-11T12:04:39Z">
        <w:r>
          <w:rPr>
            <w:rFonts w:ascii="FrankRuehl" w:hAnsi="FrankRuehl"/>
            <w:sz w:val="20"/>
            <w:rtl/>
          </w:rPr>
          <w:t xml:space="preserve">לו</w:t>
        </w:r>
      </w:ins>
      <w:del w:id="93306"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 </w:t>
      </w:r>
      <w:ins w:id="95621" w:author="מנוע מכני" w:date="2026-10-11T12:04:39Z">
        <w:r>
          <w:rPr>
            <w:rFonts w:ascii="FrankRuehl" w:hAnsi="FrankRuehl"/>
            <w:sz w:val="20"/>
            <w:rtl/>
          </w:rPr>
          <w:t xml:space="preserve">תקנה</w:t>
        </w:r>
      </w:ins>
      <w:del w:id="95622" w:author="מנוע מכני" w:date="2026-10-11T12:04:39Z">
        <w:r w:rsidRPr="00E92DCA">
          <w:rPr>
            <w:rFonts w:ascii="FrankRuehl" w:hAnsi="FrankRuehl"/>
            <w:sz w:val="20"/>
            <w:rtl/>
          </w:rPr>
          <w:delText xml:space="preserve">תקנתא</w:delText>
        </w:r>
      </w:del>
      <w:r w:rsidRPr="00E92DCA">
        <w:rPr>
          <w:rFonts w:ascii="FrankRuehl" w:hAnsi="FrankRuehl"/>
          <w:sz w:val="20"/>
          <w:rtl/>
        </w:rPr>
        <w:t xml:space="preserve"> ברעייה, הא </w:t>
      </w:r>
      <w:ins w:id="93309" w:author="מנוע מכני" w:date="2026-10-11T12:04:39Z">
        <w:r>
          <w:rPr>
            <w:rFonts w:ascii="FrankRuehl" w:hAnsi="FrankRuehl"/>
            <w:sz w:val="20"/>
            <w:rtl/>
          </w:rPr>
          <w:t xml:space="preserve">אין</w:t>
        </w:r>
      </w:ins>
      <w:del w:id="93310" w:author="מנוע מכני" w:date="2026-10-11T12:04:39Z">
        <w:r w:rsidRPr="00E92DCA">
          <w:rPr>
            <w:rFonts w:ascii="FrankRuehl" w:hAnsi="FrankRuehl"/>
            <w:sz w:val="20"/>
            <w:rtl/>
          </w:rPr>
          <w:delText xml:space="preserve">לית</w:delText>
        </w:r>
      </w:del>
      <w:r w:rsidRPr="00E92DCA">
        <w:rPr>
          <w:rFonts w:ascii="FrankRuehl" w:hAnsi="FrankRuehl"/>
          <w:sz w:val="20"/>
          <w:rtl/>
        </w:rPr>
        <w:t xml:space="preserve"> </w:t>
      </w:r>
      <w:ins w:id="93307" w:author="מנוע מכני" w:date="2026-10-11T12:04:39Z">
        <w:r>
          <w:rPr>
            <w:rFonts w:ascii="FrankRuehl" w:hAnsi="FrankRuehl"/>
            <w:sz w:val="20"/>
            <w:rtl/>
          </w:rPr>
          <w:t xml:space="preserve">לו</w:t>
        </w:r>
      </w:ins>
      <w:del w:id="93308"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 </w:t>
      </w:r>
      <w:ins w:id="95623" w:author="מנוע מכני" w:date="2026-10-11T12:04:39Z">
        <w:r>
          <w:rPr>
            <w:rFonts w:ascii="FrankRuehl" w:hAnsi="FrankRuehl"/>
            <w:sz w:val="20"/>
            <w:rtl/>
          </w:rPr>
          <w:t xml:space="preserve">תקנה</w:t>
        </w:r>
      </w:ins>
      <w:del w:id="95624" w:author="מנוע מכני" w:date="2026-10-11T12:04:39Z">
        <w:r w:rsidRPr="00E92DCA">
          <w:rPr>
            <w:rFonts w:ascii="FrankRuehl" w:hAnsi="FrankRuehl"/>
            <w:sz w:val="20"/>
            <w:rtl/>
          </w:rPr>
          <w:delText xml:space="preserve">תקנתא</w:delText>
        </w:r>
      </w:del>
      <w:r w:rsidRPr="00E92DCA">
        <w:rPr>
          <w:rFonts w:ascii="FrankRuehl" w:hAnsi="FrankRuehl"/>
          <w:sz w:val="20"/>
          <w:rtl/>
        </w:rPr>
        <w:t xml:space="preserve"> ברעייה</w:t>
      </w:r>
      <w:r>
        <w:rPr>
          <w:rFonts w:ascii="FrankRuehl" w:hAnsi="FrankRuehl"/>
          <w:sz w:val="20"/>
          <w:rtl/>
        </w:rPr>
        <w:t>!</w:t>
      </w:r>
    </w:p>
    <w:p>
      <w:pPr>
        <w:pStyle w:val="38"/>
        <w:rPr>
          <w:ins w:id="99834" w:author="מנוע מכני" w:date="2026-10-11T12:04:39Z"/>
        </w:rPr>
      </w:pPr>
      <w:r>
        <w:t xml:space="preserve">אלא</w:t>
      </w:r>
    </w:p>
    <w:p w:rsidR="00DA63EC" w:rsidRDefault="00DA63EC" w:rsidP="00DA63EC">
      <w:pPr>
        <w:rPr>
          <w:rFonts w:ascii="FrankRuehl" w:hAnsi="FrankRuehl"/>
          <w:sz w:val="20"/>
          <w:rtl/>
        </w:rPr>
      </w:pPr>
      <w:del w:id="99835" w:author="מנוע מכני" w:date="2026-10-11T12:04:39Z">
        <w:r>
          <w:rPr>
            <w:rFonts w:ascii="FrankRuehl" w:hAnsi="FrankRuehl" w:hint="cs"/>
            <w:sz w:val="20"/>
            <w:rtl/>
          </w:rPr>
          <w:delText xml:space="preserve"> </w:delText>
        </w:r>
      </w:del>
      <w:r>
        <w:rPr>
          <w:rFonts w:ascii="FrankRuehl" w:hAnsi="FrankRuehl" w:hint="cs"/>
          <w:sz w:val="20"/>
          <w:rtl/>
        </w:rPr>
        <w:t xml:space="preserve">דמי </w:t>
      </w:r>
      <w:r w:rsidRPr="00E92DCA">
        <w:rPr>
          <w:rFonts w:ascii="FrankRuehl" w:hAnsi="FrankRuehl"/>
          <w:sz w:val="20"/>
          <w:rtl/>
        </w:rPr>
        <w:t xml:space="preserve">לחתיכה שבחתיכות, דכיון </w:t>
      </w:r>
      <w:ins w:id="93313" w:author="מנוע מכני" w:date="2026-10-11T12:04:39Z">
        <w:r>
          <w:rPr>
            <w:rFonts w:ascii="FrankRuehl" w:hAnsi="FrankRuehl"/>
            <w:sz w:val="20"/>
            <w:rtl/>
          </w:rPr>
          <w:t xml:space="preserve">דאין</w:t>
        </w:r>
      </w:ins>
      <w:del w:id="93314" w:author="מנוע מכני" w:date="2026-10-11T12:04:39Z">
        <w:r w:rsidRPr="00E92DCA">
          <w:rPr>
            <w:rFonts w:ascii="FrankRuehl" w:hAnsi="FrankRuehl"/>
            <w:sz w:val="20"/>
            <w:rtl/>
          </w:rPr>
          <w:delText xml:space="preserve">דלית</w:delText>
        </w:r>
      </w:del>
      <w:r w:rsidRPr="00E92DCA">
        <w:rPr>
          <w:rFonts w:ascii="FrankRuehl" w:hAnsi="FrankRuehl"/>
          <w:sz w:val="20"/>
          <w:rtl/>
        </w:rPr>
        <w:t xml:space="preserve"> </w:t>
      </w:r>
      <w:ins w:id="95625" w:author="מנוע מכני" w:date="2026-10-11T12:04:39Z">
        <w:r>
          <w:rPr>
            <w:rFonts w:ascii="FrankRuehl" w:hAnsi="FrankRuehl"/>
            <w:sz w:val="20"/>
            <w:rtl/>
          </w:rPr>
          <w:t xml:space="preserve">תקנה</w:t>
        </w:r>
      </w:ins>
      <w:del w:id="95626" w:author="מנוע מכני" w:date="2026-10-11T12:04:39Z">
        <w:r w:rsidRPr="00E92DCA">
          <w:rPr>
            <w:rFonts w:ascii="FrankRuehl" w:hAnsi="FrankRuehl"/>
            <w:sz w:val="20"/>
            <w:rtl/>
          </w:rPr>
          <w:delText xml:space="preserve">תקנתא</w:delText>
        </w:r>
      </w:del>
      <w:r w:rsidRPr="00E92DCA">
        <w:rPr>
          <w:rFonts w:ascii="FrankRuehl" w:hAnsi="FrankRuehl"/>
          <w:sz w:val="20"/>
          <w:rtl/>
        </w:rPr>
        <w:t xml:space="preserve">, דאוכל כחמור שבהן</w:t>
      </w:r>
      <w:r>
        <w:rPr>
          <w:rFonts w:ascii="FrankRuehl" w:hAnsi="FrankRuehl"/>
          <w:sz w:val="20"/>
          <w:rtl/>
        </w:rPr>
        <w:t>!</w:t>
      </w:r>
    </w:p>
    <w:p>
      <w:pPr>
        <w:pStyle w:val="38"/>
        <w:rPr>
          <w:ins w:id="99836" w:author="מנוע מכני" w:date="2026-10-11T12:04:39Z"/>
        </w:rPr>
      </w:pPr>
      <w:r w:rsidRPr="00FE1B89">
        <w:t xml:space="preserve">מתקיף רבינא:</w:t>
      </w:r>
    </w:p>
    <w:p w:rsidR="00DA63EC" w:rsidRPr="00FE1B89" w:rsidRDefault="00DA63EC" w:rsidP="00DA63EC">
      <w:pPr>
        <w:rPr>
          <w:rFonts w:ascii="FrankRuehl" w:hAnsi="FrankRuehl"/>
          <w:spacing w:val="-2"/>
          <w:sz w:val="20"/>
          <w:rtl/>
        </w:rPr>
      </w:pPr>
      <w:del w:id="99837" w:author="מנוע מכני" w:date="2026-10-11T12:04:39Z">
        <w:r w:rsidRPr="00FE1B89">
          <w:rPr>
            <w:rFonts w:ascii="FrankRuehl" w:hAnsi="FrankRuehl"/>
            <w:spacing w:val="-2"/>
            <w:sz w:val="20"/>
            <w:rtl/>
          </w:rPr>
          <w:delText xml:space="preserve"> </w:delText>
        </w:r>
      </w:del>
      <w:r w:rsidRPr="00FE1B89">
        <w:rPr>
          <w:rFonts w:ascii="FrankRuehl" w:hAnsi="FrankRuehl"/>
          <w:spacing w:val="-2"/>
          <w:sz w:val="20"/>
          <w:rtl/>
        </w:rPr>
        <w:t xml:space="preserve">מי דמי? חתיכה שבחתיכות </w:t>
      </w:r>
      <w:ins w:id="93319" w:author="מנוע מכני" w:date="2026-10-11T12:04:39Z">
        <w:r>
          <w:rPr>
            <w:rFonts w:ascii="FrankRuehl" w:hAnsi="FrankRuehl"/>
            <w:spacing w:val="-2"/>
            <w:sz w:val="20"/>
            <w:rtl/>
          </w:rPr>
          <w:t xml:space="preserve">אין</w:t>
        </w:r>
      </w:ins>
      <w:del w:id="93320" w:author="מנוע מכני" w:date="2026-10-11T12:04:39Z">
        <w:r w:rsidRPr="00FE1B89">
          <w:rPr>
            <w:rFonts w:ascii="FrankRuehl" w:hAnsi="FrankRuehl"/>
            <w:spacing w:val="-2"/>
            <w:sz w:val="20"/>
            <w:rtl/>
          </w:rPr>
          <w:delText xml:space="preserve">לית</w:delText>
        </w:r>
      </w:del>
      <w:r w:rsidRPr="00FE1B89">
        <w:rPr>
          <w:rFonts w:ascii="FrankRuehl" w:hAnsi="FrankRuehl"/>
          <w:spacing w:val="-2"/>
          <w:sz w:val="20"/>
          <w:rtl/>
        </w:rPr>
        <w:t xml:space="preserve"> לה </w:t>
      </w:r>
      <w:ins w:id="95627" w:author="מנוע מכני" w:date="2026-10-11T12:04:39Z">
        <w:r>
          <w:rPr>
            <w:rFonts w:ascii="FrankRuehl" w:hAnsi="FrankRuehl"/>
            <w:spacing w:val="-2"/>
            <w:sz w:val="20"/>
            <w:rtl/>
          </w:rPr>
          <w:t xml:space="preserve">תקנה</w:t>
        </w:r>
      </w:ins>
      <w:del w:id="95628" w:author="מנוע מכני" w:date="2026-10-11T12:04:39Z">
        <w:r w:rsidRPr="00FE1B89">
          <w:rPr>
            <w:rFonts w:ascii="FrankRuehl" w:hAnsi="FrankRuehl"/>
            <w:spacing w:val="-2"/>
            <w:sz w:val="20"/>
            <w:rtl/>
          </w:rPr>
          <w:delText xml:space="preserve">תקנתא</w:delText>
        </w:r>
      </w:del>
      <w:r w:rsidRPr="00FE1B89">
        <w:rPr>
          <w:rFonts w:ascii="FrankRuehl" w:hAnsi="FrankRuehl"/>
          <w:spacing w:val="-2"/>
          <w:sz w:val="20"/>
          <w:rtl/>
        </w:rPr>
        <w:t xml:space="preserve"> כלל, </w:t>
      </w:r>
      <w:ins w:id="93317" w:author="מנוע מכני" w:date="2026-10-11T12:04:39Z">
        <w:r>
          <w:rPr>
            <w:rFonts w:ascii="FrankRuehl" w:hAnsi="FrankRuehl"/>
            <w:spacing w:val="-2"/>
            <w:sz w:val="20"/>
            <w:rtl/>
          </w:rPr>
          <w:t xml:space="preserve">זה</w:t>
        </w:r>
      </w:ins>
      <w:del w:id="93318" w:author="מנוע מכני" w:date="2026-10-11T12:04:39Z">
        <w:r w:rsidRPr="00FE1B89">
          <w:rPr>
            <w:rFonts w:ascii="FrankRuehl" w:hAnsi="FrankRuehl"/>
            <w:spacing w:val="-2"/>
            <w:sz w:val="20"/>
            <w:rtl/>
          </w:rPr>
          <w:delText xml:space="preserve">האי</w:delText>
        </w:r>
      </w:del>
      <w:r w:rsidRPr="00FE1B89">
        <w:rPr>
          <w:rFonts w:ascii="FrankRuehl" w:hAnsi="FrankRuehl"/>
          <w:spacing w:val="-2"/>
          <w:sz w:val="20"/>
          <w:rtl/>
        </w:rPr>
        <w:t xml:space="preserve"> </w:t>
      </w:r>
      <w:ins w:id="93321" w:author="מנוע מכני" w:date="2026-10-11T12:04:39Z">
        <w:r>
          <w:rPr>
            <w:rFonts w:ascii="FrankRuehl" w:hAnsi="FrankRuehl"/>
            <w:spacing w:val="-2"/>
            <w:sz w:val="20"/>
            <w:rtl/>
          </w:rPr>
          <w:t xml:space="preserve">יש</w:t>
        </w:r>
      </w:ins>
      <w:del w:id="93322" w:author="מנוע מכני" w:date="2026-10-11T12:04:39Z">
        <w:r w:rsidRPr="00FE1B89">
          <w:rPr>
            <w:rFonts w:ascii="FrankRuehl" w:hAnsi="FrankRuehl"/>
            <w:spacing w:val="-2"/>
            <w:sz w:val="20"/>
            <w:rtl/>
          </w:rPr>
          <w:delText xml:space="preserve">אית</w:delText>
        </w:r>
      </w:del>
      <w:r w:rsidRPr="00FE1B89">
        <w:rPr>
          <w:rFonts w:ascii="FrankRuehl" w:hAnsi="FrankRuehl"/>
          <w:spacing w:val="-2"/>
          <w:sz w:val="20"/>
          <w:rtl/>
        </w:rPr>
        <w:t xml:space="preserve"> </w:t>
      </w:r>
      <w:ins w:id="93315" w:author="מנוע מכני" w:date="2026-10-11T12:04:39Z">
        <w:r>
          <w:rPr>
            <w:rFonts w:ascii="FrankRuehl" w:hAnsi="FrankRuehl"/>
            <w:spacing w:val="-2"/>
            <w:sz w:val="20"/>
            <w:rtl/>
          </w:rPr>
          <w:t xml:space="preserve">לו</w:t>
        </w:r>
      </w:ins>
      <w:del w:id="93316" w:author="מנוע מכני" w:date="2026-10-11T12:04:39Z">
        <w:r w:rsidRPr="00FE1B89">
          <w:rPr>
            <w:rFonts w:ascii="FrankRuehl" w:hAnsi="FrankRuehl"/>
            <w:spacing w:val="-2"/>
            <w:sz w:val="20"/>
            <w:rtl/>
          </w:rPr>
          <w:delText xml:space="preserve">ליה</w:delText>
        </w:r>
      </w:del>
      <w:r w:rsidRPr="00FE1B89">
        <w:rPr>
          <w:rFonts w:ascii="FrankRuehl" w:hAnsi="FrankRuehl"/>
          <w:spacing w:val="-2"/>
          <w:sz w:val="20"/>
          <w:rtl/>
        </w:rPr>
        <w:t xml:space="preserve"> </w:t>
      </w:r>
      <w:ins w:id="95629" w:author="מנוע מכני" w:date="2026-10-11T12:04:39Z">
        <w:r>
          <w:rPr>
            <w:rFonts w:ascii="FrankRuehl" w:hAnsi="FrankRuehl"/>
            <w:spacing w:val="-2"/>
            <w:sz w:val="20"/>
            <w:rtl/>
          </w:rPr>
          <w:t xml:space="preserve">תקנה</w:t>
        </w:r>
      </w:ins>
      <w:del w:id="95630" w:author="מנוע מכני" w:date="2026-10-11T12:04:39Z">
        <w:r w:rsidRPr="00FE1B89">
          <w:rPr>
            <w:rFonts w:ascii="FrankRuehl" w:hAnsi="FrankRuehl"/>
            <w:spacing w:val="-2"/>
            <w:sz w:val="20"/>
            <w:rtl/>
          </w:rPr>
          <w:delText xml:space="preserve">תקנתא</w:delText>
        </w:r>
      </w:del>
      <w:r w:rsidRPr="00FE1B89">
        <w:rPr>
          <w:rFonts w:ascii="FrankRuehl" w:hAnsi="FrankRuehl"/>
          <w:spacing w:val="-2"/>
          <w:sz w:val="20"/>
          <w:rtl/>
        </w:rPr>
        <w:t xml:space="preserve"> בסחיטה!</w:t>
      </w:r>
    </w:p>
    <w:p>
      <w:pPr>
        <w:pStyle w:val="38"/>
        <w:rPr>
          <w:ins w:id="99838" w:author="מנוע מכני" w:date="2026-10-11T12:04:39Z"/>
        </w:rPr>
      </w:pPr>
      <w:r w:rsidRPr="00FE1B89">
        <w:t xml:space="preserve">ורב יוסף?</w:t>
      </w:r>
    </w:p>
    <w:p w:rsidR="00DA63EC" w:rsidRPr="00FE1B89" w:rsidRDefault="00DA63EC" w:rsidP="00DA63EC">
      <w:pPr>
        <w:rPr>
          <w:rFonts w:ascii="FrankRuehl" w:hAnsi="FrankRuehl"/>
          <w:spacing w:val="-4"/>
          <w:sz w:val="20"/>
          <w:rtl/>
        </w:rPr>
      </w:pPr>
      <w:del w:id="99839" w:author="מנוע מכני" w:date="2026-10-11T12:04:39Z">
        <w:r w:rsidRPr="00FE1B89">
          <w:rPr>
            <w:rFonts w:ascii="FrankRuehl" w:hAnsi="FrankRuehl"/>
            <w:spacing w:val="-4"/>
            <w:sz w:val="20"/>
            <w:rtl/>
          </w:rPr>
          <w:delText xml:space="preserve"> </w:delText>
        </w:r>
      </w:del>
      <w:ins w:id="97203" w:author="מנוע מכני" w:date="2026-10-11T12:04:39Z">
        <w:r>
          <w:rPr>
            <w:rFonts w:ascii="FrankRuehl" w:hAnsi="FrankRuehl"/>
            <w:spacing w:val="-4"/>
            <w:sz w:val="20"/>
            <w:rtl/>
          </w:rPr>
          <w:t xml:space="preserve">איך</w:t>
        </w:r>
      </w:ins>
      <w:del w:id="97204" w:author="מנוע מכני" w:date="2026-10-11T12:04:39Z">
        <w:r w:rsidRPr="00FE1B89">
          <w:rPr>
            <w:rFonts w:ascii="FrankRuehl" w:hAnsi="FrankRuehl"/>
            <w:spacing w:val="-4"/>
            <w:sz w:val="20"/>
            <w:rtl/>
          </w:rPr>
          <w:delText xml:space="preserve">היכי</w:delText>
        </w:r>
      </w:del>
      <w:r w:rsidRPr="00FE1B89">
        <w:rPr>
          <w:rFonts w:ascii="FrankRuehl" w:hAnsi="FrankRuehl"/>
          <w:spacing w:val="-4"/>
          <w:sz w:val="20"/>
          <w:rtl/>
        </w:rPr>
        <w:t xml:space="preserve"> נסחוט? נסחוט </w:t>
      </w:r>
      <w:ins w:id="91565" w:author="מנוע מכני" w:date="2026-10-11T12:04:39Z">
        <w:r>
          <w:rPr>
            <w:rFonts w:ascii="FrankRuehl" w:hAnsi="FrankRuehl"/>
            <w:spacing w:val="-4"/>
            <w:sz w:val="20"/>
            <w:rtl/>
          </w:rPr>
          <w:t xml:space="preserve">הרבה</w:t>
        </w:r>
      </w:ins>
      <w:del w:id="91566" w:author="מנוע מכני" w:date="2026-10-11T12:04:39Z">
        <w:r w:rsidRPr="00FE1B89">
          <w:rPr>
            <w:rFonts w:ascii="FrankRuehl" w:hAnsi="FrankRuehl"/>
            <w:spacing w:val="-4"/>
            <w:sz w:val="20"/>
            <w:rtl/>
          </w:rPr>
          <w:delText xml:space="preserve">טובא</w:delText>
        </w:r>
      </w:del>
      <w:r w:rsidRPr="00FE1B89">
        <w:rPr>
          <w:rFonts w:ascii="FrankRuehl" w:hAnsi="FrankRuehl" w:hint="cs"/>
          <w:spacing w:val="-4"/>
          <w:sz w:val="20"/>
          <w:rtl/>
        </w:rPr>
        <w:t>-</w:t>
      </w:r>
      <w:r w:rsidRPr="00FE1B89">
        <w:rPr>
          <w:rFonts w:ascii="FrankRuehl" w:hAnsi="FrankRuehl"/>
          <w:spacing w:val="-4"/>
          <w:sz w:val="20"/>
          <w:rtl/>
        </w:rPr>
        <w:t xml:space="preserve"> מפסיד בשביעית, נסחוט </w:t>
      </w:r>
      <w:ins w:id="90227" w:author="Claude - סמנטי" w:date="2026-10-11T12:26:16Z">
        <w:r>
          <w:rPr>
            <w:rFonts w:ascii="FrankRuehl" w:hAnsi="FrankRuehl"/>
            <w:spacing w:val="-4"/>
            <w:sz w:val="20"/>
            <w:rtl/>
          </w:rPr>
          <w:t xml:space="preserve">מעט</w:t>
        </w:r>
      </w:ins>
      <w:del w:id="90228" w:author="Claude - סמנטי" w:date="2026-10-11T12:26:16Z">
        <w:r w:rsidRPr="00FE1B89">
          <w:rPr>
            <w:rFonts w:ascii="FrankRuehl" w:hAnsi="FrankRuehl"/>
            <w:spacing w:val="-4"/>
            <w:sz w:val="20"/>
            <w:rtl/>
          </w:rPr>
          <w:delText xml:space="preserve">פורתא</w:delText>
        </w:r>
      </w:del>
      <w:r w:rsidRPr="00FE1B89">
        <w:rPr>
          <w:rFonts w:ascii="FrankRuehl" w:hAnsi="FrankRuehl"/>
          <w:spacing w:val="-4"/>
          <w:sz w:val="20"/>
          <w:rtl/>
        </w:rPr>
        <w:t xml:space="preserve"> - סוף סוף איערובי מיערב.</w:t>
      </w:r>
    </w:p>
    <w:p w:rsidR="00DA63EC" w:rsidRDefault="00DA63EC" w:rsidP="00DA63EC">
      <w:pPr>
        <w:rPr>
          <w:rFonts w:ascii="FrankRuehl" w:hAnsi="FrankRuehl"/>
          <w:sz w:val="20"/>
          <w:rtl/>
        </w:rPr>
      </w:pPr>
    </w:p>
    <w:p w:rsidR="00DA63EC" w:rsidRDefault="00DA63EC" w:rsidP="00DA63EC">
      <w:pPr>
        <w:pStyle w:val="afff3"/>
        <w:framePr w:wrap="around"/>
        <w:rPr>
          <w:rtl/>
        </w:rPr>
      </w:pPr>
      <w:r>
        <w:rPr>
          <w:rFonts w:hint="cs"/>
          <w:rtl/>
        </w:rPr>
        <w:t>עו:</w:t>
      </w:r>
    </w:p>
    <w:p>
      <w:pPr>
        <w:pStyle w:val="afffff8"/>
        <w:rPr>
          <w:ins w:id="90283" w:author="קלוד" w:date="2026-10-11T12:29:36Z"/>
        </w:rPr>
      </w:pPr>
      <w:ins w:id="90284" w:author="קלוד" w:date="2026-10-11T12:29:36Z">
        <w:r>
          <w:rPr>
            <w:color w:val="7B3F00"/>
          </w:rPr>
          <w:t xml:space="preserve">אשם מצורע ספק - 'אם לא, אשם זה של שלמי נדבה'</w:t>
        </w:r>
      </w:ins>
    </w:p>
    <w:p>
      <w:pPr>
        <w:pStyle w:val="38"/>
        <w:rPr>
          <w:ins w:id="99841" w:author="מנוע מכני" w:date="2026-10-11T12:04:39Z"/>
        </w:rPr>
      </w:pPr>
      <w:del w:id="99840" w:author="מנוע מכני" w:date="2026-10-11T12:04:39Z">
        <w:r>
          <w:delText xml:space="preserve">•</w:delText>
        </w:r>
      </w:del>
      <w:r>
        <w:t xml:space="preserve"> </w:t>
      </w:r>
      <w:r w:rsidRPr="00E92DCA">
        <w:t xml:space="preserve">איתיביה, </w:t>
      </w:r>
      <w:ins w:id="90411" w:author="מנוע מכני" w:date="2026-10-11T12:04:39Z">
        <w:r>
          <w:t xml:space="preserve">ר"ש</w:t>
        </w:r>
      </w:ins>
      <w:del w:id="90412" w:author="מנוע מכני" w:date="2026-10-11T12:04:39Z">
        <w:r w:rsidRPr="00E92DCA">
          <w:delText xml:space="preserve">רבי שמעון</w:delText>
        </w:r>
      </w:del>
      <w:del w:id="101691" w:author="מנוע מכני" w:date="2026-10-11T12:04:39Z">
        <w:r w:rsidRPr="00E92DCA">
          <w:delText xml:space="preserve"> אומר</w:delText>
        </w:r>
      </w:del>
      <w:r w:rsidRPr="00E92DCA">
        <w:t xml:space="preserve">:</w:t>
      </w:r>
    </w:p>
    <w:p w:rsidR="00DA63EC" w:rsidRDefault="00DA63EC" w:rsidP="00DA63EC">
      <w:pPr>
        <w:rPr>
          <w:rFonts w:ascii="FrankRuehl" w:hAnsi="FrankRuehl"/>
          <w:sz w:val="20"/>
          <w:rtl/>
        </w:rPr>
      </w:pPr>
      <w:del w:id="99842"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למחרת מביא אשמו ולוגו עמו, ואומר: אם של מצורע - הרי זה אשמו וזה לוגו, ואם </w:t>
      </w:r>
      <w:ins w:id="91567" w:author="מנוע מכני" w:date="2026-10-11T12:04:39Z">
        <w:r>
          <w:rPr>
            <w:rFonts w:ascii="FrankRuehl" w:hAnsi="FrankRuehl"/>
            <w:sz w:val="20"/>
            <w:rtl/>
          </w:rPr>
          <w:t xml:space="preserve">לא</w:t>
        </w:r>
      </w:ins>
      <w:del w:id="91568" w:author="מנוע מכני" w:date="2026-10-11T12:04:39Z">
        <w:r w:rsidRPr="00E92DCA">
          <w:rPr>
            <w:rFonts w:ascii="FrankRuehl" w:hAnsi="FrankRuehl"/>
            <w:sz w:val="20"/>
            <w:rtl/>
          </w:rPr>
          <w:delText xml:space="preserve">לאו</w:delText>
        </w:r>
      </w:del>
      <w:r w:rsidRPr="00E92DCA">
        <w:rPr>
          <w:rFonts w:ascii="FrankRuehl" w:hAnsi="FrankRuehl"/>
          <w:sz w:val="20"/>
          <w:rtl/>
        </w:rPr>
        <w:t xml:space="preserve"> - אשם זה של שלמי נדבה, </w:t>
      </w:r>
    </w:p>
    <w:p w:rsidR="00DA63EC" w:rsidRDefault="00DA63EC" w:rsidP="00DA63EC">
      <w:pPr>
        <w:rPr>
          <w:rFonts w:ascii="FrankRuehl" w:hAnsi="FrankRuehl"/>
          <w:sz w:val="20"/>
          <w:rtl/>
        </w:rPr>
      </w:pPr>
      <w:r w:rsidRPr="00E92DCA">
        <w:rPr>
          <w:rFonts w:ascii="FrankRuehl" w:hAnsi="FrankRuehl"/>
          <w:sz w:val="20"/>
          <w:rtl/>
        </w:rPr>
        <w:t>ואותו אשם טעון שחיטה בצפון, ומתן בהונות, וסמיכה, ונסכים, ותנופת חזה ושוק, ונאכל ליום ולילה</w:t>
      </w:r>
    </w:p>
    <w:p w:rsidR="00DA63EC" w:rsidRDefault="00DA63EC" w:rsidP="00DA63EC">
      <w:pPr>
        <w:pStyle w:val="affffb"/>
        <w:rPr>
          <w:rtl/>
        </w:rPr>
      </w:pPr>
      <w:r>
        <w:rPr>
          <w:rtl/>
        </w:rPr>
        <w:t xml:space="preserve">- </w:t>
      </w:r>
      <w:r w:rsidRPr="00E92DCA">
        <w:rPr>
          <w:rtl/>
        </w:rPr>
        <w:t xml:space="preserve">תקוני </w:t>
      </w:r>
      <w:ins w:id="97205" w:author="מנוע מכני" w:date="2026-10-11T12:04:39Z">
        <w:r>
          <w:rPr>
            <w:rtl/>
          </w:rPr>
          <w:t xml:space="preserve">אדם</w:t>
        </w:r>
      </w:ins>
      <w:del w:id="97206" w:author="מנוע מכני" w:date="2026-10-11T12:04:39Z">
        <w:r w:rsidRPr="00E92DCA">
          <w:rPr>
            <w:rtl/>
          </w:rPr>
          <w:delText xml:space="preserve">גברא</w:delText>
        </w:r>
      </w:del>
      <w:r w:rsidRPr="00E92DCA">
        <w:rPr>
          <w:rtl/>
        </w:rPr>
        <w:t xml:space="preserve"> שאני.</w:t>
      </w:r>
    </w:p>
    <w:p w:rsidR="00DA63EC" w:rsidRDefault="00DA63EC" w:rsidP="00DA63EC">
      <w:pPr>
        <w:rPr>
          <w:rFonts w:ascii="FrankRuehl" w:hAnsi="FrankRuehl"/>
          <w:sz w:val="20"/>
          <w:rtl/>
        </w:rPr>
      </w:pPr>
      <w:r>
        <w:rPr>
          <w:rFonts w:ascii="FrankRuehl" w:hAnsi="FrankRuehl" w:hint="cs"/>
          <w:sz w:val="20"/>
          <w:rtl/>
        </w:rPr>
        <w:t>ואפי' בלוג דא</w:t>
      </w:r>
      <w:r>
        <w:rPr>
          <w:rFonts w:ascii="FrankRuehl" w:hAnsi="FrankRuehl"/>
          <w:sz w:val="20"/>
          <w:rtl/>
        </w:rPr>
        <w:t>"</w:t>
      </w:r>
      <w:r>
        <w:rPr>
          <w:rFonts w:ascii="FrankRuehl" w:hAnsi="FrankRuehl" w:hint="cs"/>
          <w:sz w:val="20"/>
          <w:rtl/>
        </w:rPr>
        <w:t>לג</w:t>
      </w:r>
      <w:r w:rsidRPr="00E92DCA">
        <w:rPr>
          <w:rFonts w:ascii="FrankRuehl" w:hAnsi="FrankRuehl"/>
          <w:sz w:val="20"/>
          <w:rtl/>
        </w:rPr>
        <w:t xml:space="preserve"> זה יהא נדבה.</w:t>
      </w:r>
    </w:p>
    <w:p w:rsidR="00DA63EC" w:rsidRDefault="00DA63EC" w:rsidP="00DA63EC">
      <w:pPr>
        <w:rPr>
          <w:rFonts w:ascii="FrankRuehl" w:hAnsi="FrankRuehl"/>
          <w:sz w:val="20"/>
          <w:rtl/>
        </w:rPr>
      </w:pPr>
      <w:r>
        <w:rPr>
          <w:rFonts w:ascii="FrankRuehl" w:hAnsi="FrankRuehl" w:hint="cs"/>
          <w:sz w:val="20"/>
          <w:rtl/>
        </w:rPr>
        <w:t xml:space="preserve">ואפי' </w:t>
      </w:r>
      <w:ins w:id="95993" w:author="מנוע מכני" w:date="2026-10-11T12:04:39Z">
        <w:r>
          <w:rPr>
            <w:rFonts w:ascii="FrankRuehl" w:hAnsi="FrankRuehl" w:hint="cs"/>
            <w:sz w:val="20"/>
            <w:rtl/>
          </w:rPr>
          <w:t xml:space="preserve">אם </w:t>
        </w:r>
      </w:ins>
      <w:del w:id="95994" w:author="מנוע מכני" w:date="2026-10-11T12:04:39Z">
        <w:r>
          <w:rPr>
            <w:rFonts w:ascii="FrankRuehl" w:hAnsi="FrankRuehl" w:hint="cs"/>
            <w:sz w:val="20"/>
            <w:rtl/>
          </w:rPr>
          <w:delText xml:space="preserve">אי </w:delText>
        </w:r>
      </w:del>
      <w:ins w:id="91569" w:author="מנוע מכני" w:date="2026-10-11T12:04:39Z">
        <w:r>
          <w:rPr>
            <w:rFonts w:ascii="FrankRuehl" w:hAnsi="FrankRuehl"/>
            <w:sz w:val="20"/>
            <w:rtl/>
          </w:rPr>
          <w:t xml:space="preserve">לא</w:t>
        </w:r>
      </w:ins>
      <w:del w:id="91570" w:author="מנוע מכני" w:date="2026-10-11T12:04:39Z">
        <w:r w:rsidRPr="00E92DCA">
          <w:rPr>
            <w:rFonts w:ascii="FrankRuehl" w:hAnsi="FrankRuehl"/>
            <w:sz w:val="20"/>
            <w:rtl/>
          </w:rPr>
          <w:delText xml:space="preserve">לאו</w:delText>
        </w:r>
      </w:del>
      <w:r w:rsidRPr="00E92DCA">
        <w:rPr>
          <w:rFonts w:ascii="FrankRuehl" w:hAnsi="FrankRuehl"/>
          <w:sz w:val="20"/>
          <w:rtl/>
        </w:rPr>
        <w:t xml:space="preserve"> מצורע הוא </w:t>
      </w:r>
      <w:r>
        <w:rPr>
          <w:rFonts w:ascii="FrankRuehl" w:hAnsi="FrankRuehl" w:hint="cs"/>
          <w:sz w:val="20"/>
          <w:rtl/>
        </w:rPr>
        <w:t>מיירי במ</w:t>
      </w:r>
      <w:r w:rsidRPr="00E92DCA">
        <w:rPr>
          <w:rFonts w:ascii="FrankRuehl" w:hAnsi="FrankRuehl"/>
          <w:sz w:val="20"/>
          <w:rtl/>
        </w:rPr>
        <w:t>קמיץ.</w:t>
      </w:r>
    </w:p>
    <w:p w:rsidR="00DA63EC" w:rsidRDefault="00DA63EC" w:rsidP="00DA63EC">
      <w:pPr>
        <w:rPr>
          <w:rFonts w:ascii="FrankRuehl" w:hAnsi="FrankRuehl"/>
          <w:sz w:val="20"/>
          <w:rtl/>
        </w:rPr>
      </w:pPr>
      <w:r>
        <w:rPr>
          <w:rFonts w:ascii="FrankRuehl" w:hAnsi="FrankRuehl" w:hint="cs"/>
          <w:sz w:val="20"/>
          <w:rtl/>
        </w:rPr>
        <w:t>ואפי' ב</w:t>
      </w:r>
      <w:r w:rsidRPr="00E92DCA">
        <w:rPr>
          <w:rFonts w:ascii="FrankRuehl" w:hAnsi="FrankRuehl"/>
          <w:sz w:val="20"/>
          <w:rtl/>
        </w:rPr>
        <w:t xml:space="preserve">מצורע</w:t>
      </w:r>
      <w:ins w:id="94831" w:author="מנוע מכני" w:date="2026-10-11T12:04:39Z">
        <w:r>
          <w:rPr>
            <w:rFonts w:ascii="FrankRuehl" w:hAnsi="FrankRuehl"/>
            <w:sz w:val="20"/>
            <w:rtl/>
          </w:rPr>
          <w:t xml:space="preserve"> </w:t>
        </w:r>
      </w:ins>
      <w:del w:id="94832" w:author="מנוע מכני" w:date="2026-10-11T12:04:39Z">
        <w:r w:rsidRPr="00E92DCA">
          <w:rPr>
            <w:rFonts w:ascii="FrankRuehl" w:hAnsi="FrankRuehl"/>
            <w:sz w:val="20"/>
            <w:rtl/>
          </w:rPr>
          <w:delText xml:space="preserve"> </w:delText>
        </w:r>
        <w:r>
          <w:rPr>
            <w:rFonts w:ascii="FrankRuehl" w:hAnsi="FrankRuehl" w:hint="cs"/>
            <w:sz w:val="20"/>
            <w:rtl/>
          </w:rPr>
          <w:delText xml:space="preserve"> </w:delText>
        </w:r>
      </w:del>
      <w:r>
        <w:rPr>
          <w:rFonts w:ascii="FrankRuehl" w:hAnsi="FrankRuehl" w:hint="cs"/>
          <w:sz w:val="20"/>
          <w:rtl/>
        </w:rPr>
        <w:t xml:space="preserve">מיירי דיהיב מ</w:t>
      </w:r>
      <w:r w:rsidRPr="00E92DCA">
        <w:rPr>
          <w:rFonts w:ascii="FrankRuehl" w:hAnsi="FrankRuehl"/>
          <w:sz w:val="20"/>
          <w:rtl/>
        </w:rPr>
        <w:t>תן שבע</w:t>
      </w:r>
      <w:r>
        <w:rPr>
          <w:rFonts w:ascii="FrankRuehl" w:hAnsi="FrankRuehl"/>
          <w:sz w:val="20"/>
          <w:rtl/>
        </w:rPr>
        <w:t>!</w:t>
      </w:r>
    </w:p>
    <w:p w:rsidR="00DA63EC" w:rsidRDefault="00DA63EC" w:rsidP="00C75802">
      <w:pPr>
        <w:rPr>
          <w:rFonts w:ascii="FrankRuehl" w:hAnsi="FrankRuehl"/>
          <w:sz w:val="20"/>
          <w:rtl/>
        </w:rPr>
      </w:pPr>
      <w:r>
        <w:rPr>
          <w:rFonts w:ascii="FrankRuehl" w:hAnsi="FrankRuehl" w:hint="cs"/>
          <w:sz w:val="20"/>
          <w:rtl/>
        </w:rPr>
        <w:t xml:space="preserve">ולא חסר דמביא </w:t>
      </w:r>
      <w:ins w:id="90229" w:author="Claude - סמנטי" w:date="2026-10-11T12:26:16Z">
        <w:r>
          <w:rPr>
            <w:rFonts w:ascii="FrankRuehl" w:hAnsi="FrankRuehl" w:hint="cs"/>
            <w:sz w:val="20"/>
            <w:rtl/>
          </w:rPr>
          <w:t xml:space="preserve">מעט</w:t>
        </w:r>
      </w:ins>
      <w:del w:id="90230" w:author="Claude - סמנטי" w:date="2026-10-11T12:26:16Z">
        <w:r>
          <w:rPr>
            <w:rFonts w:ascii="FrankRuehl" w:hAnsi="FrankRuehl" w:hint="cs"/>
            <w:sz w:val="20"/>
            <w:rtl/>
          </w:rPr>
          <w:delText xml:space="preserve">פורתא</w:delText>
        </w:r>
      </w:del>
      <w:r>
        <w:rPr>
          <w:rFonts w:ascii="FrankRuehl" w:hAnsi="FrankRuehl" w:hint="cs"/>
          <w:sz w:val="20"/>
          <w:rtl/>
        </w:rPr>
        <w:t xml:space="preserve"> ומלי לה </w:t>
      </w:r>
      <w:r>
        <w:rPr>
          <w:rFonts w:ascii="FrankRuehl" w:hAnsi="FrankRuehl" w:hint="cs"/>
          <w:sz w:val="20"/>
          <w:rtl/>
        </w:rPr>
        <w:t xml:space="preserve">ד</w:t>
      </w:r>
      <w:r w:rsidRPr="00E92DCA">
        <w:rPr>
          <w:rFonts w:ascii="FrankRuehl" w:hAnsi="FrankRuehl"/>
          <w:sz w:val="20"/>
          <w:rtl/>
        </w:rPr>
        <w:t xml:space="preserve">תנן</w:t>
      </w:r>
      <w:r w:rsidRPr="00E92DCA">
        <w:rPr>
          <w:rFonts w:ascii="FrankRuehl" w:hAnsi="FrankRuehl"/>
          <w:sz w:val="20"/>
          <w:rtl/>
        </w:rPr>
        <w:t xml:space="preserve">: חסר הלוג עד שלא יצק ימלאנו.</w:t>
      </w:r>
      <w:r w:rsidR="00C75802">
        <w:rPr>
          <w:rFonts w:ascii="FrankRuehl" w:hAnsi="FrankRuehl" w:hint="cs"/>
          <w:sz w:val="20"/>
          <w:rtl/>
        </w:rPr>
        <w:t xml:space="preserve"> </w:t>
      </w:r>
      <w:r>
        <w:rPr>
          <w:rFonts w:ascii="FrankRuehl" w:hAnsi="FrankRuehl" w:hint="cs"/>
          <w:sz w:val="20"/>
          <w:rtl/>
        </w:rPr>
        <w:t>ומ</w:t>
      </w:r>
      <w:r w:rsidRPr="00E92DCA">
        <w:rPr>
          <w:rFonts w:ascii="FrankRuehl" w:hAnsi="FrankRuehl"/>
          <w:sz w:val="20"/>
          <w:rtl/>
        </w:rPr>
        <w:t xml:space="preserve">קטר </w:t>
      </w:r>
      <w:ins w:id="93323" w:author="מנוע מכני" w:date="2026-10-11T12:04:39Z">
        <w:r>
          <w:rPr>
            <w:rFonts w:ascii="FrankRuehl" w:hAnsi="FrankRuehl"/>
            <w:sz w:val="20"/>
            <w:rtl/>
          </w:rPr>
          <w:t xml:space="preserve">לו</w:t>
        </w:r>
      </w:ins>
      <w:del w:id="93324"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w:t>
      </w:r>
    </w:p>
    <w:p w:rsidR="00DA63EC" w:rsidRPr="00FE1B89" w:rsidRDefault="00DA63EC" w:rsidP="00DA63EC">
      <w:pPr>
        <w:rPr>
          <w:rFonts w:ascii="FrankRuehl" w:hAnsi="FrankRuehl"/>
          <w:spacing w:val="-4"/>
          <w:sz w:val="20"/>
          <w:rtl/>
        </w:rPr>
      </w:pPr>
      <w:r w:rsidRPr="00FE1B89">
        <w:rPr>
          <w:rFonts w:ascii="FrankRuehl" w:hAnsi="FrankRuehl" w:hint="cs"/>
          <w:spacing w:val="-4"/>
          <w:sz w:val="20"/>
          <w:rtl/>
        </w:rPr>
        <w:t>ולא אחר מתנות שבע דהו</w:t>
      </w:r>
      <w:r w:rsidRPr="00FE1B89">
        <w:rPr>
          <w:rFonts w:ascii="FrankRuehl" w:hAnsi="FrankRuehl"/>
          <w:spacing w:val="-4"/>
          <w:sz w:val="20"/>
          <w:rtl/>
        </w:rPr>
        <w:t>"</w:t>
      </w:r>
      <w:r w:rsidRPr="00FE1B89">
        <w:rPr>
          <w:rFonts w:ascii="FrankRuehl" w:hAnsi="FrankRuehl" w:hint="cs"/>
          <w:spacing w:val="-4"/>
          <w:sz w:val="20"/>
          <w:rtl/>
        </w:rPr>
        <w:t xml:space="preserve">ל שירים </w:t>
      </w:r>
      <w:r w:rsidRPr="00FE1B89">
        <w:rPr>
          <w:rFonts w:ascii="FrankRuehl" w:hAnsi="FrankRuehl"/>
          <w:spacing w:val="-4"/>
          <w:sz w:val="20"/>
          <w:rtl/>
        </w:rPr>
        <w:t>שחסרו בין קמיצה להקטרה, ואין מקטירין את הקומץ עליהן!</w:t>
      </w:r>
    </w:p>
    <w:p w:rsidR="00DA63EC" w:rsidRDefault="00DA63EC" w:rsidP="00DA63EC">
      <w:pPr>
        <w:rPr>
          <w:rFonts w:ascii="FrankRuehl" w:hAnsi="FrankRuehl"/>
          <w:sz w:val="20"/>
          <w:rtl/>
        </w:rPr>
      </w:pPr>
      <w:r>
        <w:rPr>
          <w:rFonts w:ascii="FrankRuehl" w:hAnsi="FrankRuehl" w:hint="cs"/>
          <w:sz w:val="20"/>
          <w:rtl/>
        </w:rPr>
        <w:lastRenderedPageBreak/>
        <w:t xml:space="preserve">ולא </w:t>
      </w:r>
      <w:r w:rsidRPr="00E92DCA">
        <w:rPr>
          <w:rFonts w:ascii="FrankRuehl" w:hAnsi="FrankRuehl"/>
          <w:sz w:val="20"/>
          <w:rtl/>
        </w:rPr>
        <w:t xml:space="preserve">קודם מתנות שבע, </w:t>
      </w:r>
      <w:r>
        <w:rPr>
          <w:rFonts w:ascii="FrankRuehl" w:hAnsi="FrankRuehl" w:hint="cs"/>
          <w:sz w:val="20"/>
          <w:rtl/>
        </w:rPr>
        <w:t>ד</w:t>
      </w:r>
      <w:r w:rsidRPr="00E92DCA">
        <w:rPr>
          <w:rFonts w:ascii="FrankRuehl" w:hAnsi="FrankRuehl"/>
          <w:sz w:val="20"/>
          <w:rtl/>
        </w:rPr>
        <w:t>כל שממנו לאישים הרי הוא בבל תקטירו.</w:t>
      </w:r>
    </w:p>
    <w:p>
      <w:pPr>
        <w:pStyle w:val="38"/>
        <w:rPr>
          <w:ins w:id="99843" w:author="מנוע מכני" w:date="2026-10-11T12:04:39Z"/>
        </w:rPr>
      </w:pPr>
      <w:r>
        <w:t>אלא כר</w:t>
      </w:r>
      <w:r>
        <w:t>"</w:t>
      </w:r>
      <w:r>
        <w:t>י ב</w:t>
      </w:r>
      <w:r w:rsidRPr="00E92DCA">
        <w:t xml:space="preserve">דר"ש בן פזי:</w:t>
      </w:r>
    </w:p>
    <w:p w:rsidR="00DA63EC" w:rsidRDefault="00DA63EC" w:rsidP="00DA63EC">
      <w:pPr>
        <w:rPr>
          <w:rFonts w:ascii="FrankRuehl" w:hAnsi="FrankRuehl"/>
          <w:sz w:val="20"/>
          <w:rtl/>
        </w:rPr>
      </w:pPr>
      <w:del w:id="99844"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דמסיק </w:t>
      </w:r>
      <w:ins w:id="95465" w:author="מנוע מכני" w:date="2026-10-11T12:04:39Z">
        <w:r>
          <w:rPr>
            <w:rFonts w:ascii="FrankRuehl" w:hAnsi="FrankRuehl"/>
            <w:sz w:val="20"/>
            <w:rtl/>
          </w:rPr>
          <w:t xml:space="preserve">להם</w:t>
        </w:r>
      </w:ins>
      <w:del w:id="95466" w:author="מנוע מכני" w:date="2026-10-11T12:04:39Z">
        <w:r w:rsidRPr="00E92DCA">
          <w:rPr>
            <w:rFonts w:ascii="FrankRuehl" w:hAnsi="FrankRuehl"/>
            <w:sz w:val="20"/>
            <w:rtl/>
          </w:rPr>
          <w:delText xml:space="preserve">להו</w:delText>
        </w:r>
      </w:del>
      <w:r w:rsidRPr="00E92DCA">
        <w:rPr>
          <w:rFonts w:ascii="FrankRuehl" w:hAnsi="FrankRuehl"/>
          <w:sz w:val="20"/>
          <w:rtl/>
        </w:rPr>
        <w:t xml:space="preserve"> לשם עצים</w:t>
      </w:r>
      <w:ins w:id="94833" w:author="מנוע מכני" w:date="2026-10-11T12:04:39Z">
        <w:r>
          <w:rPr>
            <w:rFonts w:ascii="FrankRuehl" w:hAnsi="FrankRuehl"/>
            <w:sz w:val="20"/>
            <w:rtl/>
          </w:rPr>
          <w:t xml:space="preserve">,</w:t>
        </w:r>
      </w:ins>
      <w:del w:id="94834"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pPr>
        <w:pStyle w:val="38"/>
        <w:rPr>
          <w:ins w:id="99845" w:author="מנוע מכני" w:date="2026-10-11T12:04:39Z"/>
        </w:rPr>
      </w:pPr>
      <w:r>
        <w:tab/>
      </w:r>
      <w:r>
        <w:tab/>
      </w:r>
      <w:r w:rsidRPr="00E92DCA">
        <w:t>ד</w:t>
      </w:r>
      <w:r>
        <w:t>ר</w:t>
      </w:r>
      <w:r>
        <w:t>"</w:t>
      </w:r>
      <w:r>
        <w:t>א</w:t>
      </w:r>
      <w:del w:id="101692" w:author="מנוע מכני" w:date="2026-10-11T12:04:39Z">
        <w:r w:rsidRPr="00E92DCA">
          <w:delText xml:space="preserve"> אומר</w:delText>
        </w:r>
      </w:del>
      <w:r w:rsidRPr="00E92DCA">
        <w:t xml:space="preserve">:</w:t>
      </w:r>
    </w:p>
    <w:p w:rsidR="00DA63EC" w:rsidRDefault="00DA63EC" w:rsidP="00DA63EC">
      <w:pPr>
        <w:rPr>
          <w:rFonts w:ascii="FrankRuehl" w:hAnsi="FrankRuehl"/>
          <w:sz w:val="20"/>
          <w:rtl/>
        </w:rPr>
      </w:pPr>
      <w:del w:id="99846"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לריח ניחוח אי אתה מעלה</w:t>
      </w:r>
      <w:r w:rsidRPr="00464129">
        <w:rPr>
          <w:rStyle w:val="afffff0"/>
          <w:rFonts w:hint="cs"/>
          <w:rtl/>
        </w:rPr>
        <w:t>'</w:t>
      </w:r>
      <w:r w:rsidRPr="00464129">
        <w:rPr>
          <w:rStyle w:val="afffff0"/>
          <w:rtl/>
        </w:rPr>
        <w:t>,</w:t>
      </w:r>
      <w:r>
        <w:rPr>
          <w:rFonts w:ascii="FrankRuehl" w:hAnsi="FrankRuehl"/>
          <w:sz w:val="20"/>
          <w:rtl/>
        </w:rPr>
        <w:t xml:space="preserve"> אבל אתה מעלה </w:t>
      </w:r>
      <w:r w:rsidRPr="00E92DCA">
        <w:rPr>
          <w:rFonts w:ascii="FrankRuehl" w:hAnsi="FrankRuehl"/>
          <w:sz w:val="20"/>
          <w:rtl/>
        </w:rPr>
        <w:t>לשם עצים.</w:t>
      </w:r>
    </w:p>
    <w:p w:rsidR="00DA63EC" w:rsidRDefault="00DA63EC" w:rsidP="00DA63EC">
      <w:pPr>
        <w:pStyle w:val="afff3"/>
        <w:framePr w:wrap="around"/>
        <w:rPr>
          <w:rtl/>
        </w:rPr>
      </w:pPr>
      <w:r>
        <w:rPr>
          <w:rFonts w:hint="cs"/>
          <w:rtl/>
        </w:rPr>
        <w:t>עז.</w:t>
      </w:r>
    </w:p>
    <w:p w:rsidR="00DA63EC" w:rsidRDefault="00DA63EC" w:rsidP="00DA63EC">
      <w:pPr>
        <w:rPr>
          <w:rFonts w:ascii="FrankRuehl" w:hAnsi="FrankRuehl"/>
          <w:sz w:val="20"/>
          <w:rtl/>
        </w:rPr>
      </w:pPr>
      <w:r w:rsidRPr="00E92DCA">
        <w:rPr>
          <w:rFonts w:ascii="FrankRuehl" w:hAnsi="FrankRuehl"/>
          <w:sz w:val="20"/>
          <w:rtl/>
        </w:rPr>
        <w:t>ו</w:t>
      </w:r>
      <w:r>
        <w:rPr>
          <w:rFonts w:ascii="FrankRuehl" w:hAnsi="FrankRuehl" w:hint="cs"/>
          <w:sz w:val="20"/>
          <w:rtl/>
        </w:rPr>
        <w:t>צחחרח דאותו מעט שלא קמץ פריק לגוואי ולא הוי חולין לעזרה ד</w:t>
      </w:r>
      <w:r w:rsidRPr="00E92DCA">
        <w:rPr>
          <w:rFonts w:ascii="FrankRuehl" w:hAnsi="FrankRuehl"/>
          <w:sz w:val="20"/>
          <w:rtl/>
        </w:rPr>
        <w:t>ממילא הויין.</w:t>
      </w:r>
    </w:p>
    <w:p w:rsidR="00DA63EC" w:rsidRDefault="00DA63EC" w:rsidP="00DA63EC">
      <w:pPr>
        <w:rPr>
          <w:rFonts w:ascii="FrankRuehl" w:hAnsi="FrankRuehl"/>
          <w:sz w:val="20"/>
          <w:rtl/>
        </w:rPr>
      </w:pPr>
      <w:r>
        <w:rPr>
          <w:rFonts w:ascii="FrankRuehl" w:hAnsi="FrankRuehl" w:hint="cs"/>
          <w:sz w:val="20"/>
          <w:rtl/>
        </w:rPr>
        <w:t xml:space="preserve">ואפי' דאין</w:t>
      </w:r>
      <w:ins w:id="94835" w:author="מנוע מכני" w:date="2026-10-11T12:04:39Z">
        <w:r>
          <w:rPr>
            <w:rFonts w:ascii="FrankRuehl" w:hAnsi="FrankRuehl" w:hint="cs"/>
            <w:sz w:val="20"/>
            <w:rtl/>
          </w:rPr>
          <w:t xml:space="preserve"> </w:t>
        </w:r>
      </w:ins>
      <w:del w:id="94836" w:author="מנוע מכני" w:date="2026-10-11T12:04:39Z">
        <w:r>
          <w:rPr>
            <w:rFonts w:ascii="FrankRuehl" w:hAnsi="FrankRuehl" w:hint="cs"/>
            <w:sz w:val="20"/>
            <w:rtl/>
          </w:rPr>
          <w:delText xml:space="preserve"> </w:delText>
        </w:r>
        <w:r w:rsidRPr="00E92DCA">
          <w:rPr>
            <w:rFonts w:ascii="FrankRuehl" w:hAnsi="FrankRuehl"/>
            <w:sz w:val="20"/>
            <w:rtl/>
          </w:rPr>
          <w:delText xml:space="preserve"> </w:delText>
        </w:r>
      </w:del>
      <w:r w:rsidRPr="00E92DCA">
        <w:rPr>
          <w:rFonts w:ascii="FrankRuehl" w:hAnsi="FrankRuehl"/>
          <w:sz w:val="20"/>
          <w:rtl/>
        </w:rPr>
        <w:t xml:space="preserve">מתנדבין שמן</w:t>
      </w:r>
      <w:r>
        <w:rPr>
          <w:rFonts w:ascii="FrankRuehl" w:hAnsi="FrankRuehl"/>
          <w:sz w:val="20"/>
          <w:rtl/>
        </w:rPr>
        <w:t>!</w:t>
      </w:r>
      <w:ins w:id="94837" w:author="מנוע מכני" w:date="2026-10-11T12:04:39Z">
        <w:r>
          <w:rPr>
            <w:rFonts w:ascii="FrankRuehl" w:hAnsi="FrankRuehl" w:hint="cs"/>
            <w:sz w:val="20"/>
            <w:rtl/>
          </w:rPr>
          <w:t xml:space="preserve"> </w:t>
        </w:r>
      </w:ins>
      <w:del w:id="94838" w:author="מנוע מכני" w:date="2026-10-11T12:04:39Z">
        <w:r>
          <w:rPr>
            <w:rFonts w:ascii="FrankRuehl" w:hAnsi="FrankRuehl" w:hint="cs"/>
            <w:sz w:val="20"/>
            <w:rtl/>
          </w:rPr>
          <w:delText xml:space="preserve">  </w:delText>
        </w:r>
      </w:del>
      <w:r>
        <w:rPr>
          <w:rFonts w:ascii="FrankRuehl" w:hAnsi="FrankRuehl" w:hint="cs"/>
          <w:sz w:val="20"/>
          <w:rtl/>
        </w:rPr>
        <w:t xml:space="preserve">- </w:t>
      </w:r>
      <w:r w:rsidRPr="00E92DCA">
        <w:rPr>
          <w:rFonts w:ascii="FrankRuehl" w:hAnsi="FrankRuehl"/>
          <w:sz w:val="20"/>
          <w:rtl/>
        </w:rPr>
        <w:t xml:space="preserve">תקוני </w:t>
      </w:r>
      <w:ins w:id="97207" w:author="מנוע מכני" w:date="2026-10-11T12:04:39Z">
        <w:r>
          <w:rPr>
            <w:rFonts w:ascii="FrankRuehl" w:hAnsi="FrankRuehl"/>
            <w:sz w:val="20"/>
            <w:rtl/>
          </w:rPr>
          <w:t xml:space="preserve">אדם</w:t>
        </w:r>
      </w:ins>
      <w:del w:id="97208" w:author="מנוע מכני" w:date="2026-10-11T12:04:39Z">
        <w:r w:rsidRPr="00E92DCA">
          <w:rPr>
            <w:rFonts w:ascii="FrankRuehl" w:hAnsi="FrankRuehl"/>
            <w:sz w:val="20"/>
            <w:rtl/>
          </w:rPr>
          <w:delText xml:space="preserve">גברא</w:delText>
        </w:r>
      </w:del>
      <w:r w:rsidRPr="00E92DCA">
        <w:rPr>
          <w:rFonts w:ascii="FrankRuehl" w:hAnsi="FrankRuehl"/>
          <w:sz w:val="20"/>
          <w:rtl/>
        </w:rPr>
        <w:t xml:space="preserve"> שאני.</w:t>
      </w:r>
    </w:p>
    <w:p w:rsidR="00DA63EC" w:rsidRDefault="00DA63EC" w:rsidP="00DA63EC">
      <w:pPr>
        <w:rPr>
          <w:rFonts w:ascii="FrankRuehl" w:hAnsi="FrankRuehl"/>
          <w:sz w:val="20"/>
          <w:rtl/>
        </w:rPr>
      </w:pPr>
      <w:ins w:id="96367" w:author="מנוע מכני" w:date="2026-10-11T12:04:39Z">
        <w:r>
          <w:rPr>
            <w:rFonts w:ascii="FrankRuehl" w:hAnsi="FrankRuehl"/>
            <w:sz w:val="20"/>
            <w:rtl/>
          </w:rPr>
          <w:t xml:space="preserve">ישב</w:t>
        </w:r>
      </w:ins>
      <w:del w:id="96368" w:author="מנוע מכני" w:date="2026-10-11T12:04:39Z">
        <w:r w:rsidRPr="00E92DCA">
          <w:rPr>
            <w:rFonts w:ascii="FrankRuehl" w:hAnsi="FrankRuehl"/>
            <w:sz w:val="20"/>
            <w:rtl/>
          </w:rPr>
          <w:delText xml:space="preserve">יתיב</w:delText>
        </w:r>
      </w:del>
      <w:r w:rsidRPr="00E92DCA">
        <w:rPr>
          <w:rFonts w:ascii="FrankRuehl" w:hAnsi="FrankRuehl"/>
          <w:sz w:val="20"/>
          <w:rtl/>
        </w:rPr>
        <w:t xml:space="preserve"> </w:t>
      </w:r>
      <w:r w:rsidRPr="00E92DCA">
        <w:rPr>
          <w:rStyle w:val="2fb"/>
          <w:rFonts w:ascii="FrankRuehl" w:hAnsi="FrankRuehl"/>
          <w:sz w:val="20"/>
          <w:rtl/>
        </w:rPr>
        <w:t xml:space="preserve">רב</w:t>
      </w:r>
      <w:r w:rsidRPr="00E92DCA">
        <w:rPr>
          <w:rFonts w:ascii="FrankRuehl" w:hAnsi="FrankRuehl"/>
          <w:sz w:val="20"/>
          <w:rtl/>
        </w:rPr>
        <w:t xml:space="preserve"> רחומי </w:t>
      </w:r>
      <w:r>
        <w:rPr>
          <w:rFonts w:ascii="FrankRuehl" w:hAnsi="FrankRuehl" w:hint="cs"/>
          <w:sz w:val="20"/>
          <w:rtl/>
        </w:rPr>
        <w:t xml:space="preserve">לפני </w:t>
      </w:r>
      <w:r w:rsidRPr="00E92DCA">
        <w:rPr>
          <w:rStyle w:val="2fb"/>
          <w:rFonts w:ascii="FrankRuehl" w:hAnsi="FrankRuehl"/>
          <w:sz w:val="20"/>
          <w:rtl/>
        </w:rPr>
        <w:t xml:space="preserve">רבינא</w:t>
      </w:r>
      <w:r w:rsidRPr="00E92DCA">
        <w:rPr>
          <w:rFonts w:ascii="FrankRuehl" w:hAnsi="FrankRuehl"/>
          <w:sz w:val="20"/>
          <w:rtl/>
        </w:rPr>
        <w:t xml:space="preserve"> </w:t>
      </w:r>
      <w:r>
        <w:rPr>
          <w:rFonts w:ascii="FrankRuehl" w:hAnsi="FrankRuehl" w:hint="cs"/>
          <w:sz w:val="20"/>
          <w:rtl/>
        </w:rPr>
        <w:t xml:space="preserve">ואמר </w:t>
      </w:r>
      <w:r>
        <w:rPr>
          <w:rStyle w:val="2fb"/>
          <w:rFonts w:ascii="FrankRuehl" w:hAnsi="FrankRuehl" w:hint="cs"/>
          <w:sz w:val="20"/>
          <w:rtl/>
        </w:rPr>
        <w:t xml:space="preserve">מדרהב</w:t>
      </w:r>
      <w:r>
        <w:rPr>
          <w:rStyle w:val="2fb"/>
          <w:rFonts w:ascii="FrankRuehl" w:hAnsi="FrankRuehl"/>
          <w:sz w:val="20"/>
          <w:rtl/>
        </w:rPr>
        <w:t>"</w:t>
      </w:r>
      <w:r>
        <w:rPr>
          <w:rStyle w:val="2fb"/>
          <w:rFonts w:ascii="FrankRuehl" w:hAnsi="FrankRuehl" w:hint="cs"/>
          <w:sz w:val="20"/>
          <w:rtl/>
        </w:rPr>
        <w:t xml:space="preserve">ת</w:t>
      </w:r>
      <w:r>
        <w:rPr>
          <w:rFonts w:ascii="FrankRuehl" w:hAnsi="FrankRuehl" w:hint="cs"/>
          <w:sz w:val="20"/>
          <w:rtl/>
        </w:rPr>
        <w:t xml:space="preserve"> </w:t>
      </w:r>
      <w:r w:rsidRPr="00E92DCA">
        <w:rPr>
          <w:rFonts w:ascii="FrankRuehl" w:hAnsi="FrankRuehl"/>
          <w:sz w:val="20"/>
          <w:rtl/>
        </w:rPr>
        <w:t>אשם זה יהא אשם תלוי</w:t>
      </w:r>
      <w:r>
        <w:rPr>
          <w:rFonts w:ascii="FrankRuehl" w:hAnsi="FrankRuehl"/>
          <w:sz w:val="20"/>
          <w:rtl/>
        </w:rPr>
        <w:t>!</w:t>
      </w:r>
    </w:p>
    <w:p w:rsidR="00DA63EC" w:rsidRDefault="00DA63EC" w:rsidP="00DA63EC">
      <w:pPr>
        <w:rPr>
          <w:rFonts w:ascii="FrankRuehl" w:hAnsi="FrankRuehl"/>
          <w:sz w:val="20"/>
          <w:rtl/>
        </w:rPr>
      </w:pPr>
      <w:r w:rsidRPr="00E92DCA">
        <w:rPr>
          <w:rFonts w:ascii="FrankRuehl" w:hAnsi="FrankRuehl"/>
          <w:sz w:val="20"/>
          <w:rtl/>
        </w:rPr>
        <w:t xml:space="preserve">ש"מ</w:t>
      </w:r>
      <w:r w:rsidRPr="00E92DCA">
        <w:rPr>
          <w:rFonts w:ascii="FrankRuehl" w:hAnsi="FrankRuehl"/>
          <w:sz w:val="20"/>
          <w:rtl/>
        </w:rPr>
        <w:t xml:space="preserve">, מאן תנא דפליג </w:t>
      </w:r>
      <w:ins w:id="93325" w:author="מנוע מכני" w:date="2026-10-11T12:04:39Z">
        <w:r>
          <w:rPr>
            <w:rFonts w:ascii="FrankRuehl" w:hAnsi="FrankRuehl"/>
            <w:sz w:val="20"/>
            <w:rtl/>
          </w:rPr>
          <w:t xml:space="preserve">עליו</w:t>
        </w:r>
      </w:ins>
      <w:del w:id="93326" w:author="מנוע מכני" w:date="2026-10-11T12:04:39Z">
        <w:r w:rsidRPr="00E92DCA">
          <w:rPr>
            <w:rFonts w:ascii="FrankRuehl" w:hAnsi="FrankRuehl"/>
            <w:sz w:val="20"/>
            <w:rtl/>
          </w:rPr>
          <w:delText xml:space="preserve">עליה</w:delText>
        </w:r>
      </w:del>
      <w:r w:rsidRPr="00E92DCA">
        <w:rPr>
          <w:rFonts w:ascii="FrankRuehl" w:hAnsi="FrankRuehl"/>
          <w:sz w:val="20"/>
          <w:rtl/>
        </w:rPr>
        <w:t xml:space="preserve"> </w:t>
      </w:r>
      <w:r w:rsidRPr="00E92DCA">
        <w:rPr>
          <w:rStyle w:val="2fb"/>
          <w:rFonts w:ascii="FrankRuehl" w:hAnsi="FrankRuehl"/>
          <w:sz w:val="20"/>
          <w:rtl/>
        </w:rPr>
        <w:t xml:space="preserve">דר' אליעזר</w:t>
      </w:r>
      <w:r w:rsidRPr="00E92DCA">
        <w:rPr>
          <w:rFonts w:ascii="FrankRuehl" w:hAnsi="FrankRuehl"/>
          <w:sz w:val="20"/>
          <w:rtl/>
        </w:rPr>
        <w:t xml:space="preserve">? </w:t>
      </w:r>
      <w:ins w:id="90413" w:author="מנוע מכני" w:date="2026-10-11T12:04:39Z">
        <w:r>
          <w:rPr>
            <w:rStyle w:val="2fb"/>
            <w:rFonts w:ascii="FrankRuehl" w:hAnsi="FrankRuehl"/>
            <w:sz w:val="20"/>
            <w:rtl/>
          </w:rPr>
          <w:t xml:space="preserve">ר"ש</w:t>
        </w:r>
      </w:ins>
      <w:del w:id="90414" w:author="מנוע מכני" w:date="2026-10-11T12:04:39Z">
        <w:r w:rsidRPr="00E92DCA">
          <w:rPr>
            <w:rFonts w:ascii="FrankRuehl" w:hAnsi="FrankRuehl"/>
            <w:sz w:val="20"/>
            <w:rtl/>
          </w:rPr>
          <w:delText xml:space="preserve">רבי שמעון</w:delText>
        </w:r>
      </w:del>
      <w:r w:rsidRPr="00E92DCA">
        <w:rPr>
          <w:rFonts w:ascii="FrankRuehl" w:hAnsi="FrankRuehl"/>
          <w:sz w:val="20"/>
          <w:rtl/>
        </w:rPr>
        <w:t xml:space="preserve"> הוא, דאמר: אין מתנדבין אשם תלוי</w:t>
      </w:r>
      <w:r>
        <w:rPr>
          <w:rFonts w:ascii="FrankRuehl" w:hAnsi="FrankRuehl"/>
          <w:sz w:val="20"/>
          <w:rtl/>
        </w:rPr>
        <w:t>!</w:t>
      </w:r>
    </w:p>
    <w:p>
      <w:pPr>
        <w:pStyle w:val="38"/>
        <w:rPr>
          <w:ins w:id="99847" w:author="מנוע מכני" w:date="2026-10-11T12:04:39Z"/>
        </w:rPr>
      </w:pPr>
      <w:r w:rsidRPr="00E92DCA">
        <w:t xml:space="preserve">אמר</w:t>
      </w:r>
      <w:r w:rsidRPr="00E92DCA">
        <w:t xml:space="preserve"> </w:t>
      </w:r>
      <w:ins w:id="93327" w:author="מנוע מכני" w:date="2026-10-11T12:04:39Z">
        <w:r>
          <w:t xml:space="preserve">לו</w:t>
        </w:r>
      </w:ins>
      <w:del w:id="93328" w:author="מנוע מכני" w:date="2026-10-11T12:04:39Z">
        <w:r w:rsidRPr="00E92DCA">
          <w:delText xml:space="preserve">ליה</w:delText>
        </w:r>
      </w:del>
      <w:r w:rsidRPr="00E92DCA">
        <w:t xml:space="preserve">:</w:t>
      </w:r>
    </w:p>
    <w:p w:rsidR="00DA63EC" w:rsidRDefault="00DA63EC" w:rsidP="00DA63EC">
      <w:pPr>
        <w:rPr>
          <w:rFonts w:ascii="FrankRuehl" w:hAnsi="FrankRuehl"/>
          <w:sz w:val="20"/>
          <w:rtl/>
        </w:rPr>
      </w:pPr>
      <w:del w:id="99848"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תורה, תורה, </w:t>
      </w:r>
      <w:ins w:id="90233" w:author="Claude - סמנטי" w:date="2026-10-11T12:26:16Z">
        <w:r>
          <w:rPr>
            <w:rFonts w:ascii="FrankRuehl" w:hAnsi="FrankRuehl"/>
            <w:sz w:val="20"/>
            <w:rtl/>
          </w:rPr>
          <w:t xml:space="preserve">כבשים</w:t>
        </w:r>
      </w:ins>
      <w:del w:id="90234" w:author="Claude - סמנטי" w:date="2026-10-11T12:26:16Z">
        <w:r w:rsidRPr="00E92DCA">
          <w:rPr>
            <w:rFonts w:ascii="FrankRuehl" w:hAnsi="FrankRuehl"/>
            <w:sz w:val="20"/>
            <w:rtl/>
          </w:rPr>
          <w:delText xml:space="preserve">אימרי</w:delText>
        </w:r>
      </w:del>
      <w:r w:rsidRPr="00E92DCA">
        <w:rPr>
          <w:rFonts w:ascii="FrankRuehl" w:hAnsi="FrankRuehl"/>
          <w:sz w:val="20"/>
          <w:rtl/>
        </w:rPr>
        <w:t xml:space="preserve"> בדיכרי </w:t>
      </w:r>
      <w:ins w:id="90231" w:author="Claude - סמנטי" w:date="2026-10-11T12:26:16Z">
        <w:r>
          <w:rPr>
            <w:rFonts w:ascii="FrankRuehl" w:hAnsi="FrankRuehl"/>
            <w:sz w:val="20"/>
            <w:rtl/>
          </w:rPr>
          <w:t xml:space="preserve">מתחלפים</w:t>
        </w:r>
      </w:ins>
      <w:del w:id="90232" w:author="Claude - סמנטי" w:date="2026-10-11T12:26:16Z">
        <w:r w:rsidRPr="00E92DCA">
          <w:rPr>
            <w:rFonts w:ascii="FrankRuehl" w:hAnsi="FrankRuehl"/>
            <w:sz w:val="20"/>
            <w:rtl/>
          </w:rPr>
          <w:delText xml:space="preserve">מיחלפי</w:delText>
        </w:r>
      </w:del>
      <w:r w:rsidRPr="00E92DCA">
        <w:rPr>
          <w:rFonts w:ascii="FrankRuehl" w:hAnsi="FrankRuehl"/>
          <w:sz w:val="20"/>
          <w:rtl/>
        </w:rPr>
        <w:t xml:space="preserve"> לך</w:t>
      </w:r>
      <w:r>
        <w:rPr>
          <w:rFonts w:ascii="FrankRuehl" w:hAnsi="FrankRuehl"/>
          <w:sz w:val="20"/>
          <w:rtl/>
        </w:rPr>
        <w:t>!</w:t>
      </w:r>
      <w:r>
        <w:rPr>
          <w:rFonts w:ascii="FrankRuehl" w:hAnsi="FrankRuehl" w:hint="cs"/>
          <w:sz w:val="20"/>
          <w:rtl/>
        </w:rPr>
        <w:t xml:space="preserve"> [כבש בן שנה באיל בשתי שנים]</w:t>
      </w:r>
    </w:p>
    <w:p w:rsidR="00DA63EC" w:rsidRDefault="00DA63EC" w:rsidP="00DA63EC">
      <w:pPr>
        <w:pStyle w:val="affffd"/>
        <w:rPr>
          <w:rtl/>
        </w:rPr>
      </w:pPr>
      <w:r>
        <w:rPr>
          <w:rFonts w:ascii="FrankRuehl" w:hAnsi="FrankRuehl"/>
          <w:sz w:val="20"/>
          <w:rtl/>
        </w:rPr>
        <w:t>׹</w:t>
      </w:r>
    </w:p>
    <w:p>
      <w:pPr>
        <w:pStyle w:val="MishnaBatzad"/>
        <w:rPr>
          <w:ins w:id="20402" w:author="קלוד" w:date="2026-10-11T09:07:24Z"/>
        </w:rPr>
      </w:pPr>
      <w:ins w:id="20401" w:author="קלוד" w:date="2026-10-11T09:07:24Z">
        <w:r>
          <w:t xml:space="preserve">משנה ד</w:t>
        </w:r>
      </w:ins>
    </w:p>
    <w:p w:rsidR="00DA63EC" w:rsidRPr="000A334C" w:rsidRDefault="00DA63EC" w:rsidP="003B6D22">
      <w:pPr>
        <w:pStyle w:val="afff9"/>
        <w:rPr>
          <w:del w:id="20246" w:author="קלוד" w:date="2026-10-11T09:07:24Z"/>
          <w:rtl/>
        </w:rPr>
      </w:pPr>
      <w:del w:id="20245" w:author="קלוד" w:date="2026-10-11T09:07:24Z">
        <w:r w:rsidRPr="000A334C">
          <w:rPr>
            <w:rtl/>
          </w:rPr>
          <w:delText xml:space="preserve">מתני'.</w:delText>
        </w:r>
      </w:del>
    </w:p>
    <w:p w:rsidR="00DA63EC" w:rsidRPr="000A334C" w:rsidRDefault="00DA63EC" w:rsidP="003B6D22">
      <w:pPr>
        <w:pStyle w:val="afff9"/>
        <w:spacing w:before="120"/>
        <w:rPr>
          <w:rtl/>
        </w:rPr>
        <w:pPrChange w:id="90035" w:author="קלוד" w:date="2026-10-11T12:09:42Z">
          <w:pPr>
            <w:pStyle w:val="afff9"/>
          </w:pPr>
        </w:pPrChange>
      </w:pPr>
      <w:r w:rsidRPr="000A334C">
        <w:rPr>
          <w:rtl/>
        </w:rPr>
        <w:t xml:space="preserve">איברי חטאת שנתערבו באיברי עולה </w:t>
      </w:r>
    </w:p>
    <w:p w:rsidR="00DA63EC" w:rsidRPr="000A334C" w:rsidRDefault="00DA63EC" w:rsidP="003B6D22">
      <w:pPr>
        <w:pStyle w:val="afff9"/>
        <w:rPr>
          <w:rtl/>
        </w:rPr>
      </w:pPr>
      <w:r>
        <w:rPr>
          <w:rStyle w:val="TanaimMishna"/>
          <w:rtl/>
          <w:rPrChange w:id="102825" w:author="Claude" w:date="2026-10-11T09:07:44Z">
            <w:rPr>
              <w:rtl/>
            </w:rPr>
          </w:rPrChange>
        </w:rPr>
        <w:t xml:space="preserve">ר' אליעזר</w:t>
      </w:r>
      <w:r>
        <w:rPr>
          <w:rtl/>
        </w:rPr>
        <w:t xml:space="preserve"> אומר</w:t>
      </w:r>
      <w:r>
        <w:rPr>
          <w:rStyle w:val="TanaimMishna"/>
          <w:rtl/>
          <w:rPrChange w:id="102826" w:author="Claude" w:date="2026-10-11T09:07:44Z">
            <w:rPr>
              <w:rtl/>
            </w:rPr>
          </w:rPrChange>
        </w:rPr>
        <w:t xml:space="preserve">:</w:t>
      </w:r>
      <w:r>
        <w:rPr>
          <w:rtl/>
        </w:rPr>
        <w:t xml:space="preserve"> יתן למעלה, ורואה אני את בשר החטאת מלמעלה כאילו הן עצים; </w:t>
      </w:r>
    </w:p>
    <w:p w:rsidR="00DA63EC" w:rsidRPr="000A334C" w:rsidRDefault="00DA63EC" w:rsidP="003B6D22">
      <w:pPr>
        <w:pStyle w:val="afff9"/>
        <w:rPr>
          <w:rtl/>
        </w:rPr>
      </w:pPr>
      <w:r>
        <w:rPr>
          <w:rtl/>
        </w:rPr>
        <w:t xml:space="preserve">ו</w:t>
      </w:r>
      <w:r>
        <w:rPr>
          <w:rStyle w:val="TanaimMishna"/>
          <w:rtl/>
          <w:rPrChange w:id="20025" w:author="קלוד" w:date="2026-10-11T09:07:24Z">
            <w:rPr>
              <w:rtl/>
            </w:rPr>
          </w:rPrChange>
        </w:rPr>
        <w:t xml:space="preserve">חכמים</w:t>
      </w:r>
      <w:r>
        <w:rPr>
          <w:rtl/>
        </w:rPr>
        <w:t xml:space="preserve"> אומרים</w:t>
      </w:r>
      <w:r>
        <w:rPr>
          <w:rStyle w:val="TanaimMishna"/>
          <w:rtl/>
          <w:rPrChange w:id="102827" w:author="Claude" w:date="2026-10-11T09:07:44Z">
            <w:rPr>
              <w:rtl/>
            </w:rPr>
          </w:rPrChange>
        </w:rPr>
        <w:t xml:space="preserve">:</w:t>
      </w:r>
      <w:r>
        <w:rPr>
          <w:rtl/>
        </w:rPr>
        <w:t xml:space="preserve"> תעובר צורתן ויצאו לבית השריפה.</w:t>
      </w:r>
    </w:p>
    <w:p w:rsidR="00DA63EC" w:rsidRDefault="00DA63EC" w:rsidP="00DA63EC">
      <w:pPr>
        <w:pStyle w:val="affffd"/>
        <w:rPr>
          <w:rtl/>
        </w:rPr>
      </w:pPr>
      <w:r>
        <w:rPr>
          <w:rFonts w:ascii="FrankRuehl" w:hAnsi="FrankRuehl"/>
          <w:sz w:val="20"/>
          <w:rtl/>
        </w:rPr>
        <w:t>׹</w:t>
      </w:r>
    </w:p>
    <w:p>
      <w:pPr>
        <w:pStyle w:val="afffff8"/>
        <w:rPr>
          <w:ins w:id="90281" w:author="קלוד" w:date="2026-10-11T12:29:36Z"/>
        </w:rPr>
      </w:pPr>
      <w:ins w:id="90282" w:author="קלוד" w:date="2026-10-11T12:29:36Z">
        <w:r>
          <w:rPr>
            <w:color w:val="7B3F00"/>
          </w:rPr>
          <w:t xml:space="preserve">איברי חטאת שנתערבו באיברי עולה - ר"א מעלה לשם עצים</w:t>
        </w:r>
      </w:ins>
    </w:p>
    <w:p>
      <w:pPr>
        <w:pStyle w:val="38"/>
        <w:rPr>
          <w:ins w:id="99849" w:author="מנוע מכני" w:date="2026-10-11T12:04:39Z"/>
        </w:rPr>
      </w:pPr>
      <w:r>
        <w:t>ר</w:t>
      </w:r>
      <w:r>
        <w:t>"</w:t>
      </w:r>
      <w:r>
        <w:t>א</w:t>
      </w:r>
      <w:r w:rsidRPr="00E92DCA">
        <w:t xml:space="preserve">:</w:t>
      </w:r>
    </w:p>
    <w:p w:rsidR="00DA63EC" w:rsidRDefault="00DA63EC" w:rsidP="00DA63EC">
      <w:pPr>
        <w:rPr>
          <w:rFonts w:ascii="FrankRuehl" w:hAnsi="FrankRuehl"/>
          <w:sz w:val="20"/>
          <w:rtl/>
        </w:rPr>
      </w:pPr>
      <w:del w:id="99850" w:author="מנוע מכני" w:date="2026-10-11T12:04:39Z">
        <w:r w:rsidRPr="00E92DCA">
          <w:rPr>
            <w:rFonts w:ascii="FrankRuehl" w:hAnsi="FrankRuehl"/>
            <w:sz w:val="20"/>
            <w:rtl/>
          </w:rPr>
          <w:delText xml:space="preserve"> </w:delText>
        </w:r>
      </w:del>
      <w:r w:rsidRPr="0046594B">
        <w:rPr>
          <w:rStyle w:val="afffff0"/>
          <w:rFonts w:hint="cs"/>
          <w:rtl/>
        </w:rPr>
        <w:t>ד'</w:t>
      </w:r>
      <w:ins w:id="90943" w:author="Claude - סמנטי" w:date="2026-10-11T12:26:16Z">
        <w:r>
          <w:rPr>
            <w:rStyle w:val="afffff0"/>
            <w:rtl/>
          </w:rPr>
          <w:t xml:space="preserve">וְאֶל הַמִּזְבֵּחַ לֹא יַעֲלוּ לְרֵיחַ נִיחוֹחַ</w:t>
        </w:r>
      </w:ins>
      <w:del w:id="90944" w:author="Claude - סמנטי" w:date="2026-10-11T12:26:16Z">
        <w:r w:rsidRPr="0046594B">
          <w:rPr>
            <w:rStyle w:val="afffff0"/>
            <w:rtl/>
          </w:rPr>
          <w:delText xml:space="preserve">ואל המזבח </w:delText>
        </w:r>
        <w:r w:rsidRPr="0046594B">
          <w:rPr>
            <w:rStyle w:val="afffff0"/>
            <w:rtl/>
          </w:rPr>
          <w:delText xml:space="preserve">לא</w:delText>
        </w:r>
        <w:r w:rsidRPr="0046594B">
          <w:rPr>
            <w:rStyle w:val="afffff0"/>
            <w:rtl/>
          </w:rPr>
          <w:delText xml:space="preserve"> יעלו לריח ניחוח</w:delText>
        </w:r>
      </w:del>
      <w:r w:rsidRPr="0046594B">
        <w:rPr>
          <w:rStyle w:val="afffff0"/>
          <w:rFonts w:hint="cs"/>
          <w:rtl/>
        </w:rPr>
        <w:t>'</w:t>
      </w:r>
      <w:r w:rsidRPr="0046594B">
        <w:rPr>
          <w:rStyle w:val="afffff0"/>
          <w:rtl/>
        </w:rPr>
        <w:t>,</w:t>
      </w:r>
      <w:r w:rsidRPr="00E92DCA">
        <w:rPr>
          <w:rFonts w:ascii="FrankRuehl" w:hAnsi="FrankRuehl"/>
          <w:sz w:val="20"/>
          <w:rtl/>
        </w:rPr>
        <w:t xml:space="preserve"> אבל אתה מעלה לשם עצים.</w:t>
      </w:r>
    </w:p>
    <w:p>
      <w:pPr>
        <w:pStyle w:val="38"/>
        <w:rPr>
          <w:ins w:id="99851" w:author="מנוע מכני" w:date="2026-10-11T12:04:39Z"/>
        </w:rPr>
      </w:pPr>
      <w:r w:rsidRPr="00E92DCA">
        <w:t>ורבנן</w:t>
      </w:r>
      <w:r>
        <w:t>:</w:t>
      </w:r>
    </w:p>
    <w:p w:rsidR="00DA63EC" w:rsidRDefault="00DA63EC" w:rsidP="00DA63EC">
      <w:pPr>
        <w:rPr>
          <w:rFonts w:ascii="FrankRuehl" w:hAnsi="FrankRuehl"/>
          <w:sz w:val="20"/>
          <w:rtl/>
        </w:rPr>
      </w:pPr>
      <w:del w:id="99852"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אותם</w:t>
      </w:r>
      <w:r w:rsidRPr="00464129">
        <w:rPr>
          <w:rStyle w:val="afffff0"/>
          <w:rFonts w:hint="cs"/>
          <w:rtl/>
        </w:rPr>
        <w:t>'</w:t>
      </w:r>
      <w:r w:rsidRPr="00464129">
        <w:rPr>
          <w:rStyle w:val="afffff0"/>
          <w:rtl/>
        </w:rPr>
        <w:t>,</w:t>
      </w:r>
      <w:r w:rsidRPr="00E92DCA">
        <w:rPr>
          <w:rFonts w:ascii="FrankRuehl" w:hAnsi="FrankRuehl"/>
          <w:sz w:val="20"/>
          <w:rtl/>
        </w:rPr>
        <w:t xml:space="preserve"> אבל אתה מעלה לשם עצים, אבל </w:t>
      </w:r>
      <w:ins w:id="93329" w:author="מנוע מכני" w:date="2026-10-11T12:04:39Z">
        <w:r>
          <w:rPr>
            <w:rFonts w:ascii="FrankRuehl" w:hAnsi="FrankRuehl"/>
            <w:sz w:val="20"/>
            <w:rtl/>
          </w:rPr>
          <w:t xml:space="preserve">כלום</w:t>
        </w:r>
      </w:ins>
      <w:del w:id="93330" w:author="מנוע מכני" w:date="2026-10-11T12:04:39Z">
        <w:r w:rsidRPr="00E92DCA">
          <w:rPr>
            <w:rFonts w:ascii="FrankRuehl" w:hAnsi="FrankRuehl"/>
            <w:sz w:val="20"/>
            <w:rtl/>
          </w:rPr>
          <w:delText xml:space="preserve">מידי</w:delText>
        </w:r>
      </w:del>
      <w:r w:rsidRPr="00E92DCA">
        <w:rPr>
          <w:rFonts w:ascii="FrankRuehl" w:hAnsi="FrankRuehl"/>
          <w:sz w:val="20"/>
          <w:rtl/>
        </w:rPr>
        <w:t xml:space="preserve"> אחרינא </w:t>
      </w:r>
      <w:r w:rsidRPr="00E92DCA">
        <w:rPr>
          <w:rFonts w:ascii="FrankRuehl" w:hAnsi="FrankRuehl"/>
          <w:sz w:val="20"/>
          <w:rtl/>
        </w:rPr>
        <w:t xml:space="preserve">לא</w:t>
      </w:r>
      <w:r w:rsidRPr="00E92DCA">
        <w:rPr>
          <w:rFonts w:ascii="FrankRuehl" w:hAnsi="FrankRuehl"/>
          <w:sz w:val="20"/>
          <w:rtl/>
        </w:rPr>
        <w:t xml:space="preserve">.</w:t>
      </w:r>
    </w:p>
    <w:p>
      <w:pPr>
        <w:pStyle w:val="38"/>
        <w:rPr>
          <w:ins w:id="99853" w:author="מנוע מכני" w:date="2026-10-11T12:04:39Z"/>
        </w:rPr>
      </w:pPr>
      <w:r w:rsidRPr="00E92DCA">
        <w:t>ור</w:t>
      </w:r>
      <w:r>
        <w:t>"</w:t>
      </w:r>
      <w:r>
        <w:t>א:</w:t>
      </w:r>
    </w:p>
    <w:p w:rsidR="00DA63EC" w:rsidRDefault="00DA63EC" w:rsidP="00DA63EC">
      <w:pPr>
        <w:rPr>
          <w:rFonts w:ascii="FrankRuehl" w:hAnsi="FrankRuehl"/>
          <w:sz w:val="20"/>
          <w:rtl/>
        </w:rPr>
      </w:pPr>
      <w:del w:id="99854" w:author="מנוע מכני" w:date="2026-10-11T12:04:39Z">
        <w:r w:rsidRPr="00464129">
          <w:rPr>
            <w:rStyle w:val="afffff0"/>
            <w:rFonts w:hint="cs"/>
            <w:rtl/>
          </w:rPr>
          <w:delText xml:space="preserve"> </w:delText>
        </w:r>
      </w:del>
      <w:r w:rsidRPr="00464129">
        <w:rPr>
          <w:rStyle w:val="afffff0"/>
          <w:rFonts w:hint="cs"/>
          <w:rtl/>
        </w:rPr>
        <w:t xml:space="preserve">'</w:t>
      </w:r>
      <w:r w:rsidRPr="00464129">
        <w:rPr>
          <w:rStyle w:val="afffff0"/>
          <w:rtl/>
        </w:rPr>
        <w:t>אותם</w:t>
      </w:r>
      <w:r w:rsidRPr="00464129">
        <w:rPr>
          <w:rStyle w:val="afffff0"/>
          <w:rFonts w:hint="cs"/>
          <w:rtl/>
        </w:rPr>
        <w:t>'</w:t>
      </w:r>
      <w:r w:rsidRPr="00464129">
        <w:rPr>
          <w:rStyle w:val="afffff0"/>
          <w:rtl/>
        </w:rPr>
        <w:t xml:space="preserve"> </w:t>
      </w:r>
      <w:r w:rsidRPr="00E92DCA">
        <w:rPr>
          <w:rFonts w:ascii="FrankRuehl" w:hAnsi="FrankRuehl"/>
          <w:sz w:val="20"/>
          <w:rtl/>
        </w:rPr>
        <w:t xml:space="preserve">הוא דרבאי לך כבש כמזבח, אבל </w:t>
      </w:r>
      <w:ins w:id="93331" w:author="מנוע מכני" w:date="2026-10-11T12:04:39Z">
        <w:r>
          <w:rPr>
            <w:rFonts w:ascii="FrankRuehl" w:hAnsi="FrankRuehl"/>
            <w:sz w:val="20"/>
            <w:rtl/>
          </w:rPr>
          <w:t xml:space="preserve">כלום</w:t>
        </w:r>
      </w:ins>
      <w:del w:id="93332" w:author="מנוע מכני" w:date="2026-10-11T12:04:39Z">
        <w:r w:rsidRPr="00E92DCA">
          <w:rPr>
            <w:rFonts w:ascii="FrankRuehl" w:hAnsi="FrankRuehl"/>
            <w:sz w:val="20"/>
            <w:rtl/>
          </w:rPr>
          <w:delText xml:space="preserve">מידי</w:delText>
        </w:r>
      </w:del>
      <w:r w:rsidRPr="00E92DCA">
        <w:rPr>
          <w:rFonts w:ascii="FrankRuehl" w:hAnsi="FrankRuehl"/>
          <w:sz w:val="20"/>
          <w:rtl/>
        </w:rPr>
        <w:t xml:space="preserve"> אחריני </w:t>
      </w:r>
      <w:r w:rsidRPr="00E92DCA">
        <w:rPr>
          <w:rFonts w:ascii="FrankRuehl" w:hAnsi="FrankRuehl"/>
          <w:sz w:val="20"/>
          <w:rtl/>
        </w:rPr>
        <w:t xml:space="preserve">לא</w:t>
      </w:r>
      <w:r w:rsidRPr="00E92DCA">
        <w:rPr>
          <w:rFonts w:ascii="FrankRuehl" w:hAnsi="FrankRuehl"/>
          <w:sz w:val="20"/>
          <w:rtl/>
        </w:rPr>
        <w:t xml:space="preserve">.</w:t>
      </w:r>
    </w:p>
    <w:p>
      <w:pPr>
        <w:pStyle w:val="38"/>
        <w:rPr>
          <w:ins w:id="99855" w:author="מנוע מכני" w:date="2026-10-11T12:04:39Z"/>
        </w:rPr>
      </w:pPr>
      <w:r w:rsidRPr="00E92DCA">
        <w:t xml:space="preserve">ורבנן?</w:t>
      </w:r>
    </w:p>
    <w:p w:rsidR="00DA63EC" w:rsidRDefault="00DA63EC" w:rsidP="00DA63EC">
      <w:pPr>
        <w:rPr>
          <w:rFonts w:ascii="FrankRuehl" w:hAnsi="FrankRuehl"/>
          <w:sz w:val="20"/>
          <w:rtl/>
        </w:rPr>
      </w:pPr>
      <w:del w:id="99856"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תרתי </w:t>
      </w:r>
      <w:ins w:id="90415" w:author="מנוע מכני" w:date="2026-10-11T12:04:39Z">
        <w:r>
          <w:rPr>
            <w:rFonts w:ascii="FrankRuehl" w:hAnsi="FrankRuehl"/>
            <w:sz w:val="20"/>
            <w:rtl/>
          </w:rPr>
          <w:t xml:space="preserve">ש"מ</w:t>
        </w:r>
      </w:ins>
      <w:del w:id="90416" w:author="מנוע מכני" w:date="2026-10-11T12:04:39Z">
        <w:r w:rsidRPr="00E92DCA">
          <w:rPr>
            <w:rFonts w:ascii="FrankRuehl" w:hAnsi="FrankRuehl"/>
            <w:sz w:val="20"/>
            <w:rtl/>
          </w:rPr>
          <w:delText xml:space="preserve">שמע מינה</w:delText>
        </w:r>
      </w:del>
      <w:r w:rsidRPr="00E92DCA">
        <w:rPr>
          <w:rFonts w:ascii="FrankRuehl" w:hAnsi="FrankRuehl"/>
          <w:sz w:val="20"/>
          <w:rtl/>
        </w:rPr>
        <w:t xml:space="preserve">.</w:t>
      </w:r>
    </w:p>
    <w:p>
      <w:pPr>
        <w:pStyle w:val="afffff8"/>
        <w:rPr>
          <w:ins w:id="90279" w:author="קלוד" w:date="2026-10-11T12:29:36Z"/>
        </w:rPr>
      </w:pPr>
      <w:ins w:id="90280" w:author="קלוד" w:date="2026-10-11T12:29:36Z">
        <w:r>
          <w:rPr>
            <w:color w:val="7B3F00"/>
          </w:rPr>
          <w:t xml:space="preserve">עולה תמימה שנתערבה בבעלת מום - מחלוקת ר"א וחכמים</w:t>
        </w:r>
      </w:ins>
    </w:p>
    <w:p>
      <w:pPr>
        <w:pStyle w:val="38"/>
        <w:rPr>
          <w:ins w:id="99858" w:author="מנוע מכני" w:date="2026-10-11T12:04:39Z"/>
        </w:rPr>
      </w:pPr>
      <w:del w:id="99857" w:author="מנוע מכני" w:date="2026-10-11T12:04:39Z">
        <w:r>
          <w:delText xml:space="preserve">•</w:delText>
        </w:r>
      </w:del>
      <w:r>
        <w:t xml:space="preserve"> </w:t>
      </w:r>
      <w:r w:rsidRPr="00E92DCA">
        <w:t xml:space="preserve">מתניתין דלא </w:t>
      </w:r>
      <w:ins w:id="96431" w:author="מנוע מכני" w:date="2026-10-11T12:04:39Z">
        <w:r>
          <w:t xml:space="preserve">כה</w:t>
        </w:r>
      </w:ins>
      <w:del w:id="96432" w:author="מנוע מכני" w:date="2026-10-11T12:04:39Z">
        <w:r w:rsidRPr="00E92DCA">
          <w:delText xml:space="preserve">כי </w:delText>
        </w:r>
        <w:r>
          <w:delText xml:space="preserve">זה</w:delText>
        </w:r>
      </w:del>
      <w:ins w:id="93333" w:author="מנוע מכני" w:date="2026-10-11T12:04:39Z"/>
      <w:del w:id="93334" w:author="מנוע מכני" w:date="2026-10-11T12:04:39Z">
        <w:r w:rsidRPr="00E92DCA">
          <w:delText xml:space="preserve">האי</w:delText>
        </w:r>
      </w:del>
      <w:r w:rsidRPr="00E92DCA">
        <w:t xml:space="preserve"> תנא</w:t>
      </w:r>
      <w:ins w:id="94839" w:author="מנוע מכני" w:date="2026-10-11T12:04:39Z">
        <w:r>
          <w:t xml:space="preserve">,</w:t>
        </w:r>
      </w:ins>
      <w:del w:id="94840" w:author="מנוע מכני" w:date="2026-10-11T12:04:39Z">
        <w:r w:rsidRPr="00E92DCA">
          <w:delText xml:space="preserve">;</w:delText>
        </w:r>
      </w:del>
      <w:r w:rsidRPr="00E92DCA">
        <w:t xml:space="preserve"> ד</w:t>
      </w:r>
      <w:r>
        <w:t>אר</w:t>
      </w:r>
      <w:r>
        <w:t>"</w:t>
      </w:r>
      <w:r>
        <w:t>י</w:t>
      </w:r>
      <w:r w:rsidRPr="00E92DCA">
        <w:t xml:space="preserve">:</w:t>
      </w:r>
    </w:p>
    <w:p w:rsidR="00DA63EC" w:rsidRDefault="00DA63EC" w:rsidP="00DA63EC">
      <w:pPr>
        <w:rPr>
          <w:rFonts w:ascii="FrankRuehl" w:hAnsi="FrankRuehl"/>
          <w:sz w:val="20"/>
          <w:rtl/>
        </w:rPr>
      </w:pPr>
      <w:del w:id="99859"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לא</w:t>
      </w:r>
      <w:r w:rsidRPr="00E92DCA">
        <w:rPr>
          <w:rFonts w:ascii="FrankRuehl" w:hAnsi="FrankRuehl"/>
          <w:sz w:val="20"/>
          <w:rtl/>
        </w:rPr>
        <w:t xml:space="preserve"> נחלקו </w:t>
      </w:r>
      <w:ins w:id="90417" w:author="מנוע מכני" w:date="2026-10-11T12:04:39Z">
        <w:r>
          <w:rPr>
            <w:rStyle w:val="2fb"/>
            <w:rFonts w:ascii="FrankRuehl" w:hAnsi="FrankRuehl"/>
            <w:sz w:val="20"/>
            <w:rtl/>
          </w:rPr>
          <w:t xml:space="preserve">ר"א</w:t>
        </w:r>
      </w:ins>
      <w:del w:id="90418" w:author="מנוע מכני" w:date="2026-10-11T12:04:39Z">
        <w:r w:rsidRPr="00E92DCA">
          <w:rPr>
            <w:rFonts w:ascii="FrankRuehl" w:hAnsi="FrankRuehl"/>
            <w:sz w:val="20"/>
            <w:rtl/>
          </w:rPr>
          <w:delText xml:space="preserve">רבי אליעזר</w:delText>
        </w:r>
      </w:del>
      <w:r w:rsidRPr="00E92DCA">
        <w:rPr>
          <w:rFonts w:ascii="FrankRuehl" w:hAnsi="FrankRuehl"/>
          <w:sz w:val="20"/>
          <w:rtl/>
        </w:rPr>
        <w:t xml:space="preserve"> וחכמים על איברי חטאת שנתערבו באיברי עולה שיקרבו, ברובע ונרבע שלא יקרבו, </w:t>
      </w:r>
    </w:p>
    <w:p w:rsidR="00DA63EC" w:rsidRDefault="00DA63EC" w:rsidP="00DA63EC">
      <w:pPr>
        <w:rPr>
          <w:rFonts w:ascii="FrankRuehl" w:hAnsi="FrankRuehl"/>
          <w:sz w:val="20"/>
          <w:rtl/>
        </w:rPr>
      </w:pPr>
      <w:r>
        <w:rPr>
          <w:rFonts w:ascii="FrankRuehl" w:hAnsi="FrankRuehl" w:hint="cs"/>
          <w:sz w:val="20"/>
          <w:rtl/>
        </w:rPr>
        <w:t>ו</w:t>
      </w:r>
      <w:r>
        <w:rPr>
          <w:rFonts w:ascii="FrankRuehl" w:hAnsi="FrankRuehl"/>
          <w:sz w:val="20"/>
          <w:rtl/>
        </w:rPr>
        <w:t>נחלקו</w:t>
      </w:r>
      <w:r>
        <w:rPr>
          <w:rFonts w:ascii="FrankRuehl" w:hAnsi="FrankRuehl" w:hint="cs"/>
          <w:sz w:val="20"/>
          <w:rtl/>
        </w:rPr>
        <w:t>-</w:t>
      </w:r>
      <w:r w:rsidRPr="00E92DCA">
        <w:rPr>
          <w:rFonts w:ascii="FrankRuehl" w:hAnsi="FrankRuehl"/>
          <w:sz w:val="20"/>
          <w:rtl/>
        </w:rPr>
        <w:t xml:space="preserve"> על איברי עולה תמימה שנתערבו באיברי בעלת מום, </w:t>
      </w:r>
    </w:p>
    <w:p>
      <w:pPr>
        <w:pStyle w:val="38"/>
        <w:rPr>
          <w:ins w:id="99860" w:author="מנוע מכני" w:date="2026-10-11T12:04:39Z"/>
        </w:rPr>
      </w:pPr>
      <w:r>
        <w:t>שר</w:t>
      </w:r>
      <w:r>
        <w:t>"</w:t>
      </w:r>
      <w:r>
        <w:t>א</w:t>
      </w:r>
      <w:r w:rsidRPr="00E92DCA">
        <w:t xml:space="preserve">:</w:t>
      </w:r>
    </w:p>
    <w:p w:rsidR="00DA63EC" w:rsidRDefault="00DA63EC" w:rsidP="00DA63EC">
      <w:pPr>
        <w:rPr>
          <w:rFonts w:ascii="FrankRuehl" w:hAnsi="FrankRuehl"/>
          <w:sz w:val="20"/>
          <w:rtl/>
        </w:rPr>
      </w:pPr>
      <w:del w:id="99861"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יקרבו, ורואה אני למעלה כאילו הן עצים</w:t>
      </w:r>
      <w:ins w:id="94841" w:author="מנוע מכני" w:date="2026-10-11T12:04:39Z">
        <w:r>
          <w:rPr>
            <w:rFonts w:ascii="FrankRuehl" w:hAnsi="FrankRuehl"/>
            <w:sz w:val="20"/>
            <w:rtl/>
          </w:rPr>
          <w:t xml:space="preserve">,</w:t>
        </w:r>
      </w:ins>
      <w:del w:id="94842"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וחכמים אומרים: </w:t>
      </w:r>
      <w:r w:rsidRPr="00E92DCA">
        <w:rPr>
          <w:rFonts w:ascii="FrankRuehl" w:hAnsi="FrankRuehl"/>
          <w:sz w:val="20"/>
          <w:rtl/>
        </w:rPr>
        <w:t xml:space="preserve">לא</w:t>
      </w:r>
      <w:r w:rsidRPr="00E92DCA">
        <w:rPr>
          <w:rFonts w:ascii="FrankRuehl" w:hAnsi="FrankRuehl"/>
          <w:sz w:val="20"/>
          <w:rtl/>
        </w:rPr>
        <w:t xml:space="preserve"> יקרבו.</w:t>
      </w:r>
    </w:p>
    <w:p w:rsidR="00DA63EC" w:rsidRDefault="00DA63EC" w:rsidP="00DA63EC">
      <w:pPr>
        <w:pStyle w:val="afff3"/>
        <w:framePr w:wrap="around"/>
        <w:rPr>
          <w:rtl/>
        </w:rPr>
      </w:pPr>
      <w:r>
        <w:rPr>
          <w:rFonts w:hint="cs"/>
          <w:rtl/>
        </w:rPr>
        <w:t>עז:</w:t>
      </w:r>
    </w:p>
    <w:p>
      <w:pPr>
        <w:pStyle w:val="38"/>
        <w:rPr>
          <w:ins w:id="99862" w:author="מנוע מכני" w:date="2026-10-11T12:04:39Z"/>
        </w:rPr>
      </w:pPr>
      <w:r>
        <w:t xml:space="preserve">ואין לומר</w:t>
      </w:r>
    </w:p>
    <w:p w:rsidR="00DA63EC" w:rsidRDefault="00DA63EC" w:rsidP="00DA63EC">
      <w:pPr>
        <w:rPr>
          <w:rFonts w:ascii="FrankRuehl" w:hAnsi="FrankRuehl"/>
          <w:sz w:val="20"/>
          <w:rtl/>
        </w:rPr>
      </w:pPr>
      <w:del w:id="99863" w:author="מנוע מכני" w:date="2026-10-11T12:04:39Z">
        <w:r>
          <w:rPr>
            <w:rFonts w:ascii="FrankRuehl" w:hAnsi="FrankRuehl" w:hint="cs"/>
            <w:sz w:val="20"/>
            <w:rtl/>
          </w:rPr>
          <w:delText xml:space="preserve"> </w:delText>
        </w:r>
      </w:del>
      <w:r>
        <w:rPr>
          <w:rFonts w:ascii="FrankRuehl" w:hAnsi="FrankRuehl" w:hint="cs"/>
          <w:sz w:val="20"/>
          <w:rtl/>
        </w:rPr>
        <w:t xml:space="preserve">דשאני בעלת מום מרובע ונרבע דהיינו </w:t>
      </w:r>
      <w:r w:rsidRPr="00E92DCA">
        <w:rPr>
          <w:rFonts w:ascii="FrankRuehl" w:hAnsi="FrankRuehl"/>
          <w:sz w:val="20"/>
          <w:rtl/>
        </w:rPr>
        <w:t>בדוקין שבעין, ואליבא דר'</w:t>
      </w:r>
      <w:r>
        <w:rPr>
          <w:rFonts w:ascii="FrankRuehl" w:hAnsi="FrankRuehl" w:hint="cs"/>
          <w:sz w:val="20"/>
          <w:rtl/>
        </w:rPr>
        <w:t>ע</w:t>
      </w:r>
      <w:r w:rsidRPr="00E92DCA">
        <w:rPr>
          <w:rFonts w:ascii="FrankRuehl" w:hAnsi="FrankRuehl"/>
          <w:sz w:val="20"/>
          <w:rtl/>
        </w:rPr>
        <w:t xml:space="preserve">, דאם עלו </w:t>
      </w:r>
      <w:r w:rsidRPr="00E92DCA">
        <w:rPr>
          <w:rFonts w:ascii="FrankRuehl" w:hAnsi="FrankRuehl"/>
          <w:sz w:val="20"/>
          <w:rtl/>
        </w:rPr>
        <w:t xml:space="preserve">לא</w:t>
      </w:r>
      <w:r w:rsidRPr="00E92DCA">
        <w:rPr>
          <w:rFonts w:ascii="FrankRuehl" w:hAnsi="FrankRuehl"/>
          <w:sz w:val="20"/>
          <w:rtl/>
        </w:rPr>
        <w:t xml:space="preserve"> ירדו.</w:t>
      </w:r>
      <w:r>
        <w:rPr>
          <w:rFonts w:ascii="FrankRuehl" w:hAnsi="FrankRuehl" w:hint="cs"/>
          <w:sz w:val="20"/>
          <w:rtl/>
        </w:rPr>
        <w:t xml:space="preserve"> ומיירי </w:t>
      </w:r>
      <w:r w:rsidRPr="00E92DCA">
        <w:rPr>
          <w:rFonts w:ascii="FrankRuehl" w:hAnsi="FrankRuehl"/>
          <w:sz w:val="20"/>
          <w:rtl/>
        </w:rPr>
        <w:t>שעלו על גבי כבש.</w:t>
      </w:r>
    </w:p>
    <w:p w:rsidR="00DA63EC" w:rsidRDefault="00DA63EC" w:rsidP="00DA63EC">
      <w:pPr>
        <w:rPr>
          <w:rFonts w:ascii="FrankRuehl" w:hAnsi="FrankRuehl"/>
          <w:sz w:val="20"/>
          <w:rtl/>
        </w:rPr>
      </w:pPr>
      <w:r>
        <w:rPr>
          <w:rFonts w:ascii="FrankRuehl" w:hAnsi="FrankRuehl"/>
          <w:sz w:val="20"/>
          <w:rtl/>
        </w:rPr>
        <w:tab/>
      </w:r>
      <w:ins w:id="91571" w:author="מנוע מכני" w:date="2026-10-11T12:04:39Z">
        <w:r>
          <w:rPr>
            <w:rFonts w:ascii="FrankRuehl" w:hAnsi="FrankRuehl" w:hint="cs"/>
            <w:sz w:val="20"/>
            <w:rtl/>
          </w:rPr>
          <w:t xml:space="preserve">דא"כ</w:t>
        </w:r>
      </w:ins>
      <w:del w:id="91572" w:author="מנוע מכני" w:date="2026-10-11T12:04:39Z">
        <w:r>
          <w:rPr>
            <w:rFonts w:ascii="FrankRuehl" w:hAnsi="FrankRuehl" w:hint="cs"/>
            <w:sz w:val="20"/>
            <w:rtl/>
          </w:rPr>
          <w:delText xml:space="preserve">ד</w:delText>
        </w:r>
        <w:r w:rsidRPr="00E92DCA">
          <w:rPr>
            <w:rFonts w:ascii="FrankRuehl" w:hAnsi="FrankRuehl"/>
            <w:sz w:val="20"/>
            <w:rtl/>
          </w:rPr>
          <w:delText xml:space="preserve">אי הכי</w:delText>
        </w:r>
      </w:del>
      <w:r w:rsidRPr="00E92DCA">
        <w:rPr>
          <w:rFonts w:ascii="FrankRuehl" w:hAnsi="FrankRuehl"/>
          <w:sz w:val="20"/>
          <w:rtl/>
        </w:rPr>
        <w:t xml:space="preserve">, אפי' </w:t>
      </w:r>
      <w:ins w:id="90235" w:author="Claude - סמנטי" w:date="2026-10-11T12:26:16Z">
        <w:r>
          <w:rPr>
            <w:rFonts w:ascii="FrankRuehl" w:hAnsi="FrankRuehl"/>
            <w:sz w:val="20"/>
            <w:rtl/>
          </w:rPr>
          <w:t xml:space="preserve">בעינם</w:t>
        </w:r>
      </w:ins>
      <w:del w:id="90236" w:author="Claude - סמנטי" w:date="2026-10-11T12:26:16Z">
        <w:r w:rsidRPr="00E92DCA">
          <w:rPr>
            <w:rFonts w:ascii="FrankRuehl" w:hAnsi="FrankRuehl"/>
            <w:sz w:val="20"/>
            <w:rtl/>
          </w:rPr>
          <w:delText xml:space="preserve">בעינייהו</w:delText>
        </w:r>
      </w:del>
      <w:r>
        <w:rPr>
          <w:rFonts w:ascii="FrankRuehl" w:hAnsi="FrankRuehl"/>
          <w:sz w:val="20"/>
          <w:rtl/>
        </w:rPr>
        <w:t>!</w:t>
      </w:r>
    </w:p>
    <w:p>
      <w:pPr>
        <w:pStyle w:val="38"/>
        <w:rPr>
          <w:ins w:id="99864" w:author="מנוע מכני" w:date="2026-10-11T12:04:39Z"/>
        </w:rPr>
      </w:pPr>
      <w:r>
        <w:t xml:space="preserve">- </w:t>
      </w:r>
      <w:r w:rsidRPr="00E92DCA">
        <w:t xml:space="preserve">אלא</w:t>
      </w:r>
    </w:p>
    <w:p w:rsidR="00DA63EC" w:rsidRDefault="00DA63EC" w:rsidP="00DA63EC">
      <w:pPr>
        <w:pStyle w:val="affffb"/>
        <w:rPr>
          <w:rtl/>
        </w:rPr>
      </w:pPr>
      <w:del w:id="99865" w:author="מנוע מכני" w:date="2026-10-11T12:04:39Z">
        <w:r w:rsidRPr="00E92DCA">
          <w:rPr>
            <w:rtl/>
          </w:rPr>
          <w:delText xml:space="preserve"> </w:delText>
        </w:r>
      </w:del>
      <w:r w:rsidRPr="00E92DCA">
        <w:rPr>
          <w:rtl/>
        </w:rPr>
        <w:t xml:space="preserve">טעמיה </w:t>
      </w:r>
      <w:r w:rsidRPr="00E92DCA">
        <w:rPr>
          <w:rStyle w:val="2fb"/>
          <w:rtl/>
        </w:rPr>
        <w:t xml:space="preserve">דר</w:t>
      </w:r>
      <w:r>
        <w:rPr>
          <w:rStyle w:val="2fb"/>
          <w:rtl/>
        </w:rPr>
        <w:t>"</w:t>
      </w:r>
      <w:r>
        <w:rPr>
          <w:rStyle w:val="2fb"/>
          <w:rFonts w:hint="cs"/>
          <w:rtl/>
        </w:rPr>
        <w:t>א</w:t>
      </w:r>
      <w:r w:rsidRPr="00E92DCA">
        <w:rPr>
          <w:rStyle w:val="2fb"/>
          <w:rtl/>
        </w:rPr>
        <w:t>ר</w:t>
      </w:r>
      <w:r>
        <w:rPr>
          <w:rFonts w:hint="cs"/>
          <w:rtl/>
        </w:rPr>
        <w:t xml:space="preserve"> </w:t>
      </w:r>
      <w:r w:rsidRPr="0046594B">
        <w:rPr>
          <w:rStyle w:val="afffff0"/>
          <w:rFonts w:hint="cs"/>
          <w:rtl/>
        </w:rPr>
        <w:t>ד'</w:t>
      </w:r>
      <w:ins w:id="90945" w:author="Claude - סמנטי" w:date="2026-10-11T12:26:16Z">
        <w:r>
          <w:rPr>
            <w:rStyle w:val="afffff0"/>
            <w:rtl/>
          </w:rPr>
          <w:t xml:space="preserve">מוּם בָּם</w:t>
        </w:r>
      </w:ins>
      <w:del w:id="90946" w:author="Claude - סמנטי" w:date="2026-10-11T12:26:16Z">
        <w:r w:rsidRPr="0046594B">
          <w:rPr>
            <w:rStyle w:val="afffff0"/>
            <w:rtl/>
          </w:rPr>
          <w:delText xml:space="preserve">מום בם</w:delText>
        </w:r>
      </w:del>
      <w:r w:rsidRPr="0046594B">
        <w:rPr>
          <w:rStyle w:val="afffff0"/>
          <w:rFonts w:hint="cs"/>
          <w:rtl/>
        </w:rPr>
        <w:t>'</w:t>
      </w:r>
      <w:r w:rsidRPr="0046594B">
        <w:rPr>
          <w:rStyle w:val="afffff0"/>
          <w:rtl/>
        </w:rPr>
        <w:t xml:space="preserve"> </w:t>
      </w:r>
      <w:r w:rsidRPr="00E92DCA">
        <w:rPr>
          <w:rtl/>
        </w:rPr>
        <w:t xml:space="preserve">הוא דלא ירצו, הא </w:t>
      </w:r>
      <w:r w:rsidRPr="00E92DCA">
        <w:rPr>
          <w:rtl/>
        </w:rPr>
        <w:t xml:space="preserve">ע"י</w:t>
      </w:r>
      <w:r w:rsidRPr="00E92DCA">
        <w:rPr>
          <w:rtl/>
        </w:rPr>
        <w:t xml:space="preserve"> תערובת ירצו.</w:t>
      </w:r>
    </w:p>
    <w:p>
      <w:pPr>
        <w:pStyle w:val="38"/>
        <w:rPr>
          <w:ins w:id="99866" w:author="מנוע מכני" w:date="2026-10-11T12:04:39Z"/>
        </w:rPr>
      </w:pPr>
      <w:r w:rsidRPr="00E92DCA">
        <w:t>ורבנן?</w:t>
      </w:r>
    </w:p>
    <w:p w:rsidR="00DA63EC" w:rsidRDefault="00DA63EC" w:rsidP="00DA63EC">
      <w:pPr>
        <w:rPr>
          <w:rFonts w:ascii="FrankRuehl" w:hAnsi="FrankRuehl"/>
          <w:sz w:val="20"/>
          <w:rtl/>
        </w:rPr>
      </w:pPr>
      <w:del w:id="99867" w:author="מנוע מכני" w:date="2026-10-11T12:04:39Z">
        <w:r w:rsidRPr="00A71A5E">
          <w:rPr>
            <w:rStyle w:val="afffff0"/>
            <w:rtl/>
          </w:rPr>
          <w:delText xml:space="preserve"> </w:delText>
        </w:r>
      </w:del>
      <w:r w:rsidRPr="00A71A5E">
        <w:rPr>
          <w:rStyle w:val="afffff0"/>
          <w:rFonts w:hint="cs"/>
          <w:rtl/>
        </w:rPr>
        <w:t>'</w:t>
      </w:r>
      <w:ins w:id="90947" w:author="Claude - סמנטי" w:date="2026-10-11T12:26:16Z">
        <w:r>
          <w:rPr>
            <w:rStyle w:val="afffff0"/>
            <w:rtl/>
          </w:rPr>
          <w:t xml:space="preserve">מוּם בָּם</w:t>
        </w:r>
      </w:ins>
      <w:del w:id="90948" w:author="Claude - סמנטי" w:date="2026-10-11T12:26:16Z">
        <w:r w:rsidRPr="00A71A5E">
          <w:rPr>
            <w:rStyle w:val="afffff0"/>
            <w:rtl/>
          </w:rPr>
          <w:delText xml:space="preserve">מום בם</w:delText>
        </w:r>
      </w:del>
      <w:r w:rsidRPr="00A71A5E">
        <w:rPr>
          <w:rStyle w:val="afffff0"/>
          <w:rFonts w:hint="cs"/>
          <w:rtl/>
        </w:rPr>
        <w:t>'</w:t>
      </w:r>
      <w:r w:rsidRPr="00A71A5E">
        <w:rPr>
          <w:rStyle w:val="afffff0"/>
          <w:rtl/>
        </w:rPr>
        <w:t xml:space="preserve"> </w:t>
      </w:r>
      <w:r w:rsidRPr="00E92DCA">
        <w:rPr>
          <w:rFonts w:ascii="FrankRuehl" w:hAnsi="FrankRuehl"/>
          <w:sz w:val="20"/>
          <w:rtl/>
        </w:rPr>
        <w:t>הוא דלא ירצו, הא עבר מום ירצו.</w:t>
      </w:r>
    </w:p>
    <w:p>
      <w:pPr>
        <w:pStyle w:val="38"/>
        <w:rPr>
          <w:ins w:id="99868" w:author="מנוע מכני" w:date="2026-10-11T12:04:39Z"/>
        </w:rPr>
      </w:pPr>
      <w:r>
        <w:t>ור</w:t>
      </w:r>
      <w:r>
        <w:t>"</w:t>
      </w:r>
      <w:r>
        <w:t>א:</w:t>
      </w:r>
    </w:p>
    <w:p w:rsidR="00DA63EC" w:rsidRDefault="00DA63EC" w:rsidP="00DA63EC">
      <w:pPr>
        <w:rPr>
          <w:rFonts w:ascii="FrankRuehl" w:hAnsi="FrankRuehl"/>
          <w:sz w:val="20"/>
          <w:rtl/>
        </w:rPr>
      </w:pPr>
      <w:del w:id="99869"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מ</w:t>
      </w:r>
      <w:r>
        <w:rPr>
          <w:rFonts w:ascii="FrankRuehl" w:hAnsi="FrankRuehl" w:hint="cs"/>
          <w:sz w:val="20"/>
          <w:rtl/>
        </w:rPr>
        <w:t>'</w:t>
      </w:r>
      <w:r w:rsidRPr="00E92DCA">
        <w:rPr>
          <w:rFonts w:ascii="FrankRuehl" w:hAnsi="FrankRuehl"/>
          <w:sz w:val="20"/>
          <w:rtl/>
        </w:rPr>
        <w:t>בם</w:t>
      </w:r>
      <w:r>
        <w:rPr>
          <w:rFonts w:ascii="FrankRuehl" w:hAnsi="FrankRuehl" w:hint="cs"/>
          <w:sz w:val="20"/>
          <w:rtl/>
        </w:rPr>
        <w:t>'</w:t>
      </w:r>
      <w:r w:rsidRPr="00464129">
        <w:rPr>
          <w:rStyle w:val="afffff0"/>
          <w:rtl/>
        </w:rPr>
        <w:t xml:space="preserve"> </w:t>
      </w:r>
      <w:r w:rsidRPr="00464129">
        <w:rPr>
          <w:rStyle w:val="afffff0"/>
          <w:rFonts w:hint="cs"/>
          <w:rtl/>
        </w:rPr>
        <w:t>'</w:t>
      </w:r>
      <w:r w:rsidRPr="00464129">
        <w:rPr>
          <w:rStyle w:val="afffff0"/>
          <w:rtl/>
        </w:rPr>
        <w:t>בהם</w:t>
      </w:r>
      <w:r w:rsidRPr="00464129">
        <w:rPr>
          <w:rStyle w:val="afffff0"/>
          <w:rFonts w:hint="cs"/>
          <w:rtl/>
        </w:rPr>
        <w:t>'</w:t>
      </w:r>
      <w:r w:rsidRPr="00464129">
        <w:rPr>
          <w:rStyle w:val="afffff0"/>
          <w:rtl/>
        </w:rPr>
        <w:t>.</w:t>
      </w:r>
    </w:p>
    <w:p>
      <w:pPr>
        <w:pStyle w:val="38"/>
        <w:rPr>
          <w:ins w:id="99870" w:author="מנוע מכני" w:date="2026-10-11T12:04:39Z"/>
        </w:rPr>
      </w:pPr>
      <w:r w:rsidRPr="00E92DCA">
        <w:t>ורבנן</w:t>
      </w:r>
      <w:r>
        <w:t>:</w:t>
      </w:r>
    </w:p>
    <w:p w:rsidR="00DA63EC" w:rsidRDefault="00DA63EC" w:rsidP="00DA63EC">
      <w:pPr>
        <w:rPr>
          <w:rFonts w:ascii="FrankRuehl" w:hAnsi="FrankRuehl"/>
          <w:sz w:val="20"/>
          <w:rtl/>
        </w:rPr>
      </w:pPr>
      <w:del w:id="99871"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בם</w:t>
      </w:r>
      <w:r w:rsidRPr="00464129">
        <w:rPr>
          <w:rStyle w:val="afffff0"/>
          <w:rFonts w:hint="cs"/>
          <w:rtl/>
        </w:rPr>
        <w:t>'</w:t>
      </w:r>
      <w:r w:rsidRPr="00464129">
        <w:rPr>
          <w:rStyle w:val="afffff0"/>
          <w:rtl/>
        </w:rPr>
        <w:t xml:space="preserve"> </w:t>
      </w:r>
      <w:r w:rsidRPr="00E92DCA">
        <w:rPr>
          <w:rFonts w:ascii="FrankRuehl" w:hAnsi="FrankRuehl"/>
          <w:sz w:val="20"/>
          <w:rtl/>
        </w:rPr>
        <w:t xml:space="preserve">בהם </w:t>
      </w:r>
      <w:r w:rsidRPr="00E92DCA">
        <w:rPr>
          <w:rFonts w:ascii="FrankRuehl" w:hAnsi="FrankRuehl"/>
          <w:sz w:val="20"/>
          <w:rtl/>
        </w:rPr>
        <w:t xml:space="preserve">לא</w:t>
      </w:r>
      <w:r w:rsidRPr="00E92DCA">
        <w:rPr>
          <w:rFonts w:ascii="FrankRuehl" w:hAnsi="FrankRuehl"/>
          <w:sz w:val="20"/>
          <w:rtl/>
        </w:rPr>
        <w:t xml:space="preserve"> דרשי.</w:t>
      </w:r>
    </w:p>
    <w:p>
      <w:pPr>
        <w:pStyle w:val="38"/>
        <w:rPr>
          <w:ins w:id="99872" w:author="מנוע מכני" w:date="2026-10-11T12:04:39Z"/>
        </w:rPr>
      </w:pPr>
      <w:r>
        <w:t xml:space="preserve">והך</w:t>
      </w:r>
    </w:p>
    <w:p w:rsidR="00DA63EC" w:rsidRDefault="00DA63EC" w:rsidP="00DA63EC">
      <w:pPr>
        <w:rPr>
          <w:rFonts w:ascii="FrankRuehl" w:hAnsi="FrankRuehl"/>
          <w:sz w:val="20"/>
          <w:rtl/>
        </w:rPr>
      </w:pPr>
      <w:del w:id="99873" w:author="מנוע מכני" w:date="2026-10-11T12:04:39Z">
        <w:r>
          <w:rPr>
            <w:rFonts w:ascii="FrankRuehl" w:hAnsi="FrankRuehl" w:hint="cs"/>
            <w:sz w:val="20"/>
            <w:rtl/>
          </w:rPr>
          <w:delText xml:space="preserve"> </w:delText>
        </w:r>
      </w:del>
      <w:r>
        <w:rPr>
          <w:rFonts w:ascii="FrankRuehl" w:hAnsi="FrankRuehl" w:hint="cs"/>
          <w:sz w:val="20"/>
          <w:rtl/>
        </w:rPr>
        <w:t xml:space="preserve">ד</w:t>
      </w:r>
      <w:r w:rsidRPr="00E92DCA">
        <w:rPr>
          <w:rFonts w:ascii="FrankRuehl" w:hAnsi="FrankRuehl"/>
          <w:sz w:val="20"/>
          <w:rtl/>
        </w:rPr>
        <w:t xml:space="preserve">רואה, </w:t>
      </w:r>
      <w:r>
        <w:rPr>
          <w:rFonts w:ascii="FrankRuehl" w:hAnsi="FrankRuehl" w:hint="cs"/>
          <w:sz w:val="20"/>
          <w:rtl/>
        </w:rPr>
        <w:t xml:space="preserve">היינו </w:t>
      </w:r>
      <w:ins w:id="93335" w:author="מנוע מכני" w:date="2026-10-11T12:04:39Z">
        <w:r>
          <w:rPr>
            <w:rFonts w:ascii="FrankRuehl" w:hAnsi="FrankRuehl"/>
            <w:sz w:val="20"/>
            <w:rtl/>
          </w:rPr>
          <w:t xml:space="preserve">לי</w:t>
        </w:r>
      </w:ins>
      <w:del w:id="93336" w:author="מנוע מכני" w:date="2026-10-11T12:04:39Z">
        <w:r w:rsidRPr="00E92DCA">
          <w:rPr>
            <w:rFonts w:ascii="FrankRuehl" w:hAnsi="FrankRuehl"/>
            <w:sz w:val="20"/>
            <w:rtl/>
          </w:rPr>
          <w:delText xml:space="preserve">לדידי</w:delText>
        </w:r>
      </w:del>
      <w:r w:rsidRPr="00E92DCA">
        <w:rPr>
          <w:rFonts w:ascii="FrankRuehl" w:hAnsi="FrankRuehl"/>
          <w:sz w:val="20"/>
          <w:rtl/>
        </w:rPr>
        <w:t xml:space="preserve"> </w:t>
      </w:r>
      <w:ins w:id="93337" w:author="מנוע מכני" w:date="2026-10-11T12:04:39Z">
        <w:r>
          <w:rPr>
            <w:rFonts w:ascii="FrankRuehl" w:hAnsi="FrankRuehl"/>
            <w:sz w:val="20"/>
            <w:rtl/>
          </w:rPr>
          <w:t xml:space="preserve">התורה</w:t>
        </w:r>
      </w:ins>
      <w:del w:id="93338" w:author="מנוע מכני" w:date="2026-10-11T12:04:39Z">
        <w:r w:rsidRPr="00E92DCA">
          <w:rPr>
            <w:rFonts w:ascii="FrankRuehl" w:hAnsi="FrankRuehl"/>
            <w:sz w:val="20"/>
            <w:rtl/>
          </w:rPr>
          <w:delText xml:space="preserve">רחמנא</w:delText>
        </w:r>
      </w:del>
      <w:r w:rsidRPr="00E92DCA">
        <w:rPr>
          <w:rFonts w:ascii="FrankRuehl" w:hAnsi="FrankRuehl"/>
          <w:sz w:val="20"/>
          <w:rtl/>
        </w:rPr>
        <w:t xml:space="preserve"> אכשריה, </w:t>
      </w:r>
      <w:r w:rsidRPr="004436C5">
        <w:rPr>
          <w:rFonts w:ascii="FrankRuehl" w:hAnsi="FrankRuehl"/>
          <w:b/>
          <w:bCs/>
          <w:sz w:val="20"/>
          <w:rtl/>
        </w:rPr>
        <w:t>לדידכו</w:t>
      </w:r>
      <w:r w:rsidRPr="00E92DCA">
        <w:rPr>
          <w:rFonts w:ascii="FrankRuehl" w:hAnsi="FrankRuehl"/>
          <w:sz w:val="20"/>
          <w:rtl/>
        </w:rPr>
        <w:t xml:space="preserve"> אודו לי מיהא בשר בעלת מום כעצים דמי, </w:t>
      </w:r>
      <w:ins w:id="93339" w:author="מנוע מכני" w:date="2026-10-11T12:04:39Z">
        <w:r>
          <w:rPr>
            <w:rFonts w:ascii="FrankRuehl" w:hAnsi="FrankRuehl"/>
            <w:sz w:val="20"/>
            <w:rtl/>
          </w:rPr>
          <w:t xml:space="preserve">כלום</w:t>
        </w:r>
      </w:ins>
      <w:del w:id="93340" w:author="מנוע מכני" w:date="2026-10-11T12:04:39Z">
        <w:r w:rsidRPr="00E92DCA">
          <w:rPr>
            <w:rFonts w:ascii="FrankRuehl" w:hAnsi="FrankRuehl"/>
            <w:sz w:val="20"/>
            <w:rtl/>
          </w:rPr>
          <w:delText xml:space="preserve">מידי</w:delText>
        </w:r>
      </w:del>
      <w:r w:rsidRPr="00E92DCA">
        <w:rPr>
          <w:rFonts w:ascii="FrankRuehl" w:hAnsi="FrankRuehl"/>
          <w:sz w:val="20"/>
          <w:rtl/>
        </w:rPr>
        <w:t xml:space="preserve"> </w:t>
      </w:r>
      <w:ins w:id="96369" w:author="מנוע מכני" w:date="2026-10-11T12:04:39Z">
        <w:r>
          <w:rPr>
            <w:rFonts w:ascii="FrankRuehl" w:hAnsi="FrankRuehl"/>
            <w:sz w:val="20"/>
            <w:rtl/>
          </w:rPr>
          <w:t xml:space="preserve">דהיה</w:t>
        </w:r>
      </w:ins>
      <w:del w:id="96370" w:author="מנוע מכני" w:date="2026-10-11T12:04:39Z">
        <w:r w:rsidRPr="00E92DCA">
          <w:rPr>
            <w:rFonts w:ascii="FrankRuehl" w:hAnsi="FrankRuehl"/>
            <w:sz w:val="20"/>
            <w:rtl/>
          </w:rPr>
          <w:delText xml:space="preserve">דהוה</w:delText>
        </w:r>
      </w:del>
      <w:r w:rsidRPr="00E92DCA">
        <w:rPr>
          <w:rFonts w:ascii="FrankRuehl" w:hAnsi="FrankRuehl"/>
          <w:sz w:val="20"/>
          <w:rtl/>
        </w:rPr>
        <w:t xml:space="preserve"> אבשר חטאת.</w:t>
      </w:r>
    </w:p>
    <w:p w:rsidR="00DA63EC" w:rsidRDefault="00DA63EC" w:rsidP="00DA63EC">
      <w:pPr>
        <w:rPr>
          <w:rFonts w:ascii="FrankRuehl" w:hAnsi="FrankRuehl"/>
          <w:sz w:val="20"/>
          <w:rtl/>
        </w:rPr>
      </w:pPr>
      <w:r w:rsidRPr="000E56FA">
        <w:rPr>
          <w:rFonts w:ascii="FrankRuehl" w:hAnsi="FrankRuehl"/>
          <w:b/>
          <w:bCs/>
          <w:sz w:val="20"/>
          <w:rtl/>
        </w:rPr>
        <w:t>ורבנן</w:t>
      </w:r>
      <w:r w:rsidRPr="00E92DCA">
        <w:rPr>
          <w:rFonts w:ascii="FrankRuehl" w:hAnsi="FrankRuehl"/>
          <w:sz w:val="20"/>
          <w:rtl/>
        </w:rPr>
        <w:t xml:space="preserve"> </w:t>
      </w:r>
      <w:ins w:id="91575" w:author="מנוע מכני" w:date="2026-10-11T12:04:39Z">
        <w:r>
          <w:rPr>
            <w:rFonts w:ascii="FrankRuehl" w:hAnsi="FrankRuehl"/>
            <w:sz w:val="20"/>
            <w:rtl/>
          </w:rPr>
          <w:t xml:space="preserve">כאן</w:t>
        </w:r>
      </w:ins>
      <w:del w:id="91576" w:author="מנוע מכני" w:date="2026-10-11T12:04:39Z">
        <w:r w:rsidRPr="00E92DCA">
          <w:rPr>
            <w:rFonts w:ascii="FrankRuehl" w:hAnsi="FrankRuehl"/>
            <w:sz w:val="20"/>
            <w:rtl/>
          </w:rPr>
          <w:delText xml:space="preserve">הכא</w:delText>
        </w:r>
      </w:del>
      <w:r w:rsidRPr="00E92DCA">
        <w:rPr>
          <w:rFonts w:ascii="FrankRuehl" w:hAnsi="FrankRuehl"/>
          <w:sz w:val="20"/>
          <w:rtl/>
        </w:rPr>
        <w:t xml:space="preserve"> מאיסי, </w:t>
      </w:r>
      <w:ins w:id="91573" w:author="מנוע מכני" w:date="2026-10-11T12:04:39Z">
        <w:r>
          <w:rPr>
            <w:rFonts w:ascii="FrankRuehl" w:hAnsi="FrankRuehl"/>
            <w:sz w:val="20"/>
            <w:rtl/>
          </w:rPr>
          <w:t xml:space="preserve">שם</w:t>
        </w:r>
      </w:ins>
      <w:del w:id="91574" w:author="מנוע מכני" w:date="2026-10-11T12:04:39Z">
        <w:r w:rsidRPr="00E92DCA">
          <w:rPr>
            <w:rFonts w:ascii="FrankRuehl" w:hAnsi="FrankRuehl"/>
            <w:sz w:val="20"/>
            <w:rtl/>
          </w:rPr>
          <w:delText xml:space="preserve">התם</w:delText>
        </w:r>
      </w:del>
      <w:r w:rsidRPr="00E92DCA">
        <w:rPr>
          <w:rFonts w:ascii="FrankRuehl" w:hAnsi="FrankRuehl"/>
          <w:sz w:val="20"/>
          <w:rtl/>
        </w:rPr>
        <w:t xml:space="preserve"> </w:t>
      </w:r>
      <w:r w:rsidRPr="00E92DCA">
        <w:rPr>
          <w:rFonts w:ascii="FrankRuehl" w:hAnsi="FrankRuehl"/>
          <w:sz w:val="20"/>
          <w:rtl/>
        </w:rPr>
        <w:t xml:space="preserve">לא</w:t>
      </w:r>
      <w:r w:rsidRPr="00E92DCA">
        <w:rPr>
          <w:rFonts w:ascii="FrankRuehl" w:hAnsi="FrankRuehl"/>
          <w:sz w:val="20"/>
          <w:rtl/>
        </w:rPr>
        <w:t xml:space="preserve"> מאיסי.</w:t>
      </w:r>
    </w:p>
    <w:p w:rsidR="00DA63EC" w:rsidRDefault="00DA63EC" w:rsidP="00DA63EC">
      <w:pPr>
        <w:pStyle w:val="affffd"/>
        <w:rPr>
          <w:rtl/>
        </w:rPr>
      </w:pPr>
      <w:r>
        <w:rPr>
          <w:rFonts w:ascii="FrankRuehl" w:hAnsi="FrankRuehl"/>
          <w:sz w:val="20"/>
          <w:rtl/>
        </w:rPr>
        <w:t>׹</w:t>
      </w:r>
    </w:p>
    <w:p>
      <w:pPr>
        <w:pStyle w:val="MishnaBatzad"/>
        <w:rPr>
          <w:ins w:id="20404" w:author="קלוד" w:date="2026-10-11T09:07:24Z"/>
        </w:rPr>
      </w:pPr>
      <w:ins w:id="20403" w:author="קלוד" w:date="2026-10-11T09:07:24Z">
        <w:r>
          <w:t xml:space="preserve">משנה ה</w:t>
        </w:r>
      </w:ins>
    </w:p>
    <w:p w:rsidR="00DA63EC" w:rsidRPr="000A334C" w:rsidRDefault="00DA63EC" w:rsidP="003B6D22">
      <w:pPr>
        <w:pStyle w:val="afff9"/>
        <w:rPr>
          <w:del w:id="20248" w:author="קלוד" w:date="2026-10-11T09:07:24Z"/>
          <w:rtl/>
        </w:rPr>
      </w:pPr>
      <w:del w:id="20247" w:author="קלוד" w:date="2026-10-11T09:07:24Z">
        <w:r w:rsidRPr="000A334C">
          <w:rPr>
            <w:rtl/>
          </w:rPr>
          <w:delText xml:space="preserve">מתני'.</w:delText>
        </w:r>
      </w:del>
    </w:p>
    <w:p w:rsidR="00DA63EC" w:rsidRPr="000A334C" w:rsidRDefault="00DA63EC" w:rsidP="003B6D22">
      <w:pPr>
        <w:pStyle w:val="afff9"/>
        <w:spacing w:before="120"/>
        <w:rPr>
          <w:rtl/>
        </w:rPr>
        <w:pPrChange w:id="90036" w:author="קלוד" w:date="2026-10-11T12:09:42Z">
          <w:pPr>
            <w:pStyle w:val="afff9"/>
          </w:pPr>
        </w:pPrChange>
      </w:pPr>
      <w:r w:rsidRPr="000A334C">
        <w:rPr>
          <w:rtl/>
        </w:rPr>
        <w:t xml:space="preserve">אברין באברין בעלי מומין </w:t>
      </w:r>
    </w:p>
    <w:p w:rsidR="00DA63EC" w:rsidRPr="000A334C" w:rsidRDefault="00DA63EC" w:rsidP="003B6D22">
      <w:pPr>
        <w:pStyle w:val="afff9"/>
        <w:rPr>
          <w:rtl/>
        </w:rPr>
      </w:pPr>
      <w:r>
        <w:rPr>
          <w:rStyle w:val="TanaimMishna"/>
          <w:rtl/>
          <w:rPrChange w:id="102828" w:author="Claude" w:date="2026-10-11T09:07:44Z">
            <w:rPr>
              <w:rtl/>
            </w:rPr>
          </w:rPrChange>
        </w:rPr>
        <w:t xml:space="preserve">ר"א</w:t>
      </w:r>
      <w:r>
        <w:rPr>
          <w:rtl/>
        </w:rPr>
        <w:t xml:space="preserve"> אומר</w:t>
      </w:r>
      <w:r>
        <w:rPr>
          <w:rStyle w:val="TanaimMishna"/>
          <w:rtl/>
          <w:rPrChange w:id="102829" w:author="Claude" w:date="2026-10-11T09:07:44Z">
            <w:rPr>
              <w:rtl/>
            </w:rPr>
          </w:rPrChange>
        </w:rPr>
        <w:t xml:space="preserve">:</w:t>
      </w:r>
      <w:r>
        <w:rPr>
          <w:rtl/>
        </w:rPr>
        <w:t xml:space="preserve"> אם קרב ראש אחד מהן יקרבו כל הראשין, </w:t>
      </w:r>
    </w:p>
    <w:p w:rsidR="00DA63EC" w:rsidRPr="000A334C" w:rsidRDefault="00DA63EC" w:rsidP="003B6D22">
      <w:pPr>
        <w:pStyle w:val="afff9"/>
        <w:rPr>
          <w:rtl/>
        </w:rPr>
      </w:pPr>
      <w:r w:rsidRPr="000A334C">
        <w:rPr>
          <w:rtl/>
        </w:rPr>
        <w:tab/>
      </w:r>
      <w:r w:rsidRPr="000A334C">
        <w:rPr>
          <w:rtl/>
        </w:rPr>
        <w:tab/>
      </w:r>
      <w:r w:rsidRPr="000A334C">
        <w:rPr>
          <w:rFonts w:hint="cs"/>
          <w:rtl/>
        </w:rPr>
        <w:t xml:space="preserve">   </w:t>
      </w:r>
      <w:r w:rsidRPr="000A334C">
        <w:rPr>
          <w:rtl/>
        </w:rPr>
        <w:t xml:space="preserve">כרעים של אחד מהן - יקרבו כל הכרעים; </w:t>
      </w:r>
    </w:p>
    <w:p w:rsidR="00DA63EC" w:rsidRPr="000A334C" w:rsidRDefault="00DA63EC" w:rsidP="003B6D22">
      <w:pPr>
        <w:pStyle w:val="afff9"/>
        <w:rPr>
          <w:rtl/>
        </w:rPr>
      </w:pPr>
      <w:r w:rsidRPr="000A334C">
        <w:rPr>
          <w:rtl/>
        </w:rPr>
        <w:t>וחכ"א: אפי' קרבו כלם חוץ מאחד מהן - יצא לבית השריפה.</w:t>
      </w:r>
    </w:p>
    <w:p w:rsidR="00DA63EC" w:rsidRDefault="00DA63EC" w:rsidP="00DA63EC">
      <w:pPr>
        <w:pStyle w:val="affffd"/>
        <w:rPr>
          <w:rtl/>
        </w:rPr>
      </w:pPr>
      <w:r>
        <w:rPr>
          <w:rFonts w:ascii="FrankRuehl" w:hAnsi="FrankRuehl"/>
          <w:sz w:val="20"/>
          <w:rtl/>
        </w:rPr>
        <w:t>׹</w:t>
      </w:r>
    </w:p>
    <w:p>
      <w:pPr>
        <w:pStyle w:val="38"/>
        <w:rPr>
          <w:ins w:id="99874" w:author="מנוע מכני" w:date="2026-10-11T12:04:39Z"/>
        </w:rPr>
      </w:pPr>
      <w:r w:rsidRPr="00E92DCA">
        <w:t xml:space="preserve">ר"א:</w:t>
      </w:r>
    </w:p>
    <w:p w:rsidR="00DA63EC" w:rsidRDefault="00DA63EC" w:rsidP="00DA63EC">
      <w:pPr>
        <w:rPr>
          <w:rFonts w:ascii="FrankRuehl" w:hAnsi="FrankRuehl"/>
          <w:sz w:val="20"/>
          <w:rtl/>
        </w:rPr>
      </w:pPr>
      <w:del w:id="99875"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לא</w:t>
      </w:r>
      <w:r w:rsidRPr="00E92DCA">
        <w:rPr>
          <w:rFonts w:ascii="FrankRuehl" w:hAnsi="FrankRuehl"/>
          <w:sz w:val="20"/>
          <w:rtl/>
        </w:rPr>
        <w:t xml:space="preserve"> הכשיר </w:t>
      </w:r>
      <w:r w:rsidRPr="00E92DCA">
        <w:rPr>
          <w:rStyle w:val="2fb"/>
          <w:rFonts w:ascii="FrankRuehl" w:hAnsi="FrankRuehl"/>
          <w:sz w:val="20"/>
          <w:rtl/>
        </w:rPr>
        <w:t xml:space="preserve">ר"א</w:t>
      </w:r>
      <w:r w:rsidRPr="00E92DCA">
        <w:rPr>
          <w:rFonts w:ascii="FrankRuehl" w:hAnsi="FrankRuehl"/>
          <w:sz w:val="20"/>
          <w:rtl/>
        </w:rPr>
        <w:t xml:space="preserve"> אלא שנים שנים, אבל אחד אחד </w:t>
      </w:r>
      <w:r w:rsidRPr="00E92DCA">
        <w:rPr>
          <w:rFonts w:ascii="FrankRuehl" w:hAnsi="FrankRuehl"/>
          <w:sz w:val="20"/>
          <w:rtl/>
        </w:rPr>
        <w:t xml:space="preserve">לא</w:t>
      </w:r>
      <w:r w:rsidRPr="00E92DCA">
        <w:rPr>
          <w:rFonts w:ascii="FrankRuehl" w:hAnsi="FrankRuehl"/>
          <w:sz w:val="20"/>
          <w:rtl/>
        </w:rPr>
        <w:t xml:space="preserve">.</w:t>
      </w:r>
    </w:p>
    <w:p>
      <w:pPr>
        <w:pStyle w:val="38"/>
        <w:rPr>
          <w:ins w:id="99876" w:author="מנוע מכני" w:date="2026-10-11T12:04:39Z"/>
        </w:rPr>
      </w:pPr>
      <w:r>
        <w:t>והך ד</w:t>
      </w:r>
      <w:r w:rsidRPr="00E92DCA">
        <w:t xml:space="preserve">וחכ"א:</w:t>
      </w:r>
    </w:p>
    <w:p w:rsidR="00DA63EC" w:rsidRDefault="00DA63EC" w:rsidP="00DA63EC">
      <w:pPr>
        <w:rPr>
          <w:rFonts w:ascii="FrankRuehl" w:hAnsi="FrankRuehl"/>
          <w:sz w:val="20"/>
          <w:rtl/>
        </w:rPr>
      </w:pPr>
      <w:del w:id="99877"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אפי' קרבו כולן חוץ מאחד מהן - יצא לבית השריפה</w:t>
      </w:r>
      <w:r>
        <w:rPr>
          <w:rFonts w:ascii="FrankRuehl" w:hAnsi="FrankRuehl"/>
          <w:sz w:val="20"/>
          <w:rtl/>
        </w:rPr>
        <w:t>!</w:t>
      </w:r>
    </w:p>
    <w:p w:rsidR="00DA63EC" w:rsidRDefault="00DA63EC" w:rsidP="00DA63EC">
      <w:pPr>
        <w:pStyle w:val="affffb"/>
        <w:rPr>
          <w:rtl/>
        </w:rPr>
      </w:pPr>
      <w:r>
        <w:rPr>
          <w:rtl/>
        </w:rPr>
        <w:t xml:space="preserve">-</w:t>
      </w:r>
      <w:ins w:id="94843" w:author="מנוע מכני" w:date="2026-10-11T12:04:39Z">
        <w:r>
          <w:rPr>
            <w:rtl/>
          </w:rPr>
          <w:t xml:space="preserve"> </w:t>
        </w:r>
      </w:ins>
      <w:del w:id="94844" w:author="מנוע מכני" w:date="2026-10-11T12:04:39Z">
        <w:r>
          <w:rPr>
            <w:rtl/>
          </w:rPr>
          <w:delText xml:space="preserve"> </w:delText>
        </w:r>
        <w:r w:rsidRPr="00E92DCA">
          <w:rPr>
            <w:rtl/>
          </w:rPr>
          <w:delText xml:space="preserve"> </w:delText>
        </w:r>
      </w:del>
      <w:r w:rsidRPr="00E92DCA">
        <w:rPr>
          <w:rtl/>
        </w:rPr>
        <w:t xml:space="preserve">אחד</w:t>
      </w:r>
      <w:r>
        <w:rPr>
          <w:rFonts w:hint="cs"/>
          <w:rtl/>
        </w:rPr>
        <w:t xml:space="preserve"> היינו</w:t>
      </w:r>
      <w:r w:rsidRPr="00E92DCA">
        <w:rPr>
          <w:rtl/>
        </w:rPr>
        <w:t xml:space="preserve"> זוג אחד.</w:t>
      </w:r>
    </w:p>
    <w:p w:rsidR="00DA63EC" w:rsidRDefault="00DA63EC" w:rsidP="00DA63EC">
      <w:pPr>
        <w:pStyle w:val="affffd"/>
        <w:rPr>
          <w:rtl/>
        </w:rPr>
      </w:pPr>
      <w:r>
        <w:rPr>
          <w:rFonts w:ascii="FrankRuehl" w:hAnsi="FrankRuehl"/>
          <w:sz w:val="20"/>
          <w:rtl/>
        </w:rPr>
        <w:lastRenderedPageBreak/>
        <w:t>׹</w:t>
      </w:r>
    </w:p>
    <w:p>
      <w:pPr>
        <w:pStyle w:val="MishnaBatzad"/>
        <w:rPr>
          <w:ins w:id="20406" w:author="קלוד" w:date="2026-10-11T09:07:24Z"/>
        </w:rPr>
      </w:pPr>
      <w:ins w:id="20405" w:author="קלוד" w:date="2026-10-11T09:07:24Z">
        <w:r>
          <w:t xml:space="preserve">משנה ו</w:t>
        </w:r>
      </w:ins>
    </w:p>
    <w:p w:rsidR="00DA63EC" w:rsidRPr="000A334C" w:rsidRDefault="00DA63EC" w:rsidP="003B6D22">
      <w:pPr>
        <w:pStyle w:val="afff9"/>
        <w:rPr>
          <w:del w:id="20250" w:author="קלוד" w:date="2026-10-11T09:07:24Z"/>
          <w:rtl/>
        </w:rPr>
      </w:pPr>
      <w:del w:id="20249" w:author="קלוד" w:date="2026-10-11T09:07:24Z">
        <w:r w:rsidRPr="000A334C">
          <w:rPr>
            <w:rtl/>
          </w:rPr>
          <w:delText xml:space="preserve">מתני'.</w:delText>
        </w:r>
      </w:del>
    </w:p>
    <w:p w:rsidR="00DA63EC" w:rsidRPr="000A334C" w:rsidRDefault="00DA63EC" w:rsidP="003B6D22">
      <w:pPr>
        <w:pStyle w:val="afff9"/>
        <w:spacing w:before="120"/>
        <w:rPr>
          <w:rtl/>
        </w:rPr>
        <w:pPrChange w:id="90037" w:author="קלוד" w:date="2026-10-11T12:09:42Z">
          <w:pPr>
            <w:pStyle w:val="afff9"/>
          </w:pPr>
        </w:pPrChange>
      </w:pPr>
      <w:r w:rsidRPr="000A334C">
        <w:rPr>
          <w:rtl/>
        </w:rPr>
        <w:t xml:space="preserve">דם שנתערב במים - אם יש בו מראית דם כשר, </w:t>
      </w:r>
    </w:p>
    <w:p w:rsidR="00DA63EC" w:rsidRPr="000A334C" w:rsidRDefault="00DA63EC" w:rsidP="003B6D22">
      <w:pPr>
        <w:pStyle w:val="afff9"/>
        <w:rPr>
          <w:rtl/>
        </w:rPr>
      </w:pPr>
      <w:r w:rsidRPr="000A334C">
        <w:rPr>
          <w:rtl/>
        </w:rPr>
        <w:t xml:space="preserve">נתערב ביין - רואין אותו כאילו הוא מים, </w:t>
      </w:r>
    </w:p>
    <w:p w:rsidR="00DA63EC" w:rsidRPr="000A334C" w:rsidRDefault="00DA63EC" w:rsidP="003B6D22">
      <w:pPr>
        <w:pStyle w:val="afff9"/>
        <w:rPr>
          <w:rtl/>
        </w:rPr>
      </w:pPr>
      <w:r w:rsidRPr="000A334C">
        <w:rPr>
          <w:rtl/>
        </w:rPr>
        <w:t xml:space="preserve">נתערב בדם בהמה או בדם החיה - רואין אותו כאילו הוא מים; </w:t>
      </w:r>
    </w:p>
    <w:p w:rsidR="00DA63EC" w:rsidRDefault="00DA63EC" w:rsidP="00DA63EC">
      <w:pPr>
        <w:pStyle w:val="afff3"/>
        <w:framePr w:wrap="around"/>
        <w:rPr>
          <w:rtl/>
        </w:rPr>
      </w:pPr>
      <w:r>
        <w:rPr>
          <w:rFonts w:hint="cs"/>
          <w:rtl/>
        </w:rPr>
        <w:t>עח.</w:t>
      </w:r>
    </w:p>
    <w:p>
      <w:pPr>
        <w:pStyle w:val="MishnaBatzad"/>
        <w:rPr>
          <w:ins w:id="20408" w:author="קלוד" w:date="2026-10-11T09:07:24Z"/>
        </w:rPr>
      </w:pPr>
      <w:ins w:id="20407" w:author="קלוד" w:date="2026-10-11T09:07:24Z">
        <w:r>
          <w:t xml:space="preserve">משנה ו</w:t>
        </w:r>
      </w:ins>
    </w:p>
    <w:p w:rsidR="00DA63EC" w:rsidRPr="000A334C" w:rsidRDefault="00DA63EC" w:rsidP="003B6D22">
      <w:pPr>
        <w:pStyle w:val="afff9"/>
        <w:rPr>
          <w:rtl/>
        </w:rPr>
      </w:pPr>
      <w:r>
        <w:rPr>
          <w:rStyle w:val="TanaimMishna"/>
          <w:rtl/>
          <w:rPrChange w:id="20026" w:author="קלוד" w:date="2026-10-11T09:07:24Z">
            <w:rPr>
              <w:rtl/>
            </w:rPr>
          </w:rPrChange>
        </w:rPr>
        <w:t xml:space="preserve">רבי יהודה</w:t>
      </w:r>
      <w:r>
        <w:rPr>
          <w:rtl/>
        </w:rPr>
        <w:t xml:space="preserve"> אומר</w:t>
      </w:r>
      <w:r>
        <w:rPr>
          <w:rStyle w:val="TanaimMishna"/>
          <w:rtl/>
          <w:rPrChange w:id="102830" w:author="Claude" w:date="2026-10-11T09:07:44Z">
            <w:rPr>
              <w:rtl/>
            </w:rPr>
          </w:rPrChange>
        </w:rPr>
        <w:t xml:space="preserve">:</w:t>
      </w:r>
      <w:r>
        <w:rPr>
          <w:rtl/>
        </w:rPr>
        <w:t xml:space="preserve"> אין דם מבטל דם.</w:t>
      </w:r>
    </w:p>
    <w:p w:rsidR="00DA63EC" w:rsidRPr="000A334C" w:rsidRDefault="00DA63EC" w:rsidP="003B6D22">
      <w:pPr>
        <w:pStyle w:val="afff9"/>
        <w:rPr>
          <w:rtl/>
        </w:rPr>
      </w:pPr>
      <w:r w:rsidRPr="000A334C">
        <w:rPr>
          <w:rtl/>
        </w:rPr>
        <w:t xml:space="preserve">נתערב בדם פסולין - ישפך לאמה, בדם התמצית - ישפך לאמה, </w:t>
      </w:r>
    </w:p>
    <w:p w:rsidR="00DA63EC" w:rsidRPr="000A334C" w:rsidRDefault="00DA63EC" w:rsidP="003B6D22">
      <w:pPr>
        <w:pStyle w:val="afff9"/>
        <w:rPr>
          <w:rtl/>
        </w:rPr>
      </w:pPr>
      <w:r>
        <w:rPr>
          <w:rtl/>
        </w:rPr>
        <w:t xml:space="preserve">	</w:t>
      </w:r>
      <w:r>
        <w:rPr>
          <w:rStyle w:val="TanaimMishna"/>
          <w:rtl/>
          <w:rPrChange w:id="20027" w:author="קלוד" w:date="2026-10-11T09:07:24Z">
            <w:rPr>
              <w:rtl/>
            </w:rPr>
          </w:rPrChange>
        </w:rPr>
        <w:t xml:space="preserve">רבי אליעזר</w:t>
      </w:r>
      <w:r>
        <w:rPr>
          <w:rtl/>
        </w:rPr>
        <w:t xml:space="preserve"> מכשיר.</w:t>
      </w:r>
    </w:p>
    <w:p w:rsidR="00DA63EC" w:rsidRPr="000A334C" w:rsidRDefault="00DA63EC" w:rsidP="003B6D22">
      <w:pPr>
        <w:pStyle w:val="afff9"/>
        <w:rPr>
          <w:rtl/>
        </w:rPr>
      </w:pPr>
      <w:r w:rsidRPr="000A334C">
        <w:rPr>
          <w:rtl/>
        </w:rPr>
        <w:t>אם לא נמלך ונתן - כשר.</w:t>
      </w:r>
    </w:p>
    <w:p w:rsidR="00DA63EC" w:rsidRDefault="00DA63EC" w:rsidP="00DA63EC">
      <w:pPr>
        <w:pStyle w:val="affffd"/>
        <w:rPr>
          <w:rtl/>
        </w:rPr>
      </w:pPr>
      <w:r>
        <w:rPr>
          <w:rFonts w:ascii="FrankRuehl" w:hAnsi="FrankRuehl"/>
          <w:sz w:val="20"/>
          <w:rtl/>
        </w:rPr>
        <w:t>׹</w:t>
      </w:r>
    </w:p>
    <w:p>
      <w:pPr>
        <w:pStyle w:val="afffff8"/>
        <w:rPr>
          <w:ins w:id="90277" w:author="קלוד" w:date="2026-10-11T12:29:36Z"/>
        </w:rPr>
      </w:pPr>
      <w:ins w:id="90278" w:author="קלוד" w:date="2026-10-11T12:29:36Z">
        <w:r>
          <w:rPr>
            <w:color w:val="7B3F00"/>
          </w:rPr>
          <w:t xml:space="preserve">דם שנתערב במים - מים לתוך דם ודם לתוך מים</w:t>
        </w:r>
      </w:ins>
    </w:p>
    <w:p>
      <w:pPr>
        <w:pStyle w:val="38"/>
        <w:rPr>
          <w:ins w:id="99878" w:author="מנוע מכני" w:date="2026-10-11T12:04:39Z"/>
        </w:rPr>
      </w:pPr>
      <w:r>
        <w:t>ארחב</w:t>
      </w:r>
      <w:r>
        <w:t>"</w:t>
      </w:r>
      <w:r>
        <w:t>א מרי</w:t>
      </w:r>
      <w:r>
        <w:t>"</w:t>
      </w:r>
      <w:r>
        <w:t>ו</w:t>
      </w:r>
      <w:r w:rsidRPr="00E92DCA">
        <w:t xml:space="preserve">:</w:t>
      </w:r>
    </w:p>
    <w:p w:rsidR="00DA63EC" w:rsidRDefault="00DA63EC" w:rsidP="00DA63EC">
      <w:pPr>
        <w:rPr>
          <w:rFonts w:ascii="FrankRuehl" w:hAnsi="FrankRuehl"/>
          <w:sz w:val="20"/>
          <w:rtl/>
        </w:rPr>
      </w:pPr>
      <w:del w:id="99879"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ל"ש</w:t>
      </w:r>
      <w:r w:rsidRPr="00E92DCA">
        <w:rPr>
          <w:rFonts w:ascii="FrankRuehl" w:hAnsi="FrankRuehl"/>
          <w:sz w:val="20"/>
          <w:rtl/>
        </w:rPr>
        <w:t xml:space="preserve"> אלא שנפלו מים לתוך דם, אבל נפל דם לתוך מים - ראשון ראשון בטל.</w:t>
      </w:r>
    </w:p>
    <w:p>
      <w:pPr>
        <w:pStyle w:val="38"/>
        <w:rPr>
          <w:ins w:id="99880" w:author="מנוע מכני" w:date="2026-10-11T12:04:39Z"/>
        </w:rPr>
      </w:pPr>
      <w:r w:rsidRPr="00E92DCA">
        <w:t>א</w:t>
      </w:r>
      <w:r>
        <w:t>ר</w:t>
      </w:r>
      <w:r>
        <w:t>"</w:t>
      </w:r>
      <w:r>
        <w:t>פ</w:t>
      </w:r>
      <w:r w:rsidRPr="00E92DCA">
        <w:t xml:space="preserve">:</w:t>
      </w:r>
    </w:p>
    <w:p w:rsidR="00DA63EC" w:rsidRDefault="00DA63EC" w:rsidP="00DA63EC">
      <w:pPr>
        <w:rPr>
          <w:rFonts w:ascii="FrankRuehl" w:hAnsi="FrankRuehl"/>
          <w:sz w:val="20"/>
          <w:rtl/>
        </w:rPr>
      </w:pPr>
      <w:del w:id="99881"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ולענין כיסוי אינו כן, לפי שאין דחוי במצות.</w:t>
      </w:r>
    </w:p>
    <w:p w:rsidR="00DA63EC" w:rsidRDefault="00DA63EC" w:rsidP="00DA63EC">
      <w:pPr>
        <w:pStyle w:val="affffd"/>
        <w:rPr>
          <w:rtl/>
        </w:rPr>
      </w:pPr>
      <w:r>
        <w:rPr>
          <w:rFonts w:ascii="FrankRuehl" w:hAnsi="FrankRuehl"/>
          <w:sz w:val="20"/>
          <w:rtl/>
        </w:rPr>
        <w:t>׹</w:t>
      </w:r>
    </w:p>
    <w:p>
      <w:pPr>
        <w:pStyle w:val="afffff8"/>
        <w:rPr>
          <w:ins w:id="90275" w:author="קלוד" w:date="2026-10-11T12:29:36Z"/>
        </w:rPr>
      </w:pPr>
      <w:ins w:id="90276" w:author="קלוד" w:date="2026-10-11T12:29:36Z">
        <w:r>
          <w:rPr>
            <w:color w:val="7B3F00"/>
          </w:rPr>
          <w:t xml:space="preserve">פיגול ונותר וטמא שבללן - איסורין מבטלין זה את זה</w:t>
        </w:r>
      </w:ins>
    </w:p>
    <w:p>
      <w:pPr>
        <w:pStyle w:val="38"/>
        <w:rPr>
          <w:ins w:id="99882" w:author="מנוע מכני" w:date="2026-10-11T12:04:39Z"/>
        </w:rPr>
      </w:pPr>
      <w:r w:rsidRPr="00E105BC">
        <w:t>א</w:t>
      </w:r>
      <w:r w:rsidRPr="00E105BC">
        <w:t xml:space="preserve">ר"ל:</w:t>
      </w:r>
    </w:p>
    <w:p w:rsidR="00DA63EC" w:rsidRPr="00E105BC" w:rsidRDefault="00DA63EC" w:rsidP="00DA63EC">
      <w:pPr>
        <w:rPr>
          <w:rFonts w:ascii="FrankRuehl" w:hAnsi="FrankRuehl"/>
          <w:spacing w:val="-4"/>
          <w:sz w:val="20"/>
          <w:rtl/>
        </w:rPr>
      </w:pPr>
      <w:del w:id="99883" w:author="מנוע מכני" w:date="2026-10-11T12:04:39Z">
        <w:r w:rsidRPr="00E105BC">
          <w:rPr>
            <w:rFonts w:ascii="FrankRuehl" w:hAnsi="FrankRuehl"/>
            <w:spacing w:val="-4"/>
            <w:sz w:val="20"/>
            <w:rtl/>
          </w:rPr>
          <w:delText xml:space="preserve"> </w:delText>
        </w:r>
      </w:del>
      <w:r w:rsidRPr="00E105BC">
        <w:rPr>
          <w:rFonts w:ascii="FrankRuehl" w:hAnsi="FrankRuehl"/>
          <w:spacing w:val="-4"/>
          <w:sz w:val="20"/>
          <w:rtl/>
        </w:rPr>
        <w:t xml:space="preserve">הפיגול והנותר והטמא שבללן זה בזה ואכלן פטור, </w:t>
      </w:r>
      <w:r w:rsidRPr="00E105BC">
        <w:rPr>
          <w:rFonts w:ascii="FrankRuehl" w:hAnsi="FrankRuehl" w:hint="cs"/>
          <w:spacing w:val="-4"/>
          <w:sz w:val="20"/>
          <w:rtl/>
        </w:rPr>
        <w:t>ד</w:t>
      </w:r>
      <w:r w:rsidRPr="00E105BC">
        <w:rPr>
          <w:rFonts w:ascii="FrankRuehl" w:hAnsi="FrankRuehl"/>
          <w:spacing w:val="-4"/>
          <w:sz w:val="20"/>
          <w:rtl/>
        </w:rPr>
        <w:t>א"א שלא ירבה מין על חבירו ויבטלנו.</w:t>
      </w:r>
    </w:p>
    <w:p>
      <w:pPr>
        <w:pStyle w:val="38"/>
        <w:rPr>
          <w:ins w:id="99884" w:author="מנוע מכני" w:date="2026-10-11T12:04:39Z"/>
        </w:rPr>
      </w:pPr>
      <w:r>
        <w:t>ש</w:t>
      </w:r>
      <w:r>
        <w:t>"</w:t>
      </w:r>
      <w:r>
        <w:t>מ</w:t>
      </w:r>
      <w:r w:rsidRPr="00E92DCA">
        <w:t xml:space="preserve"> תלת:</w:t>
      </w:r>
    </w:p>
    <w:p w:rsidR="00DA63EC" w:rsidRDefault="00DA63EC" w:rsidP="00DA63EC">
      <w:pPr>
        <w:rPr>
          <w:rFonts w:ascii="FrankRuehl" w:hAnsi="FrankRuehl"/>
          <w:sz w:val="20"/>
          <w:rtl/>
        </w:rPr>
      </w:pPr>
      <w:del w:id="99885"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ש"מ</w:t>
      </w:r>
      <w:r w:rsidRPr="00E92DCA">
        <w:rPr>
          <w:rFonts w:ascii="FrankRuehl" w:hAnsi="FrankRuehl"/>
          <w:sz w:val="20"/>
          <w:rtl/>
        </w:rPr>
        <w:t xml:space="preserve"> איסורין מבטלין זה את זה, </w:t>
      </w:r>
    </w:p>
    <w:p w:rsidR="00DA63EC" w:rsidRDefault="00DA63EC" w:rsidP="00DA63EC">
      <w:pPr>
        <w:rPr>
          <w:rFonts w:ascii="FrankRuehl" w:hAnsi="FrankRuehl"/>
          <w:sz w:val="20"/>
          <w:rtl/>
        </w:rPr>
      </w:pPr>
      <w:r w:rsidRPr="00E92DCA">
        <w:rPr>
          <w:rFonts w:ascii="FrankRuehl" w:hAnsi="FrankRuehl"/>
          <w:sz w:val="20"/>
          <w:rtl/>
        </w:rPr>
        <w:t xml:space="preserve">וש"מ נותן טעם ברוב </w:t>
      </w:r>
      <w:ins w:id="91577" w:author="מנוע מכני" w:date="2026-10-11T12:04:39Z">
        <w:r>
          <w:rPr>
            <w:rFonts w:ascii="FrankRuehl" w:hAnsi="FrankRuehl"/>
            <w:sz w:val="20"/>
            <w:rtl/>
          </w:rPr>
          <w:t xml:space="preserve">לא</w:t>
        </w:r>
      </w:ins>
      <w:del w:id="91578" w:author="מנוע מכני" w:date="2026-10-11T12:04:39Z">
        <w:r w:rsidRPr="00E92DCA">
          <w:rPr>
            <w:rFonts w:ascii="FrankRuehl" w:hAnsi="FrankRuehl"/>
            <w:sz w:val="20"/>
            <w:rtl/>
          </w:rPr>
          <w:delText xml:space="preserve">לאו</w:delText>
        </w:r>
      </w:del>
      <w:r w:rsidRPr="00E92DCA">
        <w:rPr>
          <w:rFonts w:ascii="FrankRuehl" w:hAnsi="FrankRuehl"/>
          <w:sz w:val="20"/>
          <w:rtl/>
        </w:rPr>
        <w:t xml:space="preserve"> דאורייתא, </w:t>
      </w:r>
    </w:p>
    <w:p w:rsidR="00DA63EC" w:rsidRDefault="00DA63EC" w:rsidP="00DA63EC">
      <w:pPr>
        <w:rPr>
          <w:rFonts w:ascii="FrankRuehl" w:hAnsi="FrankRuehl"/>
          <w:sz w:val="20"/>
          <w:rtl/>
        </w:rPr>
      </w:pPr>
      <w:r w:rsidRPr="00E92DCA">
        <w:rPr>
          <w:rFonts w:ascii="FrankRuehl" w:hAnsi="FrankRuehl"/>
          <w:sz w:val="20"/>
          <w:rtl/>
        </w:rPr>
        <w:t xml:space="preserve">וש"מ התראת ספק </w:t>
      </w:r>
      <w:r w:rsidRPr="00E92DCA">
        <w:rPr>
          <w:rFonts w:ascii="FrankRuehl" w:hAnsi="FrankRuehl"/>
          <w:sz w:val="20"/>
          <w:rtl/>
        </w:rPr>
        <w:t xml:space="preserve">לא</w:t>
      </w:r>
      <w:r w:rsidRPr="00E92DCA">
        <w:rPr>
          <w:rFonts w:ascii="FrankRuehl" w:hAnsi="FrankRuehl"/>
          <w:sz w:val="20"/>
          <w:rtl/>
        </w:rPr>
        <w:t xml:space="preserve"> שמה התראה.</w:t>
      </w:r>
    </w:p>
    <w:p w:rsidR="00DA63EC" w:rsidRDefault="00DA63EC" w:rsidP="00DA63EC">
      <w:pPr>
        <w:rPr>
          <w:rFonts w:ascii="FrankRuehl" w:hAnsi="FrankRuehl"/>
          <w:sz w:val="20"/>
          <w:rtl/>
        </w:rPr>
      </w:pPr>
    </w:p>
    <w:p>
      <w:pPr>
        <w:pStyle w:val="38"/>
        <w:rPr>
          <w:ins w:id="99887" w:author="מנוע מכני" w:date="2026-10-11T12:04:39Z"/>
        </w:rPr>
      </w:pPr>
      <w:del w:id="99886" w:author="מנוע מכני" w:date="2026-10-11T12:04:39Z">
        <w:r w:rsidRPr="00E105BC">
          <w:delText xml:space="preserve">•</w:delText>
        </w:r>
      </w:del>
      <w:r w:rsidRPr="00E105BC">
        <w:t xml:space="preserve"> מתיב רבא:</w:t>
      </w:r>
    </w:p>
    <w:p w:rsidR="00DA63EC" w:rsidRPr="00E105BC" w:rsidRDefault="00DA63EC" w:rsidP="00DA63EC">
      <w:pPr>
        <w:rPr>
          <w:rFonts w:ascii="FrankRuehl" w:hAnsi="FrankRuehl"/>
          <w:spacing w:val="-4"/>
          <w:sz w:val="20"/>
          <w:rtl/>
        </w:rPr>
      </w:pPr>
      <w:del w:id="99888" w:author="מנוע מכני" w:date="2026-10-11T12:04:39Z">
        <w:r w:rsidRPr="00E105BC">
          <w:rPr>
            <w:rFonts w:ascii="FrankRuehl" w:hAnsi="FrankRuehl"/>
            <w:spacing w:val="-4"/>
            <w:sz w:val="20"/>
            <w:rtl/>
          </w:rPr>
          <w:delText xml:space="preserve"> </w:delText>
        </w:r>
      </w:del>
      <w:r w:rsidRPr="00E105BC">
        <w:rPr>
          <w:rFonts w:ascii="FrankRuehl" w:hAnsi="FrankRuehl"/>
          <w:spacing w:val="-4"/>
          <w:sz w:val="20"/>
          <w:rtl/>
        </w:rPr>
        <w:t xml:space="preserve">עשה עיסה מן חיטין ומן אורז, אם יש בה טעם דגן חייבת בחלה, וא</w:t>
      </w:r>
      <w:r w:rsidRPr="00E105BC">
        <w:rPr>
          <w:rFonts w:ascii="FrankRuehl" w:hAnsi="FrankRuehl" w:hint="cs"/>
          <w:spacing w:val="-4"/>
          <w:sz w:val="20"/>
          <w:rtl/>
        </w:rPr>
        <w:t>ע</w:t>
      </w:r>
      <w:r w:rsidRPr="00E105BC">
        <w:rPr>
          <w:rFonts w:ascii="FrankRuehl" w:hAnsi="FrankRuehl"/>
          <w:spacing w:val="-4"/>
          <w:sz w:val="20"/>
          <w:rtl/>
        </w:rPr>
        <w:t>"</w:t>
      </w:r>
      <w:r w:rsidRPr="00E105BC">
        <w:rPr>
          <w:rFonts w:ascii="FrankRuehl" w:hAnsi="FrankRuehl" w:hint="cs"/>
          <w:spacing w:val="-4"/>
          <w:sz w:val="20"/>
          <w:rtl/>
        </w:rPr>
        <w:t>ג</w:t>
      </w:r>
      <w:r w:rsidRPr="00E105BC">
        <w:rPr>
          <w:rFonts w:ascii="FrankRuehl" w:hAnsi="FrankRuehl"/>
          <w:spacing w:val="-4"/>
          <w:sz w:val="20"/>
          <w:rtl/>
        </w:rPr>
        <w:t xml:space="preserve"> </w:t>
      </w:r>
      <w:ins w:id="91579" w:author="מנוע מכני" w:date="2026-10-11T12:04:39Z">
        <w:r>
          <w:rPr>
            <w:rFonts w:ascii="FrankRuehl" w:hAnsi="FrankRuehl"/>
            <w:spacing w:val="-4"/>
            <w:sz w:val="20"/>
            <w:rtl/>
          </w:rPr>
          <w:t xml:space="preserve">דרוב</w:t>
        </w:r>
      </w:ins>
      <w:del w:id="91580" w:author="מנוע מכני" w:date="2026-10-11T12:04:39Z">
        <w:r w:rsidRPr="00E105BC">
          <w:rPr>
            <w:rFonts w:ascii="FrankRuehl" w:hAnsi="FrankRuehl"/>
            <w:spacing w:val="-4"/>
            <w:sz w:val="20"/>
            <w:rtl/>
          </w:rPr>
          <w:delText xml:space="preserve">דרובא</w:delText>
        </w:r>
      </w:del>
      <w:r w:rsidRPr="00E105BC">
        <w:rPr>
          <w:rFonts w:ascii="FrankRuehl" w:hAnsi="FrankRuehl"/>
          <w:spacing w:val="-4"/>
          <w:sz w:val="20"/>
          <w:rtl/>
        </w:rPr>
        <w:t xml:space="preserve"> אורז!</w:t>
      </w:r>
    </w:p>
    <w:p>
      <w:pPr>
        <w:pStyle w:val="38"/>
        <w:rPr>
          <w:ins w:id="99889" w:author="מנוע מכני" w:date="2026-10-11T12:04:39Z"/>
        </w:rPr>
      </w:pPr>
      <w:r>
        <w:t xml:space="preserve">ואין לומר</w:t>
      </w:r>
    </w:p>
    <w:p w:rsidR="00DA63EC" w:rsidRDefault="00DA63EC" w:rsidP="00DA63EC">
      <w:pPr>
        <w:rPr>
          <w:rFonts w:ascii="FrankRuehl" w:hAnsi="FrankRuehl"/>
          <w:sz w:val="20"/>
          <w:rtl/>
        </w:rPr>
      </w:pPr>
      <w:del w:id="99890" w:author="מנוע מכני" w:date="2026-10-11T12:04:39Z">
        <w:r>
          <w:rPr>
            <w:rFonts w:ascii="FrankRuehl" w:hAnsi="FrankRuehl" w:hint="cs"/>
            <w:sz w:val="20"/>
            <w:rtl/>
          </w:rPr>
          <w:delText xml:space="preserve"> </w:delText>
        </w:r>
      </w:del>
      <w:r>
        <w:rPr>
          <w:rFonts w:ascii="FrankRuehl" w:hAnsi="FrankRuehl" w:hint="cs"/>
          <w:sz w:val="20"/>
          <w:rtl/>
        </w:rPr>
        <w:t xml:space="preserve">שזה מדבנן </w:t>
      </w:r>
      <w:ins w:id="91581" w:author="מנוע מכני" w:date="2026-10-11T12:04:39Z">
        <w:r>
          <w:rPr>
            <w:rFonts w:ascii="FrankRuehl" w:hAnsi="FrankRuehl" w:hint="cs"/>
            <w:sz w:val="20"/>
            <w:rtl/>
          </w:rPr>
          <w:t xml:space="preserve">דא"כ</w:t>
        </w:r>
      </w:ins>
      <w:del w:id="91582" w:author="מנוע מכני" w:date="2026-10-11T12:04:39Z">
        <w:r>
          <w:rPr>
            <w:rFonts w:ascii="FrankRuehl" w:hAnsi="FrankRuehl" w:hint="cs"/>
            <w:sz w:val="20"/>
            <w:rtl/>
          </w:rPr>
          <w:delText xml:space="preserve">דאי הכי</w:delText>
        </w:r>
      </w:del>
      <w:r>
        <w:rPr>
          <w:rFonts w:ascii="FrankRuehl" w:hAnsi="FrankRuehl" w:hint="cs"/>
          <w:sz w:val="20"/>
          <w:rtl/>
        </w:rPr>
        <w:t xml:space="preserve"> למה בסיפא כתוב דאדם יוצא ידי חובתו בפסח </w:t>
      </w:r>
    </w:p>
    <w:p w:rsidR="00DA63EC" w:rsidRDefault="00DA63EC" w:rsidP="00DA63EC">
      <w:pPr>
        <w:pStyle w:val="afff3"/>
        <w:framePr w:wrap="around"/>
        <w:rPr>
          <w:rtl/>
        </w:rPr>
      </w:pPr>
      <w:r>
        <w:rPr>
          <w:rFonts w:hint="cs"/>
          <w:rtl/>
        </w:rPr>
        <w:t>עח:</w:t>
      </w:r>
    </w:p>
    <w:p>
      <w:pPr>
        <w:pStyle w:val="38"/>
        <w:rPr>
          <w:ins w:id="101585" w:author="מנוע מכני" w:date="2026-10-11T12:04:39Z"/>
        </w:rPr>
      </w:pPr>
      <w:r w:rsidRPr="00E92DCA">
        <w:t xml:space="preserve">אלא,</w:t>
      </w:r>
    </w:p>
    <w:p w:rsidR="00DA63EC" w:rsidRDefault="00DA63EC" w:rsidP="00DA63EC">
      <w:pPr>
        <w:rPr>
          <w:rFonts w:ascii="FrankRuehl" w:hAnsi="FrankRuehl"/>
          <w:sz w:val="20"/>
          <w:rtl/>
        </w:rPr>
      </w:pPr>
      <w:del w:id="101586"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מין בשאינו מינו - בטעמא, מין במינו - ברובא.</w:t>
      </w:r>
    </w:p>
    <w:p w:rsidR="00DA63EC" w:rsidRDefault="00DA63EC" w:rsidP="00DA63EC">
      <w:pPr>
        <w:rPr>
          <w:rFonts w:ascii="FrankRuehl" w:hAnsi="FrankRuehl"/>
          <w:sz w:val="20"/>
          <w:rtl/>
        </w:rPr>
      </w:pPr>
    </w:p>
    <w:p>
      <w:pPr>
        <w:pStyle w:val="38"/>
        <w:rPr>
          <w:ins w:id="99891" w:author="מנוע מכני" w:date="2026-10-11T12:04:39Z"/>
        </w:rPr>
      </w:pPr>
      <w:r w:rsidRPr="00E92DCA">
        <w:t>ו</w:t>
      </w:r>
      <w:r>
        <w:t xml:space="preserve">יקשה</w:t>
      </w:r>
    </w:p>
    <w:p w:rsidR="00DA63EC" w:rsidRDefault="00DA63EC" w:rsidP="00DA63EC">
      <w:pPr>
        <w:rPr>
          <w:rFonts w:ascii="FrankRuehl" w:hAnsi="FrankRuehl"/>
          <w:sz w:val="20"/>
          <w:rtl/>
        </w:rPr>
      </w:pPr>
      <w:del w:id="99892" w:author="מנוע מכני" w:date="2026-10-11T12:04:39Z">
        <w:r>
          <w:rPr>
            <w:rFonts w:ascii="FrankRuehl" w:hAnsi="FrankRuehl" w:hint="cs"/>
            <w:sz w:val="20"/>
            <w:rtl/>
          </w:rPr>
          <w:delText xml:space="preserve"> </w:delText>
        </w:r>
      </w:del>
      <w:r>
        <w:rPr>
          <w:rFonts w:ascii="FrankRuehl" w:hAnsi="FrankRuehl" w:hint="cs"/>
          <w:sz w:val="20"/>
          <w:rtl/>
        </w:rPr>
        <w:t xml:space="preserve">ד</w:t>
      </w:r>
      <w:r w:rsidRPr="00E92DCA">
        <w:rPr>
          <w:rFonts w:ascii="FrankRuehl" w:hAnsi="FrankRuehl"/>
          <w:sz w:val="20"/>
          <w:rtl/>
        </w:rPr>
        <w:t>נשער מין במינו כמין בשאינו מינו</w:t>
      </w:r>
      <w:r>
        <w:rPr>
          <w:rFonts w:ascii="FrankRuehl" w:hAnsi="FrankRuehl"/>
          <w:sz w:val="20"/>
          <w:rtl/>
        </w:rPr>
        <w:t>!</w:t>
      </w:r>
    </w:p>
    <w:p>
      <w:pPr>
        <w:pStyle w:val="38"/>
        <w:rPr>
          <w:ins w:id="99893" w:author="מנוע מכני" w:date="2026-10-11T12:04:39Z"/>
        </w:rPr>
      </w:pPr>
      <w:r w:rsidRPr="00E92DCA">
        <w:t xml:space="preserve">דתנן</w:t>
      </w:r>
      <w:r w:rsidRPr="00E92DCA">
        <w:t xml:space="preserve">:</w:t>
      </w:r>
    </w:p>
    <w:p w:rsidR="00DA63EC" w:rsidRDefault="00DA63EC" w:rsidP="00DA63EC">
      <w:pPr>
        <w:rPr>
          <w:rFonts w:ascii="FrankRuehl" w:hAnsi="FrankRuehl"/>
          <w:sz w:val="20"/>
          <w:rtl/>
        </w:rPr>
      </w:pPr>
      <w:del w:id="99894"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נתערב ביין - רואין אותו כאילו הוא מים, </w:t>
      </w:r>
      <w:ins w:id="91583" w:author="מנוע מכני" w:date="2026-10-11T12:04:39Z">
        <w:r>
          <w:rPr>
            <w:rFonts w:ascii="FrankRuehl" w:hAnsi="FrankRuehl"/>
            <w:sz w:val="20"/>
            <w:rtl/>
          </w:rPr>
          <w:t xml:space="preserve">לא</w:t>
        </w:r>
      </w:ins>
      <w:del w:id="91584" w:author="מנוע מכני" w:date="2026-10-11T12:04:39Z">
        <w:r w:rsidRPr="00E92DCA">
          <w:rPr>
            <w:rFonts w:ascii="FrankRuehl" w:hAnsi="FrankRuehl"/>
            <w:sz w:val="20"/>
            <w:rtl/>
          </w:rPr>
          <w:delText xml:space="preserve">לאו</w:delText>
        </w:r>
      </w:del>
      <w:r w:rsidRPr="00E92DCA">
        <w:rPr>
          <w:rFonts w:ascii="FrankRuehl" w:hAnsi="FrankRuehl"/>
          <w:sz w:val="20"/>
          <w:rtl/>
        </w:rPr>
        <w:t xml:space="preserve"> </w:t>
      </w:r>
      <w:r>
        <w:rPr>
          <w:rFonts w:ascii="FrankRuehl" w:hAnsi="FrankRuehl" w:hint="cs"/>
          <w:sz w:val="20"/>
          <w:rtl/>
        </w:rPr>
        <w:t>ד</w:t>
      </w:r>
      <w:r w:rsidRPr="00E92DCA">
        <w:rPr>
          <w:rFonts w:ascii="FrankRuehl" w:hAnsi="FrankRuehl"/>
          <w:sz w:val="20"/>
          <w:rtl/>
        </w:rPr>
        <w:t>רואין אותו ליין כאילו הוא מים</w:t>
      </w:r>
      <w:r>
        <w:rPr>
          <w:rFonts w:ascii="FrankRuehl" w:hAnsi="FrankRuehl"/>
          <w:sz w:val="20"/>
          <w:rtl/>
        </w:rPr>
        <w:t>!</w:t>
      </w:r>
    </w:p>
    <w:p>
      <w:pPr>
        <w:pStyle w:val="38"/>
        <w:rPr>
          <w:ins w:id="101587" w:author="מנוע מכני" w:date="2026-10-11T12:04:39Z"/>
        </w:rPr>
      </w:pPr>
      <w:r>
        <w:t xml:space="preserve">- </w:t>
      </w:r>
      <w:r>
        <w:t>א</w:t>
      </w:r>
      <w:r w:rsidRPr="00E92DCA">
        <w:t xml:space="preserve">לא,</w:t>
      </w:r>
    </w:p>
    <w:p w:rsidR="00DA63EC" w:rsidRDefault="00DA63EC" w:rsidP="00DA63EC">
      <w:pPr>
        <w:pStyle w:val="affffb"/>
        <w:rPr>
          <w:rtl/>
        </w:rPr>
      </w:pPr>
      <w:del w:id="101588" w:author="מנוע מכני" w:date="2026-10-11T12:04:39Z">
        <w:r w:rsidRPr="00E92DCA">
          <w:rPr>
            <w:rtl/>
          </w:rPr>
          <w:delText xml:space="preserve"> </w:delText>
        </w:r>
      </w:del>
      <w:r w:rsidRPr="00E92DCA">
        <w:rPr>
          <w:rtl/>
        </w:rPr>
        <w:t xml:space="preserve">רואין אותו לדם כאילו הוא מים.</w:t>
      </w:r>
    </w:p>
    <w:p w:rsidR="00DA63EC" w:rsidRDefault="00DA63EC" w:rsidP="00DA63EC">
      <w:pPr>
        <w:rPr>
          <w:rFonts w:ascii="FrankRuehl" w:hAnsi="FrankRuehl"/>
          <w:sz w:val="20"/>
          <w:rtl/>
        </w:rPr>
      </w:pPr>
      <w:ins w:id="91585" w:author="מנוע מכני" w:date="2026-10-11T12:04:39Z">
        <w:r>
          <w:rPr>
            <w:rFonts w:ascii="FrankRuehl" w:hAnsi="FrankRuehl"/>
            <w:sz w:val="20"/>
            <w:rtl/>
          </w:rPr>
          <w:t xml:space="preserve">א"כ</w:t>
        </w:r>
      </w:ins>
      <w:del w:id="91586" w:author="מנוע מכני" w:date="2026-10-11T12:04:39Z">
        <w:r w:rsidRPr="00E92DCA">
          <w:rPr>
            <w:rFonts w:ascii="FrankRuehl" w:hAnsi="FrankRuehl"/>
            <w:sz w:val="20"/>
            <w:rtl/>
          </w:rPr>
          <w:delText xml:space="preserve">אי הכי</w:delText>
        </w:r>
      </w:del>
      <w:r w:rsidRPr="00E92DCA">
        <w:rPr>
          <w:rFonts w:ascii="FrankRuehl" w:hAnsi="FrankRuehl"/>
          <w:sz w:val="20"/>
          <w:rtl/>
        </w:rPr>
        <w:t xml:space="preserve">, בטל </w:t>
      </w:r>
      <w:ins w:id="97209" w:author="מנוע מכני" w:date="2026-10-11T12:04:39Z">
        <w:r>
          <w:rPr>
            <w:rFonts w:ascii="FrankRuehl" w:hAnsi="FrankRuehl"/>
            <w:sz w:val="20"/>
            <w:rtl/>
          </w:rPr>
          <w:t xml:space="preserve">צריך</w:t>
        </w:r>
      </w:ins>
      <w:del w:id="97210" w:author="מנוע מכני" w:date="2026-10-11T12:04:39Z">
        <w:r w:rsidRPr="00E92DCA">
          <w:rPr>
            <w:rFonts w:ascii="FrankRuehl" w:hAnsi="FrankRuehl"/>
            <w:sz w:val="20"/>
            <w:rtl/>
          </w:rPr>
          <w:delText xml:space="preserve">מיבעי</w:delText>
        </w:r>
      </w:del>
      <w:r w:rsidRPr="00E92DCA">
        <w:rPr>
          <w:rFonts w:ascii="FrankRuehl" w:hAnsi="FrankRuehl"/>
          <w:sz w:val="20"/>
          <w:rtl/>
        </w:rPr>
        <w:t xml:space="preserve"> </w:t>
      </w:r>
      <w:ins w:id="93341" w:author="מנוע מכני" w:date="2026-10-11T12:04:39Z">
        <w:r>
          <w:rPr>
            <w:rFonts w:ascii="FrankRuehl" w:hAnsi="FrankRuehl"/>
            <w:sz w:val="20"/>
            <w:rtl/>
          </w:rPr>
          <w:t xml:space="preserve">לו</w:t>
        </w:r>
      </w:ins>
      <w:del w:id="93342" w:author="מנוע מכני" w:date="2026-10-11T12:04:39Z">
        <w:r w:rsidRPr="00E92DCA">
          <w:rPr>
            <w:rFonts w:ascii="FrankRuehl" w:hAnsi="FrankRuehl"/>
            <w:sz w:val="20"/>
            <w:rtl/>
          </w:rPr>
          <w:delText xml:space="preserve">ליה</w:delText>
        </w:r>
      </w:del>
      <w:r>
        <w:rPr>
          <w:rFonts w:ascii="FrankRuehl" w:hAnsi="FrankRuehl"/>
          <w:sz w:val="20"/>
          <w:rtl/>
        </w:rPr>
        <w:t>!</w:t>
      </w:r>
    </w:p>
    <w:p>
      <w:pPr>
        <w:pStyle w:val="38"/>
        <w:rPr>
          <w:ins w:id="99895" w:author="מנוע מכני" w:date="2026-10-11T12:04:39Z"/>
        </w:rPr>
      </w:pPr>
      <w:r>
        <w:t xml:space="preserve">והך</w:t>
      </w:r>
    </w:p>
    <w:p w:rsidR="00DA63EC" w:rsidRDefault="00DA63EC" w:rsidP="00DA63EC">
      <w:pPr>
        <w:rPr>
          <w:rFonts w:ascii="FrankRuehl" w:hAnsi="FrankRuehl"/>
          <w:sz w:val="20"/>
          <w:rtl/>
        </w:rPr>
      </w:pPr>
      <w:del w:id="99896" w:author="מנוע מכני" w:date="2026-10-11T12:04:39Z">
        <w:r>
          <w:rPr>
            <w:rFonts w:ascii="FrankRuehl" w:hAnsi="FrankRuehl" w:hint="cs"/>
            <w:sz w:val="20"/>
            <w:rtl/>
          </w:rPr>
          <w:delText xml:space="preserve"> </w:delText>
        </w:r>
      </w:del>
      <w:r>
        <w:rPr>
          <w:rFonts w:ascii="FrankRuehl" w:hAnsi="FrankRuehl" w:hint="cs"/>
          <w:sz w:val="20"/>
          <w:rtl/>
        </w:rPr>
        <w:t xml:space="preserve">דר'י</w:t>
      </w:r>
      <w:r w:rsidRPr="00E92DCA">
        <w:rPr>
          <w:rFonts w:ascii="FrankRuehl" w:hAnsi="FrankRuehl"/>
          <w:sz w:val="20"/>
          <w:rtl/>
        </w:rPr>
        <w:t xml:space="preserve">: רואין אותו כאילו הוא יין אדום, אם דיהה מראהו - כשר, ואם </w:t>
      </w:r>
      <w:ins w:id="91587" w:author="מנוע מכני" w:date="2026-10-11T12:04:39Z">
        <w:r>
          <w:rPr>
            <w:rFonts w:ascii="FrankRuehl" w:hAnsi="FrankRuehl"/>
            <w:sz w:val="20"/>
            <w:rtl/>
          </w:rPr>
          <w:t xml:space="preserve">לא</w:t>
        </w:r>
      </w:ins>
      <w:del w:id="91588" w:author="מנוע מכני" w:date="2026-10-11T12:04:39Z">
        <w:r w:rsidRPr="00E92DCA">
          <w:rPr>
            <w:rFonts w:ascii="FrankRuehl" w:hAnsi="FrankRuehl"/>
            <w:sz w:val="20"/>
            <w:rtl/>
          </w:rPr>
          <w:delText xml:space="preserve">לאו</w:delText>
        </w:r>
      </w:del>
      <w:r w:rsidRPr="00E92DCA">
        <w:rPr>
          <w:rFonts w:ascii="FrankRuehl" w:hAnsi="FrankRuehl"/>
          <w:sz w:val="20"/>
          <w:rtl/>
        </w:rPr>
        <w:t xml:space="preserve"> - פסול</w:t>
      </w:r>
      <w:r>
        <w:rPr>
          <w:rFonts w:ascii="FrankRuehl" w:hAnsi="FrankRuehl"/>
          <w:sz w:val="20"/>
          <w:rtl/>
        </w:rPr>
        <w:t>!</w:t>
      </w:r>
    </w:p>
    <w:p>
      <w:pPr>
        <w:pStyle w:val="38"/>
        <w:rPr>
          <w:ins w:id="99897" w:author="מנוע מכני" w:date="2026-10-11T12:04:39Z"/>
        </w:rPr>
      </w:pPr>
      <w:r w:rsidRPr="004436C5">
        <w:t>תנאי היא,</w:t>
      </w:r>
      <w:r w:rsidRPr="00E92DCA">
        <w:t xml:space="preserve"> </w:t>
      </w:r>
      <w:r w:rsidRPr="00E92DCA">
        <w:t xml:space="preserve">דתניא</w:t>
      </w:r>
      <w:r w:rsidRPr="00E92DCA">
        <w:t xml:space="preserve">:</w:t>
      </w:r>
    </w:p>
    <w:p w:rsidR="00DA63EC" w:rsidRDefault="00DA63EC" w:rsidP="00DA63EC">
      <w:pPr>
        <w:rPr>
          <w:rFonts w:ascii="FrankRuehl" w:hAnsi="FrankRuehl"/>
          <w:sz w:val="20"/>
          <w:rtl/>
        </w:rPr>
      </w:pPr>
      <w:del w:id="99898"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דלי שיש בו יין לבן או חלב והטבילו - הולכין אחר הרוב</w:t>
      </w:r>
      <w:ins w:id="94845" w:author="מנוע מכני" w:date="2026-10-11T12:04:39Z">
        <w:r>
          <w:rPr>
            <w:rFonts w:ascii="FrankRuehl" w:hAnsi="FrankRuehl"/>
            <w:sz w:val="20"/>
            <w:rtl/>
          </w:rPr>
          <w:t xml:space="preserve">,</w:t>
        </w:r>
      </w:ins>
      <w:del w:id="94846"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pPr>
        <w:pStyle w:val="38"/>
        <w:rPr>
          <w:ins w:id="99899" w:author="מנוע מכני" w:date="2026-10-11T12:04:39Z"/>
        </w:rPr>
      </w:pPr>
      <w:r>
        <w:t>ולר</w:t>
      </w:r>
      <w:r>
        <w:t>"</w:t>
      </w:r>
      <w:r>
        <w:t>י</w:t>
      </w:r>
      <w:r w:rsidRPr="00E92DCA">
        <w:t xml:space="preserve">:</w:t>
      </w:r>
    </w:p>
    <w:p w:rsidR="00DA63EC" w:rsidRDefault="00DA63EC" w:rsidP="00DA63EC">
      <w:pPr>
        <w:rPr>
          <w:rFonts w:ascii="FrankRuehl" w:hAnsi="FrankRuehl"/>
          <w:sz w:val="20"/>
          <w:rtl/>
        </w:rPr>
      </w:pPr>
      <w:del w:id="99900"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רואין אותו כאילו הוא יין אדום, אם דיהה מראהו - כשר, ואם </w:t>
      </w:r>
      <w:ins w:id="91589" w:author="מנוע מכני" w:date="2026-10-11T12:04:39Z">
        <w:r>
          <w:rPr>
            <w:rFonts w:ascii="FrankRuehl" w:hAnsi="FrankRuehl"/>
            <w:sz w:val="20"/>
            <w:rtl/>
          </w:rPr>
          <w:t xml:space="preserve">לא</w:t>
        </w:r>
      </w:ins>
      <w:del w:id="91590" w:author="מנוע מכני" w:date="2026-10-11T12:04:39Z">
        <w:r w:rsidRPr="00E92DCA">
          <w:rPr>
            <w:rFonts w:ascii="FrankRuehl" w:hAnsi="FrankRuehl"/>
            <w:sz w:val="20"/>
            <w:rtl/>
          </w:rPr>
          <w:delText xml:space="preserve">לאו</w:delText>
        </w:r>
      </w:del>
      <w:r w:rsidRPr="00E92DCA">
        <w:rPr>
          <w:rFonts w:ascii="FrankRuehl" w:hAnsi="FrankRuehl"/>
          <w:sz w:val="20"/>
          <w:rtl/>
        </w:rPr>
        <w:t xml:space="preserve"> - פסול.</w:t>
      </w:r>
    </w:p>
    <w:p w:rsidR="00DA63EC" w:rsidRDefault="00DA63EC" w:rsidP="00DA63EC">
      <w:pPr>
        <w:rPr>
          <w:rFonts w:ascii="FrankRuehl" w:hAnsi="FrankRuehl"/>
          <w:sz w:val="20"/>
          <w:rtl/>
        </w:rPr>
      </w:pPr>
    </w:p>
    <w:p>
      <w:pPr>
        <w:pStyle w:val="38"/>
        <w:rPr>
          <w:ins w:id="99901" w:author="מנוע מכני" w:date="2026-10-11T12:04:39Z"/>
        </w:rPr>
      </w:pPr>
      <w:r>
        <w:t xml:space="preserve">והך</w:t>
      </w:r>
    </w:p>
    <w:p w:rsidR="00DA63EC" w:rsidRDefault="00DA63EC" w:rsidP="00DA63EC">
      <w:pPr>
        <w:rPr>
          <w:rFonts w:ascii="FrankRuehl" w:hAnsi="FrankRuehl"/>
          <w:sz w:val="20"/>
          <w:rtl/>
        </w:rPr>
      </w:pPr>
      <w:del w:id="99902" w:author="מנוע מכני" w:date="2026-10-11T12:04:39Z">
        <w:r>
          <w:rPr>
            <w:rFonts w:ascii="FrankRuehl" w:hAnsi="FrankRuehl" w:hint="cs"/>
            <w:sz w:val="20"/>
            <w:rtl/>
          </w:rPr>
          <w:delText xml:space="preserve"> </w:delText>
        </w:r>
      </w:del>
      <w:r>
        <w:rPr>
          <w:rFonts w:ascii="FrankRuehl" w:hAnsi="FrankRuehl" w:hint="cs"/>
          <w:sz w:val="20"/>
          <w:rtl/>
        </w:rPr>
        <w:t xml:space="preserve">ד</w:t>
      </w:r>
      <w:r w:rsidRPr="00E92DCA">
        <w:rPr>
          <w:rFonts w:ascii="FrankRuehl" w:hAnsi="FrankRuehl"/>
          <w:sz w:val="20"/>
          <w:rtl/>
        </w:rPr>
        <w:t xml:space="preserve">דלי שהוא מלא רוקין והטבילו - כאילו </w:t>
      </w:r>
      <w:r w:rsidRPr="00E92DCA">
        <w:rPr>
          <w:rFonts w:ascii="FrankRuehl" w:hAnsi="FrankRuehl"/>
          <w:sz w:val="20"/>
          <w:rtl/>
        </w:rPr>
        <w:t xml:space="preserve">לא</w:t>
      </w:r>
      <w:r w:rsidRPr="00E92DCA">
        <w:rPr>
          <w:rFonts w:ascii="FrankRuehl" w:hAnsi="FrankRuehl"/>
          <w:sz w:val="20"/>
          <w:rtl/>
        </w:rPr>
        <w:t xml:space="preserve"> טבל, מי רגלים - רואין אותו כאילו הן מים, מלא מי חטאת - עד שירבו המים על מי חטאת</w:t>
      </w:r>
      <w:ins w:id="94847" w:author="מנוע מכני" w:date="2026-10-11T12:04:39Z">
        <w:r>
          <w:rPr>
            <w:rFonts w:ascii="FrankRuehl" w:hAnsi="FrankRuehl"/>
            <w:sz w:val="20"/>
            <w:rtl/>
          </w:rPr>
          <w:t xml:space="preserve">,</w:t>
        </w:r>
      </w:ins>
      <w:del w:id="94848"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rsidR="00DA63EC" w:rsidRDefault="00DA63EC" w:rsidP="00DA63EC">
      <w:pPr>
        <w:rPr>
          <w:rFonts w:ascii="FrankRuehl" w:hAnsi="FrankRuehl"/>
          <w:sz w:val="20"/>
          <w:rtl/>
        </w:rPr>
      </w:pPr>
      <w:r>
        <w:rPr>
          <w:rFonts w:ascii="FrankRuehl" w:hAnsi="FrankRuehl" w:hint="cs"/>
          <w:sz w:val="20"/>
          <w:rtl/>
        </w:rPr>
        <w:t xml:space="preserve">רואין היינו </w:t>
      </w:r>
      <w:r>
        <w:rPr>
          <w:rStyle w:val="2fb"/>
          <w:rFonts w:ascii="FrankRuehl" w:hAnsi="FrankRuehl" w:hint="cs"/>
          <w:sz w:val="20"/>
          <w:rtl/>
        </w:rPr>
        <w:t xml:space="preserve">ר</w:t>
      </w:r>
      <w:r>
        <w:rPr>
          <w:rStyle w:val="2fb"/>
          <w:rFonts w:ascii="FrankRuehl" w:hAnsi="FrankRuehl"/>
          <w:sz w:val="20"/>
          <w:rtl/>
        </w:rPr>
        <w:t>"</w:t>
      </w:r>
      <w:r>
        <w:rPr>
          <w:rStyle w:val="2fb"/>
          <w:rFonts w:ascii="FrankRuehl" w:hAnsi="FrankRuehl" w:hint="cs"/>
          <w:sz w:val="20"/>
          <w:rtl/>
        </w:rPr>
        <w:t xml:space="preserve">י</w:t>
      </w:r>
      <w:r>
        <w:rPr>
          <w:rFonts w:ascii="FrankRuehl" w:hAnsi="FrankRuehl" w:hint="cs"/>
          <w:sz w:val="20"/>
          <w:rtl/>
        </w:rPr>
        <w:t xml:space="preserve"> </w:t>
      </w:r>
      <w:r w:rsidRPr="00E92DCA">
        <w:rPr>
          <w:rFonts w:ascii="FrankRuehl" w:hAnsi="FrankRuehl"/>
          <w:sz w:val="20"/>
          <w:rtl/>
        </w:rPr>
        <w:t xml:space="preserve">וקתני דסגי </w:t>
      </w:r>
      <w:ins w:id="93343" w:author="מנוע מכני" w:date="2026-10-11T12:04:39Z">
        <w:r>
          <w:rPr>
            <w:rFonts w:ascii="FrankRuehl" w:hAnsi="FrankRuehl"/>
            <w:sz w:val="20"/>
            <w:rtl/>
          </w:rPr>
          <w:t xml:space="preserve">לו</w:t>
        </w:r>
      </w:ins>
      <w:del w:id="93344"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 ברובא</w:t>
      </w:r>
      <w:r>
        <w:rPr>
          <w:rFonts w:ascii="FrankRuehl" w:hAnsi="FrankRuehl"/>
          <w:sz w:val="20"/>
          <w:rtl/>
        </w:rPr>
        <w:t>!</w:t>
      </w:r>
    </w:p>
    <w:p w:rsidR="00DA63EC" w:rsidRDefault="00DA63EC" w:rsidP="00DA63EC">
      <w:pPr>
        <w:pStyle w:val="afff3"/>
        <w:framePr w:wrap="around"/>
        <w:rPr>
          <w:rtl/>
        </w:rPr>
      </w:pPr>
      <w:r>
        <w:rPr>
          <w:rFonts w:hint="cs"/>
          <w:rtl/>
        </w:rPr>
        <w:t>עט.</w:t>
      </w:r>
    </w:p>
    <w:p w:rsidR="00DA63EC" w:rsidRDefault="00DA63EC" w:rsidP="00DA63EC">
      <w:pPr>
        <w:rPr>
          <w:rFonts w:ascii="FrankRuehl" w:hAnsi="FrankRuehl"/>
          <w:sz w:val="20"/>
          <w:rtl/>
        </w:rPr>
      </w:pPr>
      <w:r>
        <w:rPr>
          <w:rFonts w:ascii="FrankRuehl" w:hAnsi="FrankRuehl"/>
          <w:sz w:val="20"/>
          <w:rtl/>
        </w:rPr>
        <w:t xml:space="preserve">• </w:t>
      </w:r>
      <w:r w:rsidRPr="00E92DCA">
        <w:rPr>
          <w:rStyle w:val="2fb"/>
          <w:rFonts w:ascii="FrankRuehl" w:hAnsi="FrankRuehl"/>
          <w:sz w:val="20"/>
          <w:rtl/>
        </w:rPr>
        <w:t xml:space="preserve">אביי</w:t>
      </w:r>
      <w:r w:rsidRPr="00E92DCA">
        <w:rPr>
          <w:rFonts w:ascii="FrankRuehl" w:hAnsi="FrankRuehl"/>
          <w:sz w:val="20"/>
          <w:rtl/>
        </w:rPr>
        <w:t xml:space="preserve">, </w:t>
      </w:r>
      <w:r w:rsidRPr="00E92DCA">
        <w:rPr>
          <w:rFonts w:ascii="FrankRuehl" w:hAnsi="FrankRuehl"/>
          <w:sz w:val="20"/>
          <w:rtl/>
        </w:rPr>
        <w:t xml:space="preserve">ל</w:t>
      </w:r>
      <w:r>
        <w:rPr>
          <w:rFonts w:ascii="FrankRuehl" w:hAnsi="FrankRuehl"/>
          <w:sz w:val="20"/>
          <w:rtl/>
        </w:rPr>
        <w:t>"</w:t>
      </w:r>
      <w:r>
        <w:rPr>
          <w:rFonts w:ascii="FrankRuehl" w:hAnsi="FrankRuehl" w:hint="cs"/>
          <w:sz w:val="20"/>
          <w:rtl/>
        </w:rPr>
        <w:t xml:space="preserve">ק</w:t>
      </w:r>
      <w:r>
        <w:rPr>
          <w:rFonts w:ascii="FrankRuehl" w:hAnsi="FrankRuehl" w:hint="cs"/>
          <w:sz w:val="20"/>
          <w:rtl/>
        </w:rPr>
        <w:t xml:space="preserve"> </w:t>
      </w:r>
      <w:r w:rsidRPr="00E92DCA">
        <w:rPr>
          <w:rFonts w:ascii="FrankRuehl" w:hAnsi="FrankRuehl"/>
          <w:sz w:val="20"/>
          <w:rtl/>
        </w:rPr>
        <w:t xml:space="preserve">הא </w:t>
      </w:r>
      <w:ins w:id="93345" w:author="מנוע מכני" w:date="2026-10-11T12:04:39Z">
        <w:r>
          <w:rPr>
            <w:rFonts w:ascii="FrankRuehl" w:hAnsi="FrankRuehl"/>
            <w:sz w:val="20"/>
            <w:rtl/>
          </w:rPr>
          <w:t xml:space="preserve">שלו</w:t>
        </w:r>
      </w:ins>
      <w:del w:id="93346" w:author="מנוע מכני" w:date="2026-10-11T12:04:39Z">
        <w:r w:rsidRPr="00E92DCA">
          <w:rPr>
            <w:rFonts w:ascii="FrankRuehl" w:hAnsi="FrankRuehl"/>
            <w:sz w:val="20"/>
            <w:rtl/>
          </w:rPr>
          <w:delText xml:space="preserve">דידיה</w:delText>
        </w:r>
      </w:del>
      <w:r w:rsidRPr="00E92DCA">
        <w:rPr>
          <w:rFonts w:ascii="FrankRuehl" w:hAnsi="FrankRuehl"/>
          <w:sz w:val="20"/>
          <w:rtl/>
        </w:rPr>
        <w:t xml:space="preserve">, הא דרביה</w:t>
      </w:r>
      <w:ins w:id="94849" w:author="מנוע מכני" w:date="2026-10-11T12:04:39Z">
        <w:r>
          <w:rPr>
            <w:rFonts w:ascii="FrankRuehl" w:hAnsi="FrankRuehl"/>
            <w:sz w:val="20"/>
            <w:rtl/>
          </w:rPr>
          <w:t xml:space="preserve">,</w:t>
        </w:r>
      </w:ins>
      <w:del w:id="94850"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r w:rsidRPr="00E92DCA">
        <w:rPr>
          <w:rFonts w:ascii="FrankRuehl" w:hAnsi="FrankRuehl"/>
          <w:sz w:val="20"/>
          <w:rtl/>
        </w:rPr>
        <w:t xml:space="preserve">דתניא</w:t>
      </w:r>
      <w:r w:rsidRPr="00E92DCA">
        <w:rPr>
          <w:rFonts w:ascii="FrankRuehl" w:hAnsi="FrankRuehl"/>
          <w:sz w:val="20"/>
          <w:rtl/>
        </w:rPr>
        <w:t xml:space="preserve">, </w:t>
      </w:r>
      <w:r w:rsidRPr="00E92DCA">
        <w:rPr>
          <w:rStyle w:val="2fb"/>
          <w:rFonts w:ascii="FrankRuehl" w:hAnsi="FrankRuehl"/>
          <w:sz w:val="20"/>
          <w:rtl/>
        </w:rPr>
        <w:t xml:space="preserve">ר</w:t>
      </w:r>
      <w:r>
        <w:rPr>
          <w:rStyle w:val="2fb"/>
          <w:rFonts w:ascii="FrankRuehl" w:hAnsi="FrankRuehl"/>
          <w:sz w:val="20"/>
          <w:rtl/>
        </w:rPr>
        <w:t>"</w:t>
      </w:r>
      <w:r>
        <w:rPr>
          <w:rStyle w:val="2fb"/>
          <w:rFonts w:ascii="FrankRuehl" w:hAnsi="FrankRuehl" w:hint="cs"/>
          <w:sz w:val="20"/>
          <w:rtl/>
        </w:rPr>
        <w:t xml:space="preserve">י</w:t>
      </w:r>
      <w:r>
        <w:rPr>
          <w:rFonts w:ascii="FrankRuehl" w:hAnsi="FrankRuehl" w:hint="cs"/>
          <w:sz w:val="20"/>
          <w:rtl/>
        </w:rPr>
        <w:t xml:space="preserve"> </w:t>
      </w:r>
      <w:r>
        <w:rPr>
          <w:rStyle w:val="2fb"/>
          <w:rFonts w:ascii="FrankRuehl" w:hAnsi="FrankRuehl" w:hint="cs"/>
          <w:sz w:val="20"/>
          <w:rtl/>
        </w:rPr>
        <w:t xml:space="preserve">מר</w:t>
      </w:r>
      <w:r>
        <w:rPr>
          <w:rStyle w:val="2fb"/>
          <w:rFonts w:ascii="FrankRuehl" w:hAnsi="FrankRuehl"/>
          <w:sz w:val="20"/>
          <w:rtl/>
        </w:rPr>
        <w:t>"</w:t>
      </w:r>
      <w:r>
        <w:rPr>
          <w:rStyle w:val="2fb"/>
          <w:rFonts w:ascii="FrankRuehl" w:hAnsi="FrankRuehl" w:hint="cs"/>
          <w:sz w:val="20"/>
          <w:rtl/>
        </w:rPr>
        <w:t>ג</w:t>
      </w:r>
      <w:r w:rsidRPr="00E92DCA">
        <w:rPr>
          <w:rFonts w:ascii="FrankRuehl" w:hAnsi="FrankRuehl"/>
          <w:sz w:val="20"/>
          <w:rtl/>
        </w:rPr>
        <w:t>: אין דם מבטל דם, אין רוק מבטל רוק, ואין מי רגלים מבטלין מי רגלים.</w:t>
      </w:r>
    </w:p>
    <w:p>
      <w:pPr>
        <w:pStyle w:val="38"/>
        <w:rPr>
          <w:ins w:id="99904" w:author="מנוע מכני" w:date="2026-10-11T12:04:39Z"/>
        </w:rPr>
      </w:pPr>
      <w:del w:id="99903" w:author="מנוע מכני" w:date="2026-10-11T12:04:39Z">
        <w:r>
          <w:delText xml:space="preserve">•</w:delText>
        </w:r>
      </w:del>
      <w:r>
        <w:t xml:space="preserve"> </w:t>
      </w:r>
      <w:r w:rsidRPr="00E92DCA">
        <w:t xml:space="preserve">רבא:</w:t>
      </w:r>
    </w:p>
    <w:p w:rsidR="00DA63EC" w:rsidRDefault="00DA63EC" w:rsidP="00DA63EC">
      <w:pPr>
        <w:rPr>
          <w:rFonts w:ascii="FrankRuehl" w:hAnsi="FrankRuehl"/>
          <w:sz w:val="20"/>
          <w:rtl/>
        </w:rPr>
      </w:pPr>
      <w:del w:id="99905"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בדלי שתוכו טהור וגבו טמא </w:t>
      </w:r>
      <w:ins w:id="93349" w:author="מנוע מכני" w:date="2026-10-11T12:04:39Z">
        <w:r>
          <w:rPr>
            <w:rFonts w:ascii="FrankRuehl" w:hAnsi="FrankRuehl"/>
            <w:sz w:val="20"/>
            <w:rtl/>
          </w:rPr>
          <w:t xml:space="preserve">מדובר</w:t>
        </w:r>
      </w:ins>
      <w:del w:id="93350" w:author="מנוע מכני" w:date="2026-10-11T12:04:39Z">
        <w:r w:rsidRPr="00E92DCA">
          <w:rPr>
            <w:rFonts w:ascii="FrankRuehl" w:hAnsi="FrankRuehl"/>
            <w:sz w:val="20"/>
            <w:rtl/>
          </w:rPr>
          <w:delText xml:space="preserve">עסקינן</w:delText>
        </w:r>
      </w:del>
      <w:r w:rsidRPr="00E92DCA">
        <w:rPr>
          <w:rFonts w:ascii="FrankRuehl" w:hAnsi="FrankRuehl"/>
          <w:sz w:val="20"/>
          <w:rtl/>
        </w:rPr>
        <w:t xml:space="preserve">, דמדינא סגי בכל דהו, ורבנן הוא דגזרו </w:t>
      </w:r>
      <w:ins w:id="93355" w:author="מנוע מכני" w:date="2026-10-11T12:04:39Z">
        <w:r>
          <w:rPr>
            <w:rFonts w:ascii="FrankRuehl" w:hAnsi="FrankRuehl"/>
            <w:sz w:val="20"/>
            <w:rtl/>
          </w:rPr>
          <w:t xml:space="preserve">בהם</w:t>
        </w:r>
      </w:ins>
      <w:del w:id="93356" w:author="מנוע מכני" w:date="2026-10-11T12:04:39Z">
        <w:r w:rsidRPr="00E92DCA">
          <w:rPr>
            <w:rFonts w:ascii="FrankRuehl" w:hAnsi="FrankRuehl"/>
            <w:sz w:val="20"/>
            <w:rtl/>
          </w:rPr>
          <w:delText xml:space="preserve">בהו</w:delText>
        </w:r>
      </w:del>
      <w:r w:rsidRPr="00E92DCA">
        <w:rPr>
          <w:rFonts w:ascii="FrankRuehl" w:hAnsi="FrankRuehl"/>
          <w:sz w:val="20"/>
          <w:rtl/>
        </w:rPr>
        <w:t xml:space="preserve"> </w:t>
      </w:r>
      <w:ins w:id="93351" w:author="מנוע מכני" w:date="2026-10-11T12:04:39Z">
        <w:r>
          <w:rPr>
            <w:rFonts w:ascii="FrankRuehl" w:hAnsi="FrankRuehl"/>
            <w:sz w:val="20"/>
            <w:rtl/>
          </w:rPr>
          <w:t xml:space="preserve">שמא</w:t>
        </w:r>
      </w:ins>
      <w:del w:id="93352" w:author="מנוע מכני" w:date="2026-10-11T12:04:39Z">
        <w:r w:rsidRPr="00E92DCA">
          <w:rPr>
            <w:rFonts w:ascii="FrankRuehl" w:hAnsi="FrankRuehl"/>
            <w:sz w:val="20"/>
            <w:rtl/>
          </w:rPr>
          <w:delText xml:space="preserve">דילמא</w:delText>
        </w:r>
      </w:del>
      <w:r w:rsidRPr="00E92DCA">
        <w:rPr>
          <w:rFonts w:ascii="FrankRuehl" w:hAnsi="FrankRuehl"/>
          <w:sz w:val="20"/>
          <w:rtl/>
        </w:rPr>
        <w:t xml:space="preserve"> חייס </w:t>
      </w:r>
      <w:ins w:id="93347" w:author="מנוע מכני" w:date="2026-10-11T12:04:39Z">
        <w:r>
          <w:rPr>
            <w:rFonts w:ascii="FrankRuehl" w:hAnsi="FrankRuehl"/>
            <w:sz w:val="20"/>
            <w:rtl/>
          </w:rPr>
          <w:t xml:space="preserve">עליהם</w:t>
        </w:r>
      </w:ins>
      <w:del w:id="93348" w:author="מנוע מכני" w:date="2026-10-11T12:04:39Z">
        <w:r w:rsidRPr="00E92DCA">
          <w:rPr>
            <w:rFonts w:ascii="FrankRuehl" w:hAnsi="FrankRuehl"/>
            <w:sz w:val="20"/>
            <w:rtl/>
          </w:rPr>
          <w:delText xml:space="preserve">עלייהו</w:delText>
        </w:r>
      </w:del>
      <w:r w:rsidRPr="00E92DCA">
        <w:rPr>
          <w:rFonts w:ascii="FrankRuehl" w:hAnsi="FrankRuehl"/>
          <w:sz w:val="20"/>
          <w:rtl/>
        </w:rPr>
        <w:t xml:space="preserve"> ולא מבטיל </w:t>
      </w:r>
      <w:ins w:id="93353" w:author="מנוע מכני" w:date="2026-10-11T12:04:39Z">
        <w:r>
          <w:rPr>
            <w:rFonts w:ascii="FrankRuehl" w:hAnsi="FrankRuehl"/>
            <w:sz w:val="20"/>
            <w:rtl/>
          </w:rPr>
          <w:t xml:space="preserve">לו</w:t>
        </w:r>
      </w:ins>
      <w:del w:id="93354"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 וכיון </w:t>
      </w:r>
      <w:ins w:id="91591" w:author="מנוע מכני" w:date="2026-10-11T12:04:39Z">
        <w:r>
          <w:rPr>
            <w:rFonts w:ascii="FrankRuehl" w:hAnsi="FrankRuehl"/>
            <w:sz w:val="20"/>
            <w:rtl/>
          </w:rPr>
          <w:t xml:space="preserve">דיש</w:t>
        </w:r>
      </w:ins>
      <w:del w:id="91592" w:author="מנוע מכני" w:date="2026-10-11T12:04:39Z">
        <w:r w:rsidRPr="00E92DCA">
          <w:rPr>
            <w:rFonts w:ascii="FrankRuehl" w:hAnsi="FrankRuehl"/>
            <w:sz w:val="20"/>
            <w:rtl/>
          </w:rPr>
          <w:delText xml:space="preserve">דאיכא</w:delText>
        </w:r>
      </w:del>
      <w:r w:rsidRPr="00E92DCA">
        <w:rPr>
          <w:rFonts w:ascii="FrankRuehl" w:hAnsi="FrankRuehl"/>
          <w:sz w:val="20"/>
          <w:rtl/>
        </w:rPr>
        <w:t xml:space="preserve"> ריבויא </w:t>
      </w:r>
      <w:r w:rsidRPr="00E92DCA">
        <w:rPr>
          <w:rFonts w:ascii="FrankRuehl" w:hAnsi="FrankRuehl"/>
          <w:sz w:val="20"/>
          <w:rtl/>
        </w:rPr>
        <w:t xml:space="preserve">לא</w:t>
      </w:r>
      <w:r w:rsidRPr="00E92DCA">
        <w:rPr>
          <w:rFonts w:ascii="FrankRuehl" w:hAnsi="FrankRuehl"/>
          <w:sz w:val="20"/>
          <w:rtl/>
        </w:rPr>
        <w:t xml:space="preserve"> צריך.</w:t>
      </w:r>
    </w:p>
    <w:p>
      <w:pPr>
        <w:pStyle w:val="afffff8"/>
        <w:rPr>
          <w:ins w:id="90273" w:author="קלוד" w:date="2026-10-11T12:29:36Z"/>
        </w:rPr>
      </w:pPr>
      <w:ins w:id="90274" w:author="קלוד" w:date="2026-10-11T12:29:36Z">
        <w:r>
          <w:rPr>
            <w:color w:val="7B3F00"/>
          </w:rPr>
          <w:t xml:space="preserve">ביטול בטעמא, ברובא ובמראה - מין במינו ושאינו מינו</w:t>
        </w:r>
      </w:ins>
    </w:p>
    <w:p>
      <w:pPr>
        <w:pStyle w:val="38"/>
        <w:rPr>
          <w:ins w:id="99907" w:author="מנוע מכני" w:date="2026-10-11T12:04:39Z"/>
        </w:rPr>
      </w:pPr>
      <w:del w:id="99906" w:author="מנוע מכני" w:date="2026-10-11T12:04:39Z">
        <w:r>
          <w:delText xml:space="preserve">•</w:delText>
        </w:r>
      </w:del>
      <w:r>
        <w:t xml:space="preserve"> </w:t>
      </w:r>
      <w:r w:rsidRPr="00E92DCA">
        <w:t xml:space="preserve">רבא:</w:t>
      </w:r>
    </w:p>
    <w:p w:rsidR="00DA63EC" w:rsidRDefault="00DA63EC" w:rsidP="00DA63EC">
      <w:pPr>
        <w:rPr>
          <w:rFonts w:ascii="FrankRuehl" w:hAnsi="FrankRuehl"/>
          <w:sz w:val="20"/>
          <w:rtl/>
        </w:rPr>
      </w:pPr>
      <w:del w:id="99908"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אמור רבנן בטעמא, ואמור רבנן ברובא, ואמור רבנן בחזותא</w:t>
      </w:r>
      <w:ins w:id="94851" w:author="מנוע מכני" w:date="2026-10-11T12:04:39Z">
        <w:r>
          <w:rPr>
            <w:rFonts w:ascii="FrankRuehl" w:hAnsi="FrankRuehl"/>
            <w:sz w:val="20"/>
            <w:rtl/>
          </w:rPr>
          <w:t xml:space="preserve">,</w:t>
        </w:r>
      </w:ins>
      <w:del w:id="94852"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rsidR="00DA63EC" w:rsidRDefault="00DA63EC" w:rsidP="00DA63EC">
      <w:pPr>
        <w:rPr>
          <w:rFonts w:ascii="FrankRuehl" w:hAnsi="FrankRuehl"/>
          <w:sz w:val="20"/>
          <w:rtl/>
        </w:rPr>
      </w:pPr>
      <w:r>
        <w:rPr>
          <w:rFonts w:ascii="FrankRuehl" w:hAnsi="FrankRuehl"/>
          <w:sz w:val="20"/>
          <w:rtl/>
        </w:rPr>
        <w:tab/>
      </w:r>
      <w:r w:rsidRPr="00E92DCA">
        <w:rPr>
          <w:rFonts w:ascii="FrankRuehl" w:hAnsi="FrankRuehl"/>
          <w:sz w:val="20"/>
          <w:rtl/>
        </w:rPr>
        <w:t xml:space="preserve">מין בשאינו מינו - בטעמא, מין במינו - ברובא, </w:t>
      </w:r>
      <w:ins w:id="91593" w:author="מנוע מכני" w:date="2026-10-11T12:04:39Z">
        <w:r>
          <w:rPr>
            <w:rFonts w:ascii="FrankRuehl" w:hAnsi="FrankRuehl"/>
            <w:sz w:val="20"/>
            <w:rtl/>
          </w:rPr>
          <w:t xml:space="preserve">מקום</w:t>
        </w:r>
      </w:ins>
      <w:del w:id="91594" w:author="מנוע מכני" w:date="2026-10-11T12:04:39Z">
        <w:r w:rsidRPr="00E92DCA">
          <w:rPr>
            <w:rFonts w:ascii="FrankRuehl" w:hAnsi="FrankRuehl"/>
            <w:sz w:val="20"/>
            <w:rtl/>
          </w:rPr>
          <w:delText xml:space="preserve">היכא</w:delText>
        </w:r>
      </w:del>
      <w:r w:rsidRPr="00E92DCA">
        <w:rPr>
          <w:rFonts w:ascii="FrankRuehl" w:hAnsi="FrankRuehl"/>
          <w:sz w:val="20"/>
          <w:rtl/>
        </w:rPr>
        <w:t xml:space="preserve"> </w:t>
      </w:r>
      <w:ins w:id="91595" w:author="מנוע מכני" w:date="2026-10-11T12:04:39Z">
        <w:r>
          <w:rPr>
            <w:rFonts w:ascii="FrankRuehl" w:hAnsi="FrankRuehl"/>
            <w:sz w:val="20"/>
            <w:rtl/>
          </w:rPr>
          <w:t xml:space="preserve">דיש</w:t>
        </w:r>
      </w:ins>
      <w:del w:id="91596" w:author="מנוע מכני" w:date="2026-10-11T12:04:39Z">
        <w:r w:rsidRPr="00E92DCA">
          <w:rPr>
            <w:rFonts w:ascii="FrankRuehl" w:hAnsi="FrankRuehl"/>
            <w:sz w:val="20"/>
            <w:rtl/>
          </w:rPr>
          <w:delText xml:space="preserve">דאיכא</w:delText>
        </w:r>
      </w:del>
      <w:r w:rsidRPr="00E92DCA">
        <w:rPr>
          <w:rFonts w:ascii="FrankRuehl" w:hAnsi="FrankRuehl"/>
          <w:sz w:val="20"/>
          <w:rtl/>
        </w:rPr>
        <w:t xml:space="preserve"> </w:t>
      </w:r>
      <w:ins w:id="97211" w:author="מנוע מכני" w:date="2026-10-11T12:04:39Z">
        <w:r>
          <w:rPr>
            <w:rFonts w:ascii="FrankRuehl" w:hAnsi="FrankRuehl"/>
            <w:sz w:val="20"/>
            <w:rtl/>
          </w:rPr>
          <w:t xml:space="preserve">מראה</w:t>
        </w:r>
      </w:ins>
      <w:del w:id="97212" w:author="מנוע מכני" w:date="2026-10-11T12:04:39Z">
        <w:r w:rsidRPr="00E92DCA">
          <w:rPr>
            <w:rFonts w:ascii="FrankRuehl" w:hAnsi="FrankRuehl"/>
            <w:sz w:val="20"/>
            <w:rtl/>
          </w:rPr>
          <w:delText xml:space="preserve">חזותא</w:delText>
        </w:r>
      </w:del>
      <w:r w:rsidRPr="00E92DCA">
        <w:rPr>
          <w:rFonts w:ascii="FrankRuehl" w:hAnsi="FrankRuehl"/>
          <w:sz w:val="20"/>
          <w:rtl/>
        </w:rPr>
        <w:t xml:space="preserve"> - במראה.</w:t>
      </w:r>
    </w:p>
    <w:p>
      <w:pPr>
        <w:pStyle w:val="38"/>
        <w:rPr>
          <w:ins w:id="99909" w:author="מנוע מכני" w:date="2026-10-11T12:04:39Z"/>
        </w:rPr>
      </w:pPr>
      <w:r w:rsidRPr="00E92DCA">
        <w:t>ופליגא דר</w:t>
      </w:r>
      <w:r>
        <w:t>"</w:t>
      </w:r>
      <w:r>
        <w:t>א</w:t>
      </w:r>
      <w:r w:rsidRPr="00E92DCA">
        <w:t xml:space="preserve">:</w:t>
      </w:r>
    </w:p>
    <w:p w:rsidR="00DA63EC" w:rsidRDefault="00DA63EC" w:rsidP="00DA63EC">
      <w:pPr>
        <w:rPr>
          <w:rFonts w:ascii="FrankRuehl" w:hAnsi="FrankRuehl"/>
          <w:sz w:val="20"/>
          <w:rtl/>
        </w:rPr>
      </w:pPr>
      <w:del w:id="99910" w:author="מנוע מכני" w:date="2026-10-11T12:04:39Z">
        <w:r w:rsidRPr="00E92DCA">
          <w:rPr>
            <w:rFonts w:ascii="FrankRuehl" w:hAnsi="FrankRuehl"/>
            <w:sz w:val="20"/>
            <w:rtl/>
          </w:rPr>
          <w:delText xml:space="preserve"> </w:delText>
        </w:r>
      </w:del>
      <w:r>
        <w:rPr>
          <w:rFonts w:ascii="FrankRuehl" w:hAnsi="FrankRuehl" w:hint="cs"/>
          <w:sz w:val="20"/>
          <w:rtl/>
        </w:rPr>
        <w:t>ד</w:t>
      </w:r>
      <w:r w:rsidRPr="00E92DCA">
        <w:rPr>
          <w:rFonts w:ascii="FrankRuehl" w:hAnsi="FrankRuehl"/>
          <w:sz w:val="20"/>
          <w:rtl/>
        </w:rPr>
        <w:t>כשם שאין מצות מבטלות זו את זו, כך אין איסורין מבטלין זו את זו.</w:t>
      </w:r>
    </w:p>
    <w:p w:rsidR="00DA63EC" w:rsidRDefault="00DA63EC" w:rsidP="00DA63EC">
      <w:pPr>
        <w:rPr>
          <w:rFonts w:ascii="FrankRuehl" w:hAnsi="FrankRuehl"/>
          <w:sz w:val="20"/>
          <w:rtl/>
        </w:rPr>
      </w:pPr>
      <w:r>
        <w:rPr>
          <w:rFonts w:ascii="FrankRuehl" w:hAnsi="FrankRuehl" w:hint="cs"/>
          <w:sz w:val="20"/>
          <w:rtl/>
        </w:rPr>
        <w:t xml:space="preserve">והלל הוא דאמר </w:t>
      </w:r>
      <w:r w:rsidRPr="00E92DCA">
        <w:rPr>
          <w:rFonts w:ascii="FrankRuehl" w:hAnsi="FrankRuehl"/>
          <w:sz w:val="20"/>
          <w:rtl/>
        </w:rPr>
        <w:t>אין מצות מבטלות זו את זו</w:t>
      </w:r>
    </w:p>
    <w:p w:rsidR="00DA63EC" w:rsidRDefault="00DA63EC" w:rsidP="00DA63EC">
      <w:pPr>
        <w:rPr>
          <w:rFonts w:ascii="FrankRuehl" w:hAnsi="FrankRuehl"/>
          <w:sz w:val="20"/>
          <w:rtl/>
        </w:rPr>
      </w:pPr>
      <w:r>
        <w:rPr>
          <w:rFonts w:ascii="FrankRuehl" w:hAnsi="FrankRuehl" w:hint="cs"/>
          <w:sz w:val="20"/>
          <w:rtl/>
        </w:rPr>
        <w:t>ד</w:t>
      </w:r>
      <w:r w:rsidRPr="00E92DCA">
        <w:rPr>
          <w:rFonts w:ascii="FrankRuehl" w:hAnsi="FrankRuehl"/>
          <w:sz w:val="20"/>
          <w:rtl/>
        </w:rPr>
        <w:t>אמרו עליו על הלל הזקן שהיה כו</w:t>
      </w:r>
      <w:r>
        <w:rPr>
          <w:rFonts w:ascii="FrankRuehl" w:hAnsi="FrankRuehl"/>
          <w:sz w:val="20"/>
          <w:rtl/>
        </w:rPr>
        <w:t xml:space="preserve">רכן בבת אחת ואוכלן, </w:t>
      </w:r>
      <w:r w:rsidRPr="0046594B">
        <w:rPr>
          <w:rStyle w:val="afffff0"/>
          <w:rFonts w:hint="cs"/>
          <w:rtl/>
        </w:rPr>
        <w:t>ד'</w:t>
      </w:r>
      <w:ins w:id="90949" w:author="Claude - סמנטי" w:date="2026-10-11T12:26:16Z">
        <w:r>
          <w:rPr>
            <w:rStyle w:val="afffff0"/>
            <w:rtl/>
          </w:rPr>
          <w:t xml:space="preserve">עַל מַצּוֹת וּמְרוֹרִים יֹאכְלוּהוּ</w:t>
        </w:r>
      </w:ins>
      <w:del w:id="90950" w:author="Claude - סמנטי" w:date="2026-10-11T12:26:16Z">
        <w:r w:rsidRPr="0046594B">
          <w:rPr>
            <w:rStyle w:val="afffff0"/>
            <w:rtl/>
          </w:rPr>
          <w:delText xml:space="preserve">על מצות ומרורים יאכלוהו</w:delText>
        </w:r>
      </w:del>
      <w:r w:rsidRPr="0046594B">
        <w:rPr>
          <w:rStyle w:val="afffff0"/>
          <w:rFonts w:hint="cs"/>
          <w:rtl/>
        </w:rPr>
        <w:t>'</w:t>
      </w:r>
      <w:r w:rsidRPr="0046594B">
        <w:rPr>
          <w:rStyle w:val="afffff0"/>
          <w:rtl/>
        </w:rPr>
        <w:t>.</w:t>
      </w:r>
    </w:p>
    <w:p w:rsidR="00DA63EC" w:rsidRDefault="00DA63EC" w:rsidP="00DA63EC">
      <w:pPr>
        <w:pStyle w:val="afff3"/>
        <w:framePr w:wrap="around"/>
        <w:rPr>
          <w:rtl/>
        </w:rPr>
      </w:pPr>
      <w:r>
        <w:rPr>
          <w:rFonts w:hint="cs"/>
          <w:rtl/>
        </w:rPr>
        <w:lastRenderedPageBreak/>
        <w:t>עט:</w:t>
      </w:r>
    </w:p>
    <w:p w:rsidR="00DA63EC" w:rsidRDefault="00DA63EC" w:rsidP="00DA63EC">
      <w:pPr>
        <w:rPr>
          <w:rFonts w:ascii="FrankRuehl" w:hAnsi="FrankRuehl"/>
          <w:sz w:val="20"/>
          <w:rtl/>
        </w:rPr>
      </w:pPr>
    </w:p>
    <w:p>
      <w:pPr>
        <w:pStyle w:val="afffff8"/>
        <w:rPr>
          <w:ins w:id="90271" w:author="קלוד" w:date="2026-10-11T12:29:36Z"/>
        </w:rPr>
      </w:pPr>
      <w:ins w:id="90272" w:author="קלוד" w:date="2026-10-11T12:29:36Z">
        <w:r>
          <w:rPr>
            <w:color w:val="7B3F00"/>
          </w:rPr>
          <w:t xml:space="preserve">חרסן של זב וזבה - נתן לתוכו מים ולא נתן</w:t>
        </w:r>
      </w:ins>
    </w:p>
    <w:p>
      <w:pPr>
        <w:pStyle w:val="38"/>
        <w:rPr>
          <w:ins w:id="99912" w:author="מנוע מכני" w:date="2026-10-11T12:04:39Z"/>
        </w:rPr>
      </w:pPr>
      <w:del w:id="99911" w:author="מנוע מכני" w:date="2026-10-11T12:04:39Z">
        <w:r>
          <w:delText xml:space="preserve">•</w:delText>
        </w:r>
      </w:del>
      <w:r>
        <w:t xml:space="preserve"> </w:t>
      </w:r>
      <w:r w:rsidRPr="00891B40">
        <w:t>ת</w:t>
      </w:r>
      <w:r w:rsidRPr="00891B40">
        <w:t>"</w:t>
      </w:r>
      <w:r w:rsidRPr="00891B40">
        <w:t>ר</w:t>
      </w:r>
      <w:r w:rsidRPr="00E92DCA">
        <w:t xml:space="preserve">:</w:t>
      </w:r>
    </w:p>
    <w:p w:rsidR="00DA63EC" w:rsidRDefault="00DA63EC" w:rsidP="00DA63EC">
      <w:pPr>
        <w:rPr>
          <w:rFonts w:ascii="FrankRuehl" w:hAnsi="FrankRuehl"/>
          <w:sz w:val="20"/>
          <w:rtl/>
        </w:rPr>
      </w:pPr>
      <w:del w:id="99913" w:author="מנוע מכני" w:date="2026-10-11T12:04:39Z">
        <w:r w:rsidRPr="00E92DCA">
          <w:rPr>
            <w:rFonts w:ascii="FrankRuehl" w:hAnsi="FrankRuehl"/>
            <w:sz w:val="20"/>
            <w:rtl/>
          </w:rPr>
          <w:delText xml:space="preserve"> </w:delText>
        </w:r>
      </w:del>
      <w:r>
        <w:rPr>
          <w:rFonts w:ascii="FrankRuehl" w:hAnsi="FrankRuehl" w:hint="cs"/>
          <w:sz w:val="20"/>
          <w:rtl/>
        </w:rPr>
        <w:t>'</w:t>
      </w:r>
      <w:r w:rsidRPr="00E92DCA">
        <w:rPr>
          <w:rFonts w:ascii="FrankRuehl" w:hAnsi="FrankRuehl"/>
          <w:sz w:val="20"/>
          <w:rtl/>
        </w:rPr>
        <w:t xml:space="preserve">חרסן של זב וזבה - פעם ראשון ושני טמא, שלישי טהור</w:t>
      </w:r>
      <w:ins w:id="94853" w:author="מנוע מכני" w:date="2026-10-11T12:04:39Z">
        <w:r>
          <w:rPr>
            <w:rFonts w:ascii="FrankRuehl" w:hAnsi="FrankRuehl"/>
            <w:sz w:val="20"/>
            <w:rtl/>
          </w:rPr>
          <w:t xml:space="preserve">,</w:t>
        </w:r>
      </w:ins>
      <w:del w:id="94854"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rsidR="00DA63EC" w:rsidRDefault="00DA63EC" w:rsidP="00DA63EC">
      <w:pPr>
        <w:rPr>
          <w:rFonts w:ascii="FrankRuehl" w:hAnsi="FrankRuehl"/>
          <w:sz w:val="20"/>
          <w:rtl/>
        </w:rPr>
      </w:pPr>
      <w:r>
        <w:rPr>
          <w:rFonts w:ascii="FrankRuehl" w:hAnsi="FrankRuehl" w:hint="cs"/>
          <w:sz w:val="20"/>
          <w:rtl/>
        </w:rPr>
        <w:t>בד</w:t>
      </w:r>
      <w:r>
        <w:rPr>
          <w:rFonts w:ascii="FrankRuehl" w:hAnsi="FrankRuehl"/>
          <w:sz w:val="20"/>
          <w:rtl/>
        </w:rPr>
        <w:t>"</w:t>
      </w:r>
      <w:r>
        <w:rPr>
          <w:rFonts w:ascii="FrankRuehl" w:hAnsi="FrankRuehl" w:hint="cs"/>
          <w:sz w:val="20"/>
          <w:rtl/>
        </w:rPr>
        <w:t xml:space="preserve">א</w:t>
      </w:r>
      <w:r>
        <w:rPr>
          <w:rFonts w:ascii="FrankRuehl" w:hAnsi="FrankRuehl" w:hint="cs"/>
          <w:sz w:val="20"/>
          <w:rtl/>
        </w:rPr>
        <w:t xml:space="preserve">:</w:t>
      </w:r>
      <w:r w:rsidRPr="00E92DCA">
        <w:rPr>
          <w:rFonts w:ascii="FrankRuehl" w:hAnsi="FrankRuehl"/>
          <w:sz w:val="20"/>
          <w:rtl/>
        </w:rPr>
        <w:t xml:space="preserve"> שנתן לתוכו מים, אבל </w:t>
      </w:r>
      <w:r w:rsidRPr="00E92DCA">
        <w:rPr>
          <w:rFonts w:ascii="FrankRuehl" w:hAnsi="FrankRuehl"/>
          <w:sz w:val="20"/>
          <w:rtl/>
        </w:rPr>
        <w:t xml:space="preserve">לא</w:t>
      </w:r>
      <w:r w:rsidRPr="00E92DCA">
        <w:rPr>
          <w:rFonts w:ascii="FrankRuehl" w:hAnsi="FrankRuehl"/>
          <w:sz w:val="20"/>
          <w:rtl/>
        </w:rPr>
        <w:t xml:space="preserve"> נתן לתוכו מים - </w:t>
      </w:r>
      <w:ins w:id="90419" w:author="מנוע מכני" w:date="2026-10-11T12:04:39Z">
        <w:r>
          <w:rPr>
            <w:rFonts w:ascii="FrankRuehl" w:hAnsi="FrankRuehl"/>
            <w:sz w:val="20"/>
            <w:rtl/>
          </w:rPr>
          <w:t xml:space="preserve">אפי'</w:t>
        </w:r>
      </w:ins>
      <w:del w:id="90420" w:author="מנוע מכני" w:date="2026-10-11T12:04:39Z">
        <w:r w:rsidRPr="00E92DCA">
          <w:rPr>
            <w:rFonts w:ascii="FrankRuehl" w:hAnsi="FrankRuehl"/>
            <w:sz w:val="20"/>
            <w:rtl/>
          </w:rPr>
          <w:delText xml:space="preserve">אפילו</w:delText>
        </w:r>
      </w:del>
      <w:r w:rsidRPr="00E92DCA">
        <w:rPr>
          <w:rFonts w:ascii="FrankRuehl" w:hAnsi="FrankRuehl"/>
          <w:sz w:val="20"/>
          <w:rtl/>
        </w:rPr>
        <w:t xml:space="preserve"> עשירי טמא</w:t>
      </w:r>
      <w:ins w:id="94855" w:author="מנוע מכני" w:date="2026-10-11T12:04:39Z">
        <w:r>
          <w:rPr>
            <w:rFonts w:ascii="FrankRuehl" w:hAnsi="FrankRuehl"/>
            <w:sz w:val="20"/>
            <w:rtl/>
          </w:rPr>
          <w:t xml:space="preserve">,</w:t>
        </w:r>
      </w:ins>
      <w:del w:id="94856"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pPr>
        <w:pStyle w:val="38"/>
        <w:rPr>
          <w:ins w:id="99914" w:author="מנוע מכני" w:date="2026-10-11T12:04:39Z"/>
        </w:rPr>
      </w:pPr>
      <w:r>
        <w:t>ראב</w:t>
      </w:r>
      <w:r>
        <w:t>"</w:t>
      </w:r>
      <w:r>
        <w:t>י</w:t>
      </w:r>
      <w:r w:rsidRPr="00E92DCA">
        <w:t xml:space="preserve">:</w:t>
      </w:r>
    </w:p>
    <w:p w:rsidR="00DA63EC" w:rsidRDefault="00DA63EC" w:rsidP="00DA63EC">
      <w:pPr>
        <w:rPr>
          <w:rFonts w:ascii="FrankRuehl" w:hAnsi="FrankRuehl"/>
          <w:sz w:val="20"/>
          <w:rtl/>
        </w:rPr>
      </w:pPr>
      <w:del w:id="99915"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שלישי </w:t>
      </w:r>
      <w:ins w:id="94023" w:author="מנוע מכני" w:date="2026-10-11T12:04:39Z">
        <w:r>
          <w:rPr>
            <w:rFonts w:ascii="FrankRuehl" w:hAnsi="FrankRuehl"/>
            <w:sz w:val="20"/>
            <w:rtl/>
          </w:rPr>
          <w:t xml:space="preserve">אף</w:t>
        </w:r>
      </w:ins>
      <w:del w:id="94024" w:author="מנוע מכני" w:date="2026-10-11T12:04:39Z">
        <w:r>
          <w:rPr>
            <w:rFonts w:ascii="FrankRuehl" w:hAnsi="FrankRuehl"/>
            <w:sz w:val="20"/>
            <w:rtl/>
          </w:rPr>
          <w:delText xml:space="preserve">אע"פ</w:delText>
        </w:r>
      </w:del>
      <w:r w:rsidRPr="00E92DCA">
        <w:rPr>
          <w:rFonts w:ascii="FrankRuehl" w:hAnsi="FrankRuehl"/>
          <w:sz w:val="20"/>
          <w:rtl/>
        </w:rPr>
        <w:t xml:space="preserve"> שלא נתן לתוכו מים - טהור.</w:t>
      </w:r>
    </w:p>
    <w:p w:rsidR="00DA63EC" w:rsidRDefault="00DA63EC" w:rsidP="00DA63EC">
      <w:pPr>
        <w:rPr>
          <w:rFonts w:ascii="FrankRuehl" w:hAnsi="FrankRuehl"/>
          <w:sz w:val="20"/>
          <w:rtl/>
        </w:rPr>
      </w:pPr>
      <w:r w:rsidRPr="00E92DCA">
        <w:rPr>
          <w:rFonts w:ascii="FrankRuehl" w:hAnsi="FrankRuehl"/>
          <w:sz w:val="20"/>
          <w:rtl/>
        </w:rPr>
        <w:t xml:space="preserve">מין במינו </w:t>
      </w:r>
      <w:r w:rsidRPr="00E92DCA">
        <w:rPr>
          <w:rFonts w:ascii="FrankRuehl" w:hAnsi="FrankRuehl"/>
          <w:sz w:val="20"/>
          <w:rtl/>
        </w:rPr>
        <w:t xml:space="preserve">לא</w:t>
      </w:r>
      <w:r w:rsidRPr="00E92DCA">
        <w:rPr>
          <w:rFonts w:ascii="FrankRuehl" w:hAnsi="FrankRuehl"/>
          <w:sz w:val="20"/>
          <w:rtl/>
        </w:rPr>
        <w:t xml:space="preserve"> בטיל</w:t>
      </w:r>
      <w:r>
        <w:rPr>
          <w:rFonts w:ascii="FrankRuehl" w:hAnsi="FrankRuehl" w:hint="cs"/>
          <w:sz w:val="20"/>
          <w:rtl/>
        </w:rPr>
        <w:t xml:space="preserve"> </w:t>
      </w:r>
      <w:r>
        <w:rPr>
          <w:rStyle w:val="2fb"/>
          <w:rFonts w:ascii="FrankRuehl" w:hAnsi="FrankRuehl" w:hint="cs"/>
          <w:sz w:val="20"/>
          <w:rtl/>
        </w:rPr>
        <w:t xml:space="preserve">כר</w:t>
      </w:r>
      <w:r>
        <w:rPr>
          <w:rStyle w:val="2fb"/>
          <w:rFonts w:ascii="FrankRuehl" w:hAnsi="FrankRuehl"/>
          <w:sz w:val="20"/>
          <w:rtl/>
        </w:rPr>
        <w:t>"</w:t>
      </w:r>
      <w:r>
        <w:rPr>
          <w:rStyle w:val="2fb"/>
          <w:rFonts w:ascii="FrankRuehl" w:hAnsi="FrankRuehl" w:hint="cs"/>
          <w:sz w:val="20"/>
          <w:rtl/>
        </w:rPr>
        <w:t xml:space="preserve">י</w:t>
      </w:r>
      <w:r>
        <w:rPr>
          <w:rFonts w:ascii="FrankRuehl" w:hAnsi="FrankRuehl" w:hint="cs"/>
          <w:sz w:val="20"/>
          <w:rtl/>
        </w:rPr>
        <w:t xml:space="preserve">:</w:t>
      </w:r>
    </w:p>
    <w:p w:rsidR="00DA63EC" w:rsidRDefault="00DA63EC" w:rsidP="00DA63EC">
      <w:pPr>
        <w:rPr>
          <w:rFonts w:ascii="FrankRuehl" w:hAnsi="FrankRuehl"/>
          <w:sz w:val="20"/>
          <w:rtl/>
        </w:rPr>
      </w:pPr>
      <w:r>
        <w:rPr>
          <w:rFonts w:ascii="FrankRuehl" w:hAnsi="FrankRuehl" w:hint="cs"/>
          <w:sz w:val="20"/>
          <w:rtl/>
        </w:rPr>
        <w:t>ד</w:t>
      </w:r>
      <w:r w:rsidRPr="00E92DCA">
        <w:rPr>
          <w:rFonts w:ascii="FrankRuehl" w:hAnsi="FrankRuehl"/>
          <w:sz w:val="20"/>
          <w:rtl/>
        </w:rPr>
        <w:t xml:space="preserve">פשתן שטוואתו נדה - מסיטו טהור, ואם היה לח - מסיטו טמא, משום משקה פיה</w:t>
      </w:r>
      <w:ins w:id="94857" w:author="מנוע מכני" w:date="2026-10-11T12:04:39Z">
        <w:r>
          <w:rPr>
            <w:rFonts w:ascii="FrankRuehl" w:hAnsi="FrankRuehl"/>
            <w:sz w:val="20"/>
            <w:rtl/>
          </w:rPr>
          <w:t xml:space="preserve">,</w:t>
        </w:r>
      </w:ins>
      <w:del w:id="94858"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pPr>
        <w:pStyle w:val="38"/>
        <w:rPr>
          <w:ins w:id="99916" w:author="מנוע מכני" w:date="2026-10-11T12:04:39Z"/>
        </w:rPr>
      </w:pPr>
      <w:r>
        <w:t>ר</w:t>
      </w:r>
      <w:r>
        <w:t>"</w:t>
      </w:r>
      <w:r>
        <w:t>י</w:t>
      </w:r>
      <w:r w:rsidRPr="00E92DCA">
        <w:t xml:space="preserve">:</w:t>
      </w:r>
    </w:p>
    <w:p w:rsidR="00DA63EC" w:rsidRDefault="00DA63EC" w:rsidP="00DA63EC">
      <w:pPr>
        <w:rPr>
          <w:rFonts w:ascii="FrankRuehl" w:hAnsi="FrankRuehl"/>
          <w:sz w:val="20"/>
          <w:rtl/>
        </w:rPr>
      </w:pPr>
      <w:del w:id="99917"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אף הרוטבו במים - טמא, משום משקה פיה </w:t>
      </w:r>
      <w:ins w:id="90421" w:author="מנוע מכני" w:date="2026-10-11T12:04:39Z">
        <w:r>
          <w:rPr>
            <w:rFonts w:ascii="FrankRuehl" w:hAnsi="FrankRuehl"/>
            <w:sz w:val="20"/>
            <w:rtl/>
          </w:rPr>
          <w:t xml:space="preserve">ואפי'</w:t>
        </w:r>
      </w:ins>
      <w:del w:id="90422" w:author="מנוע מכני" w:date="2026-10-11T12:04:39Z">
        <w:r w:rsidRPr="00E92DCA">
          <w:rPr>
            <w:rFonts w:ascii="FrankRuehl" w:hAnsi="FrankRuehl"/>
            <w:sz w:val="20"/>
            <w:rtl/>
          </w:rPr>
          <w:delText xml:space="preserve">ואפילו</w:delText>
        </w:r>
      </w:del>
      <w:r w:rsidRPr="00E92DCA">
        <w:rPr>
          <w:rFonts w:ascii="FrankRuehl" w:hAnsi="FrankRuehl"/>
          <w:sz w:val="20"/>
          <w:rtl/>
        </w:rPr>
        <w:t xml:space="preserve"> </w:t>
      </w:r>
      <w:ins w:id="91597" w:author="מנוע מכני" w:date="2026-10-11T12:04:39Z">
        <w:r>
          <w:rPr>
            <w:rFonts w:ascii="FrankRuehl" w:hAnsi="FrankRuehl"/>
            <w:sz w:val="20"/>
            <w:rtl/>
          </w:rPr>
          <w:t xml:space="preserve">הרבה</w:t>
        </w:r>
      </w:ins>
      <w:del w:id="91598" w:author="מנוע מכני" w:date="2026-10-11T12:04:39Z">
        <w:r w:rsidRPr="00E92DCA">
          <w:rPr>
            <w:rFonts w:ascii="FrankRuehl" w:hAnsi="FrankRuehl"/>
            <w:sz w:val="20"/>
            <w:rtl/>
          </w:rPr>
          <w:delText xml:space="preserve">טובא</w:delText>
        </w:r>
      </w:del>
      <w:r w:rsidRPr="00E92DCA">
        <w:rPr>
          <w:rFonts w:ascii="FrankRuehl" w:hAnsi="FrankRuehl"/>
          <w:sz w:val="20"/>
          <w:rtl/>
        </w:rPr>
        <w:t xml:space="preserve">.</w:t>
      </w:r>
    </w:p>
    <w:p>
      <w:pPr>
        <w:pStyle w:val="38"/>
        <w:rPr>
          <w:ins w:id="99918" w:author="מנוע מכני" w:date="2026-10-11T12:04:39Z"/>
        </w:rPr>
      </w:pPr>
      <w:r>
        <w:t>א</w:t>
      </w:r>
      <w:r>
        <w:t>ר</w:t>
      </w:r>
      <w:r>
        <w:t>"</w:t>
      </w:r>
      <w:r>
        <w:t>פ</w:t>
      </w:r>
      <w:r w:rsidRPr="00E92DCA">
        <w:t xml:space="preserve">:</w:t>
      </w:r>
    </w:p>
    <w:p w:rsidR="00DA63EC" w:rsidRDefault="00DA63EC" w:rsidP="00DA63EC">
      <w:pPr>
        <w:rPr>
          <w:rFonts w:ascii="FrankRuehl" w:hAnsi="FrankRuehl"/>
          <w:sz w:val="20"/>
          <w:rtl/>
        </w:rPr>
      </w:pPr>
      <w:del w:id="99919"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שאני רוק דקריר.</w:t>
      </w:r>
    </w:p>
    <w:p w:rsidR="00DA63EC" w:rsidRDefault="00DA63EC" w:rsidP="00DA63EC">
      <w:pPr>
        <w:pStyle w:val="affffd"/>
        <w:rPr>
          <w:del w:id="90084" w:author="מנוע עיצוב" w:date="2026-10-11T12:09:26Z"/>
          <w:rtl/>
        </w:rPr>
      </w:pPr>
      <w:del w:id="90083" w:author="מנוע עיצוב" w:date="2026-10-11T12:09:26Z">
        <w:r>
          <w:rPr>
            <w:rFonts w:ascii="FrankRuehl" w:hAnsi="FrankRuehl"/>
            <w:sz w:val="20"/>
            <w:rtl/>
          </w:rPr>
          <w:delText xml:space="preserve">׹</w:delText>
        </w:r>
      </w:del>
    </w:p>
    <w:p w:rsidR="00DA63EC" w:rsidRDefault="00DA63EC" w:rsidP="00DA63EC">
      <w:pPr>
        <w:pStyle w:val="affff1"/>
        <w:ind w:end="0"/>
        <w:rPr>
          <w:rtl/>
        </w:rPr>
        <w:pPrChange w:id="20108" w:author="קלוד" w:date="2026-10-11T09:07:24Z">
          <w:pPr>
            <w:pStyle w:val="affff1"/>
            <w:rPr>
              <w:rtl/>
            </w:rPr>
          </w:pPr>
        </w:pPrChange>
      </w:pPr>
      <w:ins w:id="9845" w:author="מספור קטעי משנה" w:date="2026-10-11T09:35:09Z">
        <w:r>
          <w:rPr>
            <w:rStyle w:val="MisparKeta"/>
          </w:rPr>
          <w:t xml:space="preserve">ב. </w:t>
        </w:r>
      </w:ins>
      <w:r w:rsidRPr="00E92DCA">
        <w:rPr>
          <w:rtl/>
        </w:rPr>
        <w:t>נתערב בדם הפסולין - ישפך לאמה.</w:t>
      </w:r>
    </w:p>
    <w:p>
      <w:pPr>
        <w:pStyle w:val="38"/>
        <w:rPr>
          <w:ins w:id="99920" w:author="מנוע מכני" w:date="2026-10-11T12:04:39Z"/>
        </w:rPr>
      </w:pPr>
      <w:r w:rsidRPr="005905BA">
        <w:t>ר</w:t>
      </w:r>
      <w:r>
        <w:t>"</w:t>
      </w:r>
      <w:r w:rsidRPr="005905BA">
        <w:t xml:space="preserve">ז:</w:t>
      </w:r>
    </w:p>
    <w:p w:rsidR="00DA63EC" w:rsidRDefault="00DA63EC" w:rsidP="00DA63EC">
      <w:pPr>
        <w:rPr>
          <w:rFonts w:ascii="FrankRuehl" w:hAnsi="FrankRuehl"/>
          <w:sz w:val="20"/>
          <w:rtl/>
        </w:rPr>
      </w:pPr>
      <w:del w:id="99921" w:author="מנוע מכני" w:date="2026-10-11T12:04:39Z">
        <w:r w:rsidRPr="005905BA">
          <w:rPr>
            <w:rFonts w:ascii="FrankRuehl" w:hAnsi="FrankRuehl" w:hint="cs"/>
            <w:b/>
            <w:bCs/>
            <w:sz w:val="20"/>
            <w:rtl/>
          </w:rPr>
          <w:delText xml:space="preserve"> </w:delText>
        </w:r>
      </w:del>
      <w:ins w:id="91599" w:author="מנוע מכני" w:date="2026-10-11T12:04:39Z">
        <w:r>
          <w:rPr>
            <w:rFonts w:ascii="FrankRuehl" w:hAnsi="FrankRuehl" w:hint="cs"/>
            <w:sz w:val="20"/>
            <w:rtl/>
          </w:rPr>
          <w:t xml:space="preserve">חלקו</w:t>
        </w:r>
      </w:ins>
      <w:del w:id="91600" w:author="מנוע מכני" w:date="2026-10-11T12:04:39Z">
        <w:r>
          <w:rPr>
            <w:rFonts w:ascii="FrankRuehl" w:hAnsi="FrankRuehl" w:hint="cs"/>
            <w:sz w:val="20"/>
            <w:rtl/>
          </w:rPr>
          <w:delText xml:space="preserve">פליגי</w:delText>
        </w:r>
      </w:del>
      <w:r>
        <w:rPr>
          <w:rFonts w:ascii="FrankRuehl" w:hAnsi="FrankRuehl" w:hint="cs"/>
          <w:sz w:val="20"/>
          <w:rtl/>
        </w:rPr>
        <w:t xml:space="preserve"> </w:t>
      </w:r>
      <w:ins w:id="95995" w:author="מנוע מכני" w:date="2026-10-11T12:04:39Z">
        <w:r>
          <w:rPr>
            <w:rFonts w:ascii="FrankRuehl" w:hAnsi="FrankRuehl" w:hint="cs"/>
            <w:sz w:val="20"/>
            <w:rtl/>
          </w:rPr>
          <w:t xml:space="preserve">אם </w:t>
        </w:r>
      </w:ins>
      <w:del w:id="95996" w:author="מנוע מכני" w:date="2026-10-11T12:04:39Z">
        <w:r>
          <w:rPr>
            <w:rFonts w:ascii="FrankRuehl" w:hAnsi="FrankRuehl" w:hint="cs"/>
            <w:sz w:val="20"/>
            <w:rtl/>
          </w:rPr>
          <w:delText xml:space="preserve">אי </w:delText>
        </w:r>
      </w:del>
      <w:r w:rsidRPr="00E92DCA">
        <w:rPr>
          <w:rFonts w:ascii="FrankRuehl" w:hAnsi="FrankRuehl"/>
          <w:sz w:val="20"/>
          <w:rtl/>
        </w:rPr>
        <w:t xml:space="preserve">גוזרין גזירה במקדש</w:t>
      </w:r>
      <w:ins w:id="94859" w:author="מנוע מכני" w:date="2026-10-11T12:04:39Z">
        <w:r>
          <w:rPr>
            <w:rFonts w:ascii="FrankRuehl" w:hAnsi="FrankRuehl"/>
            <w:sz w:val="20"/>
            <w:rtl/>
          </w:rPr>
          <w:t xml:space="preserve"> </w:t>
        </w:r>
      </w:ins>
      <w:del w:id="94860" w:author="מנוע מכני" w:date="2026-10-11T12:04:39Z">
        <w:r w:rsidRPr="00E92DCA">
          <w:rPr>
            <w:rFonts w:ascii="FrankRuehl" w:hAnsi="FrankRuehl"/>
            <w:sz w:val="20"/>
            <w:rtl/>
          </w:rPr>
          <w:delText xml:space="preserve"> </w:delText>
        </w:r>
        <w:r>
          <w:rPr>
            <w:rFonts w:ascii="FrankRuehl" w:hAnsi="FrankRuehl" w:hint="cs"/>
            <w:sz w:val="20"/>
            <w:rtl/>
          </w:rPr>
          <w:delText xml:space="preserve"> </w:delText>
        </w:r>
      </w:del>
      <w:r>
        <w:rPr>
          <w:rFonts w:ascii="FrankRuehl" w:hAnsi="FrankRuehl" w:hint="cs"/>
          <w:sz w:val="20"/>
          <w:rtl/>
        </w:rPr>
        <w:t xml:space="preserve">או </w:t>
      </w:r>
      <w:r>
        <w:rPr>
          <w:rFonts w:ascii="FrankRuehl" w:hAnsi="FrankRuehl" w:hint="cs"/>
          <w:sz w:val="20"/>
          <w:rtl/>
        </w:rPr>
        <w:t xml:space="preserve">לא</w:t>
      </w:r>
      <w:r>
        <w:rPr>
          <w:rFonts w:ascii="FrankRuehl" w:hAnsi="FrankRuehl" w:hint="cs"/>
          <w:sz w:val="20"/>
          <w:rtl/>
        </w:rPr>
        <w:t xml:space="preserve"> </w:t>
      </w:r>
    </w:p>
    <w:p>
      <w:pPr>
        <w:pStyle w:val="38"/>
        <w:rPr>
          <w:ins w:id="99922" w:author="מנוע מכני" w:date="2026-10-11T12:04:39Z"/>
        </w:rPr>
      </w:pPr>
      <w:r w:rsidRPr="005905BA">
        <w:t>ר</w:t>
      </w:r>
      <w:r>
        <w:t>"</w:t>
      </w:r>
      <w:r w:rsidRPr="005905BA">
        <w:t>פ</w:t>
      </w:r>
      <w:r w:rsidRPr="005905BA">
        <w:t xml:space="preserve">:</w:t>
      </w:r>
    </w:p>
    <w:p w:rsidR="00DA63EC" w:rsidRDefault="00DA63EC" w:rsidP="00DA63EC">
      <w:pPr>
        <w:rPr>
          <w:rFonts w:ascii="FrankRuehl" w:hAnsi="FrankRuehl"/>
          <w:sz w:val="20"/>
          <w:rtl/>
        </w:rPr>
      </w:pPr>
      <w:del w:id="99923" w:author="מנוע מכני" w:date="2026-10-11T12:04:39Z">
        <w:r w:rsidRPr="005905BA">
          <w:rPr>
            <w:rFonts w:ascii="FrankRuehl" w:hAnsi="FrankRuehl"/>
            <w:b/>
            <w:bCs/>
            <w:sz w:val="20"/>
            <w:rtl/>
          </w:rPr>
          <w:delText xml:space="preserve"> </w:delText>
        </w:r>
      </w:del>
      <w:r w:rsidRPr="008F5E38">
        <w:rPr>
          <w:rFonts w:ascii="FrankRuehl" w:hAnsi="FrankRuehl" w:hint="cs"/>
          <w:b/>
          <w:bCs/>
          <w:sz w:val="20"/>
          <w:rtl/>
        </w:rPr>
        <w:t>ל</w:t>
      </w:r>
      <w:r w:rsidRPr="008F5E38">
        <w:rPr>
          <w:rFonts w:ascii="FrankRuehl" w:hAnsi="FrankRuehl"/>
          <w:b/>
          <w:bCs/>
          <w:sz w:val="20"/>
          <w:rtl/>
        </w:rPr>
        <w:t>כו"</w:t>
      </w:r>
      <w:r w:rsidRPr="008F5E38">
        <w:rPr>
          <w:rFonts w:ascii="FrankRuehl" w:hAnsi="FrankRuehl" w:hint="cs"/>
          <w:b/>
          <w:bCs/>
          <w:sz w:val="20"/>
          <w:rtl/>
        </w:rPr>
        <w:t>ע</w:t>
      </w:r>
      <w:r w:rsidRPr="00E92DCA">
        <w:rPr>
          <w:rFonts w:ascii="FrankRuehl" w:hAnsi="FrankRuehl"/>
          <w:sz w:val="20"/>
          <w:rtl/>
        </w:rPr>
        <w:t xml:space="preserve"> גוזרין, </w:t>
      </w:r>
      <w:ins w:id="91603" w:author="מנוע מכני" w:date="2026-10-11T12:04:39Z">
        <w:r>
          <w:rPr>
            <w:rFonts w:ascii="FrankRuehl" w:hAnsi="FrankRuehl"/>
            <w:sz w:val="20"/>
            <w:rtl/>
          </w:rPr>
          <w:t xml:space="preserve">וכאן</w:t>
        </w:r>
      </w:ins>
      <w:del w:id="91604" w:author="מנוע מכני" w:date="2026-10-11T12:04:39Z">
        <w:r w:rsidRPr="00E92DCA">
          <w:rPr>
            <w:rFonts w:ascii="FrankRuehl" w:hAnsi="FrankRuehl"/>
            <w:sz w:val="20"/>
            <w:rtl/>
          </w:rPr>
          <w:delText xml:space="preserve">והכא</w:delText>
        </w:r>
      </w:del>
      <w:r w:rsidRPr="00E92DCA">
        <w:rPr>
          <w:rFonts w:ascii="FrankRuehl" w:hAnsi="FrankRuehl"/>
          <w:sz w:val="20"/>
          <w:rtl/>
        </w:rPr>
        <w:t xml:space="preserve"> </w:t>
      </w:r>
      <w:ins w:id="91601" w:author="מנוע מכני" w:date="2026-10-11T12:04:39Z">
        <w:r>
          <w:rPr>
            <w:rFonts w:ascii="FrankRuehl" w:hAnsi="FrankRuehl" w:hint="cs"/>
            <w:sz w:val="20"/>
            <w:rtl/>
          </w:rPr>
          <w:t xml:space="preserve">חלקו</w:t>
        </w:r>
      </w:ins>
      <w:del w:id="91602" w:author="מנוע מכני" w:date="2026-10-11T12:04:39Z">
        <w:r>
          <w:rPr>
            <w:rFonts w:ascii="FrankRuehl" w:hAnsi="FrankRuehl" w:hint="cs"/>
            <w:sz w:val="20"/>
            <w:rtl/>
          </w:rPr>
          <w:delText xml:space="preserve">פליגי</w:delText>
        </w:r>
      </w:del>
      <w:r>
        <w:rPr>
          <w:rFonts w:ascii="FrankRuehl" w:hAnsi="FrankRuehl" w:hint="cs"/>
          <w:sz w:val="20"/>
          <w:rtl/>
        </w:rPr>
        <w:t xml:space="preserve"> </w:t>
      </w:r>
      <w:r w:rsidRPr="00E92DCA">
        <w:rPr>
          <w:rFonts w:ascii="FrankRuehl" w:hAnsi="FrankRuehl"/>
          <w:sz w:val="20"/>
          <w:rtl/>
        </w:rPr>
        <w:t xml:space="preserve">בדם התמצית מצוי לרבות על דם הנפש </w:t>
      </w:r>
      <w:ins w:id="95997" w:author="מנוע מכני" w:date="2026-10-11T12:04:39Z">
        <w:r>
          <w:rPr>
            <w:rFonts w:ascii="FrankRuehl" w:hAnsi="FrankRuehl" w:hint="cs"/>
            <w:sz w:val="20"/>
            <w:rtl/>
          </w:rPr>
          <w:t xml:space="preserve">אם </w:t>
        </w:r>
      </w:ins>
      <w:del w:id="95998" w:author="מנוע מכני" w:date="2026-10-11T12:04:39Z">
        <w:r>
          <w:rPr>
            <w:rFonts w:ascii="FrankRuehl" w:hAnsi="FrankRuehl" w:hint="cs"/>
            <w:sz w:val="20"/>
            <w:rtl/>
          </w:rPr>
          <w:delText xml:space="preserve">אי </w:delText>
        </w:r>
      </w:del>
      <w:r>
        <w:rPr>
          <w:rFonts w:ascii="FrankRuehl" w:hAnsi="FrankRuehl" w:hint="cs"/>
          <w:sz w:val="20"/>
          <w:rtl/>
        </w:rPr>
        <w:t xml:space="preserve">שכיח או </w:t>
      </w:r>
      <w:r>
        <w:rPr>
          <w:rFonts w:ascii="FrankRuehl" w:hAnsi="FrankRuehl" w:hint="cs"/>
          <w:sz w:val="20"/>
          <w:rtl/>
        </w:rPr>
        <w:t xml:space="preserve">לא</w:t>
      </w:r>
      <w:r>
        <w:rPr>
          <w:rFonts w:ascii="FrankRuehl" w:hAnsi="FrankRuehl" w:hint="cs"/>
          <w:sz w:val="20"/>
          <w:rtl/>
        </w:rPr>
        <w:t xml:space="preserve"> שכיח</w:t>
      </w:r>
    </w:p>
    <w:p>
      <w:pPr>
        <w:pStyle w:val="38"/>
        <w:rPr>
          <w:ins w:id="99924" w:author="מנוע מכני" w:date="2026-10-11T12:04:39Z"/>
        </w:rPr>
      </w:pPr>
      <w:r w:rsidRPr="005905BA">
        <w:t>לר</w:t>
      </w:r>
      <w:r>
        <w:t>"</w:t>
      </w:r>
      <w:r w:rsidRPr="005905BA">
        <w:t>פ</w:t>
      </w:r>
      <w:r>
        <w:t xml:space="preserve"> </w:t>
      </w:r>
      <w:r w:rsidRPr="00E92DCA">
        <w:t xml:space="preserve">היינו דקתני:</w:t>
      </w:r>
    </w:p>
    <w:p w:rsidR="00DA63EC" w:rsidRDefault="00DA63EC" w:rsidP="00DA63EC">
      <w:pPr>
        <w:rPr>
          <w:rFonts w:ascii="FrankRuehl" w:hAnsi="FrankRuehl"/>
          <w:sz w:val="20"/>
          <w:rtl/>
        </w:rPr>
      </w:pPr>
      <w:del w:id="99925"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נתערב בדם הפסולין </w:t>
      </w:r>
      <w:r>
        <w:rPr>
          <w:rFonts w:ascii="FrankRuehl" w:hAnsi="FrankRuehl" w:hint="cs"/>
          <w:sz w:val="20"/>
          <w:rtl/>
        </w:rPr>
        <w:t>או בדם התמצית</w:t>
      </w:r>
      <w:r w:rsidRPr="00E92DCA">
        <w:rPr>
          <w:rFonts w:ascii="FrankRuehl" w:hAnsi="FrankRuehl"/>
          <w:sz w:val="20"/>
          <w:rtl/>
        </w:rPr>
        <w:t xml:space="preserve">- ישפך לאמה, </w:t>
      </w:r>
    </w:p>
    <w:p>
      <w:pPr>
        <w:pStyle w:val="38"/>
        <w:rPr>
          <w:ins w:id="99926" w:author="מנוע מכני" w:date="2026-10-11T12:04:39Z"/>
        </w:rPr>
      </w:pPr>
      <w:r>
        <w:t>אלא</w:t>
      </w:r>
    </w:p>
    <w:p w:rsidR="00DA63EC" w:rsidRDefault="00DA63EC" w:rsidP="00DA63EC">
      <w:pPr>
        <w:rPr>
          <w:rFonts w:ascii="FrankRuehl" w:hAnsi="FrankRuehl"/>
          <w:sz w:val="20"/>
          <w:rtl/>
        </w:rPr>
      </w:pPr>
      <w:del w:id="99927" w:author="מנוע מכני" w:date="2026-10-11T12:04:39Z">
        <w:r w:rsidRPr="00E92DCA">
          <w:rPr>
            <w:rFonts w:ascii="FrankRuehl" w:hAnsi="FrankRuehl"/>
            <w:sz w:val="20"/>
            <w:rtl/>
          </w:rPr>
          <w:delText xml:space="preserve"> </w:delText>
        </w:r>
      </w:del>
      <w:r w:rsidRPr="00E92DCA">
        <w:rPr>
          <w:rStyle w:val="2fb"/>
          <w:rFonts w:ascii="FrankRuehl" w:hAnsi="FrankRuehl"/>
          <w:sz w:val="20"/>
          <w:rtl/>
        </w:rPr>
        <w:t xml:space="preserve">לרב זביד</w:t>
      </w:r>
      <w:r w:rsidRPr="00E92DCA">
        <w:rPr>
          <w:rFonts w:ascii="FrankRuehl" w:hAnsi="FrankRuehl"/>
          <w:sz w:val="20"/>
          <w:rtl/>
        </w:rPr>
        <w:t xml:space="preserve"> ליערבינהו וליתנינהו</w:t>
      </w:r>
      <w:r>
        <w:rPr>
          <w:rFonts w:ascii="FrankRuehl" w:hAnsi="FrankRuehl" w:hint="cs"/>
          <w:sz w:val="20"/>
          <w:rtl/>
        </w:rPr>
        <w:t xml:space="preserve">- </w:t>
      </w:r>
      <w:ins w:id="95631" w:author="מנוע מכני" w:date="2026-10-11T12:04:39Z">
        <w:r>
          <w:rPr>
            <w:rFonts w:ascii="FrankRuehl" w:hAnsi="FrankRuehl"/>
            <w:b/>
            <w:bCs/>
            <w:sz w:val="20"/>
            <w:rtl/>
          </w:rPr>
          <w:t xml:space="preserve">קשה</w:t>
        </w:r>
      </w:ins>
      <w:del w:id="95632" w:author="מנוע מכני" w:date="2026-10-11T12:04:39Z">
        <w:r w:rsidRPr="005905BA">
          <w:rPr>
            <w:rFonts w:ascii="FrankRuehl" w:hAnsi="FrankRuehl"/>
            <w:b/>
            <w:bCs/>
            <w:sz w:val="20"/>
            <w:rtl/>
          </w:rPr>
          <w:delText xml:space="preserve">קשיא</w:delText>
        </w:r>
      </w:del>
      <w:r w:rsidRPr="00E92DCA">
        <w:rPr>
          <w:rFonts w:ascii="FrankRuehl" w:hAnsi="FrankRuehl"/>
          <w:sz w:val="20"/>
          <w:rtl/>
        </w:rPr>
        <w:t xml:space="preserve"> </w:t>
      </w:r>
    </w:p>
    <w:p w:rsidR="00DA63EC" w:rsidRDefault="00DA63EC" w:rsidP="00DA63EC">
      <w:pPr>
        <w:pStyle w:val="affffd"/>
        <w:rPr>
          <w:rtl/>
        </w:rPr>
      </w:pPr>
      <w:r>
        <w:rPr>
          <w:rFonts w:ascii="FrankRuehl" w:hAnsi="FrankRuehl"/>
          <w:sz w:val="20"/>
          <w:rtl/>
        </w:rPr>
        <w:t>׹</w:t>
      </w:r>
    </w:p>
    <w:p>
      <w:pPr>
        <w:pStyle w:val="MishnaBatzad"/>
        <w:rPr>
          <w:ins w:id="20410" w:author="קלוד" w:date="2026-10-11T09:07:24Z"/>
        </w:rPr>
      </w:pPr>
      <w:ins w:id="20409" w:author="קלוד" w:date="2026-10-11T09:07:24Z">
        <w:r>
          <w:t xml:space="preserve">משנה ח</w:t>
        </w:r>
      </w:ins>
    </w:p>
    <w:p w:rsidR="00DA63EC" w:rsidRPr="000A334C" w:rsidRDefault="00DA63EC" w:rsidP="003B6D22">
      <w:pPr>
        <w:pStyle w:val="afff9"/>
        <w:rPr>
          <w:del w:id="20252" w:author="קלוד" w:date="2026-10-11T09:07:24Z"/>
          <w:rtl/>
        </w:rPr>
      </w:pPr>
      <w:del w:id="20251" w:author="קלוד" w:date="2026-10-11T09:07:24Z">
        <w:r w:rsidRPr="000A334C">
          <w:rPr>
            <w:rtl/>
          </w:rPr>
          <w:delText xml:space="preserve">מתני'.</w:delText>
        </w:r>
      </w:del>
    </w:p>
    <w:p w:rsidR="00DA63EC" w:rsidRPr="000A334C" w:rsidRDefault="00DA63EC" w:rsidP="003B6D22">
      <w:pPr>
        <w:pStyle w:val="afff9"/>
        <w:spacing w:before="120"/>
        <w:rPr>
          <w:rtl/>
        </w:rPr>
        <w:pPrChange w:id="90038" w:author="קלוד" w:date="2026-10-11T12:09:42Z">
          <w:pPr>
            <w:pStyle w:val="afff9"/>
          </w:pPr>
        </w:pPrChange>
      </w:pPr>
      <w:r w:rsidRPr="000A334C">
        <w:rPr>
          <w:rtl/>
        </w:rPr>
        <w:t>דם תמימים בדם בעלי מומין - ישפך לאמה.</w:t>
      </w:r>
    </w:p>
    <w:p w:rsidR="00DA63EC" w:rsidRPr="000A334C" w:rsidRDefault="00DA63EC" w:rsidP="003B6D22">
      <w:pPr>
        <w:pStyle w:val="afff9"/>
        <w:rPr>
          <w:rtl/>
        </w:rPr>
      </w:pPr>
      <w:r>
        <w:rPr>
          <w:rtl/>
        </w:rPr>
        <w:t xml:space="preserve">כוס בכוסות - </w:t>
      </w:r>
      <w:r>
        <w:rPr>
          <w:rStyle w:val="TanaimMishna"/>
          <w:rtl/>
          <w:rPrChange w:id="20028" w:author="קלוד" w:date="2026-10-11T09:07:24Z">
            <w:rPr>
              <w:rtl/>
            </w:rPr>
          </w:rPrChange>
        </w:rPr>
        <w:t xml:space="preserve">רבי אליעזר</w:t>
      </w:r>
      <w:r>
        <w:rPr>
          <w:rtl/>
        </w:rPr>
        <w:t xml:space="preserve"> אומר</w:t>
      </w:r>
      <w:r>
        <w:rPr>
          <w:rStyle w:val="TanaimMishna"/>
          <w:rtl/>
          <w:rPrChange w:id="102831" w:author="Claude" w:date="2026-10-11T09:07:44Z">
            <w:rPr>
              <w:rtl/>
            </w:rPr>
          </w:rPrChange>
        </w:rPr>
        <w:t xml:space="preserve">:</w:t>
      </w:r>
      <w:r>
        <w:rPr>
          <w:rtl/>
        </w:rPr>
        <w:t xml:space="preserve"> אם קרב כוס אחד יקרבו כל הכוסות; </w:t>
      </w:r>
    </w:p>
    <w:p w:rsidR="00DA63EC" w:rsidRPr="000A334C" w:rsidRDefault="00DA63EC" w:rsidP="003B6D22">
      <w:pPr>
        <w:pStyle w:val="afff9"/>
        <w:rPr>
          <w:rtl/>
        </w:rPr>
      </w:pPr>
      <w:r>
        <w:rPr>
          <w:rtl/>
        </w:rPr>
        <w:t xml:space="preserve">ו</w:t>
      </w:r>
      <w:r>
        <w:rPr>
          <w:rStyle w:val="TanaimMishna"/>
          <w:rtl/>
          <w:rPrChange w:id="20029" w:author="קלוד" w:date="2026-10-11T09:07:24Z">
            <w:rPr>
              <w:rtl/>
            </w:rPr>
          </w:rPrChange>
        </w:rPr>
        <w:t xml:space="preserve">חכמים</w:t>
      </w:r>
      <w:r>
        <w:rPr>
          <w:rtl/>
        </w:rPr>
        <w:t xml:space="preserve"> אומרים</w:t>
      </w:r>
      <w:r>
        <w:rPr>
          <w:rStyle w:val="TanaimMishna"/>
          <w:rtl/>
          <w:rPrChange w:id="102832" w:author="Claude" w:date="2026-10-11T09:07:44Z">
            <w:rPr>
              <w:rtl/>
            </w:rPr>
          </w:rPrChange>
        </w:rPr>
        <w:t xml:space="preserve">:</w:t>
      </w:r>
      <w:r>
        <w:rPr>
          <w:rtl/>
        </w:rPr>
        <w:t xml:space="preserve"> אפילו קרבו כולן חוץ מאחד מהן - ישפך לאמה.</w:t>
      </w:r>
    </w:p>
    <w:p w:rsidR="00DA63EC" w:rsidRPr="000A334C" w:rsidRDefault="00DA63EC" w:rsidP="003B6D22">
      <w:pPr>
        <w:pStyle w:val="afff9"/>
        <w:rPr>
          <w:rtl/>
        </w:rPr>
      </w:pPr>
      <w:r w:rsidRPr="000A334C">
        <w:rPr>
          <w:rtl/>
        </w:rPr>
        <w:t xml:space="preserve">הניתנין למטה שנתערבו בניתנין למעלה </w:t>
      </w:r>
    </w:p>
    <w:p w:rsidR="00DA63EC" w:rsidRPr="000A334C" w:rsidRDefault="00DA63EC" w:rsidP="003B6D22">
      <w:pPr>
        <w:pStyle w:val="afff9"/>
        <w:rPr>
          <w:rtl/>
        </w:rPr>
      </w:pPr>
      <w:r>
        <w:rPr>
          <w:rStyle w:val="TanaimMishna"/>
          <w:rFonts w:hint="cs"/>
          <w:rtl/>
          <w:rPrChange w:id="102833" w:author="Claude" w:date="2026-10-11T09:07:44Z">
            <w:rPr>
              <w:rFonts w:hint="cs"/>
              <w:rtl/>
            </w:rPr>
          </w:rPrChange>
        </w:rPr>
        <w:t xml:space="preserve">ר</w:t>
      </w:r>
      <w:r>
        <w:rPr>
          <w:rStyle w:val="TanaimMishna"/>
          <w:rtl/>
          <w:rPrChange w:id="102834" w:author="Claude" w:date="2026-10-11T09:07:44Z">
            <w:rPr>
              <w:rtl/>
            </w:rPr>
          </w:rPrChange>
        </w:rPr>
        <w:t xml:space="preserve">"</w:t>
      </w:r>
      <w:r>
        <w:rPr>
          <w:rStyle w:val="TanaimMishna"/>
          <w:rFonts w:hint="cs"/>
          <w:rtl/>
          <w:rPrChange w:id="102835" w:author="Claude" w:date="2026-10-11T09:07:44Z">
            <w:rPr>
              <w:rFonts w:hint="cs"/>
              <w:rtl/>
            </w:rPr>
          </w:rPrChange>
        </w:rPr>
        <w:t xml:space="preserve">א</w:t>
      </w:r>
      <w:r>
        <w:rPr>
          <w:rStyle w:val="TanaimMishna"/>
          <w:rtl/>
          <w:rPrChange w:id="102836" w:author="Claude" w:date="2026-10-11T09:07:44Z">
            <w:rPr>
              <w:rtl/>
            </w:rPr>
          </w:rPrChange>
        </w:rPr>
        <w:t xml:space="preserve">:</w:t>
      </w:r>
      <w:r>
        <w:rPr>
          <w:rtl/>
        </w:rPr>
        <w:t xml:space="preserve"> יתן למעלה, ורואה אני את התחתונים מלמעלן כאילו הם מים ויחזור ויתן למטה; </w:t>
      </w:r>
    </w:p>
    <w:p w:rsidR="00DA63EC" w:rsidRPr="000A334C" w:rsidRDefault="00DA63EC" w:rsidP="003B6D22">
      <w:pPr>
        <w:pStyle w:val="afff9"/>
        <w:rPr>
          <w:rtl/>
        </w:rPr>
      </w:pPr>
      <w:r>
        <w:rPr>
          <w:rtl/>
        </w:rPr>
        <w:t xml:space="preserve">ו</w:t>
      </w:r>
      <w:r>
        <w:rPr>
          <w:rStyle w:val="TanaimMishna"/>
          <w:rtl/>
          <w:rPrChange w:id="20030" w:author="קלוד" w:date="2026-10-11T09:07:24Z">
            <w:rPr>
              <w:rtl/>
            </w:rPr>
          </w:rPrChange>
        </w:rPr>
        <w:t xml:space="preserve">חכמים</w:t>
      </w:r>
      <w:r>
        <w:rPr>
          <w:rtl/>
        </w:rPr>
        <w:t xml:space="preserve"> אומרים</w:t>
      </w:r>
      <w:r>
        <w:rPr>
          <w:rStyle w:val="TanaimMishna"/>
          <w:rtl/>
          <w:rPrChange w:id="102837" w:author="Claude" w:date="2026-10-11T09:07:44Z">
            <w:rPr>
              <w:rtl/>
            </w:rPr>
          </w:rPrChange>
        </w:rPr>
        <w:t xml:space="preserve">:</w:t>
      </w:r>
      <w:r>
        <w:rPr>
          <w:rtl/>
        </w:rPr>
        <w:t xml:space="preserve"> ישפך לאמה.</w:t>
      </w:r>
      <w:r w:rsidRPr="000A334C">
        <w:rPr>
          <w:rFonts w:hint="cs"/>
          <w:rtl/>
        </w:rPr>
        <w:t xml:space="preserve"> </w:t>
      </w:r>
      <w:r w:rsidRPr="000A334C">
        <w:rPr>
          <w:rtl/>
        </w:rPr>
        <w:t>ואם לא נמלך ונתן - כשר.</w:t>
      </w:r>
    </w:p>
    <w:p w:rsidR="00DA63EC" w:rsidRDefault="00DA63EC" w:rsidP="00DA63EC">
      <w:pPr>
        <w:pStyle w:val="afff3"/>
        <w:framePr w:wrap="around"/>
        <w:rPr>
          <w:rtl/>
        </w:rPr>
      </w:pPr>
      <w:r>
        <w:rPr>
          <w:rFonts w:hint="cs"/>
          <w:rtl/>
        </w:rPr>
        <w:t>פ.</w:t>
      </w:r>
    </w:p>
    <w:p>
      <w:pPr>
        <w:pStyle w:val="MishnaBatzad"/>
        <w:rPr>
          <w:ins w:id="20412" w:author="קלוד" w:date="2026-10-11T09:07:24Z"/>
        </w:rPr>
      </w:pPr>
      <w:ins w:id="20411" w:author="קלוד" w:date="2026-10-11T09:07:24Z">
        <w:r>
          <w:t xml:space="preserve">משנה י</w:t>
        </w:r>
      </w:ins>
    </w:p>
    <w:p w:rsidR="00DA63EC" w:rsidRPr="000A334C" w:rsidRDefault="00DA63EC" w:rsidP="003B6D22">
      <w:pPr>
        <w:pStyle w:val="afff9"/>
        <w:rPr>
          <w:rtl/>
        </w:rPr>
      </w:pPr>
      <w:r w:rsidRPr="000A334C">
        <w:rPr>
          <w:rtl/>
        </w:rPr>
        <w:t xml:space="preserve">הניתנין במתנה אחת שנתערבו בניתנין במתנה אחת - ינתנו במתנה אחת, </w:t>
      </w:r>
    </w:p>
    <w:p w:rsidR="00DA63EC" w:rsidRPr="000A334C" w:rsidRDefault="00DA63EC" w:rsidP="003B6D22">
      <w:pPr>
        <w:pStyle w:val="afff9"/>
        <w:rPr>
          <w:rtl/>
        </w:rPr>
      </w:pPr>
      <w:r w:rsidRPr="000A334C">
        <w:rPr>
          <w:rtl/>
        </w:rPr>
        <w:t xml:space="preserve">מתן ארבע במתן ארבע - ינתנו במתן ארבע, מתן ארבע במתנה אחת </w:t>
      </w:r>
    </w:p>
    <w:p w:rsidR="00DA63EC" w:rsidRPr="000A334C" w:rsidRDefault="00DA63EC" w:rsidP="003B6D22">
      <w:pPr>
        <w:pStyle w:val="afff9"/>
        <w:rPr>
          <w:rtl/>
        </w:rPr>
      </w:pPr>
      <w:r>
        <w:rPr>
          <w:rtl/>
        </w:rPr>
        <w:t xml:space="preserve">- </w:t>
      </w:r>
      <w:r>
        <w:rPr>
          <w:rStyle w:val="TanaimMishna"/>
          <w:rtl/>
          <w:rPrChange w:id="102839" w:author="Claude" w:date="2026-10-11T09:07:44Z">
            <w:rPr>
              <w:rtl/>
            </w:rPr>
          </w:rPrChange>
        </w:rPr>
        <w:t xml:space="preserve">ר"א</w:t>
      </w:r>
      <w:r>
        <w:rPr>
          <w:rtl/>
        </w:rPr>
        <w:t xml:space="preserve"> אומר</w:t>
      </w:r>
      <w:r>
        <w:rPr>
          <w:rStyle w:val="TanaimMishna"/>
          <w:rtl/>
          <w:rPrChange w:id="102841" w:author="Claude" w:date="2026-10-11T09:07:44Z">
            <w:rPr>
              <w:rtl/>
            </w:rPr>
          </w:rPrChange>
        </w:rPr>
        <w:t xml:space="preserve">:</w:t>
      </w:r>
      <w:r>
        <w:rPr>
          <w:rtl/>
        </w:rPr>
        <w:t xml:space="preserve"> ינתנו במתן ארבע, </w:t>
      </w:r>
      <w:r>
        <w:rPr>
          <w:rStyle w:val="TanaimMishna"/>
          <w:rtl/>
          <w:rPrChange w:id="102838" w:author="Claude" w:date="2026-10-11T09:07:44Z">
            <w:rPr>
              <w:rtl/>
            </w:rPr>
          </w:rPrChange>
        </w:rPr>
        <w:t xml:space="preserve">ר' יהושע</w:t>
      </w:r>
      <w:r>
        <w:rPr>
          <w:rtl/>
        </w:rPr>
        <w:t xml:space="preserve"> אומר</w:t>
      </w:r>
      <w:r>
        <w:rPr>
          <w:rStyle w:val="TanaimMishna"/>
          <w:rtl/>
          <w:rPrChange w:id="102840" w:author="Claude" w:date="2026-10-11T09:07:44Z">
            <w:rPr>
              <w:rtl/>
            </w:rPr>
          </w:rPrChange>
        </w:rPr>
        <w:t xml:space="preserve">:</w:t>
      </w:r>
      <w:r>
        <w:rPr>
          <w:rtl/>
        </w:rPr>
        <w:t xml:space="preserve"> ינתנו במתנה אחת.</w:t>
      </w:r>
    </w:p>
    <w:p w:rsidR="00DA63EC" w:rsidRPr="000A334C" w:rsidRDefault="00DA63EC" w:rsidP="003B6D22">
      <w:pPr>
        <w:pStyle w:val="afff9"/>
        <w:rPr>
          <w:rtl/>
        </w:rPr>
      </w:pPr>
      <w:r>
        <w:rPr>
          <w:rtl/>
        </w:rPr>
        <w:t xml:space="preserve">א"ל </w:t>
      </w:r>
      <w:r>
        <w:rPr>
          <w:rStyle w:val="TanaimMishna"/>
          <w:rtl/>
          <w:rPrChange w:id="20031" w:author="קלוד" w:date="2026-10-11T09:07:24Z">
            <w:rPr>
              <w:rtl/>
            </w:rPr>
          </w:rPrChange>
        </w:rPr>
        <w:t xml:space="preserve">רבי אליעזר</w:t>
      </w:r>
      <w:r>
        <w:rPr>
          <w:rStyle w:val="TanaimMishna"/>
          <w:rtl/>
          <w:rPrChange w:id="102842" w:author="Claude" w:date="2026-10-11T09:07:44Z">
            <w:rPr>
              <w:rtl/>
            </w:rPr>
          </w:rPrChange>
        </w:rPr>
        <w:t xml:space="preserve">:</w:t>
      </w:r>
      <w:r>
        <w:rPr>
          <w:rtl/>
        </w:rPr>
        <w:t xml:space="preserve"> הרי הוא עובר על בל תגרע!</w:t>
      </w:r>
    </w:p>
    <w:p w:rsidR="00DA63EC" w:rsidRPr="000A334C" w:rsidRDefault="00DA63EC" w:rsidP="003B6D22">
      <w:pPr>
        <w:pStyle w:val="afff9"/>
        <w:rPr>
          <w:rtl/>
        </w:rPr>
      </w:pPr>
      <w:r>
        <w:rPr>
          <w:rtl/>
        </w:rPr>
        <w:t xml:space="preserve">אמר ליה </w:t>
      </w:r>
      <w:r>
        <w:rPr>
          <w:rStyle w:val="TanaimMishna"/>
          <w:rtl/>
          <w:rPrChange w:id="20032" w:author="קלוד" w:date="2026-10-11T09:07:24Z">
            <w:rPr>
              <w:rtl/>
            </w:rPr>
          </w:rPrChange>
        </w:rPr>
        <w:t xml:space="preserve">רבי יהושע</w:t>
      </w:r>
      <w:r>
        <w:rPr>
          <w:rStyle w:val="TanaimMishna"/>
          <w:rtl/>
          <w:rPrChange w:id="102843" w:author="Claude" w:date="2026-10-11T09:07:44Z">
            <w:rPr>
              <w:rtl/>
            </w:rPr>
          </w:rPrChange>
        </w:rPr>
        <w:t xml:space="preserve">:</w:t>
      </w:r>
      <w:r>
        <w:rPr>
          <w:rtl/>
        </w:rPr>
        <w:t xml:space="preserve"> הרי הוא עובר על בל תוסיף </w:t>
      </w:r>
    </w:p>
    <w:p w:rsidR="00DA63EC" w:rsidRPr="000A334C" w:rsidRDefault="00DA63EC" w:rsidP="003B6D22">
      <w:pPr>
        <w:pStyle w:val="afff9"/>
        <w:rPr>
          <w:rtl/>
        </w:rPr>
      </w:pPr>
      <w:r>
        <w:rPr>
          <w:rtl/>
        </w:rPr>
        <w:t xml:space="preserve">- א"ל </w:t>
      </w:r>
      <w:r>
        <w:rPr>
          <w:rStyle w:val="TanaimMishna"/>
          <w:rtl/>
          <w:rPrChange w:id="20033" w:author="קלוד" w:date="2026-10-11T09:07:24Z">
            <w:rPr>
              <w:rtl/>
            </w:rPr>
          </w:rPrChange>
        </w:rPr>
        <w:t xml:space="preserve">רבי אליעזר</w:t>
      </w:r>
      <w:r>
        <w:rPr>
          <w:rStyle w:val="TanaimMishna"/>
          <w:rtl/>
          <w:rPrChange w:id="102844" w:author="Claude" w:date="2026-10-11T09:07:44Z">
            <w:rPr>
              <w:rtl/>
            </w:rPr>
          </w:rPrChange>
        </w:rPr>
        <w:t xml:space="preserve">:</w:t>
      </w:r>
      <w:r>
        <w:rPr>
          <w:rtl/>
        </w:rPr>
        <w:t xml:space="preserve"> לא נאמר בל תוסיף אלא כשהוא בעצמו!</w:t>
      </w:r>
    </w:p>
    <w:p w:rsidR="00DA63EC" w:rsidRPr="000A334C" w:rsidRDefault="00DA63EC" w:rsidP="003B6D22">
      <w:pPr>
        <w:pStyle w:val="afff9"/>
        <w:rPr>
          <w:rtl/>
        </w:rPr>
      </w:pPr>
      <w:r>
        <w:rPr>
          <w:rtl/>
        </w:rPr>
        <w:t xml:space="preserve">א"ל </w:t>
      </w:r>
      <w:r>
        <w:rPr>
          <w:rStyle w:val="TanaimMishna"/>
          <w:rtl/>
          <w:rPrChange w:id="102845" w:author="Claude" w:date="2026-10-11T09:07:44Z">
            <w:rPr>
              <w:rtl/>
            </w:rPr>
          </w:rPrChange>
        </w:rPr>
        <w:t xml:space="preserve">ר' יהושע</w:t>
      </w:r>
      <w:r>
        <w:rPr>
          <w:rStyle w:val="TanaimMishna"/>
          <w:rtl/>
          <w:rPrChange w:id="102846" w:author="Claude" w:date="2026-10-11T09:07:44Z">
            <w:rPr>
              <w:rtl/>
            </w:rPr>
          </w:rPrChange>
        </w:rPr>
        <w:t xml:space="preserve">:</w:t>
      </w:r>
      <w:r>
        <w:rPr>
          <w:rtl/>
        </w:rPr>
        <w:t xml:space="preserve"> לא נאמר בל תגרע אלא כשהוא בעצמו.</w:t>
      </w:r>
    </w:p>
    <w:p w:rsidR="00DA63EC" w:rsidRPr="000A334C" w:rsidRDefault="00DA63EC" w:rsidP="003B6D22">
      <w:pPr>
        <w:pStyle w:val="afff9"/>
        <w:rPr>
          <w:rtl/>
        </w:rPr>
      </w:pPr>
      <w:r w:rsidRPr="000A334C">
        <w:rPr>
          <w:rtl/>
        </w:rPr>
        <w:t>ועוד א"ר יהושע: כשנתת עברת על בל תוסיף ועשית מעשה בידך, כשלא נתת עברת על בל תגרע ולא עשית מעשה בידך.</w:t>
      </w:r>
    </w:p>
    <w:p w:rsidR="00DA63EC" w:rsidRDefault="00DA63EC" w:rsidP="00DA63EC">
      <w:pPr>
        <w:pStyle w:val="affffd"/>
        <w:rPr>
          <w:rtl/>
        </w:rPr>
      </w:pPr>
      <w:r>
        <w:rPr>
          <w:rFonts w:ascii="FrankRuehl" w:hAnsi="FrankRuehl"/>
          <w:sz w:val="20"/>
          <w:rtl/>
        </w:rPr>
        <w:t>׹</w:t>
      </w:r>
    </w:p>
    <w:p>
      <w:pPr>
        <w:pStyle w:val="38"/>
        <w:rPr>
          <w:ins w:id="99928" w:author="מנוע מכני" w:date="2026-10-11T12:04:39Z"/>
        </w:rPr>
      </w:pPr>
      <w:r>
        <w:t>אר</w:t>
      </w:r>
      <w:r>
        <w:t>"</w:t>
      </w:r>
      <w:r>
        <w:t>א</w:t>
      </w:r>
      <w:r w:rsidRPr="00E92DCA">
        <w:t xml:space="preserve">:</w:t>
      </w:r>
    </w:p>
    <w:p w:rsidR="00DA63EC" w:rsidRDefault="00DA63EC" w:rsidP="00DA63EC">
      <w:pPr>
        <w:rPr>
          <w:rFonts w:ascii="FrankRuehl" w:hAnsi="FrankRuehl"/>
          <w:sz w:val="20"/>
          <w:rtl/>
        </w:rPr>
      </w:pPr>
      <w:del w:id="99929"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לא</w:t>
      </w:r>
      <w:r w:rsidRPr="00E92DCA">
        <w:rPr>
          <w:rFonts w:ascii="FrankRuehl" w:hAnsi="FrankRuehl"/>
          <w:sz w:val="20"/>
          <w:rtl/>
        </w:rPr>
        <w:t xml:space="preserve"> הכשיר </w:t>
      </w:r>
      <w:r w:rsidRPr="00E92DCA">
        <w:rPr>
          <w:rStyle w:val="2fb"/>
          <w:rFonts w:ascii="FrankRuehl" w:hAnsi="FrankRuehl"/>
          <w:sz w:val="20"/>
          <w:rtl/>
        </w:rPr>
        <w:t xml:space="preserve">ר"א</w:t>
      </w:r>
      <w:r w:rsidRPr="00E92DCA">
        <w:rPr>
          <w:rFonts w:ascii="FrankRuehl" w:hAnsi="FrankRuehl"/>
          <w:sz w:val="20"/>
          <w:rtl/>
        </w:rPr>
        <w:t xml:space="preserve"> אלא שנים שנים, אבל אחד אחד </w:t>
      </w:r>
      <w:r w:rsidRPr="00E92DCA">
        <w:rPr>
          <w:rFonts w:ascii="FrankRuehl" w:hAnsi="FrankRuehl"/>
          <w:sz w:val="20"/>
          <w:rtl/>
        </w:rPr>
        <w:t xml:space="preserve">לא</w:t>
      </w:r>
      <w:r w:rsidRPr="00E92DCA">
        <w:rPr>
          <w:rFonts w:ascii="FrankRuehl" w:hAnsi="FrankRuehl"/>
          <w:sz w:val="20"/>
          <w:rtl/>
        </w:rPr>
        <w:t xml:space="preserve">.</w:t>
      </w:r>
    </w:p>
    <w:p>
      <w:pPr>
        <w:pStyle w:val="38"/>
        <w:rPr>
          <w:ins w:id="99930" w:author="מנוע מכני" w:date="2026-10-11T12:04:39Z"/>
        </w:rPr>
      </w:pPr>
      <w:r w:rsidRPr="00E92DCA">
        <w:t>מתיב רב דימי, וחכ</w:t>
      </w:r>
      <w:r>
        <w:t>"</w:t>
      </w:r>
      <w:r>
        <w:t>א</w:t>
      </w:r>
      <w:r w:rsidRPr="00E92DCA">
        <w:t xml:space="preserve">:</w:t>
      </w:r>
    </w:p>
    <w:p w:rsidR="00DA63EC" w:rsidRDefault="00DA63EC" w:rsidP="00DA63EC">
      <w:pPr>
        <w:rPr>
          <w:rFonts w:ascii="FrankRuehl" w:hAnsi="FrankRuehl"/>
          <w:sz w:val="20"/>
          <w:rtl/>
        </w:rPr>
      </w:pPr>
      <w:del w:id="99931" w:author="מנוע מכני" w:date="2026-10-11T12:04:39Z">
        <w:r w:rsidRPr="00E92DCA">
          <w:rPr>
            <w:rFonts w:ascii="FrankRuehl" w:hAnsi="FrankRuehl"/>
            <w:sz w:val="20"/>
            <w:rtl/>
          </w:rPr>
          <w:delText xml:space="preserve"> </w:delText>
        </w:r>
      </w:del>
      <w:ins w:id="90423" w:author="מנוע מכני" w:date="2026-10-11T12:04:39Z">
        <w:r>
          <w:rPr>
            <w:rFonts w:ascii="FrankRuehl" w:hAnsi="FrankRuehl"/>
            <w:sz w:val="20"/>
            <w:rtl/>
          </w:rPr>
          <w:t xml:space="preserve">אפי'</w:t>
        </w:r>
      </w:ins>
      <w:del w:id="90424" w:author="מנוע מכני" w:date="2026-10-11T12:04:39Z">
        <w:r w:rsidRPr="00E92DCA">
          <w:rPr>
            <w:rFonts w:ascii="FrankRuehl" w:hAnsi="FrankRuehl"/>
            <w:sz w:val="20"/>
            <w:rtl/>
          </w:rPr>
          <w:delText xml:space="preserve">אפילו</w:delText>
        </w:r>
      </w:del>
      <w:r w:rsidRPr="00E92DCA">
        <w:rPr>
          <w:rFonts w:ascii="FrankRuehl" w:hAnsi="FrankRuehl"/>
          <w:sz w:val="20"/>
          <w:rtl/>
        </w:rPr>
        <w:t xml:space="preserve"> קרבו כולן חוץ מאחד מהן - ישפך לאמה</w:t>
      </w:r>
      <w:r>
        <w:rPr>
          <w:rFonts w:ascii="FrankRuehl" w:hAnsi="FrankRuehl"/>
          <w:sz w:val="20"/>
          <w:rtl/>
        </w:rPr>
        <w:t>!</w:t>
      </w:r>
    </w:p>
    <w:p w:rsidR="00DA63EC" w:rsidRDefault="00DA63EC" w:rsidP="00DA63EC">
      <w:pPr>
        <w:rPr>
          <w:rFonts w:ascii="FrankRuehl" w:hAnsi="FrankRuehl"/>
          <w:sz w:val="20"/>
          <w:rtl/>
        </w:rPr>
      </w:pPr>
      <w:del w:id="101748" w:author="מנוע מכני" w:date="2026-10-11T12:04:39Z">
        <w:r w:rsidRPr="00E92DCA">
          <w:rPr>
            <w:rFonts w:ascii="FrankRuehl" w:hAnsi="FrankRuehl"/>
            <w:sz w:val="20"/>
            <w:rtl/>
          </w:rPr>
          <w:delText xml:space="preserve">א</w:delText>
        </w:r>
        <w:r>
          <w:rPr>
            <w:rFonts w:ascii="FrankRuehl" w:hAnsi="FrankRuehl"/>
            <w:sz w:val="20"/>
            <w:rtl/>
          </w:rPr>
          <w:delText xml:space="preserve">"</w:delText>
        </w:r>
        <w:r>
          <w:rPr>
            <w:rFonts w:ascii="FrankRuehl" w:hAnsi="FrankRuehl" w:hint="cs"/>
            <w:sz w:val="20"/>
            <w:rtl/>
          </w:rPr>
          <w:delText xml:space="preserve">ל</w:delText>
        </w:r>
        <w:r>
          <w:rPr>
            <w:rFonts w:ascii="FrankRuehl" w:hAnsi="FrankRuehl" w:hint="cs"/>
            <w:sz w:val="20"/>
            <w:rtl/>
          </w:rPr>
          <w:delText xml:space="preserve"> </w:delText>
        </w:r>
      </w:del>
      <w:ins w:id="94861" w:author="מנוע מכני" w:date="2026-10-11T12:04:39Z"/>
      <w:del w:id="94862" w:author="מנוע מכני" w:date="2026-10-11T12:04:39Z">
        <w:r>
          <w:rPr>
            <w:rFonts w:ascii="FrankRuehl" w:hAnsi="FrankRuehl" w:hint="cs"/>
            <w:sz w:val="20"/>
            <w:rtl/>
          </w:rPr>
          <w:delText xml:space="preserve">  </w:delText>
        </w:r>
      </w:del>
      <w:r>
        <w:rPr>
          <w:rStyle w:val="2fb"/>
          <w:rFonts w:ascii="FrankRuehl" w:hAnsi="FrankRuehl" w:hint="cs"/>
          <w:sz w:val="20"/>
          <w:rtl/>
        </w:rPr>
        <w:t xml:space="preserve">ר</w:t>
      </w:r>
      <w:r>
        <w:rPr>
          <w:rStyle w:val="2fb"/>
          <w:rFonts w:ascii="FrankRuehl" w:hAnsi="FrankRuehl"/>
          <w:sz w:val="20"/>
          <w:rtl/>
        </w:rPr>
        <w:t>"</w:t>
      </w:r>
      <w:r>
        <w:rPr>
          <w:rStyle w:val="2fb"/>
          <w:rFonts w:ascii="FrankRuehl" w:hAnsi="FrankRuehl" w:hint="cs"/>
          <w:sz w:val="20"/>
          <w:rtl/>
        </w:rPr>
        <w:t xml:space="preserve">י</w:t>
      </w:r>
      <w:r>
        <w:rPr>
          <w:rFonts w:ascii="FrankRuehl" w:hAnsi="FrankRuehl" w:hint="cs"/>
          <w:sz w:val="20"/>
          <w:rtl/>
        </w:rPr>
        <w:t xml:space="preserve"> </w:t>
      </w:r>
      <w:r>
        <w:rPr>
          <w:rStyle w:val="2fb"/>
          <w:rFonts w:ascii="FrankRuehl" w:hAnsi="FrankRuehl" w:hint="cs"/>
          <w:sz w:val="20"/>
          <w:rtl/>
        </w:rPr>
        <w:t xml:space="preserve">לרב</w:t>
      </w:r>
      <w:r>
        <w:rPr>
          <w:rStyle w:val="2fb"/>
          <w:rFonts w:ascii="FrankRuehl" w:hAnsi="FrankRuehl"/>
          <w:sz w:val="20"/>
          <w:rtl/>
        </w:rPr>
        <w:t>"</w:t>
      </w:r>
      <w:r>
        <w:rPr>
          <w:rStyle w:val="2fb"/>
          <w:rFonts w:ascii="FrankRuehl" w:hAnsi="FrankRuehl" w:hint="cs"/>
          <w:sz w:val="20"/>
          <w:rtl/>
        </w:rPr>
        <w:t>ת</w:t>
      </w:r>
      <w:r w:rsidRPr="00E92DCA">
        <w:rPr>
          <w:rFonts w:ascii="FrankRuehl" w:hAnsi="FrankRuehl"/>
          <w:sz w:val="20"/>
          <w:rtl/>
        </w:rPr>
        <w:t xml:space="preserve"> אחד</w:t>
      </w:r>
      <w:r>
        <w:rPr>
          <w:rFonts w:ascii="FrankRuehl" w:hAnsi="FrankRuehl" w:hint="cs"/>
          <w:sz w:val="20"/>
          <w:rtl/>
        </w:rPr>
        <w:t xml:space="preserve"> היינו</w:t>
      </w:r>
      <w:r w:rsidRPr="00E92DCA">
        <w:rPr>
          <w:rFonts w:ascii="FrankRuehl" w:hAnsi="FrankRuehl"/>
          <w:sz w:val="20"/>
          <w:rtl/>
        </w:rPr>
        <w:t xml:space="preserve"> זוג אחד.</w:t>
      </w:r>
    </w:p>
    <w:p w:rsidR="00DA63EC" w:rsidRDefault="00DA63EC" w:rsidP="00DA63EC">
      <w:pPr>
        <w:rPr>
          <w:rFonts w:ascii="FrankRuehl" w:hAnsi="FrankRuehl"/>
          <w:sz w:val="20"/>
          <w:rtl/>
        </w:rPr>
      </w:pPr>
      <w:r w:rsidRPr="006B0616">
        <w:rPr>
          <w:rFonts w:ascii="FrankRuehl" w:hAnsi="FrankRuehl"/>
          <w:b/>
          <w:bCs/>
          <w:sz w:val="20"/>
          <w:rtl/>
        </w:rPr>
        <w:t>וצריכא</w:t>
      </w:r>
      <w:r>
        <w:rPr>
          <w:rFonts w:ascii="FrankRuehl" w:hAnsi="FrankRuehl" w:hint="cs"/>
          <w:sz w:val="20"/>
          <w:rtl/>
        </w:rPr>
        <w:t xml:space="preserve"> דלא מודה </w:t>
      </w:r>
      <w:r>
        <w:rPr>
          <w:rStyle w:val="2fb"/>
          <w:rFonts w:ascii="FrankRuehl" w:hAnsi="FrankRuehl" w:hint="cs"/>
          <w:sz w:val="20"/>
          <w:rtl/>
        </w:rPr>
        <w:t xml:space="preserve">ר</w:t>
      </w:r>
      <w:r>
        <w:rPr>
          <w:rStyle w:val="2fb"/>
          <w:rFonts w:ascii="FrankRuehl" w:hAnsi="FrankRuehl"/>
          <w:sz w:val="20"/>
          <w:rtl/>
        </w:rPr>
        <w:t>"</w:t>
      </w:r>
      <w:r>
        <w:rPr>
          <w:rStyle w:val="2fb"/>
          <w:rFonts w:ascii="FrankRuehl" w:hAnsi="FrankRuehl" w:hint="cs"/>
          <w:sz w:val="20"/>
          <w:rtl/>
        </w:rPr>
        <w:t xml:space="preserve">א</w:t>
      </w:r>
      <w:r>
        <w:rPr>
          <w:rFonts w:ascii="FrankRuehl" w:hAnsi="FrankRuehl" w:hint="cs"/>
          <w:sz w:val="20"/>
          <w:rtl/>
        </w:rPr>
        <w:t xml:space="preserve"> לחכמים </w:t>
      </w:r>
      <w:ins w:id="91605" w:author="מנוע מכני" w:date="2026-10-11T12:04:39Z">
        <w:r>
          <w:rPr>
            <w:rFonts w:ascii="FrankRuehl" w:hAnsi="FrankRuehl" w:hint="cs"/>
            <w:sz w:val="20"/>
            <w:rtl/>
          </w:rPr>
          <w:t xml:space="preserve">מקום</w:t>
        </w:r>
      </w:ins>
      <w:del w:id="91606" w:author="מנוע מכני" w:date="2026-10-11T12:04:39Z">
        <w:r>
          <w:rPr>
            <w:rFonts w:ascii="FrankRuehl" w:hAnsi="FrankRuehl" w:hint="cs"/>
            <w:sz w:val="20"/>
            <w:rtl/>
          </w:rPr>
          <w:delText xml:space="preserve">היכא</w:delText>
        </w:r>
      </w:del>
      <w:r>
        <w:rPr>
          <w:rFonts w:ascii="FrankRuehl" w:hAnsi="FrankRuehl" w:hint="cs"/>
          <w:sz w:val="20"/>
          <w:rtl/>
        </w:rPr>
        <w:t xml:space="preserve"> שלא נעשית בזה כפרתו</w:t>
      </w:r>
      <w:r w:rsidRPr="00E92DCA">
        <w:rPr>
          <w:rFonts w:ascii="FrankRuehl" w:hAnsi="FrankRuehl"/>
          <w:sz w:val="20"/>
          <w:rtl/>
        </w:rPr>
        <w:t xml:space="preserve">, </w:t>
      </w:r>
      <w:r>
        <w:rPr>
          <w:rFonts w:ascii="FrankRuehl" w:hAnsi="FrankRuehl" w:hint="cs"/>
          <w:sz w:val="20"/>
          <w:rtl/>
        </w:rPr>
        <w:t xml:space="preserve">ובהך שלא מודו חכמים </w:t>
      </w:r>
      <w:r>
        <w:rPr>
          <w:rStyle w:val="2fb"/>
          <w:rFonts w:ascii="FrankRuehl" w:hAnsi="FrankRuehl" w:hint="cs"/>
          <w:sz w:val="20"/>
          <w:rtl/>
        </w:rPr>
        <w:t xml:space="preserve">לר</w:t>
      </w:r>
      <w:r>
        <w:rPr>
          <w:rStyle w:val="2fb"/>
          <w:rFonts w:ascii="FrankRuehl" w:hAnsi="FrankRuehl"/>
          <w:sz w:val="20"/>
          <w:rtl/>
        </w:rPr>
        <w:t>"</w:t>
      </w:r>
      <w:r>
        <w:rPr>
          <w:rStyle w:val="2fb"/>
          <w:rFonts w:ascii="FrankRuehl" w:hAnsi="FrankRuehl" w:hint="cs"/>
          <w:sz w:val="20"/>
          <w:rtl/>
        </w:rPr>
        <w:t xml:space="preserve">א</w:t>
      </w:r>
      <w:r>
        <w:rPr>
          <w:rFonts w:ascii="FrankRuehl" w:hAnsi="FrankRuehl" w:hint="cs"/>
          <w:sz w:val="20"/>
          <w:rtl/>
        </w:rPr>
        <w:t xml:space="preserve"> </w:t>
      </w:r>
    </w:p>
    <w:p w:rsidR="00DA63EC" w:rsidRDefault="00DA63EC" w:rsidP="00DA63EC">
      <w:pPr>
        <w:rPr>
          <w:rFonts w:ascii="FrankRuehl" w:hAnsi="FrankRuehl"/>
          <w:sz w:val="20"/>
          <w:rtl/>
        </w:rPr>
      </w:pPr>
    </w:p>
    <w:p>
      <w:pPr>
        <w:pStyle w:val="afffff8"/>
        <w:rPr>
          <w:ins w:id="90269" w:author="קלוד" w:date="2026-10-11T12:29:36Z"/>
        </w:rPr>
      </w:pPr>
      <w:ins w:id="90270" w:author="קלוד" w:date="2026-10-11T12:29:36Z">
        <w:r>
          <w:rPr>
            <w:color w:val="7B3F00"/>
          </w:rPr>
          <w:t xml:space="preserve">צלוחית שנפלו לתוכה מים - האם יש בילה והזאה צריכה שיעור</w:t>
        </w:r>
      </w:ins>
    </w:p>
    <w:p>
      <w:pPr>
        <w:pStyle w:val="38"/>
        <w:rPr>
          <w:ins w:id="99933" w:author="מנוע מכני" w:date="2026-10-11T12:04:39Z"/>
        </w:rPr>
      </w:pPr>
      <w:del w:id="99932" w:author="מנוע מכני" w:date="2026-10-11T12:04:39Z">
        <w:r>
          <w:delText xml:space="preserve">•</w:delText>
        </w:r>
      </w:del>
      <w:r>
        <w:t xml:space="preserve"> </w:t>
      </w:r>
      <w:r w:rsidRPr="00E92DCA">
        <w:t xml:space="preserve">תנן</w:t>
      </w:r>
      <w:r w:rsidRPr="00E92DCA">
        <w:t xml:space="preserve"> </w:t>
      </w:r>
      <w:ins w:id="91607" w:author="מנוע מכני" w:date="2026-10-11T12:04:39Z">
        <w:r>
          <w:t xml:space="preserve">שם</w:t>
        </w:r>
      </w:ins>
      <w:del w:id="91608" w:author="מנוע מכני" w:date="2026-10-11T12:04:39Z">
        <w:r w:rsidRPr="00E92DCA">
          <w:delText xml:space="preserve">התם</w:delText>
        </w:r>
      </w:del>
      <w:r w:rsidRPr="00E92DCA">
        <w:t xml:space="preserve">:</w:t>
      </w:r>
    </w:p>
    <w:p w:rsidR="00DA63EC" w:rsidRDefault="00DA63EC" w:rsidP="00DA63EC">
      <w:pPr>
        <w:rPr>
          <w:rFonts w:ascii="FrankRuehl" w:hAnsi="FrankRuehl"/>
          <w:sz w:val="20"/>
          <w:rtl/>
        </w:rPr>
      </w:pPr>
      <w:del w:id="99934"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צלוחית שנפלו לתוכה מים כל שהו - </w:t>
      </w:r>
      <w:r w:rsidRPr="00E92DCA">
        <w:rPr>
          <w:rStyle w:val="2fb"/>
          <w:rFonts w:ascii="FrankRuehl" w:hAnsi="FrankRuehl"/>
          <w:sz w:val="20"/>
          <w:rtl/>
        </w:rPr>
        <w:t xml:space="preserve">ר"א</w:t>
      </w:r>
      <w:r w:rsidRPr="00E92DCA">
        <w:rPr>
          <w:rFonts w:ascii="FrankRuehl" w:hAnsi="FrankRuehl"/>
          <w:sz w:val="20"/>
          <w:rtl/>
        </w:rPr>
        <w:t xml:space="preserve"> אומר: יזה שתי הזאות, וחכמים פוסלין.</w:t>
      </w:r>
    </w:p>
    <w:p w:rsidR="00DA63EC" w:rsidRDefault="00DA63EC" w:rsidP="00DA63EC">
      <w:pPr>
        <w:rPr>
          <w:rFonts w:ascii="FrankRuehl" w:hAnsi="FrankRuehl"/>
          <w:sz w:val="20"/>
          <w:rtl/>
        </w:rPr>
      </w:pPr>
      <w:r>
        <w:rPr>
          <w:rFonts w:ascii="FrankRuehl" w:hAnsi="FrankRuehl" w:hint="cs"/>
          <w:sz w:val="20"/>
          <w:rtl/>
        </w:rPr>
        <w:t>לרבנן ד</w:t>
      </w:r>
      <w:r w:rsidRPr="00E92DCA">
        <w:rPr>
          <w:rFonts w:ascii="FrankRuehl" w:hAnsi="FrankRuehl"/>
          <w:sz w:val="20"/>
          <w:rtl/>
        </w:rPr>
        <w:t>יש בילה, והזאה צריכה שיעור, ואין מצטרפין להזאות.</w:t>
      </w:r>
    </w:p>
    <w:p>
      <w:pPr>
        <w:pStyle w:val="38"/>
        <w:rPr>
          <w:ins w:id="99935" w:author="מנוע מכני" w:date="2026-10-11T12:04:39Z"/>
        </w:rPr>
      </w:pPr>
      <w:r w:rsidRPr="00FE1B89">
        <w:t>ולר</w:t>
      </w:r>
      <w:r w:rsidRPr="00FE1B89">
        <w:t>"</w:t>
      </w:r>
      <w:r w:rsidRPr="00FE1B89">
        <w:t xml:space="preserve">א </w:t>
      </w:r>
      <w:r w:rsidRPr="00FE1B89">
        <w:t>–</w:t>
      </w:r>
      <w:r w:rsidRPr="00FE1B89">
        <w:t xml:space="preserve"> לר</w:t>
      </w:r>
      <w:r w:rsidRPr="00FE1B89">
        <w:t>"</w:t>
      </w:r>
      <w:r w:rsidRPr="00FE1B89">
        <w:t xml:space="preserve">ל:</w:t>
      </w:r>
    </w:p>
    <w:p w:rsidR="00DA63EC" w:rsidRPr="00FE1B89" w:rsidRDefault="00DA63EC" w:rsidP="00DA63EC">
      <w:pPr>
        <w:rPr>
          <w:rFonts w:ascii="FrankRuehl" w:hAnsi="FrankRuehl"/>
          <w:spacing w:val="-4"/>
          <w:sz w:val="20"/>
          <w:rtl/>
        </w:rPr>
      </w:pPr>
      <w:del w:id="99936" w:author="מנוע מכני" w:date="2026-10-11T12:04:39Z">
        <w:r w:rsidRPr="00FE1B89">
          <w:rPr>
            <w:rFonts w:ascii="FrankRuehl" w:hAnsi="FrankRuehl" w:hint="cs"/>
            <w:spacing w:val="-4"/>
            <w:sz w:val="20"/>
            <w:rtl/>
          </w:rPr>
          <w:delText xml:space="preserve"> </w:delText>
        </w:r>
      </w:del>
      <w:r w:rsidRPr="00FE1B89">
        <w:rPr>
          <w:rFonts w:ascii="FrankRuehl" w:hAnsi="FrankRuehl" w:hint="cs"/>
          <w:spacing w:val="-4"/>
          <w:sz w:val="20"/>
          <w:rtl/>
        </w:rPr>
        <w:t xml:space="preserve">דיש בילה, </w:t>
      </w:r>
      <w:r w:rsidRPr="00FE1B89">
        <w:rPr>
          <w:rFonts w:ascii="FrankRuehl" w:hAnsi="FrankRuehl"/>
          <w:spacing w:val="-4"/>
          <w:sz w:val="20"/>
          <w:rtl/>
        </w:rPr>
        <w:t xml:space="preserve">והזאה צריכה שיעור, </w:t>
      </w:r>
      <w:ins w:id="91609" w:author="מנוע מכני" w:date="2026-10-11T12:04:39Z">
        <w:r>
          <w:rPr>
            <w:rFonts w:ascii="FrankRuehl" w:hAnsi="FrankRuehl"/>
            <w:spacing w:val="-4"/>
            <w:sz w:val="20"/>
            <w:rtl/>
          </w:rPr>
          <w:t xml:space="preserve">וכאן</w:t>
        </w:r>
      </w:ins>
      <w:del w:id="91610" w:author="מנוע מכני" w:date="2026-10-11T12:04:39Z">
        <w:r w:rsidRPr="00FE1B89">
          <w:rPr>
            <w:rFonts w:ascii="FrankRuehl" w:hAnsi="FrankRuehl"/>
            <w:spacing w:val="-4"/>
            <w:sz w:val="20"/>
            <w:rtl/>
          </w:rPr>
          <w:delText xml:space="preserve">והכא</w:delText>
        </w:r>
      </w:del>
      <w:r w:rsidRPr="00FE1B89">
        <w:rPr>
          <w:rFonts w:ascii="FrankRuehl" w:hAnsi="FrankRuehl"/>
          <w:spacing w:val="-4"/>
          <w:sz w:val="20"/>
          <w:rtl/>
        </w:rPr>
        <w:t xml:space="preserve"> במאי </w:t>
      </w:r>
      <w:ins w:id="93357" w:author="מנוע מכני" w:date="2026-10-11T12:04:39Z">
        <w:r>
          <w:rPr>
            <w:rFonts w:ascii="FrankRuehl" w:hAnsi="FrankRuehl"/>
            <w:spacing w:val="-4"/>
            <w:sz w:val="20"/>
            <w:rtl/>
          </w:rPr>
          <w:t xml:space="preserve">מדובר</w:t>
        </w:r>
      </w:ins>
      <w:del w:id="93358" w:author="מנוע מכני" w:date="2026-10-11T12:04:39Z">
        <w:r w:rsidRPr="00FE1B89">
          <w:rPr>
            <w:rFonts w:ascii="FrankRuehl" w:hAnsi="FrankRuehl"/>
            <w:spacing w:val="-4"/>
            <w:sz w:val="20"/>
            <w:rtl/>
          </w:rPr>
          <w:delText xml:space="preserve">עסקינן</w:delText>
        </w:r>
      </w:del>
      <w:r w:rsidRPr="00FE1B89">
        <w:rPr>
          <w:rFonts w:ascii="FrankRuehl" w:hAnsi="FrankRuehl"/>
          <w:spacing w:val="-4"/>
          <w:sz w:val="20"/>
          <w:rtl/>
        </w:rPr>
        <w:t xml:space="preserve"> - כגון שנתערבו אחת באחת.</w:t>
      </w:r>
    </w:p>
    <w:p>
      <w:pPr>
        <w:pStyle w:val="38"/>
        <w:rPr>
          <w:ins w:id="99937" w:author="מנוע מכני" w:date="2026-10-11T12:04:39Z"/>
        </w:rPr>
      </w:pPr>
      <w:r>
        <w:tab/>
      </w:r>
      <w:r>
        <w:t>ול</w:t>
      </w:r>
      <w:r w:rsidRPr="00E92DCA">
        <w:t xml:space="preserve">רבא:</w:t>
      </w:r>
    </w:p>
    <w:p w:rsidR="00DA63EC" w:rsidRDefault="00DA63EC" w:rsidP="00DA63EC">
      <w:pPr>
        <w:rPr>
          <w:rFonts w:ascii="FrankRuehl" w:hAnsi="FrankRuehl"/>
          <w:sz w:val="20"/>
          <w:rtl/>
        </w:rPr>
      </w:pPr>
      <w:del w:id="99938"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יש בילה, והזאה אין צריכה שיעור, וקנסו רבנן כי </w:t>
      </w:r>
      <w:ins w:id="97213" w:author="מנוע מכני" w:date="2026-10-11T12:04:39Z">
        <w:r>
          <w:rPr>
            <w:rFonts w:ascii="FrankRuehl" w:hAnsi="FrankRuehl"/>
            <w:sz w:val="20"/>
            <w:rtl/>
          </w:rPr>
          <w:t xml:space="preserve">איך</w:t>
        </w:r>
      </w:ins>
      <w:del w:id="97214" w:author="מנוע מכני" w:date="2026-10-11T12:04:39Z">
        <w:r w:rsidRPr="00E92DCA">
          <w:rPr>
            <w:rFonts w:ascii="FrankRuehl" w:hAnsi="FrankRuehl"/>
            <w:sz w:val="20"/>
            <w:rtl/>
          </w:rPr>
          <w:delText xml:space="preserve">היכי</w:delText>
        </w:r>
      </w:del>
      <w:r w:rsidRPr="00E92DCA">
        <w:rPr>
          <w:rFonts w:ascii="FrankRuehl" w:hAnsi="FrankRuehl"/>
          <w:sz w:val="20"/>
          <w:rtl/>
        </w:rPr>
        <w:t xml:space="preserve"> דלא משתרש </w:t>
      </w:r>
      <w:ins w:id="93359" w:author="מנוע מכני" w:date="2026-10-11T12:04:39Z">
        <w:r>
          <w:rPr>
            <w:rFonts w:ascii="FrankRuehl" w:hAnsi="FrankRuehl"/>
            <w:sz w:val="20"/>
            <w:rtl/>
          </w:rPr>
          <w:t xml:space="preserve">לו</w:t>
        </w:r>
      </w:ins>
      <w:del w:id="93360"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w:t>
      </w:r>
    </w:p>
    <w:p>
      <w:pPr>
        <w:pStyle w:val="38"/>
        <w:rPr>
          <w:ins w:id="99940" w:author="מנוע מכני" w:date="2026-10-11T12:04:39Z"/>
        </w:rPr>
      </w:pPr>
      <w:del w:id="99939" w:author="מנוע מכני" w:date="2026-10-11T12:04:39Z">
        <w:r>
          <w:delText xml:space="preserve">•</w:delText>
        </w:r>
      </w:del>
      <w:r>
        <w:t xml:space="preserve"> </w:t>
      </w:r>
      <w:r w:rsidRPr="00E92DCA">
        <w:t xml:space="preserve">רב אשי</w:t>
      </w:r>
      <w:del w:id="101693" w:author="מנוע מכני" w:date="2026-10-11T12:04:39Z">
        <w:r w:rsidRPr="00E92DCA">
          <w:delText xml:space="preserve"> אמר</w:delText>
        </w:r>
      </w:del>
      <w:r w:rsidRPr="00E92DCA">
        <w:t xml:space="preserve">:</w:t>
      </w:r>
    </w:p>
    <w:p w:rsidR="00DA63EC" w:rsidRDefault="00DA63EC" w:rsidP="00DA63EC">
      <w:pPr>
        <w:rPr>
          <w:rFonts w:ascii="FrankRuehl" w:hAnsi="FrankRuehl"/>
          <w:sz w:val="20"/>
          <w:rtl/>
        </w:rPr>
      </w:pPr>
      <w:del w:id="99941"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אין בילה יזה שתי הזאות.</w:t>
      </w:r>
    </w:p>
    <w:p>
      <w:pPr>
        <w:pStyle w:val="38"/>
        <w:rPr>
          <w:ins w:id="99942" w:author="מנוע מכני" w:date="2026-10-11T12:04:39Z"/>
        </w:rPr>
      </w:pPr>
      <w:r>
        <w:lastRenderedPageBreak/>
        <w:t>והך ד</w:t>
      </w:r>
      <w:r w:rsidRPr="00E92DCA">
        <w:t xml:space="preserve">רבי</w:t>
      </w:r>
      <w:del w:id="101694" w:author="מנוע מכני" w:date="2026-10-11T12:04:39Z">
        <w:r w:rsidRPr="00E92DCA">
          <w:delText xml:space="preserve"> אומר</w:delText>
        </w:r>
      </w:del>
      <w:r w:rsidRPr="00E92DCA">
        <w:t xml:space="preserve">:</w:t>
      </w:r>
    </w:p>
    <w:p w:rsidR="00DA63EC" w:rsidRDefault="00DA63EC" w:rsidP="00DA63EC">
      <w:pPr>
        <w:rPr>
          <w:rFonts w:ascii="FrankRuehl" w:hAnsi="FrankRuehl"/>
          <w:sz w:val="20"/>
          <w:rtl/>
        </w:rPr>
      </w:pPr>
      <w:del w:id="99943"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לדברי </w:t>
      </w:r>
      <w:r w:rsidRPr="00E92DCA">
        <w:rPr>
          <w:rStyle w:val="2fb"/>
          <w:rFonts w:ascii="FrankRuehl" w:hAnsi="FrankRuehl"/>
          <w:sz w:val="20"/>
          <w:rtl/>
        </w:rPr>
        <w:t xml:space="preserve">ר"א</w:t>
      </w:r>
      <w:r w:rsidRPr="00E92DCA">
        <w:rPr>
          <w:rFonts w:ascii="FrankRuehl" w:hAnsi="FrankRuehl"/>
          <w:sz w:val="20"/>
          <w:rtl/>
        </w:rPr>
        <w:t xml:space="preserve">, הזאה כל שהוא מטהרת, הזאה אין צריכה שיעור, הזאה מחצה כשר ומחצה פסול</w:t>
      </w:r>
      <w:r>
        <w:rPr>
          <w:rFonts w:ascii="FrankRuehl" w:hAnsi="FrankRuehl"/>
          <w:sz w:val="20"/>
          <w:rtl/>
        </w:rPr>
        <w:t>!</w:t>
      </w:r>
    </w:p>
    <w:p w:rsidR="00DA63EC" w:rsidRDefault="00DA63EC" w:rsidP="00DA63EC">
      <w:pPr>
        <w:pStyle w:val="afff3"/>
        <w:framePr w:wrap="around"/>
        <w:rPr>
          <w:rtl/>
        </w:rPr>
      </w:pPr>
      <w:r>
        <w:rPr>
          <w:rFonts w:hint="cs"/>
          <w:rtl/>
        </w:rPr>
        <w:t>פ:</w:t>
      </w:r>
    </w:p>
    <w:p>
      <w:pPr>
        <w:pStyle w:val="afffff8"/>
        <w:rPr>
          <w:ins w:id="90267" w:author="קלוד" w:date="2026-10-11T12:29:36Z"/>
        </w:rPr>
      </w:pPr>
      <w:ins w:id="90268" w:author="קלוד" w:date="2026-10-11T12:29:36Z">
        <w:r>
          <w:rPr>
            <w:color w:val="7B3F00"/>
          </w:rPr>
          <w:t xml:space="preserve">ניתנין למעלה שנתערבו בניתנין למטה - התחתונים עלו לו</w:t>
        </w:r>
      </w:ins>
    </w:p>
    <w:p>
      <w:pPr>
        <w:pStyle w:val="38"/>
        <w:rPr>
          <w:ins w:id="99944" w:author="מנוע מכני" w:date="2026-10-11T12:04:39Z"/>
        </w:rPr>
      </w:pPr>
      <w:r w:rsidRPr="00E92DCA">
        <w:t xml:space="preserve">ועוד </w:t>
      </w:r>
      <w:r w:rsidRPr="00E92DCA">
        <w:t xml:space="preserve">תניא</w:t>
      </w:r>
      <w:r w:rsidRPr="00E92DCA">
        <w:t xml:space="preserve"> בהדיא:</w:t>
      </w:r>
    </w:p>
    <w:p w:rsidR="00DA63EC" w:rsidRDefault="00DA63EC" w:rsidP="00DA63EC">
      <w:pPr>
        <w:rPr>
          <w:rFonts w:ascii="FrankRuehl" w:hAnsi="FrankRuehl"/>
          <w:sz w:val="20"/>
          <w:rtl/>
        </w:rPr>
      </w:pPr>
      <w:del w:id="99945"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הניתנין למעלה שנתערבו בניתנין למטה </w:t>
      </w:r>
    </w:p>
    <w:p>
      <w:pPr>
        <w:pStyle w:val="38"/>
        <w:rPr>
          <w:ins w:id="99946" w:author="מנוע מכני" w:date="2026-10-11T12:04:39Z"/>
        </w:rPr>
      </w:pPr>
      <w:r>
        <w:t>לר</w:t>
      </w:r>
      <w:r>
        <w:t>"</w:t>
      </w:r>
      <w:r>
        <w:t>א</w:t>
      </w:r>
      <w:r w:rsidRPr="00E92DCA">
        <w:t xml:space="preserve">:</w:t>
      </w:r>
    </w:p>
    <w:p w:rsidR="00DA63EC" w:rsidRDefault="00DA63EC" w:rsidP="00DA63EC">
      <w:pPr>
        <w:rPr>
          <w:rFonts w:ascii="FrankRuehl" w:hAnsi="FrankRuehl"/>
          <w:sz w:val="20"/>
          <w:rtl/>
        </w:rPr>
      </w:pPr>
      <w:del w:id="99947"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יתן למעלה והתחתונים עלו לו</w:t>
      </w:r>
      <w:ins w:id="94863" w:author="מנוע מכני" w:date="2026-10-11T12:04:39Z">
        <w:r>
          <w:rPr>
            <w:rFonts w:ascii="FrankRuehl" w:hAnsi="FrankRuehl"/>
            <w:sz w:val="20"/>
            <w:rtl/>
          </w:rPr>
          <w:t xml:space="preserve">,</w:t>
        </w:r>
      </w:ins>
      <w:del w:id="94864"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ins w:id="95999" w:author="מנוע מכני" w:date="2026-10-11T12:04:39Z">
        <w:r>
          <w:rPr>
            <w:rFonts w:ascii="FrankRuehl" w:hAnsi="FrankRuehl"/>
            <w:sz w:val="20"/>
            <w:rtl/>
          </w:rPr>
          <w:t xml:space="preserve">ואם </w:t>
        </w:r>
      </w:ins>
      <w:del w:id="96000" w:author="מנוע מכני" w:date="2026-10-11T12:04:39Z">
        <w:r w:rsidRPr="00E92DCA">
          <w:rPr>
            <w:rFonts w:ascii="FrankRuehl" w:hAnsi="FrankRuehl"/>
            <w:sz w:val="20"/>
            <w:rtl/>
          </w:rPr>
          <w:delText xml:space="preserve">ואי </w:delText>
        </w:r>
      </w:del>
      <w:r w:rsidRPr="00E92DCA">
        <w:rPr>
          <w:rFonts w:ascii="FrankRuehl" w:hAnsi="FrankRuehl"/>
          <w:sz w:val="20"/>
          <w:rtl/>
        </w:rPr>
        <w:t xml:space="preserve">אין בילה, </w:t>
      </w:r>
      <w:ins w:id="93361" w:author="מנוע מכני" w:date="2026-10-11T12:04:39Z">
        <w:r>
          <w:rPr>
            <w:rFonts w:ascii="FrankRuehl" w:hAnsi="FrankRuehl"/>
            <w:sz w:val="20"/>
            <w:rtl/>
          </w:rPr>
          <w:t xml:space="preserve">למה</w:t>
        </w:r>
      </w:ins>
      <w:del w:id="93362" w:author="מנוע מכני" w:date="2026-10-11T12:04:39Z">
        <w:r w:rsidRPr="00E92DCA">
          <w:rPr>
            <w:rFonts w:ascii="FrankRuehl" w:hAnsi="FrankRuehl"/>
            <w:sz w:val="20"/>
            <w:rtl/>
          </w:rPr>
          <w:delText xml:space="preserve">אמאי</w:delText>
        </w:r>
      </w:del>
      <w:r w:rsidRPr="00E92DCA">
        <w:rPr>
          <w:rFonts w:ascii="FrankRuehl" w:hAnsi="FrankRuehl"/>
          <w:sz w:val="20"/>
          <w:rtl/>
        </w:rPr>
        <w:t xml:space="preserve"> עלו לו? </w:t>
      </w:r>
    </w:p>
    <w:p w:rsidR="00DA63EC" w:rsidRDefault="00DA63EC" w:rsidP="00DA63EC">
      <w:pPr>
        <w:pStyle w:val="affffb"/>
        <w:rPr>
          <w:rtl/>
        </w:rPr>
      </w:pPr>
      <w:r>
        <w:rPr>
          <w:rtl/>
        </w:rPr>
        <w:t xml:space="preserve">- </w:t>
      </w:r>
      <w:ins w:id="93363" w:author="מנוע מכני" w:date="2026-10-11T12:04:39Z">
        <w:r>
          <w:rPr>
            <w:rtl/>
          </w:rPr>
          <w:t xml:space="preserve">שמא</w:t>
        </w:r>
      </w:ins>
      <w:del w:id="93364" w:author="מנוע מכני" w:date="2026-10-11T12:04:39Z">
        <w:r w:rsidRPr="00E92DCA">
          <w:rPr>
            <w:rtl/>
          </w:rPr>
          <w:delText xml:space="preserve">דילמא</w:delText>
        </w:r>
      </w:del>
      <w:r w:rsidRPr="00E92DCA">
        <w:rPr>
          <w:rtl/>
        </w:rPr>
        <w:t xml:space="preserve"> קיהיב עליונים למטה והתחתונים למעלה</w:t>
      </w:r>
      <w:r>
        <w:rPr>
          <w:rtl/>
        </w:rPr>
        <w:t>!</w:t>
      </w:r>
    </w:p>
    <w:p w:rsidR="00DA63EC" w:rsidRDefault="00DA63EC" w:rsidP="00DA63EC">
      <w:pPr>
        <w:rPr>
          <w:rFonts w:ascii="FrankRuehl" w:hAnsi="FrankRuehl"/>
          <w:sz w:val="20"/>
          <w:rtl/>
        </w:rPr>
      </w:pPr>
      <w:r w:rsidRPr="006B0616">
        <w:rPr>
          <w:rFonts w:ascii="FrankRuehl" w:hAnsi="FrankRuehl" w:hint="cs"/>
          <w:b/>
          <w:bCs/>
          <w:sz w:val="20"/>
          <w:rtl/>
        </w:rPr>
        <w:t>הב</w:t>
      </w:r>
      <w:r>
        <w:rPr>
          <w:rFonts w:ascii="FrankRuehl" w:hAnsi="FrankRuehl"/>
          <w:b/>
          <w:bCs/>
          <w:sz w:val="20"/>
          <w:rtl/>
        </w:rPr>
        <w:t>"</w:t>
      </w:r>
      <w:r w:rsidRPr="006B0616">
        <w:rPr>
          <w:rFonts w:ascii="FrankRuehl" w:hAnsi="FrankRuehl" w:hint="cs"/>
          <w:b/>
          <w:bCs/>
          <w:sz w:val="20"/>
          <w:rtl/>
        </w:rPr>
        <w:t>ע</w:t>
      </w:r>
      <w:r w:rsidRPr="00E92DCA">
        <w:rPr>
          <w:rFonts w:ascii="FrankRuehl" w:hAnsi="FrankRuehl"/>
          <w:sz w:val="20"/>
          <w:rtl/>
        </w:rPr>
        <w:t xml:space="preserve"> כגון </w:t>
      </w:r>
      <w:ins w:id="91613" w:author="מנוע מכני" w:date="2026-10-11T12:04:39Z">
        <w:r>
          <w:rPr>
            <w:rFonts w:ascii="FrankRuehl" w:hAnsi="FrankRuehl"/>
            <w:sz w:val="20"/>
            <w:rtl/>
          </w:rPr>
          <w:t xml:space="preserve">דיש</w:t>
        </w:r>
      </w:ins>
      <w:del w:id="91614" w:author="מנוע מכני" w:date="2026-10-11T12:04:39Z">
        <w:r w:rsidRPr="00E92DCA">
          <w:rPr>
            <w:rFonts w:ascii="FrankRuehl" w:hAnsi="FrankRuehl"/>
            <w:sz w:val="20"/>
            <w:rtl/>
          </w:rPr>
          <w:delText xml:space="preserve">דאיכא</w:delText>
        </w:r>
      </w:del>
      <w:r w:rsidRPr="00E92DCA">
        <w:rPr>
          <w:rFonts w:ascii="FrankRuehl" w:hAnsi="FrankRuehl"/>
          <w:sz w:val="20"/>
          <w:rtl/>
        </w:rPr>
        <w:t xml:space="preserve"> </w:t>
      </w:r>
      <w:ins w:id="91611" w:author="מנוע מכני" w:date="2026-10-11T12:04:39Z">
        <w:r>
          <w:rPr>
            <w:rFonts w:ascii="FrankRuehl" w:hAnsi="FrankRuehl"/>
            <w:sz w:val="20"/>
            <w:rtl/>
          </w:rPr>
          <w:t xml:space="preserve">רוב</w:t>
        </w:r>
      </w:ins>
      <w:del w:id="91612" w:author="מנוע מכני" w:date="2026-10-11T12:04:39Z">
        <w:r w:rsidRPr="00E92DCA">
          <w:rPr>
            <w:rFonts w:ascii="FrankRuehl" w:hAnsi="FrankRuehl"/>
            <w:sz w:val="20"/>
            <w:rtl/>
          </w:rPr>
          <w:delText xml:space="preserve">רובא</w:delText>
        </w:r>
      </w:del>
      <w:r w:rsidRPr="00E92DCA">
        <w:rPr>
          <w:rFonts w:ascii="FrankRuehl" w:hAnsi="FrankRuehl"/>
          <w:sz w:val="20"/>
          <w:rtl/>
        </w:rPr>
        <w:t xml:space="preserve"> עליונים, וקא יהיב למעלה שיעור תחתונים ועוד.</w:t>
      </w:r>
    </w:p>
    <w:p>
      <w:pPr>
        <w:pStyle w:val="38"/>
        <w:rPr>
          <w:ins w:id="99948" w:author="מנוע מכני" w:date="2026-10-11T12:04:39Z"/>
        </w:rPr>
      </w:pPr>
      <w:r>
        <w:t xml:space="preserve">והך</w:t>
      </w:r>
    </w:p>
    <w:p w:rsidR="00DA63EC" w:rsidRDefault="00DA63EC" w:rsidP="00DA63EC">
      <w:pPr>
        <w:rPr>
          <w:rFonts w:ascii="FrankRuehl" w:hAnsi="FrankRuehl"/>
          <w:sz w:val="20"/>
          <w:rtl/>
        </w:rPr>
      </w:pPr>
      <w:del w:id="99949" w:author="מנוע מכני" w:date="2026-10-11T12:04:39Z">
        <w:r>
          <w:rPr>
            <w:rFonts w:ascii="FrankRuehl" w:hAnsi="FrankRuehl" w:hint="cs"/>
            <w:sz w:val="20"/>
            <w:rtl/>
          </w:rPr>
          <w:delText xml:space="preserve"> </w:delText>
        </w:r>
      </w:del>
      <w:r>
        <w:rPr>
          <w:rFonts w:ascii="FrankRuehl" w:hAnsi="FrankRuehl" w:hint="cs"/>
          <w:sz w:val="20"/>
          <w:rtl/>
        </w:rPr>
        <w:t xml:space="preserve">ד</w:t>
      </w:r>
      <w:r w:rsidRPr="00E92DCA">
        <w:rPr>
          <w:rFonts w:ascii="FrankRuehl" w:hAnsi="FrankRuehl"/>
          <w:sz w:val="20"/>
          <w:rtl/>
        </w:rPr>
        <w:t>תחתונים עלו לו קתני</w:t>
      </w:r>
      <w:r>
        <w:rPr>
          <w:rFonts w:ascii="FrankRuehl" w:hAnsi="FrankRuehl" w:hint="cs"/>
          <w:sz w:val="20"/>
          <w:rtl/>
        </w:rPr>
        <w:t>- לשם שיריים</w:t>
      </w:r>
    </w:p>
    <w:p w:rsidR="00DA63EC" w:rsidRDefault="00DA63EC" w:rsidP="00DA63EC">
      <w:pPr>
        <w:rPr>
          <w:rFonts w:ascii="FrankRuehl" w:hAnsi="FrankRuehl"/>
          <w:sz w:val="20"/>
          <w:rtl/>
        </w:rPr>
      </w:pPr>
    </w:p>
    <w:p>
      <w:pPr>
        <w:pStyle w:val="38"/>
        <w:rPr>
          <w:ins w:id="99951" w:author="מנוע מכני" w:date="2026-10-11T12:04:39Z"/>
        </w:rPr>
      </w:pPr>
      <w:del w:id="99950" w:author="מנוע מכני" w:date="2026-10-11T12:04:39Z">
        <w:r>
          <w:delText xml:space="preserve">•</w:delText>
        </w:r>
      </w:del>
      <w:r>
        <w:t xml:space="preserve"> </w:t>
      </w:r>
      <w:r w:rsidRPr="00E92DCA">
        <w:t xml:space="preserve">ת"ש:</w:t>
      </w:r>
    </w:p>
    <w:p w:rsidR="00DA63EC" w:rsidRDefault="00DA63EC" w:rsidP="00DA63EC">
      <w:pPr>
        <w:rPr>
          <w:rFonts w:ascii="FrankRuehl" w:hAnsi="FrankRuehl"/>
          <w:sz w:val="20"/>
          <w:rtl/>
        </w:rPr>
      </w:pPr>
      <w:del w:id="99952"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נתן למטה ולא נמלך - </w:t>
      </w:r>
      <w:r w:rsidRPr="00E92DCA">
        <w:rPr>
          <w:rStyle w:val="2fb"/>
          <w:rFonts w:ascii="FrankRuehl" w:hAnsi="FrankRuehl"/>
          <w:sz w:val="20"/>
          <w:rtl/>
        </w:rPr>
        <w:t xml:space="preserve">ר"א</w:t>
      </w:r>
      <w:r w:rsidRPr="00E92DCA">
        <w:rPr>
          <w:rFonts w:ascii="FrankRuehl" w:hAnsi="FrankRuehl"/>
          <w:sz w:val="20"/>
          <w:rtl/>
        </w:rPr>
        <w:t xml:space="preserve"> אומר: יחזור ויתן למעלה, והתחתונים עלו לו</w:t>
      </w:r>
      <w:r>
        <w:rPr>
          <w:rFonts w:ascii="FrankRuehl" w:hAnsi="FrankRuehl"/>
          <w:sz w:val="20"/>
          <w:rtl/>
        </w:rPr>
        <w:t>!</w:t>
      </w:r>
    </w:p>
    <w:p w:rsidR="00DA63EC" w:rsidRDefault="00DA63EC" w:rsidP="00DA63EC">
      <w:pPr>
        <w:rPr>
          <w:rFonts w:ascii="FrankRuehl" w:hAnsi="FrankRuehl"/>
          <w:sz w:val="20"/>
          <w:rtl/>
        </w:rPr>
      </w:pPr>
      <w:r>
        <w:rPr>
          <w:rFonts w:ascii="FrankRuehl" w:hAnsi="FrankRuehl" w:hint="cs"/>
          <w:sz w:val="20"/>
          <w:rtl/>
        </w:rPr>
        <w:t>ה</w:t>
      </w:r>
      <w:r>
        <w:rPr>
          <w:rFonts w:ascii="FrankRuehl" w:hAnsi="FrankRuehl"/>
          <w:sz w:val="20"/>
          <w:rtl/>
        </w:rPr>
        <w:t>"</w:t>
      </w:r>
      <w:r>
        <w:rPr>
          <w:rFonts w:ascii="FrankRuehl" w:hAnsi="FrankRuehl" w:hint="cs"/>
          <w:sz w:val="20"/>
          <w:rtl/>
        </w:rPr>
        <w:t>נ</w:t>
      </w:r>
      <w:r w:rsidRPr="00E92DCA">
        <w:rPr>
          <w:rFonts w:ascii="FrankRuehl" w:hAnsi="FrankRuehl"/>
          <w:sz w:val="20"/>
          <w:rtl/>
        </w:rPr>
        <w:t xml:space="preserve"> ברובא עליונים, וקא יהיב למעלה שיעור תחתונים ועוד.</w:t>
      </w:r>
    </w:p>
    <w:p w:rsidR="00DA63EC" w:rsidRDefault="00DA63EC" w:rsidP="00DA63EC">
      <w:pPr>
        <w:rPr>
          <w:rFonts w:ascii="FrankRuehl" w:hAnsi="FrankRuehl"/>
          <w:sz w:val="20"/>
          <w:rtl/>
        </w:rPr>
      </w:pPr>
      <w:r w:rsidRPr="00E92DCA">
        <w:rPr>
          <w:rFonts w:ascii="FrankRuehl" w:hAnsi="FrankRuehl"/>
          <w:sz w:val="20"/>
          <w:rtl/>
        </w:rPr>
        <w:t xml:space="preserve">והא </w:t>
      </w:r>
      <w:r>
        <w:rPr>
          <w:rFonts w:ascii="FrankRuehl" w:hAnsi="FrankRuehl" w:hint="cs"/>
          <w:sz w:val="20"/>
          <w:rtl/>
        </w:rPr>
        <w:t>ד</w:t>
      </w:r>
      <w:r>
        <w:rPr>
          <w:rFonts w:ascii="FrankRuehl" w:hAnsi="FrankRuehl"/>
          <w:sz w:val="20"/>
          <w:rtl/>
        </w:rPr>
        <w:t xml:space="preserve">תחתונים עלו לו </w:t>
      </w:r>
      <w:r>
        <w:rPr>
          <w:rFonts w:ascii="FrankRuehl" w:hAnsi="FrankRuehl" w:hint="cs"/>
          <w:sz w:val="20"/>
          <w:rtl/>
        </w:rPr>
        <w:t xml:space="preserve">- </w:t>
      </w:r>
      <w:r w:rsidRPr="00E92DCA">
        <w:rPr>
          <w:rFonts w:ascii="FrankRuehl" w:hAnsi="FrankRuehl"/>
          <w:sz w:val="20"/>
          <w:rtl/>
        </w:rPr>
        <w:t>לשם שירים.</w:t>
      </w:r>
    </w:p>
    <w:p>
      <w:pPr>
        <w:pStyle w:val="38"/>
        <w:rPr>
          <w:ins w:id="99953" w:author="מנוע מכני" w:date="2026-10-11T12:04:39Z"/>
        </w:rPr>
      </w:pPr>
      <w:r>
        <w:t xml:space="preserve">והך</w:t>
      </w:r>
    </w:p>
    <w:p w:rsidR="00DA63EC" w:rsidRDefault="00DA63EC" w:rsidP="00DA63EC">
      <w:pPr>
        <w:rPr>
          <w:rFonts w:ascii="FrankRuehl" w:hAnsi="FrankRuehl"/>
          <w:sz w:val="20"/>
          <w:rtl/>
        </w:rPr>
      </w:pPr>
      <w:del w:id="99954" w:author="מנוע מכני" w:date="2026-10-11T12:04:39Z">
        <w:r>
          <w:rPr>
            <w:rFonts w:ascii="FrankRuehl" w:hAnsi="FrankRuehl" w:hint="cs"/>
            <w:sz w:val="20"/>
            <w:rtl/>
          </w:rPr>
          <w:delText xml:space="preserve"> </w:delText>
        </w:r>
      </w:del>
      <w:r>
        <w:rPr>
          <w:rFonts w:ascii="FrankRuehl" w:hAnsi="FrankRuehl" w:hint="cs"/>
          <w:sz w:val="20"/>
          <w:rtl/>
        </w:rPr>
        <w:t xml:space="preserve">ד</w:t>
      </w:r>
      <w:r w:rsidRPr="00E92DCA">
        <w:rPr>
          <w:rFonts w:ascii="FrankRuehl" w:hAnsi="FrankRuehl"/>
          <w:sz w:val="20"/>
          <w:rtl/>
        </w:rPr>
        <w:t>נתנן למעלה ולא נמלך - [אלו ואלו מודים שיחזור] ויתן למטה, ואלו ואלו עלו לו</w:t>
      </w:r>
      <w:r>
        <w:rPr>
          <w:rFonts w:ascii="FrankRuehl" w:hAnsi="FrankRuehl"/>
          <w:sz w:val="20"/>
          <w:rtl/>
        </w:rPr>
        <w:t>!</w:t>
      </w:r>
    </w:p>
    <w:p w:rsidR="00DA63EC" w:rsidRDefault="00DA63EC" w:rsidP="00DA63EC">
      <w:pPr>
        <w:rPr>
          <w:rFonts w:ascii="FrankRuehl" w:hAnsi="FrankRuehl"/>
          <w:sz w:val="20"/>
          <w:rtl/>
        </w:rPr>
      </w:pPr>
      <w:r w:rsidRPr="00E92DCA">
        <w:rPr>
          <w:rFonts w:ascii="FrankRuehl" w:hAnsi="FrankRuehl"/>
          <w:sz w:val="20"/>
          <w:rtl/>
        </w:rPr>
        <w:t>ה</w:t>
      </w:r>
      <w:r>
        <w:rPr>
          <w:rFonts w:ascii="FrankRuehl" w:hAnsi="FrankRuehl"/>
          <w:sz w:val="20"/>
          <w:rtl/>
        </w:rPr>
        <w:t>"</w:t>
      </w:r>
      <w:r>
        <w:rPr>
          <w:rFonts w:ascii="FrankRuehl" w:hAnsi="FrankRuehl" w:hint="cs"/>
          <w:sz w:val="20"/>
          <w:rtl/>
        </w:rPr>
        <w:t xml:space="preserve">נ</w:t>
      </w:r>
      <w:r>
        <w:rPr>
          <w:rFonts w:ascii="FrankRuehl" w:hAnsi="FrankRuehl" w:hint="cs"/>
          <w:sz w:val="20"/>
          <w:rtl/>
        </w:rPr>
        <w:t xml:space="preserve"> </w:t>
      </w:r>
      <w:r w:rsidRPr="00E92DCA">
        <w:rPr>
          <w:rFonts w:ascii="FrankRuehl" w:hAnsi="FrankRuehl"/>
          <w:sz w:val="20"/>
          <w:rtl/>
        </w:rPr>
        <w:t>ברובא עליונים, וקא יהיב למעלה שיעור תחתונים ועוד</w:t>
      </w:r>
      <w:r>
        <w:rPr>
          <w:rFonts w:ascii="FrankRuehl" w:hAnsi="FrankRuehl" w:hint="cs"/>
          <w:sz w:val="20"/>
          <w:rtl/>
        </w:rPr>
        <w:t xml:space="preserve"> </w:t>
      </w:r>
      <w:r w:rsidRPr="00E92DCA">
        <w:rPr>
          <w:rFonts w:ascii="FrankRuehl" w:hAnsi="FrankRuehl"/>
          <w:sz w:val="20"/>
          <w:rtl/>
        </w:rPr>
        <w:t>והא אלו ואלו עלו לו קתני</w:t>
      </w:r>
      <w:r>
        <w:rPr>
          <w:rFonts w:ascii="FrankRuehl" w:hAnsi="FrankRuehl"/>
          <w:sz w:val="20"/>
          <w:rtl/>
        </w:rPr>
        <w:t>!</w:t>
      </w:r>
    </w:p>
    <w:p>
      <w:pPr>
        <w:pStyle w:val="38"/>
        <w:rPr>
          <w:ins w:id="99956" w:author="מנוע מכני" w:date="2026-10-11T12:04:39Z"/>
        </w:rPr>
      </w:pPr>
      <w:del w:id="99955" w:author="מנוע מכני" w:date="2026-10-11T12:04:39Z">
        <w:r>
          <w:delText xml:space="preserve">•</w:delText>
        </w:r>
      </w:del>
      <w:r>
        <w:t xml:space="preserve"> </w:t>
      </w:r>
      <w:r>
        <w:t>והך ד</w:t>
      </w:r>
      <w:r w:rsidRPr="00E92DCA">
        <w:t xml:space="preserve">אלו ואלו מודים?</w:t>
      </w:r>
    </w:p>
    <w:p w:rsidR="00DA63EC" w:rsidRDefault="00DA63EC" w:rsidP="00DA63EC">
      <w:pPr>
        <w:rPr>
          <w:rFonts w:ascii="FrankRuehl" w:hAnsi="FrankRuehl"/>
          <w:sz w:val="20"/>
          <w:rtl/>
        </w:rPr>
      </w:pPr>
      <w:del w:id="99957"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אלו ואלו עלו לו קתני, סיפא אתאן לרבנן, </w:t>
      </w:r>
      <w:ins w:id="91615" w:author="מנוע מכני" w:date="2026-10-11T12:04:39Z">
        <w:r>
          <w:rPr>
            <w:rFonts w:ascii="FrankRuehl" w:hAnsi="FrankRuehl"/>
            <w:sz w:val="20"/>
            <w:rtl/>
          </w:rPr>
          <w:t xml:space="preserve">דאמרו</w:t>
        </w:r>
      </w:ins>
      <w:del w:id="91616" w:author="מנוע מכני" w:date="2026-10-11T12:04:39Z">
        <w:r w:rsidRPr="00E92DCA">
          <w:rPr>
            <w:rFonts w:ascii="FrankRuehl" w:hAnsi="FrankRuehl"/>
            <w:sz w:val="20"/>
            <w:rtl/>
          </w:rPr>
          <w:delText xml:space="preserve">דאמרי</w:delText>
        </w:r>
      </w:del>
      <w:r w:rsidRPr="00E92DCA">
        <w:rPr>
          <w:rFonts w:ascii="FrankRuehl" w:hAnsi="FrankRuehl"/>
          <w:sz w:val="20"/>
          <w:rtl/>
        </w:rPr>
        <w:t xml:space="preserve">: יש בילה.</w:t>
      </w:r>
    </w:p>
    <w:p>
      <w:pPr>
        <w:pStyle w:val="afffff8"/>
        <w:rPr>
          <w:ins w:id="90265" w:author="קלוד" w:date="2026-10-11T12:29:36Z"/>
        </w:rPr>
      </w:pPr>
      <w:ins w:id="90266" w:author="קלוד" w:date="2026-10-11T12:29:36Z">
        <w:r>
          <w:rPr>
            <w:color w:val="7B3F00"/>
          </w:rPr>
          <w:t xml:space="preserve">מתן ארבע במתנה אחת - בנתערבו או בבלול</w:t>
        </w:r>
      </w:ins>
    </w:p>
    <w:p>
      <w:pPr>
        <w:pStyle w:val="38"/>
        <w:rPr>
          <w:ins w:id="99959" w:author="מנוע מכני" w:date="2026-10-11T12:04:39Z"/>
        </w:rPr>
      </w:pPr>
      <w:del w:id="99958" w:author="מנוע מכני" w:date="2026-10-11T12:04:39Z">
        <w:r>
          <w:delText xml:space="preserve">•</w:delText>
        </w:r>
      </w:del>
      <w:r>
        <w:t xml:space="preserve"> </w:t>
      </w:r>
      <w:r>
        <w:t xml:space="preserve">והך</w:t>
      </w:r>
    </w:p>
    <w:p w:rsidR="00DA63EC" w:rsidRDefault="00DA63EC" w:rsidP="00DA63EC">
      <w:pPr>
        <w:rPr>
          <w:rFonts w:ascii="FrankRuehl" w:hAnsi="FrankRuehl"/>
          <w:sz w:val="20"/>
          <w:rtl/>
        </w:rPr>
      </w:pPr>
      <w:del w:id="99960" w:author="מנוע מכני" w:date="2026-10-11T12:04:39Z">
        <w:r>
          <w:rPr>
            <w:rFonts w:ascii="FrankRuehl" w:hAnsi="FrankRuehl" w:hint="cs"/>
            <w:sz w:val="20"/>
            <w:rtl/>
          </w:rPr>
          <w:delText xml:space="preserve"> </w:delText>
        </w:r>
      </w:del>
      <w:r>
        <w:rPr>
          <w:rFonts w:ascii="FrankRuehl" w:hAnsi="FrankRuehl" w:hint="cs"/>
          <w:sz w:val="20"/>
          <w:rtl/>
        </w:rPr>
        <w:t xml:space="preserve">ד</w:t>
      </w:r>
      <w:r w:rsidRPr="00E92DCA">
        <w:rPr>
          <w:rFonts w:ascii="FrankRuehl" w:hAnsi="FrankRuehl"/>
          <w:sz w:val="20"/>
          <w:rtl/>
        </w:rPr>
        <w:t xml:space="preserve">הניתנין במתנה אחת שנתערבו בניתנין במתנה אחת - </w:t>
      </w:r>
      <w:r w:rsidRPr="004517DE">
        <w:rPr>
          <w:rFonts w:ascii="FrankRuehl" w:hAnsi="FrankRuehl"/>
          <w:b/>
          <w:bCs/>
          <w:sz w:val="20"/>
          <w:rtl/>
        </w:rPr>
        <w:t xml:space="preserve">ינתנו במתנה אחת</w:t>
      </w:r>
      <w:ins w:id="94865" w:author="מנוע מכני" w:date="2026-10-11T12:04:39Z">
        <w:r>
          <w:rPr>
            <w:rFonts w:ascii="FrankRuehl" w:hAnsi="FrankRuehl"/>
            <w:b/>
            <w:bCs/>
            <w:sz w:val="20"/>
            <w:rtl/>
          </w:rPr>
          <w:t xml:space="preserve">,</w:t>
        </w:r>
      </w:ins>
      <w:del w:id="94866" w:author="מנוע מכני" w:date="2026-10-11T12:04:39Z">
        <w:r w:rsidRPr="004517DE">
          <w:rPr>
            <w:rFonts w:ascii="FrankRuehl" w:hAnsi="FrankRuehl"/>
            <w:b/>
            <w:bCs/>
            <w:sz w:val="20"/>
            <w:rtl/>
          </w:rPr>
          <w:delText xml:space="preserve">;</w:delText>
        </w:r>
      </w:del>
      <w:r w:rsidRPr="00E92DCA">
        <w:rPr>
          <w:rFonts w:ascii="FrankRuehl" w:hAnsi="FrankRuehl"/>
          <w:sz w:val="20"/>
          <w:rtl/>
        </w:rPr>
        <w:t xml:space="preserve"> </w:t>
      </w:r>
    </w:p>
    <w:p w:rsidR="00DA63EC" w:rsidRDefault="00DA63EC" w:rsidP="00DA63EC">
      <w:pPr>
        <w:rPr>
          <w:rFonts w:ascii="FrankRuehl" w:hAnsi="FrankRuehl"/>
          <w:sz w:val="20"/>
          <w:rtl/>
        </w:rPr>
      </w:pPr>
      <w:r>
        <w:rPr>
          <w:rFonts w:ascii="FrankRuehl" w:hAnsi="FrankRuehl"/>
          <w:sz w:val="20"/>
          <w:rtl/>
        </w:rPr>
        <w:tab/>
      </w:r>
      <w:r>
        <w:rPr>
          <w:rFonts w:ascii="FrankRuehl" w:hAnsi="FrankRuehl" w:hint="cs"/>
          <w:sz w:val="20"/>
          <w:rtl/>
        </w:rPr>
        <w:t xml:space="preserve">מיירי </w:t>
      </w:r>
      <w:r>
        <w:rPr>
          <w:rFonts w:ascii="FrankRuehl" w:hAnsi="FrankRuehl"/>
          <w:sz w:val="20"/>
          <w:rtl/>
        </w:rPr>
        <w:t>שנתערבו אחת באחת</w:t>
      </w:r>
      <w:r>
        <w:rPr>
          <w:rFonts w:ascii="FrankRuehl" w:hAnsi="FrankRuehl" w:hint="cs"/>
          <w:sz w:val="20"/>
          <w:rtl/>
        </w:rPr>
        <w:t xml:space="preserve"> וממילא א</w:t>
      </w:r>
      <w:r>
        <w:rPr>
          <w:rFonts w:ascii="FrankRuehl" w:hAnsi="FrankRuehl"/>
          <w:sz w:val="20"/>
          <w:rtl/>
        </w:rPr>
        <w:t>"</w:t>
      </w:r>
      <w:r>
        <w:rPr>
          <w:rFonts w:ascii="FrankRuehl" w:hAnsi="FrankRuehl" w:hint="cs"/>
          <w:sz w:val="20"/>
          <w:rtl/>
        </w:rPr>
        <w:t xml:space="preserve">א לומר שמזה ניתן ולא מזה. </w:t>
      </w:r>
    </w:p>
    <w:p w:rsidR="00DA63EC" w:rsidRDefault="00DA63EC" w:rsidP="00DA63EC">
      <w:pPr>
        <w:rPr>
          <w:rFonts w:ascii="FrankRuehl" w:hAnsi="FrankRuehl"/>
          <w:sz w:val="20"/>
          <w:rtl/>
        </w:rPr>
      </w:pPr>
      <w:r>
        <w:rPr>
          <w:rFonts w:ascii="FrankRuehl" w:hAnsi="FrankRuehl"/>
          <w:sz w:val="20"/>
          <w:rtl/>
        </w:rPr>
        <w:t xml:space="preserve">• </w:t>
      </w:r>
      <w:r w:rsidRPr="00E92DCA">
        <w:rPr>
          <w:rFonts w:ascii="FrankRuehl" w:hAnsi="FrankRuehl"/>
          <w:sz w:val="20"/>
          <w:rtl/>
        </w:rPr>
        <w:t>מתן ארבע במתן ארבע</w:t>
      </w:r>
      <w:r>
        <w:rPr>
          <w:rFonts w:ascii="FrankRuehl" w:hAnsi="FrankRuehl" w:hint="cs"/>
          <w:sz w:val="20"/>
          <w:rtl/>
        </w:rPr>
        <w:t xml:space="preserve">- </w:t>
      </w:r>
      <w:r>
        <w:rPr>
          <w:rFonts w:ascii="FrankRuehl" w:hAnsi="FrankRuehl" w:hint="cs"/>
          <w:sz w:val="20"/>
          <w:rtl/>
        </w:rPr>
        <w:t xml:space="preserve">ה</w:t>
      </w:r>
      <w:r>
        <w:rPr>
          <w:rFonts w:ascii="FrankRuehl" w:hAnsi="FrankRuehl"/>
          <w:sz w:val="20"/>
          <w:rtl/>
        </w:rPr>
        <w:t>"</w:t>
      </w:r>
      <w:r>
        <w:rPr>
          <w:rFonts w:ascii="FrankRuehl" w:hAnsi="FrankRuehl" w:hint="cs"/>
          <w:sz w:val="20"/>
          <w:rtl/>
        </w:rPr>
        <w:t xml:space="preserve">נ</w:t>
      </w:r>
      <w:r>
        <w:rPr>
          <w:rFonts w:ascii="FrankRuehl" w:hAnsi="FrankRuehl" w:hint="cs"/>
          <w:sz w:val="20"/>
          <w:rtl/>
        </w:rPr>
        <w:t xml:space="preserve"> </w:t>
      </w:r>
      <w:r w:rsidRPr="00E92DCA">
        <w:rPr>
          <w:rFonts w:ascii="FrankRuehl" w:hAnsi="FrankRuehl"/>
          <w:sz w:val="20"/>
          <w:rtl/>
        </w:rPr>
        <w:t>שנתערבו ארבע בארבע.</w:t>
      </w:r>
    </w:p>
    <w:p w:rsidR="00DA63EC" w:rsidRDefault="00DA63EC" w:rsidP="00DA63EC">
      <w:pPr>
        <w:pStyle w:val="afff3"/>
        <w:framePr w:wrap="around"/>
        <w:rPr>
          <w:rtl/>
        </w:rPr>
      </w:pPr>
      <w:r>
        <w:rPr>
          <w:rFonts w:hint="cs"/>
          <w:rtl/>
        </w:rPr>
        <w:t>פא.</w:t>
      </w:r>
    </w:p>
    <w:p w:rsidR="00DA63EC" w:rsidRDefault="00DA63EC" w:rsidP="00DA63EC">
      <w:pPr>
        <w:rPr>
          <w:rFonts w:ascii="FrankRuehl" w:hAnsi="FrankRuehl"/>
          <w:sz w:val="20"/>
          <w:rtl/>
        </w:rPr>
      </w:pPr>
      <w:r>
        <w:rPr>
          <w:rFonts w:ascii="FrankRuehl" w:hAnsi="FrankRuehl"/>
          <w:sz w:val="20"/>
          <w:rtl/>
        </w:rPr>
        <w:t xml:space="preserve">• </w:t>
      </w:r>
      <w:r w:rsidRPr="00E92DCA">
        <w:rPr>
          <w:rFonts w:ascii="FrankRuehl" w:hAnsi="FrankRuehl"/>
          <w:sz w:val="20"/>
          <w:rtl/>
        </w:rPr>
        <w:t>מתן ארבע במתנה אחת</w:t>
      </w:r>
      <w:r>
        <w:rPr>
          <w:rFonts w:ascii="FrankRuehl" w:hAnsi="FrankRuehl" w:hint="cs"/>
          <w:sz w:val="20"/>
          <w:rtl/>
        </w:rPr>
        <w:t xml:space="preserve">- </w:t>
      </w:r>
      <w:ins w:id="91623" w:author="מנוע מכני" w:date="2026-10-11T12:04:39Z">
        <w:r>
          <w:rPr>
            <w:rFonts w:ascii="FrankRuehl" w:hAnsi="FrankRuehl" w:hint="cs"/>
            <w:sz w:val="20"/>
            <w:rtl/>
          </w:rPr>
          <w:t xml:space="preserve">לא</w:t>
        </w:r>
      </w:ins>
      <w:del w:id="91624" w:author="מנוע מכני" w:date="2026-10-11T12:04:39Z">
        <w:r>
          <w:rPr>
            <w:rFonts w:ascii="FrankRuehl" w:hAnsi="FrankRuehl" w:hint="cs"/>
            <w:sz w:val="20"/>
            <w:rtl/>
          </w:rPr>
          <w:delText xml:space="preserve">לאו</w:delText>
        </w:r>
      </w:del>
      <w:r>
        <w:rPr>
          <w:rFonts w:ascii="FrankRuehl" w:hAnsi="FrankRuehl" w:hint="cs"/>
          <w:sz w:val="20"/>
          <w:rtl/>
        </w:rPr>
        <w:t xml:space="preserve"> בנתערב </w:t>
      </w:r>
      <w:ins w:id="91617" w:author="מנוע מכני" w:date="2026-10-11T12:04:39Z">
        <w:r>
          <w:rPr>
            <w:rFonts w:ascii="FrankRuehl" w:hAnsi="FrankRuehl" w:hint="cs"/>
            <w:sz w:val="20"/>
            <w:rtl/>
          </w:rPr>
          <w:t xml:space="preserve">דא"כ</w:t>
        </w:r>
      </w:ins>
      <w:del w:id="91618" w:author="מנוע מכני" w:date="2026-10-11T12:04:39Z">
        <w:r>
          <w:rPr>
            <w:rFonts w:ascii="FrankRuehl" w:hAnsi="FrankRuehl" w:hint="cs"/>
            <w:sz w:val="20"/>
            <w:rtl/>
          </w:rPr>
          <w:delText xml:space="preserve">דאי הכי</w:delText>
        </w:r>
      </w:del>
      <w:r>
        <w:rPr>
          <w:rFonts w:ascii="FrankRuehl" w:hAnsi="FrankRuehl" w:hint="cs"/>
          <w:sz w:val="20"/>
          <w:rtl/>
        </w:rPr>
        <w:t xml:space="preserve"> הך </w:t>
      </w:r>
      <w:r>
        <w:rPr>
          <w:rFonts w:ascii="FrankRuehl" w:hAnsi="FrankRuehl" w:hint="cs"/>
          <w:sz w:val="20"/>
          <w:rtl/>
        </w:rPr>
        <w:t xml:space="preserve">דא</w:t>
      </w:r>
      <w:r>
        <w:rPr>
          <w:rFonts w:ascii="FrankRuehl" w:hAnsi="FrankRuehl"/>
          <w:sz w:val="20"/>
          <w:rtl/>
        </w:rPr>
        <w:t>"</w:t>
      </w:r>
      <w:r>
        <w:rPr>
          <w:rFonts w:ascii="FrankRuehl" w:hAnsi="FrankRuehl" w:hint="cs"/>
          <w:sz w:val="20"/>
          <w:rtl/>
        </w:rPr>
        <w:t xml:space="preserve">ל</w:t>
      </w:r>
      <w:r>
        <w:rPr>
          <w:rFonts w:ascii="FrankRuehl" w:hAnsi="FrankRuehl" w:hint="cs"/>
          <w:sz w:val="20"/>
          <w:rtl/>
        </w:rPr>
        <w:t xml:space="preserve"> </w:t>
      </w:r>
      <w:r>
        <w:rPr>
          <w:rStyle w:val="2fb"/>
          <w:rFonts w:ascii="FrankRuehl" w:hAnsi="FrankRuehl" w:hint="cs"/>
          <w:sz w:val="20"/>
          <w:rtl/>
        </w:rPr>
        <w:t xml:space="preserve">רבי</w:t>
      </w:r>
      <w:r>
        <w:rPr>
          <w:rFonts w:ascii="FrankRuehl" w:hAnsi="FrankRuehl" w:hint="cs"/>
          <w:sz w:val="20"/>
          <w:rtl/>
        </w:rPr>
        <w:t xml:space="preserve"> יהושע ד</w:t>
      </w:r>
      <w:r w:rsidRPr="00E92DCA">
        <w:rPr>
          <w:rFonts w:ascii="FrankRuehl" w:hAnsi="FrankRuehl"/>
          <w:sz w:val="20"/>
          <w:rtl/>
        </w:rPr>
        <w:t xml:space="preserve">עובר על בל תוסיף, </w:t>
      </w:r>
      <w:ins w:id="91621" w:author="מנוע מכני" w:date="2026-10-11T12:04:39Z">
        <w:r>
          <w:rPr>
            <w:rFonts w:ascii="FrankRuehl" w:hAnsi="FrankRuehl"/>
            <w:sz w:val="20"/>
            <w:rtl/>
          </w:rPr>
          <w:t xml:space="preserve">כאן</w:t>
        </w:r>
      </w:ins>
      <w:del w:id="91622" w:author="מנוע מכני" w:date="2026-10-11T12:04:39Z">
        <w:r w:rsidRPr="00E92DCA">
          <w:rPr>
            <w:rFonts w:ascii="FrankRuehl" w:hAnsi="FrankRuehl"/>
            <w:sz w:val="20"/>
            <w:rtl/>
          </w:rPr>
          <w:delText xml:space="preserve">הכא</w:delText>
        </w:r>
      </w:del>
      <w:r w:rsidRPr="00E92DCA">
        <w:rPr>
          <w:rFonts w:ascii="FrankRuehl" w:hAnsi="FrankRuehl"/>
          <w:sz w:val="20"/>
          <w:rtl/>
        </w:rPr>
        <w:t xml:space="preserve"> בל תוסיף </w:t>
      </w:r>
      <w:ins w:id="91619" w:author="מנוע מכני" w:date="2026-10-11T12:04:39Z">
        <w:r>
          <w:rPr>
            <w:rFonts w:ascii="FrankRuehl" w:hAnsi="FrankRuehl"/>
            <w:sz w:val="20"/>
            <w:rtl/>
          </w:rPr>
          <w:t xml:space="preserve">ממקום</w:t>
        </w:r>
      </w:ins>
      <w:del w:id="91620" w:author="מנוע מכני" w:date="2026-10-11T12:04:39Z">
        <w:r w:rsidRPr="00E92DCA">
          <w:rPr>
            <w:rFonts w:ascii="FrankRuehl" w:hAnsi="FrankRuehl"/>
            <w:sz w:val="20"/>
            <w:rtl/>
          </w:rPr>
          <w:delText xml:space="preserve">מהיכא</w:delText>
        </w:r>
      </w:del>
      <w:r w:rsidRPr="00E92DCA">
        <w:rPr>
          <w:rFonts w:ascii="FrankRuehl" w:hAnsi="FrankRuehl"/>
          <w:sz w:val="20"/>
          <w:rtl/>
        </w:rPr>
        <w:t xml:space="preserve">? </w:t>
      </w:r>
    </w:p>
    <w:p>
      <w:pPr>
        <w:pStyle w:val="38"/>
        <w:rPr>
          <w:ins w:id="99962" w:author="מנוע מכני" w:date="2026-10-11T12:04:39Z"/>
        </w:rPr>
      </w:pPr>
      <w:del w:id="99961" w:author="מנוע מכני" w:date="2026-10-11T12:04:39Z">
        <w:r>
          <w:delText xml:space="preserve">•</w:delText>
        </w:r>
      </w:del>
      <w:r>
        <w:t xml:space="preserve"> </w:t>
      </w:r>
      <w:r w:rsidRPr="00E92DCA">
        <w:t xml:space="preserve">אלא רבא:</w:t>
      </w:r>
    </w:p>
    <w:p w:rsidR="00DA63EC" w:rsidRDefault="00DA63EC" w:rsidP="00DA63EC">
      <w:pPr>
        <w:rPr>
          <w:rFonts w:ascii="FrankRuehl" w:hAnsi="FrankRuehl"/>
          <w:sz w:val="20"/>
          <w:rtl/>
        </w:rPr>
      </w:pPr>
      <w:del w:id="99963"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בבלול </w:t>
      </w:r>
      <w:r w:rsidRPr="00E92DCA">
        <w:rPr>
          <w:rFonts w:ascii="FrankRuehl" w:hAnsi="FrankRuehl"/>
          <w:sz w:val="20"/>
          <w:rtl/>
        </w:rPr>
        <w:t xml:space="preserve">לא</w:t>
      </w:r>
      <w:r w:rsidRPr="00E92DCA">
        <w:rPr>
          <w:rFonts w:ascii="FrankRuehl" w:hAnsi="FrankRuehl"/>
          <w:sz w:val="20"/>
          <w:rtl/>
        </w:rPr>
        <w:t xml:space="preserve"> </w:t>
      </w:r>
      <w:ins w:id="91625" w:author="מנוע מכני" w:date="2026-10-11T12:04:39Z">
        <w:r>
          <w:rPr>
            <w:rFonts w:ascii="FrankRuehl" w:hAnsi="FrankRuehl"/>
            <w:sz w:val="20"/>
            <w:rtl/>
          </w:rPr>
          <w:t xml:space="preserve">חלקו</w:t>
        </w:r>
      </w:ins>
      <w:del w:id="91626" w:author="מנוע מכני" w:date="2026-10-11T12:04:39Z">
        <w:r w:rsidRPr="00E92DCA">
          <w:rPr>
            <w:rFonts w:ascii="FrankRuehl" w:hAnsi="FrankRuehl"/>
            <w:sz w:val="20"/>
            <w:rtl/>
          </w:rPr>
          <w:delText xml:space="preserve">פליגי</w:delText>
        </w:r>
      </w:del>
      <w:r w:rsidRPr="00E92DCA">
        <w:rPr>
          <w:rFonts w:ascii="FrankRuehl" w:hAnsi="FrankRuehl"/>
          <w:sz w:val="20"/>
          <w:rtl/>
        </w:rPr>
        <w:t xml:space="preserve">, </w:t>
      </w:r>
      <w:ins w:id="91627" w:author="מנוע מכני" w:date="2026-10-11T12:04:39Z">
        <w:r>
          <w:rPr>
            <w:rFonts w:ascii="FrankRuehl" w:hAnsi="FrankRuehl" w:hint="cs"/>
            <w:b/>
            <w:bCs/>
            <w:sz w:val="20"/>
            <w:rtl/>
          </w:rPr>
          <w:t xml:space="preserve">וחלקו</w:t>
        </w:r>
      </w:ins>
      <w:del w:id="91628" w:author="מנוע מכני" w:date="2026-10-11T12:04:39Z">
        <w:r w:rsidRPr="005374F8">
          <w:rPr>
            <w:rFonts w:ascii="FrankRuehl" w:hAnsi="FrankRuehl" w:hint="cs"/>
            <w:b/>
            <w:bCs/>
            <w:sz w:val="20"/>
            <w:rtl/>
          </w:rPr>
          <w:delText xml:space="preserve">ו</w:delText>
        </w:r>
        <w:r w:rsidRPr="005374F8">
          <w:rPr>
            <w:rFonts w:ascii="FrankRuehl" w:hAnsi="FrankRuehl"/>
            <w:b/>
            <w:bCs/>
            <w:sz w:val="20"/>
            <w:rtl/>
          </w:rPr>
          <w:delText xml:space="preserve">פליגי</w:delText>
        </w:r>
      </w:del>
      <w:r w:rsidRPr="00E92DCA">
        <w:rPr>
          <w:rFonts w:ascii="FrankRuehl" w:hAnsi="FrankRuehl"/>
          <w:sz w:val="20"/>
          <w:rtl/>
        </w:rPr>
        <w:t xml:space="preserve"> - בכוסות, </w:t>
      </w:r>
      <w:r w:rsidRPr="00E92DCA">
        <w:rPr>
          <w:rStyle w:val="2fb"/>
          <w:rFonts w:ascii="FrankRuehl" w:hAnsi="FrankRuehl"/>
          <w:sz w:val="20"/>
          <w:rtl/>
        </w:rPr>
        <w:t xml:space="preserve">לר"א</w:t>
      </w:r>
      <w:r w:rsidRPr="00E92DCA">
        <w:rPr>
          <w:rFonts w:ascii="FrankRuehl" w:hAnsi="FrankRuehl"/>
          <w:sz w:val="20"/>
          <w:rtl/>
        </w:rPr>
        <w:t xml:space="preserve"> </w:t>
      </w:r>
      <w:ins w:id="93369" w:author="מנוע מכני" w:date="2026-10-11T12:04:39Z">
        <w:r>
          <w:rPr>
            <w:rFonts w:ascii="FrankRuehl" w:hAnsi="FrankRuehl"/>
            <w:sz w:val="20"/>
            <w:rtl/>
          </w:rPr>
          <w:t xml:space="preserve">יש</w:t>
        </w:r>
      </w:ins>
      <w:del w:id="93370" w:author="מנוע מכני" w:date="2026-10-11T12:04:39Z">
        <w:r w:rsidRPr="00E92DCA">
          <w:rPr>
            <w:rFonts w:ascii="FrankRuehl" w:hAnsi="FrankRuehl"/>
            <w:sz w:val="20"/>
            <w:rtl/>
          </w:rPr>
          <w:delText xml:space="preserve">אית</w:delText>
        </w:r>
      </w:del>
      <w:r w:rsidRPr="00E92DCA">
        <w:rPr>
          <w:rFonts w:ascii="FrankRuehl" w:hAnsi="FrankRuehl"/>
          <w:sz w:val="20"/>
          <w:rtl/>
        </w:rPr>
        <w:t xml:space="preserve"> </w:t>
      </w:r>
      <w:ins w:id="93365" w:author="מנוע מכני" w:date="2026-10-11T12:04:39Z">
        <w:r>
          <w:rPr>
            <w:rFonts w:ascii="FrankRuehl" w:hAnsi="FrankRuehl"/>
            <w:sz w:val="20"/>
            <w:rtl/>
          </w:rPr>
          <w:t xml:space="preserve">לו</w:t>
        </w:r>
      </w:ins>
      <w:del w:id="93366"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 רואין, לרבנן </w:t>
      </w:r>
      <w:ins w:id="93367" w:author="מנוע מכני" w:date="2026-10-11T12:04:39Z">
        <w:r>
          <w:rPr>
            <w:rFonts w:ascii="FrankRuehl" w:hAnsi="FrankRuehl"/>
            <w:sz w:val="20"/>
            <w:rtl/>
          </w:rPr>
          <w:t xml:space="preserve">אין</w:t>
        </w:r>
      </w:ins>
      <w:del w:id="93368" w:author="מנוע מכני" w:date="2026-10-11T12:04:39Z">
        <w:r w:rsidRPr="00E92DCA">
          <w:rPr>
            <w:rFonts w:ascii="FrankRuehl" w:hAnsi="FrankRuehl"/>
            <w:sz w:val="20"/>
            <w:rtl/>
          </w:rPr>
          <w:delText xml:space="preserve">לית</w:delText>
        </w:r>
      </w:del>
      <w:r w:rsidRPr="00E92DCA">
        <w:rPr>
          <w:rFonts w:ascii="FrankRuehl" w:hAnsi="FrankRuehl"/>
          <w:sz w:val="20"/>
          <w:rtl/>
        </w:rPr>
        <w:t xml:space="preserve"> </w:t>
      </w:r>
      <w:ins w:id="95467" w:author="מנוע מכני" w:date="2026-10-11T12:04:39Z">
        <w:r>
          <w:rPr>
            <w:rFonts w:ascii="FrankRuehl" w:hAnsi="FrankRuehl"/>
            <w:sz w:val="20"/>
            <w:rtl/>
          </w:rPr>
          <w:t xml:space="preserve">להם</w:t>
        </w:r>
      </w:ins>
      <w:del w:id="95468" w:author="מנוע מכני" w:date="2026-10-11T12:04:39Z">
        <w:r w:rsidRPr="00E92DCA">
          <w:rPr>
            <w:rFonts w:ascii="FrankRuehl" w:hAnsi="FrankRuehl"/>
            <w:sz w:val="20"/>
            <w:rtl/>
          </w:rPr>
          <w:delText xml:space="preserve">להו</w:delText>
        </w:r>
      </w:del>
      <w:r w:rsidRPr="00E92DCA">
        <w:rPr>
          <w:rFonts w:ascii="FrankRuehl" w:hAnsi="FrankRuehl"/>
          <w:sz w:val="20"/>
          <w:rtl/>
        </w:rPr>
        <w:t xml:space="preserve"> רואין.</w:t>
      </w:r>
    </w:p>
    <w:p>
      <w:pPr>
        <w:pStyle w:val="38"/>
        <w:rPr>
          <w:ins w:id="99964" w:author="מנוע מכני" w:date="2026-10-11T12:04:39Z"/>
        </w:rPr>
      </w:pPr>
      <w:r w:rsidRPr="00FE1B89">
        <w:t>ו</w:t>
      </w:r>
      <w:r w:rsidRPr="00FE1B89">
        <w:t xml:space="preserve">הך</w:t>
      </w:r>
    </w:p>
    <w:p w:rsidR="00DA63EC" w:rsidRPr="00FE1B89" w:rsidRDefault="00DA63EC" w:rsidP="00DA63EC">
      <w:pPr>
        <w:rPr>
          <w:rFonts w:ascii="FrankRuehl" w:hAnsi="FrankRuehl"/>
          <w:spacing w:val="-2"/>
          <w:sz w:val="20"/>
          <w:rtl/>
        </w:rPr>
      </w:pPr>
      <w:del w:id="99965" w:author="מנוע מכני" w:date="2026-10-11T12:04:39Z">
        <w:r w:rsidRPr="00FE1B89">
          <w:rPr>
            <w:rFonts w:ascii="FrankRuehl" w:hAnsi="FrankRuehl" w:hint="cs"/>
            <w:spacing w:val="-2"/>
            <w:sz w:val="20"/>
            <w:rtl/>
          </w:rPr>
          <w:delText xml:space="preserve"> </w:delText>
        </w:r>
      </w:del>
      <w:r w:rsidRPr="00FE1B89">
        <w:rPr>
          <w:rFonts w:ascii="FrankRuehl" w:hAnsi="FrankRuehl"/>
          <w:spacing w:val="-2"/>
          <w:sz w:val="20"/>
          <w:rtl/>
        </w:rPr>
        <w:t xml:space="preserve">לא</w:t>
      </w:r>
      <w:r w:rsidRPr="00FE1B89">
        <w:rPr>
          <w:rFonts w:ascii="FrankRuehl" w:hAnsi="FrankRuehl"/>
          <w:spacing w:val="-2"/>
          <w:sz w:val="20"/>
          <w:rtl/>
        </w:rPr>
        <w:t xml:space="preserve"> נחלקו </w:t>
      </w:r>
      <w:r w:rsidRPr="00FE1B89">
        <w:rPr>
          <w:rStyle w:val="2fb"/>
          <w:rFonts w:ascii="FrankRuehl" w:hAnsi="FrankRuehl"/>
          <w:spacing w:val="-2"/>
          <w:sz w:val="20"/>
          <w:rtl/>
        </w:rPr>
        <w:t xml:space="preserve">ר"א</w:t>
      </w:r>
      <w:r w:rsidRPr="00FE1B89">
        <w:rPr>
          <w:rFonts w:ascii="FrankRuehl" w:hAnsi="FrankRuehl"/>
          <w:spacing w:val="-2"/>
          <w:sz w:val="20"/>
          <w:rtl/>
        </w:rPr>
        <w:t xml:space="preserve"> וחכמים על דם חטאת שנתערב בדם עולה שיקרב, ברובע ונרבע שלא יקרב,</w:t>
      </w:r>
    </w:p>
    <w:p w:rsidR="00DA63EC" w:rsidRDefault="00DA63EC" w:rsidP="00DA63EC">
      <w:pPr>
        <w:rPr>
          <w:rFonts w:ascii="FrankRuehl" w:hAnsi="FrankRuehl"/>
          <w:sz w:val="20"/>
          <w:rtl/>
        </w:rPr>
      </w:pPr>
      <w:r>
        <w:rPr>
          <w:rFonts w:ascii="FrankRuehl" w:hAnsi="FrankRuehl" w:hint="cs"/>
          <w:sz w:val="20"/>
          <w:rtl/>
        </w:rPr>
        <w:t xml:space="preserve">ונחלקו </w:t>
      </w:r>
      <w:r w:rsidRPr="00E92DCA">
        <w:rPr>
          <w:rFonts w:ascii="FrankRuehl" w:hAnsi="FrankRuehl"/>
          <w:sz w:val="20"/>
          <w:rtl/>
        </w:rPr>
        <w:t>על דם תמימ</w:t>
      </w:r>
      <w:r>
        <w:rPr>
          <w:rFonts w:ascii="FrankRuehl" w:hAnsi="FrankRuehl"/>
          <w:sz w:val="20"/>
          <w:rtl/>
        </w:rPr>
        <w:t xml:space="preserve">ה שנתערב בדם בעלת מום, </w:t>
      </w:r>
      <w:r>
        <w:rPr>
          <w:rStyle w:val="2fb"/>
          <w:rFonts w:ascii="FrankRuehl" w:hAnsi="FrankRuehl" w:hint="cs"/>
          <w:sz w:val="20"/>
          <w:rtl/>
        </w:rPr>
        <w:t>דל</w:t>
      </w:r>
      <w:r>
        <w:rPr>
          <w:rStyle w:val="2fb"/>
          <w:rFonts w:ascii="FrankRuehl" w:hAnsi="FrankRuehl"/>
          <w:sz w:val="20"/>
          <w:rtl/>
        </w:rPr>
        <w:t>ר"א</w:t>
      </w:r>
      <w:r w:rsidRPr="00E92DCA">
        <w:rPr>
          <w:rFonts w:ascii="FrankRuehl" w:hAnsi="FrankRuehl"/>
          <w:sz w:val="20"/>
          <w:rtl/>
        </w:rPr>
        <w:t xml:space="preserve">: יקרב בין בבלול בין בכוסות, וחכ"א: </w:t>
      </w:r>
      <w:r w:rsidRPr="00E92DCA">
        <w:rPr>
          <w:rFonts w:ascii="FrankRuehl" w:hAnsi="FrankRuehl"/>
          <w:sz w:val="20"/>
          <w:rtl/>
        </w:rPr>
        <w:t xml:space="preserve">לא</w:t>
      </w:r>
      <w:r w:rsidRPr="00E92DCA">
        <w:rPr>
          <w:rFonts w:ascii="FrankRuehl" w:hAnsi="FrankRuehl"/>
          <w:sz w:val="20"/>
          <w:rtl/>
        </w:rPr>
        <w:t xml:space="preserve"> יקרב</w:t>
      </w:r>
      <w:r>
        <w:rPr>
          <w:rFonts w:ascii="FrankRuehl" w:hAnsi="FrankRuehl"/>
          <w:sz w:val="20"/>
          <w:rtl/>
        </w:rPr>
        <w:t>!</w:t>
      </w:r>
    </w:p>
    <w:p w:rsidR="00DA63EC" w:rsidRDefault="00DA63EC" w:rsidP="00DA63EC">
      <w:pPr>
        <w:rPr>
          <w:rFonts w:ascii="FrankRuehl" w:hAnsi="FrankRuehl"/>
          <w:sz w:val="20"/>
          <w:rtl/>
        </w:rPr>
      </w:pPr>
      <w:r>
        <w:rPr>
          <w:rFonts w:ascii="FrankRuehl" w:hAnsi="FrankRuehl"/>
          <w:sz w:val="20"/>
          <w:rtl/>
        </w:rPr>
        <w:t xml:space="preserve">• </w:t>
      </w:r>
      <w:ins w:id="90425" w:author="מנוע מכני" w:date="2026-10-11T12:04:39Z">
        <w:r>
          <w:rPr>
            <w:rStyle w:val="2fb"/>
            <w:rFonts w:ascii="FrankRuehl" w:hAnsi="FrankRuehl"/>
            <w:sz w:val="20"/>
            <w:rtl/>
          </w:rPr>
          <w:t xml:space="preserve">ר"י</w:t>
        </w:r>
      </w:ins>
      <w:del w:id="90426" w:author="מנוע מכני" w:date="2026-10-11T12:04:39Z">
        <w:r w:rsidRPr="00E92DCA">
          <w:rPr>
            <w:rFonts w:ascii="FrankRuehl" w:hAnsi="FrankRuehl"/>
            <w:sz w:val="20"/>
            <w:rtl/>
          </w:rPr>
          <w:delText xml:space="preserve">רבי יהודה</w:delText>
        </w:r>
      </w:del>
      <w:r w:rsidRPr="00E92DCA">
        <w:rPr>
          <w:rFonts w:ascii="FrankRuehl" w:hAnsi="FrankRuehl"/>
          <w:sz w:val="20"/>
          <w:rtl/>
        </w:rPr>
        <w:t xml:space="preserve"> אליבא </w:t>
      </w:r>
      <w:r w:rsidRPr="00E92DCA">
        <w:rPr>
          <w:rStyle w:val="2fb"/>
          <w:rFonts w:ascii="FrankRuehl" w:hAnsi="FrankRuehl"/>
          <w:sz w:val="20"/>
          <w:rtl/>
        </w:rPr>
        <w:t xml:space="preserve">דר"א</w:t>
      </w:r>
      <w:r w:rsidRPr="00E92DCA">
        <w:rPr>
          <w:rFonts w:ascii="FrankRuehl" w:hAnsi="FrankRuehl"/>
          <w:sz w:val="20"/>
          <w:rtl/>
        </w:rPr>
        <w:t xml:space="preserve"> </w:t>
      </w:r>
      <w:ins w:id="96699" w:author="מנוע מכני" w:date="2026-10-11T12:04:39Z">
        <w:r>
          <w:rPr>
            <w:rFonts w:ascii="FrankRuehl" w:hAnsi="FrankRuehl"/>
            <w:sz w:val="20"/>
            <w:rtl/>
          </w:rPr>
          <w:t xml:space="preserve">שונה</w:t>
        </w:r>
      </w:ins>
      <w:del w:id="96700" w:author="מנוע מכני" w:date="2026-10-11T12:04:39Z">
        <w:r w:rsidRPr="00E92DCA">
          <w:rPr>
            <w:rFonts w:ascii="FrankRuehl" w:hAnsi="FrankRuehl"/>
            <w:sz w:val="20"/>
            <w:rtl/>
          </w:rPr>
          <w:delText xml:space="preserve">מתני</w:delText>
        </w:r>
      </w:del>
      <w:r w:rsidRPr="00E92DCA">
        <w:rPr>
          <w:rFonts w:ascii="FrankRuehl" w:hAnsi="FrankRuehl"/>
          <w:sz w:val="20"/>
          <w:rtl/>
        </w:rPr>
        <w:t xml:space="preserve"> בין בבלול בין בכוסות, ורבנן בכוסות </w:t>
      </w:r>
      <w:ins w:id="91629" w:author="מנוע מכני" w:date="2026-10-11T12:04:39Z">
        <w:r>
          <w:rPr>
            <w:rFonts w:ascii="FrankRuehl" w:hAnsi="FrankRuehl"/>
            <w:sz w:val="20"/>
            <w:rtl/>
          </w:rPr>
          <w:t xml:space="preserve">חלקו</w:t>
        </w:r>
      </w:ins>
      <w:del w:id="91630" w:author="מנוע מכני" w:date="2026-10-11T12:04:39Z">
        <w:r w:rsidRPr="00E92DCA">
          <w:rPr>
            <w:rFonts w:ascii="FrankRuehl" w:hAnsi="FrankRuehl"/>
            <w:sz w:val="20"/>
            <w:rtl/>
          </w:rPr>
          <w:delText xml:space="preserve">פליגי</w:delText>
        </w:r>
      </w:del>
      <w:r w:rsidRPr="00E92DCA">
        <w:rPr>
          <w:rFonts w:ascii="FrankRuehl" w:hAnsi="FrankRuehl"/>
          <w:sz w:val="20"/>
          <w:rtl/>
        </w:rPr>
        <w:t xml:space="preserve">.</w:t>
      </w:r>
    </w:p>
    <w:p>
      <w:pPr>
        <w:pStyle w:val="afffff8"/>
        <w:rPr>
          <w:ins w:id="90263" w:author="קלוד" w:date="2026-10-11T12:29:36Z"/>
        </w:rPr>
      </w:pPr>
      <w:ins w:id="90264" w:author="קלוד" w:date="2026-10-11T12:29:36Z">
        <w:r>
          <w:rPr>
            <w:color w:val="7B3F00"/>
          </w:rPr>
          <w:t xml:space="preserve">תחילת חטאת ועולה וסופן - מקום עולה מקום שירים</w:t>
        </w:r>
      </w:ins>
    </w:p>
    <w:p>
      <w:pPr>
        <w:pStyle w:val="38"/>
        <w:rPr>
          <w:ins w:id="99967" w:author="מנוע מכני" w:date="2026-10-11T12:04:39Z"/>
        </w:rPr>
      </w:pPr>
      <w:del w:id="99966" w:author="מנוע מכני" w:date="2026-10-11T12:04:39Z">
        <w:r>
          <w:delText xml:space="preserve">•</w:delText>
        </w:r>
      </w:del>
      <w:r>
        <w:t xml:space="preserve"> </w:t>
      </w:r>
      <w:r w:rsidRPr="00E92DCA">
        <w:t xml:space="preserve">אביי:</w:t>
      </w:r>
    </w:p>
    <w:p w:rsidR="00DA63EC" w:rsidRDefault="00DA63EC" w:rsidP="00DA63EC">
      <w:pPr>
        <w:rPr>
          <w:rFonts w:ascii="FrankRuehl" w:hAnsi="FrankRuehl"/>
          <w:sz w:val="20"/>
          <w:rtl/>
        </w:rPr>
      </w:pPr>
      <w:del w:id="99968" w:author="מנוע מכני" w:date="2026-10-11T12:04:39Z">
        <w:r w:rsidRPr="00E92DCA">
          <w:rPr>
            <w:rFonts w:ascii="FrankRuehl" w:hAnsi="FrankRuehl"/>
            <w:sz w:val="20"/>
            <w:rtl/>
          </w:rPr>
          <w:delText xml:space="preserve"> </w:delText>
        </w:r>
      </w:del>
      <w:r>
        <w:rPr>
          <w:rFonts w:ascii="FrankRuehl" w:hAnsi="FrankRuehl" w:hint="cs"/>
          <w:sz w:val="20"/>
          <w:rtl/>
        </w:rPr>
        <w:t>ל</w:t>
      </w:r>
      <w:r>
        <w:rPr>
          <w:rFonts w:ascii="FrankRuehl" w:hAnsi="FrankRuehl"/>
          <w:sz w:val="20"/>
          <w:rtl/>
        </w:rPr>
        <w:t>"</w:t>
      </w:r>
      <w:r>
        <w:rPr>
          <w:rFonts w:ascii="FrankRuehl" w:hAnsi="FrankRuehl" w:hint="cs"/>
          <w:sz w:val="20"/>
          <w:rtl/>
        </w:rPr>
        <w:t>ש</w:t>
      </w:r>
      <w:r w:rsidRPr="00E92DCA">
        <w:rPr>
          <w:rFonts w:ascii="FrankRuehl" w:hAnsi="FrankRuehl"/>
          <w:sz w:val="20"/>
          <w:rtl/>
        </w:rPr>
        <w:t xml:space="preserve"> אלא תחלת חטאת ועולה, אבל סוף חטאת [ועולה] - דברי הכל מקום עולה מקום שיריים </w:t>
      </w:r>
      <w:r w:rsidRPr="00E92DCA">
        <w:rPr>
          <w:rFonts w:ascii="FrankRuehl" w:hAnsi="FrankRuehl"/>
          <w:sz w:val="20"/>
          <w:rtl/>
        </w:rPr>
        <w:t xml:space="preserve">א"ל</w:t>
      </w:r>
      <w:r w:rsidRPr="00E92DCA">
        <w:rPr>
          <w:rFonts w:ascii="FrankRuehl" w:hAnsi="FrankRuehl"/>
          <w:sz w:val="20"/>
          <w:rtl/>
        </w:rPr>
        <w:t xml:space="preserve"> </w:t>
      </w:r>
      <w:r w:rsidRPr="00E92DCA">
        <w:rPr>
          <w:rStyle w:val="2fb"/>
          <w:rFonts w:ascii="FrankRuehl" w:hAnsi="FrankRuehl"/>
          <w:sz w:val="20"/>
          <w:rtl/>
        </w:rPr>
        <w:t xml:space="preserve">רב יוסף</w:t>
      </w:r>
      <w:r w:rsidRPr="00E92DCA">
        <w:rPr>
          <w:rFonts w:ascii="FrankRuehl" w:hAnsi="FrankRuehl"/>
          <w:sz w:val="20"/>
          <w:rtl/>
        </w:rPr>
        <w:t xml:space="preserve">, </w:t>
      </w:r>
      <w:ins w:id="93371" w:author="מנוע מכני" w:date="2026-10-11T12:04:39Z">
        <w:r>
          <w:rPr>
            <w:rFonts w:ascii="FrankRuehl" w:hAnsi="FrankRuehl"/>
            <w:sz w:val="20"/>
            <w:rtl/>
          </w:rPr>
          <w:t xml:space="preserve">כך</w:t>
        </w:r>
      </w:ins>
      <w:del w:id="93372" w:author="מנוע מכני" w:date="2026-10-11T12:04:39Z">
        <w:r w:rsidRPr="00E92DCA">
          <w:rPr>
            <w:rFonts w:ascii="FrankRuehl" w:hAnsi="FrankRuehl"/>
            <w:sz w:val="20"/>
            <w:rtl/>
          </w:rPr>
          <w:delText xml:space="preserve">הכי</w:delText>
        </w:r>
      </w:del>
      <w:r w:rsidRPr="00E92DCA">
        <w:rPr>
          <w:rFonts w:ascii="FrankRuehl" w:hAnsi="FrankRuehl"/>
          <w:sz w:val="20"/>
          <w:rtl/>
        </w:rPr>
        <w:t xml:space="preserve"> </w:t>
      </w:r>
      <w:r w:rsidRPr="00E92DCA">
        <w:rPr>
          <w:rFonts w:ascii="FrankRuehl" w:hAnsi="FrankRuehl"/>
          <w:sz w:val="20"/>
          <w:rtl/>
        </w:rPr>
        <w:t xml:space="preserve">אמר</w:t>
      </w:r>
      <w:r w:rsidRPr="00E92DCA">
        <w:rPr>
          <w:rFonts w:ascii="FrankRuehl" w:hAnsi="FrankRuehl"/>
          <w:sz w:val="20"/>
          <w:rtl/>
        </w:rPr>
        <w:t xml:space="preserve"> </w:t>
      </w:r>
      <w:r w:rsidRPr="00E92DCA">
        <w:rPr>
          <w:rStyle w:val="2fb"/>
          <w:rFonts w:ascii="FrankRuehl" w:hAnsi="FrankRuehl"/>
          <w:sz w:val="20"/>
          <w:rtl/>
        </w:rPr>
        <w:t xml:space="preserve">רב יהודה</w:t>
      </w:r>
      <w:r w:rsidRPr="00E92DCA">
        <w:rPr>
          <w:rFonts w:ascii="FrankRuehl" w:hAnsi="FrankRuehl"/>
          <w:sz w:val="20"/>
          <w:rtl/>
        </w:rPr>
        <w:t xml:space="preserve">: שירים צריכין איצטבא.</w:t>
      </w:r>
    </w:p>
    <w:p>
      <w:pPr>
        <w:pStyle w:val="38"/>
        <w:rPr>
          <w:ins w:id="99969" w:author="מנוע מכני" w:date="2026-10-11T12:04:39Z"/>
        </w:rPr>
      </w:pPr>
      <w:r>
        <w:t>וכן א</w:t>
      </w:r>
      <w:r w:rsidRPr="00E92DCA">
        <w:t xml:space="preserve">ר"ש:</w:t>
      </w:r>
    </w:p>
    <w:p w:rsidR="00DA63EC" w:rsidRDefault="00DA63EC" w:rsidP="00DA63EC">
      <w:pPr>
        <w:rPr>
          <w:rFonts w:ascii="FrankRuehl" w:hAnsi="FrankRuehl"/>
          <w:sz w:val="20"/>
          <w:rtl/>
        </w:rPr>
      </w:pPr>
      <w:del w:id="99970" w:author="מנוע מכני" w:date="2026-10-11T12:04:39Z">
        <w:r w:rsidRPr="00E92DCA">
          <w:rPr>
            <w:rFonts w:ascii="FrankRuehl" w:hAnsi="FrankRuehl"/>
            <w:sz w:val="20"/>
            <w:rtl/>
          </w:rPr>
          <w:delText xml:space="preserve"> </w:delText>
        </w:r>
      </w:del>
      <w:ins w:id="96433" w:author="מנוע מכני" w:date="2026-10-11T12:04:39Z">
        <w:r>
          <w:rPr>
            <w:rFonts w:ascii="FrankRuehl" w:hAnsi="FrankRuehl"/>
            <w:sz w:val="20"/>
            <w:rtl/>
          </w:rPr>
          <w:t xml:space="preserve">דווקא </w:t>
        </w:r>
      </w:ins>
      <w:del w:id="96434" w:author="מנוע מכני" w:date="2026-10-11T12:04:39Z">
        <w:r w:rsidRPr="00E92DCA">
          <w:rPr>
            <w:rFonts w:ascii="FrankRuehl" w:hAnsi="FrankRuehl"/>
            <w:sz w:val="20"/>
            <w:rtl/>
          </w:rPr>
          <w:delText xml:space="preserve">לא שנו אלא </w:delText>
        </w:r>
      </w:del>
      <w:r w:rsidRPr="00E92DCA">
        <w:rPr>
          <w:rFonts w:ascii="FrankRuehl" w:hAnsi="FrankRuehl"/>
          <w:sz w:val="20"/>
          <w:rtl/>
        </w:rPr>
        <w:t xml:space="preserve">תחלת חטאת ועולה, אבל סוף חטאת ועולה - דברי הכל מקום עולה מקום שירים.</w:t>
      </w:r>
    </w:p>
    <w:p>
      <w:pPr>
        <w:pStyle w:val="38"/>
        <w:rPr>
          <w:ins w:id="99972" w:author="מנוע מכני" w:date="2026-10-11T12:04:39Z"/>
        </w:rPr>
      </w:pPr>
      <w:del w:id="99971" w:author="מנוע מכני" w:date="2026-10-11T12:04:39Z">
        <w:r>
          <w:delText xml:space="preserve">•</w:delText>
        </w:r>
      </w:del>
      <w:r>
        <w:t xml:space="preserve"> </w:t>
      </w:r>
      <w:r w:rsidRPr="00E92DCA">
        <w:t xml:space="preserve">א"ר יוחנן, ואיתימא </w:t>
      </w:r>
      <w:ins w:id="90427" w:author="מנוע מכני" w:date="2026-10-11T12:04:39Z">
        <w:r>
          <w:t xml:space="preserve">ר"א</w:t>
        </w:r>
      </w:ins>
      <w:del w:id="90428" w:author="מנוע מכני" w:date="2026-10-11T12:04:39Z">
        <w:r w:rsidRPr="00E92DCA">
          <w:delText xml:space="preserve">רבי אלעזר</w:delText>
        </w:r>
      </w:del>
      <w:r w:rsidRPr="00E92DCA">
        <w:t xml:space="preserve">:</w:t>
      </w:r>
    </w:p>
    <w:p w:rsidR="00DA63EC" w:rsidRDefault="00DA63EC" w:rsidP="00DA63EC">
      <w:pPr>
        <w:rPr>
          <w:rFonts w:ascii="FrankRuehl" w:hAnsi="FrankRuehl"/>
          <w:sz w:val="20"/>
          <w:rtl/>
        </w:rPr>
      </w:pPr>
      <w:del w:id="99973"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עדיין היא מחלוקת.</w:t>
      </w:r>
    </w:p>
    <w:p>
      <w:pPr>
        <w:pStyle w:val="38"/>
        <w:rPr>
          <w:ins w:id="99974" w:author="מנוע מכני" w:date="2026-10-11T12:04:39Z"/>
        </w:rPr>
      </w:pPr>
      <w:r w:rsidRPr="00E92DCA">
        <w:t>מתיב ר</w:t>
      </w:r>
      <w:r>
        <w:t>הב</w:t>
      </w:r>
      <w:r>
        <w:t>"</w:t>
      </w:r>
      <w:r>
        <w:t>י</w:t>
      </w:r>
      <w:r w:rsidRPr="00E92DCA">
        <w:t>:</w:t>
      </w:r>
    </w:p>
    <w:p w:rsidR="00DA63EC" w:rsidRDefault="00DA63EC" w:rsidP="00DA63EC">
      <w:pPr>
        <w:rPr>
          <w:rFonts w:ascii="FrankRuehl" w:hAnsi="FrankRuehl"/>
          <w:sz w:val="20"/>
          <w:rtl/>
        </w:rPr>
      </w:pPr>
      <w:del w:id="99975" w:author="מנוע מכני" w:date="2026-10-11T12:04:39Z">
        <w:r w:rsidRPr="00464129">
          <w:rPr>
            <w:rStyle w:val="afffff0"/>
            <w:rtl/>
          </w:rPr>
          <w:delText xml:space="preserve"> </w:delText>
        </w:r>
      </w:del>
      <w:r w:rsidRPr="00464129">
        <w:rPr>
          <w:rStyle w:val="afffff0"/>
          <w:rFonts w:hint="cs"/>
          <w:rtl/>
        </w:rPr>
        <w:t>'</w:t>
      </w:r>
      <w:ins w:id="90951" w:author="Claude - סמנטי" w:date="2026-10-11T12:26:16Z">
        <w:r>
          <w:rPr>
            <w:rStyle w:val="afffff0"/>
            <w:rtl/>
          </w:rPr>
          <w:t xml:space="preserve">קֹדֶשׁ הֵם</w:t>
        </w:r>
      </w:ins>
      <w:del w:id="90952" w:author="Claude - סמנטי" w:date="2026-10-11T12:26:16Z">
        <w:r w:rsidRPr="00464129">
          <w:rPr>
            <w:rStyle w:val="afffff0"/>
            <w:rtl/>
          </w:rPr>
          <w:delText xml:space="preserve">קדש הם</w:delText>
        </w:r>
      </w:del>
      <w:r w:rsidRPr="00464129">
        <w:rPr>
          <w:rStyle w:val="afffff0"/>
          <w:rFonts w:hint="cs"/>
          <w:rtl/>
        </w:rPr>
        <w:t>'</w:t>
      </w:r>
      <w:r w:rsidRPr="00464129">
        <w:rPr>
          <w:rStyle w:val="afffff0"/>
          <w:rtl/>
        </w:rPr>
        <w:t xml:space="preserve"> </w:t>
      </w:r>
      <w:r w:rsidRPr="00E92DCA">
        <w:rPr>
          <w:rFonts w:ascii="FrankRuehl" w:hAnsi="FrankRuehl"/>
          <w:sz w:val="20"/>
          <w:rtl/>
        </w:rPr>
        <w:t xml:space="preserve">- שאם נתערב בדם קדשים אחרים יקרבו</w:t>
      </w:r>
      <w:ins w:id="94867" w:author="מנוע מכני" w:date="2026-10-11T12:04:39Z">
        <w:r>
          <w:rPr>
            <w:rFonts w:ascii="FrankRuehl" w:hAnsi="FrankRuehl"/>
            <w:sz w:val="20"/>
            <w:rtl/>
          </w:rPr>
          <w:t xml:space="preserve">,</w:t>
        </w:r>
      </w:ins>
      <w:del w:id="94868"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ins w:id="93373" w:author="מנוע מכני" w:date="2026-10-11T12:04:39Z">
        <w:r>
          <w:rPr>
            <w:rFonts w:ascii="FrankRuehl" w:hAnsi="FrankRuehl"/>
            <w:sz w:val="20"/>
            <w:rtl/>
          </w:rPr>
          <w:t xml:space="preserve">מה</w:t>
        </w:r>
      </w:ins>
      <w:del w:id="93374" w:author="מנוע מכני" w:date="2026-10-11T12:04:39Z">
        <w:r w:rsidRPr="00E92DCA">
          <w:rPr>
            <w:rFonts w:ascii="FrankRuehl" w:hAnsi="FrankRuehl"/>
            <w:sz w:val="20"/>
            <w:rtl/>
          </w:rPr>
          <w:delText xml:space="preserve">מאי</w:delText>
        </w:r>
      </w:del>
      <w:r w:rsidRPr="00E92DCA">
        <w:rPr>
          <w:rFonts w:ascii="FrankRuehl" w:hAnsi="FrankRuehl"/>
          <w:sz w:val="20"/>
          <w:rtl/>
        </w:rPr>
        <w:t xml:space="preserve"> </w:t>
      </w:r>
      <w:ins w:id="91631" w:author="מנוע מכני" w:date="2026-10-11T12:04:39Z">
        <w:r>
          <w:rPr>
            <w:rFonts w:ascii="FrankRuehl" w:hAnsi="FrankRuehl"/>
            <w:sz w:val="20"/>
            <w:rtl/>
          </w:rPr>
          <w:t xml:space="preserve">לא</w:t>
        </w:r>
      </w:ins>
      <w:del w:id="91632" w:author="מנוע מכני" w:date="2026-10-11T12:04:39Z">
        <w:r w:rsidRPr="00E92DCA">
          <w:rPr>
            <w:rFonts w:ascii="FrankRuehl" w:hAnsi="FrankRuehl"/>
            <w:sz w:val="20"/>
            <w:rtl/>
          </w:rPr>
          <w:delText xml:space="preserve">לאו</w:delText>
        </w:r>
      </w:del>
      <w:r w:rsidRPr="00E92DCA">
        <w:rPr>
          <w:rFonts w:ascii="FrankRuehl" w:hAnsi="FrankRuehl"/>
          <w:sz w:val="20"/>
          <w:rtl/>
        </w:rPr>
        <w:t xml:space="preserve"> סוף עולה ובכור, וש"מ: מקום עולה מקום שירים</w:t>
      </w:r>
      <w:r>
        <w:rPr>
          <w:rFonts w:ascii="FrankRuehl" w:hAnsi="FrankRuehl"/>
          <w:sz w:val="20"/>
          <w:rtl/>
        </w:rPr>
        <w:t>!</w:t>
      </w:r>
    </w:p>
    <w:p>
      <w:pPr>
        <w:pStyle w:val="38"/>
        <w:rPr>
          <w:ins w:id="101589" w:author="מנוע מכני" w:date="2026-10-11T12:04:39Z"/>
        </w:rPr>
      </w:pPr>
      <w:r w:rsidRPr="00E92DCA">
        <w:t xml:space="preserve">לא</w:t>
      </w:r>
      <w:r w:rsidRPr="00E92DCA">
        <w:t xml:space="preserve">,</w:t>
      </w:r>
    </w:p>
    <w:p w:rsidR="00DA63EC" w:rsidRDefault="00DA63EC" w:rsidP="00DA63EC">
      <w:pPr>
        <w:rPr>
          <w:rFonts w:ascii="FrankRuehl" w:hAnsi="FrankRuehl"/>
          <w:sz w:val="20"/>
          <w:rtl/>
        </w:rPr>
      </w:pPr>
      <w:del w:id="101590"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תחילת עולה ובכור.</w:t>
      </w:r>
    </w:p>
    <w:p w:rsidR="00DA63EC" w:rsidRDefault="00DA63EC" w:rsidP="00DA63EC">
      <w:pPr>
        <w:rPr>
          <w:rFonts w:ascii="FrankRuehl" w:hAnsi="FrankRuehl"/>
          <w:sz w:val="20"/>
          <w:rtl/>
        </w:rPr>
      </w:pPr>
      <w:r>
        <w:rPr>
          <w:rFonts w:ascii="FrankRuehl" w:hAnsi="FrankRuehl" w:hint="cs"/>
          <w:sz w:val="20"/>
          <w:rtl/>
        </w:rPr>
        <w:t>וקמ</w:t>
      </w:r>
      <w:r>
        <w:rPr>
          <w:rFonts w:ascii="FrankRuehl" w:hAnsi="FrankRuehl"/>
          <w:sz w:val="20"/>
          <w:rtl/>
        </w:rPr>
        <w:t>"</w:t>
      </w:r>
      <w:r>
        <w:rPr>
          <w:rFonts w:ascii="FrankRuehl" w:hAnsi="FrankRuehl" w:hint="cs"/>
          <w:sz w:val="20"/>
          <w:rtl/>
        </w:rPr>
        <w:t xml:space="preserve">ל</w:t>
      </w:r>
      <w:r>
        <w:rPr>
          <w:rFonts w:ascii="FrankRuehl" w:hAnsi="FrankRuehl" w:hint="cs"/>
          <w:sz w:val="20"/>
          <w:rtl/>
        </w:rPr>
        <w:t xml:space="preserve"> </w:t>
      </w:r>
      <w:r w:rsidRPr="00E92DCA">
        <w:rPr>
          <w:rFonts w:ascii="FrankRuehl" w:hAnsi="FrankRuehl"/>
          <w:sz w:val="20"/>
          <w:rtl/>
        </w:rPr>
        <w:t xml:space="preserve">דאין עולין מבטלים זה את זה, </w:t>
      </w:r>
      <w:ins w:id="93375" w:author="מנוע מכני" w:date="2026-10-11T12:04:39Z">
        <w:r>
          <w:rPr>
            <w:rFonts w:ascii="FrankRuehl" w:hAnsi="FrankRuehl"/>
            <w:sz w:val="20"/>
            <w:rtl/>
          </w:rPr>
          <w:t xml:space="preserve">זה</w:t>
        </w:r>
      </w:ins>
      <w:del w:id="93376" w:author="מנוע מכני" w:date="2026-10-11T12:04:39Z">
        <w:r w:rsidRPr="00E92DCA">
          <w:rPr>
            <w:rFonts w:ascii="FrankRuehl" w:hAnsi="FrankRuehl"/>
            <w:sz w:val="20"/>
            <w:rtl/>
          </w:rPr>
          <w:delText xml:space="preserve">האי</w:delText>
        </w:r>
      </w:del>
      <w:r w:rsidRPr="00E92DCA">
        <w:rPr>
          <w:rFonts w:ascii="FrankRuehl" w:hAnsi="FrankRuehl"/>
          <w:sz w:val="20"/>
          <w:rtl/>
        </w:rPr>
        <w:t xml:space="preserve"> מולקח מדם הפר ומדם השעיר נפקא</w:t>
      </w:r>
      <w:r>
        <w:rPr>
          <w:rFonts w:ascii="FrankRuehl" w:hAnsi="FrankRuehl"/>
          <w:sz w:val="20"/>
          <w:rtl/>
        </w:rPr>
        <w:t>!</w:t>
      </w:r>
    </w:p>
    <w:p w:rsidR="00DA63EC" w:rsidRDefault="00DA63EC" w:rsidP="00DA63EC">
      <w:pPr>
        <w:rPr>
          <w:rFonts w:ascii="FrankRuehl" w:hAnsi="FrankRuehl"/>
          <w:sz w:val="20"/>
          <w:rtl/>
        </w:rPr>
      </w:pPr>
      <w:r w:rsidRPr="00E92DCA">
        <w:rPr>
          <w:rFonts w:ascii="FrankRuehl" w:hAnsi="FrankRuehl"/>
          <w:sz w:val="20"/>
          <w:rtl/>
        </w:rPr>
        <w:t xml:space="preserve">תנאי היא, </w:t>
      </w:r>
      <w:ins w:id="91633" w:author="מנוע מכני" w:date="2026-10-11T12:04:39Z">
        <w:r>
          <w:rPr>
            <w:rFonts w:ascii="FrankRuehl" w:hAnsi="FrankRuehl"/>
            <w:sz w:val="20"/>
            <w:rtl/>
          </w:rPr>
          <w:t xml:space="preserve">יש</w:t>
        </w:r>
      </w:ins>
      <w:del w:id="91634" w:author="מנוע מכני" w:date="2026-10-11T12:04:39Z">
        <w:r w:rsidRPr="00E92DCA">
          <w:rPr>
            <w:rFonts w:ascii="FrankRuehl" w:hAnsi="FrankRuehl"/>
            <w:sz w:val="20"/>
            <w:rtl/>
          </w:rPr>
          <w:delText xml:space="preserve">איכא</w:delText>
        </w:r>
      </w:del>
      <w:r w:rsidRPr="00E92DCA">
        <w:rPr>
          <w:rFonts w:ascii="FrankRuehl" w:hAnsi="FrankRuehl"/>
          <w:sz w:val="20"/>
          <w:rtl/>
        </w:rPr>
        <w:t xml:space="preserve"> דנפקא </w:t>
      </w:r>
      <w:ins w:id="93377" w:author="מנוע מכני" w:date="2026-10-11T12:04:39Z">
        <w:r>
          <w:rPr>
            <w:rFonts w:ascii="FrankRuehl" w:hAnsi="FrankRuehl"/>
            <w:sz w:val="20"/>
            <w:rtl/>
          </w:rPr>
          <w:t xml:space="preserve">לו</w:t>
        </w:r>
      </w:ins>
      <w:del w:id="93378"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 </w:t>
      </w:r>
      <w:ins w:id="91637" w:author="מנוע מכני" w:date="2026-10-11T12:04:39Z">
        <w:r>
          <w:rPr>
            <w:rFonts w:ascii="FrankRuehl" w:hAnsi="FrankRuehl"/>
            <w:sz w:val="20"/>
            <w:rtl/>
          </w:rPr>
          <w:t xml:space="preserve">מכאן</w:t>
        </w:r>
      </w:ins>
      <w:del w:id="91638" w:author="מנוע מכני" w:date="2026-10-11T12:04:39Z">
        <w:r w:rsidRPr="00E92DCA">
          <w:rPr>
            <w:rFonts w:ascii="FrankRuehl" w:hAnsi="FrankRuehl"/>
            <w:sz w:val="20"/>
            <w:rtl/>
          </w:rPr>
          <w:delText xml:space="preserve">מהכא</w:delText>
        </w:r>
      </w:del>
      <w:r w:rsidRPr="00E92DCA">
        <w:rPr>
          <w:rFonts w:ascii="FrankRuehl" w:hAnsi="FrankRuehl"/>
          <w:sz w:val="20"/>
          <w:rtl/>
        </w:rPr>
        <w:t xml:space="preserve">, </w:t>
      </w:r>
      <w:ins w:id="91635" w:author="מנוע מכני" w:date="2026-10-11T12:04:39Z">
        <w:r>
          <w:rPr>
            <w:rFonts w:ascii="FrankRuehl" w:hAnsi="FrankRuehl"/>
            <w:sz w:val="20"/>
            <w:rtl/>
          </w:rPr>
          <w:t xml:space="preserve">ויש</w:t>
        </w:r>
      </w:ins>
      <w:del w:id="91636" w:author="מנוע מכני" w:date="2026-10-11T12:04:39Z">
        <w:r w:rsidRPr="00E92DCA">
          <w:rPr>
            <w:rFonts w:ascii="FrankRuehl" w:hAnsi="FrankRuehl"/>
            <w:sz w:val="20"/>
            <w:rtl/>
          </w:rPr>
          <w:delText xml:space="preserve">ואיכא</w:delText>
        </w:r>
      </w:del>
      <w:r w:rsidRPr="00E92DCA">
        <w:rPr>
          <w:rFonts w:ascii="FrankRuehl" w:hAnsi="FrankRuehl"/>
          <w:sz w:val="20"/>
          <w:rtl/>
        </w:rPr>
        <w:t xml:space="preserve"> דנפקא </w:t>
      </w:r>
      <w:ins w:id="93379" w:author="מנוע מכני" w:date="2026-10-11T12:04:39Z">
        <w:r>
          <w:rPr>
            <w:rFonts w:ascii="FrankRuehl" w:hAnsi="FrankRuehl"/>
            <w:sz w:val="20"/>
            <w:rtl/>
          </w:rPr>
          <w:t xml:space="preserve">לו</w:t>
        </w:r>
      </w:ins>
      <w:del w:id="93380"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 </w:t>
      </w:r>
      <w:ins w:id="91639" w:author="מנוע מכני" w:date="2026-10-11T12:04:39Z">
        <w:r>
          <w:rPr>
            <w:rFonts w:ascii="FrankRuehl" w:hAnsi="FrankRuehl"/>
            <w:sz w:val="20"/>
            <w:rtl/>
          </w:rPr>
          <w:t xml:space="preserve">מכאן</w:t>
        </w:r>
      </w:ins>
      <w:del w:id="91640" w:author="מנוע מכני" w:date="2026-10-11T12:04:39Z">
        <w:r w:rsidRPr="00E92DCA">
          <w:rPr>
            <w:rFonts w:ascii="FrankRuehl" w:hAnsi="FrankRuehl"/>
            <w:sz w:val="20"/>
            <w:rtl/>
          </w:rPr>
          <w:delText xml:space="preserve">מהכא</w:delText>
        </w:r>
      </w:del>
      <w:r w:rsidRPr="00E92DCA">
        <w:rPr>
          <w:rFonts w:ascii="FrankRuehl" w:hAnsi="FrankRuehl"/>
          <w:sz w:val="20"/>
          <w:rtl/>
        </w:rPr>
        <w:t xml:space="preserve">.</w:t>
      </w:r>
    </w:p>
    <w:p w:rsidR="00DA63EC" w:rsidRDefault="00DA63EC" w:rsidP="00DA63EC">
      <w:pPr>
        <w:rPr>
          <w:rFonts w:ascii="FrankRuehl" w:hAnsi="FrankRuehl"/>
          <w:sz w:val="20"/>
          <w:rtl/>
        </w:rPr>
      </w:pPr>
    </w:p>
    <w:p>
      <w:pPr>
        <w:pStyle w:val="38"/>
        <w:rPr>
          <w:ins w:id="99977" w:author="מנוע מכני" w:date="2026-10-11T12:04:39Z"/>
        </w:rPr>
      </w:pPr>
      <w:del w:id="99976" w:author="מנוע מכני" w:date="2026-10-11T12:04:39Z">
        <w:r>
          <w:delText xml:space="preserve">•</w:delText>
        </w:r>
      </w:del>
      <w:r>
        <w:t xml:space="preserve"> </w:t>
      </w:r>
      <w:r w:rsidRPr="00E92DCA">
        <w:t>מתיב רבא:</w:t>
      </w:r>
    </w:p>
    <w:p w:rsidR="00DA63EC" w:rsidRDefault="00DA63EC" w:rsidP="00DA63EC">
      <w:pPr>
        <w:rPr>
          <w:rFonts w:ascii="FrankRuehl" w:hAnsi="FrankRuehl"/>
          <w:sz w:val="20"/>
          <w:rtl/>
        </w:rPr>
      </w:pPr>
      <w:del w:id="99978"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והקריבו בני אהרן את הדם וזרקו את הדם</w:t>
      </w:r>
      <w:r w:rsidRPr="00464129">
        <w:rPr>
          <w:rStyle w:val="afffff0"/>
          <w:rFonts w:hint="cs"/>
          <w:rtl/>
        </w:rPr>
        <w:t>'</w:t>
      </w:r>
      <w:r w:rsidRPr="00464129">
        <w:rPr>
          <w:rStyle w:val="afffff0"/>
          <w:rtl/>
        </w:rPr>
        <w:t xml:space="preserve"> </w:t>
      </w:r>
    </w:p>
    <w:p w:rsidR="00DA63EC" w:rsidRDefault="00DA63EC" w:rsidP="00DA63EC">
      <w:pPr>
        <w:pStyle w:val="afff3"/>
        <w:framePr w:wrap="around"/>
        <w:rPr>
          <w:rtl/>
        </w:rPr>
      </w:pPr>
      <w:r>
        <w:rPr>
          <w:rFonts w:hint="cs"/>
          <w:rtl/>
        </w:rPr>
        <w:t>פא:</w:t>
      </w:r>
    </w:p>
    <w:p w:rsidR="00DA63EC" w:rsidRDefault="00DA63EC" w:rsidP="00DA63EC">
      <w:pPr>
        <w:rPr>
          <w:rFonts w:ascii="FrankRuehl" w:hAnsi="FrankRuehl"/>
          <w:sz w:val="20"/>
          <w:rtl/>
        </w:rPr>
      </w:pPr>
      <w:r w:rsidRPr="00E92DCA">
        <w:rPr>
          <w:rFonts w:ascii="FrankRuehl" w:hAnsi="FrankRuehl"/>
          <w:sz w:val="20"/>
          <w:rtl/>
        </w:rPr>
        <w:t xml:space="preserve">- מה </w:t>
      </w:r>
      <w:r w:rsidRPr="00E92DCA">
        <w:rPr>
          <w:rFonts w:ascii="FrankRuehl" w:hAnsi="FrankRuehl"/>
          <w:sz w:val="20"/>
          <w:rtl/>
        </w:rPr>
        <w:t xml:space="preserve">ת"ל</w:t>
      </w:r>
      <w:r w:rsidRPr="00E92DCA">
        <w:rPr>
          <w:rFonts w:ascii="FrankRuehl" w:hAnsi="FrankRuehl"/>
          <w:sz w:val="20"/>
          <w:rtl/>
        </w:rPr>
        <w:t xml:space="preserve"> </w:t>
      </w:r>
      <w:r>
        <w:rPr>
          <w:rFonts w:ascii="FrankRuehl" w:hAnsi="FrankRuehl" w:hint="cs"/>
          <w:sz w:val="20"/>
          <w:rtl/>
        </w:rPr>
        <w:t>'</w:t>
      </w:r>
      <w:r w:rsidRPr="00E92DCA">
        <w:rPr>
          <w:rFonts w:ascii="FrankRuehl" w:hAnsi="FrankRuehl"/>
          <w:sz w:val="20"/>
          <w:rtl/>
        </w:rPr>
        <w:t>דם דם</w:t>
      </w:r>
      <w:r>
        <w:rPr>
          <w:rFonts w:ascii="FrankRuehl" w:hAnsi="FrankRuehl" w:hint="cs"/>
          <w:sz w:val="20"/>
          <w:rtl/>
        </w:rPr>
        <w:t>'</w:t>
      </w:r>
      <w:r w:rsidRPr="00E92DCA">
        <w:rPr>
          <w:rFonts w:ascii="FrankRuehl" w:hAnsi="FrankRuehl"/>
          <w:sz w:val="20"/>
          <w:rtl/>
        </w:rPr>
        <w:t xml:space="preserve">? שיכול אין לי אלא אלו שנתערבו בתמורתה שאף מחיים תקרב, מנין לרבות תודה ושלמים? </w:t>
      </w:r>
      <w:r w:rsidRPr="00E92DCA">
        <w:rPr>
          <w:rStyle w:val="2fb"/>
          <w:rFonts w:ascii="FrankRuehl" w:hAnsi="FrankRuehl"/>
          <w:sz w:val="20"/>
          <w:rtl/>
        </w:rPr>
        <w:t xml:space="preserve">מרבה</w:t>
      </w:r>
      <w:r w:rsidRPr="00E92DCA">
        <w:rPr>
          <w:rFonts w:ascii="FrankRuehl" w:hAnsi="FrankRuehl"/>
          <w:sz w:val="20"/>
          <w:rtl/>
        </w:rPr>
        <w:t xml:space="preserve"> אני תודה ושלמים שבאין בנדר ונדבה כמותה, מנין </w:t>
      </w:r>
      <w:r w:rsidRPr="00FE1B89">
        <w:rPr>
          <w:rFonts w:ascii="FrankRuehl" w:hAnsi="FrankRuehl"/>
          <w:spacing w:val="-2"/>
          <w:sz w:val="20"/>
          <w:rtl/>
        </w:rPr>
        <w:t xml:space="preserve">לרבות את האשם? </w:t>
      </w:r>
      <w:r w:rsidRPr="00FE1B89">
        <w:rPr>
          <w:rStyle w:val="2fb"/>
          <w:rFonts w:ascii="FrankRuehl" w:hAnsi="FrankRuehl"/>
          <w:spacing w:val="-2"/>
          <w:sz w:val="20"/>
          <w:rtl/>
        </w:rPr>
        <w:t xml:space="preserve">מרבה</w:t>
      </w:r>
      <w:r w:rsidRPr="00FE1B89">
        <w:rPr>
          <w:rFonts w:ascii="FrankRuehl" w:hAnsi="FrankRuehl"/>
          <w:spacing w:val="-2"/>
          <w:sz w:val="20"/>
          <w:rtl/>
        </w:rPr>
        <w:t xml:space="preserve"> אני את האשם שטעון מתן ד' כמותו, בכור ומעשר ופסח מנין? </w:t>
      </w:r>
    </w:p>
    <w:p>
      <w:pPr>
        <w:pStyle w:val="38"/>
        <w:rPr>
          <w:ins w:id="99979" w:author="מנוע מכני" w:date="2026-10-11T12:04:39Z"/>
        </w:rPr>
      </w:pPr>
      <w:r>
        <w:tab/>
      </w:r>
      <w:r w:rsidRPr="00E92DCA">
        <w:t xml:space="preserve">ת"ל</w:t>
      </w:r>
      <w:r w:rsidRPr="00E92DCA">
        <w:t xml:space="preserve">:</w:t>
      </w:r>
    </w:p>
    <w:p w:rsidR="00DA63EC" w:rsidRDefault="00DA63EC" w:rsidP="00DA63EC">
      <w:pPr>
        <w:rPr>
          <w:rFonts w:ascii="FrankRuehl" w:hAnsi="FrankRuehl"/>
          <w:sz w:val="20"/>
          <w:rtl/>
        </w:rPr>
      </w:pPr>
      <w:del w:id="99980"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דם דם</w:t>
      </w:r>
      <w:ins w:id="94869" w:author="מנוע מכני" w:date="2026-10-11T12:04:39Z">
        <w:r>
          <w:rPr>
            <w:rFonts w:ascii="FrankRuehl" w:hAnsi="FrankRuehl"/>
            <w:sz w:val="20"/>
            <w:rtl/>
          </w:rPr>
          <w:t xml:space="preserve">,</w:t>
        </w:r>
      </w:ins>
      <w:del w:id="94870"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ins w:id="93381" w:author="מנוע מכני" w:date="2026-10-11T12:04:39Z">
        <w:r>
          <w:rPr>
            <w:rFonts w:ascii="FrankRuehl" w:hAnsi="FrankRuehl"/>
            <w:sz w:val="20"/>
            <w:rtl/>
          </w:rPr>
          <w:t xml:space="preserve">מה</w:t>
        </w:r>
      </w:ins>
      <w:del w:id="93382" w:author="מנוע מכני" w:date="2026-10-11T12:04:39Z">
        <w:r w:rsidRPr="00E92DCA">
          <w:rPr>
            <w:rFonts w:ascii="FrankRuehl" w:hAnsi="FrankRuehl"/>
            <w:sz w:val="20"/>
            <w:rtl/>
          </w:rPr>
          <w:delText xml:space="preserve">מאי</w:delText>
        </w:r>
      </w:del>
      <w:r w:rsidRPr="00E92DCA">
        <w:rPr>
          <w:rFonts w:ascii="FrankRuehl" w:hAnsi="FrankRuehl"/>
          <w:sz w:val="20"/>
          <w:rtl/>
        </w:rPr>
        <w:t xml:space="preserve"> </w:t>
      </w:r>
      <w:ins w:id="91641" w:author="מנוע מכני" w:date="2026-10-11T12:04:39Z">
        <w:r>
          <w:rPr>
            <w:rFonts w:ascii="FrankRuehl" w:hAnsi="FrankRuehl"/>
            <w:sz w:val="20"/>
            <w:rtl/>
          </w:rPr>
          <w:t xml:space="preserve">לא</w:t>
        </w:r>
      </w:ins>
      <w:del w:id="91642" w:author="מנוע מכני" w:date="2026-10-11T12:04:39Z">
        <w:r w:rsidRPr="00E92DCA">
          <w:rPr>
            <w:rFonts w:ascii="FrankRuehl" w:hAnsi="FrankRuehl"/>
            <w:sz w:val="20"/>
            <w:rtl/>
          </w:rPr>
          <w:delText xml:space="preserve">לאו</w:delText>
        </w:r>
      </w:del>
      <w:r w:rsidRPr="00E92DCA">
        <w:rPr>
          <w:rFonts w:ascii="FrankRuehl" w:hAnsi="FrankRuehl"/>
          <w:sz w:val="20"/>
          <w:rtl/>
        </w:rPr>
        <w:t xml:space="preserve"> סוף עולה ובכור, וש</w:t>
      </w:r>
      <w:r>
        <w:rPr>
          <w:rFonts w:ascii="FrankRuehl" w:hAnsi="FrankRuehl"/>
          <w:sz w:val="20"/>
          <w:rtl/>
        </w:rPr>
        <w:t>"</w:t>
      </w:r>
      <w:r>
        <w:rPr>
          <w:rFonts w:ascii="FrankRuehl" w:hAnsi="FrankRuehl" w:hint="cs"/>
          <w:sz w:val="20"/>
          <w:rtl/>
        </w:rPr>
        <w:t>מ</w:t>
      </w:r>
      <w:r w:rsidRPr="00E92DCA">
        <w:rPr>
          <w:rFonts w:ascii="FrankRuehl" w:hAnsi="FrankRuehl"/>
          <w:sz w:val="20"/>
          <w:rtl/>
        </w:rPr>
        <w:t>: מקום עולה מקום שירים</w:t>
      </w:r>
      <w:r>
        <w:rPr>
          <w:rFonts w:ascii="FrankRuehl" w:hAnsi="FrankRuehl"/>
          <w:sz w:val="20"/>
          <w:rtl/>
        </w:rPr>
        <w:t>!</w:t>
      </w:r>
    </w:p>
    <w:p>
      <w:pPr>
        <w:pStyle w:val="38"/>
        <w:rPr>
          <w:ins w:id="101591" w:author="מנוע מכני" w:date="2026-10-11T12:04:39Z"/>
        </w:rPr>
      </w:pPr>
      <w:r>
        <w:t xml:space="preserve">- </w:t>
      </w:r>
      <w:r w:rsidRPr="00E92DCA">
        <w:t xml:space="preserve">לא</w:t>
      </w:r>
      <w:r w:rsidRPr="00E92DCA">
        <w:t xml:space="preserve">,</w:t>
      </w:r>
    </w:p>
    <w:p w:rsidR="00DA63EC" w:rsidRDefault="00DA63EC" w:rsidP="00DA63EC">
      <w:pPr>
        <w:pStyle w:val="affffb"/>
        <w:rPr>
          <w:rtl/>
        </w:rPr>
      </w:pPr>
      <w:del w:id="101592" w:author="מנוע מכני" w:date="2026-10-11T12:04:39Z">
        <w:r w:rsidRPr="00E92DCA">
          <w:rPr>
            <w:rtl/>
          </w:rPr>
          <w:delText xml:space="preserve"> </w:delText>
        </w:r>
      </w:del>
      <w:r w:rsidRPr="00E92DCA">
        <w:rPr>
          <w:rtl/>
        </w:rPr>
        <w:t xml:space="preserve">תחילת עולה ובכור.</w:t>
      </w:r>
    </w:p>
    <w:p>
      <w:pPr>
        <w:pStyle w:val="38"/>
        <w:rPr>
          <w:ins w:id="99981" w:author="מנוע מכני" w:date="2026-10-11T12:04:39Z"/>
        </w:rPr>
      </w:pPr>
      <w:r>
        <w:t xml:space="preserve">והך</w:t>
      </w:r>
    </w:p>
    <w:p w:rsidR="00DA63EC" w:rsidRDefault="00DA63EC" w:rsidP="00DA63EC">
      <w:pPr>
        <w:rPr>
          <w:rFonts w:ascii="FrankRuehl" w:hAnsi="FrankRuehl"/>
          <w:sz w:val="20"/>
          <w:rtl/>
        </w:rPr>
      </w:pPr>
      <w:del w:id="99982" w:author="מנוע מכני" w:date="2026-10-11T12:04:39Z">
        <w:r>
          <w:rPr>
            <w:rFonts w:ascii="FrankRuehl" w:hAnsi="FrankRuehl" w:hint="cs"/>
            <w:sz w:val="20"/>
            <w:rtl/>
          </w:rPr>
          <w:delText xml:space="preserve"> </w:delText>
        </w:r>
      </w:del>
      <w:r w:rsidRPr="00E92DCA">
        <w:rPr>
          <w:rFonts w:ascii="FrankRuehl" w:hAnsi="FrankRuehl"/>
          <w:sz w:val="20"/>
          <w:rtl/>
        </w:rPr>
        <w:t>דאין עולין מבטלין זה את זה, מולקח מדם הפר ומדם השעיר נפקא</w:t>
      </w:r>
      <w:r>
        <w:rPr>
          <w:rFonts w:ascii="FrankRuehl" w:hAnsi="FrankRuehl"/>
          <w:sz w:val="20"/>
          <w:rtl/>
        </w:rPr>
        <w:t>!</w:t>
      </w:r>
    </w:p>
    <w:p w:rsidR="00DA63EC" w:rsidRDefault="00DA63EC" w:rsidP="00DA63EC">
      <w:pPr>
        <w:rPr>
          <w:rFonts w:ascii="FrankRuehl" w:hAnsi="FrankRuehl"/>
          <w:sz w:val="20"/>
          <w:rtl/>
        </w:rPr>
      </w:pPr>
    </w:p>
    <w:p>
      <w:pPr>
        <w:pStyle w:val="38"/>
        <w:rPr>
          <w:ins w:id="99983" w:author="מנוע מכני" w:date="2026-10-11T12:04:39Z"/>
        </w:rPr>
      </w:pPr>
      <w:r>
        <w:t xml:space="preserve">והך</w:t>
      </w:r>
    </w:p>
    <w:p w:rsidR="00DA63EC" w:rsidRDefault="00DA63EC" w:rsidP="00DA63EC">
      <w:pPr>
        <w:rPr>
          <w:rFonts w:ascii="FrankRuehl" w:hAnsi="FrankRuehl"/>
          <w:sz w:val="20"/>
          <w:rtl/>
        </w:rPr>
      </w:pPr>
      <w:del w:id="99984" w:author="מנוע מכני" w:date="2026-10-11T12:04:39Z">
        <w:r>
          <w:rPr>
            <w:rFonts w:ascii="FrankRuehl" w:hAnsi="FrankRuehl" w:hint="cs"/>
            <w:sz w:val="20"/>
            <w:rtl/>
          </w:rPr>
          <w:delText xml:space="preserve"> </w:delText>
        </w:r>
      </w:del>
      <w:r>
        <w:rPr>
          <w:rFonts w:ascii="FrankRuehl" w:hAnsi="FrankRuehl"/>
          <w:sz w:val="20"/>
          <w:rtl/>
        </w:rPr>
        <w:t xml:space="preserve">תנאי </w:t>
      </w:r>
      <w:ins w:id="91643" w:author="מנוע מכני" w:date="2026-10-11T12:04:39Z">
        <w:r>
          <w:rPr>
            <w:rFonts w:ascii="FrankRuehl" w:hAnsi="FrankRuehl" w:hint="cs"/>
            <w:sz w:val="20"/>
            <w:rtl/>
          </w:rPr>
          <w:t xml:space="preserve">דיש</w:t>
        </w:r>
      </w:ins>
      <w:del w:id="91644" w:author="מנוע מכני" w:date="2026-10-11T12:04:39Z">
        <w:r>
          <w:rPr>
            <w:rFonts w:ascii="FrankRuehl" w:hAnsi="FrankRuehl" w:hint="cs"/>
            <w:sz w:val="20"/>
            <w:rtl/>
          </w:rPr>
          <w:delText xml:space="preserve">ד</w:delText>
        </w:r>
        <w:r w:rsidRPr="00E92DCA">
          <w:rPr>
            <w:rFonts w:ascii="FrankRuehl" w:hAnsi="FrankRuehl"/>
            <w:sz w:val="20"/>
            <w:rtl/>
          </w:rPr>
          <w:delText xml:space="preserve">איכא</w:delText>
        </w:r>
      </w:del>
      <w:r w:rsidRPr="00E92DCA">
        <w:rPr>
          <w:rFonts w:ascii="FrankRuehl" w:hAnsi="FrankRuehl"/>
          <w:sz w:val="20"/>
          <w:rtl/>
        </w:rPr>
        <w:t xml:space="preserve"> דנפקא </w:t>
      </w:r>
      <w:ins w:id="93383" w:author="מנוע מכני" w:date="2026-10-11T12:04:39Z">
        <w:r>
          <w:rPr>
            <w:rFonts w:ascii="FrankRuehl" w:hAnsi="FrankRuehl"/>
            <w:sz w:val="20"/>
            <w:rtl/>
          </w:rPr>
          <w:t xml:space="preserve">לו</w:t>
        </w:r>
      </w:ins>
      <w:del w:id="93384"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 </w:t>
      </w:r>
      <w:ins w:id="91647" w:author="מנוע מכני" w:date="2026-10-11T12:04:39Z">
        <w:r>
          <w:rPr>
            <w:rFonts w:ascii="FrankRuehl" w:hAnsi="FrankRuehl"/>
            <w:sz w:val="20"/>
            <w:rtl/>
          </w:rPr>
          <w:t xml:space="preserve">מכאן</w:t>
        </w:r>
      </w:ins>
      <w:del w:id="91648" w:author="מנוע מכני" w:date="2026-10-11T12:04:39Z">
        <w:r w:rsidRPr="00E92DCA">
          <w:rPr>
            <w:rFonts w:ascii="FrankRuehl" w:hAnsi="FrankRuehl"/>
            <w:sz w:val="20"/>
            <w:rtl/>
          </w:rPr>
          <w:delText xml:space="preserve">מהכא</w:delText>
        </w:r>
      </w:del>
      <w:r w:rsidRPr="00E92DCA">
        <w:rPr>
          <w:rFonts w:ascii="FrankRuehl" w:hAnsi="FrankRuehl"/>
          <w:sz w:val="20"/>
          <w:rtl/>
        </w:rPr>
        <w:t xml:space="preserve">, </w:t>
      </w:r>
      <w:ins w:id="91645" w:author="מנוע מכני" w:date="2026-10-11T12:04:39Z">
        <w:r>
          <w:rPr>
            <w:rFonts w:ascii="FrankRuehl" w:hAnsi="FrankRuehl"/>
            <w:sz w:val="20"/>
            <w:rtl/>
          </w:rPr>
          <w:t xml:space="preserve">ויש</w:t>
        </w:r>
      </w:ins>
      <w:del w:id="91646" w:author="מנוע מכני" w:date="2026-10-11T12:04:39Z">
        <w:r w:rsidRPr="00E92DCA">
          <w:rPr>
            <w:rFonts w:ascii="FrankRuehl" w:hAnsi="FrankRuehl"/>
            <w:sz w:val="20"/>
            <w:rtl/>
          </w:rPr>
          <w:delText xml:space="preserve">ואיכא</w:delText>
        </w:r>
      </w:del>
      <w:r w:rsidRPr="00E92DCA">
        <w:rPr>
          <w:rFonts w:ascii="FrankRuehl" w:hAnsi="FrankRuehl"/>
          <w:sz w:val="20"/>
          <w:rtl/>
        </w:rPr>
        <w:t xml:space="preserve"> דנפקא </w:t>
      </w:r>
      <w:ins w:id="93385" w:author="מנוע מכני" w:date="2026-10-11T12:04:39Z">
        <w:r>
          <w:rPr>
            <w:rFonts w:ascii="FrankRuehl" w:hAnsi="FrankRuehl"/>
            <w:sz w:val="20"/>
            <w:rtl/>
          </w:rPr>
          <w:t xml:space="preserve">לו</w:t>
        </w:r>
      </w:ins>
      <w:del w:id="93386"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 </w:t>
      </w:r>
      <w:ins w:id="91649" w:author="מנוע מכני" w:date="2026-10-11T12:04:39Z">
        <w:r>
          <w:rPr>
            <w:rFonts w:ascii="FrankRuehl" w:hAnsi="FrankRuehl"/>
            <w:sz w:val="20"/>
            <w:rtl/>
          </w:rPr>
          <w:t xml:space="preserve">מכאן</w:t>
        </w:r>
      </w:ins>
      <w:del w:id="91650" w:author="מנוע מכני" w:date="2026-10-11T12:04:39Z">
        <w:r w:rsidRPr="00E92DCA">
          <w:rPr>
            <w:rFonts w:ascii="FrankRuehl" w:hAnsi="FrankRuehl"/>
            <w:sz w:val="20"/>
            <w:rtl/>
          </w:rPr>
          <w:delText xml:space="preserve">מהכא</w:delText>
        </w:r>
      </w:del>
      <w:r w:rsidRPr="00E92DCA">
        <w:rPr>
          <w:rFonts w:ascii="FrankRuehl" w:hAnsi="FrankRuehl"/>
          <w:sz w:val="20"/>
          <w:rtl/>
        </w:rPr>
        <w:t xml:space="preserve">.</w:t>
      </w:r>
    </w:p>
    <w:p w:rsidR="00DA63EC" w:rsidRDefault="00DA63EC" w:rsidP="00DA63EC">
      <w:pPr>
        <w:rPr>
          <w:rFonts w:ascii="FrankRuehl" w:hAnsi="FrankRuehl"/>
          <w:sz w:val="20"/>
          <w:rtl/>
        </w:rPr>
      </w:pPr>
      <w:ins w:id="93387" w:author="מנוע מכני" w:date="2026-10-11T12:04:39Z">
        <w:r>
          <w:rPr>
            <w:rFonts w:ascii="FrankRuehl" w:hAnsi="FrankRuehl"/>
            <w:sz w:val="20"/>
            <w:rtl/>
          </w:rPr>
          <w:t xml:space="preserve">ואלו</w:t>
        </w:r>
      </w:ins>
      <w:del w:id="93388" w:author="מנוע מכני" w:date="2026-10-11T12:04:39Z">
        <w:r w:rsidRPr="00E92DCA">
          <w:rPr>
            <w:rFonts w:ascii="FrankRuehl" w:hAnsi="FrankRuehl"/>
            <w:sz w:val="20"/>
            <w:rtl/>
          </w:rPr>
          <w:lastRenderedPageBreak/>
          <w:delText xml:space="preserve">והני</w:delText>
        </w:r>
      </w:del>
      <w:r w:rsidRPr="00E92DCA">
        <w:rPr>
          <w:rFonts w:ascii="FrankRuehl" w:hAnsi="FrankRuehl"/>
          <w:sz w:val="20"/>
          <w:rtl/>
        </w:rPr>
        <w:lastRenderedPageBreak/>
        <w:t xml:space="preserve"> תנאי מ</w:t>
      </w:r>
      <w:r>
        <w:rPr>
          <w:rFonts w:ascii="FrankRuehl" w:hAnsi="FrankRuehl" w:hint="cs"/>
          <w:sz w:val="20"/>
          <w:rtl/>
        </w:rPr>
        <w:t>'</w:t>
      </w:r>
      <w:r w:rsidRPr="00E92DCA">
        <w:rPr>
          <w:rFonts w:ascii="FrankRuehl" w:hAnsi="FrankRuehl"/>
          <w:sz w:val="20"/>
          <w:rtl/>
        </w:rPr>
        <w:t xml:space="preserve">ולקח מדם הפר ומדם השעיר </w:t>
      </w:r>
      <w:r w:rsidRPr="00E92DCA">
        <w:rPr>
          <w:rFonts w:ascii="FrankRuehl" w:hAnsi="FrankRuehl"/>
          <w:sz w:val="20"/>
          <w:rtl/>
        </w:rPr>
        <w:t xml:space="preserve">לא</w:t>
      </w:r>
      <w:r w:rsidRPr="00E92DCA">
        <w:rPr>
          <w:rFonts w:ascii="FrankRuehl" w:hAnsi="FrankRuehl"/>
          <w:sz w:val="20"/>
          <w:rtl/>
        </w:rPr>
        <w:t xml:space="preserve"> ילפי - קסברי: אין מערבין לקרנות, מדם דם </w:t>
      </w:r>
      <w:r w:rsidRPr="00E92DCA">
        <w:rPr>
          <w:rFonts w:ascii="FrankRuehl" w:hAnsi="FrankRuehl"/>
          <w:sz w:val="20"/>
          <w:rtl/>
        </w:rPr>
        <w:t xml:space="preserve">לא</w:t>
      </w:r>
      <w:r w:rsidRPr="00E92DCA">
        <w:rPr>
          <w:rFonts w:ascii="FrankRuehl" w:hAnsi="FrankRuehl"/>
          <w:sz w:val="20"/>
          <w:rtl/>
        </w:rPr>
        <w:t xml:space="preserve"> יליף דם דם </w:t>
      </w:r>
      <w:r w:rsidRPr="00E92DCA">
        <w:rPr>
          <w:rFonts w:ascii="FrankRuehl" w:hAnsi="FrankRuehl"/>
          <w:sz w:val="20"/>
          <w:rtl/>
        </w:rPr>
        <w:t xml:space="preserve">לא</w:t>
      </w:r>
      <w:r w:rsidRPr="00E92DCA">
        <w:rPr>
          <w:rFonts w:ascii="FrankRuehl" w:hAnsi="FrankRuehl"/>
          <w:sz w:val="20"/>
          <w:rtl/>
        </w:rPr>
        <w:t xml:space="preserve"> משמע </w:t>
      </w:r>
      <w:ins w:id="95469" w:author="מנוע מכני" w:date="2026-10-11T12:04:39Z">
        <w:r>
          <w:rPr>
            <w:rFonts w:ascii="FrankRuehl" w:hAnsi="FrankRuehl"/>
            <w:sz w:val="20"/>
            <w:rtl/>
          </w:rPr>
          <w:t xml:space="preserve">להם</w:t>
        </w:r>
      </w:ins>
      <w:del w:id="95470" w:author="מנוע מכני" w:date="2026-10-11T12:04:39Z">
        <w:r w:rsidRPr="00E92DCA">
          <w:rPr>
            <w:rFonts w:ascii="FrankRuehl" w:hAnsi="FrankRuehl"/>
            <w:sz w:val="20"/>
            <w:rtl/>
          </w:rPr>
          <w:delText xml:space="preserve">להו</w:delText>
        </w:r>
      </w:del>
      <w:r w:rsidRPr="00E92DCA">
        <w:rPr>
          <w:rFonts w:ascii="FrankRuehl" w:hAnsi="FrankRuehl"/>
          <w:sz w:val="20"/>
          <w:rtl/>
        </w:rPr>
        <w:t xml:space="preserve">, </w:t>
      </w:r>
    </w:p>
    <w:p>
      <w:pPr>
        <w:pStyle w:val="38"/>
        <w:rPr>
          <w:ins w:id="99985" w:author="מנוע מכני" w:date="2026-10-11T12:04:39Z"/>
        </w:rPr>
      </w:pPr>
      <w:r w:rsidRPr="00E92DCA">
        <w:t xml:space="preserve">אלא מקודש הם </w:t>
      </w:r>
      <w:r>
        <w:t>ל</w:t>
      </w:r>
      <w:r>
        <w:t xml:space="preserve">א</w:t>
      </w:r>
      <w:r>
        <w:t xml:space="preserve"> ילפי</w:t>
      </w:r>
      <w:r w:rsidRPr="00E92DCA">
        <w:t xml:space="preserve"> קסברי:</w:t>
      </w:r>
    </w:p>
    <w:p w:rsidR="00DA63EC" w:rsidRDefault="00DA63EC" w:rsidP="00DA63EC">
      <w:pPr>
        <w:rPr>
          <w:rFonts w:ascii="FrankRuehl" w:hAnsi="FrankRuehl"/>
          <w:sz w:val="20"/>
          <w:rtl/>
        </w:rPr>
      </w:pPr>
      <w:del w:id="99986" w:author="מנוע מכני" w:date="2026-10-11T12:04:39Z">
        <w:r w:rsidRPr="00464129">
          <w:rPr>
            <w:rStyle w:val="afffff0"/>
            <w:rtl/>
          </w:rPr>
          <w:delText xml:space="preserve"> </w:delText>
        </w:r>
      </w:del>
      <w:r w:rsidRPr="00464129">
        <w:rPr>
          <w:rStyle w:val="afffff0"/>
          <w:rFonts w:hint="cs"/>
          <w:rtl/>
        </w:rPr>
        <w:t>'</w:t>
      </w:r>
      <w:ins w:id="90953" w:author="Claude - סמנטי" w:date="2026-10-11T12:26:16Z">
        <w:r>
          <w:rPr>
            <w:rStyle w:val="afffff0"/>
            <w:rtl/>
          </w:rPr>
          <w:t xml:space="preserve">קוֹדֶשׁ הֵם</w:t>
        </w:r>
      </w:ins>
      <w:del w:id="90954" w:author="Claude - סמנטי" w:date="2026-10-11T12:26:16Z">
        <w:r w:rsidRPr="00464129">
          <w:rPr>
            <w:rStyle w:val="afffff0"/>
            <w:rtl/>
          </w:rPr>
          <w:delText xml:space="preserve">קודש הם</w:delText>
        </w:r>
      </w:del>
      <w:r w:rsidRPr="00464129">
        <w:rPr>
          <w:rStyle w:val="afffff0"/>
          <w:rFonts w:hint="cs"/>
          <w:rtl/>
        </w:rPr>
        <w:t>'</w:t>
      </w:r>
      <w:r w:rsidRPr="00464129">
        <w:rPr>
          <w:rStyle w:val="afffff0"/>
          <w:rtl/>
        </w:rPr>
        <w:t xml:space="preserve"> </w:t>
      </w:r>
      <w:r w:rsidRPr="00E92DCA">
        <w:rPr>
          <w:rFonts w:ascii="FrankRuehl" w:hAnsi="FrankRuehl"/>
          <w:sz w:val="20"/>
          <w:rtl/>
        </w:rPr>
        <w:t>- הם קריבין, ואין תמורתן קריבה.</w:t>
      </w:r>
    </w:p>
    <w:p>
      <w:pPr>
        <w:pStyle w:val="38"/>
        <w:rPr>
          <w:ins w:id="99987" w:author="מנוע מכני" w:date="2026-10-11T12:04:39Z"/>
        </w:rPr>
      </w:pPr>
      <w:r>
        <w:t xml:space="preserve">ואידך?</w:t>
      </w:r>
    </w:p>
    <w:p w:rsidR="00DA63EC" w:rsidRDefault="00DA63EC" w:rsidP="00DA63EC">
      <w:pPr>
        <w:rPr>
          <w:rFonts w:ascii="FrankRuehl" w:hAnsi="FrankRuehl"/>
          <w:sz w:val="20"/>
          <w:rtl/>
        </w:rPr>
      </w:pPr>
      <w:del w:id="99988" w:author="מנוע מכני" w:date="2026-10-11T12:04:39Z">
        <w:r>
          <w:rPr>
            <w:rFonts w:ascii="FrankRuehl" w:hAnsi="FrankRuehl"/>
            <w:sz w:val="20"/>
            <w:rtl/>
          </w:rPr>
          <w:delText xml:space="preserve"> </w:delText>
        </w:r>
      </w:del>
      <w:r>
        <w:rPr>
          <w:rFonts w:ascii="FrankRuehl" w:hAnsi="FrankRuehl"/>
          <w:sz w:val="20"/>
          <w:rtl/>
        </w:rPr>
        <w:t xml:space="preserve">נפקא</w:t>
      </w:r>
      <w:r w:rsidRPr="00E92DCA">
        <w:rPr>
          <w:rFonts w:ascii="FrankRuehl" w:hAnsi="FrankRuehl"/>
          <w:sz w:val="20"/>
          <w:rtl/>
        </w:rPr>
        <w:t xml:space="preserve"> מאם שור אם שה לה' הוא - הוא קרב, ואין תמורתו קריבה.</w:t>
      </w:r>
    </w:p>
    <w:p w:rsidR="00DA63EC" w:rsidRDefault="00DA63EC" w:rsidP="00DA63EC">
      <w:pPr>
        <w:rPr>
          <w:rFonts w:ascii="FrankRuehl" w:hAnsi="FrankRuehl"/>
          <w:sz w:val="20"/>
          <w:rtl/>
        </w:rPr>
      </w:pPr>
    </w:p>
    <w:p>
      <w:pPr>
        <w:pStyle w:val="38"/>
        <w:rPr>
          <w:ins w:id="99989" w:author="מנוע מכני" w:date="2026-10-11T12:04:39Z"/>
        </w:rPr>
      </w:pPr>
      <w:r w:rsidRPr="00E92DCA">
        <w:t xml:space="preserve">ת"ש:</w:t>
      </w:r>
    </w:p>
    <w:p w:rsidR="00DA63EC" w:rsidRDefault="00DA63EC" w:rsidP="00DA63EC">
      <w:pPr>
        <w:rPr>
          <w:rFonts w:ascii="FrankRuehl" w:hAnsi="FrankRuehl"/>
          <w:sz w:val="20"/>
          <w:rtl/>
        </w:rPr>
      </w:pPr>
      <w:del w:id="99990"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נתן למעלה ולא נמלך - אלו ואלו מודים שיחזור ויתן למטה, אלו ואלו עולין לו</w:t>
      </w:r>
      <w:ins w:id="94871" w:author="מנוע מכני" w:date="2026-10-11T12:04:39Z">
        <w:r>
          <w:rPr>
            <w:rFonts w:ascii="FrankRuehl" w:hAnsi="FrankRuehl"/>
            <w:sz w:val="20"/>
            <w:rtl/>
          </w:rPr>
          <w:t xml:space="preserve">,</w:t>
        </w:r>
      </w:ins>
      <w:del w:id="94872"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ins w:id="93391" w:author="מנוע מכני" w:date="2026-10-11T12:04:39Z">
        <w:r>
          <w:rPr>
            <w:rFonts w:ascii="FrankRuehl" w:hAnsi="FrankRuehl"/>
            <w:sz w:val="20"/>
            <w:rtl/>
          </w:rPr>
          <w:t xml:space="preserve">מה</w:t>
        </w:r>
      </w:ins>
      <w:del w:id="93392" w:author="מנוע מכני" w:date="2026-10-11T12:04:39Z">
        <w:r w:rsidRPr="00E92DCA">
          <w:rPr>
            <w:rFonts w:ascii="FrankRuehl" w:hAnsi="FrankRuehl"/>
            <w:sz w:val="20"/>
            <w:rtl/>
          </w:rPr>
          <w:delText xml:space="preserve">מאי</w:delText>
        </w:r>
      </w:del>
      <w:r w:rsidRPr="00E92DCA">
        <w:rPr>
          <w:rFonts w:ascii="FrankRuehl" w:hAnsi="FrankRuehl"/>
          <w:sz w:val="20"/>
          <w:rtl/>
        </w:rPr>
        <w:t xml:space="preserve"> </w:t>
      </w:r>
      <w:ins w:id="91651" w:author="מנוע מכני" w:date="2026-10-11T12:04:39Z">
        <w:r>
          <w:rPr>
            <w:rFonts w:ascii="FrankRuehl" w:hAnsi="FrankRuehl"/>
            <w:sz w:val="20"/>
            <w:rtl/>
          </w:rPr>
          <w:t xml:space="preserve">לא</w:t>
        </w:r>
      </w:ins>
      <w:del w:id="91652" w:author="מנוע מכני" w:date="2026-10-11T12:04:39Z">
        <w:r w:rsidRPr="00E92DCA">
          <w:rPr>
            <w:rFonts w:ascii="FrankRuehl" w:hAnsi="FrankRuehl"/>
            <w:sz w:val="20"/>
            <w:rtl/>
          </w:rPr>
          <w:delText xml:space="preserve">לאו</w:delText>
        </w:r>
      </w:del>
      <w:r w:rsidRPr="00E92DCA">
        <w:rPr>
          <w:rFonts w:ascii="FrankRuehl" w:hAnsi="FrankRuehl"/>
          <w:sz w:val="20"/>
          <w:rtl/>
        </w:rPr>
        <w:t xml:space="preserve"> דאיערוב חטאת ועולה, וכיון דיהיב </w:t>
      </w:r>
      <w:ins w:id="93389" w:author="מנוע מכני" w:date="2026-10-11T12:04:39Z">
        <w:r>
          <w:rPr>
            <w:rFonts w:ascii="FrankRuehl" w:hAnsi="FrankRuehl"/>
            <w:sz w:val="20"/>
            <w:rtl/>
          </w:rPr>
          <w:t xml:space="preserve">לו</w:t>
        </w:r>
      </w:ins>
      <w:del w:id="93390"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 למעלה </w:t>
      </w:r>
      <w:ins w:id="96371" w:author="מנוע מכני" w:date="2026-10-11T12:04:39Z">
        <w:r>
          <w:rPr>
            <w:rFonts w:ascii="FrankRuehl" w:hAnsi="FrankRuehl"/>
            <w:sz w:val="20"/>
            <w:rtl/>
          </w:rPr>
          <w:t xml:space="preserve">היו</w:t>
        </w:r>
      </w:ins>
      <w:del w:id="96372" w:author="מנוע מכני" w:date="2026-10-11T12:04:39Z">
        <w:r w:rsidRPr="00E92DCA">
          <w:rPr>
            <w:rFonts w:ascii="FrankRuehl" w:hAnsi="FrankRuehl"/>
            <w:sz w:val="20"/>
            <w:rtl/>
          </w:rPr>
          <w:delText xml:space="preserve">הוו</w:delText>
        </w:r>
      </w:del>
      <w:r w:rsidRPr="00E92DCA">
        <w:rPr>
          <w:rFonts w:ascii="FrankRuehl" w:hAnsi="FrankRuehl"/>
          <w:sz w:val="20"/>
          <w:rtl/>
        </w:rPr>
        <w:t xml:space="preserve"> </w:t>
      </w:r>
      <w:ins w:id="95471" w:author="מנוע מכני" w:date="2026-10-11T12:04:39Z">
        <w:r>
          <w:rPr>
            <w:rFonts w:ascii="FrankRuehl" w:hAnsi="FrankRuehl"/>
            <w:sz w:val="20"/>
            <w:rtl/>
          </w:rPr>
          <w:t xml:space="preserve">להם</w:t>
        </w:r>
      </w:ins>
      <w:del w:id="95472" w:author="מנוע מכני" w:date="2026-10-11T12:04:39Z">
        <w:r w:rsidRPr="00E92DCA">
          <w:rPr>
            <w:rFonts w:ascii="FrankRuehl" w:hAnsi="FrankRuehl"/>
            <w:sz w:val="20"/>
            <w:rtl/>
          </w:rPr>
          <w:delText xml:space="preserve">להו</w:delText>
        </w:r>
      </w:del>
      <w:r w:rsidRPr="00E92DCA">
        <w:rPr>
          <w:rFonts w:ascii="FrankRuehl" w:hAnsi="FrankRuehl"/>
          <w:sz w:val="20"/>
          <w:rtl/>
        </w:rPr>
        <w:t xml:space="preserve"> שירים, וקתני: אלו ואלו מודים שיחזור ויתן ל</w:t>
      </w:r>
      <w:r>
        <w:rPr>
          <w:rFonts w:ascii="FrankRuehl" w:hAnsi="FrankRuehl"/>
          <w:sz w:val="20"/>
          <w:rtl/>
        </w:rPr>
        <w:t>מטה, וש"</w:t>
      </w:r>
      <w:r>
        <w:rPr>
          <w:rFonts w:ascii="FrankRuehl" w:hAnsi="FrankRuehl" w:hint="cs"/>
          <w:sz w:val="20"/>
          <w:rtl/>
        </w:rPr>
        <w:t>מ</w:t>
      </w:r>
      <w:r w:rsidRPr="00E92DCA">
        <w:rPr>
          <w:rFonts w:ascii="FrankRuehl" w:hAnsi="FrankRuehl"/>
          <w:sz w:val="20"/>
          <w:rtl/>
        </w:rPr>
        <w:t>: מקום עולה מקום שירים</w:t>
      </w:r>
      <w:r>
        <w:rPr>
          <w:rFonts w:ascii="FrankRuehl" w:hAnsi="FrankRuehl"/>
          <w:sz w:val="20"/>
          <w:rtl/>
        </w:rPr>
        <w:t>!</w:t>
      </w:r>
    </w:p>
    <w:p>
      <w:pPr>
        <w:pStyle w:val="38"/>
        <w:rPr>
          <w:ins w:id="99991" w:author="מנוע מכני" w:date="2026-10-11T12:04:39Z"/>
        </w:rPr>
      </w:pPr>
      <w:r w:rsidRPr="00E92DCA">
        <w:t>כ</w:t>
      </w:r>
      <w:r>
        <w:t>שבא ריב</w:t>
      </w:r>
      <w:r>
        <w:t>"</w:t>
      </w:r>
      <w:r>
        <w:t xml:space="preserve">י- </w:t>
      </w:r>
      <w:ins w:id="91653" w:author="מנוע מכני" w:date="2026-10-11T12:04:39Z">
        <w:r>
          <w:t xml:space="preserve">אמרו</w:t>
        </w:r>
      </w:ins>
      <w:del w:id="91654" w:author="מנוע מכני" w:date="2026-10-11T12:04:39Z">
        <w:r w:rsidRPr="00E92DCA">
          <w:delText xml:space="preserve">אמרי</w:delText>
        </w:r>
      </w:del>
      <w:r w:rsidRPr="00E92DCA">
        <w:t xml:space="preserve"> במערבא:</w:t>
      </w:r>
    </w:p>
    <w:p w:rsidR="00DA63EC" w:rsidRDefault="00DA63EC" w:rsidP="00DA63EC">
      <w:pPr>
        <w:rPr>
          <w:rFonts w:ascii="FrankRuehl" w:hAnsi="FrankRuehl"/>
          <w:sz w:val="20"/>
          <w:rtl/>
        </w:rPr>
      </w:pPr>
      <w:del w:id="99992"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ה</w:t>
      </w:r>
      <w:r>
        <w:rPr>
          <w:rFonts w:ascii="FrankRuehl" w:hAnsi="FrankRuehl" w:hint="cs"/>
          <w:sz w:val="20"/>
          <w:rtl/>
        </w:rPr>
        <w:t>ב</w:t>
      </w:r>
      <w:r>
        <w:rPr>
          <w:rFonts w:ascii="FrankRuehl" w:hAnsi="FrankRuehl"/>
          <w:sz w:val="20"/>
          <w:rtl/>
        </w:rPr>
        <w:t>"</w:t>
      </w:r>
      <w:r>
        <w:rPr>
          <w:rFonts w:ascii="FrankRuehl" w:hAnsi="FrankRuehl" w:hint="cs"/>
          <w:sz w:val="20"/>
          <w:rtl/>
        </w:rPr>
        <w:t>ע</w:t>
      </w:r>
      <w:r w:rsidRPr="00E92DCA">
        <w:rPr>
          <w:rFonts w:ascii="FrankRuehl" w:hAnsi="FrankRuehl"/>
          <w:sz w:val="20"/>
          <w:rtl/>
        </w:rPr>
        <w:t xml:space="preserve"> - כגון דאיערב חטאת החיצונה בשירים.</w:t>
      </w:r>
    </w:p>
    <w:p>
      <w:pPr>
        <w:pStyle w:val="38"/>
        <w:rPr>
          <w:ins w:id="99993" w:author="מנוע מכני" w:date="2026-10-11T12:04:39Z"/>
        </w:rPr>
      </w:pPr>
      <w:r w:rsidRPr="00E92DCA">
        <w:t xml:space="preserve">א"ל</w:t>
      </w:r>
      <w:r w:rsidRPr="00E92DCA">
        <w:t xml:space="preserve"> אביי, ונימא מר:</w:t>
      </w:r>
    </w:p>
    <w:p w:rsidR="00DA63EC" w:rsidRDefault="00DA63EC" w:rsidP="00DA63EC">
      <w:pPr>
        <w:rPr>
          <w:rFonts w:ascii="FrankRuehl" w:hAnsi="FrankRuehl"/>
          <w:sz w:val="20"/>
          <w:rtl/>
        </w:rPr>
      </w:pPr>
      <w:del w:id="99994"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כגון דאיערב בשירים</w:t>
      </w:r>
      <w:r>
        <w:rPr>
          <w:rFonts w:ascii="FrankRuehl" w:hAnsi="FrankRuehl"/>
          <w:sz w:val="20"/>
          <w:rtl/>
        </w:rPr>
        <w:t>!</w:t>
      </w:r>
    </w:p>
    <w:p w:rsidR="00DA63EC" w:rsidRDefault="00DA63EC" w:rsidP="00DA63EC">
      <w:pPr>
        <w:rPr>
          <w:rFonts w:ascii="FrankRuehl" w:hAnsi="FrankRuehl"/>
          <w:sz w:val="20"/>
          <w:rtl/>
        </w:rPr>
      </w:pPr>
      <w:ins w:id="93393" w:author="מנוע מכני" w:date="2026-10-11T12:04:39Z">
        <w:r>
          <w:rPr>
            <w:rFonts w:ascii="FrankRuehl" w:hAnsi="FrankRuehl"/>
            <w:sz w:val="20"/>
            <w:rtl/>
          </w:rPr>
          <w:t xml:space="preserve">שמא</w:t>
        </w:r>
      </w:ins>
      <w:del w:id="93394" w:author="מנוע מכני" w:date="2026-10-11T12:04:39Z">
        <w:r w:rsidRPr="00E92DCA">
          <w:rPr>
            <w:rFonts w:ascii="FrankRuehl" w:hAnsi="FrankRuehl"/>
            <w:sz w:val="20"/>
            <w:rtl/>
          </w:rPr>
          <w:delText xml:space="preserve">דלמא</w:delText>
        </w:r>
      </w:del>
      <w:r w:rsidRPr="00E92DCA">
        <w:rPr>
          <w:rFonts w:ascii="FrankRuehl" w:hAnsi="FrankRuehl"/>
          <w:sz w:val="20"/>
          <w:rtl/>
        </w:rPr>
        <w:t xml:space="preserve"> הא </w:t>
      </w:r>
      <w:r w:rsidRPr="00E92DCA">
        <w:rPr>
          <w:rFonts w:ascii="FrankRuehl" w:hAnsi="FrankRuehl"/>
          <w:sz w:val="20"/>
          <w:rtl/>
        </w:rPr>
        <w:t xml:space="preserve">קמ"ל</w:t>
      </w:r>
      <w:r w:rsidRPr="00E92DCA">
        <w:rPr>
          <w:rFonts w:ascii="FrankRuehl" w:hAnsi="FrankRuehl"/>
          <w:sz w:val="20"/>
          <w:rtl/>
        </w:rPr>
        <w:t xml:space="preserve">, </w:t>
      </w:r>
      <w:ins w:id="90429" w:author="מנוע מכני" w:date="2026-10-11T12:04:39Z">
        <w:r>
          <w:rPr>
            <w:rFonts w:ascii="FrankRuehl" w:hAnsi="FrankRuehl"/>
            <w:sz w:val="20"/>
            <w:rtl/>
          </w:rPr>
          <w:t xml:space="preserve">אפי'</w:t>
        </w:r>
      </w:ins>
      <w:del w:id="90430" w:author="מנוע מכני" w:date="2026-10-11T12:04:39Z">
        <w:r w:rsidRPr="00E92DCA">
          <w:rPr>
            <w:rFonts w:ascii="FrankRuehl" w:hAnsi="FrankRuehl"/>
            <w:sz w:val="20"/>
            <w:rtl/>
          </w:rPr>
          <w:delText xml:space="preserve">אפילו</w:delText>
        </w:r>
      </w:del>
      <w:r w:rsidRPr="00E92DCA">
        <w:rPr>
          <w:rFonts w:ascii="FrankRuehl" w:hAnsi="FrankRuehl"/>
          <w:sz w:val="20"/>
          <w:rtl/>
        </w:rPr>
        <w:t xml:space="preserve"> </w:t>
      </w:r>
      <w:r w:rsidRPr="00E92DCA">
        <w:rPr>
          <w:rFonts w:ascii="FrankRuehl" w:hAnsi="FrankRuehl"/>
          <w:sz w:val="20"/>
          <w:rtl/>
        </w:rPr>
        <w:t xml:space="preserve">למ"ד</w:t>
      </w:r>
      <w:r w:rsidRPr="00E92DCA">
        <w:rPr>
          <w:rFonts w:ascii="FrankRuehl" w:hAnsi="FrankRuehl"/>
          <w:sz w:val="20"/>
          <w:rtl/>
        </w:rPr>
        <w:t xml:space="preserve"> שירים מעכבין, חסרו - אין מעכבין.</w:t>
      </w:r>
    </w:p>
    <w:p>
      <w:pPr>
        <w:pStyle w:val="38"/>
        <w:rPr>
          <w:ins w:id="99995" w:author="מנוע מכני" w:date="2026-10-11T12:04:39Z"/>
        </w:rPr>
      </w:pPr>
      <w:r w:rsidRPr="00E105BC">
        <w:t xml:space="preserve">א"ל</w:t>
      </w:r>
      <w:r w:rsidRPr="00E105BC">
        <w:t xml:space="preserve"> רבא תוספאה לרבינא:</w:t>
      </w:r>
    </w:p>
    <w:p w:rsidR="00DA63EC" w:rsidRPr="00E105BC" w:rsidRDefault="00DA63EC" w:rsidP="00DA63EC">
      <w:pPr>
        <w:rPr>
          <w:rFonts w:ascii="FrankRuehl" w:hAnsi="FrankRuehl"/>
          <w:spacing w:val="-6"/>
          <w:sz w:val="20"/>
          <w:rtl/>
        </w:rPr>
      </w:pPr>
      <w:del w:id="99996" w:author="מנוע מכני" w:date="2026-10-11T12:04:39Z">
        <w:r w:rsidRPr="00E105BC">
          <w:rPr>
            <w:rFonts w:ascii="FrankRuehl" w:hAnsi="FrankRuehl"/>
            <w:spacing w:val="-6"/>
            <w:sz w:val="20"/>
            <w:rtl/>
          </w:rPr>
          <w:delText xml:space="preserve"> </w:delText>
        </w:r>
      </w:del>
      <w:r w:rsidRPr="00E105BC">
        <w:rPr>
          <w:rFonts w:ascii="FrankRuehl" w:hAnsi="FrankRuehl"/>
          <w:spacing w:val="-6"/>
          <w:sz w:val="20"/>
          <w:rtl/>
        </w:rPr>
        <w:t xml:space="preserve">הא אוקימנא ההיא ברובא עליונים, ויהיב למעלה שיעור תחתונים ועוד!</w:t>
      </w:r>
    </w:p>
    <w:p>
      <w:pPr>
        <w:pStyle w:val="38"/>
        <w:rPr>
          <w:ins w:id="99997" w:author="מנוע מכני" w:date="2026-10-11T12:04:39Z"/>
        </w:rPr>
      </w:pPr>
      <w:r>
        <w:t>א"ל</w:t>
      </w:r>
      <w:r w:rsidRPr="00E92DCA">
        <w:t xml:space="preserve">:</w:t>
      </w:r>
    </w:p>
    <w:p w:rsidR="00DA63EC" w:rsidRDefault="00DA63EC" w:rsidP="00DA63EC">
      <w:pPr>
        <w:rPr>
          <w:rFonts w:ascii="FrankRuehl" w:hAnsi="FrankRuehl"/>
          <w:sz w:val="20"/>
          <w:rtl/>
        </w:rPr>
      </w:pPr>
      <w:del w:id="99998"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ה"מ</w:t>
      </w:r>
      <w:r w:rsidRPr="00E92DCA">
        <w:rPr>
          <w:rFonts w:ascii="FrankRuehl" w:hAnsi="FrankRuehl"/>
          <w:sz w:val="20"/>
          <w:rtl/>
        </w:rPr>
        <w:t xml:space="preserve"> למאן דאמרו </w:t>
      </w:r>
      <w:ins w:id="97215" w:author="מנוע מכני" w:date="2026-10-11T12:04:39Z">
        <w:r>
          <w:rPr>
            <w:rFonts w:ascii="FrankRuehl" w:hAnsi="FrankRuehl"/>
            <w:sz w:val="20"/>
            <w:rtl/>
          </w:rPr>
          <w:t xml:space="preserve">מתחילה</w:t>
        </w:r>
      </w:ins>
      <w:del w:id="97216" w:author="מנוע מכני" w:date="2026-10-11T12:04:39Z">
        <w:r w:rsidRPr="00E92DCA">
          <w:rPr>
            <w:rFonts w:ascii="FrankRuehl" w:hAnsi="FrankRuehl"/>
            <w:sz w:val="20"/>
            <w:rtl/>
          </w:rPr>
          <w:delText xml:space="preserve">מעיקרא</w:delText>
        </w:r>
      </w:del>
      <w:r w:rsidRPr="00E92DCA">
        <w:rPr>
          <w:rFonts w:ascii="FrankRuehl" w:hAnsi="FrankRuehl"/>
          <w:sz w:val="20"/>
          <w:rtl/>
        </w:rPr>
        <w:t xml:space="preserve"> אין בילה, מסקנא בכוסות </w:t>
      </w:r>
      <w:ins w:id="91655" w:author="מנוע מכני" w:date="2026-10-11T12:04:39Z">
        <w:r>
          <w:rPr>
            <w:rFonts w:ascii="FrankRuehl" w:hAnsi="FrankRuehl"/>
            <w:sz w:val="20"/>
            <w:rtl/>
          </w:rPr>
          <w:t xml:space="preserve">חלקו</w:t>
        </w:r>
      </w:ins>
      <w:del w:id="91656" w:author="מנוע מכני" w:date="2026-10-11T12:04:39Z">
        <w:r w:rsidRPr="00E92DCA">
          <w:rPr>
            <w:rFonts w:ascii="FrankRuehl" w:hAnsi="FrankRuehl"/>
            <w:sz w:val="20"/>
            <w:rtl/>
          </w:rPr>
          <w:delText xml:space="preserve">פליגי</w:delText>
        </w:r>
      </w:del>
      <w:r w:rsidRPr="00E92DCA">
        <w:rPr>
          <w:rFonts w:ascii="FrankRuehl" w:hAnsi="FrankRuehl"/>
          <w:sz w:val="20"/>
          <w:rtl/>
        </w:rPr>
        <w:t xml:space="preserve">.</w:t>
      </w:r>
    </w:p>
    <w:p w:rsidR="00DA63EC" w:rsidRDefault="00DA63EC" w:rsidP="00DA63EC">
      <w:pPr>
        <w:pStyle w:val="affffd"/>
        <w:rPr>
          <w:rtl/>
        </w:rPr>
      </w:pPr>
      <w:r>
        <w:rPr>
          <w:rFonts w:ascii="FrankRuehl" w:hAnsi="FrankRuehl"/>
          <w:sz w:val="20"/>
          <w:rtl/>
        </w:rPr>
        <w:t>׹</w:t>
      </w:r>
    </w:p>
    <w:p>
      <w:pPr>
        <w:pStyle w:val="MishnaBatzad"/>
        <w:rPr>
          <w:ins w:id="20414" w:author="קלוד" w:date="2026-10-11T09:07:24Z"/>
        </w:rPr>
      </w:pPr>
      <w:ins w:id="20413" w:author="קלוד" w:date="2026-10-11T09:07:24Z">
        <w:r>
          <w:t xml:space="preserve">משנה יא</w:t>
        </w:r>
      </w:ins>
    </w:p>
    <w:p w:rsidR="00DA63EC" w:rsidRPr="000A334C" w:rsidRDefault="00DA63EC" w:rsidP="003B6D22">
      <w:pPr>
        <w:pStyle w:val="afff9"/>
        <w:rPr>
          <w:del w:id="20254" w:author="קלוד" w:date="2026-10-11T09:07:24Z"/>
          <w:rtl/>
        </w:rPr>
      </w:pPr>
      <w:del w:id="20253" w:author="קלוד" w:date="2026-10-11T09:07:24Z">
        <w:r w:rsidRPr="000A334C">
          <w:rPr>
            <w:rtl/>
          </w:rPr>
          <w:delText xml:space="preserve">מתני'.</w:delText>
        </w:r>
      </w:del>
    </w:p>
    <w:p w:rsidR="00DA63EC" w:rsidRPr="000A334C" w:rsidRDefault="00DA63EC" w:rsidP="003B6D22">
      <w:pPr>
        <w:pStyle w:val="afff9"/>
        <w:spacing w:before="120"/>
        <w:rPr>
          <w:rtl/>
        </w:rPr>
        <w:pPrChange w:id="90039" w:author="קלוד" w:date="2026-10-11T12:09:42Z">
          <w:pPr>
            <w:pStyle w:val="afff9"/>
          </w:pPr>
        </w:pPrChange>
      </w:pPr>
      <w:r w:rsidRPr="000A334C">
        <w:rPr>
          <w:rtl/>
        </w:rPr>
        <w:t>הניתנין בפנים שנתערבו בניתנין בחוץ - ישפכו לאמה.</w:t>
      </w:r>
    </w:p>
    <w:p w:rsidR="00DA63EC" w:rsidRPr="000A334C" w:rsidRDefault="00DA63EC" w:rsidP="003B6D22">
      <w:pPr>
        <w:pStyle w:val="afff9"/>
        <w:rPr>
          <w:rtl/>
        </w:rPr>
      </w:pPr>
      <w:r w:rsidRPr="000A334C">
        <w:rPr>
          <w:rtl/>
        </w:rPr>
        <w:t xml:space="preserve">נתן בחוץ וחזר ונתן בפנים - כשר, </w:t>
      </w:r>
    </w:p>
    <w:p w:rsidR="00DA63EC" w:rsidRPr="000A334C" w:rsidRDefault="00DA63EC" w:rsidP="003B6D22">
      <w:pPr>
        <w:pStyle w:val="afff9"/>
        <w:rPr>
          <w:rtl/>
        </w:rPr>
      </w:pPr>
      <w:r>
        <w:rPr>
          <w:rtl/>
        </w:rPr>
        <w:t xml:space="preserve">בפנים וחזר ונתן בחוץ - </w:t>
      </w:r>
      <w:r>
        <w:rPr>
          <w:rStyle w:val="TanaimMishna"/>
          <w:rtl/>
          <w:rPrChange w:id="20035" w:author="קלוד" w:date="2026-10-11T09:07:24Z">
            <w:rPr>
              <w:rtl/>
            </w:rPr>
          </w:rPrChange>
        </w:rPr>
        <w:t xml:space="preserve">רבי עקיבא</w:t>
      </w:r>
      <w:r>
        <w:rPr>
          <w:rtl/>
        </w:rPr>
        <w:t xml:space="preserve"> פוסל, ו</w:t>
      </w:r>
      <w:r>
        <w:rPr>
          <w:rStyle w:val="TanaimMishna"/>
          <w:rtl/>
          <w:rPrChange w:id="20034" w:author="קלוד" w:date="2026-10-11T09:07:24Z">
            <w:rPr>
              <w:rtl/>
            </w:rPr>
          </w:rPrChange>
        </w:rPr>
        <w:t xml:space="preserve">חכמים</w:t>
      </w:r>
      <w:r>
        <w:rPr>
          <w:rtl/>
        </w:rPr>
        <w:t xml:space="preserve"> מכשירים, </w:t>
      </w:r>
    </w:p>
    <w:p w:rsidR="00DA63EC" w:rsidRPr="000A334C" w:rsidRDefault="00DA63EC" w:rsidP="003B6D22">
      <w:pPr>
        <w:pStyle w:val="afff9"/>
        <w:rPr>
          <w:rtl/>
        </w:rPr>
      </w:pPr>
      <w:r>
        <w:rPr>
          <w:rtl/>
        </w:rPr>
        <w:t xml:space="preserve">ש</w:t>
      </w:r>
      <w:r>
        <w:rPr>
          <w:rStyle w:val="TanaimMishna"/>
          <w:rtl/>
          <w:rPrChange w:id="102847" w:author="Claude" w:date="2026-10-11T09:07:44Z">
            <w:rPr>
              <w:rtl/>
            </w:rPr>
          </w:rPrChange>
        </w:rPr>
        <w:t xml:space="preserve">ר"ע</w:t>
      </w:r>
      <w:r>
        <w:rPr>
          <w:rtl/>
        </w:rPr>
        <w:t xml:space="preserve"> אומר</w:t>
      </w:r>
      <w:r>
        <w:rPr>
          <w:rStyle w:val="TanaimMishna"/>
          <w:rtl/>
          <w:rPrChange w:id="102848" w:author="Claude" w:date="2026-10-11T09:07:44Z">
            <w:rPr>
              <w:rtl/>
            </w:rPr>
          </w:rPrChange>
        </w:rPr>
        <w:t xml:space="preserve">:</w:t>
      </w:r>
      <w:r>
        <w:rPr>
          <w:rtl/>
        </w:rPr>
        <w:t xml:space="preserve"> כל דמים שנכנסו לכפר בהיכל - פסולין, </w:t>
      </w:r>
    </w:p>
    <w:p w:rsidR="00DA63EC" w:rsidRPr="000A334C" w:rsidRDefault="00DA63EC" w:rsidP="003B6D22">
      <w:pPr>
        <w:pStyle w:val="afff9"/>
        <w:rPr>
          <w:rtl/>
        </w:rPr>
      </w:pPr>
      <w:r>
        <w:rPr>
          <w:rtl/>
        </w:rPr>
        <w:t xml:space="preserve">ו</w:t>
      </w:r>
      <w:r>
        <w:rPr>
          <w:rStyle w:val="TanaimMishna"/>
          <w:rtl/>
          <w:rPrChange w:id="20036" w:author="קלוד" w:date="2026-10-11T09:07:24Z">
            <w:rPr>
              <w:rtl/>
            </w:rPr>
          </w:rPrChange>
        </w:rPr>
        <w:t xml:space="preserve">חכמים</w:t>
      </w:r>
      <w:r>
        <w:rPr>
          <w:rtl/>
        </w:rPr>
        <w:t xml:space="preserve"> אומרים</w:t>
      </w:r>
      <w:r>
        <w:rPr>
          <w:rStyle w:val="TanaimMishna"/>
          <w:rtl/>
          <w:rPrChange w:id="102849" w:author="Claude" w:date="2026-10-11T09:07:44Z">
            <w:rPr>
              <w:rtl/>
            </w:rPr>
          </w:rPrChange>
        </w:rPr>
        <w:t xml:space="preserve">:</w:t>
      </w:r>
      <w:r>
        <w:rPr>
          <w:rtl/>
        </w:rPr>
        <w:t xml:space="preserve"> חטאת בלבד, </w:t>
      </w:r>
    </w:p>
    <w:p w:rsidR="00DA63EC" w:rsidRPr="000A334C" w:rsidRDefault="00DA63EC" w:rsidP="003B6D22">
      <w:pPr>
        <w:pStyle w:val="afff9"/>
        <w:rPr>
          <w:rtl/>
        </w:rPr>
      </w:pPr>
      <w:r>
        <w:rPr>
          <w:rStyle w:val="TanaimMishna"/>
          <w:rtl/>
          <w:rPrChange w:id="20037" w:author="קלוד" w:date="2026-10-11T09:07:24Z">
            <w:rPr>
              <w:rtl/>
            </w:rPr>
          </w:rPrChange>
        </w:rPr>
        <w:t xml:space="preserve">רבי אליעזר</w:t>
      </w:r>
      <w:r>
        <w:rPr>
          <w:rtl/>
        </w:rPr>
        <w:t xml:space="preserve"> אומר</w:t>
      </w:r>
      <w:r>
        <w:rPr>
          <w:rStyle w:val="TanaimMishna"/>
          <w:rtl/>
          <w:rPrChange w:id="102850" w:author="Claude" w:date="2026-10-11T09:07:44Z">
            <w:rPr>
              <w:rtl/>
            </w:rPr>
          </w:rPrChange>
        </w:rPr>
        <w:t xml:space="preserve">:</w:t>
      </w:r>
      <w:r>
        <w:rPr>
          <w:rtl/>
        </w:rPr>
        <w:t xml:space="preserve"> אף האשם, שנאמר: כחטאת כאשם.</w:t>
      </w:r>
    </w:p>
    <w:p w:rsidR="00DA63EC" w:rsidRDefault="00DA63EC" w:rsidP="00DA63EC">
      <w:pPr>
        <w:pStyle w:val="affffd"/>
        <w:rPr>
          <w:rtl/>
        </w:rPr>
      </w:pPr>
      <w:r>
        <w:rPr>
          <w:rFonts w:ascii="FrankRuehl" w:hAnsi="FrankRuehl"/>
          <w:sz w:val="20"/>
          <w:rtl/>
        </w:rPr>
        <w:t>׹</w:t>
      </w:r>
    </w:p>
    <w:p>
      <w:pPr>
        <w:pStyle w:val="afffff8"/>
        <w:rPr>
          <w:ins w:id="90261" w:author="קלוד" w:date="2026-10-11T12:29:36Z"/>
        </w:rPr>
      </w:pPr>
      <w:ins w:id="90262" w:author="קלוד" w:date="2026-10-11T12:29:36Z">
        <w:r>
          <w:rPr>
            <w:color w:val="7B3F00"/>
          </w:rPr>
          <w:t xml:space="preserve">פנים וחוץ - הקדמת פנים לחוץ במצוה</w:t>
        </w:r>
      </w:ins>
    </w:p>
    <w:p w:rsidR="00DA63EC" w:rsidRDefault="00DA63EC" w:rsidP="00DA63EC">
      <w:pPr>
        <w:rPr>
          <w:rFonts w:ascii="FrankRuehl" w:hAnsi="FrankRuehl"/>
          <w:sz w:val="20"/>
          <w:rtl/>
        </w:rPr>
      </w:pPr>
      <w:r>
        <w:rPr>
          <w:rFonts w:ascii="FrankRuehl" w:hAnsi="FrankRuehl" w:hint="cs"/>
          <w:sz w:val="20"/>
          <w:rtl/>
        </w:rPr>
        <w:t xml:space="preserve">ולא פליג </w:t>
      </w:r>
      <w:r>
        <w:rPr>
          <w:rStyle w:val="2fb"/>
          <w:rFonts w:ascii="FrankRuehl" w:hAnsi="FrankRuehl" w:hint="cs"/>
          <w:sz w:val="20"/>
          <w:rtl/>
        </w:rPr>
        <w:t xml:space="preserve">ר</w:t>
      </w:r>
      <w:r>
        <w:rPr>
          <w:rStyle w:val="2fb"/>
          <w:rFonts w:ascii="FrankRuehl" w:hAnsi="FrankRuehl"/>
          <w:sz w:val="20"/>
          <w:rtl/>
        </w:rPr>
        <w:t>"</w:t>
      </w:r>
      <w:r>
        <w:rPr>
          <w:rStyle w:val="2fb"/>
          <w:rFonts w:ascii="FrankRuehl" w:hAnsi="FrankRuehl" w:hint="cs"/>
          <w:sz w:val="20"/>
          <w:rtl/>
        </w:rPr>
        <w:t xml:space="preserve">א</w:t>
      </w:r>
      <w:r>
        <w:rPr>
          <w:rFonts w:ascii="FrankRuehl" w:hAnsi="FrankRuehl" w:hint="cs"/>
          <w:sz w:val="20"/>
          <w:rtl/>
        </w:rPr>
        <w:t xml:space="preserve"> גם בזה</w:t>
      </w:r>
    </w:p>
    <w:p w:rsidR="00DA63EC" w:rsidRPr="00FE1B89" w:rsidRDefault="00DA63EC" w:rsidP="00DA63EC">
      <w:pPr>
        <w:rPr>
          <w:rFonts w:ascii="FrankRuehl" w:hAnsi="FrankRuehl"/>
          <w:spacing w:val="-6"/>
          <w:sz w:val="20"/>
          <w:rtl/>
        </w:rPr>
      </w:pPr>
      <w:ins w:id="96001" w:author="מנוע מכני" w:date="2026-10-11T12:04:39Z">
        <w:r>
          <w:rPr>
            <w:rFonts w:ascii="FrankRuehl" w:hAnsi="FrankRuehl" w:hint="cs"/>
            <w:spacing w:val="-6"/>
            <w:sz w:val="20"/>
            <w:rtl/>
          </w:rPr>
          <w:t xml:space="preserve">דאם </w:t>
        </w:r>
      </w:ins>
      <w:del w:id="96002" w:author="מנוע מכני" w:date="2026-10-11T12:04:39Z">
        <w:r w:rsidRPr="00FE1B89">
          <w:rPr>
            <w:rFonts w:ascii="FrankRuehl" w:hAnsi="FrankRuehl" w:hint="cs"/>
            <w:spacing w:val="-6"/>
            <w:sz w:val="20"/>
            <w:rtl/>
          </w:rPr>
          <w:delText xml:space="preserve">דאי</w:delText>
        </w:r>
        <w:r w:rsidRPr="00FE1B89">
          <w:rPr>
            <w:rFonts w:ascii="FrankRuehl" w:hAnsi="FrankRuehl"/>
            <w:spacing w:val="-6"/>
            <w:sz w:val="20"/>
            <w:rtl/>
          </w:rPr>
          <w:delText xml:space="preserve"> </w:delText>
        </w:r>
      </w:del>
      <w:r w:rsidRPr="00FE1B89">
        <w:rPr>
          <w:rFonts w:ascii="FrankRuehl" w:hAnsi="FrankRuehl" w:hint="cs"/>
          <w:spacing w:val="-6"/>
          <w:sz w:val="20"/>
          <w:rtl/>
        </w:rPr>
        <w:t xml:space="preserve">יתן </w:t>
      </w:r>
      <w:r w:rsidRPr="00FE1B89">
        <w:rPr>
          <w:rFonts w:ascii="FrankRuehl" w:hAnsi="FrankRuehl"/>
          <w:spacing w:val="-6"/>
          <w:sz w:val="20"/>
          <w:rtl/>
        </w:rPr>
        <w:t xml:space="preserve">בחוץ </w:t>
      </w:r>
      <w:ins w:id="91657" w:author="מנוע מכני" w:date="2026-10-11T12:04:39Z">
        <w:r>
          <w:rPr>
            <w:rFonts w:ascii="FrankRuehl" w:hAnsi="FrankRuehl"/>
            <w:spacing w:val="-6"/>
            <w:sz w:val="20"/>
            <w:rtl/>
          </w:rPr>
          <w:t xml:space="preserve">ואח"כ</w:t>
        </w:r>
      </w:ins>
      <w:del w:id="91658" w:author="מנוע מכני" w:date="2026-10-11T12:04:39Z">
        <w:r w:rsidRPr="00FE1B89">
          <w:rPr>
            <w:rFonts w:ascii="FrankRuehl" w:hAnsi="FrankRuehl"/>
            <w:spacing w:val="-6"/>
            <w:sz w:val="20"/>
            <w:rtl/>
          </w:rPr>
          <w:delText xml:space="preserve">והדר</w:delText>
        </w:r>
      </w:del>
      <w:r w:rsidRPr="00FE1B89">
        <w:rPr>
          <w:rFonts w:ascii="FrankRuehl" w:hAnsi="FrankRuehl"/>
          <w:spacing w:val="-6"/>
          <w:sz w:val="20"/>
          <w:rtl/>
        </w:rPr>
        <w:t xml:space="preserve"> </w:t>
      </w:r>
      <w:r w:rsidRPr="00FE1B89">
        <w:rPr>
          <w:rFonts w:ascii="FrankRuehl" w:hAnsi="FrankRuehl" w:hint="cs"/>
          <w:spacing w:val="-6"/>
          <w:sz w:val="20"/>
          <w:rtl/>
        </w:rPr>
        <w:t>ל</w:t>
      </w:r>
      <w:r w:rsidRPr="00FE1B89">
        <w:rPr>
          <w:rFonts w:ascii="FrankRuehl" w:hAnsi="FrankRuehl"/>
          <w:spacing w:val="-6"/>
          <w:sz w:val="20"/>
          <w:rtl/>
        </w:rPr>
        <w:t>פנים, כשם שמצוה להקדים עליונים לתחתונים, כך מצוה להקדים פנים לחוץ!</w:t>
      </w:r>
    </w:p>
    <w:p w:rsidR="00DA63EC" w:rsidRDefault="00DA63EC" w:rsidP="00DA63EC">
      <w:pPr>
        <w:pStyle w:val="afff3"/>
        <w:framePr w:wrap="around"/>
        <w:rPr>
          <w:rtl/>
        </w:rPr>
      </w:pPr>
      <w:r>
        <w:rPr>
          <w:rFonts w:hint="cs"/>
          <w:rtl/>
        </w:rPr>
        <w:t>פב.</w:t>
      </w:r>
    </w:p>
    <w:p w:rsidR="00DA63EC" w:rsidRDefault="00DA63EC" w:rsidP="00DA63EC">
      <w:pPr>
        <w:rPr>
          <w:rFonts w:ascii="FrankRuehl" w:hAnsi="FrankRuehl"/>
          <w:sz w:val="20"/>
          <w:rtl/>
        </w:rPr>
      </w:pPr>
      <w:ins w:id="96003" w:author="מנוע מכני" w:date="2026-10-11T12:04:39Z">
        <w:r>
          <w:rPr>
            <w:rFonts w:ascii="FrankRuehl" w:hAnsi="FrankRuehl" w:hint="cs"/>
            <w:sz w:val="20"/>
            <w:rtl/>
          </w:rPr>
          <w:t xml:space="preserve">ואם </w:t>
        </w:r>
      </w:ins>
      <w:del w:id="96004" w:author="מנוע מכני" w:date="2026-10-11T12:04:39Z">
        <w:r>
          <w:rPr>
            <w:rFonts w:ascii="FrankRuehl" w:hAnsi="FrankRuehl" w:hint="cs"/>
            <w:sz w:val="20"/>
            <w:rtl/>
          </w:rPr>
          <w:delText xml:space="preserve">ואי </w:delText>
        </w:r>
      </w:del>
      <w:r>
        <w:rPr>
          <w:rFonts w:ascii="FrankRuehl" w:hAnsi="FrankRuehl" w:hint="cs"/>
          <w:sz w:val="20"/>
          <w:rtl/>
        </w:rPr>
        <w:t xml:space="preserve">יתן בפנים </w:t>
      </w:r>
      <w:ins w:id="91659" w:author="מנוע מכני" w:date="2026-10-11T12:04:39Z">
        <w:r>
          <w:rPr>
            <w:rFonts w:ascii="FrankRuehl" w:hAnsi="FrankRuehl" w:hint="cs"/>
            <w:sz w:val="20"/>
            <w:rtl/>
          </w:rPr>
          <w:t xml:space="preserve">ואח"כ</w:t>
        </w:r>
      </w:ins>
      <w:del w:id="91660" w:author="מנוע מכני" w:date="2026-10-11T12:04:39Z">
        <w:r>
          <w:rPr>
            <w:rFonts w:ascii="FrankRuehl" w:hAnsi="FrankRuehl" w:hint="cs"/>
            <w:sz w:val="20"/>
            <w:rtl/>
          </w:rPr>
          <w:delText xml:space="preserve">והדר</w:delText>
        </w:r>
      </w:del>
      <w:r>
        <w:rPr>
          <w:rFonts w:ascii="FrankRuehl" w:hAnsi="FrankRuehl" w:hint="cs"/>
          <w:sz w:val="20"/>
          <w:rtl/>
        </w:rPr>
        <w:t xml:space="preserve"> בחוץ</w:t>
      </w:r>
      <w:r w:rsidRPr="00E92DCA">
        <w:rPr>
          <w:rFonts w:ascii="FrankRuehl" w:hAnsi="FrankRuehl"/>
          <w:sz w:val="20"/>
          <w:rtl/>
        </w:rPr>
        <w:t xml:space="preserve">, כיון </w:t>
      </w:r>
      <w:ins w:id="91661" w:author="מנוע מכני" w:date="2026-10-11T12:04:39Z">
        <w:r>
          <w:rPr>
            <w:rFonts w:ascii="FrankRuehl" w:hAnsi="FrankRuehl"/>
            <w:sz w:val="20"/>
            <w:rtl/>
          </w:rPr>
          <w:t xml:space="preserve">דיש</w:t>
        </w:r>
      </w:ins>
      <w:del w:id="91662" w:author="מנוע מכני" w:date="2026-10-11T12:04:39Z">
        <w:r w:rsidRPr="00E92DCA">
          <w:rPr>
            <w:rFonts w:ascii="FrankRuehl" w:hAnsi="FrankRuehl"/>
            <w:sz w:val="20"/>
            <w:rtl/>
          </w:rPr>
          <w:delText xml:space="preserve">דאיכא</w:delText>
        </w:r>
      </w:del>
      <w:r w:rsidRPr="00E92DCA">
        <w:rPr>
          <w:rFonts w:ascii="FrankRuehl" w:hAnsi="FrankRuehl"/>
          <w:sz w:val="20"/>
          <w:rtl/>
        </w:rPr>
        <w:t xml:space="preserve"> חטאת ואשם דכי נכנס דמן פסולין, </w:t>
      </w:r>
      <w:r w:rsidRPr="00E92DCA">
        <w:rPr>
          <w:rFonts w:ascii="FrankRuehl" w:hAnsi="FrankRuehl"/>
          <w:sz w:val="20"/>
          <w:rtl/>
        </w:rPr>
        <w:t xml:space="preserve">לא</w:t>
      </w:r>
      <w:r w:rsidRPr="00E92DCA">
        <w:rPr>
          <w:rFonts w:ascii="FrankRuehl" w:hAnsi="FrankRuehl"/>
          <w:sz w:val="20"/>
          <w:rtl/>
        </w:rPr>
        <w:t xml:space="preserve"> פסיקא </w:t>
      </w:r>
      <w:ins w:id="93395" w:author="מנוע מכני" w:date="2026-10-11T12:04:39Z">
        <w:r>
          <w:rPr>
            <w:rFonts w:ascii="FrankRuehl" w:hAnsi="FrankRuehl"/>
            <w:sz w:val="20"/>
            <w:rtl/>
          </w:rPr>
          <w:t xml:space="preserve">לו</w:t>
        </w:r>
      </w:ins>
      <w:del w:id="93396"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w:t>
      </w:r>
    </w:p>
    <w:p w:rsidR="00DA63EC" w:rsidRDefault="00DA63EC" w:rsidP="00DA63EC">
      <w:pPr>
        <w:pStyle w:val="affffd"/>
        <w:rPr>
          <w:del w:id="90086" w:author="מנוע עיצוב" w:date="2026-10-11T12:09:26Z"/>
          <w:rtl/>
        </w:rPr>
      </w:pPr>
      <w:del w:id="90085" w:author="מנוע עיצוב" w:date="2026-10-11T12:09:26Z">
        <w:r>
          <w:rPr>
            <w:rFonts w:ascii="FrankRuehl" w:hAnsi="FrankRuehl"/>
            <w:sz w:val="20"/>
            <w:rtl/>
          </w:rPr>
          <w:delText xml:space="preserve">׹</w:delText>
        </w:r>
      </w:del>
    </w:p>
    <w:p w:rsidR="00DA63EC" w:rsidRPr="00BE295F" w:rsidRDefault="00DA63EC" w:rsidP="00DA63EC">
      <w:pPr>
        <w:pStyle w:val="affff1"/>
        <w:ind w:end="0"/>
        <w:rPr>
          <w:rtl/>
        </w:rPr>
        <w:pPrChange w:id="20109" w:author="קלוד" w:date="2026-10-11T09:07:24Z">
          <w:pPr>
            <w:pStyle w:val="affff1"/>
            <w:rPr>
              <w:rtl/>
            </w:rPr>
          </w:pPr>
        </w:pPrChange>
      </w:pPr>
      <w:ins w:id="9846" w:author="מספור קטעי משנה" w:date="2026-10-11T09:35:09Z">
        <w:r>
          <w:rPr>
            <w:rStyle w:val="MisparKeta"/>
          </w:rPr>
          <w:t xml:space="preserve">א. </w:t>
        </w:r>
      </w:ins>
      <w:r w:rsidRPr="00BE295F">
        <w:rPr>
          <w:rtl/>
        </w:rPr>
        <w:t>ושהיה ר"ע אומר [</w:t>
      </w:r>
      <w:r>
        <w:rPr>
          <w:rtl/>
        </w:rPr>
        <w:t>וכו</w:t>
      </w:r>
      <w:r w:rsidR="005608A0">
        <w:rPr>
          <w:rtl/>
        </w:rPr>
        <w:t>'</w:t>
      </w:r>
      <w:r w:rsidRPr="00BE295F">
        <w:rPr>
          <w:rtl/>
        </w:rPr>
        <w:t>].</w:t>
      </w:r>
    </w:p>
    <w:p>
      <w:pPr>
        <w:pStyle w:val="38"/>
        <w:rPr>
          <w:ins w:id="99999" w:author="מנוע מכני" w:date="2026-10-11T12:04:39Z"/>
        </w:rPr>
      </w:pPr>
      <w:r>
        <w:t>אריא</w:t>
      </w:r>
      <w:r>
        <w:t>"</w:t>
      </w:r>
      <w:r>
        <w:t>ש</w:t>
      </w:r>
      <w:r w:rsidRPr="00E92DCA">
        <w:t xml:space="preserve">:</w:t>
      </w:r>
    </w:p>
    <w:p w:rsidR="00DA63EC" w:rsidRDefault="00DA63EC" w:rsidP="00DA63EC">
      <w:pPr>
        <w:rPr>
          <w:rFonts w:ascii="FrankRuehl" w:hAnsi="FrankRuehl"/>
          <w:sz w:val="20"/>
          <w:rtl/>
        </w:rPr>
      </w:pPr>
      <w:del w:id="100000"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מ</w:t>
      </w:r>
      <w:r>
        <w:rPr>
          <w:rFonts w:ascii="FrankRuehl" w:hAnsi="FrankRuehl" w:hint="cs"/>
          <w:sz w:val="20"/>
          <w:rtl/>
        </w:rPr>
        <w:t>לה</w:t>
      </w:r>
      <w:r>
        <w:rPr>
          <w:rFonts w:ascii="FrankRuehl" w:hAnsi="FrankRuehl"/>
          <w:sz w:val="20"/>
          <w:rtl/>
        </w:rPr>
        <w:t>"</w:t>
      </w:r>
      <w:r>
        <w:rPr>
          <w:rFonts w:ascii="FrankRuehl" w:hAnsi="FrankRuehl" w:hint="cs"/>
          <w:sz w:val="20"/>
          <w:rtl/>
        </w:rPr>
        <w:t>ד -</w:t>
      </w:r>
      <w:r>
        <w:rPr>
          <w:rFonts w:ascii="FrankRuehl" w:hAnsi="FrankRuehl"/>
          <w:sz w:val="20"/>
          <w:rtl/>
        </w:rPr>
        <w:t xml:space="preserve">לתלמיד שמזג לרבו בחמין, </w:t>
      </w:r>
      <w:r>
        <w:rPr>
          <w:rFonts w:ascii="FrankRuehl" w:hAnsi="FrankRuehl"/>
          <w:sz w:val="20"/>
          <w:rtl/>
        </w:rPr>
        <w:t xml:space="preserve">ו</w:t>
      </w:r>
      <w:r>
        <w:rPr>
          <w:rFonts w:ascii="FrankRuehl" w:hAnsi="FrankRuehl" w:hint="cs"/>
          <w:sz w:val="20"/>
          <w:rtl/>
        </w:rPr>
        <w:t>א"ל</w:t>
      </w:r>
      <w:r w:rsidRPr="00E92DCA">
        <w:rPr>
          <w:rFonts w:ascii="FrankRuehl" w:hAnsi="FrankRuehl"/>
          <w:sz w:val="20"/>
          <w:rtl/>
        </w:rPr>
        <w:t xml:space="preserve">: מזוג לי, </w:t>
      </w:r>
      <w:r>
        <w:rPr>
          <w:rFonts w:ascii="FrankRuehl" w:hAnsi="FrankRuehl"/>
          <w:sz w:val="20"/>
          <w:rtl/>
        </w:rPr>
        <w:t>א"ל</w:t>
      </w:r>
      <w:r w:rsidRPr="00E92DCA">
        <w:rPr>
          <w:rFonts w:ascii="FrankRuehl" w:hAnsi="FrankRuehl"/>
          <w:sz w:val="20"/>
          <w:rtl/>
        </w:rPr>
        <w:t xml:space="preserve">: במה? </w:t>
      </w:r>
      <w:r>
        <w:rPr>
          <w:rFonts w:ascii="FrankRuehl" w:hAnsi="FrankRuehl"/>
          <w:sz w:val="20"/>
          <w:rtl/>
        </w:rPr>
        <w:t>א"ל</w:t>
      </w:r>
      <w:r w:rsidRPr="00E92DCA">
        <w:rPr>
          <w:rFonts w:ascii="FrankRuehl" w:hAnsi="FrankRuehl"/>
          <w:sz w:val="20"/>
          <w:rtl/>
        </w:rPr>
        <w:t xml:space="preserve">: </w:t>
      </w:r>
      <w:r w:rsidRPr="00E92DCA">
        <w:rPr>
          <w:rFonts w:ascii="FrankRuehl" w:hAnsi="FrankRuehl"/>
          <w:sz w:val="20"/>
          <w:rtl/>
        </w:rPr>
        <w:t xml:space="preserve">לא</w:t>
      </w:r>
      <w:r w:rsidRPr="00E92DCA">
        <w:rPr>
          <w:rFonts w:ascii="FrankRuehl" w:hAnsi="FrankRuehl"/>
          <w:sz w:val="20"/>
          <w:rtl/>
        </w:rPr>
        <w:t xml:space="preserve"> בחמין אנו עסוקין? עכשיו בין בחמין בין בצונן</w:t>
      </w:r>
      <w:ins w:id="94873" w:author="מנוע מכני" w:date="2026-10-11T12:04:39Z">
        <w:r>
          <w:rPr>
            <w:rFonts w:ascii="FrankRuehl" w:hAnsi="FrankRuehl"/>
            <w:sz w:val="20"/>
            <w:rtl/>
          </w:rPr>
          <w:t xml:space="preserve">,</w:t>
        </w:r>
      </w:ins>
      <w:del w:id="94874"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r w:rsidRPr="00E92DCA">
        <w:rPr>
          <w:rFonts w:ascii="FrankRuehl" w:hAnsi="FrankRuehl"/>
          <w:sz w:val="20"/>
          <w:rtl/>
        </w:rPr>
        <w:t xml:space="preserve">ה</w:t>
      </w:r>
      <w:r>
        <w:rPr>
          <w:rFonts w:ascii="FrankRuehl" w:hAnsi="FrankRuehl"/>
          <w:sz w:val="20"/>
          <w:rtl/>
        </w:rPr>
        <w:t>"</w:t>
      </w:r>
      <w:r>
        <w:rPr>
          <w:rFonts w:ascii="FrankRuehl" w:hAnsi="FrankRuehl" w:hint="cs"/>
          <w:sz w:val="20"/>
          <w:rtl/>
        </w:rPr>
        <w:t xml:space="preserve">נ</w:t>
      </w:r>
      <w:r>
        <w:rPr>
          <w:rFonts w:ascii="FrankRuehl" w:hAnsi="FrankRuehl" w:hint="cs"/>
          <w:sz w:val="20"/>
          <w:rtl/>
        </w:rPr>
        <w:t xml:space="preserve"> </w:t>
      </w:r>
      <w:r w:rsidRPr="00E92DCA">
        <w:rPr>
          <w:rFonts w:ascii="FrankRuehl" w:hAnsi="FrankRuehl"/>
          <w:sz w:val="20"/>
          <w:rtl/>
        </w:rPr>
        <w:t xml:space="preserve">מכדי בחטאת </w:t>
      </w:r>
      <w:ins w:id="93397" w:author="מנוע מכני" w:date="2026-10-11T12:04:39Z">
        <w:r>
          <w:rPr>
            <w:rFonts w:ascii="FrankRuehl" w:hAnsi="FrankRuehl"/>
            <w:sz w:val="20"/>
            <w:rtl/>
          </w:rPr>
          <w:t xml:space="preserve">מדובר</w:t>
        </w:r>
      </w:ins>
      <w:del w:id="93398" w:author="מנוע מכני" w:date="2026-10-11T12:04:39Z">
        <w:r w:rsidRPr="00E92DCA">
          <w:rPr>
            <w:rFonts w:ascii="FrankRuehl" w:hAnsi="FrankRuehl"/>
            <w:sz w:val="20"/>
            <w:rtl/>
          </w:rPr>
          <w:delText xml:space="preserve">עסקינן</w:delText>
        </w:r>
      </w:del>
      <w:r w:rsidRPr="00E92DCA">
        <w:rPr>
          <w:rFonts w:ascii="FrankRuehl" w:hAnsi="FrankRuehl"/>
          <w:sz w:val="20"/>
          <w:rtl/>
        </w:rPr>
        <w:t xml:space="preserve"> ואתי, חטאת דכתב </w:t>
      </w:r>
      <w:ins w:id="93399" w:author="מנוע מכני" w:date="2026-10-11T12:04:39Z">
        <w:r>
          <w:rPr>
            <w:rFonts w:ascii="FrankRuehl" w:hAnsi="FrankRuehl"/>
            <w:sz w:val="20"/>
            <w:rtl/>
          </w:rPr>
          <w:t xml:space="preserve">התורה</w:t>
        </w:r>
      </w:ins>
      <w:del w:id="93400" w:author="מנוע מכני" w:date="2026-10-11T12:04:39Z">
        <w:r w:rsidRPr="00E92DCA">
          <w:rPr>
            <w:rFonts w:ascii="FrankRuehl" w:hAnsi="FrankRuehl"/>
            <w:sz w:val="20"/>
            <w:rtl/>
          </w:rPr>
          <w:delText xml:space="preserve">רחמנא</w:delText>
        </w:r>
      </w:del>
      <w:r w:rsidRPr="00E92DCA">
        <w:rPr>
          <w:rFonts w:ascii="FrankRuehl" w:hAnsi="FrankRuehl"/>
          <w:sz w:val="20"/>
          <w:rtl/>
        </w:rPr>
        <w:t xml:space="preserve"> ל"ל? אלא </w:t>
      </w:r>
      <w:ins w:id="91663" w:author="מנוע מכני" w:date="2026-10-11T12:04:39Z">
        <w:r>
          <w:rPr>
            <w:rFonts w:ascii="FrankRuehl" w:hAnsi="FrankRuehl"/>
            <w:sz w:val="20"/>
            <w:rtl/>
          </w:rPr>
          <w:t xml:space="preserve">לא</w:t>
        </w:r>
      </w:ins>
      <w:del w:id="91664" w:author="מנוע מכני" w:date="2026-10-11T12:04:39Z">
        <w:r w:rsidRPr="00E92DCA">
          <w:rPr>
            <w:rFonts w:ascii="FrankRuehl" w:hAnsi="FrankRuehl"/>
            <w:sz w:val="20"/>
            <w:rtl/>
          </w:rPr>
          <w:delText xml:space="preserve">לאו</w:delText>
        </w:r>
      </w:del>
      <w:r w:rsidRPr="00E92DCA">
        <w:rPr>
          <w:rFonts w:ascii="FrankRuehl" w:hAnsi="FrankRuehl"/>
          <w:sz w:val="20"/>
          <w:rtl/>
        </w:rPr>
        <w:t xml:space="preserve"> חטאת </w:t>
      </w:r>
      <w:ins w:id="90237" w:author="Claude - סמנטי" w:date="2026-10-11T12:26:16Z">
        <w:r>
          <w:rPr>
            <w:rFonts w:ascii="FrankRuehl" w:hAnsi="FrankRuehl"/>
            <w:sz w:val="20"/>
            <w:rtl/>
          </w:rPr>
          <w:t xml:space="preserve">אומר</w:t>
        </w:r>
      </w:ins>
      <w:del w:id="90238" w:author="Claude - סמנטי" w:date="2026-10-11T12:26:16Z">
        <w:r w:rsidRPr="00E92DCA">
          <w:rPr>
            <w:rFonts w:ascii="FrankRuehl" w:hAnsi="FrankRuehl"/>
            <w:sz w:val="20"/>
            <w:rtl/>
          </w:rPr>
          <w:delText xml:space="preserve">קאמינא</w:delText>
        </w:r>
      </w:del>
      <w:r w:rsidRPr="00E92DCA">
        <w:rPr>
          <w:rFonts w:ascii="FrankRuehl" w:hAnsi="FrankRuehl"/>
          <w:sz w:val="20"/>
          <w:rtl/>
        </w:rPr>
        <w:t xml:space="preserve"> לה אלא כל קדשים.</w:t>
      </w:r>
    </w:p>
    <w:p w:rsidR="00DA63EC" w:rsidRDefault="00DA63EC" w:rsidP="00DA63EC">
      <w:pPr>
        <w:rPr>
          <w:rFonts w:ascii="FrankRuehl" w:hAnsi="FrankRuehl"/>
          <w:sz w:val="20"/>
          <w:rtl/>
        </w:rPr>
      </w:pPr>
    </w:p>
    <w:p>
      <w:pPr>
        <w:pStyle w:val="38"/>
        <w:rPr>
          <w:ins w:id="100001" w:author="מנוע מכני" w:date="2026-10-11T12:04:39Z"/>
        </w:rPr>
      </w:pPr>
      <w:r w:rsidRPr="00FE1B89">
        <w:t xml:space="preserve">מתקיף </w:t>
      </w:r>
      <w:r w:rsidRPr="00FE1B89">
        <w:t>רהבדר</w:t>
      </w:r>
      <w:r w:rsidRPr="00FE1B89">
        <w:t>"</w:t>
      </w:r>
      <w:r w:rsidRPr="00FE1B89">
        <w:t>י</w:t>
      </w:r>
      <w:r w:rsidRPr="00FE1B89">
        <w:t xml:space="preserve">:</w:t>
      </w:r>
    </w:p>
    <w:p w:rsidR="00DA63EC" w:rsidRPr="00FE1B89" w:rsidRDefault="00DA63EC" w:rsidP="00DA63EC">
      <w:pPr>
        <w:rPr>
          <w:rFonts w:ascii="FrankRuehl" w:hAnsi="FrankRuehl"/>
          <w:spacing w:val="-4"/>
          <w:sz w:val="20"/>
          <w:rtl/>
        </w:rPr>
      </w:pPr>
      <w:del w:id="100002" w:author="מנוע מכני" w:date="2026-10-11T12:04:39Z">
        <w:r w:rsidRPr="00FE1B89">
          <w:rPr>
            <w:rFonts w:ascii="FrankRuehl" w:hAnsi="FrankRuehl"/>
            <w:spacing w:val="-4"/>
            <w:sz w:val="20"/>
            <w:rtl/>
          </w:rPr>
          <w:delText xml:space="preserve"> </w:delText>
        </w:r>
      </w:del>
      <w:ins w:id="96005" w:author="מנוע מכני" w:date="2026-10-11T12:04:39Z">
        <w:r>
          <w:rPr>
            <w:rFonts w:ascii="FrankRuehl" w:hAnsi="FrankRuehl" w:hint="cs"/>
            <w:spacing w:val="-4"/>
            <w:sz w:val="20"/>
            <w:rtl/>
          </w:rPr>
          <w:t xml:space="preserve">אם </w:t>
        </w:r>
      </w:ins>
      <w:del w:id="96006" w:author="מנוע מכני" w:date="2026-10-11T12:04:39Z">
        <w:r w:rsidRPr="00FE1B89">
          <w:rPr>
            <w:rFonts w:ascii="FrankRuehl" w:hAnsi="FrankRuehl" w:hint="cs"/>
            <w:spacing w:val="-4"/>
            <w:sz w:val="20"/>
            <w:rtl/>
          </w:rPr>
          <w:delText xml:space="preserve">אי </w:delText>
        </w:r>
      </w:del>
      <w:ins w:id="90239" w:author="Claude - סמנטי" w:date="2026-10-11T12:26:16Z">
        <w:r>
          <w:rPr>
            <w:rFonts w:ascii="FrankRuehl" w:hAnsi="FrankRuehl"/>
            <w:spacing w:val="-4"/>
            <w:sz w:val="20"/>
            <w:rtl/>
          </w:rPr>
          <w:t xml:space="preserve">נתרבו</w:t>
        </w:r>
      </w:ins>
      <w:del w:id="90240" w:author="Claude - סמנטי" w:date="2026-10-11T12:26:16Z">
        <w:r w:rsidRPr="00FE1B89">
          <w:rPr>
            <w:rFonts w:ascii="FrankRuehl" w:hAnsi="FrankRuehl"/>
            <w:spacing w:val="-4"/>
            <w:sz w:val="20"/>
            <w:rtl/>
          </w:rPr>
          <w:delText xml:space="preserve">איתרבו</w:delText>
        </w:r>
      </w:del>
      <w:r w:rsidRPr="00FE1B89">
        <w:rPr>
          <w:rFonts w:ascii="FrankRuehl" w:hAnsi="FrankRuehl"/>
          <w:spacing w:val="-4"/>
          <w:sz w:val="20"/>
          <w:rtl/>
        </w:rPr>
        <w:t xml:space="preserve"> כל קדשים לגבי מזבח לענין מריקה ושטיפה </w:t>
      </w:r>
      <w:r w:rsidRPr="00FE1B89">
        <w:rPr>
          <w:rFonts w:ascii="FrankRuehl" w:hAnsi="FrankRuehl" w:hint="cs"/>
          <w:spacing w:val="-4"/>
          <w:sz w:val="20"/>
          <w:rtl/>
        </w:rPr>
        <w:t>א</w:t>
      </w:r>
      <w:r w:rsidRPr="00FE1B89">
        <w:rPr>
          <w:rFonts w:ascii="FrankRuehl" w:hAnsi="FrankRuehl"/>
          <w:spacing w:val="-4"/>
          <w:sz w:val="20"/>
          <w:rtl/>
        </w:rPr>
        <w:t>"</w:t>
      </w:r>
      <w:r w:rsidRPr="00FE1B89">
        <w:rPr>
          <w:rFonts w:ascii="FrankRuehl" w:hAnsi="FrankRuehl" w:hint="cs"/>
          <w:spacing w:val="-4"/>
          <w:sz w:val="20"/>
          <w:rtl/>
        </w:rPr>
        <w:t>כ</w:t>
      </w:r>
      <w:r w:rsidRPr="00FE1B89">
        <w:rPr>
          <w:rStyle w:val="afffff0"/>
          <w:rFonts w:hint="cs"/>
          <w:spacing w:val="-4"/>
          <w:rtl/>
        </w:rPr>
        <w:t xml:space="preserve"> '</w:t>
      </w:r>
      <w:r w:rsidRPr="00FE1B89">
        <w:rPr>
          <w:rStyle w:val="afffff0"/>
          <w:spacing w:val="-4"/>
          <w:rtl/>
        </w:rPr>
        <w:t>חטאת</w:t>
      </w:r>
      <w:r w:rsidRPr="00FE1B89">
        <w:rPr>
          <w:rStyle w:val="afffff0"/>
          <w:rFonts w:hint="cs"/>
          <w:spacing w:val="-4"/>
          <w:rtl/>
        </w:rPr>
        <w:t xml:space="preserve">' </w:t>
      </w:r>
      <w:r w:rsidRPr="00FE1B89">
        <w:rPr>
          <w:rFonts w:ascii="FrankRuehl" w:hAnsi="FrankRuehl" w:hint="cs"/>
          <w:spacing w:val="-4"/>
          <w:sz w:val="20"/>
          <w:rtl/>
        </w:rPr>
        <w:t xml:space="preserve">למעט </w:t>
      </w:r>
      <w:ins w:id="93401" w:author="מנוע מכני" w:date="2026-10-11T12:04:39Z">
        <w:r>
          <w:rPr>
            <w:rFonts w:ascii="FrankRuehl" w:hAnsi="FrankRuehl" w:hint="cs"/>
            <w:spacing w:val="-4"/>
            <w:sz w:val="20"/>
            <w:rtl/>
          </w:rPr>
          <w:t xml:space="preserve">מה</w:t>
        </w:r>
      </w:ins>
      <w:del w:id="93402" w:author="מנוע מכני" w:date="2026-10-11T12:04:39Z">
        <w:r w:rsidRPr="00FE1B89">
          <w:rPr>
            <w:rFonts w:ascii="FrankRuehl" w:hAnsi="FrankRuehl" w:hint="cs"/>
            <w:spacing w:val="-4"/>
            <w:sz w:val="20"/>
            <w:rtl/>
          </w:rPr>
          <w:delText xml:space="preserve">מאי</w:delText>
        </w:r>
      </w:del>
      <w:r w:rsidRPr="00FE1B89">
        <w:rPr>
          <w:rFonts w:ascii="FrankRuehl" w:hAnsi="FrankRuehl" w:hint="cs"/>
          <w:spacing w:val="-4"/>
          <w:sz w:val="20"/>
          <w:rtl/>
        </w:rPr>
        <w:t xml:space="preserve"> </w:t>
      </w:r>
    </w:p>
    <w:p w:rsidR="00DA63EC" w:rsidRDefault="00DA63EC" w:rsidP="00DA63EC">
      <w:pPr>
        <w:rPr>
          <w:rFonts w:ascii="FrankRuehl" w:hAnsi="FrankRuehl"/>
          <w:sz w:val="20"/>
          <w:rtl/>
        </w:rPr>
      </w:pPr>
      <w:r w:rsidRPr="00E92DCA">
        <w:rPr>
          <w:rFonts w:ascii="FrankRuehl" w:hAnsi="FrankRuehl"/>
          <w:sz w:val="20"/>
          <w:rtl/>
        </w:rPr>
        <w:t xml:space="preserve">והא </w:t>
      </w:r>
      <w:r w:rsidRPr="00E92DCA">
        <w:rPr>
          <w:rFonts w:ascii="FrankRuehl" w:hAnsi="FrankRuehl"/>
          <w:sz w:val="20"/>
          <w:rtl/>
        </w:rPr>
        <w:t xml:space="preserve">לא</w:t>
      </w:r>
      <w:r w:rsidRPr="00E92DCA">
        <w:rPr>
          <w:rFonts w:ascii="FrankRuehl" w:hAnsi="FrankRuehl"/>
          <w:sz w:val="20"/>
          <w:rtl/>
        </w:rPr>
        <w:t xml:space="preserve"> דמיא אלא לתלמיד שמזג לרבו בין בחמין בין בצונן, </w:t>
      </w:r>
      <w:r>
        <w:rPr>
          <w:rFonts w:ascii="FrankRuehl" w:hAnsi="FrankRuehl"/>
          <w:sz w:val="20"/>
          <w:rtl/>
        </w:rPr>
        <w:t>א"ל</w:t>
      </w:r>
      <w:r w:rsidRPr="00E92DCA">
        <w:rPr>
          <w:rFonts w:ascii="FrankRuehl" w:hAnsi="FrankRuehl"/>
          <w:sz w:val="20"/>
          <w:rtl/>
        </w:rPr>
        <w:t>: אל תמזוג לי אלא חמין</w:t>
      </w:r>
      <w:r>
        <w:rPr>
          <w:rFonts w:ascii="FrankRuehl" w:hAnsi="FrankRuehl"/>
          <w:sz w:val="20"/>
          <w:rtl/>
        </w:rPr>
        <w:t>!</w:t>
      </w:r>
    </w:p>
    <w:p>
      <w:pPr>
        <w:pStyle w:val="38"/>
        <w:rPr>
          <w:ins w:id="100003" w:author="מנוע מכני" w:date="2026-10-11T12:04:39Z"/>
        </w:rPr>
      </w:pPr>
      <w:r w:rsidRPr="00E92DCA">
        <w:t>אלא טעמא דר"ע</w:t>
      </w:r>
      <w:r>
        <w:t xml:space="preserve">:</w:t>
      </w:r>
    </w:p>
    <w:p w:rsidR="00DA63EC" w:rsidRDefault="00DA63EC" w:rsidP="00DA63EC">
      <w:pPr>
        <w:rPr>
          <w:rFonts w:ascii="FrankRuehl" w:hAnsi="FrankRuehl"/>
          <w:sz w:val="20"/>
          <w:rtl/>
        </w:rPr>
      </w:pPr>
      <w:ins w:id="94875" w:author="מנוע מכני" w:date="2026-10-11T12:04:39Z">
        <w:del w:id="100004" w:author="מנוע מכני" w:date="2026-10-11T12:04:39Z">
          <w:r>
            <w:rPr>
              <w:rFonts w:ascii="FrankRuehl" w:hAnsi="FrankRuehl" w:hint="cs"/>
              <w:sz w:val="20"/>
              <w:rtl/>
            </w:rPr>
            <w:delText xml:space="preserve"> </w:delText>
          </w:r>
        </w:del>
      </w:ins>
      <w:del w:id="94876" w:author="מנוע מכני" w:date="2026-10-11T12:04:39Z">
        <w:r>
          <w:rPr>
            <w:rFonts w:ascii="FrankRuehl" w:hAnsi="FrankRuehl" w:hint="cs"/>
            <w:sz w:val="20"/>
            <w:rtl/>
          </w:rPr>
          <w:delText xml:space="preserve"> </w:delText>
        </w:r>
        <w:r w:rsidRPr="00464129">
          <w:rPr>
            <w:rStyle w:val="afffff0"/>
            <w:rFonts w:hint="cs"/>
            <w:rtl/>
          </w:rPr>
          <w:delText xml:space="preserve"> </w:delText>
        </w:r>
      </w:del>
      <w:r w:rsidRPr="00464129">
        <w:rPr>
          <w:rStyle w:val="afffff0"/>
          <w:rFonts w:hint="cs"/>
          <w:rtl/>
        </w:rPr>
        <w:t xml:space="preserve">'</w:t>
      </w:r>
      <w:r w:rsidRPr="00464129">
        <w:rPr>
          <w:rStyle w:val="afffff0"/>
          <w:rtl/>
        </w:rPr>
        <w:t>חטאת</w:t>
      </w:r>
      <w:r w:rsidRPr="00464129">
        <w:rPr>
          <w:rStyle w:val="afffff0"/>
          <w:rFonts w:hint="cs"/>
          <w:rtl/>
        </w:rPr>
        <w:t>',</w:t>
      </w:r>
      <w:r w:rsidRPr="00464129">
        <w:rPr>
          <w:rStyle w:val="afffff0"/>
          <w:rtl/>
        </w:rPr>
        <w:t xml:space="preserve"> </w:t>
      </w:r>
      <w:r w:rsidRPr="00464129">
        <w:rPr>
          <w:rStyle w:val="afffff0"/>
          <w:rFonts w:hint="cs"/>
          <w:rtl/>
        </w:rPr>
        <w:t xml:space="preserve">'</w:t>
      </w:r>
      <w:ins w:id="90957" w:author="Claude - סמנטי" w:date="2026-10-11T12:26:16Z">
        <w:r>
          <w:rPr>
            <w:rStyle w:val="afffff0"/>
            <w:rFonts w:hint="cs"/>
            <w:rtl/>
          </w:rPr>
          <w:t xml:space="preserve">וְכָל חַטָּאת</w:t>
        </w:r>
      </w:ins>
      <w:del w:id="90958" w:author="Claude - סמנטי" w:date="2026-10-11T12:26:16Z">
        <w:r w:rsidRPr="00464129">
          <w:rPr>
            <w:rStyle w:val="afffff0"/>
            <w:rFonts w:hint="cs"/>
            <w:rtl/>
          </w:rPr>
          <w:delText xml:space="preserve">וכל חטאת</w:delText>
        </w:r>
      </w:del>
      <w:r w:rsidRPr="00464129">
        <w:rPr>
          <w:rStyle w:val="afffff0"/>
          <w:rFonts w:hint="cs"/>
          <w:rtl/>
        </w:rPr>
        <w:t xml:space="preserve">' </w:t>
      </w:r>
      <w:r>
        <w:rPr>
          <w:rFonts w:ascii="FrankRuehl" w:hAnsi="FrankRuehl" w:hint="cs"/>
          <w:sz w:val="20"/>
          <w:rtl/>
        </w:rPr>
        <w:t>-ל</w:t>
      </w:r>
      <w:r w:rsidRPr="00E92DCA">
        <w:rPr>
          <w:rFonts w:ascii="FrankRuehl" w:hAnsi="FrankRuehl"/>
          <w:sz w:val="20"/>
          <w:rtl/>
        </w:rPr>
        <w:t>קדשי קדשים</w:t>
      </w:r>
      <w:r>
        <w:rPr>
          <w:rFonts w:ascii="FrankRuehl" w:hAnsi="FrankRuehl" w:hint="cs"/>
          <w:sz w:val="20"/>
          <w:rtl/>
        </w:rPr>
        <w:t>,</w:t>
      </w:r>
      <w:r w:rsidRPr="00464129">
        <w:rPr>
          <w:rStyle w:val="afffff0"/>
          <w:rFonts w:hint="cs"/>
          <w:rtl/>
        </w:rPr>
        <w:t xml:space="preserve"> '</w:t>
      </w:r>
      <w:ins w:id="90955" w:author="Claude - סמנטי" w:date="2026-10-11T12:26:16Z">
        <w:r>
          <w:rPr>
            <w:rStyle w:val="afffff0"/>
            <w:rFonts w:hint="cs"/>
            <w:rtl/>
          </w:rPr>
          <w:t xml:space="preserve">וְכָל חַטָּאת</w:t>
        </w:r>
      </w:ins>
      <w:del w:id="90956" w:author="Claude - סמנטי" w:date="2026-10-11T12:26:16Z">
        <w:r w:rsidRPr="00464129">
          <w:rPr>
            <w:rStyle w:val="afffff0"/>
            <w:rFonts w:hint="cs"/>
            <w:rtl/>
          </w:rPr>
          <w:delText xml:space="preserve">וכל חטאת</w:delText>
        </w:r>
      </w:del>
      <w:r w:rsidRPr="00464129">
        <w:rPr>
          <w:rStyle w:val="afffff0"/>
          <w:rFonts w:hint="cs"/>
          <w:rtl/>
        </w:rPr>
        <w:t xml:space="preserve">' </w:t>
      </w:r>
      <w:r>
        <w:rPr>
          <w:rFonts w:ascii="FrankRuehl" w:hAnsi="FrankRuehl"/>
          <w:sz w:val="20"/>
          <w:rtl/>
        </w:rPr>
        <w:t>–</w:t>
      </w:r>
      <w:r>
        <w:rPr>
          <w:rFonts w:ascii="FrankRuehl" w:hAnsi="FrankRuehl" w:hint="cs"/>
          <w:sz w:val="20"/>
          <w:rtl/>
        </w:rPr>
        <w:t xml:space="preserve"> לקדשים קלים </w:t>
      </w:r>
    </w:p>
    <w:p>
      <w:pPr>
        <w:pStyle w:val="38"/>
        <w:rPr>
          <w:ins w:id="100005" w:author="מנוע מכני" w:date="2026-10-11T12:04:39Z"/>
        </w:rPr>
      </w:pPr>
      <w:r w:rsidRPr="00E92DCA">
        <w:t>א</w:t>
      </w:r>
      <w:r>
        <w:t>"</w:t>
      </w:r>
      <w:r>
        <w:t xml:space="preserve">ל</w:t>
      </w:r>
      <w:r>
        <w:t xml:space="preserve"> ריה</w:t>
      </w:r>
      <w:r>
        <w:t>"</w:t>
      </w:r>
      <w:r>
        <w:t>ג</w:t>
      </w:r>
      <w:r w:rsidRPr="00E92DCA">
        <w:t xml:space="preserve">:</w:t>
      </w:r>
    </w:p>
    <w:p w:rsidR="00DA63EC" w:rsidRDefault="00DA63EC" w:rsidP="00DA63EC">
      <w:pPr>
        <w:rPr>
          <w:rFonts w:ascii="FrankRuehl" w:hAnsi="FrankRuehl"/>
          <w:sz w:val="20"/>
          <w:rtl/>
        </w:rPr>
      </w:pPr>
      <w:del w:id="100006" w:author="מנוע מכני" w:date="2026-10-11T12:04:39Z">
        <w:r w:rsidRPr="00E92DCA">
          <w:rPr>
            <w:rFonts w:ascii="FrankRuehl" w:hAnsi="FrankRuehl"/>
            <w:sz w:val="20"/>
            <w:rtl/>
          </w:rPr>
          <w:delText xml:space="preserve"> </w:delText>
        </w:r>
      </w:del>
      <w:ins w:id="90431" w:author="מנוע מכני" w:date="2026-10-11T12:04:39Z">
        <w:r>
          <w:rPr>
            <w:rFonts w:ascii="FrankRuehl" w:hAnsi="FrankRuehl"/>
            <w:sz w:val="20"/>
            <w:rtl/>
          </w:rPr>
          <w:t xml:space="preserve">אפי'</w:t>
        </w:r>
      </w:ins>
      <w:del w:id="90432" w:author="מנוע מכני" w:date="2026-10-11T12:04:39Z">
        <w:r w:rsidRPr="00E92DCA">
          <w:rPr>
            <w:rFonts w:ascii="FrankRuehl" w:hAnsi="FrankRuehl"/>
            <w:sz w:val="20"/>
            <w:rtl/>
          </w:rPr>
          <w:delText xml:space="preserve">אפילו</w:delText>
        </w:r>
      </w:del>
      <w:r w:rsidRPr="00E92DCA">
        <w:rPr>
          <w:rFonts w:ascii="FrankRuehl" w:hAnsi="FrankRuehl"/>
          <w:sz w:val="20"/>
          <w:rtl/>
        </w:rPr>
        <w:t xml:space="preserve"> אתה </w:t>
      </w:r>
      <w:r w:rsidRPr="00E92DCA">
        <w:rPr>
          <w:rStyle w:val="2fb"/>
          <w:rFonts w:ascii="FrankRuehl" w:hAnsi="FrankRuehl"/>
          <w:sz w:val="20"/>
          <w:rtl/>
        </w:rPr>
        <w:t xml:space="preserve">מרבה</w:t>
      </w:r>
      <w:r w:rsidRPr="00E92DCA">
        <w:rPr>
          <w:rFonts w:ascii="FrankRuehl" w:hAnsi="FrankRuehl"/>
          <w:sz w:val="20"/>
          <w:rtl/>
        </w:rPr>
        <w:t xml:space="preserve"> כל היום כולו איני שומע לך, אלא:</w:t>
      </w:r>
      <w:r w:rsidRPr="00464129">
        <w:rPr>
          <w:rStyle w:val="afffff0"/>
          <w:rtl/>
        </w:rPr>
        <w:t xml:space="preserve"> </w:t>
      </w:r>
      <w:r w:rsidRPr="00464129">
        <w:rPr>
          <w:rStyle w:val="afffff0"/>
          <w:rFonts w:hint="cs"/>
          <w:rtl/>
        </w:rPr>
        <w:t xml:space="preserve">'כל חטאת' </w:t>
      </w:r>
      <w:r>
        <w:rPr>
          <w:rFonts w:ascii="FrankRuehl" w:hAnsi="FrankRuehl" w:hint="cs"/>
          <w:sz w:val="20"/>
          <w:rtl/>
        </w:rPr>
        <w:t>לחטאת ציבור</w:t>
      </w:r>
      <w:r w:rsidRPr="00464129">
        <w:rPr>
          <w:rStyle w:val="afffff0"/>
          <w:rFonts w:hint="cs"/>
          <w:rtl/>
        </w:rPr>
        <w:t xml:space="preserve"> 'וכל' </w:t>
      </w:r>
      <w:r>
        <w:rPr>
          <w:rFonts w:ascii="FrankRuehl" w:hAnsi="FrankRuehl" w:hint="cs"/>
          <w:sz w:val="20"/>
          <w:rtl/>
        </w:rPr>
        <w:t xml:space="preserve">אפי' לחטאת זכר </w:t>
      </w:r>
    </w:p>
    <w:p>
      <w:pPr>
        <w:pStyle w:val="38"/>
        <w:rPr>
          <w:ins w:id="100007" w:author="מנוע מכני" w:date="2026-10-11T12:04:39Z"/>
        </w:rPr>
      </w:pPr>
      <w:r>
        <w:t>והך דריה</w:t>
      </w:r>
      <w:r>
        <w:t>"</w:t>
      </w:r>
      <w:r>
        <w:t>ג</w:t>
      </w:r>
      <w:r>
        <w:t xml:space="preserve">:</w:t>
      </w:r>
    </w:p>
    <w:p w:rsidR="00DA63EC" w:rsidRDefault="00DA63EC" w:rsidP="00DA63EC">
      <w:pPr>
        <w:rPr>
          <w:rFonts w:ascii="FrankRuehl" w:hAnsi="FrankRuehl"/>
          <w:sz w:val="20"/>
          <w:rtl/>
        </w:rPr>
      </w:pPr>
      <w:del w:id="100008" w:author="מנוע מכני" w:date="2026-10-11T12:04:39Z">
        <w:r>
          <w:rPr>
            <w:rFonts w:ascii="FrankRuehl" w:hAnsi="FrankRuehl"/>
            <w:sz w:val="20"/>
            <w:rtl/>
          </w:rPr>
          <w:delText xml:space="preserve"> </w:delText>
        </w:r>
      </w:del>
      <w:r w:rsidRPr="0046594B">
        <w:rPr>
          <w:rStyle w:val="afffff0"/>
          <w:rFonts w:hint="cs"/>
          <w:rtl/>
        </w:rPr>
        <w:t xml:space="preserve">ד'</w:t>
      </w:r>
      <w:ins w:id="90959" w:author="Claude - סמנטי" w:date="2026-10-11T12:26:16Z">
        <w:r>
          <w:rPr>
            <w:rStyle w:val="afffff0"/>
            <w:rFonts w:hint="cs"/>
            <w:rtl/>
          </w:rPr>
          <w:t xml:space="preserve">הֵן לֹא הוּבָא</w:t>
        </w:r>
      </w:ins>
      <w:del w:id="90960" w:author="Claude - סמנטי" w:date="2026-10-11T12:26:16Z">
        <w:r w:rsidRPr="0046594B">
          <w:rPr>
            <w:rStyle w:val="afffff0"/>
            <w:rFonts w:hint="cs"/>
            <w:rtl/>
          </w:rPr>
          <w:delText xml:space="preserve">הן </w:delText>
        </w:r>
        <w:r w:rsidRPr="0046594B">
          <w:rPr>
            <w:rStyle w:val="afffff0"/>
            <w:rFonts w:hint="cs"/>
            <w:rtl/>
          </w:rPr>
          <w:delText xml:space="preserve">לא</w:delText>
        </w:r>
        <w:r w:rsidRPr="0046594B">
          <w:rPr>
            <w:rStyle w:val="afffff0"/>
            <w:rFonts w:hint="cs"/>
            <w:rtl/>
          </w:rPr>
          <w:delText xml:space="preserve"> הובא</w:delText>
        </w:r>
      </w:del>
      <w:r w:rsidRPr="0046594B">
        <w:rPr>
          <w:rStyle w:val="afffff0"/>
          <w:rFonts w:hint="cs"/>
          <w:rtl/>
        </w:rPr>
        <w:t xml:space="preserve">' </w:t>
      </w:r>
      <w:r>
        <w:rPr>
          <w:rFonts w:ascii="FrankRuehl" w:hAnsi="FrankRuehl" w:hint="cs"/>
          <w:sz w:val="20"/>
          <w:rtl/>
        </w:rPr>
        <w:t>ל</w:t>
      </w:r>
      <w:r w:rsidRPr="00E92DCA">
        <w:rPr>
          <w:rFonts w:ascii="FrankRuehl" w:hAnsi="FrankRuehl"/>
          <w:sz w:val="20"/>
          <w:rtl/>
        </w:rPr>
        <w:t xml:space="preserve">חטאת שנכנס דמה לפני ולפנים </w:t>
      </w:r>
    </w:p>
    <w:p w:rsidR="00DA63EC" w:rsidRDefault="00DA63EC" w:rsidP="00DA63EC">
      <w:pPr>
        <w:rPr>
          <w:rFonts w:ascii="FrankRuehl" w:hAnsi="FrankRuehl"/>
          <w:sz w:val="20"/>
          <w:rtl/>
        </w:rPr>
      </w:pPr>
      <w:r w:rsidRPr="00E92DCA">
        <w:rPr>
          <w:rFonts w:ascii="FrankRuehl" w:hAnsi="FrankRuehl"/>
          <w:sz w:val="20"/>
          <w:rtl/>
        </w:rPr>
        <w:t xml:space="preserve">לדבריו </w:t>
      </w:r>
      <w:r w:rsidRPr="00E92DCA">
        <w:rPr>
          <w:rStyle w:val="2fb"/>
          <w:rFonts w:ascii="FrankRuehl" w:hAnsi="FrankRuehl"/>
          <w:sz w:val="20"/>
          <w:rtl/>
        </w:rPr>
        <w:t xml:space="preserve">דר"ע</w:t>
      </w:r>
      <w:r w:rsidRPr="00E92DCA">
        <w:rPr>
          <w:rFonts w:ascii="FrankRuehl" w:hAnsi="FrankRuehl"/>
          <w:sz w:val="20"/>
          <w:rtl/>
        </w:rPr>
        <w:t xml:space="preserve"> </w:t>
      </w:r>
      <w:ins w:id="93403" w:author="מנוע מכני" w:date="2026-10-11T12:04:39Z">
        <w:r>
          <w:rPr>
            <w:rFonts w:ascii="FrankRuehl" w:hAnsi="FrankRuehl"/>
            <w:sz w:val="20"/>
            <w:rtl/>
          </w:rPr>
          <w:t xml:space="preserve">אומר</w:t>
        </w:r>
      </w:ins>
      <w:del w:id="93404" w:author="מנוע מכני" w:date="2026-10-11T12:04:39Z">
        <w:r w:rsidRPr="00E92DCA">
          <w:rPr>
            <w:rFonts w:ascii="FrankRuehl" w:hAnsi="FrankRuehl"/>
            <w:sz w:val="20"/>
            <w:rtl/>
          </w:rPr>
          <w:delText xml:space="preserve">קאמר</w:delText>
        </w:r>
      </w:del>
      <w:r w:rsidRPr="00E92DCA">
        <w:rPr>
          <w:rFonts w:ascii="FrankRuehl" w:hAnsi="FrankRuehl"/>
          <w:sz w:val="20"/>
          <w:rtl/>
        </w:rPr>
        <w:t xml:space="preserve">.</w:t>
      </w:r>
    </w:p>
    <w:p w:rsidR="00DA63EC" w:rsidRDefault="00DA63EC" w:rsidP="00DA63EC">
      <w:pPr>
        <w:pStyle w:val="affffd"/>
        <w:rPr>
          <w:rtl/>
        </w:rPr>
      </w:pPr>
      <w:r>
        <w:rPr>
          <w:rFonts w:ascii="FrankRuehl" w:hAnsi="FrankRuehl"/>
          <w:sz w:val="20"/>
          <w:rtl/>
        </w:rPr>
        <w:t>׹</w:t>
      </w:r>
    </w:p>
    <w:p>
      <w:pPr>
        <w:pStyle w:val="MishnaBatzad"/>
        <w:rPr>
          <w:ins w:id="20416" w:author="קלוד" w:date="2026-10-11T09:07:24Z"/>
        </w:rPr>
      </w:pPr>
      <w:ins w:id="20415" w:author="קלוד" w:date="2026-10-11T09:07:24Z">
        <w:r>
          <w:t xml:space="preserve">משנה יב</w:t>
        </w:r>
      </w:ins>
    </w:p>
    <w:p w:rsidR="00DA63EC" w:rsidRPr="000A334C" w:rsidRDefault="00DA63EC" w:rsidP="003B6D22">
      <w:pPr>
        <w:pStyle w:val="afff9"/>
        <w:rPr>
          <w:del w:id="20256" w:author="קלוד" w:date="2026-10-11T09:07:24Z"/>
          <w:rtl/>
        </w:rPr>
      </w:pPr>
      <w:del w:id="20255" w:author="קלוד" w:date="2026-10-11T09:07:24Z">
        <w:r w:rsidRPr="000A334C">
          <w:rPr>
            <w:rtl/>
          </w:rPr>
          <w:delText xml:space="preserve">מתני'.</w:delText>
        </w:r>
      </w:del>
    </w:p>
    <w:p w:rsidR="00DA63EC" w:rsidRPr="000A334C" w:rsidRDefault="00DA63EC" w:rsidP="003B6D22">
      <w:pPr>
        <w:pStyle w:val="afff9"/>
        <w:spacing w:before="120"/>
        <w:rPr>
          <w:rtl/>
        </w:rPr>
        <w:pPrChange w:id="90040" w:author="קלוד" w:date="2026-10-11T12:09:42Z">
          <w:pPr>
            <w:pStyle w:val="afff9"/>
          </w:pPr>
        </w:pPrChange>
      </w:pPr>
      <w:r w:rsidRPr="000A334C">
        <w:rPr>
          <w:rtl/>
        </w:rPr>
        <w:t xml:space="preserve">חטאת שקבל דמה בשני כוסות, יצא אחד מהן לחוץ - הפנימי כשר, </w:t>
      </w:r>
    </w:p>
    <w:p w:rsidR="00DA63EC" w:rsidRPr="000A334C" w:rsidRDefault="00DA63EC" w:rsidP="003B6D22">
      <w:pPr>
        <w:pStyle w:val="afff9"/>
        <w:rPr>
          <w:rtl/>
        </w:rPr>
      </w:pPr>
      <w:r>
        <w:rPr>
          <w:rtl/>
        </w:rPr>
        <w:t xml:space="preserve">נכנס אחד מהם לפנים - </w:t>
      </w:r>
      <w:r>
        <w:rPr>
          <w:rStyle w:val="TanaimMishna"/>
          <w:rtl/>
          <w:rPrChange w:id="102851" w:author="Claude" w:date="2026-10-11T09:07:44Z">
            <w:rPr>
              <w:rtl/>
            </w:rPr>
          </w:rPrChange>
        </w:rPr>
        <w:t xml:space="preserve">ר' יוסי הגלילי</w:t>
      </w:r>
      <w:r>
        <w:rPr>
          <w:rtl/>
        </w:rPr>
        <w:t xml:space="preserve"> מכשיר בחיצון, ו</w:t>
      </w:r>
      <w:r>
        <w:rPr>
          <w:rStyle w:val="TanaimMishna"/>
          <w:rtl/>
          <w:rPrChange w:id="20038" w:author="קלוד" w:date="2026-10-11T09:07:24Z">
            <w:rPr>
              <w:rtl/>
            </w:rPr>
          </w:rPrChange>
        </w:rPr>
        <w:t xml:space="preserve">חכמים</w:t>
      </w:r>
      <w:r>
        <w:rPr>
          <w:rtl/>
        </w:rPr>
        <w:t xml:space="preserve"> פוסלין.</w:t>
      </w:r>
    </w:p>
    <w:p w:rsidR="00DA63EC" w:rsidRPr="00FE1B89" w:rsidRDefault="00DA63EC" w:rsidP="003B6D22">
      <w:pPr>
        <w:pStyle w:val="afff9"/>
        <w:rPr>
          <w:rtl/>
        </w:rPr>
      </w:pPr>
      <w:r w:rsidRPr="00FE1B89">
        <w:rPr>
          <w:rtl/>
        </w:rPr>
        <w:lastRenderedPageBreak/>
        <w:t xml:space="preserve">א"ר יוסי הגלילי: מה אם במקום שהמחשבה פוסלת בחוץ - לא עשה את המשויר כיוצא, </w:t>
      </w:r>
    </w:p>
    <w:p w:rsidR="00DA63EC" w:rsidRPr="000A334C" w:rsidRDefault="00DA63EC" w:rsidP="003B6D22">
      <w:pPr>
        <w:pStyle w:val="afff9"/>
        <w:rPr>
          <w:rtl/>
        </w:rPr>
      </w:pPr>
      <w:r w:rsidRPr="000A334C">
        <w:rPr>
          <w:rtl/>
        </w:rPr>
        <w:t>מקום שאין המחשבה פוסלת בפנים אינו דין שלא נעשה את המשויר כנכנס.</w:t>
      </w:r>
    </w:p>
    <w:p w:rsidR="00DA63EC" w:rsidRPr="000A334C" w:rsidRDefault="00DA63EC" w:rsidP="003B6D22">
      <w:pPr>
        <w:pStyle w:val="afff9"/>
        <w:rPr>
          <w:rtl/>
        </w:rPr>
      </w:pPr>
      <w:r>
        <w:rPr>
          <w:rtl/>
        </w:rPr>
        <w:t xml:space="preserve">נכנס לכפר אע"פ שלא כפר - פסול, דברי </w:t>
      </w:r>
      <w:r>
        <w:rPr>
          <w:rStyle w:val="TanaimMishna"/>
          <w:rtl/>
          <w:rPrChange w:id="102852" w:author="Claude" w:date="2026-10-11T09:07:44Z">
            <w:rPr>
              <w:rtl/>
            </w:rPr>
          </w:rPrChange>
        </w:rPr>
        <w:t xml:space="preserve">ר"א</w:t>
      </w:r>
      <w:r>
        <w:rPr>
          <w:rtl/>
        </w:rPr>
        <w:t xml:space="preserve">; </w:t>
      </w:r>
    </w:p>
    <w:p w:rsidR="00DA63EC" w:rsidRPr="000A334C" w:rsidRDefault="00DA63EC" w:rsidP="003B6D22">
      <w:pPr>
        <w:pStyle w:val="afff9"/>
        <w:rPr>
          <w:rtl/>
        </w:rPr>
      </w:pPr>
      <w:r>
        <w:rPr>
          <w:rStyle w:val="TanaimMishna"/>
          <w:rtl/>
          <w:rPrChange w:id="102853" w:author="Claude" w:date="2026-10-11T09:07:44Z">
            <w:rPr>
              <w:rtl/>
            </w:rPr>
          </w:rPrChange>
        </w:rPr>
        <w:t xml:space="preserve">ר"ש</w:t>
      </w:r>
      <w:r>
        <w:rPr>
          <w:rtl/>
        </w:rPr>
        <w:t xml:space="preserve"> אומר</w:t>
      </w:r>
      <w:r>
        <w:rPr>
          <w:rStyle w:val="TanaimMishna"/>
          <w:rtl/>
          <w:rPrChange w:id="102854" w:author="Claude" w:date="2026-10-11T09:07:44Z">
            <w:rPr>
              <w:rtl/>
            </w:rPr>
          </w:rPrChange>
        </w:rPr>
        <w:t xml:space="preserve">:</w:t>
      </w:r>
      <w:r>
        <w:rPr>
          <w:rtl/>
        </w:rPr>
        <w:t xml:space="preserve"> עד שיכפר; </w:t>
      </w:r>
    </w:p>
    <w:p w:rsidR="00DA63EC" w:rsidRPr="000A334C" w:rsidRDefault="00DA63EC" w:rsidP="003B6D22">
      <w:pPr>
        <w:pStyle w:val="afff9"/>
        <w:rPr>
          <w:rtl/>
        </w:rPr>
      </w:pPr>
      <w:r>
        <w:rPr>
          <w:rStyle w:val="TanaimMishna"/>
          <w:rtl/>
          <w:rPrChange w:id="20039" w:author="קלוד" w:date="2026-10-11T09:07:24Z">
            <w:rPr>
              <w:rtl/>
            </w:rPr>
          </w:rPrChange>
        </w:rPr>
        <w:t xml:space="preserve">רבי יהודה</w:t>
      </w:r>
      <w:r>
        <w:rPr>
          <w:rtl/>
        </w:rPr>
        <w:t xml:space="preserve"> אומר</w:t>
      </w:r>
      <w:r>
        <w:rPr>
          <w:rStyle w:val="TanaimMishna"/>
          <w:rtl/>
          <w:rPrChange w:id="102855" w:author="Claude" w:date="2026-10-11T09:07:44Z">
            <w:rPr>
              <w:rtl/>
            </w:rPr>
          </w:rPrChange>
        </w:rPr>
        <w:t xml:space="preserve">:</w:t>
      </w:r>
      <w:r>
        <w:rPr>
          <w:rtl/>
        </w:rPr>
        <w:t xml:space="preserve"> אם הכניס שוגג - כשר.</w:t>
      </w:r>
    </w:p>
    <w:p w:rsidR="00DA63EC" w:rsidRPr="000A334C" w:rsidRDefault="00DA63EC" w:rsidP="003B6D22">
      <w:pPr>
        <w:pStyle w:val="afff9"/>
        <w:rPr>
          <w:rtl/>
        </w:rPr>
      </w:pPr>
      <w:r w:rsidRPr="000A334C">
        <w:rPr>
          <w:rtl/>
        </w:rPr>
        <w:t>כל הדמים פסולין שנתנו ע"ג המזבח - לא הרצה הציץ אלא על הטמא, שהציץ מרצה על הטמא ואינו מרצה על היוצא.</w:t>
      </w:r>
    </w:p>
    <w:p w:rsidR="00DA63EC" w:rsidRDefault="00DA63EC" w:rsidP="00DA63EC">
      <w:pPr>
        <w:pStyle w:val="affffd"/>
        <w:rPr>
          <w:rtl/>
        </w:rPr>
      </w:pPr>
      <w:r>
        <w:rPr>
          <w:rFonts w:ascii="FrankRuehl" w:hAnsi="FrankRuehl"/>
          <w:sz w:val="20"/>
          <w:rtl/>
        </w:rPr>
        <w:t>׹</w:t>
      </w:r>
    </w:p>
    <w:p>
      <w:pPr>
        <w:pStyle w:val="afffff8"/>
        <w:rPr>
          <w:ins w:id="90259" w:author="קלוד" w:date="2026-10-11T12:29:36Z"/>
        </w:rPr>
      </w:pPr>
      <w:ins w:id="90260" w:author="קלוד" w:date="2026-10-11T12:29:36Z">
        <w:r>
          <w:rPr>
            <w:color w:val="7B3F00"/>
          </w:rPr>
          <w:t xml:space="preserve">דם שבפנים ודם שבחוץ - ק"ו ר' יהושע בן חנניה ו'מדמה'</w:t>
        </w:r>
      </w:ins>
    </w:p>
    <w:p>
      <w:pPr>
        <w:pStyle w:val="38"/>
        <w:rPr>
          <w:ins w:id="100009" w:author="מנוע מכני" w:date="2026-10-11T12:04:39Z"/>
        </w:rPr>
      </w:pPr>
      <w:r w:rsidRPr="00E92DCA">
        <w:t xml:space="preserve">תניא</w:t>
      </w:r>
      <w:r w:rsidRPr="00E92DCA">
        <w:t xml:space="preserve">, א</w:t>
      </w:r>
      <w:r>
        <w:t>ריה</w:t>
      </w:r>
      <w:r>
        <w:t>"</w:t>
      </w:r>
      <w:r>
        <w:t>ג</w:t>
      </w:r>
      <w:r w:rsidRPr="00E92DCA">
        <w:t xml:space="preserve">:</w:t>
      </w:r>
    </w:p>
    <w:p w:rsidR="00DA63EC" w:rsidRDefault="00DA63EC" w:rsidP="00DA63EC">
      <w:pPr>
        <w:rPr>
          <w:rFonts w:ascii="FrankRuehl" w:hAnsi="FrankRuehl"/>
          <w:sz w:val="20"/>
          <w:rtl/>
        </w:rPr>
      </w:pPr>
      <w:del w:id="100010"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ק"ו</w:t>
      </w:r>
      <w:r w:rsidRPr="00E92DCA">
        <w:rPr>
          <w:rFonts w:ascii="FrankRuehl" w:hAnsi="FrankRuehl"/>
          <w:sz w:val="20"/>
          <w:rtl/>
        </w:rPr>
        <w:t xml:space="preserve">, ומה במקום שמחשבה פוסלת בחוץ - </w:t>
      </w:r>
      <w:r w:rsidRPr="00E92DCA">
        <w:rPr>
          <w:rFonts w:ascii="FrankRuehl" w:hAnsi="FrankRuehl"/>
          <w:sz w:val="20"/>
          <w:rtl/>
        </w:rPr>
        <w:t xml:space="preserve">לא</w:t>
      </w:r>
      <w:r w:rsidRPr="00E92DCA">
        <w:rPr>
          <w:rFonts w:ascii="FrankRuehl" w:hAnsi="FrankRuehl"/>
          <w:sz w:val="20"/>
          <w:rtl/>
        </w:rPr>
        <w:t xml:space="preserve"> פסל דם שבחוץ את שבפנים, מקום שאין מחשבה פוסלת בפנים - אינו דין שלא יפסול דם שבפנים את שבחוץ</w:t>
      </w:r>
      <w:r>
        <w:rPr>
          <w:rFonts w:ascii="FrankRuehl" w:hAnsi="FrankRuehl"/>
          <w:sz w:val="20"/>
          <w:rtl/>
        </w:rPr>
        <w:t>!</w:t>
      </w:r>
    </w:p>
    <w:p>
      <w:pPr>
        <w:pStyle w:val="38"/>
        <w:rPr>
          <w:ins w:id="100011" w:author="מנוע מכני" w:date="2026-10-11T12:04:39Z"/>
        </w:rPr>
      </w:pPr>
      <w:r w:rsidRPr="00E92DCA">
        <w:t xml:space="preserve">א"ל</w:t>
      </w:r>
      <w:r w:rsidRPr="00E92DCA">
        <w:t xml:space="preserve">, הרי הוא</w:t>
      </w:r>
      <w:del w:id="101695" w:author="מנוע מכני" w:date="2026-10-11T12:04:39Z">
        <w:r w:rsidRPr="00E92DCA">
          <w:delText xml:space="preserve"> אומר</w:delText>
        </w:r>
      </w:del>
      <w:r w:rsidRPr="00E92DCA">
        <w:t xml:space="preserve">:</w:t>
      </w:r>
    </w:p>
    <w:p w:rsidR="00DA63EC" w:rsidRDefault="00DA63EC" w:rsidP="00DA63EC">
      <w:pPr>
        <w:rPr>
          <w:rFonts w:ascii="FrankRuehl" w:hAnsi="FrankRuehl"/>
          <w:sz w:val="20"/>
          <w:rtl/>
        </w:rPr>
      </w:pPr>
      <w:del w:id="100012"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אשר יובא מדמה, </w:t>
      </w:r>
      <w:ins w:id="90433" w:author="מנוע מכני" w:date="2026-10-11T12:04:39Z">
        <w:r>
          <w:rPr>
            <w:rFonts w:ascii="FrankRuehl" w:hAnsi="FrankRuehl"/>
            <w:sz w:val="20"/>
            <w:rtl/>
          </w:rPr>
          <w:t xml:space="preserve">אפי'</w:t>
        </w:r>
      </w:ins>
      <w:del w:id="90434" w:author="מנוע מכני" w:date="2026-10-11T12:04:39Z">
        <w:r w:rsidRPr="00E92DCA">
          <w:rPr>
            <w:rFonts w:ascii="FrankRuehl" w:hAnsi="FrankRuehl"/>
            <w:sz w:val="20"/>
            <w:rtl/>
          </w:rPr>
          <w:delText xml:space="preserve">אפילו</w:delText>
        </w:r>
      </w:del>
      <w:r w:rsidRPr="00E92DCA">
        <w:rPr>
          <w:rFonts w:ascii="FrankRuehl" w:hAnsi="FrankRuehl"/>
          <w:sz w:val="20"/>
          <w:rtl/>
        </w:rPr>
        <w:t xml:space="preserve"> מקצת דמה.</w:t>
      </w:r>
    </w:p>
    <w:p>
      <w:pPr>
        <w:pStyle w:val="38"/>
        <w:rPr>
          <w:ins w:id="100013" w:author="מנוע מכני" w:date="2026-10-11T12:04:39Z"/>
        </w:rPr>
      </w:pPr>
      <w:r w:rsidRPr="00E92DCA">
        <w:t xml:space="preserve">אמר</w:t>
      </w:r>
      <w:r w:rsidRPr="00E92DCA">
        <w:t xml:space="preserve"> להם:</w:t>
      </w:r>
    </w:p>
    <w:p w:rsidR="00DA63EC" w:rsidRDefault="00DA63EC" w:rsidP="00DA63EC">
      <w:pPr>
        <w:rPr>
          <w:rFonts w:ascii="FrankRuehl" w:hAnsi="FrankRuehl"/>
          <w:sz w:val="20"/>
          <w:rtl/>
        </w:rPr>
      </w:pPr>
      <w:del w:id="100014"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ק"ו</w:t>
      </w:r>
      <w:r w:rsidRPr="00E92DCA">
        <w:rPr>
          <w:rFonts w:ascii="FrankRuehl" w:hAnsi="FrankRuehl"/>
          <w:sz w:val="20"/>
          <w:rtl/>
        </w:rPr>
        <w:t xml:space="preserve"> ליוצא מעתה, ומה במקום שאין מחשבה פוסלת בפנים - פוסל דם שבפנים </w:t>
      </w:r>
      <w:r w:rsidRPr="00F9294A">
        <w:rPr>
          <w:rFonts w:ascii="FrankRuehl" w:hAnsi="FrankRuehl"/>
          <w:sz w:val="20"/>
          <w:rtl/>
        </w:rPr>
        <w:t xml:space="preserve">את שבחוץ, </w:t>
      </w:r>
      <w:r w:rsidRPr="00F9294A">
        <w:rPr>
          <w:rFonts w:ascii="FrankRuehl" w:hAnsi="FrankRuehl" w:hint="cs"/>
          <w:sz w:val="20"/>
          <w:rtl/>
        </w:rPr>
        <w:t>כ</w:t>
      </w:r>
      <w:r w:rsidRPr="00F9294A">
        <w:rPr>
          <w:rFonts w:ascii="FrankRuehl" w:hAnsi="FrankRuehl"/>
          <w:sz w:val="20"/>
          <w:rtl/>
        </w:rPr>
        <w:t>"</w:t>
      </w:r>
      <w:r w:rsidRPr="00F9294A">
        <w:rPr>
          <w:rFonts w:ascii="FrankRuehl" w:hAnsi="FrankRuehl" w:hint="cs"/>
          <w:sz w:val="20"/>
          <w:rtl/>
        </w:rPr>
        <w:t xml:space="preserve">ש</w:t>
      </w:r>
      <w:r w:rsidRPr="00F9294A">
        <w:rPr>
          <w:rFonts w:ascii="FrankRuehl" w:hAnsi="FrankRuehl" w:hint="cs"/>
          <w:sz w:val="20"/>
          <w:rtl/>
        </w:rPr>
        <w:t xml:space="preserve"> ל</w:t>
      </w:r>
      <w:r w:rsidRPr="00F9294A">
        <w:rPr>
          <w:rFonts w:ascii="FrankRuehl" w:hAnsi="FrankRuehl"/>
          <w:sz w:val="20"/>
          <w:rtl/>
        </w:rPr>
        <w:t>מקום שמחשבה פוסלת בחוץ - אינו דין שיפסול דם שבחוץ את שבפנים!</w:t>
      </w:r>
    </w:p>
    <w:p>
      <w:pPr>
        <w:pStyle w:val="38"/>
        <w:rPr>
          <w:ins w:id="100015" w:author="מנוע מכני" w:date="2026-10-11T12:04:39Z"/>
        </w:rPr>
      </w:pPr>
      <w:r w:rsidRPr="00E92DCA">
        <w:t xml:space="preserve">אמרו לו, הרי הוא</w:t>
      </w:r>
      <w:del w:id="101696" w:author="מנוע מכני" w:date="2026-10-11T12:04:39Z">
        <w:r w:rsidRPr="00E92DCA">
          <w:delText xml:space="preserve"> אומר</w:delText>
        </w:r>
      </w:del>
      <w:r w:rsidRPr="00E92DCA">
        <w:t xml:space="preserve">:</w:t>
      </w:r>
    </w:p>
    <w:p w:rsidR="00DA63EC" w:rsidRDefault="00DA63EC" w:rsidP="00DA63EC">
      <w:pPr>
        <w:rPr>
          <w:rFonts w:ascii="FrankRuehl" w:hAnsi="FrankRuehl"/>
          <w:sz w:val="20"/>
          <w:rtl/>
        </w:rPr>
      </w:pPr>
      <w:del w:id="100016" w:author="מנוע מכני" w:date="2026-10-11T12:04:39Z">
        <w:r w:rsidRPr="00464129">
          <w:rPr>
            <w:rStyle w:val="afffff0"/>
            <w:rtl/>
          </w:rPr>
          <w:delText xml:space="preserve"> </w:delText>
        </w:r>
      </w:del>
      <w:r w:rsidRPr="00464129">
        <w:rPr>
          <w:rStyle w:val="afffff0"/>
          <w:rFonts w:hint="cs"/>
          <w:rtl/>
        </w:rPr>
        <w:t>'</w:t>
      </w:r>
      <w:ins w:id="90961" w:author="Claude - סמנטי" w:date="2026-10-11T12:26:16Z">
        <w:r>
          <w:rPr>
            <w:rStyle w:val="afffff0"/>
            <w:rtl/>
          </w:rPr>
          <w:t xml:space="preserve">אֲשֶׁר יוּבָא</w:t>
        </w:r>
      </w:ins>
      <w:del w:id="90962" w:author="Claude - סמנטי" w:date="2026-10-11T12:26:16Z">
        <w:r w:rsidRPr="00464129">
          <w:rPr>
            <w:rStyle w:val="afffff0"/>
            <w:rtl/>
          </w:rPr>
          <w:delText xml:space="preserve">אשר יובא</w:delText>
        </w:r>
      </w:del>
      <w:r w:rsidRPr="00464129">
        <w:rPr>
          <w:rStyle w:val="afffff0"/>
          <w:rFonts w:hint="cs"/>
          <w:rtl/>
        </w:rPr>
        <w:t>'</w:t>
      </w:r>
      <w:r w:rsidRPr="00464129">
        <w:rPr>
          <w:rStyle w:val="afffff0"/>
          <w:rtl/>
        </w:rPr>
        <w:t>,</w:t>
      </w:r>
      <w:r w:rsidRPr="00E92DCA">
        <w:rPr>
          <w:rFonts w:ascii="FrankRuehl" w:hAnsi="FrankRuehl"/>
          <w:sz w:val="20"/>
          <w:rtl/>
        </w:rPr>
        <w:t xml:space="preserve"> הנכנס פוסל ואין היוצא פוסל.</w:t>
      </w:r>
    </w:p>
    <w:p w:rsidR="00DA63EC" w:rsidRDefault="00DA63EC" w:rsidP="00DA63EC">
      <w:pPr>
        <w:rPr>
          <w:rFonts w:ascii="FrankRuehl" w:hAnsi="FrankRuehl"/>
          <w:sz w:val="20"/>
          <w:rtl/>
        </w:rPr>
      </w:pPr>
      <w:r w:rsidRPr="00E92DCA">
        <w:rPr>
          <w:rFonts w:ascii="FrankRuehl" w:hAnsi="FrankRuehl"/>
          <w:sz w:val="20"/>
          <w:rtl/>
        </w:rPr>
        <w:t xml:space="preserve">ותהא מחשבה בפנים פוסלת </w:t>
      </w:r>
      <w:r w:rsidRPr="00E92DCA">
        <w:rPr>
          <w:rFonts w:ascii="FrankRuehl" w:hAnsi="FrankRuehl"/>
          <w:sz w:val="20"/>
          <w:rtl/>
        </w:rPr>
        <w:t xml:space="preserve">מק</w:t>
      </w:r>
      <w:r>
        <w:rPr>
          <w:rFonts w:ascii="FrankRuehl" w:hAnsi="FrankRuehl"/>
          <w:sz w:val="20"/>
          <w:rtl/>
        </w:rPr>
        <w:t>"</w:t>
      </w:r>
      <w:r>
        <w:rPr>
          <w:rFonts w:ascii="FrankRuehl" w:hAnsi="FrankRuehl" w:hint="cs"/>
          <w:sz w:val="20"/>
          <w:rtl/>
        </w:rPr>
        <w:t>ו</w:t>
      </w:r>
      <w:r w:rsidRPr="00E92DCA">
        <w:rPr>
          <w:rFonts w:ascii="FrankRuehl" w:hAnsi="FrankRuehl"/>
          <w:sz w:val="20"/>
          <w:rtl/>
        </w:rPr>
        <w:t>: ומה במקום שלא פסל דם שבחוץ את שבפנים - מחשבה פוסלת בחוץ, מקום שפסל דם שבפנים את דם שבחוץ - אינו דין שתהא מחשבה פוסלת בפנים</w:t>
      </w:r>
      <w:r>
        <w:rPr>
          <w:rFonts w:ascii="FrankRuehl" w:hAnsi="FrankRuehl"/>
          <w:sz w:val="20"/>
          <w:rtl/>
        </w:rPr>
        <w:t>!</w:t>
      </w:r>
    </w:p>
    <w:p w:rsidR="00DA63EC" w:rsidRDefault="00DA63EC" w:rsidP="00DA63EC">
      <w:pPr>
        <w:pStyle w:val="afff3"/>
        <w:framePr w:wrap="around"/>
        <w:rPr>
          <w:rtl/>
        </w:rPr>
      </w:pPr>
      <w:r>
        <w:rPr>
          <w:rFonts w:hint="cs"/>
          <w:rtl/>
        </w:rPr>
        <w:t>פב:</w:t>
      </w:r>
    </w:p>
    <w:p w:rsidR="00DA63EC" w:rsidRDefault="00DA63EC" w:rsidP="00DA63EC">
      <w:pPr>
        <w:rPr>
          <w:rFonts w:ascii="FrankRuehl" w:hAnsi="FrankRuehl"/>
          <w:sz w:val="20"/>
          <w:rtl/>
        </w:rPr>
      </w:pPr>
      <w:r w:rsidRPr="00E92DCA">
        <w:rPr>
          <w:rFonts w:ascii="FrankRuehl" w:hAnsi="FrankRuehl"/>
          <w:sz w:val="20"/>
          <w:rtl/>
        </w:rPr>
        <w:t>הרי הוא אומר:</w:t>
      </w:r>
      <w:r w:rsidRPr="00464129">
        <w:rPr>
          <w:rStyle w:val="afffff0"/>
          <w:rtl/>
        </w:rPr>
        <w:t xml:space="preserve"> </w:t>
      </w:r>
      <w:r w:rsidRPr="00464129">
        <w:rPr>
          <w:rStyle w:val="afffff0"/>
          <w:rFonts w:hint="cs"/>
          <w:rtl/>
        </w:rPr>
        <w:t>'</w:t>
      </w:r>
      <w:ins w:id="90963" w:author="Claude - סמנטי" w:date="2026-10-11T12:26:16Z">
        <w:r>
          <w:rPr>
            <w:rStyle w:val="afffff0"/>
            <w:rtl/>
          </w:rPr>
          <w:t xml:space="preserve">בַּיּוֹם הַשְּׁלִישִׁי</w:t>
        </w:r>
      </w:ins>
      <w:del w:id="90964" w:author="Claude - סמנטי" w:date="2026-10-11T12:26:16Z">
        <w:r w:rsidRPr="00464129">
          <w:rPr>
            <w:rStyle w:val="afffff0"/>
            <w:rtl/>
          </w:rPr>
          <w:delText xml:space="preserve">ביום השלישי</w:delText>
        </w:r>
      </w:del>
      <w:r w:rsidRPr="00464129">
        <w:rPr>
          <w:rStyle w:val="afffff0"/>
          <w:rFonts w:hint="cs"/>
          <w:rtl/>
        </w:rPr>
        <w:t>'</w:t>
      </w:r>
      <w:r w:rsidRPr="00464129">
        <w:rPr>
          <w:rStyle w:val="afffff0"/>
          <w:rtl/>
        </w:rPr>
        <w:t>,</w:t>
      </w:r>
      <w:ins w:id="94877" w:author="מנוע מכני" w:date="2026-10-11T12:04:39Z">
        <w:r>
          <w:rPr>
            <w:rFonts w:ascii="FrankRuehl" w:hAnsi="FrankRuehl"/>
            <w:sz w:val="20"/>
            <w:rtl/>
          </w:rPr>
          <w:t xml:space="preserve"> </w:t>
        </w:r>
      </w:ins>
      <w:del w:id="94878"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מקום שיהא משולש, בדם בבשר באימורים.</w:t>
      </w:r>
    </w:p>
    <w:p w:rsidR="00DA63EC" w:rsidRDefault="00DA63EC" w:rsidP="00DA63EC">
      <w:pPr>
        <w:rPr>
          <w:rFonts w:ascii="FrankRuehl" w:hAnsi="FrankRuehl"/>
          <w:sz w:val="20"/>
          <w:rtl/>
        </w:rPr>
      </w:pPr>
      <w:r w:rsidRPr="00E92DCA">
        <w:rPr>
          <w:rFonts w:ascii="FrankRuehl" w:hAnsi="FrankRuehl"/>
          <w:sz w:val="20"/>
          <w:rtl/>
        </w:rPr>
        <w:t xml:space="preserve">ולא תהא מחשבה פוסלת בחוץ </w:t>
      </w:r>
      <w:r w:rsidRPr="00E92DCA">
        <w:rPr>
          <w:rFonts w:ascii="FrankRuehl" w:hAnsi="FrankRuehl"/>
          <w:sz w:val="20"/>
          <w:rtl/>
        </w:rPr>
        <w:t xml:space="preserve">מק</w:t>
      </w:r>
      <w:r>
        <w:rPr>
          <w:rFonts w:ascii="FrankRuehl" w:hAnsi="FrankRuehl"/>
          <w:sz w:val="20"/>
          <w:rtl/>
        </w:rPr>
        <w:t>"</w:t>
      </w:r>
      <w:r>
        <w:rPr>
          <w:rFonts w:ascii="FrankRuehl" w:hAnsi="FrankRuehl" w:hint="cs"/>
          <w:sz w:val="20"/>
          <w:rtl/>
        </w:rPr>
        <w:t>ו</w:t>
      </w:r>
      <w:r w:rsidRPr="00E92DCA">
        <w:rPr>
          <w:rFonts w:ascii="FrankRuehl" w:hAnsi="FrankRuehl"/>
          <w:sz w:val="20"/>
          <w:rtl/>
        </w:rPr>
        <w:t xml:space="preserve">: ומה מקום שפסל דם שבפנים את שבחוץ - אין מחשבה </w:t>
      </w:r>
      <w:r w:rsidRPr="00FE1B89">
        <w:rPr>
          <w:rFonts w:ascii="FrankRuehl" w:hAnsi="FrankRuehl"/>
          <w:spacing w:val="-6"/>
          <w:sz w:val="20"/>
          <w:rtl/>
        </w:rPr>
        <w:t xml:space="preserve">פוסלת בפנים, מקום שלא פסל </w:t>
      </w:r>
      <w:r w:rsidRPr="00FE1B89">
        <w:rPr>
          <w:rFonts w:ascii="FrankRuehl" w:hAnsi="FrankRuehl" w:hint="cs"/>
          <w:spacing w:val="-6"/>
          <w:sz w:val="20"/>
          <w:rtl/>
        </w:rPr>
        <w:t>כ</w:t>
      </w:r>
      <w:r w:rsidRPr="00FE1B89">
        <w:rPr>
          <w:rFonts w:ascii="FrankRuehl" w:hAnsi="FrankRuehl"/>
          <w:spacing w:val="-6"/>
          <w:sz w:val="20"/>
          <w:rtl/>
        </w:rPr>
        <w:t>"</w:t>
      </w:r>
      <w:r w:rsidRPr="00FE1B89">
        <w:rPr>
          <w:rFonts w:ascii="FrankRuehl" w:hAnsi="FrankRuehl" w:hint="cs"/>
          <w:spacing w:val="-6"/>
          <w:sz w:val="20"/>
          <w:rtl/>
        </w:rPr>
        <w:t xml:space="preserve">ש</w:t>
      </w:r>
      <w:r w:rsidRPr="00FE1B89">
        <w:rPr>
          <w:rFonts w:ascii="FrankRuehl" w:hAnsi="FrankRuehl" w:hint="cs"/>
          <w:spacing w:val="-6"/>
          <w:sz w:val="20"/>
          <w:rtl/>
        </w:rPr>
        <w:t xml:space="preserve"> ל</w:t>
      </w:r>
      <w:r w:rsidRPr="00FE1B89">
        <w:rPr>
          <w:rFonts w:ascii="FrankRuehl" w:hAnsi="FrankRuehl"/>
          <w:spacing w:val="-6"/>
          <w:sz w:val="20"/>
          <w:rtl/>
        </w:rPr>
        <w:t>דם שבחוץ את שבפנים שלא יהא פוסל מחשבה בחוץ!</w:t>
      </w:r>
    </w:p>
    <w:p>
      <w:pPr>
        <w:pStyle w:val="38"/>
        <w:rPr>
          <w:ins w:id="100017" w:author="מנוע מכני" w:date="2026-10-11T12:04:39Z"/>
        </w:rPr>
      </w:pPr>
      <w:r>
        <w:t xml:space="preserve">- </w:t>
      </w:r>
      <w:r w:rsidRPr="00E92DCA">
        <w:t xml:space="preserve">ת"ל</w:t>
      </w:r>
      <w:r w:rsidRPr="00E92DCA">
        <w:t xml:space="preserve">:</w:t>
      </w:r>
    </w:p>
    <w:p w:rsidR="00DA63EC" w:rsidRDefault="00DA63EC" w:rsidP="00DA63EC">
      <w:pPr>
        <w:pStyle w:val="affffb"/>
        <w:rPr>
          <w:rtl/>
        </w:rPr>
      </w:pPr>
      <w:del w:id="100018"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שלישי</w:t>
      </w:r>
      <w:r w:rsidRPr="00464129">
        <w:rPr>
          <w:rStyle w:val="afffff0"/>
          <w:rFonts w:hint="cs"/>
          <w:rtl/>
        </w:rPr>
        <w:t>'</w:t>
      </w:r>
      <w:r w:rsidRPr="00464129">
        <w:rPr>
          <w:rStyle w:val="afffff0"/>
          <w:rtl/>
        </w:rPr>
        <w:t xml:space="preserve"> </w:t>
      </w:r>
      <w:r w:rsidRPr="00E92DCA">
        <w:rPr>
          <w:rtl/>
        </w:rPr>
        <w:t>- חוץ לזמנו, פיגול - חוץ למקומו.</w:t>
      </w:r>
    </w:p>
    <w:p w:rsidR="00DA63EC" w:rsidRDefault="00DA63EC" w:rsidP="00DA63EC">
      <w:pPr>
        <w:rPr>
          <w:rFonts w:ascii="FrankRuehl" w:hAnsi="FrankRuehl"/>
          <w:sz w:val="20"/>
          <w:rtl/>
        </w:rPr>
      </w:pPr>
      <w:r w:rsidRPr="002D7C31">
        <w:rPr>
          <w:rFonts w:ascii="FrankRuehl" w:hAnsi="FrankRuehl"/>
          <w:b/>
          <w:bCs/>
          <w:sz w:val="20"/>
          <w:rtl/>
        </w:rPr>
        <w:t>בשר היוצא לחוץ</w:t>
      </w:r>
      <w:r w:rsidRPr="00E92DCA">
        <w:rPr>
          <w:rFonts w:ascii="FrankRuehl" w:hAnsi="FrankRuehl"/>
          <w:sz w:val="20"/>
          <w:rtl/>
        </w:rPr>
        <w:t xml:space="preserve"> - פסול, הנכנס לפנים - כשר, </w:t>
      </w:r>
      <w:r>
        <w:rPr>
          <w:rFonts w:ascii="FrankRuehl" w:hAnsi="FrankRuehl" w:hint="cs"/>
          <w:sz w:val="20"/>
          <w:rtl/>
        </w:rPr>
        <w:t xml:space="preserve">אפי' דיש </w:t>
      </w:r>
      <w:r>
        <w:rPr>
          <w:rFonts w:ascii="FrankRuehl" w:hAnsi="FrankRuehl" w:hint="cs"/>
          <w:sz w:val="20"/>
          <w:rtl/>
        </w:rPr>
        <w:t xml:space="preserve">ק</w:t>
      </w:r>
      <w:r>
        <w:rPr>
          <w:rFonts w:ascii="FrankRuehl" w:hAnsi="FrankRuehl"/>
          <w:sz w:val="20"/>
          <w:rtl/>
        </w:rPr>
        <w:t>"</w:t>
      </w:r>
      <w:r>
        <w:rPr>
          <w:rFonts w:ascii="FrankRuehl" w:hAnsi="FrankRuehl" w:hint="cs"/>
          <w:sz w:val="20"/>
          <w:rtl/>
        </w:rPr>
        <w:t xml:space="preserve">ו</w:t>
      </w:r>
      <w:r>
        <w:rPr>
          <w:rFonts w:ascii="FrankRuehl" w:hAnsi="FrankRuehl" w:hint="cs"/>
          <w:sz w:val="20"/>
          <w:rtl/>
        </w:rPr>
        <w:t xml:space="preserve"> לפסול מצד שפסל דם שבפנים את שבחוץ </w:t>
      </w:r>
    </w:p>
    <w:p w:rsidR="00DA63EC" w:rsidRDefault="00DA63EC" w:rsidP="00DA63EC">
      <w:pPr>
        <w:pStyle w:val="affffb"/>
        <w:rPr>
          <w:rtl/>
        </w:rPr>
      </w:pPr>
      <w:r>
        <w:rPr>
          <w:rtl/>
        </w:rPr>
        <w:t xml:space="preserve">- </w:t>
      </w:r>
      <w:r w:rsidRPr="00E92DCA">
        <w:rPr>
          <w:rtl/>
        </w:rPr>
        <w:t>הרי הוא אומר:</w:t>
      </w:r>
      <w:r w:rsidRPr="00464129">
        <w:rPr>
          <w:rStyle w:val="afffff0"/>
          <w:rtl/>
        </w:rPr>
        <w:t xml:space="preserve"> </w:t>
      </w:r>
      <w:r w:rsidRPr="00464129">
        <w:rPr>
          <w:rStyle w:val="afffff0"/>
          <w:rFonts w:hint="cs"/>
          <w:rtl/>
        </w:rPr>
        <w:t>'</w:t>
      </w:r>
      <w:r w:rsidRPr="00464129">
        <w:rPr>
          <w:rStyle w:val="afffff0"/>
          <w:rtl/>
        </w:rPr>
        <w:t>מדמה</w:t>
      </w:r>
      <w:r w:rsidRPr="00464129">
        <w:rPr>
          <w:rStyle w:val="afffff0"/>
          <w:rFonts w:hint="cs"/>
          <w:rtl/>
        </w:rPr>
        <w:t>'</w:t>
      </w:r>
      <w:r w:rsidRPr="00464129">
        <w:rPr>
          <w:rStyle w:val="afffff0"/>
          <w:rtl/>
        </w:rPr>
        <w:t>,</w:t>
      </w:r>
      <w:r w:rsidRPr="00E92DCA">
        <w:rPr>
          <w:rtl/>
        </w:rPr>
        <w:t xml:space="preserve"> דמה ולא בשר.</w:t>
      </w:r>
    </w:p>
    <w:p w:rsidR="00DA63EC" w:rsidRDefault="00DA63EC" w:rsidP="00DA63EC">
      <w:pPr>
        <w:rPr>
          <w:rFonts w:ascii="FrankRuehl" w:hAnsi="FrankRuehl"/>
          <w:sz w:val="20"/>
          <w:rtl/>
        </w:rPr>
      </w:pPr>
      <w:r>
        <w:rPr>
          <w:rFonts w:ascii="FrankRuehl" w:hAnsi="FrankRuehl" w:hint="cs"/>
          <w:sz w:val="20"/>
          <w:rtl/>
        </w:rPr>
        <w:t xml:space="preserve">ואפי' דיש </w:t>
      </w:r>
      <w:r w:rsidRPr="00E92DCA">
        <w:rPr>
          <w:rFonts w:ascii="FrankRuehl" w:hAnsi="FrankRuehl"/>
          <w:sz w:val="20"/>
          <w:rtl/>
        </w:rPr>
        <w:t xml:space="preserve">ק"ו</w:t>
      </w:r>
      <w:r w:rsidRPr="00E92DCA">
        <w:rPr>
          <w:rFonts w:ascii="FrankRuehl" w:hAnsi="FrankRuehl"/>
          <w:sz w:val="20"/>
          <w:rtl/>
        </w:rPr>
        <w:t xml:space="preserve"> </w:t>
      </w:r>
      <w:r>
        <w:rPr>
          <w:rFonts w:ascii="FrankRuehl" w:hAnsi="FrankRuehl" w:hint="cs"/>
          <w:sz w:val="20"/>
          <w:rtl/>
        </w:rPr>
        <w:t>מ</w:t>
      </w:r>
      <w:r w:rsidRPr="00E92DCA">
        <w:rPr>
          <w:rFonts w:ascii="FrankRuehl" w:hAnsi="FrankRuehl"/>
          <w:sz w:val="20"/>
          <w:rtl/>
        </w:rPr>
        <w:t xml:space="preserve">מקום שפסל דם שבפנים את שבחוץ </w:t>
      </w:r>
      <w:r>
        <w:rPr>
          <w:rFonts w:ascii="FrankRuehl" w:hAnsi="FrankRuehl" w:hint="cs"/>
          <w:sz w:val="20"/>
          <w:rtl/>
        </w:rPr>
        <w:t>ו</w:t>
      </w:r>
      <w:r w:rsidRPr="00E92DCA">
        <w:rPr>
          <w:rFonts w:ascii="FrankRuehl" w:hAnsi="FrankRuehl"/>
          <w:sz w:val="20"/>
          <w:rtl/>
        </w:rPr>
        <w:t xml:space="preserve">בשר הנכנס לפנים כשר, </w:t>
      </w:r>
      <w:r>
        <w:rPr>
          <w:rFonts w:ascii="FrankRuehl" w:hAnsi="FrankRuehl" w:hint="cs"/>
          <w:sz w:val="20"/>
          <w:rtl/>
        </w:rPr>
        <w:t>למקום שלא פסל שבחוץ את שבפנים דהיוצא לחוץ יהא כשר</w:t>
      </w:r>
    </w:p>
    <w:p w:rsidR="00DA63EC" w:rsidRDefault="00DA63EC" w:rsidP="00DA63EC">
      <w:pPr>
        <w:rPr>
          <w:rFonts w:ascii="FrankRuehl" w:hAnsi="FrankRuehl"/>
          <w:sz w:val="20"/>
          <w:rtl/>
        </w:rPr>
      </w:pPr>
      <w:r>
        <w:rPr>
          <w:rFonts w:ascii="FrankRuehl" w:hAnsi="FrankRuehl"/>
          <w:sz w:val="20"/>
          <w:rtl/>
        </w:rPr>
        <w:tab/>
      </w:r>
      <w:del w:id="90144" w:author="מנוע מכני" w:date="2026-10-11T12:04:39Z">
        <w:r>
          <w:rPr>
            <w:rFonts w:ascii="FrankRuehl" w:hAnsi="FrankRuehl" w:hint="cs"/>
            <w:sz w:val="20"/>
            <w:rtl/>
          </w:rPr>
          <w:delText xml:space="preserve"> </w:delText>
        </w:r>
      </w:del>
      <w:r>
        <w:rPr>
          <w:rFonts w:ascii="FrankRuehl" w:hAnsi="FrankRuehl"/>
          <w:sz w:val="20"/>
          <w:rtl/>
        </w:rPr>
        <w:t>–</w:t>
      </w:r>
      <w:r>
        <w:rPr>
          <w:rFonts w:ascii="FrankRuehl" w:hAnsi="FrankRuehl" w:hint="cs"/>
          <w:sz w:val="20"/>
          <w:rtl/>
        </w:rPr>
        <w:t xml:space="preserve"> </w:t>
      </w:r>
      <w:r w:rsidRPr="0046594B">
        <w:rPr>
          <w:rStyle w:val="afffff0"/>
          <w:rFonts w:hint="cs"/>
          <w:rtl/>
        </w:rPr>
        <w:t>ד'</w:t>
      </w:r>
      <w:ins w:id="90965" w:author="Claude - סמנטי" w:date="2026-10-11T12:26:16Z">
        <w:r>
          <w:rPr>
            <w:rStyle w:val="afffff0"/>
            <w:rtl/>
          </w:rPr>
          <w:t xml:space="preserve">וּבָשָׂר בַּשָּׂדֶה טְרֵפָה לֹא תֹאכֵלוּ</w:t>
        </w:r>
      </w:ins>
      <w:del w:id="90966" w:author="Claude - סמנטי" w:date="2026-10-11T12:26:16Z">
        <w:r w:rsidRPr="0046594B">
          <w:rPr>
            <w:rStyle w:val="afffff0"/>
            <w:rtl/>
          </w:rPr>
          <w:delText xml:space="preserve">ובשר בשדה טרפה </w:delText>
        </w:r>
        <w:r w:rsidRPr="0046594B">
          <w:rPr>
            <w:rStyle w:val="afffff0"/>
            <w:rtl/>
          </w:rPr>
          <w:delText xml:space="preserve">לא</w:delText>
        </w:r>
        <w:r w:rsidRPr="0046594B">
          <w:rPr>
            <w:rStyle w:val="afffff0"/>
            <w:rtl/>
          </w:rPr>
          <w:delText xml:space="preserve"> תאכלו</w:delText>
        </w:r>
      </w:del>
      <w:r w:rsidRPr="0046594B">
        <w:rPr>
          <w:rStyle w:val="afffff0"/>
          <w:rFonts w:hint="cs"/>
          <w:rtl/>
        </w:rPr>
        <w:t>'</w:t>
      </w:r>
      <w:r w:rsidRPr="0046594B">
        <w:rPr>
          <w:rStyle w:val="afffff0"/>
          <w:rtl/>
        </w:rPr>
        <w:t>,</w:t>
      </w:r>
      <w:r w:rsidRPr="00E92DCA">
        <w:rPr>
          <w:rFonts w:ascii="FrankRuehl" w:hAnsi="FrankRuehl"/>
          <w:sz w:val="20"/>
          <w:rtl/>
        </w:rPr>
        <w:t xml:space="preserve"> כיון שיצא בשר חוץ למחיצתו - נאסר.</w:t>
      </w:r>
    </w:p>
    <w:p w:rsidR="00DA63EC" w:rsidRDefault="00DA63EC" w:rsidP="00DA63EC">
      <w:pPr>
        <w:rPr>
          <w:rFonts w:ascii="FrankRuehl" w:hAnsi="FrankRuehl"/>
          <w:sz w:val="20"/>
          <w:rtl/>
        </w:rPr>
      </w:pPr>
    </w:p>
    <w:p>
      <w:pPr>
        <w:pStyle w:val="afffff8"/>
        <w:rPr>
          <w:ins w:id="90257" w:author="קלוד" w:date="2026-10-11T12:29:36Z"/>
        </w:rPr>
      </w:pPr>
      <w:ins w:id="90258" w:author="קלוד" w:date="2026-10-11T12:29:36Z">
        <w:r>
          <w:rPr>
            <w:color w:val="7B3F00"/>
          </w:rPr>
          <w:t xml:space="preserve">'אל הקודש פנימה' - דם שנכנס לפני ולפנים</w:t>
        </w:r>
      </w:ins>
    </w:p>
    <w:p>
      <w:pPr>
        <w:pStyle w:val="38"/>
        <w:rPr>
          <w:ins w:id="100019" w:author="מנוע מכני" w:date="2026-10-11T12:04:39Z"/>
        </w:rPr>
      </w:pPr>
      <w:r w:rsidRPr="00E92DCA">
        <w:t>תנו רבנן:</w:t>
      </w:r>
    </w:p>
    <w:p w:rsidR="00DA63EC" w:rsidRDefault="00DA63EC" w:rsidP="00DA63EC">
      <w:pPr>
        <w:rPr>
          <w:rFonts w:ascii="FrankRuehl" w:hAnsi="FrankRuehl"/>
          <w:sz w:val="20"/>
          <w:rtl/>
        </w:rPr>
      </w:pPr>
      <w:del w:id="100020"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פנימה</w:t>
      </w:r>
      <w:r w:rsidRPr="00464129">
        <w:rPr>
          <w:rStyle w:val="afffff0"/>
          <w:rFonts w:hint="cs"/>
          <w:rtl/>
        </w:rPr>
        <w:t>'-</w:t>
      </w:r>
      <w:r w:rsidRPr="00E92DCA">
        <w:rPr>
          <w:rFonts w:ascii="FrankRuehl" w:hAnsi="FrankRuehl"/>
          <w:sz w:val="20"/>
          <w:rtl/>
        </w:rPr>
        <w:t xml:space="preserve">פנימה,</w:t>
      </w:r>
      <w:ins w:id="94879" w:author="מנוע מכני" w:date="2026-10-11T12:04:39Z">
        <w:r>
          <w:rPr>
            <w:rFonts w:ascii="FrankRuehl" w:hAnsi="FrankRuehl"/>
            <w:sz w:val="20"/>
            <w:rtl/>
          </w:rPr>
          <w:t xml:space="preserve"> </w:t>
        </w:r>
      </w:ins>
      <w:del w:id="94880" w:author="מנוע מכני" w:date="2026-10-11T12:04:39Z">
        <w:r w:rsidRPr="00E92DCA">
          <w:rPr>
            <w:rFonts w:ascii="FrankRuehl" w:hAnsi="FrankRuehl"/>
            <w:sz w:val="20"/>
            <w:rtl/>
          </w:rPr>
          <w:delText xml:space="preserve"> </w:delText>
        </w:r>
        <w:r>
          <w:rPr>
            <w:rFonts w:ascii="FrankRuehl" w:hAnsi="FrankRuehl" w:hint="cs"/>
            <w:sz w:val="20"/>
            <w:rtl/>
          </w:rPr>
          <w:delText xml:space="preserve"> </w:delText>
        </w:r>
      </w:del>
      <w:r>
        <w:rPr>
          <w:rFonts w:ascii="FrankRuehl" w:hAnsi="FrankRuehl" w:hint="cs"/>
          <w:sz w:val="20"/>
          <w:rtl/>
        </w:rPr>
        <w:t xml:space="preserve">אל הקודש פנימה'</w:t>
      </w:r>
      <w:ins w:id="94881" w:author="מנוע מכני" w:date="2026-10-11T12:04:39Z">
        <w:r>
          <w:rPr>
            <w:rFonts w:ascii="FrankRuehl" w:hAnsi="FrankRuehl" w:hint="cs"/>
            <w:sz w:val="20"/>
            <w:rtl/>
          </w:rPr>
          <w:t xml:space="preserve"> </w:t>
        </w:r>
      </w:ins>
      <w:del w:id="94882" w:author="מנוע מכני" w:date="2026-10-11T12:04:39Z">
        <w:r>
          <w:rPr>
            <w:rFonts w:ascii="FrankRuehl" w:hAnsi="FrankRuehl" w:hint="cs"/>
            <w:sz w:val="20"/>
            <w:rtl/>
          </w:rPr>
          <w:delText xml:space="preserve">  </w:delText>
        </w:r>
      </w:del>
      <w:r>
        <w:rPr>
          <w:rFonts w:ascii="FrankRuehl" w:hAnsi="FrankRuehl" w:hint="cs"/>
          <w:sz w:val="20"/>
          <w:rtl/>
        </w:rPr>
        <w:t xml:space="preserve">להיכל</w:t>
      </w:r>
      <w:r w:rsidRPr="00E92DCA">
        <w:rPr>
          <w:rFonts w:ascii="FrankRuehl" w:hAnsi="FrankRuehl"/>
          <w:sz w:val="20"/>
          <w:rtl/>
        </w:rPr>
        <w:t>.</w:t>
      </w:r>
    </w:p>
    <w:p>
      <w:pPr>
        <w:pStyle w:val="38"/>
        <w:rPr>
          <w:ins w:id="100021" w:author="מנוע מכני" w:date="2026-10-11T12:04:39Z"/>
        </w:rPr>
      </w:pPr>
      <w:r>
        <w:t xml:space="preserve">רבא:</w:t>
      </w:r>
    </w:p>
    <w:p w:rsidR="00DA63EC" w:rsidRDefault="00DA63EC" w:rsidP="00DA63EC">
      <w:pPr>
        <w:rPr>
          <w:rFonts w:ascii="FrankRuehl" w:hAnsi="FrankRuehl"/>
          <w:sz w:val="20"/>
          <w:rtl/>
        </w:rPr>
      </w:pPr>
      <w:del w:id="100022" w:author="מנוע מכני" w:date="2026-10-11T12:04:39Z">
        <w:r>
          <w:rPr>
            <w:rFonts w:ascii="FrankRuehl" w:hAnsi="FrankRuehl" w:hint="cs"/>
            <w:sz w:val="20"/>
            <w:rtl/>
          </w:rPr>
          <w:delText xml:space="preserve"> </w:delText>
        </w:r>
      </w:del>
      <w:r>
        <w:rPr>
          <w:rFonts w:ascii="FrankRuehl" w:hAnsi="FrankRuehl" w:hint="cs"/>
          <w:sz w:val="20"/>
          <w:rtl/>
        </w:rPr>
        <w:t xml:space="preserve">ובא זה ולימד על זה. </w:t>
      </w:r>
    </w:p>
    <w:p w:rsidR="00DA63EC" w:rsidRDefault="00DA63EC" w:rsidP="00DA63EC">
      <w:pPr>
        <w:rPr>
          <w:rFonts w:ascii="FrankRuehl" w:hAnsi="FrankRuehl"/>
          <w:sz w:val="20"/>
          <w:rtl/>
        </w:rPr>
      </w:pPr>
      <w:r>
        <w:rPr>
          <w:rFonts w:ascii="FrankRuehl" w:hAnsi="FrankRuehl"/>
          <w:sz w:val="20"/>
          <w:rtl/>
        </w:rPr>
        <w:tab/>
      </w:r>
      <w:r>
        <w:rPr>
          <w:rFonts w:ascii="FrankRuehl" w:hAnsi="FrankRuehl" w:hint="cs"/>
          <w:sz w:val="20"/>
          <w:rtl/>
        </w:rPr>
        <w:t>כ</w:t>
      </w:r>
      <w:r w:rsidRPr="00E92DCA">
        <w:rPr>
          <w:rFonts w:ascii="FrankRuehl" w:hAnsi="FrankRuehl"/>
          <w:sz w:val="20"/>
          <w:rtl/>
        </w:rPr>
        <w:t xml:space="preserve">תושב ושכיר</w:t>
      </w:r>
      <w:ins w:id="94883" w:author="מנוע מכני" w:date="2026-10-11T12:04:39Z">
        <w:r>
          <w:rPr>
            <w:rFonts w:ascii="FrankRuehl" w:hAnsi="FrankRuehl"/>
            <w:sz w:val="20"/>
            <w:rtl/>
          </w:rPr>
          <w:t xml:space="preserve">,</w:t>
        </w:r>
      </w:ins>
      <w:del w:id="94884"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r w:rsidRPr="00E92DCA">
        <w:rPr>
          <w:rFonts w:ascii="FrankRuehl" w:hAnsi="FrankRuehl"/>
          <w:sz w:val="20"/>
          <w:rtl/>
        </w:rPr>
        <w:t xml:space="preserve">דתניא</w:t>
      </w:r>
      <w:r w:rsidRPr="00E92DCA">
        <w:rPr>
          <w:rFonts w:ascii="FrankRuehl" w:hAnsi="FrankRuehl"/>
          <w:sz w:val="20"/>
          <w:rtl/>
        </w:rPr>
        <w:t xml:space="preserve">:</w:t>
      </w:r>
      <w:r w:rsidRPr="00464129">
        <w:rPr>
          <w:rStyle w:val="afffff0"/>
          <w:rtl/>
        </w:rPr>
        <w:t xml:space="preserve"> </w:t>
      </w:r>
      <w:r w:rsidRPr="00464129">
        <w:rPr>
          <w:rStyle w:val="afffff0"/>
          <w:rFonts w:hint="cs"/>
          <w:rtl/>
        </w:rPr>
        <w:t>'</w:t>
      </w:r>
      <w:r w:rsidRPr="00464129">
        <w:rPr>
          <w:rStyle w:val="afffff0"/>
          <w:rtl/>
        </w:rPr>
        <w:t>תושב</w:t>
      </w:r>
      <w:r w:rsidRPr="00464129">
        <w:rPr>
          <w:rStyle w:val="afffff0"/>
          <w:rFonts w:hint="cs"/>
          <w:rtl/>
        </w:rPr>
        <w:t>'</w:t>
      </w:r>
      <w:r w:rsidRPr="00464129">
        <w:rPr>
          <w:rStyle w:val="afffff0"/>
          <w:rtl/>
        </w:rPr>
        <w:t xml:space="preserve"> </w:t>
      </w:r>
      <w:r w:rsidRPr="00E92DCA">
        <w:rPr>
          <w:rFonts w:ascii="FrankRuehl" w:hAnsi="FrankRuehl"/>
          <w:sz w:val="20"/>
          <w:rtl/>
        </w:rPr>
        <w:t xml:space="preserve">- זה קנוי קנין עולם, שכיר - זה קנוי קנין שנים</w:t>
      </w:r>
      <w:ins w:id="94885" w:author="מנוע מכני" w:date="2026-10-11T12:04:39Z">
        <w:r>
          <w:rPr>
            <w:rFonts w:ascii="FrankRuehl" w:hAnsi="FrankRuehl"/>
            <w:sz w:val="20"/>
            <w:rtl/>
          </w:rPr>
          <w:t xml:space="preserve">,</w:t>
        </w:r>
      </w:ins>
      <w:del w:id="94886"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rsidR="00DA63EC" w:rsidRDefault="00DA63EC" w:rsidP="00DA63EC">
      <w:pPr>
        <w:rPr>
          <w:rFonts w:ascii="FrankRuehl" w:hAnsi="FrankRuehl"/>
          <w:sz w:val="20"/>
          <w:rtl/>
        </w:rPr>
      </w:pPr>
      <w:r>
        <w:rPr>
          <w:rFonts w:ascii="FrankRuehl" w:hAnsi="FrankRuehl"/>
          <w:sz w:val="20"/>
          <w:rtl/>
        </w:rPr>
        <w:tab/>
      </w:r>
      <w:r>
        <w:rPr>
          <w:rFonts w:ascii="FrankRuehl" w:hAnsi="FrankRuehl" w:hint="cs"/>
          <w:sz w:val="20"/>
          <w:rtl/>
        </w:rPr>
        <w:t xml:space="preserve">דלימד זה על זה דלא יאמר תושב זה קנין שנים וקנין עולם יאכל </w:t>
      </w:r>
    </w:p>
    <w:p w:rsidR="00DA63EC" w:rsidRDefault="00DA63EC" w:rsidP="00DA63EC">
      <w:pPr>
        <w:pStyle w:val="afffff"/>
        <w:rPr>
          <w:rtl/>
        </w:rPr>
      </w:pPr>
      <w:r>
        <w:rPr>
          <w:rFonts w:hint="cs"/>
          <w:rtl/>
        </w:rPr>
        <w:t>א</w:t>
      </w:r>
      <w:r w:rsidRPr="00E92DCA">
        <w:rPr>
          <w:rtl/>
        </w:rPr>
        <w:t>"ל אביי: בשלמא התם תרי גופי נינהו, וא</w:t>
      </w:r>
      <w:r>
        <w:rPr>
          <w:rFonts w:hint="cs"/>
          <w:rtl/>
        </w:rPr>
        <w:t>ע</w:t>
      </w:r>
      <w:r>
        <w:rPr>
          <w:rtl/>
        </w:rPr>
        <w:t>"</w:t>
      </w:r>
      <w:r>
        <w:rPr>
          <w:rFonts w:hint="cs"/>
          <w:rtl/>
        </w:rPr>
        <w:t>ג</w:t>
      </w:r>
      <w:r w:rsidRPr="00E92DCA">
        <w:rPr>
          <w:rtl/>
        </w:rPr>
        <w:t xml:space="preserve"> דה"ל לקרא למכתב </w:t>
      </w:r>
      <w:r>
        <w:rPr>
          <w:rFonts w:hint="cs"/>
          <w:rtl/>
        </w:rPr>
        <w:t>'</w:t>
      </w:r>
      <w:r w:rsidRPr="00E92DCA">
        <w:rPr>
          <w:rtl/>
        </w:rPr>
        <w:t xml:space="preserve">נרצע לא יאכל, </w:t>
      </w:r>
    </w:p>
    <w:p w:rsidR="00DA63EC" w:rsidRPr="00B86088" w:rsidRDefault="00DA63EC" w:rsidP="00DA63EC">
      <w:pPr>
        <w:pStyle w:val="afffff"/>
        <w:rPr>
          <w:b/>
          <w:bCs/>
          <w:rtl/>
        </w:rPr>
      </w:pPr>
      <w:r w:rsidRPr="00E92DCA">
        <w:rPr>
          <w:rtl/>
        </w:rPr>
        <w:t xml:space="preserve">ואידך </w:t>
      </w:r>
      <w:r>
        <w:rPr>
          <w:rFonts w:hint="cs"/>
          <w:rtl/>
        </w:rPr>
        <w:t>ד</w:t>
      </w:r>
      <w:r w:rsidRPr="00E92DCA">
        <w:rPr>
          <w:rtl/>
        </w:rPr>
        <w:t xml:space="preserve">אתי בק"ו טרח וכתב לה קרא, </w:t>
      </w:r>
      <w:r>
        <w:rPr>
          <w:rFonts w:hint="cs"/>
          <w:rtl/>
        </w:rPr>
        <w:t xml:space="preserve">אבל </w:t>
      </w:r>
      <w:r w:rsidRPr="00E92DCA">
        <w:rPr>
          <w:rtl/>
        </w:rPr>
        <w:t xml:space="preserve">הכא כיון </w:t>
      </w:r>
      <w:r>
        <w:rPr>
          <w:rFonts w:hint="cs"/>
          <w:rtl/>
        </w:rPr>
        <w:t xml:space="preserve">דנפסל </w:t>
      </w:r>
      <w:r w:rsidRPr="00E92DCA">
        <w:rPr>
          <w:rtl/>
        </w:rPr>
        <w:t xml:space="preserve">בהיכל, לפני ולפנים מאי בעי? </w:t>
      </w:r>
    </w:p>
    <w:p w:rsidR="00DA63EC" w:rsidRDefault="00DA63EC" w:rsidP="00DA63EC">
      <w:pPr>
        <w:pStyle w:val="afffff"/>
        <w:rPr>
          <w:rtl/>
        </w:rPr>
      </w:pPr>
      <w:r w:rsidRPr="00B86088">
        <w:rPr>
          <w:rFonts w:hint="cs"/>
          <w:b/>
          <w:bCs/>
          <w:rtl/>
        </w:rPr>
        <w:t>א.</w:t>
      </w:r>
      <w:r>
        <w:rPr>
          <w:rFonts w:hint="cs"/>
          <w:rtl/>
        </w:rPr>
        <w:t xml:space="preserve"> </w:t>
      </w:r>
      <w:r w:rsidRPr="00E92DCA">
        <w:rPr>
          <w:rtl/>
        </w:rPr>
        <w:t>אלא אמר אביי: לא נצרכא אלא לדרך משופש.</w:t>
      </w:r>
    </w:p>
    <w:p w:rsidR="00DA63EC" w:rsidRPr="00B86088" w:rsidRDefault="00DA63EC" w:rsidP="00DA63EC">
      <w:pPr>
        <w:pStyle w:val="afffff"/>
        <w:rPr>
          <w:b/>
          <w:bCs/>
          <w:rtl/>
        </w:rPr>
      </w:pPr>
      <w:r w:rsidRPr="00E92DCA">
        <w:rPr>
          <w:rtl/>
        </w:rPr>
        <w:t>א"ל רבא: והא הבאה כתיב ביה</w:t>
      </w:r>
      <w:r>
        <w:rPr>
          <w:rtl/>
        </w:rPr>
        <w:t>!</w:t>
      </w:r>
    </w:p>
    <w:p w:rsidR="00DA63EC" w:rsidRDefault="00DA63EC" w:rsidP="00DA63EC">
      <w:pPr>
        <w:pStyle w:val="afffff"/>
        <w:rPr>
          <w:rtl/>
        </w:rPr>
      </w:pPr>
      <w:r w:rsidRPr="00B86088">
        <w:rPr>
          <w:rFonts w:hint="cs"/>
          <w:b/>
          <w:bCs/>
          <w:rtl/>
        </w:rPr>
        <w:t>ב.</w:t>
      </w:r>
      <w:r>
        <w:rPr>
          <w:rFonts w:hint="cs"/>
          <w:rtl/>
        </w:rPr>
        <w:t xml:space="preserve"> </w:t>
      </w:r>
      <w:r w:rsidRPr="00E92DCA">
        <w:rPr>
          <w:rtl/>
        </w:rPr>
        <w:t>אלא אמר רבא: כל מידי דחשיב עליה לפני ולפנים לא מיפסל בהיכל.</w:t>
      </w:r>
    </w:p>
    <w:p w:rsidR="00DA63EC" w:rsidRDefault="00DA63EC" w:rsidP="00DA63EC">
      <w:pPr>
        <w:pStyle w:val="afffff"/>
        <w:rPr>
          <w:rtl/>
        </w:rPr>
      </w:pPr>
    </w:p>
    <w:p w:rsidR="00DA63EC" w:rsidRDefault="00DA63EC" w:rsidP="00DA63EC">
      <w:pPr>
        <w:pStyle w:val="afffff"/>
        <w:rPr>
          <w:rtl/>
        </w:rPr>
      </w:pPr>
      <w:r>
        <w:rPr>
          <w:rtl/>
        </w:rPr>
        <w:t xml:space="preserve">• </w:t>
      </w:r>
      <w:r w:rsidRPr="00435194">
        <w:rPr>
          <w:b/>
          <w:bCs/>
          <w:rtl/>
        </w:rPr>
        <w:t>בעי רבא:</w:t>
      </w:r>
      <w:r w:rsidRPr="00E92DCA">
        <w:rPr>
          <w:rtl/>
        </w:rPr>
        <w:t xml:space="preserve"> פר העלם דבר של צבור ושעיר עבודת כוכבים שהכניס דמן לפני ולפנים, מהו? </w:t>
      </w:r>
    </w:p>
    <w:p w:rsidR="00DA63EC" w:rsidRDefault="00DA63EC" w:rsidP="00DA63EC">
      <w:pPr>
        <w:pStyle w:val="afffff"/>
        <w:rPr>
          <w:rtl/>
        </w:rPr>
      </w:pPr>
      <w:r>
        <w:rPr>
          <w:rtl/>
        </w:rPr>
        <w:tab/>
      </w:r>
      <w:r w:rsidRPr="00E92DCA">
        <w:rPr>
          <w:rtl/>
        </w:rPr>
        <w:t>מי אמרי' - אל הקודש פנימה - כל היכא דקרינן אל הקודש קרינן ליה פנימה, כל היכא דלא קרינן אל הקודש לא קרינן פנימה,</w:t>
      </w:r>
      <w:r>
        <w:rPr>
          <w:rFonts w:hint="cs"/>
          <w:rtl/>
        </w:rPr>
        <w:t xml:space="preserve"> </w:t>
      </w:r>
      <w:r>
        <w:rPr>
          <w:rFonts w:hint="cs"/>
          <w:b/>
          <w:bCs/>
          <w:rtl/>
        </w:rPr>
        <w:t xml:space="preserve"> </w:t>
      </w:r>
      <w:r w:rsidRPr="002D7C31">
        <w:rPr>
          <w:rFonts w:hint="cs"/>
          <w:b/>
          <w:bCs/>
          <w:rtl/>
        </w:rPr>
        <w:t>או</w:t>
      </w:r>
      <w:r>
        <w:rPr>
          <w:b/>
          <w:bCs/>
          <w:rtl/>
        </w:rPr>
        <w:t>"</w:t>
      </w:r>
      <w:r w:rsidRPr="002D7C31">
        <w:rPr>
          <w:rFonts w:hint="cs"/>
          <w:b/>
          <w:bCs/>
          <w:rtl/>
        </w:rPr>
        <w:t>ד</w:t>
      </w:r>
      <w:r w:rsidRPr="00E92DCA">
        <w:rPr>
          <w:rtl/>
        </w:rPr>
        <w:t xml:space="preserve"> שלא במקומן הוא? </w:t>
      </w:r>
    </w:p>
    <w:p w:rsidR="00DA63EC" w:rsidRDefault="00DA63EC" w:rsidP="00DA63EC">
      <w:pPr>
        <w:rPr>
          <w:rFonts w:ascii="FrankRuehl" w:hAnsi="FrankRuehl"/>
          <w:sz w:val="20"/>
          <w:rtl/>
        </w:rPr>
      </w:pPr>
      <w:r>
        <w:rPr>
          <w:rFonts w:ascii="FrankRuehl" w:hAnsi="FrankRuehl"/>
          <w:sz w:val="20"/>
          <w:rtl/>
        </w:rPr>
        <w:t xml:space="preserve">• </w:t>
      </w:r>
      <w:r>
        <w:rPr>
          <w:rFonts w:ascii="FrankRuehl" w:hAnsi="FrankRuehl" w:hint="cs"/>
          <w:b/>
          <w:bCs/>
          <w:sz w:val="20"/>
          <w:rtl/>
        </w:rPr>
        <w:t>ואת</w:t>
      </w:r>
      <w:r>
        <w:rPr>
          <w:rFonts w:ascii="FrankRuehl" w:hAnsi="FrankRuehl"/>
          <w:b/>
          <w:bCs/>
          <w:sz w:val="20"/>
          <w:rtl/>
        </w:rPr>
        <w:t>"</w:t>
      </w:r>
      <w:r>
        <w:rPr>
          <w:rFonts w:ascii="FrankRuehl" w:hAnsi="FrankRuehl" w:hint="cs"/>
          <w:b/>
          <w:bCs/>
          <w:sz w:val="20"/>
          <w:rtl/>
        </w:rPr>
        <w:t>ל:</w:t>
      </w:r>
      <w:r w:rsidRPr="00E92DCA">
        <w:rPr>
          <w:rFonts w:ascii="FrankRuehl" w:hAnsi="FrankRuehl"/>
          <w:sz w:val="20"/>
          <w:rtl/>
        </w:rPr>
        <w:t xml:space="preserve"> שלא במקומן הוא, פר ושעיר של יום הכיפורים שהזה מדמן על הבדים והוציאן להיכל והכניסן, מהו? </w:t>
      </w:r>
      <w:r>
        <w:rPr>
          <w:rFonts w:ascii="FrankRuehl" w:hAnsi="FrankRuehl"/>
          <w:sz w:val="20"/>
          <w:rtl/>
        </w:rPr>
        <w:tab/>
        <w:t xml:space="preserve">מי </w:t>
      </w:r>
      <w:ins w:id="91665" w:author="מנוע מכני" w:date="2026-10-11T12:04:39Z">
        <w:r>
          <w:rPr>
            <w:rFonts w:ascii="FrankRuehl" w:hAnsi="FrankRuehl"/>
            <w:sz w:val="20"/>
            <w:rtl/>
          </w:rPr>
          <w:t xml:space="preserve">אומרים</w:t>
        </w:r>
      </w:ins>
      <w:del w:id="91666" w:author="מנוע מכני" w:date="2026-10-11T12:04:39Z">
        <w:r>
          <w:rPr>
            <w:rFonts w:ascii="FrankRuehl" w:hAnsi="FrankRuehl"/>
            <w:sz w:val="20"/>
            <w:rtl/>
          </w:rPr>
          <w:tab/>
          <w:delText xml:space="preserve">אמרינן</w:delText>
        </w:r>
      </w:del>
      <w:del w:id="102856" w:author="Claude" w:date="2026-10-11T09:07:44Z">
        <w:r>
          <w:rPr>
            <w:rFonts w:ascii="FrankRuehl" w:hAnsi="FrankRuehl"/>
            <w:sz w:val="20"/>
            <w:rtl/>
          </w:rPr>
          <w:delText xml:space="preserve">	</w:delText>
        </w:r>
      </w:del>
      <w:r>
        <w:rPr>
          <w:rFonts w:ascii="FrankRuehl" w:hAnsi="FrankRuehl"/>
          <w:sz w:val="20"/>
          <w:rtl/>
        </w:rPr>
        <w:t xml:space="preserve">: מקומן הוא, </w:t>
      </w:r>
      <w:r w:rsidRPr="00A67041">
        <w:rPr>
          <w:rFonts w:ascii="FrankRuehl" w:hAnsi="FrankRuehl"/>
          <w:b/>
          <w:bCs/>
          <w:sz w:val="20"/>
          <w:rtl/>
        </w:rPr>
        <w:t>או</w:t>
      </w:r>
      <w:r>
        <w:rPr>
          <w:rFonts w:ascii="FrankRuehl" w:hAnsi="FrankRuehl"/>
          <w:b/>
          <w:bCs/>
          <w:sz w:val="20"/>
          <w:rtl/>
        </w:rPr>
        <w:t>"</w:t>
      </w:r>
      <w:r w:rsidRPr="00A67041">
        <w:rPr>
          <w:rFonts w:ascii="FrankRuehl" w:hAnsi="FrankRuehl" w:hint="cs"/>
          <w:b/>
          <w:bCs/>
          <w:sz w:val="20"/>
          <w:rtl/>
        </w:rPr>
        <w:t>ד</w:t>
      </w:r>
      <w:r w:rsidRPr="00E92DCA">
        <w:rPr>
          <w:rFonts w:ascii="FrankRuehl" w:hAnsi="FrankRuehl"/>
          <w:sz w:val="20"/>
          <w:rtl/>
        </w:rPr>
        <w:t xml:space="preserve"> הואיל </w:t>
      </w:r>
      <w:ins w:id="97217" w:author="מנוע מכני" w:date="2026-10-11T12:04:39Z">
        <w:r>
          <w:rPr>
            <w:rFonts w:ascii="FrankRuehl" w:hAnsi="FrankRuehl"/>
            <w:sz w:val="20"/>
            <w:rtl/>
          </w:rPr>
          <w:t xml:space="preserve">ויצא</w:t>
        </w:r>
      </w:ins>
      <w:del w:id="97218" w:author="מנוע מכני" w:date="2026-10-11T12:04:39Z">
        <w:r w:rsidRPr="00E92DCA">
          <w:rPr>
            <w:rFonts w:ascii="FrankRuehl" w:hAnsi="FrankRuehl"/>
            <w:sz w:val="20"/>
            <w:rtl/>
          </w:rPr>
          <w:delText xml:space="preserve">ונפק</w:delText>
        </w:r>
      </w:del>
      <w:r w:rsidRPr="00E92DCA">
        <w:rPr>
          <w:rFonts w:ascii="FrankRuehl" w:hAnsi="FrankRuehl"/>
          <w:sz w:val="20"/>
          <w:rtl/>
        </w:rPr>
        <w:t xml:space="preserve"> </w:t>
      </w:r>
      <w:ins w:id="97219" w:author="מנוע מכני" w:date="2026-10-11T12:04:39Z">
        <w:r>
          <w:rPr>
            <w:rFonts w:ascii="FrankRuehl" w:hAnsi="FrankRuehl"/>
            <w:sz w:val="20"/>
            <w:rtl/>
          </w:rPr>
          <w:t xml:space="preserve">יצא</w:t>
        </w:r>
      </w:ins>
      <w:del w:id="97220" w:author="מנוע מכני" w:date="2026-10-11T12:04:39Z">
        <w:r w:rsidRPr="00E92DCA">
          <w:rPr>
            <w:rFonts w:ascii="FrankRuehl" w:hAnsi="FrankRuehl"/>
            <w:sz w:val="20"/>
            <w:rtl/>
          </w:rPr>
          <w:delText xml:space="preserve">נפק</w:delText>
        </w:r>
      </w:del>
      <w:r w:rsidRPr="00E92DCA">
        <w:rPr>
          <w:rFonts w:ascii="FrankRuehl" w:hAnsi="FrankRuehl"/>
          <w:sz w:val="20"/>
          <w:rtl/>
        </w:rPr>
        <w:t xml:space="preserve">? </w:t>
      </w:r>
    </w:p>
    <w:p w:rsidR="00DA63EC" w:rsidRDefault="00DA63EC" w:rsidP="00DA63EC">
      <w:pPr>
        <w:pStyle w:val="afff3"/>
        <w:framePr w:wrap="around"/>
        <w:rPr>
          <w:rtl/>
        </w:rPr>
      </w:pPr>
      <w:r>
        <w:rPr>
          <w:rFonts w:hint="cs"/>
          <w:rtl/>
        </w:rPr>
        <w:lastRenderedPageBreak/>
        <w:t>פג.</w:t>
      </w:r>
    </w:p>
    <w:p w:rsidR="00DA63EC" w:rsidRDefault="00DA63EC" w:rsidP="00DA63EC">
      <w:pPr>
        <w:rPr>
          <w:rFonts w:ascii="FrankRuehl" w:hAnsi="FrankRuehl"/>
          <w:sz w:val="20"/>
          <w:rtl/>
        </w:rPr>
      </w:pPr>
      <w:r>
        <w:rPr>
          <w:rFonts w:ascii="FrankRuehl" w:hAnsi="FrankRuehl"/>
          <w:sz w:val="20"/>
          <w:rtl/>
        </w:rPr>
        <w:t xml:space="preserve">• </w:t>
      </w:r>
      <w:r w:rsidRPr="00A67041">
        <w:rPr>
          <w:rFonts w:ascii="FrankRuehl" w:hAnsi="FrankRuehl"/>
          <w:b/>
          <w:bCs/>
          <w:sz w:val="20"/>
          <w:rtl/>
        </w:rPr>
        <w:t>וא</w:t>
      </w:r>
      <w:r w:rsidRPr="00A67041">
        <w:rPr>
          <w:rFonts w:ascii="FrankRuehl" w:hAnsi="FrankRuehl" w:hint="cs"/>
          <w:b/>
          <w:bCs/>
          <w:sz w:val="20"/>
          <w:rtl/>
        </w:rPr>
        <w:t>ת</w:t>
      </w:r>
      <w:r>
        <w:rPr>
          <w:rFonts w:ascii="FrankRuehl" w:hAnsi="FrankRuehl"/>
          <w:b/>
          <w:bCs/>
          <w:sz w:val="20"/>
          <w:rtl/>
        </w:rPr>
        <w:t>"</w:t>
      </w:r>
      <w:r w:rsidRPr="00A67041">
        <w:rPr>
          <w:rFonts w:ascii="FrankRuehl" w:hAnsi="FrankRuehl" w:hint="cs"/>
          <w:b/>
          <w:bCs/>
          <w:sz w:val="20"/>
          <w:rtl/>
        </w:rPr>
        <w:t>ל</w:t>
      </w:r>
      <w:r w:rsidRPr="00E92DCA">
        <w:rPr>
          <w:rFonts w:ascii="FrankRuehl" w:hAnsi="FrankRuehl"/>
          <w:sz w:val="20"/>
          <w:rtl/>
        </w:rPr>
        <w:t xml:space="preserve">: הואיל </w:t>
      </w:r>
      <w:ins w:id="97221" w:author="מנוע מכני" w:date="2026-10-11T12:04:39Z">
        <w:r>
          <w:rPr>
            <w:rFonts w:ascii="FrankRuehl" w:hAnsi="FrankRuehl"/>
            <w:sz w:val="20"/>
            <w:rtl/>
          </w:rPr>
          <w:t xml:space="preserve">ויצא</w:t>
        </w:r>
      </w:ins>
      <w:del w:id="97222" w:author="מנוע מכני" w:date="2026-10-11T12:04:39Z">
        <w:r w:rsidRPr="00E92DCA">
          <w:rPr>
            <w:rFonts w:ascii="FrankRuehl" w:hAnsi="FrankRuehl"/>
            <w:sz w:val="20"/>
            <w:rtl/>
          </w:rPr>
          <w:delText xml:space="preserve">ונפק</w:delText>
        </w:r>
      </w:del>
      <w:r w:rsidRPr="00E92DCA">
        <w:rPr>
          <w:rFonts w:ascii="FrankRuehl" w:hAnsi="FrankRuehl"/>
          <w:sz w:val="20"/>
          <w:rtl/>
        </w:rPr>
        <w:t xml:space="preserve"> </w:t>
      </w:r>
      <w:ins w:id="97223" w:author="מנוע מכני" w:date="2026-10-11T12:04:39Z">
        <w:r>
          <w:rPr>
            <w:rFonts w:ascii="FrankRuehl" w:hAnsi="FrankRuehl"/>
            <w:sz w:val="20"/>
            <w:rtl/>
          </w:rPr>
          <w:t xml:space="preserve">יצא</w:t>
        </w:r>
      </w:ins>
      <w:del w:id="97224" w:author="מנוע מכני" w:date="2026-10-11T12:04:39Z">
        <w:r w:rsidRPr="00E92DCA">
          <w:rPr>
            <w:rFonts w:ascii="FrankRuehl" w:hAnsi="FrankRuehl"/>
            <w:sz w:val="20"/>
            <w:rtl/>
          </w:rPr>
          <w:delText xml:space="preserve">נפק</w:delText>
        </w:r>
      </w:del>
      <w:r w:rsidRPr="00E92DCA">
        <w:rPr>
          <w:rFonts w:ascii="FrankRuehl" w:hAnsi="FrankRuehl"/>
          <w:sz w:val="20"/>
          <w:rtl/>
        </w:rPr>
        <w:t xml:space="preserve">,</w:t>
      </w:r>
      <w:ins w:id="94887" w:author="מנוע מכני" w:date="2026-10-11T12:04:39Z">
        <w:r>
          <w:rPr>
            <w:rFonts w:ascii="FrankRuehl" w:hAnsi="FrankRuehl"/>
            <w:sz w:val="20"/>
            <w:rtl/>
          </w:rPr>
          <w:t xml:space="preserve"> </w:t>
        </w:r>
      </w:ins>
      <w:del w:id="94888" w:author="מנוע מכני" w:date="2026-10-11T12:04:39Z">
        <w:r w:rsidRPr="00E92DCA">
          <w:rPr>
            <w:rFonts w:ascii="FrankRuehl" w:hAnsi="FrankRuehl"/>
            <w:sz w:val="20"/>
            <w:rtl/>
          </w:rPr>
          <w:delText xml:space="preserve"> </w:delText>
        </w:r>
        <w:r>
          <w:rPr>
            <w:rFonts w:ascii="FrankRuehl" w:hAnsi="FrankRuehl" w:hint="cs"/>
            <w:sz w:val="20"/>
            <w:rtl/>
          </w:rPr>
          <w:delText xml:space="preserve"> </w:delText>
        </w:r>
      </w:del>
      <w:r w:rsidRPr="00E92DCA">
        <w:rPr>
          <w:rFonts w:ascii="FrankRuehl" w:hAnsi="FrankRuehl"/>
          <w:sz w:val="20"/>
          <w:rtl/>
        </w:rPr>
        <w:t xml:space="preserve">הזה מדמן על הפרכת והוציאו למזבח והכניסן, מהו? </w:t>
      </w:r>
      <w:ins w:id="91667" w:author="מנוע מכני" w:date="2026-10-11T12:04:39Z">
        <w:r>
          <w:rPr>
            <w:rFonts w:ascii="FrankRuehl" w:hAnsi="FrankRuehl"/>
            <w:sz w:val="20"/>
            <w:rtl/>
          </w:rPr>
          <w:t xml:space="preserve">כאן</w:t>
        </w:r>
      </w:ins>
      <w:del w:id="91668" w:author="מנוע מכני" w:date="2026-10-11T12:04:39Z">
        <w:r w:rsidRPr="00E92DCA">
          <w:rPr>
            <w:rFonts w:ascii="FrankRuehl" w:hAnsi="FrankRuehl"/>
            <w:sz w:val="20"/>
            <w:rtl/>
          </w:rPr>
          <w:delText xml:space="preserve">הכא</w:delText>
        </w:r>
      </w:del>
      <w:r w:rsidRPr="00E92DCA">
        <w:rPr>
          <w:rFonts w:ascii="FrankRuehl" w:hAnsi="FrankRuehl"/>
          <w:sz w:val="20"/>
          <w:rtl/>
        </w:rPr>
        <w:t xml:space="preserve"> ודאי חד מקום הוא, </w:t>
      </w:r>
      <w:r w:rsidRPr="00EC3A9D">
        <w:rPr>
          <w:rFonts w:ascii="FrankRuehl" w:hAnsi="FrankRuehl"/>
          <w:b/>
          <w:bCs/>
          <w:sz w:val="20"/>
          <w:rtl/>
        </w:rPr>
        <w:t>או"</w:t>
      </w:r>
      <w:r w:rsidRPr="00EC3A9D">
        <w:rPr>
          <w:rFonts w:ascii="FrankRuehl" w:hAnsi="FrankRuehl" w:hint="cs"/>
          <w:b/>
          <w:bCs/>
          <w:sz w:val="20"/>
          <w:rtl/>
        </w:rPr>
        <w:t>ד</w:t>
      </w:r>
      <w:r w:rsidRPr="00E92DCA">
        <w:rPr>
          <w:rFonts w:ascii="FrankRuehl" w:hAnsi="FrankRuehl"/>
          <w:sz w:val="20"/>
          <w:rtl/>
        </w:rPr>
        <w:t xml:space="preserve">יציאה קרינא </w:t>
      </w:r>
      <w:ins w:id="93405" w:author="מנוע מכני" w:date="2026-10-11T12:04:39Z">
        <w:r>
          <w:rPr>
            <w:rFonts w:ascii="FrankRuehl" w:hAnsi="FrankRuehl"/>
            <w:sz w:val="20"/>
            <w:rtl/>
          </w:rPr>
          <w:t xml:space="preserve">בו</w:t>
        </w:r>
      </w:ins>
      <w:del w:id="93406" w:author="מנוע מכני" w:date="2026-10-11T12:04:39Z">
        <w:r w:rsidRPr="00E92DCA">
          <w:rPr>
            <w:rFonts w:ascii="FrankRuehl" w:hAnsi="FrankRuehl"/>
            <w:sz w:val="20"/>
            <w:rtl/>
          </w:rPr>
          <w:delText xml:space="preserve">ביה</w:delText>
        </w:r>
      </w:del>
      <w:r w:rsidRPr="00E92DCA">
        <w:rPr>
          <w:rFonts w:ascii="FrankRuehl" w:hAnsi="FrankRuehl"/>
          <w:sz w:val="20"/>
          <w:rtl/>
        </w:rPr>
        <w:t xml:space="preserve">? </w:t>
      </w:r>
      <w:r w:rsidRPr="00A67041">
        <w:rPr>
          <w:rFonts w:ascii="FrankRuehl" w:hAnsi="FrankRuehl"/>
          <w:b/>
          <w:bCs/>
          <w:sz w:val="20"/>
          <w:rtl/>
        </w:rPr>
        <w:t>תיקו</w:t>
      </w:r>
      <w:r w:rsidRPr="00E92DCA">
        <w:rPr>
          <w:rFonts w:ascii="FrankRuehl" w:hAnsi="FrankRuehl"/>
          <w:sz w:val="20"/>
          <w:rtl/>
        </w:rPr>
        <w:t>.</w:t>
      </w:r>
    </w:p>
    <w:p w:rsidR="00DA63EC" w:rsidRDefault="00DA63EC" w:rsidP="00DA63EC">
      <w:pPr>
        <w:pStyle w:val="affffd"/>
        <w:rPr>
          <w:del w:id="90088" w:author="מנוע עיצוב" w:date="2026-10-11T12:09:26Z"/>
          <w:rtl/>
        </w:rPr>
      </w:pPr>
      <w:del w:id="90087" w:author="מנוע עיצוב" w:date="2026-10-11T12:09:26Z">
        <w:r>
          <w:rPr>
            <w:rFonts w:ascii="FrankRuehl" w:hAnsi="FrankRuehl"/>
            <w:sz w:val="20"/>
            <w:rtl/>
          </w:rPr>
          <w:delText xml:space="preserve">׹</w:delText>
        </w:r>
      </w:del>
    </w:p>
    <w:p w:rsidR="00DA63EC" w:rsidRDefault="00DA63EC" w:rsidP="00DA63EC">
      <w:pPr>
        <w:pStyle w:val="affff1"/>
        <w:ind w:end="0"/>
        <w:rPr>
          <w:rtl/>
        </w:rPr>
        <w:pPrChange w:id="20110" w:author="קלוד" w:date="2026-10-11T09:07:24Z">
          <w:pPr>
            <w:pStyle w:val="affff1"/>
            <w:rPr>
              <w:rtl/>
            </w:rPr>
          </w:pPr>
        </w:pPrChange>
      </w:pPr>
      <w:ins w:id="9847" w:author="מספור קטעי משנה" w:date="2026-10-11T09:35:09Z">
        <w:r>
          <w:rPr>
            <w:rStyle w:val="MisparKeta"/>
          </w:rPr>
          <w:t xml:space="preserve">א. </w:t>
        </w:r>
      </w:ins>
      <w:r w:rsidRPr="00E92DCA">
        <w:rPr>
          <w:rtl/>
        </w:rPr>
        <w:t>נכנס לכפר.</w:t>
      </w:r>
    </w:p>
    <w:p>
      <w:pPr>
        <w:pStyle w:val="38"/>
        <w:rPr>
          <w:ins w:id="100023" w:author="מנוע מכני" w:date="2026-10-11T12:04:39Z"/>
        </w:rPr>
      </w:pPr>
      <w:r w:rsidRPr="00E92DCA">
        <w:t xml:space="preserve">תניא</w:t>
      </w:r>
      <w:r w:rsidRPr="00E92DCA">
        <w:t xml:space="preserve">, ר</w:t>
      </w:r>
      <w:r>
        <w:t>"</w:t>
      </w:r>
      <w:r>
        <w:t>א</w:t>
      </w:r>
      <w:r w:rsidRPr="00E92DCA">
        <w:t xml:space="preserve">:</w:t>
      </w:r>
    </w:p>
    <w:p w:rsidR="00DA63EC" w:rsidRDefault="00DA63EC" w:rsidP="00DA63EC">
      <w:pPr>
        <w:rPr>
          <w:rFonts w:ascii="FrankRuehl" w:hAnsi="FrankRuehl"/>
          <w:sz w:val="20"/>
          <w:rtl/>
        </w:rPr>
      </w:pPr>
      <w:del w:id="100024" w:author="מנוע מכני" w:date="2026-10-11T12:04:39Z">
        <w:r w:rsidRPr="00E92DCA">
          <w:rPr>
            <w:rFonts w:ascii="FrankRuehl" w:hAnsi="FrankRuehl"/>
            <w:sz w:val="20"/>
            <w:rtl/>
          </w:rPr>
          <w:delText xml:space="preserve"> </w:delText>
        </w:r>
      </w:del>
      <w:r>
        <w:rPr>
          <w:rFonts w:ascii="FrankRuehl" w:hAnsi="FrankRuehl" w:hint="cs"/>
          <w:sz w:val="20"/>
          <w:rtl/>
        </w:rPr>
        <w:t xml:space="preserve">מה להלן </w:t>
      </w:r>
      <w:r>
        <w:rPr>
          <w:rFonts w:ascii="FrankRuehl" w:hAnsi="FrankRuehl"/>
          <w:sz w:val="20"/>
          <w:rtl/>
        </w:rPr>
        <w:t>"</w:t>
      </w:r>
      <w:r w:rsidRPr="00E92DCA">
        <w:rPr>
          <w:rFonts w:ascii="FrankRuehl" w:hAnsi="FrankRuehl"/>
          <w:sz w:val="20"/>
          <w:rtl/>
        </w:rPr>
        <w:t>לכפר בקודש</w:t>
      </w:r>
      <w:r>
        <w:rPr>
          <w:rFonts w:ascii="FrankRuehl" w:hAnsi="FrankRuehl" w:hint="cs"/>
          <w:sz w:val="20"/>
          <w:rtl/>
        </w:rPr>
        <w:t>'</w:t>
      </w:r>
      <w:r w:rsidRPr="00E92DCA">
        <w:rPr>
          <w:rFonts w:ascii="FrankRuehl" w:hAnsi="FrankRuehl"/>
          <w:sz w:val="20"/>
          <w:rtl/>
        </w:rPr>
        <w:t xml:space="preserve"> בשלא כיפר, אף כאן</w:t>
      </w:r>
      <w:r w:rsidRPr="00464129">
        <w:rPr>
          <w:rStyle w:val="afffff0"/>
          <w:rtl/>
        </w:rPr>
        <w:t xml:space="preserve"> </w:t>
      </w:r>
      <w:r w:rsidRPr="00464129">
        <w:rPr>
          <w:rStyle w:val="afffff0"/>
          <w:rFonts w:hint="cs"/>
          <w:rtl/>
        </w:rPr>
        <w:t xml:space="preserve">'לכפר בקודש' </w:t>
      </w:r>
      <w:r w:rsidRPr="00E92DCA">
        <w:rPr>
          <w:rFonts w:ascii="FrankRuehl" w:hAnsi="FrankRuehl"/>
          <w:sz w:val="20"/>
          <w:rtl/>
        </w:rPr>
        <w:t xml:space="preserve">בשלא כיפר</w:t>
      </w:r>
      <w:ins w:id="94889" w:author="מנוע מכני" w:date="2026-10-11T12:04:39Z">
        <w:r>
          <w:rPr>
            <w:rFonts w:ascii="FrankRuehl" w:hAnsi="FrankRuehl"/>
            <w:sz w:val="20"/>
            <w:rtl/>
          </w:rPr>
          <w:t xml:space="preserve">,</w:t>
        </w:r>
      </w:ins>
      <w:del w:id="94890"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pPr>
        <w:pStyle w:val="38"/>
        <w:rPr>
          <w:ins w:id="100025" w:author="מנוע מכני" w:date="2026-10-11T12:04:39Z"/>
        </w:rPr>
      </w:pPr>
      <w:r w:rsidRPr="00E92DCA">
        <w:t>ר</w:t>
      </w:r>
      <w:r>
        <w:t>"</w:t>
      </w:r>
      <w:r>
        <w:t>ש</w:t>
      </w:r>
      <w:r w:rsidRPr="00E92DCA">
        <w:t xml:space="preserve">:</w:t>
      </w:r>
    </w:p>
    <w:p w:rsidR="00DA63EC" w:rsidRDefault="00DA63EC" w:rsidP="00DA63EC">
      <w:pPr>
        <w:rPr>
          <w:rFonts w:ascii="FrankRuehl" w:hAnsi="FrankRuehl"/>
          <w:sz w:val="20"/>
          <w:rtl/>
        </w:rPr>
      </w:pPr>
      <w:del w:id="100026" w:author="מנוע מכני" w:date="2026-10-11T12:04:39Z">
        <w:r w:rsidRPr="00E92DCA">
          <w:rPr>
            <w:rFonts w:ascii="FrankRuehl" w:hAnsi="FrankRuehl"/>
            <w:sz w:val="20"/>
            <w:rtl/>
          </w:rPr>
          <w:delText xml:space="preserve"> </w:delText>
        </w:r>
      </w:del>
      <w:r>
        <w:rPr>
          <w:rFonts w:ascii="FrankRuehl" w:hAnsi="FrankRuehl" w:hint="cs"/>
          <w:sz w:val="20"/>
          <w:rtl/>
        </w:rPr>
        <w:t>מה להלן</w:t>
      </w:r>
      <w:r w:rsidRPr="00464129">
        <w:rPr>
          <w:rStyle w:val="afffff0"/>
          <w:rFonts w:hint="cs"/>
          <w:rtl/>
        </w:rPr>
        <w:t xml:space="preserve"> '</w:t>
      </w:r>
      <w:ins w:id="90969" w:author="Claude - סמנטי" w:date="2026-10-11T12:26:16Z">
        <w:r>
          <w:rPr>
            <w:rStyle w:val="afffff0"/>
            <w:rtl/>
          </w:rPr>
          <w:t xml:space="preserve">לְכַפֵּר</w:t>
        </w:r>
      </w:ins>
      <w:del w:id="90970" w:author="Claude - סמנטי" w:date="2026-10-11T12:26:16Z">
        <w:r w:rsidRPr="00464129">
          <w:rPr>
            <w:rStyle w:val="afffff0"/>
            <w:rtl/>
          </w:rPr>
          <w:delText xml:space="preserve">לכפר</w:delText>
        </w:r>
      </w:del>
      <w:r w:rsidRPr="00464129">
        <w:rPr>
          <w:rStyle w:val="afffff0"/>
          <w:rFonts w:hint="cs"/>
          <w:rtl/>
        </w:rPr>
        <w:t>'</w:t>
      </w:r>
      <w:r w:rsidRPr="00464129">
        <w:rPr>
          <w:rStyle w:val="afffff0"/>
          <w:rtl/>
        </w:rPr>
        <w:t xml:space="preserve"> </w:t>
      </w:r>
      <w:r w:rsidRPr="00E92DCA">
        <w:rPr>
          <w:rFonts w:ascii="FrankRuehl" w:hAnsi="FrankRuehl"/>
          <w:sz w:val="20"/>
          <w:rtl/>
        </w:rPr>
        <w:t>בשכיפר, אף כאן</w:t>
      </w:r>
      <w:r w:rsidRPr="00464129">
        <w:rPr>
          <w:rStyle w:val="afffff0"/>
          <w:rtl/>
        </w:rPr>
        <w:t xml:space="preserve"> </w:t>
      </w:r>
      <w:r w:rsidRPr="00464129">
        <w:rPr>
          <w:rStyle w:val="afffff0"/>
          <w:rFonts w:hint="cs"/>
          <w:rtl/>
        </w:rPr>
        <w:t xml:space="preserve">'</w:t>
      </w:r>
      <w:ins w:id="90967" w:author="Claude - סמנטי" w:date="2026-10-11T12:26:16Z">
        <w:r>
          <w:rPr>
            <w:rStyle w:val="afffff0"/>
            <w:rFonts w:hint="cs"/>
            <w:rtl/>
          </w:rPr>
          <w:t xml:space="preserve">לְכַפֵּר</w:t>
        </w:r>
      </w:ins>
      <w:del w:id="90968" w:author="Claude - סמנטי" w:date="2026-10-11T12:26:16Z">
        <w:r w:rsidRPr="00464129">
          <w:rPr>
            <w:rStyle w:val="afffff0"/>
            <w:rFonts w:hint="cs"/>
            <w:rtl/>
          </w:rPr>
          <w:delText xml:space="preserve">לכפר</w:delText>
        </w:r>
      </w:del>
      <w:r w:rsidRPr="00464129">
        <w:rPr>
          <w:rStyle w:val="afffff0"/>
          <w:rFonts w:hint="cs"/>
          <w:rtl/>
        </w:rPr>
        <w:t xml:space="preserve">' </w:t>
      </w:r>
      <w:r w:rsidRPr="00E92DCA">
        <w:rPr>
          <w:rFonts w:ascii="FrankRuehl" w:hAnsi="FrankRuehl"/>
          <w:sz w:val="20"/>
          <w:rtl/>
        </w:rPr>
        <w:t>בשכיפר.</w:t>
      </w:r>
    </w:p>
    <w:p w:rsidR="00DA63EC" w:rsidRDefault="00DA63EC" w:rsidP="00DA63EC">
      <w:pPr>
        <w:rPr>
          <w:rFonts w:ascii="FrankRuehl" w:hAnsi="FrankRuehl"/>
          <w:sz w:val="20"/>
          <w:rtl/>
        </w:rPr>
      </w:pPr>
      <w:ins w:id="91669" w:author="מנוע מכני" w:date="2026-10-11T12:04:39Z">
        <w:r>
          <w:rPr>
            <w:rFonts w:ascii="FrankRuehl" w:hAnsi="FrankRuehl" w:hint="cs"/>
            <w:b/>
            <w:bCs/>
            <w:sz w:val="20"/>
            <w:rtl/>
          </w:rPr>
          <w:t xml:space="preserve">וחלקו</w:t>
        </w:r>
      </w:ins>
      <w:del w:id="91670" w:author="מנוע מכני" w:date="2026-10-11T12:04:39Z">
        <w:r w:rsidRPr="005374F8">
          <w:rPr>
            <w:rFonts w:ascii="FrankRuehl" w:hAnsi="FrankRuehl" w:hint="cs"/>
            <w:b/>
            <w:bCs/>
            <w:sz w:val="20"/>
            <w:rtl/>
          </w:rPr>
          <w:delText xml:space="preserve">ופליגי</w:delText>
        </w:r>
      </w:del>
      <w:r>
        <w:rPr>
          <w:rFonts w:ascii="FrankRuehl" w:hAnsi="FrankRuehl" w:hint="cs"/>
          <w:sz w:val="20"/>
          <w:rtl/>
        </w:rPr>
        <w:t>-</w:t>
      </w:r>
      <w:r w:rsidRPr="00E92DCA">
        <w:rPr>
          <w:rFonts w:ascii="FrankRuehl" w:hAnsi="FrankRuehl"/>
          <w:sz w:val="20"/>
          <w:rtl/>
        </w:rPr>
        <w:t xml:space="preserve"> מ"ס: דנין חוץ מחוץ, ואין דנין חוץ מבפנים</w:t>
      </w:r>
      <w:ins w:id="94891" w:author="מנוע מכני" w:date="2026-10-11T12:04:39Z">
        <w:r>
          <w:rPr>
            <w:rFonts w:ascii="FrankRuehl" w:hAnsi="FrankRuehl"/>
            <w:sz w:val="20"/>
            <w:rtl/>
          </w:rPr>
          <w:t xml:space="preserve">,</w:t>
        </w:r>
      </w:ins>
      <w:del w:id="94892" w:author="מנוע מכני" w:date="2026-10-11T12:04:39Z">
        <w:r w:rsidRPr="00E92DCA">
          <w:rPr>
            <w:rFonts w:ascii="FrankRuehl" w:hAnsi="FrankRuehl"/>
            <w:sz w:val="20"/>
            <w:rtl/>
          </w:rPr>
          <w:delText xml:space="preserve">;</w:delText>
        </w:r>
      </w:del>
      <w:r w:rsidRPr="00E92DCA">
        <w:rPr>
          <w:rFonts w:ascii="FrankRuehl" w:hAnsi="FrankRuehl"/>
          <w:sz w:val="20"/>
          <w:rtl/>
        </w:rPr>
        <w:t xml:space="preserve"> </w:t>
      </w:r>
    </w:p>
    <w:p w:rsidR="00DA63EC" w:rsidRDefault="00DA63EC" w:rsidP="00DA63EC">
      <w:pPr>
        <w:rPr>
          <w:rFonts w:ascii="FrankRuehl" w:hAnsi="FrankRuehl"/>
          <w:sz w:val="20"/>
          <w:rtl/>
        </w:rPr>
      </w:pPr>
      <w:r>
        <w:rPr>
          <w:rFonts w:ascii="FrankRuehl" w:hAnsi="FrankRuehl"/>
          <w:sz w:val="20"/>
          <w:rtl/>
        </w:rPr>
        <w:tab/>
      </w:r>
      <w:r w:rsidRPr="00E92DCA">
        <w:rPr>
          <w:rFonts w:ascii="FrankRuehl" w:hAnsi="FrankRuehl"/>
          <w:sz w:val="20"/>
          <w:rtl/>
        </w:rPr>
        <w:t>ומ"ס: דנין בהמה מבהמה, ואין דנין בהמה מאדם.</w:t>
      </w:r>
    </w:p>
    <w:p w:rsidR="00DA63EC" w:rsidRDefault="00DA63EC" w:rsidP="00DA63EC">
      <w:pPr>
        <w:rPr>
          <w:rFonts w:ascii="FrankRuehl" w:hAnsi="FrankRuehl"/>
          <w:sz w:val="20"/>
          <w:rtl/>
        </w:rPr>
      </w:pPr>
    </w:p>
    <w:p w:rsidR="00DA63EC" w:rsidRPr="006C0A56" w:rsidRDefault="00DA63EC" w:rsidP="00DA63EC">
      <w:pPr>
        <w:pStyle w:val="affff1"/>
        <w:ind w:end="0"/>
        <w:rPr>
          <w:rtl/>
        </w:rPr>
        <w:pPrChange w:id="20111" w:author="קלוד" w:date="2026-10-11T09:07:24Z">
          <w:pPr>
            <w:pStyle w:val="affff1"/>
            <w:rPr>
              <w:rtl/>
            </w:rPr>
          </w:pPr>
        </w:pPrChange>
      </w:pPr>
      <w:ins w:id="9848" w:author="מספור קטעי משנה" w:date="2026-10-11T09:35:09Z">
        <w:r>
          <w:rPr>
            <w:rStyle w:val="MisparKeta"/>
          </w:rPr>
          <w:t xml:space="preserve">א. </w:t>
        </w:r>
      </w:ins>
      <w:r>
        <w:rPr>
          <w:rtl/>
        </w:rPr>
        <w:t>רבי יהודה אומר</w:t>
      </w:r>
      <w:r>
        <w:rPr>
          <w:rFonts w:hint="cs"/>
          <w:rtl/>
        </w:rPr>
        <w:t xml:space="preserve"> אם הכניס בשוגג כשר</w:t>
      </w:r>
      <w:r w:rsidRPr="006C0A56">
        <w:rPr>
          <w:rtl/>
        </w:rPr>
        <w:t>'.</w:t>
      </w:r>
    </w:p>
    <w:p w:rsidR="00DA63EC" w:rsidRDefault="00DA63EC" w:rsidP="00DA63EC">
      <w:pPr>
        <w:rPr>
          <w:rFonts w:ascii="FrankRuehl" w:hAnsi="FrankRuehl"/>
          <w:sz w:val="20"/>
          <w:rtl/>
        </w:rPr>
      </w:pPr>
      <w:r w:rsidRPr="00E92DCA">
        <w:rPr>
          <w:rFonts w:ascii="FrankRuehl" w:hAnsi="FrankRuehl"/>
          <w:sz w:val="20"/>
          <w:rtl/>
        </w:rPr>
        <w:t xml:space="preserve">הא מזיד - פסול, בשכיפר או בשלא כיפר? </w:t>
      </w:r>
    </w:p>
    <w:p w:rsidR="00DA63EC" w:rsidRDefault="00DA63EC" w:rsidP="00DA63EC">
      <w:pPr>
        <w:rPr>
          <w:rFonts w:ascii="FrankRuehl" w:hAnsi="FrankRuehl"/>
          <w:sz w:val="20"/>
          <w:rtl/>
        </w:rPr>
      </w:pPr>
      <w:r>
        <w:rPr>
          <w:rStyle w:val="2fb"/>
          <w:rFonts w:ascii="FrankRuehl" w:hAnsi="FrankRuehl" w:hint="cs"/>
          <w:sz w:val="20"/>
          <w:rtl/>
        </w:rPr>
        <w:t>ארי</w:t>
      </w:r>
      <w:r>
        <w:rPr>
          <w:rStyle w:val="2fb"/>
          <w:rFonts w:ascii="FrankRuehl" w:hAnsi="FrankRuehl"/>
          <w:sz w:val="20"/>
          <w:rtl/>
        </w:rPr>
        <w:t>"</w:t>
      </w:r>
      <w:r>
        <w:rPr>
          <w:rStyle w:val="2fb"/>
          <w:rFonts w:ascii="FrankRuehl" w:hAnsi="FrankRuehl" w:hint="cs"/>
          <w:sz w:val="20"/>
          <w:rtl/>
        </w:rPr>
        <w:t xml:space="preserve">ר</w:t>
      </w:r>
      <w:r>
        <w:rPr>
          <w:rFonts w:ascii="FrankRuehl" w:hAnsi="FrankRuehl" w:hint="cs"/>
          <w:sz w:val="20"/>
          <w:rtl/>
        </w:rPr>
        <w:t xml:space="preserve">:</w:t>
      </w:r>
      <w:r w:rsidRPr="00464129">
        <w:rPr>
          <w:rStyle w:val="afffff0"/>
          <w:rFonts w:hint="cs"/>
          <w:rtl/>
        </w:rPr>
        <w:t xml:space="preserve"> '</w:t>
      </w:r>
      <w:ins w:id="90971" w:author="Claude - סמנטי" w:date="2026-10-11T12:26:16Z">
        <w:r>
          <w:rPr>
            <w:rStyle w:val="afffff0"/>
            <w:rtl/>
          </w:rPr>
          <w:t xml:space="preserve">וְאֵת פַּר הַחַטָּאת וְאֵת שְׂעִיר הַחַטָּאת אֲשֶׁר הוּבָא אֶת דָּמָם לְכַפֵּר בַּקּוֹדֶשׁ</w:t>
        </w:r>
      </w:ins>
      <w:del w:id="90972" w:author="Claude - סמנטי" w:date="2026-10-11T12:26:16Z">
        <w:r w:rsidRPr="00464129">
          <w:rPr>
            <w:rStyle w:val="afffff0"/>
            <w:rtl/>
          </w:rPr>
          <w:delText xml:space="preserve">ואת פר החטאת ואת שעיר החטאת אשר הובא את דמם לכפר בקודש</w:delText>
        </w:r>
      </w:del>
      <w:r w:rsidRPr="00464129">
        <w:rPr>
          <w:rStyle w:val="afffff0"/>
          <w:rFonts w:hint="cs"/>
          <w:rtl/>
        </w:rPr>
        <w:t>'</w:t>
      </w:r>
      <w:r w:rsidRPr="00464129">
        <w:rPr>
          <w:rStyle w:val="afffff0"/>
          <w:rtl/>
        </w:rPr>
        <w:t>,</w:t>
      </w:r>
      <w:r w:rsidRPr="00E92DCA">
        <w:rPr>
          <w:rFonts w:ascii="FrankRuehl" w:hAnsi="FrankRuehl"/>
          <w:sz w:val="20"/>
          <w:rtl/>
        </w:rPr>
        <w:t xml:space="preserve"> </w:t>
      </w:r>
    </w:p>
    <w:p w:rsidR="00DA63EC" w:rsidRDefault="00DA63EC" w:rsidP="00DA63EC">
      <w:pPr>
        <w:rPr>
          <w:rFonts w:ascii="FrankRuehl" w:hAnsi="FrankRuehl"/>
          <w:sz w:val="20"/>
          <w:rtl/>
        </w:rPr>
      </w:pPr>
      <w:del w:id="90145" w:author="מנוע מכני" w:date="2026-10-11T12:04:39Z">
        <w:r>
          <w:rPr>
            <w:rFonts w:ascii="FrankRuehl" w:hAnsi="FrankRuehl"/>
            <w:sz w:val="20"/>
            <w:rtl/>
          </w:rPr>
          <w:delText xml:space="preserve"> </w:delText>
        </w:r>
      </w:del>
      <w:r>
        <w:rPr>
          <w:rFonts w:ascii="FrankRuehl" w:hAnsi="FrankRuehl"/>
          <w:sz w:val="20"/>
          <w:rtl/>
        </w:rPr>
        <w:t xml:space="preserve">'</w:t>
      </w:r>
      <w:r w:rsidRPr="00E92DCA">
        <w:rPr>
          <w:rFonts w:ascii="FrankRuehl" w:hAnsi="FrankRuehl"/>
          <w:sz w:val="20"/>
          <w:rtl/>
        </w:rPr>
        <w:t>והשורף</w:t>
      </w:r>
      <w:r>
        <w:rPr>
          <w:rFonts w:ascii="FrankRuehl" w:hAnsi="FrankRuehl" w:hint="cs"/>
          <w:sz w:val="20"/>
          <w:rtl/>
        </w:rPr>
        <w:t>'-</w:t>
      </w:r>
      <w:ins w:id="96239" w:author="מנוע מכני" w:date="2026-10-11T12:04:39Z">
        <w:r>
          <w:rPr>
            <w:rFonts w:ascii="FrankRuehl" w:hAnsi="FrankRuehl"/>
            <w:sz w:val="20"/>
            <w:rtl/>
          </w:rPr>
          <w:t xml:space="preserve">לגופו</w:t>
        </w:r>
      </w:ins>
      <w:del w:id="96240" w:author="מנוע מכני" w:date="2026-10-11T12:04:39Z">
        <w:r w:rsidRPr="00E92DCA">
          <w:rPr>
            <w:rFonts w:ascii="FrankRuehl" w:hAnsi="FrankRuehl"/>
            <w:sz w:val="20"/>
            <w:rtl/>
          </w:rPr>
          <w:delText xml:space="preserve">לגופיה</w:delText>
        </w:r>
      </w:del>
      <w:r w:rsidRPr="00E92DCA">
        <w:rPr>
          <w:rFonts w:ascii="FrankRuehl" w:hAnsi="FrankRuehl"/>
          <w:sz w:val="20"/>
          <w:rtl/>
        </w:rPr>
        <w:t xml:space="preserve"> </w:t>
      </w:r>
      <w:ins w:id="97225" w:author="מנוע מכני" w:date="2026-10-11T12:04:39Z">
        <w:r>
          <w:rPr>
            <w:rFonts w:ascii="FrankRuehl" w:hAnsi="FrankRuehl"/>
            <w:sz w:val="20"/>
            <w:rtl/>
          </w:rPr>
          <w:t xml:space="preserve">הוצרך</w:t>
        </w:r>
      </w:ins>
      <w:del w:id="97226" w:author="מנוע מכני" w:date="2026-10-11T12:04:39Z">
        <w:r w:rsidRPr="00E92DCA">
          <w:rPr>
            <w:rFonts w:ascii="FrankRuehl" w:hAnsi="FrankRuehl"/>
            <w:sz w:val="20"/>
            <w:rtl/>
          </w:rPr>
          <w:delText xml:space="preserve">איצטריך</w:delText>
        </w:r>
      </w:del>
      <w:r>
        <w:rPr>
          <w:rFonts w:ascii="FrankRuehl" w:hAnsi="FrankRuehl"/>
          <w:sz w:val="20"/>
          <w:rtl/>
        </w:rPr>
        <w:t>!</w:t>
      </w:r>
    </w:p>
    <w:p>
      <w:pPr>
        <w:pStyle w:val="38"/>
        <w:rPr>
          <w:ins w:id="100027" w:author="מנוע מכני" w:date="2026-10-11T12:04:39Z"/>
        </w:rPr>
      </w:pPr>
      <w:del w:id="90146" w:author="מנוע מכני" w:date="2026-10-11T12:04:39Z">
        <w:r>
          <w:delText xml:space="preserve"> </w:delText>
        </w:r>
      </w:del>
      <w:r>
        <w:t xml:space="preserve">'</w:t>
      </w:r>
      <w:r w:rsidRPr="00E92DCA">
        <w:t>חטאת חטאת</w:t>
      </w:r>
      <w:r>
        <w:t>'</w:t>
      </w:r>
      <w:r w:rsidRPr="00E92DCA">
        <w:t xml:space="preserve"> </w:t>
      </w:r>
      <w:r>
        <w:t>לר</w:t>
      </w:r>
      <w:r>
        <w:t>"</w:t>
      </w:r>
      <w:r>
        <w:t xml:space="preserve">י:</w:t>
      </w:r>
    </w:p>
    <w:p w:rsidR="00DA63EC" w:rsidRDefault="00DA63EC" w:rsidP="00DA63EC">
      <w:pPr>
        <w:rPr>
          <w:rFonts w:ascii="FrankRuehl" w:hAnsi="FrankRuehl"/>
          <w:sz w:val="20"/>
          <w:rtl/>
        </w:rPr>
      </w:pPr>
      <w:del w:id="100028" w:author="מנוע מכני" w:date="2026-10-11T12:04:39Z">
        <w:r>
          <w:rPr>
            <w:rFonts w:ascii="FrankRuehl" w:hAnsi="FrankRuehl" w:hint="cs"/>
            <w:sz w:val="20"/>
            <w:rtl/>
          </w:rPr>
          <w:delText xml:space="preserve"> </w:delText>
        </w:r>
      </w:del>
      <w:r>
        <w:rPr>
          <w:rFonts w:ascii="FrankRuehl" w:hAnsi="FrankRuehl" w:hint="cs"/>
          <w:sz w:val="20"/>
          <w:rtl/>
        </w:rPr>
        <w:t xml:space="preserve">לשאר נשרפין </w:t>
      </w:r>
      <w:r w:rsidRPr="00E92DCA">
        <w:rPr>
          <w:rFonts w:ascii="FrankRuehl" w:hAnsi="FrankRuehl"/>
          <w:sz w:val="20"/>
          <w:rtl/>
        </w:rPr>
        <w:t xml:space="preserve">לפי שלא למדנו אלא לפר ושעיר של יום הכפורים שנשרפין אבית הדשן מטמאין בגדים, </w:t>
      </w:r>
    </w:p>
    <w:p>
      <w:pPr>
        <w:pStyle w:val="38"/>
        <w:rPr>
          <w:ins w:id="100029" w:author="מנוע מכני" w:date="2026-10-11T12:04:39Z"/>
        </w:rPr>
      </w:pPr>
      <w:r>
        <w:t>ולר</w:t>
      </w:r>
      <w:r>
        <w:t>"</w:t>
      </w:r>
      <w:r>
        <w:t>מ</w:t>
      </w:r>
      <w:r w:rsidRPr="00E92DCA">
        <w:t>:</w:t>
      </w:r>
    </w:p>
    <w:p w:rsidR="00DA63EC" w:rsidRDefault="00DA63EC" w:rsidP="00DA63EC">
      <w:pPr>
        <w:rPr>
          <w:rFonts w:ascii="FrankRuehl" w:hAnsi="FrankRuehl"/>
          <w:sz w:val="20"/>
          <w:rtl/>
        </w:rPr>
      </w:pPr>
      <w:del w:id="100030" w:author="מנוע מכני" w:date="2026-10-11T12:04:39Z">
        <w:r w:rsidRPr="00464129">
          <w:rPr>
            <w:rStyle w:val="afffff0"/>
            <w:rtl/>
          </w:rPr>
          <w:delText xml:space="preserve"> </w:delText>
        </w:r>
      </w:del>
      <w:r w:rsidRPr="00464129">
        <w:rPr>
          <w:rStyle w:val="afffff0"/>
          <w:rFonts w:hint="cs"/>
          <w:rtl/>
        </w:rPr>
        <w:t xml:space="preserve">'</w:t>
      </w:r>
      <w:ins w:id="90973" w:author="Claude - סמנטי" w:date="2026-10-11T12:26:16Z">
        <w:r>
          <w:rPr>
            <w:rStyle w:val="afffff0"/>
            <w:rFonts w:hint="cs"/>
            <w:rtl/>
          </w:rPr>
          <w:t xml:space="preserve">לְכַפֵּר</w:t>
        </w:r>
      </w:ins>
      <w:del w:id="90974" w:author="Claude - סמנטי" w:date="2026-10-11T12:26:16Z">
        <w:r w:rsidRPr="00464129">
          <w:rPr>
            <w:rStyle w:val="afffff0"/>
            <w:rFonts w:hint="cs"/>
            <w:rtl/>
          </w:rPr>
          <w:delText xml:space="preserve">לכפר</w:delText>
        </w:r>
      </w:del>
      <w:r w:rsidRPr="00464129">
        <w:rPr>
          <w:rStyle w:val="afffff0"/>
          <w:rFonts w:hint="cs"/>
          <w:rtl/>
        </w:rPr>
        <w:t xml:space="preserve">' </w:t>
      </w:r>
      <w:r w:rsidRPr="00E92DCA">
        <w:rPr>
          <w:rFonts w:ascii="FrankRuehl" w:hAnsi="FrankRuehl"/>
          <w:sz w:val="20"/>
          <w:rtl/>
        </w:rPr>
        <w:t>לימד על כל המתכפרים שהשורפן מטמא בגדים.</w:t>
      </w:r>
    </w:p>
    <w:p>
      <w:pPr>
        <w:pStyle w:val="38"/>
        <w:rPr>
          <w:ins w:id="100031" w:author="מנוע מכני" w:date="2026-10-11T12:04:39Z"/>
        </w:rPr>
      </w:pPr>
      <w:r w:rsidRPr="00E92DCA">
        <w:t>ו</w:t>
      </w:r>
      <w:r>
        <w:t>לר</w:t>
      </w:r>
      <w:r>
        <w:t>"</w:t>
      </w:r>
      <w:r>
        <w:t>י:</w:t>
      </w:r>
    </w:p>
    <w:p w:rsidR="00DA63EC" w:rsidRDefault="00DA63EC" w:rsidP="00DA63EC">
      <w:pPr>
        <w:rPr>
          <w:rFonts w:ascii="FrankRuehl" w:hAnsi="FrankRuehl"/>
          <w:sz w:val="20"/>
          <w:rtl/>
        </w:rPr>
      </w:pPr>
      <w:del w:id="100032" w:author="מנוע מכני" w:date="2026-10-11T12:04:39Z">
        <w:r w:rsidRPr="00E92DCA">
          <w:rPr>
            <w:rFonts w:ascii="FrankRuehl" w:hAnsi="FrankRuehl"/>
            <w:sz w:val="20"/>
            <w:rtl/>
          </w:rPr>
          <w:delText xml:space="preserve"> </w:delText>
        </w:r>
      </w:del>
      <w:r w:rsidRPr="00E92DCA">
        <w:rPr>
          <w:rFonts w:ascii="FrankRuehl" w:hAnsi="FrankRuehl"/>
          <w:sz w:val="20"/>
          <w:rtl/>
        </w:rPr>
        <w:t xml:space="preserve">לכפר </w:t>
      </w:r>
      <w:r w:rsidRPr="00E92DCA">
        <w:rPr>
          <w:rFonts w:ascii="FrankRuehl" w:hAnsi="FrankRuehl"/>
          <w:sz w:val="20"/>
          <w:rtl/>
        </w:rPr>
        <w:t xml:space="preserve">לא</w:t>
      </w:r>
      <w:r w:rsidRPr="00E92DCA">
        <w:rPr>
          <w:rFonts w:ascii="FrankRuehl" w:hAnsi="FrankRuehl"/>
          <w:sz w:val="20"/>
          <w:rtl/>
        </w:rPr>
        <w:t xml:space="preserve"> משמע </w:t>
      </w:r>
      <w:ins w:id="93407" w:author="מנוע מכני" w:date="2026-10-11T12:04:39Z">
        <w:r>
          <w:rPr>
            <w:rFonts w:ascii="FrankRuehl" w:hAnsi="FrankRuehl"/>
            <w:sz w:val="20"/>
            <w:rtl/>
          </w:rPr>
          <w:t xml:space="preserve">לו</w:t>
        </w:r>
      </w:ins>
      <w:del w:id="93408"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w:t>
      </w:r>
      <w:r>
        <w:rPr>
          <w:rFonts w:ascii="FrankRuehl" w:hAnsi="FrankRuehl" w:hint="cs"/>
          <w:sz w:val="20"/>
          <w:rtl/>
        </w:rPr>
        <w:t xml:space="preserve"> - </w:t>
      </w:r>
      <w:ins w:id="91671" w:author="מנוע מכני" w:date="2026-10-11T12:04:39Z">
        <w:r>
          <w:rPr>
            <w:rFonts w:ascii="FrankRuehl" w:hAnsi="FrankRuehl"/>
            <w:sz w:val="20"/>
            <w:rtl/>
          </w:rPr>
          <w:t xml:space="preserve">לא</w:t>
        </w:r>
      </w:ins>
      <w:del w:id="91672" w:author="מנוע מכני" w:date="2026-10-11T12:04:39Z">
        <w:r w:rsidRPr="00E92DCA">
          <w:rPr>
            <w:rFonts w:ascii="FrankRuehl" w:hAnsi="FrankRuehl"/>
            <w:sz w:val="20"/>
            <w:rtl/>
          </w:rPr>
          <w:delText xml:space="preserve">לאו</w:delText>
        </w:r>
      </w:del>
      <w:r w:rsidRPr="00E92DCA">
        <w:rPr>
          <w:rFonts w:ascii="FrankRuehl" w:hAnsi="FrankRuehl"/>
          <w:sz w:val="20"/>
          <w:rtl/>
        </w:rPr>
        <w:t xml:space="preserve"> משום </w:t>
      </w:r>
      <w:ins w:id="97227" w:author="מנוע מכני" w:date="2026-10-11T12:04:39Z">
        <w:r>
          <w:rPr>
            <w:rFonts w:ascii="FrankRuehl" w:hAnsi="FrankRuehl"/>
            <w:sz w:val="20"/>
            <w:rtl/>
          </w:rPr>
          <w:t xml:space="preserve">דצריכה</w:t>
        </w:r>
      </w:ins>
      <w:del w:id="97228" w:author="מנוע מכני" w:date="2026-10-11T12:04:39Z">
        <w:r w:rsidRPr="00E92DCA">
          <w:rPr>
            <w:rFonts w:ascii="FrankRuehl" w:hAnsi="FrankRuehl"/>
            <w:sz w:val="20"/>
            <w:rtl/>
          </w:rPr>
          <w:delText xml:space="preserve">דמיבעיא</w:delText>
        </w:r>
      </w:del>
      <w:r w:rsidRPr="00E92DCA">
        <w:rPr>
          <w:rFonts w:ascii="FrankRuehl" w:hAnsi="FrankRuehl"/>
          <w:sz w:val="20"/>
          <w:rtl/>
        </w:rPr>
        <w:t xml:space="preserve"> </w:t>
      </w:r>
      <w:ins w:id="93409" w:author="מנוע מכני" w:date="2026-10-11T12:04:39Z">
        <w:r>
          <w:rPr>
            <w:rFonts w:ascii="FrankRuehl" w:hAnsi="FrankRuehl"/>
            <w:sz w:val="20"/>
            <w:rtl/>
          </w:rPr>
          <w:t xml:space="preserve">לו</w:t>
        </w:r>
      </w:ins>
      <w:del w:id="93410" w:author="מנוע מכני" w:date="2026-10-11T12:04:39Z">
        <w:r w:rsidRPr="00E92DCA">
          <w:rPr>
            <w:rFonts w:ascii="FrankRuehl" w:hAnsi="FrankRuehl"/>
            <w:sz w:val="20"/>
            <w:rtl/>
          </w:rPr>
          <w:delText xml:space="preserve">ליה</w:delText>
        </w:r>
      </w:del>
      <w:r w:rsidRPr="00E92DCA">
        <w:rPr>
          <w:rFonts w:ascii="FrankRuehl" w:hAnsi="FrankRuehl"/>
          <w:sz w:val="20"/>
          <w:rtl/>
        </w:rPr>
        <w:t xml:space="preserve"> לגזירה שוה</w:t>
      </w:r>
      <w:r>
        <w:rPr>
          <w:rFonts w:ascii="FrankRuehl" w:hAnsi="FrankRuehl" w:hint="cs"/>
          <w:sz w:val="20"/>
          <w:rtl/>
        </w:rPr>
        <w:t>?</w:t>
      </w:r>
      <w:r w:rsidRPr="00E92DCA">
        <w:rPr>
          <w:rFonts w:ascii="FrankRuehl" w:hAnsi="FrankRuehl"/>
          <w:sz w:val="20"/>
          <w:rtl/>
        </w:rPr>
        <w:t>.</w:t>
      </w:r>
    </w:p>
    <w:p w:rsidR="00DA63EC" w:rsidRDefault="00DA63EC" w:rsidP="00DA63EC">
      <w:pPr>
        <w:pStyle w:val="Hadran"/>
        <w:rPr>
          <w:rtl/>
        </w:rPr>
        <w:pPrChange w:id="104011" w:author="Claude" w:date="2026-10-11T09:08:09Z">
          <w:pPr>
            <w:pStyle w:val="affff"/>
            <w:rPr>
              <w:rtl/>
            </w:rPr>
          </w:pPr>
        </w:pPrChange>
      </w:pPr>
      <w:r w:rsidRPr="00E92DCA">
        <w:rPr>
          <w:rtl/>
        </w:rPr>
        <w:t>הדרן עלך כל הזבחים שנתערבו</w:t>
      </w:r>
    </w:p>
    <w:p w:rsidR="00DA63EC" w:rsidRDefault="00DA63EC" w:rsidP="00DA63EC">
      <w:pPr>
        <w:tabs>
          <w:tab w:val="left" w:pos="0"/>
        </w:tabs>
        <w:spacing w:after="160" w:line="259" w:lineRule="auto"/>
        <w:ind w:left="0"/>
      </w:pPr>
      <w:r>
        <w:rPr>
          <w:rtl/>
        </w:rPr>
        <w:br w:type="page"/>
      </w:r>
    </w:p>
    <w:p w:rsidR="00DA63EC" w:rsidRDefault="00DA63EC" w:rsidP="00DA63EC">
      <w:pPr>
        <w:pStyle w:val="afff6"/>
        <w:framePr w:wrap="around"/>
        <w:rPr>
          <w:del w:id="102967" w:author="Claude" w:date="2026-10-11T09:07:44Z"/>
          <w:rtl/>
        </w:rPr>
      </w:pPr>
      <w:del w:id="102966" w:author="Claude" w:date="2026-10-11T09:07:44Z">
        <w:r>
          <w:rPr>
            <w:rFonts w:hint="cs"/>
            <w:rtl/>
          </w:rPr>
          <w:lastRenderedPageBreak/>
          <w:delText xml:space="preserve">פרק תשיעי</w:delText>
        </w:r>
      </w:del>
    </w:p>
    <w:p w:rsidR="00DA63EC" w:rsidRDefault="00DA63EC" w:rsidP="00DA63EC">
      <w:pPr>
        <w:pStyle w:val="afff7"/>
        <w:framePr w:wrap="around"/>
        <w:rPr>
          <w:del w:id="102969" w:author="Claude" w:date="2026-10-11T09:07:44Z"/>
          <w:rtl/>
        </w:rPr>
      </w:pPr>
      <w:del w:id="102968" w:author="Claude" w:date="2026-10-11T09:07:44Z">
        <w:r>
          <w:rPr>
            <w:rFonts w:hint="cs"/>
            <w:rtl/>
          </w:rPr>
          <w:delText xml:space="preserve">המזבח מקדש </w:delText>
        </w:r>
      </w:del>
    </w:p>
    <w:p>
      <w:pPr>
        <w:pStyle w:val="PetichatPerek"/>
        <w:rPr>
          <w:ins w:id="102965" w:author="Claude" w:date="2026-10-11T09:07:44Z"/>
        </w:rPr>
      </w:pPr>
      <w:ins w:id="102964" w:author="Claude" w:date="2026-10-11T09:07:44Z">
        <w:r>
          <w:rPr>
            <w:rFonts w:hint="cs"/>
            <w:rtl/>
          </w:rPr>
          <w:t xml:space="preserve">פרק תשיעי</w:t>
        </w:r>
        <w:r>
          <w:rPr>
            <w:rFonts w:hint="cs"/>
            <w:rtl/>
          </w:rPr>
          <w:t xml:space="preserve"> - </w:t>
        </w:r>
        <w:r>
          <w:rPr>
            <w:rFonts w:hint="cs"/>
            <w:rtl/>
          </w:rPr>
          <w:t xml:space="preserve">המזבח מקדש</w:t>
        </w:r>
      </w:ins>
    </w:p>
    <w:p>
      <w:pPr>
        <w:pStyle w:val="MishnaBatzad"/>
        <w:rPr>
          <w:ins w:id="20418" w:author="קלוד" w:date="2026-10-11T09:07:24Z"/>
        </w:rPr>
      </w:pPr>
      <w:ins w:id="20417" w:author="קלוד" w:date="2026-10-11T09:07:24Z">
        <w:r>
          <w:t xml:space="preserve">משנה א</w:t>
        </w:r>
      </w:ins>
    </w:p>
    <w:p w:rsidR="00DA63EC" w:rsidRPr="000A334C" w:rsidRDefault="00DA63EC" w:rsidP="003B6D22">
      <w:pPr>
        <w:pStyle w:val="afff9"/>
        <w:rPr>
          <w:del w:id="20258" w:author="קלוד" w:date="2026-10-11T09:07:24Z"/>
          <w:rtl/>
        </w:rPr>
      </w:pPr>
      <w:del w:id="20257" w:author="קלוד" w:date="2026-10-11T09:07:24Z">
        <w:r w:rsidRPr="000A334C">
          <w:rPr>
            <w:rtl/>
          </w:rPr>
          <w:delText xml:space="preserve">מתני'.</w:delText>
        </w:r>
      </w:del>
    </w:p>
    <w:p w:rsidR="00DA63EC" w:rsidRPr="000A334C" w:rsidRDefault="00DA63EC" w:rsidP="003B6D22">
      <w:pPr>
        <w:pStyle w:val="afff9"/>
        <w:spacing w:before="120"/>
        <w:rPr>
          <w:rtl/>
        </w:rPr>
        <w:pPrChange w:id="90041" w:author="קלוד" w:date="2026-10-11T12:09:42Z">
          <w:pPr>
            <w:pStyle w:val="afff9"/>
          </w:pPr>
        </w:pPrChange>
      </w:pPr>
      <w:r w:rsidRPr="000A334C">
        <w:rPr>
          <w:rtl/>
        </w:rPr>
        <w:t>המזבח מקדש את הראוי לו.</w:t>
      </w:r>
    </w:p>
    <w:p w:rsidR="00DA63EC" w:rsidRPr="000A334C" w:rsidRDefault="00DA63EC" w:rsidP="003B6D22">
      <w:pPr>
        <w:pStyle w:val="afff9"/>
        <w:rPr>
          <w:rtl/>
        </w:rPr>
      </w:pPr>
      <w:r>
        <w:rPr>
          <w:rStyle w:val="TanaimMishna"/>
          <w:rtl/>
          <w:rPrChange w:id="20040" w:author="קלוד" w:date="2026-10-11T09:07:24Z">
            <w:rPr>
              <w:rtl/>
            </w:rPr>
          </w:rPrChange>
        </w:rPr>
        <w:t xml:space="preserve">רבי יהושע</w:t>
      </w:r>
      <w:r>
        <w:rPr>
          <w:rtl/>
        </w:rPr>
        <w:t xml:space="preserve"> אומר</w:t>
      </w:r>
      <w:r>
        <w:rPr>
          <w:rStyle w:val="TanaimMishna"/>
          <w:rtl/>
          <w:rPrChange w:id="102857" w:author="Claude" w:date="2026-10-11T09:07:44Z">
            <w:rPr>
              <w:rtl/>
            </w:rPr>
          </w:rPrChange>
        </w:rPr>
        <w:t xml:space="preserve">:</w:t>
      </w:r>
      <w:r>
        <w:rPr>
          <w:rtl/>
        </w:rPr>
        <w:t xml:space="preserve"> כל הראוי לאישים - אם עלה לא ירד, שנאמר: היא העולה על מוקדה, מה עולה שהיא ראויה לאישים - אם עלתה לא תרד, אף כל שהוא ראוי לאישים - אם עלה לא ירד.</w:t>
      </w:r>
    </w:p>
    <w:p w:rsidR="00DA63EC" w:rsidRPr="000A334C" w:rsidRDefault="00DA63EC" w:rsidP="003B6D22">
      <w:pPr>
        <w:pStyle w:val="afff9"/>
        <w:rPr>
          <w:rtl/>
        </w:rPr>
      </w:pPr>
      <w:r>
        <w:rPr>
          <w:rStyle w:val="TanaimMishna"/>
          <w:rtl/>
          <w:rPrChange w:id="20041" w:author="קלוד" w:date="2026-10-11T09:07:24Z">
            <w:rPr>
              <w:rtl/>
            </w:rPr>
          </w:rPrChange>
        </w:rPr>
        <w:t xml:space="preserve">רבן גמליאל</w:t>
      </w:r>
      <w:r>
        <w:rPr>
          <w:rtl/>
        </w:rPr>
        <w:t xml:space="preserve"> אומר</w:t>
      </w:r>
      <w:r>
        <w:rPr>
          <w:rStyle w:val="TanaimMishna"/>
          <w:rtl/>
          <w:rPrChange w:id="102858" w:author="Claude" w:date="2026-10-11T09:07:44Z">
            <w:rPr>
              <w:rtl/>
            </w:rPr>
          </w:rPrChange>
        </w:rPr>
        <w:t xml:space="preserve">:</w:t>
      </w:r>
      <w:r>
        <w:rPr>
          <w:rtl/>
        </w:rPr>
        <w:t xml:space="preserve"> כל הראוי למזבח - אם עלה לא ירד, שנאמר: היא העולה על מוקדה על המזבח, מה עולה שהיא ראויה למזבח - אם עלתה לא תרד, </w:t>
      </w:r>
    </w:p>
    <w:p w:rsidR="00DA63EC" w:rsidRPr="000A334C" w:rsidRDefault="00DA63EC" w:rsidP="003B6D22">
      <w:pPr>
        <w:pStyle w:val="afff9"/>
        <w:rPr>
          <w:rtl/>
        </w:rPr>
      </w:pPr>
      <w:r w:rsidRPr="000A334C">
        <w:rPr>
          <w:rtl/>
        </w:rPr>
        <w:t>אף כל דבר שהוא ראוי למזבח - אם עלתה לא תרד.</w:t>
      </w:r>
    </w:p>
    <w:p w:rsidR="00DA63EC" w:rsidRPr="000A334C" w:rsidRDefault="00DA63EC" w:rsidP="003B6D22">
      <w:pPr>
        <w:pStyle w:val="afff9"/>
        <w:rPr>
          <w:rtl/>
        </w:rPr>
      </w:pPr>
      <w:r>
        <w:rPr>
          <w:rtl/>
        </w:rPr>
        <w:t xml:space="preserve">אין בין דברי </w:t>
      </w:r>
      <w:r>
        <w:rPr>
          <w:rStyle w:val="TanaimMishna"/>
          <w:rtl/>
          <w:rPrChange w:id="20043" w:author="קלוד" w:date="2026-10-11T09:07:24Z">
            <w:rPr>
              <w:rtl/>
            </w:rPr>
          </w:rPrChange>
        </w:rPr>
        <w:t xml:space="preserve">רבן גמליאל</w:t>
      </w:r>
      <w:r>
        <w:rPr>
          <w:rtl/>
        </w:rPr>
        <w:t xml:space="preserve"> לדברי </w:t>
      </w:r>
      <w:r>
        <w:rPr>
          <w:rStyle w:val="TanaimMishna"/>
          <w:rtl/>
          <w:rPrChange w:id="20042" w:author="קלוד" w:date="2026-10-11T09:07:24Z">
            <w:rPr>
              <w:rtl/>
            </w:rPr>
          </w:rPrChange>
        </w:rPr>
        <w:t xml:space="preserve">רבי יהושע</w:t>
      </w:r>
      <w:r>
        <w:rPr>
          <w:rtl/>
        </w:rPr>
        <w:t xml:space="preserve"> אלא הדם והנסכים, </w:t>
      </w:r>
    </w:p>
    <w:p w:rsidR="00DA63EC" w:rsidRPr="000A334C" w:rsidRDefault="00DA63EC" w:rsidP="003B6D22">
      <w:pPr>
        <w:pStyle w:val="afff9"/>
        <w:rPr>
          <w:rtl/>
        </w:rPr>
      </w:pPr>
      <w:r>
        <w:rPr>
          <w:rtl/>
        </w:rPr>
        <w:t xml:space="preserve">ש</w:t>
      </w:r>
      <w:r>
        <w:rPr>
          <w:rStyle w:val="TanaimMishna"/>
          <w:rtl/>
          <w:rPrChange w:id="20045" w:author="קלוד" w:date="2026-10-11T09:07:24Z">
            <w:rPr>
              <w:rtl/>
            </w:rPr>
          </w:rPrChange>
        </w:rPr>
        <w:t xml:space="preserve">רבן גמליאל</w:t>
      </w:r>
      <w:r>
        <w:rPr>
          <w:rtl/>
        </w:rPr>
        <w:t xml:space="preserve"> אומר</w:t>
      </w:r>
      <w:r>
        <w:rPr>
          <w:rStyle w:val="TanaimMishna"/>
          <w:rtl/>
          <w:rPrChange w:id="102860" w:author="Claude" w:date="2026-10-11T09:07:44Z">
            <w:rPr>
              <w:rtl/>
            </w:rPr>
          </w:rPrChange>
        </w:rPr>
        <w:t xml:space="preserve">:</w:t>
      </w:r>
      <w:r>
        <w:rPr>
          <w:rtl/>
        </w:rPr>
        <w:t xml:space="preserve"> לא ירדו, ו</w:t>
      </w:r>
      <w:r>
        <w:rPr>
          <w:rStyle w:val="TanaimMishna"/>
          <w:rtl/>
          <w:rPrChange w:id="20044" w:author="קלוד" w:date="2026-10-11T09:07:24Z">
            <w:rPr>
              <w:rtl/>
            </w:rPr>
          </w:rPrChange>
        </w:rPr>
        <w:t xml:space="preserve">רבי יהושע</w:t>
      </w:r>
      <w:r>
        <w:rPr>
          <w:rtl/>
        </w:rPr>
        <w:t xml:space="preserve"> אומר</w:t>
      </w:r>
      <w:r>
        <w:rPr>
          <w:rStyle w:val="TanaimMishna"/>
          <w:rtl/>
          <w:rPrChange w:id="102859" w:author="Claude" w:date="2026-10-11T09:07:44Z">
            <w:rPr>
              <w:rtl/>
            </w:rPr>
          </w:rPrChange>
        </w:rPr>
        <w:t xml:space="preserve">:</w:t>
      </w:r>
      <w:r>
        <w:rPr>
          <w:rtl/>
        </w:rPr>
        <w:t xml:space="preserve"> ירדו.</w:t>
      </w:r>
    </w:p>
    <w:p w:rsidR="00DA63EC" w:rsidRPr="000A334C" w:rsidRDefault="00DA63EC" w:rsidP="003B6D22">
      <w:pPr>
        <w:pStyle w:val="afff9"/>
        <w:rPr>
          <w:rtl/>
        </w:rPr>
      </w:pPr>
      <w:r>
        <w:rPr>
          <w:rStyle w:val="TanaimMishna"/>
          <w:rtl/>
          <w:rPrChange w:id="20046" w:author="קלוד" w:date="2026-10-11T09:07:24Z">
            <w:rPr>
              <w:rtl/>
            </w:rPr>
          </w:rPrChange>
        </w:rPr>
        <w:t xml:space="preserve">רבי שמעון</w:t>
      </w:r>
      <w:r>
        <w:rPr>
          <w:rtl/>
        </w:rPr>
        <w:t xml:space="preserve"> אומר</w:t>
      </w:r>
      <w:r>
        <w:rPr>
          <w:rStyle w:val="TanaimMishna"/>
          <w:rtl/>
          <w:rPrChange w:id="102861" w:author="Claude" w:date="2026-10-11T09:07:44Z">
            <w:rPr>
              <w:rtl/>
            </w:rPr>
          </w:rPrChange>
        </w:rPr>
        <w:t xml:space="preserve">:</w:t>
      </w:r>
      <w:r>
        <w:rPr>
          <w:rtl/>
        </w:rPr>
        <w:t xml:space="preserve"> הזבח כשר ונסכים פסולין, הנסכים כשירים והזבח פסול, אפי' זה וזה פסולין - הזבח לא ירד, והנסכים ירדו.</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פג:</w:t>
      </w:r>
    </w:p>
    <w:p>
      <w:pPr>
        <w:pStyle w:val="afffff8"/>
        <w:rPr>
          <w:ins w:id="90255" w:author="קלוד" w:date="2026-10-11T12:29:36Z"/>
        </w:rPr>
      </w:pPr>
      <w:ins w:id="90256" w:author="קלוד" w:date="2026-10-11T12:29:36Z">
        <w:r>
          <w:rPr>
            <w:color w:val="7B3F00"/>
          </w:rPr>
          <w:t xml:space="preserve">המזבח מקדש את הראוי לו - מיעוט קמצים שלא קודשו בכלי</w:t>
        </w:r>
      </w:ins>
    </w:p>
    <w:p w:rsidR="00DA63EC" w:rsidRDefault="00DA63EC" w:rsidP="00DA63EC">
      <w:pPr>
        <w:tabs>
          <w:tab w:val="left" w:pos="0"/>
        </w:tabs>
        <w:rPr>
          <w:rtl/>
        </w:rPr>
      </w:pPr>
      <w:r>
        <w:rPr>
          <w:rtl/>
        </w:rPr>
        <w:t>ראוי לו - אין, שאין ראוי לו.</w:t>
      </w:r>
    </w:p>
    <w:p>
      <w:pPr>
        <w:pStyle w:val="38"/>
        <w:rPr>
          <w:ins w:id="100033" w:author="מנוע מכני" w:date="2026-10-11T12:04:39Z"/>
        </w:rPr>
      </w:pPr>
      <w:r>
        <w:t xml:space="preserve">לא</w:t>
      </w:r>
      <w:r>
        <w:t xml:space="preserve">,</w:t>
      </w:r>
      <w:ins w:id="94893" w:author="מנוע מכני" w:date="2026-10-11T12:04:39Z">
        <w:r>
          <w:t xml:space="preserve"> </w:t>
        </w:r>
      </w:ins>
      <w:del w:id="94894" w:author="מנוע מכני" w:date="2026-10-11T12:04:39Z">
        <w:r>
          <w:delText xml:space="preserve"> </w:delText>
        </w:r>
        <w:r>
          <w:delText xml:space="preserve"> </w:delText>
        </w:r>
      </w:del>
      <w:r>
        <w:t xml:space="preserve">אר</w:t>
      </w:r>
      <w:r>
        <w:t>"</w:t>
      </w:r>
      <w:r>
        <w:t>פ</w:t>
      </w:r>
      <w:r>
        <w:t xml:space="preserve">:</w:t>
      </w:r>
    </w:p>
    <w:p w:rsidR="00DA63EC" w:rsidRDefault="00DA63EC" w:rsidP="00DA63EC">
      <w:pPr>
        <w:tabs>
          <w:tab w:val="left" w:pos="0"/>
        </w:tabs>
        <w:rPr>
          <w:rtl/>
        </w:rPr>
      </w:pPr>
      <w:del w:id="100034" w:author="מנוע מכני" w:date="2026-10-11T12:04:39Z">
        <w:r>
          <w:rPr>
            <w:rtl/>
          </w:rPr>
          <w:delText xml:space="preserve"> </w:delText>
        </w:r>
      </w:del>
      <w:ins w:id="96701" w:author="מנוע מכני" w:date="2026-10-11T12:04:39Z">
        <w:r>
          <w:rPr>
            <w:rtl/>
          </w:rPr>
          <w:t xml:space="preserve">למעט</w:t>
        </w:r>
      </w:ins>
      <w:del w:id="96702" w:author="מנוע מכני" w:date="2026-10-11T12:04:39Z">
        <w:r>
          <w:rPr>
            <w:rtl/>
          </w:rPr>
          <w:delText xml:space="preserve">למעוטי</w:delText>
        </w:r>
      </w:del>
      <w:r>
        <w:rPr>
          <w:rtl/>
        </w:rPr>
        <w:t xml:space="preserve"> קמצין שלא קידשו בכלי.</w:t>
      </w:r>
    </w:p>
    <w:p>
      <w:pPr>
        <w:pStyle w:val="38"/>
        <w:rPr>
          <w:ins w:id="100035" w:author="מנוע מכני" w:date="2026-10-11T12:04:39Z"/>
        </w:rPr>
      </w:pPr>
      <w:r>
        <w:t>מתקיף</w:t>
      </w:r>
      <w:r>
        <w:t xml:space="preserve"> </w:t>
      </w:r>
      <w:r>
        <w:t xml:space="preserve">רבינא:</w:t>
      </w:r>
    </w:p>
    <w:p w:rsidR="00DA63EC" w:rsidRDefault="00DA63EC" w:rsidP="00DA63EC">
      <w:pPr>
        <w:tabs>
          <w:tab w:val="left" w:pos="0"/>
        </w:tabs>
        <w:rPr>
          <w:rtl/>
        </w:rPr>
      </w:pPr>
      <w:del w:id="100036" w:author="מנוע מכני" w:date="2026-10-11T12:04:39Z">
        <w:r>
          <w:rPr>
            <w:rtl/>
          </w:rPr>
          <w:delText xml:space="preserve"> </w:delText>
        </w:r>
      </w:del>
      <w:r>
        <w:rPr>
          <w:rtl/>
        </w:rPr>
        <w:t xml:space="preserve">מ"</w:t>
      </w:r>
      <w:r>
        <w:rPr>
          <w:rFonts w:hint="cs"/>
          <w:rtl/>
        </w:rPr>
        <w:t>ש</w:t>
      </w:r>
      <w:r>
        <w:rPr>
          <w:rtl/>
        </w:rPr>
        <w:t xml:space="preserve"> מדעולא? דאמר </w:t>
      </w:r>
      <w:ins w:id="90247" w:author="Claude - סמנטי" w:date="2026-10-11T12:26:16Z">
        <w:r>
          <w:rPr>
            <w:rtl/>
          </w:rPr>
          <w:t xml:space="preserve">מחוסרים</w:t>
        </w:r>
      </w:ins>
      <w:del w:id="90248" w:author="Claude - סמנטי" w:date="2026-10-11T12:26:16Z">
        <w:r>
          <w:rPr>
            <w:rtl/>
          </w:rPr>
          <w:delText xml:space="preserve">אימורי</w:delText>
        </w:r>
      </w:del>
      <w:r>
        <w:rPr>
          <w:rtl/>
        </w:rPr>
        <w:t xml:space="preserve"> קדשים קלין שהעלן לפני זריקת דמן </w:t>
      </w:r>
      <w:r>
        <w:rPr>
          <w:rtl/>
        </w:rPr>
        <w:t xml:space="preserve">לא</w:t>
      </w:r>
      <w:r>
        <w:rPr>
          <w:rtl/>
        </w:rPr>
        <w:t xml:space="preserve"> ירדו, נעשו לחמו של מזבח! הנך </w:t>
      </w:r>
      <w:r>
        <w:rPr>
          <w:rtl/>
        </w:rPr>
        <w:t xml:space="preserve">לא</w:t>
      </w:r>
      <w:r>
        <w:rPr>
          <w:rtl/>
        </w:rPr>
        <w:t xml:space="preserve"> </w:t>
      </w:r>
      <w:ins w:id="90245" w:author="Claude - סמנטי" w:date="2026-10-11T12:26:16Z">
        <w:r>
          <w:rPr>
            <w:rtl/>
          </w:rPr>
          <w:t xml:space="preserve">בגופם</w:t>
        </w:r>
      </w:ins>
      <w:del w:id="90246" w:author="Claude - סמנטי" w:date="2026-10-11T12:26:16Z">
        <w:r>
          <w:rPr>
            <w:rtl/>
          </w:rPr>
          <w:delText xml:space="preserve">מיחסרו</w:delText>
        </w:r>
      </w:del>
      <w:r>
        <w:rPr>
          <w:rtl/>
        </w:rPr>
        <w:t xml:space="preserve"> מעשה </w:t>
      </w:r>
      <w:ins w:id="90243" w:author="Claude - סמנטי" w:date="2026-10-11T12:26:16Z">
        <w:r>
          <w:rPr>
            <w:rtl/>
          </w:rPr>
          <w:t xml:space="preserve">מחוסרים</w:t>
        </w:r>
      </w:ins>
      <w:del w:id="90244" w:author="Claude - סמנטי" w:date="2026-10-11T12:26:16Z">
        <w:r>
          <w:rPr>
            <w:rtl/>
          </w:rPr>
          <w:delText xml:space="preserve">בגופייהו</w:delText>
        </w:r>
      </w:del>
      <w:r>
        <w:rPr>
          <w:rtl/>
        </w:rPr>
        <w:t xml:space="preserve">, </w:t>
      </w:r>
      <w:ins w:id="93411" w:author="מנוע מכני" w:date="2026-10-11T12:04:39Z">
        <w:r>
          <w:rPr>
            <w:rtl/>
          </w:rPr>
          <w:t xml:space="preserve">אלו</w:t>
        </w:r>
      </w:ins>
      <w:del w:id="93412" w:author="מנוע מכני" w:date="2026-10-11T12:04:39Z">
        <w:r>
          <w:rPr>
            <w:rtl/>
          </w:rPr>
          <w:delText xml:space="preserve">הני</w:delText>
        </w:r>
      </w:del>
      <w:r>
        <w:rPr>
          <w:rtl/>
        </w:rPr>
        <w:t xml:space="preserve"> </w:t>
      </w:r>
      <w:ins w:id="90241" w:author="Claude - סמנטי" w:date="2026-10-11T12:26:16Z">
        <w:r>
          <w:rPr>
            <w:rtl/>
          </w:rPr>
          <w:t xml:space="preserve">בגופם</w:t>
        </w:r>
      </w:ins>
      <w:del w:id="90242" w:author="Claude - סמנטי" w:date="2026-10-11T12:26:16Z">
        <w:r>
          <w:rPr>
            <w:rtl/>
          </w:rPr>
          <w:delText xml:space="preserve">מיחסרו</w:delText>
        </w:r>
      </w:del>
      <w:r>
        <w:rPr>
          <w:rtl/>
        </w:rPr>
        <w:t xml:space="preserve"> מעשה בגופייהו.</w:t>
      </w:r>
    </w:p>
    <w:p w:rsidR="00DA63EC" w:rsidRDefault="00DA63EC" w:rsidP="00DA63EC">
      <w:pPr>
        <w:pStyle w:val="affffd"/>
        <w:rPr>
          <w:del w:id="90090" w:author="מנוע עיצוב" w:date="2026-10-11T12:09:26Z"/>
          <w:rtl/>
        </w:rPr>
      </w:pPr>
      <w:del w:id="90089" w:author="מנוע עיצוב" w:date="2026-10-11T12:09:26Z">
        <w:r>
          <w:rPr>
            <w:rtl/>
          </w:rPr>
          <w:delText xml:space="preserve">׹</w:delText>
        </w:r>
      </w:del>
    </w:p>
    <w:p w:rsidR="00DA63EC" w:rsidRDefault="00DA63EC" w:rsidP="00DA63EC">
      <w:pPr>
        <w:pStyle w:val="affff1"/>
        <w:ind w:end="0"/>
        <w:rPr>
          <w:rtl/>
        </w:rPr>
        <w:pPrChange w:id="20112" w:author="קלוד" w:date="2026-10-11T09:07:24Z">
          <w:pPr>
            <w:pStyle w:val="affff1"/>
            <w:rPr>
              <w:rtl/>
            </w:rPr>
          </w:pPr>
        </w:pPrChange>
      </w:pPr>
      <w:ins w:id="9849" w:author="מספור קטעי משנה" w:date="2026-10-11T09:35:09Z">
        <w:r>
          <w:rPr>
            <w:rStyle w:val="MisparKeta"/>
          </w:rPr>
          <w:t xml:space="preserve">ב. </w:t>
        </w:r>
      </w:ins>
      <w:r>
        <w:rPr>
          <w:rtl/>
        </w:rPr>
        <w:t>ר' יהושע אומר: כל הראוי לאישים כו'.</w:t>
      </w:r>
    </w:p>
    <w:p>
      <w:pPr>
        <w:pStyle w:val="38"/>
        <w:rPr>
          <w:ins w:id="100037" w:author="מנוע מכני" w:date="2026-10-11T12:04:39Z"/>
        </w:rPr>
      </w:pPr>
      <w:r>
        <w:t>ור</w:t>
      </w:r>
      <w:r>
        <w:t>"</w:t>
      </w:r>
      <w:r>
        <w:t>ג</w:t>
      </w:r>
      <w:r>
        <w:t>:</w:t>
      </w:r>
    </w:p>
    <w:p w:rsidR="00DA63EC" w:rsidRDefault="00DA63EC" w:rsidP="00DA63EC">
      <w:pPr>
        <w:tabs>
          <w:tab w:val="left" w:pos="0"/>
        </w:tabs>
        <w:rPr>
          <w:rtl/>
        </w:rPr>
      </w:pPr>
      <w:del w:id="100038" w:author="מנוע מכני" w:date="2026-10-11T12:04:39Z">
        <w:r w:rsidRPr="00464129">
          <w:rPr>
            <w:rStyle w:val="afffff0"/>
            <w:rtl/>
          </w:rPr>
          <w:delText xml:space="preserve"> </w:delText>
        </w:r>
      </w:del>
      <w:r w:rsidRPr="00464129">
        <w:rPr>
          <w:rStyle w:val="afffff0"/>
          <w:rFonts w:hint="cs"/>
          <w:rtl/>
        </w:rPr>
        <w:t>'</w:t>
      </w:r>
      <w:ins w:id="90975" w:author="Claude - סמנטי" w:date="2026-10-11T12:26:16Z">
        <w:r>
          <w:rPr>
            <w:rStyle w:val="afffff0"/>
            <w:rtl/>
          </w:rPr>
          <w:t xml:space="preserve">עוֹלָה עַל מוֹקְדָה</w:t>
        </w:r>
      </w:ins>
      <w:del w:id="90976" w:author="Claude - סמנטי" w:date="2026-10-11T12:26:16Z">
        <w:r w:rsidRPr="00464129">
          <w:rPr>
            <w:rStyle w:val="afffff0"/>
            <w:rtl/>
          </w:rPr>
          <w:delText xml:space="preserve">עולה על מוקדה</w:delText>
        </w:r>
      </w:del>
      <w:r w:rsidRPr="00464129">
        <w:rPr>
          <w:rStyle w:val="afffff0"/>
          <w:rFonts w:hint="cs"/>
          <w:rtl/>
        </w:rPr>
        <w:t>'-</w:t>
      </w:r>
      <w:r>
        <w:rPr>
          <w:rtl/>
        </w:rPr>
        <w:t xml:space="preserve"> לאהדורי פוקעין הוא </w:t>
      </w:r>
      <w:ins w:id="93413" w:author="מנוע מכני" w:date="2026-10-11T12:04:39Z">
        <w:r>
          <w:rPr>
            <w:rtl/>
          </w:rPr>
          <w:t xml:space="preserve">דבא</w:t>
        </w:r>
      </w:ins>
      <w:del w:id="93414" w:author="מנוע מכני" w:date="2026-10-11T12:04:39Z">
        <w:r>
          <w:rPr>
            <w:rtl/>
          </w:rPr>
          <w:delText xml:space="preserve">דאתא</w:delText>
        </w:r>
      </w:del>
      <w:r>
        <w:rPr>
          <w:rtl/>
        </w:rPr>
        <w:t xml:space="preserve">.</w:t>
      </w:r>
    </w:p>
    <w:p>
      <w:pPr>
        <w:pStyle w:val="38"/>
        <w:rPr>
          <w:ins w:id="100039" w:author="מנוע מכני" w:date="2026-10-11T12:04:39Z"/>
        </w:rPr>
      </w:pPr>
      <w:r>
        <w:t xml:space="preserve">ואידך</w:t>
      </w:r>
    </w:p>
    <w:p w:rsidR="00DA63EC" w:rsidRDefault="00DA63EC" w:rsidP="00DA63EC">
      <w:pPr>
        <w:tabs>
          <w:tab w:val="left" w:pos="0"/>
        </w:tabs>
        <w:rPr>
          <w:rtl/>
        </w:rPr>
      </w:pPr>
      <w:del w:id="100040" w:author="מנוע מכני" w:date="2026-10-11T12:04:39Z">
        <w:r>
          <w:rPr>
            <w:rtl/>
          </w:rPr>
          <w:delText xml:space="preserve"> </w:delText>
        </w:r>
      </w:del>
      <w:r>
        <w:rPr>
          <w:rtl/>
        </w:rPr>
        <w:t xml:space="preserve">לאהדורי פוקעין נפקא</w:t>
      </w:r>
      <w:r w:rsidRPr="00464129">
        <w:rPr>
          <w:rStyle w:val="afffff0"/>
          <w:rtl/>
        </w:rPr>
        <w:t xml:space="preserve"> </w:t>
      </w:r>
      <w:r w:rsidRPr="00464129">
        <w:rPr>
          <w:rStyle w:val="afffff0"/>
          <w:rFonts w:hint="cs"/>
          <w:rtl/>
        </w:rPr>
        <w:t>'</w:t>
      </w:r>
      <w:r w:rsidRPr="00464129">
        <w:rPr>
          <w:rStyle w:val="afffff0"/>
          <w:rtl/>
        </w:rPr>
        <w:t>מאשר תאכל האש</w:t>
      </w:r>
      <w:r w:rsidRPr="00464129">
        <w:rPr>
          <w:rStyle w:val="afffff0"/>
          <w:rFonts w:hint="cs"/>
          <w:rtl/>
        </w:rPr>
        <w:t>'</w:t>
      </w:r>
      <w:r w:rsidRPr="00464129">
        <w:rPr>
          <w:rStyle w:val="afffff0"/>
          <w:rtl/>
        </w:rPr>
        <w:t>.</w:t>
      </w:r>
    </w:p>
    <w:p>
      <w:pPr>
        <w:pStyle w:val="38"/>
        <w:rPr>
          <w:ins w:id="100041" w:author="מנוע מכני" w:date="2026-10-11T12:04:39Z"/>
        </w:rPr>
      </w:pPr>
      <w:r>
        <w:t>ואידך</w:t>
      </w:r>
    </w:p>
    <w:p w:rsidR="00DA63EC" w:rsidRDefault="00DA63EC" w:rsidP="00DA63EC">
      <w:pPr>
        <w:tabs>
          <w:tab w:val="left" w:pos="0"/>
        </w:tabs>
        <w:rPr>
          <w:rtl/>
        </w:rPr>
      </w:pPr>
      <w:del w:id="100042" w:author="מנוע מכני" w:date="2026-10-11T12:04:39Z">
        <w:r>
          <w:rPr>
            <w:rFonts w:hint="cs"/>
            <w:rtl/>
          </w:rPr>
          <w:delText xml:space="preserve"> </w:delText>
        </w:r>
      </w:del>
      <w:ins w:id="97229" w:author="מנוע מכני" w:date="2026-10-11T12:04:39Z">
        <w:r>
          <w:rPr>
            <w:rFonts w:hint="cs"/>
            <w:rtl/>
          </w:rPr>
          <w:t xml:space="preserve">צריך</w:t>
        </w:r>
      </w:ins>
      <w:del w:id="97230" w:author="מנוע מכני" w:date="2026-10-11T12:04:39Z">
        <w:r>
          <w:rPr>
            <w:rFonts w:hint="cs"/>
            <w:rtl/>
          </w:rPr>
          <w:delText xml:space="preserve">מיבעי</w:delText>
        </w:r>
      </w:del>
      <w:r>
        <w:rPr>
          <w:rFonts w:hint="cs"/>
          <w:rtl/>
        </w:rPr>
        <w:t xml:space="preserve"> </w:t>
      </w:r>
      <w:r>
        <w:rPr>
          <w:rtl/>
        </w:rPr>
        <w:t>לעכולי עולה אתה מחזיר, ואי אתה מחזיר עכולי קטורת,</w:t>
      </w:r>
    </w:p>
    <w:p>
      <w:pPr>
        <w:pStyle w:val="38"/>
        <w:rPr>
          <w:ins w:id="100043" w:author="מנוע מכני" w:date="2026-10-11T12:04:39Z"/>
        </w:rPr>
      </w:pPr>
      <w:r>
        <w:t>דתני ר</w:t>
      </w:r>
      <w:r>
        <w:t>חב</w:t>
      </w:r>
      <w:r>
        <w:t>"</w:t>
      </w:r>
      <w:r>
        <w:t>מ בראב</w:t>
      </w:r>
      <w:r>
        <w:t>"</w:t>
      </w:r>
      <w:r>
        <w:t>י</w:t>
      </w:r>
      <w:r>
        <w:t>:</w:t>
      </w:r>
    </w:p>
    <w:p w:rsidR="00DA63EC" w:rsidRDefault="00DA63EC" w:rsidP="00DA63EC">
      <w:pPr>
        <w:tabs>
          <w:tab w:val="left" w:pos="0"/>
        </w:tabs>
        <w:rPr>
          <w:rtl/>
        </w:rPr>
      </w:pPr>
      <w:del w:id="100044" w:author="מנוע מכני" w:date="2026-10-11T12:04:39Z">
        <w:r w:rsidRPr="00464129">
          <w:rPr>
            <w:rStyle w:val="afffff0"/>
            <w:rtl/>
          </w:rPr>
          <w:delText xml:space="preserve"> </w:delText>
        </w:r>
      </w:del>
      <w:r w:rsidRPr="00464129">
        <w:rPr>
          <w:rStyle w:val="afffff0"/>
          <w:rFonts w:hint="cs"/>
          <w:rtl/>
        </w:rPr>
        <w:t>'</w:t>
      </w:r>
      <w:ins w:id="90977" w:author="Claude - סמנטי" w:date="2026-10-11T12:26:16Z">
        <w:r>
          <w:rPr>
            <w:rStyle w:val="afffff0"/>
            <w:rtl/>
          </w:rPr>
          <w:t xml:space="preserve">אֲשֶׁר תֹּאכַל הָאֵשׁ אֶת הָעוֹלָה עַל הַמִּזְבֵּחַ</w:t>
        </w:r>
      </w:ins>
      <w:del w:id="90978" w:author="Claude - סמנטי" w:date="2026-10-11T12:26:16Z">
        <w:r w:rsidRPr="00464129">
          <w:rPr>
            <w:rStyle w:val="afffff0"/>
            <w:rtl/>
          </w:rPr>
          <w:delText xml:space="preserve">אשר תאכל האש את העולה על המזבח</w:delText>
        </w:r>
      </w:del>
      <w:r w:rsidRPr="00464129">
        <w:rPr>
          <w:rStyle w:val="afffff0"/>
          <w:rFonts w:hint="cs"/>
          <w:rtl/>
        </w:rPr>
        <w:t>'</w:t>
      </w:r>
      <w:r w:rsidRPr="00464129">
        <w:rPr>
          <w:rStyle w:val="afffff0"/>
          <w:rtl/>
        </w:rPr>
        <w:t xml:space="preserve"> </w:t>
      </w:r>
      <w:r>
        <w:rPr>
          <w:rtl/>
        </w:rPr>
        <w:t>- עכולי עולה אתה מחזיר, ואי אתה מחזיר עכולי קטורת.</w:t>
      </w:r>
    </w:p>
    <w:p>
      <w:pPr>
        <w:pStyle w:val="38"/>
        <w:rPr>
          <w:ins w:id="100045" w:author="מנוע מכני" w:date="2026-10-11T12:04:39Z"/>
        </w:rPr>
      </w:pPr>
      <w:r>
        <w:t xml:space="preserve">ואידך?</w:t>
      </w:r>
    </w:p>
    <w:p w:rsidR="00DA63EC" w:rsidRDefault="00DA63EC" w:rsidP="00DA63EC">
      <w:pPr>
        <w:tabs>
          <w:tab w:val="left" w:pos="0"/>
        </w:tabs>
        <w:rPr>
          <w:rtl/>
        </w:rPr>
      </w:pPr>
      <w:del w:id="100046" w:author="מנוע מכני" w:date="2026-10-11T12:04:39Z">
        <w:r>
          <w:rPr>
            <w:rtl/>
          </w:rPr>
          <w:delText xml:space="preserve"> </w:delText>
        </w:r>
      </w:del>
      <w:ins w:id="91673" w:author="מנוע מכני" w:date="2026-10-11T12:04:39Z">
        <w:r>
          <w:rPr>
            <w:rtl/>
          </w:rPr>
          <w:t xml:space="preserve">לא</w:t>
        </w:r>
      </w:ins>
      <w:del w:id="91674" w:author="מנוע מכני" w:date="2026-10-11T12:04:39Z">
        <w:r>
          <w:rPr>
            <w:rtl/>
          </w:rPr>
          <w:delText xml:space="preserve">לאו</w:delText>
        </w:r>
      </w:del>
      <w:r>
        <w:rPr>
          <w:rtl/>
        </w:rPr>
        <w:t xml:space="preserve"> ממילא </w:t>
      </w:r>
      <w:r>
        <w:rPr>
          <w:rtl/>
        </w:rPr>
        <w:t xml:space="preserve">ש"מ</w:t>
      </w:r>
      <w:r>
        <w:rPr>
          <w:rtl/>
        </w:rPr>
        <w:t xml:space="preserve"> דעכולי עולה מהדרינן? </w:t>
      </w:r>
    </w:p>
    <w:p w:rsidR="00DA63EC" w:rsidRDefault="00DA63EC" w:rsidP="00DA63EC">
      <w:pPr>
        <w:tabs>
          <w:tab w:val="left" w:pos="0"/>
        </w:tabs>
        <w:rPr>
          <w:rtl/>
        </w:rPr>
      </w:pPr>
    </w:p>
    <w:p w:rsidR="00DA63EC" w:rsidRDefault="00DA63EC" w:rsidP="00DA63EC">
      <w:pPr>
        <w:pStyle w:val="affff1"/>
        <w:ind w:end="0"/>
        <w:rPr>
          <w:rtl/>
        </w:rPr>
        <w:pPrChange w:id="20113" w:author="קלוד" w:date="2026-10-11T09:07:24Z">
          <w:pPr>
            <w:pStyle w:val="affff1"/>
            <w:rPr>
              <w:rtl/>
            </w:rPr>
          </w:pPr>
        </w:pPrChange>
      </w:pPr>
      <w:ins w:id="9850" w:author="מספור קטעי משנה" w:date="2026-10-11T09:35:09Z">
        <w:r>
          <w:rPr>
            <w:rStyle w:val="MisparKeta"/>
          </w:rPr>
          <w:t xml:space="preserve">ג. </w:t>
        </w:r>
      </w:ins>
      <w:r>
        <w:rPr>
          <w:rtl/>
        </w:rPr>
        <w:t>רבן גמליאל אומר: כל הראוי כו'.</w:t>
      </w:r>
    </w:p>
    <w:p w:rsidR="00DA63EC" w:rsidRDefault="00DA63EC" w:rsidP="00DA63EC">
      <w:pPr>
        <w:tabs>
          <w:tab w:val="left" w:pos="0"/>
        </w:tabs>
        <w:rPr>
          <w:rtl/>
        </w:rPr>
      </w:pPr>
      <w:r>
        <w:rPr>
          <w:rStyle w:val="2fb"/>
          <w:rtl/>
        </w:rPr>
        <w:t>ו</w:t>
      </w:r>
      <w:r>
        <w:rPr>
          <w:rStyle w:val="2fb"/>
          <w:rFonts w:hint="cs"/>
          <w:rtl/>
        </w:rPr>
        <w:t>ל</w:t>
      </w:r>
      <w:r>
        <w:rPr>
          <w:rStyle w:val="2fb"/>
          <w:rtl/>
        </w:rPr>
        <w:t xml:space="preserve">רבי</w:t>
      </w:r>
      <w:r>
        <w:rPr>
          <w:rtl/>
        </w:rPr>
        <w:t xml:space="preserve"> יהושע </w:t>
      </w:r>
      <w:r>
        <w:rPr>
          <w:rFonts w:hint="cs"/>
          <w:rtl/>
        </w:rPr>
        <w:t xml:space="preserve">הך </w:t>
      </w:r>
      <w:r>
        <w:rPr>
          <w:rtl/>
        </w:rPr>
        <w:t>מזבח</w:t>
      </w:r>
      <w:r>
        <w:rPr>
          <w:rFonts w:hint="cs"/>
          <w:rtl/>
        </w:rPr>
        <w:t xml:space="preserve"> </w:t>
      </w:r>
      <w:ins w:id="97231" w:author="מנוע מכני" w:date="2026-10-11T12:04:39Z">
        <w:r>
          <w:rPr>
            <w:rFonts w:hint="cs"/>
            <w:rtl/>
          </w:rPr>
          <w:t xml:space="preserve">צריך</w:t>
        </w:r>
      </w:ins>
      <w:del w:id="97232" w:author="מנוע מכני" w:date="2026-10-11T12:04:39Z">
        <w:r>
          <w:rPr>
            <w:rFonts w:hint="cs"/>
            <w:rtl/>
          </w:rPr>
          <w:delText xml:space="preserve">מיבעי</w:delText>
        </w:r>
      </w:del>
      <w:r>
        <w:rPr>
          <w:rFonts w:hint="cs"/>
          <w:rtl/>
        </w:rPr>
        <w:t xml:space="preserve"> ומ</w:t>
      </w:r>
      <w:r>
        <w:rPr>
          <w:rtl/>
        </w:rPr>
        <w:t>"</w:t>
      </w:r>
      <w:r>
        <w:rPr>
          <w:rFonts w:hint="cs"/>
          <w:rtl/>
        </w:rPr>
        <w:t>ט קרא</w:t>
      </w:r>
      <w:r w:rsidRPr="00464129">
        <w:rPr>
          <w:rStyle w:val="afffff0"/>
          <w:rFonts w:hint="cs"/>
          <w:rtl/>
        </w:rPr>
        <w:t xml:space="preserve"> '</w:t>
      </w:r>
      <w:r w:rsidRPr="00464129">
        <w:rPr>
          <w:rStyle w:val="afffff0"/>
          <w:rtl/>
        </w:rPr>
        <w:t>כל הראוי למוקדה מקדש מזבח</w:t>
      </w:r>
      <w:r w:rsidRPr="00464129">
        <w:rPr>
          <w:rStyle w:val="afffff0"/>
          <w:rFonts w:hint="cs"/>
          <w:rtl/>
        </w:rPr>
        <w:t>'</w:t>
      </w:r>
      <w:r w:rsidRPr="00464129">
        <w:rPr>
          <w:rStyle w:val="afffff0"/>
          <w:rtl/>
        </w:rPr>
        <w:t>.</w:t>
      </w:r>
    </w:p>
    <w:p>
      <w:pPr>
        <w:pStyle w:val="38"/>
        <w:rPr>
          <w:ins w:id="100047" w:author="מנוע מכני" w:date="2026-10-11T12:04:39Z"/>
        </w:rPr>
      </w:pPr>
      <w:r>
        <w:t xml:space="preserve">ואידך?</w:t>
      </w:r>
    </w:p>
    <w:p w:rsidR="00DA63EC" w:rsidRDefault="00DA63EC" w:rsidP="00DA63EC">
      <w:pPr>
        <w:tabs>
          <w:tab w:val="left" w:pos="0"/>
        </w:tabs>
        <w:rPr>
          <w:rtl/>
        </w:rPr>
      </w:pPr>
      <w:del w:id="100048" w:author="מנוע מכני" w:date="2026-10-11T12:04:39Z">
        <w:r>
          <w:rPr>
            <w:rtl/>
          </w:rPr>
          <w:delText xml:space="preserve"> </w:delText>
        </w:r>
      </w:del>
      <w:r>
        <w:rPr>
          <w:rtl/>
        </w:rPr>
        <w:t xml:space="preserve">מזבח אחרינא כתיב.</w:t>
      </w:r>
    </w:p>
    <w:p>
      <w:pPr>
        <w:pStyle w:val="38"/>
        <w:rPr>
          <w:ins w:id="100049" w:author="מנוע מכני" w:date="2026-10-11T12:04:39Z"/>
        </w:rPr>
      </w:pPr>
      <w:r>
        <w:t xml:space="preserve">ואידך?</w:t>
      </w:r>
    </w:p>
    <w:p w:rsidR="00DA63EC" w:rsidRDefault="00DA63EC" w:rsidP="00DA63EC">
      <w:pPr>
        <w:tabs>
          <w:tab w:val="left" w:pos="0"/>
        </w:tabs>
        <w:rPr>
          <w:rtl/>
        </w:rPr>
      </w:pPr>
      <w:del w:id="100050" w:author="מנוע מכני" w:date="2026-10-11T12:04:39Z">
        <w:r>
          <w:rPr>
            <w:rtl/>
          </w:rPr>
          <w:delText xml:space="preserve"> </w:delText>
        </w:r>
      </w:del>
      <w:r>
        <w:rPr>
          <w:rtl/>
        </w:rPr>
        <w:t xml:space="preserve">חד </w:t>
      </w:r>
      <w:ins w:id="91675" w:author="מנוע מכני" w:date="2026-10-11T12:04:39Z">
        <w:r>
          <w:rPr>
            <w:rtl/>
          </w:rPr>
          <w:t xml:space="preserve">למקום</w:t>
        </w:r>
      </w:ins>
      <w:del w:id="91676" w:author="מנוע מכני" w:date="2026-10-11T12:04:39Z">
        <w:r>
          <w:rPr>
            <w:rtl/>
          </w:rPr>
          <w:delText xml:space="preserve">להיכא</w:delText>
        </w:r>
      </w:del>
      <w:r>
        <w:rPr>
          <w:rtl/>
        </w:rPr>
        <w:t xml:space="preserve"> דהיתה לה שעת הכושר, וחד </w:t>
      </w:r>
      <w:ins w:id="91677" w:author="מנוע מכני" w:date="2026-10-11T12:04:39Z">
        <w:r>
          <w:rPr>
            <w:rtl/>
          </w:rPr>
          <w:t xml:space="preserve">למקום</w:t>
        </w:r>
      </w:ins>
      <w:del w:id="91678" w:author="מנוע מכני" w:date="2026-10-11T12:04:39Z">
        <w:r>
          <w:rPr>
            <w:rtl/>
          </w:rPr>
          <w:delText xml:space="preserve">להיכא</w:delText>
        </w:r>
      </w:del>
      <w:r>
        <w:rPr>
          <w:rtl/>
        </w:rPr>
        <w:t xml:space="preserve"> דלא היתה לה שעת הכושר.</w:t>
      </w:r>
    </w:p>
    <w:p>
      <w:pPr>
        <w:pStyle w:val="38"/>
        <w:rPr>
          <w:ins w:id="100051" w:author="מנוע מכני" w:date="2026-10-11T12:04:39Z"/>
        </w:rPr>
      </w:pPr>
      <w:r>
        <w:t xml:space="preserve">ואידך?</w:t>
      </w:r>
    </w:p>
    <w:p w:rsidR="00DA63EC" w:rsidRDefault="00DA63EC" w:rsidP="00DA63EC">
      <w:pPr>
        <w:tabs>
          <w:tab w:val="left" w:pos="0"/>
        </w:tabs>
        <w:rPr>
          <w:rtl/>
        </w:rPr>
      </w:pPr>
      <w:del w:id="100052" w:author="מנוע מכני" w:date="2026-10-11T12:04:39Z">
        <w:r>
          <w:rPr>
            <w:rtl/>
          </w:rPr>
          <w:delText xml:space="preserve"> </w:delText>
        </w:r>
      </w:del>
      <w:r>
        <w:rPr>
          <w:rtl/>
        </w:rPr>
        <w:t xml:space="preserve">כיון דפסולין </w:t>
      </w:r>
      <w:ins w:id="93415" w:author="מנוע מכני" w:date="2026-10-11T12:04:39Z">
        <w:r>
          <w:rPr>
            <w:rtl/>
          </w:rPr>
          <w:t xml:space="preserve">הם</w:t>
        </w:r>
      </w:ins>
      <w:del w:id="93416" w:author="מנוע מכני" w:date="2026-10-11T12:04:39Z">
        <w:r>
          <w:rPr>
            <w:rtl/>
          </w:rPr>
          <w:delText xml:space="preserve">נינהו</w:delText>
        </w:r>
      </w:del>
      <w:r>
        <w:rPr>
          <w:rtl/>
        </w:rPr>
        <w:t xml:space="preserve"> ורבינהו </w:t>
      </w:r>
      <w:ins w:id="93417" w:author="מנוע מכני" w:date="2026-10-11T12:04:39Z">
        <w:r>
          <w:rPr>
            <w:rtl/>
          </w:rPr>
          <w:t xml:space="preserve">התורה</w:t>
        </w:r>
      </w:ins>
      <w:del w:id="93418" w:author="מנוע מכני" w:date="2026-10-11T12:04:39Z">
        <w:r>
          <w:rPr>
            <w:rtl/>
          </w:rPr>
          <w:delText xml:space="preserve">רחמנא</w:delText>
        </w:r>
      </w:del>
      <w:r>
        <w:rPr>
          <w:rtl/>
        </w:rPr>
        <w:t xml:space="preserve">, </w:t>
      </w:r>
      <w:r>
        <w:rPr>
          <w:rtl/>
        </w:rPr>
        <w:t xml:space="preserve">ל"</w:t>
      </w:r>
      <w:r>
        <w:rPr>
          <w:rFonts w:hint="cs"/>
          <w:rtl/>
        </w:rPr>
        <w:t>ש</w:t>
      </w:r>
      <w:r>
        <w:rPr>
          <w:rtl/>
        </w:rPr>
        <w:t xml:space="preserve"> היתה לו שעת הכושר, </w:t>
      </w:r>
      <w:r>
        <w:rPr>
          <w:rtl/>
        </w:rPr>
        <w:t xml:space="preserve">ל"</w:t>
      </w:r>
      <w:r>
        <w:rPr>
          <w:rFonts w:hint="cs"/>
          <w:rtl/>
        </w:rPr>
        <w:t>ש</w:t>
      </w:r>
      <w:r>
        <w:rPr>
          <w:rtl/>
        </w:rPr>
        <w:t xml:space="preserve"> </w:t>
      </w:r>
      <w:r>
        <w:rPr>
          <w:rtl/>
        </w:rPr>
        <w:t xml:space="preserve">לא</w:t>
      </w:r>
      <w:r>
        <w:rPr>
          <w:rtl/>
        </w:rPr>
        <w:t xml:space="preserve"> היתה לו שעת הכושר.</w:t>
      </w:r>
    </w:p>
    <w:p w:rsidR="00DA63EC" w:rsidRDefault="00DA63EC" w:rsidP="00DA63EC">
      <w:pPr>
        <w:pStyle w:val="affffd"/>
        <w:rPr>
          <w:del w:id="90092" w:author="מנוע עיצוב" w:date="2026-10-11T12:09:26Z"/>
          <w:rtl/>
        </w:rPr>
      </w:pPr>
      <w:del w:id="90091" w:author="מנוע עיצוב" w:date="2026-10-11T12:09:26Z">
        <w:r>
          <w:rPr>
            <w:rtl/>
          </w:rPr>
          <w:delText xml:space="preserve">׹</w:delText>
        </w:r>
      </w:del>
    </w:p>
    <w:p w:rsidR="00DA63EC" w:rsidRDefault="00DA63EC" w:rsidP="00DA63EC">
      <w:pPr>
        <w:pStyle w:val="affff1"/>
        <w:ind w:end="0"/>
        <w:rPr>
          <w:rtl/>
        </w:rPr>
        <w:pPrChange w:id="20114" w:author="קלוד" w:date="2026-10-11T09:07:24Z">
          <w:pPr>
            <w:pStyle w:val="affff1"/>
            <w:rPr>
              <w:rtl/>
            </w:rPr>
          </w:pPr>
        </w:pPrChange>
      </w:pPr>
      <w:ins w:id="9851" w:author="מספור קטעי משנה" w:date="2026-10-11T09:35:09Z">
        <w:r>
          <w:rPr>
            <w:rStyle w:val="MisparKeta"/>
          </w:rPr>
          <w:t xml:space="preserve">ד. </w:t>
        </w:r>
      </w:ins>
      <w:r>
        <w:rPr>
          <w:rtl/>
        </w:rPr>
        <w:t>רבי שמעון אומר: הזבח כשר כו'.</w:t>
      </w:r>
    </w:p>
    <w:p>
      <w:pPr>
        <w:pStyle w:val="38"/>
        <w:rPr>
          <w:ins w:id="100053" w:author="מנוע מכני" w:date="2026-10-11T12:04:39Z"/>
        </w:rPr>
      </w:pPr>
      <w:r>
        <w:t xml:space="preserve">תניא</w:t>
      </w:r>
      <w:r>
        <w:t xml:space="preserve">, ר"</w:t>
      </w:r>
      <w:r>
        <w:t>ש</w:t>
      </w:r>
      <w:r>
        <w:t xml:space="preserve">:</w:t>
      </w:r>
    </w:p>
    <w:p w:rsidR="00DA63EC" w:rsidRDefault="00DA63EC" w:rsidP="00DA63EC">
      <w:pPr>
        <w:tabs>
          <w:tab w:val="left" w:pos="0"/>
        </w:tabs>
        <w:rPr>
          <w:rtl/>
        </w:rPr>
      </w:pPr>
      <w:del w:id="100054" w:author="מנוע מכני" w:date="2026-10-11T12:04:39Z">
        <w:r>
          <w:rPr>
            <w:rtl/>
          </w:rPr>
          <w:delText xml:space="preserve"> </w:delText>
        </w:r>
      </w:del>
      <w:r>
        <w:rPr>
          <w:rtl/>
        </w:rPr>
        <w:t xml:space="preserve">עולה מה עולה הבאה בגלל עצמה, אף כל הבאין בגלל עצמן, יצאו נסכים הבאין בגלל זבח</w:t>
      </w:r>
      <w:ins w:id="94895" w:author="מנוע מכני" w:date="2026-10-11T12:04:39Z">
        <w:r>
          <w:rPr>
            <w:rtl/>
          </w:rPr>
          <w:t xml:space="preserve">,</w:t>
        </w:r>
      </w:ins>
      <w:del w:id="94896" w:author="מנוע מכני" w:date="2026-10-11T12:04:39Z">
        <w:r>
          <w:rPr>
            <w:rtl/>
          </w:rPr>
          <w:delText xml:space="preserve">;</w:delText>
        </w:r>
      </w:del>
    </w:p>
    <w:p>
      <w:pPr>
        <w:pStyle w:val="afffff8"/>
        <w:rPr>
          <w:ins w:id="90253" w:author="קלוד" w:date="2026-10-11T12:29:36Z"/>
        </w:rPr>
      </w:pPr>
      <w:ins w:id="90254" w:author="קלוד" w:date="2026-10-11T12:29:36Z">
        <w:r>
          <w:rPr>
            <w:color w:val="7B3F00"/>
          </w:rPr>
          <w:t xml:space="preserve">נסכים הבאין בגלל זבח - מיעוט 'עולה' ו'כבשים'</w:t>
        </w:r>
      </w:ins>
    </w:p>
    <w:p>
      <w:pPr>
        <w:pStyle w:val="38"/>
        <w:rPr>
          <w:ins w:id="100055" w:author="מנוע מכני" w:date="2026-10-11T12:04:39Z"/>
        </w:rPr>
      </w:pPr>
      <w:r>
        <w:t>ריה</w:t>
      </w:r>
      <w:r>
        <w:t>"</w:t>
      </w:r>
      <w:r>
        <w:t>ג</w:t>
      </w:r>
      <w:r>
        <w:t xml:space="preserve">:</w:t>
      </w:r>
    </w:p>
    <w:p w:rsidR="00DA63EC" w:rsidRDefault="00DA63EC" w:rsidP="00DA63EC">
      <w:pPr>
        <w:tabs>
          <w:tab w:val="left" w:pos="0"/>
        </w:tabs>
        <w:rPr>
          <w:rtl/>
        </w:rPr>
      </w:pPr>
      <w:del w:id="100056" w:author="מנוע מכני" w:date="2026-10-11T12:04:39Z">
        <w:r>
          <w:rPr>
            <w:rtl/>
          </w:rPr>
          <w:delText xml:space="preserve"> </w:delText>
        </w:r>
      </w:del>
      <w:r>
        <w:rPr>
          <w:rtl/>
        </w:rPr>
        <w:t xml:space="preserve">מתוך שנאמר</w:t>
      </w:r>
      <w:r w:rsidRPr="00464129">
        <w:rPr>
          <w:rStyle w:val="afffff0"/>
          <w:rtl/>
        </w:rPr>
        <w:t xml:space="preserve"> </w:t>
      </w:r>
      <w:r w:rsidRPr="00464129">
        <w:rPr>
          <w:rStyle w:val="afffff0"/>
          <w:rFonts w:hint="cs"/>
          <w:rtl/>
        </w:rPr>
        <w:t>'</w:t>
      </w:r>
      <w:ins w:id="90979" w:author="Claude - סמנטי" w:date="2026-10-11T12:26:16Z">
        <w:r>
          <w:rPr>
            <w:rStyle w:val="afffff0"/>
            <w:rtl/>
          </w:rPr>
          <w:t xml:space="preserve">כָּל הַנּוֹגֵעַ בַּמִּזְבֵּחַ יִקְדָּשׁ</w:t>
        </w:r>
      </w:ins>
      <w:del w:id="90980" w:author="Claude - סמנטי" w:date="2026-10-11T12:26:16Z">
        <w:r w:rsidRPr="00464129">
          <w:rPr>
            <w:rStyle w:val="afffff0"/>
            <w:rtl/>
          </w:rPr>
          <w:delText xml:space="preserve">כל הנוגע במזבח יקדש</w:delText>
        </w:r>
      </w:del>
      <w:r w:rsidRPr="00464129">
        <w:rPr>
          <w:rStyle w:val="afffff0"/>
          <w:rFonts w:hint="cs"/>
          <w:rtl/>
        </w:rPr>
        <w:t>'</w:t>
      </w:r>
      <w:r w:rsidRPr="00464129">
        <w:rPr>
          <w:rStyle w:val="afffff0"/>
          <w:rtl/>
        </w:rPr>
        <w:t>,</w:t>
      </w:r>
      <w:r>
        <w:rPr>
          <w:rtl/>
        </w:rPr>
        <w:t xml:space="preserve"> שומע אני בין ראוי ובין שאינו ראוי, </w:t>
      </w:r>
      <w:r>
        <w:rPr>
          <w:rtl/>
        </w:rPr>
        <w:t xml:space="preserve">ת"ל</w:t>
      </w:r>
      <w:r>
        <w:rPr>
          <w:rtl/>
        </w:rPr>
        <w:t xml:space="preserve">:</w:t>
      </w:r>
      <w:r w:rsidRPr="00464129">
        <w:rPr>
          <w:rStyle w:val="afffff0"/>
          <w:rtl/>
        </w:rPr>
        <w:t xml:space="preserve"> </w:t>
      </w:r>
      <w:r w:rsidRPr="00464129">
        <w:rPr>
          <w:rStyle w:val="afffff0"/>
          <w:rFonts w:hint="cs"/>
          <w:rtl/>
        </w:rPr>
        <w:t>'</w:t>
      </w:r>
      <w:r w:rsidRPr="00464129">
        <w:rPr>
          <w:rStyle w:val="afffff0"/>
          <w:rtl/>
        </w:rPr>
        <w:t>כבשים</w:t>
      </w:r>
      <w:r w:rsidRPr="00464129">
        <w:rPr>
          <w:rStyle w:val="afffff0"/>
          <w:rFonts w:hint="cs"/>
          <w:rtl/>
        </w:rPr>
        <w:t>'</w:t>
      </w:r>
      <w:r w:rsidRPr="00464129">
        <w:rPr>
          <w:rStyle w:val="afffff0"/>
          <w:rtl/>
        </w:rPr>
        <w:t>,</w:t>
      </w:r>
      <w:r>
        <w:rPr>
          <w:rtl/>
        </w:rPr>
        <w:t xml:space="preserve"> מה כבשים ראויין, אף כל ראוי</w:t>
      </w:r>
      <w:ins w:id="94897" w:author="מנוע מכני" w:date="2026-10-11T12:04:39Z">
        <w:r>
          <w:rPr>
            <w:rtl/>
          </w:rPr>
          <w:t xml:space="preserve">,</w:t>
        </w:r>
      </w:ins>
      <w:del w:id="94898" w:author="מנוע מכני" w:date="2026-10-11T12:04:39Z">
        <w:r>
          <w:rPr>
            <w:rtl/>
          </w:rPr>
          <w:delText xml:space="preserve">;</w:delText>
        </w:r>
      </w:del>
    </w:p>
    <w:p w:rsidR="00DA63EC" w:rsidRDefault="00DA63EC" w:rsidP="00DA63EC">
      <w:pPr>
        <w:tabs>
          <w:tab w:val="left" w:pos="0"/>
        </w:tabs>
        <w:rPr>
          <w:rtl/>
        </w:rPr>
      </w:pPr>
      <w:r>
        <w:rPr>
          <w:rStyle w:val="2fb"/>
          <w:rtl/>
        </w:rPr>
        <w:t xml:space="preserve">ר"ע</w:t>
      </w:r>
      <w:r>
        <w:rPr>
          <w:rtl/>
        </w:rPr>
        <w:t xml:space="preserve"> עולה מה עולה ראויה, אף כל ראויה.</w:t>
      </w:r>
    </w:p>
    <w:p w:rsidR="00DA63EC" w:rsidRDefault="00DA63EC" w:rsidP="00DA63EC">
      <w:pPr>
        <w:tabs>
          <w:tab w:val="left" w:pos="0"/>
        </w:tabs>
        <w:rPr>
          <w:rtl/>
        </w:rPr>
      </w:pPr>
      <w:r>
        <w:rPr>
          <w:rStyle w:val="2fb"/>
          <w:rFonts w:hint="cs"/>
          <w:rtl/>
        </w:rPr>
        <w:t>אראב</w:t>
      </w:r>
      <w:r>
        <w:rPr>
          <w:rStyle w:val="2fb"/>
          <w:rtl/>
        </w:rPr>
        <w:t>"</w:t>
      </w:r>
      <w:r>
        <w:rPr>
          <w:rStyle w:val="2fb"/>
          <w:rFonts w:hint="cs"/>
          <w:rtl/>
        </w:rPr>
        <w:t xml:space="preserve">א</w:t>
      </w:r>
      <w:r>
        <w:rPr>
          <w:rFonts w:hint="cs"/>
          <w:rtl/>
        </w:rPr>
        <w:t xml:space="preserve"> </w:t>
      </w:r>
      <w:ins w:id="91679" w:author="מנוע מכני" w:date="2026-10-11T12:04:39Z">
        <w:r>
          <w:rPr>
            <w:rFonts w:hint="cs"/>
            <w:b/>
            <w:bCs/>
            <w:rtl/>
          </w:rPr>
          <w:t xml:space="preserve">יש</w:t>
        </w:r>
      </w:ins>
      <w:del w:id="91680" w:author="מנוע מכני" w:date="2026-10-11T12:04:39Z">
        <w:r w:rsidRPr="000B2438">
          <w:rPr>
            <w:rFonts w:hint="cs"/>
            <w:b/>
            <w:bCs/>
            <w:rtl/>
          </w:rPr>
          <w:delText xml:space="preserve">איכא</w:delText>
        </w:r>
      </w:del>
      <w:r w:rsidRPr="000B2438">
        <w:rPr>
          <w:rFonts w:hint="cs"/>
          <w:b/>
          <w:bCs/>
          <w:rtl/>
        </w:rPr>
        <w:t xml:space="preserve"> </w:t>
      </w:r>
      <w:ins w:id="90249" w:author="Claude - סמנטי" w:date="2026-10-11T12:26:16Z">
        <w:r>
          <w:rPr>
            <w:rFonts w:hint="cs"/>
            <w:b/>
            <w:bCs/>
            <w:rtl/>
          </w:rPr>
          <w:t xml:space="preserve">ביניהם</w:t>
        </w:r>
      </w:ins>
      <w:del w:id="90250" w:author="Claude - סמנטי" w:date="2026-10-11T12:26:16Z">
        <w:r w:rsidRPr="000B2438">
          <w:rPr>
            <w:rFonts w:hint="cs"/>
            <w:b/>
            <w:bCs/>
            <w:rtl/>
          </w:rPr>
          <w:delText xml:space="preserve">בנייהו</w:delText>
        </w:r>
      </w:del>
      <w:r>
        <w:rPr>
          <w:rFonts w:hint="cs"/>
          <w:rtl/>
        </w:rPr>
        <w:t xml:space="preserve"> עולת העוף פולה</w:t>
      </w:r>
      <w:ins w:id="94899" w:author="מנוע מכני" w:date="2026-10-11T12:04:39Z">
        <w:r>
          <w:rPr>
            <w:rFonts w:hint="cs"/>
            <w:rtl/>
          </w:rPr>
          <w:t xml:space="preserve"> </w:t>
        </w:r>
      </w:ins>
      <w:del w:id="94900" w:author="מנוע מכני" w:date="2026-10-11T12:04:39Z">
        <w:r>
          <w:rPr>
            <w:rFonts w:hint="cs"/>
            <w:rtl/>
          </w:rPr>
          <w:delText xml:space="preserve"> </w:delText>
        </w:r>
        <w:r>
          <w:rPr>
            <w:rtl/>
          </w:rPr>
          <w:delText xml:space="preserve"> </w:delText>
        </w:r>
      </w:del>
      <w:r>
        <w:rPr>
          <w:rtl/>
        </w:rPr>
        <w:t xml:space="preserve">מר </w:t>
      </w:r>
      <w:ins w:id="97233" w:author="מנוע מכני" w:date="2026-10-11T12:04:39Z">
        <w:r>
          <w:rPr>
            <w:rtl/>
          </w:rPr>
          <w:t xml:space="preserve">מביא</w:t>
        </w:r>
      </w:ins>
      <w:del w:id="97234" w:author="מנוע מכני" w:date="2026-10-11T12:04:39Z">
        <w:r>
          <w:rPr>
            <w:rtl/>
          </w:rPr>
          <w:delText xml:space="preserve">מייתי</w:delText>
        </w:r>
      </w:del>
      <w:r>
        <w:rPr>
          <w:rtl/>
        </w:rPr>
        <w:t xml:space="preserve"> לה מעולה, ומר </w:t>
      </w:r>
      <w:ins w:id="97235" w:author="מנוע מכני" w:date="2026-10-11T12:04:39Z">
        <w:r>
          <w:rPr>
            <w:rtl/>
          </w:rPr>
          <w:t xml:space="preserve">מביא</w:t>
        </w:r>
      </w:ins>
      <w:del w:id="97236" w:author="מנוע מכני" w:date="2026-10-11T12:04:39Z">
        <w:r>
          <w:rPr>
            <w:rtl/>
          </w:rPr>
          <w:delText xml:space="preserve">מייתי</w:delText>
        </w:r>
      </w:del>
      <w:r>
        <w:rPr>
          <w:rtl/>
        </w:rPr>
        <w:t xml:space="preserve"> לה מכבשים.</w:t>
      </w:r>
    </w:p>
    <w:p w:rsidR="00DA63EC" w:rsidRDefault="00DA63EC" w:rsidP="00DA63EC">
      <w:pPr>
        <w:tabs>
          <w:tab w:val="left" w:pos="0"/>
        </w:tabs>
        <w:rPr>
          <w:rtl/>
        </w:rPr>
      </w:pPr>
      <w:r>
        <w:rPr>
          <w:rtl/>
        </w:rPr>
        <w:t xml:space="preserve">ולמאן </w:t>
      </w:r>
      <w:ins w:id="97237" w:author="מנוע מכני" w:date="2026-10-11T12:04:39Z">
        <w:r>
          <w:rPr>
            <w:rtl/>
          </w:rPr>
          <w:t xml:space="preserve">דמביא</w:t>
        </w:r>
      </w:ins>
      <w:del w:id="97238" w:author="מנוע מכני" w:date="2026-10-11T12:04:39Z">
        <w:r>
          <w:rPr>
            <w:rtl/>
          </w:rPr>
          <w:delText xml:space="preserve">דמייתי</w:delText>
        </w:r>
      </w:del>
      <w:r>
        <w:rPr>
          <w:rFonts w:hint="cs"/>
          <w:rtl/>
        </w:rPr>
        <w:t xml:space="preserve"> </w:t>
      </w:r>
      <w:r>
        <w:rPr>
          <w:rtl/>
        </w:rPr>
        <w:t>מכבשים,</w:t>
      </w:r>
      <w:r w:rsidRPr="00464129">
        <w:rPr>
          <w:rStyle w:val="afffff0"/>
          <w:rtl/>
        </w:rPr>
        <w:t xml:space="preserve"> </w:t>
      </w:r>
      <w:r w:rsidRPr="00464129">
        <w:rPr>
          <w:rStyle w:val="afffff0"/>
          <w:rFonts w:hint="cs"/>
          <w:rtl/>
        </w:rPr>
        <w:t>'</w:t>
      </w:r>
      <w:r w:rsidRPr="00464129">
        <w:rPr>
          <w:rStyle w:val="afffff0"/>
          <w:rtl/>
        </w:rPr>
        <w:t>עולה</w:t>
      </w:r>
      <w:r w:rsidRPr="00464129">
        <w:rPr>
          <w:rStyle w:val="afffff0"/>
          <w:rFonts w:hint="cs"/>
          <w:rtl/>
        </w:rPr>
        <w:t xml:space="preserve">' </w:t>
      </w:r>
      <w:r>
        <w:rPr>
          <w:rFonts w:hint="cs"/>
          <w:rtl/>
        </w:rPr>
        <w:t xml:space="preserve">דלא לייתי </w:t>
      </w:r>
      <w:ins w:id="90435" w:author="מנוע מכני" w:date="2026-10-11T12:04:39Z">
        <w:r>
          <w:rPr>
            <w:rtl/>
          </w:rPr>
          <w:t xml:space="preserve">אפי'</w:t>
        </w:r>
      </w:ins>
      <w:del w:id="90436" w:author="מנוע מכני" w:date="2026-10-11T12:04:39Z">
        <w:r>
          <w:rPr>
            <w:rtl/>
          </w:rPr>
          <w:delText xml:space="preserve">אפילו</w:delText>
        </w:r>
      </w:del>
      <w:r>
        <w:rPr>
          <w:rtl/>
        </w:rPr>
        <w:t xml:space="preserve"> מחיים, </w:t>
      </w:r>
    </w:p>
    <w:p w:rsidR="00DA63EC" w:rsidRDefault="00DA63EC" w:rsidP="00DA63EC">
      <w:pPr>
        <w:tabs>
          <w:tab w:val="left" w:pos="0"/>
        </w:tabs>
        <w:rPr>
          <w:rtl/>
        </w:rPr>
      </w:pPr>
      <w:r>
        <w:rPr>
          <w:rtl/>
        </w:rPr>
        <w:t xml:space="preserve">ולמאן </w:t>
      </w:r>
      <w:ins w:id="97239" w:author="מנוע מכני" w:date="2026-10-11T12:04:39Z">
        <w:r>
          <w:rPr>
            <w:rtl/>
          </w:rPr>
          <w:t xml:space="preserve">דמביא</w:t>
        </w:r>
      </w:ins>
      <w:del w:id="97240" w:author="מנוע מכני" w:date="2026-10-11T12:04:39Z">
        <w:r>
          <w:rPr>
            <w:rtl/>
          </w:rPr>
          <w:delText xml:space="preserve">דמייתי</w:delText>
        </w:r>
      </w:del>
      <w:r>
        <w:rPr>
          <w:rtl/>
        </w:rPr>
        <w:t xml:space="preserve"> מעולה, </w:t>
      </w:r>
      <w:r>
        <w:rPr>
          <w:rFonts w:hint="cs"/>
          <w:rtl/>
        </w:rPr>
        <w:t xml:space="preserve">כבשים שלא לימא אפי' מנחה </w:t>
      </w:r>
    </w:p>
    <w:p w:rsidR="00DA63EC" w:rsidRDefault="00DA63EC" w:rsidP="00DA63EC">
      <w:pPr>
        <w:tabs>
          <w:tab w:val="left" w:pos="0"/>
        </w:tabs>
        <w:rPr>
          <w:rtl/>
        </w:rPr>
      </w:pPr>
    </w:p>
    <w:p>
      <w:pPr>
        <w:pStyle w:val="38"/>
        <w:rPr>
          <w:ins w:id="100058" w:author="מנוע מכני" w:date="2026-10-11T12:04:39Z"/>
        </w:rPr>
      </w:pPr>
      <w:del w:id="100057" w:author="מנוע מכני" w:date="2026-10-11T12:04:39Z">
        <w:r>
          <w:delText xml:space="preserve">•</w:delText>
        </w:r>
      </w:del>
      <w:r>
        <w:t xml:space="preserve"> </w:t>
      </w:r>
      <w:r>
        <w:t>ר</w:t>
      </w:r>
      <w:r>
        <w:t>"</w:t>
      </w:r>
      <w:r>
        <w:t xml:space="preserve">פ </w:t>
      </w:r>
      <w:ins w:id="91681" w:author="מנוע מכני" w:date="2026-10-11T12:04:39Z">
        <w:r>
          <w:t xml:space="preserve">יש</w:t>
        </w:r>
      </w:ins>
      <w:del w:id="91682" w:author="מנוע מכני" w:date="2026-10-11T12:04:39Z">
        <w:r w:rsidRPr="000B2438">
          <w:delText xml:space="preserve">איכא</w:delText>
        </w:r>
      </w:del>
      <w:r w:rsidRPr="000B2438">
        <w:t xml:space="preserve"> </w:t>
      </w:r>
      <w:ins w:id="90251" w:author="Claude - סמנטי" w:date="2026-10-11T12:26:16Z">
        <w:r>
          <w:t xml:space="preserve">ביניהם</w:t>
        </w:r>
      </w:ins>
      <w:del w:id="90252" w:author="Claude - סמנטי" w:date="2026-10-11T12:26:16Z">
        <w:r w:rsidRPr="000B2438">
          <w:delText xml:space="preserve">בנייהו</w:delText>
        </w:r>
      </w:del>
      <w:r>
        <w:t xml:space="preserve">:</w:t>
      </w:r>
    </w:p>
    <w:p w:rsidR="00DA63EC" w:rsidRDefault="00DA63EC" w:rsidP="00DA63EC">
      <w:pPr>
        <w:tabs>
          <w:tab w:val="left" w:pos="0"/>
        </w:tabs>
        <w:rPr>
          <w:rtl/>
        </w:rPr>
      </w:pPr>
      <w:del w:id="100059" w:author="מנוע מכני" w:date="2026-10-11T12:04:39Z">
        <w:r>
          <w:rPr>
            <w:rtl/>
          </w:rPr>
          <w:delText xml:space="preserve"> </w:delText>
        </w:r>
      </w:del>
      <w:r>
        <w:rPr>
          <w:rtl/>
        </w:rPr>
        <w:t xml:space="preserve">קמצים שקדשו בכלי, לתנאי דידן - </w:t>
      </w:r>
      <w:r>
        <w:rPr>
          <w:rtl/>
        </w:rPr>
        <w:t xml:space="preserve">לא</w:t>
      </w:r>
      <w:r>
        <w:rPr>
          <w:rtl/>
        </w:rPr>
        <w:t xml:space="preserve"> ירדו, לתנאי </w:t>
      </w:r>
      <w:ins w:id="95633" w:author="מנוע מכני" w:date="2026-10-11T12:04:39Z">
        <w:r>
          <w:rPr>
            <w:rtl/>
          </w:rPr>
          <w:t xml:space="preserve">דברייתא</w:t>
        </w:r>
      </w:ins>
      <w:del w:id="95634" w:author="מנוע מכני" w:date="2026-10-11T12:04:39Z">
        <w:r>
          <w:rPr>
            <w:rtl/>
          </w:rPr>
          <w:delText xml:space="preserve">דמתניתא</w:delText>
        </w:r>
      </w:del>
      <w:r>
        <w:rPr>
          <w:rtl/>
        </w:rPr>
        <w:t xml:space="preserve"> - ירדו.</w:t>
      </w:r>
    </w:p>
    <w:p>
      <w:pPr>
        <w:pStyle w:val="afffff8"/>
        <w:rPr>
          <w:ins w:id="90251" w:author="קלוד" w:date="2026-10-11T12:29:36Z"/>
        </w:rPr>
      </w:pPr>
      <w:ins w:id="90252" w:author="קלוד" w:date="2026-10-11T12:29:36Z">
        <w:r>
          <w:rPr>
            <w:color w:val="7B3F00"/>
          </w:rPr>
          <w:t xml:space="preserve">מנחה ונסכים בפני עצמן ועם הזבח - אם עלו תרד</w:t>
        </w:r>
      </w:ins>
    </w:p>
    <w:p w:rsidR="00DA63EC" w:rsidRDefault="00DA63EC" w:rsidP="00DA63EC">
      <w:pPr>
        <w:tabs>
          <w:tab w:val="left" w:pos="0"/>
        </w:tabs>
        <w:rPr>
          <w:rtl/>
        </w:rPr>
      </w:pPr>
      <w:r>
        <w:rPr>
          <w:rStyle w:val="2fb"/>
          <w:rFonts w:hint="cs"/>
          <w:rtl/>
        </w:rPr>
        <w:t>אר</w:t>
      </w:r>
      <w:r>
        <w:rPr>
          <w:rStyle w:val="2fb"/>
          <w:rtl/>
        </w:rPr>
        <w:t>"</w:t>
      </w:r>
      <w:r>
        <w:rPr>
          <w:rStyle w:val="2fb"/>
          <w:rFonts w:hint="cs"/>
          <w:rtl/>
        </w:rPr>
        <w:t>ל</w:t>
      </w:r>
      <w:r>
        <w:rPr>
          <w:rtl/>
        </w:rPr>
        <w:t xml:space="preserve"> מנחה הבאה בפני עצמה, לדברי כולן - </w:t>
      </w:r>
      <w:r>
        <w:rPr>
          <w:rtl/>
        </w:rPr>
        <w:t xml:space="preserve">לא</w:t>
      </w:r>
      <w:r>
        <w:rPr>
          <w:rtl/>
        </w:rPr>
        <w:t xml:space="preserve"> תרד, </w:t>
      </w:r>
      <w:r>
        <w:rPr>
          <w:rStyle w:val="2fb"/>
          <w:rtl/>
        </w:rPr>
        <w:t xml:space="preserve">לרבי יוסי</w:t>
      </w:r>
      <w:r>
        <w:rPr>
          <w:rtl/>
        </w:rPr>
        <w:t xml:space="preserve"> הגלילי </w:t>
      </w:r>
      <w:r>
        <w:rPr>
          <w:rStyle w:val="2fb"/>
          <w:rtl/>
        </w:rPr>
        <w:t xml:space="preserve">ור"ע</w:t>
      </w:r>
      <w:r>
        <w:rPr>
          <w:rtl/>
        </w:rPr>
        <w:t xml:space="preserve"> תרד</w:t>
      </w:r>
      <w:ins w:id="94901" w:author="מנוע מכני" w:date="2026-10-11T12:04:39Z">
        <w:r>
          <w:rPr>
            <w:rtl/>
          </w:rPr>
          <w:t xml:space="preserve">,</w:t>
        </w:r>
      </w:ins>
      <w:del w:id="94902" w:author="מנוע מכני" w:date="2026-10-11T12:04:39Z">
        <w:r>
          <w:rPr>
            <w:rtl/>
          </w:rPr>
          <w:delText xml:space="preserve">;</w:delText>
        </w:r>
      </w:del>
    </w:p>
    <w:p w:rsidR="00DA63EC" w:rsidRDefault="00DA63EC" w:rsidP="00DA63EC">
      <w:pPr>
        <w:pStyle w:val="afff3"/>
        <w:framePr w:wrap="around"/>
        <w:rPr>
          <w:rtl/>
        </w:rPr>
      </w:pPr>
      <w:r>
        <w:rPr>
          <w:rFonts w:hint="cs"/>
          <w:rtl/>
        </w:rPr>
        <w:t xml:space="preserve">פד. </w:t>
      </w:r>
    </w:p>
    <w:p w:rsidR="00DA63EC" w:rsidRDefault="00DA63EC" w:rsidP="00DA63EC">
      <w:pPr>
        <w:tabs>
          <w:tab w:val="left" w:pos="0"/>
        </w:tabs>
        <w:rPr>
          <w:rtl/>
        </w:rPr>
      </w:pPr>
      <w:r>
        <w:rPr>
          <w:rtl/>
        </w:rPr>
        <w:t xml:space="preserve">מנחה הבאה עם הזבח, </w:t>
      </w:r>
      <w:r>
        <w:rPr>
          <w:rStyle w:val="2fb"/>
          <w:rtl/>
        </w:rPr>
        <w:t xml:space="preserve">לר"ג</w:t>
      </w:r>
      <w:r>
        <w:rPr>
          <w:rtl/>
        </w:rPr>
        <w:t xml:space="preserve"> </w:t>
      </w:r>
      <w:r>
        <w:rPr>
          <w:rStyle w:val="2fb"/>
          <w:rtl/>
        </w:rPr>
        <w:t xml:space="preserve">ורבי</w:t>
      </w:r>
      <w:r>
        <w:rPr>
          <w:rtl/>
        </w:rPr>
        <w:t xml:space="preserve"> יהושע - </w:t>
      </w:r>
      <w:r>
        <w:rPr>
          <w:rtl/>
        </w:rPr>
        <w:t xml:space="preserve">לא</w:t>
      </w:r>
      <w:r>
        <w:rPr>
          <w:rtl/>
        </w:rPr>
        <w:t xml:space="preserve"> תרד, לדברי כולן - תרד</w:t>
      </w:r>
      <w:ins w:id="94903" w:author="מנוע מכני" w:date="2026-10-11T12:04:39Z">
        <w:r>
          <w:rPr>
            <w:rtl/>
          </w:rPr>
          <w:t xml:space="preserve">,</w:t>
        </w:r>
      </w:ins>
      <w:del w:id="94904" w:author="מנוע מכני" w:date="2026-10-11T12:04:39Z">
        <w:r>
          <w:rPr>
            <w:rtl/>
          </w:rPr>
          <w:delText xml:space="preserve">;</w:delText>
        </w:r>
      </w:del>
    </w:p>
    <w:p w:rsidR="00DA63EC" w:rsidRDefault="00DA63EC" w:rsidP="00DA63EC">
      <w:pPr>
        <w:tabs>
          <w:tab w:val="left" w:pos="0"/>
        </w:tabs>
        <w:rPr>
          <w:rtl/>
        </w:rPr>
      </w:pPr>
      <w:r>
        <w:rPr>
          <w:rtl/>
        </w:rPr>
        <w:t xml:space="preserve">נסכים הבאין בפני עצמן, לדברי כולן - ירדו, לדברי </w:t>
      </w:r>
      <w:r>
        <w:rPr>
          <w:rStyle w:val="2fb"/>
          <w:rtl/>
        </w:rPr>
        <w:t xml:space="preserve">ר"ג</w:t>
      </w:r>
      <w:r>
        <w:rPr>
          <w:rtl/>
        </w:rPr>
        <w:t xml:space="preserve"> </w:t>
      </w:r>
      <w:r>
        <w:rPr>
          <w:rStyle w:val="2fb"/>
          <w:rtl/>
        </w:rPr>
        <w:t xml:space="preserve">ור"ש</w:t>
      </w:r>
      <w:r>
        <w:rPr>
          <w:rtl/>
        </w:rPr>
        <w:t xml:space="preserve"> - </w:t>
      </w:r>
      <w:r>
        <w:rPr>
          <w:rtl/>
        </w:rPr>
        <w:t xml:space="preserve">לא</w:t>
      </w:r>
      <w:r>
        <w:rPr>
          <w:rtl/>
        </w:rPr>
        <w:t xml:space="preserve"> ירדו</w:t>
      </w:r>
      <w:ins w:id="94905" w:author="מנוע מכני" w:date="2026-10-11T12:04:39Z">
        <w:r>
          <w:rPr>
            <w:rtl/>
          </w:rPr>
          <w:t xml:space="preserve">,</w:t>
        </w:r>
      </w:ins>
      <w:del w:id="94906" w:author="מנוע מכני" w:date="2026-10-11T12:04:39Z">
        <w:r>
          <w:rPr>
            <w:rtl/>
          </w:rPr>
          <w:delText xml:space="preserve">;</w:delText>
        </w:r>
      </w:del>
    </w:p>
    <w:p w:rsidR="00DA63EC" w:rsidRDefault="00DA63EC" w:rsidP="00DA63EC">
      <w:pPr>
        <w:tabs>
          <w:tab w:val="left" w:pos="0"/>
        </w:tabs>
        <w:rPr>
          <w:rtl/>
        </w:rPr>
      </w:pPr>
      <w:r>
        <w:rPr>
          <w:rtl/>
        </w:rPr>
        <w:t xml:space="preserve">נסכין הבאין עם הזבח, לדברי כולן - ירדו, לדברי </w:t>
      </w:r>
      <w:r>
        <w:rPr>
          <w:rStyle w:val="2fb"/>
          <w:rtl/>
        </w:rPr>
        <w:t xml:space="preserve">ר"ג</w:t>
      </w:r>
      <w:r>
        <w:rPr>
          <w:rtl/>
        </w:rPr>
        <w:t xml:space="preserve"> לחודיה - </w:t>
      </w:r>
      <w:r>
        <w:rPr>
          <w:rtl/>
        </w:rPr>
        <w:t xml:space="preserve">לא</w:t>
      </w:r>
      <w:r>
        <w:rPr>
          <w:rtl/>
        </w:rPr>
        <w:t xml:space="preserve"> ירדו.</w:t>
      </w:r>
    </w:p>
    <w:p w:rsidR="00DA63EC" w:rsidRDefault="00DA63EC" w:rsidP="00DA63EC">
      <w:pPr>
        <w:tabs>
          <w:tab w:val="left" w:pos="0"/>
        </w:tabs>
        <w:rPr>
          <w:rtl/>
        </w:rPr>
      </w:pPr>
      <w:r>
        <w:rPr>
          <w:rFonts w:hint="cs"/>
          <w:rtl/>
        </w:rPr>
        <w:t>ו</w:t>
      </w:r>
      <w:r>
        <w:rPr>
          <w:rtl/>
        </w:rPr>
        <w:t xml:space="preserve">מנחה הבאה בפני עצמה </w:t>
      </w:r>
      <w:ins w:id="90253" w:author="Claude - סמנטי" w:date="2026-10-11T12:26:16Z">
        <w:r>
          <w:rPr>
            <w:rtl/>
          </w:rPr>
          <w:t xml:space="preserve">הוצרכה</w:t>
        </w:r>
      </w:ins>
      <w:del w:id="90254" w:author="Claude - סמנטי" w:date="2026-10-11T12:26:16Z">
        <w:r>
          <w:rPr>
            <w:rtl/>
          </w:rPr>
          <w:delText xml:space="preserve">איצטריכא</w:delText>
        </w:r>
      </w:del>
      <w:r>
        <w:rPr>
          <w:rtl/>
        </w:rPr>
        <w:t xml:space="preserve"> </w:t>
      </w:r>
      <w:r>
        <w:rPr>
          <w:rStyle w:val="2fb"/>
          <w:rtl/>
        </w:rPr>
        <w:t xml:space="preserve">וכדרבא</w:t>
      </w:r>
      <w:r>
        <w:rPr>
          <w:rtl/>
        </w:rPr>
        <w:t xml:space="preserve">, דמתנדב אדם מנחת נסכים בכל יום.</w:t>
      </w:r>
    </w:p>
    <w:p w:rsidR="00DA63EC" w:rsidRDefault="00DA63EC" w:rsidP="00DA63EC">
      <w:pPr>
        <w:tabs>
          <w:tab w:val="left" w:pos="0"/>
        </w:tabs>
        <w:rPr>
          <w:rtl/>
        </w:rPr>
      </w:pPr>
      <w:r>
        <w:rPr>
          <w:rFonts w:hint="cs"/>
          <w:rtl/>
        </w:rPr>
        <w:t>ו</w:t>
      </w:r>
      <w:r>
        <w:rPr>
          <w:rtl/>
        </w:rPr>
        <w:t xml:space="preserve">נסכים הבאים עם הזבח </w:t>
      </w:r>
      <w:ins w:id="90255" w:author="Claude - סמנטי" w:date="2026-10-11T12:26:16Z">
        <w:r>
          <w:rPr>
            <w:rtl/>
          </w:rPr>
          <w:t xml:space="preserve">הוצרכה</w:t>
        </w:r>
      </w:ins>
      <w:del w:id="90256" w:author="Claude - סמנטי" w:date="2026-10-11T12:26:16Z">
        <w:r>
          <w:rPr>
            <w:rtl/>
          </w:rPr>
          <w:delText xml:space="preserve">איצטריכא</w:delText>
        </w:r>
      </w:del>
      <w:r>
        <w:rPr>
          <w:rtl/>
        </w:rPr>
        <w:t xml:space="preserve"> </w:t>
      </w:r>
      <w:ins w:id="93419" w:author="מנוע מכני" w:date="2026-10-11T12:04:39Z">
        <w:r>
          <w:rPr>
            <w:rtl/>
          </w:rPr>
          <w:t xml:space="preserve">לו</w:t>
        </w:r>
      </w:ins>
      <w:del w:id="93420" w:author="מנוע מכני" w:date="2026-10-11T12:04:39Z">
        <w:r>
          <w:rPr>
            <w:rtl/>
          </w:rPr>
          <w:delText xml:space="preserve">ליה</w:delText>
        </w:r>
      </w:del>
      <w:r>
        <w:rPr>
          <w:rtl/>
        </w:rPr>
        <w:t xml:space="preserve">, דמקרב </w:t>
      </w:r>
      <w:ins w:id="95473" w:author="מנוע מכני" w:date="2026-10-11T12:04:39Z">
        <w:r>
          <w:rPr>
            <w:rtl/>
          </w:rPr>
          <w:t xml:space="preserve">להם</w:t>
        </w:r>
      </w:ins>
      <w:del w:id="95474" w:author="מנוע מכני" w:date="2026-10-11T12:04:39Z">
        <w:r>
          <w:rPr>
            <w:rtl/>
          </w:rPr>
          <w:delText xml:space="preserve">להו</w:delText>
        </w:r>
      </w:del>
      <w:r>
        <w:rPr>
          <w:rtl/>
        </w:rPr>
        <w:t xml:space="preserve"> למחר וליומא </w:t>
      </w:r>
      <w:r>
        <w:rPr>
          <w:rFonts w:hint="cs"/>
          <w:rtl/>
        </w:rPr>
        <w:t>א</w:t>
      </w:r>
      <w:r>
        <w:rPr>
          <w:rtl/>
        </w:rPr>
        <w:t>חרא,</w:t>
      </w:r>
    </w:p>
    <w:p w:rsidR="00DA63EC" w:rsidRDefault="00DA63EC" w:rsidP="00DA63EC">
      <w:pPr>
        <w:tabs>
          <w:tab w:val="left" w:pos="0"/>
        </w:tabs>
        <w:rPr>
          <w:rtl/>
        </w:rPr>
      </w:pPr>
      <w:r>
        <w:rPr>
          <w:rFonts w:hint="cs"/>
          <w:rtl/>
        </w:rPr>
        <w:t>סד</w:t>
      </w:r>
      <w:r>
        <w:rPr>
          <w:rtl/>
        </w:rPr>
        <w:t>"</w:t>
      </w:r>
      <w:r>
        <w:rPr>
          <w:rFonts w:hint="cs"/>
          <w:rtl/>
        </w:rPr>
        <w:t>א</w:t>
      </w:r>
      <w:r>
        <w:rPr>
          <w:rtl/>
        </w:rPr>
        <w:t xml:space="preserve">, הואיל ואמר מר: מנחתם ונסכיהם - בלילה, מנחתם ונסכיהם - למחר, </w:t>
      </w:r>
    </w:p>
    <w:p w:rsidR="00DA63EC" w:rsidRDefault="00DA63EC" w:rsidP="00DA63EC">
      <w:pPr>
        <w:tabs>
          <w:tab w:val="left" w:pos="0"/>
        </w:tabs>
        <w:rPr>
          <w:rtl/>
        </w:rPr>
      </w:pPr>
      <w:r>
        <w:rPr>
          <w:rtl/>
        </w:rPr>
        <w:t xml:space="preserve">כנסכים הבאין בפני עצמן דמו ומודי </w:t>
      </w:r>
      <w:r>
        <w:rPr>
          <w:rStyle w:val="2fb"/>
          <w:rtl/>
        </w:rPr>
        <w:t xml:space="preserve">ר"ש</w:t>
      </w:r>
      <w:r>
        <w:rPr>
          <w:rtl/>
        </w:rPr>
        <w:t xml:space="preserve"> דלא ירדו, </w:t>
      </w:r>
      <w:r>
        <w:rPr>
          <w:rtl/>
        </w:rPr>
        <w:t xml:space="preserve">קמ"ל</w:t>
      </w:r>
      <w:r>
        <w:rPr>
          <w:rtl/>
        </w:rPr>
        <w:t xml:space="preserve">.</w:t>
      </w:r>
    </w:p>
    <w:p w:rsidR="00DA63EC" w:rsidRDefault="00DA63EC" w:rsidP="00DA63EC">
      <w:pPr>
        <w:pStyle w:val="affffd"/>
        <w:rPr>
          <w:rtl/>
        </w:rPr>
      </w:pPr>
      <w:r>
        <w:rPr>
          <w:rtl/>
        </w:rPr>
        <w:t>׹</w:t>
      </w:r>
    </w:p>
    <w:p>
      <w:pPr>
        <w:pStyle w:val="MishnaBatzad"/>
        <w:rPr>
          <w:ins w:id="20420" w:author="קלוד" w:date="2026-10-11T09:07:24Z"/>
        </w:rPr>
      </w:pPr>
      <w:ins w:id="20419" w:author="קלוד" w:date="2026-10-11T09:07:24Z">
        <w:r>
          <w:t xml:space="preserve">משנה ב</w:t>
        </w:r>
      </w:ins>
    </w:p>
    <w:p w:rsidR="00DA63EC" w:rsidRPr="000A334C" w:rsidRDefault="00DA63EC" w:rsidP="003B6D22">
      <w:pPr>
        <w:pStyle w:val="afff9"/>
        <w:rPr>
          <w:del w:id="20260" w:author="קלוד" w:date="2026-10-11T09:07:24Z"/>
          <w:rtl/>
        </w:rPr>
      </w:pPr>
      <w:del w:id="20259" w:author="קלוד" w:date="2026-10-11T09:07:24Z">
        <w:r w:rsidRPr="000A334C">
          <w:rPr>
            <w:rtl/>
          </w:rPr>
          <w:delText xml:space="preserve">מתני'.</w:delText>
        </w:r>
      </w:del>
    </w:p>
    <w:p w:rsidR="00DA63EC" w:rsidRPr="000A334C" w:rsidRDefault="00DA63EC" w:rsidP="003B6D22">
      <w:pPr>
        <w:pStyle w:val="afff9"/>
        <w:spacing w:before="120"/>
        <w:rPr>
          <w:rtl/>
        </w:rPr>
        <w:pPrChange w:id="90042" w:author="קלוד" w:date="2026-10-11T12:09:42Z">
          <w:pPr>
            <w:pStyle w:val="afff9"/>
          </w:pPr>
        </w:pPrChange>
      </w:pPr>
      <w:r w:rsidRPr="000A334C">
        <w:rPr>
          <w:rtl/>
        </w:rPr>
        <w:t>אלו אם עלו לא ירדו: הלן, והיוצא, והטמא, ושנשחט חוץ לזמנו וחוץ למקומו, ושקבלו פסולין וזרקו את דמו.</w:t>
      </w:r>
    </w:p>
    <w:p w:rsidR="00DA63EC" w:rsidRPr="00FE1B89" w:rsidRDefault="00DA63EC" w:rsidP="003B6D22">
      <w:pPr>
        <w:pStyle w:val="afff9"/>
        <w:rPr>
          <w:rtl/>
        </w:rPr>
      </w:pPr>
      <w:r>
        <w:rPr>
          <w:rStyle w:val="TanaimMishna"/>
          <w:rtl/>
          <w:rPrChange w:id="20047" w:author="קלוד" w:date="2026-10-11T09:07:24Z">
            <w:rPr>
              <w:rtl/>
            </w:rPr>
          </w:rPrChange>
        </w:rPr>
        <w:t xml:space="preserve">רבי יהודה</w:t>
      </w:r>
      <w:r>
        <w:rPr>
          <w:rtl/>
        </w:rPr>
        <w:t xml:space="preserve"> אומר</w:t>
      </w:r>
      <w:r>
        <w:rPr>
          <w:rStyle w:val="TanaimMishna"/>
          <w:rtl/>
          <w:rPrChange w:id="102862" w:author="Claude" w:date="2026-10-11T09:07:44Z">
            <w:rPr>
              <w:rtl/>
            </w:rPr>
          </w:rPrChange>
        </w:rPr>
        <w:t xml:space="preserve">:</w:t>
      </w:r>
      <w:r>
        <w:rPr>
          <w:rtl/>
        </w:rPr>
        <w:t xml:space="preserve"> שנשחט בלילה, ונשפך דמה, ויצא דמה חוץ לקלעים - אם עלתה תרד;</w:t>
      </w:r>
    </w:p>
    <w:p w:rsidR="00DA63EC" w:rsidRPr="000A334C" w:rsidRDefault="00DA63EC" w:rsidP="003B6D22">
      <w:pPr>
        <w:pStyle w:val="afff9"/>
        <w:rPr>
          <w:rtl/>
        </w:rPr>
      </w:pPr>
      <w:r>
        <w:rPr>
          <w:rStyle w:val="TanaimMishna"/>
          <w:rtl/>
          <w:rPrChange w:id="102864" w:author="Claude" w:date="2026-10-11T09:07:44Z">
            <w:rPr>
              <w:rtl/>
            </w:rPr>
          </w:rPrChange>
        </w:rPr>
        <w:t xml:space="preserve">ר"ש</w:t>
      </w:r>
      <w:r>
        <w:rPr>
          <w:rtl/>
        </w:rPr>
        <w:t xml:space="preserve"> אומר</w:t>
      </w:r>
      <w:r>
        <w:rPr>
          <w:rStyle w:val="TanaimMishna"/>
          <w:rtl/>
          <w:rPrChange w:id="102866" w:author="Claude" w:date="2026-10-11T09:07:44Z">
            <w:rPr>
              <w:rtl/>
            </w:rPr>
          </w:rPrChange>
        </w:rPr>
        <w:t xml:space="preserve">:</w:t>
      </w:r>
      <w:r>
        <w:rPr>
          <w:rtl/>
        </w:rPr>
        <w:t xml:space="preserve"> לא תרד ש</w:t>
      </w:r>
      <w:r>
        <w:rPr>
          <w:rStyle w:val="TanaimMishna"/>
          <w:rtl/>
          <w:rPrChange w:id="102863" w:author="Claude" w:date="2026-10-11T09:07:44Z">
            <w:rPr>
              <w:rtl/>
            </w:rPr>
          </w:rPrChange>
        </w:rPr>
        <w:t xml:space="preserve">ר"ש</w:t>
      </w:r>
      <w:r>
        <w:rPr>
          <w:rtl/>
        </w:rPr>
        <w:t xml:space="preserve"> אומר</w:t>
      </w:r>
      <w:r>
        <w:rPr>
          <w:rStyle w:val="TanaimMishna"/>
          <w:rtl/>
          <w:rPrChange w:id="102865" w:author="Claude" w:date="2026-10-11T09:07:44Z">
            <w:rPr>
              <w:rtl/>
            </w:rPr>
          </w:rPrChange>
        </w:rPr>
        <w:t xml:space="preserve">:</w:t>
      </w:r>
      <w:r>
        <w:rPr>
          <w:rtl/>
        </w:rPr>
        <w:t xml:space="preserve"> כל שפסולו בקדש - הקדש מקבלו, לא היה פסולו בקדש - אין הקדש מקבלו.</w:t>
      </w:r>
    </w:p>
    <w:p w:rsidR="00DA63EC" w:rsidRPr="000A334C" w:rsidRDefault="00DA63EC" w:rsidP="003B6D22">
      <w:pPr>
        <w:pStyle w:val="afff9"/>
        <w:rPr>
          <w:rtl/>
        </w:rPr>
      </w:pPr>
      <w:r>
        <w:rPr>
          <w:rtl/>
        </w:rPr>
        <w:t xml:space="preserve">ואלו שלא היו פסולן בקדש: הרובע והנרבע, והמוקצה והנעבד, והאתנן והמחיר, והכלאים והטרפה, והיוצא דופן ובעלי מומין, </w:t>
      </w:r>
      <w:r>
        <w:rPr>
          <w:rStyle w:val="TanaimMishna"/>
          <w:rtl/>
          <w:rPrChange w:id="102867" w:author="Claude" w:date="2026-10-11T09:07:44Z">
            <w:rPr>
              <w:rtl/>
            </w:rPr>
          </w:rPrChange>
        </w:rPr>
        <w:t xml:space="preserve">ר"ע</w:t>
      </w:r>
      <w:r>
        <w:rPr>
          <w:rtl/>
        </w:rPr>
        <w:t xml:space="preserve"> מכשיר בבעלי מומין;</w:t>
      </w:r>
    </w:p>
    <w:p w:rsidR="00DA63EC" w:rsidRPr="000A334C" w:rsidRDefault="00DA63EC" w:rsidP="003B6D22">
      <w:pPr>
        <w:pStyle w:val="afff9"/>
        <w:rPr>
          <w:rtl/>
        </w:rPr>
      </w:pPr>
      <w:r>
        <w:rPr>
          <w:rStyle w:val="TanaimMishna"/>
          <w:rtl/>
          <w:rPrChange w:id="20048" w:author="קלוד" w:date="2026-10-11T09:07:24Z">
            <w:rPr>
              <w:rtl/>
            </w:rPr>
          </w:rPrChange>
        </w:rPr>
        <w:t xml:space="preserve">רבי חנינא</w:t>
      </w:r>
      <w:r>
        <w:rPr>
          <w:rtl/>
        </w:rPr>
        <w:t xml:space="preserve"> סגן הכהנים אומר</w:t>
      </w:r>
      <w:r>
        <w:rPr>
          <w:rStyle w:val="TanaimMishna"/>
          <w:rtl/>
          <w:rPrChange w:id="102868" w:author="Claude" w:date="2026-10-11T09:07:44Z">
            <w:rPr>
              <w:rtl/>
            </w:rPr>
          </w:rPrChange>
        </w:rPr>
        <w:t xml:space="preserve">:</w:t>
      </w:r>
      <w:r>
        <w:rPr>
          <w:rtl/>
        </w:rPr>
        <w:t xml:space="preserve"> דוחה היה אבא את בעלי מומין מע"ג המזבח.</w:t>
      </w:r>
    </w:p>
    <w:p w:rsidR="00DA63EC" w:rsidRPr="000A334C" w:rsidRDefault="00DA63EC" w:rsidP="003B6D22">
      <w:pPr>
        <w:pStyle w:val="afff9"/>
        <w:rPr>
          <w:rtl/>
        </w:rPr>
      </w:pPr>
      <w:r w:rsidRPr="000A334C">
        <w:rPr>
          <w:rtl/>
        </w:rPr>
        <w:t xml:space="preserve">כשם שאם עלו לא ירדו, כך אם ירדו לא יעלו, </w:t>
      </w:r>
    </w:p>
    <w:p w:rsidR="00DA63EC" w:rsidRPr="000A334C" w:rsidRDefault="00DA63EC" w:rsidP="003B6D22">
      <w:pPr>
        <w:pStyle w:val="afff9"/>
        <w:rPr>
          <w:rtl/>
        </w:rPr>
      </w:pPr>
      <w:r w:rsidRPr="000A334C">
        <w:rPr>
          <w:rtl/>
        </w:rPr>
        <w:t>וכולן שעלו חיים לראש המזבח - ירדו.</w:t>
      </w:r>
    </w:p>
    <w:p w:rsidR="00DA63EC" w:rsidRPr="00FE1B89" w:rsidRDefault="00DA63EC" w:rsidP="003B6D22">
      <w:pPr>
        <w:pStyle w:val="afff9"/>
        <w:rPr>
          <w:rtl/>
        </w:rPr>
      </w:pPr>
      <w:r w:rsidRPr="00FE1B89">
        <w:rPr>
          <w:rtl/>
        </w:rPr>
        <w:t>עולה שעלתה חיה לראש המזבח - תרד, שחטה בראש המזבח - יפשיט וינתחה במקומה.</w:t>
      </w:r>
    </w:p>
    <w:p w:rsidR="00DA63EC" w:rsidRDefault="00DA63EC" w:rsidP="00DA63EC">
      <w:pPr>
        <w:pStyle w:val="affffd"/>
        <w:rPr>
          <w:rtl/>
        </w:rPr>
      </w:pPr>
      <w:r>
        <w:rPr>
          <w:rtl/>
        </w:rPr>
        <w:t>׹</w:t>
      </w:r>
    </w:p>
    <w:p>
      <w:pPr>
        <w:pStyle w:val="afffff8"/>
        <w:rPr>
          <w:ins w:id="90249" w:author="קלוד" w:date="2026-10-11T12:29:36Z"/>
        </w:rPr>
      </w:pPr>
      <w:ins w:id="90250" w:author="קלוד" w:date="2026-10-11T12:29:36Z">
        <w:r>
          <w:rPr>
            <w:color w:val="7B3F00"/>
          </w:rPr>
          <w:t xml:space="preserve">'זאת היא העולה' - שלשה מיעוטין שאם עלתה תרד</w:t>
        </w:r>
      </w:ins>
    </w:p>
    <w:p>
      <w:pPr>
        <w:pStyle w:val="38"/>
        <w:rPr>
          <w:ins w:id="100060" w:author="מנוע מכני" w:date="2026-10-11T12:04:39Z"/>
        </w:rPr>
      </w:pPr>
      <w:r>
        <w:t>תניא</w:t>
      </w:r>
      <w:r>
        <w:t xml:space="preserve"> ר</w:t>
      </w:r>
      <w:r>
        <w:t>"</w:t>
      </w:r>
      <w:r>
        <w:t>י</w:t>
      </w:r>
      <w:r>
        <w:t>:</w:t>
      </w:r>
    </w:p>
    <w:p w:rsidR="00DA63EC" w:rsidRDefault="00DA63EC" w:rsidP="00DA63EC">
      <w:pPr>
        <w:tabs>
          <w:tab w:val="left" w:pos="0"/>
        </w:tabs>
        <w:rPr>
          <w:rtl/>
        </w:rPr>
      </w:pPr>
      <w:del w:id="100061"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זאת היא העולה</w:t>
      </w:r>
      <w:r w:rsidRPr="00464129">
        <w:rPr>
          <w:rStyle w:val="afffff0"/>
          <w:rFonts w:hint="cs"/>
          <w:rtl/>
        </w:rPr>
        <w:t>'</w:t>
      </w:r>
      <w:r w:rsidRPr="00464129">
        <w:rPr>
          <w:rStyle w:val="afffff0"/>
          <w:rtl/>
        </w:rPr>
        <w:t xml:space="preserve"> </w:t>
      </w:r>
      <w:r>
        <w:rPr>
          <w:rtl/>
        </w:rPr>
        <w:t>- הרי אלו ג' מיעוטין, פרט לשנשחטה בלילה, ושנשפך דמה, ושיצא דמה חוץ לקלעים - שאם עלתה תרד.</w:t>
      </w:r>
    </w:p>
    <w:p>
      <w:pPr>
        <w:pStyle w:val="38"/>
        <w:rPr>
          <w:ins w:id="100062" w:author="מנוע מכני" w:date="2026-10-11T12:04:39Z"/>
        </w:rPr>
      </w:pPr>
      <w:r>
        <w:t>ר"ש:</w:t>
      </w:r>
    </w:p>
    <w:p w:rsidR="00DA63EC" w:rsidRDefault="00DA63EC" w:rsidP="00DA63EC">
      <w:pPr>
        <w:tabs>
          <w:tab w:val="left" w:pos="0"/>
        </w:tabs>
        <w:rPr>
          <w:rtl/>
        </w:rPr>
      </w:pPr>
      <w:del w:id="100063"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עולה</w:t>
      </w:r>
      <w:r w:rsidRPr="00464129">
        <w:rPr>
          <w:rStyle w:val="afffff0"/>
          <w:rFonts w:hint="cs"/>
          <w:rtl/>
        </w:rPr>
        <w:t>'</w:t>
      </w:r>
      <w:r w:rsidRPr="00464129">
        <w:rPr>
          <w:rStyle w:val="afffff0"/>
          <w:rtl/>
        </w:rPr>
        <w:t xml:space="preserve"> </w:t>
      </w:r>
      <w:r>
        <w:rPr>
          <w:rtl/>
        </w:rPr>
        <w:t xml:space="preserve">- אין לי אלא עולה כשרה, מנין לרבות שנשחטה בלילה, ושנשפך דמה, ושיצא דמה חוץ לקלעים, והלן, והיוצא, והטמא, ושנשחט חוץ לזמנו וחוץ למקומו, ושקבלו פסולין וזרקו את דמו, הניתנין למטה שנתנן למעלה ולמעלה שנתנן למטה, והניתנין בחוץ שנתנן בפנים, בפנים שנתנן בחוץ, ופסח וחטאת ששחטן שלא לשמן, </w:t>
      </w:r>
    </w:p>
    <w:p w:rsidR="00DA63EC" w:rsidRDefault="00DA63EC" w:rsidP="00DA63EC">
      <w:pPr>
        <w:tabs>
          <w:tab w:val="left" w:pos="0"/>
        </w:tabs>
        <w:rPr>
          <w:rtl/>
        </w:rPr>
      </w:pPr>
      <w:r>
        <w:rPr>
          <w:rFonts w:hint="cs"/>
          <w:rtl/>
        </w:rPr>
        <w:t>ת</w:t>
      </w:r>
      <w:r>
        <w:rPr>
          <w:rtl/>
        </w:rPr>
        <w:t>"</w:t>
      </w:r>
      <w:r>
        <w:rPr>
          <w:rFonts w:hint="cs"/>
          <w:rtl/>
        </w:rPr>
        <w:t>ל</w:t>
      </w:r>
      <w:r w:rsidRPr="00464129">
        <w:rPr>
          <w:rStyle w:val="afffff0"/>
          <w:rFonts w:hint="cs"/>
          <w:rtl/>
        </w:rPr>
        <w:t xml:space="preserve"> '</w:t>
      </w:r>
      <w:ins w:id="90981" w:author="Claude - סמנטי" w:date="2026-10-11T12:26:16Z">
        <w:r>
          <w:rPr>
            <w:rStyle w:val="afffff0"/>
            <w:rtl/>
          </w:rPr>
          <w:t xml:space="preserve">תּוֹרַת הָעוֹלָה</w:t>
        </w:r>
      </w:ins>
      <w:del w:id="90982" w:author="Claude - סמנטי" w:date="2026-10-11T12:26:16Z">
        <w:r w:rsidRPr="00464129">
          <w:rPr>
            <w:rStyle w:val="afffff0"/>
            <w:rtl/>
          </w:rPr>
          <w:delText xml:space="preserve">תורת העולה</w:delText>
        </w:r>
      </w:del>
      <w:r w:rsidRPr="00464129">
        <w:rPr>
          <w:rStyle w:val="afffff0"/>
          <w:rFonts w:hint="cs"/>
          <w:rtl/>
        </w:rPr>
        <w:t>'</w:t>
      </w:r>
      <w:r w:rsidRPr="00464129">
        <w:rPr>
          <w:rStyle w:val="afffff0"/>
          <w:rtl/>
        </w:rPr>
        <w:t>,</w:t>
      </w:r>
      <w:r>
        <w:rPr>
          <w:rtl/>
        </w:rPr>
        <w:t xml:space="preserve"> ריבה תורה אחת לכל העולין שאם עלו </w:t>
      </w:r>
      <w:r>
        <w:rPr>
          <w:rtl/>
        </w:rPr>
        <w:t xml:space="preserve">לא</w:t>
      </w:r>
      <w:r>
        <w:rPr>
          <w:rtl/>
        </w:rPr>
        <w:t xml:space="preserve"> ירדו.</w:t>
      </w:r>
    </w:p>
    <w:p w:rsidR="00DA63EC" w:rsidRDefault="00DA63EC" w:rsidP="00DA63EC">
      <w:pPr>
        <w:tabs>
          <w:tab w:val="left" w:pos="0"/>
        </w:tabs>
        <w:rPr>
          <w:rtl/>
        </w:rPr>
      </w:pPr>
      <w:r>
        <w:rPr>
          <w:rFonts w:hint="cs"/>
          <w:rtl/>
        </w:rPr>
        <w:t xml:space="preserve">זאת' ולא </w:t>
      </w:r>
      <w:r>
        <w:rPr>
          <w:rtl/>
        </w:rPr>
        <w:t xml:space="preserve">הרובע והנרבע, והמוקצה והנעבד, ואתנן ומחיר, וכלאים וטרפה ויוצא דופן? </w:t>
      </w:r>
    </w:p>
    <w:p w:rsidR="00DA63EC" w:rsidRDefault="00DA63EC" w:rsidP="00DA63EC">
      <w:pPr>
        <w:pStyle w:val="afff3"/>
        <w:framePr w:wrap="around"/>
        <w:rPr>
          <w:rtl/>
        </w:rPr>
      </w:pPr>
      <w:r>
        <w:rPr>
          <w:rFonts w:hint="cs"/>
          <w:rtl/>
        </w:rPr>
        <w:t>פד:</w:t>
      </w:r>
    </w:p>
    <w:p w:rsidR="00DA63EC" w:rsidRDefault="00DA63EC" w:rsidP="00DA63EC">
      <w:pPr>
        <w:tabs>
          <w:tab w:val="left" w:pos="0"/>
        </w:tabs>
        <w:rPr>
          <w:rtl/>
        </w:rPr>
      </w:pPr>
      <w:r>
        <w:rPr>
          <w:rFonts w:hint="cs"/>
          <w:rtl/>
        </w:rPr>
        <w:t>א</w:t>
      </w:r>
      <w:r>
        <w:rPr>
          <w:rtl/>
        </w:rPr>
        <w:t xml:space="preserve">חר שריבה הכתוב ומיעט, </w:t>
      </w:r>
      <w:r>
        <w:rPr>
          <w:rStyle w:val="2fb"/>
          <w:rtl/>
        </w:rPr>
        <w:t xml:space="preserve">מרבה</w:t>
      </w:r>
      <w:r>
        <w:rPr>
          <w:rtl/>
        </w:rPr>
        <w:t xml:space="preserve"> אני את אלו שהיה פסולן בקדש, ומוציא אני את אלו שלא היה פסולן בקודש.</w:t>
      </w:r>
    </w:p>
    <w:p>
      <w:pPr>
        <w:pStyle w:val="38"/>
        <w:rPr>
          <w:ins w:id="101593" w:author="מנוע מכני" w:date="2026-10-11T12:04:39Z"/>
        </w:rPr>
      </w:pPr>
      <w:r>
        <w:t>ור</w:t>
      </w:r>
      <w:r>
        <w:t>"</w:t>
      </w:r>
      <w:r>
        <w:t>י</w:t>
      </w:r>
      <w:r>
        <w:t xml:space="preserve"> </w:t>
      </w:r>
      <w:ins w:id="97241" w:author="מנוע מכני" w:date="2026-10-11T12:04:39Z">
        <w:r>
          <w:t xml:space="preserve">מביא</w:t>
        </w:r>
      </w:ins>
      <w:del w:id="97242" w:author="מנוע מכני" w:date="2026-10-11T12:04:39Z">
        <w:r>
          <w:delText xml:space="preserve">מייתי</w:delText>
        </w:r>
      </w:del>
      <w:r>
        <w:t xml:space="preserve"> </w:t>
      </w:r>
      <w:ins w:id="91683" w:author="מנוע מכני" w:date="2026-10-11T12:04:39Z">
        <w:r>
          <w:t xml:space="preserve">מכאן</w:t>
        </w:r>
      </w:ins>
      <w:del w:id="91684" w:author="מנוע מכני" w:date="2026-10-11T12:04:39Z">
        <w:r>
          <w:delText xml:space="preserve">מהכא</w:delText>
        </w:r>
      </w:del>
      <w:r>
        <w:t xml:space="preserve">,</w:t>
      </w:r>
    </w:p>
    <w:p w:rsidR="00DA63EC" w:rsidRDefault="00DA63EC" w:rsidP="00DA63EC">
      <w:pPr>
        <w:tabs>
          <w:tab w:val="left" w:pos="0"/>
        </w:tabs>
        <w:rPr>
          <w:rtl/>
        </w:rPr>
      </w:pPr>
      <w:del w:id="101594" w:author="מנוע מכני" w:date="2026-10-11T12:04:39Z">
        <w:r>
          <w:rPr>
            <w:rtl/>
          </w:rPr>
          <w:delText xml:space="preserve"> </w:delText>
        </w:r>
      </w:del>
      <w:r>
        <w:rPr>
          <w:rtl/>
        </w:rPr>
        <w:t xml:space="preserve">מפני מה אמרו: </w:t>
      </w:r>
      <w:ins w:id="96703" w:author="מנוע מכני" w:date="2026-10-11T12:04:39Z">
        <w:r>
          <w:rPr>
            <w:rtl/>
          </w:rPr>
          <w:t xml:space="preserve">לנו</w:t>
        </w:r>
      </w:ins>
      <w:del w:id="96704" w:author="מנוע מכני" w:date="2026-10-11T12:04:39Z">
        <w:r>
          <w:rPr>
            <w:rtl/>
          </w:rPr>
          <w:delText xml:space="preserve">לן</w:delText>
        </w:r>
      </w:del>
      <w:r>
        <w:rPr>
          <w:rtl/>
        </w:rPr>
        <w:t xml:space="preserve"> בדם כשר? שהרי </w:t>
      </w:r>
      <w:ins w:id="96705" w:author="מנוע מכני" w:date="2026-10-11T12:04:39Z">
        <w:r>
          <w:rPr>
            <w:rtl/>
          </w:rPr>
          <w:t xml:space="preserve">לנו</w:t>
        </w:r>
      </w:ins>
      <w:del w:id="96706" w:author="מנוע מכני" w:date="2026-10-11T12:04:39Z">
        <w:r>
          <w:rPr>
            <w:rtl/>
          </w:rPr>
          <w:delText xml:space="preserve">לן</w:delText>
        </w:r>
      </w:del>
      <w:r>
        <w:rPr>
          <w:rtl/>
        </w:rPr>
        <w:t xml:space="preserve"> כשר בבשר</w:t>
      </w:r>
      <w:ins w:id="94907" w:author="מנוע מכני" w:date="2026-10-11T12:04:39Z">
        <w:r>
          <w:rPr>
            <w:rtl/>
          </w:rPr>
          <w:t xml:space="preserve">,</w:t>
        </w:r>
      </w:ins>
      <w:del w:id="94908" w:author="מנוע מכני" w:date="2026-10-11T12:04:39Z">
        <w:r>
          <w:rPr>
            <w:rtl/>
          </w:rPr>
          <w:delText xml:space="preserve">;</w:delText>
        </w:r>
      </w:del>
    </w:p>
    <w:p w:rsidR="00DA63EC" w:rsidRDefault="00DA63EC" w:rsidP="00DA63EC">
      <w:pPr>
        <w:tabs>
          <w:tab w:val="left" w:pos="0"/>
        </w:tabs>
        <w:rPr>
          <w:rtl/>
        </w:rPr>
      </w:pPr>
      <w:r>
        <w:rPr>
          <w:rtl/>
        </w:rPr>
        <w:t>יוצא</w:t>
      </w:r>
      <w:r>
        <w:rPr>
          <w:rFonts w:hint="cs"/>
          <w:rtl/>
        </w:rPr>
        <w:t>-</w:t>
      </w:r>
      <w:r>
        <w:rPr>
          <w:rtl/>
        </w:rPr>
        <w:t xml:space="preserve"> שהיוצא כשר בבמה</w:t>
      </w:r>
      <w:ins w:id="94909" w:author="מנוע מכני" w:date="2026-10-11T12:04:39Z">
        <w:r>
          <w:rPr>
            <w:rtl/>
          </w:rPr>
          <w:t xml:space="preserve">,</w:t>
        </w:r>
      </w:ins>
      <w:del w:id="94910" w:author="מנוע מכני" w:date="2026-10-11T12:04:39Z">
        <w:r>
          <w:rPr>
            <w:rtl/>
          </w:rPr>
          <w:delText xml:space="preserve">;</w:delText>
        </w:r>
      </w:del>
    </w:p>
    <w:p w:rsidR="00DA63EC" w:rsidRDefault="00DA63EC" w:rsidP="00DA63EC">
      <w:pPr>
        <w:tabs>
          <w:tab w:val="left" w:pos="0"/>
        </w:tabs>
        <w:rPr>
          <w:rtl/>
        </w:rPr>
      </w:pPr>
      <w:r>
        <w:rPr>
          <w:rtl/>
        </w:rPr>
        <w:t>טמא</w:t>
      </w:r>
      <w:r>
        <w:rPr>
          <w:rFonts w:hint="cs"/>
          <w:rtl/>
        </w:rPr>
        <w:t>-</w:t>
      </w:r>
      <w:r>
        <w:rPr>
          <w:rtl/>
        </w:rPr>
        <w:t xml:space="preserve"> הואיל והותר לעבודת ציבור</w:t>
      </w:r>
      <w:ins w:id="94911" w:author="מנוע מכני" w:date="2026-10-11T12:04:39Z">
        <w:r>
          <w:rPr>
            <w:rtl/>
          </w:rPr>
          <w:t xml:space="preserve">,</w:t>
        </w:r>
      </w:ins>
      <w:del w:id="94912" w:author="מנוע מכני" w:date="2026-10-11T12:04:39Z">
        <w:r>
          <w:rPr>
            <w:rtl/>
          </w:rPr>
          <w:delText xml:space="preserve">;</w:delText>
        </w:r>
      </w:del>
    </w:p>
    <w:p w:rsidR="00DA63EC" w:rsidRDefault="00DA63EC" w:rsidP="00DA63EC">
      <w:pPr>
        <w:tabs>
          <w:tab w:val="left" w:pos="0"/>
        </w:tabs>
        <w:rPr>
          <w:rtl/>
        </w:rPr>
      </w:pPr>
      <w:r>
        <w:rPr>
          <w:rtl/>
        </w:rPr>
        <w:t>חוץ לזמנו</w:t>
      </w:r>
      <w:r>
        <w:rPr>
          <w:rFonts w:hint="cs"/>
          <w:rtl/>
        </w:rPr>
        <w:t>-</w:t>
      </w:r>
      <w:r>
        <w:rPr>
          <w:rtl/>
        </w:rPr>
        <w:t xml:space="preserve"> הואיל ומרצה לפיגולו</w:t>
      </w:r>
      <w:ins w:id="94913" w:author="מנוע מכני" w:date="2026-10-11T12:04:39Z">
        <w:r>
          <w:rPr>
            <w:rtl/>
          </w:rPr>
          <w:t xml:space="preserve">,</w:t>
        </w:r>
      </w:ins>
      <w:del w:id="94914" w:author="מנוע מכני" w:date="2026-10-11T12:04:39Z">
        <w:r>
          <w:rPr>
            <w:rtl/>
          </w:rPr>
          <w:delText xml:space="preserve">;</w:delText>
        </w:r>
      </w:del>
    </w:p>
    <w:p w:rsidR="00DA63EC" w:rsidRDefault="00DA63EC" w:rsidP="00DA63EC">
      <w:pPr>
        <w:tabs>
          <w:tab w:val="left" w:pos="0"/>
        </w:tabs>
        <w:rPr>
          <w:rtl/>
        </w:rPr>
      </w:pPr>
      <w:r>
        <w:rPr>
          <w:rtl/>
        </w:rPr>
        <w:t>חוץ למקומו</w:t>
      </w:r>
      <w:r>
        <w:rPr>
          <w:rFonts w:hint="cs"/>
          <w:rtl/>
        </w:rPr>
        <w:t>-</w:t>
      </w:r>
      <w:r>
        <w:rPr>
          <w:rtl/>
        </w:rPr>
        <w:t xml:space="preserve"> הואיל </w:t>
      </w:r>
      <w:ins w:id="97243" w:author="מנוע מכני" w:date="2026-10-11T12:04:39Z">
        <w:r>
          <w:rPr>
            <w:rtl/>
          </w:rPr>
          <w:t xml:space="preserve">והוקש</w:t>
        </w:r>
      </w:ins>
      <w:del w:id="97244" w:author="מנוע מכני" w:date="2026-10-11T12:04:39Z">
        <w:r>
          <w:rPr>
            <w:rtl/>
          </w:rPr>
          <w:delText xml:space="preserve">ואיתקש</w:delText>
        </w:r>
      </w:del>
      <w:r>
        <w:rPr>
          <w:rtl/>
        </w:rPr>
        <w:t xml:space="preserve"> לחוץ לזמנו</w:t>
      </w:r>
      <w:ins w:id="94915" w:author="מנוע מכני" w:date="2026-10-11T12:04:39Z">
        <w:r>
          <w:rPr>
            <w:rtl/>
          </w:rPr>
          <w:t xml:space="preserve">,</w:t>
        </w:r>
      </w:ins>
      <w:del w:id="94916" w:author="מנוע מכני" w:date="2026-10-11T12:04:39Z">
        <w:r>
          <w:rPr>
            <w:rtl/>
          </w:rPr>
          <w:delText xml:space="preserve">;</w:delText>
        </w:r>
      </w:del>
    </w:p>
    <w:p w:rsidR="00DA63EC" w:rsidRDefault="00DA63EC" w:rsidP="00DA63EC">
      <w:pPr>
        <w:tabs>
          <w:tab w:val="left" w:pos="0"/>
        </w:tabs>
        <w:rPr>
          <w:rtl/>
        </w:rPr>
      </w:pPr>
      <w:r>
        <w:rPr>
          <w:rtl/>
        </w:rPr>
        <w:t>שקבלו פסולין וזרקו את דמו? בהנך פסולי דחזו לעבודת ציבור.</w:t>
      </w:r>
    </w:p>
    <w:p w:rsidR="00DA63EC" w:rsidRDefault="00DA63EC" w:rsidP="00DA63EC">
      <w:pPr>
        <w:tabs>
          <w:tab w:val="left" w:pos="0"/>
        </w:tabs>
        <w:rPr>
          <w:rtl/>
        </w:rPr>
      </w:pPr>
      <w:r>
        <w:rPr>
          <w:rtl/>
        </w:rPr>
        <w:t xml:space="preserve">וכי דנין דבר שלא בהכשרו מדבר שבהכשרו? תנא אזאת תורת העולה ריבה סמיך </w:t>
      </w:r>
      <w:ins w:id="93421" w:author="מנוע מכני" w:date="2026-10-11T12:04:39Z">
        <w:r>
          <w:rPr>
            <w:rtl/>
          </w:rPr>
          <w:t xml:space="preserve">לו</w:t>
        </w:r>
      </w:ins>
      <w:del w:id="93422" w:author="מנוע מכני" w:date="2026-10-11T12:04:39Z">
        <w:r>
          <w:rPr>
            <w:rtl/>
          </w:rPr>
          <w:delText xml:space="preserve">ליה</w:delText>
        </w:r>
      </w:del>
      <w:r>
        <w:rPr>
          <w:rtl/>
        </w:rPr>
        <w:t xml:space="preserve">.</w:t>
      </w:r>
    </w:p>
    <w:p w:rsidR="00DA63EC" w:rsidRDefault="00DA63EC" w:rsidP="00DA63EC">
      <w:pPr>
        <w:pStyle w:val="afff3"/>
        <w:framePr w:wrap="around"/>
        <w:rPr>
          <w:rtl/>
        </w:rPr>
      </w:pPr>
      <w:r>
        <w:rPr>
          <w:rFonts w:hint="cs"/>
          <w:rtl/>
        </w:rPr>
        <w:lastRenderedPageBreak/>
        <w:t>פה.</w:t>
      </w:r>
    </w:p>
    <w:p>
      <w:pPr>
        <w:pStyle w:val="afffff8"/>
        <w:rPr>
          <w:ins w:id="90247" w:author="קלוד" w:date="2026-10-11T12:29:36Z"/>
        </w:rPr>
      </w:pPr>
      <w:ins w:id="90248" w:author="קלוד" w:date="2026-10-11T12:29:36Z">
        <w:r>
          <w:rPr>
            <w:color w:val="7B3F00"/>
          </w:rPr>
          <w:t xml:space="preserve">שחט בלילה בפנים והעלה בחוץ - לא תהא פחותה משוחט בחוץ</w:t>
        </w:r>
      </w:ins>
    </w:p>
    <w:p>
      <w:pPr>
        <w:pStyle w:val="38"/>
        <w:rPr>
          <w:ins w:id="100065" w:author="מנוע מכני" w:date="2026-10-11T12:04:39Z"/>
        </w:rPr>
      </w:pPr>
      <w:del w:id="100064" w:author="מנוע מכני" w:date="2026-10-11T12:04:39Z">
        <w:r>
          <w:delText xml:space="preserve">•</w:delText>
        </w:r>
      </w:del>
      <w:r>
        <w:t xml:space="preserve"> </w:t>
      </w:r>
      <w:r>
        <w:t>ארי</w:t>
      </w:r>
      <w:r>
        <w:t>"</w:t>
      </w:r>
      <w:r>
        <w:t>ו</w:t>
      </w:r>
      <w:r>
        <w:t xml:space="preserve">:</w:t>
      </w:r>
    </w:p>
    <w:p w:rsidR="00DA63EC" w:rsidRDefault="00DA63EC" w:rsidP="00DA63EC">
      <w:pPr>
        <w:tabs>
          <w:tab w:val="left" w:pos="0"/>
        </w:tabs>
        <w:rPr>
          <w:rtl/>
        </w:rPr>
      </w:pPr>
      <w:del w:id="100066" w:author="מנוע מכני" w:date="2026-10-11T12:04:39Z">
        <w:r>
          <w:rPr>
            <w:rtl/>
          </w:rPr>
          <w:delText xml:space="preserve"> </w:delText>
        </w:r>
      </w:del>
      <w:r>
        <w:rPr>
          <w:rtl/>
        </w:rPr>
        <w:t xml:space="preserve">השוחט בהמה בלילה בפנים</w:t>
      </w:r>
      <w:r>
        <w:rPr>
          <w:rFonts w:hint="cs"/>
          <w:rtl/>
        </w:rPr>
        <w:t xml:space="preserve"> </w:t>
      </w:r>
      <w:r>
        <w:rPr>
          <w:rtl/>
        </w:rPr>
        <w:t xml:space="preserve">והעלה בחוץ חייב, </w:t>
      </w:r>
      <w:r>
        <w:rPr>
          <w:rtl/>
        </w:rPr>
        <w:t xml:space="preserve">לא</w:t>
      </w:r>
      <w:r>
        <w:rPr>
          <w:rtl/>
        </w:rPr>
        <w:t xml:space="preserve"> תהא פחותה משוחט בחוץ ומעלה בחוץ.</w:t>
      </w:r>
    </w:p>
    <w:p>
      <w:pPr>
        <w:pStyle w:val="38"/>
        <w:rPr>
          <w:ins w:id="100068" w:author="מנוע מכני" w:date="2026-10-11T12:04:39Z"/>
        </w:rPr>
      </w:pPr>
      <w:del w:id="100067" w:author="מנוע מכני" w:date="2026-10-11T12:04:39Z">
        <w:r>
          <w:delText xml:space="preserve">•</w:delText>
        </w:r>
      </w:del>
      <w:r>
        <w:t xml:space="preserve"> מתיב ר</w:t>
      </w:r>
      <w:r>
        <w:t>חב</w:t>
      </w:r>
      <w:r>
        <w:t>"</w:t>
      </w:r>
      <w:r>
        <w:t>א</w:t>
      </w:r>
      <w:r>
        <w:t xml:space="preserve">:</w:t>
      </w:r>
    </w:p>
    <w:p w:rsidR="00DA63EC" w:rsidRDefault="00DA63EC" w:rsidP="00DA63EC">
      <w:pPr>
        <w:tabs>
          <w:tab w:val="left" w:pos="0"/>
        </w:tabs>
        <w:rPr>
          <w:rtl/>
        </w:rPr>
      </w:pPr>
      <w:del w:id="100069" w:author="מנוע מכני" w:date="2026-10-11T12:04:39Z">
        <w:r>
          <w:rPr>
            <w:rtl/>
          </w:rPr>
          <w:delText xml:space="preserve"> </w:delText>
        </w:r>
      </w:del>
      <w:r>
        <w:rPr>
          <w:rtl/>
        </w:rPr>
        <w:t xml:space="preserve">השוחט עוף בפנים ומעלה בחוץ - פטור, שחט בחוץ ומעלה בחוץ - חייב</w:t>
      </w:r>
      <w:ins w:id="94917" w:author="מנוע מכני" w:date="2026-10-11T12:04:39Z">
        <w:r>
          <w:rPr>
            <w:rtl/>
          </w:rPr>
          <w:t xml:space="preserve">,</w:t>
        </w:r>
      </w:ins>
      <w:del w:id="94918" w:author="מנוע מכני" w:date="2026-10-11T12:04:39Z">
        <w:r>
          <w:rPr>
            <w:rtl/>
          </w:rPr>
          <w:delText xml:space="preserve">;</w:delText>
        </w:r>
      </w:del>
    </w:p>
    <w:p w:rsidR="00DA63EC" w:rsidRDefault="00DA63EC" w:rsidP="00DA63EC">
      <w:pPr>
        <w:tabs>
          <w:tab w:val="left" w:pos="0"/>
        </w:tabs>
        <w:rPr>
          <w:rtl/>
        </w:rPr>
      </w:pPr>
      <w:r>
        <w:rPr>
          <w:rtl/>
        </w:rPr>
        <w:t xml:space="preserve">נימא: </w:t>
      </w:r>
      <w:r>
        <w:rPr>
          <w:rtl/>
        </w:rPr>
        <w:t xml:space="preserve">לא</w:t>
      </w:r>
      <w:r>
        <w:rPr>
          <w:rtl/>
        </w:rPr>
        <w:t xml:space="preserve"> תהא פחותה משוחט ומעלה בחוץ! תיובתא.</w:t>
      </w:r>
    </w:p>
    <w:p w:rsidR="00DA63EC" w:rsidRDefault="00DA63EC" w:rsidP="00DA63EC">
      <w:pPr>
        <w:tabs>
          <w:tab w:val="left" w:pos="0"/>
        </w:tabs>
        <w:rPr>
          <w:b/>
          <w:bCs/>
          <w:rtl/>
        </w:rPr>
      </w:pPr>
    </w:p>
    <w:p>
      <w:pPr>
        <w:pStyle w:val="38"/>
        <w:rPr>
          <w:ins w:id="100070" w:author="מנוע מכני" w:date="2026-10-11T12:04:39Z"/>
        </w:rPr>
      </w:pPr>
      <w:r w:rsidRPr="003E6863">
        <w:t>אב</w:t>
      </w:r>
      <w:r w:rsidRPr="003E6863">
        <w:t>"</w:t>
      </w:r>
      <w:r w:rsidRPr="003E6863">
        <w:t>א</w:t>
      </w:r>
      <w:r>
        <w:t xml:space="preserve">:</w:t>
      </w:r>
    </w:p>
    <w:p w:rsidR="00DA63EC" w:rsidRDefault="00DA63EC" w:rsidP="00DA63EC">
      <w:pPr>
        <w:tabs>
          <w:tab w:val="left" w:pos="0"/>
        </w:tabs>
        <w:rPr>
          <w:rtl/>
        </w:rPr>
      </w:pPr>
      <w:del w:id="100071" w:author="מנוע מכני" w:date="2026-10-11T12:04:39Z">
        <w:r>
          <w:rPr>
            <w:rtl/>
          </w:rPr>
          <w:delText xml:space="preserve"> </w:delText>
        </w:r>
      </w:del>
      <w:r>
        <w:rPr>
          <w:rtl/>
        </w:rPr>
        <w:t xml:space="preserve">שחיטת העוף בפנים מיקטל קטליה.</w:t>
      </w:r>
    </w:p>
    <w:p>
      <w:pPr>
        <w:pStyle w:val="afffff8"/>
        <w:rPr>
          <w:ins w:id="90245" w:author="קלוד" w:date="2026-10-11T12:29:36Z"/>
        </w:rPr>
      </w:pPr>
      <w:ins w:id="90246" w:author="קלוד" w:date="2026-10-11T12:29:36Z">
        <w:r>
          <w:rPr>
            <w:color w:val="7B3F00"/>
          </w:rPr>
          <w:t xml:space="preserve">אימורי קדשים קלים שהעלן לפני זריקת דמן - לא ירדו</w:t>
        </w:r>
      </w:ins>
    </w:p>
    <w:p>
      <w:pPr>
        <w:pStyle w:val="38"/>
        <w:rPr>
          <w:ins w:id="100072" w:author="מנוע מכני" w:date="2026-10-11T12:04:39Z"/>
        </w:rPr>
      </w:pPr>
      <w:r>
        <w:t xml:space="preserve">עולא:</w:t>
      </w:r>
    </w:p>
    <w:p w:rsidR="00DA63EC" w:rsidRDefault="00DA63EC" w:rsidP="00DA63EC">
      <w:pPr>
        <w:tabs>
          <w:tab w:val="left" w:pos="0"/>
        </w:tabs>
        <w:rPr>
          <w:rtl/>
        </w:rPr>
      </w:pPr>
      <w:del w:id="100073" w:author="מנוע מכני" w:date="2026-10-11T12:04:39Z">
        <w:r>
          <w:rPr>
            <w:rtl/>
          </w:rPr>
          <w:delText xml:space="preserve"> </w:delText>
        </w:r>
      </w:del>
      <w:r>
        <w:rPr>
          <w:rtl/>
        </w:rPr>
        <w:t xml:space="preserve">אימורי קדשים קלים שהעלן לפני זריקת דמן - </w:t>
      </w:r>
      <w:r>
        <w:rPr>
          <w:rtl/>
        </w:rPr>
        <w:t xml:space="preserve">לא</w:t>
      </w:r>
      <w:r>
        <w:rPr>
          <w:rtl/>
        </w:rPr>
        <w:t xml:space="preserve"> ירדו, נעשו לחמו של מזבח.</w:t>
      </w:r>
    </w:p>
    <w:p>
      <w:pPr>
        <w:pStyle w:val="38"/>
        <w:rPr>
          <w:ins w:id="100075" w:author="מנוע מכני" w:date="2026-10-11T12:04:39Z"/>
        </w:rPr>
      </w:pPr>
      <w:del w:id="100074" w:author="מנוע מכני" w:date="2026-10-11T12:04:39Z">
        <w:r>
          <w:delText xml:space="preserve">•</w:delText>
        </w:r>
      </w:del>
      <w:r>
        <w:t xml:space="preserve"> </w:t>
      </w:r>
      <w:r>
        <w:t>אר</w:t>
      </w:r>
      <w:r>
        <w:t>"</w:t>
      </w:r>
      <w:r>
        <w:t>ז</w:t>
      </w:r>
      <w:r>
        <w:t xml:space="preserve"> אף אנן </w:t>
      </w:r>
      <w:ins w:id="91685" w:author="מנוע מכני" w:date="2026-10-11T12:04:39Z">
        <w:r>
          <w:t xml:space="preserve">גם</w:t>
        </w:r>
      </w:ins>
      <w:del w:id="91686" w:author="מנוע מכני" w:date="2026-10-11T12:04:39Z">
        <w:r>
          <w:delText xml:space="preserve">נמי</w:delText>
        </w:r>
      </w:del>
      <w:r>
        <w:t xml:space="preserve"> תנינא:</w:t>
      </w:r>
    </w:p>
    <w:p w:rsidR="00DA63EC" w:rsidRDefault="00DA63EC" w:rsidP="00DA63EC">
      <w:pPr>
        <w:tabs>
          <w:tab w:val="left" w:pos="0"/>
        </w:tabs>
        <w:rPr>
          <w:rtl/>
        </w:rPr>
      </w:pPr>
      <w:del w:id="100076" w:author="מנוע מכני" w:date="2026-10-11T12:04:39Z">
        <w:r>
          <w:rPr>
            <w:rtl/>
          </w:rPr>
          <w:delText xml:space="preserve"> </w:delText>
        </w:r>
      </w:del>
      <w:r>
        <w:rPr>
          <w:rtl/>
        </w:rPr>
        <w:t xml:space="preserve">שנשפך דמה, ושיצא דמה חוץ לקלעים</w:t>
      </w:r>
      <w:ins w:id="94919" w:author="מנוע מכני" w:date="2026-10-11T12:04:39Z">
        <w:r>
          <w:rPr>
            <w:rtl/>
          </w:rPr>
          <w:t xml:space="preserve">,</w:t>
        </w:r>
      </w:ins>
      <w:del w:id="94920" w:author="מנוע מכני" w:date="2026-10-11T12:04:39Z">
        <w:r>
          <w:rPr>
            <w:rtl/>
          </w:rPr>
          <w:delText xml:space="preserve">;</w:delText>
        </w:r>
      </w:del>
    </w:p>
    <w:p w:rsidR="00DA63EC" w:rsidRDefault="00DA63EC" w:rsidP="00DA63EC">
      <w:pPr>
        <w:tabs>
          <w:tab w:val="left" w:pos="0"/>
        </w:tabs>
        <w:rPr>
          <w:rtl/>
        </w:rPr>
      </w:pPr>
      <w:r>
        <w:rPr>
          <w:rtl/>
        </w:rPr>
        <w:t xml:space="preserve">ומה </w:t>
      </w:r>
      <w:ins w:id="91687" w:author="מנוע מכני" w:date="2026-10-11T12:04:39Z">
        <w:r>
          <w:rPr>
            <w:rtl/>
          </w:rPr>
          <w:t xml:space="preserve">שם</w:t>
        </w:r>
      </w:ins>
      <w:del w:id="91688" w:author="מנוע מכני" w:date="2026-10-11T12:04:39Z">
        <w:r>
          <w:rPr>
            <w:rtl/>
          </w:rPr>
          <w:delText xml:space="preserve">התם</w:delText>
        </w:r>
      </w:del>
      <w:r>
        <w:rPr>
          <w:rtl/>
        </w:rPr>
        <w:t xml:space="preserve"> דאם בא לזרוק אין לו לזרוק, אמרת: אם עלו </w:t>
      </w:r>
      <w:r>
        <w:rPr>
          <w:rtl/>
        </w:rPr>
        <w:t xml:space="preserve">לא</w:t>
      </w:r>
      <w:r>
        <w:rPr>
          <w:rtl/>
        </w:rPr>
        <w:t xml:space="preserve"> ירדו, </w:t>
      </w:r>
      <w:ins w:id="91689" w:author="מנוע מכני" w:date="2026-10-11T12:04:39Z">
        <w:r>
          <w:rPr>
            <w:rtl/>
          </w:rPr>
          <w:t xml:space="preserve">כאן</w:t>
        </w:r>
      </w:ins>
      <w:del w:id="91690" w:author="מנוע מכני" w:date="2026-10-11T12:04:39Z">
        <w:r>
          <w:rPr>
            <w:rtl/>
          </w:rPr>
          <w:delText xml:space="preserve">הכא</w:delText>
        </w:r>
      </w:del>
      <w:r>
        <w:rPr>
          <w:rtl/>
        </w:rPr>
        <w:t xml:space="preserve"> דאם בא לזרוק זורק </w:t>
      </w:r>
      <w:r>
        <w:rPr>
          <w:rtl/>
        </w:rPr>
        <w:t xml:space="preserve">לא</w:t>
      </w:r>
      <w:r>
        <w:rPr>
          <w:rtl/>
        </w:rPr>
        <w:t xml:space="preserve"> </w:t>
      </w:r>
      <w:ins w:id="90437" w:author="מנוע מכני" w:date="2026-10-11T12:04:39Z">
        <w:r>
          <w:rPr>
            <w:rtl/>
          </w:rPr>
          <w:t xml:space="preserve">כ"ש</w:t>
        </w:r>
      </w:ins>
      <w:del w:id="90438" w:author="מנוע מכני" w:date="2026-10-11T12:04:39Z">
        <w:r>
          <w:rPr>
            <w:rtl/>
          </w:rPr>
          <w:delText xml:space="preserve">כל שכן</w:delText>
        </w:r>
      </w:del>
      <w:r>
        <w:rPr>
          <w:rtl/>
        </w:rPr>
        <w:t xml:space="preserve">! תרגמא: אקדשי קדשים.</w:t>
      </w:r>
    </w:p>
    <w:p w:rsidR="00DA63EC" w:rsidRDefault="00DA63EC" w:rsidP="00DA63EC">
      <w:pPr>
        <w:tabs>
          <w:tab w:val="left" w:pos="0"/>
        </w:tabs>
        <w:rPr>
          <w:rtl/>
        </w:rPr>
      </w:pPr>
      <w:r>
        <w:rPr>
          <w:rtl/>
        </w:rPr>
        <w:t>הרי פסח דקדשים קלים הוא! תרגמא: בשלא לשמן.</w:t>
      </w:r>
    </w:p>
    <w:p>
      <w:pPr>
        <w:pStyle w:val="38"/>
        <w:rPr>
          <w:ins w:id="100077" w:author="מנוע מכני" w:date="2026-10-11T12:04:39Z"/>
        </w:rPr>
      </w:pPr>
      <w:r>
        <w:t xml:space="preserve">תנן</w:t>
      </w:r>
      <w:r>
        <w:t xml:space="preserve">:</w:t>
      </w:r>
    </w:p>
    <w:p w:rsidR="00DA63EC" w:rsidRDefault="00DA63EC" w:rsidP="00DA63EC">
      <w:pPr>
        <w:tabs>
          <w:tab w:val="left" w:pos="0"/>
        </w:tabs>
        <w:rPr>
          <w:rtl/>
        </w:rPr>
      </w:pPr>
      <w:del w:id="100078" w:author="מנוע מכני" w:date="2026-10-11T12:04:39Z">
        <w:r>
          <w:rPr>
            <w:rtl/>
          </w:rPr>
          <w:delText xml:space="preserve"> </w:delText>
        </w:r>
      </w:del>
      <w:r>
        <w:rPr>
          <w:rtl/>
        </w:rPr>
        <w:t xml:space="preserve">וכולן שעלו חיין לגבי מזבח - ירדו, הא שחוטין - </w:t>
      </w:r>
      <w:r>
        <w:rPr>
          <w:rtl/>
        </w:rPr>
        <w:t xml:space="preserve">לא</w:t>
      </w:r>
      <w:r>
        <w:rPr>
          <w:rtl/>
        </w:rPr>
        <w:t xml:space="preserve"> ירדו</w:t>
      </w:r>
      <w:ins w:id="94921" w:author="מנוע מכני" w:date="2026-10-11T12:04:39Z">
        <w:r>
          <w:rPr>
            <w:rtl/>
          </w:rPr>
          <w:t xml:space="preserve">,</w:t>
        </w:r>
      </w:ins>
      <w:del w:id="94922" w:author="מנוע מכני" w:date="2026-10-11T12:04:39Z">
        <w:r>
          <w:rPr>
            <w:rtl/>
          </w:rPr>
          <w:delText xml:space="preserve">;</w:delText>
        </w:r>
      </w:del>
    </w:p>
    <w:p w:rsidR="00DA63EC" w:rsidRDefault="00DA63EC" w:rsidP="00DA63EC">
      <w:pPr>
        <w:tabs>
          <w:tab w:val="left" w:pos="0"/>
        </w:tabs>
        <w:rPr>
          <w:rtl/>
        </w:rPr>
      </w:pPr>
      <w:r>
        <w:rPr>
          <w:rFonts w:hint="cs"/>
          <w:rtl/>
        </w:rPr>
        <w:t>ו</w:t>
      </w:r>
      <w:r>
        <w:rPr>
          <w:rtl/>
        </w:rPr>
        <w:t xml:space="preserve">ל"ש קדשי קדשים, </w:t>
      </w:r>
      <w:r>
        <w:rPr>
          <w:rtl/>
        </w:rPr>
        <w:t xml:space="preserve">לא</w:t>
      </w:r>
      <w:r>
        <w:rPr>
          <w:rtl/>
        </w:rPr>
        <w:t xml:space="preserve"> שנא קדשים קלים! </w:t>
      </w:r>
      <w:r>
        <w:rPr>
          <w:rtl/>
        </w:rPr>
        <w:t xml:space="preserve">לא</w:t>
      </w:r>
      <w:r>
        <w:rPr>
          <w:rtl/>
        </w:rPr>
        <w:t xml:space="preserve">, הא שחוטין - מהן ירדו, מהן </w:t>
      </w:r>
      <w:r>
        <w:rPr>
          <w:rtl/>
        </w:rPr>
        <w:t xml:space="preserve">לא</w:t>
      </w:r>
      <w:r>
        <w:rPr>
          <w:rtl/>
        </w:rPr>
        <w:t xml:space="preserve"> ירדו.</w:t>
      </w:r>
    </w:p>
    <w:p>
      <w:pPr>
        <w:pStyle w:val="38"/>
        <w:rPr>
          <w:ins w:id="100079" w:author="מנוע מכני" w:date="2026-10-11T12:04:39Z"/>
        </w:rPr>
      </w:pPr>
      <w:r>
        <w:t>וה</w:t>
      </w:r>
      <w:r>
        <w:t>ך</w:t>
      </w:r>
    </w:p>
    <w:p w:rsidR="00DA63EC" w:rsidRDefault="00DA63EC" w:rsidP="00DA63EC">
      <w:pPr>
        <w:tabs>
          <w:tab w:val="left" w:pos="0"/>
        </w:tabs>
        <w:rPr>
          <w:rtl/>
        </w:rPr>
      </w:pPr>
      <w:del w:id="100080" w:author="מנוע מכני" w:date="2026-10-11T12:04:39Z">
        <w:r>
          <w:rPr>
            <w:rtl/>
          </w:rPr>
          <w:delText xml:space="preserve"> </w:delText>
        </w:r>
      </w:del>
      <w:r>
        <w:rPr>
          <w:rFonts w:hint="cs"/>
          <w:rtl/>
        </w:rPr>
        <w:t>ד</w:t>
      </w:r>
      <w:r>
        <w:rPr>
          <w:rtl/>
        </w:rPr>
        <w:t>כולן קתני! כולם אחיין</w:t>
      </w:r>
      <w:r>
        <w:rPr>
          <w:rFonts w:hint="cs"/>
          <w:rtl/>
        </w:rPr>
        <w:t xml:space="preserve">-</w:t>
      </w:r>
      <w:ins w:id="94923" w:author="מנוע מכני" w:date="2026-10-11T12:04:39Z">
        <w:r>
          <w:rPr>
            <w:rFonts w:hint="cs"/>
            <w:rtl/>
          </w:rPr>
          <w:t xml:space="preserve"> </w:t>
        </w:r>
      </w:ins>
      <w:del w:id="94924" w:author="מנוע מכני" w:date="2026-10-11T12:04:39Z">
        <w:r>
          <w:rPr>
            <w:rFonts w:hint="cs"/>
            <w:rtl/>
          </w:rPr>
          <w:delText xml:space="preserve"> </w:delText>
        </w:r>
        <w:r>
          <w:rPr>
            <w:rtl/>
          </w:rPr>
          <w:delText xml:space="preserve"> </w:delText>
        </w:r>
      </w:del>
      <w:r>
        <w:rPr>
          <w:rtl/>
        </w:rPr>
        <w:t xml:space="preserve">ובדוקין שבעין, ואליבא </w:t>
      </w:r>
      <w:r>
        <w:rPr>
          <w:rStyle w:val="2fb"/>
          <w:rtl/>
        </w:rPr>
        <w:t xml:space="preserve">דר"ע</w:t>
      </w:r>
      <w:r>
        <w:rPr>
          <w:rtl/>
        </w:rPr>
        <w:t xml:space="preserve">, דאמר: אם עלו </w:t>
      </w:r>
      <w:r>
        <w:rPr>
          <w:rtl/>
        </w:rPr>
        <w:t xml:space="preserve">לא</w:t>
      </w:r>
      <w:r>
        <w:rPr>
          <w:rtl/>
        </w:rPr>
        <w:t xml:space="preserve"> ירדו.</w:t>
      </w:r>
    </w:p>
    <w:p w:rsidR="00DA63EC" w:rsidRDefault="00DA63EC" w:rsidP="00DA63EC">
      <w:pPr>
        <w:tabs>
          <w:tab w:val="left" w:pos="0"/>
        </w:tabs>
        <w:rPr>
          <w:rtl/>
        </w:rPr>
      </w:pPr>
      <w:r>
        <w:rPr>
          <w:rFonts w:hint="cs"/>
          <w:rtl/>
        </w:rPr>
        <w:t>ו</w:t>
      </w:r>
      <w:r>
        <w:rPr>
          <w:rtl/>
        </w:rPr>
        <w:t xml:space="preserve">בפסולין, </w:t>
      </w:r>
    </w:p>
    <w:p>
      <w:pPr>
        <w:pStyle w:val="38"/>
        <w:rPr>
          <w:ins w:id="100081" w:author="מנוע מכני" w:date="2026-10-11T12:04:39Z"/>
        </w:rPr>
      </w:pPr>
      <w:r w:rsidRPr="00FE1B89">
        <w:t xml:space="preserve">והך</w:t>
      </w:r>
    </w:p>
    <w:p w:rsidR="00DA63EC" w:rsidRPr="00FE1B89" w:rsidRDefault="00DA63EC" w:rsidP="00DA63EC">
      <w:pPr>
        <w:tabs>
          <w:tab w:val="left" w:pos="0"/>
        </w:tabs>
        <w:rPr>
          <w:spacing w:val="-8"/>
          <w:rtl/>
        </w:rPr>
      </w:pPr>
      <w:del w:id="100082" w:author="מנוע מכני" w:date="2026-10-11T12:04:39Z">
        <w:r w:rsidRPr="00FE1B89">
          <w:rPr>
            <w:rFonts w:hint="cs"/>
            <w:spacing w:val="-8"/>
            <w:rtl/>
          </w:rPr>
          <w:delText xml:space="preserve"> </w:delText>
        </w:r>
      </w:del>
      <w:r w:rsidRPr="00FE1B89">
        <w:rPr>
          <w:rFonts w:hint="cs"/>
          <w:spacing w:val="-8"/>
          <w:rtl/>
        </w:rPr>
        <w:t xml:space="preserve">דסיפא ד</w:t>
      </w:r>
      <w:r w:rsidRPr="00FE1B89">
        <w:rPr>
          <w:spacing w:val="-8"/>
          <w:rtl/>
        </w:rPr>
        <w:t xml:space="preserve">וכן עולה שעלתה חיה לראש המזבח - תרד, שחטה בראש המזבח - יפשיט וינתח במקומה</w:t>
      </w:r>
      <w:ins w:id="94925" w:author="מנוע מכני" w:date="2026-10-11T12:04:39Z">
        <w:r>
          <w:rPr>
            <w:spacing w:val="-8"/>
            <w:rtl/>
          </w:rPr>
          <w:t xml:space="preserve">,</w:t>
        </w:r>
      </w:ins>
      <w:del w:id="94926" w:author="מנוע מכני" w:date="2026-10-11T12:04:39Z">
        <w:r w:rsidRPr="00FE1B89">
          <w:rPr>
            <w:spacing w:val="-8"/>
            <w:rtl/>
          </w:rPr>
          <w:delText xml:space="preserve">;</w:delText>
        </w:r>
      </w:del>
    </w:p>
    <w:p w:rsidR="00DA63EC" w:rsidRDefault="00DA63EC" w:rsidP="00DA63EC">
      <w:pPr>
        <w:tabs>
          <w:tab w:val="left" w:pos="0"/>
        </w:tabs>
        <w:rPr>
          <w:rtl/>
        </w:rPr>
      </w:pPr>
      <w:r>
        <w:rPr>
          <w:rFonts w:hint="cs"/>
          <w:rtl/>
        </w:rPr>
        <w:t xml:space="preserve">מיירי בכשראה [דבפסולה אין הפשט וניתוח ] </w:t>
      </w:r>
      <w:r>
        <w:rPr>
          <w:rtl/>
        </w:rPr>
        <w:t>–</w:t>
      </w:r>
      <w:r>
        <w:rPr>
          <w:rFonts w:hint="cs"/>
          <w:rtl/>
        </w:rPr>
        <w:t xml:space="preserve"> </w:t>
      </w:r>
      <w:r>
        <w:rPr>
          <w:rFonts w:hint="cs"/>
          <w:rtl/>
        </w:rPr>
        <w:t xml:space="preserve">וקמ</w:t>
      </w:r>
      <w:r>
        <w:rPr>
          <w:rtl/>
        </w:rPr>
        <w:t>"</w:t>
      </w:r>
      <w:r>
        <w:rPr>
          <w:rFonts w:hint="cs"/>
          <w:rtl/>
        </w:rPr>
        <w:t xml:space="preserve">ל</w:t>
      </w:r>
      <w:r>
        <w:rPr>
          <w:rFonts w:hint="cs"/>
          <w:rtl/>
        </w:rPr>
        <w:t xml:space="preserve"> </w:t>
      </w:r>
      <w:r>
        <w:rPr>
          <w:rtl/>
        </w:rPr>
        <w:t>דיש הפשט ונתוח בראש המזבח.</w:t>
      </w:r>
    </w:p>
    <w:p w:rsidR="00DA63EC" w:rsidRDefault="00DA63EC" w:rsidP="00DA63EC">
      <w:pPr>
        <w:tabs>
          <w:tab w:val="left" w:pos="0"/>
        </w:tabs>
        <w:rPr>
          <w:rtl/>
        </w:rPr>
      </w:pPr>
    </w:p>
    <w:p w:rsidR="00DA63EC" w:rsidRDefault="00DA63EC" w:rsidP="00DA63EC">
      <w:pPr>
        <w:tabs>
          <w:tab w:val="left" w:pos="0"/>
        </w:tabs>
        <w:rPr>
          <w:rtl/>
        </w:rPr>
      </w:pPr>
      <w:r>
        <w:rPr>
          <w:rFonts w:hint="cs"/>
          <w:rtl/>
        </w:rPr>
        <w:t>ולמ</w:t>
      </w:r>
      <w:r>
        <w:rPr>
          <w:rtl/>
        </w:rPr>
        <w:t>"</w:t>
      </w:r>
      <w:r>
        <w:rPr>
          <w:rFonts w:hint="cs"/>
          <w:rtl/>
        </w:rPr>
        <w:t>ד</w:t>
      </w:r>
      <w:r>
        <w:rPr>
          <w:rtl/>
        </w:rPr>
        <w:t xml:space="preserve">: אין הפשט ונתוח בראש המזבח, </w:t>
      </w:r>
      <w:ins w:id="91691" w:author="מנוע מכני" w:date="2026-10-11T12:04:39Z">
        <w:r>
          <w:rPr>
            <w:rFonts w:hint="cs"/>
            <w:rtl/>
          </w:rPr>
          <w:t xml:space="preserve">כאן</w:t>
        </w:r>
      </w:ins>
      <w:del w:id="91692" w:author="מנוע מכני" w:date="2026-10-11T12:04:39Z">
        <w:r>
          <w:rPr>
            <w:rFonts w:hint="cs"/>
            <w:rtl/>
          </w:rPr>
          <w:delText xml:space="preserve">הכא</w:delText>
        </w:r>
      </w:del>
      <w:r>
        <w:rPr>
          <w:rFonts w:hint="cs"/>
          <w:rtl/>
        </w:rPr>
        <w:t xml:space="preserve"> מיירי</w:t>
      </w:r>
      <w:ins w:id="94927" w:author="מנוע מכני" w:date="2026-10-11T12:04:39Z">
        <w:r>
          <w:rPr>
            <w:rFonts w:hint="cs"/>
            <w:rtl/>
          </w:rPr>
          <w:t xml:space="preserve"> </w:t>
        </w:r>
      </w:ins>
      <w:del w:id="94928" w:author="מנוע מכני" w:date="2026-10-11T12:04:39Z">
        <w:r>
          <w:rPr>
            <w:rFonts w:hint="cs"/>
            <w:rtl/>
          </w:rPr>
          <w:delText xml:space="preserve"> </w:delText>
        </w:r>
        <w:r>
          <w:rPr>
            <w:rtl/>
          </w:rPr>
          <w:delText xml:space="preserve"> </w:delText>
        </w:r>
      </w:del>
      <w:r>
        <w:rPr>
          <w:rtl/>
        </w:rPr>
        <w:t xml:space="preserve">כגון שהיתה לו שעת הכושר ונפסלה, </w:t>
      </w:r>
      <w:r>
        <w:rPr>
          <w:rStyle w:val="2fb"/>
          <w:rtl/>
        </w:rPr>
        <w:t xml:space="preserve">ור</w:t>
      </w:r>
      <w:r>
        <w:rPr>
          <w:rStyle w:val="2fb"/>
          <w:rFonts w:hint="cs"/>
          <w:rtl/>
        </w:rPr>
        <w:t>אבר</w:t>
      </w:r>
      <w:r>
        <w:rPr>
          <w:rStyle w:val="2fb"/>
          <w:rtl/>
        </w:rPr>
        <w:t>"</w:t>
      </w:r>
      <w:r>
        <w:rPr>
          <w:rStyle w:val="2fb"/>
          <w:rFonts w:hint="cs"/>
          <w:rtl/>
        </w:rPr>
        <w:t>ש</w:t>
      </w:r>
      <w:r>
        <w:rPr>
          <w:rtl/>
        </w:rPr>
        <w:t xml:space="preserve">: </w:t>
      </w:r>
      <w:r>
        <w:rPr>
          <w:rFonts w:hint="cs"/>
          <w:rtl/>
        </w:rPr>
        <w:t>ד</w:t>
      </w:r>
      <w:r>
        <w:rPr>
          <w:rtl/>
        </w:rPr>
        <w:t>כיון שנזרק הדם והורצה בשר שעה אחת, יפשיטנה ועורה לכהנים.</w:t>
      </w:r>
    </w:p>
    <w:p>
      <w:pPr>
        <w:pStyle w:val="38"/>
        <w:rPr>
          <w:ins w:id="100083" w:author="מנוע מכני" w:date="2026-10-11T12:04:39Z"/>
        </w:rPr>
      </w:pPr>
      <w:r>
        <w:t>ו</w:t>
      </w:r>
      <w:r>
        <w:t xml:space="preserve">הך </w:t>
      </w:r>
      <w:r>
        <w:t xml:space="preserve">דקתני:</w:t>
      </w:r>
    </w:p>
    <w:p w:rsidR="00DA63EC" w:rsidRDefault="00DA63EC" w:rsidP="00DA63EC">
      <w:pPr>
        <w:tabs>
          <w:tab w:val="left" w:pos="0"/>
        </w:tabs>
        <w:rPr>
          <w:rtl/>
        </w:rPr>
      </w:pPr>
      <w:del w:id="100084" w:author="מנוע מכני" w:date="2026-10-11T12:04:39Z">
        <w:r>
          <w:rPr>
            <w:rtl/>
          </w:rPr>
          <w:delText xml:space="preserve"> </w:delText>
        </w:r>
      </w:del>
      <w:r>
        <w:rPr>
          <w:rtl/>
        </w:rPr>
        <w:t xml:space="preserve">כיצד עושה? מוריד את הקרבים למטה </w:t>
      </w:r>
      <w:r w:rsidRPr="001B6891">
        <w:rPr>
          <w:b/>
          <w:bCs/>
          <w:rtl/>
        </w:rPr>
        <w:t>ומדיחן</w:t>
      </w:r>
      <w:r>
        <w:rPr>
          <w:rFonts w:hint="cs"/>
          <w:rtl/>
        </w:rPr>
        <w:t xml:space="preserve">- </w:t>
      </w:r>
      <w:ins w:id="96007" w:author="מנוע מכני" w:date="2026-10-11T12:04:39Z">
        <w:r>
          <w:rPr>
            <w:rtl/>
          </w:rPr>
          <w:t xml:space="preserve">דאם </w:t>
        </w:r>
      </w:ins>
      <w:del w:id="96008" w:author="מנוע מכני" w:date="2026-10-11T12:04:39Z">
        <w:r>
          <w:rPr>
            <w:rtl/>
          </w:rPr>
          <w:delText xml:space="preserve">דאי </w:delText>
        </w:r>
      </w:del>
      <w:r>
        <w:rPr>
          <w:rFonts w:hint="cs"/>
          <w:rtl/>
        </w:rPr>
        <w:t xml:space="preserve">יזדמן </w:t>
      </w:r>
      <w:r>
        <w:rPr>
          <w:rtl/>
        </w:rPr>
        <w:t>כהן אחר ולא ידע</w:t>
      </w:r>
      <w:r>
        <w:rPr>
          <w:rFonts w:hint="cs"/>
          <w:rtl/>
        </w:rPr>
        <w:t xml:space="preserve"> נעלם ועדיף כן שלא יהו קדשי שמים מוטלים כנבלה [מאשר שאפשר ויצא תקלה לכהנים ח</w:t>
      </w:r>
      <w:r>
        <w:rPr>
          <w:rtl/>
        </w:rPr>
        <w:t>"</w:t>
      </w:r>
      <w:r>
        <w:rPr>
          <w:rFonts w:hint="cs"/>
          <w:rtl/>
        </w:rPr>
        <w:t xml:space="preserve">ו] </w:t>
      </w:r>
    </w:p>
    <w:p w:rsidR="00DA63EC" w:rsidRDefault="00DA63EC" w:rsidP="00DA63EC">
      <w:pPr>
        <w:pStyle w:val="afff3"/>
        <w:framePr w:wrap="around"/>
        <w:rPr>
          <w:rtl/>
        </w:rPr>
      </w:pPr>
      <w:r>
        <w:rPr>
          <w:rFonts w:hint="cs"/>
          <w:rtl/>
        </w:rPr>
        <w:t>פה:</w:t>
      </w:r>
    </w:p>
    <w:p w:rsidR="00DA63EC" w:rsidRDefault="00DA63EC" w:rsidP="00DA63EC">
      <w:pPr>
        <w:tabs>
          <w:tab w:val="left" w:pos="0"/>
        </w:tabs>
        <w:rPr>
          <w:rtl/>
        </w:rPr>
      </w:pPr>
    </w:p>
    <w:p>
      <w:pPr>
        <w:pStyle w:val="38"/>
        <w:rPr>
          <w:ins w:id="100086" w:author="מנוע מכני" w:date="2026-10-11T12:04:39Z"/>
        </w:rPr>
      </w:pPr>
      <w:del w:id="100085" w:author="מנוע מכני" w:date="2026-10-11T12:04:39Z">
        <w:r>
          <w:delText xml:space="preserve">•</w:delText>
        </w:r>
      </w:del>
      <w:r>
        <w:t xml:space="preserve"> </w:t>
      </w:r>
      <w:r w:rsidRPr="008225E2">
        <w:t>ארחב</w:t>
      </w:r>
      <w:r>
        <w:t>"</w:t>
      </w:r>
      <w:r>
        <w:t>א:</w:t>
      </w:r>
    </w:p>
    <w:p w:rsidR="00DA63EC" w:rsidRDefault="00DA63EC" w:rsidP="00DA63EC">
      <w:pPr>
        <w:tabs>
          <w:tab w:val="left" w:pos="0"/>
        </w:tabs>
        <w:rPr>
          <w:rtl/>
        </w:rPr>
      </w:pPr>
      <w:del w:id="100087" w:author="מנוע מכני" w:date="2026-10-11T12:04:39Z">
        <w:r>
          <w:rPr>
            <w:rtl/>
          </w:rPr>
          <w:delText xml:space="preserve"> </w:delText>
        </w:r>
      </w:del>
      <w:r w:rsidRPr="00435194">
        <w:rPr>
          <w:b/>
          <w:bCs/>
          <w:rtl/>
        </w:rPr>
        <w:t xml:space="preserve">בעי </w:t>
      </w:r>
      <w:r w:rsidRPr="00435194">
        <w:rPr>
          <w:rStyle w:val="2fb"/>
          <w:b/>
          <w:bCs/>
          <w:rtl/>
        </w:rPr>
        <w:t xml:space="preserve">ר</w:t>
      </w:r>
      <w:r w:rsidRPr="00435194">
        <w:rPr>
          <w:rStyle w:val="2fb"/>
          <w:rFonts w:hint="cs"/>
          <w:b/>
          <w:bCs/>
          <w:rtl/>
        </w:rPr>
        <w:t>י</w:t>
      </w:r>
      <w:r w:rsidRPr="00435194">
        <w:rPr>
          <w:rStyle w:val="2fb"/>
          <w:b/>
          <w:bCs/>
          <w:rtl/>
        </w:rPr>
        <w:t>"</w:t>
      </w:r>
      <w:r w:rsidRPr="00435194">
        <w:rPr>
          <w:rStyle w:val="2fb"/>
          <w:rFonts w:hint="cs"/>
          <w:b/>
          <w:bCs/>
          <w:rtl/>
        </w:rPr>
        <w:t>ו</w:t>
      </w:r>
      <w:r>
        <w:rPr>
          <w:rtl/>
        </w:rPr>
        <w:t xml:space="preserve">: אימורי קדשים קלים שהעלן לפני זריקת דמן, ירדו או </w:t>
      </w:r>
      <w:r>
        <w:rPr>
          <w:rtl/>
        </w:rPr>
        <w:t xml:space="preserve">לא</w:t>
      </w:r>
      <w:r>
        <w:rPr>
          <w:rtl/>
        </w:rPr>
        <w:t xml:space="preserve"> ירדו? </w:t>
      </w:r>
    </w:p>
    <w:p w:rsidR="00DA63EC" w:rsidRPr="00FE1B89" w:rsidRDefault="00DA63EC" w:rsidP="00DA63EC">
      <w:pPr>
        <w:tabs>
          <w:tab w:val="left" w:pos="0"/>
        </w:tabs>
        <w:rPr>
          <w:spacing w:val="-4"/>
          <w:rtl/>
        </w:rPr>
      </w:pPr>
      <w:r w:rsidRPr="00FE1B89">
        <w:rPr>
          <w:rFonts w:hint="cs"/>
          <w:spacing w:val="-4"/>
          <w:rtl/>
        </w:rPr>
        <w:t>ולא הקשה במעילה ד</w:t>
      </w:r>
      <w:r w:rsidRPr="00FE1B89">
        <w:rPr>
          <w:spacing w:val="-4"/>
          <w:rtl/>
        </w:rPr>
        <w:t xml:space="preserve">זריקה הוא דקבעה במעילה, </w:t>
      </w:r>
      <w:r w:rsidRPr="00FE1B89">
        <w:rPr>
          <w:rFonts w:hint="cs"/>
          <w:spacing w:val="-4"/>
          <w:rtl/>
        </w:rPr>
        <w:t>ובעי ב</w:t>
      </w:r>
      <w:r w:rsidRPr="00FE1B89">
        <w:rPr>
          <w:spacing w:val="-4"/>
          <w:rtl/>
        </w:rPr>
        <w:t xml:space="preserve">ירידה, ופשיט: </w:t>
      </w:r>
      <w:r w:rsidRPr="00FE1B89">
        <w:rPr>
          <w:spacing w:val="-4"/>
          <w:rtl/>
        </w:rPr>
        <w:t xml:space="preserve">לא</w:t>
      </w:r>
      <w:r w:rsidRPr="00FE1B89">
        <w:rPr>
          <w:spacing w:val="-4"/>
          <w:rtl/>
        </w:rPr>
        <w:t xml:space="preserve"> ירדו, ואין בהן מעילה.</w:t>
      </w:r>
    </w:p>
    <w:p>
      <w:pPr>
        <w:pStyle w:val="38"/>
        <w:rPr>
          <w:ins w:id="100088" w:author="מנוע מכני" w:date="2026-10-11T12:04:39Z"/>
        </w:rPr>
      </w:pPr>
      <w:r>
        <w:t>רנב</w:t>
      </w:r>
      <w:r>
        <w:t>"</w:t>
      </w:r>
      <w:r>
        <w:t xml:space="preserve">י </w:t>
      </w:r>
      <w:ins w:id="96707" w:author="מנוע מכני" w:date="2026-10-11T12:04:39Z">
        <w:r>
          <w:t xml:space="preserve">שונה</w:t>
        </w:r>
      </w:ins>
      <w:del w:id="96708" w:author="מנוע מכני" w:date="2026-10-11T12:04:39Z">
        <w:r>
          <w:delText xml:space="preserve">מתני</w:delText>
        </w:r>
      </w:del>
      <w:r>
        <w:t xml:space="preserve"> </w:t>
      </w:r>
      <w:ins w:id="93423" w:author="מנוע מכני" w:date="2026-10-11T12:04:39Z">
        <w:r>
          <w:t xml:space="preserve">כך</w:t>
        </w:r>
      </w:ins>
      <w:del w:id="93424" w:author="מנוע מכני" w:date="2026-10-11T12:04:39Z">
        <w:r>
          <w:delText xml:space="preserve">הכי</w:delText>
        </w:r>
      </w:del>
      <w:r>
        <w:t xml:space="preserve">:</w:t>
      </w:r>
    </w:p>
    <w:p w:rsidR="00DA63EC" w:rsidRDefault="00DA63EC" w:rsidP="00DA63EC">
      <w:pPr>
        <w:tabs>
          <w:tab w:val="left" w:pos="0"/>
        </w:tabs>
        <w:rPr>
          <w:rtl/>
        </w:rPr>
      </w:pPr>
      <w:del w:id="100089" w:author="מנוע מכני" w:date="2026-10-11T12:04:39Z">
        <w:r>
          <w:rPr>
            <w:rtl/>
          </w:rPr>
          <w:delText xml:space="preserve"> </w:delText>
        </w:r>
      </w:del>
      <w:r w:rsidRPr="00435194">
        <w:rPr>
          <w:b/>
          <w:bCs/>
          <w:rtl/>
        </w:rPr>
        <w:t xml:space="preserve">בעי </w:t>
      </w:r>
      <w:ins w:id="90439" w:author="מנוע מכני" w:date="2026-10-11T12:04:39Z">
        <w:r>
          <w:rPr>
            <w:rStyle w:val="2fb"/>
            <w:b/>
            <w:bCs/>
            <w:rtl/>
          </w:rPr>
          <w:t xml:space="preserve">רי"ו</w:t>
        </w:r>
      </w:ins>
      <w:del w:id="90440" w:author="מנוע מכני" w:date="2026-10-11T12:04:39Z">
        <w:r w:rsidRPr="00435194">
          <w:rPr>
            <w:b/>
            <w:bCs/>
            <w:rtl/>
          </w:rPr>
          <w:delText xml:space="preserve">רבי</w:delText>
        </w:r>
        <w:r>
          <w:rPr>
            <w:rtl/>
          </w:rPr>
          <w:delText xml:space="preserve"> יוחנן</w:delText>
        </w:r>
      </w:del>
      <w:r>
        <w:rPr>
          <w:rtl/>
        </w:rPr>
        <w:t xml:space="preserve">: אימורי קדשים קלים שהעלן לפני זריקת דמן, יש בהן מעילה או </w:t>
      </w:r>
      <w:r>
        <w:rPr>
          <w:rtl/>
        </w:rPr>
        <w:t xml:space="preserve">לא</w:t>
      </w:r>
      <w:r>
        <w:rPr>
          <w:rtl/>
        </w:rPr>
        <w:t xml:space="preserve">? </w:t>
      </w:r>
    </w:p>
    <w:p w:rsidR="00DA63EC" w:rsidRDefault="00DA63EC" w:rsidP="00DA63EC">
      <w:pPr>
        <w:tabs>
          <w:tab w:val="left" w:pos="0"/>
        </w:tabs>
        <w:rPr>
          <w:rtl/>
        </w:rPr>
      </w:pPr>
      <w:r>
        <w:rPr>
          <w:rFonts w:hint="cs"/>
          <w:rtl/>
        </w:rPr>
        <w:t xml:space="preserve">ושאלו </w:t>
      </w:r>
      <w:r>
        <w:rPr>
          <w:rStyle w:val="2fb"/>
          <w:rFonts w:hint="cs"/>
          <w:rtl/>
        </w:rPr>
        <w:t xml:space="preserve">ר</w:t>
      </w:r>
      <w:r>
        <w:rPr>
          <w:rStyle w:val="2fb"/>
          <w:rtl/>
        </w:rPr>
        <w:t>"</w:t>
      </w:r>
      <w:r>
        <w:rPr>
          <w:rStyle w:val="2fb"/>
          <w:rFonts w:hint="cs"/>
          <w:rtl/>
        </w:rPr>
        <w:t xml:space="preserve">א</w:t>
      </w:r>
      <w:r>
        <w:rPr>
          <w:rFonts w:hint="cs"/>
          <w:rtl/>
        </w:rPr>
        <w:t xml:space="preserve"> שיסתפק בירידה </w:t>
      </w:r>
      <w:r>
        <w:rPr>
          <w:rFonts w:hint="cs"/>
          <w:rtl/>
        </w:rPr>
        <w:t xml:space="preserve">וא</w:t>
      </w:r>
      <w:r>
        <w:rPr>
          <w:rtl/>
        </w:rPr>
        <w:t>"</w:t>
      </w:r>
      <w:r>
        <w:rPr>
          <w:rFonts w:hint="cs"/>
          <w:rtl/>
        </w:rPr>
        <w:t xml:space="preserve">ל</w:t>
      </w:r>
      <w:r>
        <w:rPr>
          <w:rFonts w:hint="cs"/>
          <w:rtl/>
        </w:rPr>
        <w:t xml:space="preserve"> שלא נסתפק בזה כיון שנעשו לחמו של מזבח </w:t>
      </w:r>
    </w:p>
    <w:p w:rsidR="00DA63EC" w:rsidRDefault="00DA63EC" w:rsidP="00DA63EC">
      <w:pPr>
        <w:tabs>
          <w:tab w:val="left" w:pos="0"/>
        </w:tabs>
        <w:rPr>
          <w:rtl/>
        </w:rPr>
      </w:pPr>
      <w:r>
        <w:rPr>
          <w:rFonts w:hint="cs"/>
          <w:rtl/>
        </w:rPr>
        <w:t xml:space="preserve">ובעי מעילה ופשיט </w:t>
      </w:r>
      <w:r>
        <w:rPr>
          <w:rFonts w:hint="cs"/>
          <w:rtl/>
        </w:rPr>
        <w:t xml:space="preserve">לא</w:t>
      </w:r>
      <w:r>
        <w:rPr>
          <w:rFonts w:hint="cs"/>
          <w:rtl/>
        </w:rPr>
        <w:t xml:space="preserve"> ירדו ואין בהן מעילה</w:t>
      </w:r>
    </w:p>
    <w:p w:rsidR="00DA63EC" w:rsidRDefault="00DA63EC" w:rsidP="00DA63EC">
      <w:pPr>
        <w:pStyle w:val="affffd"/>
        <w:rPr>
          <w:del w:id="90094" w:author="מנוע עיצוב" w:date="2026-10-11T12:09:26Z"/>
          <w:rtl/>
        </w:rPr>
      </w:pPr>
      <w:del w:id="90093" w:author="מנוע עיצוב" w:date="2026-10-11T12:09:26Z">
        <w:r>
          <w:rPr>
            <w:rtl/>
          </w:rPr>
          <w:delText xml:space="preserve">׹</w:delText>
        </w:r>
      </w:del>
    </w:p>
    <w:p w:rsidR="00DA63EC" w:rsidRDefault="00DA63EC" w:rsidP="00DA63EC">
      <w:pPr>
        <w:pStyle w:val="affff1"/>
        <w:ind w:end="0"/>
        <w:rPr>
          <w:rtl/>
        </w:rPr>
        <w:pPrChange w:id="20115" w:author="קלוד" w:date="2026-10-11T09:07:24Z">
          <w:pPr>
            <w:pStyle w:val="affff1"/>
            <w:rPr>
              <w:rtl/>
            </w:rPr>
          </w:pPr>
        </w:pPrChange>
      </w:pPr>
      <w:ins w:id="9852" w:author="מספור קטעי משנה" w:date="2026-10-11T09:35:09Z">
        <w:r>
          <w:rPr>
            <w:rStyle w:val="MisparKeta"/>
          </w:rPr>
          <w:t xml:space="preserve">א. </w:t>
        </w:r>
      </w:ins>
      <w:r>
        <w:rPr>
          <w:rtl/>
        </w:rPr>
        <w:t>ואלו לא היה פסולן [וכו</w:t>
      </w:r>
      <w:r w:rsidR="005608A0">
        <w:rPr>
          <w:rtl/>
        </w:rPr>
        <w:t>'</w:t>
      </w:r>
      <w:r>
        <w:rPr>
          <w:rtl/>
        </w:rPr>
        <w:t>].</w:t>
      </w:r>
    </w:p>
    <w:p>
      <w:pPr>
        <w:pStyle w:val="38"/>
        <w:rPr>
          <w:ins w:id="100090" w:author="מנוע מכני" w:date="2026-10-11T12:04:39Z"/>
        </w:rPr>
      </w:pPr>
      <w:r w:rsidRPr="00FE1B89">
        <w:t>א</w:t>
      </w:r>
      <w:r w:rsidRPr="00FE1B89">
        <w:t>רי</w:t>
      </w:r>
      <w:r w:rsidRPr="00FE1B89">
        <w:t>"</w:t>
      </w:r>
      <w:r w:rsidRPr="00FE1B89">
        <w:t>ו</w:t>
      </w:r>
      <w:r w:rsidRPr="00FE1B89">
        <w:t xml:space="preserve">:</w:t>
      </w:r>
    </w:p>
    <w:p w:rsidR="00DA63EC" w:rsidRPr="00FE1B89" w:rsidRDefault="00DA63EC" w:rsidP="00DA63EC">
      <w:pPr>
        <w:tabs>
          <w:tab w:val="left" w:pos="0"/>
        </w:tabs>
        <w:rPr>
          <w:spacing w:val="-4"/>
          <w:rtl/>
        </w:rPr>
      </w:pPr>
      <w:del w:id="100091" w:author="מנוע מכני" w:date="2026-10-11T12:04:39Z">
        <w:r w:rsidRPr="00FE1B89">
          <w:rPr>
            <w:spacing w:val="-4"/>
            <w:rtl/>
          </w:rPr>
          <w:delText xml:space="preserve"> </w:delText>
        </w:r>
      </w:del>
      <w:r w:rsidRPr="00FE1B89">
        <w:rPr>
          <w:spacing w:val="-4"/>
          <w:rtl/>
        </w:rPr>
        <w:t xml:space="preserve">לא</w:t>
      </w:r>
      <w:r w:rsidRPr="00FE1B89">
        <w:rPr>
          <w:spacing w:val="-4"/>
          <w:rtl/>
        </w:rPr>
        <w:t xml:space="preserve"> הכשיר </w:t>
      </w:r>
      <w:r w:rsidRPr="00FE1B89">
        <w:rPr>
          <w:rStyle w:val="2fb"/>
          <w:spacing w:val="-4"/>
          <w:rtl/>
        </w:rPr>
        <w:t xml:space="preserve">ר"ע</w:t>
      </w:r>
      <w:r w:rsidRPr="00FE1B89">
        <w:rPr>
          <w:spacing w:val="-4"/>
          <w:rtl/>
        </w:rPr>
        <w:t xml:space="preserve"> אלא בדוקין שבעין, הואיל וכשרים בעופות, והוא שקדם הקדשן את מומן</w:t>
      </w:r>
      <w:ins w:id="94929" w:author="מנוע מכני" w:date="2026-10-11T12:04:39Z">
        <w:r>
          <w:rPr>
            <w:spacing w:val="-4"/>
            <w:rtl/>
          </w:rPr>
          <w:t xml:space="preserve">,</w:t>
        </w:r>
      </w:ins>
      <w:del w:id="94930" w:author="מנוע מכני" w:date="2026-10-11T12:04:39Z">
        <w:r w:rsidRPr="00FE1B89">
          <w:rPr>
            <w:spacing w:val="-4"/>
            <w:rtl/>
          </w:rPr>
          <w:delText xml:space="preserve">;</w:delText>
        </w:r>
      </w:del>
    </w:p>
    <w:p w:rsidR="00DA63EC" w:rsidRDefault="00DA63EC" w:rsidP="00DA63EC">
      <w:pPr>
        <w:tabs>
          <w:tab w:val="left" w:pos="0"/>
        </w:tabs>
        <w:rPr>
          <w:rtl/>
        </w:rPr>
      </w:pPr>
      <w:r>
        <w:rPr>
          <w:rtl/>
        </w:rPr>
        <w:t xml:space="preserve">ומודה </w:t>
      </w:r>
      <w:r>
        <w:rPr>
          <w:rStyle w:val="2fb"/>
          <w:rtl/>
        </w:rPr>
        <w:t xml:space="preserve">ר"ע</w:t>
      </w:r>
      <w:r>
        <w:rPr>
          <w:rtl/>
        </w:rPr>
        <w:t xml:space="preserve"> בעולת נקבה, דכשקדם מומה להקדשה דמיא.</w:t>
      </w:r>
    </w:p>
    <w:p w:rsidR="00DA63EC" w:rsidRDefault="00DA63EC" w:rsidP="00DA63EC">
      <w:pPr>
        <w:rPr>
          <w:rtl/>
        </w:rPr>
      </w:pPr>
      <w:r>
        <w:rPr>
          <w:rFonts w:ascii="BA חניכי הישיבות" w:hAnsi="BA חניכי הישיבות" w:cs="BA חניכי הישיבות"/>
          <w:rtl/>
        </w:rPr>
        <w:t>׻</w:t>
      </w:r>
    </w:p>
    <w:p>
      <w:pPr>
        <w:pStyle w:val="afffff8"/>
        <w:rPr>
          <w:ins w:id="90243" w:author="קלוד" w:date="2026-10-11T12:29:36Z"/>
        </w:rPr>
      </w:pPr>
      <w:ins w:id="90244" w:author="קלוד" w:date="2026-10-11T12:29:36Z">
        <w:r>
          <w:rPr>
            <w:color w:val="7B3F00"/>
          </w:rPr>
          <w:t xml:space="preserve">האם יש נרבע בעופות?</w:t>
        </w:r>
      </w:ins>
    </w:p>
    <w:p>
      <w:pPr>
        <w:pStyle w:val="38"/>
        <w:rPr>
          <w:ins w:id="100093" w:author="מנוע מכני" w:date="2026-10-11T12:04:39Z"/>
        </w:rPr>
      </w:pPr>
      <w:del w:id="100092" w:author="מנוע מכני" w:date="2026-10-11T12:04:39Z">
        <w:r>
          <w:delText xml:space="preserve">•</w:delText>
        </w:r>
      </w:del>
      <w:r>
        <w:t xml:space="preserve"> </w:t>
      </w:r>
      <w:r w:rsidRPr="00435194">
        <w:t>בעי רבי ירמיה:</w:t>
      </w:r>
    </w:p>
    <w:p w:rsidR="00DA63EC" w:rsidRDefault="00DA63EC" w:rsidP="00DA63EC">
      <w:pPr>
        <w:tabs>
          <w:tab w:val="left" w:pos="0"/>
        </w:tabs>
        <w:rPr>
          <w:rtl/>
        </w:rPr>
      </w:pPr>
      <w:del w:id="100094" w:author="מנוע מכני" w:date="2026-10-11T12:04:39Z">
        <w:r>
          <w:rPr>
            <w:rtl/>
          </w:rPr>
          <w:delText xml:space="preserve"> </w:delText>
        </w:r>
      </w:del>
      <w:r>
        <w:rPr>
          <w:rtl/>
        </w:rPr>
        <w:t xml:space="preserve">יש נרבע בעופות, או אין נרבע בעופות?</w:t>
      </w:r>
      <w:r w:rsidRPr="00464129">
        <w:rPr>
          <w:rStyle w:val="afffff0"/>
          <w:rtl/>
        </w:rPr>
        <w:t xml:space="preserve"> </w:t>
      </w:r>
      <w:r w:rsidRPr="00464129">
        <w:rPr>
          <w:rStyle w:val="afffff0"/>
          <w:rFonts w:hint="cs"/>
          <w:rtl/>
        </w:rPr>
        <w:t>'</w:t>
      </w:r>
      <w:ins w:id="90983" w:author="Claude - סמנטי" w:date="2026-10-11T12:26:16Z">
        <w:r>
          <w:rPr>
            <w:rStyle w:val="afffff0"/>
            <w:rtl/>
          </w:rPr>
          <w:t xml:space="preserve">מִן הַבְּהֵמָה</w:t>
        </w:r>
      </w:ins>
      <w:del w:id="90984" w:author="Claude - סמנטי" w:date="2026-10-11T12:26:16Z">
        <w:r w:rsidRPr="00464129">
          <w:rPr>
            <w:rStyle w:val="afffff0"/>
            <w:rtl/>
          </w:rPr>
          <w:delText xml:space="preserve">מן הבהמה</w:delText>
        </w:r>
      </w:del>
      <w:r w:rsidRPr="00464129">
        <w:rPr>
          <w:rStyle w:val="afffff0"/>
          <w:rFonts w:hint="cs"/>
          <w:rtl/>
        </w:rPr>
        <w:t>'</w:t>
      </w:r>
      <w:r w:rsidRPr="00464129">
        <w:rPr>
          <w:rStyle w:val="afffff0"/>
          <w:rtl/>
        </w:rPr>
        <w:t xml:space="preserve"> </w:t>
      </w:r>
      <w:r>
        <w:rPr>
          <w:rtl/>
        </w:rPr>
        <w:t xml:space="preserve">- להוציא את הרובע והנרבע, כל </w:t>
      </w:r>
      <w:ins w:id="91693" w:author="מנוע מכני" w:date="2026-10-11T12:04:39Z">
        <w:r>
          <w:rPr>
            <w:rtl/>
          </w:rPr>
          <w:t xml:space="preserve">מקום</w:t>
        </w:r>
      </w:ins>
      <w:del w:id="91694" w:author="מנוע מכני" w:date="2026-10-11T12:04:39Z">
        <w:r>
          <w:rPr>
            <w:rtl/>
          </w:rPr>
          <w:delText xml:space="preserve">היכא</w:delText>
        </w:r>
      </w:del>
      <w:r>
        <w:rPr>
          <w:rtl/>
        </w:rPr>
        <w:t xml:space="preserve"> </w:t>
      </w:r>
      <w:ins w:id="96241" w:author="מנוע מכני" w:date="2026-10-11T12:04:39Z">
        <w:r>
          <w:rPr>
            <w:rtl/>
          </w:rPr>
          <w:t xml:space="preserve">דישנו</w:t>
        </w:r>
      </w:ins>
      <w:del w:id="96242" w:author="מנוע מכני" w:date="2026-10-11T12:04:39Z">
        <w:r>
          <w:rPr>
            <w:rtl/>
          </w:rPr>
          <w:delText xml:space="preserve">דאיתיה</w:delText>
        </w:r>
      </w:del>
      <w:r>
        <w:rPr>
          <w:rtl/>
        </w:rPr>
        <w:t xml:space="preserve"> ברובע </w:t>
      </w:r>
      <w:ins w:id="96243" w:author="מנוע מכני" w:date="2026-10-11T12:04:39Z">
        <w:r>
          <w:rPr>
            <w:rtl/>
          </w:rPr>
          <w:t xml:space="preserve">ישנו</w:t>
        </w:r>
      </w:ins>
      <w:del w:id="96244" w:author="מנוע מכני" w:date="2026-10-11T12:04:39Z">
        <w:r>
          <w:rPr>
            <w:rtl/>
          </w:rPr>
          <w:delText xml:space="preserve">איתיה</w:delText>
        </w:r>
      </w:del>
      <w:r>
        <w:rPr>
          <w:rtl/>
        </w:rPr>
        <w:t xml:space="preserve"> בנרבע, כל </w:t>
      </w:r>
      <w:ins w:id="91695" w:author="מנוע מכני" w:date="2026-10-11T12:04:39Z">
        <w:r>
          <w:rPr>
            <w:rtl/>
          </w:rPr>
          <w:t xml:space="preserve">מקום</w:t>
        </w:r>
      </w:ins>
      <w:del w:id="91696" w:author="מנוע מכני" w:date="2026-10-11T12:04:39Z">
        <w:r>
          <w:rPr>
            <w:rtl/>
          </w:rPr>
          <w:delText xml:space="preserve">היכא</w:delText>
        </w:r>
      </w:del>
      <w:r>
        <w:rPr>
          <w:rtl/>
        </w:rPr>
        <w:t xml:space="preserve"> </w:t>
      </w:r>
      <w:ins w:id="96245" w:author="מנוע מכני" w:date="2026-10-11T12:04:39Z">
        <w:r>
          <w:rPr>
            <w:rtl/>
          </w:rPr>
          <w:t xml:space="preserve">דאינו</w:t>
        </w:r>
      </w:ins>
      <w:del w:id="96246" w:author="מנוע מכני" w:date="2026-10-11T12:04:39Z">
        <w:r>
          <w:rPr>
            <w:rtl/>
          </w:rPr>
          <w:delText xml:space="preserve">דליתיה</w:delText>
        </w:r>
      </w:del>
      <w:r>
        <w:rPr>
          <w:rtl/>
        </w:rPr>
        <w:t xml:space="preserve"> ברובע </w:t>
      </w:r>
      <w:ins w:id="96247" w:author="מנוע מכני" w:date="2026-10-11T12:04:39Z">
        <w:r>
          <w:rPr>
            <w:rtl/>
          </w:rPr>
          <w:t xml:space="preserve">אינו</w:t>
        </w:r>
      </w:ins>
      <w:del w:id="96248" w:author="מנוע מכני" w:date="2026-10-11T12:04:39Z">
        <w:r>
          <w:rPr>
            <w:rtl/>
          </w:rPr>
          <w:delText xml:space="preserve">ליתיה</w:delText>
        </w:r>
      </w:del>
      <w:r>
        <w:rPr>
          <w:rtl/>
        </w:rPr>
        <w:t xml:space="preserve"> בנרבע, </w:t>
      </w:r>
      <w:r w:rsidRPr="00BE1D80">
        <w:rPr>
          <w:b/>
          <w:bCs/>
          <w:rtl/>
        </w:rPr>
        <w:t>או"ד</w:t>
      </w:r>
      <w:r>
        <w:rPr>
          <w:rtl/>
        </w:rPr>
        <w:t xml:space="preserve"> הרי נעבדה בו עבירה? </w:t>
      </w:r>
    </w:p>
    <w:p>
      <w:pPr>
        <w:pStyle w:val="38"/>
        <w:rPr>
          <w:ins w:id="100095" w:author="מנוע מכני" w:date="2026-10-11T12:04:39Z"/>
        </w:rPr>
      </w:pPr>
      <w:r w:rsidRPr="00E105BC">
        <w:t xml:space="preserve">- </w:t>
      </w:r>
      <w:r w:rsidRPr="00E105BC">
        <w:t>רבה</w:t>
      </w:r>
      <w:r w:rsidRPr="00E105BC">
        <w:t xml:space="preserve">, ת"ש:</w:t>
      </w:r>
    </w:p>
    <w:p w:rsidR="00DA63EC" w:rsidRPr="00E105BC" w:rsidRDefault="00DA63EC" w:rsidP="00DA63EC">
      <w:pPr>
        <w:tabs>
          <w:tab w:val="left" w:pos="0"/>
        </w:tabs>
        <w:rPr>
          <w:spacing w:val="-4"/>
          <w:rtl/>
        </w:rPr>
      </w:pPr>
      <w:del w:id="100096" w:author="מנוע מכני" w:date="2026-10-11T12:04:39Z">
        <w:r w:rsidRPr="00E105BC">
          <w:rPr>
            <w:spacing w:val="-4"/>
            <w:rtl/>
          </w:rPr>
          <w:delText xml:space="preserve"> </w:delText>
        </w:r>
      </w:del>
      <w:r w:rsidRPr="00E105BC">
        <w:rPr>
          <w:rStyle w:val="2fb"/>
          <w:spacing w:val="-4"/>
          <w:rtl/>
        </w:rPr>
        <w:t xml:space="preserve">ר"ע</w:t>
      </w:r>
      <w:r w:rsidRPr="00E105BC">
        <w:rPr>
          <w:spacing w:val="-4"/>
          <w:rtl/>
        </w:rPr>
        <w:t xml:space="preserve"> מכשיר בבעלי מומין</w:t>
      </w:r>
      <w:ins w:id="94931" w:author="מנוע מכני" w:date="2026-10-11T12:04:39Z">
        <w:r>
          <w:rPr>
            <w:spacing w:val="-4"/>
            <w:rtl/>
          </w:rPr>
          <w:t xml:space="preserve">,</w:t>
        </w:r>
      </w:ins>
      <w:del w:id="94932" w:author="מנוע מכני" w:date="2026-10-11T12:04:39Z">
        <w:r w:rsidRPr="00E105BC">
          <w:rPr>
            <w:spacing w:val="-4"/>
            <w:rtl/>
          </w:rPr>
          <w:delText xml:space="preserve">;</w:delText>
        </w:r>
      </w:del>
      <w:r w:rsidRPr="00E105BC">
        <w:rPr>
          <w:rFonts w:hint="cs"/>
          <w:spacing w:val="-4"/>
          <w:rtl/>
        </w:rPr>
        <w:t xml:space="preserve"> </w:t>
      </w:r>
      <w:r w:rsidRPr="00E105BC">
        <w:rPr>
          <w:spacing w:val="-4"/>
          <w:rtl/>
        </w:rPr>
        <w:t xml:space="preserve">ואם </w:t>
      </w:r>
      <w:ins w:id="97245" w:author="מנוע מכני" w:date="2026-10-11T12:04:39Z">
        <w:r>
          <w:rPr>
            <w:spacing w:val="-4"/>
            <w:rtl/>
          </w:rPr>
          <w:t xml:space="preserve">ישנו</w:t>
        </w:r>
      </w:ins>
      <w:del w:id="97246" w:author="מנוע מכני" w:date="2026-10-11T12:04:39Z">
        <w:r w:rsidRPr="00E105BC">
          <w:rPr>
            <w:spacing w:val="-4"/>
            <w:rtl/>
          </w:rPr>
          <w:delText xml:space="preserve">איתא</w:delText>
        </w:r>
      </w:del>
      <w:r w:rsidRPr="00E105BC">
        <w:rPr>
          <w:spacing w:val="-4"/>
          <w:rtl/>
        </w:rPr>
        <w:t xml:space="preserve">, נכשיר </w:t>
      </w:r>
      <w:ins w:id="91697" w:author="מנוע מכני" w:date="2026-10-11T12:04:39Z">
        <w:r>
          <w:rPr>
            <w:spacing w:val="-4"/>
            <w:rtl/>
          </w:rPr>
          <w:t xml:space="preserve">גם</w:t>
        </w:r>
      </w:ins>
      <w:del w:id="91698" w:author="מנוע מכני" w:date="2026-10-11T12:04:39Z">
        <w:r w:rsidRPr="00E105BC">
          <w:rPr>
            <w:spacing w:val="-4"/>
            <w:rtl/>
          </w:rPr>
          <w:delText xml:space="preserve">נמי</w:delText>
        </w:r>
      </w:del>
      <w:r w:rsidRPr="00E105BC">
        <w:rPr>
          <w:spacing w:val="-4"/>
          <w:rtl/>
        </w:rPr>
        <w:t xml:space="preserve"> בנרבע, הואיל וכשר בעופות, </w:t>
      </w:r>
      <w:r w:rsidRPr="00E105BC">
        <w:rPr>
          <w:spacing w:val="-4"/>
          <w:rtl/>
        </w:rPr>
        <w:t xml:space="preserve">ש"</w:t>
      </w:r>
      <w:r w:rsidRPr="00E105BC">
        <w:rPr>
          <w:rFonts w:hint="cs"/>
          <w:spacing w:val="-4"/>
          <w:rtl/>
        </w:rPr>
        <w:t>מ</w:t>
      </w:r>
    </w:p>
    <w:p>
      <w:pPr>
        <w:pStyle w:val="38"/>
        <w:rPr>
          <w:ins w:id="100097" w:author="מנוע מכני" w:date="2026-10-11T12:04:39Z"/>
        </w:rPr>
      </w:pPr>
      <w:r>
        <w:t>ארנב</w:t>
      </w:r>
      <w:r>
        <w:t>"</w:t>
      </w:r>
      <w:r>
        <w:t>י</w:t>
      </w:r>
      <w:r>
        <w:t xml:space="preserve"> אף אנן </w:t>
      </w:r>
      <w:ins w:id="91699" w:author="מנוע מכני" w:date="2026-10-11T12:04:39Z">
        <w:r>
          <w:t xml:space="preserve">גם</w:t>
        </w:r>
      </w:ins>
      <w:del w:id="91700" w:author="מנוע מכני" w:date="2026-10-11T12:04:39Z">
        <w:r>
          <w:delText xml:space="preserve">נמי</w:delText>
        </w:r>
      </w:del>
      <w:r>
        <w:t xml:space="preserve"> תנינא:</w:t>
      </w:r>
    </w:p>
    <w:p w:rsidR="00DA63EC" w:rsidRDefault="00DA63EC" w:rsidP="00DA63EC">
      <w:pPr>
        <w:tabs>
          <w:tab w:val="left" w:pos="0"/>
        </w:tabs>
        <w:rPr>
          <w:rtl/>
        </w:rPr>
      </w:pPr>
      <w:del w:id="100098" w:author="מנוע מכני" w:date="2026-10-11T12:04:39Z">
        <w:r>
          <w:rPr>
            <w:rtl/>
          </w:rPr>
          <w:delText xml:space="preserve"> </w:delText>
        </w:r>
      </w:del>
      <w:r>
        <w:rPr>
          <w:rtl/>
        </w:rPr>
        <w:t xml:space="preserve">הנרבע, והמוקצה והנעבד, ואתנן ומחיר, וטומטום ואנדרוגינוס - כולן מטמאין בגדים אבית הבליעה, </w:t>
      </w:r>
      <w:r>
        <w:rPr>
          <w:rtl/>
        </w:rPr>
        <w:t xml:space="preserve">ש"מ</w:t>
      </w:r>
      <w:r>
        <w:rPr>
          <w:rtl/>
        </w:rPr>
        <w:t xml:space="preserve">.</w:t>
      </w:r>
    </w:p>
    <w:p w:rsidR="00DA63EC" w:rsidRDefault="00DA63EC" w:rsidP="00DA63EC">
      <w:pPr>
        <w:pStyle w:val="affffd"/>
        <w:rPr>
          <w:del w:id="90096" w:author="מנוע עיצוב" w:date="2026-10-11T12:09:26Z"/>
          <w:rtl/>
        </w:rPr>
      </w:pPr>
      <w:del w:id="90095" w:author="מנוע עיצוב" w:date="2026-10-11T12:09:26Z">
        <w:r>
          <w:rPr>
            <w:rtl/>
          </w:rPr>
          <w:delText xml:space="preserve">׹</w:delText>
        </w:r>
      </w:del>
    </w:p>
    <w:p w:rsidR="00DA63EC" w:rsidRDefault="00DA63EC" w:rsidP="00DA63EC">
      <w:pPr>
        <w:pStyle w:val="affff1"/>
        <w:ind w:end="0"/>
        <w:rPr>
          <w:rtl/>
        </w:rPr>
        <w:pPrChange w:id="20116" w:author="קלוד" w:date="2026-10-11T09:07:24Z">
          <w:pPr>
            <w:pStyle w:val="affff1"/>
            <w:rPr>
              <w:rtl/>
            </w:rPr>
          </w:pPr>
        </w:pPrChange>
      </w:pPr>
      <w:ins w:id="9853" w:author="מספור קטעי משנה" w:date="2026-10-11T09:35:09Z">
        <w:r>
          <w:rPr>
            <w:rStyle w:val="MisparKeta"/>
          </w:rPr>
          <w:t xml:space="preserve">ב. </w:t>
        </w:r>
      </w:ins>
      <w:r>
        <w:rPr>
          <w:rtl/>
        </w:rPr>
        <w:t>רבי חנינא סגן הכהנים כו'.</w:t>
      </w:r>
    </w:p>
    <w:p>
      <w:pPr>
        <w:pStyle w:val="38"/>
        <w:rPr>
          <w:ins w:id="100099" w:author="מנוע מכני" w:date="2026-10-11T12:04:39Z"/>
        </w:rPr>
      </w:pPr>
      <w:r>
        <w:lastRenderedPageBreak/>
        <w:t>אב</w:t>
      </w:r>
      <w:r>
        <w:t>"</w:t>
      </w:r>
      <w:r>
        <w:t>א</w:t>
      </w:r>
      <w:r>
        <w:t xml:space="preserve">:</w:t>
      </w:r>
    </w:p>
    <w:p w:rsidR="00DA63EC" w:rsidRDefault="00DA63EC" w:rsidP="00DA63EC">
      <w:pPr>
        <w:tabs>
          <w:tab w:val="left" w:pos="0"/>
        </w:tabs>
        <w:rPr>
          <w:b/>
          <w:bCs/>
          <w:rtl/>
        </w:rPr>
      </w:pPr>
      <w:del w:id="100100" w:author="מנוע מכני" w:date="2026-10-11T12:04:39Z">
        <w:r>
          <w:rPr>
            <w:rtl/>
          </w:rPr>
          <w:delText xml:space="preserve"> </w:delText>
        </w:r>
      </w:del>
      <w:r>
        <w:rPr>
          <w:rtl/>
        </w:rPr>
        <w:t xml:space="preserve">מעשה </w:t>
      </w:r>
      <w:r>
        <w:rPr>
          <w:rtl/>
        </w:rPr>
        <w:t xml:space="preserve">קמ"ל</w:t>
      </w:r>
      <w:ins w:id="94933" w:author="מנוע מכני" w:date="2026-10-11T12:04:39Z">
        <w:r>
          <w:rPr>
            <w:rtl/>
          </w:rPr>
          <w:t xml:space="preserve">,</w:t>
        </w:r>
      </w:ins>
      <w:del w:id="94934" w:author="מנוע מכני" w:date="2026-10-11T12:04:39Z">
        <w:r>
          <w:rPr>
            <w:rtl/>
          </w:rPr>
          <w:delText xml:space="preserve">;</w:delText>
        </w:r>
      </w:del>
    </w:p>
    <w:p>
      <w:pPr>
        <w:pStyle w:val="38"/>
        <w:rPr>
          <w:ins w:id="100101" w:author="מנוע מכני" w:date="2026-10-11T12:04:39Z"/>
        </w:rPr>
      </w:pPr>
      <w:r w:rsidRPr="003E6863">
        <w:t>וא</w:t>
      </w:r>
      <w:r w:rsidRPr="003E6863">
        <w:t>ב</w:t>
      </w:r>
      <w:r w:rsidRPr="003E6863">
        <w:t>"</w:t>
      </w:r>
      <w:r w:rsidRPr="003E6863">
        <w:t>א</w:t>
      </w:r>
      <w:r>
        <w:t xml:space="preserve">:</w:t>
      </w:r>
    </w:p>
    <w:p w:rsidR="00DA63EC" w:rsidRDefault="00DA63EC" w:rsidP="00DA63EC">
      <w:pPr>
        <w:tabs>
          <w:tab w:val="left" w:pos="0"/>
        </w:tabs>
        <w:rPr>
          <w:rtl/>
        </w:rPr>
      </w:pPr>
      <w:del w:id="100102" w:author="מנוע מכני" w:date="2026-10-11T12:04:39Z">
        <w:r>
          <w:rPr>
            <w:rtl/>
          </w:rPr>
          <w:delText xml:space="preserve"> </w:delText>
        </w:r>
      </w:del>
      <w:ins w:id="93425" w:author="מנוע מכני" w:date="2026-10-11T12:04:39Z">
        <w:r>
          <w:rPr>
            <w:rtl/>
          </w:rPr>
          <w:t xml:space="preserve">מה</w:t>
        </w:r>
      </w:ins>
      <w:del w:id="93426" w:author="מנוע מכני" w:date="2026-10-11T12:04:39Z">
        <w:r>
          <w:rPr>
            <w:rtl/>
          </w:rPr>
          <w:delText xml:space="preserve">מאי</w:delText>
        </w:r>
      </w:del>
      <w:r>
        <w:rPr>
          <w:rtl/>
        </w:rPr>
        <w:t xml:space="preserve"> דוחה? כלאחר יד.</w:t>
      </w:r>
    </w:p>
    <w:p w:rsidR="00DA63EC" w:rsidRDefault="00DA63EC" w:rsidP="00DA63EC">
      <w:pPr>
        <w:pStyle w:val="affffd"/>
        <w:rPr>
          <w:del w:id="90098" w:author="מנוע עיצוב" w:date="2026-10-11T12:09:26Z"/>
          <w:rtl/>
        </w:rPr>
      </w:pPr>
      <w:del w:id="90097" w:author="מנוע עיצוב" w:date="2026-10-11T12:09:26Z">
        <w:r>
          <w:rPr>
            <w:rtl/>
          </w:rPr>
          <w:delText xml:space="preserve">׹</w:delText>
        </w:r>
      </w:del>
    </w:p>
    <w:p w:rsidR="00DA63EC" w:rsidRDefault="00DA63EC" w:rsidP="00DA63EC">
      <w:pPr>
        <w:pStyle w:val="affff1"/>
        <w:ind w:end="0"/>
        <w:rPr>
          <w:rtl/>
        </w:rPr>
        <w:pPrChange w:id="20117" w:author="קלוד" w:date="2026-10-11T09:07:24Z">
          <w:pPr>
            <w:pStyle w:val="affff1"/>
            <w:rPr>
              <w:rtl/>
            </w:rPr>
          </w:pPr>
        </w:pPrChange>
      </w:pPr>
      <w:ins w:id="9854" w:author="מספור קטעי משנה" w:date="2026-10-11T09:35:09Z">
        <w:r>
          <w:rPr>
            <w:rStyle w:val="MisparKeta"/>
          </w:rPr>
          <w:t xml:space="preserve">ג. </w:t>
        </w:r>
      </w:ins>
      <w:r>
        <w:rPr>
          <w:rtl/>
        </w:rPr>
        <w:t>כשם שאם עלה כו'.</w:t>
      </w:r>
    </w:p>
    <w:p>
      <w:pPr>
        <w:pStyle w:val="38"/>
        <w:rPr>
          <w:ins w:id="100103" w:author="מנוע מכני" w:date="2026-10-11T12:04:39Z"/>
        </w:rPr>
      </w:pPr>
      <w:r>
        <w:t xml:space="preserve">עולא:</w:t>
      </w:r>
    </w:p>
    <w:p w:rsidR="00DA63EC" w:rsidRDefault="00DA63EC" w:rsidP="00DA63EC">
      <w:pPr>
        <w:tabs>
          <w:tab w:val="left" w:pos="0"/>
        </w:tabs>
        <w:rPr>
          <w:rtl/>
        </w:rPr>
      </w:pPr>
      <w:del w:id="100104" w:author="מנוע מכני" w:date="2026-10-11T12:04:39Z">
        <w:r>
          <w:rPr>
            <w:rtl/>
          </w:rPr>
          <w:delText xml:space="preserve"> </w:delText>
        </w:r>
      </w:del>
      <w:ins w:id="96435" w:author="מנוע מכני" w:date="2026-10-11T12:04:39Z">
        <w:r>
          <w:rPr>
            <w:rtl/>
          </w:rPr>
          <w:t xml:space="preserve">דווקא ב</w:t>
        </w:r>
      </w:ins>
      <w:del w:id="96436" w:author="מנוע מכני" w:date="2026-10-11T12:04:39Z">
        <w:r>
          <w:rPr>
            <w:rtl/>
          </w:rPr>
          <w:delText xml:space="preserve">לא שנו אלא ש</w:delText>
        </w:r>
      </w:del>
      <w:r>
        <w:rPr>
          <w:rtl/>
        </w:rPr>
        <w:t xml:space="preserve">לא משלה בהן האור, אבל משלה בהן האור - יעלו.</w:t>
      </w:r>
    </w:p>
    <w:p w:rsidR="00DA63EC" w:rsidRDefault="00DA63EC" w:rsidP="00DA63EC">
      <w:pPr>
        <w:tabs>
          <w:tab w:val="left" w:pos="0"/>
        </w:tabs>
        <w:rPr>
          <w:rtl/>
        </w:rPr>
      </w:pPr>
      <w:r>
        <w:rPr>
          <w:rStyle w:val="2fb"/>
          <w:rtl/>
        </w:rPr>
        <w:t xml:space="preserve">רב מרי</w:t>
      </w:r>
      <w:r>
        <w:rPr>
          <w:rtl/>
        </w:rPr>
        <w:t xml:space="preserve"> </w:t>
      </w:r>
      <w:ins w:id="96709" w:author="מנוע מכני" w:date="2026-10-11T12:04:39Z">
        <w:r>
          <w:rPr>
            <w:rtl/>
          </w:rPr>
          <w:t xml:space="preserve">שונה</w:t>
        </w:r>
      </w:ins>
      <w:del w:id="96710" w:author="מנוע מכני" w:date="2026-10-11T12:04:39Z">
        <w:r>
          <w:rPr>
            <w:rtl/>
          </w:rPr>
          <w:delText xml:space="preserve">מתני</w:delText>
        </w:r>
      </w:del>
      <w:r>
        <w:rPr>
          <w:rtl/>
        </w:rPr>
        <w:t xml:space="preserve"> ארישא.</w:t>
      </w:r>
    </w:p>
    <w:p>
      <w:pPr>
        <w:pStyle w:val="38"/>
        <w:rPr>
          <w:ins w:id="100105" w:author="מנוע מכני" w:date="2026-10-11T12:04:39Z"/>
        </w:rPr>
      </w:pPr>
      <w:r>
        <w:t xml:space="preserve">רב חנינא מסורא </w:t>
      </w:r>
      <w:ins w:id="96711" w:author="מנוע מכני" w:date="2026-10-11T12:04:39Z">
        <w:r>
          <w:t xml:space="preserve">שונה</w:t>
        </w:r>
      </w:ins>
      <w:del w:id="96712" w:author="מנוע מכני" w:date="2026-10-11T12:04:39Z">
        <w:r>
          <w:delText xml:space="preserve">מתני</w:delText>
        </w:r>
      </w:del>
      <w:r>
        <w:t xml:space="preserve"> אסיפא:</w:t>
      </w:r>
    </w:p>
    <w:p w:rsidR="00DA63EC" w:rsidRDefault="00DA63EC" w:rsidP="00DA63EC">
      <w:pPr>
        <w:tabs>
          <w:tab w:val="left" w:pos="0"/>
        </w:tabs>
        <w:rPr>
          <w:rtl/>
        </w:rPr>
      </w:pPr>
      <w:del w:id="100106" w:author="מנוע מכני" w:date="2026-10-11T12:04:39Z">
        <w:r>
          <w:rPr>
            <w:rtl/>
          </w:rPr>
          <w:delText xml:space="preserve"> </w:delText>
        </w:r>
      </w:del>
      <w:r>
        <w:rPr>
          <w:rtl/>
        </w:rPr>
        <w:t xml:space="preserve">העצמות והגידין, והקרנים והטלפים, בזמן שמחוברין - יעלו, פרשו - </w:t>
      </w:r>
      <w:r>
        <w:rPr>
          <w:rtl/>
        </w:rPr>
        <w:t xml:space="preserve">לא</w:t>
      </w:r>
      <w:r>
        <w:rPr>
          <w:rtl/>
        </w:rPr>
        <w:t xml:space="preserve"> יעלו</w:t>
      </w:r>
      <w:ins w:id="94935" w:author="מנוע מכני" w:date="2026-10-11T12:04:39Z">
        <w:r>
          <w:rPr>
            <w:rtl/>
          </w:rPr>
          <w:t xml:space="preserve">,</w:t>
        </w:r>
      </w:ins>
      <w:del w:id="94936" w:author="מנוע מכני" w:date="2026-10-11T12:04:39Z">
        <w:r>
          <w:rPr>
            <w:rtl/>
          </w:rPr>
          <w:delText xml:space="preserve">;</w:delText>
        </w:r>
      </w:del>
    </w:p>
    <w:p>
      <w:pPr>
        <w:pStyle w:val="38"/>
        <w:rPr>
          <w:ins w:id="100107" w:author="מנוע מכני" w:date="2026-10-11T12:04:39Z"/>
        </w:rPr>
      </w:pPr>
      <w:r>
        <w:t xml:space="preserve">עולא:</w:t>
      </w:r>
    </w:p>
    <w:p w:rsidR="00DA63EC" w:rsidRDefault="00DA63EC" w:rsidP="00DA63EC">
      <w:pPr>
        <w:tabs>
          <w:tab w:val="left" w:pos="0"/>
        </w:tabs>
        <w:rPr>
          <w:rtl/>
        </w:rPr>
      </w:pPr>
      <w:del w:id="100108" w:author="מנוע מכני" w:date="2026-10-11T12:04:39Z">
        <w:r>
          <w:rPr>
            <w:rtl/>
          </w:rPr>
          <w:delText xml:space="preserve"> </w:delText>
        </w:r>
      </w:del>
      <w:ins w:id="96437" w:author="מנוע מכני" w:date="2026-10-11T12:04:39Z">
        <w:r>
          <w:rPr>
            <w:rtl/>
          </w:rPr>
          <w:t xml:space="preserve">דווקא ב</w:t>
        </w:r>
      </w:ins>
      <w:del w:id="96438" w:author="מנוע מכני" w:date="2026-10-11T12:04:39Z">
        <w:r>
          <w:rPr>
            <w:rtl/>
          </w:rPr>
          <w:delText xml:space="preserve">לא שנו אלא ש</w:delText>
        </w:r>
      </w:del>
      <w:r>
        <w:rPr>
          <w:rtl/>
        </w:rPr>
        <w:t xml:space="preserve">לא משלה בהן האור, אבל משלה בהן האור - יעלו.</w:t>
      </w:r>
    </w:p>
    <w:p w:rsidR="00DA63EC" w:rsidRDefault="00DA63EC" w:rsidP="00DA63EC">
      <w:pPr>
        <w:tabs>
          <w:tab w:val="left" w:pos="0"/>
        </w:tabs>
        <w:rPr>
          <w:rtl/>
        </w:rPr>
      </w:pPr>
      <w:r>
        <w:rPr>
          <w:rtl/>
        </w:rPr>
        <w:t xml:space="preserve">מאן </w:t>
      </w:r>
      <w:ins w:id="96713" w:author="מנוע מכני" w:date="2026-10-11T12:04:39Z">
        <w:r>
          <w:rPr>
            <w:rtl/>
          </w:rPr>
          <w:t xml:space="preserve">דשונה</w:t>
        </w:r>
      </w:ins>
      <w:del w:id="96714" w:author="מנוע מכני" w:date="2026-10-11T12:04:39Z">
        <w:r>
          <w:rPr>
            <w:rtl/>
          </w:rPr>
          <w:delText xml:space="preserve">דמתני</w:delText>
        </w:r>
      </w:del>
      <w:r>
        <w:rPr>
          <w:rtl/>
        </w:rPr>
        <w:t xml:space="preserve"> אסיפא, </w:t>
      </w:r>
      <w:r>
        <w:rPr>
          <w:rtl/>
        </w:rPr>
        <w:t xml:space="preserve">כ"ש</w:t>
      </w:r>
      <w:r>
        <w:rPr>
          <w:rtl/>
        </w:rPr>
        <w:t xml:space="preserve"> ארישא</w:t>
      </w:r>
      <w:ins w:id="94937" w:author="מנוע מכני" w:date="2026-10-11T12:04:39Z">
        <w:r>
          <w:rPr>
            <w:rtl/>
          </w:rPr>
          <w:t xml:space="preserve">,</w:t>
        </w:r>
      </w:ins>
      <w:del w:id="94938" w:author="מנוע מכני" w:date="2026-10-11T12:04:39Z">
        <w:r>
          <w:rPr>
            <w:rtl/>
          </w:rPr>
          <w:delText xml:space="preserve">;</w:delText>
        </w:r>
      </w:del>
    </w:p>
    <w:p w:rsidR="00DA63EC" w:rsidRDefault="00DA63EC" w:rsidP="00DA63EC">
      <w:pPr>
        <w:tabs>
          <w:tab w:val="left" w:pos="0"/>
        </w:tabs>
        <w:rPr>
          <w:rtl/>
        </w:rPr>
      </w:pPr>
      <w:r>
        <w:rPr>
          <w:rtl/>
        </w:rPr>
        <w:t xml:space="preserve">ומאן </w:t>
      </w:r>
      <w:ins w:id="96715" w:author="מנוע מכני" w:date="2026-10-11T12:04:39Z">
        <w:r>
          <w:rPr>
            <w:rtl/>
          </w:rPr>
          <w:t xml:space="preserve">דשונה</w:t>
        </w:r>
      </w:ins>
      <w:del w:id="96716" w:author="מנוע מכני" w:date="2026-10-11T12:04:39Z">
        <w:r>
          <w:rPr>
            <w:rtl/>
          </w:rPr>
          <w:delText xml:space="preserve">דמתני</w:delText>
        </w:r>
      </w:del>
      <w:r>
        <w:rPr>
          <w:rtl/>
        </w:rPr>
        <w:t xml:space="preserve"> ארישא, אבל אסיפא </w:t>
      </w:r>
      <w:ins w:id="91701" w:author="מנוע מכני" w:date="2026-10-11T12:04:39Z">
        <w:r>
          <w:rPr>
            <w:rtl/>
          </w:rPr>
          <w:t xml:space="preserve">לא</w:t>
        </w:r>
      </w:ins>
      <w:del w:id="91702" w:author="מנוע מכני" w:date="2026-10-11T12:04:39Z">
        <w:r>
          <w:rPr>
            <w:rtl/>
          </w:rPr>
          <w:delText xml:space="preserve">לאו</w:delText>
        </w:r>
      </w:del>
      <w:r>
        <w:rPr>
          <w:rtl/>
        </w:rPr>
        <w:t xml:space="preserve"> בני הקטרה </w:t>
      </w:r>
      <w:ins w:id="93427" w:author="מנוע מכני" w:date="2026-10-11T12:04:39Z">
        <w:r>
          <w:rPr>
            <w:rtl/>
          </w:rPr>
          <w:t xml:space="preserve">הם</w:t>
        </w:r>
      </w:ins>
      <w:del w:id="93428" w:author="מנוע מכני" w:date="2026-10-11T12:04:39Z">
        <w:r>
          <w:rPr>
            <w:rtl/>
          </w:rPr>
          <w:delText xml:space="preserve">נינהו</w:delText>
        </w:r>
      </w:del>
      <w:r>
        <w:rPr>
          <w:rtl/>
        </w:rPr>
        <w:t xml:space="preserve">.</w:t>
      </w:r>
    </w:p>
    <w:p w:rsidR="00DA63EC" w:rsidRDefault="00DA63EC" w:rsidP="00DA63EC">
      <w:pPr>
        <w:pStyle w:val="affffd"/>
        <w:rPr>
          <w:rtl/>
        </w:rPr>
      </w:pPr>
      <w:r>
        <w:rPr>
          <w:rtl/>
        </w:rPr>
        <w:t>׹</w:t>
      </w:r>
    </w:p>
    <w:p>
      <w:pPr>
        <w:pStyle w:val="MishnaBatzad"/>
        <w:rPr>
          <w:ins w:id="20422" w:author="קלוד" w:date="2026-10-11T09:07:24Z"/>
        </w:rPr>
      </w:pPr>
      <w:ins w:id="20421" w:author="קלוד" w:date="2026-10-11T09:07:24Z">
        <w:r>
          <w:t xml:space="preserve">משנה ה</w:t>
        </w:r>
      </w:ins>
    </w:p>
    <w:p w:rsidR="00DA63EC" w:rsidRPr="000A334C" w:rsidRDefault="00DA63EC" w:rsidP="003B6D22">
      <w:pPr>
        <w:pStyle w:val="afff9"/>
        <w:rPr>
          <w:del w:id="20262" w:author="קלוד" w:date="2026-10-11T09:07:24Z"/>
          <w:rtl/>
        </w:rPr>
      </w:pPr>
      <w:del w:id="20261" w:author="קלוד" w:date="2026-10-11T09:07:24Z">
        <w:r w:rsidRPr="000A334C">
          <w:rPr>
            <w:rtl/>
          </w:rPr>
          <w:delText xml:space="preserve">מתני'.</w:delText>
        </w:r>
      </w:del>
    </w:p>
    <w:p w:rsidR="00DA63EC" w:rsidRPr="000A334C" w:rsidRDefault="00DA63EC" w:rsidP="003B6D22">
      <w:pPr>
        <w:pStyle w:val="afff9"/>
        <w:spacing w:before="120"/>
        <w:rPr>
          <w:rtl/>
        </w:rPr>
        <w:pPrChange w:id="90043" w:author="קלוד" w:date="2026-10-11T12:09:42Z">
          <w:pPr>
            <w:pStyle w:val="afff9"/>
          </w:pPr>
        </w:pPrChange>
      </w:pPr>
      <w:r w:rsidRPr="000A334C">
        <w:rPr>
          <w:rtl/>
        </w:rPr>
        <w:t>ואלו אם עלו ירדו: בשר קדשי קדשים, ובשר קדשים קלים, ומותר העומר, ושתי הלחם, ולחם הפנים, ושירי מנחות, והקטורת.</w:t>
      </w:r>
    </w:p>
    <w:p w:rsidR="00DA63EC" w:rsidRPr="000A334C" w:rsidRDefault="00DA63EC" w:rsidP="003B6D22">
      <w:pPr>
        <w:pStyle w:val="afff9"/>
        <w:rPr>
          <w:rtl/>
        </w:rPr>
      </w:pPr>
      <w:r w:rsidRPr="000A334C">
        <w:rPr>
          <w:rtl/>
        </w:rPr>
        <w:t xml:space="preserve">הצמר שבראשי כבשים, ושער שבזקן תישים, והעצמות, והגידים, והקרנים, והטלפים, בזמן שהם מחוברים - יעלו, </w:t>
      </w:r>
    </w:p>
    <w:p w:rsidR="00DA63EC" w:rsidRPr="000A334C" w:rsidRDefault="00DA63EC" w:rsidP="003B6D22">
      <w:pPr>
        <w:pStyle w:val="afff9"/>
        <w:rPr>
          <w:rtl/>
        </w:rPr>
      </w:pPr>
      <w:r w:rsidRPr="000A334C">
        <w:rPr>
          <w:rtl/>
        </w:rPr>
        <w:t xml:space="preserve">שנאמר: והקטיר הכהן את הכל, פירשו - לא יעלו, </w:t>
      </w:r>
    </w:p>
    <w:p w:rsidR="00DA63EC" w:rsidRPr="000A334C" w:rsidRDefault="00DA63EC" w:rsidP="003B6D22">
      <w:pPr>
        <w:pStyle w:val="afff9"/>
        <w:rPr>
          <w:rtl/>
        </w:rPr>
      </w:pPr>
      <w:r w:rsidRPr="000A334C">
        <w:rPr>
          <w:rtl/>
        </w:rPr>
        <w:t>שנא</w:t>
      </w:r>
      <w:r w:rsidRPr="000A334C">
        <w:rPr>
          <w:rFonts w:hint="cs"/>
          <w:rtl/>
        </w:rPr>
        <w:t>'</w:t>
      </w:r>
      <w:r w:rsidRPr="000A334C">
        <w:rPr>
          <w:rtl/>
        </w:rPr>
        <w:t xml:space="preserve">: </w:t>
      </w:r>
      <w:r w:rsidRPr="000A334C">
        <w:rPr>
          <w:rFonts w:hint="cs"/>
          <w:rtl/>
        </w:rPr>
        <w:t>'</w:t>
      </w:r>
      <w:r w:rsidRPr="000A334C">
        <w:rPr>
          <w:rtl/>
        </w:rPr>
        <w:t>ועשית עולותיך הבשר והדם</w:t>
      </w:r>
      <w:r w:rsidRPr="000A334C">
        <w:rPr>
          <w:rFonts w:hint="cs"/>
          <w:rtl/>
        </w:rPr>
        <w:t>'</w:t>
      </w:r>
      <w:r w:rsidRPr="000A334C">
        <w:rPr>
          <w:rtl/>
        </w:rPr>
        <w:t>.</w:t>
      </w:r>
    </w:p>
    <w:p w:rsidR="00DA63EC" w:rsidRDefault="00DA63EC" w:rsidP="00DA63EC">
      <w:pPr>
        <w:pStyle w:val="affffd"/>
        <w:rPr>
          <w:rtl/>
        </w:rPr>
      </w:pPr>
      <w:r>
        <w:rPr>
          <w:rtl/>
        </w:rPr>
        <w:t>׹</w:t>
      </w:r>
    </w:p>
    <w:p>
      <w:pPr>
        <w:pStyle w:val="afffff8"/>
        <w:rPr>
          <w:ins w:id="90241" w:author="קלוד" w:date="2026-10-11T12:29:36Z"/>
        </w:rPr>
      </w:pPr>
      <w:ins w:id="90242" w:author="קלוד" w:date="2026-10-11T12:29:36Z">
        <w:r>
          <w:rPr>
            <w:color w:val="7B3F00"/>
          </w:rPr>
          <w:t xml:space="preserve">עצמות וגידים וקרנים - מחוברין יעלו ופירשו לא יעלו</w:t>
        </w:r>
      </w:ins>
    </w:p>
    <w:p>
      <w:pPr>
        <w:pStyle w:val="38"/>
        <w:rPr>
          <w:ins w:id="100109" w:author="מנוע מכני" w:date="2026-10-11T12:04:39Z"/>
        </w:rPr>
      </w:pPr>
      <w:r w:rsidRPr="00891B40">
        <w:t>ת"ר</w:t>
      </w:r>
      <w:r>
        <w:t xml:space="preserve">:</w:t>
      </w:r>
    </w:p>
    <w:p w:rsidR="00DA63EC" w:rsidRDefault="00DA63EC" w:rsidP="00DA63EC">
      <w:pPr>
        <w:tabs>
          <w:tab w:val="left" w:pos="0"/>
        </w:tabs>
        <w:rPr>
          <w:rtl/>
        </w:rPr>
      </w:pPr>
      <w:del w:id="100110" w:author="מנוע מכני" w:date="2026-10-11T12:04:39Z">
        <w:r>
          <w:rPr>
            <w:rtl/>
          </w:rPr>
          <w:delText xml:space="preserve"> </w:delText>
        </w:r>
      </w:del>
      <w:r>
        <w:rPr>
          <w:rtl/>
        </w:rPr>
        <w:t xml:space="preserve">והקטיר הכהן את הכל המזבחה - לרבות העצמות והגידים, והקרנים והטלפים</w:t>
      </w:r>
      <w:ins w:id="94939" w:author="מנוע מכני" w:date="2026-10-11T12:04:39Z">
        <w:r>
          <w:rPr>
            <w:rtl/>
          </w:rPr>
          <w:t xml:space="preserve">,</w:t>
        </w:r>
      </w:ins>
      <w:del w:id="94940" w:author="מנוע מכני" w:date="2026-10-11T12:04:39Z">
        <w:r>
          <w:rPr>
            <w:rtl/>
          </w:rPr>
          <w:delText xml:space="preserve">;</w:delText>
        </w:r>
      </w:del>
    </w:p>
    <w:p w:rsidR="00DA63EC" w:rsidRDefault="00DA63EC" w:rsidP="00DA63EC">
      <w:pPr>
        <w:tabs>
          <w:tab w:val="left" w:pos="0"/>
        </w:tabs>
        <w:rPr>
          <w:rtl/>
        </w:rPr>
      </w:pPr>
      <w:r>
        <w:rPr>
          <w:rtl/>
        </w:rPr>
        <w:t xml:space="preserve">יכול </w:t>
      </w:r>
      <w:ins w:id="90441" w:author="מנוע מכני" w:date="2026-10-11T12:04:39Z">
        <w:r>
          <w:rPr>
            <w:rtl/>
          </w:rPr>
          <w:t xml:space="preserve">אפי'</w:t>
        </w:r>
      </w:ins>
      <w:del w:id="90442" w:author="מנוע מכני" w:date="2026-10-11T12:04:39Z">
        <w:r>
          <w:rPr>
            <w:rtl/>
          </w:rPr>
          <w:delText xml:space="preserve">אפילו</w:delText>
        </w:r>
      </w:del>
      <w:r>
        <w:rPr>
          <w:rtl/>
        </w:rPr>
        <w:t xml:space="preserve"> פרשו? </w:t>
      </w:r>
      <w:r>
        <w:rPr>
          <w:rFonts w:hint="cs"/>
          <w:rtl/>
        </w:rPr>
        <w:t>ת</w:t>
      </w:r>
      <w:r>
        <w:rPr>
          <w:rtl/>
        </w:rPr>
        <w:t>"</w:t>
      </w:r>
      <w:r>
        <w:rPr>
          <w:rFonts w:hint="cs"/>
          <w:rtl/>
        </w:rPr>
        <w:t>ל</w:t>
      </w:r>
      <w:r w:rsidRPr="00464129">
        <w:rPr>
          <w:rStyle w:val="afffff0"/>
          <w:rtl/>
        </w:rPr>
        <w:t xml:space="preserve"> </w:t>
      </w:r>
      <w:r w:rsidRPr="00464129">
        <w:rPr>
          <w:rStyle w:val="afffff0"/>
          <w:rFonts w:hint="cs"/>
          <w:rtl/>
        </w:rPr>
        <w:t>'</w:t>
      </w:r>
      <w:r w:rsidRPr="00464129">
        <w:rPr>
          <w:rStyle w:val="afffff0"/>
          <w:rtl/>
        </w:rPr>
        <w:t>ועשית עולותיך הבשר והדם</w:t>
      </w:r>
      <w:r w:rsidRPr="00464129">
        <w:rPr>
          <w:rStyle w:val="afffff0"/>
          <w:rFonts w:hint="cs"/>
          <w:rtl/>
        </w:rPr>
        <w:t>'</w:t>
      </w:r>
      <w:r w:rsidRPr="00464129">
        <w:rPr>
          <w:rStyle w:val="afffff0"/>
          <w:rtl/>
        </w:rPr>
        <w:t>.</w:t>
      </w:r>
    </w:p>
    <w:p w:rsidR="00DA63EC" w:rsidRDefault="00DA63EC" w:rsidP="00DA63EC">
      <w:pPr>
        <w:pStyle w:val="afff3"/>
        <w:framePr w:wrap="around"/>
        <w:rPr>
          <w:rtl/>
        </w:rPr>
      </w:pPr>
      <w:r>
        <w:rPr>
          <w:rFonts w:hint="cs"/>
          <w:rtl/>
        </w:rPr>
        <w:t>פו.</w:t>
      </w:r>
    </w:p>
    <w:p w:rsidR="00DA63EC" w:rsidRDefault="00DA63EC" w:rsidP="00DA63EC">
      <w:pPr>
        <w:tabs>
          <w:tab w:val="left" w:pos="0"/>
        </w:tabs>
        <w:rPr>
          <w:rtl/>
        </w:rPr>
      </w:pPr>
      <w:ins w:id="96009" w:author="מנוע מכני" w:date="2026-10-11T12:04:39Z">
        <w:r>
          <w:rPr>
            <w:rtl/>
          </w:rPr>
          <w:t xml:space="preserve">אם </w:t>
        </w:r>
      </w:ins>
      <w:del w:id="96010" w:author="מנוע מכני" w:date="2026-10-11T12:04:39Z">
        <w:r>
          <w:rPr>
            <w:rtl/>
          </w:rPr>
          <w:delText xml:space="preserve">אי </w:delText>
        </w:r>
      </w:del>
      <w:r>
        <w:rPr>
          <w:rtl/>
        </w:rPr>
        <w:t xml:space="preserve">בשר ודם, יכול יחלוץ גידין ועצמות ויעלה בשר לגבי מזבח? </w:t>
      </w:r>
      <w:r>
        <w:rPr>
          <w:rtl/>
        </w:rPr>
        <w:t xml:space="preserve">ת"ל</w:t>
      </w:r>
      <w:r>
        <w:rPr>
          <w:rtl/>
        </w:rPr>
        <w:t xml:space="preserve">:</w:t>
      </w:r>
      <w:r w:rsidRPr="00464129">
        <w:rPr>
          <w:rStyle w:val="afffff0"/>
          <w:rtl/>
        </w:rPr>
        <w:t xml:space="preserve"> </w:t>
      </w:r>
      <w:r w:rsidRPr="00464129">
        <w:rPr>
          <w:rStyle w:val="afffff0"/>
          <w:rFonts w:hint="cs"/>
          <w:rtl/>
        </w:rPr>
        <w:t>'</w:t>
      </w:r>
      <w:ins w:id="90985" w:author="Claude - סמנטי" w:date="2026-10-11T12:26:16Z">
        <w:r>
          <w:rPr>
            <w:rStyle w:val="afffff0"/>
            <w:rtl/>
          </w:rPr>
          <w:t xml:space="preserve">וְהִקְטִיר הַכֹּהֵן אֶת הַכֹּל</w:t>
        </w:r>
      </w:ins>
      <w:del w:id="90986" w:author="Claude - סמנטי" w:date="2026-10-11T12:26:16Z">
        <w:r w:rsidRPr="00464129">
          <w:rPr>
            <w:rStyle w:val="afffff0"/>
            <w:rtl/>
          </w:rPr>
          <w:delText xml:space="preserve">והקטיר הכהן את הכל</w:delText>
        </w:r>
      </w:del>
      <w:r w:rsidRPr="00464129">
        <w:rPr>
          <w:rStyle w:val="afffff0"/>
          <w:rFonts w:hint="cs"/>
          <w:rtl/>
        </w:rPr>
        <w:t>'</w:t>
      </w:r>
      <w:r w:rsidRPr="00464129">
        <w:rPr>
          <w:rStyle w:val="afffff0"/>
          <w:rtl/>
        </w:rPr>
        <w:t>,</w:t>
      </w:r>
      <w:r>
        <w:rPr>
          <w:rtl/>
        </w:rPr>
        <w:t xml:space="preserve"> הא כיצד? מחוברין - יעלו, פירשו - אפי' הן בראש המזבח ירדו.</w:t>
      </w:r>
    </w:p>
    <w:p w:rsidR="00DA63EC" w:rsidRDefault="00DA63EC" w:rsidP="00DA63EC">
      <w:pPr>
        <w:tabs>
          <w:tab w:val="left" w:pos="0"/>
        </w:tabs>
        <w:rPr>
          <w:rtl/>
        </w:rPr>
      </w:pPr>
      <w:r>
        <w:rPr>
          <w:rtl/>
        </w:rPr>
        <w:t xml:space="preserve">מאן תנא דשמעת </w:t>
      </w:r>
      <w:ins w:id="93429" w:author="מנוע מכני" w:date="2026-10-11T12:04:39Z">
        <w:r>
          <w:rPr>
            <w:rtl/>
          </w:rPr>
          <w:t xml:space="preserve">לו</w:t>
        </w:r>
      </w:ins>
      <w:del w:id="93430" w:author="מנוע מכני" w:date="2026-10-11T12:04:39Z">
        <w:r>
          <w:rPr>
            <w:rtl/>
          </w:rPr>
          <w:delText xml:space="preserve">ליה</w:delText>
        </w:r>
      </w:del>
      <w:r>
        <w:rPr>
          <w:rtl/>
        </w:rPr>
        <w:t xml:space="preserve"> דאמר: פירשו ירדו? </w:t>
      </w:r>
      <w:r>
        <w:rPr>
          <w:rStyle w:val="2fb"/>
          <w:rtl/>
        </w:rPr>
        <w:t xml:space="preserve">רבי</w:t>
      </w:r>
      <w:r>
        <w:rPr>
          <w:rtl/>
        </w:rPr>
        <w:t xml:space="preserve"> היא</w:t>
      </w:r>
      <w:ins w:id="94941" w:author="מנוע מכני" w:date="2026-10-11T12:04:39Z">
        <w:r>
          <w:rPr>
            <w:rtl/>
          </w:rPr>
          <w:t xml:space="preserve">,</w:t>
        </w:r>
      </w:ins>
      <w:del w:id="94942" w:author="מנוע מכני" w:date="2026-10-11T12:04:39Z">
        <w:r>
          <w:rPr>
            <w:rtl/>
          </w:rPr>
          <w:delText xml:space="preserve">;</w:delText>
        </w:r>
      </w:del>
    </w:p>
    <w:p>
      <w:pPr>
        <w:pStyle w:val="38"/>
        <w:rPr>
          <w:ins w:id="100111" w:author="מנוע מכני" w:date="2026-10-11T12:04:39Z"/>
        </w:rPr>
      </w:pPr>
      <w:r w:rsidRPr="00FE1B89">
        <w:t xml:space="preserve">דתניא</w:t>
      </w:r>
      <w:r w:rsidRPr="00FE1B89">
        <w:t xml:space="preserve">:</w:t>
      </w:r>
    </w:p>
    <w:p w:rsidR="00DA63EC" w:rsidRPr="00FE1B89" w:rsidRDefault="00DA63EC" w:rsidP="00DA63EC">
      <w:pPr>
        <w:tabs>
          <w:tab w:val="left" w:pos="0"/>
        </w:tabs>
        <w:rPr>
          <w:spacing w:val="-2"/>
          <w:rtl/>
        </w:rPr>
      </w:pPr>
      <w:del w:id="100112" w:author="מנוע מכני" w:date="2026-10-11T12:04:39Z">
        <w:r w:rsidRPr="00FE1B89">
          <w:rPr>
            <w:rStyle w:val="afffff0"/>
            <w:spacing w:val="-2"/>
            <w:rtl/>
          </w:rPr>
          <w:delText xml:space="preserve"> </w:delText>
        </w:r>
      </w:del>
      <w:r w:rsidRPr="00FE1B89">
        <w:rPr>
          <w:rStyle w:val="afffff0"/>
          <w:rFonts w:hint="cs"/>
          <w:spacing w:val="-2"/>
          <w:rtl/>
        </w:rPr>
        <w:t>'</w:t>
      </w:r>
      <w:ins w:id="90987" w:author="Claude - סמנטי" w:date="2026-10-11T12:26:16Z">
        <w:r>
          <w:rPr>
            <w:rStyle w:val="afffff0"/>
            <w:spacing w:val="-2"/>
            <w:rtl/>
          </w:rPr>
          <w:t xml:space="preserve">וְהִקְטִיר הַכֹּהֵן אֶת הַכֹּל הַמִּזְבֵּחָה</w:t>
        </w:r>
      </w:ins>
      <w:del w:id="90988" w:author="Claude - סמנטי" w:date="2026-10-11T12:26:16Z">
        <w:r w:rsidRPr="00FE1B89">
          <w:rPr>
            <w:rStyle w:val="afffff0"/>
            <w:spacing w:val="-2"/>
            <w:rtl/>
          </w:rPr>
          <w:delText xml:space="preserve">והקטיר הכהן את הכל המזבחה</w:delText>
        </w:r>
      </w:del>
      <w:r w:rsidRPr="00FE1B89">
        <w:rPr>
          <w:rStyle w:val="afffff0"/>
          <w:rFonts w:hint="cs"/>
          <w:spacing w:val="-2"/>
          <w:rtl/>
        </w:rPr>
        <w:t>'</w:t>
      </w:r>
      <w:r w:rsidRPr="00FE1B89">
        <w:rPr>
          <w:rStyle w:val="afffff0"/>
          <w:spacing w:val="-2"/>
          <w:rtl/>
        </w:rPr>
        <w:t xml:space="preserve"> </w:t>
      </w:r>
      <w:r w:rsidRPr="00FE1B89">
        <w:rPr>
          <w:spacing w:val="-2"/>
          <w:rtl/>
        </w:rPr>
        <w:t xml:space="preserve">- לרבות העצמות והגידין והקרנים והטלפים </w:t>
      </w:r>
      <w:ins w:id="90443" w:author="מנוע מכני" w:date="2026-10-11T12:04:39Z">
        <w:r>
          <w:rPr>
            <w:spacing w:val="-2"/>
            <w:rtl/>
          </w:rPr>
          <w:t xml:space="preserve">אפי'</w:t>
        </w:r>
      </w:ins>
      <w:del w:id="90444" w:author="מנוע מכני" w:date="2026-10-11T12:04:39Z">
        <w:r w:rsidRPr="00FE1B89">
          <w:rPr>
            <w:spacing w:val="-2"/>
            <w:rtl/>
          </w:rPr>
          <w:delText xml:space="preserve">אפילו</w:delText>
        </w:r>
      </w:del>
      <w:r w:rsidRPr="00FE1B89">
        <w:rPr>
          <w:spacing w:val="-2"/>
          <w:rtl/>
        </w:rPr>
        <w:t xml:space="preserve"> פירשו, </w:t>
      </w:r>
    </w:p>
    <w:p w:rsidR="00DA63EC" w:rsidRDefault="00DA63EC" w:rsidP="00DA63EC">
      <w:pPr>
        <w:tabs>
          <w:tab w:val="left" w:pos="0"/>
        </w:tabs>
        <w:rPr>
          <w:rtl/>
        </w:rPr>
      </w:pPr>
      <w:r>
        <w:rPr>
          <w:rFonts w:hint="cs"/>
          <w:rtl/>
        </w:rPr>
        <w:t>ו</w:t>
      </w:r>
      <w:r>
        <w:rPr>
          <w:rtl/>
        </w:rPr>
        <w:t>מה אני מקיים</w:t>
      </w:r>
      <w:r w:rsidRPr="00464129">
        <w:rPr>
          <w:rStyle w:val="afffff0"/>
          <w:rtl/>
        </w:rPr>
        <w:t xml:space="preserve"> </w:t>
      </w:r>
      <w:r w:rsidRPr="00464129">
        <w:rPr>
          <w:rStyle w:val="afffff0"/>
          <w:rFonts w:hint="cs"/>
          <w:rtl/>
        </w:rPr>
        <w:t>'</w:t>
      </w:r>
      <w:ins w:id="90989" w:author="Claude - סמנטי" w:date="2026-10-11T12:26:16Z">
        <w:r>
          <w:rPr>
            <w:rStyle w:val="afffff0"/>
            <w:rtl/>
          </w:rPr>
          <w:t xml:space="preserve">וְעָשִׂיתָ עוֹלוֹתֶיךָ הַבָּשָׂר וְהַדָּם</w:t>
        </w:r>
      </w:ins>
      <w:del w:id="90990" w:author="Claude - סמנטי" w:date="2026-10-11T12:26:16Z">
        <w:r w:rsidRPr="00464129">
          <w:rPr>
            <w:rStyle w:val="afffff0"/>
            <w:rtl/>
          </w:rPr>
          <w:delText xml:space="preserve">ועשית עולותיך הבשר והדם</w:delText>
        </w:r>
      </w:del>
      <w:r w:rsidRPr="00464129">
        <w:rPr>
          <w:rStyle w:val="afffff0"/>
          <w:rFonts w:hint="cs"/>
          <w:rtl/>
        </w:rPr>
        <w:t>'</w:t>
      </w:r>
      <w:r w:rsidRPr="00464129">
        <w:rPr>
          <w:rStyle w:val="afffff0"/>
          <w:rtl/>
        </w:rPr>
        <w:t xml:space="preserve"> </w:t>
      </w:r>
      <w:r>
        <w:rPr>
          <w:rtl/>
        </w:rPr>
        <w:t xml:space="preserve">לומר לך: עיכולי עולה אתה מחזיר, ואי אתה מחזיר עיכולי גידין ועצמות</w:t>
      </w:r>
      <w:ins w:id="94943" w:author="מנוע מכני" w:date="2026-10-11T12:04:39Z">
        <w:r>
          <w:rPr>
            <w:rtl/>
          </w:rPr>
          <w:t xml:space="preserve">,</w:t>
        </w:r>
      </w:ins>
      <w:del w:id="94944" w:author="מנוע מכני" w:date="2026-10-11T12:04:39Z">
        <w:r>
          <w:rPr>
            <w:rtl/>
          </w:rPr>
          <w:delText xml:space="preserve">;</w:delText>
        </w:r>
      </w:del>
    </w:p>
    <w:p>
      <w:pPr>
        <w:pStyle w:val="38"/>
        <w:rPr>
          <w:ins w:id="100113" w:author="מנוע מכני" w:date="2026-10-11T12:04:39Z"/>
        </w:rPr>
      </w:pPr>
      <w:r>
        <w:t>רבי</w:t>
      </w:r>
      <w:r>
        <w:t xml:space="preserve">:</w:t>
      </w:r>
    </w:p>
    <w:p w:rsidR="00DA63EC" w:rsidRDefault="00DA63EC" w:rsidP="00DA63EC">
      <w:pPr>
        <w:tabs>
          <w:tab w:val="left" w:pos="0"/>
        </w:tabs>
        <w:rPr>
          <w:rtl/>
        </w:rPr>
      </w:pPr>
      <w:del w:id="100114" w:author="מנוע מכני" w:date="2026-10-11T12:04:39Z">
        <w:r>
          <w:rPr>
            <w:rFonts w:hint="cs"/>
            <w:rtl/>
          </w:rPr>
          <w:delText xml:space="preserve"> </w:delText>
        </w:r>
      </w:del>
      <w:r>
        <w:rPr>
          <w:rtl/>
        </w:rPr>
        <w:t>כתוב אחד אומר:</w:t>
      </w:r>
      <w:r w:rsidRPr="00464129">
        <w:rPr>
          <w:rStyle w:val="afffff0"/>
          <w:rtl/>
        </w:rPr>
        <w:t xml:space="preserve"> </w:t>
      </w:r>
      <w:r w:rsidRPr="00464129">
        <w:rPr>
          <w:rStyle w:val="afffff0"/>
          <w:rFonts w:hint="cs"/>
          <w:rtl/>
        </w:rPr>
        <w:t>'</w:t>
      </w:r>
      <w:ins w:id="90991" w:author="Claude - סמנטי" w:date="2026-10-11T12:26:16Z">
        <w:r>
          <w:rPr>
            <w:rStyle w:val="afffff0"/>
            <w:rtl/>
          </w:rPr>
          <w:t xml:space="preserve">וְהִקְטִיר הַכֹּהֵן אֶת הַכֹּל הַמִּזְבֵּחָה</w:t>
        </w:r>
      </w:ins>
      <w:del w:id="90992" w:author="Claude - סמנטי" w:date="2026-10-11T12:26:16Z">
        <w:r w:rsidRPr="00464129">
          <w:rPr>
            <w:rStyle w:val="afffff0"/>
            <w:rtl/>
          </w:rPr>
          <w:delText xml:space="preserve">והקטיר הכהן את הכל המזבחה</w:delText>
        </w:r>
      </w:del>
      <w:r w:rsidRPr="00464129">
        <w:rPr>
          <w:rStyle w:val="afffff0"/>
          <w:rFonts w:hint="cs"/>
          <w:rtl/>
        </w:rPr>
        <w:t>'</w:t>
      </w:r>
      <w:r w:rsidRPr="00464129">
        <w:rPr>
          <w:rStyle w:val="afffff0"/>
          <w:rtl/>
        </w:rPr>
        <w:t xml:space="preserve"> </w:t>
      </w:r>
      <w:r>
        <w:rPr>
          <w:rtl/>
        </w:rPr>
        <w:t xml:space="preserve">- ריבה, </w:t>
      </w:r>
    </w:p>
    <w:p w:rsidR="00DA63EC" w:rsidRDefault="00DA63EC" w:rsidP="00DA63EC">
      <w:pPr>
        <w:tabs>
          <w:tab w:val="left" w:pos="0"/>
        </w:tabs>
        <w:rPr>
          <w:rtl/>
        </w:rPr>
      </w:pPr>
      <w:r>
        <w:rPr>
          <w:rtl/>
        </w:rPr>
        <w:t>וכתוב אחד אומר:</w:t>
      </w:r>
      <w:r w:rsidRPr="00464129">
        <w:rPr>
          <w:rStyle w:val="afffff0"/>
          <w:rtl/>
        </w:rPr>
        <w:t xml:space="preserve"> </w:t>
      </w:r>
      <w:r w:rsidRPr="00464129">
        <w:rPr>
          <w:rStyle w:val="afffff0"/>
          <w:rFonts w:hint="cs"/>
          <w:rtl/>
        </w:rPr>
        <w:t>'</w:t>
      </w:r>
      <w:ins w:id="90993" w:author="Claude - סמנטי" w:date="2026-10-11T12:26:16Z">
        <w:r>
          <w:rPr>
            <w:rStyle w:val="afffff0"/>
            <w:rtl/>
          </w:rPr>
          <w:t xml:space="preserve">וְעָשִׂיתָ עוֹלוֹתֶיךָ הַבָּשָׂר וְהַדָּם</w:t>
        </w:r>
      </w:ins>
      <w:del w:id="90994" w:author="Claude - סמנטי" w:date="2026-10-11T12:26:16Z">
        <w:r w:rsidRPr="00464129">
          <w:rPr>
            <w:rStyle w:val="afffff0"/>
            <w:rtl/>
          </w:rPr>
          <w:delText xml:space="preserve">ועשית עולותיך הבשר והדם</w:delText>
        </w:r>
      </w:del>
      <w:r w:rsidRPr="00464129">
        <w:rPr>
          <w:rStyle w:val="afffff0"/>
          <w:rFonts w:hint="cs"/>
          <w:rtl/>
        </w:rPr>
        <w:t>'</w:t>
      </w:r>
      <w:r w:rsidRPr="00464129">
        <w:rPr>
          <w:rStyle w:val="afffff0"/>
          <w:rtl/>
        </w:rPr>
        <w:t xml:space="preserve"> </w:t>
      </w:r>
      <w:r>
        <w:rPr>
          <w:rtl/>
        </w:rPr>
        <w:t xml:space="preserve">- מיעט, </w:t>
      </w:r>
    </w:p>
    <w:p>
      <w:pPr>
        <w:pStyle w:val="38"/>
        <w:rPr>
          <w:ins w:id="100115" w:author="מנוע מכני" w:date="2026-10-11T12:04:39Z"/>
        </w:rPr>
      </w:pPr>
      <w:r>
        <w:t xml:space="preserve">הא כיצד?</w:t>
      </w:r>
    </w:p>
    <w:p w:rsidR="00DA63EC" w:rsidRDefault="00DA63EC" w:rsidP="00DA63EC">
      <w:pPr>
        <w:tabs>
          <w:tab w:val="left" w:pos="0"/>
        </w:tabs>
        <w:rPr>
          <w:rtl/>
        </w:rPr>
      </w:pPr>
      <w:del w:id="100116" w:author="מנוע מכני" w:date="2026-10-11T12:04:39Z">
        <w:r>
          <w:rPr>
            <w:rtl/>
          </w:rPr>
          <w:delText xml:space="preserve"> </w:delText>
        </w:r>
      </w:del>
      <w:r>
        <w:rPr>
          <w:rtl/>
        </w:rPr>
        <w:t xml:space="preserve">מחוברין - יעלו, פירשו - אפי' הן בראש המזבח ירדו.</w:t>
      </w:r>
    </w:p>
    <w:p w:rsidR="00DA63EC" w:rsidRDefault="00DA63EC" w:rsidP="00DA63EC">
      <w:pPr>
        <w:pStyle w:val="affffd"/>
        <w:rPr>
          <w:del w:id="90100" w:author="מנוע עיצוב" w:date="2026-10-11T12:09:26Z"/>
          <w:rtl/>
        </w:rPr>
      </w:pPr>
      <w:del w:id="90099" w:author="מנוע עיצוב" w:date="2026-10-11T12:09:26Z">
        <w:r>
          <w:rPr>
            <w:rtl/>
          </w:rPr>
          <w:delText xml:space="preserve">׹</w:delText>
        </w:r>
      </w:del>
    </w:p>
    <w:p w:rsidR="00DA63EC" w:rsidRDefault="00DA63EC" w:rsidP="00DA63EC">
      <w:pPr>
        <w:pStyle w:val="affff1"/>
        <w:ind w:end="0"/>
        <w:rPr>
          <w:rtl/>
        </w:rPr>
        <w:pPrChange w:id="20118" w:author="קלוד" w:date="2026-10-11T09:07:24Z">
          <w:pPr>
            <w:pStyle w:val="affff1"/>
            <w:rPr>
              <w:rtl/>
            </w:rPr>
          </w:pPr>
        </w:pPrChange>
      </w:pPr>
      <w:ins w:id="9855" w:author="מספור קטעי משנה" w:date="2026-10-11T09:35:09Z">
        <w:r>
          <w:rPr>
            <w:rStyle w:val="MisparKeta"/>
          </w:rPr>
          <w:t xml:space="preserve">א. </w:t>
        </w:r>
      </w:ins>
      <w:r>
        <w:rPr>
          <w:rtl/>
        </w:rPr>
        <w:t>פירשו לא יעלו [וכו</w:t>
      </w:r>
      <w:r w:rsidR="005608A0">
        <w:rPr>
          <w:rtl/>
        </w:rPr>
        <w:t>'</w:t>
      </w:r>
      <w:r>
        <w:rPr>
          <w:rtl/>
        </w:rPr>
        <w:t>].</w:t>
      </w:r>
    </w:p>
    <w:p>
      <w:pPr>
        <w:pStyle w:val="38"/>
        <w:rPr>
          <w:ins w:id="100117" w:author="מנוע מכני" w:date="2026-10-11T12:04:39Z"/>
        </w:rPr>
      </w:pPr>
      <w:r>
        <w:t>אר</w:t>
      </w:r>
      <w:r>
        <w:t>"</w:t>
      </w:r>
      <w:r>
        <w:t>ז</w:t>
      </w:r>
      <w:r>
        <w:t xml:space="preserve">:</w:t>
      </w:r>
    </w:p>
    <w:p w:rsidR="00DA63EC" w:rsidRDefault="00DA63EC" w:rsidP="00DA63EC">
      <w:pPr>
        <w:tabs>
          <w:tab w:val="left" w:pos="0"/>
        </w:tabs>
        <w:rPr>
          <w:rtl/>
        </w:rPr>
      </w:pPr>
      <w:del w:id="100118" w:author="מנוע מכני" w:date="2026-10-11T12:04:39Z">
        <w:r>
          <w:rPr>
            <w:rtl/>
          </w:rPr>
          <w:delText xml:space="preserve"> </w:delText>
        </w:r>
      </w:del>
      <w:ins w:id="96439" w:author="מנוע מכני" w:date="2026-10-11T12:04:39Z">
        <w:r>
          <w:rPr>
            <w:rtl/>
          </w:rPr>
          <w:t xml:space="preserve">דווקא ב</w:t>
        </w:r>
      </w:ins>
      <w:del w:id="96440" w:author="מנוע מכני" w:date="2026-10-11T12:04:39Z">
        <w:r>
          <w:rPr>
            <w:rtl/>
          </w:rPr>
          <w:delText xml:space="preserve">לא שנו אלא ש</w:delText>
        </w:r>
      </w:del>
      <w:r>
        <w:rPr>
          <w:rtl/>
        </w:rPr>
        <w:t xml:space="preserve">פירשו כלפי מטה, אבל כלפי מעלה - קרובי הוא דאקריבו לעיכול.</w:t>
      </w:r>
    </w:p>
    <w:p w:rsidR="00DA63EC" w:rsidRDefault="00DA63EC" w:rsidP="00DA63EC">
      <w:pPr>
        <w:tabs>
          <w:tab w:val="left" w:pos="0"/>
        </w:tabs>
        <w:rPr>
          <w:rtl/>
        </w:rPr>
      </w:pPr>
      <w:ins w:id="90445" w:author="מנוע מכני" w:date="2026-10-11T12:04:39Z">
        <w:r>
          <w:rPr>
            <w:rtl/>
          </w:rPr>
          <w:t xml:space="preserve">ואפי'</w:t>
        </w:r>
      </w:ins>
      <w:del w:id="90446" w:author="מנוע מכני" w:date="2026-10-11T12:04:39Z">
        <w:r>
          <w:rPr>
            <w:rtl/>
          </w:rPr>
          <w:delText xml:space="preserve">ואפילו</w:delText>
        </w:r>
      </w:del>
      <w:r>
        <w:rPr>
          <w:rtl/>
        </w:rPr>
        <w:t xml:space="preserve"> פירשו</w:t>
      </w:r>
      <w:r>
        <w:rPr>
          <w:rFonts w:hint="cs"/>
          <w:rtl/>
        </w:rPr>
        <w:t xml:space="preserve"> </w:t>
      </w:r>
      <w:r w:rsidRPr="00B86088">
        <w:rPr>
          <w:rFonts w:hint="cs"/>
          <w:b/>
          <w:bCs/>
          <w:rtl/>
        </w:rPr>
        <w:t>וה</w:t>
      </w:r>
      <w:r w:rsidRPr="00B86088">
        <w:rPr>
          <w:b/>
          <w:bCs/>
          <w:rtl/>
        </w:rPr>
        <w:t>"</w:t>
      </w:r>
      <w:r w:rsidRPr="00B86088">
        <w:rPr>
          <w:rFonts w:hint="cs"/>
          <w:b/>
          <w:bCs/>
          <w:rtl/>
        </w:rPr>
        <w:t>ק</w:t>
      </w:r>
      <w:r>
        <w:rPr>
          <w:rFonts w:hint="cs"/>
          <w:rtl/>
        </w:rPr>
        <w:t xml:space="preserve"> </w:t>
      </w:r>
      <w:ins w:id="96441" w:author="מנוע מכני" w:date="2026-10-11T12:04:39Z">
        <w:r>
          <w:rPr>
            <w:rtl/>
          </w:rPr>
          <w:t xml:space="preserve">דווקא ב</w:t>
        </w:r>
      </w:ins>
      <w:del w:id="96442" w:author="מנוע מכני" w:date="2026-10-11T12:04:39Z">
        <w:r>
          <w:rPr>
            <w:rtl/>
          </w:rPr>
          <w:delText xml:space="preserve">לא שנו אלא ש</w:delText>
        </w:r>
      </w:del>
      <w:r>
        <w:rPr>
          <w:rtl/>
        </w:rPr>
        <w:t xml:space="preserve">פירשו לאחר זריקה, אבל פירשו קודם זריקה, אתאי זריקה ושריתינהו אפי' למעבד </w:t>
      </w:r>
      <w:ins w:id="93431" w:author="מנוע מכני" w:date="2026-10-11T12:04:39Z">
        <w:r>
          <w:rPr>
            <w:rtl/>
          </w:rPr>
          <w:t xml:space="preserve">מהם</w:t>
        </w:r>
      </w:ins>
      <w:del w:id="93432" w:author="מנוע מכני" w:date="2026-10-11T12:04:39Z">
        <w:r>
          <w:rPr>
            <w:rtl/>
          </w:rPr>
          <w:delText xml:space="preserve">מינייהו</w:delText>
        </w:r>
      </w:del>
      <w:r>
        <w:rPr>
          <w:rtl/>
        </w:rPr>
        <w:t xml:space="preserve"> </w:t>
      </w:r>
      <w:ins w:id="90257" w:author="Claude - סמנטי" w:date="2026-10-11T12:26:16Z">
        <w:r>
          <w:rPr>
            <w:rtl/>
          </w:rPr>
          <w:t xml:space="preserve">ידית</w:t>
        </w:r>
      </w:ins>
      <w:del w:id="90258" w:author="Claude - סמנטי" w:date="2026-10-11T12:26:16Z">
        <w:r>
          <w:rPr>
            <w:rtl/>
          </w:rPr>
          <w:delText xml:space="preserve">קתא</w:delText>
        </w:r>
      </w:del>
      <w:r>
        <w:rPr>
          <w:rtl/>
        </w:rPr>
        <w:t xml:space="preserve"> דסכיני.</w:t>
      </w:r>
    </w:p>
    <w:p>
      <w:pPr>
        <w:pStyle w:val="38"/>
        <w:rPr>
          <w:ins w:id="100119" w:author="מנוע מכני" w:date="2026-10-11T12:04:39Z"/>
        </w:rPr>
      </w:pPr>
      <w:r>
        <w:t>וסבר כרי</w:t>
      </w:r>
      <w:r>
        <w:t>"</w:t>
      </w:r>
      <w:r>
        <w:t>ו מרי</w:t>
      </w:r>
      <w:r>
        <w:t>"</w:t>
      </w:r>
      <w:r>
        <w:t>ש</w:t>
      </w:r>
      <w:r>
        <w:t xml:space="preserve">:</w:t>
      </w:r>
    </w:p>
    <w:p w:rsidR="00DA63EC" w:rsidRDefault="00DA63EC" w:rsidP="00DA63EC">
      <w:pPr>
        <w:tabs>
          <w:tab w:val="left" w:pos="0"/>
        </w:tabs>
        <w:rPr>
          <w:rtl/>
        </w:rPr>
      </w:pPr>
      <w:del w:id="100120" w:author="מנוע מכני" w:date="2026-10-11T12:04:39Z">
        <w:r>
          <w:rPr>
            <w:rtl/>
          </w:rPr>
          <w:delText xml:space="preserve"> </w:delText>
        </w:r>
      </w:del>
      <w:r>
        <w:rPr>
          <w:rtl/>
        </w:rPr>
        <w:t xml:space="preserve">נא"ל יהיה בעולה, ונא"ל יהיה באשם, מה אשם - עצמותיו מותרין, אף עולה - עצמות מותרין.</w:t>
      </w:r>
    </w:p>
    <w:p w:rsidR="00DA63EC" w:rsidRDefault="00DA63EC" w:rsidP="00DA63EC">
      <w:pPr>
        <w:tabs>
          <w:tab w:val="left" w:pos="0"/>
        </w:tabs>
        <w:rPr>
          <w:rtl/>
        </w:rPr>
      </w:pPr>
      <w:r>
        <w:rPr>
          <w:rtl/>
        </w:rPr>
        <w:t xml:space="preserve">מופני, </w:t>
      </w:r>
      <w:ins w:id="96011" w:author="מנוע מכני" w:date="2026-10-11T12:04:39Z">
        <w:r>
          <w:rPr>
            <w:rtl/>
          </w:rPr>
          <w:t xml:space="preserve">דאם </w:t>
        </w:r>
      </w:ins>
      <w:del w:id="96012" w:author="מנוע מכני" w:date="2026-10-11T12:04:39Z">
        <w:r>
          <w:rPr>
            <w:rtl/>
          </w:rPr>
          <w:delText xml:space="preserve">דאי </w:delText>
        </w:r>
      </w:del>
      <w:r>
        <w:rPr>
          <w:rtl/>
        </w:rPr>
        <w:t xml:space="preserve">לא</w:t>
      </w:r>
      <w:r>
        <w:rPr>
          <w:rtl/>
        </w:rPr>
        <w:t xml:space="preserve"> מופני, </w:t>
      </w:r>
      <w:ins w:id="91703" w:author="מנוע מכני" w:date="2026-10-11T12:04:39Z">
        <w:r>
          <w:rPr>
            <w:rtl/>
          </w:rPr>
          <w:t xml:space="preserve">יש</w:t>
        </w:r>
      </w:ins>
      <w:del w:id="91704" w:author="מנוע מכני" w:date="2026-10-11T12:04:39Z">
        <w:r>
          <w:rPr>
            <w:rtl/>
          </w:rPr>
          <w:delText xml:space="preserve">איכא</w:delText>
        </w:r>
      </w:del>
      <w:r>
        <w:rPr>
          <w:rtl/>
        </w:rPr>
        <w:t xml:space="preserve"> </w:t>
      </w:r>
      <w:ins w:id="97463" w:author="מנוע מכני" w:date="2026-10-11T12:04:39Z">
        <w:r>
          <w:rPr>
            <w:rtl/>
          </w:rPr>
          <w:t xml:space="preserve">להקשות</w:t>
        </w:r>
      </w:ins>
      <w:del w:id="97464" w:author="מנוע מכני" w:date="2026-10-11T12:04:39Z">
        <w:r>
          <w:rPr>
            <w:rtl/>
          </w:rPr>
          <w:delText xml:space="preserve">למיפרך</w:delText>
        </w:r>
      </w:del>
      <w:r>
        <w:rPr>
          <w:rtl/>
        </w:rPr>
        <w:t xml:space="preserve">: מה לאשם שכן בשרו מותר, לו יהיה יתירא כתיב.</w:t>
      </w:r>
    </w:p>
    <w:p>
      <w:pPr>
        <w:pStyle w:val="afffff8"/>
        <w:rPr>
          <w:ins w:id="90239" w:author="קלוד" w:date="2026-10-11T12:29:36Z"/>
        </w:rPr>
      </w:pPr>
      <w:ins w:id="90240" w:author="קלוד" w:date="2026-10-11T12:29:36Z">
        <w:r>
          <w:rPr>
            <w:color w:val="7B3F00"/>
          </w:rPr>
          <w:t xml:space="preserve">עצמות קדשים שפירשו - מעילה לפני זריקה ולאחריה</w:t>
        </w:r>
      </w:ins>
    </w:p>
    <w:p>
      <w:pPr>
        <w:pStyle w:val="38"/>
        <w:rPr>
          <w:ins w:id="100121" w:author="מנוע מכני" w:date="2026-10-11T12:04:39Z"/>
        </w:rPr>
      </w:pPr>
      <w:r>
        <w:t>מתיב ר</w:t>
      </w:r>
      <w:r>
        <w:t>אב</w:t>
      </w:r>
      <w:r>
        <w:t>"</w:t>
      </w:r>
      <w:r>
        <w:t>א</w:t>
      </w:r>
      <w:r>
        <w:t xml:space="preserve">:</w:t>
      </w:r>
    </w:p>
    <w:p w:rsidR="00DA63EC" w:rsidRDefault="00DA63EC" w:rsidP="00DA63EC">
      <w:pPr>
        <w:tabs>
          <w:tab w:val="left" w:pos="0"/>
        </w:tabs>
        <w:rPr>
          <w:rtl/>
        </w:rPr>
      </w:pPr>
      <w:del w:id="100122" w:author="מנוע מכני" w:date="2026-10-11T12:04:39Z">
        <w:r>
          <w:rPr>
            <w:rtl/>
          </w:rPr>
          <w:delText xml:space="preserve"> </w:delText>
        </w:r>
      </w:del>
      <w:r>
        <w:rPr>
          <w:rtl/>
        </w:rPr>
        <w:t xml:space="preserve">עצמות קדשים - לפני זריקה מועלין בהן, לאחר זריקה אין מועלין בהן, ושל עולה - מועלין בהן לעולם! </w:t>
      </w:r>
    </w:p>
    <w:p>
      <w:pPr>
        <w:pStyle w:val="38"/>
        <w:rPr>
          <w:ins w:id="100123" w:author="מנוע מכני" w:date="2026-10-11T12:04:39Z"/>
        </w:rPr>
      </w:pPr>
      <w:r>
        <w:t xml:space="preserve">אימא:</w:t>
      </w:r>
    </w:p>
    <w:p w:rsidR="00DA63EC" w:rsidRDefault="00DA63EC" w:rsidP="00DA63EC">
      <w:pPr>
        <w:tabs>
          <w:tab w:val="left" w:pos="0"/>
        </w:tabs>
        <w:rPr>
          <w:rtl/>
        </w:rPr>
      </w:pPr>
      <w:del w:id="100124" w:author="מנוע מכני" w:date="2026-10-11T12:04:39Z">
        <w:r>
          <w:rPr>
            <w:rtl/>
          </w:rPr>
          <w:delText xml:space="preserve"> </w:delText>
        </w:r>
      </w:del>
      <w:r>
        <w:rPr>
          <w:rtl/>
        </w:rPr>
        <w:t xml:space="preserve">ושל עולה, פירשו לפני זריקה - אין מועלין בהן, לאחר זריקה - מועלין בהן לעולם.</w:t>
      </w:r>
    </w:p>
    <w:p>
      <w:pPr>
        <w:pStyle w:val="38"/>
        <w:rPr>
          <w:ins w:id="100125" w:author="מנוע מכני" w:date="2026-10-11T12:04:39Z"/>
        </w:rPr>
      </w:pPr>
      <w:r>
        <w:lastRenderedPageBreak/>
        <w:t>ופליגא דר"א</w:t>
      </w:r>
      <w:r>
        <w:t xml:space="preserve"> דאר</w:t>
      </w:r>
      <w:r>
        <w:t>"</w:t>
      </w:r>
      <w:r>
        <w:t>א</w:t>
      </w:r>
      <w:r>
        <w:t xml:space="preserve">:</w:t>
      </w:r>
    </w:p>
    <w:p w:rsidR="00DA63EC" w:rsidRDefault="00DA63EC" w:rsidP="00DA63EC">
      <w:pPr>
        <w:tabs>
          <w:tab w:val="left" w:pos="0"/>
        </w:tabs>
        <w:rPr>
          <w:rtl/>
        </w:rPr>
      </w:pPr>
      <w:del w:id="100126" w:author="מנוע מכני" w:date="2026-10-11T12:04:39Z">
        <w:r>
          <w:rPr>
            <w:rtl/>
          </w:rPr>
          <w:delText xml:space="preserve"> </w:delText>
        </w:r>
      </w:del>
      <w:r>
        <w:rPr>
          <w:rtl/>
        </w:rPr>
        <w:t xml:space="preserve">פירשו לפני זריקה - מועלין בהם, לאחר זריקה - </w:t>
      </w:r>
      <w:r>
        <w:rPr>
          <w:rtl/>
        </w:rPr>
        <w:t xml:space="preserve">לא</w:t>
      </w:r>
      <w:r>
        <w:rPr>
          <w:rtl/>
        </w:rPr>
        <w:t xml:space="preserve"> נהנין ולא מועלין.</w:t>
      </w:r>
    </w:p>
    <w:p w:rsidR="00DA63EC" w:rsidRDefault="00DA63EC" w:rsidP="00DA63EC">
      <w:pPr>
        <w:pStyle w:val="affffd"/>
        <w:rPr>
          <w:rtl/>
        </w:rPr>
      </w:pPr>
      <w:r>
        <w:rPr>
          <w:rtl/>
        </w:rPr>
        <w:t>׹</w:t>
      </w:r>
    </w:p>
    <w:p>
      <w:pPr>
        <w:pStyle w:val="MishnaBatzad"/>
        <w:rPr>
          <w:ins w:id="20424" w:author="קלוד" w:date="2026-10-11T09:07:24Z"/>
        </w:rPr>
      </w:pPr>
      <w:ins w:id="20423" w:author="קלוד" w:date="2026-10-11T09:07:24Z">
        <w:r>
          <w:t xml:space="preserve">משנה ו</w:t>
        </w:r>
      </w:ins>
    </w:p>
    <w:p w:rsidR="00DA63EC" w:rsidRPr="000A334C" w:rsidRDefault="00DA63EC" w:rsidP="003B6D22">
      <w:pPr>
        <w:pStyle w:val="afff9"/>
        <w:rPr>
          <w:del w:id="20264" w:author="קלוד" w:date="2026-10-11T09:07:24Z"/>
          <w:rtl/>
        </w:rPr>
      </w:pPr>
      <w:del w:id="20263" w:author="קלוד" w:date="2026-10-11T09:07:24Z">
        <w:r w:rsidRPr="000A334C">
          <w:rPr>
            <w:rtl/>
          </w:rPr>
          <w:delText xml:space="preserve">מתני'.</w:delText>
        </w:r>
      </w:del>
    </w:p>
    <w:p w:rsidR="00DA63EC" w:rsidRPr="000A334C" w:rsidRDefault="00DA63EC" w:rsidP="003B6D22">
      <w:pPr>
        <w:pStyle w:val="afff9"/>
        <w:spacing w:before="120"/>
        <w:rPr>
          <w:rtl/>
        </w:rPr>
        <w:pPrChange w:id="90044" w:author="קלוד" w:date="2026-10-11T12:09:42Z">
          <w:pPr>
            <w:pStyle w:val="afff9"/>
          </w:pPr>
        </w:pPrChange>
      </w:pPr>
      <w:r w:rsidRPr="000A334C">
        <w:rPr>
          <w:rtl/>
        </w:rPr>
        <w:t>וכולן שפקעו מעל גבי המזבח - לא יחזיר.</w:t>
      </w:r>
    </w:p>
    <w:p w:rsidR="00DA63EC" w:rsidRPr="000A334C" w:rsidRDefault="00DA63EC" w:rsidP="003B6D22">
      <w:pPr>
        <w:pStyle w:val="afff9"/>
        <w:rPr>
          <w:rtl/>
        </w:rPr>
      </w:pPr>
      <w:r w:rsidRPr="000A334C">
        <w:rPr>
          <w:rtl/>
        </w:rPr>
        <w:t>וכן גחלת שפקעה מעל גבי המזבח - לא יחזיר.</w:t>
      </w:r>
    </w:p>
    <w:p w:rsidR="00DA63EC" w:rsidRPr="000A334C" w:rsidRDefault="00DA63EC" w:rsidP="003B6D22">
      <w:pPr>
        <w:pStyle w:val="afff9"/>
        <w:rPr>
          <w:rtl/>
        </w:rPr>
      </w:pPr>
      <w:r w:rsidRPr="000A334C">
        <w:rPr>
          <w:rtl/>
        </w:rPr>
        <w:t>איברים שפקעו מעל גבי המזבח, קודם חצות - יחזיר ומועלין בהן, לאחר חצות - לא יחזיר ואין מועלין בהם.</w:t>
      </w:r>
    </w:p>
    <w:p w:rsidR="00DA63EC" w:rsidRPr="000A334C" w:rsidRDefault="00DA63EC" w:rsidP="003B6D22">
      <w:pPr>
        <w:pStyle w:val="afff9"/>
        <w:rPr>
          <w:rtl/>
        </w:rPr>
      </w:pPr>
      <w:r w:rsidRPr="000A334C">
        <w:rPr>
          <w:rtl/>
        </w:rPr>
        <w:t>כשם שהמזבח מקדש את הראוי לו, כך הכבש מקדש.</w:t>
      </w:r>
    </w:p>
    <w:p w:rsidR="00DA63EC" w:rsidRPr="000A334C" w:rsidRDefault="00DA63EC" w:rsidP="003B6D22">
      <w:pPr>
        <w:pStyle w:val="afff9"/>
        <w:rPr>
          <w:rtl/>
        </w:rPr>
      </w:pPr>
      <w:r w:rsidRPr="000A334C">
        <w:rPr>
          <w:rtl/>
        </w:rPr>
        <w:t>כשם שהמזבח והכבש מקדשין את הראוי להן, כך הכלים מקדשין.</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פו:</w:t>
      </w:r>
    </w:p>
    <w:p>
      <w:pPr>
        <w:pStyle w:val="afffff8"/>
        <w:rPr>
          <w:ins w:id="90237" w:author="קלוד" w:date="2026-10-11T12:29:36Z"/>
        </w:rPr>
      </w:pPr>
      <w:ins w:id="90238" w:author="קלוד" w:date="2026-10-11T12:29:36Z">
        <w:r>
          <w:rPr>
            <w:color w:val="7B3F00"/>
          </w:rPr>
          <w:t xml:space="preserve">איברים שפקעו מעל המזבח - קודם חצות ולאחר חצות</w:t>
        </w:r>
      </w:ins>
    </w:p>
    <w:p w:rsidR="00DA63EC" w:rsidRDefault="00DA63EC" w:rsidP="00DA63EC">
      <w:pPr>
        <w:tabs>
          <w:tab w:val="left" w:pos="0"/>
        </w:tabs>
        <w:rPr>
          <w:rtl/>
        </w:rPr>
      </w:pPr>
      <w:r>
        <w:rPr>
          <w:rFonts w:hint="cs"/>
          <w:rtl/>
        </w:rPr>
        <w:t xml:space="preserve">מיירי </w:t>
      </w:r>
      <w:r>
        <w:rPr>
          <w:rtl/>
        </w:rPr>
        <w:t>בשרירי.</w:t>
      </w:r>
    </w:p>
    <w:p w:rsidR="00DA63EC" w:rsidRPr="00FE1B89" w:rsidRDefault="00DA63EC" w:rsidP="00DA63EC">
      <w:pPr>
        <w:tabs>
          <w:tab w:val="left" w:pos="0"/>
        </w:tabs>
        <w:rPr>
          <w:spacing w:val="-4"/>
          <w:rtl/>
        </w:rPr>
      </w:pPr>
      <w:r w:rsidRPr="00FE1B89">
        <w:rPr>
          <w:rFonts w:hint="cs"/>
          <w:spacing w:val="-4"/>
          <w:rtl/>
        </w:rPr>
        <w:t>ומ</w:t>
      </w:r>
      <w:r w:rsidRPr="00FE1B89">
        <w:rPr>
          <w:spacing w:val="-4"/>
          <w:rtl/>
        </w:rPr>
        <w:t xml:space="preserve">רב, </w:t>
      </w:r>
      <w:r w:rsidRPr="00FE1B89">
        <w:rPr>
          <w:rStyle w:val="afffff0"/>
          <w:rFonts w:hint="cs"/>
          <w:spacing w:val="-4"/>
          <w:rtl/>
        </w:rPr>
        <w:t>ד'</w:t>
      </w:r>
      <w:r w:rsidRPr="00FE1B89">
        <w:rPr>
          <w:rStyle w:val="afffff0"/>
          <w:spacing w:val="-4"/>
          <w:rtl/>
        </w:rPr>
        <w:t>כל הלילה והקטיר</w:t>
      </w:r>
      <w:r w:rsidRPr="00FE1B89">
        <w:rPr>
          <w:rStyle w:val="afffff0"/>
          <w:rFonts w:hint="cs"/>
          <w:spacing w:val="-4"/>
          <w:rtl/>
        </w:rPr>
        <w:t>'</w:t>
      </w:r>
      <w:r w:rsidRPr="00FE1B89">
        <w:rPr>
          <w:rStyle w:val="afffff0"/>
          <w:spacing w:val="-4"/>
          <w:rtl/>
        </w:rPr>
        <w:t>,</w:t>
      </w:r>
      <w:r w:rsidRPr="00FE1B89">
        <w:rPr>
          <w:spacing w:val="-4"/>
          <w:rtl/>
        </w:rPr>
        <w:t xml:space="preserve"> וכתוב אחד אומר:</w:t>
      </w:r>
      <w:r w:rsidRPr="00FE1B89">
        <w:rPr>
          <w:rStyle w:val="afffff0"/>
          <w:spacing w:val="-4"/>
          <w:rtl/>
        </w:rPr>
        <w:t xml:space="preserve"> </w:t>
      </w:r>
      <w:r w:rsidRPr="00FE1B89">
        <w:rPr>
          <w:rStyle w:val="afffff0"/>
          <w:rFonts w:hint="cs"/>
          <w:spacing w:val="-4"/>
          <w:rtl/>
        </w:rPr>
        <w:t>'</w:t>
      </w:r>
      <w:r w:rsidRPr="00FE1B89">
        <w:rPr>
          <w:rStyle w:val="afffff0"/>
          <w:spacing w:val="-4"/>
          <w:rtl/>
        </w:rPr>
        <w:t>כל הלילה והרים</w:t>
      </w:r>
      <w:r w:rsidRPr="00FE1B89">
        <w:rPr>
          <w:rStyle w:val="afffff0"/>
          <w:rFonts w:hint="cs"/>
          <w:spacing w:val="-4"/>
          <w:rtl/>
        </w:rPr>
        <w:t>'</w:t>
      </w:r>
      <w:r w:rsidRPr="00FE1B89">
        <w:rPr>
          <w:rStyle w:val="afffff0"/>
          <w:spacing w:val="-4"/>
          <w:rtl/>
        </w:rPr>
        <w:t xml:space="preserve"> </w:t>
      </w:r>
      <w:r w:rsidRPr="00FE1B89">
        <w:rPr>
          <w:spacing w:val="-4"/>
          <w:rtl/>
        </w:rPr>
        <w:t>חלקיהו, חציו להקטרה וחציו להרמה.</w:t>
      </w:r>
    </w:p>
    <w:p>
      <w:pPr>
        <w:pStyle w:val="38"/>
        <w:rPr>
          <w:ins w:id="100128" w:author="מנוע מכני" w:date="2026-10-11T12:04:39Z"/>
        </w:rPr>
      </w:pPr>
      <w:del w:id="100127" w:author="מנוע מכני" w:date="2026-10-11T12:04:39Z">
        <w:r>
          <w:delText xml:space="preserve">•</w:delText>
        </w:r>
      </w:del>
      <w:r>
        <w:t xml:space="preserve"> מתיב ר"</w:t>
      </w:r>
      <w:r>
        <w:t>כ</w:t>
      </w:r>
      <w:r>
        <w:t xml:space="preserve">:</w:t>
      </w:r>
    </w:p>
    <w:p w:rsidR="00DA63EC" w:rsidRDefault="00DA63EC" w:rsidP="00DA63EC">
      <w:pPr>
        <w:tabs>
          <w:tab w:val="left" w:pos="0"/>
        </w:tabs>
        <w:rPr>
          <w:rtl/>
        </w:rPr>
      </w:pPr>
      <w:del w:id="100129" w:author="מנוע מכני" w:date="2026-10-11T12:04:39Z">
        <w:r>
          <w:rPr>
            <w:rtl/>
          </w:rPr>
          <w:delText xml:space="preserve"> </w:delText>
        </w:r>
      </w:del>
      <w:r>
        <w:rPr>
          <w:rtl/>
        </w:rPr>
        <w:t xml:space="preserve">בכל יום תורם את המזבח מקרות הגבר או סמוך לו מלפניו או מאחריו, ביום הכיפורים - בחצות, ברגלים - באשמורת הראשונה</w:t>
      </w:r>
      <w:ins w:id="94945" w:author="מנוע מכני" w:date="2026-10-11T12:04:39Z">
        <w:r>
          <w:rPr>
            <w:rtl/>
          </w:rPr>
          <w:t xml:space="preserve">,</w:t>
        </w:r>
      </w:ins>
      <w:del w:id="94946" w:author="מנוע מכני" w:date="2026-10-11T12:04:39Z">
        <w:r>
          <w:rPr>
            <w:rtl/>
          </w:rPr>
          <w:delText xml:space="preserve">;</w:delText>
        </w:r>
      </w:del>
    </w:p>
    <w:p w:rsidR="00DA63EC" w:rsidRDefault="00DA63EC" w:rsidP="00DA63EC">
      <w:pPr>
        <w:tabs>
          <w:tab w:val="left" w:pos="0"/>
        </w:tabs>
        <w:rPr>
          <w:rtl/>
        </w:rPr>
      </w:pPr>
      <w:ins w:id="96013" w:author="מנוע מכני" w:date="2026-10-11T12:04:39Z">
        <w:r>
          <w:rPr>
            <w:rtl/>
          </w:rPr>
          <w:t xml:space="preserve">ואם </w:t>
        </w:r>
      </w:ins>
      <w:del w:id="96014" w:author="מנוע מכני" w:date="2026-10-11T12:04:39Z">
        <w:r>
          <w:rPr>
            <w:rtl/>
          </w:rPr>
          <w:delText xml:space="preserve">ואי </w:delText>
        </w:r>
      </w:del>
      <w:r>
        <w:rPr>
          <w:rtl/>
        </w:rPr>
        <w:t xml:space="preserve">ס"</w:t>
      </w:r>
      <w:r>
        <w:rPr>
          <w:rFonts w:hint="cs"/>
          <w:rtl/>
        </w:rPr>
        <w:t>ד</w:t>
      </w:r>
      <w:r>
        <w:rPr>
          <w:rtl/>
        </w:rPr>
        <w:t xml:space="preserve"> מחצות דאורייתא, </w:t>
      </w:r>
      <w:ins w:id="97247" w:author="מנוע מכני" w:date="2026-10-11T12:04:39Z">
        <w:r>
          <w:rPr>
            <w:rtl/>
          </w:rPr>
          <w:t xml:space="preserve">איך</w:t>
        </w:r>
      </w:ins>
      <w:del w:id="97248" w:author="מנוע מכני" w:date="2026-10-11T12:04:39Z">
        <w:r>
          <w:rPr>
            <w:rtl/>
          </w:rPr>
          <w:delText xml:space="preserve">היכי</w:delText>
        </w:r>
      </w:del>
      <w:r>
        <w:rPr>
          <w:rtl/>
        </w:rPr>
        <w:t xml:space="preserve"> </w:t>
      </w:r>
      <w:ins w:id="90259" w:author="Claude - סמנטי" w:date="2026-10-11T12:26:16Z">
        <w:r>
          <w:rPr>
            <w:rtl/>
          </w:rPr>
          <w:t xml:space="preserve">מקדימים</w:t>
        </w:r>
      </w:ins>
      <w:del w:id="90260" w:author="Claude - סמנטי" w:date="2026-10-11T12:26:16Z">
        <w:r>
          <w:rPr>
            <w:rtl/>
          </w:rPr>
          <w:delText xml:space="preserve">מקדמינן</w:delText>
        </w:r>
      </w:del>
      <w:r>
        <w:rPr>
          <w:rtl/>
        </w:rPr>
        <w:t xml:space="preserve"> </w:t>
      </w:r>
    </w:p>
    <w:p>
      <w:pPr>
        <w:pStyle w:val="38"/>
        <w:rPr>
          <w:ins w:id="100130" w:author="מנוע מכני" w:date="2026-10-11T12:04:39Z"/>
        </w:rPr>
      </w:pPr>
      <w:r>
        <w:t>אלא ארי</w:t>
      </w:r>
      <w:r>
        <w:t>"</w:t>
      </w:r>
      <w:r>
        <w:t>ו</w:t>
      </w:r>
      <w:r>
        <w:t xml:space="preserve">:</w:t>
      </w:r>
    </w:p>
    <w:p w:rsidR="00DA63EC" w:rsidRDefault="00DA63EC" w:rsidP="00DA63EC">
      <w:pPr>
        <w:tabs>
          <w:tab w:val="left" w:pos="0"/>
        </w:tabs>
        <w:rPr>
          <w:rtl/>
        </w:rPr>
      </w:pPr>
      <w:del w:id="100131" w:author="מנוע מכני" w:date="2026-10-11T12:04:39Z">
        <w:r>
          <w:rPr>
            <w:rtl/>
          </w:rPr>
          <w:delText xml:space="preserve"> </w:delText>
        </w:r>
      </w:del>
      <w:r>
        <w:rPr>
          <w:rFonts w:hint="cs"/>
          <w:rtl/>
        </w:rPr>
        <w:t xml:space="preserve">כל הלילה עד הבקר' </w:t>
      </w:r>
      <w:r>
        <w:rPr>
          <w:rtl/>
        </w:rPr>
        <w:t>תן בקר לבקרו של לילה, הלכך כל יומא מקרות הגבר סגי, ביו</w:t>
      </w:r>
      <w:r>
        <w:rPr>
          <w:rFonts w:hint="cs"/>
          <w:rtl/>
        </w:rPr>
        <w:t>ה</w:t>
      </w:r>
      <w:r>
        <w:rPr>
          <w:rtl/>
        </w:rPr>
        <w:t>"</w:t>
      </w:r>
      <w:r>
        <w:rPr>
          <w:rFonts w:hint="cs"/>
          <w:rtl/>
        </w:rPr>
        <w:t xml:space="preserve">כ </w:t>
      </w:r>
      <w:r>
        <w:rPr>
          <w:rtl/>
        </w:rPr>
        <w:t>משום חולשא דכה"</w:t>
      </w:r>
      <w:r>
        <w:rPr>
          <w:rFonts w:hint="cs"/>
          <w:rtl/>
        </w:rPr>
        <w:t>ג</w:t>
      </w:r>
      <w:r>
        <w:rPr>
          <w:rtl/>
        </w:rPr>
        <w:t xml:space="preserve"> - מחצות, ברגלים דנפישי קרבנות דקדמי </w:t>
      </w:r>
      <w:ins w:id="97249" w:author="מנוע מכני" w:date="2026-10-11T12:04:39Z">
        <w:r>
          <w:rPr>
            <w:rtl/>
          </w:rPr>
          <w:t xml:space="preserve">באו</w:t>
        </w:r>
      </w:ins>
      <w:del w:id="97250" w:author="מנוע מכני" w:date="2026-10-11T12:04:39Z">
        <w:r>
          <w:rPr>
            <w:rtl/>
          </w:rPr>
          <w:delText xml:space="preserve">אתו</w:delText>
        </w:r>
      </w:del>
      <w:r>
        <w:rPr>
          <w:rtl/>
        </w:rPr>
        <w:t xml:space="preserve"> ישראל - מאשמורת הראשונה, </w:t>
      </w:r>
    </w:p>
    <w:p w:rsidR="00DA63EC" w:rsidRDefault="00DA63EC" w:rsidP="00DA63EC">
      <w:pPr>
        <w:tabs>
          <w:tab w:val="left" w:pos="0"/>
        </w:tabs>
        <w:rPr>
          <w:rtl/>
        </w:rPr>
      </w:pPr>
      <w:r>
        <w:rPr>
          <w:rtl/>
        </w:rPr>
        <w:t xml:space="preserve">כדקתני סיפא: </w:t>
      </w:r>
      <w:r>
        <w:rPr>
          <w:rtl/>
        </w:rPr>
        <w:t xml:space="preserve">לא</w:t>
      </w:r>
      <w:r>
        <w:rPr>
          <w:rtl/>
        </w:rPr>
        <w:t xml:space="preserve"> היתה קריית הגבר מגעת עד שהיתה עזרה מלאה מישראל.</w:t>
      </w:r>
    </w:p>
    <w:p w:rsidR="00DA63EC" w:rsidRDefault="00DA63EC" w:rsidP="00DA63EC">
      <w:pPr>
        <w:pStyle w:val="afff3"/>
        <w:framePr w:wrap="around"/>
        <w:rPr>
          <w:rtl/>
        </w:rPr>
      </w:pPr>
      <w:r>
        <w:rPr>
          <w:rFonts w:hint="cs"/>
          <w:rtl/>
        </w:rPr>
        <w:t>פז.</w:t>
      </w:r>
    </w:p>
    <w:p>
      <w:pPr>
        <w:pStyle w:val="afffff8"/>
        <w:rPr>
          <w:ins w:id="90235" w:author="קלוד" w:date="2026-10-11T12:29:36Z"/>
        </w:rPr>
      </w:pPr>
      <w:ins w:id="90236" w:author="קלוד" w:date="2026-10-11T12:29:36Z">
        <w:r>
          <w:rPr>
            <w:color w:val="7B3F00"/>
          </w:rPr>
          <w:t xml:space="preserve">פירשו קודם חצות והחזירן אחר חצות - עיכול לרבה ולרב חסדא</w:t>
        </w:r>
      </w:ins>
    </w:p>
    <w:p>
      <w:pPr>
        <w:pStyle w:val="38"/>
        <w:rPr>
          <w:ins w:id="100133" w:author="מנוע מכני" w:date="2026-10-11T12:04:39Z"/>
        </w:rPr>
      </w:pPr>
      <w:del w:id="100132" w:author="מנוע מכני" w:date="2026-10-11T12:04:39Z">
        <w:r w:rsidRPr="00884D20">
          <w:delText xml:space="preserve">•</w:delText>
        </w:r>
      </w:del>
      <w:r w:rsidRPr="00884D20">
        <w:t xml:space="preserve"> איתמר:</w:t>
      </w:r>
    </w:p>
    <w:p w:rsidR="00DA63EC" w:rsidRDefault="00DA63EC" w:rsidP="00DA63EC">
      <w:pPr>
        <w:tabs>
          <w:tab w:val="left" w:pos="0"/>
        </w:tabs>
        <w:rPr>
          <w:b/>
          <w:bCs/>
          <w:rtl/>
        </w:rPr>
      </w:pPr>
      <w:del w:id="100134" w:author="מנוע מכני" w:date="2026-10-11T12:04:39Z">
        <w:r w:rsidRPr="00884D20">
          <w:rPr>
            <w:b/>
            <w:bCs/>
            <w:rtl/>
          </w:rPr>
          <w:delText xml:space="preserve"> </w:delText>
        </w:r>
      </w:del>
      <w:r w:rsidRPr="00884D20">
        <w:rPr>
          <w:b/>
          <w:bCs/>
          <w:rtl/>
        </w:rPr>
        <w:t xml:space="preserve">פירשו קודם חצות והחזירן אחר חצות </w:t>
      </w:r>
    </w:p>
    <w:p w:rsidR="00DA63EC" w:rsidRDefault="00DA63EC" w:rsidP="00DA63EC">
      <w:pPr>
        <w:tabs>
          <w:tab w:val="left" w:pos="0"/>
        </w:tabs>
        <w:rPr>
          <w:rtl/>
        </w:rPr>
      </w:pPr>
      <w:r>
        <w:rPr>
          <w:rStyle w:val="2fb"/>
          <w:rFonts w:hint="cs"/>
          <w:rtl/>
        </w:rPr>
        <w:t xml:space="preserve">רבה</w:t>
      </w:r>
      <w:r>
        <w:rPr>
          <w:rFonts w:hint="cs"/>
          <w:rtl/>
        </w:rPr>
        <w:t xml:space="preserve"> -</w:t>
      </w:r>
      <w:r>
        <w:rPr>
          <w:rtl/>
        </w:rPr>
        <w:t xml:space="preserve">חצות שני עוכלתן, </w:t>
      </w:r>
      <w:r>
        <w:rPr>
          <w:rStyle w:val="2fb"/>
          <w:rtl/>
        </w:rPr>
        <w:t xml:space="preserve">רב חסדא</w:t>
      </w:r>
      <w:r>
        <w:rPr>
          <w:rtl/>
        </w:rPr>
        <w:t xml:space="preserve"> </w:t>
      </w:r>
      <w:r>
        <w:rPr>
          <w:rtl/>
        </w:rPr>
        <w:t xml:space="preserve">אמר</w:t>
      </w:r>
      <w:r>
        <w:rPr>
          <w:rtl/>
        </w:rPr>
        <w:t xml:space="preserve">: עמוד השחר עוכלתן.</w:t>
      </w:r>
    </w:p>
    <w:p>
      <w:pPr>
        <w:pStyle w:val="38"/>
        <w:rPr>
          <w:ins w:id="100135" w:author="מנוע מכני" w:date="2026-10-11T12:04:39Z"/>
        </w:rPr>
      </w:pPr>
      <w:r>
        <w:t xml:space="preserve">בי </w:t>
      </w:r>
      <w:r>
        <w:t xml:space="preserve">רב:</w:t>
      </w:r>
    </w:p>
    <w:p w:rsidR="00DA63EC" w:rsidRDefault="00DA63EC" w:rsidP="00DA63EC">
      <w:pPr>
        <w:tabs>
          <w:tab w:val="left" w:pos="0"/>
        </w:tabs>
        <w:rPr>
          <w:rtl/>
        </w:rPr>
      </w:pPr>
      <w:del w:id="100136" w:author="מנוע מכני" w:date="2026-10-11T12:04:39Z">
        <w:r>
          <w:rPr>
            <w:rtl/>
          </w:rPr>
          <w:delText xml:space="preserve"> </w:delText>
        </w:r>
      </w:del>
      <w:r>
        <w:rPr>
          <w:rFonts w:hint="cs"/>
          <w:rtl/>
        </w:rPr>
        <w:t>מ</w:t>
      </w:r>
      <w:r>
        <w:rPr>
          <w:rtl/>
        </w:rPr>
        <w:t>"</w:t>
      </w:r>
      <w:r>
        <w:rPr>
          <w:rFonts w:hint="cs"/>
          <w:rtl/>
        </w:rPr>
        <w:t xml:space="preserve">ט</w:t>
      </w:r>
      <w:r>
        <w:rPr>
          <w:rFonts w:hint="cs"/>
          <w:rtl/>
        </w:rPr>
        <w:t xml:space="preserve"> </w:t>
      </w:r>
      <w:r>
        <w:rPr>
          <w:rStyle w:val="2fb"/>
          <w:rFonts w:hint="cs"/>
          <w:rtl/>
        </w:rPr>
        <w:t xml:space="preserve">דר</w:t>
      </w:r>
      <w:r>
        <w:rPr>
          <w:rStyle w:val="2fb"/>
          <w:rtl/>
        </w:rPr>
        <w:t>"</w:t>
      </w:r>
      <w:r>
        <w:rPr>
          <w:rStyle w:val="2fb"/>
          <w:rFonts w:hint="cs"/>
          <w:rtl/>
        </w:rPr>
        <w:t xml:space="preserve">ח</w:t>
      </w:r>
      <w:r>
        <w:rPr>
          <w:rFonts w:hint="cs"/>
          <w:rtl/>
        </w:rPr>
        <w:t xml:space="preserve"> </w:t>
      </w:r>
      <w:r>
        <w:rPr>
          <w:rtl/>
        </w:rPr>
        <w:t>ומה חצות שאין עושה לינה עושה עיכול, עמוד השחר שעושה לינה אינו דין שעושה עיכול.</w:t>
      </w:r>
    </w:p>
    <w:p w:rsidR="00DA63EC" w:rsidRDefault="00DA63EC" w:rsidP="00DA63EC">
      <w:pPr>
        <w:tabs>
          <w:tab w:val="left" w:pos="0"/>
        </w:tabs>
        <w:rPr>
          <w:rtl/>
        </w:rPr>
      </w:pPr>
      <w:r>
        <w:rPr>
          <w:rtl/>
        </w:rPr>
        <w:t xml:space="preserve">פירשו קודם חצות והחזירן לאחר עמוד השחר </w:t>
      </w:r>
    </w:p>
    <w:p w:rsidR="00DA63EC" w:rsidRDefault="00DA63EC" w:rsidP="00DA63EC">
      <w:pPr>
        <w:tabs>
          <w:tab w:val="left" w:pos="0"/>
        </w:tabs>
        <w:rPr>
          <w:rtl/>
        </w:rPr>
      </w:pPr>
      <w:r>
        <w:rPr>
          <w:rStyle w:val="2fb"/>
          <w:rFonts w:hint="cs"/>
          <w:rtl/>
        </w:rPr>
        <w:t xml:space="preserve">לרבה</w:t>
      </w:r>
      <w:r>
        <w:rPr>
          <w:rFonts w:hint="cs"/>
          <w:rtl/>
        </w:rPr>
        <w:t xml:space="preserve"> </w:t>
      </w:r>
      <w:r>
        <w:rPr>
          <w:rtl/>
        </w:rPr>
        <w:t xml:space="preserve">חצות שני עוכלתן, </w:t>
      </w:r>
      <w:r>
        <w:rPr>
          <w:rStyle w:val="2fb"/>
          <w:rtl/>
        </w:rPr>
        <w:t xml:space="preserve">רב חסדא</w:t>
      </w:r>
      <w:r>
        <w:rPr>
          <w:rtl/>
        </w:rPr>
        <w:t xml:space="preserve"> </w:t>
      </w:r>
      <w:r>
        <w:rPr>
          <w:rtl/>
        </w:rPr>
        <w:t xml:space="preserve">אמר</w:t>
      </w:r>
      <w:r>
        <w:rPr>
          <w:rtl/>
        </w:rPr>
        <w:t xml:space="preserve">: אין בהן עיכול לעולם.</w:t>
      </w:r>
    </w:p>
    <w:p>
      <w:pPr>
        <w:pStyle w:val="38"/>
        <w:rPr>
          <w:ins w:id="100138" w:author="מנוע מכני" w:date="2026-10-11T12:04:39Z"/>
        </w:rPr>
      </w:pPr>
      <w:del w:id="100137" w:author="מנוע מכני" w:date="2026-10-11T12:04:39Z">
        <w:r>
          <w:delText xml:space="preserve">•</w:delText>
        </w:r>
      </w:del>
      <w:r>
        <w:t xml:space="preserve"> מתקיף רב יוסף:</w:t>
      </w:r>
    </w:p>
    <w:p w:rsidR="00DA63EC" w:rsidRDefault="00DA63EC" w:rsidP="00DA63EC">
      <w:pPr>
        <w:tabs>
          <w:tab w:val="left" w:pos="0"/>
        </w:tabs>
        <w:rPr>
          <w:rtl/>
        </w:rPr>
      </w:pPr>
      <w:del w:id="100139" w:author="מנוע מכני" w:date="2026-10-11T12:04:39Z">
        <w:r>
          <w:rPr>
            <w:rtl/>
          </w:rPr>
          <w:delText xml:space="preserve"> </w:delText>
        </w:r>
      </w:del>
      <w:r>
        <w:rPr>
          <w:rtl/>
        </w:rPr>
        <w:t xml:space="preserve">ומאן לימא </w:t>
      </w:r>
      <w:ins w:id="96717" w:author="מנוע מכני" w:date="2026-10-11T12:04:39Z">
        <w:r>
          <w:rPr>
            <w:rtl/>
          </w:rPr>
          <w:t xml:space="preserve">לנו</w:t>
        </w:r>
      </w:ins>
      <w:del w:id="96718" w:author="מנוע מכני" w:date="2026-10-11T12:04:39Z">
        <w:r>
          <w:rPr>
            <w:rtl/>
          </w:rPr>
          <w:delText xml:space="preserve">לן</w:delText>
        </w:r>
      </w:del>
      <w:r>
        <w:rPr>
          <w:rtl/>
        </w:rPr>
        <w:t xml:space="preserve"> דחצות בראש המזבח משויא </w:t>
      </w:r>
      <w:ins w:id="95475" w:author="מנוע מכני" w:date="2026-10-11T12:04:39Z">
        <w:r>
          <w:rPr>
            <w:rtl/>
          </w:rPr>
          <w:t xml:space="preserve">להם</w:t>
        </w:r>
      </w:ins>
      <w:del w:id="95476" w:author="מנוע מכני" w:date="2026-10-11T12:04:39Z">
        <w:r>
          <w:rPr>
            <w:rtl/>
          </w:rPr>
          <w:delText xml:space="preserve">להו</w:delText>
        </w:r>
      </w:del>
      <w:r>
        <w:rPr>
          <w:rtl/>
        </w:rPr>
        <w:t xml:space="preserve"> עיכול? </w:t>
      </w:r>
      <w:ins w:id="93433" w:author="מנוע מכני" w:date="2026-10-11T12:04:39Z">
        <w:r>
          <w:rPr>
            <w:rtl/>
          </w:rPr>
          <w:t xml:space="preserve">שמא</w:t>
        </w:r>
      </w:ins>
      <w:del w:id="93434" w:author="מנוע מכני" w:date="2026-10-11T12:04:39Z">
        <w:r>
          <w:rPr>
            <w:rtl/>
          </w:rPr>
          <w:delText xml:space="preserve">דילמא</w:delText>
        </w:r>
      </w:del>
      <w:r>
        <w:rPr>
          <w:rtl/>
        </w:rPr>
        <w:t xml:space="preserve"> כל </w:t>
      </w:r>
      <w:ins w:id="91705" w:author="מנוע מכני" w:date="2026-10-11T12:04:39Z">
        <w:r>
          <w:rPr>
            <w:rtl/>
          </w:rPr>
          <w:t xml:space="preserve">מקום</w:t>
        </w:r>
      </w:ins>
      <w:del w:id="91706" w:author="מנוע מכני" w:date="2026-10-11T12:04:39Z">
        <w:r>
          <w:rPr>
            <w:rtl/>
          </w:rPr>
          <w:delText xml:space="preserve">היכא</w:delText>
        </w:r>
      </w:del>
      <w:r>
        <w:rPr>
          <w:rtl/>
        </w:rPr>
        <w:t xml:space="preserve"> דמשכחא </w:t>
      </w:r>
      <w:ins w:id="95477" w:author="מנוע מכני" w:date="2026-10-11T12:04:39Z">
        <w:r>
          <w:rPr>
            <w:rtl/>
          </w:rPr>
          <w:t xml:space="preserve">להם</w:t>
        </w:r>
      </w:ins>
      <w:del w:id="95478" w:author="מנוע מכני" w:date="2026-10-11T12:04:39Z">
        <w:r>
          <w:rPr>
            <w:rtl/>
          </w:rPr>
          <w:delText xml:space="preserve">להו</w:delText>
        </w:r>
      </w:del>
      <w:r>
        <w:rPr>
          <w:rtl/>
        </w:rPr>
        <w:t xml:space="preserve"> משויא </w:t>
      </w:r>
      <w:ins w:id="95479" w:author="מנוע מכני" w:date="2026-10-11T12:04:39Z">
        <w:r>
          <w:rPr>
            <w:rtl/>
          </w:rPr>
          <w:t xml:space="preserve">להם</w:t>
        </w:r>
      </w:ins>
      <w:del w:id="95480" w:author="מנוע מכני" w:date="2026-10-11T12:04:39Z">
        <w:r>
          <w:rPr>
            <w:rtl/>
          </w:rPr>
          <w:delText xml:space="preserve">להו</w:delText>
        </w:r>
      </w:del>
      <w:r>
        <w:rPr>
          <w:rtl/>
        </w:rPr>
        <w:t xml:space="preserve"> עיכול.</w:t>
      </w:r>
    </w:p>
    <w:p>
      <w:pPr>
        <w:pStyle w:val="38"/>
        <w:rPr>
          <w:ins w:id="100140" w:author="מנוע מכני" w:date="2026-10-11T12:04:39Z"/>
        </w:rPr>
      </w:pPr>
      <w:r>
        <w:t xml:space="preserve">שלחו מתם:</w:t>
      </w:r>
    </w:p>
    <w:p w:rsidR="00DA63EC" w:rsidRDefault="00DA63EC" w:rsidP="00DA63EC">
      <w:pPr>
        <w:tabs>
          <w:tab w:val="left" w:pos="0"/>
        </w:tabs>
        <w:rPr>
          <w:rtl/>
        </w:rPr>
      </w:pPr>
      <w:del w:id="100141" w:author="מנוע מכני" w:date="2026-10-11T12:04:39Z">
        <w:r>
          <w:rPr>
            <w:rtl/>
          </w:rPr>
          <w:delText xml:space="preserve"> </w:delText>
        </w:r>
      </w:del>
      <w:r w:rsidRPr="00891B40">
        <w:rPr>
          <w:b/>
          <w:bCs/>
          <w:rtl/>
        </w:rPr>
        <w:t>הלכתא</w:t>
      </w:r>
      <w:r>
        <w:rPr>
          <w:rtl/>
        </w:rPr>
        <w:t xml:space="preserve"> </w:t>
      </w:r>
      <w:r>
        <w:rPr>
          <w:rStyle w:val="2fb"/>
          <w:rtl/>
        </w:rPr>
        <w:t xml:space="preserve">כרב יוסף</w:t>
      </w:r>
      <w:r>
        <w:rPr>
          <w:rtl/>
        </w:rPr>
        <w:t xml:space="preserve">.</w:t>
      </w:r>
    </w:p>
    <w:p>
      <w:pPr>
        <w:pStyle w:val="38"/>
        <w:rPr>
          <w:ins w:id="100143" w:author="מנוע מכני" w:date="2026-10-11T12:04:39Z"/>
        </w:rPr>
      </w:pPr>
      <w:del w:id="100142" w:author="מנוע מכני" w:date="2026-10-11T12:04:39Z">
        <w:r>
          <w:delText xml:space="preserve">•</w:delText>
        </w:r>
      </w:del>
      <w:r>
        <w:t xml:space="preserve"> איתמר </w:t>
      </w:r>
      <w:ins w:id="91707" w:author="מנוע מכני" w:date="2026-10-11T12:04:39Z">
        <w:r>
          <w:t xml:space="preserve">גם</w:t>
        </w:r>
      </w:ins>
      <w:del w:id="91708" w:author="מנוע מכני" w:date="2026-10-11T12:04:39Z">
        <w:r>
          <w:delText xml:space="preserve">נמי</w:delText>
        </w:r>
      </w:del>
      <w:r>
        <w:t xml:space="preserve">, א</w:t>
      </w:r>
      <w:r>
        <w:t>רחב</w:t>
      </w:r>
      <w:r>
        <w:t>"</w:t>
      </w:r>
      <w:r>
        <w:t>א</w:t>
      </w:r>
      <w:r>
        <w:t xml:space="preserve">:</w:t>
      </w:r>
    </w:p>
    <w:p w:rsidR="00DA63EC" w:rsidRDefault="00DA63EC" w:rsidP="00DA63EC">
      <w:pPr>
        <w:tabs>
          <w:tab w:val="left" w:pos="0"/>
        </w:tabs>
        <w:rPr>
          <w:rtl/>
        </w:rPr>
      </w:pPr>
      <w:del w:id="100144" w:author="מנוע מכני" w:date="2026-10-11T12:04:39Z">
        <w:r>
          <w:rPr>
            <w:rtl/>
          </w:rPr>
          <w:delText xml:space="preserve"> </w:delText>
        </w:r>
      </w:del>
      <w:r>
        <w:rPr>
          <w:rtl/>
        </w:rPr>
        <w:t xml:space="preserve">פירשו קודם חצות והחזירן אחר חצות - </w:t>
      </w:r>
      <w:r>
        <w:rPr>
          <w:rtl/>
        </w:rPr>
        <w:t xml:space="preserve">לא</w:t>
      </w:r>
      <w:r>
        <w:rPr>
          <w:rtl/>
        </w:rPr>
        <w:t xml:space="preserve"> נהנין ולא מועלין.</w:t>
      </w:r>
    </w:p>
    <w:p>
      <w:pPr>
        <w:pStyle w:val="38"/>
        <w:rPr>
          <w:ins w:id="100145" w:author="מנוע מכני" w:date="2026-10-11T12:04:39Z"/>
        </w:rPr>
      </w:pPr>
      <w:r>
        <w:t xml:space="preserve">וכן תנא בר קפרא:</w:t>
      </w:r>
    </w:p>
    <w:p w:rsidR="00DA63EC" w:rsidRDefault="00DA63EC" w:rsidP="00DA63EC">
      <w:pPr>
        <w:tabs>
          <w:tab w:val="left" w:pos="0"/>
        </w:tabs>
        <w:rPr>
          <w:rtl/>
        </w:rPr>
      </w:pPr>
      <w:del w:id="100146" w:author="מנוע מכני" w:date="2026-10-11T12:04:39Z">
        <w:r>
          <w:rPr>
            <w:rtl/>
          </w:rPr>
          <w:delText xml:space="preserve"> </w:delText>
        </w:r>
      </w:del>
      <w:r>
        <w:rPr>
          <w:rtl/>
        </w:rPr>
        <w:t xml:space="preserve">פירשו קודם חצות והחזירן לאחר חצות - יוצאין </w:t>
      </w:r>
      <w:ins w:id="93435" w:author="מנוע מכני" w:date="2026-10-11T12:04:39Z">
        <w:r>
          <w:rPr>
            <w:rtl/>
          </w:rPr>
          <w:t xml:space="preserve">כלום</w:t>
        </w:r>
      </w:ins>
      <w:del w:id="93436" w:author="מנוע מכני" w:date="2026-10-11T12:04:39Z">
        <w:r>
          <w:rPr>
            <w:rtl/>
          </w:rPr>
          <w:delText xml:space="preserve">מידי</w:delText>
        </w:r>
      </w:del>
      <w:r>
        <w:rPr>
          <w:rtl/>
        </w:rPr>
        <w:t xml:space="preserve"> מעילה.</w:t>
      </w:r>
    </w:p>
    <w:p>
      <w:pPr>
        <w:pStyle w:val="38"/>
        <w:rPr>
          <w:ins w:id="100147" w:author="מנוע מכני" w:date="2026-10-11T12:04:39Z"/>
        </w:rPr>
      </w:pPr>
      <w:del w:id="101767" w:author="מנוע מכני" w:date="2026-10-11T12:04:39Z">
        <w:r>
          <w:delText xml:space="preserve">א"ל </w:delText>
        </w:r>
      </w:del>
      <w:r>
        <w:t xml:space="preserve">ר"</w:t>
      </w:r>
      <w:r>
        <w:t>פ לאביי</w:t>
      </w:r>
      <w:r>
        <w:t xml:space="preserve">:</w:t>
      </w:r>
    </w:p>
    <w:p w:rsidR="00DA63EC" w:rsidRDefault="00DA63EC" w:rsidP="00DA63EC">
      <w:pPr>
        <w:tabs>
          <w:tab w:val="left" w:pos="0"/>
        </w:tabs>
        <w:rPr>
          <w:rtl/>
        </w:rPr>
      </w:pPr>
      <w:del w:id="100148" w:author="מנוע מכני" w:date="2026-10-11T12:04:39Z">
        <w:r>
          <w:rPr>
            <w:rtl/>
          </w:rPr>
          <w:delText xml:space="preserve"> </w:delText>
        </w:r>
      </w:del>
      <w:r>
        <w:rPr>
          <w:rtl/>
        </w:rPr>
        <w:t xml:space="preserve">וכי מאחר דשלחו מתם הילכתא </w:t>
      </w:r>
      <w:r>
        <w:rPr>
          <w:rStyle w:val="2fb"/>
          <w:rtl/>
        </w:rPr>
        <w:t xml:space="preserve">כרב יוסף</w:t>
      </w:r>
      <w:r>
        <w:rPr>
          <w:rtl/>
        </w:rPr>
        <w:t xml:space="preserve">, </w:t>
      </w:r>
    </w:p>
    <w:p w:rsidR="00DA63EC" w:rsidRDefault="00DA63EC" w:rsidP="00DA63EC">
      <w:pPr>
        <w:tabs>
          <w:tab w:val="left" w:pos="0"/>
        </w:tabs>
        <w:rPr>
          <w:rtl/>
        </w:rPr>
      </w:pPr>
      <w:r>
        <w:rPr>
          <w:rtl/>
        </w:rPr>
        <w:tab/>
        <w:t>וא</w:t>
      </w:r>
      <w:r>
        <w:rPr>
          <w:rFonts w:hint="cs"/>
          <w:rtl/>
        </w:rPr>
        <w:t xml:space="preserve">רחב'א וכן תני </w:t>
      </w:r>
      <w:r>
        <w:rPr>
          <w:rStyle w:val="2fb"/>
          <w:rFonts w:hint="cs"/>
          <w:rtl/>
        </w:rPr>
        <w:t xml:space="preserve">בר קפרא</w:t>
      </w:r>
      <w:r>
        <w:rPr>
          <w:rFonts w:hint="cs"/>
          <w:rtl/>
        </w:rPr>
        <w:t xml:space="preserve"> </w:t>
      </w:r>
      <w:r>
        <w:rPr>
          <w:rStyle w:val="2fb"/>
          <w:rFonts w:hint="cs"/>
          <w:rtl/>
        </w:rPr>
        <w:t xml:space="preserve">דרבה</w:t>
      </w:r>
      <w:r>
        <w:rPr>
          <w:rFonts w:hint="cs"/>
          <w:rtl/>
        </w:rPr>
        <w:t xml:space="preserve"> </w:t>
      </w:r>
      <w:r>
        <w:rPr>
          <w:rStyle w:val="2fb"/>
          <w:rFonts w:hint="cs"/>
          <w:rtl/>
        </w:rPr>
        <w:t xml:space="preserve">ור</w:t>
      </w:r>
      <w:r>
        <w:rPr>
          <w:rStyle w:val="2fb"/>
          <w:rtl/>
        </w:rPr>
        <w:t>"</w:t>
      </w:r>
      <w:r>
        <w:rPr>
          <w:rStyle w:val="2fb"/>
          <w:rFonts w:hint="cs"/>
          <w:rtl/>
        </w:rPr>
        <w:t xml:space="preserve">ח</w:t>
      </w:r>
      <w:r>
        <w:rPr>
          <w:rFonts w:hint="cs"/>
          <w:rtl/>
        </w:rPr>
        <w:t xml:space="preserve"> </w:t>
      </w:r>
      <w:ins w:id="91709" w:author="מנוע מכני" w:date="2026-10-11T12:04:39Z">
        <w:r>
          <w:rPr>
            <w:rFonts w:hint="cs"/>
            <w:rtl/>
          </w:rPr>
          <w:t xml:space="preserve">חלקו</w:t>
        </w:r>
      </w:ins>
      <w:del w:id="91710" w:author="מנוע מכני" w:date="2026-10-11T12:04:39Z">
        <w:r>
          <w:rPr>
            <w:rFonts w:hint="cs"/>
            <w:rtl/>
          </w:rPr>
          <w:delText xml:space="preserve">פליגי</w:delText>
        </w:r>
      </w:del>
      <w:r>
        <w:rPr>
          <w:rFonts w:hint="cs"/>
          <w:rtl/>
        </w:rPr>
        <w:t xml:space="preserve"> בשמנים </w:t>
      </w:r>
    </w:p>
    <w:p>
      <w:pPr>
        <w:pStyle w:val="afffff8"/>
        <w:rPr>
          <w:ins w:id="90233" w:author="קלוד" w:date="2026-10-11T12:29:36Z"/>
        </w:rPr>
      </w:pPr>
      <w:ins w:id="90234" w:author="קלוד" w:date="2026-10-11T12:29:36Z">
        <w:r>
          <w:rPr>
            <w:color w:val="7B3F00"/>
          </w:rPr>
          <w:t xml:space="preserve">האם לינה מועלת בראשו של מזבח?</w:t>
        </w:r>
      </w:ins>
    </w:p>
    <w:p>
      <w:pPr>
        <w:pStyle w:val="38"/>
        <w:rPr>
          <w:ins w:id="100150" w:author="מנוע מכני" w:date="2026-10-11T12:04:39Z"/>
        </w:rPr>
      </w:pPr>
      <w:del w:id="100149" w:author="מנוע מכני" w:date="2026-10-11T12:04:39Z">
        <w:r>
          <w:delText xml:space="preserve">•</w:delText>
        </w:r>
      </w:del>
      <w:r>
        <w:t xml:space="preserve"> </w:t>
      </w:r>
      <w:r w:rsidRPr="00B86088">
        <w:t xml:space="preserve">בעא </w:t>
      </w:r>
      <w:ins w:id="93437" w:author="מנוע מכני" w:date="2026-10-11T12:04:39Z">
        <w:r>
          <w:t xml:space="preserve">ממנו</w:t>
        </w:r>
      </w:ins>
      <w:del w:id="93438" w:author="מנוע מכני" w:date="2026-10-11T12:04:39Z">
        <w:r w:rsidRPr="00B86088">
          <w:delText xml:space="preserve">מיניה</w:delText>
        </w:r>
      </w:del>
      <w:r w:rsidRPr="00B86088">
        <w:t xml:space="preserve"> רבא מרבה</w:t>
      </w:r>
      <w:r>
        <w:t xml:space="preserve">:</w:t>
      </w:r>
    </w:p>
    <w:p w:rsidR="00DA63EC" w:rsidRDefault="00DA63EC" w:rsidP="00DA63EC">
      <w:pPr>
        <w:tabs>
          <w:tab w:val="left" w:pos="0"/>
        </w:tabs>
        <w:rPr>
          <w:rtl/>
        </w:rPr>
      </w:pPr>
      <w:del w:id="100151" w:author="מנוע מכני" w:date="2026-10-11T12:04:39Z">
        <w:r>
          <w:rPr>
            <w:rtl/>
          </w:rPr>
          <w:delText xml:space="preserve"> </w:delText>
        </w:r>
      </w:del>
      <w:r>
        <w:rPr>
          <w:rtl/>
        </w:rPr>
        <w:t xml:space="preserve">לינה מועלת בראשו של מזבח, או אינה מועלת בראשו של מזבח? </w:t>
      </w:r>
      <w:r>
        <w:rPr>
          <w:rFonts w:hint="cs"/>
          <w:rtl/>
        </w:rPr>
        <w:t>ומיירי ב</w:t>
      </w:r>
      <w:r>
        <w:rPr>
          <w:rtl/>
        </w:rPr>
        <w:t xml:space="preserve">ירדו, </w:t>
      </w:r>
      <w:ins w:id="96015" w:author="מנוע מכני" w:date="2026-10-11T12:04:39Z">
        <w:r>
          <w:rPr>
            <w:rFonts w:hint="cs"/>
            <w:rtl/>
          </w:rPr>
          <w:t xml:space="preserve">אם </w:t>
        </w:r>
      </w:ins>
      <w:del w:id="96016" w:author="מנוע מכני" w:date="2026-10-11T12:04:39Z">
        <w:r>
          <w:rPr>
            <w:rFonts w:hint="cs"/>
            <w:rtl/>
          </w:rPr>
          <w:delText xml:space="preserve">אי </w:delText>
        </w:r>
      </w:del>
      <w:r>
        <w:rPr>
          <w:rFonts w:hint="cs"/>
          <w:rtl/>
        </w:rPr>
        <w:t xml:space="preserve">מדמי' לשולחן דאפי' </w:t>
      </w:r>
      <w:r>
        <w:rPr>
          <w:rtl/>
        </w:rPr>
        <w:t xml:space="preserve">הן על השלחן ימים רבים אין בכך כלום, </w:t>
      </w:r>
    </w:p>
    <w:p>
      <w:pPr>
        <w:pStyle w:val="38"/>
        <w:rPr>
          <w:ins w:id="100152" w:author="מנוע מכני" w:date="2026-10-11T12:04:39Z"/>
        </w:rPr>
      </w:pPr>
      <w:r>
        <w:tab/>
      </w:r>
      <w:r w:rsidRPr="00EC3A9D">
        <w:t>או</w:t>
      </w:r>
      <w:r w:rsidRPr="00EC3A9D">
        <w:t>"</w:t>
      </w:r>
      <w:r w:rsidRPr="00EC3A9D">
        <w:t>ד</w:t>
      </w:r>
      <w:r>
        <w:t xml:space="preserve"> </w:t>
      </w:r>
      <w:r>
        <w:t xml:space="preserve">לקרקע </w:t>
      </w:r>
      <w:ins w:id="90261" w:author="Claude - סמנטי" w:date="2026-10-11T12:26:16Z">
        <w:r>
          <w:t xml:space="preserve">מדמים</w:t>
        </w:r>
      </w:ins>
      <w:del w:id="90262" w:author="Claude - סמנטי" w:date="2026-10-11T12:26:16Z">
        <w:r>
          <w:delText xml:space="preserve">מדמינן</w:delText>
        </w:r>
      </w:del>
      <w:r>
        <w:t xml:space="preserve">? </w:t>
      </w:r>
      <w:r>
        <w:t xml:space="preserve">א"ל</w:t>
      </w:r>
      <w:r>
        <w:t xml:space="preserve">:</w:t>
      </w:r>
    </w:p>
    <w:p w:rsidR="00DA63EC" w:rsidRDefault="00DA63EC" w:rsidP="00DA63EC">
      <w:pPr>
        <w:tabs>
          <w:tab w:val="left" w:pos="0"/>
        </w:tabs>
        <w:rPr>
          <w:rtl/>
        </w:rPr>
      </w:pPr>
      <w:del w:id="100153" w:author="מנוע מכני" w:date="2026-10-11T12:04:39Z">
        <w:r>
          <w:rPr>
            <w:rtl/>
          </w:rPr>
          <w:delText xml:space="preserve"> </w:delText>
        </w:r>
      </w:del>
      <w:r>
        <w:rPr>
          <w:rtl/>
        </w:rPr>
        <w:t xml:space="preserve">אין לינה בראשו של מזבח.</w:t>
      </w:r>
    </w:p>
    <w:p w:rsidR="00DA63EC" w:rsidRDefault="00DA63EC" w:rsidP="00DA63EC">
      <w:pPr>
        <w:tabs>
          <w:tab w:val="left" w:pos="0"/>
        </w:tabs>
        <w:rPr>
          <w:rtl/>
        </w:rPr>
      </w:pPr>
      <w:r>
        <w:rPr>
          <w:rtl/>
        </w:rPr>
        <w:t xml:space="preserve">קיבלה </w:t>
      </w:r>
      <w:ins w:id="93439" w:author="מנוע מכני" w:date="2026-10-11T12:04:39Z">
        <w:r>
          <w:rPr>
            <w:rtl/>
          </w:rPr>
          <w:t xml:space="preserve">ממנו</w:t>
        </w:r>
      </w:ins>
      <w:del w:id="93440" w:author="מנוע מכני" w:date="2026-10-11T12:04:39Z">
        <w:r>
          <w:rPr>
            <w:rtl/>
          </w:rPr>
          <w:delText xml:space="preserve">מיניה</w:delText>
        </w:r>
      </w:del>
      <w:r>
        <w:rPr>
          <w:rtl/>
        </w:rPr>
        <w:t xml:space="preserve"> או </w:t>
      </w:r>
      <w:r>
        <w:rPr>
          <w:rtl/>
        </w:rPr>
        <w:t xml:space="preserve">לא</w:t>
      </w:r>
      <w:r>
        <w:rPr>
          <w:rtl/>
        </w:rPr>
        <w:t xml:space="preserve">? ת"ש, דאיתמר: איברים שלנו בעזרה - מקטר והולך כל הלילה, </w:t>
      </w:r>
      <w:ins w:id="96719" w:author="מנוע מכני" w:date="2026-10-11T12:04:39Z">
        <w:r>
          <w:rPr>
            <w:rtl/>
          </w:rPr>
          <w:t xml:space="preserve">לנו</w:t>
        </w:r>
      </w:ins>
      <w:del w:id="96720" w:author="מנוע מכני" w:date="2026-10-11T12:04:39Z">
        <w:r>
          <w:rPr>
            <w:rtl/>
          </w:rPr>
          <w:delText xml:space="preserve">לן</w:delText>
        </w:r>
      </w:del>
      <w:r>
        <w:rPr>
          <w:rtl/>
        </w:rPr>
        <w:t xml:space="preserve"> בראשו של מזבח - מקטר והולך לעולם</w:t>
      </w:r>
      <w:ins w:id="94947" w:author="מנוע מכני" w:date="2026-10-11T12:04:39Z">
        <w:r>
          <w:rPr>
            <w:rtl/>
          </w:rPr>
          <w:t xml:space="preserve">,</w:t>
        </w:r>
      </w:ins>
      <w:del w:id="94948" w:author="מנוע מכני" w:date="2026-10-11T12:04:39Z">
        <w:r>
          <w:rPr>
            <w:rtl/>
          </w:rPr>
          <w:delText xml:space="preserve">;</w:delText>
        </w:r>
      </w:del>
    </w:p>
    <w:p>
      <w:pPr>
        <w:pStyle w:val="38"/>
        <w:rPr>
          <w:ins w:id="100154" w:author="מנוע מכני" w:date="2026-10-11T12:04:39Z"/>
        </w:rPr>
      </w:pPr>
      <w:r>
        <w:t xml:space="preserve">ירדו רבה</w:t>
      </w:r>
      <w:del w:id="101697" w:author="מנוע מכני" w:date="2026-10-11T12:04:39Z">
        <w:r>
          <w:delText xml:space="preserve"> אמר</w:delText>
        </w:r>
      </w:del>
      <w:r>
        <w:t xml:space="preserve">:</w:t>
      </w:r>
    </w:p>
    <w:p w:rsidR="00DA63EC" w:rsidRDefault="00DA63EC" w:rsidP="00DA63EC">
      <w:pPr>
        <w:tabs>
          <w:tab w:val="left" w:pos="0"/>
        </w:tabs>
        <w:rPr>
          <w:rtl/>
        </w:rPr>
      </w:pPr>
      <w:del w:id="100155" w:author="מנוע מכני" w:date="2026-10-11T12:04:39Z">
        <w:r>
          <w:rPr>
            <w:rtl/>
          </w:rPr>
          <w:delText xml:space="preserve"> </w:delText>
        </w:r>
      </w:del>
      <w:r>
        <w:rPr>
          <w:rtl/>
        </w:rPr>
        <w:t xml:space="preserve">יעלו, </w:t>
      </w:r>
      <w:r>
        <w:rPr>
          <w:rStyle w:val="2fb"/>
          <w:rtl/>
        </w:rPr>
        <w:t xml:space="preserve">רבא</w:t>
      </w:r>
      <w:r>
        <w:rPr>
          <w:rtl/>
        </w:rPr>
        <w:t xml:space="preserve"> </w:t>
      </w:r>
      <w:r>
        <w:rPr>
          <w:rtl/>
        </w:rPr>
        <w:t xml:space="preserve">אמר</w:t>
      </w:r>
      <w:r>
        <w:rPr>
          <w:rtl/>
        </w:rPr>
        <w:t xml:space="preserve">: </w:t>
      </w:r>
      <w:r>
        <w:rPr>
          <w:rtl/>
        </w:rPr>
        <w:t xml:space="preserve">לא</w:t>
      </w:r>
      <w:r>
        <w:rPr>
          <w:rtl/>
        </w:rPr>
        <w:t xml:space="preserve"> יעלו, </w:t>
      </w:r>
      <w:r>
        <w:rPr>
          <w:rtl/>
        </w:rPr>
        <w:t xml:space="preserve">ש"מ</w:t>
      </w:r>
      <w:r>
        <w:rPr>
          <w:rtl/>
        </w:rPr>
        <w:t xml:space="preserve"> </w:t>
      </w:r>
      <w:r>
        <w:rPr>
          <w:rtl/>
        </w:rPr>
        <w:t xml:space="preserve">לא</w:t>
      </w:r>
      <w:r>
        <w:rPr>
          <w:rtl/>
        </w:rPr>
        <w:t xml:space="preserve"> קיבלה </w:t>
      </w:r>
      <w:ins w:id="93441" w:author="מנוע מכני" w:date="2026-10-11T12:04:39Z">
        <w:r>
          <w:rPr>
            <w:rtl/>
          </w:rPr>
          <w:t xml:space="preserve">ממנו</w:t>
        </w:r>
      </w:ins>
      <w:del w:id="93442" w:author="מנוע מכני" w:date="2026-10-11T12:04:39Z">
        <w:r>
          <w:rPr>
            <w:rtl/>
          </w:rPr>
          <w:delText xml:space="preserve">מיניה</w:delText>
        </w:r>
      </w:del>
      <w:r>
        <w:rPr>
          <w:rtl/>
        </w:rPr>
        <w:t xml:space="preserve">, </w:t>
      </w:r>
      <w:r>
        <w:rPr>
          <w:rtl/>
        </w:rPr>
        <w:t xml:space="preserve">ש"מ</w:t>
      </w:r>
      <w:r>
        <w:rPr>
          <w:rtl/>
        </w:rPr>
        <w:t xml:space="preserve">.</w:t>
      </w:r>
    </w:p>
    <w:p w:rsidR="00DA63EC" w:rsidRDefault="00DA63EC" w:rsidP="00DA63EC">
      <w:pPr>
        <w:pStyle w:val="affffd"/>
        <w:rPr>
          <w:del w:id="90102" w:author="מנוע עיצוב" w:date="2026-10-11T12:09:26Z"/>
          <w:rtl/>
        </w:rPr>
      </w:pPr>
      <w:del w:id="90101" w:author="מנוע עיצוב" w:date="2026-10-11T12:09:26Z">
        <w:r>
          <w:rPr>
            <w:rtl/>
          </w:rPr>
          <w:delText xml:space="preserve">׹</w:delText>
        </w:r>
      </w:del>
    </w:p>
    <w:p w:rsidR="00DA63EC" w:rsidRDefault="00DA63EC" w:rsidP="00DA63EC">
      <w:pPr>
        <w:pStyle w:val="affff1"/>
        <w:ind w:end="0"/>
        <w:rPr>
          <w:rtl/>
        </w:rPr>
        <w:pPrChange w:id="20119" w:author="קלוד" w:date="2026-10-11T09:07:24Z">
          <w:pPr>
            <w:pStyle w:val="affff1"/>
            <w:rPr>
              <w:rtl/>
            </w:rPr>
          </w:pPr>
        </w:pPrChange>
      </w:pPr>
      <w:ins w:id="9856" w:author="מספור קטעי משנה" w:date="2026-10-11T09:35:09Z">
        <w:r>
          <w:rPr>
            <w:rStyle w:val="MisparKeta"/>
          </w:rPr>
          <w:t xml:space="preserve">ב. </w:t>
        </w:r>
      </w:ins>
      <w:r>
        <w:rPr>
          <w:rtl/>
        </w:rPr>
        <w:t>וכשם שהמזבח מקדש כו'.</w:t>
      </w:r>
    </w:p>
    <w:p>
      <w:pPr>
        <w:pStyle w:val="38"/>
        <w:rPr>
          <w:ins w:id="100156" w:author="מנוע מכני" w:date="2026-10-11T12:04:39Z"/>
        </w:rPr>
      </w:pPr>
      <w:r w:rsidRPr="00891B40">
        <w:t>ת</w:t>
      </w:r>
      <w:r w:rsidRPr="00891B40">
        <w:t>"</w:t>
      </w:r>
      <w:r w:rsidRPr="00891B40">
        <w:t>ר</w:t>
      </w:r>
      <w:r>
        <w:t xml:space="preserve">:</w:t>
      </w:r>
    </w:p>
    <w:p w:rsidR="00DA63EC" w:rsidRDefault="00DA63EC" w:rsidP="00DA63EC">
      <w:pPr>
        <w:tabs>
          <w:tab w:val="left" w:pos="0"/>
        </w:tabs>
        <w:rPr>
          <w:rtl/>
        </w:rPr>
      </w:pPr>
      <w:del w:id="100157" w:author="מנוע מכני" w:date="2026-10-11T12:04:39Z">
        <w:r>
          <w:rPr>
            <w:rtl/>
          </w:rPr>
          <w:delText xml:space="preserve"> </w:delText>
        </w:r>
      </w:del>
      <w:r>
        <w:rPr>
          <w:rtl/>
        </w:rPr>
        <w:t xml:space="preserve">הנוגע במזבח</w:t>
      </w:r>
      <w:r w:rsidRPr="00464129">
        <w:rPr>
          <w:rStyle w:val="afffff0"/>
          <w:rtl/>
        </w:rPr>
        <w:t xml:space="preserve"> </w:t>
      </w:r>
      <w:r w:rsidRPr="00464129">
        <w:rPr>
          <w:rStyle w:val="afffff0"/>
          <w:rFonts w:hint="cs"/>
          <w:rtl/>
        </w:rPr>
        <w:t xml:space="preserve">'את המזבח' </w:t>
      </w:r>
      <w:r>
        <w:rPr>
          <w:rFonts w:hint="cs"/>
          <w:rtl/>
        </w:rPr>
        <w:t xml:space="preserve">לרבות </w:t>
      </w:r>
      <w:r>
        <w:rPr>
          <w:rtl/>
        </w:rPr>
        <w:t xml:space="preserve">כבש </w:t>
      </w:r>
    </w:p>
    <w:p w:rsidR="00DA63EC" w:rsidRDefault="00DA63EC" w:rsidP="00DA63EC">
      <w:pPr>
        <w:tabs>
          <w:tab w:val="left" w:pos="0"/>
        </w:tabs>
        <w:rPr>
          <w:rtl/>
        </w:rPr>
      </w:pPr>
      <w:del w:id="90147" w:author="מנוע מכני" w:date="2026-10-11T12:04:39Z">
        <w:r>
          <w:rPr>
            <w:rtl/>
          </w:rPr>
          <w:delText xml:space="preserve"> </w:delText>
        </w:r>
      </w:del>
      <w:r>
        <w:rPr>
          <w:rtl/>
        </w:rPr>
        <w:t xml:space="preserve">'</w:t>
      </w:r>
      <w:ins w:id="90995" w:author="Claude - סמנטי" w:date="2026-10-11T12:26:16Z">
        <w:r>
          <w:rPr>
            <w:rStyle w:val="afffff0"/>
            <w:rtl/>
          </w:rPr>
          <w:t xml:space="preserve">כָּל הַנּוֹגֵעַ בָּהֶם יִקְדָּשׁ</w:t>
        </w:r>
      </w:ins>
      <w:del w:id="90996" w:author="Claude - סמנטי" w:date="2026-10-11T12:26:16Z">
        <w:r>
          <w:rPr>
            <w:rtl/>
          </w:rPr>
          <w:delText xml:space="preserve">כל הנוגע בהם יקדש</w:delText>
        </w:r>
      </w:del>
      <w:r>
        <w:rPr>
          <w:rFonts w:hint="cs"/>
          <w:rtl/>
        </w:rPr>
        <w:t xml:space="preserve">' </w:t>
      </w:r>
      <w:r>
        <w:rPr>
          <w:rtl/>
        </w:rPr>
        <w:t>–</w:t>
      </w:r>
      <w:r>
        <w:rPr>
          <w:rFonts w:hint="cs"/>
          <w:rtl/>
        </w:rPr>
        <w:t xml:space="preserve"> לכלי שרת </w:t>
      </w:r>
      <w:r>
        <w:rPr>
          <w:rtl/>
        </w:rPr>
        <w:t>.</w:t>
      </w:r>
    </w:p>
    <w:p w:rsidR="00DA63EC" w:rsidRDefault="00DA63EC" w:rsidP="00DA63EC">
      <w:pPr>
        <w:tabs>
          <w:tab w:val="left" w:pos="0"/>
        </w:tabs>
        <w:rPr>
          <w:rtl/>
        </w:rPr>
      </w:pPr>
    </w:p>
    <w:p>
      <w:pPr>
        <w:pStyle w:val="afffff8"/>
        <w:rPr>
          <w:ins w:id="90231" w:author="קלוד" w:date="2026-10-11T12:29:36Z"/>
        </w:rPr>
      </w:pPr>
      <w:ins w:id="90232" w:author="קלוד" w:date="2026-10-11T12:29:36Z">
        <w:r>
          <w:rPr>
            <w:color w:val="7B3F00"/>
          </w:rPr>
          <w:t xml:space="preserve">האם כלי שרת מקדשין את הפסולין לכתחילה?</w:t>
        </w:r>
      </w:ins>
    </w:p>
    <w:p>
      <w:pPr>
        <w:pStyle w:val="38"/>
        <w:rPr>
          <w:ins w:id="100159" w:author="מנוע מכני" w:date="2026-10-11T12:04:39Z"/>
        </w:rPr>
      </w:pPr>
      <w:del w:id="100158" w:author="מנוע מכני" w:date="2026-10-11T12:04:39Z">
        <w:r w:rsidRPr="00896C7C">
          <w:lastRenderedPageBreak/>
          <w:delText xml:space="preserve">•</w:delText>
        </w:r>
      </w:del>
      <w:r w:rsidRPr="00896C7C">
        <w:lastRenderedPageBreak/>
        <w:t xml:space="preserve"> בעא </w:t>
      </w:r>
      <w:ins w:id="93443" w:author="מנוע מכני" w:date="2026-10-11T12:04:39Z">
        <w:r>
          <w:t xml:space="preserve">ממנו</w:t>
        </w:r>
      </w:ins>
      <w:del w:id="93444" w:author="מנוע מכני" w:date="2026-10-11T12:04:39Z">
        <w:r w:rsidRPr="00896C7C">
          <w:lastRenderedPageBreak/>
          <w:delText xml:space="preserve">מיניה</w:delText>
        </w:r>
      </w:del>
      <w:r w:rsidRPr="00896C7C">
        <w:lastRenderedPageBreak/>
        <w:t xml:space="preserve"> ר"ל מר"י</w:t>
      </w:r>
      <w:r>
        <w:t xml:space="preserve">:</w:t>
      </w:r>
    </w:p>
    <w:p w:rsidR="00DA63EC" w:rsidRDefault="00DA63EC" w:rsidP="00DA63EC">
      <w:pPr>
        <w:tabs>
          <w:tab w:val="left" w:pos="0"/>
        </w:tabs>
        <w:rPr>
          <w:b/>
          <w:bCs/>
          <w:rtl/>
        </w:rPr>
      </w:pPr>
      <w:del w:id="100160" w:author="מנוע מכני" w:date="2026-10-11T12:04:39Z">
        <w:r>
          <w:rPr>
            <w:b/>
            <w:bCs/>
            <w:rtl/>
          </w:rPr>
          <w:delText xml:space="preserve"> </w:delText>
        </w:r>
      </w:del>
      <w:r>
        <w:rPr>
          <w:b/>
          <w:bCs/>
          <w:rtl/>
        </w:rPr>
        <w:t xml:space="preserve">כלי שרת מהו שיקדשו את הפסולין</w:t>
      </w:r>
      <w:r>
        <w:rPr>
          <w:rFonts w:hint="cs"/>
          <w:b/>
          <w:bCs/>
          <w:rtl/>
        </w:rPr>
        <w:t xml:space="preserve"> לכתחילה</w:t>
      </w:r>
      <w:r w:rsidRPr="00896C7C">
        <w:rPr>
          <w:b/>
          <w:bCs/>
          <w:rtl/>
        </w:rPr>
        <w:t xml:space="preserve"> </w:t>
      </w:r>
      <w:r>
        <w:rPr>
          <w:rFonts w:hint="cs"/>
          <w:b/>
          <w:bCs/>
          <w:rtl/>
        </w:rPr>
        <w:t>[שקיבלו או שזרקו]</w:t>
      </w:r>
    </w:p>
    <w:p w:rsidR="00DA63EC" w:rsidRDefault="00DA63EC" w:rsidP="00DA63EC">
      <w:pPr>
        <w:pStyle w:val="afff3"/>
        <w:framePr w:wrap="around"/>
        <w:rPr>
          <w:rtl/>
        </w:rPr>
      </w:pPr>
      <w:r>
        <w:rPr>
          <w:rFonts w:hint="cs"/>
          <w:rtl/>
        </w:rPr>
        <w:t>פז:</w:t>
      </w:r>
    </w:p>
    <w:p>
      <w:pPr>
        <w:pStyle w:val="afffff8"/>
        <w:rPr>
          <w:ins w:id="90229" w:author="קלוד" w:date="2026-10-11T12:29:36Z"/>
        </w:rPr>
      </w:pPr>
      <w:ins w:id="90230" w:author="קלוד" w:date="2026-10-11T12:29:36Z">
        <w:r>
          <w:rPr>
            <w:color w:val="7B3F00"/>
          </w:rPr>
          <w:t xml:space="preserve">אויר מזבח - האם כמזבח דמי</w:t>
        </w:r>
      </w:ins>
    </w:p>
    <w:p w:rsidR="00DA63EC" w:rsidRDefault="00DA63EC" w:rsidP="00DA63EC">
      <w:pPr>
        <w:tabs>
          <w:tab w:val="left" w:pos="0"/>
        </w:tabs>
        <w:rPr>
          <w:rtl/>
        </w:rPr>
      </w:pPr>
      <w:r>
        <w:rPr>
          <w:rtl/>
        </w:rPr>
        <w:t xml:space="preserve">אויר מזבח כמזבח דמי או </w:t>
      </w:r>
      <w:r>
        <w:rPr>
          <w:rtl/>
        </w:rPr>
        <w:t xml:space="preserve">לא</w:t>
      </w:r>
      <w:r>
        <w:rPr>
          <w:rtl/>
        </w:rPr>
        <w:t xml:space="preserve">? ת"ש: כשם שהמזבח מקדש, כך כבש מקדש</w:t>
      </w:r>
      <w:ins w:id="94949" w:author="מנוע מכני" w:date="2026-10-11T12:04:39Z">
        <w:r>
          <w:rPr>
            <w:rtl/>
          </w:rPr>
          <w:t xml:space="preserve">,</w:t>
        </w:r>
      </w:ins>
      <w:del w:id="94950" w:author="מנוע מכני" w:date="2026-10-11T12:04:39Z">
        <w:r>
          <w:rPr>
            <w:rtl/>
          </w:rPr>
          <w:delText xml:space="preserve">;</w:delText>
        </w:r>
      </w:del>
    </w:p>
    <w:p w:rsidR="00DA63EC" w:rsidRDefault="00DA63EC" w:rsidP="00DA63EC">
      <w:pPr>
        <w:tabs>
          <w:tab w:val="left" w:pos="0"/>
        </w:tabs>
        <w:rPr>
          <w:rtl/>
        </w:rPr>
      </w:pPr>
      <w:ins w:id="96017" w:author="מנוע מכני" w:date="2026-10-11T12:04:39Z">
        <w:r>
          <w:rPr>
            <w:rtl/>
          </w:rPr>
          <w:t xml:space="preserve">ואם </w:t>
        </w:r>
      </w:ins>
      <w:del w:id="96018" w:author="מנוע מכני" w:date="2026-10-11T12:04:39Z">
        <w:r>
          <w:rPr>
            <w:rtl/>
          </w:rPr>
          <w:delText xml:space="preserve">ואי </w:delText>
        </w:r>
      </w:del>
      <w:r>
        <w:rPr>
          <w:rtl/>
        </w:rPr>
        <w:t xml:space="preserve">אויר מזבח </w:t>
      </w:r>
      <w:ins w:id="91713" w:author="מנוע מכני" w:date="2026-10-11T12:04:39Z">
        <w:r>
          <w:rPr>
            <w:rtl/>
          </w:rPr>
          <w:t xml:space="preserve">לא</w:t>
        </w:r>
      </w:ins>
      <w:del w:id="91714" w:author="מנוע מכני" w:date="2026-10-11T12:04:39Z">
        <w:r>
          <w:rPr>
            <w:rtl/>
          </w:rPr>
          <w:delText xml:space="preserve">לאו</w:delText>
        </w:r>
      </w:del>
      <w:r>
        <w:rPr>
          <w:rtl/>
        </w:rPr>
        <w:t xml:space="preserve"> כמזבח דמי, אויר כבש </w:t>
      </w:r>
      <w:ins w:id="91711" w:author="מנוע מכני" w:date="2026-10-11T12:04:39Z">
        <w:r>
          <w:rPr>
            <w:rtl/>
          </w:rPr>
          <w:t xml:space="preserve">גם</w:t>
        </w:r>
      </w:ins>
      <w:del w:id="91712" w:author="מנוע מכני" w:date="2026-10-11T12:04:39Z">
        <w:r>
          <w:rPr>
            <w:rtl/>
          </w:rPr>
          <w:delText xml:space="preserve">נמי</w:delText>
        </w:r>
      </w:del>
      <w:r>
        <w:rPr>
          <w:rtl/>
        </w:rPr>
        <w:t xml:space="preserve"> </w:t>
      </w:r>
      <w:ins w:id="91715" w:author="מנוע מכני" w:date="2026-10-11T12:04:39Z">
        <w:r>
          <w:rPr>
            <w:rtl/>
          </w:rPr>
          <w:t xml:space="preserve">לא</w:t>
        </w:r>
      </w:ins>
      <w:del w:id="91716" w:author="מנוע מכני" w:date="2026-10-11T12:04:39Z">
        <w:r>
          <w:rPr>
            <w:rtl/>
          </w:rPr>
          <w:delText xml:space="preserve">לאו</w:delText>
        </w:r>
      </w:del>
      <w:r>
        <w:rPr>
          <w:rtl/>
        </w:rPr>
        <w:t xml:space="preserve"> ככבש דמי, </w:t>
      </w:r>
      <w:ins w:id="97251" w:author="מנוע מכני" w:date="2026-10-11T12:04:39Z">
        <w:r>
          <w:rPr>
            <w:rtl/>
          </w:rPr>
          <w:t xml:space="preserve">איך</w:t>
        </w:r>
      </w:ins>
      <w:del w:id="97252" w:author="מנוע מכני" w:date="2026-10-11T12:04:39Z">
        <w:r>
          <w:rPr>
            <w:rtl/>
          </w:rPr>
          <w:delText xml:space="preserve">היכי</w:delText>
        </w:r>
      </w:del>
      <w:r>
        <w:rPr>
          <w:rtl/>
        </w:rPr>
        <w:t xml:space="preserve"> מסיק </w:t>
      </w:r>
      <w:ins w:id="93445" w:author="מנוע מכני" w:date="2026-10-11T12:04:39Z">
        <w:r>
          <w:rPr>
            <w:rtl/>
          </w:rPr>
          <w:t xml:space="preserve">לו</w:t>
        </w:r>
      </w:ins>
      <w:del w:id="93446" w:author="מנוע מכני" w:date="2026-10-11T12:04:39Z">
        <w:r>
          <w:rPr>
            <w:rtl/>
          </w:rPr>
          <w:delText xml:space="preserve">ליה</w:delText>
        </w:r>
      </w:del>
      <w:r>
        <w:rPr>
          <w:rtl/>
        </w:rPr>
        <w:t xml:space="preserve"> מכבש למזבח? </w:t>
      </w:r>
      <w:r>
        <w:rPr>
          <w:rtl/>
        </w:rPr>
        <w:t xml:space="preserve">הו"</w:t>
      </w:r>
      <w:r>
        <w:rPr>
          <w:rFonts w:hint="cs"/>
          <w:rtl/>
        </w:rPr>
        <w:t xml:space="preserve">ל</w:t>
      </w:r>
      <w:r>
        <w:rPr>
          <w:rFonts w:hint="cs"/>
          <w:rtl/>
        </w:rPr>
        <w:t xml:space="preserve"> </w:t>
      </w:r>
      <w:r>
        <w:rPr>
          <w:rtl/>
        </w:rPr>
        <w:t xml:space="preserve">ירוד! דנגד </w:t>
      </w:r>
      <w:ins w:id="93447" w:author="מנוע מכני" w:date="2026-10-11T12:04:39Z">
        <w:r>
          <w:rPr>
            <w:rtl/>
          </w:rPr>
          <w:t xml:space="preserve">לו</w:t>
        </w:r>
      </w:ins>
      <w:del w:id="93448" w:author="מנוע מכני" w:date="2026-10-11T12:04:39Z">
        <w:r>
          <w:rPr>
            <w:rtl/>
          </w:rPr>
          <w:delText xml:space="preserve">ליה</w:delText>
        </w:r>
      </w:del>
      <w:r>
        <w:rPr>
          <w:rtl/>
        </w:rPr>
        <w:t xml:space="preserve">.</w:t>
      </w:r>
    </w:p>
    <w:p>
      <w:pPr>
        <w:pStyle w:val="38"/>
        <w:rPr>
          <w:ins w:id="100161" w:author="מנוע מכני" w:date="2026-10-11T12:04:39Z"/>
        </w:rPr>
      </w:pPr>
      <w:r>
        <w:t>וה</w:t>
      </w:r>
      <w:r>
        <w:t>ך</w:t>
      </w:r>
    </w:p>
    <w:p w:rsidR="00DA63EC" w:rsidRDefault="00DA63EC" w:rsidP="00DA63EC">
      <w:pPr>
        <w:tabs>
          <w:tab w:val="left" w:pos="0"/>
        </w:tabs>
        <w:rPr>
          <w:rtl/>
        </w:rPr>
      </w:pPr>
      <w:del w:id="100162" w:author="מנוע מכני" w:date="2026-10-11T12:04:39Z">
        <w:r>
          <w:rPr>
            <w:rtl/>
          </w:rPr>
          <w:delText xml:space="preserve"> </w:delText>
        </w:r>
      </w:del>
      <w:r>
        <w:rPr>
          <w:rFonts w:hint="cs"/>
          <w:rtl/>
        </w:rPr>
        <w:t>ד</w:t>
      </w:r>
      <w:r>
        <w:rPr>
          <w:rtl/>
        </w:rPr>
        <w:t>אויר יש בין כבש למזבח! רובו לכבש ככבש, רובו למזבח כמזבח.</w:t>
      </w:r>
    </w:p>
    <w:p>
      <w:pPr>
        <w:pStyle w:val="38"/>
        <w:rPr>
          <w:ins w:id="100163" w:author="מנוע מכני" w:date="2026-10-11T12:04:39Z"/>
        </w:rPr>
      </w:pPr>
      <w:r>
        <w:t>תיפשוט מהא ד</w:t>
      </w:r>
      <w:r w:rsidRPr="00AD7B68">
        <w:t>בעי ר</w:t>
      </w:r>
      <w:r w:rsidRPr="00AD7B68">
        <w:t>ב</w:t>
      </w:r>
      <w:r>
        <w:t>"</w:t>
      </w:r>
      <w:r>
        <w:t>ח</w:t>
      </w:r>
      <w:r>
        <w:t xml:space="preserve">:</w:t>
      </w:r>
    </w:p>
    <w:p w:rsidR="00DA63EC" w:rsidRDefault="00DA63EC" w:rsidP="00DA63EC">
      <w:pPr>
        <w:tabs>
          <w:tab w:val="left" w:pos="0"/>
        </w:tabs>
        <w:rPr>
          <w:rtl/>
        </w:rPr>
      </w:pPr>
      <w:del w:id="100164" w:author="מנוע מכני" w:date="2026-10-11T12:04:39Z">
        <w:r>
          <w:rPr>
            <w:rtl/>
          </w:rPr>
          <w:delText xml:space="preserve"> </w:delText>
        </w:r>
      </w:del>
      <w:r>
        <w:rPr>
          <w:rtl/>
        </w:rPr>
        <w:t xml:space="preserve">דיש חיבור</w:t>
      </w:r>
      <w:r>
        <w:rPr>
          <w:rFonts w:hint="cs"/>
          <w:rtl/>
        </w:rPr>
        <w:t xml:space="preserve"> לעולין</w:t>
      </w:r>
      <w:r>
        <w:rPr>
          <w:rtl/>
        </w:rPr>
        <w:t xml:space="preserve"> הא </w:t>
      </w:r>
      <w:r>
        <w:rPr>
          <w:rtl/>
        </w:rPr>
        <w:t xml:space="preserve">לא</w:t>
      </w:r>
      <w:r>
        <w:rPr>
          <w:rtl/>
        </w:rPr>
        <w:t xml:space="preserve"> </w:t>
      </w:r>
      <w:ins w:id="95635" w:author="מנוע מכני" w:date="2026-10-11T12:04:39Z">
        <w:r>
          <w:rPr>
            <w:rtl/>
          </w:rPr>
          <w:t xml:space="preserve">קשה</w:t>
        </w:r>
      </w:ins>
      <w:del w:id="95636" w:author="מנוע מכני" w:date="2026-10-11T12:04:39Z">
        <w:r>
          <w:rPr>
            <w:rtl/>
          </w:rPr>
          <w:delText xml:space="preserve">קשיא</w:delText>
        </w:r>
      </w:del>
      <w:r>
        <w:rPr>
          <w:rtl/>
        </w:rPr>
        <w:t xml:space="preserve">, תיפשוט.</w:t>
      </w:r>
    </w:p>
    <w:p w:rsidR="00DA63EC" w:rsidRDefault="00DA63EC" w:rsidP="00DA63EC">
      <w:pPr>
        <w:tabs>
          <w:tab w:val="left" w:pos="0"/>
        </w:tabs>
        <w:rPr>
          <w:rtl/>
        </w:rPr>
      </w:pPr>
      <w:r>
        <w:rPr>
          <w:rFonts w:hint="cs"/>
          <w:rtl/>
        </w:rPr>
        <w:t>מתקיף רבר'ח</w:t>
      </w:r>
      <w:r>
        <w:rPr>
          <w:rtl/>
        </w:rPr>
        <w:t xml:space="preserve">: </w:t>
      </w:r>
      <w:ins w:id="96019" w:author="מנוע מכני" w:date="2026-10-11T12:04:39Z">
        <w:r>
          <w:rPr>
            <w:rtl/>
          </w:rPr>
          <w:t xml:space="preserve">ואם </w:t>
        </w:r>
      </w:ins>
      <w:del w:id="96020" w:author="מנוע מכני" w:date="2026-10-11T12:04:39Z">
        <w:r>
          <w:rPr>
            <w:rtl/>
          </w:rPr>
          <w:delText xml:space="preserve">ואי </w:delText>
        </w:r>
      </w:del>
      <w:r>
        <w:rPr>
          <w:rtl/>
        </w:rPr>
        <w:t xml:space="preserve">אמרת אויר מזבח כמזבח דמי, עולת העוף דפסלה במחשבה </w:t>
      </w:r>
      <w:ins w:id="97253" w:author="מנוע מכני" w:date="2026-10-11T12:04:39Z">
        <w:r>
          <w:rPr>
            <w:rtl/>
          </w:rPr>
          <w:t xml:space="preserve">איך</w:t>
        </w:r>
      </w:ins>
      <w:del w:id="97254" w:author="מנוע מכני" w:date="2026-10-11T12:04:39Z">
        <w:r>
          <w:rPr>
            <w:rtl/>
          </w:rPr>
          <w:delText xml:space="preserve">היכי</w:delText>
        </w:r>
      </w:del>
      <w:r>
        <w:rPr>
          <w:rtl/>
        </w:rPr>
        <w:t xml:space="preserve"> משכחת לה? הא קלטה מזבח.</w:t>
      </w:r>
    </w:p>
    <w:p>
      <w:pPr>
        <w:pStyle w:val="38"/>
        <w:rPr>
          <w:ins w:id="100165" w:author="מנוע מכני" w:date="2026-10-11T12:04:39Z"/>
        </w:rPr>
      </w:pPr>
      <w:r w:rsidRPr="00FE1B89">
        <w:t xml:space="preserve">מתקיף </w:t>
      </w:r>
      <w:r w:rsidRPr="00FE1B89">
        <w:t xml:space="preserve">רש</w:t>
      </w:r>
      <w:ins w:id="90013" w:author="מנוע מכני" w:date="2026-10-11T12:04:39Z">
        <w:r>
          <w:t xml:space="preserve">ב"א</w:t>
        </w:r>
      </w:ins>
      <w:del w:id="90014" w:author="מנוע מכני" w:date="2026-10-11T12:04:39Z">
        <w:r w:rsidRPr="00FE1B89">
          <w:delText xml:space="preserve">ב</w:delText>
        </w:r>
        <w:r w:rsidRPr="00FE1B89">
          <w:delText xml:space="preserve">"</w:delText>
        </w:r>
        <w:r w:rsidRPr="00FE1B89">
          <w:delText xml:space="preserve">'א</w:delText>
        </w:r>
      </w:del>
      <w:r w:rsidRPr="00FE1B89">
        <w:t xml:space="preserve">:</w:t>
      </w:r>
    </w:p>
    <w:p w:rsidR="00DA63EC" w:rsidRPr="00FE1B89" w:rsidRDefault="00DA63EC" w:rsidP="00DA63EC">
      <w:pPr>
        <w:tabs>
          <w:tab w:val="left" w:pos="0"/>
        </w:tabs>
        <w:rPr>
          <w:spacing w:val="-6"/>
          <w:rtl/>
        </w:rPr>
      </w:pPr>
      <w:del w:id="100166" w:author="מנוע מכני" w:date="2026-10-11T12:04:39Z">
        <w:r w:rsidRPr="00FE1B89">
          <w:rPr>
            <w:spacing w:val="-6"/>
            <w:rtl/>
          </w:rPr>
          <w:delText xml:space="preserve"> </w:delText>
        </w:r>
      </w:del>
      <w:r w:rsidRPr="00FE1B89">
        <w:rPr>
          <w:rFonts w:hint="cs"/>
          <w:spacing w:val="-6"/>
          <w:rtl/>
        </w:rPr>
        <w:t>משכח</w:t>
      </w:r>
      <w:r w:rsidRPr="00FE1B89">
        <w:rPr>
          <w:spacing w:val="-6"/>
          <w:rtl/>
        </w:rPr>
        <w:t>"</w:t>
      </w:r>
      <w:r w:rsidRPr="00FE1B89">
        <w:rPr>
          <w:rFonts w:hint="cs"/>
          <w:spacing w:val="-6"/>
          <w:rtl/>
        </w:rPr>
        <w:t xml:space="preserve">ל </w:t>
      </w:r>
      <w:r w:rsidRPr="00FE1B89">
        <w:rPr>
          <w:spacing w:val="-6"/>
          <w:rtl/>
        </w:rPr>
        <w:t>כגון דאמר: הריני מולקה על מנת להורידה למחר ולהעלותה ולהקטירה.</w:t>
      </w:r>
    </w:p>
    <w:p w:rsidR="00DA63EC" w:rsidRDefault="00DA63EC" w:rsidP="00DA63EC">
      <w:pPr>
        <w:tabs>
          <w:tab w:val="left" w:pos="0"/>
        </w:tabs>
        <w:rPr>
          <w:rtl/>
        </w:rPr>
      </w:pPr>
    </w:p>
    <w:p w:rsidR="00DA63EC" w:rsidRDefault="00DA63EC" w:rsidP="00DA63EC">
      <w:pPr>
        <w:tabs>
          <w:tab w:val="left" w:pos="0"/>
        </w:tabs>
        <w:rPr>
          <w:rtl/>
        </w:rPr>
      </w:pPr>
      <w:r>
        <w:rPr>
          <w:rtl/>
        </w:rPr>
        <w:t xml:space="preserve">• הניחא </w:t>
      </w:r>
      <w:r>
        <w:rPr>
          <w:rStyle w:val="2fb"/>
          <w:rtl/>
        </w:rPr>
        <w:t xml:space="preserve">לרבא</w:t>
      </w:r>
      <w:r>
        <w:rPr>
          <w:rtl/>
        </w:rPr>
        <w:t xml:space="preserve">, </w:t>
      </w:r>
      <w:ins w:id="90263" w:author="Claude - סמנטי" w:date="2026-10-11T12:26:16Z">
        <w:r>
          <w:rPr>
            <w:rtl/>
          </w:rPr>
          <w:t xml:space="preserve">שלינה</w:t>
        </w:r>
      </w:ins>
      <w:del w:id="90264" w:author="Claude - סמנטי" w:date="2026-10-11T12:26:16Z">
        <w:r>
          <w:rPr>
            <w:rtl/>
          </w:rPr>
          <w:delText xml:space="preserve">דלינה</w:delText>
        </w:r>
      </w:del>
      <w:r>
        <w:rPr>
          <w:rtl/>
        </w:rPr>
        <w:t xml:space="preserve"> מועלת בראש המזבח, אלא </w:t>
      </w:r>
      <w:r>
        <w:rPr>
          <w:rStyle w:val="2fb"/>
          <w:rtl/>
        </w:rPr>
        <w:t xml:space="preserve">לרבה</w:t>
      </w:r>
      <w:r>
        <w:rPr>
          <w:rtl/>
        </w:rPr>
        <w:t xml:space="preserve"> ד</w:t>
      </w:r>
      <w:r>
        <w:rPr>
          <w:rFonts w:hint="cs"/>
          <w:rtl/>
        </w:rPr>
        <w:t>א</w:t>
      </w:r>
      <w:r>
        <w:rPr>
          <w:rtl/>
        </w:rPr>
        <w:t xml:space="preserve">ין לינה מועלת בראש המזבח, </w:t>
      </w:r>
      <w:ins w:id="91717" w:author="מנוע מכני" w:date="2026-10-11T12:04:39Z">
        <w:r>
          <w:rPr>
            <w:rtl/>
          </w:rPr>
          <w:t xml:space="preserve">אין</w:t>
        </w:r>
      </w:ins>
      <w:del w:id="91718" w:author="מנוע מכני" w:date="2026-10-11T12:04:39Z">
        <w:r>
          <w:rPr>
            <w:rtl/>
          </w:rPr>
          <w:delText xml:space="preserve">ליתא</w:delText>
        </w:r>
      </w:del>
      <w:r>
        <w:rPr>
          <w:rtl/>
        </w:rPr>
        <w:t xml:space="preserve"> למחשבתו! </w:t>
      </w:r>
    </w:p>
    <w:p>
      <w:pPr>
        <w:pStyle w:val="38"/>
        <w:rPr>
          <w:ins w:id="100167" w:author="מנוע מכני" w:date="2026-10-11T12:04:39Z"/>
        </w:rPr>
      </w:pPr>
      <w:r>
        <w:t xml:space="preserve">לרבה </w:t>
      </w:r>
      <w:ins w:id="91719" w:author="מנוע מכני" w:date="2026-10-11T12:04:39Z">
        <w:r>
          <w:t xml:space="preserve">גם</w:t>
        </w:r>
      </w:ins>
      <w:del w:id="91720" w:author="מנוע מכני" w:date="2026-10-11T12:04:39Z">
        <w:r>
          <w:delText xml:space="preserve">נמי</w:delText>
        </w:r>
      </w:del>
      <w:ins w:id="94951" w:author="מנוע מכני" w:date="2026-10-11T12:04:39Z">
        <w:r>
          <w:t xml:space="preserve"> </w:t>
        </w:r>
      </w:ins>
      <w:del w:id="94952" w:author="מנוע מכני" w:date="2026-10-11T12:04:39Z">
        <w:r>
          <w:delText xml:space="preserve"> </w:delText>
        </w:r>
        <w:r>
          <w:delText xml:space="preserve"> </w:delText>
        </w:r>
      </w:del>
      <w:r>
        <w:t xml:space="preserve">משכח"</w:t>
      </w:r>
      <w:r>
        <w:t xml:space="preserve">ל </w:t>
      </w:r>
      <w:r>
        <w:t xml:space="preserve">דאמר:</w:t>
      </w:r>
    </w:p>
    <w:p w:rsidR="00DA63EC" w:rsidRDefault="00DA63EC" w:rsidP="00DA63EC">
      <w:pPr>
        <w:tabs>
          <w:tab w:val="left" w:pos="0"/>
        </w:tabs>
        <w:rPr>
          <w:rtl/>
        </w:rPr>
      </w:pPr>
      <w:del w:id="100168" w:author="מנוע מכני" w:date="2026-10-11T12:04:39Z">
        <w:r>
          <w:rPr>
            <w:rtl/>
          </w:rPr>
          <w:delText xml:space="preserve"> </w:delText>
        </w:r>
      </w:del>
      <w:r>
        <w:rPr>
          <w:rtl/>
        </w:rPr>
        <w:t xml:space="preserve">הריני מולקה על מנת להורידה קודם עמוד השחר ולהעלותה לאחר עמוד השחר.</w:t>
      </w:r>
    </w:p>
    <w:p w:rsidR="00DA63EC" w:rsidRDefault="00DA63EC" w:rsidP="00DA63EC">
      <w:pPr>
        <w:pStyle w:val="afff3"/>
        <w:framePr w:wrap="around"/>
        <w:rPr>
          <w:rtl/>
        </w:rPr>
      </w:pPr>
      <w:r>
        <w:rPr>
          <w:rFonts w:hint="cs"/>
          <w:rtl/>
        </w:rPr>
        <w:t>פח.</w:t>
      </w:r>
    </w:p>
    <w:p w:rsidR="00DA63EC" w:rsidRDefault="00DA63EC" w:rsidP="00DA63EC">
      <w:pPr>
        <w:tabs>
          <w:tab w:val="left" w:pos="0"/>
        </w:tabs>
        <w:rPr>
          <w:rtl/>
        </w:rPr>
      </w:pPr>
      <w:r>
        <w:rPr>
          <w:rtl/>
        </w:rPr>
        <w:t xml:space="preserve">להך גיסא מיהא תיפשוט, דאויר מזבח כמזבח דמי, </w:t>
      </w:r>
      <w:ins w:id="96021" w:author="מנוע מכני" w:date="2026-10-11T12:04:39Z">
        <w:r>
          <w:rPr>
            <w:rtl/>
          </w:rPr>
          <w:t xml:space="preserve">דאם </w:t>
        </w:r>
      </w:ins>
      <w:del w:id="96022" w:author="מנוע מכני" w:date="2026-10-11T12:04:39Z">
        <w:r>
          <w:rPr>
            <w:rtl/>
          </w:rPr>
          <w:delText xml:space="preserve">דאי </w:delText>
        </w:r>
      </w:del>
      <w:r>
        <w:rPr>
          <w:rtl/>
        </w:rPr>
        <w:t xml:space="preserve">ס"ד</w:t>
      </w:r>
      <w:r>
        <w:rPr>
          <w:rtl/>
        </w:rPr>
        <w:t xml:space="preserve"> אויר מזבח </w:t>
      </w:r>
      <w:ins w:id="91721" w:author="מנוע מכני" w:date="2026-10-11T12:04:39Z">
        <w:r>
          <w:rPr>
            <w:rtl/>
          </w:rPr>
          <w:t xml:space="preserve">לא</w:t>
        </w:r>
      </w:ins>
      <w:del w:id="91722" w:author="מנוע מכני" w:date="2026-10-11T12:04:39Z">
        <w:r>
          <w:rPr>
            <w:rtl/>
          </w:rPr>
          <w:delText xml:space="preserve">לאו</w:delText>
        </w:r>
      </w:del>
      <w:r>
        <w:rPr>
          <w:rtl/>
        </w:rPr>
        <w:t xml:space="preserve"> כמזבח דמי, חטאת העוף פסולה </w:t>
      </w:r>
      <w:ins w:id="97255" w:author="מנוע מכני" w:date="2026-10-11T12:04:39Z">
        <w:r>
          <w:rPr>
            <w:rtl/>
          </w:rPr>
          <w:t xml:space="preserve">איך</w:t>
        </w:r>
      </w:ins>
      <w:del w:id="97256" w:author="מנוע מכני" w:date="2026-10-11T12:04:39Z">
        <w:r>
          <w:rPr>
            <w:rtl/>
          </w:rPr>
          <w:delText xml:space="preserve">היכי</w:delText>
        </w:r>
      </w:del>
      <w:r>
        <w:rPr>
          <w:rtl/>
        </w:rPr>
        <w:t xml:space="preserve"> מזה מדמה? </w:t>
      </w:r>
      <w:r>
        <w:rPr>
          <w:rFonts w:hint="cs"/>
          <w:rtl/>
        </w:rPr>
        <w:t>הו</w:t>
      </w:r>
      <w:r>
        <w:rPr>
          <w:rtl/>
        </w:rPr>
        <w:t>"</w:t>
      </w:r>
      <w:r>
        <w:rPr>
          <w:rFonts w:hint="cs"/>
          <w:rtl/>
        </w:rPr>
        <w:t>ל</w:t>
      </w:r>
      <w:r>
        <w:rPr>
          <w:rtl/>
        </w:rPr>
        <w:t xml:space="preserve"> ירוד! שאר פסולים </w:t>
      </w:r>
      <w:ins w:id="97257" w:author="מנוע מכני" w:date="2026-10-11T12:04:39Z">
        <w:r>
          <w:rPr>
            <w:rtl/>
          </w:rPr>
          <w:t xml:space="preserve">איך</w:t>
        </w:r>
      </w:ins>
      <w:del w:id="97258" w:author="מנוע מכני" w:date="2026-10-11T12:04:39Z">
        <w:r>
          <w:rPr>
            <w:rtl/>
          </w:rPr>
          <w:delText xml:space="preserve">היכי</w:delText>
        </w:r>
      </w:del>
      <w:r>
        <w:rPr>
          <w:rtl/>
        </w:rPr>
        <w:t xml:space="preserve"> זריק </w:t>
      </w:r>
      <w:ins w:id="95481" w:author="מנוע מכני" w:date="2026-10-11T12:04:39Z">
        <w:r>
          <w:rPr>
            <w:rtl/>
          </w:rPr>
          <w:t xml:space="preserve">להם</w:t>
        </w:r>
      </w:ins>
      <w:del w:id="95482" w:author="מנוע מכני" w:date="2026-10-11T12:04:39Z">
        <w:r>
          <w:rPr>
            <w:rtl/>
          </w:rPr>
          <w:delText xml:space="preserve">להו</w:delText>
        </w:r>
      </w:del>
      <w:r>
        <w:rPr>
          <w:rtl/>
        </w:rPr>
        <w:t xml:space="preserve"> מדמה? דמגע </w:t>
      </w:r>
      <w:ins w:id="95483" w:author="מנוע מכני" w:date="2026-10-11T12:04:39Z">
        <w:r>
          <w:rPr>
            <w:rtl/>
          </w:rPr>
          <w:t xml:space="preserve">להם</w:t>
        </w:r>
      </w:ins>
      <w:del w:id="95484" w:author="מנוע מכני" w:date="2026-10-11T12:04:39Z">
        <w:r>
          <w:rPr>
            <w:rtl/>
          </w:rPr>
          <w:delText xml:space="preserve">להו</w:delText>
        </w:r>
      </w:del>
      <w:r>
        <w:rPr>
          <w:rtl/>
        </w:rPr>
        <w:t xml:space="preserve">.</w:t>
      </w:r>
    </w:p>
    <w:p>
      <w:pPr>
        <w:pStyle w:val="38"/>
        <w:rPr>
          <w:ins w:id="100169" w:author="מנוע מכני" w:date="2026-10-11T12:04:39Z"/>
        </w:rPr>
      </w:pPr>
      <w:r>
        <w:t xml:space="preserve">הא הזאה היא?</w:t>
      </w:r>
    </w:p>
    <w:p w:rsidR="00DA63EC" w:rsidRDefault="00DA63EC" w:rsidP="00DA63EC">
      <w:pPr>
        <w:tabs>
          <w:tab w:val="left" w:pos="0"/>
        </w:tabs>
        <w:rPr>
          <w:rtl/>
        </w:rPr>
      </w:pPr>
      <w:del w:id="100170" w:author="מנוע מכני" w:date="2026-10-11T12:04:39Z">
        <w:r>
          <w:rPr>
            <w:rtl/>
          </w:rPr>
          <w:delText xml:space="preserve"> </w:delText>
        </w:r>
      </w:del>
      <w:r>
        <w:rPr>
          <w:rtl/>
        </w:rPr>
        <w:t xml:space="preserve">מיצוי היא! הא זריקה שפיכה היא! ועוד, דרך הזאה בכך? דרך זריקה בכך! </w:t>
      </w:r>
    </w:p>
    <w:p>
      <w:pPr>
        <w:pStyle w:val="38"/>
        <w:rPr>
          <w:ins w:id="100172" w:author="מנוע מכני" w:date="2026-10-11T12:04:39Z"/>
        </w:rPr>
      </w:pPr>
      <w:del w:id="100171" w:author="מנוע מכני" w:date="2026-10-11T12:04:39Z">
        <w:r>
          <w:delText xml:space="preserve">•</w:delText>
        </w:r>
      </w:del>
      <w:r>
        <w:t xml:space="preserve"> </w:t>
      </w:r>
      <w:del w:id="101698" w:author="מנוע מכני" w:date="2026-10-11T12:04:39Z">
        <w:r>
          <w:delText xml:space="preserve">אמר </w:delText>
        </w:r>
      </w:del>
      <w:r>
        <w:t xml:space="preserve">רב אשי:</w:t>
      </w:r>
    </w:p>
    <w:p w:rsidR="00DA63EC" w:rsidRDefault="00DA63EC" w:rsidP="00DA63EC">
      <w:pPr>
        <w:tabs>
          <w:tab w:val="left" w:pos="0"/>
        </w:tabs>
        <w:rPr>
          <w:rtl/>
        </w:rPr>
      </w:pPr>
      <w:del w:id="100173" w:author="מנוע מכני" w:date="2026-10-11T12:04:39Z">
        <w:r>
          <w:rPr>
            <w:rtl/>
          </w:rPr>
          <w:delText xml:space="preserve"> </w:delText>
        </w:r>
      </w:del>
      <w:ins w:id="96023" w:author="מנוע מכני" w:date="2026-10-11T12:04:39Z">
        <w:r>
          <w:rPr>
            <w:rtl/>
          </w:rPr>
          <w:t xml:space="preserve">אם </w:t>
        </w:r>
      </w:ins>
      <w:del w:id="96024" w:author="מנוע מכני" w:date="2026-10-11T12:04:39Z">
        <w:r>
          <w:rPr>
            <w:rtl/>
          </w:rPr>
          <w:delText xml:space="preserve">אי </w:delText>
        </w:r>
      </w:del>
      <w:r>
        <w:rPr>
          <w:rtl/>
        </w:rPr>
        <w:t xml:space="preserve">דנקט </w:t>
      </w:r>
      <w:ins w:id="95485" w:author="מנוע מכני" w:date="2026-10-11T12:04:39Z">
        <w:r>
          <w:rPr>
            <w:rtl/>
          </w:rPr>
          <w:t xml:space="preserve">להם</w:t>
        </w:r>
      </w:ins>
      <w:del w:id="95486" w:author="מנוע מכני" w:date="2026-10-11T12:04:39Z">
        <w:r>
          <w:rPr>
            <w:rtl/>
          </w:rPr>
          <w:delText xml:space="preserve">להו</w:delText>
        </w:r>
      </w:del>
      <w:r>
        <w:rPr>
          <w:rtl/>
        </w:rPr>
        <w:t xml:space="preserve"> בראש המזבח </w:t>
      </w:r>
      <w:r>
        <w:rPr>
          <w:rtl/>
        </w:rPr>
        <w:t xml:space="preserve">ה"נ</w:t>
      </w:r>
      <w:r>
        <w:rPr>
          <w:rtl/>
        </w:rPr>
        <w:t xml:space="preserve">, כי </w:t>
      </w:r>
      <w:ins w:id="93449" w:author="מנוע מכני" w:date="2026-10-11T12:04:39Z">
        <w:r>
          <w:rPr>
            <w:rtl/>
          </w:rPr>
          <w:t xml:space="preserve">אומר</w:t>
        </w:r>
      </w:ins>
      <w:del w:id="93450" w:author="מנוע מכני" w:date="2026-10-11T12:04:39Z">
        <w:r>
          <w:rPr>
            <w:rtl/>
          </w:rPr>
          <w:delText xml:space="preserve">קאמר</w:delText>
        </w:r>
      </w:del>
      <w:r>
        <w:rPr>
          <w:rtl/>
        </w:rPr>
        <w:t xml:space="preserve"> - דתלנהו בקניא, </w:t>
      </w:r>
      <w:ins w:id="93451" w:author="מנוע מכני" w:date="2026-10-11T12:04:39Z">
        <w:r>
          <w:rPr>
            <w:rtl/>
          </w:rPr>
          <w:t xml:space="preserve">מה</w:t>
        </w:r>
      </w:ins>
      <w:del w:id="93452" w:author="מנוע מכני" w:date="2026-10-11T12:04:39Z">
        <w:r>
          <w:rPr>
            <w:rtl/>
          </w:rPr>
          <w:delText xml:space="preserve">מאי</w:delText>
        </w:r>
      </w:del>
      <w:r>
        <w:rPr>
          <w:rtl/>
        </w:rPr>
        <w:t xml:space="preserve">? </w:t>
      </w:r>
      <w:r w:rsidRPr="009F47CE">
        <w:rPr>
          <w:b/>
          <w:bCs/>
          <w:rtl/>
        </w:rPr>
        <w:t>תיקו</w:t>
      </w:r>
      <w:r>
        <w:rPr>
          <w:rtl/>
        </w:rPr>
        <w:t>.</w:t>
      </w:r>
    </w:p>
    <w:p w:rsidR="00DA63EC" w:rsidRDefault="00DA63EC" w:rsidP="00DA63EC">
      <w:pPr>
        <w:pStyle w:val="affffd"/>
        <w:rPr>
          <w:rtl/>
        </w:rPr>
      </w:pPr>
      <w:r>
        <w:rPr>
          <w:rtl/>
        </w:rPr>
        <w:t>׹</w:t>
      </w:r>
    </w:p>
    <w:p>
      <w:pPr>
        <w:pStyle w:val="MishnaBatzad"/>
        <w:rPr>
          <w:ins w:id="20426" w:author="קלוד" w:date="2026-10-11T09:07:24Z"/>
        </w:rPr>
      </w:pPr>
      <w:ins w:id="20425" w:author="קלוד" w:date="2026-10-11T09:07:24Z">
        <w:r>
          <w:t xml:space="preserve">משנה ז</w:t>
        </w:r>
      </w:ins>
    </w:p>
    <w:p w:rsidR="00DA63EC" w:rsidRPr="000A334C" w:rsidRDefault="00DA63EC" w:rsidP="003B6D22">
      <w:pPr>
        <w:pStyle w:val="afff9"/>
        <w:rPr>
          <w:del w:id="20266" w:author="קלוד" w:date="2026-10-11T09:07:24Z"/>
          <w:rtl/>
        </w:rPr>
      </w:pPr>
      <w:del w:id="20265" w:author="קלוד" w:date="2026-10-11T09:07:24Z">
        <w:r w:rsidRPr="000A334C">
          <w:rPr>
            <w:rtl/>
          </w:rPr>
          <w:delText xml:space="preserve">מתני'.</w:delText>
        </w:r>
      </w:del>
    </w:p>
    <w:p w:rsidR="00DA63EC" w:rsidRPr="000A334C" w:rsidRDefault="00DA63EC" w:rsidP="003B6D22">
      <w:pPr>
        <w:pStyle w:val="afff9"/>
        <w:spacing w:before="120"/>
        <w:rPr>
          <w:rtl/>
        </w:rPr>
        <w:pPrChange w:id="90045" w:author="קלוד" w:date="2026-10-11T12:09:42Z">
          <w:pPr>
            <w:pStyle w:val="afff9"/>
          </w:pPr>
        </w:pPrChange>
      </w:pPr>
      <w:r w:rsidRPr="000A334C">
        <w:rPr>
          <w:rtl/>
        </w:rPr>
        <w:t>כלי הלח מקדשין את הלח, ומדות יבש מקדשות את היבש.</w:t>
      </w:r>
    </w:p>
    <w:p w:rsidR="00DA63EC" w:rsidRPr="000A334C" w:rsidRDefault="00DA63EC" w:rsidP="003B6D22">
      <w:pPr>
        <w:pStyle w:val="afff9"/>
        <w:rPr>
          <w:rtl/>
        </w:rPr>
      </w:pPr>
      <w:r w:rsidRPr="000A334C">
        <w:rPr>
          <w:rtl/>
        </w:rPr>
        <w:t>אין כלי הלח מקדשת את היבש, ולא יבש מקדש את הלח.</w:t>
      </w:r>
    </w:p>
    <w:p w:rsidR="00DA63EC" w:rsidRPr="000A334C" w:rsidRDefault="00DA63EC" w:rsidP="003B6D22">
      <w:pPr>
        <w:pStyle w:val="afff9"/>
        <w:rPr>
          <w:rtl/>
        </w:rPr>
      </w:pPr>
      <w:r w:rsidRPr="000A334C">
        <w:rPr>
          <w:rtl/>
        </w:rPr>
        <w:t>כלי הקודש שניקבו, אם עושין בהן מעין מלאכתן שהיו עושין והן שלימים - מקדשין, ואם לאו - אין מקדשין.</w:t>
      </w:r>
    </w:p>
    <w:p w:rsidR="00DA63EC" w:rsidRPr="000A334C" w:rsidRDefault="00DA63EC" w:rsidP="003B6D22">
      <w:pPr>
        <w:pStyle w:val="afff9"/>
        <w:rPr>
          <w:rtl/>
        </w:rPr>
      </w:pPr>
      <w:r w:rsidRPr="000A334C">
        <w:rPr>
          <w:rtl/>
        </w:rPr>
        <w:t>וכולן אין מקדשין אלא בקודש.</w:t>
      </w:r>
    </w:p>
    <w:p w:rsidR="00DA63EC" w:rsidRDefault="00DA63EC" w:rsidP="00DA63EC">
      <w:pPr>
        <w:pStyle w:val="affffd"/>
        <w:rPr>
          <w:rtl/>
        </w:rPr>
      </w:pPr>
      <w:r>
        <w:rPr>
          <w:rtl/>
        </w:rPr>
        <w:t>׹</w:t>
      </w:r>
    </w:p>
    <w:p>
      <w:pPr>
        <w:pStyle w:val="afffff8"/>
        <w:rPr>
          <w:ins w:id="90227" w:author="קלוד" w:date="2026-10-11T12:29:36Z"/>
        </w:rPr>
      </w:pPr>
      <w:ins w:id="90228" w:author="קלוד" w:date="2026-10-11T12:29:36Z">
        <w:r>
          <w:rPr>
            <w:color w:val="7B3F00"/>
          </w:rPr>
          <w:t xml:space="preserve">מזרקות - האם מקדשות כמדות</w:t>
        </w:r>
      </w:ins>
    </w:p>
    <w:p>
      <w:pPr>
        <w:pStyle w:val="38"/>
        <w:rPr>
          <w:ins w:id="100174" w:author="מנוע מכני" w:date="2026-10-11T12:04:39Z"/>
        </w:rPr>
      </w:pPr>
      <w:r>
        <w:t xml:space="preserve">שמואל:</w:t>
      </w:r>
    </w:p>
    <w:p w:rsidR="00DA63EC" w:rsidRDefault="00DA63EC" w:rsidP="00DA63EC">
      <w:pPr>
        <w:tabs>
          <w:tab w:val="left" w:pos="0"/>
        </w:tabs>
        <w:rPr>
          <w:rtl/>
        </w:rPr>
      </w:pPr>
      <w:del w:id="100175" w:author="מנוע מכני" w:date="2026-10-11T12:04:39Z">
        <w:r>
          <w:rPr>
            <w:rtl/>
          </w:rPr>
          <w:delText xml:space="preserve"> </w:delText>
        </w:r>
      </w:del>
      <w:ins w:id="96443" w:author="מנוע מכני" w:date="2026-10-11T12:04:39Z">
        <w:r>
          <w:rPr>
            <w:rtl/>
          </w:rPr>
          <w:t xml:space="preserve">דווקא </w:t>
        </w:r>
      </w:ins>
      <w:del w:id="96444" w:author="מנוע מכני" w:date="2026-10-11T12:04:39Z">
        <w:r>
          <w:rPr>
            <w:rtl/>
          </w:rPr>
          <w:delText xml:space="preserve">לא שנו אלא </w:delText>
        </w:r>
      </w:del>
      <w:r>
        <w:rPr>
          <w:rtl/>
        </w:rPr>
        <w:t xml:space="preserve">מדות, אבל מזרקות מקדשין, </w:t>
      </w:r>
      <w:r w:rsidRPr="0046594B">
        <w:rPr>
          <w:rStyle w:val="afffff0"/>
          <w:rFonts w:hint="cs"/>
          <w:rtl/>
        </w:rPr>
        <w:t>ד'</w:t>
      </w:r>
      <w:ins w:id="90997" w:author="Claude - סמנטי" w:date="2026-10-11T12:26:16Z">
        <w:r>
          <w:rPr>
            <w:rStyle w:val="afffff0"/>
            <w:rtl/>
          </w:rPr>
          <w:t xml:space="preserve">שְׁנֵיהֶם מְלֵאִים סוֹלֶת</w:t>
        </w:r>
      </w:ins>
      <w:del w:id="90998" w:author="Claude - סמנטי" w:date="2026-10-11T12:26:16Z">
        <w:r w:rsidRPr="0046594B">
          <w:rPr>
            <w:rStyle w:val="afffff0"/>
            <w:rtl/>
          </w:rPr>
          <w:delText xml:space="preserve">שניהם מלאים סולת</w:delText>
        </w:r>
      </w:del>
      <w:r w:rsidRPr="0046594B">
        <w:rPr>
          <w:rStyle w:val="afffff0"/>
          <w:rFonts w:hint="cs"/>
          <w:rtl/>
        </w:rPr>
        <w:t>'</w:t>
      </w:r>
      <w:r w:rsidRPr="0046594B">
        <w:rPr>
          <w:rStyle w:val="afffff0"/>
          <w:rtl/>
        </w:rPr>
        <w:t>.</w:t>
      </w:r>
    </w:p>
    <w:p>
      <w:pPr>
        <w:pStyle w:val="38"/>
        <w:rPr>
          <w:ins w:id="100176" w:author="מנוע מכני" w:date="2026-10-11T12:04:39Z"/>
        </w:rPr>
      </w:pPr>
      <w:r>
        <w:t xml:space="preserve">א"ל</w:t>
      </w:r>
      <w:r>
        <w:t xml:space="preserve"> רב אחא מדיפתי לרבינא:</w:t>
      </w:r>
    </w:p>
    <w:p w:rsidR="00DA63EC" w:rsidRDefault="00DA63EC" w:rsidP="00DA63EC">
      <w:pPr>
        <w:tabs>
          <w:tab w:val="left" w:pos="0"/>
        </w:tabs>
        <w:rPr>
          <w:b/>
          <w:bCs/>
          <w:rtl/>
        </w:rPr>
      </w:pPr>
      <w:del w:id="100177" w:author="מנוע מכני" w:date="2026-10-11T12:04:39Z">
        <w:r>
          <w:rPr>
            <w:rtl/>
          </w:rPr>
          <w:delText xml:space="preserve"> </w:delText>
        </w:r>
      </w:del>
      <w:r>
        <w:rPr>
          <w:rtl/>
        </w:rPr>
        <w:t xml:space="preserve">מנחה, לחה היא! </w:t>
      </w:r>
      <w:r>
        <w:rPr>
          <w:rtl/>
        </w:rPr>
        <w:t xml:space="preserve">א"ל</w:t>
      </w:r>
      <w:r>
        <w:rPr>
          <w:rtl/>
        </w:rPr>
        <w:t xml:space="preserve">: </w:t>
      </w:r>
      <w:r>
        <w:rPr>
          <w:rtl/>
        </w:rPr>
        <w:t xml:space="preserve">לא</w:t>
      </w:r>
      <w:r>
        <w:rPr>
          <w:rtl/>
        </w:rPr>
        <w:t xml:space="preserve"> נצרכה אלא ליבש שבה.</w:t>
      </w:r>
    </w:p>
    <w:p>
      <w:pPr>
        <w:pStyle w:val="38"/>
        <w:rPr>
          <w:ins w:id="100178" w:author="מנוע מכני" w:date="2026-10-11T12:04:39Z"/>
        </w:rPr>
      </w:pPr>
      <w:r w:rsidRPr="003E6863">
        <w:t>א</w:t>
      </w:r>
      <w:r w:rsidRPr="003E6863">
        <w:t>ב</w:t>
      </w:r>
      <w:r w:rsidRPr="003E6863">
        <w:t>"</w:t>
      </w:r>
      <w:r w:rsidRPr="003E6863">
        <w:t>א</w:t>
      </w:r>
      <w:r>
        <w:t xml:space="preserve">:</w:t>
      </w:r>
    </w:p>
    <w:p w:rsidR="00DA63EC" w:rsidRDefault="00DA63EC" w:rsidP="00DA63EC">
      <w:pPr>
        <w:tabs>
          <w:tab w:val="left" w:pos="0"/>
        </w:tabs>
        <w:rPr>
          <w:rtl/>
        </w:rPr>
      </w:pPr>
      <w:del w:id="100179" w:author="מנוע מכני" w:date="2026-10-11T12:04:39Z">
        <w:r>
          <w:rPr>
            <w:rtl/>
          </w:rPr>
          <w:delText xml:space="preserve"> </w:delText>
        </w:r>
      </w:del>
      <w:r>
        <w:rPr>
          <w:rtl/>
        </w:rPr>
        <w:t xml:space="preserve">מנחה לגבי דם כיבש דמי.</w:t>
      </w:r>
    </w:p>
    <w:p w:rsidR="00DA63EC" w:rsidRDefault="00DA63EC" w:rsidP="00DA63EC">
      <w:pPr>
        <w:tabs>
          <w:tab w:val="left" w:pos="0"/>
        </w:tabs>
        <w:rPr>
          <w:rtl/>
        </w:rPr>
      </w:pPr>
    </w:p>
    <w:p>
      <w:pPr>
        <w:pStyle w:val="afffff8"/>
        <w:rPr>
          <w:ins w:id="90225" w:author="קלוד" w:date="2026-10-11T12:29:36Z"/>
        </w:rPr>
      </w:pPr>
      <w:ins w:id="90226" w:author="קלוד" w:date="2026-10-11T12:29:36Z">
        <w:r>
          <w:rPr>
            <w:color w:val="7B3F00"/>
          </w:rPr>
          <w:t xml:space="preserve">כלי שרת - אין מקדשין אלא שלימין ומלאים ומתוכן</w:t>
        </w:r>
      </w:ins>
    </w:p>
    <w:p>
      <w:pPr>
        <w:pStyle w:val="38"/>
        <w:rPr>
          <w:ins w:id="100180" w:author="מנוע מכני" w:date="2026-10-11T12:04:39Z"/>
        </w:rPr>
      </w:pPr>
      <w:r>
        <w:t xml:space="preserve">שמואל:</w:t>
      </w:r>
    </w:p>
    <w:p w:rsidR="00DA63EC" w:rsidRDefault="00DA63EC" w:rsidP="00DA63EC">
      <w:pPr>
        <w:tabs>
          <w:tab w:val="left" w:pos="0"/>
        </w:tabs>
        <w:rPr>
          <w:rtl/>
        </w:rPr>
      </w:pPr>
      <w:del w:id="100181" w:author="מנוע מכני" w:date="2026-10-11T12:04:39Z">
        <w:r>
          <w:rPr>
            <w:rtl/>
          </w:rPr>
          <w:delText xml:space="preserve"> </w:delText>
        </w:r>
      </w:del>
      <w:r>
        <w:rPr>
          <w:rtl/>
        </w:rPr>
        <w:t xml:space="preserve">כלי שרת אין מקדשין אלא שלימין, </w:t>
      </w:r>
      <w:r>
        <w:rPr>
          <w:rFonts w:hint="cs"/>
          <w:rtl/>
        </w:rPr>
        <w:t>מ</w:t>
      </w:r>
      <w:r>
        <w:rPr>
          <w:rtl/>
        </w:rPr>
        <w:t xml:space="preserve">לאין, </w:t>
      </w:r>
      <w:r>
        <w:rPr>
          <w:rFonts w:hint="cs"/>
          <w:rtl/>
        </w:rPr>
        <w:t>ו</w:t>
      </w:r>
      <w:r>
        <w:rPr>
          <w:rtl/>
        </w:rPr>
        <w:t xml:space="preserve">מתוכן</w:t>
      </w:r>
      <w:ins w:id="94953" w:author="מנוע מכני" w:date="2026-10-11T12:04:39Z">
        <w:r>
          <w:rPr>
            <w:rtl/>
          </w:rPr>
          <w:t xml:space="preserve">,</w:t>
        </w:r>
      </w:ins>
      <w:del w:id="94954" w:author="מנוע מכני" w:date="2026-10-11T12:04:39Z">
        <w:r>
          <w:rPr>
            <w:rtl/>
          </w:rPr>
          <w:delText xml:space="preserve">;</w:delText>
        </w:r>
      </w:del>
    </w:p>
    <w:p>
      <w:pPr>
        <w:pStyle w:val="38"/>
        <w:rPr>
          <w:ins w:id="100182" w:author="מנוע מכני" w:date="2026-10-11T12:04:39Z"/>
        </w:rPr>
      </w:pPr>
      <w:ins w:id="91723" w:author="מנוע מכני" w:date="2026-10-11T12:04:39Z">
        <w:r>
          <w:t xml:space="preserve">ואמרו</w:t>
        </w:r>
      </w:ins>
      <w:del w:id="91724" w:author="מנוע מכני" w:date="2026-10-11T12:04:39Z">
        <w:r>
          <w:delText xml:space="preserve">ואמרי</w:delText>
        </w:r>
      </w:del>
      <w:r>
        <w:t xml:space="preserve"> לה:</w:t>
      </w:r>
    </w:p>
    <w:p w:rsidR="00DA63EC" w:rsidRDefault="00DA63EC" w:rsidP="00DA63EC">
      <w:pPr>
        <w:tabs>
          <w:tab w:val="left" w:pos="0"/>
        </w:tabs>
        <w:rPr>
          <w:rtl/>
        </w:rPr>
      </w:pPr>
      <w:del w:id="100183" w:author="מנוע מכני" w:date="2026-10-11T12:04:39Z">
        <w:r>
          <w:rPr>
            <w:rtl/>
          </w:rPr>
          <w:delText xml:space="preserve"> </w:delText>
        </w:r>
      </w:del>
      <w:r>
        <w:rPr>
          <w:rtl/>
        </w:rPr>
        <w:t xml:space="preserve">אין מקדשין אלא שלימין ומלאים ומבפנים.</w:t>
      </w:r>
    </w:p>
    <w:p w:rsidR="00DA63EC" w:rsidRDefault="00DA63EC" w:rsidP="00DA63EC">
      <w:pPr>
        <w:tabs>
          <w:tab w:val="left" w:pos="0"/>
        </w:tabs>
        <w:rPr>
          <w:b/>
          <w:bCs/>
          <w:rtl/>
        </w:rPr>
      </w:pPr>
      <w:ins w:id="91725" w:author="מנוע מכני" w:date="2026-10-11T12:04:39Z">
        <w:r>
          <w:rPr>
            <w:b/>
            <w:bCs/>
            <w:rtl/>
          </w:rPr>
          <w:t xml:space="preserve">יש</w:t>
        </w:r>
      </w:ins>
      <w:del w:id="91726" w:author="מנוע מכני" w:date="2026-10-11T12:04:39Z">
        <w:r w:rsidRPr="002B3852">
          <w:rPr>
            <w:b/>
            <w:bCs/>
            <w:rtl/>
          </w:rPr>
          <w:delText xml:space="preserve">איכא</w:delText>
        </w:r>
      </w:del>
      <w:r w:rsidRPr="002B3852">
        <w:rPr>
          <w:b/>
          <w:bCs/>
          <w:rtl/>
        </w:rPr>
        <w:t xml:space="preserve"> </w:t>
      </w:r>
      <w:ins w:id="90265" w:author="Claude - סמנטי" w:date="2026-10-11T12:26:16Z">
        <w:r>
          <w:rPr>
            <w:b/>
            <w:bCs/>
            <w:rtl/>
          </w:rPr>
          <w:t xml:space="preserve">ביניהם</w:t>
        </w:r>
      </w:ins>
      <w:del w:id="90266" w:author="Claude - סמנטי" w:date="2026-10-11T12:26:16Z">
        <w:r w:rsidRPr="002B3852">
          <w:rPr>
            <w:b/>
            <w:bCs/>
            <w:rtl/>
          </w:rPr>
          <w:delText xml:space="preserve">בינייהו</w:delText>
        </w:r>
      </w:del>
      <w:r w:rsidRPr="002B3852">
        <w:rPr>
          <w:b/>
          <w:bCs/>
          <w:rtl/>
        </w:rPr>
        <w:t xml:space="preserve">: בירוצי מדות.</w:t>
      </w:r>
    </w:p>
    <w:p w:rsidR="00DA63EC" w:rsidRDefault="00DA63EC" w:rsidP="00DA63EC">
      <w:pPr>
        <w:tabs>
          <w:tab w:val="left" w:pos="0"/>
        </w:tabs>
        <w:rPr>
          <w:rtl/>
        </w:rPr>
      </w:pPr>
      <w:r>
        <w:rPr>
          <w:rtl/>
        </w:rPr>
        <w:t>במתניתא תנא: אין מקדשין אלא שלימין ומלאים ומתוכן ובפנים.</w:t>
      </w:r>
    </w:p>
    <w:p w:rsidR="00DA63EC" w:rsidRDefault="00DA63EC" w:rsidP="00DA63EC">
      <w:pPr>
        <w:tabs>
          <w:tab w:val="left" w:pos="0"/>
        </w:tabs>
        <w:rPr>
          <w:rtl/>
        </w:rPr>
      </w:pPr>
    </w:p>
    <w:p>
      <w:pPr>
        <w:pStyle w:val="38"/>
        <w:rPr>
          <w:ins w:id="100184" w:author="מנוע מכני" w:date="2026-10-11T12:04:39Z"/>
        </w:rPr>
      </w:pPr>
      <w:r>
        <w:t>ר</w:t>
      </w:r>
      <w:r>
        <w:t>"</w:t>
      </w:r>
      <w:r>
        <w:t>א מרי</w:t>
      </w:r>
      <w:r>
        <w:t>"</w:t>
      </w:r>
      <w:r>
        <w:t>ו</w:t>
      </w:r>
      <w:r>
        <w:t xml:space="preserve">:</w:t>
      </w:r>
    </w:p>
    <w:p w:rsidR="00DA63EC" w:rsidRDefault="00DA63EC" w:rsidP="00DA63EC">
      <w:pPr>
        <w:tabs>
          <w:tab w:val="left" w:pos="0"/>
        </w:tabs>
        <w:rPr>
          <w:rtl/>
        </w:rPr>
      </w:pPr>
      <w:del w:id="100185" w:author="מנוע מכני" w:date="2026-10-11T12:04:39Z">
        <w:r>
          <w:rPr>
            <w:rtl/>
          </w:rPr>
          <w:delText xml:space="preserve"> </w:delText>
        </w:r>
      </w:del>
      <w:ins w:id="96445" w:author="מנוע מכני" w:date="2026-10-11T12:04:39Z">
        <w:r>
          <w:rPr>
            <w:rtl/>
          </w:rPr>
          <w:t xml:space="preserve">דווקא ב</w:t>
        </w:r>
      </w:ins>
      <w:del w:id="96446" w:author="מנוע מכני" w:date="2026-10-11T12:04:39Z">
        <w:r>
          <w:rPr>
            <w:rtl/>
          </w:rPr>
          <w:delText xml:space="preserve">לא שנו אלא ש</w:delText>
        </w:r>
      </w:del>
      <w:r>
        <w:rPr>
          <w:rtl/>
        </w:rPr>
        <w:t xml:space="preserve">אין דעתו להוסיף, אבל דעתו להוסיף - ראשון ראשון קודש.</w:t>
      </w:r>
    </w:p>
    <w:p>
      <w:pPr>
        <w:pStyle w:val="38"/>
        <w:rPr>
          <w:ins w:id="100186" w:author="מנוע מכני" w:date="2026-10-11T12:04:39Z"/>
        </w:rPr>
      </w:pPr>
      <w:r>
        <w:t>ו</w:t>
      </w:r>
      <w:r w:rsidRPr="00891B40">
        <w:t>תנ</w:t>
      </w:r>
      <w:r w:rsidRPr="00891B40">
        <w:t>"</w:t>
      </w:r>
      <w:r w:rsidRPr="00891B40">
        <w:t>ה</w:t>
      </w:r>
      <w:r>
        <w:t xml:space="preserve">:</w:t>
      </w:r>
    </w:p>
    <w:p w:rsidR="00DA63EC" w:rsidRDefault="00DA63EC" w:rsidP="00DA63EC">
      <w:pPr>
        <w:tabs>
          <w:tab w:val="left" w:pos="0"/>
        </w:tabs>
        <w:rPr>
          <w:rtl/>
        </w:rPr>
      </w:pPr>
      <w:del w:id="100187" w:author="מנוע מכני" w:date="2026-10-11T12:04:39Z">
        <w:r>
          <w:rPr>
            <w:rtl/>
          </w:rPr>
          <w:delText xml:space="preserve"> </w:delText>
        </w:r>
      </w:del>
      <w:r>
        <w:rPr>
          <w:rtl/>
        </w:rPr>
        <w:t xml:space="preserve">מלאין - אין מלאין אלא שלימין.</w:t>
      </w:r>
    </w:p>
    <w:p>
      <w:pPr>
        <w:pStyle w:val="38"/>
        <w:rPr>
          <w:ins w:id="100188" w:author="מנוע מכני" w:date="2026-10-11T12:04:39Z"/>
        </w:rPr>
      </w:pPr>
      <w:del w:id="101699" w:author="מנוע מכני" w:date="2026-10-11T12:04:39Z">
        <w:r>
          <w:delText xml:space="preserve">אמר </w:delText>
        </w:r>
      </w:del>
      <w:r>
        <w:t xml:space="preserve">רבי יוסי:</w:t>
      </w:r>
    </w:p>
    <w:p w:rsidR="00DA63EC" w:rsidRDefault="00DA63EC" w:rsidP="00DA63EC">
      <w:pPr>
        <w:tabs>
          <w:tab w:val="left" w:pos="0"/>
        </w:tabs>
        <w:rPr>
          <w:rtl/>
        </w:rPr>
      </w:pPr>
      <w:del w:id="100189" w:author="מנוע מכני" w:date="2026-10-11T12:04:39Z">
        <w:r>
          <w:rPr>
            <w:rtl/>
          </w:rPr>
          <w:delText xml:space="preserve"> </w:delText>
        </w:r>
      </w:del>
      <w:r>
        <w:rPr>
          <w:rtl/>
        </w:rPr>
        <w:t xml:space="preserve">אימתי? בזמן שאין דעתו להוסיף, אבל דעתו להוסיף - ראשון ראשון קודש.</w:t>
      </w:r>
    </w:p>
    <w:p w:rsidR="00DA63EC" w:rsidRDefault="00DA63EC" w:rsidP="00DA63EC">
      <w:pPr>
        <w:tabs>
          <w:tab w:val="left" w:pos="0"/>
        </w:tabs>
        <w:rPr>
          <w:rtl/>
        </w:rPr>
      </w:pPr>
    </w:p>
    <w:p w:rsidR="00DA63EC" w:rsidRDefault="00DA63EC" w:rsidP="00DA63EC">
      <w:pPr>
        <w:pStyle w:val="affff1"/>
        <w:ind w:end="0"/>
        <w:rPr>
          <w:rtl/>
        </w:rPr>
        <w:pPrChange w:id="20120" w:author="קלוד" w:date="2026-10-11T09:07:24Z">
          <w:pPr>
            <w:pStyle w:val="affff1"/>
            <w:rPr>
              <w:rtl/>
            </w:rPr>
          </w:pPr>
        </w:pPrChange>
      </w:pPr>
      <w:ins w:id="9857" w:author="מספור קטעי משנה" w:date="2026-10-11T09:35:09Z">
        <w:r>
          <w:rPr>
            <w:rStyle w:val="MisparKeta"/>
          </w:rPr>
          <w:t xml:space="preserve">ג. </w:t>
        </w:r>
      </w:ins>
      <w:r>
        <w:rPr>
          <w:rtl/>
        </w:rPr>
        <w:t>אין כלי הלח מקדש [וכו</w:t>
      </w:r>
      <w:r w:rsidR="005608A0">
        <w:rPr>
          <w:rtl/>
        </w:rPr>
        <w:t>'</w:t>
      </w:r>
      <w:r>
        <w:rPr>
          <w:rtl/>
        </w:rPr>
        <w:t>].</w:t>
      </w:r>
    </w:p>
    <w:p>
      <w:pPr>
        <w:pStyle w:val="38"/>
        <w:rPr>
          <w:ins w:id="100191" w:author="מנוע מכני" w:date="2026-10-11T12:04:39Z"/>
        </w:rPr>
      </w:pPr>
      <w:del w:id="100190" w:author="מנוע מכני" w:date="2026-10-11T12:04:39Z">
        <w:r>
          <w:delText xml:space="preserve">•</w:delText>
        </w:r>
      </w:del>
      <w:r>
        <w:t xml:space="preserve"> רב, ואיתימא רב אסי:</w:t>
      </w:r>
    </w:p>
    <w:p w:rsidR="00DA63EC" w:rsidRDefault="00DA63EC" w:rsidP="00DA63EC">
      <w:pPr>
        <w:tabs>
          <w:tab w:val="left" w:pos="0"/>
        </w:tabs>
        <w:rPr>
          <w:rtl/>
        </w:rPr>
      </w:pPr>
      <w:del w:id="100192" w:author="מנוע מכני" w:date="2026-10-11T12:04:39Z">
        <w:r>
          <w:rPr>
            <w:rtl/>
          </w:rPr>
          <w:delText xml:space="preserve"> </w:delText>
        </w:r>
      </w:del>
      <w:r>
        <w:rPr>
          <w:rtl/>
        </w:rPr>
        <w:t xml:space="preserve">אין מקדשין ליקרב, אבל מקדשין ליפסל.</w:t>
      </w:r>
    </w:p>
    <w:p w:rsidR="00DA63EC" w:rsidRDefault="00DA63EC" w:rsidP="00DA63EC">
      <w:pPr>
        <w:tabs>
          <w:tab w:val="left" w:pos="0"/>
        </w:tabs>
        <w:rPr>
          <w:rtl/>
        </w:rPr>
      </w:pPr>
      <w:ins w:id="91727" w:author="מנוע מכני" w:date="2026-10-11T12:04:39Z">
        <w:r>
          <w:rPr>
            <w:rtl/>
          </w:rPr>
          <w:t xml:space="preserve">יש</w:t>
        </w:r>
      </w:ins>
      <w:del w:id="91728" w:author="מנוע מכני" w:date="2026-10-11T12:04:39Z">
        <w:r>
          <w:rPr>
            <w:rtl/>
          </w:rPr>
          <w:lastRenderedPageBreak/>
          <w:delText xml:space="preserve">איכא</w:delText>
        </w:r>
      </w:del>
      <w:r>
        <w:rPr>
          <w:rtl/>
        </w:rPr>
        <w:lastRenderedPageBreak/>
        <w:t xml:space="preserve"> </w:t>
      </w:r>
      <w:ins w:id="96721" w:author="מנוע מכני" w:date="2026-10-11T12:04:39Z">
        <w:r>
          <w:rPr>
            <w:rtl/>
          </w:rPr>
          <w:t xml:space="preserve">דשונה</w:t>
        </w:r>
      </w:ins>
      <w:del w:id="96722" w:author="מנוע מכני" w:date="2026-10-11T12:04:39Z">
        <w:r>
          <w:rPr>
            <w:rtl/>
          </w:rPr>
          <w:lastRenderedPageBreak/>
          <w:delText xml:space="preserve">דמתני</w:delText>
        </w:r>
      </w:del>
      <w:r>
        <w:rPr>
          <w:rtl/>
        </w:rPr>
        <w:lastRenderedPageBreak/>
        <w:t xml:space="preserve"> אהא: אין מביאין מנחות ונסכים ומנחת בהמה וביכורים מן המדומע, ואין צ"ל מערלה וכלאי הכרם, ואם הביא - </w:t>
      </w:r>
      <w:r>
        <w:rPr>
          <w:rtl/>
        </w:rPr>
        <w:lastRenderedPageBreak/>
        <w:t xml:space="preserve">לא</w:t>
      </w:r>
      <w:r>
        <w:rPr>
          <w:rtl/>
        </w:rPr>
        <w:lastRenderedPageBreak/>
        <w:t xml:space="preserve"> קדש</w:t>
      </w:r>
      <w:ins w:id="94955" w:author="מנוע מכני" w:date="2026-10-11T12:04:39Z">
        <w:r>
          <w:rPr>
            <w:rtl/>
          </w:rPr>
          <w:t xml:space="preserve">,</w:t>
        </w:r>
      </w:ins>
      <w:del w:id="94956" w:author="מנוע מכני" w:date="2026-10-11T12:04:39Z">
        <w:r>
          <w:rPr>
            <w:rtl/>
          </w:rPr>
          <w:lastRenderedPageBreak/>
          <w:delText xml:space="preserve">;</w:delText>
        </w:r>
      </w:del>
    </w:p>
    <w:p>
      <w:pPr>
        <w:pStyle w:val="38"/>
        <w:rPr>
          <w:ins w:id="100193" w:author="מנוע מכני" w:date="2026-10-11T12:04:39Z"/>
        </w:rPr>
      </w:pPr>
      <w:r>
        <w:t xml:space="preserve">רב, ואיתימא רב אסי:</w:t>
      </w:r>
    </w:p>
    <w:p w:rsidR="00DA63EC" w:rsidRDefault="00DA63EC" w:rsidP="00DA63EC">
      <w:pPr>
        <w:tabs>
          <w:tab w:val="left" w:pos="0"/>
        </w:tabs>
        <w:rPr>
          <w:rtl/>
        </w:rPr>
      </w:pPr>
      <w:del w:id="100194" w:author="מנוע מכני" w:date="2026-10-11T12:04:39Z">
        <w:r>
          <w:rPr>
            <w:rtl/>
          </w:rPr>
          <w:delText xml:space="preserve"> </w:delText>
        </w:r>
      </w:del>
      <w:r>
        <w:rPr>
          <w:rtl/>
        </w:rPr>
        <w:t xml:space="preserve">לא</w:t>
      </w:r>
      <w:r>
        <w:rPr>
          <w:rtl/>
        </w:rPr>
        <w:t xml:space="preserve"> קדש ליקרב, אבל קדש ליפסל.</w:t>
      </w:r>
    </w:p>
    <w:p w:rsidR="00DA63EC" w:rsidRDefault="00DA63EC" w:rsidP="00DA63EC">
      <w:pPr>
        <w:tabs>
          <w:tab w:val="left" w:pos="0"/>
        </w:tabs>
        <w:rPr>
          <w:rtl/>
        </w:rPr>
      </w:pPr>
    </w:p>
    <w:p>
      <w:pPr>
        <w:pStyle w:val="afffff8"/>
        <w:rPr>
          <w:ins w:id="90223" w:author="קלוד" w:date="2026-10-11T12:29:36Z"/>
        </w:rPr>
      </w:pPr>
      <w:ins w:id="90224" w:author="קלוד" w:date="2026-10-11T12:29:36Z">
        <w:r>
          <w:rPr>
            <w:color w:val="7B3F00"/>
          </w:rPr>
          <w:t xml:space="preserve">כלי קדש שניקבו או נפגמו - אין מתיכין ואין מתקנין</w:t>
        </w:r>
      </w:ins>
    </w:p>
    <w:p>
      <w:pPr>
        <w:pStyle w:val="38"/>
        <w:rPr>
          <w:ins w:id="100196" w:author="מנוע מכני" w:date="2026-10-11T12:04:39Z"/>
        </w:rPr>
      </w:pPr>
      <w:del w:id="100195" w:author="מנוע מכני" w:date="2026-10-11T12:04:39Z">
        <w:r>
          <w:delText xml:space="preserve">•</w:delText>
        </w:r>
      </w:del>
      <w:r>
        <w:t xml:space="preserve"> </w:t>
      </w:r>
      <w:r w:rsidRPr="00891B40">
        <w:t>ת"ר</w:t>
      </w:r>
      <w:r>
        <w:t xml:space="preserve">:</w:t>
      </w:r>
    </w:p>
    <w:p w:rsidR="00DA63EC" w:rsidRDefault="00DA63EC" w:rsidP="00DA63EC">
      <w:pPr>
        <w:tabs>
          <w:tab w:val="left" w:pos="0"/>
        </w:tabs>
        <w:rPr>
          <w:rtl/>
        </w:rPr>
      </w:pPr>
      <w:del w:id="100197" w:author="מנוע מכני" w:date="2026-10-11T12:04:39Z">
        <w:r>
          <w:rPr>
            <w:rtl/>
          </w:rPr>
          <w:delText xml:space="preserve"> </w:delText>
        </w:r>
      </w:del>
      <w:r>
        <w:rPr>
          <w:rtl/>
        </w:rPr>
        <w:t xml:space="preserve">כלי קדש שניקבו אין מתיכין אותן, ואין מתיכין לתוכן אבר, נפגמו - אין מתקנין אותן</w:t>
      </w:r>
      <w:ins w:id="94957" w:author="מנוע מכני" w:date="2026-10-11T12:04:39Z">
        <w:r>
          <w:rPr>
            <w:rtl/>
          </w:rPr>
          <w:t xml:space="preserve">,</w:t>
        </w:r>
      </w:ins>
      <w:del w:id="94958" w:author="מנוע מכני" w:date="2026-10-11T12:04:39Z">
        <w:r>
          <w:rPr>
            <w:rtl/>
          </w:rPr>
          <w:delText xml:space="preserve">;</w:delText>
        </w:r>
      </w:del>
    </w:p>
    <w:p w:rsidR="00DA63EC" w:rsidRDefault="00DA63EC" w:rsidP="00DA63EC">
      <w:pPr>
        <w:tabs>
          <w:tab w:val="left" w:pos="0"/>
        </w:tabs>
        <w:rPr>
          <w:rtl/>
        </w:rPr>
      </w:pPr>
      <w:r>
        <w:rPr>
          <w:rtl/>
        </w:rPr>
        <w:t xml:space="preserve">סכין שנפגם - אין משחיזין את פגימתה, נשמטה - אין מחזירין אותה</w:t>
      </w:r>
      <w:ins w:id="94959" w:author="מנוע מכני" w:date="2026-10-11T12:04:39Z">
        <w:r>
          <w:rPr>
            <w:rtl/>
          </w:rPr>
          <w:t xml:space="preserve">,</w:t>
        </w:r>
      </w:ins>
      <w:del w:id="94960" w:author="מנוע מכני" w:date="2026-10-11T12:04:39Z">
        <w:r>
          <w:rPr>
            <w:rtl/>
          </w:rPr>
          <w:delText xml:space="preserve">;</w:delText>
        </w:r>
      </w:del>
    </w:p>
    <w:p w:rsidR="00DA63EC" w:rsidRDefault="00DA63EC" w:rsidP="00DA63EC">
      <w:pPr>
        <w:tabs>
          <w:tab w:val="left" w:pos="0"/>
        </w:tabs>
        <w:rPr>
          <w:rtl/>
        </w:rPr>
      </w:pPr>
      <w:r>
        <w:rPr>
          <w:rtl/>
        </w:rPr>
        <w:t xml:space="preserve">אבא שאול אומר: סכין מטרפת היתה במקדש, ונמנו </w:t>
      </w:r>
      <w:ins w:id="93453" w:author="מנוע מכני" w:date="2026-10-11T12:04:39Z">
        <w:r>
          <w:rPr>
            <w:rtl/>
          </w:rPr>
          <w:t xml:space="preserve">עליו</w:t>
        </w:r>
      </w:ins>
      <w:del w:id="93454" w:author="מנוע מכני" w:date="2026-10-11T12:04:39Z">
        <w:r>
          <w:rPr>
            <w:rtl/>
          </w:rPr>
          <w:delText xml:space="preserve">עליה</w:delText>
        </w:r>
      </w:del>
      <w:r>
        <w:rPr>
          <w:rtl/>
        </w:rPr>
        <w:t xml:space="preserve"> כהנים וגנזוה.</w:t>
      </w:r>
    </w:p>
    <w:p w:rsidR="00DA63EC" w:rsidRDefault="00DA63EC" w:rsidP="00DA63EC">
      <w:pPr>
        <w:tabs>
          <w:tab w:val="left" w:pos="0"/>
        </w:tabs>
        <w:rPr>
          <w:rtl/>
        </w:rPr>
      </w:pPr>
    </w:p>
    <w:p>
      <w:pPr>
        <w:pStyle w:val="afffff8"/>
        <w:rPr>
          <w:ins w:id="90221" w:author="קלוד" w:date="2026-10-11T12:29:36Z"/>
        </w:rPr>
      </w:pPr>
      <w:ins w:id="90222" w:author="קלוד" w:date="2026-10-11T12:29:36Z">
        <w:r>
          <w:rPr>
            <w:color w:val="7B3F00"/>
          </w:rPr>
          <w:t xml:space="preserve">בגדי כהונה - מעשה אורג ולא מעשה מחט</w:t>
        </w:r>
      </w:ins>
    </w:p>
    <w:p>
      <w:pPr>
        <w:pStyle w:val="38"/>
        <w:rPr>
          <w:ins w:id="100199" w:author="מנוע מכני" w:date="2026-10-11T12:04:39Z"/>
        </w:rPr>
      </w:pPr>
      <w:del w:id="100198" w:author="מנוע מכני" w:date="2026-10-11T12:04:39Z">
        <w:r>
          <w:delText xml:space="preserve">•</w:delText>
        </w:r>
      </w:del>
      <w:r>
        <w:t xml:space="preserve"> </w:t>
      </w:r>
      <w:r w:rsidRPr="00891B40">
        <w:t>ת"ר</w:t>
      </w:r>
      <w:r>
        <w:t xml:space="preserve">:</w:t>
      </w:r>
    </w:p>
    <w:p w:rsidR="00DA63EC" w:rsidRDefault="00DA63EC" w:rsidP="00DA63EC">
      <w:pPr>
        <w:tabs>
          <w:tab w:val="left" w:pos="0"/>
        </w:tabs>
        <w:rPr>
          <w:rtl/>
        </w:rPr>
      </w:pPr>
      <w:del w:id="100200" w:author="מנוע מכני" w:date="2026-10-11T12:04:39Z">
        <w:r>
          <w:rPr>
            <w:rtl/>
          </w:rPr>
          <w:delText xml:space="preserve"> </w:delText>
        </w:r>
      </w:del>
      <w:r>
        <w:rPr>
          <w:rtl/>
        </w:rPr>
        <w:t xml:space="preserve">בגדי כהונה אין עושין אותם מעשה מחט אלא מעשה אורג, שנאמר: מעשה אורג</w:t>
      </w:r>
      <w:ins w:id="94961" w:author="מנוע מכני" w:date="2026-10-11T12:04:39Z">
        <w:r>
          <w:rPr>
            <w:rtl/>
          </w:rPr>
          <w:t xml:space="preserve">,</w:t>
        </w:r>
      </w:ins>
      <w:del w:id="94962" w:author="מנוע מכני" w:date="2026-10-11T12:04:39Z">
        <w:r>
          <w:rPr>
            <w:rtl/>
          </w:rPr>
          <w:delText xml:space="preserve">;</w:delText>
        </w:r>
      </w:del>
    </w:p>
    <w:p w:rsidR="00DA63EC" w:rsidRDefault="00DA63EC" w:rsidP="00DA63EC">
      <w:pPr>
        <w:tabs>
          <w:tab w:val="left" w:pos="0"/>
        </w:tabs>
        <w:rPr>
          <w:rtl/>
        </w:rPr>
      </w:pPr>
      <w:r>
        <w:rPr>
          <w:rtl/>
        </w:rPr>
        <w:t xml:space="preserve">נתגעלו, אין מכבסין </w:t>
      </w:r>
      <w:r>
        <w:rPr>
          <w:rtl/>
        </w:rPr>
        <w:t xml:space="preserve">לא</w:t>
      </w:r>
      <w:r>
        <w:rPr>
          <w:rtl/>
        </w:rPr>
        <w:t xml:space="preserve"> בנתר ולא באהל.</w:t>
      </w:r>
    </w:p>
    <w:p w:rsidR="00DA63EC" w:rsidRDefault="00DA63EC" w:rsidP="00DA63EC">
      <w:pPr>
        <w:tabs>
          <w:tab w:val="left" w:pos="0"/>
        </w:tabs>
        <w:rPr>
          <w:rtl/>
        </w:rPr>
      </w:pPr>
      <w:r>
        <w:rPr>
          <w:rtl/>
        </w:rPr>
        <w:t>הא במים מכבסין</w:t>
      </w:r>
      <w:r>
        <w:rPr>
          <w:rFonts w:hint="cs"/>
          <w:rtl/>
        </w:rPr>
        <w:t>-</w:t>
      </w:r>
      <w:r>
        <w:rPr>
          <w:rtl/>
        </w:rPr>
        <w:t xml:space="preserve"> </w:t>
      </w:r>
      <w:r>
        <w:rPr>
          <w:rtl/>
        </w:rPr>
        <w:t xml:space="preserve">אמר</w:t>
      </w:r>
      <w:r>
        <w:rPr>
          <w:rtl/>
        </w:rPr>
        <w:t xml:space="preserve"> </w:t>
      </w:r>
      <w:r>
        <w:rPr>
          <w:rStyle w:val="2fb"/>
          <w:rtl/>
        </w:rPr>
        <w:t xml:space="preserve">אביי</w:t>
      </w:r>
      <w:r>
        <w:rPr>
          <w:rtl/>
        </w:rPr>
        <w:t xml:space="preserve">, </w:t>
      </w:r>
      <w:r>
        <w:rPr>
          <w:rtl/>
        </w:rPr>
        <w:t xml:space="preserve">ה"ק</w:t>
      </w:r>
      <w:r>
        <w:rPr>
          <w:rtl/>
        </w:rPr>
        <w:t xml:space="preserve">: הוגעו במים - מכבסין אותו בנתר ואהל, </w:t>
      </w:r>
    </w:p>
    <w:p w:rsidR="00DA63EC" w:rsidRPr="00F9294A" w:rsidRDefault="00DA63EC" w:rsidP="00DA63EC">
      <w:pPr>
        <w:tabs>
          <w:tab w:val="left" w:pos="0"/>
        </w:tabs>
        <w:rPr>
          <w:rtl/>
        </w:rPr>
      </w:pPr>
      <w:r w:rsidRPr="00F9294A">
        <w:rPr>
          <w:rtl/>
        </w:rPr>
        <w:tab/>
      </w:r>
      <w:r w:rsidRPr="00F9294A">
        <w:rPr>
          <w:rtl/>
        </w:rPr>
        <w:tab/>
      </w:r>
      <w:r w:rsidRPr="00F9294A">
        <w:rPr>
          <w:rtl/>
        </w:rPr>
        <w:tab/>
      </w:r>
      <w:r w:rsidRPr="00F9294A">
        <w:rPr>
          <w:rtl/>
        </w:rPr>
        <w:tab/>
      </w:r>
      <w:r w:rsidRPr="00F9294A">
        <w:rPr>
          <w:rtl/>
        </w:rPr>
        <w:tab/>
      </w:r>
      <w:r w:rsidRPr="00F9294A">
        <w:rPr>
          <w:rtl/>
        </w:rPr>
        <w:tab/>
      </w:r>
      <w:del w:id="90148" w:author="מנוע מכני" w:date="2026-10-11T12:04:39Z">
        <w:r w:rsidRPr="00F9294A">
          <w:rPr>
            <w:rFonts w:hint="cs"/>
            <w:rtl/>
          </w:rPr>
          <w:delText xml:space="preserve">  </w:delText>
        </w:r>
      </w:del>
      <w:r w:rsidRPr="00F9294A">
        <w:rPr>
          <w:rtl/>
        </w:rPr>
        <w:t>הוגעו לנתר ואהל - אף במים אין מכבסים.</w:t>
      </w:r>
    </w:p>
    <w:p w:rsidR="00DA63EC" w:rsidRDefault="00DA63EC" w:rsidP="00DA63EC">
      <w:pPr>
        <w:pStyle w:val="afff3"/>
        <w:framePr w:wrap="around"/>
        <w:rPr>
          <w:rtl/>
        </w:rPr>
      </w:pPr>
      <w:r>
        <w:rPr>
          <w:rFonts w:hint="cs"/>
          <w:rtl/>
        </w:rPr>
        <w:t>פח:</w:t>
      </w:r>
    </w:p>
    <w:p w:rsidR="00DA63EC" w:rsidRDefault="00DA63EC" w:rsidP="00DA63EC">
      <w:pPr>
        <w:tabs>
          <w:tab w:val="left" w:pos="0"/>
        </w:tabs>
        <w:rPr>
          <w:rtl/>
        </w:rPr>
      </w:pPr>
      <w:r>
        <w:rPr>
          <w:rtl/>
        </w:rPr>
        <w:t>ויש אומרים: אין מכבסין אותן כל עיקר, שאין עניות במקום עשירות.</w:t>
      </w:r>
    </w:p>
    <w:p w:rsidR="00DA63EC" w:rsidRDefault="00DA63EC" w:rsidP="00DA63EC">
      <w:pPr>
        <w:pStyle w:val="affffd"/>
        <w:rPr>
          <w:rtl/>
        </w:rPr>
      </w:pPr>
      <w:r>
        <w:rPr>
          <w:rtl/>
        </w:rPr>
        <w:t>׹</w:t>
      </w:r>
    </w:p>
    <w:p>
      <w:pPr>
        <w:pStyle w:val="afffff8"/>
        <w:rPr>
          <w:ins w:id="90219" w:author="קלוד" w:date="2026-10-11T12:29:36Z"/>
        </w:rPr>
      </w:pPr>
      <w:ins w:id="90220" w:author="קלוד" w:date="2026-10-11T12:29:36Z">
        <w:r>
          <w:rPr>
            <w:color w:val="7B3F00"/>
          </w:rPr>
          <w:t xml:space="preserve">מעיל - תכלת וזגין בשוליו</w:t>
        </w:r>
      </w:ins>
    </w:p>
    <w:p>
      <w:pPr>
        <w:pStyle w:val="38"/>
        <w:rPr>
          <w:ins w:id="100201" w:author="מנוע מכני" w:date="2026-10-11T12:04:39Z"/>
        </w:rPr>
      </w:pPr>
      <w:r w:rsidRPr="00891B40">
        <w:t>ת"ר</w:t>
      </w:r>
      <w:r>
        <w:t xml:space="preserve">:</w:t>
      </w:r>
    </w:p>
    <w:p w:rsidR="00DA63EC" w:rsidRDefault="00DA63EC" w:rsidP="00DA63EC">
      <w:pPr>
        <w:tabs>
          <w:tab w:val="left" w:pos="0"/>
        </w:tabs>
        <w:rPr>
          <w:rtl/>
        </w:rPr>
      </w:pPr>
      <w:del w:id="100202" w:author="מנוע מכני" w:date="2026-10-11T12:04:39Z">
        <w:r>
          <w:rPr>
            <w:rtl/>
          </w:rPr>
          <w:delText xml:space="preserve"> </w:delText>
        </w:r>
      </w:del>
      <w:r>
        <w:rPr>
          <w:rtl/>
        </w:rPr>
        <w:t xml:space="preserve">מעיל כולו של תכלת היה, </w:t>
      </w:r>
      <w:ins w:id="96521" w:author="מנוע מכני" w:date="2026-10-11T12:04:39Z">
        <w:r>
          <w:rPr>
            <w:rtl/>
          </w:rPr>
          <w:t xml:space="preserve">ד'</w:t>
        </w:r>
      </w:ins>
      <w:del w:id="96522"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r w:rsidRPr="00464129">
        <w:rPr>
          <w:rStyle w:val="afffff0"/>
          <w:rtl/>
        </w:rPr>
        <w:t>ויעש את מעיל האפוד כליל תכלת</w:t>
      </w:r>
      <w:r w:rsidRPr="00464129">
        <w:rPr>
          <w:rStyle w:val="afffff0"/>
          <w:rFonts w:hint="cs"/>
          <w:rtl/>
        </w:rPr>
        <w:t>'</w:t>
      </w:r>
      <w:r w:rsidRPr="00464129">
        <w:rPr>
          <w:rStyle w:val="afffff0"/>
          <w:rtl/>
        </w:rPr>
        <w:t>.</w:t>
      </w:r>
    </w:p>
    <w:p w:rsidR="00DA63EC" w:rsidRDefault="00DA63EC" w:rsidP="00DA63EC">
      <w:pPr>
        <w:tabs>
          <w:tab w:val="left" w:pos="0"/>
        </w:tabs>
        <w:rPr>
          <w:rtl/>
        </w:rPr>
      </w:pPr>
      <w:r>
        <w:rPr>
          <w:rtl/>
        </w:rPr>
        <w:t xml:space="preserve">שוליו כיצד? מביא תכלת וארגמן ותולעת שני שזורין, ועושה אותן כמין רימונים שלא פיתחו פיהן וכמין קונאות של קנסות שבראשי תינוקות, </w:t>
      </w:r>
    </w:p>
    <w:p w:rsidR="00DA63EC" w:rsidRDefault="00DA63EC" w:rsidP="00DA63EC">
      <w:pPr>
        <w:tabs>
          <w:tab w:val="left" w:pos="0"/>
        </w:tabs>
        <w:rPr>
          <w:rtl/>
        </w:rPr>
      </w:pPr>
      <w:r>
        <w:rPr>
          <w:rtl/>
        </w:rPr>
        <w:t xml:space="preserve">ומביא שבעים ושנים זגין שבהן שבעים ושנים עינבלין, ותולה בהן </w:t>
      </w:r>
      <w:r>
        <w:rPr>
          <w:rFonts w:hint="cs"/>
          <w:rtl/>
        </w:rPr>
        <w:t>ל</w:t>
      </w:r>
      <w:r>
        <w:rPr>
          <w:rtl/>
        </w:rPr>
        <w:t>"</w:t>
      </w:r>
      <w:r>
        <w:rPr>
          <w:rFonts w:hint="cs"/>
          <w:rtl/>
        </w:rPr>
        <w:t xml:space="preserve">ו </w:t>
      </w:r>
      <w:r>
        <w:rPr>
          <w:rtl/>
        </w:rPr>
        <w:t>בצד זה ו</w:t>
      </w:r>
      <w:r>
        <w:rPr>
          <w:rFonts w:hint="cs"/>
          <w:rtl/>
        </w:rPr>
        <w:t>ל</w:t>
      </w:r>
      <w:r>
        <w:rPr>
          <w:rtl/>
        </w:rPr>
        <w:t>"</w:t>
      </w:r>
      <w:r>
        <w:rPr>
          <w:rFonts w:hint="cs"/>
          <w:rtl/>
        </w:rPr>
        <w:t xml:space="preserve">ו </w:t>
      </w:r>
      <w:r>
        <w:rPr>
          <w:rtl/>
        </w:rPr>
        <w:t xml:space="preserve">מצד זה</w:t>
      </w:r>
      <w:ins w:id="94963" w:author="מנוע מכני" w:date="2026-10-11T12:04:39Z">
        <w:r>
          <w:rPr>
            <w:rtl/>
          </w:rPr>
          <w:t xml:space="preserve">,</w:t>
        </w:r>
      </w:ins>
      <w:del w:id="94964" w:author="מנוע מכני" w:date="2026-10-11T12:04:39Z">
        <w:r>
          <w:rPr>
            <w:rtl/>
          </w:rPr>
          <w:delText xml:space="preserve">;</w:delText>
        </w:r>
      </w:del>
    </w:p>
    <w:p>
      <w:pPr>
        <w:pStyle w:val="38"/>
        <w:rPr>
          <w:ins w:id="100203" w:author="מנוע מכני" w:date="2026-10-11T12:04:39Z"/>
        </w:rPr>
      </w:pPr>
      <w:r>
        <w:t>ר"</w:t>
      </w:r>
      <w:r>
        <w:t>ד מר</w:t>
      </w:r>
      <w:r>
        <w:t>"</w:t>
      </w:r>
      <w:r>
        <w:t>י:</w:t>
      </w:r>
    </w:p>
    <w:p w:rsidR="00DA63EC" w:rsidRDefault="00DA63EC" w:rsidP="00DA63EC">
      <w:pPr>
        <w:tabs>
          <w:tab w:val="left" w:pos="0"/>
        </w:tabs>
        <w:rPr>
          <w:rtl/>
        </w:rPr>
      </w:pPr>
      <w:del w:id="100204" w:author="מנוע מכני" w:date="2026-10-11T12:04:39Z">
        <w:r>
          <w:rPr>
            <w:rtl/>
          </w:rPr>
          <w:delText xml:space="preserve"> </w:delText>
        </w:r>
      </w:del>
      <w:r>
        <w:rPr>
          <w:rtl/>
        </w:rPr>
        <w:t xml:space="preserve">שלשים וששה היו, שמונה עשרה מצד זה ושמנה עשרה מצד זה.</w:t>
      </w:r>
    </w:p>
    <w:p w:rsidR="00DA63EC" w:rsidRDefault="00DA63EC" w:rsidP="00DA63EC">
      <w:pPr>
        <w:tabs>
          <w:tab w:val="left" w:pos="0"/>
        </w:tabs>
        <w:rPr>
          <w:rtl/>
        </w:rPr>
      </w:pPr>
      <w:r>
        <w:rPr>
          <w:rStyle w:val="2fb"/>
          <w:rFonts w:hint="cs"/>
          <w:rtl/>
        </w:rPr>
        <w:t>רעב</w:t>
      </w:r>
      <w:r>
        <w:rPr>
          <w:rStyle w:val="2fb"/>
          <w:rtl/>
        </w:rPr>
        <w:t>"</w:t>
      </w:r>
      <w:r>
        <w:rPr>
          <w:rStyle w:val="2fb"/>
          <w:rFonts w:hint="cs"/>
          <w:rtl/>
        </w:rPr>
        <w:t>ש</w:t>
      </w:r>
      <w:r>
        <w:rPr>
          <w:rtl/>
        </w:rPr>
        <w:t xml:space="preserve">: כמחלוקת כאן כך מחלוקת במראות נגעים, </w:t>
      </w:r>
    </w:p>
    <w:p>
      <w:pPr>
        <w:pStyle w:val="38"/>
        <w:rPr>
          <w:ins w:id="100205" w:author="מנוע מכני" w:date="2026-10-11T12:04:39Z"/>
        </w:rPr>
      </w:pPr>
      <w:r>
        <w:t xml:space="preserve">דתנן</w:t>
      </w:r>
      <w:r>
        <w:t xml:space="preserve">:</w:t>
      </w:r>
    </w:p>
    <w:p w:rsidR="00DA63EC" w:rsidRDefault="00DA63EC" w:rsidP="00DA63EC">
      <w:pPr>
        <w:tabs>
          <w:tab w:val="left" w:pos="0"/>
        </w:tabs>
        <w:rPr>
          <w:rtl/>
        </w:rPr>
      </w:pPr>
      <w:del w:id="100206" w:author="מנוע מכני" w:date="2026-10-11T12:04:39Z">
        <w:r>
          <w:rPr>
            <w:rtl/>
          </w:rPr>
          <w:delText xml:space="preserve"> </w:delText>
        </w:r>
      </w:del>
      <w:r>
        <w:rPr>
          <w:rtl/>
        </w:rPr>
        <w:t xml:space="preserve">מראות נגעים – </w:t>
      </w:r>
      <w:r>
        <w:rPr>
          <w:rStyle w:val="2fb"/>
          <w:rtl/>
        </w:rPr>
        <w:t xml:space="preserve">ר</w:t>
      </w:r>
      <w:r>
        <w:rPr>
          <w:rStyle w:val="2fb"/>
          <w:rFonts w:hint="cs"/>
          <w:rtl/>
        </w:rPr>
        <w:t>דב</w:t>
      </w:r>
      <w:r>
        <w:rPr>
          <w:rStyle w:val="2fb"/>
          <w:rtl/>
        </w:rPr>
        <w:t>"</w:t>
      </w:r>
      <w:r>
        <w:rPr>
          <w:rStyle w:val="2fb"/>
          <w:rFonts w:hint="cs"/>
          <w:rtl/>
        </w:rPr>
        <w:t>ה</w:t>
      </w:r>
      <w:r>
        <w:rPr>
          <w:rtl/>
        </w:rPr>
        <w:t>: ל"ו, עקביא בן מהללאל אומר: שבעים ושנים.</w:t>
      </w:r>
    </w:p>
    <w:p>
      <w:pPr>
        <w:pStyle w:val="afffff8"/>
        <w:rPr>
          <w:ins w:id="90217" w:author="קלוד" w:date="2026-10-11T12:29:36Z"/>
        </w:rPr>
      </w:pPr>
      <w:ins w:id="90218" w:author="קלוד" w:date="2026-10-11T12:29:36Z">
        <w:r>
          <w:rPr>
            <w:color w:val="7B3F00"/>
          </w:rPr>
          <w:t xml:space="preserve">בגדי כהונה מכפרין - כל בגד על מה מכפר</w:t>
        </w:r>
      </w:ins>
    </w:p>
    <w:p w:rsidR="00DA63EC" w:rsidRDefault="00DA63EC" w:rsidP="00DA63EC">
      <w:pPr>
        <w:tabs>
          <w:tab w:val="left" w:pos="0"/>
        </w:tabs>
        <w:rPr>
          <w:rtl/>
        </w:rPr>
      </w:pPr>
      <w:r>
        <w:rPr>
          <w:rStyle w:val="2fb"/>
          <w:rtl/>
        </w:rPr>
        <w:t>ו</w:t>
      </w:r>
      <w:r>
        <w:rPr>
          <w:rStyle w:val="2fb"/>
          <w:rFonts w:hint="cs"/>
          <w:rtl/>
        </w:rPr>
        <w:t>רעב</w:t>
      </w:r>
      <w:r>
        <w:rPr>
          <w:rStyle w:val="2fb"/>
          <w:rtl/>
        </w:rPr>
        <w:t>"</w:t>
      </w:r>
      <w:r>
        <w:rPr>
          <w:rStyle w:val="2fb"/>
          <w:rFonts w:hint="cs"/>
          <w:rtl/>
        </w:rPr>
        <w:t>ש</w:t>
      </w:r>
      <w:r>
        <w:rPr>
          <w:rtl/>
        </w:rPr>
        <w:t>: למה נסמכה פרשת קרבנות לפרשת בגדי כהונה? לומר לך: מה קרבנות מכפרין, אף בגדי כהונה מכפרין.</w:t>
      </w:r>
    </w:p>
    <w:p w:rsidR="00DA63EC" w:rsidRDefault="00DA63EC" w:rsidP="00DA63EC">
      <w:pPr>
        <w:tabs>
          <w:tab w:val="left" w:pos="0"/>
        </w:tabs>
        <w:rPr>
          <w:rtl/>
        </w:rPr>
      </w:pPr>
      <w:r>
        <w:rPr>
          <w:rtl/>
        </w:rPr>
        <w:t xml:space="preserve">כתונת מכפרת על שפיכות דם, </w:t>
      </w:r>
      <w:ins w:id="96523" w:author="מנוע מכני" w:date="2026-10-11T12:04:39Z">
        <w:r>
          <w:rPr>
            <w:rtl/>
          </w:rPr>
          <w:t xml:space="preserve">ד'</w:t>
        </w:r>
      </w:ins>
      <w:del w:id="96524"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ins w:id="90999" w:author="Claude - סמנטי" w:date="2026-10-11T12:26:16Z">
        <w:r>
          <w:rPr>
            <w:rStyle w:val="afffff0"/>
            <w:rtl/>
          </w:rPr>
          <w:t xml:space="preserve">וַיִּשְׁחֲטוּ שְׂעִיר עִזִּים וַיִּטְבְּלוּ אֶת הַכֻּתֹּנֶת בַּדָּם</w:t>
        </w:r>
      </w:ins>
      <w:del w:id="91000" w:author="Claude - סמנטי" w:date="2026-10-11T12:26:16Z">
        <w:r w:rsidRPr="00464129">
          <w:rPr>
            <w:rStyle w:val="afffff0"/>
            <w:rtl/>
          </w:rPr>
          <w:delText xml:space="preserve">וישחטו שעיר עזים ויטבלו את הכתנת בדם</w:delText>
        </w:r>
      </w:del>
      <w:r w:rsidRPr="00464129">
        <w:rPr>
          <w:rStyle w:val="afffff0"/>
          <w:rFonts w:hint="cs"/>
          <w:rtl/>
        </w:rPr>
        <w:t>'</w:t>
      </w:r>
      <w:r w:rsidRPr="00464129">
        <w:rPr>
          <w:rStyle w:val="afffff0"/>
          <w:rtl/>
        </w:rPr>
        <w:t>.</w:t>
      </w:r>
    </w:p>
    <w:p w:rsidR="00DA63EC" w:rsidRDefault="00DA63EC" w:rsidP="00DA63EC">
      <w:pPr>
        <w:tabs>
          <w:tab w:val="left" w:pos="0"/>
        </w:tabs>
        <w:rPr>
          <w:rtl/>
        </w:rPr>
      </w:pPr>
      <w:r>
        <w:rPr>
          <w:rtl/>
        </w:rPr>
        <w:t xml:space="preserve">מכנסים מכפרת על גילוי עריות, </w:t>
      </w:r>
      <w:ins w:id="96525" w:author="מנוע מכני" w:date="2026-10-11T12:04:39Z">
        <w:r>
          <w:rPr>
            <w:rtl/>
          </w:rPr>
          <w:t xml:space="preserve">ד'</w:t>
        </w:r>
      </w:ins>
      <w:del w:id="96526" w:author="מנוע מכני" w:date="2026-10-11T12:04:39Z">
        <w:r>
          <w:rPr>
            <w:rtl/>
          </w:rPr>
          <w:delText xml:space="preserve">שנא</w:delText>
        </w:r>
        <w:r>
          <w:rPr>
            <w:rFonts w:hint="cs"/>
            <w:rtl/>
          </w:rPr>
          <w:delText xml:space="preserve">'</w:delText>
        </w:r>
        <w:r>
          <w:rPr>
            <w:rtl/>
          </w:rPr>
          <w:delText xml:space="preserve">: </w:delText>
        </w:r>
        <w:r>
          <w:rPr>
            <w:rFonts w:hint="cs"/>
            <w:rtl/>
          </w:rPr>
          <w:delText xml:space="preserve">'</w:delText>
        </w:r>
      </w:del>
      <w:r>
        <w:rPr>
          <w:rStyle w:val="afffff0"/>
          <w:rtl/>
          <w:rPrChange w:id="9051" w:author="מנוע פסוקים" w:date="2026-10-11T09:29:40Z">
            <w:rPr>
              <w:rtl/>
            </w:rPr>
          </w:rPrChange>
        </w:rPr>
        <w:t xml:space="preserve">ועשה להם מכנסי בד לכסות בשר ערוה</w:t>
      </w:r>
      <w:r>
        <w:rPr>
          <w:rtl/>
        </w:rPr>
        <w:t xml:space="preserve">.</w:t>
      </w:r>
    </w:p>
    <w:p w:rsidR="00DA63EC" w:rsidRDefault="00DA63EC" w:rsidP="00DA63EC">
      <w:pPr>
        <w:tabs>
          <w:tab w:val="left" w:pos="0"/>
        </w:tabs>
        <w:rPr>
          <w:rtl/>
        </w:rPr>
      </w:pPr>
      <w:r>
        <w:rPr>
          <w:rtl/>
        </w:rPr>
        <w:t>מצנפת מכפרת על גסי הרוח.</w:t>
      </w:r>
      <w:r>
        <w:rPr>
          <w:rFonts w:hint="cs"/>
          <w:rtl/>
        </w:rPr>
        <w:t xml:space="preserve"> </w:t>
      </w:r>
      <w:r>
        <w:rPr>
          <w:rStyle w:val="2fb"/>
          <w:rFonts w:hint="cs"/>
          <w:rtl/>
        </w:rPr>
        <w:t xml:space="preserve">כר</w:t>
      </w:r>
      <w:r>
        <w:rPr>
          <w:rStyle w:val="2fb"/>
          <w:rtl/>
        </w:rPr>
        <w:t>"</w:t>
      </w:r>
      <w:r>
        <w:rPr>
          <w:rStyle w:val="2fb"/>
          <w:rFonts w:hint="cs"/>
          <w:rtl/>
        </w:rPr>
        <w:t xml:space="preserve">ח</w:t>
      </w:r>
      <w:r>
        <w:rPr>
          <w:rFonts w:hint="cs"/>
          <w:rtl/>
        </w:rPr>
        <w:t xml:space="preserve">: </w:t>
      </w:r>
      <w:r>
        <w:rPr>
          <w:rtl/>
        </w:rPr>
        <w:t>יבא דבר שבגובה ויכפר על גובה.</w:t>
      </w:r>
    </w:p>
    <w:p w:rsidR="00DA63EC" w:rsidRDefault="00DA63EC" w:rsidP="00DA63EC">
      <w:pPr>
        <w:tabs>
          <w:tab w:val="left" w:pos="0"/>
        </w:tabs>
        <w:rPr>
          <w:rtl/>
        </w:rPr>
      </w:pPr>
      <w:r>
        <w:rPr>
          <w:rtl/>
        </w:rPr>
        <w:t xml:space="preserve">אבנט מכפר על הרהור הלב, </w:t>
      </w:r>
      <w:ins w:id="91729" w:author="מנוע מכני" w:date="2026-10-11T12:04:39Z">
        <w:r>
          <w:rPr>
            <w:rtl/>
          </w:rPr>
          <w:t xml:space="preserve">מקום</w:t>
        </w:r>
      </w:ins>
      <w:del w:id="91730" w:author="מנוע מכני" w:date="2026-10-11T12:04:39Z">
        <w:r>
          <w:rPr>
            <w:rtl/>
          </w:rPr>
          <w:delText xml:space="preserve">היכא</w:delText>
        </w:r>
      </w:del>
      <w:r>
        <w:rPr>
          <w:rtl/>
        </w:rPr>
        <w:t xml:space="preserve"> </w:t>
      </w:r>
      <w:ins w:id="96249" w:author="מנוע מכני" w:date="2026-10-11T12:04:39Z">
        <w:r>
          <w:rPr>
            <w:rtl/>
          </w:rPr>
          <w:t xml:space="preserve">דישנו</w:t>
        </w:r>
      </w:ins>
      <w:del w:id="96250" w:author="מנוע מכני" w:date="2026-10-11T12:04:39Z">
        <w:r>
          <w:rPr>
            <w:rtl/>
          </w:rPr>
          <w:delText xml:space="preserve">דאיתיה</w:delText>
        </w:r>
      </w:del>
      <w:r>
        <w:rPr>
          <w:rtl/>
        </w:rPr>
        <w:t xml:space="preserve">.</w:t>
      </w:r>
    </w:p>
    <w:p w:rsidR="00DA63EC" w:rsidRDefault="00DA63EC" w:rsidP="00DA63EC">
      <w:pPr>
        <w:tabs>
          <w:tab w:val="left" w:pos="0"/>
        </w:tabs>
        <w:rPr>
          <w:rtl/>
        </w:rPr>
      </w:pPr>
      <w:r>
        <w:rPr>
          <w:rtl/>
        </w:rPr>
        <w:t>חושן מכפר על הדינין, שנא</w:t>
      </w:r>
      <w:r>
        <w:rPr>
          <w:rFonts w:hint="cs"/>
          <w:rtl/>
        </w:rPr>
        <w:t>'</w:t>
      </w:r>
      <w:r>
        <w:rPr>
          <w:rtl/>
        </w:rPr>
        <w:t xml:space="preserve"> </w:t>
      </w:r>
      <w:r w:rsidRPr="00A71A5E">
        <w:rPr>
          <w:rStyle w:val="afffff0"/>
          <w:rFonts w:hint="cs"/>
          <w:rtl/>
        </w:rPr>
        <w:t>'</w:t>
      </w:r>
      <w:ins w:id="91001" w:author="Claude - סמנטי" w:date="2026-10-11T12:26:16Z">
        <w:r>
          <w:rPr>
            <w:rStyle w:val="afffff0"/>
            <w:rtl/>
          </w:rPr>
          <w:t xml:space="preserve">וְעָשִׂיתָ חוֹשֶׁן מִשְׁפָּט</w:t>
        </w:r>
      </w:ins>
      <w:del w:id="91002" w:author="Claude - סמנטי" w:date="2026-10-11T12:26:16Z">
        <w:r w:rsidRPr="00A71A5E">
          <w:rPr>
            <w:rStyle w:val="afffff0"/>
            <w:rtl/>
          </w:rPr>
          <w:delText xml:space="preserve">ועשית חושן משפט</w:delText>
        </w:r>
      </w:del>
      <w:r w:rsidRPr="00A71A5E">
        <w:rPr>
          <w:rStyle w:val="afffff0"/>
          <w:rFonts w:hint="cs"/>
          <w:rtl/>
        </w:rPr>
        <w:t>'</w:t>
      </w:r>
      <w:r>
        <w:rPr>
          <w:rtl/>
        </w:rPr>
        <w:t>.</w:t>
      </w:r>
    </w:p>
    <w:p w:rsidR="00DA63EC" w:rsidRDefault="00DA63EC" w:rsidP="00DA63EC">
      <w:pPr>
        <w:tabs>
          <w:tab w:val="left" w:pos="0"/>
        </w:tabs>
        <w:rPr>
          <w:rtl/>
        </w:rPr>
      </w:pPr>
      <w:r>
        <w:rPr>
          <w:rtl/>
        </w:rPr>
        <w:t xml:space="preserve">אפוד מכפר על </w:t>
      </w:r>
      <w:r>
        <w:rPr>
          <w:rtl/>
        </w:rPr>
        <w:t xml:space="preserve">ע"ז</w:t>
      </w:r>
      <w:r>
        <w:rPr>
          <w:rtl/>
        </w:rPr>
        <w:t xml:space="preserve">, </w:t>
      </w:r>
      <w:ins w:id="96527" w:author="מנוע מכני" w:date="2026-10-11T12:04:39Z">
        <w:r>
          <w:rPr>
            <w:rtl/>
          </w:rPr>
          <w:t xml:space="preserve">ד'</w:t>
        </w:r>
      </w:ins>
      <w:del w:id="96528"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ins w:id="91003" w:author="Claude - סמנטי" w:date="2026-10-11T12:26:16Z">
        <w:r>
          <w:rPr>
            <w:rStyle w:val="afffff0"/>
            <w:rtl/>
          </w:rPr>
          <w:t xml:space="preserve">אֵין אֵפוֹד וּתְרָפִים</w:t>
        </w:r>
      </w:ins>
      <w:del w:id="91004" w:author="Claude - סמנטי" w:date="2026-10-11T12:26:16Z">
        <w:r w:rsidRPr="00464129">
          <w:rPr>
            <w:rStyle w:val="afffff0"/>
            <w:rtl/>
          </w:rPr>
          <w:delText xml:space="preserve">אין אפוד ותרפים</w:delText>
        </w:r>
      </w:del>
      <w:r w:rsidRPr="00464129">
        <w:rPr>
          <w:rStyle w:val="afffff0"/>
          <w:rFonts w:hint="cs"/>
          <w:rtl/>
        </w:rPr>
        <w:t>'</w:t>
      </w:r>
      <w:r w:rsidRPr="00464129">
        <w:rPr>
          <w:rStyle w:val="afffff0"/>
          <w:rtl/>
        </w:rPr>
        <w:t>.</w:t>
      </w:r>
    </w:p>
    <w:p w:rsidR="00DA63EC" w:rsidRDefault="00DA63EC" w:rsidP="00DA63EC">
      <w:pPr>
        <w:tabs>
          <w:tab w:val="left" w:pos="0"/>
        </w:tabs>
        <w:rPr>
          <w:rtl/>
        </w:rPr>
      </w:pPr>
      <w:r>
        <w:rPr>
          <w:rtl/>
        </w:rPr>
        <w:t>מעיל מכפר על לשון הרע.</w:t>
      </w:r>
      <w:r>
        <w:rPr>
          <w:rFonts w:hint="cs"/>
          <w:rtl/>
        </w:rPr>
        <w:t xml:space="preserve"> </w:t>
      </w:r>
      <w:r>
        <w:rPr>
          <w:rStyle w:val="2fb"/>
          <w:rFonts w:hint="cs"/>
          <w:rtl/>
        </w:rPr>
        <w:t xml:space="preserve">כר</w:t>
      </w:r>
      <w:r>
        <w:rPr>
          <w:rStyle w:val="2fb"/>
          <w:rtl/>
        </w:rPr>
        <w:t>"</w:t>
      </w:r>
      <w:r>
        <w:rPr>
          <w:rStyle w:val="2fb"/>
          <w:rFonts w:hint="cs"/>
          <w:rtl/>
        </w:rPr>
        <w:t>ח</w:t>
      </w:r>
      <w:r>
        <w:rPr>
          <w:rtl/>
        </w:rPr>
        <w:t>: יבא דבר שבקול ויכפר על קול הרע.</w:t>
      </w:r>
    </w:p>
    <w:p w:rsidR="00DA63EC" w:rsidRDefault="00DA63EC" w:rsidP="00DA63EC">
      <w:pPr>
        <w:tabs>
          <w:tab w:val="left" w:pos="0"/>
        </w:tabs>
        <w:rPr>
          <w:rtl/>
        </w:rPr>
      </w:pPr>
      <w:r>
        <w:rPr>
          <w:rtl/>
        </w:rPr>
        <w:t>וציץ מכפר על עזות פנים,</w:t>
      </w:r>
      <w:r w:rsidRPr="00464129">
        <w:rPr>
          <w:rStyle w:val="afffff0"/>
          <w:rtl/>
        </w:rPr>
        <w:t xml:space="preserve"> </w:t>
      </w:r>
      <w:r w:rsidRPr="00464129">
        <w:rPr>
          <w:rStyle w:val="afffff0"/>
          <w:rFonts w:hint="cs"/>
          <w:rtl/>
        </w:rPr>
        <w:t>'</w:t>
      </w:r>
      <w:ins w:id="91007" w:author="Claude - סמנטי" w:date="2026-10-11T12:26:16Z">
        <w:r>
          <w:rPr>
            <w:rStyle w:val="afffff0"/>
            <w:rtl/>
          </w:rPr>
          <w:t xml:space="preserve">וְהָיָה עַל מֵצַח אַהֲרֹן</w:t>
        </w:r>
      </w:ins>
      <w:del w:id="91008" w:author="Claude - סמנטי" w:date="2026-10-11T12:26:16Z">
        <w:r w:rsidRPr="00464129">
          <w:rPr>
            <w:rStyle w:val="afffff0"/>
            <w:rtl/>
          </w:rPr>
          <w:delText xml:space="preserve">והיה על מצח אהרן</w:delText>
        </w:r>
      </w:del>
      <w:r w:rsidRPr="00464129">
        <w:rPr>
          <w:rStyle w:val="afffff0"/>
          <w:rFonts w:hint="cs"/>
          <w:rtl/>
        </w:rPr>
        <w:t>'</w:t>
      </w:r>
      <w:r w:rsidRPr="00464129">
        <w:rPr>
          <w:rStyle w:val="afffff0"/>
          <w:rtl/>
        </w:rPr>
        <w:t>,</w:t>
      </w:r>
      <w:r>
        <w:rPr>
          <w:rtl/>
        </w:rPr>
        <w:t xml:space="preserve"> ובעזות פנים</w:t>
      </w:r>
      <w:r w:rsidRPr="00464129">
        <w:rPr>
          <w:rStyle w:val="afffff0"/>
          <w:rtl/>
        </w:rPr>
        <w:t xml:space="preserve"> </w:t>
      </w:r>
      <w:r w:rsidRPr="00464129">
        <w:rPr>
          <w:rStyle w:val="afffff0"/>
          <w:rFonts w:hint="cs"/>
          <w:rtl/>
        </w:rPr>
        <w:t>'</w:t>
      </w:r>
      <w:ins w:id="91005" w:author="Claude - סמנטי" w:date="2026-10-11T12:26:16Z">
        <w:r>
          <w:rPr>
            <w:rStyle w:val="afffff0"/>
            <w:rtl/>
          </w:rPr>
          <w:t xml:space="preserve">וּמֵצַח אִשָּׁה זוֹנָה הָיָה לָךְ</w:t>
        </w:r>
      </w:ins>
      <w:del w:id="91006" w:author="Claude - סמנטי" w:date="2026-10-11T12:26:16Z">
        <w:r w:rsidRPr="00464129">
          <w:rPr>
            <w:rStyle w:val="afffff0"/>
            <w:rtl/>
          </w:rPr>
          <w:delText xml:space="preserve">ומצח אשה זונה היה לך</w:delText>
        </w:r>
      </w:del>
      <w:r w:rsidRPr="00464129">
        <w:rPr>
          <w:rStyle w:val="afffff0"/>
          <w:rFonts w:hint="cs"/>
          <w:rtl/>
        </w:rPr>
        <w:t>'</w:t>
      </w:r>
      <w:r w:rsidRPr="00464129">
        <w:rPr>
          <w:rStyle w:val="afffff0"/>
          <w:rtl/>
        </w:rPr>
        <w:t>.</w:t>
      </w:r>
    </w:p>
    <w:p>
      <w:pPr>
        <w:pStyle w:val="afffff8"/>
        <w:rPr>
          <w:ins w:id="90215" w:author="קלוד" w:date="2026-10-11T12:29:36Z"/>
        </w:rPr>
      </w:pPr>
      <w:ins w:id="90216" w:author="קלוד" w:date="2026-10-11T12:29:36Z">
        <w:r>
          <w:rPr>
            <w:color w:val="7B3F00"/>
          </w:rPr>
          <w:t xml:space="preserve">שפיכות דמים ולשון הרע - מהיכן כפרתן</w:t>
        </w:r>
      </w:ins>
    </w:p>
    <w:p>
      <w:pPr>
        <w:pStyle w:val="38"/>
        <w:rPr>
          <w:ins w:id="100207" w:author="מנוע מכני" w:date="2026-10-11T12:04:39Z"/>
        </w:rPr>
      </w:pPr>
      <w:r>
        <w:t>איני? והא</w:t>
      </w:r>
      <w:r>
        <w:t>ריב</w:t>
      </w:r>
      <w:r>
        <w:t>"</w:t>
      </w:r>
      <w:r>
        <w:t>ל</w:t>
      </w:r>
      <w:r>
        <w:t xml:space="preserve">:</w:t>
      </w:r>
    </w:p>
    <w:p w:rsidR="00DA63EC" w:rsidRDefault="00DA63EC" w:rsidP="00DA63EC">
      <w:pPr>
        <w:tabs>
          <w:tab w:val="left" w:pos="0"/>
        </w:tabs>
        <w:rPr>
          <w:rtl/>
        </w:rPr>
      </w:pPr>
      <w:del w:id="100208" w:author="מנוע מכני" w:date="2026-10-11T12:04:39Z">
        <w:r>
          <w:rPr>
            <w:rtl/>
          </w:rPr>
          <w:delText xml:space="preserve"> </w:delText>
        </w:r>
      </w:del>
      <w:r>
        <w:rPr>
          <w:rtl/>
        </w:rPr>
        <w:t xml:space="preserve">שני דברים </w:t>
      </w:r>
      <w:r>
        <w:rPr>
          <w:rtl/>
        </w:rPr>
        <w:t xml:space="preserve">לא</w:t>
      </w:r>
      <w:r>
        <w:rPr>
          <w:rtl/>
        </w:rPr>
        <w:t xml:space="preserve"> מצינו להן כפרה בקרבנות ומצינו לו כפרה ממקום אחר, ואלו הן: שפיכות דמים ולשון הרע, שפיכות דמים מעגלה ערופה, ולשון הרע מקטרת, </w:t>
      </w:r>
    </w:p>
    <w:p>
      <w:pPr>
        <w:pStyle w:val="38"/>
        <w:rPr>
          <w:ins w:id="100209" w:author="מנוע מכני" w:date="2026-10-11T12:04:39Z"/>
        </w:rPr>
      </w:pPr>
      <w:r>
        <w:t xml:space="preserve">דתני רב חנניה:</w:t>
      </w:r>
    </w:p>
    <w:p w:rsidR="00DA63EC" w:rsidRDefault="00DA63EC" w:rsidP="00DA63EC">
      <w:pPr>
        <w:tabs>
          <w:tab w:val="left" w:pos="0"/>
        </w:tabs>
        <w:rPr>
          <w:rtl/>
        </w:rPr>
      </w:pPr>
      <w:del w:id="100210" w:author="מנוע מכני" w:date="2026-10-11T12:04:39Z">
        <w:r>
          <w:rPr>
            <w:rtl/>
          </w:rPr>
          <w:delText xml:space="preserve"> </w:delText>
        </w:r>
      </w:del>
      <w:r>
        <w:rPr>
          <w:rtl/>
        </w:rPr>
        <w:t xml:space="preserve">קטרת שמכפרת</w:t>
      </w:r>
      <w:r>
        <w:rPr>
          <w:rFonts w:hint="cs"/>
          <w:rtl/>
        </w:rPr>
        <w:t xml:space="preserve"> </w:t>
      </w:r>
      <w:r w:rsidRPr="003017EE">
        <w:rPr>
          <w:rStyle w:val="afffff0"/>
          <w:rFonts w:hint="cs"/>
          <w:rtl/>
        </w:rPr>
        <w:t>מ'</w:t>
      </w:r>
      <w:ins w:id="91009" w:author="Claude - סמנטי" w:date="2026-10-11T12:26:16Z">
        <w:r>
          <w:rPr>
            <w:rStyle w:val="afffff0"/>
            <w:rtl/>
          </w:rPr>
          <w:t xml:space="preserve">וַיִּתֵּן אֶת הַקְּטֹרֶת וַיְכַפֵּר עַל הָעָם</w:t>
        </w:r>
      </w:ins>
      <w:del w:id="91010" w:author="Claude - סמנטי" w:date="2026-10-11T12:26:16Z">
        <w:r w:rsidRPr="003017EE">
          <w:rPr>
            <w:rStyle w:val="afffff0"/>
            <w:rtl/>
          </w:rPr>
          <w:delText xml:space="preserve">ויתן את הקטרת ויכפר על העם</w:delText>
        </w:r>
      </w:del>
      <w:r w:rsidRPr="003017EE">
        <w:rPr>
          <w:rStyle w:val="afffff0"/>
          <w:rFonts w:hint="cs"/>
          <w:rtl/>
        </w:rPr>
        <w:t>'</w:t>
      </w:r>
      <w:r w:rsidRPr="003017EE">
        <w:rPr>
          <w:rStyle w:val="afffff0"/>
          <w:rtl/>
        </w:rPr>
        <w:t>,</w:t>
      </w:r>
      <w:r>
        <w:rPr>
          <w:rtl/>
        </w:rPr>
        <w:t xml:space="preserve"> </w:t>
      </w:r>
    </w:p>
    <w:p w:rsidR="00DA63EC" w:rsidRDefault="00DA63EC" w:rsidP="00DA63EC">
      <w:pPr>
        <w:tabs>
          <w:tab w:val="left" w:pos="0"/>
        </w:tabs>
        <w:rPr>
          <w:rtl/>
        </w:rPr>
      </w:pPr>
      <w:r>
        <w:rPr>
          <w:rStyle w:val="2fb"/>
          <w:rFonts w:hint="cs"/>
          <w:rtl/>
        </w:rPr>
        <w:t>ולרי</w:t>
      </w:r>
      <w:r>
        <w:rPr>
          <w:rStyle w:val="2fb"/>
          <w:rtl/>
        </w:rPr>
        <w:t>"</w:t>
      </w:r>
      <w:r>
        <w:rPr>
          <w:rStyle w:val="2fb"/>
          <w:rFonts w:hint="cs"/>
          <w:rtl/>
        </w:rPr>
        <w:t>ש</w:t>
      </w:r>
      <w:r>
        <w:rPr>
          <w:rtl/>
        </w:rPr>
        <w:t>: על מה קטורת מכפרת על לשון הרע, יבא דבר שבחשאי ויכפר על מעשה חשאי,</w:t>
      </w:r>
    </w:p>
    <w:p w:rsidR="00DA63EC" w:rsidRDefault="00DA63EC" w:rsidP="00DA63EC">
      <w:pPr>
        <w:tabs>
          <w:tab w:val="left" w:pos="0"/>
        </w:tabs>
        <w:rPr>
          <w:rtl/>
        </w:rPr>
      </w:pPr>
      <w:r>
        <w:rPr>
          <w:rFonts w:hint="cs"/>
          <w:rtl/>
        </w:rPr>
        <w:t>שפ</w:t>
      </w:r>
      <w:r>
        <w:rPr>
          <w:rtl/>
        </w:rPr>
        <w:t>"</w:t>
      </w:r>
      <w:r>
        <w:rPr>
          <w:rFonts w:hint="cs"/>
          <w:rtl/>
        </w:rPr>
        <w:t xml:space="preserve">ד </w:t>
      </w:r>
      <w:r>
        <w:rPr>
          <w:rFonts w:hint="cs"/>
          <w:rtl/>
        </w:rPr>
        <w:t xml:space="preserve">לא</w:t>
      </w:r>
      <w:r>
        <w:rPr>
          <w:rFonts w:hint="cs"/>
          <w:rtl/>
        </w:rPr>
        <w:t xml:space="preserve"> </w:t>
      </w:r>
      <w:ins w:id="95637" w:author="מנוע מכני" w:date="2026-10-11T12:04:39Z">
        <w:r>
          <w:rPr>
            <w:rFonts w:hint="cs"/>
            <w:rtl/>
          </w:rPr>
          <w:t xml:space="preserve">קשה</w:t>
        </w:r>
      </w:ins>
      <w:del w:id="95638" w:author="מנוע מכני" w:date="2026-10-11T12:04:39Z">
        <w:r>
          <w:rPr>
            <w:rFonts w:hint="cs"/>
            <w:rtl/>
          </w:rPr>
          <w:delText xml:space="preserve">קשיא</w:delText>
        </w:r>
      </w:del>
      <w:r>
        <w:rPr>
          <w:rFonts w:hint="cs"/>
          <w:rtl/>
        </w:rPr>
        <w:t xml:space="preserve"> כאן שידע מי הרגו ובמזיד ולא התרו בו</w:t>
      </w:r>
      <w:r>
        <w:rPr>
          <w:rtl/>
        </w:rPr>
        <w:t xml:space="preserve">, </w:t>
      </w:r>
      <w:r>
        <w:rPr>
          <w:rFonts w:hint="cs"/>
          <w:rtl/>
        </w:rPr>
        <w:t>ו</w:t>
      </w:r>
      <w:r>
        <w:rPr>
          <w:rtl/>
        </w:rPr>
        <w:t>הא דלא ידיע מאן קטליה.</w:t>
      </w:r>
    </w:p>
    <w:p w:rsidR="00DA63EC" w:rsidRDefault="00DA63EC" w:rsidP="00DA63EC">
      <w:pPr>
        <w:tabs>
          <w:tab w:val="left" w:pos="0"/>
        </w:tabs>
        <w:rPr>
          <w:rtl/>
        </w:rPr>
      </w:pPr>
      <w:r>
        <w:rPr>
          <w:rtl/>
        </w:rPr>
        <w:t>ול</w:t>
      </w:r>
      <w:r>
        <w:rPr>
          <w:rFonts w:hint="cs"/>
          <w:rtl/>
        </w:rPr>
        <w:t>ה</w:t>
      </w:r>
      <w:r>
        <w:rPr>
          <w:rtl/>
        </w:rPr>
        <w:t>"</w:t>
      </w:r>
      <w:r>
        <w:rPr>
          <w:rFonts w:hint="cs"/>
          <w:rtl/>
        </w:rPr>
        <w:t>ר אלה</w:t>
      </w:r>
      <w:r>
        <w:rPr>
          <w:rtl/>
        </w:rPr>
        <w:t>"</w:t>
      </w:r>
      <w:r>
        <w:rPr>
          <w:rFonts w:hint="cs"/>
          <w:rtl/>
        </w:rPr>
        <w:t xml:space="preserve">ר </w:t>
      </w:r>
      <w:r>
        <w:rPr>
          <w:rFonts w:hint="cs"/>
          <w:rtl/>
        </w:rPr>
        <w:t xml:space="preserve">לא</w:t>
      </w:r>
      <w:r>
        <w:rPr>
          <w:rFonts w:hint="cs"/>
          <w:rtl/>
        </w:rPr>
        <w:t xml:space="preserve"> </w:t>
      </w:r>
      <w:ins w:id="95639" w:author="מנוע מכני" w:date="2026-10-11T12:04:39Z">
        <w:r>
          <w:rPr>
            <w:rFonts w:hint="cs"/>
            <w:rtl/>
          </w:rPr>
          <w:t xml:space="preserve">קשה</w:t>
        </w:r>
      </w:ins>
      <w:del w:id="95640" w:author="מנוע מכני" w:date="2026-10-11T12:04:39Z">
        <w:r>
          <w:rPr>
            <w:rFonts w:hint="cs"/>
            <w:rtl/>
          </w:rPr>
          <w:delText xml:space="preserve">קשיא</w:delText>
        </w:r>
      </w:del>
      <w:r>
        <w:rPr>
          <w:rFonts w:hint="cs"/>
          <w:rtl/>
        </w:rPr>
        <w:t xml:space="preserve"> </w:t>
      </w:r>
      <w:ins w:id="91731" w:author="מנוע מכני" w:date="2026-10-11T12:04:39Z">
        <w:r>
          <w:rPr>
            <w:rFonts w:hint="cs"/>
            <w:rtl/>
          </w:rPr>
          <w:t xml:space="preserve">שהרי</w:t>
        </w:r>
      </w:ins>
      <w:del w:id="91732" w:author="מנוע מכני" w:date="2026-10-11T12:04:39Z">
        <w:r>
          <w:rPr>
            <w:rFonts w:hint="cs"/>
            <w:rtl/>
          </w:rPr>
          <w:delText xml:space="preserve">דהא</w:delText>
        </w:r>
      </w:del>
      <w:r>
        <w:rPr>
          <w:rFonts w:hint="cs"/>
          <w:rtl/>
        </w:rPr>
        <w:t xml:space="preserve"> </w:t>
      </w:r>
      <w:r>
        <w:rPr>
          <w:rtl/>
        </w:rPr>
        <w:t>בצינעא, הא בפרהסיא.</w:t>
      </w:r>
    </w:p>
    <w:p w:rsidR="00DA63EC" w:rsidRDefault="00DA63EC" w:rsidP="00DA63EC">
      <w:pPr>
        <w:pStyle w:val="Hadran"/>
        <w:rPr>
          <w:rtl/>
        </w:rPr>
        <w:pPrChange w:id="104012" w:author="Claude" w:date="2026-10-11T09:08:09Z">
          <w:pPr>
            <w:pStyle w:val="affff"/>
            <w:rPr>
              <w:rtl/>
            </w:rPr>
          </w:pPr>
        </w:pPrChange>
      </w:pPr>
      <w:r>
        <w:rPr>
          <w:rtl/>
        </w:rPr>
        <w:t>הדרן עלך המזבח מקדש.</w:t>
      </w:r>
    </w:p>
    <w:p w:rsidR="00DA63EC" w:rsidRDefault="00DA63EC" w:rsidP="00DA63EC">
      <w:pPr>
        <w:pStyle w:val="affffd"/>
        <w:rPr>
          <w:rtl/>
        </w:rPr>
      </w:pPr>
      <w:r>
        <w:rPr>
          <w:rtl/>
        </w:rPr>
        <w:t>׹</w:t>
      </w:r>
    </w:p>
    <w:p w:rsidR="00DA63EC" w:rsidRDefault="00DA63EC" w:rsidP="00DA63EC">
      <w:pPr>
        <w:tabs>
          <w:tab w:val="left" w:pos="0"/>
        </w:tabs>
        <w:rPr>
          <w:rtl/>
        </w:rPr>
        <w:sectPr w:rsidR="00DA63EC" w:rsidSect="00FE1B89">
          <w:footerReference w:type="default" r:id="rId9"/>
          <w:pgSz w:w="6804" w:h="11907" w:code="8"/>
          <w:pgMar w:top="284" w:right="567" w:bottom="284" w:left="567" w:header="284" w:footer="284" w:gutter="0"/>
          <w:pgNumType w:start="1"/>
          <w:cols w:space="284"/>
          <w:bidi/>
          <w:rtlGutter/>
          <w:docGrid w:linePitch="360"/>
        </w:sectPr>
      </w:pPr>
    </w:p>
    <w:p w:rsidR="00DA63EC" w:rsidRDefault="00DA63EC" w:rsidP="00DA63EC">
      <w:pPr>
        <w:pStyle w:val="afff7"/>
        <w:framePr w:wrap="around"/>
        <w:rPr>
          <w:del w:id="102975" w:author="Claude" w:date="2026-10-11T09:07:44Z"/>
          <w:rtl/>
        </w:rPr>
      </w:pPr>
      <w:del w:id="102974" w:author="Claude" w:date="2026-10-11T09:07:44Z">
        <w:r>
          <w:rPr>
            <w:rFonts w:hint="cs"/>
            <w:rtl/>
          </w:rPr>
          <w:lastRenderedPageBreak/>
          <w:delText xml:space="preserve">כל התדיר </w:delText>
        </w:r>
      </w:del>
    </w:p>
    <w:p w:rsidR="00DA63EC" w:rsidRDefault="00DA63EC" w:rsidP="00DA63EC">
      <w:pPr>
        <w:pStyle w:val="afff3"/>
        <w:framePr w:wrap="around"/>
        <w:rPr>
          <w:rtl/>
        </w:rPr>
      </w:pPr>
      <w:r>
        <w:rPr>
          <w:rFonts w:hint="cs"/>
          <w:rtl/>
        </w:rPr>
        <w:t xml:space="preserve">פט. </w:t>
      </w:r>
    </w:p>
    <w:p w:rsidR="00DA63EC" w:rsidRDefault="00DA63EC" w:rsidP="00DA63EC">
      <w:pPr>
        <w:pStyle w:val="afff6"/>
        <w:framePr w:wrap="around"/>
        <w:rPr>
          <w:del w:id="102973" w:author="Claude" w:date="2026-10-11T09:07:44Z"/>
          <w:rtl/>
        </w:rPr>
      </w:pPr>
      <w:del w:id="102972" w:author="Claude" w:date="2026-10-11T09:07:44Z">
        <w:r>
          <w:rPr>
            <w:rFonts w:hint="cs"/>
            <w:rtl/>
          </w:rPr>
          <w:delText xml:space="preserve">פרק עשירי</w:delText>
        </w:r>
      </w:del>
    </w:p>
    <w:p>
      <w:pPr>
        <w:pStyle w:val="PetichatPerek"/>
        <w:rPr>
          <w:ins w:id="102971" w:author="Claude" w:date="2026-10-11T09:07:44Z"/>
        </w:rPr>
      </w:pPr>
      <w:ins w:id="102970" w:author="Claude" w:date="2026-10-11T09:07:44Z">
        <w:r>
          <w:rPr>
            <w:rFonts w:hint="cs"/>
            <w:rtl/>
          </w:rPr>
          <w:t xml:space="preserve">פרק עשירי</w:t>
        </w:r>
        <w:r>
          <w:rPr>
            <w:rFonts w:hint="cs"/>
            <w:rtl/>
          </w:rPr>
          <w:t xml:space="preserve"> - </w:t>
        </w:r>
        <w:r>
          <w:rPr>
            <w:rFonts w:hint="cs"/>
            <w:rtl/>
          </w:rPr>
          <w:t xml:space="preserve">כל התדיר</w:t>
        </w:r>
      </w:ins>
    </w:p>
    <w:p w:rsidR="00DA63EC" w:rsidRPr="000A334C" w:rsidRDefault="00DA63EC" w:rsidP="003B6D22">
      <w:pPr>
        <w:pStyle w:val="afff9"/>
        <w:spacing w:before="120"/>
        <w:rPr>
          <w:rtl/>
        </w:rPr>
        <w:pPrChange w:id="90046" w:author="קלוד" w:date="2026-10-11T12:09:42Z">
          <w:pPr>
            <w:pStyle w:val="afff9"/>
          </w:pPr>
        </w:pPrChange>
      </w:pPr>
      <w:r w:rsidRPr="000A334C">
        <w:rPr>
          <w:rtl/>
        </w:rPr>
        <w:t>מתני'.</w:t>
      </w:r>
    </w:p>
    <w:p w:rsidR="00DA63EC" w:rsidRDefault="00DA63EC" w:rsidP="00DA63EC">
      <w:pPr>
        <w:pStyle w:val="afff8"/>
        <w:framePr w:wrap="around"/>
        <w:rPr>
          <w:rtl/>
        </w:rPr>
      </w:pPr>
      <w:r>
        <w:rPr>
          <w:rFonts w:hint="cs"/>
          <w:rtl/>
        </w:rPr>
        <w:t>(פט.-צב.)</w:t>
      </w:r>
    </w:p>
    <w:p>
      <w:pPr>
        <w:pStyle w:val="MishnaBatzad"/>
        <w:rPr>
          <w:ins w:id="20428" w:author="קלוד" w:date="2026-10-11T09:07:24Z"/>
        </w:rPr>
      </w:pPr>
      <w:ins w:id="20427" w:author="קלוד" w:date="2026-10-11T09:07:24Z">
        <w:r>
          <w:t xml:space="preserve">משנה א</w:t>
        </w:r>
      </w:ins>
    </w:p>
    <w:p w:rsidR="00DA63EC" w:rsidRPr="000A334C" w:rsidRDefault="00DA63EC" w:rsidP="003B6D22">
      <w:pPr>
        <w:pStyle w:val="afff9"/>
        <w:rPr>
          <w:rtl/>
        </w:rPr>
      </w:pPr>
      <w:r w:rsidRPr="000A334C">
        <w:rPr>
          <w:rtl/>
        </w:rPr>
        <w:t xml:space="preserve">כל התדיר מחבירו קודם את חבירו, התמידין קודמין למוספין, מוספי שבת קודמין למוספי ר"ח, מוספי ר"ח קודמין למוספי ר"ה, </w:t>
      </w:r>
    </w:p>
    <w:p w:rsidR="00DA63EC" w:rsidRPr="000A334C" w:rsidRDefault="00DA63EC" w:rsidP="003B6D22">
      <w:pPr>
        <w:pStyle w:val="afff9"/>
        <w:rPr>
          <w:rtl/>
        </w:rPr>
      </w:pPr>
      <w:r w:rsidRPr="000A334C">
        <w:rPr>
          <w:rtl/>
        </w:rPr>
        <w:t>שנא</w:t>
      </w:r>
      <w:r w:rsidRPr="000A334C">
        <w:rPr>
          <w:rFonts w:hint="cs"/>
          <w:rtl/>
        </w:rPr>
        <w:t>'</w:t>
      </w:r>
      <w:r w:rsidRPr="000A334C">
        <w:rPr>
          <w:rtl/>
        </w:rPr>
        <w:t>: מלבד עולת הבקר אשר לעולת התמיד תעשו את אלה.</w:t>
      </w:r>
    </w:p>
    <w:p w:rsidR="00DA63EC" w:rsidRDefault="00DA63EC" w:rsidP="00DA63EC">
      <w:pPr>
        <w:pStyle w:val="affffd"/>
        <w:rPr>
          <w:rtl/>
        </w:rPr>
      </w:pPr>
      <w:r>
        <w:rPr>
          <w:rtl/>
        </w:rPr>
        <w:t>׹</w:t>
      </w:r>
    </w:p>
    <w:p>
      <w:pPr>
        <w:pStyle w:val="afffff8"/>
        <w:rPr>
          <w:ins w:id="90213" w:author="קלוד" w:date="2026-10-11T12:29:36Z"/>
        </w:rPr>
      </w:pPr>
      <w:ins w:id="90214" w:author="קלוד" w:date="2026-10-11T12:29:36Z">
        <w:r>
          <w:rPr>
            <w:color w:val="7B3F00"/>
          </w:rPr>
          <w:t xml:space="preserve">תדיר קודם - מקרא 'מלבד עולת הבקר'</w:t>
        </w:r>
      </w:ins>
    </w:p>
    <w:p w:rsidR="00DA63EC" w:rsidRDefault="00DA63EC" w:rsidP="00DA63EC">
      <w:pPr>
        <w:tabs>
          <w:tab w:val="left" w:pos="0"/>
        </w:tabs>
        <w:rPr>
          <w:rtl/>
        </w:rPr>
      </w:pPr>
      <w:r>
        <w:rPr>
          <w:rFonts w:hint="cs"/>
          <w:rtl/>
        </w:rPr>
        <w:t xml:space="preserve">מקרא </w:t>
      </w:r>
      <w:r w:rsidRPr="0046594B">
        <w:rPr>
          <w:rStyle w:val="afffff0"/>
          <w:rFonts w:hint="cs"/>
          <w:rtl/>
        </w:rPr>
        <w:t xml:space="preserve">ד'</w:t>
      </w:r>
      <w:ins w:id="91011" w:author="Claude - סמנטי" w:date="2026-10-11T12:26:16Z">
        <w:r>
          <w:rPr>
            <w:rStyle w:val="afffff0"/>
            <w:rFonts w:hint="cs"/>
            <w:rtl/>
          </w:rPr>
          <w:t xml:space="preserve">מִלְּבַד עוֹלַת הַבֹּקֶר</w:t>
        </w:r>
      </w:ins>
      <w:del w:id="91012" w:author="Claude - סמנטי" w:date="2026-10-11T12:26:16Z">
        <w:r w:rsidRPr="0046594B">
          <w:rPr>
            <w:rStyle w:val="afffff0"/>
            <w:rFonts w:hint="cs"/>
            <w:rtl/>
          </w:rPr>
          <w:delText xml:space="preserve">מ</w:delText>
        </w:r>
        <w:r w:rsidRPr="0046594B">
          <w:rPr>
            <w:rStyle w:val="afffff0"/>
            <w:rtl/>
          </w:rPr>
          <w:delText xml:space="preserve">לבד עולת הבקר</w:delText>
        </w:r>
      </w:del>
      <w:r w:rsidRPr="0046594B">
        <w:rPr>
          <w:rStyle w:val="afffff0"/>
          <w:rFonts w:hint="cs"/>
          <w:rtl/>
        </w:rPr>
        <w:t xml:space="preserve">' </w:t>
      </w:r>
    </w:p>
    <w:p>
      <w:pPr>
        <w:pStyle w:val="38"/>
        <w:rPr>
          <w:ins w:id="100211" w:author="מנוע מכני" w:date="2026-10-11T12:04:39Z"/>
        </w:rPr>
      </w:pPr>
      <w:r>
        <w:t>ר</w:t>
      </w:r>
      <w:r>
        <w:t>"</w:t>
      </w:r>
      <w:r>
        <w:t xml:space="preserve">א:</w:t>
      </w:r>
    </w:p>
    <w:p w:rsidR="00DA63EC" w:rsidRDefault="00DA63EC" w:rsidP="00DA63EC">
      <w:pPr>
        <w:tabs>
          <w:tab w:val="left" w:pos="0"/>
        </w:tabs>
        <w:rPr>
          <w:rtl/>
        </w:rPr>
      </w:pPr>
      <w:del w:id="100212" w:author="מנוע מכני" w:date="2026-10-11T12:04:39Z">
        <w:r>
          <w:rPr>
            <w:rFonts w:hint="cs"/>
            <w:rtl/>
          </w:rPr>
          <w:delText xml:space="preserve"> </w:delText>
        </w:r>
      </w:del>
      <w:r>
        <w:rPr>
          <w:rFonts w:hint="cs"/>
          <w:rtl/>
        </w:rPr>
        <w:t xml:space="preserve">ואפי' מוספין למוספין </w:t>
      </w:r>
      <w:r w:rsidRPr="0046594B">
        <w:rPr>
          <w:rStyle w:val="afffff0"/>
          <w:rFonts w:hint="cs"/>
          <w:rtl/>
        </w:rPr>
        <w:t>ד'</w:t>
      </w:r>
      <w:r w:rsidRPr="0046594B">
        <w:rPr>
          <w:rStyle w:val="afffff0"/>
          <w:rtl/>
        </w:rPr>
        <w:t>כאלה תעשו ליום שבעת ימים</w:t>
      </w:r>
      <w:r w:rsidRPr="0046594B">
        <w:rPr>
          <w:rStyle w:val="afffff0"/>
          <w:rFonts w:hint="cs"/>
          <w:rtl/>
        </w:rPr>
        <w:t>'</w:t>
      </w:r>
      <w:r w:rsidRPr="0046594B">
        <w:rPr>
          <w:rStyle w:val="afffff0"/>
          <w:rtl/>
        </w:rPr>
        <w:t>,</w:t>
      </w:r>
      <w:r>
        <w:rPr>
          <w:rtl/>
        </w:rPr>
        <w:t xml:space="preserve"> אלה כאלה.</w:t>
      </w:r>
    </w:p>
    <w:p w:rsidR="00DA63EC" w:rsidRDefault="00DA63EC" w:rsidP="00DA63EC">
      <w:pPr>
        <w:tabs>
          <w:tab w:val="left" w:pos="0"/>
        </w:tabs>
        <w:rPr>
          <w:rtl/>
        </w:rPr>
      </w:pPr>
      <w:r>
        <w:rPr>
          <w:rtl/>
        </w:rPr>
        <w:t>ו</w:t>
      </w:r>
      <w:r>
        <w:rPr>
          <w:rFonts w:hint="cs"/>
          <w:rtl/>
        </w:rPr>
        <w:t xml:space="preserve">אי' דבעי </w:t>
      </w:r>
      <w:ins w:id="96251" w:author="מנוע מכני" w:date="2026-10-11T12:04:39Z">
        <w:r>
          <w:rPr>
            <w:rFonts w:hint="cs"/>
            <w:rtl/>
          </w:rPr>
          <w:t xml:space="preserve">לגופו</w:t>
        </w:r>
      </w:ins>
      <w:del w:id="96252" w:author="מנוע מכני" w:date="2026-10-11T12:04:39Z">
        <w:r>
          <w:rPr>
            <w:rFonts w:hint="cs"/>
            <w:rtl/>
          </w:rPr>
          <w:delText xml:space="preserve">לגופיה</w:delText>
        </w:r>
      </w:del>
      <w:r>
        <w:rPr>
          <w:rFonts w:hint="cs"/>
          <w:rtl/>
        </w:rPr>
        <w:t xml:space="preserve"> מהך דלא כתיב </w:t>
      </w:r>
      <w:r>
        <w:rPr>
          <w:rtl/>
        </w:rPr>
        <w:t>אלה תעשו ליום.</w:t>
      </w:r>
    </w:p>
    <w:p w:rsidR="00DA63EC" w:rsidRDefault="00DA63EC" w:rsidP="00DA63EC">
      <w:pPr>
        <w:tabs>
          <w:tab w:val="left" w:pos="0"/>
        </w:tabs>
        <w:rPr>
          <w:rtl/>
        </w:rPr>
      </w:pPr>
      <w:r>
        <w:rPr>
          <w:rFonts w:hint="cs"/>
          <w:rtl/>
        </w:rPr>
        <w:t xml:space="preserve">ולא אמר' דדוקא אלה </w:t>
      </w:r>
      <w:r w:rsidRPr="0046594B">
        <w:rPr>
          <w:rStyle w:val="afffff0"/>
          <w:rFonts w:hint="cs"/>
          <w:rtl/>
        </w:rPr>
        <w:t xml:space="preserve">ד'ליום כתיב' </w:t>
      </w:r>
    </w:p>
    <w:p>
      <w:pPr>
        <w:pStyle w:val="38"/>
        <w:rPr>
          <w:ins w:id="100213" w:author="מנוע מכני" w:date="2026-10-11T12:04:39Z"/>
        </w:rPr>
      </w:pPr>
      <w:r>
        <w:t xml:space="preserve">ולא אמרי'</w:t>
      </w:r>
    </w:p>
    <w:p w:rsidR="00DA63EC" w:rsidRDefault="00DA63EC" w:rsidP="00DA63EC">
      <w:pPr>
        <w:tabs>
          <w:tab w:val="left" w:pos="0"/>
        </w:tabs>
        <w:rPr>
          <w:rtl/>
        </w:rPr>
      </w:pPr>
      <w:del w:id="100214" w:author="מנוע מכני" w:date="2026-10-11T12:04:39Z">
        <w:r>
          <w:rPr>
            <w:rFonts w:hint="cs"/>
            <w:rtl/>
          </w:rPr>
          <w:delText xml:space="preserve"> </w:delText>
        </w:r>
      </w:del>
      <w:r w:rsidRPr="0046594B">
        <w:rPr>
          <w:rStyle w:val="afffff0"/>
          <w:rFonts w:hint="cs"/>
          <w:rtl/>
        </w:rPr>
        <w:t>ד'</w:t>
      </w:r>
      <w:r w:rsidRPr="0046594B">
        <w:rPr>
          <w:rStyle w:val="afffff0"/>
          <w:rtl/>
        </w:rPr>
        <w:t>אלה ליום</w:t>
      </w:r>
      <w:r w:rsidRPr="0046594B">
        <w:rPr>
          <w:rStyle w:val="afffff0"/>
          <w:rFonts w:hint="cs"/>
          <w:rtl/>
        </w:rPr>
        <w:t>'</w:t>
      </w:r>
      <w:r w:rsidRPr="0046594B">
        <w:rPr>
          <w:rStyle w:val="afffff0"/>
          <w:rtl/>
        </w:rPr>
        <w:t>,</w:t>
      </w:r>
      <w:r>
        <w:rPr>
          <w:rtl/>
        </w:rPr>
        <w:t xml:space="preserve"> אבל שאר יומי </w:t>
      </w:r>
      <w:r>
        <w:rPr>
          <w:rtl/>
        </w:rPr>
        <w:t xml:space="preserve">לא</w:t>
      </w:r>
      <w:r>
        <w:rPr>
          <w:rtl/>
        </w:rPr>
        <w:t xml:space="preserve"> ידענא כמה! </w:t>
      </w:r>
      <w:r w:rsidRPr="0046594B">
        <w:rPr>
          <w:rStyle w:val="afffff0"/>
          <w:rFonts w:hint="cs"/>
          <w:rtl/>
        </w:rPr>
        <w:t>ד'</w:t>
      </w:r>
      <w:r w:rsidRPr="0046594B">
        <w:rPr>
          <w:rStyle w:val="afffff0"/>
          <w:rtl/>
        </w:rPr>
        <w:t>תעשו</w:t>
      </w:r>
      <w:r w:rsidRPr="0046594B">
        <w:rPr>
          <w:rStyle w:val="afffff0"/>
          <w:rFonts w:hint="cs"/>
          <w:rtl/>
        </w:rPr>
        <w:t>'</w:t>
      </w:r>
      <w:r w:rsidRPr="0046594B">
        <w:rPr>
          <w:rStyle w:val="afffff0"/>
          <w:rtl/>
        </w:rPr>
        <w:t>,</w:t>
      </w:r>
      <w:r>
        <w:rPr>
          <w:rtl/>
        </w:rPr>
        <w:t xml:space="preserve"> שיהו כל העשיות שוות.</w:t>
      </w:r>
    </w:p>
    <w:p>
      <w:pPr>
        <w:pStyle w:val="38"/>
        <w:rPr>
          <w:ins w:id="100215" w:author="מנוע מכני" w:date="2026-10-11T12:04:39Z"/>
        </w:rPr>
      </w:pPr>
      <w:r w:rsidRPr="00E105BC">
        <w:t>אביי</w:t>
      </w:r>
      <w:r w:rsidRPr="00E105BC">
        <w:t xml:space="preserve">:</w:t>
      </w:r>
    </w:p>
    <w:p w:rsidR="00DA63EC" w:rsidRPr="00E105BC" w:rsidRDefault="00DA63EC" w:rsidP="00DA63EC">
      <w:pPr>
        <w:tabs>
          <w:tab w:val="left" w:pos="0"/>
        </w:tabs>
        <w:rPr>
          <w:spacing w:val="-2"/>
          <w:rtl/>
        </w:rPr>
      </w:pPr>
      <w:del w:id="100216" w:author="מנוע מכני" w:date="2026-10-11T12:04:39Z">
        <w:r w:rsidRPr="00E105BC">
          <w:rPr>
            <w:spacing w:val="-2"/>
            <w:rtl/>
          </w:rPr>
          <w:delText xml:space="preserve"> </w:delText>
        </w:r>
      </w:del>
      <w:r w:rsidRPr="00E105BC">
        <w:rPr>
          <w:spacing w:val="-2"/>
          <w:rtl/>
        </w:rPr>
        <w:t xml:space="preserve">מגופה דקרא, </w:t>
      </w:r>
      <w:r w:rsidRPr="00E105BC">
        <w:rPr>
          <w:rFonts w:hint="cs"/>
          <w:spacing w:val="-2"/>
          <w:rtl/>
        </w:rPr>
        <w:t>דא</w:t>
      </w:r>
      <w:r w:rsidRPr="00E105BC">
        <w:rPr>
          <w:spacing w:val="-2"/>
          <w:rtl/>
        </w:rPr>
        <w:t>"</w:t>
      </w:r>
      <w:r w:rsidRPr="00E105BC">
        <w:rPr>
          <w:rFonts w:hint="cs"/>
          <w:spacing w:val="-2"/>
          <w:rtl/>
        </w:rPr>
        <w:t xml:space="preserve">כ</w:t>
      </w:r>
      <w:r w:rsidRPr="00E105BC">
        <w:rPr>
          <w:rFonts w:hint="cs"/>
          <w:spacing w:val="-2"/>
          <w:rtl/>
        </w:rPr>
        <w:t xml:space="preserve"> </w:t>
      </w:r>
      <w:r w:rsidRPr="00E105BC">
        <w:rPr>
          <w:spacing w:val="-2"/>
          <w:rtl/>
        </w:rPr>
        <w:t>לימא מלבד עולת הבקר ותישתוק,</w:t>
      </w:r>
      <w:r w:rsidRPr="00E105BC">
        <w:rPr>
          <w:rStyle w:val="afffff0"/>
          <w:spacing w:val="-2"/>
          <w:rtl/>
        </w:rPr>
        <w:t xml:space="preserve"> </w:t>
      </w:r>
      <w:r w:rsidRPr="00E105BC">
        <w:rPr>
          <w:rStyle w:val="afffff0"/>
          <w:rFonts w:hint="cs"/>
          <w:spacing w:val="-2"/>
          <w:rtl/>
        </w:rPr>
        <w:t>'</w:t>
      </w:r>
      <w:ins w:id="91013" w:author="Claude - סמנטי" w:date="2026-10-11T12:26:16Z">
        <w:r>
          <w:rPr>
            <w:rStyle w:val="afffff0"/>
            <w:spacing w:val="-2"/>
            <w:rtl/>
          </w:rPr>
          <w:t xml:space="preserve">אֲשֶׁר לְעוֹלַת הַתָּמִיד</w:t>
        </w:r>
      </w:ins>
      <w:del w:id="91014" w:author="Claude - סמנטי" w:date="2026-10-11T12:26:16Z">
        <w:r w:rsidRPr="00E105BC">
          <w:rPr>
            <w:rStyle w:val="afffff0"/>
            <w:spacing w:val="-2"/>
            <w:rtl/>
          </w:rPr>
          <w:delText xml:space="preserve">אשר לעולת התמיד</w:delText>
        </w:r>
      </w:del>
      <w:r w:rsidRPr="00E105BC">
        <w:rPr>
          <w:rStyle w:val="afffff0"/>
          <w:rFonts w:hint="cs"/>
          <w:spacing w:val="-2"/>
          <w:rtl/>
        </w:rPr>
        <w:t>'</w:t>
      </w:r>
      <w:r w:rsidRPr="00E105BC">
        <w:rPr>
          <w:rStyle w:val="afffff0"/>
          <w:spacing w:val="-2"/>
          <w:rtl/>
        </w:rPr>
        <w:t xml:space="preserve"> </w:t>
      </w:r>
      <w:r w:rsidRPr="00E105BC">
        <w:rPr>
          <w:spacing w:val="-2"/>
          <w:rtl/>
        </w:rPr>
        <w:t>–</w:t>
      </w:r>
      <w:r w:rsidRPr="00E105BC">
        <w:rPr>
          <w:rFonts w:hint="cs"/>
          <w:spacing w:val="-2"/>
          <w:rtl/>
        </w:rPr>
        <w:t xml:space="preserve"> דתדיר קודם</w:t>
      </w:r>
      <w:r w:rsidRPr="00E105BC">
        <w:rPr>
          <w:spacing w:val="-2"/>
          <w:rtl/>
        </w:rPr>
        <w:t>.</w:t>
      </w:r>
    </w:p>
    <w:p w:rsidR="00DA63EC" w:rsidRDefault="00DA63EC" w:rsidP="00DA63EC">
      <w:pPr>
        <w:pStyle w:val="affffd"/>
        <w:rPr>
          <w:rtl/>
        </w:rPr>
      </w:pPr>
      <w:r>
        <w:rPr>
          <w:rtl/>
        </w:rPr>
        <w:t>׹</w:t>
      </w:r>
    </w:p>
    <w:p>
      <w:pPr>
        <w:pStyle w:val="MishnaBatzad"/>
        <w:rPr>
          <w:ins w:id="20430" w:author="קלוד" w:date="2026-10-11T09:07:24Z"/>
        </w:rPr>
      </w:pPr>
      <w:ins w:id="20429" w:author="קלוד" w:date="2026-10-11T09:07:24Z">
        <w:r>
          <w:t xml:space="preserve">משנה ב</w:t>
        </w:r>
      </w:ins>
    </w:p>
    <w:p w:rsidR="00DA63EC" w:rsidRPr="000A334C" w:rsidRDefault="00DA63EC" w:rsidP="003B6D22">
      <w:pPr>
        <w:pStyle w:val="afff9"/>
        <w:rPr>
          <w:del w:id="20268" w:author="קלוד" w:date="2026-10-11T09:07:24Z"/>
          <w:rtl/>
        </w:rPr>
      </w:pPr>
      <w:del w:id="20267" w:author="קלוד" w:date="2026-10-11T09:07:24Z">
        <w:r w:rsidRPr="000A334C">
          <w:rPr>
            <w:rtl/>
          </w:rPr>
          <w:delText xml:space="preserve">מתני'.</w:delText>
        </w:r>
      </w:del>
    </w:p>
    <w:p w:rsidR="00DA63EC" w:rsidRPr="000A334C" w:rsidRDefault="00DA63EC" w:rsidP="003B6D22">
      <w:pPr>
        <w:pStyle w:val="afff9"/>
        <w:spacing w:before="120"/>
        <w:rPr>
          <w:rtl/>
        </w:rPr>
        <w:pPrChange w:id="90047" w:author="קלוד" w:date="2026-10-11T12:09:42Z">
          <w:pPr>
            <w:pStyle w:val="afff9"/>
          </w:pPr>
        </w:pPrChange>
      </w:pPr>
      <w:r w:rsidRPr="000A334C">
        <w:rPr>
          <w:rtl/>
        </w:rPr>
        <w:t>כל המקודש מחבירו קודם את חבירו;</w:t>
      </w:r>
    </w:p>
    <w:p w:rsidR="00DA63EC" w:rsidRPr="000A334C" w:rsidRDefault="00DA63EC" w:rsidP="003B6D22">
      <w:pPr>
        <w:pStyle w:val="afff9"/>
        <w:rPr>
          <w:rtl/>
        </w:rPr>
      </w:pPr>
      <w:r w:rsidRPr="000A334C">
        <w:rPr>
          <w:rtl/>
        </w:rPr>
        <w:t>דם החטאת קודם לדם העולה, מפני שהוא מרצה;</w:t>
      </w:r>
    </w:p>
    <w:p w:rsidR="00DA63EC" w:rsidRPr="000A334C" w:rsidRDefault="00DA63EC" w:rsidP="003B6D22">
      <w:pPr>
        <w:pStyle w:val="afff9"/>
        <w:rPr>
          <w:rtl/>
        </w:rPr>
      </w:pPr>
      <w:r w:rsidRPr="000A334C">
        <w:rPr>
          <w:rtl/>
        </w:rPr>
        <w:t>איברי עולה קודמין לאימורי חטאת, מפני שהוא כליל לאישים;</w:t>
      </w:r>
    </w:p>
    <w:p w:rsidR="00DA63EC" w:rsidRPr="000A334C" w:rsidRDefault="00DA63EC" w:rsidP="003B6D22">
      <w:pPr>
        <w:pStyle w:val="afff9"/>
        <w:rPr>
          <w:rtl/>
        </w:rPr>
      </w:pPr>
      <w:r w:rsidRPr="000A334C">
        <w:rPr>
          <w:rtl/>
        </w:rPr>
        <w:t>חטאת קודמת לאשם, מפני שדמה ניתן לד' קרנות על היסוד;</w:t>
      </w:r>
    </w:p>
    <w:p w:rsidR="00DA63EC" w:rsidRPr="000A334C" w:rsidRDefault="00DA63EC" w:rsidP="003B6D22">
      <w:pPr>
        <w:pStyle w:val="afff9"/>
        <w:rPr>
          <w:rtl/>
        </w:rPr>
      </w:pPr>
      <w:r w:rsidRPr="000A334C">
        <w:rPr>
          <w:rtl/>
        </w:rPr>
        <w:t>אשם קודם לתודה ואיל נזיר מפני שהוא קדשי קדשים;</w:t>
      </w:r>
    </w:p>
    <w:p w:rsidR="00DA63EC" w:rsidRPr="000A334C" w:rsidRDefault="00DA63EC" w:rsidP="003B6D22">
      <w:pPr>
        <w:pStyle w:val="afff9"/>
        <w:rPr>
          <w:rtl/>
        </w:rPr>
      </w:pPr>
      <w:r w:rsidRPr="000A334C">
        <w:rPr>
          <w:rtl/>
        </w:rPr>
        <w:t>תודה ואיל נזיר קודמים לשלמים, מפני שהן נאכלין ליום אחד וטעונין לחם;</w:t>
      </w:r>
    </w:p>
    <w:p w:rsidR="00DA63EC" w:rsidRPr="000A334C" w:rsidRDefault="00DA63EC" w:rsidP="003B6D22">
      <w:pPr>
        <w:pStyle w:val="afff9"/>
        <w:rPr>
          <w:rtl/>
        </w:rPr>
      </w:pPr>
      <w:r w:rsidRPr="000A334C">
        <w:rPr>
          <w:rtl/>
        </w:rPr>
        <w:t>השלמים קודמין לבכור, מפני שהן טעונין מתן ד' וסמיכה ונסכים ותנופות חזה ושוק;</w:t>
      </w:r>
    </w:p>
    <w:p w:rsidR="00DA63EC" w:rsidRPr="000A334C" w:rsidRDefault="00DA63EC" w:rsidP="003B6D22">
      <w:pPr>
        <w:pStyle w:val="afff9"/>
        <w:rPr>
          <w:rtl/>
        </w:rPr>
      </w:pPr>
      <w:r w:rsidRPr="000A334C">
        <w:rPr>
          <w:rtl/>
        </w:rPr>
        <w:t>הבכור קודם למעשר, מפני שקדושתו מרחם ונאכל לכהנים;</w:t>
      </w:r>
    </w:p>
    <w:p w:rsidR="00DA63EC" w:rsidRPr="000A334C" w:rsidRDefault="00DA63EC" w:rsidP="003B6D22">
      <w:pPr>
        <w:pStyle w:val="afff9"/>
        <w:rPr>
          <w:rtl/>
        </w:rPr>
      </w:pPr>
      <w:r w:rsidRPr="000A334C">
        <w:rPr>
          <w:rtl/>
        </w:rPr>
        <w:t>המעשר קודם לעופות, מפני שהוא זבח ויש בו קודש קדשים דמו ואימוריו;</w:t>
      </w:r>
    </w:p>
    <w:p w:rsidR="00DA63EC" w:rsidRPr="000A334C" w:rsidRDefault="00DA63EC" w:rsidP="003B6D22">
      <w:pPr>
        <w:pStyle w:val="afff9"/>
        <w:rPr>
          <w:rtl/>
        </w:rPr>
      </w:pPr>
      <w:r w:rsidRPr="000A334C">
        <w:rPr>
          <w:rtl/>
        </w:rPr>
        <w:t xml:space="preserve">העופות קודמין למנחות, מפני שהן מיני דמים, </w:t>
      </w:r>
    </w:p>
    <w:p w:rsidR="00DA63EC" w:rsidRPr="000A334C" w:rsidRDefault="00DA63EC" w:rsidP="003B6D22">
      <w:pPr>
        <w:pStyle w:val="afff9"/>
        <w:rPr>
          <w:rtl/>
        </w:rPr>
      </w:pPr>
      <w:r w:rsidRPr="000A334C">
        <w:rPr>
          <w:rtl/>
        </w:rPr>
        <w:t>מנחת חוטא קודם למנחת נדבה, מפני שהוא בא על חטא;</w:t>
      </w:r>
    </w:p>
    <w:p w:rsidR="00DA63EC" w:rsidRPr="000A334C" w:rsidRDefault="00DA63EC" w:rsidP="003B6D22">
      <w:pPr>
        <w:pStyle w:val="afff9"/>
        <w:rPr>
          <w:rtl/>
        </w:rPr>
      </w:pPr>
      <w:r w:rsidRPr="000A334C">
        <w:rPr>
          <w:rtl/>
        </w:rPr>
        <w:t>חטאת העוף קודמת לעולת העוף, וכן בהקדישה.</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פט:</w:t>
      </w:r>
    </w:p>
    <w:p>
      <w:pPr>
        <w:pStyle w:val="afffff8"/>
        <w:rPr>
          <w:ins w:id="90211" w:author="קלוד" w:date="2026-10-11T12:29:36Z"/>
        </w:rPr>
      </w:pPr>
      <w:ins w:id="90212" w:author="קלוד" w:date="2026-10-11T12:29:36Z">
        <w:r>
          <w:rPr>
            <w:color w:val="7B3F00"/>
          </w:rPr>
          <w:t xml:space="preserve">דם חטאת קודם לדם עולה - 'ועשה את האחד חטאת'</w:t>
        </w:r>
      </w:ins>
    </w:p>
    <w:p>
      <w:pPr>
        <w:pStyle w:val="38"/>
        <w:rPr>
          <w:ins w:id="100217" w:author="מנוע מכני" w:date="2026-10-11T12:04:39Z"/>
        </w:rPr>
      </w:pPr>
      <w:r>
        <w:t>מה</w:t>
      </w:r>
      <w:r>
        <w:t>"</w:t>
      </w:r>
      <w:r>
        <w:t>מ</w:t>
      </w:r>
      <w:r>
        <w:t xml:space="preserve"> ד</w:t>
      </w:r>
      <w:r w:rsidRPr="00891B40">
        <w:t>ת"ר</w:t>
      </w:r>
      <w:r>
        <w:t>:</w:t>
      </w:r>
    </w:p>
    <w:p w:rsidR="00DA63EC" w:rsidRDefault="00DA63EC" w:rsidP="00DA63EC">
      <w:pPr>
        <w:tabs>
          <w:tab w:val="left" w:pos="0"/>
        </w:tabs>
        <w:rPr>
          <w:rtl/>
        </w:rPr>
      </w:pPr>
      <w:del w:id="100218" w:author="מנוע מכני" w:date="2026-10-11T12:04:39Z">
        <w:r w:rsidRPr="00464129">
          <w:rPr>
            <w:rStyle w:val="afffff0"/>
            <w:rtl/>
          </w:rPr>
          <w:delText xml:space="preserve"> </w:delText>
        </w:r>
      </w:del>
      <w:r w:rsidRPr="00464129">
        <w:rPr>
          <w:rStyle w:val="afffff0"/>
          <w:rFonts w:hint="cs"/>
          <w:rtl/>
        </w:rPr>
        <w:t>'</w:t>
      </w:r>
      <w:ins w:id="91015" w:author="Claude - סמנטי" w:date="2026-10-11T12:26:16Z">
        <w:r>
          <w:rPr>
            <w:rStyle w:val="afffff0"/>
            <w:rtl/>
          </w:rPr>
          <w:t xml:space="preserve">וּפַר שֵׁנִי בֶן בָּקָר תִּקַּח לְחַטָּאת</w:t>
        </w:r>
      </w:ins>
      <w:del w:id="91016" w:author="Claude - סמנטי" w:date="2026-10-11T12:26:16Z">
        <w:r w:rsidRPr="00464129">
          <w:rPr>
            <w:rStyle w:val="afffff0"/>
            <w:rtl/>
          </w:rPr>
          <w:delText xml:space="preserve">ופר שני בן בקר תקח לחטאת</w:delText>
        </w:r>
      </w:del>
      <w:r w:rsidRPr="00464129">
        <w:rPr>
          <w:rStyle w:val="afffff0"/>
          <w:rFonts w:hint="cs"/>
          <w:rtl/>
        </w:rPr>
        <w:t>'</w:t>
      </w:r>
      <w:r w:rsidRPr="00464129">
        <w:rPr>
          <w:rStyle w:val="afffff0"/>
          <w:rtl/>
        </w:rPr>
        <w:t>.</w:t>
      </w:r>
      <w:r>
        <w:rPr>
          <w:rFonts w:hint="cs"/>
          <w:rtl/>
        </w:rPr>
        <w:t xml:space="preserve"> שלא תהא חטאת קודמת לכל מעשה עולה</w:t>
      </w:r>
    </w:p>
    <w:p w:rsidR="00DA63EC" w:rsidRDefault="00DA63EC" w:rsidP="00DA63EC">
      <w:pPr>
        <w:tabs>
          <w:tab w:val="left" w:pos="0"/>
        </w:tabs>
        <w:rPr>
          <w:rtl/>
        </w:rPr>
      </w:pPr>
      <w:r w:rsidRPr="003017EE">
        <w:rPr>
          <w:rStyle w:val="afffff0"/>
          <w:rFonts w:hint="cs"/>
          <w:rtl/>
        </w:rPr>
        <w:t>'</w:t>
      </w:r>
      <w:r w:rsidRPr="003017EE">
        <w:rPr>
          <w:rStyle w:val="afffff0"/>
          <w:rtl/>
        </w:rPr>
        <w:t>ועשה את האחד חטאת ואת האחד עולה</w:t>
      </w:r>
      <w:r w:rsidRPr="003017EE">
        <w:rPr>
          <w:rStyle w:val="afffff0"/>
          <w:rFonts w:hint="cs"/>
          <w:rtl/>
        </w:rPr>
        <w:t>'</w:t>
      </w:r>
      <w:r w:rsidRPr="003017EE">
        <w:rPr>
          <w:rStyle w:val="afffff0"/>
          <w:rtl/>
        </w:rPr>
        <w:t>,</w:t>
      </w:r>
      <w:r>
        <w:rPr>
          <w:rtl/>
        </w:rPr>
        <w:t xml:space="preserve"> </w:t>
      </w:r>
      <w:r>
        <w:rPr>
          <w:rFonts w:hint="cs"/>
          <w:rtl/>
        </w:rPr>
        <w:t xml:space="preserve">- </w:t>
      </w:r>
      <w:r>
        <w:rPr>
          <w:rtl/>
        </w:rPr>
        <w:t>דם חטאת קודמת לדם עולה, מפני שמרצה.</w:t>
      </w:r>
    </w:p>
    <w:p w:rsidR="00DA63EC" w:rsidRDefault="00DA63EC" w:rsidP="00DA63EC">
      <w:pPr>
        <w:pStyle w:val="affffd"/>
        <w:rPr>
          <w:del w:id="90104" w:author="מנוע עיצוב" w:date="2026-10-11T12:09:26Z"/>
          <w:rtl/>
        </w:rPr>
      </w:pPr>
      <w:del w:id="90103" w:author="מנוע עיצוב" w:date="2026-10-11T12:09:26Z">
        <w:r>
          <w:rPr>
            <w:rtl/>
          </w:rPr>
          <w:delText xml:space="preserve">׹</w:delText>
        </w:r>
      </w:del>
    </w:p>
    <w:p w:rsidR="00DA63EC" w:rsidRDefault="00DA63EC" w:rsidP="00DA63EC">
      <w:pPr>
        <w:pStyle w:val="affff1"/>
        <w:ind w:end="0"/>
        <w:rPr>
          <w:rtl/>
        </w:rPr>
        <w:pPrChange w:id="20121" w:author="קלוד" w:date="2026-10-11T09:07:24Z">
          <w:pPr>
            <w:pStyle w:val="affff1"/>
            <w:rPr>
              <w:rtl/>
            </w:rPr>
          </w:pPr>
        </w:pPrChange>
      </w:pPr>
      <w:ins w:id="9858" w:author="מספור קטעי משנה" w:date="2026-10-11T09:35:09Z">
        <w:r>
          <w:rPr>
            <w:rStyle w:val="MisparKeta"/>
          </w:rPr>
          <w:t xml:space="preserve">א. </w:t>
        </w:r>
      </w:ins>
      <w:r>
        <w:rPr>
          <w:rtl/>
        </w:rPr>
        <w:t>איברי עולה כו'.</w:t>
      </w:r>
    </w:p>
    <w:p w:rsidR="00DA63EC" w:rsidRDefault="00DA63EC" w:rsidP="00DA63EC">
      <w:pPr>
        <w:tabs>
          <w:tab w:val="left" w:pos="0"/>
        </w:tabs>
        <w:rPr>
          <w:rtl/>
        </w:rPr>
      </w:pPr>
      <w:ins w:id="93455" w:author="מנוע מכני" w:date="2026-10-11T12:04:39Z">
        <w:r>
          <w:rPr>
            <w:rtl/>
          </w:rPr>
          <w:t xml:space="preserve">ולמה</w:t>
        </w:r>
      </w:ins>
      <w:del w:id="93456" w:author="מנוע מכני" w:date="2026-10-11T12:04:39Z">
        <w:r>
          <w:rPr>
            <w:rtl/>
          </w:rPr>
          <w:delText xml:space="preserve">ואמאי</w:delText>
        </w:r>
      </w:del>
      <w:r>
        <w:rPr>
          <w:rtl/>
        </w:rPr>
        <w:t xml:space="preserve">? מתנה </w:t>
      </w:r>
      <w:ins w:id="95641" w:author="מנוע מכני" w:date="2026-10-11T12:04:39Z">
        <w:r>
          <w:rPr>
            <w:rtl/>
          </w:rPr>
          <w:t xml:space="preserve">ראשונה</w:t>
        </w:r>
      </w:ins>
      <w:del w:id="95642" w:author="מנוע מכני" w:date="2026-10-11T12:04:39Z">
        <w:r>
          <w:rPr>
            <w:rtl/>
          </w:rPr>
          <w:delText xml:space="preserve">קמייתא</w:delText>
        </w:r>
      </w:del>
      <w:r>
        <w:rPr>
          <w:rtl/>
        </w:rPr>
        <w:t xml:space="preserve"> דמכפרה תיקדום והנך </w:t>
      </w:r>
      <w:r>
        <w:rPr>
          <w:rtl/>
        </w:rPr>
        <w:t xml:space="preserve">לא</w:t>
      </w:r>
      <w:r>
        <w:rPr>
          <w:rtl/>
        </w:rPr>
        <w:t xml:space="preserve">!</w:t>
      </w:r>
      <w:r>
        <w:rPr>
          <w:rFonts w:hint="cs"/>
          <w:rtl/>
        </w:rPr>
        <w:t xml:space="preserve"> </w:t>
      </w:r>
    </w:p>
    <w:p>
      <w:pPr>
        <w:pStyle w:val="38"/>
        <w:rPr>
          <w:ins w:id="100219" w:author="מנוע מכני" w:date="2026-10-11T12:04:39Z"/>
        </w:rPr>
      </w:pPr>
      <w:r>
        <w:t xml:space="preserve">רבינא:</w:t>
      </w:r>
    </w:p>
    <w:p w:rsidR="00DA63EC" w:rsidRDefault="00DA63EC" w:rsidP="00DA63EC">
      <w:pPr>
        <w:tabs>
          <w:tab w:val="left" w:pos="0"/>
        </w:tabs>
        <w:rPr>
          <w:rtl/>
        </w:rPr>
      </w:pPr>
      <w:del w:id="100220" w:author="מנוע מכני" w:date="2026-10-11T12:04:39Z">
        <w:r>
          <w:rPr>
            <w:rtl/>
          </w:rPr>
          <w:delText xml:space="preserve"> </w:delText>
        </w:r>
      </w:del>
      <w:ins w:id="91733" w:author="מנוע מכני" w:date="2026-10-11T12:04:39Z">
        <w:r>
          <w:rPr>
            <w:rtl/>
          </w:rPr>
          <w:t xml:space="preserve">כאן</w:t>
        </w:r>
      </w:ins>
      <w:del w:id="91734" w:author="מנוע מכני" w:date="2026-10-11T12:04:39Z">
        <w:r>
          <w:rPr>
            <w:rtl/>
          </w:rPr>
          <w:delText xml:space="preserve">הכא</w:delText>
        </w:r>
      </w:del>
      <w:r>
        <w:rPr>
          <w:rtl/>
        </w:rPr>
        <w:t xml:space="preserve"> בחטאת הלוים </w:t>
      </w:r>
      <w:ins w:id="93457" w:author="מנוע מכני" w:date="2026-10-11T12:04:39Z">
        <w:r>
          <w:rPr>
            <w:rtl/>
          </w:rPr>
          <w:t xml:space="preserve">מדובר</w:t>
        </w:r>
      </w:ins>
      <w:del w:id="93458" w:author="מנוע מכני" w:date="2026-10-11T12:04:39Z">
        <w:r>
          <w:rPr>
            <w:rtl/>
          </w:rPr>
          <w:delText xml:space="preserve">עסקינן</w:delText>
        </w:r>
      </w:del>
      <w:r>
        <w:rPr>
          <w:rtl/>
        </w:rPr>
        <w:t xml:space="preserve">, וא</w:t>
      </w:r>
      <w:r>
        <w:rPr>
          <w:rFonts w:hint="cs"/>
          <w:rtl/>
        </w:rPr>
        <w:t>ע</w:t>
      </w:r>
      <w:r>
        <w:rPr>
          <w:rtl/>
        </w:rPr>
        <w:t>"</w:t>
      </w:r>
      <w:r>
        <w:rPr>
          <w:rFonts w:hint="cs"/>
          <w:rtl/>
        </w:rPr>
        <w:t>ג דכ</w:t>
      </w:r>
      <w:r>
        <w:rPr>
          <w:rtl/>
        </w:rPr>
        <w:t xml:space="preserve">עולה דמי, </w:t>
      </w:r>
      <w:ins w:id="93461" w:author="מנוע מכני" w:date="2026-10-11T12:04:39Z">
        <w:r>
          <w:rPr>
            <w:rtl/>
          </w:rPr>
          <w:t xml:space="preserve">אומר</w:t>
        </w:r>
      </w:ins>
      <w:del w:id="93462" w:author="מנוע מכני" w:date="2026-10-11T12:04:39Z">
        <w:r>
          <w:rPr>
            <w:rtl/>
          </w:rPr>
          <w:delText xml:space="preserve">קאמר</w:delText>
        </w:r>
      </w:del>
      <w:r>
        <w:rPr>
          <w:rtl/>
        </w:rPr>
        <w:t xml:space="preserve"> </w:t>
      </w:r>
      <w:ins w:id="93459" w:author="מנוע מכני" w:date="2026-10-11T12:04:39Z">
        <w:r>
          <w:rPr>
            <w:rtl/>
          </w:rPr>
          <w:t xml:space="preserve">התורה</w:t>
        </w:r>
      </w:ins>
      <w:del w:id="93460" w:author="מנוע מכני" w:date="2026-10-11T12:04:39Z">
        <w:r>
          <w:rPr>
            <w:rtl/>
          </w:rPr>
          <w:delText xml:space="preserve">רחמנא</w:delText>
        </w:r>
      </w:del>
      <w:r>
        <w:rPr>
          <w:rtl/>
        </w:rPr>
        <w:t xml:space="preserve"> היא תיקדים.</w:t>
      </w:r>
    </w:p>
    <w:p>
      <w:pPr>
        <w:pStyle w:val="38"/>
        <w:rPr>
          <w:ins w:id="100221" w:author="מנוע מכני" w:date="2026-10-11T12:04:39Z"/>
        </w:rPr>
      </w:pPr>
      <w:r>
        <w:t xml:space="preserve">במערבא</w:t>
      </w:r>
      <w:del w:id="101700" w:author="מנוע מכני" w:date="2026-10-11T12:04:39Z">
        <w:r>
          <w:delText xml:space="preserve"> </w:delText>
        </w:r>
        <w:r>
          <w:delText xml:space="preserve">אמרו</w:delText>
        </w:r>
      </w:del>
      <w:ins w:id="91735" w:author="מנוע מכני" w:date="2026-10-11T12:04:39Z"/>
      <w:del w:id="91736" w:author="מנוע מכני" w:date="2026-10-11T12:04:39Z">
        <w:r>
          <w:delText xml:space="preserve">אמרי</w:delText>
        </w:r>
      </w:del>
      <w:r>
        <w:t xml:space="preserve">:</w:t>
      </w:r>
    </w:p>
    <w:p w:rsidR="00DA63EC" w:rsidRDefault="00DA63EC" w:rsidP="00DA63EC">
      <w:pPr>
        <w:tabs>
          <w:tab w:val="left" w:pos="0"/>
        </w:tabs>
        <w:rPr>
          <w:rtl/>
        </w:rPr>
      </w:pPr>
      <w:del w:id="100222" w:author="מנוע מכני" w:date="2026-10-11T12:04:39Z">
        <w:r>
          <w:rPr>
            <w:rtl/>
          </w:rPr>
          <w:delText xml:space="preserve"> </w:delText>
        </w:r>
      </w:del>
      <w:r>
        <w:rPr>
          <w:rtl/>
        </w:rPr>
        <w:t xml:space="preserve">הואיל והתחיל במתנות גומר.</w:t>
      </w:r>
    </w:p>
    <w:p>
      <w:pPr>
        <w:pStyle w:val="afffff8"/>
        <w:rPr>
          <w:ins w:id="90209" w:author="קלוד" w:date="2026-10-11T12:29:36Z"/>
        </w:rPr>
      </w:pPr>
      <w:ins w:id="90210" w:author="קלוד" w:date="2026-10-11T12:29:36Z">
        <w:r>
          <w:rPr>
            <w:color w:val="7B3F00"/>
          </w:rPr>
          <w:t xml:space="preserve">דם חטאת ואיברי עולה - איזה מהן קודם?</w:t>
        </w:r>
      </w:ins>
    </w:p>
    <w:p>
      <w:pPr>
        <w:pStyle w:val="38"/>
        <w:rPr>
          <w:ins w:id="100224" w:author="מנוע מכני" w:date="2026-10-11T12:04:39Z"/>
        </w:rPr>
      </w:pPr>
      <w:del w:id="100223" w:author="מנוע מכני" w:date="2026-10-11T12:04:39Z">
        <w:r>
          <w:delText xml:space="preserve">•</w:delText>
        </w:r>
      </w:del>
      <w:r>
        <w:t xml:space="preserve"> </w:t>
      </w:r>
      <w:r w:rsidRPr="00435194">
        <w:t>איבעיא להו</w:t>
      </w:r>
      <w:r>
        <w:t xml:space="preserve">:</w:t>
      </w:r>
    </w:p>
    <w:p w:rsidR="00DA63EC" w:rsidRDefault="00DA63EC" w:rsidP="00DA63EC">
      <w:pPr>
        <w:tabs>
          <w:tab w:val="left" w:pos="0"/>
        </w:tabs>
        <w:rPr>
          <w:rtl/>
        </w:rPr>
      </w:pPr>
      <w:del w:id="100225" w:author="מנוע מכני" w:date="2026-10-11T12:04:39Z">
        <w:r>
          <w:rPr>
            <w:rtl/>
          </w:rPr>
          <w:delText xml:space="preserve"> </w:delText>
        </w:r>
      </w:del>
      <w:r>
        <w:rPr>
          <w:rtl/>
        </w:rPr>
        <w:t xml:space="preserve">דם חטאת ואיברי עולה, איזה מהן קודם? </w:t>
      </w:r>
    </w:p>
    <w:p w:rsidR="00DA63EC" w:rsidRDefault="00DA63EC" w:rsidP="00DA63EC">
      <w:pPr>
        <w:tabs>
          <w:tab w:val="left" w:pos="0"/>
        </w:tabs>
        <w:rPr>
          <w:rtl/>
        </w:rPr>
      </w:pPr>
      <w:r>
        <w:rPr>
          <w:rtl/>
        </w:rPr>
        <w:t xml:space="preserve">דם חטאת קודם מפני שמרצה, </w:t>
      </w:r>
      <w:r w:rsidRPr="00726E3C">
        <w:rPr>
          <w:b/>
          <w:bCs/>
          <w:rtl/>
        </w:rPr>
        <w:t>או</w:t>
      </w:r>
      <w:r>
        <w:rPr>
          <w:b/>
          <w:bCs/>
          <w:rtl/>
        </w:rPr>
        <w:t>"</w:t>
      </w:r>
      <w:r w:rsidRPr="00726E3C">
        <w:rPr>
          <w:rFonts w:hint="cs"/>
          <w:b/>
          <w:bCs/>
          <w:rtl/>
        </w:rPr>
        <w:t>ד</w:t>
      </w:r>
      <w:r>
        <w:rPr>
          <w:rtl/>
        </w:rPr>
        <w:t xml:space="preserve"> איברי עולה קודמין מפני שהן כליל לאישים? </w:t>
      </w:r>
    </w:p>
    <w:p w:rsidR="00DA63EC" w:rsidRDefault="00DA63EC" w:rsidP="00DA63EC">
      <w:pPr>
        <w:tabs>
          <w:tab w:val="left" w:pos="0"/>
        </w:tabs>
        <w:rPr>
          <w:rtl/>
        </w:rPr>
      </w:pPr>
      <w:r>
        <w:rPr>
          <w:rFonts w:hint="cs"/>
          <w:rtl/>
        </w:rPr>
        <w:t>אין להוכיח מהך ד</w:t>
      </w:r>
      <w:r>
        <w:rPr>
          <w:rtl/>
        </w:rPr>
        <w:t xml:space="preserve">דם חטאת קודם לדם עולה</w:t>
      </w:r>
      <w:ins w:id="94965" w:author="מנוע מכני" w:date="2026-10-11T12:04:39Z">
        <w:r>
          <w:rPr>
            <w:rtl/>
          </w:rPr>
          <w:t xml:space="preserve">,</w:t>
        </w:r>
      </w:ins>
      <w:del w:id="94966" w:author="מנוע מכני" w:date="2026-10-11T12:04:39Z">
        <w:r>
          <w:rPr>
            <w:rtl/>
          </w:rPr>
          <w:delText xml:space="preserve">;</w:delText>
        </w:r>
      </w:del>
      <w:r>
        <w:rPr>
          <w:rFonts w:hint="cs"/>
          <w:rtl/>
        </w:rPr>
        <w:t xml:space="preserve"> ולא לאיברי עולה </w:t>
      </w:r>
    </w:p>
    <w:p>
      <w:pPr>
        <w:pStyle w:val="38"/>
        <w:rPr>
          <w:ins w:id="100226" w:author="מנוע מכני" w:date="2026-10-11T12:04:39Z"/>
        </w:rPr>
      </w:pPr>
      <w:r w:rsidRPr="003B6D22">
        <w:t xml:space="preserve">אדרבה, מסיפא:</w:t>
      </w:r>
    </w:p>
    <w:p w:rsidR="00DA63EC" w:rsidRPr="003B6D22" w:rsidRDefault="00DA63EC" w:rsidP="00DA63EC">
      <w:pPr>
        <w:tabs>
          <w:tab w:val="left" w:pos="0"/>
        </w:tabs>
        <w:rPr>
          <w:spacing w:val="-6"/>
          <w:rtl/>
        </w:rPr>
      </w:pPr>
      <w:del w:id="100227" w:author="מנוע מכני" w:date="2026-10-11T12:04:39Z">
        <w:r w:rsidRPr="003B6D22">
          <w:rPr>
            <w:spacing w:val="-6"/>
            <w:rtl/>
          </w:rPr>
          <w:delText xml:space="preserve"> </w:delText>
        </w:r>
      </w:del>
      <w:r w:rsidRPr="003B6D22">
        <w:rPr>
          <w:spacing w:val="-6"/>
          <w:rtl/>
        </w:rPr>
        <w:t xml:space="preserve">איברי עולה קודמין לאימורי חטאת</w:t>
      </w:r>
      <w:ins w:id="94967" w:author="מנוע מכני" w:date="2026-10-11T12:04:39Z">
        <w:r>
          <w:rPr>
            <w:spacing w:val="-6"/>
            <w:rtl/>
          </w:rPr>
          <w:t xml:space="preserve">,</w:t>
        </w:r>
      </w:ins>
      <w:del w:id="94968" w:author="מנוע מכני" w:date="2026-10-11T12:04:39Z">
        <w:r w:rsidRPr="003B6D22">
          <w:rPr>
            <w:spacing w:val="-6"/>
            <w:rtl/>
          </w:rPr>
          <w:delText xml:space="preserve">;</w:delText>
        </w:r>
      </w:del>
      <w:r w:rsidRPr="003B6D22">
        <w:rPr>
          <w:rFonts w:hint="cs"/>
          <w:spacing w:val="-6"/>
          <w:rtl/>
        </w:rPr>
        <w:t xml:space="preserve"> אבל לדם חטאת </w:t>
      </w:r>
      <w:r w:rsidRPr="003B6D22">
        <w:rPr>
          <w:rFonts w:hint="cs"/>
          <w:spacing w:val="-6"/>
          <w:rtl/>
        </w:rPr>
        <w:t xml:space="preserve">לא</w:t>
      </w:r>
      <w:r w:rsidRPr="003B6D22">
        <w:rPr>
          <w:rFonts w:hint="cs"/>
          <w:spacing w:val="-6"/>
          <w:rtl/>
        </w:rPr>
        <w:t xml:space="preserve"> - א</w:t>
      </w:r>
      <w:r w:rsidRPr="003B6D22">
        <w:rPr>
          <w:spacing w:val="-6"/>
          <w:rtl/>
        </w:rPr>
        <w:t xml:space="preserve">לא מהא </w:t>
      </w:r>
      <w:ins w:id="91737" w:author="מנוע מכני" w:date="2026-10-11T12:04:39Z">
        <w:r>
          <w:rPr>
            <w:spacing w:val="-6"/>
            <w:rtl/>
          </w:rPr>
          <w:t xml:space="preserve">אין</w:t>
        </w:r>
      </w:ins>
      <w:del w:id="91738" w:author="מנוע מכני" w:date="2026-10-11T12:04:39Z">
        <w:r w:rsidRPr="003B6D22">
          <w:rPr>
            <w:spacing w:val="-6"/>
            <w:rtl/>
          </w:rPr>
          <w:delText xml:space="preserve">ליכא</w:delText>
        </w:r>
      </w:del>
      <w:r w:rsidRPr="003B6D22">
        <w:rPr>
          <w:spacing w:val="-6"/>
          <w:rtl/>
        </w:rPr>
        <w:t xml:space="preserve"> למשמע.</w:t>
      </w:r>
    </w:p>
    <w:p w:rsidR="00DA63EC" w:rsidRDefault="00DA63EC" w:rsidP="00DA63EC">
      <w:pPr>
        <w:pStyle w:val="affffd"/>
        <w:rPr>
          <w:rtl/>
        </w:rPr>
      </w:pPr>
      <w:r>
        <w:rPr>
          <w:rtl/>
        </w:rPr>
        <w:t>׹</w:t>
      </w:r>
    </w:p>
    <w:p>
      <w:pPr>
        <w:pStyle w:val="afffff8"/>
        <w:rPr>
          <w:ins w:id="90207" w:author="קלוד" w:date="2026-10-11T12:29:36Z"/>
        </w:rPr>
      </w:pPr>
      <w:ins w:id="90208" w:author="קלוד" w:date="2026-10-11T12:29:36Z">
        <w:r>
          <w:rPr>
            <w:color w:val="7B3F00"/>
          </w:rPr>
          <w:t xml:space="preserve">דם עולה ואימורי חטאת - איזה מהן קודם?</w:t>
        </w:r>
      </w:ins>
    </w:p>
    <w:p>
      <w:pPr>
        <w:pStyle w:val="38"/>
        <w:rPr>
          <w:ins w:id="100228" w:author="מנוע מכני" w:date="2026-10-11T12:04:39Z"/>
        </w:rPr>
      </w:pPr>
      <w:r w:rsidRPr="00435194">
        <w:t>איבעיא להו</w:t>
      </w:r>
      <w:r>
        <w:t xml:space="preserve">:</w:t>
      </w:r>
    </w:p>
    <w:p w:rsidR="00DA63EC" w:rsidRDefault="00DA63EC" w:rsidP="00DA63EC">
      <w:pPr>
        <w:tabs>
          <w:tab w:val="left" w:pos="0"/>
        </w:tabs>
        <w:rPr>
          <w:rtl/>
        </w:rPr>
      </w:pPr>
      <w:del w:id="100229" w:author="מנוע מכני" w:date="2026-10-11T12:04:39Z">
        <w:r>
          <w:rPr>
            <w:rtl/>
          </w:rPr>
          <w:delText xml:space="preserve"> </w:delText>
        </w:r>
      </w:del>
      <w:r>
        <w:rPr>
          <w:rtl/>
        </w:rPr>
        <w:t xml:space="preserve">דם עולה ואימורי חטאת, איזה מהן קודם? דם עולה קודם דקאתי מכח כליל, </w:t>
      </w:r>
      <w:r w:rsidRPr="002A3150">
        <w:rPr>
          <w:b/>
          <w:bCs/>
          <w:rtl/>
        </w:rPr>
        <w:t>או"ד</w:t>
      </w:r>
      <w:r>
        <w:rPr>
          <w:rtl/>
        </w:rPr>
        <w:t xml:space="preserve"> אימורי חטאת קודמין דקאתי מכח מכפר? </w:t>
      </w:r>
    </w:p>
    <w:p>
      <w:pPr>
        <w:pStyle w:val="38"/>
        <w:rPr>
          <w:ins w:id="100230" w:author="מנוע מכני" w:date="2026-10-11T12:04:39Z"/>
        </w:rPr>
      </w:pPr>
      <w:r>
        <w:t xml:space="preserve">ואין להוכיח</w:t>
      </w:r>
    </w:p>
    <w:p w:rsidR="00DA63EC" w:rsidRDefault="00DA63EC" w:rsidP="00DA63EC">
      <w:pPr>
        <w:tabs>
          <w:tab w:val="left" w:pos="0"/>
        </w:tabs>
        <w:rPr>
          <w:rtl/>
        </w:rPr>
      </w:pPr>
      <w:del w:id="100231" w:author="מנוע מכני" w:date="2026-10-11T12:04:39Z">
        <w:r>
          <w:rPr>
            <w:rFonts w:hint="cs"/>
            <w:rtl/>
          </w:rPr>
          <w:delText xml:space="preserve"> </w:delText>
        </w:r>
      </w:del>
      <w:r>
        <w:rPr>
          <w:rFonts w:hint="cs"/>
          <w:rtl/>
        </w:rPr>
        <w:t xml:space="preserve">מהך ד</w:t>
      </w:r>
      <w:r>
        <w:rPr>
          <w:rtl/>
        </w:rPr>
        <w:t xml:space="preserve">דם חטאת קודם לדם עולה</w:t>
      </w:r>
      <w:ins w:id="94969" w:author="מנוע מכני" w:date="2026-10-11T12:04:39Z">
        <w:r>
          <w:rPr>
            <w:rtl/>
          </w:rPr>
          <w:t xml:space="preserve">,</w:t>
        </w:r>
      </w:ins>
      <w:del w:id="94970" w:author="מנוע מכני" w:date="2026-10-11T12:04:39Z">
        <w:r>
          <w:rPr>
            <w:rtl/>
          </w:rPr>
          <w:delText xml:space="preserve">;</w:delText>
        </w:r>
      </w:del>
      <w:r>
        <w:rPr>
          <w:rFonts w:hint="cs"/>
          <w:rtl/>
        </w:rPr>
        <w:t xml:space="preserve"> ומשמע אבל </w:t>
      </w:r>
      <w:r>
        <w:rPr>
          <w:rFonts w:hint="cs"/>
          <w:rtl/>
        </w:rPr>
        <w:t xml:space="preserve">לא</w:t>
      </w:r>
      <w:r>
        <w:rPr>
          <w:rFonts w:hint="cs"/>
          <w:rtl/>
        </w:rPr>
        <w:t xml:space="preserve"> אימורי חטאת</w:t>
      </w:r>
    </w:p>
    <w:p>
      <w:pPr>
        <w:pStyle w:val="38"/>
        <w:rPr>
          <w:ins w:id="100232" w:author="מנוע מכני" w:date="2026-10-11T12:04:39Z"/>
        </w:rPr>
      </w:pPr>
      <w:r w:rsidRPr="003B6D22">
        <w:lastRenderedPageBreak/>
        <w:t>ד</w:t>
      </w:r>
      <w:r w:rsidRPr="003B6D22">
        <w:t xml:space="preserve">אדרבה, מסיפא:</w:t>
      </w:r>
    </w:p>
    <w:p w:rsidR="00DA63EC" w:rsidRPr="003B6D22" w:rsidRDefault="00DA63EC" w:rsidP="00DA63EC">
      <w:pPr>
        <w:tabs>
          <w:tab w:val="left" w:pos="0"/>
        </w:tabs>
        <w:rPr>
          <w:spacing w:val="-6"/>
          <w:rtl/>
        </w:rPr>
      </w:pPr>
      <w:del w:id="100233" w:author="מנוע מכני" w:date="2026-10-11T12:04:39Z">
        <w:r w:rsidRPr="003B6D22">
          <w:rPr>
            <w:spacing w:val="-6"/>
            <w:rtl/>
          </w:rPr>
          <w:delText xml:space="preserve"> </w:delText>
        </w:r>
      </w:del>
      <w:r w:rsidRPr="003B6D22">
        <w:rPr>
          <w:spacing w:val="-6"/>
          <w:rtl/>
        </w:rPr>
        <w:t xml:space="preserve">איברי עולה קודמין לאימורי חטאת</w:t>
      </w:r>
      <w:ins w:id="94971" w:author="מנוע מכני" w:date="2026-10-11T12:04:39Z">
        <w:r>
          <w:rPr>
            <w:spacing w:val="-6"/>
            <w:rtl/>
          </w:rPr>
          <w:t xml:space="preserve">,</w:t>
        </w:r>
      </w:ins>
      <w:del w:id="94972" w:author="מנוע מכני" w:date="2026-10-11T12:04:39Z">
        <w:r w:rsidRPr="003B6D22">
          <w:rPr>
            <w:spacing w:val="-6"/>
            <w:rtl/>
          </w:rPr>
          <w:delText xml:space="preserve">;</w:delText>
        </w:r>
      </w:del>
      <w:r w:rsidRPr="003B6D22">
        <w:rPr>
          <w:rFonts w:hint="cs"/>
          <w:spacing w:val="-6"/>
          <w:rtl/>
        </w:rPr>
        <w:t xml:space="preserve"> משמע דם עולה </w:t>
      </w:r>
      <w:r w:rsidRPr="003B6D22">
        <w:rPr>
          <w:rFonts w:hint="cs"/>
          <w:spacing w:val="-6"/>
          <w:rtl/>
        </w:rPr>
        <w:t xml:space="preserve">לא</w:t>
      </w:r>
      <w:r w:rsidRPr="003B6D22">
        <w:rPr>
          <w:rFonts w:hint="cs"/>
          <w:spacing w:val="-6"/>
          <w:rtl/>
        </w:rPr>
        <w:t xml:space="preserve"> אלא מהא </w:t>
      </w:r>
      <w:ins w:id="91739" w:author="מנוע מכני" w:date="2026-10-11T12:04:39Z">
        <w:r>
          <w:rPr>
            <w:rFonts w:hint="cs"/>
            <w:spacing w:val="-6"/>
            <w:rtl/>
          </w:rPr>
          <w:t xml:space="preserve">אין</w:t>
        </w:r>
      </w:ins>
      <w:del w:id="91740" w:author="מנוע מכני" w:date="2026-10-11T12:04:39Z">
        <w:r w:rsidRPr="003B6D22">
          <w:rPr>
            <w:rFonts w:hint="cs"/>
            <w:spacing w:val="-6"/>
            <w:rtl/>
          </w:rPr>
          <w:delText xml:space="preserve">ליכא</w:delText>
        </w:r>
      </w:del>
      <w:r w:rsidRPr="003B6D22">
        <w:rPr>
          <w:rFonts w:hint="cs"/>
          <w:spacing w:val="-6"/>
          <w:rtl/>
        </w:rPr>
        <w:t xml:space="preserve"> למשמע</w:t>
      </w:r>
    </w:p>
    <w:p>
      <w:pPr>
        <w:pStyle w:val="afffff8"/>
        <w:rPr>
          <w:ins w:id="90205" w:author="קלוד" w:date="2026-10-11T12:29:36Z"/>
        </w:rPr>
      </w:pPr>
      <w:ins w:id="90206" w:author="קלוד" w:date="2026-10-11T12:29:36Z">
        <w:r>
          <w:rPr>
            <w:color w:val="7B3F00"/>
          </w:rPr>
          <w:t xml:space="preserve">דם עולה ודם אשם - איזה מהן קודם?</w:t>
        </w:r>
      </w:ins>
    </w:p>
    <w:p>
      <w:pPr>
        <w:pStyle w:val="38"/>
        <w:rPr>
          <w:ins w:id="100235" w:author="מנוע מכני" w:date="2026-10-11T12:04:39Z"/>
        </w:rPr>
      </w:pPr>
      <w:del w:id="100234" w:author="מנוע מכני" w:date="2026-10-11T12:04:39Z">
        <w:r>
          <w:delText xml:space="preserve">•</w:delText>
        </w:r>
      </w:del>
      <w:r>
        <w:t xml:space="preserve"> </w:t>
      </w:r>
      <w:r w:rsidRPr="00435194">
        <w:t>איבעיא להו</w:t>
      </w:r>
      <w:r>
        <w:t xml:space="preserve">:</w:t>
      </w:r>
    </w:p>
    <w:p w:rsidR="00DA63EC" w:rsidRDefault="00DA63EC" w:rsidP="00DA63EC">
      <w:pPr>
        <w:tabs>
          <w:tab w:val="left" w:pos="0"/>
        </w:tabs>
        <w:rPr>
          <w:rtl/>
        </w:rPr>
      </w:pPr>
      <w:del w:id="100236" w:author="מנוע מכני" w:date="2026-10-11T12:04:39Z">
        <w:r>
          <w:rPr>
            <w:rtl/>
          </w:rPr>
          <w:delText xml:space="preserve"> </w:delText>
        </w:r>
      </w:del>
      <w:r>
        <w:rPr>
          <w:rtl/>
        </w:rPr>
        <w:t xml:space="preserve">דם עולה ודם אשם, איזה מהן קודם? דם עולה קודם דקאתי מכח כליל, </w:t>
      </w:r>
      <w:r w:rsidRPr="00EC3A9D">
        <w:rPr>
          <w:b/>
          <w:bCs/>
          <w:rtl/>
        </w:rPr>
        <w:t>או"</w:t>
      </w:r>
      <w:r w:rsidRPr="00EC3A9D">
        <w:rPr>
          <w:rFonts w:hint="cs"/>
          <w:b/>
          <w:bCs/>
          <w:rtl/>
        </w:rPr>
        <w:t>ד</w:t>
      </w:r>
      <w:r>
        <w:rPr>
          <w:rtl/>
        </w:rPr>
        <w:t xml:space="preserve"> דם אשם קודם </w:t>
      </w:r>
      <w:r>
        <w:rPr>
          <w:rFonts w:hint="cs"/>
          <w:rtl/>
        </w:rPr>
        <w:t xml:space="preserve">דאתי מכח </w:t>
      </w:r>
      <w:r>
        <w:rPr>
          <w:rtl/>
        </w:rPr>
        <w:t xml:space="preserve">מכפר? ת"ש: דם חטאת קודם לדם עולה, אבל דם אשם </w:t>
      </w:r>
      <w:r>
        <w:rPr>
          <w:rtl/>
        </w:rPr>
        <w:t xml:space="preserve">לא</w:t>
      </w:r>
      <w:r>
        <w:rPr>
          <w:rtl/>
        </w:rPr>
        <w:t xml:space="preserve">.</w:t>
      </w:r>
    </w:p>
    <w:p w:rsidR="00DA63EC" w:rsidRDefault="00DA63EC" w:rsidP="00DA63EC">
      <w:pPr>
        <w:tabs>
          <w:tab w:val="left" w:pos="0"/>
        </w:tabs>
        <w:rPr>
          <w:rtl/>
        </w:rPr>
      </w:pPr>
      <w:r>
        <w:rPr>
          <w:rtl/>
        </w:rPr>
        <w:t xml:space="preserve">בדין הוא דאיבעי </w:t>
      </w:r>
      <w:ins w:id="97465" w:author="מנוע מכני" w:date="2026-10-11T12:04:39Z">
        <w:r>
          <w:rPr>
            <w:rtl/>
          </w:rPr>
          <w:t xml:space="preserve">לשנות</w:t>
        </w:r>
      </w:ins>
      <w:del w:id="97466" w:author="מנוע מכני" w:date="2026-10-11T12:04:39Z">
        <w:r>
          <w:rPr>
            <w:rtl/>
          </w:rPr>
          <w:delText xml:space="preserve">למיתני</w:delText>
        </w:r>
      </w:del>
      <w:r>
        <w:rPr>
          <w:rtl/>
        </w:rPr>
        <w:t xml:space="preserve">: דם אשם, ואיידי דבעא </w:t>
      </w:r>
      <w:ins w:id="97467" w:author="מנוע מכני" w:date="2026-10-11T12:04:39Z">
        <w:r>
          <w:rPr>
            <w:rtl/>
          </w:rPr>
          <w:t xml:space="preserve">לשנות</w:t>
        </w:r>
      </w:ins>
      <w:del w:id="97468" w:author="מנוע מכני" w:date="2026-10-11T12:04:39Z">
        <w:r>
          <w:rPr>
            <w:rtl/>
          </w:rPr>
          <w:delText xml:space="preserve">למיתני</w:delText>
        </w:r>
      </w:del>
      <w:r>
        <w:rPr>
          <w:rtl/>
        </w:rPr>
        <w:t xml:space="preserve"> סיפא: איברי עולה קודמין לאימורי חטאת, </w:t>
      </w:r>
      <w:ins w:id="96025" w:author="מנוע מכני" w:date="2026-10-11T12:04:39Z">
        <w:r>
          <w:rPr>
            <w:rtl/>
          </w:rPr>
          <w:t xml:space="preserve">דאם </w:t>
        </w:r>
      </w:ins>
      <w:del w:id="96026" w:author="מנוע מכני" w:date="2026-10-11T12:04:39Z">
        <w:r>
          <w:rPr>
            <w:rtl/>
          </w:rPr>
          <w:delText xml:space="preserve">דאי </w:delText>
        </w:r>
      </w:del>
      <w:r>
        <w:rPr>
          <w:rtl/>
        </w:rPr>
        <w:t xml:space="preserve">תנא לאימורי אשם, ה"א: לאימורי אשם הוא דקדמי, לאימורי חטאת </w:t>
      </w:r>
      <w:r>
        <w:rPr>
          <w:rtl/>
        </w:rPr>
        <w:t xml:space="preserve">לא</w:t>
      </w:r>
      <w:r>
        <w:rPr>
          <w:rtl/>
        </w:rPr>
        <w:t xml:space="preserve"> קדמי, מש"ה תנא חטאת.</w:t>
      </w:r>
    </w:p>
    <w:p>
      <w:pPr>
        <w:pStyle w:val="38"/>
        <w:rPr>
          <w:ins w:id="100237" w:author="מנוע מכני" w:date="2026-10-11T12:04:39Z"/>
        </w:rPr>
      </w:pPr>
      <w:r>
        <w:t xml:space="preserve">והך</w:t>
      </w:r>
    </w:p>
    <w:p w:rsidR="00DA63EC" w:rsidRDefault="00DA63EC" w:rsidP="00DA63EC">
      <w:pPr>
        <w:tabs>
          <w:tab w:val="left" w:pos="0"/>
        </w:tabs>
        <w:rPr>
          <w:rtl/>
        </w:rPr>
      </w:pPr>
      <w:del w:id="100238" w:author="מנוע מכני" w:date="2026-10-11T12:04:39Z">
        <w:r>
          <w:rPr>
            <w:rFonts w:hint="cs"/>
            <w:rtl/>
          </w:rPr>
          <w:delText xml:space="preserve"> </w:delText>
        </w:r>
      </w:del>
      <w:r>
        <w:rPr>
          <w:rFonts w:hint="cs"/>
          <w:rtl/>
        </w:rPr>
        <w:t xml:space="preserve">ד</w:t>
      </w:r>
      <w:r>
        <w:rPr>
          <w:rtl/>
        </w:rPr>
        <w:t xml:space="preserve">חטאת קודם לאשם</w:t>
      </w:r>
      <w:ins w:id="94973" w:author="מנוע מכני" w:date="2026-10-11T12:04:39Z">
        <w:r>
          <w:rPr>
            <w:rtl/>
          </w:rPr>
          <w:t xml:space="preserve">,</w:t>
        </w:r>
      </w:ins>
      <w:del w:id="94974" w:author="מנוע מכני" w:date="2026-10-11T12:04:39Z">
        <w:r>
          <w:rPr>
            <w:rtl/>
          </w:rPr>
          <w:delText xml:space="preserve">;</w:delText>
        </w:r>
      </w:del>
      <w:r>
        <w:rPr>
          <w:rFonts w:hint="cs"/>
          <w:rtl/>
        </w:rPr>
        <w:t xml:space="preserve"> משמע אבל עולה </w:t>
      </w:r>
      <w:r>
        <w:rPr>
          <w:rFonts w:hint="cs"/>
          <w:rtl/>
        </w:rPr>
        <w:t xml:space="preserve">לא</w:t>
      </w:r>
      <w:r>
        <w:rPr>
          <w:rFonts w:hint="cs"/>
          <w:rtl/>
        </w:rPr>
        <w:t xml:space="preserve"> </w:t>
      </w:r>
      <w:ins w:id="91741" w:author="מנוע מכני" w:date="2026-10-11T12:04:39Z">
        <w:r>
          <w:rPr>
            <w:rFonts w:hint="cs"/>
            <w:rtl/>
          </w:rPr>
          <w:t xml:space="preserve">לא</w:t>
        </w:r>
      </w:ins>
      <w:del w:id="91742" w:author="מנוע מכני" w:date="2026-10-11T12:04:39Z">
        <w:r>
          <w:rPr>
            <w:rFonts w:hint="cs"/>
            <w:rtl/>
          </w:rPr>
          <w:delText xml:space="preserve">לאו</w:delText>
        </w:r>
      </w:del>
      <w:r>
        <w:rPr>
          <w:rFonts w:hint="cs"/>
          <w:rtl/>
        </w:rPr>
        <w:t xml:space="preserve"> אדם אלא אאימורים וכן דייקא </w:t>
      </w:r>
      <w:r>
        <w:rPr>
          <w:rtl/>
        </w:rPr>
        <w:t xml:space="preserve">מפני שדמה ניתן, </w:t>
      </w:r>
      <w:r>
        <w:rPr>
          <w:rtl/>
        </w:rPr>
        <w:t xml:space="preserve">ש"מ</w:t>
      </w:r>
      <w:r>
        <w:rPr>
          <w:rtl/>
        </w:rPr>
        <w:t xml:space="preserve">.</w:t>
      </w:r>
    </w:p>
    <w:p w:rsidR="00DA63EC" w:rsidRDefault="00DA63EC" w:rsidP="00DA63EC">
      <w:pPr>
        <w:pStyle w:val="affffd"/>
        <w:rPr>
          <w:del w:id="90106" w:author="מנוע עיצוב" w:date="2026-10-11T12:09:26Z"/>
          <w:rtl/>
        </w:rPr>
      </w:pPr>
      <w:del w:id="90105" w:author="מנוע עיצוב" w:date="2026-10-11T12:09:26Z">
        <w:r>
          <w:rPr>
            <w:rtl/>
          </w:rPr>
          <w:delText xml:space="preserve">׹</w:delText>
        </w:r>
      </w:del>
    </w:p>
    <w:p w:rsidR="00DA63EC" w:rsidRDefault="00DA63EC" w:rsidP="00DA63EC">
      <w:pPr>
        <w:pStyle w:val="affff1"/>
        <w:ind w:end="0"/>
        <w:rPr>
          <w:rtl/>
        </w:rPr>
        <w:pPrChange w:id="20122" w:author="קלוד" w:date="2026-10-11T09:07:24Z">
          <w:pPr>
            <w:pStyle w:val="affff1"/>
            <w:rPr>
              <w:rtl/>
            </w:rPr>
          </w:pPr>
        </w:pPrChange>
      </w:pPr>
      <w:ins w:id="9859" w:author="מספור קטעי משנה" w:date="2026-10-11T09:35:09Z">
        <w:r>
          <w:rPr>
            <w:rStyle w:val="MisparKeta"/>
          </w:rPr>
          <w:t xml:space="preserve">ג. </w:t>
        </w:r>
      </w:ins>
      <w:r>
        <w:rPr>
          <w:rtl/>
        </w:rPr>
        <w:t>חטאת קודמת כו'.</w:t>
      </w:r>
    </w:p>
    <w:p w:rsidR="00DA63EC" w:rsidRDefault="00DA63EC" w:rsidP="00DA63EC">
      <w:pPr>
        <w:tabs>
          <w:tab w:val="left" w:pos="0"/>
        </w:tabs>
        <w:rPr>
          <w:rtl/>
        </w:rPr>
      </w:pPr>
      <w:r>
        <w:rPr>
          <w:rStyle w:val="2fb"/>
          <w:rtl/>
        </w:rPr>
        <w:t xml:space="preserve">אדרבה</w:t>
      </w:r>
      <w:r>
        <w:rPr>
          <w:rtl/>
        </w:rPr>
        <w:t xml:space="preserve">, אשם קדים, שכן יש לו קיצבה! אפ"ה ריבוי דמזבח עדיף.</w:t>
      </w:r>
    </w:p>
    <w:p w:rsidR="00DA63EC" w:rsidRDefault="00DA63EC" w:rsidP="00DA63EC">
      <w:pPr>
        <w:pStyle w:val="affffd"/>
        <w:rPr>
          <w:del w:id="90108" w:author="מנוע עיצוב" w:date="2026-10-11T12:09:26Z"/>
          <w:rtl/>
        </w:rPr>
      </w:pPr>
      <w:del w:id="90107" w:author="מנוע עיצוב" w:date="2026-10-11T12:09:26Z">
        <w:r>
          <w:rPr>
            <w:rtl/>
          </w:rPr>
          <w:delText xml:space="preserve">׹</w:delText>
        </w:r>
      </w:del>
    </w:p>
    <w:p w:rsidR="00DA63EC" w:rsidRPr="00CC556A" w:rsidRDefault="00DA63EC" w:rsidP="00DA63EC">
      <w:pPr>
        <w:pStyle w:val="affff1"/>
        <w:ind w:end="0"/>
        <w:rPr>
          <w:rtl/>
        </w:rPr>
        <w:pPrChange w:id="20123" w:author="קלוד" w:date="2026-10-11T09:07:24Z">
          <w:pPr>
            <w:pStyle w:val="affff1"/>
            <w:rPr>
              <w:rtl/>
            </w:rPr>
          </w:pPr>
        </w:pPrChange>
      </w:pPr>
      <w:ins w:id="9860" w:author="מספור קטעי משנה" w:date="2026-10-11T09:35:09Z">
        <w:r>
          <w:rPr>
            <w:rStyle w:val="MisparKeta"/>
          </w:rPr>
          <w:t xml:space="preserve">ג. </w:t>
        </w:r>
      </w:ins>
      <w:r w:rsidRPr="00CC556A">
        <w:rPr>
          <w:rtl/>
        </w:rPr>
        <w:t>אשם קודם לתודה כו'.</w:t>
      </w:r>
    </w:p>
    <w:p w:rsidR="00DA63EC" w:rsidRDefault="00DA63EC" w:rsidP="00DA63EC">
      <w:pPr>
        <w:tabs>
          <w:tab w:val="left" w:pos="0"/>
        </w:tabs>
        <w:rPr>
          <w:rtl/>
        </w:rPr>
      </w:pPr>
      <w:r>
        <w:rPr>
          <w:rStyle w:val="2fb"/>
          <w:rtl/>
        </w:rPr>
        <w:t xml:space="preserve">אדרבה</w:t>
      </w:r>
      <w:r>
        <w:rPr>
          <w:rtl/>
        </w:rPr>
        <w:t xml:space="preserve">, התודה ואיל נזיר קדמי, שכן טעונין לחם! אפ"ה קדשי קדשים עדיפי.</w:t>
      </w:r>
    </w:p>
    <w:p w:rsidR="00DA63EC" w:rsidRDefault="00DA63EC" w:rsidP="00DA63EC">
      <w:pPr>
        <w:pStyle w:val="affffd"/>
        <w:rPr>
          <w:del w:id="90110" w:author="מנוע עיצוב" w:date="2026-10-11T12:09:26Z"/>
          <w:rtl/>
        </w:rPr>
      </w:pPr>
      <w:del w:id="90109" w:author="מנוע עיצוב" w:date="2026-10-11T12:09:26Z">
        <w:r>
          <w:rPr>
            <w:rtl/>
          </w:rPr>
          <w:delText xml:space="preserve">׹</w:delText>
        </w:r>
      </w:del>
    </w:p>
    <w:p w:rsidR="00DA63EC" w:rsidRDefault="00DA63EC" w:rsidP="00DA63EC">
      <w:pPr>
        <w:pStyle w:val="affff1"/>
        <w:ind w:end="0"/>
        <w:rPr>
          <w:rtl/>
        </w:rPr>
        <w:pPrChange w:id="20124" w:author="קלוד" w:date="2026-10-11T09:07:24Z">
          <w:pPr>
            <w:pStyle w:val="affff1"/>
            <w:rPr>
              <w:rtl/>
            </w:rPr>
          </w:pPr>
        </w:pPrChange>
      </w:pPr>
      <w:ins w:id="9861" w:author="מספור קטעי משנה" w:date="2026-10-11T09:35:09Z">
        <w:r>
          <w:rPr>
            <w:rStyle w:val="MisparKeta"/>
          </w:rPr>
          <w:t xml:space="preserve">ג. </w:t>
        </w:r>
      </w:ins>
      <w:r>
        <w:rPr>
          <w:rtl/>
        </w:rPr>
        <w:t>תודה ואיל נזיר כו'.</w:t>
      </w:r>
    </w:p>
    <w:p w:rsidR="00DA63EC" w:rsidRDefault="00DA63EC" w:rsidP="00DA63EC">
      <w:pPr>
        <w:tabs>
          <w:tab w:val="left" w:pos="0"/>
        </w:tabs>
        <w:rPr>
          <w:rtl/>
        </w:rPr>
      </w:pPr>
      <w:r>
        <w:rPr>
          <w:rStyle w:val="2fb"/>
          <w:rtl/>
        </w:rPr>
        <w:t xml:space="preserve">אדרבה</w:t>
      </w:r>
      <w:r>
        <w:rPr>
          <w:rtl/>
        </w:rPr>
        <w:t xml:space="preserve">, שלמים קדמי, שכן ישנן בציבור כביחיד! </w:t>
      </w:r>
      <w:ins w:id="90447" w:author="מנוע מכני" w:date="2026-10-11T12:04:39Z">
        <w:r>
          <w:rPr>
            <w:rtl/>
          </w:rPr>
          <w:t xml:space="preserve">אפי'</w:t>
        </w:r>
      </w:ins>
      <w:del w:id="90448" w:author="מנוע מכני" w:date="2026-10-11T12:04:39Z">
        <w:r>
          <w:rPr>
            <w:rtl/>
          </w:rPr>
          <w:delText xml:space="preserve">אפילו</w:delText>
        </w:r>
      </w:del>
      <w:r>
        <w:rPr>
          <w:rtl/>
        </w:rPr>
        <w:t xml:space="preserve"> </w:t>
      </w:r>
      <w:ins w:id="93463" w:author="מנוע מכני" w:date="2026-10-11T12:04:39Z">
        <w:r>
          <w:rPr>
            <w:rtl/>
          </w:rPr>
          <w:t xml:space="preserve">כך</w:t>
        </w:r>
      </w:ins>
      <w:del w:id="93464" w:author="מנוע מכני" w:date="2026-10-11T12:04:39Z">
        <w:r>
          <w:rPr>
            <w:rtl/>
          </w:rPr>
          <w:delText xml:space="preserve">הכי</w:delText>
        </w:r>
      </w:del>
      <w:r>
        <w:rPr>
          <w:rtl/>
        </w:rPr>
        <w:t xml:space="preserve"> נאכלין ליום אחד עדיפי.</w:t>
      </w:r>
    </w:p>
    <w:p>
      <w:pPr>
        <w:pStyle w:val="38"/>
        <w:rPr>
          <w:ins w:id="100240" w:author="מנוע מכני" w:date="2026-10-11T12:04:39Z"/>
        </w:rPr>
      </w:pPr>
      <w:del w:id="100239" w:author="מנוע מכני" w:date="2026-10-11T12:04:39Z">
        <w:r>
          <w:delText xml:space="preserve">•</w:delText>
        </w:r>
      </w:del>
      <w:r>
        <w:t xml:space="preserve"> </w:t>
      </w:r>
      <w:r w:rsidRPr="00435194">
        <w:t>איבעיא להו</w:t>
      </w:r>
      <w:r>
        <w:t xml:space="preserve">:</w:t>
      </w:r>
    </w:p>
    <w:p w:rsidR="00DA63EC" w:rsidRDefault="00DA63EC" w:rsidP="00DA63EC">
      <w:pPr>
        <w:tabs>
          <w:tab w:val="left" w:pos="0"/>
        </w:tabs>
        <w:rPr>
          <w:rtl/>
        </w:rPr>
      </w:pPr>
      <w:del w:id="100241" w:author="מנוע מכני" w:date="2026-10-11T12:04:39Z">
        <w:r>
          <w:rPr>
            <w:rtl/>
          </w:rPr>
          <w:delText xml:space="preserve"> </w:delText>
        </w:r>
      </w:del>
      <w:r>
        <w:rPr>
          <w:rtl/>
        </w:rPr>
        <w:t xml:space="preserve">תודה ואיל נזיר, איזה מהן קודם? תודה קדמה שכן טעונה ד' מיני לחם, </w:t>
      </w:r>
      <w:r w:rsidRPr="00EC3A9D">
        <w:rPr>
          <w:b/>
          <w:bCs/>
          <w:rtl/>
        </w:rPr>
        <w:t>או"</w:t>
      </w:r>
      <w:r w:rsidRPr="00EC3A9D">
        <w:rPr>
          <w:rFonts w:hint="cs"/>
          <w:b/>
          <w:bCs/>
          <w:rtl/>
        </w:rPr>
        <w:t>ד</w:t>
      </w:r>
      <w:r>
        <w:rPr>
          <w:rtl/>
        </w:rPr>
        <w:t xml:space="preserve"> איל נזיר קודם שכן יש עמו דמים אחרים? </w:t>
      </w:r>
    </w:p>
    <w:p>
      <w:pPr>
        <w:pStyle w:val="38"/>
        <w:rPr>
          <w:ins w:id="101595" w:author="מנוע מכני" w:date="2026-10-11T12:04:39Z"/>
        </w:rPr>
      </w:pPr>
      <w:r>
        <w:t>ת"ש</w:t>
      </w:r>
      <w:r>
        <w:t xml:space="preserve"> </w:t>
      </w:r>
      <w:r>
        <w:t xml:space="preserve">זו קודמת לזו,</w:t>
      </w:r>
    </w:p>
    <w:p w:rsidR="00DA63EC" w:rsidRDefault="00DA63EC" w:rsidP="00DA63EC">
      <w:pPr>
        <w:tabs>
          <w:tab w:val="left" w:pos="0"/>
        </w:tabs>
        <w:rPr>
          <w:rtl/>
        </w:rPr>
      </w:pPr>
      <w:del w:id="101596" w:author="מנוע מכני" w:date="2026-10-11T12:04:39Z">
        <w:r>
          <w:rPr>
            <w:rtl/>
          </w:rPr>
          <w:delText xml:space="preserve"> </w:delText>
        </w:r>
      </w:del>
      <w:r>
        <w:rPr>
          <w:rtl/>
        </w:rPr>
        <w:t xml:space="preserve">שזו טעונה ד' מיני לחם, וזו אינה טעונה אלא שני מיני לחם.</w:t>
      </w:r>
    </w:p>
    <w:p w:rsidR="00DA63EC" w:rsidRDefault="00DA63EC" w:rsidP="00DA63EC">
      <w:pPr>
        <w:pStyle w:val="affffd"/>
        <w:rPr>
          <w:del w:id="90112" w:author="מנוע עיצוב" w:date="2026-10-11T12:09:26Z"/>
          <w:rtl/>
        </w:rPr>
      </w:pPr>
      <w:del w:id="90111" w:author="מנוע עיצוב" w:date="2026-10-11T12:09:26Z">
        <w:r>
          <w:rPr>
            <w:rtl/>
          </w:rPr>
          <w:delText xml:space="preserve">׹</w:delText>
        </w:r>
      </w:del>
    </w:p>
    <w:p w:rsidR="00DA63EC" w:rsidRPr="007A6383" w:rsidRDefault="00DA63EC" w:rsidP="00DA63EC">
      <w:pPr>
        <w:pStyle w:val="affff1"/>
        <w:ind w:end="0"/>
        <w:rPr>
          <w:rtl/>
        </w:rPr>
        <w:pPrChange w:id="20125" w:author="קלוד" w:date="2026-10-11T09:07:24Z">
          <w:pPr>
            <w:pStyle w:val="affff1"/>
            <w:rPr>
              <w:rtl/>
            </w:rPr>
          </w:pPr>
        </w:pPrChange>
      </w:pPr>
      <w:ins w:id="9862" w:author="מספור קטעי משנה" w:date="2026-10-11T09:35:09Z">
        <w:r>
          <w:rPr>
            <w:rStyle w:val="MisparKeta"/>
          </w:rPr>
          <w:t xml:space="preserve">ג. </w:t>
        </w:r>
      </w:ins>
      <w:r w:rsidRPr="007A6383">
        <w:rPr>
          <w:rtl/>
        </w:rPr>
        <w:t>והשלמים קודמין לבכור כו'.</w:t>
      </w:r>
    </w:p>
    <w:p w:rsidR="00DA63EC" w:rsidRDefault="00DA63EC" w:rsidP="00DA63EC">
      <w:pPr>
        <w:tabs>
          <w:tab w:val="left" w:pos="0"/>
        </w:tabs>
        <w:rPr>
          <w:rtl/>
        </w:rPr>
      </w:pPr>
      <w:r>
        <w:rPr>
          <w:rStyle w:val="2fb"/>
          <w:rtl/>
        </w:rPr>
        <w:t xml:space="preserve">אדרבה</w:t>
      </w:r>
      <w:r>
        <w:rPr>
          <w:rtl/>
        </w:rPr>
        <w:t xml:space="preserve">, בכור קודם, שכן קדושתו מרחם ונאכל לכהנים! אפ"ה מצות יתירות עדיפי.</w:t>
      </w:r>
    </w:p>
    <w:p w:rsidR="00DA63EC" w:rsidRDefault="00DA63EC" w:rsidP="00DA63EC">
      <w:pPr>
        <w:pStyle w:val="affffd"/>
        <w:rPr>
          <w:del w:id="90114" w:author="מנוע עיצוב" w:date="2026-10-11T12:09:26Z"/>
          <w:rtl/>
        </w:rPr>
      </w:pPr>
      <w:del w:id="90113" w:author="מנוע עיצוב" w:date="2026-10-11T12:09:26Z">
        <w:r>
          <w:rPr>
            <w:rtl/>
          </w:rPr>
          <w:delText xml:space="preserve">׹</w:delText>
        </w:r>
      </w:del>
    </w:p>
    <w:p w:rsidR="00DA63EC" w:rsidRDefault="00DA63EC" w:rsidP="00DA63EC">
      <w:pPr>
        <w:pStyle w:val="affff1"/>
        <w:ind w:end="0"/>
        <w:rPr>
          <w:rtl/>
        </w:rPr>
        <w:pPrChange w:id="20126" w:author="קלוד" w:date="2026-10-11T09:07:24Z">
          <w:pPr>
            <w:pStyle w:val="affff1"/>
            <w:rPr>
              <w:rtl/>
            </w:rPr>
          </w:pPr>
        </w:pPrChange>
      </w:pPr>
      <w:ins w:id="9863" w:author="מספור קטעי משנה" w:date="2026-10-11T09:35:09Z">
        <w:r>
          <w:rPr>
            <w:rStyle w:val="MisparKeta"/>
          </w:rPr>
          <w:t xml:space="preserve">ג. </w:t>
        </w:r>
      </w:ins>
      <w:r>
        <w:rPr>
          <w:rtl/>
        </w:rPr>
        <w:t>הבכור קודם כו'.</w:t>
      </w:r>
    </w:p>
    <w:p w:rsidR="00DA63EC" w:rsidRDefault="00DA63EC" w:rsidP="00DA63EC">
      <w:pPr>
        <w:tabs>
          <w:tab w:val="left" w:pos="0"/>
        </w:tabs>
        <w:rPr>
          <w:rtl/>
        </w:rPr>
      </w:pPr>
      <w:r>
        <w:rPr>
          <w:rStyle w:val="2fb"/>
          <w:rtl/>
        </w:rPr>
        <w:t xml:space="preserve">אדרבה</w:t>
      </w:r>
      <w:r>
        <w:rPr>
          <w:rtl/>
        </w:rPr>
        <w:t xml:space="preserve">, מעשר קודם, שכן מקדש לפניו ולאחריו! אפ"ה קדושה מרחם עדיפא.</w:t>
      </w:r>
    </w:p>
    <w:p w:rsidR="00DA63EC" w:rsidRDefault="00DA63EC" w:rsidP="00DA63EC">
      <w:pPr>
        <w:pStyle w:val="affffd"/>
        <w:rPr>
          <w:del w:id="90116" w:author="מנוע עיצוב" w:date="2026-10-11T12:09:26Z"/>
          <w:rtl/>
        </w:rPr>
      </w:pPr>
      <w:del w:id="90115" w:author="מנוע עיצוב" w:date="2026-10-11T12:09:26Z">
        <w:r>
          <w:rPr>
            <w:rtl/>
          </w:rPr>
          <w:delText xml:space="preserve">׹</w:delText>
        </w:r>
      </w:del>
    </w:p>
    <w:p w:rsidR="00DA63EC" w:rsidRDefault="00DA63EC" w:rsidP="00DA63EC">
      <w:pPr>
        <w:pStyle w:val="affff1"/>
        <w:ind w:end="0"/>
        <w:rPr>
          <w:rtl/>
        </w:rPr>
        <w:pPrChange w:id="20127" w:author="קלוד" w:date="2026-10-11T09:07:24Z">
          <w:pPr>
            <w:pStyle w:val="affff1"/>
            <w:rPr>
              <w:rtl/>
            </w:rPr>
          </w:pPr>
        </w:pPrChange>
      </w:pPr>
      <w:ins w:id="9864" w:author="מספור קטעי משנה" w:date="2026-10-11T09:35:09Z">
        <w:r>
          <w:rPr>
            <w:rStyle w:val="MisparKeta"/>
          </w:rPr>
          <w:t xml:space="preserve">ג. </w:t>
        </w:r>
      </w:ins>
      <w:r>
        <w:rPr>
          <w:rtl/>
        </w:rPr>
        <w:t>מעשר קודם לעופות כו'.</w:t>
      </w:r>
    </w:p>
    <w:p w:rsidR="00DA63EC" w:rsidRDefault="00DA63EC" w:rsidP="00DA63EC">
      <w:pPr>
        <w:tabs>
          <w:tab w:val="left" w:pos="0"/>
        </w:tabs>
        <w:rPr>
          <w:rtl/>
        </w:rPr>
      </w:pPr>
      <w:r>
        <w:rPr>
          <w:rStyle w:val="2fb"/>
          <w:rtl/>
        </w:rPr>
        <w:t xml:space="preserve">אדרבה</w:t>
      </w:r>
      <w:r>
        <w:rPr>
          <w:rtl/>
        </w:rPr>
        <w:t xml:space="preserve">, עופות קדמי, שכן קדשי קדשים! אפ"ה מין זבח עדיף.</w:t>
      </w:r>
    </w:p>
    <w:p>
      <w:pPr>
        <w:pStyle w:val="38"/>
        <w:rPr>
          <w:ins w:id="100242" w:author="מנוע מכני" w:date="2026-10-11T12:04:39Z"/>
        </w:rPr>
      </w:pPr>
      <w:r>
        <w:t xml:space="preserve">רבינא בר שילא:</w:t>
      </w:r>
    </w:p>
    <w:p w:rsidR="00DA63EC" w:rsidRDefault="00DA63EC" w:rsidP="00DA63EC">
      <w:pPr>
        <w:tabs>
          <w:tab w:val="left" w:pos="0"/>
        </w:tabs>
        <w:rPr>
          <w:rtl/>
        </w:rPr>
      </w:pPr>
      <w:del w:id="100243" w:author="מנוע מכני" w:date="2026-10-11T12:04:39Z">
        <w:r>
          <w:rPr>
            <w:rtl/>
          </w:rPr>
          <w:delText xml:space="preserve"> </w:delText>
        </w:r>
      </w:del>
      <w:r>
        <w:rPr>
          <w:rtl/>
        </w:rPr>
        <w:t xml:space="preserve">אימורי קדשים קלים שיצאו לפני זריקת דמים - פסולין.</w:t>
      </w:r>
    </w:p>
    <w:p>
      <w:pPr>
        <w:pStyle w:val="38"/>
        <w:rPr>
          <w:ins w:id="100244" w:author="מנוע מכני" w:date="2026-10-11T12:04:39Z"/>
        </w:rPr>
      </w:pPr>
      <w:r>
        <w:t xml:space="preserve">ותנא תונא:</w:t>
      </w:r>
    </w:p>
    <w:p w:rsidR="00DA63EC" w:rsidRDefault="00DA63EC" w:rsidP="00DA63EC">
      <w:pPr>
        <w:tabs>
          <w:tab w:val="left" w:pos="0"/>
        </w:tabs>
        <w:rPr>
          <w:rtl/>
        </w:rPr>
      </w:pPr>
      <w:del w:id="100245" w:author="מנוע מכני" w:date="2026-10-11T12:04:39Z">
        <w:r>
          <w:rPr>
            <w:rtl/>
          </w:rPr>
          <w:delText xml:space="preserve"> </w:delText>
        </w:r>
      </w:del>
      <w:r>
        <w:rPr>
          <w:rtl/>
        </w:rPr>
        <w:t xml:space="preserve">מפני שהוא זבח וישנו קדשי קדשים דמיו ואימורין</w:t>
      </w:r>
      <w:ins w:id="94975" w:author="מנוע מכני" w:date="2026-10-11T12:04:39Z">
        <w:r>
          <w:rPr>
            <w:rtl/>
          </w:rPr>
          <w:t xml:space="preserve">,</w:t>
        </w:r>
      </w:ins>
      <w:del w:id="94976" w:author="מנוע מכני" w:date="2026-10-11T12:04:39Z">
        <w:r>
          <w:rPr>
            <w:rtl/>
          </w:rPr>
          <w:delText xml:space="preserve">;</w:delText>
        </w:r>
      </w:del>
    </w:p>
    <w:p w:rsidR="00DA63EC" w:rsidRDefault="00DA63EC" w:rsidP="00DA63EC">
      <w:pPr>
        <w:tabs>
          <w:tab w:val="left" w:pos="0"/>
        </w:tabs>
        <w:rPr>
          <w:rtl/>
        </w:rPr>
      </w:pPr>
      <w:r>
        <w:rPr>
          <w:rtl/>
        </w:rPr>
        <w:t xml:space="preserve">בשלמא אימורין </w:t>
      </w:r>
      <w:ins w:id="97259" w:author="מנוע מכני" w:date="2026-10-11T12:04:39Z">
        <w:r>
          <w:rPr>
            <w:rtl/>
          </w:rPr>
          <w:t xml:space="preserve">אינם</w:t>
        </w:r>
      </w:ins>
      <w:del w:id="97260" w:author="מנוע מכני" w:date="2026-10-11T12:04:39Z">
        <w:r>
          <w:rPr>
            <w:rtl/>
          </w:rPr>
          <w:delText xml:space="preserve">ליתנהו</w:delText>
        </w:r>
      </w:del>
      <w:r>
        <w:rPr>
          <w:rtl/>
        </w:rPr>
        <w:t xml:space="preserve"> בעופות, אלא דם מיהא </w:t>
      </w:r>
      <w:ins w:id="96253" w:author="מנוע מכני" w:date="2026-10-11T12:04:39Z">
        <w:r>
          <w:rPr>
            <w:rtl/>
          </w:rPr>
          <w:t xml:space="preserve">ישנו</w:t>
        </w:r>
      </w:ins>
      <w:del w:id="96254" w:author="מנוע מכני" w:date="2026-10-11T12:04:39Z">
        <w:r>
          <w:rPr>
            <w:rtl/>
          </w:rPr>
          <w:delText xml:space="preserve">איתיה</w:delText>
        </w:r>
      </w:del>
      <w:r>
        <w:rPr>
          <w:rtl/>
        </w:rPr>
        <w:t xml:space="preserve">! אלא </w:t>
      </w:r>
      <w:ins w:id="91743" w:author="מנוע מכני" w:date="2026-10-11T12:04:39Z">
        <w:r>
          <w:rPr>
            <w:rtl/>
          </w:rPr>
          <w:t xml:space="preserve">לא</w:t>
        </w:r>
      </w:ins>
      <w:del w:id="91744" w:author="מנוע מכני" w:date="2026-10-11T12:04:39Z">
        <w:r>
          <w:rPr>
            <w:rtl/>
          </w:rPr>
          <w:delText xml:space="preserve">לאו</w:delText>
        </w:r>
      </w:del>
      <w:r>
        <w:rPr>
          <w:rtl/>
        </w:rPr>
        <w:t xml:space="preserve"> </w:t>
      </w:r>
      <w:r>
        <w:rPr>
          <w:rtl/>
        </w:rPr>
        <w:t xml:space="preserve">קמ"ל</w:t>
      </w:r>
      <w:r>
        <w:rPr>
          <w:rtl/>
        </w:rPr>
        <w:t xml:space="preserve">: אימורין כדמו, מה דמו לפני זריקה, אף אימורין קודם זריקה, וקא קרי </w:t>
      </w:r>
      <w:ins w:id="95487" w:author="מנוע מכני" w:date="2026-10-11T12:04:39Z">
        <w:r>
          <w:rPr>
            <w:rtl/>
          </w:rPr>
          <w:t xml:space="preserve">להם</w:t>
        </w:r>
      </w:ins>
      <w:del w:id="95488" w:author="מנוע מכני" w:date="2026-10-11T12:04:39Z">
        <w:r>
          <w:rPr>
            <w:rtl/>
          </w:rPr>
          <w:delText xml:space="preserve">להו</w:delText>
        </w:r>
      </w:del>
      <w:r>
        <w:rPr>
          <w:rtl/>
        </w:rPr>
        <w:t xml:space="preserve"> קדשי קדשים</w:t>
      </w:r>
      <w:ins w:id="94977" w:author="מנוע מכני" w:date="2026-10-11T12:04:39Z">
        <w:r>
          <w:rPr>
            <w:rtl/>
          </w:rPr>
          <w:t xml:space="preserve">,</w:t>
        </w:r>
      </w:ins>
      <w:del w:id="94978" w:author="מנוע מכני" w:date="2026-10-11T12:04:39Z">
        <w:r>
          <w:rPr>
            <w:rtl/>
          </w:rPr>
          <w:delText xml:space="preserve">;</w:delText>
        </w:r>
      </w:del>
    </w:p>
    <w:p w:rsidR="00DA63EC" w:rsidRDefault="00DA63EC" w:rsidP="00DA63EC">
      <w:pPr>
        <w:tabs>
          <w:tab w:val="left" w:pos="0"/>
        </w:tabs>
        <w:rPr>
          <w:rtl/>
        </w:rPr>
      </w:pPr>
      <w:r>
        <w:rPr>
          <w:rtl/>
        </w:rPr>
        <w:t>ומה דמו מיפסל ביוצא, אף אימורין מיפסל ביוצא.</w:t>
      </w:r>
    </w:p>
    <w:p w:rsidR="00DA63EC" w:rsidRDefault="00DA63EC" w:rsidP="00DA63EC">
      <w:pPr>
        <w:tabs>
          <w:tab w:val="left" w:pos="0"/>
        </w:tabs>
        <w:rPr>
          <w:rtl/>
        </w:rPr>
      </w:pPr>
      <w:r>
        <w:rPr>
          <w:rFonts w:hint="cs"/>
          <w:rtl/>
        </w:rPr>
        <w:t>ו</w:t>
      </w:r>
      <w:r>
        <w:rPr>
          <w:rtl/>
        </w:rPr>
        <w:t xml:space="preserve">מסייע </w:t>
      </w:r>
      <w:ins w:id="93465" w:author="מנוע מכני" w:date="2026-10-11T12:04:39Z">
        <w:r>
          <w:rPr>
            <w:rtl/>
          </w:rPr>
          <w:t xml:space="preserve">לו</w:t>
        </w:r>
      </w:ins>
      <w:del w:id="93466" w:author="מנוע מכני" w:date="2026-10-11T12:04:39Z">
        <w:r>
          <w:rPr>
            <w:rtl/>
          </w:rPr>
          <w:delText xml:space="preserve">ליה</w:delText>
        </w:r>
      </w:del>
      <w:r>
        <w:rPr>
          <w:rtl/>
        </w:rPr>
        <w:t xml:space="preserve">: </w:t>
      </w:r>
      <w:r>
        <w:rPr>
          <w:rFonts w:hint="cs"/>
          <w:rtl/>
        </w:rPr>
        <w:t>ד</w:t>
      </w:r>
      <w:r>
        <w:rPr>
          <w:rtl/>
        </w:rPr>
        <w:t xml:space="preserve">בשר קדשים קלים שיצא לפני זריקת דמים </w:t>
      </w:r>
    </w:p>
    <w:p>
      <w:pPr>
        <w:pStyle w:val="38"/>
        <w:rPr>
          <w:ins w:id="100246" w:author="מנוע מכני" w:date="2026-10-11T12:04:39Z"/>
        </w:rPr>
      </w:pPr>
      <w:r>
        <w:t>רי</w:t>
      </w:r>
      <w:r>
        <w:t>"</w:t>
      </w:r>
      <w:r>
        <w:t>ו</w:t>
      </w:r>
      <w:r>
        <w:t xml:space="preserve">:</w:t>
      </w:r>
    </w:p>
    <w:p w:rsidR="00DA63EC" w:rsidRDefault="00DA63EC" w:rsidP="00DA63EC">
      <w:pPr>
        <w:tabs>
          <w:tab w:val="left" w:pos="0"/>
        </w:tabs>
        <w:rPr>
          <w:rtl/>
        </w:rPr>
      </w:pPr>
      <w:del w:id="100247" w:author="מנוע מכני" w:date="2026-10-11T12:04:39Z">
        <w:r>
          <w:rPr>
            <w:rtl/>
          </w:rPr>
          <w:delText xml:space="preserve"> </w:delText>
        </w:r>
      </w:del>
      <w:r>
        <w:rPr>
          <w:rtl/>
        </w:rPr>
        <w:t xml:space="preserve">כשר, הואיל וסופו לצאת, </w:t>
      </w:r>
    </w:p>
    <w:p w:rsidR="00DA63EC" w:rsidRDefault="00DA63EC" w:rsidP="00DA63EC">
      <w:pPr>
        <w:tabs>
          <w:tab w:val="left" w:pos="0"/>
        </w:tabs>
        <w:rPr>
          <w:rtl/>
        </w:rPr>
      </w:pPr>
      <w:r>
        <w:rPr>
          <w:rStyle w:val="2fb"/>
          <w:rtl/>
        </w:rPr>
        <w:t xml:space="preserve">ר"ל</w:t>
      </w:r>
      <w:r>
        <w:rPr>
          <w:rtl/>
        </w:rPr>
        <w:t xml:space="preserve"> </w:t>
      </w:r>
      <w:r>
        <w:rPr>
          <w:rtl/>
        </w:rPr>
        <w:t xml:space="preserve">אמר</w:t>
      </w:r>
      <w:r>
        <w:rPr>
          <w:rtl/>
        </w:rPr>
        <w:t xml:space="preserve"> פסול, עדיין </w:t>
      </w:r>
      <w:r>
        <w:rPr>
          <w:rtl/>
        </w:rPr>
        <w:t xml:space="preserve">לא</w:t>
      </w:r>
      <w:r>
        <w:rPr>
          <w:rtl/>
        </w:rPr>
        <w:t xml:space="preserve"> הגיע זמנו לצאת</w:t>
      </w:r>
      <w:ins w:id="94979" w:author="מנוע מכני" w:date="2026-10-11T12:04:39Z">
        <w:r>
          <w:rPr>
            <w:rtl/>
          </w:rPr>
          <w:t xml:space="preserve">,</w:t>
        </w:r>
      </w:ins>
      <w:del w:id="94980" w:author="מנוע מכני" w:date="2026-10-11T12:04:39Z">
        <w:r>
          <w:rPr>
            <w:rtl/>
          </w:rPr>
          <w:delText xml:space="preserve">;</w:delText>
        </w:r>
      </w:del>
    </w:p>
    <w:p>
      <w:pPr>
        <w:pStyle w:val="38"/>
        <w:rPr>
          <w:ins w:id="100248" w:author="מנוע מכני" w:date="2026-10-11T12:04:39Z"/>
        </w:rPr>
      </w:pPr>
      <w:ins w:id="91745" w:author="מנוע מכני" w:date="2026-10-11T12:04:39Z">
        <w:r>
          <w:t xml:space="preserve">וחלקו</w:t>
        </w:r>
      </w:ins>
    </w:p>
    <w:p w:rsidR="00DA63EC" w:rsidRDefault="00DA63EC" w:rsidP="00DA63EC">
      <w:pPr>
        <w:tabs>
          <w:tab w:val="left" w:pos="0"/>
        </w:tabs>
        <w:rPr>
          <w:rtl/>
        </w:rPr>
      </w:pPr>
      <w:del w:id="91746" w:author="מנוע מכני" w:date="2026-10-11T12:04:39Z">
        <w:r w:rsidRPr="005374F8">
          <w:rPr>
            <w:rFonts w:hint="cs"/>
            <w:b/>
            <w:bCs/>
            <w:rtl/>
          </w:rPr>
          <w:delText xml:space="preserve">ופליגי</w:delText>
        </w:r>
      </w:del>
      <w:del w:id="100249" w:author="מנוע מכני" w:date="2026-10-11T12:04:39Z">
        <w:r>
          <w:rPr>
            <w:rFonts w:hint="cs"/>
            <w:rtl/>
          </w:rPr>
          <w:delText xml:space="preserve"> </w:delText>
        </w:r>
      </w:del>
      <w:r>
        <w:rPr>
          <w:rtl/>
        </w:rPr>
        <w:t xml:space="preserve">בבשר, </w:t>
      </w:r>
      <w:r>
        <w:rPr>
          <w:rFonts w:hint="cs"/>
          <w:rtl/>
        </w:rPr>
        <w:t xml:space="preserve">ולא </w:t>
      </w:r>
      <w:r>
        <w:rPr>
          <w:rtl/>
        </w:rPr>
        <w:t xml:space="preserve">באימורין </w:t>
      </w:r>
    </w:p>
    <w:p w:rsidR="00DA63EC" w:rsidRDefault="00DA63EC" w:rsidP="00DA63EC">
      <w:pPr>
        <w:pStyle w:val="affffb"/>
        <w:rPr>
          <w:rtl/>
        </w:rPr>
      </w:pPr>
      <w:r>
        <w:rPr>
          <w:rtl/>
        </w:rPr>
        <w:t xml:space="preserve">- </w:t>
      </w:r>
      <w:r>
        <w:rPr>
          <w:rFonts w:hint="cs"/>
          <w:rtl/>
        </w:rPr>
        <w:t>ה</w:t>
      </w:r>
      <w:r>
        <w:rPr>
          <w:rtl/>
        </w:rPr>
        <w:t>"</w:t>
      </w:r>
      <w:r>
        <w:rPr>
          <w:rFonts w:hint="cs"/>
          <w:rtl/>
        </w:rPr>
        <w:t xml:space="preserve">ה </w:t>
      </w:r>
      <w:r>
        <w:rPr>
          <w:rtl/>
        </w:rPr>
        <w:t xml:space="preserve">דבאימורין </w:t>
      </w:r>
      <w:ins w:id="91747" w:author="מנוע מכני" w:date="2026-10-11T12:04:39Z">
        <w:r>
          <w:rPr>
            <w:rtl/>
          </w:rPr>
          <w:t xml:space="preserve">חלקו</w:t>
        </w:r>
      </w:ins>
      <w:del w:id="91748" w:author="מנוע מכני" w:date="2026-10-11T12:04:39Z">
        <w:r>
          <w:rPr>
            <w:rtl/>
          </w:rPr>
          <w:delText xml:space="preserve">פליגי</w:delText>
        </w:r>
      </w:del>
      <w:r>
        <w:rPr>
          <w:rtl/>
        </w:rPr>
        <w:t xml:space="preserve">, </w:t>
      </w:r>
      <w:r>
        <w:rPr>
          <w:rFonts w:hint="cs"/>
          <w:rtl/>
        </w:rPr>
        <w:t xml:space="preserve">וגם </w:t>
      </w:r>
      <w:r>
        <w:rPr>
          <w:rtl/>
        </w:rPr>
        <w:t xml:space="preserve">בבשר? להודיעך כחו </w:t>
      </w:r>
      <w:r>
        <w:rPr>
          <w:rStyle w:val="2fb"/>
          <w:rtl/>
        </w:rPr>
        <w:t xml:space="preserve">דר"ל</w:t>
      </w:r>
      <w:r>
        <w:rPr>
          <w:rtl/>
        </w:rPr>
        <w:t xml:space="preserve">, </w:t>
      </w:r>
      <w:ins w:id="90449" w:author="מנוע מכני" w:date="2026-10-11T12:04:39Z">
        <w:r>
          <w:rPr>
            <w:rtl/>
          </w:rPr>
          <w:t xml:space="preserve">דאפי'</w:t>
        </w:r>
      </w:ins>
      <w:del w:id="90450" w:author="מנוע מכני" w:date="2026-10-11T12:04:39Z">
        <w:r>
          <w:rPr>
            <w:rtl/>
          </w:rPr>
          <w:delText xml:space="preserve">דאפילו</w:delText>
        </w:r>
      </w:del>
      <w:r>
        <w:rPr>
          <w:rtl/>
        </w:rPr>
        <w:t xml:space="preserve"> בשר דסופה לצאת, </w:t>
      </w:r>
      <w:r>
        <w:rPr>
          <w:rtl/>
        </w:rPr>
        <w:t xml:space="preserve">אמר</w:t>
      </w:r>
      <w:r>
        <w:rPr>
          <w:rtl/>
        </w:rPr>
        <w:t xml:space="preserve">: עדיין </w:t>
      </w:r>
      <w:r>
        <w:rPr>
          <w:rtl/>
        </w:rPr>
        <w:t xml:space="preserve">לא</w:t>
      </w:r>
      <w:r>
        <w:rPr>
          <w:rtl/>
        </w:rPr>
        <w:t xml:space="preserve"> הגיע זמנו לצאת.</w:t>
      </w:r>
    </w:p>
    <w:p w:rsidR="00DA63EC" w:rsidRDefault="00DA63EC" w:rsidP="00DA63EC">
      <w:pPr>
        <w:pStyle w:val="afff3"/>
        <w:framePr w:wrap="around"/>
        <w:rPr>
          <w:rtl/>
        </w:rPr>
      </w:pPr>
      <w:r>
        <w:rPr>
          <w:rFonts w:hint="cs"/>
          <w:rtl/>
        </w:rPr>
        <w:t>צ.</w:t>
      </w:r>
    </w:p>
    <w:p>
      <w:pPr>
        <w:pStyle w:val="afffff8"/>
        <w:rPr>
          <w:ins w:id="90203" w:author="קלוד" w:date="2026-10-11T12:29:36Z"/>
        </w:rPr>
      </w:pPr>
      <w:ins w:id="90204" w:author="קלוד" w:date="2026-10-11T12:29:36Z">
        <w:r>
          <w:rPr>
            <w:color w:val="7B3F00"/>
          </w:rPr>
          <w:t xml:space="preserve">אימורי קדשים קלים שיצאו לפני זריקה - מעילה ופיגול</w:t>
        </w:r>
      </w:ins>
    </w:p>
    <w:p>
      <w:pPr>
        <w:pStyle w:val="38"/>
        <w:rPr>
          <w:ins w:id="100251" w:author="מנוע מכני" w:date="2026-10-11T12:04:39Z"/>
        </w:rPr>
      </w:pPr>
      <w:del w:id="100250" w:author="מנוע מכני" w:date="2026-10-11T12:04:39Z">
        <w:r>
          <w:delText xml:space="preserve">•</w:delText>
        </w:r>
      </w:del>
      <w:r>
        <w:t xml:space="preserve"> לימא כתנאי:</w:t>
      </w:r>
    </w:p>
    <w:p w:rsidR="00DA63EC" w:rsidRDefault="00DA63EC" w:rsidP="00DA63EC">
      <w:pPr>
        <w:tabs>
          <w:tab w:val="left" w:pos="0"/>
        </w:tabs>
        <w:rPr>
          <w:rtl/>
        </w:rPr>
      </w:pPr>
      <w:del w:id="100252" w:author="מנוע מכני" w:date="2026-10-11T12:04:39Z">
        <w:r>
          <w:rPr>
            <w:rtl/>
          </w:rPr>
          <w:delText xml:space="preserve"> </w:delText>
        </w:r>
      </w:del>
      <w:r>
        <w:rPr>
          <w:rtl/>
        </w:rPr>
        <w:t xml:space="preserve">אימורי קדשים קלים שיצאו לפני זריקת דמים – </w:t>
      </w:r>
      <w:r>
        <w:rPr>
          <w:rStyle w:val="2fb"/>
          <w:rFonts w:hint="cs"/>
          <w:rtl/>
        </w:rPr>
        <w:t>לר</w:t>
      </w:r>
      <w:r>
        <w:rPr>
          <w:rStyle w:val="2fb"/>
          <w:rtl/>
        </w:rPr>
        <w:t>"</w:t>
      </w:r>
      <w:r>
        <w:rPr>
          <w:rStyle w:val="2fb"/>
          <w:rFonts w:hint="cs"/>
          <w:rtl/>
        </w:rPr>
        <w:t>א</w:t>
      </w:r>
      <w:r>
        <w:rPr>
          <w:rtl/>
        </w:rPr>
        <w:t xml:space="preserve">: אין מועלין בהן </w:t>
      </w:r>
    </w:p>
    <w:p w:rsidR="00DA63EC" w:rsidRDefault="00DA63EC" w:rsidP="00DA63EC">
      <w:pPr>
        <w:tabs>
          <w:tab w:val="left" w:pos="0"/>
        </w:tabs>
        <w:rPr>
          <w:rtl/>
        </w:rPr>
      </w:pPr>
      <w:r>
        <w:rPr>
          <w:rtl/>
        </w:rPr>
        <w:t xml:space="preserve">ואין חייבין עליהן משום פיגול נותר וטמא, </w:t>
      </w:r>
    </w:p>
    <w:p>
      <w:pPr>
        <w:pStyle w:val="38"/>
        <w:rPr>
          <w:ins w:id="100253" w:author="מנוע מכני" w:date="2026-10-11T12:04:39Z"/>
        </w:rPr>
      </w:pPr>
      <w:r>
        <w:lastRenderedPageBreak/>
        <w:t>ל</w:t>
      </w:r>
      <w:r>
        <w:t>ר"</w:t>
      </w:r>
      <w:r>
        <w:t>ע</w:t>
      </w:r>
      <w:r>
        <w:t xml:space="preserve">:</w:t>
      </w:r>
    </w:p>
    <w:p w:rsidR="00DA63EC" w:rsidRDefault="00DA63EC" w:rsidP="00DA63EC">
      <w:pPr>
        <w:tabs>
          <w:tab w:val="left" w:pos="0"/>
        </w:tabs>
        <w:rPr>
          <w:rtl/>
        </w:rPr>
      </w:pPr>
      <w:del w:id="100254" w:author="מנוע מכני" w:date="2026-10-11T12:04:39Z">
        <w:r>
          <w:rPr>
            <w:rtl/>
          </w:rPr>
          <w:delText xml:space="preserve"> </w:delText>
        </w:r>
      </w:del>
      <w:r>
        <w:rPr>
          <w:rtl/>
        </w:rPr>
        <w:t xml:space="preserve">מועלין בהן וחייבין עליהן משום פיגול נותר וטמא</w:t>
      </w:r>
      <w:ins w:id="94981" w:author="מנוע מכני" w:date="2026-10-11T12:04:39Z">
        <w:r>
          <w:rPr>
            <w:rtl/>
          </w:rPr>
          <w:t xml:space="preserve">,</w:t>
        </w:r>
      </w:ins>
      <w:del w:id="94982" w:author="מנוע מכני" w:date="2026-10-11T12:04:39Z">
        <w:r>
          <w:rPr>
            <w:rtl/>
          </w:rPr>
          <w:delText xml:space="preserve">;</w:delText>
        </w:r>
      </w:del>
    </w:p>
    <w:p w:rsidR="00DA63EC" w:rsidRDefault="00DA63EC" w:rsidP="00DA63EC">
      <w:pPr>
        <w:tabs>
          <w:tab w:val="left" w:pos="0"/>
        </w:tabs>
        <w:rPr>
          <w:rtl/>
        </w:rPr>
      </w:pPr>
      <w:r>
        <w:rPr>
          <w:rFonts w:hint="cs"/>
          <w:rtl/>
        </w:rPr>
        <w:t>ו</w:t>
      </w:r>
      <w:r>
        <w:rPr>
          <w:rtl/>
        </w:rPr>
        <w:t xml:space="preserve">בדהדר עיילינהו </w:t>
      </w:r>
      <w:ins w:id="91749" w:author="מנוע מכני" w:date="2026-10-11T12:04:39Z">
        <w:r>
          <w:rPr>
            <w:rtl/>
          </w:rPr>
          <w:t xml:space="preserve">חלקו</w:t>
        </w:r>
      </w:ins>
      <w:del w:id="91750" w:author="מנוע מכני" w:date="2026-10-11T12:04:39Z">
        <w:r>
          <w:rPr>
            <w:rtl/>
          </w:rPr>
          <w:delText xml:space="preserve">פליגי</w:delText>
        </w:r>
      </w:del>
      <w:r>
        <w:rPr>
          <w:rtl/>
        </w:rPr>
        <w:t xml:space="preserve">, </w:t>
      </w:r>
      <w:ins w:id="96027" w:author="מנוע מכני" w:date="2026-10-11T12:04:39Z">
        <w:r>
          <w:rPr>
            <w:rFonts w:hint="cs"/>
            <w:rtl/>
          </w:rPr>
          <w:t xml:space="preserve">אם </w:t>
        </w:r>
      </w:ins>
      <w:del w:id="96028" w:author="מנוע מכני" w:date="2026-10-11T12:04:39Z">
        <w:r>
          <w:rPr>
            <w:rFonts w:hint="cs"/>
            <w:rtl/>
          </w:rPr>
          <w:delText xml:space="preserve">אי </w:delText>
        </w:r>
      </w:del>
      <w:r>
        <w:rPr>
          <w:rtl/>
        </w:rPr>
        <w:t xml:space="preserve">מיפסלי ביוצא, </w:t>
      </w:r>
      <w:r>
        <w:rPr>
          <w:rFonts w:hint="cs"/>
          <w:rtl/>
        </w:rPr>
        <w:t>או</w:t>
      </w:r>
      <w:r>
        <w:rPr>
          <w:rtl/>
        </w:rPr>
        <w:t xml:space="preserve"> </w:t>
      </w:r>
      <w:r>
        <w:rPr>
          <w:rtl/>
        </w:rPr>
        <w:t xml:space="preserve">לא</w:t>
      </w:r>
      <w:r>
        <w:rPr>
          <w:rtl/>
        </w:rPr>
        <w:t xml:space="preserve"> מיפסלי ביוצא! </w:t>
      </w:r>
    </w:p>
    <w:p>
      <w:pPr>
        <w:pStyle w:val="38"/>
        <w:rPr>
          <w:ins w:id="100256" w:author="מנוע מכני" w:date="2026-10-11T12:04:39Z"/>
        </w:rPr>
      </w:pPr>
      <w:del w:id="100255" w:author="מנוע מכני" w:date="2026-10-11T12:04:39Z">
        <w:r>
          <w:delText xml:space="preserve">•</w:delText>
        </w:r>
      </w:del>
      <w:r>
        <w:t xml:space="preserve"> </w:t>
      </w:r>
      <w:r>
        <w:t>אר</w:t>
      </w:r>
      <w:r>
        <w:t>"</w:t>
      </w:r>
      <w:r>
        <w:t>פ</w:t>
      </w:r>
      <w:r>
        <w:t xml:space="preserve">:</w:t>
      </w:r>
    </w:p>
    <w:p w:rsidR="00DA63EC" w:rsidRDefault="00DA63EC" w:rsidP="00DA63EC">
      <w:pPr>
        <w:tabs>
          <w:tab w:val="left" w:pos="0"/>
        </w:tabs>
        <w:rPr>
          <w:rtl/>
        </w:rPr>
      </w:pPr>
      <w:del w:id="100257" w:author="מנוע מכני" w:date="2026-10-11T12:04:39Z">
        <w:r>
          <w:rPr>
            <w:rtl/>
          </w:rPr>
          <w:delText xml:space="preserve"> </w:delText>
        </w:r>
      </w:del>
      <w:r>
        <w:rPr>
          <w:rtl/>
        </w:rPr>
        <w:t xml:space="preserve">בדהדר עיילינהו כ"ע </w:t>
      </w:r>
      <w:r>
        <w:rPr>
          <w:rtl/>
        </w:rPr>
        <w:t xml:space="preserve">לא</w:t>
      </w:r>
      <w:r>
        <w:rPr>
          <w:rtl/>
        </w:rPr>
        <w:t xml:space="preserve"> </w:t>
      </w:r>
      <w:ins w:id="91751" w:author="מנוע מכני" w:date="2026-10-11T12:04:39Z">
        <w:r>
          <w:rPr>
            <w:rtl/>
          </w:rPr>
          <w:t xml:space="preserve">חלקו</w:t>
        </w:r>
      </w:ins>
      <w:del w:id="91752" w:author="מנוע מכני" w:date="2026-10-11T12:04:39Z">
        <w:r>
          <w:rPr>
            <w:rtl/>
          </w:rPr>
          <w:delText xml:space="preserve">פליגי</w:delText>
        </w:r>
      </w:del>
      <w:r>
        <w:rPr>
          <w:rtl/>
        </w:rPr>
        <w:t xml:space="preserve">, </w:t>
      </w:r>
      <w:ins w:id="91755" w:author="מנוע מכני" w:date="2026-10-11T12:04:39Z">
        <w:r>
          <w:rPr>
            <w:rtl/>
          </w:rPr>
          <w:t xml:space="preserve">וכאן</w:t>
        </w:r>
      </w:ins>
      <w:del w:id="91756" w:author="מנוע מכני" w:date="2026-10-11T12:04:39Z">
        <w:r>
          <w:rPr>
            <w:rtl/>
          </w:rPr>
          <w:delText xml:space="preserve">והכא</w:delText>
        </w:r>
      </w:del>
      <w:r>
        <w:rPr>
          <w:rtl/>
        </w:rPr>
        <w:t xml:space="preserve"> בדאיתנהו אבראי </w:t>
      </w:r>
      <w:ins w:id="91753" w:author="מנוע מכני" w:date="2026-10-11T12:04:39Z">
        <w:r>
          <w:rPr>
            <w:rtl/>
          </w:rPr>
          <w:t xml:space="preserve">חלקו</w:t>
        </w:r>
      </w:ins>
      <w:del w:id="91754" w:author="מנוע מכני" w:date="2026-10-11T12:04:39Z">
        <w:r>
          <w:rPr>
            <w:rtl/>
          </w:rPr>
          <w:delText xml:space="preserve">פליגי</w:delText>
        </w:r>
      </w:del>
      <w:r>
        <w:rPr>
          <w:rtl/>
        </w:rPr>
        <w:t xml:space="preserve">,</w:t>
      </w:r>
      <w:r>
        <w:rPr>
          <w:rFonts w:hint="cs"/>
          <w:rtl/>
        </w:rPr>
        <w:t xml:space="preserve"> </w:t>
      </w:r>
      <w:ins w:id="96029" w:author="מנוע מכני" w:date="2026-10-11T12:04:39Z">
        <w:r>
          <w:rPr>
            <w:rFonts w:hint="cs"/>
            <w:rtl/>
          </w:rPr>
          <w:t xml:space="preserve">אם </w:t>
        </w:r>
      </w:ins>
      <w:del w:id="96030" w:author="מנוע מכני" w:date="2026-10-11T12:04:39Z">
        <w:r>
          <w:rPr>
            <w:rFonts w:hint="cs"/>
            <w:rtl/>
          </w:rPr>
          <w:delText xml:space="preserve">אי </w:delText>
        </w:r>
      </w:del>
      <w:r>
        <w:rPr>
          <w:rtl/>
        </w:rPr>
        <w:t xml:space="preserve">זריקה מועלת </w:t>
      </w:r>
      <w:r>
        <w:rPr>
          <w:rFonts w:hint="cs"/>
          <w:rtl/>
        </w:rPr>
        <w:t xml:space="preserve">או אין מועלת </w:t>
      </w:r>
      <w:r>
        <w:rPr>
          <w:rtl/>
        </w:rPr>
        <w:t xml:space="preserve">ליוצא, </w:t>
      </w:r>
    </w:p>
    <w:p w:rsidR="00DA63EC" w:rsidRDefault="00DA63EC" w:rsidP="00DA63EC">
      <w:pPr>
        <w:tabs>
          <w:tab w:val="left" w:pos="0"/>
        </w:tabs>
        <w:rPr>
          <w:rtl/>
        </w:rPr>
      </w:pPr>
    </w:p>
    <w:p w:rsidR="00DA63EC" w:rsidRDefault="00DA63EC" w:rsidP="00DA63EC">
      <w:pPr>
        <w:tabs>
          <w:tab w:val="left" w:pos="0"/>
        </w:tabs>
        <w:rPr>
          <w:rtl/>
        </w:rPr>
      </w:pPr>
      <w:r>
        <w:rPr>
          <w:rtl/>
        </w:rPr>
        <w:t>ו</w:t>
      </w:r>
      <w:r>
        <w:rPr>
          <w:rFonts w:hint="cs"/>
          <w:rtl/>
        </w:rPr>
        <w:t xml:space="preserve">אפי' </w:t>
      </w:r>
      <w:r>
        <w:rPr>
          <w:rStyle w:val="2fb"/>
          <w:rFonts w:hint="cs"/>
          <w:rtl/>
        </w:rPr>
        <w:t xml:space="preserve">דר</w:t>
      </w:r>
      <w:r>
        <w:rPr>
          <w:rStyle w:val="2fb"/>
          <w:rtl/>
        </w:rPr>
        <w:t>"</w:t>
      </w:r>
      <w:r>
        <w:rPr>
          <w:rStyle w:val="2fb"/>
          <w:rFonts w:hint="cs"/>
          <w:rtl/>
        </w:rPr>
        <w:t xml:space="preserve">פ</w:t>
      </w:r>
      <w:r>
        <w:rPr>
          <w:rFonts w:hint="cs"/>
          <w:rtl/>
        </w:rPr>
        <w:t xml:space="preserve"> הוא דאמר ד</w:t>
      </w:r>
      <w:r>
        <w:rPr>
          <w:rtl/>
        </w:rPr>
        <w:t xml:space="preserve">בדאיתנהו אבראי כ"ע </w:t>
      </w:r>
      <w:r>
        <w:rPr>
          <w:rtl/>
        </w:rPr>
        <w:t xml:space="preserve">לא</w:t>
      </w:r>
      <w:r>
        <w:rPr>
          <w:rtl/>
        </w:rPr>
        <w:t xml:space="preserve"> </w:t>
      </w:r>
      <w:ins w:id="91757" w:author="מנוע מכני" w:date="2026-10-11T12:04:39Z">
        <w:r>
          <w:rPr>
            <w:rtl/>
          </w:rPr>
          <w:t xml:space="preserve">חלקו</w:t>
        </w:r>
      </w:ins>
      <w:del w:id="91758" w:author="מנוע מכני" w:date="2026-10-11T12:04:39Z">
        <w:r>
          <w:rPr>
            <w:rtl/>
          </w:rPr>
          <w:delText xml:space="preserve">פליגי</w:delText>
        </w:r>
      </w:del>
      <w:r>
        <w:rPr>
          <w:rtl/>
        </w:rPr>
        <w:t xml:space="preserve">, בדעיילינהו לגוואי </w:t>
      </w:r>
      <w:ins w:id="91759" w:author="מנוע מכני" w:date="2026-10-11T12:04:39Z">
        <w:r>
          <w:rPr>
            <w:rtl/>
          </w:rPr>
          <w:t xml:space="preserve">חלקו</w:t>
        </w:r>
      </w:ins>
      <w:del w:id="91760" w:author="מנוע מכני" w:date="2026-10-11T12:04:39Z">
        <w:r>
          <w:rPr>
            <w:rtl/>
          </w:rPr>
          <w:delText xml:space="preserve">פליגי</w:delText>
        </w:r>
      </w:del>
      <w:r>
        <w:rPr>
          <w:rtl/>
        </w:rPr>
        <w:t xml:space="preserve">! </w:t>
      </w:r>
      <w:r>
        <w:rPr>
          <w:rtl/>
        </w:rPr>
        <w:t xml:space="preserve">ה"מ</w:t>
      </w:r>
      <w:r>
        <w:rPr>
          <w:rtl/>
        </w:rPr>
        <w:t xml:space="preserve"> גבי </w:t>
      </w:r>
      <w:r w:rsidRPr="00E105BC">
        <w:rPr>
          <w:spacing w:val="-4"/>
          <w:rtl/>
        </w:rPr>
        <w:t xml:space="preserve">שתי לחם </w:t>
      </w:r>
      <w:ins w:id="91763" w:author="מנוע מכני" w:date="2026-10-11T12:04:39Z">
        <w:r>
          <w:rPr>
            <w:spacing w:val="-4"/>
            <w:rtl/>
          </w:rPr>
          <w:t xml:space="preserve">דלא</w:t>
        </w:r>
      </w:ins>
      <w:del w:id="91764" w:author="מנוע מכני" w:date="2026-10-11T12:04:39Z">
        <w:r w:rsidRPr="00E105BC">
          <w:rPr>
            <w:spacing w:val="-4"/>
            <w:rtl/>
          </w:rPr>
          <w:delText xml:space="preserve">דלאו</w:delText>
        </w:r>
      </w:del>
      <w:r w:rsidRPr="00E105BC">
        <w:rPr>
          <w:spacing w:val="-4"/>
          <w:rtl/>
        </w:rPr>
        <w:t xml:space="preserve"> </w:t>
      </w:r>
      <w:ins w:id="96255" w:author="מנוע מכני" w:date="2026-10-11T12:04:39Z">
        <w:r>
          <w:rPr>
            <w:spacing w:val="-4"/>
            <w:rtl/>
          </w:rPr>
          <w:t xml:space="preserve">גופו</w:t>
        </w:r>
      </w:ins>
      <w:del w:id="96256" w:author="מנוע מכני" w:date="2026-10-11T12:04:39Z">
        <w:r w:rsidRPr="00E105BC">
          <w:rPr>
            <w:spacing w:val="-4"/>
            <w:rtl/>
          </w:rPr>
          <w:delText xml:space="preserve">גופיה</w:delText>
        </w:r>
      </w:del>
      <w:r w:rsidRPr="00E105BC">
        <w:rPr>
          <w:spacing w:val="-4"/>
          <w:rtl/>
        </w:rPr>
        <w:t xml:space="preserve"> </w:t>
      </w:r>
      <w:ins w:id="96475" w:author="מנוע מכני" w:date="2026-10-11T12:04:39Z">
        <w:r>
          <w:rPr>
            <w:spacing w:val="-4"/>
            <w:rtl/>
          </w:rPr>
          <w:t xml:space="preserve">דזבח</w:t>
        </w:r>
      </w:ins>
      <w:del w:id="96476" w:author="מנוע מכני" w:date="2026-10-11T12:04:39Z">
        <w:r w:rsidRPr="00E105BC">
          <w:rPr>
            <w:spacing w:val="-4"/>
            <w:rtl/>
          </w:rPr>
          <w:delText xml:space="preserve">דזיבחא</w:delText>
        </w:r>
      </w:del>
      <w:r w:rsidRPr="00E105BC">
        <w:rPr>
          <w:spacing w:val="-4"/>
          <w:rtl/>
        </w:rPr>
        <w:t xml:space="preserve">, אבל אימורין </w:t>
      </w:r>
      <w:ins w:id="96257" w:author="מנוע מכני" w:date="2026-10-11T12:04:39Z">
        <w:r>
          <w:rPr>
            <w:spacing w:val="-4"/>
            <w:rtl/>
          </w:rPr>
          <w:t xml:space="preserve">דגופו</w:t>
        </w:r>
      </w:ins>
      <w:del w:id="96258" w:author="מנוע מכני" w:date="2026-10-11T12:04:39Z">
        <w:r w:rsidRPr="00E105BC">
          <w:rPr>
            <w:spacing w:val="-4"/>
            <w:rtl/>
          </w:rPr>
          <w:delText xml:space="preserve">דגופיה</w:delText>
        </w:r>
      </w:del>
      <w:r w:rsidRPr="00E105BC">
        <w:rPr>
          <w:spacing w:val="-4"/>
          <w:rtl/>
        </w:rPr>
        <w:t xml:space="preserve"> </w:t>
      </w:r>
      <w:ins w:id="96477" w:author="מנוע מכני" w:date="2026-10-11T12:04:39Z">
        <w:r>
          <w:rPr>
            <w:spacing w:val="-4"/>
            <w:rtl/>
          </w:rPr>
          <w:t xml:space="preserve">דזבח</w:t>
        </w:r>
      </w:ins>
      <w:del w:id="96478" w:author="מנוע מכני" w:date="2026-10-11T12:04:39Z">
        <w:r w:rsidRPr="00E105BC">
          <w:rPr>
            <w:spacing w:val="-4"/>
            <w:rtl/>
          </w:rPr>
          <w:delText xml:space="preserve">דזיבחא</w:delText>
        </w:r>
      </w:del>
      <w:r w:rsidRPr="00E105BC">
        <w:rPr>
          <w:spacing w:val="-4"/>
          <w:rtl/>
        </w:rPr>
        <w:t xml:space="preserve"> הוא, בדאיתנהו אבראי </w:t>
      </w:r>
      <w:ins w:id="91761" w:author="מנוע מכני" w:date="2026-10-11T12:04:39Z">
        <w:r>
          <w:rPr>
            <w:spacing w:val="-4"/>
            <w:rtl/>
          </w:rPr>
          <w:t xml:space="preserve">חלקו</w:t>
        </w:r>
      </w:ins>
      <w:del w:id="91762" w:author="מנוע מכני" w:date="2026-10-11T12:04:39Z">
        <w:r w:rsidRPr="00E105BC">
          <w:rPr>
            <w:spacing w:val="-4"/>
            <w:rtl/>
          </w:rPr>
          <w:delText xml:space="preserve">פליגי</w:delText>
        </w:r>
      </w:del>
      <w:r w:rsidRPr="00E105BC">
        <w:rPr>
          <w:spacing w:val="-4"/>
          <w:rtl/>
        </w:rPr>
        <w:t xml:space="preserve">.</w:t>
      </w:r>
    </w:p>
    <w:p w:rsidR="00DA63EC" w:rsidRDefault="00DA63EC" w:rsidP="00DA63EC">
      <w:pPr>
        <w:pStyle w:val="affffd"/>
        <w:rPr>
          <w:del w:id="90118" w:author="מנוע עיצוב" w:date="2026-10-11T12:09:26Z"/>
          <w:rtl/>
        </w:rPr>
      </w:pPr>
      <w:del w:id="90117" w:author="מנוע עיצוב" w:date="2026-10-11T12:09:26Z">
        <w:r>
          <w:rPr>
            <w:rtl/>
          </w:rPr>
          <w:delText xml:space="preserve">׹</w:delText>
        </w:r>
      </w:del>
    </w:p>
    <w:p w:rsidR="00DA63EC" w:rsidRDefault="00DA63EC" w:rsidP="00DA63EC">
      <w:pPr>
        <w:pStyle w:val="affff1"/>
        <w:ind w:end="0"/>
        <w:rPr>
          <w:rtl/>
        </w:rPr>
        <w:pPrChange w:id="20128" w:author="קלוד" w:date="2026-10-11T09:07:24Z">
          <w:pPr>
            <w:pStyle w:val="affff1"/>
            <w:rPr>
              <w:rtl/>
            </w:rPr>
          </w:pPr>
        </w:pPrChange>
      </w:pPr>
      <w:ins w:id="9865" w:author="מספור קטעי משנה" w:date="2026-10-11T09:35:09Z">
        <w:r>
          <w:rPr>
            <w:rStyle w:val="MisparKeta"/>
          </w:rPr>
          <w:t xml:space="preserve">א. </w:t>
        </w:r>
      </w:ins>
      <w:r>
        <w:rPr>
          <w:rtl/>
        </w:rPr>
        <w:t>עופות קודמין כו'.</w:t>
      </w:r>
    </w:p>
    <w:p w:rsidR="00DA63EC" w:rsidRDefault="00DA63EC" w:rsidP="00DA63EC">
      <w:pPr>
        <w:tabs>
          <w:tab w:val="left" w:pos="0"/>
        </w:tabs>
        <w:rPr>
          <w:rtl/>
        </w:rPr>
      </w:pPr>
      <w:r>
        <w:rPr>
          <w:rFonts w:hint="cs"/>
          <w:rtl/>
        </w:rPr>
        <w:t>ד</w:t>
      </w:r>
      <w:r>
        <w:rPr>
          <w:rtl/>
        </w:rPr>
        <w:t>מיני דמים עדיפי.</w:t>
      </w:r>
    </w:p>
    <w:p w:rsidR="00DA63EC" w:rsidRDefault="00DA63EC" w:rsidP="00DA63EC">
      <w:pPr>
        <w:pStyle w:val="affffd"/>
        <w:rPr>
          <w:del w:id="90120" w:author="מנוע עיצוב" w:date="2026-10-11T12:09:26Z"/>
          <w:rtl/>
        </w:rPr>
      </w:pPr>
      <w:del w:id="90119" w:author="מנוע עיצוב" w:date="2026-10-11T12:09:26Z">
        <w:r>
          <w:rPr>
            <w:rtl/>
          </w:rPr>
          <w:delText xml:space="preserve">׹</w:delText>
        </w:r>
      </w:del>
    </w:p>
    <w:p w:rsidR="00DA63EC" w:rsidRDefault="00DA63EC" w:rsidP="00DA63EC">
      <w:pPr>
        <w:pStyle w:val="affff1"/>
        <w:ind w:end="0"/>
        <w:rPr>
          <w:rtl/>
        </w:rPr>
        <w:pPrChange w:id="20129" w:author="קלוד" w:date="2026-10-11T09:07:24Z">
          <w:pPr>
            <w:pStyle w:val="affff1"/>
            <w:rPr>
              <w:rtl/>
            </w:rPr>
          </w:pPr>
        </w:pPrChange>
      </w:pPr>
      <w:ins w:id="9866" w:author="מספור קטעי משנה" w:date="2026-10-11T09:35:09Z">
        <w:r>
          <w:rPr>
            <w:rStyle w:val="MisparKeta"/>
          </w:rPr>
          <w:t xml:space="preserve">ב. </w:t>
        </w:r>
      </w:ins>
      <w:r>
        <w:rPr>
          <w:rtl/>
        </w:rPr>
        <w:t>מנחת חוטא כו'.</w:t>
      </w:r>
    </w:p>
    <w:p w:rsidR="00DA63EC" w:rsidRDefault="00DA63EC" w:rsidP="00DA63EC">
      <w:pPr>
        <w:tabs>
          <w:tab w:val="left" w:pos="0"/>
        </w:tabs>
        <w:rPr>
          <w:rtl/>
        </w:rPr>
      </w:pPr>
      <w:r>
        <w:rPr>
          <w:rtl/>
        </w:rPr>
        <w:t>מנחת חוטא הבאה על חטא עדיפא, דמכפרת.</w:t>
      </w:r>
    </w:p>
    <w:p>
      <w:pPr>
        <w:pStyle w:val="38"/>
        <w:rPr>
          <w:ins w:id="100259" w:author="מנוע מכני" w:date="2026-10-11T12:04:39Z"/>
        </w:rPr>
      </w:pPr>
      <w:del w:id="100258" w:author="מנוע מכני" w:date="2026-10-11T12:04:39Z">
        <w:r>
          <w:delText xml:space="preserve">•</w:delText>
        </w:r>
      </w:del>
      <w:r>
        <w:t xml:space="preserve"> </w:t>
      </w:r>
      <w:r w:rsidRPr="00435194">
        <w:t>איבעיא להו</w:t>
      </w:r>
      <w:r>
        <w:t xml:space="preserve">:</w:t>
      </w:r>
    </w:p>
    <w:p w:rsidR="00DA63EC" w:rsidRDefault="00DA63EC" w:rsidP="00DA63EC">
      <w:pPr>
        <w:tabs>
          <w:tab w:val="left" w:pos="0"/>
        </w:tabs>
        <w:rPr>
          <w:rtl/>
        </w:rPr>
      </w:pPr>
      <w:del w:id="100260" w:author="מנוע מכני" w:date="2026-10-11T12:04:39Z">
        <w:r>
          <w:rPr>
            <w:rtl/>
          </w:rPr>
          <w:delText xml:space="preserve"> </w:delText>
        </w:r>
      </w:del>
      <w:r>
        <w:rPr>
          <w:rtl/>
        </w:rPr>
        <w:t xml:space="preserve">מנחת סוטה ומנחת נדבה, איזו מהן קודמת? מנחת נדבה קדמה שכן טעונה שמן</w:t>
      </w:r>
      <w:ins w:id="94983" w:author="מנוע מכני" w:date="2026-10-11T12:04:39Z">
        <w:r>
          <w:rPr>
            <w:rtl/>
          </w:rPr>
          <w:t xml:space="preserve"> </w:t>
        </w:r>
      </w:ins>
      <w:del w:id="94984" w:author="מנוע מכני" w:date="2026-10-11T12:04:39Z">
        <w:r>
          <w:rPr>
            <w:rtl/>
          </w:rPr>
          <w:delText xml:space="preserve">  </w:delText>
        </w:r>
      </w:del>
      <w:r>
        <w:rPr>
          <w:rtl/>
        </w:rPr>
        <w:t xml:space="preserve">ולבונה, </w:t>
      </w:r>
      <w:r w:rsidRPr="00BE1D80">
        <w:rPr>
          <w:b/>
          <w:bCs/>
          <w:rtl/>
        </w:rPr>
        <w:t>או"ד</w:t>
      </w:r>
      <w:r>
        <w:rPr>
          <w:rtl/>
        </w:rPr>
        <w:t xml:space="preserve"> מנחת סוטה קדמה שכן באה לברר עון? </w:t>
      </w:r>
    </w:p>
    <w:p>
      <w:pPr>
        <w:pStyle w:val="38"/>
        <w:rPr>
          <w:ins w:id="100261" w:author="מנוע מכני" w:date="2026-10-11T12:04:39Z"/>
        </w:rPr>
      </w:pPr>
      <w:r>
        <w:t xml:space="preserve">והך</w:t>
      </w:r>
    </w:p>
    <w:p w:rsidR="00DA63EC" w:rsidRDefault="00DA63EC" w:rsidP="00DA63EC">
      <w:pPr>
        <w:tabs>
          <w:tab w:val="left" w:pos="0"/>
        </w:tabs>
        <w:rPr>
          <w:rtl/>
        </w:rPr>
      </w:pPr>
      <w:del w:id="100262" w:author="מנוע מכני" w:date="2026-10-11T12:04:39Z">
        <w:r>
          <w:rPr>
            <w:rFonts w:hint="cs"/>
            <w:rtl/>
          </w:rPr>
          <w:delText xml:space="preserve"> </w:delText>
        </w:r>
      </w:del>
      <w:r>
        <w:rPr>
          <w:rFonts w:hint="cs"/>
          <w:rtl/>
        </w:rPr>
        <w:t xml:space="preserve">ד</w:t>
      </w:r>
      <w:r>
        <w:rPr>
          <w:rtl/>
        </w:rPr>
        <w:t xml:space="preserve">מנחת חוטא קודמת למנחת נדבה</w:t>
      </w:r>
      <w:ins w:id="94985" w:author="מנוע מכני" w:date="2026-10-11T12:04:39Z">
        <w:r>
          <w:rPr>
            <w:rtl/>
          </w:rPr>
          <w:t xml:space="preserve">,</w:t>
        </w:r>
      </w:ins>
      <w:del w:id="94986" w:author="מנוע מכני" w:date="2026-10-11T12:04:39Z">
        <w:r>
          <w:rPr>
            <w:rtl/>
          </w:rPr>
          <w:delText xml:space="preserve">;</w:delText>
        </w:r>
      </w:del>
      <w:r>
        <w:rPr>
          <w:rFonts w:hint="cs"/>
          <w:rtl/>
        </w:rPr>
        <w:t xml:space="preserve"> אין להוכיח דמנחת סוטה </w:t>
      </w:r>
      <w:r>
        <w:rPr>
          <w:rFonts w:hint="cs"/>
          <w:rtl/>
        </w:rPr>
        <w:t xml:space="preserve">לא</w:t>
      </w:r>
      <w:r>
        <w:rPr>
          <w:rFonts w:hint="cs"/>
          <w:rtl/>
        </w:rPr>
        <w:t xml:space="preserve"> </w:t>
      </w:r>
    </w:p>
    <w:p w:rsidR="00DA63EC" w:rsidRDefault="00DA63EC" w:rsidP="00DA63EC">
      <w:pPr>
        <w:tabs>
          <w:tab w:val="left" w:pos="0"/>
        </w:tabs>
        <w:rPr>
          <w:rtl/>
        </w:rPr>
      </w:pPr>
      <w:r>
        <w:rPr>
          <w:rFonts w:hint="cs"/>
          <w:rtl/>
        </w:rPr>
        <w:t xml:space="preserve">דלא קתני </w:t>
      </w:r>
      <w:r>
        <w:rPr>
          <w:rtl/>
        </w:rPr>
        <w:t>מפני שהיא מכפרת</w:t>
      </w:r>
      <w:r>
        <w:rPr>
          <w:rFonts w:hint="cs"/>
          <w:rtl/>
        </w:rPr>
        <w:t xml:space="preserve"> אלא</w:t>
      </w:r>
      <w:r>
        <w:rPr>
          <w:rtl/>
        </w:rPr>
        <w:t xml:space="preserve"> מפני שהיא באה על חטא קתני, והא </w:t>
      </w:r>
      <w:ins w:id="91765" w:author="מנוע מכני" w:date="2026-10-11T12:04:39Z">
        <w:r>
          <w:rPr>
            <w:rtl/>
          </w:rPr>
          <w:t xml:space="preserve">גם</w:t>
        </w:r>
      </w:ins>
      <w:del w:id="91766" w:author="מנוע מכני" w:date="2026-10-11T12:04:39Z">
        <w:r>
          <w:rPr>
            <w:rtl/>
          </w:rPr>
          <w:delText xml:space="preserve">נמי</w:delText>
        </w:r>
      </w:del>
      <w:r>
        <w:rPr>
          <w:rtl/>
        </w:rPr>
        <w:t xml:space="preserve"> באה על חטא.</w:t>
      </w:r>
    </w:p>
    <w:p>
      <w:pPr>
        <w:pStyle w:val="38"/>
        <w:rPr>
          <w:ins w:id="100263" w:author="מנוע מכני" w:date="2026-10-11T12:04:39Z"/>
        </w:rPr>
      </w:pPr>
      <w:r>
        <w:t xml:space="preserve">והך</w:t>
      </w:r>
    </w:p>
    <w:p w:rsidR="00DA63EC" w:rsidRDefault="00DA63EC" w:rsidP="00DA63EC">
      <w:pPr>
        <w:tabs>
          <w:tab w:val="left" w:pos="0"/>
        </w:tabs>
        <w:rPr>
          <w:rtl/>
        </w:rPr>
      </w:pPr>
      <w:del w:id="100264" w:author="מנוע מכני" w:date="2026-10-11T12:04:39Z">
        <w:r>
          <w:rPr>
            <w:rFonts w:hint="cs"/>
            <w:rtl/>
          </w:rPr>
          <w:delText xml:space="preserve"> </w:delText>
        </w:r>
      </w:del>
      <w:r>
        <w:rPr>
          <w:rFonts w:hint="cs"/>
          <w:rtl/>
        </w:rPr>
        <w:t xml:space="preserve">ד</w:t>
      </w:r>
      <w:r>
        <w:rPr>
          <w:rtl/>
        </w:rPr>
        <w:t xml:space="preserve">זו קודמת לזו, שזו באה מן החיטין וזו באה מן השעורין</w:t>
      </w:r>
      <w:ins w:id="94987" w:author="מנוע מכני" w:date="2026-10-11T12:04:39Z">
        <w:r>
          <w:rPr>
            <w:rtl/>
          </w:rPr>
          <w:t xml:space="preserve">,</w:t>
        </w:r>
      </w:ins>
      <w:del w:id="94988" w:author="מנוע מכני" w:date="2026-10-11T12:04:39Z">
        <w:r>
          <w:rPr>
            <w:rtl/>
          </w:rPr>
          <w:delText xml:space="preserve">;</w:delText>
        </w:r>
      </w:del>
      <w:r>
        <w:rPr>
          <w:rFonts w:hint="cs"/>
          <w:rtl/>
        </w:rPr>
        <w:t xml:space="preserve"> </w:t>
      </w:r>
      <w:r>
        <w:rPr>
          <w:rFonts w:hint="cs"/>
          <w:rtl/>
        </w:rPr>
        <w:t xml:space="preserve">לא</w:t>
      </w:r>
      <w:r>
        <w:rPr>
          <w:rFonts w:hint="cs"/>
          <w:rtl/>
        </w:rPr>
        <w:t xml:space="preserve"> שמנדחת נדבה קודמת אלא מנחת חוטא </w:t>
      </w:r>
    </w:p>
    <w:p w:rsidR="00DA63EC" w:rsidRDefault="00DA63EC" w:rsidP="00DA63EC">
      <w:pPr>
        <w:tabs>
          <w:tab w:val="left" w:pos="0"/>
        </w:tabs>
        <w:rPr>
          <w:rtl/>
        </w:rPr>
      </w:pPr>
      <w:r>
        <w:rPr>
          <w:rFonts w:hint="cs"/>
          <w:rtl/>
        </w:rPr>
        <w:t>וחד משני טעמים נקט [דמכפרת ג</w:t>
      </w:r>
      <w:r>
        <w:rPr>
          <w:rtl/>
        </w:rPr>
        <w:t>"</w:t>
      </w:r>
      <w:r>
        <w:rPr>
          <w:rFonts w:hint="cs"/>
          <w:rtl/>
        </w:rPr>
        <w:t xml:space="preserve">כ] </w:t>
      </w:r>
    </w:p>
    <w:p w:rsidR="00DA63EC" w:rsidRDefault="00DA63EC" w:rsidP="00DA63EC">
      <w:pPr>
        <w:pStyle w:val="affffd"/>
        <w:rPr>
          <w:del w:id="90122" w:author="מנוע עיצוב" w:date="2026-10-11T12:09:26Z"/>
          <w:rtl/>
        </w:rPr>
      </w:pPr>
      <w:del w:id="90121" w:author="מנוע עיצוב" w:date="2026-10-11T12:09:26Z">
        <w:r>
          <w:rPr>
            <w:rtl/>
          </w:rPr>
          <w:delText xml:space="preserve">׹</w:delText>
        </w:r>
      </w:del>
    </w:p>
    <w:p w:rsidR="00DA63EC" w:rsidRDefault="00DA63EC" w:rsidP="00DA63EC">
      <w:pPr>
        <w:pStyle w:val="affff1"/>
        <w:ind w:end="0"/>
        <w:rPr>
          <w:rtl/>
        </w:rPr>
        <w:pPrChange w:id="20130" w:author="קלוד" w:date="2026-10-11T09:07:24Z">
          <w:pPr>
            <w:pStyle w:val="affff1"/>
            <w:rPr>
              <w:rtl/>
            </w:rPr>
          </w:pPr>
        </w:pPrChange>
      </w:pPr>
      <w:ins w:id="9867" w:author="מספור קטעי משנה" w:date="2026-10-11T09:35:09Z">
        <w:r>
          <w:rPr>
            <w:rStyle w:val="MisparKeta"/>
          </w:rPr>
          <w:t xml:space="preserve">ג. </w:t>
        </w:r>
      </w:ins>
      <w:r>
        <w:rPr>
          <w:rtl/>
        </w:rPr>
        <w:t>חטאת העוף קודמת כו'.</w:t>
      </w:r>
    </w:p>
    <w:p>
      <w:pPr>
        <w:pStyle w:val="38"/>
        <w:rPr>
          <w:ins w:id="100265" w:author="מנוע מכני" w:date="2026-10-11T12:04:39Z"/>
        </w:rPr>
      </w:pPr>
      <w:r>
        <w:t>מ</w:t>
      </w:r>
      <w:r>
        <w:t>ד</w:t>
      </w:r>
      <w:r w:rsidRPr="00891B40">
        <w:t>ת"ר</w:t>
      </w:r>
      <w:r>
        <w:t>:</w:t>
      </w:r>
    </w:p>
    <w:p w:rsidR="00DA63EC" w:rsidRDefault="00DA63EC" w:rsidP="00DA63EC">
      <w:pPr>
        <w:tabs>
          <w:tab w:val="left" w:pos="0"/>
        </w:tabs>
        <w:rPr>
          <w:rtl/>
        </w:rPr>
      </w:pPr>
      <w:del w:id="100266" w:author="מנוע מכני" w:date="2026-10-11T12:04:39Z">
        <w:r w:rsidRPr="00464129">
          <w:rPr>
            <w:rStyle w:val="afffff0"/>
            <w:rtl/>
          </w:rPr>
          <w:delText xml:space="preserve"> </w:delText>
        </w:r>
      </w:del>
      <w:r w:rsidRPr="00464129">
        <w:rPr>
          <w:rStyle w:val="afffff0"/>
          <w:rFonts w:hint="cs"/>
          <w:rtl/>
        </w:rPr>
        <w:t>'</w:t>
      </w:r>
      <w:ins w:id="91017" w:author="Claude - סמנטי" w:date="2026-10-11T12:26:16Z">
        <w:r>
          <w:rPr>
            <w:rStyle w:val="afffff0"/>
            <w:rtl/>
          </w:rPr>
          <w:t xml:space="preserve">וְהִקְרִיב אֶת אֲשֶׁר לַחַטָּאת רִאשׁוֹנָה</w:t>
        </w:r>
      </w:ins>
      <w:del w:id="91018" w:author="Claude - סמנטי" w:date="2026-10-11T12:26:16Z">
        <w:r w:rsidRPr="00464129">
          <w:rPr>
            <w:rStyle w:val="afffff0"/>
            <w:rtl/>
          </w:rPr>
          <w:delText xml:space="preserve">והקריב את אשר לחטאת ראשונה</w:delText>
        </w:r>
      </w:del>
      <w:r w:rsidRPr="00464129">
        <w:rPr>
          <w:rStyle w:val="afffff0"/>
          <w:rFonts w:hint="cs"/>
          <w:rtl/>
        </w:rPr>
        <w:t>'</w:t>
      </w:r>
      <w:r w:rsidRPr="00464129">
        <w:rPr>
          <w:rStyle w:val="afffff0"/>
          <w:rtl/>
        </w:rPr>
        <w:t xml:space="preserve"> </w:t>
      </w:r>
      <w:r>
        <w:rPr>
          <w:rFonts w:hint="cs"/>
          <w:rtl/>
        </w:rPr>
        <w:t>-</w:t>
      </w:r>
      <w:r>
        <w:rPr>
          <w:rtl/>
        </w:rPr>
        <w:t xml:space="preserve"> זה בנה אב לכל חטאות שיקדמו לעולה הבאות עמהן, בין חטאת העוף לעולת העוף, בין חטאת בהמה לעולת בהמה, ואפי' חטאת העוף לעולת בהמה, הלכך: חטאת העוף לעולת העוף - מואת השני, </w:t>
      </w:r>
    </w:p>
    <w:p w:rsidR="00DA63EC" w:rsidRDefault="00DA63EC" w:rsidP="00DA63EC">
      <w:pPr>
        <w:tabs>
          <w:tab w:val="left" w:pos="0"/>
        </w:tabs>
        <w:rPr>
          <w:rtl/>
        </w:rPr>
      </w:pPr>
      <w:r>
        <w:rPr>
          <w:rtl/>
        </w:rPr>
        <w:t xml:space="preserve">חטאת בהמה לעולת בהמה - מדרבי </w:t>
      </w:r>
      <w:ins w:id="93467" w:author="מנוע מכני" w:date="2026-10-11T12:04:39Z">
        <w:r>
          <w:rPr>
            <w:rtl/>
          </w:rPr>
          <w:t xml:space="preserve">התורה</w:t>
        </w:r>
      </w:ins>
      <w:del w:id="93468" w:author="מנוע מכני" w:date="2026-10-11T12:04:39Z">
        <w:r>
          <w:rPr>
            <w:rtl/>
          </w:rPr>
          <w:delText xml:space="preserve">רחמנא</w:delText>
        </w:r>
      </w:del>
      <w:r>
        <w:rPr>
          <w:rtl/>
        </w:rPr>
        <w:t xml:space="preserve">, חטאת העוף לעולת בהמה - מזה בנה אב.</w:t>
      </w:r>
    </w:p>
    <w:p>
      <w:pPr>
        <w:pStyle w:val="38"/>
        <w:rPr>
          <w:ins w:id="100267" w:author="מנוע מכני" w:date="2026-10-11T12:04:39Z"/>
        </w:rPr>
      </w:pPr>
      <w:r>
        <w:t>והך ד</w:t>
      </w:r>
      <w:r>
        <w:t xml:space="preserve">ר"א:</w:t>
      </w:r>
    </w:p>
    <w:p w:rsidR="00DA63EC" w:rsidRDefault="00DA63EC" w:rsidP="00DA63EC">
      <w:pPr>
        <w:tabs>
          <w:tab w:val="left" w:pos="0"/>
        </w:tabs>
        <w:rPr>
          <w:rtl/>
        </w:rPr>
      </w:pPr>
      <w:del w:id="100268" w:author="מנוע מכני" w:date="2026-10-11T12:04:39Z">
        <w:r>
          <w:rPr>
            <w:rtl/>
          </w:rPr>
          <w:delText xml:space="preserve"> </w:delText>
        </w:r>
      </w:del>
      <w:r>
        <w:rPr>
          <w:rtl/>
        </w:rPr>
        <w:t xml:space="preserve">כל מקום שנתחלפה חטאת - חטאת קודמת, וכאן עולה קודמת, </w:t>
      </w:r>
      <w:r>
        <w:rPr>
          <w:rtl/>
        </w:rPr>
        <w:tab/>
      </w:r>
    </w:p>
    <w:p w:rsidR="00DA63EC" w:rsidRDefault="00DA63EC" w:rsidP="00DA63EC">
      <w:pPr>
        <w:tabs>
          <w:tab w:val="left" w:pos="0"/>
        </w:tabs>
        <w:rPr>
          <w:rtl/>
        </w:rPr>
      </w:pPr>
      <w:r>
        <w:rPr>
          <w:rtl/>
        </w:rPr>
        <w:tab/>
      </w:r>
      <w:r>
        <w:rPr>
          <w:rtl/>
        </w:rPr>
        <w:tab/>
        <w:t xml:space="preserve">כל מקום שבא על חטא - חטאת קודמת, וכאן עולה קודמת, </w:t>
      </w:r>
    </w:p>
    <w:p w:rsidR="00DA63EC" w:rsidRDefault="00DA63EC" w:rsidP="00DA63EC">
      <w:pPr>
        <w:tabs>
          <w:tab w:val="left" w:pos="0"/>
        </w:tabs>
        <w:rPr>
          <w:rtl/>
        </w:rPr>
      </w:pPr>
      <w:r>
        <w:rPr>
          <w:rtl/>
        </w:rPr>
        <w:tab/>
      </w:r>
      <w:r>
        <w:rPr>
          <w:rtl/>
        </w:rPr>
        <w:tab/>
        <w:t xml:space="preserve">וכל מקום ששנים באים תחת חטאת - חטאת קודמת, וכאן עולה קודמת! </w:t>
      </w:r>
    </w:p>
    <w:p>
      <w:pPr>
        <w:pStyle w:val="38"/>
        <w:rPr>
          <w:ins w:id="100269" w:author="מנוע מכני" w:date="2026-10-11T12:04:39Z"/>
        </w:rPr>
      </w:pPr>
      <w:r>
        <w:t xml:space="preserve">- </w:t>
      </w:r>
      <w:r>
        <w:t xml:space="preserve">אמר</w:t>
      </w:r>
      <w:r>
        <w:t xml:space="preserve"> רבא:</w:t>
      </w:r>
    </w:p>
    <w:p w:rsidR="00DA63EC" w:rsidRDefault="00DA63EC" w:rsidP="00DA63EC">
      <w:pPr>
        <w:pStyle w:val="affffb"/>
        <w:rPr>
          <w:rtl/>
        </w:rPr>
      </w:pPr>
      <w:del w:id="100270" w:author="מנוע מכני" w:date="2026-10-11T12:04:39Z">
        <w:r>
          <w:rPr>
            <w:rtl/>
          </w:rPr>
          <w:delText xml:space="preserve"> </w:delText>
        </w:r>
      </w:del>
      <w:r>
        <w:rPr>
          <w:rtl/>
        </w:rPr>
        <w:t xml:space="preserve">למקראה הקדימה הכתוב.</w:t>
      </w:r>
    </w:p>
    <w:p>
      <w:pPr>
        <w:pStyle w:val="afffff8"/>
        <w:rPr>
          <w:ins w:id="90201" w:author="קלוד" w:date="2026-10-11T12:29:36Z"/>
        </w:rPr>
      </w:pPr>
      <w:ins w:id="90202" w:author="קלוד" w:date="2026-10-11T12:29:36Z">
        <w:r>
          <w:rPr>
            <w:color w:val="7B3F00"/>
          </w:rPr>
          <w:t xml:space="preserve">פרים לאילים ולכבשים - ריבוי נסכים ואליה</w:t>
        </w:r>
      </w:ins>
    </w:p>
    <w:p>
      <w:pPr>
        <w:pStyle w:val="38"/>
        <w:rPr>
          <w:ins w:id="100271" w:author="מנוע מכני" w:date="2026-10-11T12:04:39Z"/>
        </w:rPr>
      </w:pPr>
      <w:r>
        <w:t xml:space="preserve">והך</w:t>
      </w:r>
    </w:p>
    <w:p w:rsidR="00DA63EC" w:rsidRDefault="00DA63EC" w:rsidP="00DA63EC">
      <w:pPr>
        <w:tabs>
          <w:tab w:val="left" w:pos="0"/>
        </w:tabs>
        <w:rPr>
          <w:rtl/>
        </w:rPr>
      </w:pPr>
      <w:del w:id="100272" w:author="מנוע מכני" w:date="2026-10-11T12:04:39Z">
        <w:r>
          <w:rPr>
            <w:rFonts w:hint="cs"/>
            <w:rtl/>
          </w:rPr>
          <w:delText xml:space="preserve"> </w:delText>
        </w:r>
      </w:del>
      <w:r>
        <w:rPr>
          <w:rFonts w:hint="cs"/>
          <w:rtl/>
        </w:rPr>
        <w:t xml:space="preserve">ד</w:t>
      </w:r>
      <w:r>
        <w:rPr>
          <w:rtl/>
        </w:rPr>
        <w:t xml:space="preserve">פרים קודמין לאילים, ואילים קודמין לכבשים, כבשים לשעירים</w:t>
      </w:r>
      <w:ins w:id="94989" w:author="מנוע מכני" w:date="2026-10-11T12:04:39Z">
        <w:r>
          <w:rPr>
            <w:rtl/>
          </w:rPr>
          <w:t xml:space="preserve">,</w:t>
        </w:r>
      </w:ins>
      <w:del w:id="94990" w:author="מנוע מכני" w:date="2026-10-11T12:04:39Z">
        <w:r>
          <w:rPr>
            <w:rtl/>
          </w:rPr>
          <w:delText xml:space="preserve">;</w:delText>
        </w:r>
      </w:del>
    </w:p>
    <w:p w:rsidR="00DA63EC" w:rsidRDefault="00DA63EC" w:rsidP="00DA63EC">
      <w:pPr>
        <w:pStyle w:val="afff3"/>
        <w:framePr w:wrap="around"/>
        <w:rPr>
          <w:rtl/>
        </w:rPr>
      </w:pPr>
      <w:r>
        <w:rPr>
          <w:rFonts w:hint="cs"/>
          <w:rtl/>
        </w:rPr>
        <w:t>צ:</w:t>
      </w:r>
    </w:p>
    <w:p>
      <w:pPr>
        <w:pStyle w:val="38"/>
        <w:rPr>
          <w:ins w:id="101597" w:author="מנוע מכני" w:date="2026-10-11T12:04:39Z"/>
        </w:rPr>
      </w:pPr>
      <w:ins w:id="91767" w:author="מנוע מכני" w:date="2026-10-11T12:04:39Z">
        <w:r>
          <w:t xml:space="preserve">לא</w:t>
        </w:r>
      </w:ins>
      <w:del w:id="91768" w:author="מנוע מכני" w:date="2026-10-11T12:04:39Z">
        <w:r>
          <w:delText xml:space="preserve">לאו</w:delText>
        </w:r>
      </w:del>
      <w:r>
        <w:t xml:space="preserve"> דחג אלא ד</w:t>
      </w:r>
      <w:r>
        <w:t xml:space="preserve">נדבה,</w:t>
      </w:r>
    </w:p>
    <w:p w:rsidR="00DA63EC" w:rsidRDefault="00DA63EC" w:rsidP="00DA63EC">
      <w:pPr>
        <w:tabs>
          <w:tab w:val="left" w:pos="0"/>
        </w:tabs>
        <w:rPr>
          <w:rtl/>
        </w:rPr>
      </w:pPr>
      <w:del w:id="101598" w:author="מנוע מכני" w:date="2026-10-11T12:04:39Z">
        <w:r>
          <w:rPr>
            <w:rtl/>
          </w:rPr>
          <w:delText xml:space="preserve"> </w:delText>
        </w:r>
      </w:del>
      <w:r>
        <w:rPr>
          <w:rtl/>
        </w:rPr>
        <w:t xml:space="preserve">פרים קודמין לאילים - שכן נתרבו בנסכים, וכן אילים לכבשים, כבשים לשעירים - שכן נתרבו באליה.</w:t>
      </w:r>
    </w:p>
    <w:p w:rsidR="00DA63EC" w:rsidRDefault="00DA63EC" w:rsidP="00DA63EC">
      <w:pPr>
        <w:pStyle w:val="affffd"/>
        <w:rPr>
          <w:rtl/>
        </w:rPr>
      </w:pPr>
      <w:r>
        <w:rPr>
          <w:rtl/>
        </w:rPr>
        <w:t>׹</w:t>
      </w:r>
    </w:p>
    <w:p>
      <w:pPr>
        <w:pStyle w:val="38"/>
        <w:rPr>
          <w:ins w:id="100273" w:author="מנוע מכני" w:date="2026-10-11T12:04:39Z"/>
        </w:rPr>
      </w:pPr>
      <w:r>
        <w:t xml:space="preserve">והך</w:t>
      </w:r>
    </w:p>
    <w:p>
      <w:pPr>
        <w:pStyle w:val="afffff8"/>
        <w:rPr>
          <w:ins w:id="90199" w:author="קלוד" w:date="2026-10-11T12:29:36Z"/>
        </w:rPr>
      </w:pPr>
      <w:ins w:id="90200" w:author="קלוד" w:date="2026-10-11T12:29:36Z">
        <w:r>
          <w:rPr>
            <w:color w:val="7B3F00"/>
          </w:rPr>
          <w:t xml:space="preserve">פר ע"ז קודם לשעירי ע"ז - עולה שקדמה לחטאת</w:t>
        </w:r>
      </w:ins>
    </w:p>
    <w:p w:rsidR="00DA63EC" w:rsidRDefault="00DA63EC" w:rsidP="00DA63EC">
      <w:pPr>
        <w:tabs>
          <w:tab w:val="left" w:pos="0"/>
        </w:tabs>
        <w:rPr>
          <w:rtl/>
        </w:rPr>
      </w:pPr>
      <w:del w:id="100274" w:author="מנוע מכני" w:date="2026-10-11T12:04:39Z">
        <w:r>
          <w:rPr>
            <w:rFonts w:hint="cs"/>
            <w:rtl/>
          </w:rPr>
          <w:delText xml:space="preserve"> </w:delText>
        </w:r>
      </w:del>
      <w:r>
        <w:rPr>
          <w:rFonts w:hint="cs"/>
          <w:rtl/>
        </w:rPr>
        <w:t xml:space="preserve">ד</w:t>
      </w:r>
      <w:r>
        <w:rPr>
          <w:rtl/>
        </w:rPr>
        <w:t xml:space="preserve">פר כהן משיח קודם לפר העלם דבר של צבור, פר העלם דבר של צבור קודם לפר </w:t>
      </w:r>
      <w:r>
        <w:rPr>
          <w:rtl/>
        </w:rPr>
        <w:t xml:space="preserve">ע"ז</w:t>
      </w:r>
      <w:r>
        <w:rPr>
          <w:rtl/>
        </w:rPr>
        <w:t xml:space="preserve">, פר </w:t>
      </w:r>
      <w:r>
        <w:rPr>
          <w:rtl/>
        </w:rPr>
        <w:t xml:space="preserve">ע"ז</w:t>
      </w:r>
      <w:r>
        <w:rPr>
          <w:rtl/>
        </w:rPr>
        <w:t xml:space="preserve"> קודם לשעירי </w:t>
      </w:r>
      <w:r>
        <w:rPr>
          <w:rtl/>
        </w:rPr>
        <w:t xml:space="preserve">ע"ז</w:t>
      </w:r>
      <w:r>
        <w:rPr>
          <w:rtl/>
        </w:rPr>
        <w:t xml:space="preserve">, דאע"ג דפר </w:t>
      </w:r>
      <w:r>
        <w:rPr>
          <w:rtl/>
        </w:rPr>
        <w:t xml:space="preserve">ע"ז</w:t>
      </w:r>
      <w:r>
        <w:rPr>
          <w:rtl/>
        </w:rPr>
        <w:t xml:space="preserve"> עולה ושעירי </w:t>
      </w:r>
      <w:r>
        <w:rPr>
          <w:rtl/>
        </w:rPr>
        <w:t xml:space="preserve">ע"ז</w:t>
      </w:r>
      <w:r>
        <w:rPr>
          <w:rtl/>
        </w:rPr>
        <w:t xml:space="preserve"> חטאת! </w:t>
      </w:r>
      <w:r>
        <w:rPr>
          <w:rFonts w:hint="cs"/>
          <w:rtl/>
        </w:rPr>
        <w:t>ואמרי' דחטאת קדמה רק</w:t>
      </w:r>
      <w:r>
        <w:rPr>
          <w:rtl/>
        </w:rPr>
        <w:t xml:space="preserve"> בתרי מיני, </w:t>
      </w:r>
    </w:p>
    <w:p w:rsidR="00DA63EC" w:rsidRDefault="00DA63EC" w:rsidP="00DA63EC">
      <w:pPr>
        <w:tabs>
          <w:tab w:val="left" w:pos="0"/>
        </w:tabs>
        <w:rPr>
          <w:rtl/>
        </w:rPr>
      </w:pPr>
      <w:r>
        <w:rPr>
          <w:rtl/>
        </w:rPr>
        <w:t xml:space="preserve">אשכחן עולה דקדמה לחטאת! </w:t>
      </w:r>
    </w:p>
    <w:p>
      <w:pPr>
        <w:pStyle w:val="38"/>
        <w:rPr>
          <w:ins w:id="100275" w:author="מנוע מכני" w:date="2026-10-11T12:04:39Z"/>
        </w:rPr>
      </w:pPr>
      <w:ins w:id="91769" w:author="מנוע מכני" w:date="2026-10-11T12:04:39Z">
        <w:r>
          <w:t xml:space="preserve">אמרו</w:t>
        </w:r>
      </w:ins>
      <w:del w:id="91770" w:author="מנוע מכני" w:date="2026-10-11T12:04:39Z">
        <w:r>
          <w:delText xml:space="preserve">אמרי</w:delText>
        </w:r>
      </w:del>
      <w:r>
        <w:t xml:space="preserve"> במערבא מ</w:t>
      </w:r>
      <w:r>
        <w:t>דרב</w:t>
      </w:r>
      <w:r>
        <w:t>"</w:t>
      </w:r>
      <w:r>
        <w:t>מ</w:t>
      </w:r>
      <w:r>
        <w:t xml:space="preserve">:</w:t>
      </w:r>
    </w:p>
    <w:p w:rsidR="00DA63EC" w:rsidRDefault="00DA63EC" w:rsidP="00DA63EC">
      <w:pPr>
        <w:tabs>
          <w:tab w:val="left" w:pos="0"/>
        </w:tabs>
        <w:rPr>
          <w:rtl/>
        </w:rPr>
      </w:pPr>
      <w:del w:id="100276" w:author="מנוע מכני" w:date="2026-10-11T12:04:39Z">
        <w:r>
          <w:rPr>
            <w:rtl/>
          </w:rPr>
          <w:delText xml:space="preserve"> </w:delText>
        </w:r>
      </w:del>
      <w:r>
        <w:rPr>
          <w:rtl/>
        </w:rPr>
        <w:t xml:space="preserve">חטאת </w:t>
      </w:r>
      <w:r>
        <w:rPr>
          <w:rtl/>
        </w:rPr>
        <w:t xml:space="preserve">ע"ז</w:t>
      </w:r>
      <w:r>
        <w:rPr>
          <w:rtl/>
        </w:rPr>
        <w:t xml:space="preserve"> חסר א' </w:t>
      </w:r>
    </w:p>
    <w:p>
      <w:pPr>
        <w:pStyle w:val="38"/>
        <w:rPr>
          <w:ins w:id="100277" w:author="מנוע מכני" w:date="2026-10-11T12:04:39Z"/>
        </w:rPr>
      </w:pPr>
      <w:r w:rsidRPr="00E105BC">
        <w:t xml:space="preserve">רבינא:</w:t>
      </w:r>
    </w:p>
    <w:p w:rsidR="00DA63EC" w:rsidRPr="00E105BC" w:rsidRDefault="00DA63EC" w:rsidP="00DA63EC">
      <w:pPr>
        <w:tabs>
          <w:tab w:val="left" w:pos="0"/>
        </w:tabs>
        <w:rPr>
          <w:spacing w:val="-2"/>
          <w:rtl/>
        </w:rPr>
      </w:pPr>
      <w:del w:id="100278" w:author="מנוע מכני" w:date="2026-10-11T12:04:39Z">
        <w:r w:rsidRPr="00E105BC">
          <w:rPr>
            <w:spacing w:val="-2"/>
            <w:rtl/>
          </w:rPr>
          <w:delText xml:space="preserve"> </w:delText>
        </w:r>
      </w:del>
      <w:r w:rsidRPr="00E105BC">
        <w:rPr>
          <w:spacing w:val="-2"/>
          <w:rtl/>
        </w:rPr>
        <w:t xml:space="preserve">כמשפט כתיב </w:t>
      </w:r>
      <w:ins w:id="93469" w:author="מנוע מכני" w:date="2026-10-11T12:04:39Z">
        <w:r>
          <w:rPr>
            <w:spacing w:val="-2"/>
            <w:rtl/>
          </w:rPr>
          <w:t xml:space="preserve">בהם</w:t>
        </w:r>
      </w:ins>
      <w:del w:id="93470" w:author="מנוע מכני" w:date="2026-10-11T12:04:39Z">
        <w:r w:rsidRPr="00E105BC">
          <w:rPr>
            <w:spacing w:val="-2"/>
            <w:rtl/>
          </w:rPr>
          <w:delText xml:space="preserve">בהו</w:delText>
        </w:r>
      </w:del>
      <w:r w:rsidRPr="00E105BC">
        <w:rPr>
          <w:spacing w:val="-2"/>
          <w:rtl/>
        </w:rPr>
        <w:t xml:space="preserve">.</w:t>
      </w:r>
      <w:r w:rsidRPr="00E105BC">
        <w:rPr>
          <w:rFonts w:hint="cs"/>
          <w:spacing w:val="-2"/>
          <w:rtl/>
        </w:rPr>
        <w:t xml:space="preserve"> ומדאייתינא </w:t>
      </w:r>
      <w:ins w:id="93473" w:author="מנוע מכני" w:date="2026-10-11T12:04:39Z">
        <w:r>
          <w:rPr>
            <w:spacing w:val="-2"/>
            <w:rtl/>
          </w:rPr>
          <w:t xml:space="preserve">לכך</w:t>
        </w:r>
      </w:ins>
      <w:del w:id="93474" w:author="מנוע מכני" w:date="2026-10-11T12:04:39Z">
        <w:r w:rsidRPr="00E105BC">
          <w:rPr>
            <w:spacing w:val="-2"/>
            <w:rtl/>
          </w:rPr>
          <w:delText xml:space="preserve">להכי</w:delText>
        </w:r>
      </w:del>
      <w:r w:rsidRPr="00E105BC">
        <w:rPr>
          <w:spacing w:val="-2"/>
          <w:rtl/>
        </w:rPr>
        <w:t xml:space="preserve">, </w:t>
      </w:r>
      <w:ins w:id="90451" w:author="מנוע מכני" w:date="2026-10-11T12:04:39Z">
        <w:r>
          <w:rPr>
            <w:spacing w:val="-2"/>
            <w:rtl/>
          </w:rPr>
          <w:t xml:space="preserve">אפי'</w:t>
        </w:r>
      </w:ins>
      <w:del w:id="90452" w:author="מנוע מכני" w:date="2026-10-11T12:04:39Z">
        <w:r w:rsidRPr="00E105BC">
          <w:rPr>
            <w:spacing w:val="-2"/>
            <w:rtl/>
          </w:rPr>
          <w:delText xml:space="preserve">אפילו</w:delText>
        </w:r>
      </w:del>
      <w:r w:rsidRPr="00E105BC">
        <w:rPr>
          <w:spacing w:val="-2"/>
          <w:rtl/>
        </w:rPr>
        <w:t xml:space="preserve"> </w:t>
      </w:r>
      <w:ins w:id="96723" w:author="מנוע מכני" w:date="2026-10-11T12:04:39Z">
        <w:r>
          <w:rPr>
            <w:spacing w:val="-2"/>
            <w:rtl/>
          </w:rPr>
          <w:t xml:space="preserve">תאמר</w:t>
        </w:r>
      </w:ins>
      <w:del w:id="96724" w:author="מנוע מכני" w:date="2026-10-11T12:04:39Z">
        <w:r w:rsidRPr="00E105BC">
          <w:rPr>
            <w:spacing w:val="-2"/>
            <w:rtl/>
          </w:rPr>
          <w:delText xml:space="preserve">תימא</w:delText>
        </w:r>
      </w:del>
      <w:r w:rsidRPr="00E105BC">
        <w:rPr>
          <w:spacing w:val="-2"/>
          <w:rtl/>
        </w:rPr>
        <w:t xml:space="preserve"> פרים דחג </w:t>
      </w:r>
      <w:ins w:id="91771" w:author="מנוע מכני" w:date="2026-10-11T12:04:39Z">
        <w:r>
          <w:rPr>
            <w:spacing w:val="-2"/>
            <w:rtl/>
          </w:rPr>
          <w:t xml:space="preserve">גם</w:t>
        </w:r>
      </w:ins>
      <w:del w:id="91772" w:author="מנוע מכני" w:date="2026-10-11T12:04:39Z">
        <w:r w:rsidRPr="00E105BC">
          <w:rPr>
            <w:spacing w:val="-2"/>
            <w:rtl/>
          </w:rPr>
          <w:delText xml:space="preserve">נמי</w:delText>
        </w:r>
      </w:del>
      <w:r w:rsidRPr="00E105BC">
        <w:rPr>
          <w:spacing w:val="-2"/>
          <w:rtl/>
        </w:rPr>
        <w:t xml:space="preserve"> כמשפטם כתיב </w:t>
      </w:r>
      <w:ins w:id="93471" w:author="מנוע מכני" w:date="2026-10-11T12:04:39Z">
        <w:r>
          <w:rPr>
            <w:spacing w:val="-2"/>
            <w:rtl/>
          </w:rPr>
          <w:t xml:space="preserve">בהם</w:t>
        </w:r>
      </w:ins>
      <w:del w:id="93472" w:author="מנוע מכני" w:date="2026-10-11T12:04:39Z">
        <w:r w:rsidRPr="00E105BC">
          <w:rPr>
            <w:spacing w:val="-2"/>
            <w:rtl/>
          </w:rPr>
          <w:delText xml:space="preserve">בהו</w:delText>
        </w:r>
      </w:del>
      <w:r w:rsidRPr="00E105BC">
        <w:rPr>
          <w:spacing w:val="-2"/>
          <w:rtl/>
        </w:rPr>
        <w:t xml:space="preserve">.</w:t>
      </w:r>
    </w:p>
    <w:p w:rsidR="00DA63EC" w:rsidRDefault="00DA63EC" w:rsidP="00DA63EC">
      <w:pPr>
        <w:pStyle w:val="affffd"/>
        <w:rPr>
          <w:rtl/>
        </w:rPr>
      </w:pPr>
      <w:r>
        <w:rPr>
          <w:rtl/>
        </w:rPr>
        <w:t>׹</w:t>
      </w:r>
    </w:p>
    <w:p>
      <w:pPr>
        <w:pStyle w:val="afffff8"/>
        <w:rPr>
          <w:ins w:id="90197" w:author="קלוד" w:date="2026-10-11T12:29:36Z"/>
        </w:rPr>
      </w:pPr>
      <w:ins w:id="90198" w:author="קלוד" w:date="2026-10-11T12:29:36Z">
        <w:r>
          <w:rPr>
            <w:color w:val="7B3F00"/>
          </w:rPr>
          <w:t xml:space="preserve">האם חטאת העוף, עולת בהמה ומעשר - איזו קודמת?</w:t>
        </w:r>
      </w:ins>
    </w:p>
    <w:p>
      <w:pPr>
        <w:pStyle w:val="38"/>
        <w:rPr>
          <w:ins w:id="100279" w:author="מנוע מכני" w:date="2026-10-11T12:04:39Z"/>
        </w:rPr>
      </w:pPr>
      <w:r w:rsidRPr="00435194">
        <w:t>איבעיא להו</w:t>
      </w:r>
      <w:r>
        <w:t xml:space="preserve">:</w:t>
      </w:r>
    </w:p>
    <w:p w:rsidR="00DA63EC" w:rsidRDefault="00DA63EC" w:rsidP="00DA63EC">
      <w:pPr>
        <w:tabs>
          <w:tab w:val="left" w:pos="0"/>
        </w:tabs>
        <w:rPr>
          <w:rtl/>
        </w:rPr>
      </w:pPr>
      <w:del w:id="100280" w:author="מנוע מכני" w:date="2026-10-11T12:04:39Z">
        <w:r>
          <w:rPr>
            <w:rtl/>
          </w:rPr>
          <w:delText xml:space="preserve"> </w:delText>
        </w:r>
      </w:del>
      <w:r>
        <w:rPr>
          <w:rtl/>
        </w:rPr>
        <w:t xml:space="preserve">חטאת העוף ועולת בהמה ומעשר, איזו מהן קודם? תיקדום חטאת העוף, </w:t>
      </w:r>
      <w:ins w:id="91773" w:author="מנוע מכני" w:date="2026-10-11T12:04:39Z">
        <w:r>
          <w:rPr>
            <w:rtl/>
          </w:rPr>
          <w:t xml:space="preserve">יש</w:t>
        </w:r>
      </w:ins>
      <w:del w:id="91774" w:author="מנוע מכני" w:date="2026-10-11T12:04:39Z">
        <w:r>
          <w:rPr>
            <w:rtl/>
          </w:rPr>
          <w:delText xml:space="preserve">איכא</w:delText>
        </w:r>
      </w:del>
      <w:r>
        <w:rPr>
          <w:rtl/>
        </w:rPr>
        <w:t xml:space="preserve"> מעשר דקדים לה! ליקדים מעשר, </w:t>
      </w:r>
      <w:ins w:id="91775" w:author="מנוע מכני" w:date="2026-10-11T12:04:39Z">
        <w:r>
          <w:rPr>
            <w:rtl/>
          </w:rPr>
          <w:t xml:space="preserve">יש</w:t>
        </w:r>
      </w:ins>
      <w:del w:id="91776" w:author="מנוע מכני" w:date="2026-10-11T12:04:39Z">
        <w:r>
          <w:rPr>
            <w:rtl/>
          </w:rPr>
          <w:delText xml:space="preserve">איכא</w:delText>
        </w:r>
      </w:del>
      <w:r>
        <w:rPr>
          <w:rtl/>
        </w:rPr>
        <w:t xml:space="preserve"> עולת בהמה דקדמה </w:t>
      </w:r>
      <w:ins w:id="93475" w:author="מנוע מכני" w:date="2026-10-11T12:04:39Z">
        <w:r>
          <w:rPr>
            <w:rtl/>
          </w:rPr>
          <w:t xml:space="preserve">לו</w:t>
        </w:r>
      </w:ins>
      <w:del w:id="93476" w:author="מנוע מכני" w:date="2026-10-11T12:04:39Z">
        <w:r>
          <w:rPr>
            <w:rtl/>
          </w:rPr>
          <w:delText xml:space="preserve">ליה</w:delText>
        </w:r>
      </w:del>
      <w:r>
        <w:rPr>
          <w:rtl/>
        </w:rPr>
        <w:t xml:space="preserve">! </w:t>
      </w:r>
    </w:p>
    <w:p w:rsidR="00DA63EC" w:rsidRDefault="00DA63EC" w:rsidP="00DA63EC">
      <w:pPr>
        <w:tabs>
          <w:tab w:val="left" w:pos="0"/>
        </w:tabs>
        <w:rPr>
          <w:rtl/>
        </w:rPr>
      </w:pPr>
      <w:r>
        <w:rPr>
          <w:rtl/>
        </w:rPr>
        <w:lastRenderedPageBreak/>
        <w:t xml:space="preserve">תיקדום עולת בהמה, </w:t>
      </w:r>
      <w:ins w:id="91777" w:author="מנוע מכני" w:date="2026-10-11T12:04:39Z">
        <w:r>
          <w:rPr>
            <w:rtl/>
          </w:rPr>
          <w:t xml:space="preserve">יש</w:t>
        </w:r>
      </w:ins>
      <w:del w:id="91778" w:author="מנוע מכני" w:date="2026-10-11T12:04:39Z">
        <w:r>
          <w:rPr>
            <w:rtl/>
          </w:rPr>
          <w:lastRenderedPageBreak/>
          <w:delText xml:space="preserve">איכא</w:delText>
        </w:r>
      </w:del>
      <w:r>
        <w:rPr>
          <w:rtl/>
        </w:rPr>
        <w:lastRenderedPageBreak/>
        <w:t xml:space="preserve"> חטאת העוף דקדמה לה! </w:t>
      </w:r>
      <w:ins w:id="91779" w:author="מנוע מכני" w:date="2026-10-11T12:04:39Z">
        <w:r>
          <w:rPr>
            <w:rtl/>
          </w:rPr>
          <w:t xml:space="preserve">כאן</w:t>
        </w:r>
      </w:ins>
      <w:del w:id="91780" w:author="מנוע מכני" w:date="2026-10-11T12:04:39Z">
        <w:r>
          <w:rPr>
            <w:rtl/>
          </w:rPr>
          <w:lastRenderedPageBreak/>
          <w:delText xml:space="preserve">הכא</w:delText>
        </w:r>
      </w:del>
      <w:r>
        <w:rPr>
          <w:rtl/>
        </w:rPr>
        <w:lastRenderedPageBreak/>
        <w:t xml:space="preserve"> תרגימו: מין זבח עדיף.</w:t>
      </w:r>
    </w:p>
    <w:p>
      <w:pPr>
        <w:pStyle w:val="38"/>
        <w:rPr>
          <w:ins w:id="100281" w:author="מנוע מכני" w:date="2026-10-11T12:04:39Z"/>
        </w:rPr>
      </w:pPr>
      <w:r>
        <w:t xml:space="preserve">במערבא</w:t>
      </w:r>
      <w:del w:id="101701" w:author="מנוע מכני" w:date="2026-10-11T12:04:39Z">
        <w:r>
          <w:delText xml:space="preserve"> </w:delText>
        </w:r>
        <w:r>
          <w:delText xml:space="preserve">אמרו</w:delText>
        </w:r>
      </w:del>
      <w:ins w:id="91781" w:author="מנוע מכני" w:date="2026-10-11T12:04:39Z"/>
      <w:del w:id="91782" w:author="מנוע מכני" w:date="2026-10-11T12:04:39Z">
        <w:r>
          <w:delText xml:space="preserve">אמרי</w:delText>
        </w:r>
      </w:del>
      <w:r>
        <w:t xml:space="preserve">:</w:t>
      </w:r>
    </w:p>
    <w:p w:rsidR="00DA63EC" w:rsidRDefault="00DA63EC" w:rsidP="00DA63EC">
      <w:pPr>
        <w:tabs>
          <w:tab w:val="left" w:pos="0"/>
        </w:tabs>
        <w:rPr>
          <w:rtl/>
        </w:rPr>
      </w:pPr>
      <w:del w:id="100282" w:author="מנוע מכני" w:date="2026-10-11T12:04:39Z">
        <w:r>
          <w:rPr>
            <w:rtl/>
          </w:rPr>
          <w:delText xml:space="preserve"> </w:delText>
        </w:r>
      </w:del>
      <w:r>
        <w:rPr>
          <w:rtl/>
        </w:rPr>
        <w:t xml:space="preserve">עיילא בה עולת בהמה בחטאת העוף ואגבהתה ממעשר.</w:t>
      </w:r>
    </w:p>
    <w:p w:rsidR="00DA63EC" w:rsidRDefault="00DA63EC" w:rsidP="00DA63EC">
      <w:pPr>
        <w:pStyle w:val="affffd"/>
        <w:rPr>
          <w:rtl/>
        </w:rPr>
      </w:pPr>
      <w:r>
        <w:rPr>
          <w:rtl/>
        </w:rPr>
        <w:t>׹</w:t>
      </w:r>
    </w:p>
    <w:p>
      <w:pPr>
        <w:pStyle w:val="MishnaBatzad"/>
        <w:rPr>
          <w:ins w:id="20432" w:author="קלוד" w:date="2026-10-11T09:07:24Z"/>
        </w:rPr>
      </w:pPr>
      <w:ins w:id="20431" w:author="קלוד" w:date="2026-10-11T09:07:24Z">
        <w:r>
          <w:t xml:space="preserve">משנה ה</w:t>
        </w:r>
      </w:ins>
    </w:p>
    <w:p w:rsidR="00DA63EC" w:rsidRPr="000A334C" w:rsidRDefault="00DA63EC" w:rsidP="003B6D22">
      <w:pPr>
        <w:pStyle w:val="afff9"/>
        <w:rPr>
          <w:del w:id="20270" w:author="קלוד" w:date="2026-10-11T09:07:24Z"/>
          <w:rtl/>
        </w:rPr>
      </w:pPr>
      <w:del w:id="20269" w:author="קלוד" w:date="2026-10-11T09:07:24Z">
        <w:r w:rsidRPr="000A334C">
          <w:rPr>
            <w:rtl/>
          </w:rPr>
          <w:delText xml:space="preserve">מתני'.</w:delText>
        </w:r>
      </w:del>
    </w:p>
    <w:p w:rsidR="00DA63EC" w:rsidRPr="00FE1B89" w:rsidRDefault="00DA63EC" w:rsidP="003B6D22">
      <w:pPr>
        <w:pStyle w:val="afff9"/>
        <w:spacing w:before="120"/>
        <w:rPr>
          <w:rtl/>
        </w:rPr>
        <w:pPrChange w:id="90048" w:author="קלוד" w:date="2026-10-11T12:09:42Z">
          <w:pPr>
            <w:pStyle w:val="afff9"/>
          </w:pPr>
        </w:pPrChange>
      </w:pPr>
      <w:r w:rsidRPr="00FE1B89">
        <w:rPr>
          <w:rtl/>
        </w:rPr>
        <w:t>כל החטאות שבתורה קודמות לאשמות, חוץ מאשם מצורע, מפני שהוא בא על הכשר.</w:t>
      </w:r>
    </w:p>
    <w:p w:rsidR="00DA63EC" w:rsidRPr="000A334C" w:rsidRDefault="00DA63EC" w:rsidP="003B6D22">
      <w:pPr>
        <w:pStyle w:val="afff9"/>
        <w:rPr>
          <w:rtl/>
        </w:rPr>
      </w:pPr>
      <w:r w:rsidRPr="000A334C">
        <w:rPr>
          <w:rtl/>
        </w:rPr>
        <w:t xml:space="preserve">כל האשמות שבתורה באין בני שתים ובאין בכסף שקלים, </w:t>
      </w:r>
    </w:p>
    <w:p w:rsidR="00DA63EC" w:rsidRPr="000A334C" w:rsidRDefault="00DA63EC" w:rsidP="003B6D22">
      <w:pPr>
        <w:pStyle w:val="afff9"/>
        <w:rPr>
          <w:rtl/>
        </w:rPr>
      </w:pPr>
      <w:r w:rsidRPr="000A334C">
        <w:rPr>
          <w:rtl/>
        </w:rPr>
        <w:t>חוץ מאשם נזיר ואשם מצורע, שהן באין בני שנתן ואין באין בכסף שקלים.</w:t>
      </w:r>
    </w:p>
    <w:p w:rsidR="00DA63EC" w:rsidRPr="000A334C" w:rsidRDefault="00DA63EC" w:rsidP="003B6D22">
      <w:pPr>
        <w:pStyle w:val="afff9"/>
        <w:rPr>
          <w:rtl/>
        </w:rPr>
      </w:pPr>
      <w:r w:rsidRPr="000A334C">
        <w:rPr>
          <w:rtl/>
        </w:rPr>
        <w:t>כשם שקודמין בהקרבתן קודמין באכילתן.</w:t>
      </w:r>
    </w:p>
    <w:p w:rsidR="00DA63EC" w:rsidRPr="000A334C" w:rsidRDefault="00DA63EC" w:rsidP="003B6D22">
      <w:pPr>
        <w:pStyle w:val="afff9"/>
        <w:rPr>
          <w:rtl/>
        </w:rPr>
      </w:pPr>
      <w:r w:rsidRPr="000A334C">
        <w:rPr>
          <w:rtl/>
        </w:rPr>
        <w:t>שלמים של אמש ושלמים של יום, של אמש קודמין לשל יום.</w:t>
      </w:r>
    </w:p>
    <w:p w:rsidR="00DA63EC" w:rsidRPr="000A334C" w:rsidRDefault="00DA63EC" w:rsidP="003B6D22">
      <w:pPr>
        <w:pStyle w:val="afff9"/>
        <w:rPr>
          <w:rtl/>
        </w:rPr>
      </w:pPr>
      <w:r>
        <w:rPr>
          <w:rtl/>
        </w:rPr>
        <w:t xml:space="preserve">שלמים של אמש, חטאת ואשם של היום, שלמים של אמש קודמין, דברי </w:t>
      </w:r>
      <w:r>
        <w:rPr>
          <w:rStyle w:val="TanaimMishna"/>
          <w:rtl/>
          <w:rPrChange w:id="102869" w:author="Claude" w:date="2026-10-11T09:07:44Z">
            <w:rPr>
              <w:rtl/>
            </w:rPr>
          </w:rPrChange>
        </w:rPr>
        <w:t xml:space="preserve">ר"מ</w:t>
      </w:r>
      <w:r>
        <w:rPr>
          <w:rtl/>
        </w:rPr>
        <w:t xml:space="preserve">;</w:t>
      </w:r>
    </w:p>
    <w:p w:rsidR="00DA63EC" w:rsidRPr="000A334C" w:rsidRDefault="00DA63EC" w:rsidP="003B6D22">
      <w:pPr>
        <w:pStyle w:val="afff9"/>
        <w:rPr>
          <w:rtl/>
        </w:rPr>
      </w:pPr>
      <w:r w:rsidRPr="000A334C">
        <w:rPr>
          <w:rtl/>
        </w:rPr>
        <w:t>וחכ"א: חטאת קודמת, מפני שהיא קדשי קדשים.</w:t>
      </w:r>
    </w:p>
    <w:p w:rsidR="00DA63EC" w:rsidRPr="000A334C" w:rsidRDefault="00DA63EC" w:rsidP="003B6D22">
      <w:pPr>
        <w:pStyle w:val="afff9"/>
        <w:rPr>
          <w:rtl/>
        </w:rPr>
      </w:pPr>
      <w:r>
        <w:rPr>
          <w:rtl/>
        </w:rPr>
        <w:t xml:space="preserve">וכולן הכהנים רשאין לשנות באכילתן, לאכלן צלוין ושלוקין ומבושלין, לתת לתוכו תבלי חולין ותבלי תרומה, דברי </w:t>
      </w:r>
      <w:r>
        <w:rPr>
          <w:rStyle w:val="TanaimMishna"/>
          <w:rtl/>
          <w:rPrChange w:id="102870" w:author="Claude" w:date="2026-10-11T09:07:44Z">
            <w:rPr>
              <w:rtl/>
            </w:rPr>
          </w:rPrChange>
        </w:rPr>
        <w:t xml:space="preserve">ר"ש</w:t>
      </w:r>
      <w:r>
        <w:rPr>
          <w:rtl/>
        </w:rPr>
        <w:t xml:space="preserve">;</w:t>
      </w:r>
    </w:p>
    <w:p w:rsidR="00DA63EC" w:rsidRPr="000A334C" w:rsidRDefault="00DA63EC" w:rsidP="003B6D22">
      <w:pPr>
        <w:pStyle w:val="afff9"/>
        <w:rPr>
          <w:rtl/>
        </w:rPr>
      </w:pPr>
      <w:r>
        <w:rPr>
          <w:rStyle w:val="TanaimMishna"/>
          <w:rtl/>
          <w:rPrChange w:id="102871" w:author="Claude" w:date="2026-10-11T09:07:44Z">
            <w:rPr>
              <w:rtl/>
            </w:rPr>
          </w:rPrChange>
        </w:rPr>
        <w:t xml:space="preserve">ר"מ</w:t>
      </w:r>
      <w:r>
        <w:rPr>
          <w:rtl/>
        </w:rPr>
        <w:t xml:space="preserve"> אומר</w:t>
      </w:r>
      <w:r>
        <w:rPr>
          <w:rStyle w:val="TanaimMishna"/>
          <w:rtl/>
          <w:rPrChange w:id="102872" w:author="Claude" w:date="2026-10-11T09:07:44Z">
            <w:rPr>
              <w:rtl/>
            </w:rPr>
          </w:rPrChange>
        </w:rPr>
        <w:t xml:space="preserve">:</w:t>
      </w:r>
      <w:r>
        <w:rPr>
          <w:rtl/>
        </w:rPr>
        <w:t xml:space="preserve"> לא יתן לתוכו תבלי תרומה, שלא יביא התרומה לידי פסול.</w:t>
      </w:r>
    </w:p>
    <w:p w:rsidR="00DA63EC" w:rsidRDefault="00DA63EC" w:rsidP="00DA63EC">
      <w:pPr>
        <w:pStyle w:val="affffd"/>
        <w:rPr>
          <w:rtl/>
        </w:rPr>
      </w:pPr>
      <w:r>
        <w:rPr>
          <w:rtl/>
        </w:rPr>
        <w:t>׹</w:t>
      </w:r>
    </w:p>
    <w:p>
      <w:pPr>
        <w:pStyle w:val="afffff8"/>
        <w:rPr>
          <w:ins w:id="90195" w:author="קלוד" w:date="2026-10-11T12:29:36Z"/>
        </w:rPr>
      </w:pPr>
      <w:ins w:id="90196" w:author="קלוד" w:date="2026-10-11T12:29:36Z">
        <w:r>
          <w:rPr>
            <w:color w:val="7B3F00"/>
          </w:rPr>
          <w:t xml:space="preserve">האם תדיר קודם או מקודש?</w:t>
        </w:r>
      </w:ins>
    </w:p>
    <w:p>
      <w:pPr>
        <w:pStyle w:val="38"/>
        <w:rPr>
          <w:ins w:id="100284" w:author="מנוע מכני" w:date="2026-10-11T12:04:39Z"/>
        </w:rPr>
      </w:pPr>
      <w:del w:id="100283" w:author="מנוע מכני" w:date="2026-10-11T12:04:39Z">
        <w:r w:rsidRPr="00E105BC">
          <w:delText xml:space="preserve">•</w:delText>
        </w:r>
      </w:del>
      <w:r w:rsidRPr="00E105BC">
        <w:t xml:space="preserve"> </w:t>
      </w:r>
      <w:r w:rsidRPr="00E105BC">
        <w:t>איבעיא להו</w:t>
      </w:r>
      <w:r w:rsidRPr="00E105BC">
        <w:t xml:space="preserve">:</w:t>
      </w:r>
    </w:p>
    <w:p w:rsidR="00DA63EC" w:rsidRPr="00E105BC" w:rsidRDefault="00DA63EC" w:rsidP="00DA63EC">
      <w:pPr>
        <w:tabs>
          <w:tab w:val="left" w:pos="0"/>
        </w:tabs>
        <w:rPr>
          <w:spacing w:val="-6"/>
          <w:rtl/>
        </w:rPr>
      </w:pPr>
      <w:del w:id="100285" w:author="מנוע מכני" w:date="2026-10-11T12:04:39Z">
        <w:r w:rsidRPr="00E105BC">
          <w:rPr>
            <w:spacing w:val="-6"/>
            <w:rtl/>
          </w:rPr>
          <w:delText xml:space="preserve"> </w:delText>
        </w:r>
      </w:del>
      <w:r w:rsidRPr="00E105BC">
        <w:rPr>
          <w:spacing w:val="-6"/>
          <w:rtl/>
        </w:rPr>
        <w:t xml:space="preserve">תדיר ומקודש, איזה מהם קודם? תדיר קודם משום דתדיר, </w:t>
      </w:r>
      <w:r w:rsidRPr="00E105BC">
        <w:rPr>
          <w:b/>
          <w:bCs/>
          <w:spacing w:val="-6"/>
          <w:rtl/>
        </w:rPr>
        <w:t>או"ד</w:t>
      </w:r>
      <w:r w:rsidRPr="00E105BC">
        <w:rPr>
          <w:spacing w:val="-6"/>
          <w:rtl/>
        </w:rPr>
        <w:t xml:space="preserve"> מקודש קדים דקדיש? </w:t>
      </w:r>
    </w:p>
    <w:p w:rsidR="00DA63EC" w:rsidRDefault="00DA63EC" w:rsidP="00DA63EC">
      <w:pPr>
        <w:pStyle w:val="afff3"/>
        <w:framePr w:wrap="around"/>
        <w:rPr>
          <w:rtl/>
        </w:rPr>
      </w:pPr>
      <w:r>
        <w:rPr>
          <w:rFonts w:hint="cs"/>
          <w:rtl/>
        </w:rPr>
        <w:t>צא.</w:t>
      </w:r>
    </w:p>
    <w:p>
      <w:pPr>
        <w:pStyle w:val="afffff8"/>
        <w:rPr>
          <w:ins w:id="90193" w:author="קלוד" w:date="2026-10-11T12:29:36Z"/>
        </w:rPr>
      </w:pPr>
      <w:ins w:id="90194" w:author="קלוד" w:date="2026-10-11T12:29:36Z">
        <w:r>
          <w:rPr>
            <w:color w:val="7B3F00"/>
          </w:rPr>
          <w:t xml:space="preserve">תדיר קודם - תמידין למוספין ומוספי שבת לר"ח</w:t>
        </w:r>
      </w:ins>
    </w:p>
    <w:p>
      <w:pPr>
        <w:pStyle w:val="38"/>
        <w:rPr>
          <w:ins w:id="100287" w:author="מנוע מכני" w:date="2026-10-11T12:04:39Z"/>
        </w:rPr>
      </w:pPr>
      <w:del w:id="100286" w:author="מנוע מכני" w:date="2026-10-11T12:04:39Z">
        <w:r w:rsidRPr="00E105BC">
          <w:delText xml:space="preserve">•</w:delText>
        </w:r>
      </w:del>
      <w:r w:rsidRPr="00E105BC">
        <w:t xml:space="preserve"> </w:t>
      </w:r>
      <w:r w:rsidRPr="00E105BC">
        <w:t xml:space="preserve">והך</w:t>
      </w:r>
    </w:p>
    <w:p w:rsidR="00DA63EC" w:rsidRPr="00E105BC" w:rsidRDefault="00DA63EC" w:rsidP="00DA63EC">
      <w:pPr>
        <w:tabs>
          <w:tab w:val="left" w:pos="0"/>
        </w:tabs>
        <w:rPr>
          <w:spacing w:val="-4"/>
          <w:rtl/>
        </w:rPr>
      </w:pPr>
      <w:del w:id="100288" w:author="מנוע מכני" w:date="2026-10-11T12:04:39Z">
        <w:r w:rsidRPr="00E105BC">
          <w:rPr>
            <w:rFonts w:hint="cs"/>
            <w:spacing w:val="-4"/>
            <w:rtl/>
          </w:rPr>
          <w:delText xml:space="preserve"> </w:delText>
        </w:r>
      </w:del>
      <w:r w:rsidRPr="00E105BC">
        <w:rPr>
          <w:rFonts w:hint="cs"/>
          <w:spacing w:val="-4"/>
          <w:rtl/>
        </w:rPr>
        <w:t xml:space="preserve">ד</w:t>
      </w:r>
      <w:r w:rsidRPr="00E105BC">
        <w:rPr>
          <w:spacing w:val="-4"/>
          <w:rtl/>
        </w:rPr>
        <w:t xml:space="preserve">תמידין קודמין למוספין, ואף </w:t>
      </w:r>
      <w:r w:rsidRPr="00E105BC">
        <w:rPr>
          <w:spacing w:val="-4"/>
          <w:rtl/>
        </w:rPr>
        <w:t xml:space="preserve">ע"ג</w:t>
      </w:r>
      <w:r w:rsidRPr="00E105BC">
        <w:rPr>
          <w:spacing w:val="-4"/>
          <w:rtl/>
        </w:rPr>
        <w:t xml:space="preserve"> דמוספין קדישי.</w:t>
      </w:r>
      <w:r w:rsidRPr="00E105BC">
        <w:rPr>
          <w:rFonts w:hint="cs"/>
          <w:spacing w:val="-4"/>
          <w:rtl/>
        </w:rPr>
        <w:t xml:space="preserve">- אטו שבת למוספין </w:t>
      </w:r>
      <w:ins w:id="93477" w:author="מנוע מכני" w:date="2026-10-11T12:04:39Z">
        <w:r>
          <w:rPr>
            <w:rFonts w:hint="cs"/>
            <w:spacing w:val="-4"/>
            <w:rtl/>
          </w:rPr>
          <w:t xml:space="preserve">מאלו</w:t>
        </w:r>
      </w:ins>
      <w:del w:id="93478" w:author="מנוע מכני" w:date="2026-10-11T12:04:39Z">
        <w:r w:rsidRPr="00E105BC">
          <w:rPr>
            <w:rFonts w:hint="cs"/>
            <w:spacing w:val="-4"/>
            <w:rtl/>
          </w:rPr>
          <w:delText xml:space="preserve">מהני</w:delText>
        </w:r>
      </w:del>
      <w:r w:rsidRPr="00E105BC">
        <w:rPr>
          <w:rFonts w:hint="cs"/>
          <w:spacing w:val="-4"/>
          <w:rtl/>
        </w:rPr>
        <w:t xml:space="preserve"> ולא לתמידין?</w:t>
      </w:r>
    </w:p>
    <w:p w:rsidR="00DA63EC" w:rsidRDefault="00DA63EC" w:rsidP="00DA63EC">
      <w:pPr>
        <w:tabs>
          <w:tab w:val="left" w:pos="0"/>
        </w:tabs>
        <w:rPr>
          <w:rtl/>
        </w:rPr>
      </w:pPr>
    </w:p>
    <w:p>
      <w:pPr>
        <w:pStyle w:val="38"/>
        <w:rPr>
          <w:ins w:id="100290" w:author="מנוע מכני" w:date="2026-10-11T12:04:39Z"/>
        </w:rPr>
      </w:pPr>
      <w:del w:id="100289" w:author="מנוע מכני" w:date="2026-10-11T12:04:39Z">
        <w:r>
          <w:delText xml:space="preserve">•</w:delText>
        </w:r>
      </w:del>
      <w:r>
        <w:t xml:space="preserve"> </w:t>
      </w:r>
      <w:r>
        <w:t xml:space="preserve">והך</w:t>
      </w:r>
    </w:p>
    <w:p w:rsidR="00DA63EC" w:rsidRDefault="00DA63EC" w:rsidP="00DA63EC">
      <w:pPr>
        <w:tabs>
          <w:tab w:val="left" w:pos="0"/>
        </w:tabs>
        <w:rPr>
          <w:rtl/>
        </w:rPr>
      </w:pPr>
      <w:del w:id="100291" w:author="מנוע מכני" w:date="2026-10-11T12:04:39Z">
        <w:r>
          <w:rPr>
            <w:rFonts w:hint="cs"/>
            <w:rtl/>
          </w:rPr>
          <w:delText xml:space="preserve"> </w:delText>
        </w:r>
      </w:del>
      <w:r>
        <w:rPr>
          <w:rFonts w:hint="cs"/>
          <w:rtl/>
        </w:rPr>
        <w:t xml:space="preserve">ד</w:t>
      </w:r>
      <w:r>
        <w:rPr>
          <w:rtl/>
        </w:rPr>
        <w:t>מוספי שבת קודמין למוספי ראש חודש.</w:t>
      </w:r>
      <w:r>
        <w:rPr>
          <w:rFonts w:hint="cs"/>
          <w:rtl/>
        </w:rPr>
        <w:t xml:space="preserve"> </w:t>
      </w:r>
      <w:r>
        <w:rPr>
          <w:rtl/>
        </w:rPr>
        <w:t xml:space="preserve">אטו </w:t>
      </w:r>
      <w:r>
        <w:rPr>
          <w:rStyle w:val="2fb"/>
          <w:rtl/>
        </w:rPr>
        <w:t xml:space="preserve">ר"</w:t>
      </w:r>
      <w:r>
        <w:rPr>
          <w:rStyle w:val="2fb"/>
          <w:rFonts w:hint="cs"/>
          <w:rtl/>
        </w:rPr>
        <w:t xml:space="preserve">ח</w:t>
      </w:r>
      <w:r>
        <w:rPr>
          <w:rFonts w:hint="cs"/>
          <w:rtl/>
        </w:rPr>
        <w:t xml:space="preserve"> </w:t>
      </w:r>
      <w:ins w:id="96725" w:author="מנוע מכני" w:date="2026-10-11T12:04:39Z">
        <w:r>
          <w:rPr>
            <w:rFonts w:hint="cs"/>
            <w:rtl/>
          </w:rPr>
          <w:t xml:space="preserve">הועיל</w:t>
        </w:r>
      </w:ins>
      <w:del w:id="96726" w:author="מנוע מכני" w:date="2026-10-11T12:04:39Z">
        <w:r>
          <w:rPr>
            <w:rFonts w:hint="cs"/>
            <w:rtl/>
          </w:rPr>
          <w:delText xml:space="preserve">אהני</w:delText>
        </w:r>
      </w:del>
      <w:r>
        <w:rPr>
          <w:rFonts w:hint="cs"/>
          <w:rtl/>
        </w:rPr>
        <w:t xml:space="preserve"> למוספיו ולא למוספי שבת </w:t>
      </w:r>
    </w:p>
    <w:p>
      <w:pPr>
        <w:pStyle w:val="38"/>
        <w:rPr>
          <w:ins w:id="100293" w:author="מנוע מכני" w:date="2026-10-11T12:04:39Z"/>
        </w:rPr>
      </w:pPr>
      <w:del w:id="100292" w:author="מנוע מכני" w:date="2026-10-11T12:04:39Z">
        <w:r>
          <w:delText xml:space="preserve">•</w:delText>
        </w:r>
      </w:del>
      <w:r>
        <w:t xml:space="preserve"> </w:t>
      </w:r>
      <w:r>
        <w:t xml:space="preserve">והך</w:t>
      </w:r>
    </w:p>
    <w:p w:rsidR="00DA63EC" w:rsidRDefault="00DA63EC" w:rsidP="00DA63EC">
      <w:pPr>
        <w:tabs>
          <w:tab w:val="left" w:pos="0"/>
        </w:tabs>
        <w:rPr>
          <w:rtl/>
        </w:rPr>
      </w:pPr>
      <w:del w:id="100294" w:author="מנוע מכני" w:date="2026-10-11T12:04:39Z">
        <w:r>
          <w:rPr>
            <w:rFonts w:hint="cs"/>
            <w:rtl/>
          </w:rPr>
          <w:delText xml:space="preserve"> </w:delText>
        </w:r>
      </w:del>
      <w:r>
        <w:rPr>
          <w:rFonts w:hint="cs"/>
          <w:rtl/>
        </w:rPr>
        <w:t xml:space="preserve">ד</w:t>
      </w:r>
      <w:r>
        <w:rPr>
          <w:rtl/>
        </w:rPr>
        <w:t xml:space="preserve">מוספי ראש חודש קודמין למוספי ראש השנה, </w:t>
      </w:r>
      <w:ins w:id="94025" w:author="מנוע מכני" w:date="2026-10-11T12:04:39Z">
        <w:r>
          <w:rPr>
            <w:rtl/>
          </w:rPr>
          <w:t xml:space="preserve">אף</w:t>
        </w:r>
      </w:ins>
      <w:del w:id="94026" w:author="מנוע מכני" w:date="2026-10-11T12:04:39Z">
        <w:r>
          <w:rPr>
            <w:rtl/>
          </w:rPr>
          <w:delText xml:space="preserve">אע"ג</w:delText>
        </w:r>
      </w:del>
      <w:r>
        <w:rPr>
          <w:rtl/>
        </w:rPr>
        <w:t xml:space="preserve"> דראש השנה קדשה.</w:t>
      </w:r>
    </w:p>
    <w:p w:rsidR="00DA63EC" w:rsidRDefault="00DA63EC" w:rsidP="00DA63EC">
      <w:pPr>
        <w:tabs>
          <w:tab w:val="left" w:pos="0"/>
        </w:tabs>
        <w:rPr>
          <w:rtl/>
        </w:rPr>
      </w:pPr>
      <w:r>
        <w:rPr>
          <w:rtl/>
        </w:rPr>
        <w:t xml:space="preserve">אטו </w:t>
      </w:r>
      <w:r>
        <w:rPr>
          <w:rStyle w:val="2fb"/>
          <w:rtl/>
        </w:rPr>
        <w:t xml:space="preserve">ר"</w:t>
      </w:r>
      <w:r>
        <w:rPr>
          <w:rStyle w:val="2fb"/>
          <w:rFonts w:hint="cs"/>
          <w:rtl/>
        </w:rPr>
        <w:t xml:space="preserve">ה</w:t>
      </w:r>
      <w:r>
        <w:rPr>
          <w:rFonts w:hint="cs"/>
          <w:rtl/>
        </w:rPr>
        <w:t xml:space="preserve"> למוסופיה </w:t>
      </w:r>
      <w:ins w:id="93479" w:author="מנוע מכני" w:date="2026-10-11T12:04:39Z">
        <w:r>
          <w:rPr>
            <w:rFonts w:hint="cs"/>
            <w:rtl/>
          </w:rPr>
          <w:t xml:space="preserve">מאלו</w:t>
        </w:r>
      </w:ins>
      <w:del w:id="93480" w:author="מנוע מכני" w:date="2026-10-11T12:04:39Z">
        <w:r>
          <w:rPr>
            <w:rFonts w:hint="cs"/>
            <w:rtl/>
          </w:rPr>
          <w:delText xml:space="preserve">מהני</w:delText>
        </w:r>
      </w:del>
      <w:r>
        <w:rPr>
          <w:rFonts w:hint="cs"/>
          <w:rtl/>
        </w:rPr>
        <w:t xml:space="preserve"> ולא למוספי </w:t>
      </w:r>
      <w:r>
        <w:rPr>
          <w:rStyle w:val="2fb"/>
          <w:rFonts w:hint="cs"/>
          <w:rtl/>
        </w:rPr>
        <w:t xml:space="preserve">ר</w:t>
      </w:r>
      <w:r>
        <w:rPr>
          <w:rStyle w:val="2fb"/>
          <w:rtl/>
        </w:rPr>
        <w:t>"</w:t>
      </w:r>
      <w:r>
        <w:rPr>
          <w:rStyle w:val="2fb"/>
          <w:rFonts w:hint="cs"/>
          <w:rtl/>
        </w:rPr>
        <w:t>ח</w:t>
      </w:r>
    </w:p>
    <w:p>
      <w:pPr>
        <w:pStyle w:val="38"/>
        <w:rPr>
          <w:ins w:id="100296" w:author="מנוע מכני" w:date="2026-10-11T12:04:39Z"/>
        </w:rPr>
      </w:pPr>
      <w:del w:id="100295" w:author="מנוע מכני" w:date="2026-10-11T12:04:39Z">
        <w:r>
          <w:delText xml:space="preserve">•</w:delText>
        </w:r>
      </w:del>
      <w:r>
        <w:t xml:space="preserve"> </w:t>
      </w:r>
      <w:r>
        <w:t xml:space="preserve">והך</w:t>
      </w:r>
    </w:p>
    <w:p w:rsidR="00DA63EC" w:rsidRDefault="00DA63EC" w:rsidP="00DA63EC">
      <w:pPr>
        <w:tabs>
          <w:tab w:val="left" w:pos="0"/>
        </w:tabs>
        <w:rPr>
          <w:rtl/>
        </w:rPr>
      </w:pPr>
      <w:del w:id="100297" w:author="מנוע מכני" w:date="2026-10-11T12:04:39Z">
        <w:r>
          <w:rPr>
            <w:rFonts w:hint="cs"/>
            <w:rtl/>
          </w:rPr>
          <w:delText xml:space="preserve"> </w:delText>
        </w:r>
      </w:del>
      <w:r>
        <w:rPr>
          <w:rFonts w:hint="cs"/>
          <w:rtl/>
        </w:rPr>
        <w:t xml:space="preserve">ד</w:t>
      </w:r>
      <w:r>
        <w:rPr>
          <w:rtl/>
        </w:rPr>
        <w:t xml:space="preserve">ברכת היין תדירה וברכת היום אינה תדירה, ותדיר ושאינו תדיר תדיר קודם, </w:t>
      </w:r>
      <w:ins w:id="94027" w:author="מנוע מכני" w:date="2026-10-11T12:04:39Z">
        <w:r>
          <w:rPr>
            <w:rFonts w:hint="cs"/>
            <w:rtl/>
          </w:rPr>
          <w:t xml:space="preserve">אף</w:t>
        </w:r>
      </w:ins>
      <w:del w:id="94028" w:author="מנוע מכני" w:date="2026-10-11T12:04:39Z">
        <w:r>
          <w:rPr>
            <w:rFonts w:hint="cs"/>
            <w:rtl/>
          </w:rPr>
          <w:delText xml:space="preserve">אע</w:delText>
        </w:r>
        <w:r>
          <w:rPr>
            <w:rtl/>
          </w:rPr>
          <w:delText xml:space="preserve">"</w:delText>
        </w:r>
        <w:r>
          <w:rPr>
            <w:rFonts w:hint="cs"/>
            <w:rtl/>
          </w:rPr>
          <w:delText xml:space="preserve">ג</w:delText>
        </w:r>
      </w:del>
      <w:r>
        <w:rPr>
          <w:rtl/>
        </w:rPr>
        <w:t xml:space="preserve"> דברכת היום קדישה.</w:t>
      </w:r>
    </w:p>
    <w:p w:rsidR="00DA63EC" w:rsidRDefault="00DA63EC" w:rsidP="00DA63EC">
      <w:pPr>
        <w:tabs>
          <w:tab w:val="left" w:pos="0"/>
        </w:tabs>
        <w:rPr>
          <w:rtl/>
        </w:rPr>
      </w:pPr>
      <w:r>
        <w:rPr>
          <w:rtl/>
        </w:rPr>
        <w:t xml:space="preserve">אטו שבת לברכת היום אהנאי, </w:t>
      </w:r>
      <w:r>
        <w:rPr>
          <w:rFonts w:hint="cs"/>
          <w:rtl/>
        </w:rPr>
        <w:t xml:space="preserve">ולא </w:t>
      </w:r>
      <w:r>
        <w:rPr>
          <w:rtl/>
        </w:rPr>
        <w:t xml:space="preserve">לברכת היין </w:t>
      </w:r>
    </w:p>
    <w:p>
      <w:pPr>
        <w:pStyle w:val="38"/>
        <w:rPr>
          <w:ins w:id="100298" w:author="מנוע מכני" w:date="2026-10-11T12:04:39Z"/>
        </w:rPr>
      </w:pPr>
      <w:r>
        <w:t>והך דארי</w:t>
      </w:r>
      <w:r>
        <w:t>"</w:t>
      </w:r>
      <w:r>
        <w:t xml:space="preserve">ו </w:t>
      </w:r>
      <w:r>
        <w:t xml:space="preserve">הלכה:</w:t>
      </w:r>
    </w:p>
    <w:p w:rsidR="00DA63EC" w:rsidRDefault="00DA63EC" w:rsidP="00DA63EC">
      <w:pPr>
        <w:tabs>
          <w:tab w:val="left" w:pos="0"/>
        </w:tabs>
        <w:rPr>
          <w:rtl/>
        </w:rPr>
      </w:pPr>
      <w:del w:id="100299" w:author="מנוע מכני" w:date="2026-10-11T12:04:39Z">
        <w:r>
          <w:rPr>
            <w:rtl/>
          </w:rPr>
          <w:delText xml:space="preserve"> </w:delText>
        </w:r>
      </w:del>
      <w:r>
        <w:rPr>
          <w:rtl/>
        </w:rPr>
        <w:t xml:space="preserve">מתפלל אדם של מנחה </w:t>
      </w:r>
      <w:r>
        <w:rPr>
          <w:rtl/>
        </w:rPr>
        <w:t xml:space="preserve">ואח"כ</w:t>
      </w:r>
      <w:r>
        <w:rPr>
          <w:rtl/>
        </w:rPr>
        <w:t xml:space="preserve"> של מוספין.</w:t>
      </w:r>
    </w:p>
    <w:p w:rsidR="00DA63EC" w:rsidRDefault="00DA63EC" w:rsidP="00DA63EC">
      <w:pPr>
        <w:tabs>
          <w:tab w:val="left" w:pos="0"/>
        </w:tabs>
        <w:rPr>
          <w:rtl/>
        </w:rPr>
      </w:pPr>
      <w:r>
        <w:rPr>
          <w:rtl/>
        </w:rPr>
        <w:t xml:space="preserve">אטו שבת לתפלת מוספין אהנאי, לתפלת מנחה </w:t>
      </w:r>
      <w:r>
        <w:rPr>
          <w:rtl/>
        </w:rPr>
        <w:t xml:space="preserve">לא</w:t>
      </w:r>
      <w:r>
        <w:rPr>
          <w:rtl/>
        </w:rPr>
        <w:t xml:space="preserve"> אהנאי? </w:t>
      </w:r>
    </w:p>
    <w:p>
      <w:pPr>
        <w:pStyle w:val="38"/>
        <w:rPr>
          <w:ins w:id="100301" w:author="מנוע מכני" w:date="2026-10-11T12:04:39Z"/>
        </w:rPr>
      </w:pPr>
      <w:del w:id="100300" w:author="מנוע מכני" w:date="2026-10-11T12:04:39Z">
        <w:r>
          <w:delText xml:space="preserve">•</w:delText>
        </w:r>
      </w:del>
      <w:r>
        <w:t xml:space="preserve"> </w:t>
      </w:r>
      <w:r>
        <w:t xml:space="preserve">והך</w:t>
      </w:r>
    </w:p>
    <w:p w:rsidR="00DA63EC" w:rsidRDefault="00DA63EC" w:rsidP="00DA63EC">
      <w:pPr>
        <w:tabs>
          <w:tab w:val="left" w:pos="0"/>
        </w:tabs>
        <w:rPr>
          <w:rtl/>
        </w:rPr>
      </w:pPr>
      <w:del w:id="100302" w:author="מנוע מכני" w:date="2026-10-11T12:04:39Z">
        <w:r>
          <w:rPr>
            <w:rFonts w:hint="cs"/>
            <w:rtl/>
          </w:rPr>
          <w:delText xml:space="preserve"> </w:delText>
        </w:r>
      </w:del>
      <w:r>
        <w:rPr>
          <w:rFonts w:hint="cs"/>
          <w:rtl/>
        </w:rPr>
        <w:t xml:space="preserve">ד</w:t>
      </w:r>
      <w:r>
        <w:rPr>
          <w:rtl/>
        </w:rPr>
        <w:t xml:space="preserve">שלמים של אמש, חטאת ואשם של יום, שלמים של אמש קודמין</w:t>
      </w:r>
      <w:ins w:id="94991" w:author="מנוע מכני" w:date="2026-10-11T12:04:39Z">
        <w:r>
          <w:rPr>
            <w:rtl/>
          </w:rPr>
          <w:t xml:space="preserve">,</w:t>
        </w:r>
      </w:ins>
      <w:del w:id="94992" w:author="מנוע מכני" w:date="2026-10-11T12:04:39Z">
        <w:r>
          <w:rPr>
            <w:rtl/>
          </w:rPr>
          <w:delText xml:space="preserve">;</w:delText>
        </w:r>
      </w:del>
    </w:p>
    <w:p w:rsidR="00DA63EC" w:rsidRDefault="00DA63EC" w:rsidP="00DA63EC">
      <w:pPr>
        <w:tabs>
          <w:tab w:val="left" w:pos="0"/>
        </w:tabs>
        <w:rPr>
          <w:rtl/>
        </w:rPr>
      </w:pPr>
      <w:r>
        <w:rPr>
          <w:rtl/>
        </w:rPr>
        <w:t xml:space="preserve">הא אידי ואידי דיום - חטאת ואשם קדמי, ואע"ג דשלמים תדירי</w:t>
      </w:r>
      <w:ins w:id="94993" w:author="מנוע מכני" w:date="2026-10-11T12:04:39Z">
        <w:r>
          <w:rPr>
            <w:rtl/>
          </w:rPr>
          <w:t xml:space="preserve">,</w:t>
        </w:r>
      </w:ins>
      <w:del w:id="94994" w:author="מנוע מכני" w:date="2026-10-11T12:04:39Z">
        <w:r>
          <w:rPr>
            <w:rtl/>
          </w:rPr>
          <w:delText xml:space="preserve">;</w:delText>
        </w:r>
      </w:del>
    </w:p>
    <w:p>
      <w:pPr>
        <w:pStyle w:val="38"/>
        <w:rPr>
          <w:ins w:id="100304" w:author="מנוע מכני" w:date="2026-10-11T12:04:39Z"/>
        </w:rPr>
      </w:pPr>
      <w:del w:id="100303" w:author="מנוע מכני" w:date="2026-10-11T12:04:39Z">
        <w:r>
          <w:delText xml:space="preserve">•</w:delText>
        </w:r>
      </w:del>
      <w:r>
        <w:t xml:space="preserve"> רבא:</w:t>
      </w:r>
    </w:p>
    <w:p w:rsidR="00DA63EC" w:rsidRDefault="00DA63EC" w:rsidP="00DA63EC">
      <w:pPr>
        <w:tabs>
          <w:tab w:val="left" w:pos="0"/>
        </w:tabs>
        <w:rPr>
          <w:rtl/>
        </w:rPr>
      </w:pPr>
      <w:del w:id="100305" w:author="מנוע מכני" w:date="2026-10-11T12:04:39Z">
        <w:r>
          <w:rPr>
            <w:rtl/>
          </w:rPr>
          <w:delText xml:space="preserve"> </w:delText>
        </w:r>
      </w:del>
      <w:r>
        <w:rPr>
          <w:rtl/>
        </w:rPr>
        <w:t xml:space="preserve">מצוי </w:t>
      </w:r>
      <w:ins w:id="95643" w:author="מנוע מכני" w:date="2026-10-11T12:04:39Z">
        <w:r>
          <w:rPr>
            <w:rtl/>
          </w:rPr>
          <w:t xml:space="preserve">אתה אומר</w:t>
        </w:r>
      </w:ins>
      <w:del w:id="95644" w:author="מנוע מכני" w:date="2026-10-11T12:04:39Z">
        <w:r>
          <w:rPr>
            <w:rtl/>
          </w:rPr>
          <w:delText xml:space="preserve">קאמרת</w:delText>
        </w:r>
      </w:del>
      <w:r>
        <w:rPr>
          <w:rtl/>
        </w:rPr>
        <w:t xml:space="preserve">? תדיר קמיבעיא </w:t>
      </w:r>
      <w:ins w:id="96727" w:author="מנוע מכני" w:date="2026-10-11T12:04:39Z">
        <w:r>
          <w:rPr>
            <w:rtl/>
          </w:rPr>
          <w:t xml:space="preserve">לנו</w:t>
        </w:r>
      </w:ins>
      <w:del w:id="96728" w:author="מנוע מכני" w:date="2026-10-11T12:04:39Z">
        <w:r>
          <w:rPr>
            <w:rtl/>
          </w:rPr>
          <w:delText xml:space="preserve">לן</w:delText>
        </w:r>
      </w:del>
      <w:r>
        <w:rPr>
          <w:rtl/>
        </w:rPr>
        <w:t xml:space="preserve">, מצוי </w:t>
      </w:r>
      <w:r>
        <w:rPr>
          <w:rtl/>
        </w:rPr>
        <w:t xml:space="preserve">לא</w:t>
      </w:r>
      <w:r>
        <w:rPr>
          <w:rtl/>
        </w:rPr>
        <w:t xml:space="preserve"> קמיבעיא </w:t>
      </w:r>
      <w:ins w:id="96729" w:author="מנוע מכני" w:date="2026-10-11T12:04:39Z">
        <w:r>
          <w:rPr>
            <w:rtl/>
          </w:rPr>
          <w:t xml:space="preserve">לנו</w:t>
        </w:r>
      </w:ins>
      <w:del w:id="96730" w:author="מנוע מכני" w:date="2026-10-11T12:04:39Z">
        <w:r>
          <w:rPr>
            <w:rtl/>
          </w:rPr>
          <w:delText xml:space="preserve">לן</w:delText>
        </w:r>
      </w:del>
      <w:r>
        <w:rPr>
          <w:rtl/>
        </w:rPr>
        <w:t xml:space="preserve">.</w:t>
      </w:r>
    </w:p>
    <w:p>
      <w:pPr>
        <w:pStyle w:val="38"/>
        <w:rPr>
          <w:ins w:id="100307" w:author="מנוע מכני" w:date="2026-10-11T12:04:39Z"/>
        </w:rPr>
      </w:pPr>
      <w:del w:id="100306" w:author="מנוע מכני" w:date="2026-10-11T12:04:39Z">
        <w:r>
          <w:delText xml:space="preserve">•</w:delText>
        </w:r>
      </w:del>
      <w:r>
        <w:t xml:space="preserve"> </w:t>
      </w:r>
      <w:del w:id="101768" w:author="מנוע מכני" w:date="2026-10-11T12:04:39Z">
        <w:r>
          <w:delText xml:space="preserve">א</w:delText>
        </w:r>
        <w:r>
          <w:delText xml:space="preserve">"</w:delText>
        </w:r>
        <w:r>
          <w:delText xml:space="preserve">ל </w:delText>
        </w:r>
      </w:del>
      <w:r>
        <w:t xml:space="preserve">רהב</w:t>
      </w:r>
      <w:r>
        <w:t>"</w:t>
      </w:r>
      <w:r>
        <w:t>י</w:t>
      </w:r>
      <w:r>
        <w:t xml:space="preserve"> לרבא:</w:t>
      </w:r>
    </w:p>
    <w:p w:rsidR="00DA63EC" w:rsidRDefault="00DA63EC" w:rsidP="00DA63EC">
      <w:pPr>
        <w:tabs>
          <w:tab w:val="left" w:pos="0"/>
        </w:tabs>
        <w:rPr>
          <w:b/>
          <w:bCs/>
          <w:rtl/>
        </w:rPr>
      </w:pPr>
      <w:del w:id="100308" w:author="מנוע מכני" w:date="2026-10-11T12:04:39Z">
        <w:r>
          <w:rPr>
            <w:rtl/>
          </w:rPr>
          <w:delText xml:space="preserve"> </w:delText>
        </w:r>
      </w:del>
      <w:r>
        <w:rPr>
          <w:rtl/>
        </w:rPr>
        <w:t xml:space="preserve">אטו מצוי </w:t>
      </w:r>
      <w:ins w:id="91783" w:author="מנוע מכני" w:date="2026-10-11T12:04:39Z">
        <w:r>
          <w:rPr>
            <w:rtl/>
          </w:rPr>
          <w:t xml:space="preserve">לא</w:t>
        </w:r>
      </w:ins>
      <w:del w:id="91784" w:author="מנוע מכני" w:date="2026-10-11T12:04:39Z">
        <w:r>
          <w:rPr>
            <w:rtl/>
          </w:rPr>
          <w:delText xml:space="preserve">לאו</w:delText>
        </w:r>
      </w:del>
      <w:r>
        <w:rPr>
          <w:rtl/>
        </w:rPr>
        <w:t xml:space="preserve"> תדיר? והתניא: אוציא את הפסח שאינו תדיר, ולא אוציא את המילה שהיא תדירה! </w:t>
      </w:r>
      <w:ins w:id="93481" w:author="מנוע מכני" w:date="2026-10-11T12:04:39Z">
        <w:r>
          <w:rPr>
            <w:rtl/>
          </w:rPr>
          <w:t xml:space="preserve">מה</w:t>
        </w:r>
      </w:ins>
      <w:del w:id="93482" w:author="מנוע מכני" w:date="2026-10-11T12:04:39Z">
        <w:r>
          <w:rPr>
            <w:rtl/>
          </w:rPr>
          <w:delText xml:space="preserve">מאי</w:delText>
        </w:r>
      </w:del>
      <w:r>
        <w:rPr>
          <w:rtl/>
        </w:rPr>
        <w:t xml:space="preserve"> תדירה? תדירה במצות.</w:t>
      </w:r>
    </w:p>
    <w:p>
      <w:pPr>
        <w:pStyle w:val="38"/>
        <w:rPr>
          <w:ins w:id="100309" w:author="מנוע מכני" w:date="2026-10-11T12:04:39Z"/>
        </w:rPr>
      </w:pPr>
      <w:r w:rsidRPr="003E6863">
        <w:t>ואב</w:t>
      </w:r>
      <w:r w:rsidRPr="003E6863">
        <w:t>"</w:t>
      </w:r>
      <w:r w:rsidRPr="003E6863">
        <w:t>א</w:t>
      </w:r>
      <w:r>
        <w:t xml:space="preserve">:</w:t>
      </w:r>
    </w:p>
    <w:p w:rsidR="00DA63EC" w:rsidRDefault="00DA63EC" w:rsidP="00DA63EC">
      <w:pPr>
        <w:tabs>
          <w:tab w:val="left" w:pos="0"/>
        </w:tabs>
        <w:rPr>
          <w:rtl/>
        </w:rPr>
      </w:pPr>
      <w:del w:id="100310" w:author="מנוע מכני" w:date="2026-10-11T12:04:39Z">
        <w:r>
          <w:rPr>
            <w:rtl/>
          </w:rPr>
          <w:delText xml:space="preserve"> </w:delText>
        </w:r>
      </w:del>
      <w:r>
        <w:rPr>
          <w:rtl/>
        </w:rPr>
        <w:t xml:space="preserve">מילה לגבי פסח כי תדיר דמיא.</w:t>
      </w:r>
    </w:p>
    <w:p w:rsidR="00DA63EC" w:rsidRDefault="00DA63EC" w:rsidP="00DA63EC">
      <w:pPr>
        <w:tabs>
          <w:tab w:val="left" w:pos="0"/>
        </w:tabs>
        <w:rPr>
          <w:rtl/>
        </w:rPr>
      </w:pPr>
    </w:p>
    <w:p>
      <w:pPr>
        <w:pStyle w:val="afffff8"/>
        <w:rPr>
          <w:ins w:id="90191" w:author="קלוד" w:date="2026-10-11T12:29:36Z"/>
        </w:rPr>
      </w:pPr>
      <w:ins w:id="90192" w:author="קלוד" w:date="2026-10-11T12:29:36Z">
        <w:r>
          <w:rPr>
            <w:color w:val="7B3F00"/>
          </w:rPr>
          <w:t xml:space="preserve">שחט שאינו תדיר לפני התדיר - האם מקריבו?</w:t>
        </w:r>
      </w:ins>
    </w:p>
    <w:p>
      <w:pPr>
        <w:pStyle w:val="38"/>
        <w:rPr>
          <w:ins w:id="100312" w:author="מנוע מכני" w:date="2026-10-11T12:04:39Z"/>
        </w:rPr>
      </w:pPr>
      <w:del w:id="100311" w:author="מנוע מכני" w:date="2026-10-11T12:04:39Z">
        <w:r>
          <w:delText xml:space="preserve">•</w:delText>
        </w:r>
      </w:del>
      <w:r>
        <w:t xml:space="preserve"> </w:t>
      </w:r>
      <w:r w:rsidRPr="00435194">
        <w:t>איבעיא להו</w:t>
      </w:r>
      <w:r>
        <w:t xml:space="preserve">:</w:t>
      </w:r>
    </w:p>
    <w:p w:rsidR="00DA63EC" w:rsidRDefault="00DA63EC" w:rsidP="00DA63EC">
      <w:pPr>
        <w:tabs>
          <w:tab w:val="left" w:pos="0"/>
        </w:tabs>
        <w:rPr>
          <w:rtl/>
        </w:rPr>
      </w:pPr>
      <w:del w:id="100313" w:author="מנוע מכני" w:date="2026-10-11T12:04:39Z">
        <w:r>
          <w:rPr>
            <w:rtl/>
          </w:rPr>
          <w:delText xml:space="preserve"> </w:delText>
        </w:r>
      </w:del>
      <w:r>
        <w:rPr>
          <w:rtl/>
        </w:rPr>
        <w:t xml:space="preserve">תדיר ושאינו תדיר, וקדים ושחט לשאינו תדיר, </w:t>
      </w:r>
      <w:ins w:id="93487" w:author="מנוע מכני" w:date="2026-10-11T12:04:39Z">
        <w:r>
          <w:rPr>
            <w:rtl/>
          </w:rPr>
          <w:t xml:space="preserve">מה</w:t>
        </w:r>
      </w:ins>
      <w:del w:id="93488" w:author="מנוע מכני" w:date="2026-10-11T12:04:39Z">
        <w:r>
          <w:rPr>
            <w:rtl/>
          </w:rPr>
          <w:delText xml:space="preserve">מאי</w:delText>
        </w:r>
      </w:del>
      <w:r>
        <w:rPr>
          <w:rtl/>
        </w:rPr>
        <w:t xml:space="preserve">? מי </w:t>
      </w:r>
      <w:ins w:id="91785" w:author="מנוע מכני" w:date="2026-10-11T12:04:39Z">
        <w:r>
          <w:rPr>
            <w:rtl/>
          </w:rPr>
          <w:t xml:space="preserve">אומרים</w:t>
        </w:r>
      </w:ins>
      <w:del w:id="91786" w:author="מנוע מכני" w:date="2026-10-11T12:04:39Z">
        <w:r>
          <w:rPr>
            <w:rtl/>
          </w:rPr>
          <w:delText xml:space="preserve">אמרינן</w:delText>
        </w:r>
      </w:del>
      <w:r>
        <w:rPr>
          <w:rtl/>
        </w:rPr>
        <w:t xml:space="preserve">: כיון דשחטיה מקריב </w:t>
      </w:r>
      <w:ins w:id="93483" w:author="מנוע מכני" w:date="2026-10-11T12:04:39Z">
        <w:r>
          <w:rPr>
            <w:rtl/>
          </w:rPr>
          <w:t xml:space="preserve">לו</w:t>
        </w:r>
      </w:ins>
      <w:del w:id="93484" w:author="מנוע מכני" w:date="2026-10-11T12:04:39Z">
        <w:r>
          <w:rPr>
            <w:rtl/>
          </w:rPr>
          <w:delText xml:space="preserve">ליה</w:delText>
        </w:r>
      </w:del>
      <w:r>
        <w:rPr>
          <w:rtl/>
        </w:rPr>
        <w:t xml:space="preserve">, </w:t>
      </w:r>
      <w:r w:rsidRPr="00BE1D80">
        <w:rPr>
          <w:b/>
          <w:bCs/>
          <w:rtl/>
        </w:rPr>
        <w:t>או"ד</w:t>
      </w:r>
      <w:r>
        <w:rPr>
          <w:rtl/>
        </w:rPr>
        <w:t xml:space="preserve"> יהיב לאחר דממרס בדמו עד דמקריב </w:t>
      </w:r>
      <w:ins w:id="93485" w:author="מנוע מכני" w:date="2026-10-11T12:04:39Z">
        <w:r>
          <w:rPr>
            <w:rtl/>
          </w:rPr>
          <w:t xml:space="preserve">לו</w:t>
        </w:r>
      </w:ins>
      <w:del w:id="93486" w:author="מנוע מכני" w:date="2026-10-11T12:04:39Z">
        <w:r>
          <w:rPr>
            <w:rtl/>
          </w:rPr>
          <w:delText xml:space="preserve">ליה</w:delText>
        </w:r>
      </w:del>
      <w:r>
        <w:rPr>
          <w:rtl/>
        </w:rPr>
        <w:t xml:space="preserve"> לתדיר, </w:t>
      </w:r>
      <w:ins w:id="91787" w:author="מנוע מכני" w:date="2026-10-11T12:04:39Z">
        <w:r>
          <w:rPr>
            <w:rtl/>
          </w:rPr>
          <w:t xml:space="preserve">ואח"כ</w:t>
        </w:r>
      </w:ins>
      <w:del w:id="91788" w:author="מנוע מכני" w:date="2026-10-11T12:04:39Z">
        <w:r>
          <w:rPr>
            <w:rtl/>
          </w:rPr>
          <w:delText xml:space="preserve">והדר</w:delText>
        </w:r>
      </w:del>
      <w:r>
        <w:rPr>
          <w:rtl/>
        </w:rPr>
        <w:t xml:space="preserve"> מקריב לשאינו תדיר? </w:t>
      </w:r>
    </w:p>
    <w:p>
      <w:pPr>
        <w:pStyle w:val="38"/>
        <w:rPr>
          <w:ins w:id="100315" w:author="מנוע מכני" w:date="2026-10-11T12:04:39Z"/>
        </w:rPr>
      </w:pPr>
      <w:del w:id="100314" w:author="מנוע מכני" w:date="2026-10-11T12:04:39Z">
        <w:r>
          <w:delText xml:space="preserve">•</w:delText>
        </w:r>
      </w:del>
      <w:r>
        <w:t xml:space="preserve"> </w:t>
      </w:r>
      <w:r>
        <w:t>אר</w:t>
      </w:r>
      <w:r>
        <w:t>"</w:t>
      </w:r>
      <w:r>
        <w:t>ה</w:t>
      </w:r>
      <w:r>
        <w:t xml:space="preserve"> מסורא, ת"ש:</w:t>
      </w:r>
    </w:p>
    <w:p w:rsidR="00DA63EC" w:rsidRDefault="00DA63EC" w:rsidP="00DA63EC">
      <w:pPr>
        <w:tabs>
          <w:tab w:val="left" w:pos="0"/>
        </w:tabs>
        <w:rPr>
          <w:rtl/>
        </w:rPr>
      </w:pPr>
      <w:del w:id="100316" w:author="מנוע מכני" w:date="2026-10-11T12:04:39Z">
        <w:r>
          <w:rPr>
            <w:rtl/>
          </w:rPr>
          <w:delText xml:space="preserve"> </w:delText>
        </w:r>
      </w:del>
      <w:r>
        <w:rPr>
          <w:rtl/>
        </w:rPr>
        <w:t xml:space="preserve">שלמים של אמש, חטאת ואשם של יום, של אמש קודם לשל יום</w:t>
      </w:r>
      <w:ins w:id="94995" w:author="מנוע מכני" w:date="2026-10-11T12:04:39Z">
        <w:r>
          <w:rPr>
            <w:rtl/>
          </w:rPr>
          <w:t xml:space="preserve">,</w:t>
        </w:r>
      </w:ins>
      <w:del w:id="94996" w:author="מנוע מכני" w:date="2026-10-11T12:04:39Z">
        <w:r>
          <w:rPr>
            <w:rtl/>
          </w:rPr>
          <w:delText xml:space="preserve">;</w:delText>
        </w:r>
      </w:del>
    </w:p>
    <w:p w:rsidR="00DA63EC" w:rsidRDefault="00DA63EC" w:rsidP="00DA63EC">
      <w:pPr>
        <w:tabs>
          <w:tab w:val="left" w:pos="0"/>
        </w:tabs>
        <w:rPr>
          <w:rtl/>
        </w:rPr>
      </w:pPr>
      <w:r>
        <w:rPr>
          <w:rtl/>
        </w:rPr>
        <w:t>הא דיום דומיא דאמש, וה"ד? דקדים שחטיה לשלמים, חטאת ואשם קדמי.</w:t>
      </w:r>
    </w:p>
    <w:p w:rsidR="00DA63EC" w:rsidRDefault="00DA63EC" w:rsidP="00DA63EC">
      <w:pPr>
        <w:tabs>
          <w:tab w:val="left" w:pos="0"/>
        </w:tabs>
        <w:rPr>
          <w:rtl/>
        </w:rPr>
      </w:pPr>
      <w:ins w:id="93489" w:author="מנוע מכני" w:date="2026-10-11T12:04:39Z">
        <w:r>
          <w:rPr>
            <w:rtl/>
          </w:rPr>
          <w:t xml:space="preserve">שמא</w:t>
        </w:r>
      </w:ins>
      <w:del w:id="93490" w:author="מנוע מכני" w:date="2026-10-11T12:04:39Z">
        <w:r>
          <w:rPr>
            <w:rtl/>
          </w:rPr>
          <w:delText xml:space="preserve">דלמא</w:delText>
        </w:r>
      </w:del>
      <w:r>
        <w:rPr>
          <w:rtl/>
        </w:rPr>
        <w:t xml:space="preserve"> שלמים דאמש וחטאת ואשם דיום </w:t>
      </w:r>
      <w:r>
        <w:rPr>
          <w:rFonts w:hint="cs"/>
          <w:rtl/>
        </w:rPr>
        <w:t>ומשכח</w:t>
      </w:r>
      <w:r>
        <w:rPr>
          <w:rtl/>
        </w:rPr>
        <w:t xml:space="preserve"> דשחטינהו </w:t>
      </w:r>
      <w:ins w:id="91789" w:author="מנוע מכני" w:date="2026-10-11T12:04:39Z">
        <w:r>
          <w:rPr>
            <w:rtl/>
          </w:rPr>
          <w:t xml:space="preserve">לשניהם</w:t>
        </w:r>
      </w:ins>
      <w:del w:id="91790" w:author="מנוע מכני" w:date="2026-10-11T12:04:39Z">
        <w:r>
          <w:rPr>
            <w:rtl/>
          </w:rPr>
          <w:delText xml:space="preserve">לתרוייהו</w:delText>
        </w:r>
      </w:del>
      <w:r>
        <w:rPr>
          <w:rtl/>
        </w:rPr>
        <w:t xml:space="preserve">, אבל </w:t>
      </w:r>
      <w:r>
        <w:rPr>
          <w:rtl/>
        </w:rPr>
        <w:t xml:space="preserve">לא</w:t>
      </w:r>
      <w:r>
        <w:rPr>
          <w:rtl/>
        </w:rPr>
        <w:t xml:space="preserve"> שחטינהו </w:t>
      </w:r>
      <w:ins w:id="91791" w:author="מנוע מכני" w:date="2026-10-11T12:04:39Z">
        <w:r>
          <w:rPr>
            <w:rtl/>
          </w:rPr>
          <w:t xml:space="preserve">לשניהם</w:t>
        </w:r>
      </w:ins>
      <w:del w:id="91792" w:author="מנוע מכני" w:date="2026-10-11T12:04:39Z">
        <w:r>
          <w:rPr>
            <w:rtl/>
          </w:rPr>
          <w:delText xml:space="preserve">לתרוייהו</w:delText>
        </w:r>
      </w:del>
      <w:r>
        <w:rPr>
          <w:rtl/>
        </w:rPr>
        <w:t xml:space="preserve"> תיבעי לך.</w:t>
      </w:r>
    </w:p>
    <w:p>
      <w:pPr>
        <w:pStyle w:val="38"/>
        <w:rPr>
          <w:ins w:id="100317" w:author="מנוע מכני" w:date="2026-10-11T12:04:39Z"/>
        </w:rPr>
      </w:pPr>
      <w:r>
        <w:t xml:space="preserve">ת"ש, ד"א:</w:t>
      </w:r>
    </w:p>
    <w:p w:rsidR="00DA63EC" w:rsidRDefault="00DA63EC" w:rsidP="00DA63EC">
      <w:pPr>
        <w:tabs>
          <w:tab w:val="left" w:pos="0"/>
        </w:tabs>
        <w:rPr>
          <w:rtl/>
        </w:rPr>
      </w:pPr>
      <w:del w:id="100318" w:author="מנוע מכני" w:date="2026-10-11T12:04:39Z">
        <w:r>
          <w:rPr>
            <w:rtl/>
          </w:rPr>
          <w:delText xml:space="preserve"> </w:delText>
        </w:r>
      </w:del>
      <w:r>
        <w:rPr>
          <w:rtl/>
        </w:rPr>
        <w:t xml:space="preserve">ברכת היין תדירה וברכת היום אינה תדירה, ותדיר ושאינו תדיר תדיר קודם.</w:t>
      </w:r>
    </w:p>
    <w:p w:rsidR="00DA63EC" w:rsidRDefault="00DA63EC" w:rsidP="00DA63EC">
      <w:pPr>
        <w:tabs>
          <w:tab w:val="left" w:pos="0"/>
        </w:tabs>
        <w:rPr>
          <w:rtl/>
        </w:rPr>
      </w:pPr>
      <w:r>
        <w:rPr>
          <w:rtl/>
        </w:rPr>
        <w:t xml:space="preserve">ה"נ</w:t>
      </w:r>
      <w:r>
        <w:rPr>
          <w:rtl/>
        </w:rPr>
        <w:t xml:space="preserve"> דכיון דאתיין, כמאן דשחיטי </w:t>
      </w:r>
      <w:ins w:id="91793" w:author="מנוע מכני" w:date="2026-10-11T12:04:39Z">
        <w:r>
          <w:rPr>
            <w:rtl/>
          </w:rPr>
          <w:t xml:space="preserve">שניהם</w:t>
        </w:r>
      </w:ins>
      <w:del w:id="91794" w:author="מנוע מכני" w:date="2026-10-11T12:04:39Z">
        <w:r>
          <w:rPr>
            <w:rtl/>
          </w:rPr>
          <w:delText xml:space="preserve">תרוייהו</w:delText>
        </w:r>
      </w:del>
      <w:r>
        <w:rPr>
          <w:rtl/>
        </w:rPr>
        <w:t xml:space="preserve"> דמי.</w:t>
      </w:r>
    </w:p>
    <w:p>
      <w:pPr>
        <w:pStyle w:val="38"/>
        <w:rPr>
          <w:ins w:id="100319" w:author="מנוע מכני" w:date="2026-10-11T12:04:39Z"/>
        </w:rPr>
      </w:pPr>
      <w:r>
        <w:t>והך דארי</w:t>
      </w:r>
      <w:r>
        <w:t>"</w:t>
      </w:r>
      <w:r>
        <w:t xml:space="preserve">ו:</w:t>
      </w:r>
    </w:p>
    <w:p w:rsidR="00DA63EC" w:rsidRDefault="00DA63EC" w:rsidP="00DA63EC">
      <w:pPr>
        <w:tabs>
          <w:tab w:val="left" w:pos="0"/>
        </w:tabs>
        <w:rPr>
          <w:rtl/>
        </w:rPr>
      </w:pPr>
      <w:ins w:id="94997" w:author="מנוע מכני" w:date="2026-10-11T12:04:39Z">
        <w:del w:id="100320" w:author="מנוע מכני" w:date="2026-10-11T12:04:39Z">
          <w:r>
            <w:rPr>
              <w:rFonts w:hint="cs"/>
              <w:rtl/>
            </w:rPr>
            <w:delText xml:space="preserve"> </w:delText>
          </w:r>
        </w:del>
      </w:ins>
      <w:del w:id="94998" w:author="מנוע מכני" w:date="2026-10-11T12:04:39Z">
        <w:r>
          <w:rPr>
            <w:rFonts w:hint="cs"/>
            <w:rtl/>
          </w:rPr>
          <w:delText xml:space="preserve">  </w:delText>
        </w:r>
      </w:del>
      <w:r>
        <w:rPr>
          <w:rtl/>
        </w:rPr>
        <w:t xml:space="preserve">הלכה: מתפלל אדם של מנחה </w:t>
      </w:r>
      <w:r>
        <w:rPr>
          <w:rtl/>
        </w:rPr>
        <w:t xml:space="preserve">ואח"כ</w:t>
      </w:r>
      <w:r>
        <w:rPr>
          <w:rtl/>
        </w:rPr>
        <w:t xml:space="preserve"> של מוספין.</w:t>
      </w:r>
    </w:p>
    <w:p w:rsidR="00DA63EC" w:rsidRDefault="00DA63EC" w:rsidP="00DA63EC">
      <w:pPr>
        <w:tabs>
          <w:tab w:val="left" w:pos="0"/>
        </w:tabs>
        <w:rPr>
          <w:rtl/>
        </w:rPr>
      </w:pPr>
      <w:r>
        <w:rPr>
          <w:rtl/>
        </w:rPr>
        <w:lastRenderedPageBreak/>
        <w:t xml:space="preserve">ה"נ</w:t>
      </w:r>
      <w:r>
        <w:rPr>
          <w:rtl/>
        </w:rPr>
        <w:lastRenderedPageBreak/>
        <w:t xml:space="preserve"> כיון דמטי זמן תפלת מנחה, כמאן דשחיטי </w:t>
      </w:r>
      <w:ins w:id="91795" w:author="מנוע מכני" w:date="2026-10-11T12:04:39Z">
        <w:r>
          <w:rPr>
            <w:rtl/>
          </w:rPr>
          <w:t xml:space="preserve">שניהם</w:t>
        </w:r>
      </w:ins>
      <w:del w:id="91796" w:author="מנוע מכני" w:date="2026-10-11T12:04:39Z">
        <w:r>
          <w:rPr>
            <w:rtl/>
          </w:rPr>
          <w:lastRenderedPageBreak/>
          <w:delText xml:space="preserve">תרוייהו</w:delText>
        </w:r>
      </w:del>
      <w:r>
        <w:rPr>
          <w:rtl/>
        </w:rPr>
        <w:lastRenderedPageBreak/>
        <w:t xml:space="preserve"> דמי.</w:t>
      </w:r>
    </w:p>
    <w:p>
      <w:pPr>
        <w:pStyle w:val="38"/>
        <w:rPr>
          <w:ins w:id="100321" w:author="מנוע מכני" w:date="2026-10-11T12:04:39Z"/>
        </w:rPr>
      </w:pPr>
      <w:del w:id="101769" w:author="מנוע מכני" w:date="2026-10-11T12:04:39Z">
        <w:r>
          <w:delText xml:space="preserve">א"</w:delText>
        </w:r>
        <w:r>
          <w:delText xml:space="preserve">ל </w:delText>
        </w:r>
      </w:del>
      <w:r>
        <w:t xml:space="preserve">ראבדר</w:t>
      </w:r>
      <w:r>
        <w:t>"</w:t>
      </w:r>
      <w:r>
        <w:t xml:space="preserve">א </w:t>
      </w:r>
      <w:r>
        <w:t xml:space="preserve">לרבינא:</w:t>
      </w:r>
    </w:p>
    <w:p w:rsidR="00DA63EC" w:rsidRDefault="00DA63EC" w:rsidP="00DA63EC">
      <w:pPr>
        <w:tabs>
          <w:tab w:val="left" w:pos="0"/>
        </w:tabs>
        <w:rPr>
          <w:rtl/>
        </w:rPr>
      </w:pPr>
      <w:del w:id="100322" w:author="מנוע מכני" w:date="2026-10-11T12:04:39Z">
        <w:r>
          <w:rPr>
            <w:rtl/>
          </w:rPr>
          <w:delText xml:space="preserve"> </w:delText>
        </w:r>
      </w:del>
      <w:r>
        <w:rPr>
          <w:rtl/>
        </w:rPr>
        <w:t xml:space="preserve">שחטו קודם חצות - פסול, מפני שנאמר בו בין הערבים, קודם לתמיד - כשר, ויהא ממרס בדמו עד שיזרוק הדם.</w:t>
      </w:r>
    </w:p>
    <w:p w:rsidR="00DA63EC" w:rsidRDefault="00DA63EC" w:rsidP="00DA63EC">
      <w:pPr>
        <w:tabs>
          <w:tab w:val="left" w:pos="0"/>
        </w:tabs>
        <w:rPr>
          <w:rtl/>
        </w:rPr>
      </w:pPr>
      <w:r>
        <w:rPr>
          <w:rtl/>
        </w:rPr>
        <w:t>ה</w:t>
      </w:r>
      <w:r>
        <w:rPr>
          <w:rFonts w:hint="cs"/>
          <w:rtl/>
        </w:rPr>
        <w:t>ב</w:t>
      </w:r>
      <w:r>
        <w:rPr>
          <w:rtl/>
        </w:rPr>
        <w:t>"</w:t>
      </w:r>
      <w:r>
        <w:rPr>
          <w:rFonts w:hint="cs"/>
          <w:rtl/>
        </w:rPr>
        <w:t xml:space="preserve">ע</w:t>
      </w:r>
      <w:r>
        <w:rPr>
          <w:rFonts w:hint="cs"/>
          <w:rtl/>
        </w:rPr>
        <w:t xml:space="preserve"> </w:t>
      </w:r>
      <w:r>
        <w:rPr>
          <w:rtl/>
        </w:rPr>
        <w:t>- כגון דקדים שחטיה לתמיד ברישא.</w:t>
      </w:r>
    </w:p>
    <w:p w:rsidR="00DA63EC" w:rsidRDefault="00DA63EC" w:rsidP="00DA63EC">
      <w:pPr>
        <w:tabs>
          <w:tab w:val="left" w:pos="0"/>
        </w:tabs>
        <w:rPr>
          <w:rtl/>
        </w:rPr>
      </w:pPr>
    </w:p>
    <w:p>
      <w:pPr>
        <w:pStyle w:val="38"/>
        <w:rPr>
          <w:ins w:id="100324" w:author="מנוע מכני" w:date="2026-10-11T12:04:39Z"/>
        </w:rPr>
      </w:pPr>
      <w:del w:id="100323" w:author="מנוע מכני" w:date="2026-10-11T12:04:39Z">
        <w:r>
          <w:delText xml:space="preserve">•</w:delText>
        </w:r>
      </w:del>
      <w:r>
        <w:t xml:space="preserve"> </w:t>
      </w:r>
      <w:r>
        <w:t>א</w:t>
      </w:r>
      <w:r>
        <w:t>"</w:t>
      </w:r>
      <w:r>
        <w:t xml:space="preserve">ל</w:t>
      </w:r>
      <w:r>
        <w:t xml:space="preserve"> </w:t>
      </w:r>
      <w:ins w:id="90005" w:author="מנוע מכני" w:date="2026-10-11T12:04:39Z">
        <w:r>
          <w:t xml:space="preserve">ר"א</w:t>
        </w:r>
      </w:ins>
      <w:del w:id="90006" w:author="מנוע מכני" w:date="2026-10-11T12:04:39Z">
        <w:r>
          <w:delText xml:space="preserve">ר'א</w:delText>
        </w:r>
      </w:del>
      <w:r>
        <w:t xml:space="preserve"> סבא</w:t>
      </w:r>
      <w:r>
        <w:t xml:space="preserve"> לרב אשי:</w:t>
      </w:r>
    </w:p>
    <w:p w:rsidR="00DA63EC" w:rsidRDefault="00DA63EC" w:rsidP="00DA63EC">
      <w:pPr>
        <w:tabs>
          <w:tab w:val="left" w:pos="0"/>
        </w:tabs>
        <w:rPr>
          <w:rtl/>
        </w:rPr>
      </w:pPr>
      <w:del w:id="100325" w:author="מנוע מכני" w:date="2026-10-11T12:04:39Z">
        <w:r>
          <w:rPr>
            <w:rtl/>
          </w:rPr>
          <w:delText xml:space="preserve"> </w:delText>
        </w:r>
      </w:del>
      <w:r>
        <w:rPr>
          <w:rtl/>
        </w:rPr>
        <w:t xml:space="preserve">מתניתין </w:t>
      </w:r>
      <w:ins w:id="91797" w:author="מנוע מכני" w:date="2026-10-11T12:04:39Z">
        <w:r>
          <w:rPr>
            <w:rtl/>
          </w:rPr>
          <w:t xml:space="preserve">גם</w:t>
        </w:r>
      </w:ins>
      <w:del w:id="91798" w:author="מנוע מכני" w:date="2026-10-11T12:04:39Z">
        <w:r>
          <w:rPr>
            <w:rtl/>
          </w:rPr>
          <w:delText xml:space="preserve">נמי</w:delText>
        </w:r>
      </w:del>
      <w:r>
        <w:rPr>
          <w:rtl/>
        </w:rPr>
        <w:t xml:space="preserve"> דיקא, דקתני עד שיזרק הדם</w:t>
      </w:r>
      <w:r>
        <w:rPr>
          <w:rFonts w:hint="cs"/>
          <w:rtl/>
        </w:rPr>
        <w:t>,</w:t>
      </w:r>
      <w:r>
        <w:rPr>
          <w:rtl/>
        </w:rPr>
        <w:t xml:space="preserve"> ולא קתני עד שישחוט ויזרק דם, </w:t>
      </w:r>
      <w:r>
        <w:rPr>
          <w:rtl/>
        </w:rPr>
        <w:t xml:space="preserve">ש"מ</w:t>
      </w:r>
      <w:r>
        <w:rPr>
          <w:rtl/>
        </w:rPr>
        <w:t xml:space="preserve">.</w:t>
      </w:r>
    </w:p>
    <w:p w:rsidR="00DA63EC" w:rsidRDefault="00DA63EC" w:rsidP="00DA63EC">
      <w:pPr>
        <w:pStyle w:val="affff1"/>
        <w:ind w:end="0"/>
        <w:rPr>
          <w:rtl/>
        </w:rPr>
        <w:pPrChange w:id="20131" w:author="קלוד" w:date="2026-10-11T09:07:24Z">
          <w:pPr>
            <w:pStyle w:val="affff1"/>
            <w:rPr>
              <w:rtl/>
            </w:rPr>
          </w:pPr>
        </w:pPrChange>
      </w:pPr>
      <w:ins w:id="9868" w:author="מספור קטעי משנה" w:date="2026-10-11T09:35:09Z">
        <w:r>
          <w:rPr>
            <w:rStyle w:val="MisparKeta"/>
          </w:rPr>
          <w:t xml:space="preserve">ב. </w:t>
        </w:r>
      </w:ins>
      <w:r>
        <w:rPr>
          <w:rtl/>
        </w:rPr>
        <w:t>ובכולן כהנים רשאין כו'.</w:t>
      </w:r>
    </w:p>
    <w:p w:rsidR="00DA63EC" w:rsidRDefault="00DA63EC" w:rsidP="00DA63EC">
      <w:pPr>
        <w:tabs>
          <w:tab w:val="left" w:pos="0"/>
        </w:tabs>
        <w:rPr>
          <w:rtl/>
        </w:rPr>
      </w:pPr>
      <w:r w:rsidRPr="0046594B">
        <w:rPr>
          <w:rStyle w:val="afffff0"/>
          <w:rFonts w:hint="cs"/>
          <w:rtl/>
        </w:rPr>
        <w:t>ד'</w:t>
      </w:r>
      <w:r w:rsidRPr="0046594B">
        <w:rPr>
          <w:rStyle w:val="afffff0"/>
          <w:rtl/>
        </w:rPr>
        <w:t>למשחה</w:t>
      </w:r>
      <w:r w:rsidRPr="0046594B">
        <w:rPr>
          <w:rStyle w:val="afffff0"/>
          <w:rFonts w:hint="cs"/>
          <w:rtl/>
        </w:rPr>
        <w:t>'</w:t>
      </w:r>
      <w:r w:rsidRPr="0046594B">
        <w:rPr>
          <w:rStyle w:val="afffff0"/>
          <w:rtl/>
        </w:rPr>
        <w:t xml:space="preserve"> </w:t>
      </w:r>
      <w:r>
        <w:rPr>
          <w:rtl/>
        </w:rPr>
        <w:t>- לגדולה, כדרך שהמלכים אוכלין.</w:t>
      </w:r>
    </w:p>
    <w:p w:rsidR="00DA63EC" w:rsidRDefault="00DA63EC" w:rsidP="00DA63EC">
      <w:pPr>
        <w:pStyle w:val="affffd"/>
        <w:rPr>
          <w:rtl/>
        </w:rPr>
      </w:pPr>
      <w:r>
        <w:rPr>
          <w:rtl/>
        </w:rPr>
        <w:t>׹</w:t>
      </w:r>
    </w:p>
    <w:p>
      <w:pPr>
        <w:pStyle w:val="MishnaBatzad"/>
        <w:rPr>
          <w:ins w:id="20434" w:author="קלוד" w:date="2026-10-11T09:07:24Z"/>
        </w:rPr>
      </w:pPr>
      <w:ins w:id="20433" w:author="קלוד" w:date="2026-10-11T09:07:24Z">
        <w:r>
          <w:t xml:space="preserve">משנה ח</w:t>
        </w:r>
      </w:ins>
    </w:p>
    <w:p w:rsidR="00DA63EC" w:rsidRPr="000A334C" w:rsidRDefault="00DA63EC" w:rsidP="003B6D22">
      <w:pPr>
        <w:pStyle w:val="afff9"/>
        <w:rPr>
          <w:del w:id="20272" w:author="קלוד" w:date="2026-10-11T09:07:24Z"/>
          <w:rtl/>
        </w:rPr>
      </w:pPr>
      <w:del w:id="20271" w:author="קלוד" w:date="2026-10-11T09:07:24Z">
        <w:r w:rsidRPr="000A334C">
          <w:rPr>
            <w:rtl/>
          </w:rPr>
          <w:delText xml:space="preserve">מתני'.</w:delText>
        </w:r>
      </w:del>
    </w:p>
    <w:p w:rsidR="00DA63EC" w:rsidRPr="000A334C" w:rsidRDefault="00DA63EC" w:rsidP="003B6D22">
      <w:pPr>
        <w:pStyle w:val="afff9"/>
        <w:spacing w:before="120"/>
        <w:rPr>
          <w:rtl/>
        </w:rPr>
        <w:pPrChange w:id="90049" w:author="קלוד" w:date="2026-10-11T12:09:42Z">
          <w:pPr>
            <w:pStyle w:val="afff9"/>
          </w:pPr>
        </w:pPrChange>
      </w:pPr>
      <w:r>
        <w:rPr>
          <w:rtl/>
        </w:rPr>
        <w:t xml:space="preserve">אמר </w:t>
      </w:r>
      <w:r>
        <w:rPr>
          <w:rStyle w:val="TanaimMishna"/>
          <w:rtl/>
          <w:rPrChange w:id="20049" w:author="קלוד" w:date="2026-10-11T09:07:24Z">
            <w:rPr>
              <w:rtl/>
            </w:rPr>
          </w:rPrChange>
        </w:rPr>
        <w:t xml:space="preserve">רבי שמעון</w:t>
      </w:r>
      <w:r>
        <w:rPr>
          <w:rStyle w:val="TanaimMishna"/>
          <w:rtl/>
          <w:rPrChange w:id="102873" w:author="Claude" w:date="2026-10-11T09:07:44Z">
            <w:rPr>
              <w:rtl/>
            </w:rPr>
          </w:rPrChange>
        </w:rPr>
        <w:t xml:space="preserve">:</w:t>
      </w:r>
      <w:r>
        <w:rPr>
          <w:rtl/>
        </w:rPr>
        <w:t xml:space="preserve"> אם ראית שמן שהוא מתחלק בעזרה, אין צריך לשאול מהו, אלא מותר רקיקי מנחות ישראל ולוג שמן של מצורע;</w:t>
      </w:r>
    </w:p>
    <w:p w:rsidR="00DA63EC" w:rsidRPr="000A334C" w:rsidRDefault="00DA63EC" w:rsidP="003B6D22">
      <w:pPr>
        <w:pStyle w:val="afff9"/>
        <w:rPr>
          <w:rtl/>
        </w:rPr>
      </w:pPr>
      <w:r w:rsidRPr="000A334C">
        <w:rPr>
          <w:rtl/>
        </w:rPr>
        <w:t xml:space="preserve">אם ראית שמן שהוא ניתן על גבי האישים, אין צריך לשאול מהו, </w:t>
      </w:r>
    </w:p>
    <w:p w:rsidR="00DA63EC" w:rsidRPr="000A334C" w:rsidRDefault="00DA63EC" w:rsidP="003B6D22">
      <w:pPr>
        <w:pStyle w:val="afff9"/>
        <w:rPr>
          <w:rtl/>
        </w:rPr>
      </w:pPr>
      <w:r w:rsidRPr="000A334C">
        <w:rPr>
          <w:rtl/>
        </w:rPr>
        <w:t>אלא מותר רקיקי מנחת כהנים ומנחת כהן משיח, שאין מתנדבין שמן;</w:t>
      </w:r>
    </w:p>
    <w:p w:rsidR="00DA63EC" w:rsidRPr="000A334C" w:rsidRDefault="00DA63EC" w:rsidP="003B6D22">
      <w:pPr>
        <w:pStyle w:val="afff9"/>
        <w:rPr>
          <w:rtl/>
        </w:rPr>
      </w:pPr>
      <w:r>
        <w:rPr>
          <w:rStyle w:val="TanaimMishna"/>
          <w:rtl/>
          <w:rPrChange w:id="20050" w:author="קלוד" w:date="2026-10-11T09:07:24Z">
            <w:rPr>
              <w:rtl/>
            </w:rPr>
          </w:rPrChange>
        </w:rPr>
        <w:t xml:space="preserve">רבי טרפון</w:t>
      </w:r>
      <w:r>
        <w:rPr>
          <w:rtl/>
        </w:rPr>
        <w:t xml:space="preserve"> אומר</w:t>
      </w:r>
      <w:r>
        <w:rPr>
          <w:rStyle w:val="TanaimMishna"/>
          <w:rtl/>
          <w:rPrChange w:id="102874" w:author="Claude" w:date="2026-10-11T09:07:44Z">
            <w:rPr>
              <w:rtl/>
            </w:rPr>
          </w:rPrChange>
        </w:rPr>
        <w:t xml:space="preserve">:</w:t>
      </w:r>
      <w:r>
        <w:rPr>
          <w:rtl/>
        </w:rPr>
        <w:t xml:space="preserve"> מתנדבין שמן.</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צא:</w:t>
      </w:r>
    </w:p>
    <w:p>
      <w:pPr>
        <w:pStyle w:val="afffff8"/>
        <w:rPr>
          <w:ins w:id="90189" w:author="קלוד" w:date="2026-10-11T12:29:36Z"/>
        </w:rPr>
      </w:pPr>
      <w:ins w:id="90190" w:author="קלוד" w:date="2026-10-11T12:29:36Z">
        <w:r>
          <w:rPr>
            <w:color w:val="7B3F00"/>
          </w:rPr>
          <w:t xml:space="preserve">המתנדב שמן לר"ט - קומצו ושיריו נאכלין</w:t>
        </w:r>
      </w:ins>
    </w:p>
    <w:p>
      <w:pPr>
        <w:pStyle w:val="38"/>
        <w:rPr>
          <w:ins w:id="100326" w:author="מנוע מכני" w:date="2026-10-11T12:04:39Z"/>
        </w:rPr>
      </w:pPr>
      <w:r w:rsidRPr="00E105BC">
        <w:t xml:space="preserve">שמואל:</w:t>
      </w:r>
    </w:p>
    <w:p w:rsidR="00DA63EC" w:rsidRPr="00E105BC" w:rsidRDefault="00DA63EC" w:rsidP="00DA63EC">
      <w:pPr>
        <w:tabs>
          <w:tab w:val="left" w:pos="0"/>
        </w:tabs>
        <w:rPr>
          <w:spacing w:val="-2"/>
          <w:rtl/>
        </w:rPr>
      </w:pPr>
      <w:del w:id="100327" w:author="מנוע מכני" w:date="2026-10-11T12:04:39Z">
        <w:r w:rsidRPr="00E105BC">
          <w:rPr>
            <w:spacing w:val="-2"/>
            <w:rtl/>
          </w:rPr>
          <w:delText xml:space="preserve"> </w:delText>
        </w:r>
      </w:del>
      <w:r w:rsidRPr="00E105BC">
        <w:rPr>
          <w:spacing w:val="-2"/>
          <w:rtl/>
        </w:rPr>
        <w:t xml:space="preserve">לדברי </w:t>
      </w:r>
      <w:r w:rsidRPr="00E105BC">
        <w:rPr>
          <w:rStyle w:val="2fb"/>
          <w:spacing w:val="-2"/>
          <w:rtl/>
        </w:rPr>
        <w:t xml:space="preserve">ר"ט</w:t>
      </w:r>
      <w:r w:rsidRPr="00E105BC">
        <w:rPr>
          <w:spacing w:val="-2"/>
          <w:rtl/>
        </w:rPr>
        <w:t xml:space="preserve">, המתנדב שמן - קומצו ושיריו נאכלין</w:t>
      </w:r>
      <w:ins w:id="94999" w:author="מנוע מכני" w:date="2026-10-11T12:04:39Z">
        <w:r>
          <w:rPr>
            <w:spacing w:val="-2"/>
            <w:rtl/>
          </w:rPr>
          <w:t xml:space="preserve">,</w:t>
        </w:r>
      </w:ins>
      <w:del w:id="95000" w:author="מנוע מכני" w:date="2026-10-11T12:04:39Z">
        <w:r w:rsidRPr="00E105BC">
          <w:rPr>
            <w:spacing w:val="-2"/>
            <w:rtl/>
          </w:rPr>
          <w:delText xml:space="preserve">;</w:delText>
        </w:r>
      </w:del>
      <w:r w:rsidRPr="00E105BC">
        <w:rPr>
          <w:rFonts w:hint="cs"/>
          <w:spacing w:val="-2"/>
          <w:rtl/>
        </w:rPr>
        <w:t xml:space="preserve"> דקרבן מנחה מלמד שמתנדבין שמן</w:t>
      </w:r>
    </w:p>
    <w:p w:rsidR="00DA63EC" w:rsidRDefault="00DA63EC" w:rsidP="00DA63EC">
      <w:pPr>
        <w:tabs>
          <w:tab w:val="left" w:pos="0"/>
        </w:tabs>
        <w:rPr>
          <w:rtl/>
        </w:rPr>
      </w:pPr>
      <w:r>
        <w:rPr>
          <w:rFonts w:hint="cs"/>
          <w:rtl/>
        </w:rPr>
        <w:t>וכ</w:t>
      </w:r>
      <w:r>
        <w:rPr>
          <w:rtl/>
        </w:rPr>
        <w:t>מנחה, מה מנחה - קומצה ושיריה נאכלין, אף שמן - קומצו ושיריו נאכלין.</w:t>
      </w:r>
    </w:p>
    <w:p>
      <w:pPr>
        <w:pStyle w:val="38"/>
        <w:rPr>
          <w:ins w:id="100329" w:author="מנוע מכני" w:date="2026-10-11T12:04:39Z"/>
        </w:rPr>
      </w:pPr>
      <w:del w:id="100328" w:author="מנוע מכני" w:date="2026-10-11T12:04:39Z">
        <w:r>
          <w:delText xml:space="preserve">•</w:delText>
        </w:r>
      </w:del>
      <w:r>
        <w:t xml:space="preserve"> א</w:t>
      </w:r>
      <w:r>
        <w:t>ר</w:t>
      </w:r>
      <w:r>
        <w:t>"</w:t>
      </w:r>
      <w:r>
        <w:t>ז</w:t>
      </w:r>
      <w:r>
        <w:t xml:space="preserve">:</w:t>
      </w:r>
    </w:p>
    <w:p w:rsidR="00DA63EC" w:rsidRDefault="00DA63EC" w:rsidP="00DA63EC">
      <w:pPr>
        <w:tabs>
          <w:tab w:val="left" w:pos="0"/>
        </w:tabs>
        <w:rPr>
          <w:rtl/>
        </w:rPr>
      </w:pPr>
      <w:del w:id="100330" w:author="מנוע מכני" w:date="2026-10-11T12:04:39Z">
        <w:r>
          <w:rPr>
            <w:rtl/>
          </w:rPr>
          <w:delText xml:space="preserve"> </w:delText>
        </w:r>
      </w:del>
      <w:r>
        <w:rPr>
          <w:rtl/>
        </w:rPr>
        <w:t xml:space="preserve">אף אנן </w:t>
      </w:r>
      <w:ins w:id="91799" w:author="מנוע מכני" w:date="2026-10-11T12:04:39Z">
        <w:r>
          <w:rPr>
            <w:rtl/>
          </w:rPr>
          <w:t xml:space="preserve">גם</w:t>
        </w:r>
      </w:ins>
      <w:del w:id="91800" w:author="מנוע מכני" w:date="2026-10-11T12:04:39Z">
        <w:r>
          <w:rPr>
            <w:rtl/>
          </w:rPr>
          <w:delText xml:space="preserve">נמי</w:delText>
        </w:r>
      </w:del>
      <w:r>
        <w:rPr>
          <w:rtl/>
        </w:rPr>
        <w:t xml:space="preserve"> תנינא, </w:t>
      </w:r>
      <w:r>
        <w:rPr>
          <w:rStyle w:val="2fb"/>
          <w:rtl/>
        </w:rPr>
        <w:t xml:space="preserve">א</w:t>
      </w:r>
      <w:r>
        <w:rPr>
          <w:rStyle w:val="2fb"/>
          <w:rFonts w:hint="cs"/>
          <w:rtl/>
        </w:rPr>
        <w:t>ר</w:t>
      </w:r>
      <w:r>
        <w:rPr>
          <w:rStyle w:val="2fb"/>
          <w:rtl/>
        </w:rPr>
        <w:t>"</w:t>
      </w:r>
      <w:r>
        <w:rPr>
          <w:rStyle w:val="2fb"/>
          <w:rFonts w:hint="cs"/>
          <w:rtl/>
        </w:rPr>
        <w:t>ש</w:t>
      </w:r>
      <w:r>
        <w:rPr>
          <w:rtl/>
        </w:rPr>
        <w:t xml:space="preserve">: אם ראית שמן שמתחלק בעזרה, אי אתה צריך לשאול מהו, אלא מותר רקיקי מנחות ישראל ולוג שמן של מצורע, שאין מתנדבין</w:t>
      </w:r>
      <w:ins w:id="95001" w:author="מנוע מכני" w:date="2026-10-11T12:04:39Z">
        <w:r>
          <w:rPr>
            <w:rtl/>
          </w:rPr>
          <w:t xml:space="preserve">,</w:t>
        </w:r>
      </w:ins>
      <w:del w:id="95002" w:author="מנוע מכני" w:date="2026-10-11T12:04:39Z">
        <w:r>
          <w:rPr>
            <w:rtl/>
          </w:rPr>
          <w:delText xml:space="preserve">;</w:delText>
        </w:r>
      </w:del>
    </w:p>
    <w:p>
      <w:pPr>
        <w:pStyle w:val="38"/>
        <w:rPr>
          <w:ins w:id="100331" w:author="מנוע מכני" w:date="2026-10-11T12:04:39Z"/>
        </w:rPr>
      </w:pPr>
      <w:r>
        <w:t xml:space="preserve">מכלל</w:t>
      </w:r>
    </w:p>
    <w:p w:rsidR="00DA63EC" w:rsidRDefault="00DA63EC" w:rsidP="00DA63EC">
      <w:pPr>
        <w:tabs>
          <w:tab w:val="left" w:pos="0"/>
        </w:tabs>
        <w:rPr>
          <w:rtl/>
        </w:rPr>
      </w:pPr>
      <w:del w:id="100332" w:author="מנוע מכני" w:date="2026-10-11T12:04:39Z">
        <w:r>
          <w:rPr>
            <w:rtl/>
          </w:rPr>
          <w:delText xml:space="preserve"> </w:delText>
        </w:r>
      </w:del>
      <w:r>
        <w:rPr>
          <w:rtl/>
        </w:rPr>
        <w:t xml:space="preserve">דמ"ד מתנדבין, מתחלק.</w:t>
      </w:r>
    </w:p>
    <w:p>
      <w:pPr>
        <w:pStyle w:val="38"/>
        <w:rPr>
          <w:ins w:id="100333" w:author="מנוע מכני" w:date="2026-10-11T12:04:39Z"/>
        </w:rPr>
      </w:pPr>
      <w:r>
        <w:t>א</w:t>
      </w:r>
      <w:r>
        <w:t>"</w:t>
      </w:r>
      <w:r>
        <w:t xml:space="preserve">ל</w:t>
      </w:r>
      <w:r>
        <w:t xml:space="preserve"> </w:t>
      </w:r>
      <w:r>
        <w:t xml:space="preserve">אביי, אימא סיפא:</w:t>
      </w:r>
    </w:p>
    <w:p w:rsidR="00DA63EC" w:rsidRDefault="00DA63EC" w:rsidP="00DA63EC">
      <w:pPr>
        <w:tabs>
          <w:tab w:val="left" w:pos="0"/>
        </w:tabs>
        <w:rPr>
          <w:rtl/>
        </w:rPr>
      </w:pPr>
      <w:del w:id="100334" w:author="מנוע מכני" w:date="2026-10-11T12:04:39Z">
        <w:r>
          <w:rPr>
            <w:rtl/>
          </w:rPr>
          <w:delText xml:space="preserve"> </w:delText>
        </w:r>
      </w:del>
      <w:r>
        <w:rPr>
          <w:rtl/>
        </w:rPr>
        <w:t xml:space="preserve">אם ראית שמן שניתן על גבי אישים, אי אתה צריך לשאול מהו, אלא מותר רקיקי מנחת כהנים ומנחת כהן משיח, שאין מתנדבין שמן</w:t>
      </w:r>
      <w:ins w:id="95003" w:author="מנוע מכני" w:date="2026-10-11T12:04:39Z">
        <w:r>
          <w:rPr>
            <w:rtl/>
          </w:rPr>
          <w:t xml:space="preserve">,</w:t>
        </w:r>
      </w:ins>
      <w:del w:id="95004" w:author="מנוע מכני" w:date="2026-10-11T12:04:39Z">
        <w:r>
          <w:rPr>
            <w:rtl/>
          </w:rPr>
          <w:delText xml:space="preserve">;</w:delText>
        </w:r>
      </w:del>
    </w:p>
    <w:p>
      <w:pPr>
        <w:pStyle w:val="38"/>
        <w:rPr>
          <w:ins w:id="100335" w:author="מנוע מכני" w:date="2026-10-11T12:04:39Z"/>
        </w:rPr>
      </w:pPr>
      <w:r>
        <w:t xml:space="preserve">מכלל</w:t>
      </w:r>
    </w:p>
    <w:p w:rsidR="00DA63EC" w:rsidRDefault="00DA63EC" w:rsidP="00DA63EC">
      <w:pPr>
        <w:tabs>
          <w:tab w:val="left" w:pos="0"/>
        </w:tabs>
        <w:rPr>
          <w:rtl/>
        </w:rPr>
      </w:pPr>
      <w:del w:id="100336" w:author="מנוע מכני" w:date="2026-10-11T12:04:39Z">
        <w:r>
          <w:rPr>
            <w:rtl/>
          </w:rPr>
          <w:delText xml:space="preserve"> </w:delText>
        </w:r>
      </w:del>
      <w:r>
        <w:rPr>
          <w:rtl/>
        </w:rPr>
        <w:t xml:space="preserve">דלמ"ד מתנדב, כולן לאישים</w:t>
      </w:r>
      <w:ins w:id="95005" w:author="מנוע מכני" w:date="2026-10-11T12:04:39Z">
        <w:r>
          <w:rPr>
            <w:rtl/>
          </w:rPr>
          <w:t xml:space="preserve">,</w:t>
        </w:r>
      </w:ins>
      <w:del w:id="95006" w:author="מנוע מכני" w:date="2026-10-11T12:04:39Z">
        <w:r>
          <w:rPr>
            <w:rtl/>
          </w:rPr>
          <w:delText xml:space="preserve">;</w:delText>
        </w:r>
      </w:del>
    </w:p>
    <w:p w:rsidR="00DA63EC" w:rsidRDefault="00DA63EC" w:rsidP="00DA63EC">
      <w:pPr>
        <w:tabs>
          <w:tab w:val="left" w:pos="0"/>
        </w:tabs>
        <w:rPr>
          <w:rtl/>
        </w:rPr>
      </w:pPr>
      <w:r>
        <w:rPr>
          <w:rStyle w:val="2fb"/>
          <w:rFonts w:hint="cs"/>
          <w:rtl/>
        </w:rPr>
        <w:t>לר</w:t>
      </w:r>
      <w:r>
        <w:rPr>
          <w:rStyle w:val="2fb"/>
          <w:rtl/>
        </w:rPr>
        <w:t>"</w:t>
      </w:r>
      <w:r>
        <w:rPr>
          <w:rStyle w:val="2fb"/>
          <w:rFonts w:hint="cs"/>
          <w:rtl/>
        </w:rPr>
        <w:t>ז</w:t>
      </w:r>
      <w:r>
        <w:rPr>
          <w:rtl/>
        </w:rPr>
        <w:t xml:space="preserve">, רישא בשירים, סיפא בקומץ, </w:t>
      </w:r>
    </w:p>
    <w:p w:rsidR="00DA63EC" w:rsidRDefault="00DA63EC" w:rsidP="00DA63EC">
      <w:pPr>
        <w:tabs>
          <w:tab w:val="left" w:pos="0"/>
        </w:tabs>
        <w:rPr>
          <w:rtl/>
        </w:rPr>
      </w:pPr>
      <w:r>
        <w:rPr>
          <w:rStyle w:val="2fb"/>
          <w:rFonts w:hint="cs"/>
          <w:rtl/>
        </w:rPr>
        <w:t>לאביי</w:t>
      </w:r>
      <w:r>
        <w:rPr>
          <w:rtl/>
        </w:rPr>
        <w:t xml:space="preserve"> תנא רישא אטו סיפא.</w:t>
      </w:r>
      <w:r>
        <w:rPr>
          <w:rFonts w:hint="cs"/>
          <w:rtl/>
        </w:rPr>
        <w:t xml:space="preserve"> </w:t>
      </w:r>
      <w:ins w:id="91801" w:author="מנוע מכני" w:date="2026-10-11T12:04:39Z">
        <w:r>
          <w:rPr>
            <w:rFonts w:hint="cs"/>
            <w:rtl/>
          </w:rPr>
          <w:t xml:space="preserve">וכדאמרו</w:t>
        </w:r>
      </w:ins>
      <w:del w:id="91802" w:author="מנוע מכני" w:date="2026-10-11T12:04:39Z">
        <w:r>
          <w:rPr>
            <w:rFonts w:hint="cs"/>
            <w:rtl/>
          </w:rPr>
          <w:delText xml:space="preserve">וכדאמרי</w:delText>
        </w:r>
      </w:del>
      <w:r>
        <w:rPr>
          <w:rFonts w:hint="cs"/>
          <w:rtl/>
        </w:rPr>
        <w:t xml:space="preserve"> במערבא דתני רישא משום סיפא </w:t>
      </w:r>
    </w:p>
    <w:p w:rsidR="00DA63EC" w:rsidRDefault="00DA63EC" w:rsidP="00DA63EC">
      <w:pPr>
        <w:pStyle w:val="affffd"/>
        <w:rPr>
          <w:rtl/>
        </w:rPr>
      </w:pPr>
      <w:r>
        <w:rPr>
          <w:rtl/>
        </w:rPr>
        <w:t>׹</w:t>
      </w:r>
    </w:p>
    <w:p>
      <w:pPr>
        <w:pStyle w:val="38"/>
        <w:rPr>
          <w:ins w:id="100337" w:author="מנוע מכני" w:date="2026-10-11T12:04:39Z"/>
        </w:rPr>
      </w:pPr>
      <w:r>
        <w:t xml:space="preserve">ת"ש:</w:t>
      </w:r>
    </w:p>
    <w:p w:rsidR="00DA63EC" w:rsidRDefault="00DA63EC" w:rsidP="00DA63EC">
      <w:pPr>
        <w:tabs>
          <w:tab w:val="left" w:pos="0"/>
        </w:tabs>
        <w:rPr>
          <w:rtl/>
        </w:rPr>
      </w:pPr>
      <w:del w:id="100338" w:author="מנוע מכני" w:date="2026-10-11T12:04:39Z">
        <w:r>
          <w:rPr>
            <w:rtl/>
          </w:rPr>
          <w:delText xml:space="preserve"> </w:delText>
        </w:r>
      </w:del>
      <w:r>
        <w:rPr>
          <w:rtl/>
        </w:rPr>
        <w:t xml:space="preserve">יין כדברי </w:t>
      </w:r>
      <w:r>
        <w:rPr>
          <w:rStyle w:val="2fb"/>
          <w:rtl/>
        </w:rPr>
        <w:t xml:space="preserve">ר"ע</w:t>
      </w:r>
      <w:r>
        <w:rPr>
          <w:rtl/>
        </w:rPr>
        <w:t xml:space="preserve"> - לספלים, שמן כדברי </w:t>
      </w:r>
      <w:r>
        <w:rPr>
          <w:rStyle w:val="2fb"/>
          <w:rtl/>
        </w:rPr>
        <w:t xml:space="preserve">רבי</w:t>
      </w:r>
      <w:r>
        <w:rPr>
          <w:rtl/>
        </w:rPr>
        <w:t xml:space="preserve"> טרפון - לאישים</w:t>
      </w:r>
      <w:ins w:id="95007" w:author="מנוע מכני" w:date="2026-10-11T12:04:39Z">
        <w:r>
          <w:rPr>
            <w:rtl/>
          </w:rPr>
          <w:t xml:space="preserve">,</w:t>
        </w:r>
      </w:ins>
      <w:del w:id="95008" w:author="מנוע מכני" w:date="2026-10-11T12:04:39Z">
        <w:r>
          <w:rPr>
            <w:rtl/>
          </w:rPr>
          <w:delText xml:space="preserve">;</w:delText>
        </w:r>
      </w:del>
    </w:p>
    <w:p w:rsidR="00DA63EC" w:rsidRDefault="00DA63EC" w:rsidP="00DA63EC">
      <w:pPr>
        <w:tabs>
          <w:tab w:val="left" w:pos="0"/>
        </w:tabs>
        <w:rPr>
          <w:rtl/>
        </w:rPr>
      </w:pPr>
      <w:ins w:id="93493" w:author="מנוע מכני" w:date="2026-10-11T12:04:39Z">
        <w:r>
          <w:rPr>
            <w:rtl/>
          </w:rPr>
          <w:t xml:space="preserve">מה</w:t>
        </w:r>
      </w:ins>
      <w:del w:id="93494" w:author="מנוע מכני" w:date="2026-10-11T12:04:39Z">
        <w:r>
          <w:rPr>
            <w:rtl/>
          </w:rPr>
          <w:delText xml:space="preserve">מאי</w:delText>
        </w:r>
      </w:del>
      <w:r>
        <w:rPr>
          <w:rtl/>
        </w:rPr>
        <w:t xml:space="preserve"> </w:t>
      </w:r>
      <w:ins w:id="91803" w:author="מנוע מכני" w:date="2026-10-11T12:04:39Z">
        <w:r>
          <w:rPr>
            <w:rtl/>
          </w:rPr>
          <w:t xml:space="preserve">לא</w:t>
        </w:r>
      </w:ins>
      <w:del w:id="91804" w:author="מנוע מכני" w:date="2026-10-11T12:04:39Z">
        <w:r>
          <w:rPr>
            <w:rtl/>
          </w:rPr>
          <w:delText xml:space="preserve">לאו</w:delText>
        </w:r>
      </w:del>
      <w:r>
        <w:rPr>
          <w:rtl/>
        </w:rPr>
        <w:t xml:space="preserve"> מדיין כולו לספלים, שמן כולו לאישים! </w:t>
      </w:r>
      <w:ins w:id="93491" w:author="מנוע מכני" w:date="2026-10-11T12:04:39Z">
        <w:r>
          <w:rPr>
            <w:rtl/>
          </w:rPr>
          <w:t xml:space="preserve">כלום</w:t>
        </w:r>
      </w:ins>
      <w:del w:id="93492" w:author="מנוע מכני" w:date="2026-10-11T12:04:39Z">
        <w:r>
          <w:rPr>
            <w:rtl/>
          </w:rPr>
          <w:delText xml:space="preserve">מידי</w:delText>
        </w:r>
      </w:del>
      <w:r>
        <w:rPr>
          <w:rtl/>
        </w:rPr>
        <w:t xml:space="preserve"> איריא? הא </w:t>
      </w:r>
      <w:ins w:id="97261" w:author="מנוע מכני" w:date="2026-10-11T12:04:39Z">
        <w:r>
          <w:rPr>
            <w:rtl/>
          </w:rPr>
          <w:t xml:space="preserve">כדישנו</w:t>
        </w:r>
      </w:ins>
      <w:del w:id="97262" w:author="מנוע מכני" w:date="2026-10-11T12:04:39Z">
        <w:r>
          <w:rPr>
            <w:rtl/>
          </w:rPr>
          <w:delText xml:space="preserve">כדאיתא</w:delText>
        </w:r>
      </w:del>
      <w:r>
        <w:rPr>
          <w:rtl/>
        </w:rPr>
        <w:t xml:space="preserve"> והא </w:t>
      </w:r>
      <w:ins w:id="97263" w:author="מנוע מכני" w:date="2026-10-11T12:04:39Z">
        <w:r>
          <w:rPr>
            <w:rtl/>
          </w:rPr>
          <w:t xml:space="preserve">כדישנו</w:t>
        </w:r>
      </w:ins>
      <w:del w:id="97264" w:author="מנוע מכני" w:date="2026-10-11T12:04:39Z">
        <w:r>
          <w:rPr>
            <w:rtl/>
          </w:rPr>
          <w:delText xml:space="preserve">כדאיתא</w:delText>
        </w:r>
      </w:del>
      <w:r>
        <w:rPr>
          <w:rtl/>
        </w:rPr>
        <w:t xml:space="preserve">.</w:t>
      </w:r>
    </w:p>
    <w:p>
      <w:pPr>
        <w:pStyle w:val="38"/>
        <w:rPr>
          <w:ins w:id="100339" w:author="מנוע מכני" w:date="2026-10-11T12:04:39Z"/>
        </w:rPr>
      </w:pPr>
      <w:r>
        <w:t>א</w:t>
      </w:r>
      <w:r>
        <w:t>ר</w:t>
      </w:r>
      <w:r>
        <w:t>"</w:t>
      </w:r>
      <w:r>
        <w:t xml:space="preserve">פ </w:t>
      </w:r>
      <w:r>
        <w:t xml:space="preserve">כתנאי:</w:t>
      </w:r>
    </w:p>
    <w:p w:rsidR="00DA63EC" w:rsidRDefault="00DA63EC" w:rsidP="00DA63EC">
      <w:pPr>
        <w:tabs>
          <w:tab w:val="left" w:pos="0"/>
        </w:tabs>
        <w:rPr>
          <w:rtl/>
        </w:rPr>
      </w:pPr>
      <w:del w:id="100340" w:author="מנוע מכני" w:date="2026-10-11T12:04:39Z">
        <w:r>
          <w:rPr>
            <w:rtl/>
          </w:rPr>
          <w:delText xml:space="preserve"> </w:delText>
        </w:r>
      </w:del>
      <w:r>
        <w:rPr>
          <w:rtl/>
        </w:rPr>
        <w:t xml:space="preserve">שמן </w:t>
      </w:r>
      <w:r>
        <w:rPr>
          <w:rtl/>
        </w:rPr>
        <w:t xml:space="preserve">לא</w:t>
      </w:r>
      <w:r>
        <w:rPr>
          <w:rtl/>
        </w:rPr>
        <w:t xml:space="preserve"> יפחות מלוג, </w:t>
      </w:r>
      <w:r>
        <w:rPr>
          <w:rStyle w:val="2fb"/>
          <w:rtl/>
        </w:rPr>
        <w:t xml:space="preserve">רבי</w:t>
      </w:r>
      <w:r>
        <w:rPr>
          <w:rtl/>
        </w:rPr>
        <w:t xml:space="preserve"> אומר: שלשת לוגין</w:t>
      </w:r>
      <w:ins w:id="95009" w:author="מנוע מכני" w:date="2026-10-11T12:04:39Z">
        <w:r>
          <w:rPr>
            <w:rtl/>
          </w:rPr>
          <w:t xml:space="preserve">,</w:t>
        </w:r>
      </w:ins>
      <w:del w:id="95010" w:author="מנוע מכני" w:date="2026-10-11T12:04:39Z">
        <w:r>
          <w:rPr>
            <w:rtl/>
          </w:rPr>
          <w:delText xml:space="preserve">;</w:delText>
        </w:r>
      </w:del>
    </w:p>
    <w:p>
      <w:pPr>
        <w:pStyle w:val="38"/>
        <w:rPr>
          <w:ins w:id="100341" w:author="מנוע מכני" w:date="2026-10-11T12:04:39Z"/>
        </w:rPr>
      </w:pPr>
      <w:ins w:id="91805" w:author="מנוע מכני" w:date="2026-10-11T12:04:39Z">
        <w:r>
          <w:t xml:space="preserve">וחלקו</w:t>
        </w:r>
      </w:ins>
    </w:p>
    <w:p w:rsidR="00DA63EC" w:rsidRDefault="00DA63EC" w:rsidP="00DA63EC">
      <w:pPr>
        <w:tabs>
          <w:tab w:val="left" w:pos="0"/>
        </w:tabs>
        <w:rPr>
          <w:rtl/>
        </w:rPr>
      </w:pPr>
      <w:del w:id="91806" w:author="מנוע מכני" w:date="2026-10-11T12:04:39Z">
        <w:r w:rsidRPr="005374F8">
          <w:rPr>
            <w:rFonts w:hint="cs"/>
            <w:b/>
            <w:bCs/>
            <w:rtl/>
          </w:rPr>
          <w:delText xml:space="preserve">ופליגי</w:delText>
        </w:r>
      </w:del>
      <w:del w:id="100342" w:author="מנוע מכני" w:date="2026-10-11T12:04:39Z">
        <w:r>
          <w:rPr>
            <w:rFonts w:hint="cs"/>
            <w:rtl/>
          </w:rPr>
          <w:delText xml:space="preserve"> </w:delText>
        </w:r>
      </w:del>
      <w:r>
        <w:rPr>
          <w:rtl/>
        </w:rPr>
        <w:t xml:space="preserve">אמרוה רבנן </w:t>
      </w:r>
      <w:ins w:id="93495" w:author="מנוע מכני" w:date="2026-10-11T12:04:39Z">
        <w:r>
          <w:rPr>
            <w:rtl/>
          </w:rPr>
          <w:t xml:space="preserve">לפניו</w:t>
        </w:r>
      </w:ins>
      <w:del w:id="93496" w:author="מנוע מכני" w:date="2026-10-11T12:04:39Z">
        <w:r>
          <w:rPr>
            <w:rtl/>
          </w:rPr>
          <w:delText xml:space="preserve">קמיה</w:delText>
        </w:r>
      </w:del>
      <w:r>
        <w:rPr>
          <w:rtl/>
        </w:rPr>
        <w:t xml:space="preserve"> </w:t>
      </w:r>
      <w:r>
        <w:rPr>
          <w:rStyle w:val="2fb"/>
          <w:rtl/>
        </w:rPr>
        <w:t xml:space="preserve">דר"</w:t>
      </w:r>
      <w:r>
        <w:rPr>
          <w:rStyle w:val="2fb"/>
          <w:rFonts w:hint="cs"/>
          <w:rtl/>
        </w:rPr>
        <w:t>פ</w:t>
      </w:r>
      <w:r>
        <w:rPr>
          <w:rtl/>
        </w:rPr>
        <w:t xml:space="preserve">: דון מינה ומינה דון מינה </w:t>
      </w:r>
      <w:ins w:id="95645" w:author="מנוע מכני" w:date="2026-10-11T12:04:39Z">
        <w:r>
          <w:rPr>
            <w:rtl/>
          </w:rPr>
          <w:t xml:space="preserve">והעמד</w:t>
        </w:r>
      </w:ins>
      <w:del w:id="95646" w:author="מנוע מכני" w:date="2026-10-11T12:04:39Z">
        <w:r>
          <w:rPr>
            <w:rtl/>
          </w:rPr>
          <w:delText xml:space="preserve">ואוקי</w:delText>
        </w:r>
      </w:del>
      <w:r>
        <w:rPr>
          <w:rtl/>
        </w:rPr>
        <w:t xml:space="preserve"> באתרה </w:t>
      </w:r>
      <w:ins w:id="91807" w:author="מנוע מכני" w:date="2026-10-11T12:04:39Z">
        <w:r>
          <w:rPr>
            <w:b/>
            <w:bCs/>
            <w:rtl/>
          </w:rPr>
          <w:t xml:space="preserve">יש</w:t>
        </w:r>
      </w:ins>
      <w:del w:id="91808" w:author="מנוע מכני" w:date="2026-10-11T12:04:39Z">
        <w:r w:rsidRPr="000B2438">
          <w:rPr>
            <w:b/>
            <w:bCs/>
            <w:rtl/>
          </w:rPr>
          <w:delText xml:space="preserve">איכא</w:delText>
        </w:r>
      </w:del>
      <w:r w:rsidRPr="000B2438">
        <w:rPr>
          <w:b/>
          <w:bCs/>
          <w:rtl/>
        </w:rPr>
        <w:t xml:space="preserve"> </w:t>
      </w:r>
      <w:ins w:id="90267" w:author="Claude - סמנטי" w:date="2026-10-11T12:26:16Z">
        <w:r>
          <w:rPr>
            <w:b/>
            <w:bCs/>
            <w:rtl/>
          </w:rPr>
          <w:t xml:space="preserve">ביניהם</w:t>
        </w:r>
      </w:ins>
      <w:del w:id="90268" w:author="Claude - סמנטי" w:date="2026-10-11T12:26:16Z">
        <w:r w:rsidRPr="000B2438">
          <w:rPr>
            <w:b/>
            <w:bCs/>
            <w:rtl/>
          </w:rPr>
          <w:delText xml:space="preserve">בינייהו</w:delText>
        </w:r>
      </w:del>
      <w:r>
        <w:rPr>
          <w:rtl/>
        </w:rPr>
        <w:t xml:space="preserve">, </w:t>
      </w:r>
    </w:p>
    <w:p>
      <w:pPr>
        <w:pStyle w:val="38"/>
        <w:rPr>
          <w:ins w:id="100343" w:author="מנוע מכני" w:date="2026-10-11T12:04:39Z"/>
        </w:rPr>
      </w:pPr>
      <w:r>
        <w:t xml:space="preserve">דרבנן סברי:</w:t>
      </w:r>
    </w:p>
    <w:p w:rsidR="00DA63EC" w:rsidRDefault="00DA63EC" w:rsidP="00DA63EC">
      <w:pPr>
        <w:tabs>
          <w:tab w:val="left" w:pos="0"/>
        </w:tabs>
        <w:rPr>
          <w:rtl/>
        </w:rPr>
      </w:pPr>
      <w:del w:id="100344" w:author="מנוע מכני" w:date="2026-10-11T12:04:39Z">
        <w:r>
          <w:rPr>
            <w:rtl/>
          </w:rPr>
          <w:delText xml:space="preserve"> </w:delText>
        </w:r>
      </w:del>
      <w:r>
        <w:rPr>
          <w:rtl/>
        </w:rPr>
        <w:t xml:space="preserve">מה מנחה מתנדבין אף שמן מתנדבין, [ומינה, מה מנחה לוג שמן אף כאן לוג שמן, ומה מנחה קומצה ושיריה נאכלין, אף שמן קומצו ושיריו נאכלין.</w:t>
      </w:r>
    </w:p>
    <w:p>
      <w:pPr>
        <w:pStyle w:val="38"/>
        <w:rPr>
          <w:ins w:id="100345" w:author="מנוע מכני" w:date="2026-10-11T12:04:39Z"/>
        </w:rPr>
      </w:pPr>
      <w:r>
        <w:t xml:space="preserve">ואידך?</w:t>
      </w:r>
    </w:p>
    <w:p w:rsidR="00DA63EC" w:rsidRDefault="00DA63EC" w:rsidP="00DA63EC">
      <w:pPr>
        <w:tabs>
          <w:tab w:val="left" w:pos="0"/>
        </w:tabs>
        <w:rPr>
          <w:rtl/>
        </w:rPr>
      </w:pPr>
      <w:del w:id="100346" w:author="מנוע מכני" w:date="2026-10-11T12:04:39Z">
        <w:r>
          <w:rPr>
            <w:rtl/>
          </w:rPr>
          <w:delText xml:space="preserve"> </w:delText>
        </w:r>
      </w:del>
      <w:r>
        <w:rPr>
          <w:rtl/>
        </w:rPr>
        <w:t xml:space="preserve">ממנחה, מה מנחה מתנדבין אף שמן מתנדבין, </w:t>
      </w:r>
      <w:ins w:id="95647" w:author="מנוע מכני" w:date="2026-10-11T12:04:39Z">
        <w:r>
          <w:rPr>
            <w:rtl/>
          </w:rPr>
          <w:t xml:space="preserve">והעמד</w:t>
        </w:r>
      </w:ins>
      <w:del w:id="95648" w:author="מנוע מכני" w:date="2026-10-11T12:04:39Z">
        <w:r>
          <w:rPr>
            <w:rtl/>
          </w:rPr>
          <w:delText xml:space="preserve">ואוקי</w:delText>
        </w:r>
      </w:del>
      <w:r>
        <w:rPr>
          <w:rtl/>
        </w:rPr>
        <w:t xml:space="preserve"> באתרה], </w:t>
      </w:r>
    </w:p>
    <w:p w:rsidR="00DA63EC" w:rsidRPr="00E105BC" w:rsidRDefault="00DA63EC" w:rsidP="00DA63EC">
      <w:pPr>
        <w:tabs>
          <w:tab w:val="left" w:pos="0"/>
        </w:tabs>
        <w:rPr>
          <w:spacing w:val="-6"/>
          <w:rtl/>
        </w:rPr>
      </w:pPr>
      <w:r w:rsidRPr="00E105BC">
        <w:rPr>
          <w:spacing w:val="-6"/>
          <w:rtl/>
        </w:rPr>
        <w:t>כנסכים, מה נסכים שלשת לוגין אף שמן שלש לוגין, ומה נסכים כולן לספלין] אף שמן כולן לאישים.</w:t>
      </w:r>
    </w:p>
    <w:p>
      <w:pPr>
        <w:pStyle w:val="38"/>
        <w:rPr>
          <w:ins w:id="100348" w:author="מנוע מכני" w:date="2026-10-11T12:04:39Z"/>
        </w:rPr>
      </w:pPr>
      <w:del w:id="100347" w:author="מנוע מכני" w:date="2026-10-11T12:04:39Z">
        <w:r>
          <w:delText xml:space="preserve">•</w:delText>
        </w:r>
      </w:del>
      <w:r>
        <w:t xml:space="preserve"> </w:t>
      </w:r>
      <w:del w:id="101770" w:author="מנוע מכני" w:date="2026-10-11T12:04:39Z">
        <w:r>
          <w:delText xml:space="preserve">א</w:delText>
        </w:r>
        <w:r>
          <w:delText xml:space="preserve">"</w:delText>
        </w:r>
        <w:r>
          <w:delText xml:space="preserve">ל </w:delText>
        </w:r>
      </w:del>
      <w:r>
        <w:t xml:space="preserve">ר</w:t>
      </w:r>
      <w:r>
        <w:t>"</w:t>
      </w:r>
      <w:r>
        <w:t>פ</w:t>
      </w:r>
      <w:r>
        <w:t xml:space="preserve"> לאביי:</w:t>
      </w:r>
    </w:p>
    <w:p w:rsidR="00DA63EC" w:rsidRDefault="00DA63EC" w:rsidP="00DA63EC">
      <w:pPr>
        <w:tabs>
          <w:tab w:val="left" w:pos="0"/>
        </w:tabs>
        <w:rPr>
          <w:rtl/>
        </w:rPr>
      </w:pPr>
      <w:del w:id="100349" w:author="מנוע מכני" w:date="2026-10-11T12:04:39Z">
        <w:r>
          <w:rPr>
            <w:rtl/>
          </w:rPr>
          <w:delText xml:space="preserve"> </w:delText>
        </w:r>
      </w:del>
      <w:ins w:id="96031" w:author="מנוע מכני" w:date="2026-10-11T12:04:39Z">
        <w:r>
          <w:rPr>
            <w:rtl/>
          </w:rPr>
          <w:t xml:space="preserve">אם </w:t>
        </w:r>
      </w:ins>
      <w:del w:id="96032" w:author="מנוע מכני" w:date="2026-10-11T12:04:39Z">
        <w:r>
          <w:rPr>
            <w:rtl/>
          </w:rPr>
          <w:delText xml:space="preserve">אי </w:delText>
        </w:r>
      </w:del>
      <w:r>
        <w:rPr>
          <w:rtl/>
        </w:rPr>
        <w:t xml:space="preserve">ממנחה </w:t>
      </w:r>
      <w:ins w:id="97265" w:author="מנוע מכני" w:date="2026-10-11T12:04:39Z">
        <w:r>
          <w:rPr>
            <w:rtl/>
          </w:rPr>
          <w:t xml:space="preserve">מביא</w:t>
        </w:r>
      </w:ins>
      <w:del w:id="97266" w:author="מנוע מכני" w:date="2026-10-11T12:04:39Z">
        <w:r>
          <w:rPr>
            <w:rtl/>
          </w:rPr>
          <w:delText xml:space="preserve">מייתי</w:delText>
        </w:r>
      </w:del>
      <w:r>
        <w:rPr>
          <w:rtl/>
        </w:rPr>
        <w:t xml:space="preserve"> לה </w:t>
      </w:r>
      <w:r>
        <w:rPr>
          <w:rStyle w:val="2fb"/>
          <w:rtl/>
        </w:rPr>
        <w:t xml:space="preserve">רבי</w:t>
      </w:r>
      <w:r>
        <w:rPr>
          <w:rtl/>
        </w:rPr>
        <w:t xml:space="preserve">, </w:t>
      </w:r>
      <w:ins w:id="96447" w:author="מנוע מכני" w:date="2026-10-11T12:04:39Z">
        <w:r>
          <w:rPr>
            <w:rtl/>
          </w:rPr>
          <w:t xml:space="preserve">דלכ"ע</w:t>
        </w:r>
      </w:ins>
      <w:del w:id="96448" w:author="מנוע מכני" w:date="2026-10-11T12:04:39Z">
        <w:r>
          <w:rPr>
            <w:rtl/>
          </w:rPr>
          <w:delText xml:space="preserve">דכ"ע</w:delText>
        </w:r>
      </w:del>
      <w:r>
        <w:rPr>
          <w:rtl/>
        </w:rPr>
        <w:t xml:space="preserve"> דון מינה ומינה, אלא </w:t>
      </w:r>
      <w:r>
        <w:rPr>
          <w:rStyle w:val="2fb"/>
          <w:rtl/>
        </w:rPr>
        <w:t xml:space="preserve">רבי</w:t>
      </w:r>
      <w:r>
        <w:rPr>
          <w:rtl/>
        </w:rPr>
        <w:t xml:space="preserve"> מאזרח גמר לה.</w:t>
      </w:r>
    </w:p>
    <w:p>
      <w:pPr>
        <w:pStyle w:val="38"/>
        <w:rPr>
          <w:ins w:id="100350" w:author="מנוע מכני" w:date="2026-10-11T12:04:39Z"/>
        </w:rPr>
      </w:pPr>
      <w:del w:id="101771" w:author="מנוע מכני" w:date="2026-10-11T12:04:39Z">
        <w:r>
          <w:delText xml:space="preserve">א"ל </w:delText>
        </w:r>
      </w:del>
      <w:r>
        <w:t xml:space="preserve">ר</w:t>
      </w:r>
      <w:r>
        <w:t xml:space="preserve">הבד</w:t>
      </w:r>
      <w:ins w:id="90007" w:author="מנוע מכני" w:date="2026-10-11T12:04:39Z">
        <w:r>
          <w:t xml:space="preserve">ר"נ</w:t>
        </w:r>
      </w:ins>
      <w:del w:id="90008" w:author="מנוע מכני" w:date="2026-10-11T12:04:39Z">
        <w:r>
          <w:delText xml:space="preserve">ר'נ</w:delText>
        </w:r>
      </w:del>
      <w:r>
        <w:t xml:space="preserve">' לר</w:t>
      </w:r>
      <w:r>
        <w:t>"</w:t>
      </w:r>
      <w:r>
        <w:t>פ</w:t>
      </w:r>
      <w:r>
        <w:t xml:space="preserve">:</w:t>
      </w:r>
    </w:p>
    <w:p w:rsidR="00DA63EC" w:rsidRDefault="00DA63EC" w:rsidP="00DA63EC">
      <w:pPr>
        <w:tabs>
          <w:tab w:val="left" w:pos="0"/>
        </w:tabs>
        <w:rPr>
          <w:rtl/>
        </w:rPr>
      </w:pPr>
      <w:del w:id="100351" w:author="מנוע מכני" w:date="2026-10-11T12:04:39Z">
        <w:r>
          <w:rPr>
            <w:rtl/>
          </w:rPr>
          <w:delText xml:space="preserve"> </w:delText>
        </w:r>
      </w:del>
      <w:r>
        <w:rPr>
          <w:rtl/>
        </w:rPr>
        <w:t xml:space="preserve">והתניא:</w:t>
      </w:r>
      <w:r w:rsidRPr="00464129">
        <w:rPr>
          <w:rStyle w:val="afffff0"/>
          <w:rtl/>
        </w:rPr>
        <w:t xml:space="preserve"> </w:t>
      </w:r>
      <w:r w:rsidRPr="00464129">
        <w:rPr>
          <w:rStyle w:val="afffff0"/>
          <w:rFonts w:hint="cs"/>
          <w:rtl/>
        </w:rPr>
        <w:t>'</w:t>
      </w:r>
      <w:ins w:id="91019" w:author="Claude - סמנטי" w:date="2026-10-11T12:26:16Z">
        <w:r>
          <w:rPr>
            <w:rStyle w:val="afffff0"/>
            <w:rtl/>
          </w:rPr>
          <w:t xml:space="preserve">קָרְבַּן מִנְחָה</w:t>
        </w:r>
      </w:ins>
      <w:del w:id="91020" w:author="Claude - סמנטי" w:date="2026-10-11T12:26:16Z">
        <w:r w:rsidRPr="00464129">
          <w:rPr>
            <w:rStyle w:val="afffff0"/>
            <w:rtl/>
          </w:rPr>
          <w:delText xml:space="preserve">קרבן מנחה</w:delText>
        </w:r>
      </w:del>
      <w:r w:rsidRPr="00464129">
        <w:rPr>
          <w:rStyle w:val="afffff0"/>
          <w:rFonts w:hint="cs"/>
          <w:rtl/>
        </w:rPr>
        <w:t>'</w:t>
      </w:r>
      <w:r w:rsidRPr="00464129">
        <w:rPr>
          <w:rStyle w:val="afffff0"/>
          <w:rtl/>
        </w:rPr>
        <w:t xml:space="preserve"> </w:t>
      </w:r>
      <w:r>
        <w:rPr>
          <w:rtl/>
        </w:rPr>
        <w:t xml:space="preserve">- מלמד שמתנדבין שמן, וכמה? שלשה לוגין, </w:t>
      </w:r>
      <w:r>
        <w:rPr>
          <w:rStyle w:val="2fb"/>
          <w:rtl/>
        </w:rPr>
        <w:t xml:space="preserve">ו</w:t>
      </w:r>
      <w:r>
        <w:rPr>
          <w:rStyle w:val="2fb"/>
          <w:rFonts w:hint="cs"/>
          <w:rtl/>
        </w:rPr>
        <w:t xml:space="preserve">רבי</w:t>
      </w:r>
      <w:r>
        <w:rPr>
          <w:rFonts w:hint="cs"/>
          <w:rtl/>
        </w:rPr>
        <w:t xml:space="preserve"> הוא דאמר שלושה לוגין </w:t>
      </w:r>
      <w:ins w:id="97267" w:author="מנוע מכני" w:date="2026-10-11T12:04:39Z">
        <w:r>
          <w:rPr>
            <w:rFonts w:hint="cs"/>
            <w:rtl/>
          </w:rPr>
          <w:t xml:space="preserve">ומביא</w:t>
        </w:r>
      </w:ins>
      <w:del w:id="97268" w:author="מנוע מכני" w:date="2026-10-11T12:04:39Z">
        <w:r>
          <w:rPr>
            <w:rFonts w:hint="cs"/>
            <w:rtl/>
          </w:rPr>
          <w:delText xml:space="preserve">ומייתי</w:delText>
        </w:r>
      </w:del>
      <w:r>
        <w:rPr>
          <w:rFonts w:hint="cs"/>
          <w:rtl/>
        </w:rPr>
        <w:t xml:space="preserve"> מקרבן - </w:t>
      </w:r>
      <w:r>
        <w:rPr>
          <w:rtl/>
        </w:rPr>
        <w:t xml:space="preserve">א"ל</w:t>
      </w:r>
      <w:r>
        <w:rPr>
          <w:rtl/>
        </w:rPr>
        <w:t xml:space="preserve">: </w:t>
      </w:r>
      <w:ins w:id="96033" w:author="מנוע מכני" w:date="2026-10-11T12:04:39Z">
        <w:r>
          <w:rPr>
            <w:rtl/>
          </w:rPr>
          <w:t xml:space="preserve">אם </w:t>
        </w:r>
      </w:ins>
      <w:del w:id="96034" w:author="מנוע מכני" w:date="2026-10-11T12:04:39Z">
        <w:r>
          <w:rPr>
            <w:rtl/>
          </w:rPr>
          <w:delText xml:space="preserve">אי </w:delText>
        </w:r>
      </w:del>
      <w:r>
        <w:rPr>
          <w:rtl/>
        </w:rPr>
        <w:t xml:space="preserve">תניא</w:t>
      </w:r>
      <w:r>
        <w:rPr>
          <w:rtl/>
        </w:rPr>
        <w:t xml:space="preserve"> </w:t>
      </w:r>
      <w:r>
        <w:rPr>
          <w:rtl/>
        </w:rPr>
        <w:t xml:space="preserve">תניא</w:t>
      </w:r>
      <w:r>
        <w:rPr>
          <w:rtl/>
        </w:rPr>
        <w:t xml:space="preserve">.</w:t>
      </w:r>
    </w:p>
    <w:p>
      <w:pPr>
        <w:pStyle w:val="afffff8"/>
        <w:rPr>
          <w:ins w:id="90187" w:author="קלוד" w:date="2026-10-11T12:29:36Z"/>
        </w:rPr>
      </w:pPr>
      <w:ins w:id="90188" w:author="קלוד" w:date="2026-10-11T12:29:36Z">
        <w:r>
          <w:rPr>
            <w:color w:val="7B3F00"/>
          </w:rPr>
          <w:t xml:space="preserve">המתנדב יין - כיבוי במקצת אינו כיבוי</w:t>
        </w:r>
      </w:ins>
    </w:p>
    <w:p>
      <w:pPr>
        <w:pStyle w:val="38"/>
        <w:rPr>
          <w:ins w:id="100353" w:author="מנוע מכני" w:date="2026-10-11T12:04:39Z"/>
        </w:rPr>
      </w:pPr>
      <w:del w:id="100352" w:author="מנוע מכני" w:date="2026-10-11T12:04:39Z">
        <w:r>
          <w:delText xml:space="preserve">•</w:delText>
        </w:r>
      </w:del>
      <w:r>
        <w:t xml:space="preserve"> שמואל:</w:t>
      </w:r>
    </w:p>
    <w:p w:rsidR="00DA63EC" w:rsidRDefault="00DA63EC" w:rsidP="00DA63EC">
      <w:pPr>
        <w:tabs>
          <w:tab w:val="left" w:pos="0"/>
        </w:tabs>
        <w:rPr>
          <w:rtl/>
        </w:rPr>
      </w:pPr>
      <w:del w:id="100354" w:author="מנוע מכני" w:date="2026-10-11T12:04:39Z">
        <w:r>
          <w:rPr>
            <w:rtl/>
          </w:rPr>
          <w:delText xml:space="preserve"> </w:delText>
        </w:r>
      </w:del>
      <w:r>
        <w:rPr>
          <w:rtl/>
        </w:rPr>
        <w:t xml:space="preserve">המתנדב יין, מביא ומזלפו על גבי האישים</w:t>
      </w:r>
      <w:ins w:id="95011" w:author="מנוע מכני" w:date="2026-10-11T12:04:39Z">
        <w:r>
          <w:rPr>
            <w:rtl/>
          </w:rPr>
          <w:t xml:space="preserve">,</w:t>
        </w:r>
      </w:ins>
      <w:del w:id="95012" w:author="מנוע מכני" w:date="2026-10-11T12:04:39Z">
        <w:r>
          <w:rPr>
            <w:rtl/>
          </w:rPr>
          <w:delText xml:space="preserve">;</w:delText>
        </w:r>
      </w:del>
    </w:p>
    <w:p w:rsidR="00DA63EC" w:rsidRDefault="00DA63EC" w:rsidP="00DA63EC">
      <w:pPr>
        <w:tabs>
          <w:tab w:val="left" w:pos="0"/>
        </w:tabs>
        <w:rPr>
          <w:rtl/>
        </w:rPr>
      </w:pPr>
      <w:r w:rsidRPr="0046594B">
        <w:rPr>
          <w:rStyle w:val="afffff0"/>
          <w:rFonts w:hint="cs"/>
          <w:rtl/>
        </w:rPr>
        <w:t>ד'</w:t>
      </w:r>
      <w:ins w:id="91021" w:author="Claude - סמנטי" w:date="2026-10-11T12:26:16Z">
        <w:r>
          <w:rPr>
            <w:rStyle w:val="afffff0"/>
            <w:rtl/>
          </w:rPr>
          <w:t xml:space="preserve">וְיַיִן תַּקְרִיב לַנֶּסֶךְ חֲצִי הַהִין אִשֵּׁה רֵיחַ נִיחוֹחַ לַה</w:t>
        </w:r>
      </w:ins>
      <w:del w:id="91022" w:author="Claude - סמנטי" w:date="2026-10-11T12:26:16Z">
        <w:r w:rsidRPr="0046594B">
          <w:rPr>
            <w:rStyle w:val="afffff0"/>
            <w:rtl/>
          </w:rPr>
          <w:delText xml:space="preserve">ויין תקריב לנסך חצי ההין אשה ריח ניחוח לה</w:delText>
        </w:r>
      </w:del>
      <w:r w:rsidRPr="0046594B">
        <w:rPr>
          <w:rStyle w:val="afffff0"/>
          <w:rtl/>
        </w:rPr>
        <w:t xml:space="preserve">' </w:t>
      </w:r>
      <w:r>
        <w:rPr>
          <w:rFonts w:hint="cs"/>
          <w:rtl/>
        </w:rPr>
        <w:t>ד</w:t>
      </w:r>
      <w:r>
        <w:rPr>
          <w:rtl/>
        </w:rPr>
        <w:t xml:space="preserve">כיבוי במקצת </w:t>
      </w:r>
      <w:r>
        <w:rPr>
          <w:rtl/>
        </w:rPr>
        <w:t xml:space="preserve">לא</w:t>
      </w:r>
      <w:r>
        <w:rPr>
          <w:rtl/>
        </w:rPr>
        <w:t xml:space="preserve"> שמיה כיבוי.</w:t>
      </w:r>
    </w:p>
    <w:p>
      <w:pPr>
        <w:pStyle w:val="38"/>
        <w:rPr>
          <w:ins w:id="100355" w:author="מנוע מכני" w:date="2026-10-11T12:04:39Z"/>
        </w:rPr>
      </w:pPr>
      <w:r>
        <w:t xml:space="preserve">והך</w:t>
      </w:r>
    </w:p>
    <w:p w:rsidR="00DA63EC" w:rsidRDefault="00DA63EC" w:rsidP="00DA63EC">
      <w:pPr>
        <w:tabs>
          <w:tab w:val="left" w:pos="0"/>
        </w:tabs>
        <w:rPr>
          <w:b/>
          <w:bCs/>
          <w:rtl/>
        </w:rPr>
      </w:pPr>
      <w:del w:id="100356" w:author="מנוע מכני" w:date="2026-10-11T12:04:39Z">
        <w:r>
          <w:rPr>
            <w:rFonts w:hint="cs"/>
            <w:rtl/>
          </w:rPr>
          <w:delText xml:space="preserve"> </w:delText>
        </w:r>
      </w:del>
      <w:r>
        <w:rPr>
          <w:rStyle w:val="2fb"/>
          <w:rFonts w:hint="cs"/>
          <w:rtl/>
        </w:rPr>
        <w:t xml:space="preserve">דר</w:t>
      </w:r>
      <w:r>
        <w:rPr>
          <w:rStyle w:val="2fb"/>
          <w:rtl/>
        </w:rPr>
        <w:t>"</w:t>
      </w:r>
      <w:r>
        <w:rPr>
          <w:rStyle w:val="2fb"/>
          <w:rFonts w:hint="cs"/>
          <w:rtl/>
        </w:rPr>
        <w:t xml:space="preserve">נ</w:t>
      </w:r>
      <w:r>
        <w:rPr>
          <w:rFonts w:hint="cs"/>
          <w:rtl/>
        </w:rPr>
        <w:t xml:space="preserve"> </w:t>
      </w:r>
      <w:r>
        <w:rPr>
          <w:rStyle w:val="2fb"/>
          <w:rFonts w:hint="cs"/>
          <w:rtl/>
        </w:rPr>
        <w:t xml:space="preserve">מרב</w:t>
      </w:r>
      <w:r>
        <w:rPr>
          <w:rStyle w:val="2fb"/>
          <w:rtl/>
        </w:rPr>
        <w:t>"</w:t>
      </w:r>
      <w:r>
        <w:rPr>
          <w:rStyle w:val="2fb"/>
          <w:rFonts w:hint="cs"/>
          <w:rtl/>
        </w:rPr>
        <w:t xml:space="preserve">א</w:t>
      </w:r>
      <w:r>
        <w:rPr>
          <w:rFonts w:hint="cs"/>
          <w:rtl/>
        </w:rPr>
        <w:t xml:space="preserve"> </w:t>
      </w:r>
      <w:r>
        <w:rPr>
          <w:rtl/>
        </w:rPr>
        <w:t xml:space="preserve">המוריד גחלת מעל גבי המזבח וכיבה - חייב! </w:t>
      </w:r>
    </w:p>
    <w:p w:rsidR="00DA63EC" w:rsidRDefault="00DA63EC" w:rsidP="00DA63EC">
      <w:pPr>
        <w:tabs>
          <w:tab w:val="left" w:pos="0"/>
        </w:tabs>
        <w:rPr>
          <w:rtl/>
        </w:rPr>
      </w:pPr>
      <w:r w:rsidRPr="00891B40">
        <w:rPr>
          <w:rFonts w:hint="cs"/>
          <w:b/>
          <w:bCs/>
          <w:rtl/>
        </w:rPr>
        <w:t>א.</w:t>
      </w:r>
      <w:r>
        <w:rPr>
          <w:rFonts w:hint="cs"/>
          <w:rtl/>
        </w:rPr>
        <w:t xml:space="preserve"> </w:t>
      </w:r>
      <w:ins w:id="91809" w:author="מנוע מכני" w:date="2026-10-11T12:04:39Z">
        <w:r>
          <w:rPr>
            <w:rtl/>
          </w:rPr>
          <w:t xml:space="preserve">דאין</w:t>
        </w:r>
      </w:ins>
      <w:del w:id="91810" w:author="מנוע מכני" w:date="2026-10-11T12:04:39Z">
        <w:r>
          <w:rPr>
            <w:rtl/>
          </w:rPr>
          <w:delText xml:space="preserve">דליכא</w:delText>
        </w:r>
      </w:del>
      <w:r>
        <w:rPr>
          <w:rtl/>
        </w:rPr>
        <w:t xml:space="preserve"> אלא </w:t>
      </w:r>
      <w:ins w:id="93497" w:author="מנוע מכני" w:date="2026-10-11T12:04:39Z">
        <w:r>
          <w:rPr>
            <w:rtl/>
          </w:rPr>
          <w:t xml:space="preserve">זה</w:t>
        </w:r>
      </w:ins>
      <w:del w:id="93498" w:author="מנוע מכני" w:date="2026-10-11T12:04:39Z">
        <w:r>
          <w:rPr>
            <w:rtl/>
          </w:rPr>
          <w:delText xml:space="preserve">האי</w:delText>
        </w:r>
      </w:del>
      <w:r>
        <w:rPr>
          <w:rtl/>
        </w:rPr>
        <w:t xml:space="preserve">.</w:t>
      </w:r>
      <w:r>
        <w:rPr>
          <w:rFonts w:hint="cs"/>
          <w:rtl/>
        </w:rPr>
        <w:t xml:space="preserve"> ב.</w:t>
      </w:r>
      <w:r>
        <w:rPr>
          <w:rtl/>
        </w:rPr>
        <w:t xml:space="preserve"> כיבוי דמצוה שאני.</w:t>
      </w:r>
    </w:p>
    <w:p>
      <w:pPr>
        <w:pStyle w:val="38"/>
        <w:rPr>
          <w:ins w:id="100357" w:author="מנוע מכני" w:date="2026-10-11T12:04:39Z"/>
        </w:rPr>
      </w:pPr>
      <w:r>
        <w:lastRenderedPageBreak/>
        <w:t>והך דראב</w:t>
      </w:r>
      <w:r>
        <w:t>"</w:t>
      </w:r>
      <w:r>
        <w:t>י</w:t>
      </w:r>
      <w:r>
        <w:t xml:space="preserve">:</w:t>
      </w:r>
    </w:p>
    <w:p w:rsidR="00DA63EC" w:rsidRDefault="00DA63EC" w:rsidP="00DA63EC">
      <w:pPr>
        <w:tabs>
          <w:tab w:val="left" w:pos="0"/>
        </w:tabs>
        <w:rPr>
          <w:rtl/>
        </w:rPr>
      </w:pPr>
      <w:del w:id="100358" w:author="מנוע מכני" w:date="2026-10-11T12:04:39Z">
        <w:r>
          <w:rPr>
            <w:rtl/>
          </w:rPr>
          <w:delText xml:space="preserve"> </w:delText>
        </w:r>
      </w:del>
      <w:r>
        <w:rPr>
          <w:rtl/>
        </w:rPr>
        <w:t xml:space="preserve">כלפי שנתנה תורה לתרום, יכול יכבה ויתרום? אמרת: </w:t>
      </w:r>
      <w:r>
        <w:rPr>
          <w:rtl/>
        </w:rPr>
        <w:t xml:space="preserve">לא</w:t>
      </w:r>
      <w:r>
        <w:rPr>
          <w:rtl/>
        </w:rPr>
        <w:t xml:space="preserve"> יכבה! שאני </w:t>
      </w:r>
      <w:ins w:id="91811" w:author="מנוע מכני" w:date="2026-10-11T12:04:39Z">
        <w:r>
          <w:rPr>
            <w:rtl/>
          </w:rPr>
          <w:t xml:space="preserve">שם</w:t>
        </w:r>
      </w:ins>
      <w:del w:id="91812" w:author="מנוע מכני" w:date="2026-10-11T12:04:39Z">
        <w:r>
          <w:rPr>
            <w:rtl/>
          </w:rPr>
          <w:delText xml:space="preserve">התם</w:delText>
        </w:r>
      </w:del>
      <w:r>
        <w:rPr>
          <w:rtl/>
        </w:rPr>
        <w:t xml:space="preserve">, אפשר </w:t>
      </w:r>
      <w:ins w:id="96373" w:author="מנוע מכני" w:date="2026-10-11T12:04:39Z">
        <w:r>
          <w:rPr>
            <w:rtl/>
          </w:rPr>
          <w:t xml:space="preserve">דישב</w:t>
        </w:r>
      </w:ins>
      <w:del w:id="96374" w:author="מנוע מכני" w:date="2026-10-11T12:04:39Z">
        <w:r>
          <w:rPr>
            <w:rtl/>
          </w:rPr>
          <w:delText xml:space="preserve">דיתיב</w:delText>
        </w:r>
      </w:del>
      <w:r>
        <w:rPr>
          <w:rtl/>
        </w:rPr>
        <w:t xml:space="preserve"> ונטר.</w:t>
      </w:r>
    </w:p>
    <w:p>
      <w:pPr>
        <w:pStyle w:val="38"/>
        <w:rPr>
          <w:ins w:id="100359" w:author="מנוע מכני" w:date="2026-10-11T12:04:39Z"/>
        </w:rPr>
      </w:pPr>
      <w:r>
        <w:t xml:space="preserve">והך</w:t>
      </w:r>
    </w:p>
    <w:p w:rsidR="00DA63EC" w:rsidRDefault="00DA63EC" w:rsidP="00DA63EC">
      <w:pPr>
        <w:tabs>
          <w:tab w:val="left" w:pos="0"/>
        </w:tabs>
        <w:rPr>
          <w:rtl/>
        </w:rPr>
      </w:pPr>
      <w:ins w:id="95013" w:author="מנוע מכני" w:date="2026-10-11T12:04:39Z">
        <w:del w:id="100360" w:author="מנוע מכני" w:date="2026-10-11T12:04:39Z">
          <w:r>
            <w:rPr>
              <w:rFonts w:hint="cs"/>
              <w:rtl/>
            </w:rPr>
            <w:delText xml:space="preserve"> </w:delText>
          </w:r>
        </w:del>
      </w:ins>
      <w:del w:id="95014" w:author="מנוע מכני" w:date="2026-10-11T12:04:39Z">
        <w:r>
          <w:rPr>
            <w:rFonts w:hint="cs"/>
            <w:rtl/>
          </w:rPr>
          <w:delText xml:space="preserve">  </w:delText>
        </w:r>
      </w:del>
      <w:r>
        <w:rPr>
          <w:rFonts w:hint="cs"/>
          <w:rtl/>
        </w:rPr>
        <w:t xml:space="preserve">די</w:t>
      </w:r>
      <w:r>
        <w:rPr>
          <w:rtl/>
        </w:rPr>
        <w:t xml:space="preserve">ין כדברי </w:t>
      </w:r>
      <w:r>
        <w:rPr>
          <w:rStyle w:val="2fb"/>
          <w:rtl/>
        </w:rPr>
        <w:t xml:space="preserve">ר"ע</w:t>
      </w:r>
      <w:r>
        <w:rPr>
          <w:rtl/>
        </w:rPr>
        <w:t xml:space="preserve"> - לספלים, שמן כדברי </w:t>
      </w:r>
      <w:r>
        <w:rPr>
          <w:rStyle w:val="2fb"/>
          <w:rtl/>
        </w:rPr>
        <w:t xml:space="preserve">רבי</w:t>
      </w:r>
      <w:r>
        <w:rPr>
          <w:rtl/>
        </w:rPr>
        <w:t xml:space="preserve"> טרפון - לאישים! </w:t>
      </w:r>
    </w:p>
    <w:p>
      <w:pPr>
        <w:pStyle w:val="38"/>
        <w:rPr>
          <w:ins w:id="100361" w:author="מנוע מכני" w:date="2026-10-11T12:04:39Z"/>
        </w:rPr>
      </w:pPr>
      <w:r>
        <w:t xml:space="preserve">ועוד </w:t>
      </w:r>
      <w:r>
        <w:t xml:space="preserve">תניא</w:t>
      </w:r>
      <w:r>
        <w:t xml:space="preserve">:</w:t>
      </w:r>
    </w:p>
    <w:p w:rsidR="00DA63EC" w:rsidRDefault="00DA63EC" w:rsidP="00DA63EC">
      <w:pPr>
        <w:tabs>
          <w:tab w:val="left" w:pos="0"/>
        </w:tabs>
        <w:rPr>
          <w:rtl/>
        </w:rPr>
      </w:pPr>
      <w:del w:id="100362" w:author="מנוע מכני" w:date="2026-10-11T12:04:39Z">
        <w:r>
          <w:rPr>
            <w:rtl/>
          </w:rPr>
          <w:delText xml:space="preserve"> </w:delText>
        </w:r>
      </w:del>
      <w:r>
        <w:rPr>
          <w:rtl/>
        </w:rPr>
        <w:t xml:space="preserve">יין נסך לספלים, או אינו אלא לאישים? אמרת: </w:t>
      </w:r>
      <w:r>
        <w:rPr>
          <w:rtl/>
        </w:rPr>
        <w:t xml:space="preserve">לא</w:t>
      </w:r>
      <w:r>
        <w:rPr>
          <w:rtl/>
        </w:rPr>
        <w:t xml:space="preserve"> יכבה.</w:t>
      </w:r>
    </w:p>
    <w:p>
      <w:pPr>
        <w:pStyle w:val="38"/>
        <w:rPr>
          <w:ins w:id="100363" w:author="מנוע מכני" w:date="2026-10-11T12:04:39Z"/>
        </w:rPr>
      </w:pPr>
      <w:r>
        <w:t>ל</w:t>
      </w:r>
      <w:r>
        <w:t>"</w:t>
      </w:r>
      <w:r>
        <w:t>ק</w:t>
      </w:r>
      <w:r>
        <w:t xml:space="preserve">:</w:t>
      </w:r>
    </w:p>
    <w:p w:rsidR="00DA63EC" w:rsidRDefault="00DA63EC" w:rsidP="00DA63EC">
      <w:pPr>
        <w:tabs>
          <w:tab w:val="left" w:pos="0"/>
        </w:tabs>
        <w:rPr>
          <w:rtl/>
        </w:rPr>
      </w:pPr>
      <w:del w:id="100364" w:author="מנוע מכני" w:date="2026-10-11T12:04:39Z">
        <w:r>
          <w:rPr>
            <w:rtl/>
          </w:rPr>
          <w:delText xml:space="preserve"> </w:delText>
        </w:r>
      </w:del>
      <w:r>
        <w:rPr>
          <w:rtl/>
        </w:rPr>
        <w:t xml:space="preserve">הא </w:t>
      </w:r>
      <w:ins w:id="90453" w:author="מנוע מכני" w:date="2026-10-11T12:04:39Z">
        <w:r>
          <w:rPr>
            <w:rStyle w:val="2fb"/>
            <w:rtl/>
          </w:rPr>
          <w:t xml:space="preserve">ר"י</w:t>
        </w:r>
      </w:ins>
      <w:del w:id="90454" w:author="מנוע מכני" w:date="2026-10-11T12:04:39Z">
        <w:r>
          <w:rPr>
            <w:rtl/>
          </w:rPr>
          <w:delText xml:space="preserve">רבי יהודה</w:delText>
        </w:r>
      </w:del>
      <w:r>
        <w:rPr>
          <w:rtl/>
        </w:rPr>
        <w:t xml:space="preserve">, הא </w:t>
      </w:r>
      <w:r>
        <w:rPr>
          <w:rStyle w:val="2fb"/>
          <w:rtl/>
        </w:rPr>
        <w:t xml:space="preserve">ר"ש</w:t>
      </w:r>
      <w:r>
        <w:rPr>
          <w:rtl/>
        </w:rPr>
        <w:t xml:space="preserve">.</w:t>
      </w:r>
    </w:p>
    <w:p w:rsidR="00DA63EC" w:rsidRDefault="00DA63EC" w:rsidP="00DA63EC">
      <w:pPr>
        <w:tabs>
          <w:tab w:val="left" w:pos="0"/>
        </w:tabs>
        <w:rPr>
          <w:rtl/>
        </w:rPr>
      </w:pPr>
      <w:r>
        <w:rPr>
          <w:rtl/>
        </w:rPr>
        <w:t xml:space="preserve">למימרא, </w:t>
      </w:r>
      <w:r>
        <w:rPr>
          <w:rStyle w:val="2fb"/>
          <w:rtl/>
        </w:rPr>
        <w:t xml:space="preserve">דשמואל</w:t>
      </w:r>
      <w:r>
        <w:rPr>
          <w:rtl/>
        </w:rPr>
        <w:t xml:space="preserve"> </w:t>
      </w:r>
      <w:r>
        <w:rPr>
          <w:rStyle w:val="2fb"/>
          <w:rtl/>
        </w:rPr>
        <w:t xml:space="preserve">כר"ש</w:t>
      </w:r>
      <w:r>
        <w:rPr>
          <w:rtl/>
        </w:rPr>
        <w:t xml:space="preserve"> סבירא </w:t>
      </w:r>
      <w:ins w:id="93499" w:author="מנוע מכני" w:date="2026-10-11T12:04:39Z">
        <w:r>
          <w:rPr>
            <w:rtl/>
          </w:rPr>
          <w:t xml:space="preserve">לו</w:t>
        </w:r>
      </w:ins>
      <w:del w:id="93500" w:author="מנוע מכני" w:date="2026-10-11T12:04:39Z">
        <w:r>
          <w:rPr>
            <w:rtl/>
          </w:rPr>
          <w:delText xml:space="preserve">ליה</w:delText>
        </w:r>
      </w:del>
      <w:r>
        <w:rPr>
          <w:rtl/>
        </w:rPr>
        <w:t xml:space="preserve">, </w:t>
      </w:r>
    </w:p>
    <w:p>
      <w:pPr>
        <w:pStyle w:val="38"/>
        <w:rPr>
          <w:ins w:id="100365" w:author="מנוע מכני" w:date="2026-10-11T12:04:39Z"/>
        </w:rPr>
      </w:pPr>
      <w:r w:rsidRPr="00E105BC">
        <w:t>וה</w:t>
      </w:r>
      <w:r w:rsidRPr="00E105BC">
        <w:t>ך ד</w:t>
      </w:r>
      <w:r w:rsidRPr="00E105BC">
        <w:t xml:space="preserve">שמואל:</w:t>
      </w:r>
    </w:p>
    <w:p w:rsidR="00DA63EC" w:rsidRPr="00E105BC" w:rsidRDefault="00DA63EC" w:rsidP="00DA63EC">
      <w:pPr>
        <w:tabs>
          <w:tab w:val="left" w:pos="0"/>
        </w:tabs>
        <w:rPr>
          <w:spacing w:val="-4"/>
          <w:rtl/>
        </w:rPr>
      </w:pPr>
      <w:del w:id="100366" w:author="מנוע מכני" w:date="2026-10-11T12:04:39Z">
        <w:r w:rsidRPr="00E105BC">
          <w:rPr>
            <w:spacing w:val="-4"/>
            <w:rtl/>
          </w:rPr>
          <w:delText xml:space="preserve"> </w:delText>
        </w:r>
      </w:del>
      <w:r w:rsidRPr="00E105BC">
        <w:rPr>
          <w:spacing w:val="-4"/>
          <w:rtl/>
        </w:rPr>
        <w:t xml:space="preserve">מכבין גחלת של מתכת </w:t>
      </w:r>
      <w:r w:rsidRPr="00E105BC">
        <w:rPr>
          <w:spacing w:val="-4"/>
          <w:rtl/>
        </w:rPr>
        <w:t xml:space="preserve">ברה"ר</w:t>
      </w:r>
      <w:r w:rsidRPr="00E105BC">
        <w:rPr>
          <w:spacing w:val="-4"/>
          <w:rtl/>
        </w:rPr>
        <w:t xml:space="preserve"> בשביל שלא יזוקו בה רבים, אבל </w:t>
      </w:r>
      <w:r w:rsidRPr="00E105BC">
        <w:rPr>
          <w:spacing w:val="-4"/>
          <w:rtl/>
        </w:rPr>
        <w:t xml:space="preserve">לא</w:t>
      </w:r>
      <w:r w:rsidRPr="00E105BC">
        <w:rPr>
          <w:spacing w:val="-4"/>
          <w:rtl/>
        </w:rPr>
        <w:t xml:space="preserve"> גחלת של עץ</w:t>
      </w:r>
      <w:ins w:id="95015" w:author="מנוע מכני" w:date="2026-10-11T12:04:39Z">
        <w:r>
          <w:rPr>
            <w:spacing w:val="-4"/>
            <w:rtl/>
          </w:rPr>
          <w:t xml:space="preserve">,</w:t>
        </w:r>
      </w:ins>
      <w:del w:id="95016" w:author="מנוע מכני" w:date="2026-10-11T12:04:39Z">
        <w:r w:rsidRPr="00E105BC">
          <w:rPr>
            <w:spacing w:val="-4"/>
            <w:rtl/>
          </w:rPr>
          <w:delText xml:space="preserve">;</w:delText>
        </w:r>
      </w:del>
    </w:p>
    <w:p w:rsidR="00DA63EC" w:rsidRDefault="00DA63EC" w:rsidP="00DA63EC">
      <w:pPr>
        <w:pStyle w:val="afff3"/>
        <w:framePr w:wrap="around"/>
        <w:rPr>
          <w:rtl/>
        </w:rPr>
      </w:pPr>
      <w:r>
        <w:rPr>
          <w:rFonts w:hint="cs"/>
          <w:rtl/>
        </w:rPr>
        <w:t>צב.</w:t>
      </w:r>
    </w:p>
    <w:p w:rsidR="00DA63EC" w:rsidRDefault="00DA63EC" w:rsidP="00DA63EC">
      <w:pPr>
        <w:tabs>
          <w:tab w:val="left" w:pos="0"/>
        </w:tabs>
        <w:rPr>
          <w:rtl/>
        </w:rPr>
      </w:pPr>
      <w:ins w:id="96035" w:author="מנוע מכני" w:date="2026-10-11T12:04:39Z">
        <w:r>
          <w:rPr>
            <w:rtl/>
          </w:rPr>
          <w:t xml:space="preserve">ואם </w:t>
        </w:r>
      </w:ins>
      <w:del w:id="96036" w:author="מנוע מכני" w:date="2026-10-11T12:04:39Z">
        <w:r>
          <w:rPr>
            <w:rtl/>
          </w:rPr>
          <w:delText xml:space="preserve">ואי </w:delText>
        </w:r>
      </w:del>
      <w:r>
        <w:rPr>
          <w:rtl/>
        </w:rPr>
        <w:t xml:space="preserve">ס"ד</w:t>
      </w:r>
      <w:r>
        <w:rPr>
          <w:rtl/>
        </w:rPr>
        <w:t xml:space="preserve"> </w:t>
      </w:r>
      <w:r>
        <w:rPr>
          <w:rStyle w:val="2fb"/>
          <w:rtl/>
        </w:rPr>
        <w:t xml:space="preserve">כר"ש</w:t>
      </w:r>
      <w:r>
        <w:rPr>
          <w:rtl/>
        </w:rPr>
        <w:t xml:space="preserve"> </w:t>
      </w:r>
      <w:ins w:id="96259" w:author="מנוע מכני" w:date="2026-10-11T12:04:39Z">
        <w:r>
          <w:rPr>
            <w:rtl/>
          </w:rPr>
          <w:t xml:space="preserve">סבר</w:t>
        </w:r>
      </w:ins>
      <w:del w:id="96260" w:author="מנוע מכני" w:date="2026-10-11T12:04:39Z">
        <w:r>
          <w:rPr>
            <w:rtl/>
          </w:rPr>
          <w:delText xml:space="preserve">ס"ל</w:delText>
        </w:r>
      </w:del>
      <w:r>
        <w:rPr>
          <w:rtl/>
        </w:rPr>
        <w:t xml:space="preserve">, </w:t>
      </w:r>
      <w:ins w:id="90455" w:author="מנוע מכני" w:date="2026-10-11T12:04:39Z">
        <w:r>
          <w:rPr>
            <w:rtl/>
          </w:rPr>
          <w:t xml:space="preserve">אפי'</w:t>
        </w:r>
      </w:ins>
      <w:del w:id="90456" w:author="מנוע מכני" w:date="2026-10-11T12:04:39Z">
        <w:r>
          <w:rPr>
            <w:rtl/>
          </w:rPr>
          <w:delText xml:space="preserve">אפילו</w:delText>
        </w:r>
      </w:del>
      <w:r>
        <w:rPr>
          <w:rtl/>
        </w:rPr>
        <w:t xml:space="preserve"> גחלת של עץ </w:t>
      </w:r>
      <w:ins w:id="91813" w:author="מנוע מכני" w:date="2026-10-11T12:04:39Z">
        <w:r>
          <w:rPr>
            <w:rtl/>
          </w:rPr>
          <w:t xml:space="preserve">גם</w:t>
        </w:r>
      </w:ins>
      <w:del w:id="91814" w:author="מנוע מכני" w:date="2026-10-11T12:04:39Z">
        <w:r>
          <w:rPr>
            <w:rtl/>
          </w:rPr>
          <w:delText xml:space="preserve">נמי</w:delText>
        </w:r>
      </w:del>
      <w:r>
        <w:rPr>
          <w:rtl/>
        </w:rPr>
        <w:t xml:space="preserve">! </w:t>
      </w:r>
    </w:p>
    <w:p w:rsidR="00DA63EC" w:rsidRDefault="00DA63EC" w:rsidP="00DA63EC">
      <w:pPr>
        <w:pStyle w:val="affffb"/>
        <w:rPr>
          <w:rtl/>
        </w:rPr>
      </w:pPr>
      <w:r>
        <w:rPr>
          <w:rtl/>
        </w:rPr>
        <w:t xml:space="preserve">- בדבר שאין מתכוין סבר לה </w:t>
      </w:r>
      <w:r>
        <w:rPr>
          <w:rStyle w:val="2fb"/>
          <w:rtl/>
        </w:rPr>
        <w:t xml:space="preserve">כר"ש</w:t>
      </w:r>
      <w:r>
        <w:rPr>
          <w:rtl/>
        </w:rPr>
        <w:t xml:space="preserve">, במלאכה שאינה צריכה לגופה סבר לה </w:t>
      </w:r>
      <w:ins w:id="90457" w:author="מנוע מכני" w:date="2026-10-11T12:04:39Z">
        <w:r>
          <w:rPr>
            <w:rStyle w:val="2fb"/>
            <w:rtl/>
          </w:rPr>
          <w:t xml:space="preserve">כר"י</w:t>
        </w:r>
      </w:ins>
      <w:del w:id="90458" w:author="מנוע מכני" w:date="2026-10-11T12:04:39Z">
        <w:r>
          <w:rPr>
            <w:rtl/>
          </w:rPr>
          <w:delText xml:space="preserve">כרבי יהודה</w:delText>
        </w:r>
      </w:del>
      <w:r>
        <w:rPr>
          <w:rtl/>
        </w:rPr>
        <w:t xml:space="preserve">.</w:t>
      </w:r>
    </w:p>
    <w:p w:rsidR="00DA63EC" w:rsidRDefault="00DA63EC" w:rsidP="00DA63EC">
      <w:pPr>
        <w:tabs>
          <w:tab w:val="left" w:pos="0"/>
        </w:tabs>
        <w:rPr>
          <w:rtl/>
        </w:rPr>
      </w:pPr>
    </w:p>
    <w:p>
      <w:pPr>
        <w:pStyle w:val="afffff8"/>
        <w:rPr>
          <w:ins w:id="90185" w:author="קלוד" w:date="2026-10-11T12:29:36Z"/>
        </w:rPr>
      </w:pPr>
      <w:ins w:id="90186" w:author="קלוד" w:date="2026-10-11T12:29:36Z">
        <w:r>
          <w:rPr>
            <w:color w:val="7B3F00"/>
          </w:rPr>
          <w:t xml:space="preserve">נסכים שנטמאו - מערכה בפני עצמן ושריפה</w:t>
        </w:r>
      </w:ins>
    </w:p>
    <w:p>
      <w:pPr>
        <w:pStyle w:val="38"/>
        <w:rPr>
          <w:ins w:id="100368" w:author="מנוע מכני" w:date="2026-10-11T12:04:39Z"/>
        </w:rPr>
      </w:pPr>
      <w:del w:id="100367" w:author="מנוע מכני" w:date="2026-10-11T12:04:39Z">
        <w:r w:rsidRPr="00E105BC">
          <w:delText xml:space="preserve">•</w:delText>
        </w:r>
      </w:del>
      <w:r w:rsidRPr="00E105BC">
        <w:t xml:space="preserve"> </w:t>
      </w:r>
      <w:r w:rsidRPr="00E105BC">
        <w:t>אר</w:t>
      </w:r>
      <w:r w:rsidRPr="00E105BC">
        <w:t>"</w:t>
      </w:r>
      <w:r w:rsidRPr="00E105BC">
        <w:t>ה</w:t>
      </w:r>
      <w:r w:rsidRPr="00E105BC">
        <w:t xml:space="preserve">:</w:t>
      </w:r>
    </w:p>
    <w:p w:rsidR="00DA63EC" w:rsidRPr="00E105BC" w:rsidRDefault="00DA63EC" w:rsidP="00DA63EC">
      <w:pPr>
        <w:tabs>
          <w:tab w:val="left" w:pos="0"/>
        </w:tabs>
        <w:rPr>
          <w:spacing w:val="-2"/>
          <w:rtl/>
        </w:rPr>
      </w:pPr>
      <w:del w:id="100369" w:author="מנוע מכני" w:date="2026-10-11T12:04:39Z">
        <w:r w:rsidRPr="00E105BC">
          <w:rPr>
            <w:spacing w:val="-2"/>
            <w:rtl/>
          </w:rPr>
          <w:delText xml:space="preserve"> </w:delText>
        </w:r>
      </w:del>
      <w:r w:rsidRPr="00E105BC">
        <w:rPr>
          <w:spacing w:val="-2"/>
          <w:rtl/>
        </w:rPr>
        <w:t xml:space="preserve">נסכים שנטמאו, עושה להן מערכה בפני עצמן ושורפן, </w:t>
      </w:r>
      <w:r w:rsidRPr="00E105BC">
        <w:rPr>
          <w:rFonts w:hint="cs"/>
          <w:spacing w:val="-2"/>
          <w:rtl/>
        </w:rPr>
        <w:t>משום שנא'</w:t>
      </w:r>
      <w:r w:rsidRPr="00E105BC">
        <w:rPr>
          <w:rStyle w:val="afffff0"/>
          <w:spacing w:val="-2"/>
          <w:rtl/>
        </w:rPr>
        <w:t xml:space="preserve"> </w:t>
      </w:r>
      <w:r w:rsidRPr="00E105BC">
        <w:rPr>
          <w:rStyle w:val="afffff0"/>
          <w:rFonts w:hint="cs"/>
          <w:spacing w:val="-2"/>
          <w:rtl/>
        </w:rPr>
        <w:t>'</w:t>
      </w:r>
      <w:ins w:id="91023" w:author="Claude - סמנטי" w:date="2026-10-11T12:26:16Z">
        <w:r>
          <w:rPr>
            <w:rStyle w:val="afffff0"/>
            <w:spacing w:val="-2"/>
            <w:rtl/>
          </w:rPr>
          <w:t xml:space="preserve">בַּקּוֹדֶשׁ בָּאֵשׁ תִּשָּׂרֵף</w:t>
        </w:r>
      </w:ins>
      <w:del w:id="91024" w:author="Claude - סמנטי" w:date="2026-10-11T12:26:16Z">
        <w:r w:rsidRPr="00E105BC">
          <w:rPr>
            <w:rStyle w:val="afffff0"/>
            <w:spacing w:val="-2"/>
            <w:rtl/>
          </w:rPr>
          <w:delText xml:space="preserve">בקודש באש תשרף</w:delText>
        </w:r>
      </w:del>
      <w:r w:rsidRPr="00E105BC">
        <w:rPr>
          <w:rStyle w:val="afffff0"/>
          <w:rFonts w:hint="cs"/>
          <w:spacing w:val="-2"/>
          <w:rtl/>
        </w:rPr>
        <w:t>'</w:t>
      </w:r>
      <w:r w:rsidRPr="00E105BC">
        <w:rPr>
          <w:rStyle w:val="afffff0"/>
          <w:spacing w:val="-2"/>
          <w:rtl/>
        </w:rPr>
        <w:t>.</w:t>
      </w:r>
    </w:p>
    <w:p>
      <w:pPr>
        <w:pStyle w:val="38"/>
        <w:rPr>
          <w:ins w:id="100370" w:author="מנוע מכני" w:date="2026-10-11T12:04:39Z"/>
        </w:rPr>
      </w:pPr>
      <w:r w:rsidRPr="00891B40">
        <w:t>תנ</w:t>
      </w:r>
      <w:r w:rsidRPr="00891B40">
        <w:t>"</w:t>
      </w:r>
      <w:r w:rsidRPr="00891B40">
        <w:t>ה</w:t>
      </w:r>
      <w:r>
        <w:t xml:space="preserve">:</w:t>
      </w:r>
    </w:p>
    <w:p w:rsidR="00DA63EC" w:rsidRDefault="00DA63EC" w:rsidP="00DA63EC">
      <w:pPr>
        <w:tabs>
          <w:tab w:val="left" w:pos="0"/>
        </w:tabs>
        <w:rPr>
          <w:rtl/>
        </w:rPr>
      </w:pPr>
      <w:del w:id="100371" w:author="מנוע מכני" w:date="2026-10-11T12:04:39Z">
        <w:r>
          <w:rPr>
            <w:rtl/>
          </w:rPr>
          <w:delText xml:space="preserve"> </w:delText>
        </w:r>
      </w:del>
      <w:r>
        <w:rPr>
          <w:rtl/>
        </w:rPr>
        <w:t xml:space="preserve">הדם והשמן והמנחות והנסכים שנטמאו, עושה להן מערכה בפני עצמן ושורפן.</w:t>
      </w:r>
    </w:p>
    <w:p>
      <w:pPr>
        <w:pStyle w:val="38"/>
        <w:rPr>
          <w:ins w:id="100373" w:author="מנוע מכני" w:date="2026-10-11T12:04:39Z"/>
        </w:rPr>
      </w:pPr>
      <w:del w:id="100372" w:author="מנוע מכני" w:date="2026-10-11T12:04:39Z">
        <w:r>
          <w:delText xml:space="preserve">•</w:delText>
        </w:r>
      </w:del>
      <w:r>
        <w:t xml:space="preserve"> </w:t>
      </w:r>
      <w:del w:id="101772" w:author="מנוע מכני" w:date="2026-10-11T12:04:39Z">
        <w:r>
          <w:delText xml:space="preserve">א"ל </w:delText>
        </w:r>
      </w:del>
      <w:r>
        <w:t xml:space="preserve">שמואל לרב חנא בגדתאה:</w:t>
      </w:r>
    </w:p>
    <w:p w:rsidR="00DA63EC" w:rsidRDefault="00DA63EC" w:rsidP="00DA63EC">
      <w:pPr>
        <w:tabs>
          <w:tab w:val="left" w:pos="0"/>
        </w:tabs>
        <w:rPr>
          <w:rtl/>
        </w:rPr>
      </w:pPr>
      <w:del w:id="100374" w:author="מנוע מכני" w:date="2026-10-11T12:04:39Z">
        <w:r>
          <w:rPr>
            <w:rtl/>
          </w:rPr>
          <w:delText xml:space="preserve"> </w:delText>
        </w:r>
      </w:del>
      <w:r>
        <w:rPr>
          <w:rFonts w:hint="cs"/>
          <w:rtl/>
        </w:rPr>
        <w:t>הבא לי עשרה אנשים ואומר לפניהם ד</w:t>
      </w:r>
      <w:r>
        <w:rPr>
          <w:rtl/>
        </w:rPr>
        <w:t>נסכים שנטמאו, עושה להן מערכה בפני עצמן ושורפן.</w:t>
      </w:r>
    </w:p>
    <w:p w:rsidR="00DA63EC" w:rsidRDefault="00DA63EC" w:rsidP="00DA63EC">
      <w:pPr>
        <w:pStyle w:val="Hadran"/>
        <w:rPr>
          <w:rtl/>
        </w:rPr>
        <w:pPrChange w:id="104013" w:author="Claude" w:date="2026-10-11T09:08:09Z">
          <w:pPr>
            <w:pStyle w:val="affff"/>
            <w:rPr>
              <w:rtl/>
            </w:rPr>
          </w:pPr>
        </w:pPrChange>
      </w:pPr>
      <w:r>
        <w:rPr>
          <w:rtl/>
        </w:rPr>
        <w:t>הדרן עלך כל התדיר.</w:t>
      </w:r>
    </w:p>
    <w:p w:rsidR="00DA63EC" w:rsidRDefault="00DA63EC" w:rsidP="00DA63EC">
      <w:pPr>
        <w:tabs>
          <w:tab w:val="left" w:pos="0"/>
        </w:tabs>
        <w:rPr>
          <w:rtl/>
        </w:rPr>
      </w:pPr>
    </w:p>
    <w:p w:rsidR="00DA63EC" w:rsidRDefault="00DA63EC" w:rsidP="00DA63EC">
      <w:pPr>
        <w:tabs>
          <w:tab w:val="left" w:pos="0"/>
        </w:tabs>
        <w:spacing w:after="160" w:line="259" w:lineRule="auto"/>
        <w:rPr>
          <w:rtl/>
        </w:rPr>
      </w:pPr>
      <w:r>
        <w:rPr>
          <w:rtl/>
        </w:rPr>
        <w:br w:type="page"/>
      </w:r>
    </w:p>
    <w:p w:rsidR="00DA63EC" w:rsidRDefault="00DA63EC" w:rsidP="00DA63EC">
      <w:pPr>
        <w:pStyle w:val="afff7"/>
        <w:framePr w:wrap="around"/>
        <w:rPr>
          <w:del w:id="102981" w:author="Claude" w:date="2026-10-11T09:07:44Z"/>
          <w:rtl/>
        </w:rPr>
      </w:pPr>
      <w:del w:id="102980" w:author="Claude" w:date="2026-10-11T09:07:44Z">
        <w:r>
          <w:rPr>
            <w:rFonts w:hint="cs"/>
            <w:rtl/>
          </w:rPr>
          <w:lastRenderedPageBreak/>
          <w:delText xml:space="preserve">דם חטאת </w:delText>
        </w:r>
      </w:del>
    </w:p>
    <w:p w:rsidR="00DA63EC" w:rsidRDefault="00DA63EC" w:rsidP="00DA63EC">
      <w:pPr>
        <w:pStyle w:val="afff3"/>
        <w:framePr w:wrap="around"/>
        <w:rPr>
          <w:rtl/>
        </w:rPr>
      </w:pPr>
      <w:r>
        <w:rPr>
          <w:rFonts w:hint="cs"/>
          <w:rtl/>
        </w:rPr>
        <w:t>צב.</w:t>
      </w:r>
    </w:p>
    <w:p w:rsidR="00DA63EC" w:rsidRDefault="00DA63EC" w:rsidP="00DA63EC">
      <w:pPr>
        <w:pStyle w:val="afff6"/>
        <w:framePr w:wrap="around"/>
        <w:rPr>
          <w:del w:id="102979" w:author="Claude" w:date="2026-10-11T09:07:44Z"/>
          <w:rtl/>
        </w:rPr>
      </w:pPr>
      <w:del w:id="102978" w:author="Claude" w:date="2026-10-11T09:07:44Z">
        <w:r>
          <w:rPr>
            <w:rFonts w:hint="cs"/>
            <w:rtl/>
          </w:rPr>
          <w:delText xml:space="preserve">פרק אחד עשר</w:delText>
        </w:r>
      </w:del>
    </w:p>
    <w:p>
      <w:pPr>
        <w:pStyle w:val="PetichatPerek"/>
        <w:rPr>
          <w:ins w:id="102977" w:author="Claude" w:date="2026-10-11T09:07:44Z"/>
        </w:rPr>
      </w:pPr>
      <w:ins w:id="102976" w:author="Claude" w:date="2026-10-11T09:07:44Z">
        <w:r>
          <w:rPr>
            <w:rFonts w:hint="cs"/>
            <w:rtl/>
          </w:rPr>
          <w:t xml:space="preserve">פרק אחד עשר</w:t>
        </w:r>
        <w:r>
          <w:rPr>
            <w:rFonts w:hint="cs"/>
            <w:rtl/>
          </w:rPr>
          <w:t xml:space="preserve"> - </w:t>
        </w:r>
        <w:r>
          <w:rPr>
            <w:rFonts w:hint="cs"/>
            <w:rtl/>
          </w:rPr>
          <w:t xml:space="preserve">דם חטאת</w:t>
        </w:r>
      </w:ins>
    </w:p>
    <w:p>
      <w:pPr>
        <w:pStyle w:val="MishnaBatzad"/>
        <w:rPr>
          <w:ins w:id="20436" w:author="קלוד" w:date="2026-10-11T09:07:24Z"/>
        </w:rPr>
      </w:pPr>
      <w:ins w:id="20435" w:author="קלוד" w:date="2026-10-11T09:07:24Z">
        <w:r>
          <w:t xml:space="preserve">משנה א</w:t>
        </w:r>
      </w:ins>
    </w:p>
    <w:p w:rsidR="00DA63EC" w:rsidRPr="000A334C" w:rsidRDefault="00DA63EC" w:rsidP="003B6D22">
      <w:pPr>
        <w:pStyle w:val="afff9"/>
        <w:rPr>
          <w:del w:id="20274" w:author="קלוד" w:date="2026-10-11T09:07:24Z"/>
          <w:rtl/>
        </w:rPr>
      </w:pPr>
      <w:del w:id="20273" w:author="קלוד" w:date="2026-10-11T09:07:24Z">
        <w:r w:rsidRPr="000A334C">
          <w:rPr>
            <w:rtl/>
          </w:rPr>
          <w:delText xml:space="preserve">מתני'.</w:delText>
        </w:r>
      </w:del>
    </w:p>
    <w:p w:rsidR="00DA63EC" w:rsidRPr="000A334C" w:rsidRDefault="00DA63EC" w:rsidP="003B6D22">
      <w:pPr>
        <w:pStyle w:val="afff9"/>
        <w:spacing w:before="120"/>
        <w:rPr>
          <w:rtl/>
        </w:rPr>
        <w:pPrChange w:id="90050" w:author="קלוד" w:date="2026-10-11T12:09:42Z">
          <w:pPr>
            <w:pStyle w:val="afff9"/>
          </w:pPr>
        </w:pPrChange>
      </w:pPr>
      <w:r w:rsidRPr="000A334C">
        <w:rPr>
          <w:rtl/>
        </w:rPr>
        <w:t>דם חטאת שנתז על הבגד - הרי זה טעון כיבוס, אע"פ שאין הכתוב מדבר אלא בנאכלות, שנאמר: במקום קדוש תאכל.</w:t>
      </w:r>
    </w:p>
    <w:p w:rsidR="00DA63EC" w:rsidRPr="000A334C" w:rsidRDefault="00DA63EC" w:rsidP="003B6D22">
      <w:pPr>
        <w:pStyle w:val="afff9"/>
        <w:rPr>
          <w:rtl/>
        </w:rPr>
      </w:pPr>
      <w:r w:rsidRPr="000A334C">
        <w:rPr>
          <w:rtl/>
        </w:rPr>
        <w:t xml:space="preserve">אחד הנאכלות ואחד הפנימיות - טעונות כיבוס, </w:t>
      </w:r>
    </w:p>
    <w:p w:rsidR="00DA63EC" w:rsidRPr="000A334C" w:rsidRDefault="00DA63EC" w:rsidP="003B6D22">
      <w:pPr>
        <w:pStyle w:val="afff9"/>
        <w:rPr>
          <w:rtl/>
        </w:rPr>
      </w:pPr>
      <w:r w:rsidRPr="000A334C">
        <w:rPr>
          <w:rtl/>
        </w:rPr>
        <w:t>שנאמר: תורת החטאת, תורה אחת לכל החטאות.</w:t>
      </w:r>
    </w:p>
    <w:p w:rsidR="00DA63EC" w:rsidRPr="000A334C" w:rsidRDefault="00DA63EC" w:rsidP="003B6D22">
      <w:pPr>
        <w:pStyle w:val="afff9"/>
        <w:rPr>
          <w:rtl/>
        </w:rPr>
      </w:pPr>
    </w:p>
    <w:p w:rsidR="00DA63EC" w:rsidRPr="000A334C" w:rsidRDefault="00DA63EC" w:rsidP="003B6D22">
      <w:pPr>
        <w:pStyle w:val="afff9"/>
        <w:rPr>
          <w:rtl/>
        </w:rPr>
      </w:pPr>
      <w:r w:rsidRPr="000A334C">
        <w:rPr>
          <w:rtl/>
        </w:rPr>
        <w:t xml:space="preserve">חטאת פסולה - אין דמה טעון כיבוס, </w:t>
      </w:r>
    </w:p>
    <w:p w:rsidR="00DA63EC" w:rsidRPr="000A334C" w:rsidRDefault="00DA63EC" w:rsidP="003B6D22">
      <w:pPr>
        <w:pStyle w:val="afff9"/>
        <w:rPr>
          <w:rtl/>
        </w:rPr>
      </w:pPr>
      <w:r w:rsidRPr="000A334C">
        <w:rPr>
          <w:rtl/>
        </w:rPr>
        <w:tab/>
        <w:t>בין שהיתה לה שעת הכושר, ובין שלא היתה לה שעת הכושר.</w:t>
      </w:r>
    </w:p>
    <w:p w:rsidR="00DA63EC" w:rsidRPr="000A334C" w:rsidRDefault="00DA63EC" w:rsidP="003B6D22">
      <w:pPr>
        <w:pStyle w:val="afff9"/>
        <w:rPr>
          <w:rtl/>
        </w:rPr>
      </w:pPr>
      <w:r w:rsidRPr="000A334C">
        <w:rPr>
          <w:rtl/>
        </w:rPr>
        <w:t>איזו היא שהיתה לה שעת הכושר? שלנה, ושנטמאה, ושיצאת;</w:t>
      </w:r>
    </w:p>
    <w:p w:rsidR="00DA63EC" w:rsidRPr="000A334C" w:rsidRDefault="00DA63EC" w:rsidP="003B6D22">
      <w:pPr>
        <w:pStyle w:val="afff9"/>
        <w:rPr>
          <w:rtl/>
        </w:rPr>
      </w:pPr>
      <w:r w:rsidRPr="000A334C">
        <w:rPr>
          <w:rtl/>
        </w:rPr>
        <w:t xml:space="preserve">ואיזו היא שלא היתה לה שעת הכושר? </w:t>
      </w:r>
    </w:p>
    <w:p w:rsidR="00DA63EC" w:rsidRPr="000A334C" w:rsidRDefault="00DA63EC" w:rsidP="003B6D22">
      <w:pPr>
        <w:pStyle w:val="afff9"/>
        <w:rPr>
          <w:rtl/>
        </w:rPr>
      </w:pPr>
      <w:r w:rsidRPr="000A334C">
        <w:rPr>
          <w:rtl/>
        </w:rPr>
        <w:tab/>
        <w:t>שנשחטה חוץ לזמנה וחוץ למקומה, ושקיבלו פסולין את דמה.</w:t>
      </w:r>
    </w:p>
    <w:p w:rsidR="00DA63EC" w:rsidRDefault="00DA63EC" w:rsidP="00DA63EC">
      <w:pPr>
        <w:pStyle w:val="affffd"/>
        <w:rPr>
          <w:rtl/>
        </w:rPr>
      </w:pPr>
      <w:r>
        <w:rPr>
          <w:rtl/>
        </w:rPr>
        <w:t>׹</w:t>
      </w:r>
    </w:p>
    <w:p>
      <w:pPr>
        <w:pStyle w:val="afffff8"/>
        <w:rPr>
          <w:ins w:id="90183" w:author="קלוד" w:date="2026-10-11T12:29:36Z"/>
        </w:rPr>
      </w:pPr>
      <w:ins w:id="90184" w:author="קלוד" w:date="2026-10-11T12:29:36Z">
        <w:r>
          <w:rPr>
            <w:color w:val="7B3F00"/>
          </w:rPr>
          <w:t xml:space="preserve">כיבוס מדם חטאת - בנשחטות ולא חטאת העוף</w:t>
        </w:r>
      </w:ins>
    </w:p>
    <w:p w:rsidR="00DA63EC" w:rsidRDefault="00DA63EC" w:rsidP="00DA63EC">
      <w:pPr>
        <w:tabs>
          <w:tab w:val="left" w:pos="0"/>
        </w:tabs>
        <w:rPr>
          <w:rtl/>
        </w:rPr>
      </w:pPr>
      <w:r>
        <w:rPr>
          <w:rtl/>
        </w:rPr>
        <w:t xml:space="preserve">• </w:t>
      </w:r>
      <w:r>
        <w:rPr>
          <w:rStyle w:val="2fb"/>
          <w:rFonts w:hint="cs"/>
          <w:rtl/>
        </w:rPr>
        <w:t>אר</w:t>
      </w:r>
      <w:r>
        <w:rPr>
          <w:rStyle w:val="2fb"/>
          <w:rtl/>
        </w:rPr>
        <w:t>"</w:t>
      </w:r>
      <w:r>
        <w:rPr>
          <w:rStyle w:val="2fb"/>
          <w:rFonts w:hint="cs"/>
          <w:rtl/>
        </w:rPr>
        <w:t xml:space="preserve">ל</w:t>
      </w:r>
      <w:r>
        <w:rPr>
          <w:rFonts w:hint="cs"/>
          <w:rtl/>
        </w:rPr>
        <w:t xml:space="preserve"> </w:t>
      </w:r>
      <w:r>
        <w:rPr>
          <w:rtl/>
        </w:rPr>
        <w:t xml:space="preserve">משום </w:t>
      </w:r>
      <w:r>
        <w:rPr>
          <w:rStyle w:val="2fb"/>
          <w:rtl/>
        </w:rPr>
        <w:t xml:space="preserve">בר קפרא</w:t>
      </w:r>
      <w:r>
        <w:rPr>
          <w:rtl/>
        </w:rPr>
        <w:t xml:space="preserve">,</w:t>
      </w:r>
      <w:r w:rsidRPr="00464129">
        <w:rPr>
          <w:rStyle w:val="afffff0"/>
          <w:rtl/>
        </w:rPr>
        <w:t xml:space="preserve"> </w:t>
      </w:r>
      <w:r w:rsidRPr="00464129">
        <w:rPr>
          <w:rStyle w:val="afffff0"/>
          <w:rFonts w:hint="cs"/>
          <w:rtl/>
        </w:rPr>
        <w:t>'</w:t>
      </w:r>
      <w:r w:rsidRPr="00464129">
        <w:rPr>
          <w:rStyle w:val="afffff0"/>
          <w:rtl/>
        </w:rPr>
        <w:t>תשחט</w:t>
      </w:r>
      <w:r w:rsidRPr="00464129">
        <w:rPr>
          <w:rStyle w:val="afffff0"/>
          <w:rFonts w:hint="cs"/>
          <w:rtl/>
        </w:rPr>
        <w:t>'</w:t>
      </w:r>
      <w:r w:rsidRPr="00464129">
        <w:rPr>
          <w:rStyle w:val="afffff0"/>
          <w:rtl/>
        </w:rPr>
        <w:t>,</w:t>
      </w:r>
      <w:r>
        <w:rPr>
          <w:rtl/>
        </w:rPr>
        <w:t xml:space="preserve"> בנשחטות הכתוב מדבר.</w:t>
      </w:r>
      <w:r>
        <w:rPr>
          <w:rFonts w:hint="cs"/>
          <w:rtl/>
        </w:rPr>
        <w:t xml:space="preserve"> </w:t>
      </w:r>
      <w:r>
        <w:rPr>
          <w:rtl/>
        </w:rPr>
        <w:t>–</w:t>
      </w:r>
      <w:r>
        <w:rPr>
          <w:rFonts w:hint="cs"/>
          <w:rtl/>
        </w:rPr>
        <w:t xml:space="preserve"> ולא בחטאות העוף</w:t>
      </w:r>
    </w:p>
    <w:p w:rsidR="00DA63EC" w:rsidRDefault="00DA63EC" w:rsidP="00DA63EC">
      <w:pPr>
        <w:tabs>
          <w:tab w:val="left" w:pos="0"/>
        </w:tabs>
        <w:rPr>
          <w:rtl/>
        </w:rPr>
      </w:pPr>
      <w:r>
        <w:rPr>
          <w:rStyle w:val="2fb"/>
          <w:rFonts w:hint="cs"/>
          <w:rtl/>
        </w:rPr>
        <w:t xml:space="preserve">ורבי</w:t>
      </w:r>
      <w:r>
        <w:rPr>
          <w:rFonts w:hint="cs"/>
          <w:rtl/>
        </w:rPr>
        <w:t xml:space="preserve"> </w:t>
      </w:r>
      <w:ins w:id="93501" w:author="מנוע מכני" w:date="2026-10-11T12:04:39Z">
        <w:r>
          <w:rPr>
            <w:rFonts w:hint="cs"/>
            <w:rtl/>
          </w:rPr>
          <w:t xml:space="preserve">התורה</w:t>
        </w:r>
      </w:ins>
      <w:del w:id="93502" w:author="מנוע מכני" w:date="2026-10-11T12:04:39Z">
        <w:r>
          <w:rPr>
            <w:rFonts w:hint="cs"/>
            <w:rtl/>
          </w:rPr>
          <w:delText xml:space="preserve">רחמנא</w:delText>
        </w:r>
      </w:del>
      <w:r>
        <w:rPr>
          <w:rFonts w:hint="cs"/>
          <w:rtl/>
        </w:rPr>
        <w:t xml:space="preserve"> תורת אפי' לנאכלות, 'זאת </w:t>
      </w:r>
      <w:ins w:id="96731" w:author="מנוע מכני" w:date="2026-10-11T12:04:39Z">
        <w:r>
          <w:rPr>
            <w:rFonts w:hint="cs"/>
            <w:rtl/>
          </w:rPr>
          <w:t xml:space="preserve">למעט</w:t>
        </w:r>
      </w:ins>
      <w:del w:id="96732" w:author="מנוע מכני" w:date="2026-10-11T12:04:39Z">
        <w:r>
          <w:rPr>
            <w:rFonts w:hint="cs"/>
            <w:rtl/>
          </w:rPr>
          <w:delText xml:space="preserve">למעוטי</w:delText>
        </w:r>
      </w:del>
      <w:r>
        <w:rPr>
          <w:rFonts w:hint="cs"/>
          <w:rtl/>
        </w:rPr>
        <w:t xml:space="preserve"> </w:t>
      </w:r>
      <w:r>
        <w:rPr>
          <w:rtl/>
        </w:rPr>
        <w:t>חטאת העוף</w:t>
      </w:r>
    </w:p>
    <w:p w:rsidR="00DA63EC" w:rsidRDefault="00DA63EC" w:rsidP="00DA63EC">
      <w:pPr>
        <w:tabs>
          <w:tab w:val="left" w:pos="0"/>
        </w:tabs>
        <w:rPr>
          <w:rtl/>
        </w:rPr>
      </w:pPr>
      <w:ins w:id="97269" w:author="מנוע מכני" w:date="2026-10-11T12:04:39Z">
        <w:r>
          <w:rPr>
            <w:rtl/>
          </w:rPr>
          <w:t xml:space="preserve">ומסתבר</w:t>
        </w:r>
      </w:ins>
      <w:del w:id="97270" w:author="מנוע מכני" w:date="2026-10-11T12:04:39Z">
        <w:r>
          <w:rPr>
            <w:rtl/>
          </w:rPr>
          <w:delText xml:space="preserve">ומסתברא</w:delText>
        </w:r>
      </w:del>
      <w:r>
        <w:rPr>
          <w:rtl/>
        </w:rPr>
        <w:t xml:space="preserve"> </w:t>
      </w:r>
      <w:r>
        <w:rPr>
          <w:rFonts w:hint="cs"/>
          <w:rtl/>
        </w:rPr>
        <w:t xml:space="preserve">לרבות </w:t>
      </w:r>
      <w:r>
        <w:rPr>
          <w:rtl/>
        </w:rPr>
        <w:t>חטאת בהמה פנימיות שכן, בהמה, שחיטת צפון, וקבלת כלי, וקרן, ואצבע, וחודה, ואישים.</w:t>
      </w:r>
    </w:p>
    <w:p w:rsidR="00DA63EC" w:rsidRDefault="00DA63EC" w:rsidP="00DA63EC">
      <w:pPr>
        <w:pStyle w:val="afff3"/>
        <w:framePr w:wrap="around"/>
        <w:rPr>
          <w:rtl/>
        </w:rPr>
      </w:pPr>
      <w:r>
        <w:rPr>
          <w:rFonts w:hint="cs"/>
          <w:rtl/>
        </w:rPr>
        <w:t>צב:</w:t>
      </w:r>
    </w:p>
    <w:p w:rsidR="00DA63EC" w:rsidRDefault="00DA63EC" w:rsidP="00DA63EC">
      <w:pPr>
        <w:tabs>
          <w:tab w:val="left" w:pos="0"/>
        </w:tabs>
        <w:rPr>
          <w:rtl/>
        </w:rPr>
      </w:pPr>
      <w:r>
        <w:rPr>
          <w:rStyle w:val="2fb"/>
          <w:rtl/>
        </w:rPr>
        <w:t xml:space="preserve">אדרבה</w:t>
      </w:r>
      <w:r>
        <w:rPr>
          <w:rtl/>
        </w:rPr>
        <w:t xml:space="preserve">, חטאת העוף </w:t>
      </w:r>
      <w:r>
        <w:rPr>
          <w:rtl/>
        </w:rPr>
        <w:t xml:space="preserve">הו"</w:t>
      </w:r>
      <w:r>
        <w:rPr>
          <w:rFonts w:hint="cs"/>
          <w:rtl/>
        </w:rPr>
        <w:t xml:space="preserve">ל</w:t>
      </w:r>
      <w:r>
        <w:rPr>
          <w:rFonts w:hint="cs"/>
          <w:rtl/>
        </w:rPr>
        <w:t xml:space="preserve"> </w:t>
      </w:r>
      <w:r>
        <w:rPr>
          <w:rtl/>
        </w:rPr>
        <w:t>לרבויי, שכן חוץ כמותה ואכילה כמותה! הנך נפישין.</w:t>
      </w:r>
    </w:p>
    <w:p>
      <w:pPr>
        <w:pStyle w:val="38"/>
        <w:rPr>
          <w:ins w:id="100376" w:author="מנוע מכני" w:date="2026-10-11T12:04:39Z"/>
        </w:rPr>
      </w:pPr>
      <w:del w:id="100375" w:author="מנוע מכני" w:date="2026-10-11T12:04:39Z">
        <w:r>
          <w:delText xml:space="preserve">•</w:delText>
        </w:r>
      </w:del>
      <w:r>
        <w:t xml:space="preserve"> רב יוסף:</w:t>
      </w:r>
    </w:p>
    <w:p w:rsidR="00DA63EC" w:rsidRDefault="00DA63EC" w:rsidP="00DA63EC">
      <w:pPr>
        <w:tabs>
          <w:tab w:val="left" w:pos="0"/>
        </w:tabs>
        <w:rPr>
          <w:rtl/>
        </w:rPr>
      </w:pPr>
      <w:del w:id="100377" w:author="מנוע מכני" w:date="2026-10-11T12:04:39Z">
        <w:r w:rsidRPr="00464129">
          <w:rPr>
            <w:rStyle w:val="afffff0"/>
            <w:rtl/>
          </w:rPr>
          <w:delText xml:space="preserve"> </w:delText>
        </w:r>
      </w:del>
      <w:r w:rsidRPr="00464129">
        <w:rPr>
          <w:rStyle w:val="afffff0"/>
          <w:rFonts w:hint="cs"/>
          <w:rtl/>
        </w:rPr>
        <w:t>'</w:t>
      </w:r>
      <w:ins w:id="91025" w:author="Claude - סמנטי" w:date="2026-10-11T12:26:16Z">
        <w:r>
          <w:rPr>
            <w:rStyle w:val="afffff0"/>
            <w:rtl/>
          </w:rPr>
          <w:t xml:space="preserve">יֹאכְלֶנָּה</w:t>
        </w:r>
      </w:ins>
      <w:del w:id="91026" w:author="Claude - סמנטי" w:date="2026-10-11T12:26:16Z">
        <w:r w:rsidRPr="00464129">
          <w:rPr>
            <w:rStyle w:val="afffff0"/>
            <w:rtl/>
          </w:rPr>
          <w:delText xml:space="preserve">יאכלנה</w:delText>
        </w:r>
      </w:del>
      <w:r w:rsidRPr="00464129">
        <w:rPr>
          <w:rStyle w:val="afffff0"/>
          <w:rFonts w:hint="cs"/>
          <w:rtl/>
        </w:rPr>
        <w:t>'</w:t>
      </w:r>
      <w:r w:rsidRPr="00464129">
        <w:rPr>
          <w:rStyle w:val="afffff0"/>
          <w:rtl/>
        </w:rPr>
        <w:t>,</w:t>
      </w:r>
      <w:r>
        <w:rPr>
          <w:rtl/>
        </w:rPr>
        <w:t xml:space="preserve"> לזו ולא לאחרת, בנאכלות מיעט הכתוב.</w:t>
      </w:r>
    </w:p>
    <w:p w:rsidR="00DA63EC" w:rsidRDefault="00DA63EC" w:rsidP="00DA63EC">
      <w:pPr>
        <w:tabs>
          <w:tab w:val="left" w:pos="0"/>
        </w:tabs>
        <w:rPr>
          <w:rtl/>
        </w:rPr>
      </w:pPr>
      <w:ins w:id="96037" w:author="מנוע מכני" w:date="2026-10-11T12:04:39Z">
        <w:r>
          <w:rPr>
            <w:rFonts w:hint="cs"/>
            <w:rtl/>
          </w:rPr>
          <w:t xml:space="preserve">ואם </w:t>
        </w:r>
      </w:ins>
      <w:del w:id="96038" w:author="מנוע מכני" w:date="2026-10-11T12:04:39Z">
        <w:r>
          <w:rPr>
            <w:rFonts w:hint="cs"/>
            <w:rtl/>
          </w:rPr>
          <w:delText xml:space="preserve">ו</w:delText>
        </w:r>
        <w:r>
          <w:rPr>
            <w:rtl/>
          </w:rPr>
          <w:delText xml:space="preserve">אי </w:delText>
        </w:r>
      </w:del>
      <w:ins w:id="91815" w:author="מנוע מכני" w:date="2026-10-11T12:04:39Z">
        <w:r>
          <w:rPr>
            <w:rtl/>
          </w:rPr>
          <w:t xml:space="preserve">לא</w:t>
        </w:r>
      </w:ins>
      <w:del w:id="91816" w:author="מנוע מכני" w:date="2026-10-11T12:04:39Z">
        <w:r>
          <w:rPr>
            <w:rtl/>
          </w:rPr>
          <w:delText xml:space="preserve">לאו</w:delText>
        </w:r>
      </w:del>
      <w:r>
        <w:rPr>
          <w:rtl/>
        </w:rPr>
        <w:t xml:space="preserve"> זאת, </w:t>
      </w:r>
      <w:r>
        <w:rPr>
          <w:rtl/>
        </w:rPr>
        <w:t xml:space="preserve">הו"</w:t>
      </w:r>
      <w:r>
        <w:rPr>
          <w:rFonts w:hint="cs"/>
          <w:rtl/>
        </w:rPr>
        <w:t>א</w:t>
      </w:r>
      <w:r>
        <w:rPr>
          <w:rtl/>
        </w:rPr>
        <w:t xml:space="preserve"> יאכלנה </w:t>
      </w:r>
      <w:ins w:id="97271" w:author="מנוע מכני" w:date="2026-10-11T12:04:39Z">
        <w:r>
          <w:rPr>
            <w:rtl/>
          </w:rPr>
          <w:t xml:space="preserve">דרכו</w:t>
        </w:r>
      </w:ins>
      <w:del w:id="97272" w:author="מנוע מכני" w:date="2026-10-11T12:04:39Z">
        <w:r>
          <w:rPr>
            <w:rtl/>
          </w:rPr>
          <w:delText xml:space="preserve">אורחיה</w:delText>
        </w:r>
      </w:del>
      <w:r>
        <w:rPr>
          <w:rtl/>
        </w:rPr>
        <w:t xml:space="preserve"> דקרא, </w:t>
      </w:r>
      <w:r>
        <w:rPr>
          <w:rtl/>
        </w:rPr>
        <w:t xml:space="preserve">קמ"ל</w:t>
      </w:r>
      <w:r>
        <w:rPr>
          <w:rtl/>
        </w:rPr>
        <w:t xml:space="preserve">.</w:t>
      </w:r>
    </w:p>
    <w:p>
      <w:pPr>
        <w:pStyle w:val="38"/>
        <w:rPr>
          <w:ins w:id="100378" w:author="מנוע מכני" w:date="2026-10-11T12:04:39Z"/>
        </w:rPr>
      </w:pPr>
      <w:r>
        <w:t>רבה:</w:t>
      </w:r>
    </w:p>
    <w:p w:rsidR="00DA63EC" w:rsidRDefault="00DA63EC" w:rsidP="00DA63EC">
      <w:pPr>
        <w:tabs>
          <w:tab w:val="left" w:pos="0"/>
        </w:tabs>
        <w:rPr>
          <w:rtl/>
        </w:rPr>
      </w:pPr>
      <w:del w:id="100379" w:author="מנוע מכני" w:date="2026-10-11T12:04:39Z">
        <w:r w:rsidRPr="00464129">
          <w:rPr>
            <w:rStyle w:val="afffff0"/>
            <w:rtl/>
          </w:rPr>
          <w:delText xml:space="preserve"> </w:delText>
        </w:r>
      </w:del>
      <w:r w:rsidRPr="00464129">
        <w:rPr>
          <w:rStyle w:val="afffff0"/>
          <w:rFonts w:hint="cs"/>
          <w:rtl/>
        </w:rPr>
        <w:t>'</w:t>
      </w:r>
      <w:ins w:id="91027" w:author="Claude - סמנטי" w:date="2026-10-11T12:26:16Z">
        <w:r>
          <w:rPr>
            <w:rStyle w:val="afffff0"/>
            <w:rtl/>
          </w:rPr>
          <w:t xml:space="preserve">אֲשֶׁר יַזֶּה</w:t>
        </w:r>
      </w:ins>
      <w:del w:id="91028" w:author="Claude - סמנטי" w:date="2026-10-11T12:26:16Z">
        <w:r w:rsidRPr="00464129">
          <w:rPr>
            <w:rStyle w:val="afffff0"/>
            <w:rtl/>
          </w:rPr>
          <w:delText xml:space="preserve">אשר יזה</w:delText>
        </w:r>
      </w:del>
      <w:r w:rsidRPr="00464129">
        <w:rPr>
          <w:rStyle w:val="afffff0"/>
          <w:rFonts w:hint="cs"/>
          <w:rtl/>
        </w:rPr>
        <w:t>'</w:t>
      </w:r>
      <w:r w:rsidRPr="00464129">
        <w:rPr>
          <w:rStyle w:val="afffff0"/>
          <w:rtl/>
        </w:rPr>
        <w:t>,</w:t>
      </w:r>
      <w:r>
        <w:rPr>
          <w:rtl/>
        </w:rPr>
        <w:t xml:space="preserve"> בהזאות הכתוב מדבר.</w:t>
      </w:r>
    </w:p>
    <w:p>
      <w:pPr>
        <w:pStyle w:val="38"/>
        <w:rPr>
          <w:ins w:id="100380" w:author="מנוע מכני" w:date="2026-10-11T12:04:39Z"/>
        </w:rPr>
      </w:pPr>
      <w:r>
        <w:t xml:space="preserve">והך</w:t>
      </w:r>
    </w:p>
    <w:p w:rsidR="00DA63EC" w:rsidRDefault="00DA63EC" w:rsidP="00DA63EC">
      <w:pPr>
        <w:tabs>
          <w:tab w:val="left" w:pos="0"/>
        </w:tabs>
        <w:rPr>
          <w:rtl/>
        </w:rPr>
      </w:pPr>
      <w:del w:id="100381" w:author="מנוע מכני" w:date="2026-10-11T12:04:39Z">
        <w:r>
          <w:rPr>
            <w:rFonts w:hint="cs"/>
            <w:rtl/>
          </w:rPr>
          <w:delText xml:space="preserve"> </w:delText>
        </w:r>
      </w:del>
      <w:r>
        <w:rPr>
          <w:rFonts w:hint="cs"/>
          <w:rtl/>
        </w:rPr>
        <w:t xml:space="preserve">דאע</w:t>
      </w:r>
      <w:r>
        <w:rPr>
          <w:rtl/>
        </w:rPr>
        <w:t>"</w:t>
      </w:r>
      <w:r>
        <w:rPr>
          <w:rFonts w:hint="cs"/>
          <w:rtl/>
        </w:rPr>
        <w:t>פ</w:t>
      </w:r>
      <w:r>
        <w:rPr>
          <w:rtl/>
        </w:rPr>
        <w:t xml:space="preserve"> שאין הכתוב מדבר אלא בנאכלות! לענין מריקה ושטיפה, אבל לענין כיבוס אשר יזה כתיב.</w:t>
      </w:r>
    </w:p>
    <w:p>
      <w:pPr>
        <w:pStyle w:val="38"/>
        <w:rPr>
          <w:ins w:id="100382" w:author="מנוע מכני" w:date="2026-10-11T12:04:39Z"/>
        </w:rPr>
      </w:pPr>
      <w:r>
        <w:t xml:space="preserve">והך</w:t>
      </w:r>
    </w:p>
    <w:p w:rsidR="00DA63EC" w:rsidRDefault="00DA63EC" w:rsidP="00DA63EC">
      <w:pPr>
        <w:tabs>
          <w:tab w:val="left" w:pos="0"/>
        </w:tabs>
        <w:rPr>
          <w:rtl/>
        </w:rPr>
      </w:pPr>
      <w:del w:id="100383" w:author="מנוע מכני" w:date="2026-10-11T12:04:39Z">
        <w:r>
          <w:rPr>
            <w:rFonts w:hint="cs"/>
            <w:rtl/>
          </w:rPr>
          <w:delText xml:space="preserve"> </w:delText>
        </w:r>
      </w:del>
      <w:r>
        <w:rPr>
          <w:rFonts w:hint="cs"/>
          <w:rtl/>
        </w:rPr>
        <w:t xml:space="preserve">ד</w:t>
      </w:r>
      <w:r>
        <w:rPr>
          <w:rtl/>
        </w:rPr>
        <w:t xml:space="preserve">אחד הנאכלות ואחד הפנימיות, אחד הפנימיות ואחד הנאכלות </w:t>
      </w:r>
      <w:ins w:id="97273" w:author="מנוע מכני" w:date="2026-10-11T12:04:39Z">
        <w:r>
          <w:rPr>
            <w:rtl/>
          </w:rPr>
          <w:t xml:space="preserve">צריך</w:t>
        </w:r>
      </w:ins>
      <w:del w:id="97274" w:author="מנוע מכני" w:date="2026-10-11T12:04:39Z">
        <w:r>
          <w:rPr>
            <w:rtl/>
          </w:rPr>
          <w:delText xml:space="preserve">מיבעי</w:delText>
        </w:r>
      </w:del>
      <w:r>
        <w:rPr>
          <w:rtl/>
        </w:rPr>
        <w:t xml:space="preserve"> </w:t>
      </w:r>
      <w:ins w:id="93503" w:author="מנוע מכני" w:date="2026-10-11T12:04:39Z">
        <w:r>
          <w:rPr>
            <w:rtl/>
          </w:rPr>
          <w:t xml:space="preserve">לו</w:t>
        </w:r>
      </w:ins>
      <w:del w:id="93504" w:author="מנוע מכני" w:date="2026-10-11T12:04:39Z">
        <w:r>
          <w:rPr>
            <w:rtl/>
          </w:rPr>
          <w:delText xml:space="preserve">ליה</w:delText>
        </w:r>
      </w:del>
      <w:r>
        <w:rPr>
          <w:rtl/>
        </w:rPr>
        <w:t xml:space="preserve">! תני: אחד הפנימיות ואחד הנאכלות.</w:t>
      </w:r>
    </w:p>
    <w:p>
      <w:pPr>
        <w:pStyle w:val="38"/>
        <w:rPr>
          <w:ins w:id="100384" w:author="מנוע מכני" w:date="2026-10-11T12:04:39Z"/>
        </w:rPr>
      </w:pPr>
      <w:r>
        <w:t>והך</w:t>
      </w:r>
    </w:p>
    <w:p w:rsidR="00DA63EC" w:rsidRDefault="00DA63EC" w:rsidP="00DA63EC">
      <w:pPr>
        <w:tabs>
          <w:tab w:val="left" w:pos="0"/>
        </w:tabs>
        <w:rPr>
          <w:rtl/>
        </w:rPr>
      </w:pPr>
      <w:del w:id="100385" w:author="מנוע מכני" w:date="2026-10-11T12:04:39Z">
        <w:r>
          <w:rPr>
            <w:rtl/>
          </w:rPr>
          <w:delText xml:space="preserve"> </w:delText>
        </w:r>
      </w:del>
      <w:r>
        <w:rPr>
          <w:rFonts w:hint="cs"/>
          <w:rtl/>
        </w:rPr>
        <w:t>ד</w:t>
      </w:r>
      <w:r>
        <w:rPr>
          <w:rtl/>
        </w:rPr>
        <w:t xml:space="preserve">חטאת העוף </w:t>
      </w:r>
      <w:ins w:id="91817" w:author="מנוע מכני" w:date="2026-10-11T12:04:39Z">
        <w:r>
          <w:rPr>
            <w:rtl/>
          </w:rPr>
          <w:t xml:space="preserve">גם</w:t>
        </w:r>
      </w:ins>
      <w:del w:id="91818" w:author="מנוע מכני" w:date="2026-10-11T12:04:39Z">
        <w:r>
          <w:rPr>
            <w:rtl/>
          </w:rPr>
          <w:delText xml:space="preserve">נמי</w:delText>
        </w:r>
      </w:del>
      <w:r>
        <w:rPr>
          <w:rtl/>
        </w:rPr>
        <w:t xml:space="preserve">! מיעט </w:t>
      </w:r>
      <w:ins w:id="93505" w:author="מנוע מכני" w:date="2026-10-11T12:04:39Z">
        <w:r>
          <w:rPr>
            <w:rtl/>
          </w:rPr>
          <w:t xml:space="preserve">התורה</w:t>
        </w:r>
      </w:ins>
      <w:del w:id="93506" w:author="מנוע מכני" w:date="2026-10-11T12:04:39Z">
        <w:r>
          <w:rPr>
            <w:rtl/>
          </w:rPr>
          <w:delText xml:space="preserve">רחמנא</w:delText>
        </w:r>
      </w:del>
      <w:r>
        <w:rPr>
          <w:rtl/>
        </w:rPr>
        <w:t xml:space="preserve"> זאת.</w:t>
      </w:r>
    </w:p>
    <w:p>
      <w:pPr>
        <w:pStyle w:val="38"/>
        <w:rPr>
          <w:ins w:id="100386" w:author="מנוע מכני" w:date="2026-10-11T12:04:39Z"/>
        </w:rPr>
      </w:pPr>
      <w:r>
        <w:t xml:space="preserve">והך</w:t>
      </w:r>
    </w:p>
    <w:p w:rsidR="00DA63EC" w:rsidRDefault="00DA63EC" w:rsidP="00DA63EC">
      <w:pPr>
        <w:tabs>
          <w:tab w:val="left" w:pos="0"/>
        </w:tabs>
        <w:rPr>
          <w:rtl/>
        </w:rPr>
      </w:pPr>
      <w:del w:id="100387" w:author="מנוע מכני" w:date="2026-10-11T12:04:39Z">
        <w:r>
          <w:rPr>
            <w:rFonts w:hint="cs"/>
            <w:rtl/>
          </w:rPr>
          <w:delText xml:space="preserve"> </w:delText>
        </w:r>
      </w:del>
      <w:r>
        <w:rPr>
          <w:rFonts w:hint="cs"/>
          <w:rtl/>
        </w:rPr>
        <w:t xml:space="preserve">ד</w:t>
      </w:r>
      <w:r>
        <w:rPr>
          <w:rtl/>
        </w:rPr>
        <w:t xml:space="preserve">חיצונה </w:t>
      </w:r>
      <w:ins w:id="91819" w:author="מנוע מכני" w:date="2026-10-11T12:04:39Z">
        <w:r>
          <w:rPr>
            <w:rtl/>
          </w:rPr>
          <w:t xml:space="preserve">גם</w:t>
        </w:r>
      </w:ins>
      <w:del w:id="91820" w:author="מנוע מכני" w:date="2026-10-11T12:04:39Z">
        <w:r>
          <w:rPr>
            <w:rtl/>
          </w:rPr>
          <w:delText xml:space="preserve">נמי</w:delText>
        </w:r>
      </w:del>
      <w:r>
        <w:rPr>
          <w:rtl/>
        </w:rPr>
        <w:t xml:space="preserve"> </w:t>
      </w:r>
      <w:r>
        <w:rPr>
          <w:rtl/>
        </w:rPr>
        <w:t xml:space="preserve">לא</w:t>
      </w:r>
      <w:r>
        <w:rPr>
          <w:rtl/>
        </w:rPr>
        <w:t xml:space="preserve">! ריבה </w:t>
      </w:r>
      <w:ins w:id="93507" w:author="מנוע מכני" w:date="2026-10-11T12:04:39Z">
        <w:r>
          <w:rPr>
            <w:rtl/>
          </w:rPr>
          <w:t xml:space="preserve">התורה</w:t>
        </w:r>
      </w:ins>
      <w:del w:id="93508" w:author="מנוע מכני" w:date="2026-10-11T12:04:39Z">
        <w:r>
          <w:rPr>
            <w:rtl/>
          </w:rPr>
          <w:delText xml:space="preserve">רחמנא</w:delText>
        </w:r>
      </w:del>
      <w:r>
        <w:rPr>
          <w:rtl/>
        </w:rPr>
        <w:t xml:space="preserve"> תורת.</w:t>
      </w:r>
    </w:p>
    <w:p w:rsidR="00DA63EC" w:rsidRDefault="00DA63EC" w:rsidP="00DA63EC">
      <w:pPr>
        <w:tabs>
          <w:tab w:val="left" w:pos="0"/>
        </w:tabs>
        <w:rPr>
          <w:rtl/>
        </w:rPr>
      </w:pPr>
      <w:ins w:id="97275" w:author="מנוע מכני" w:date="2026-10-11T12:04:39Z">
        <w:r>
          <w:rPr>
            <w:rFonts w:hint="cs"/>
            <w:rtl/>
          </w:rPr>
          <w:t xml:space="preserve">דמסתבר</w:t>
        </w:r>
      </w:ins>
      <w:del w:id="97276" w:author="מנוע מכני" w:date="2026-10-11T12:04:39Z">
        <w:r>
          <w:rPr>
            <w:rFonts w:hint="cs"/>
            <w:rtl/>
          </w:rPr>
          <w:delText xml:space="preserve">ד</w:delText>
        </w:r>
        <w:r>
          <w:rPr>
            <w:rtl/>
          </w:rPr>
          <w:delText xml:space="preserve">מסתברא</w:delText>
        </w:r>
      </w:del>
      <w:r>
        <w:rPr>
          <w:rtl/>
        </w:rPr>
        <w:t xml:space="preserve"> חטאת בהמה </w:t>
      </w:r>
      <w:r>
        <w:rPr>
          <w:rtl/>
        </w:rPr>
        <w:t xml:space="preserve">הו</w:t>
      </w:r>
      <w:r>
        <w:rPr>
          <w:rFonts w:hint="cs"/>
          <w:rtl/>
        </w:rPr>
        <w:t xml:space="preserve">"ל</w:t>
      </w:r>
      <w:r>
        <w:rPr>
          <w:rFonts w:hint="cs"/>
          <w:rtl/>
        </w:rPr>
        <w:t xml:space="preserve"> </w:t>
      </w:r>
      <w:r>
        <w:rPr>
          <w:rtl/>
        </w:rPr>
        <w:t>לרבויי, שכן בהמה, שחיטת צפון, וקבלת כלי, וקרן, ואצבע, וחודה, ואישים.</w:t>
      </w:r>
    </w:p>
    <w:p w:rsidR="00DA63EC" w:rsidRDefault="00DA63EC" w:rsidP="00DA63EC">
      <w:pPr>
        <w:tabs>
          <w:tab w:val="left" w:pos="0"/>
        </w:tabs>
        <w:rPr>
          <w:rtl/>
        </w:rPr>
      </w:pPr>
      <w:r>
        <w:rPr>
          <w:rtl/>
        </w:rPr>
        <w:t xml:space="preserve">• </w:t>
      </w:r>
      <w:r>
        <w:rPr>
          <w:rStyle w:val="2fb"/>
          <w:rtl/>
        </w:rPr>
        <w:t xml:space="preserve">אדרבה</w:t>
      </w:r>
      <w:r>
        <w:rPr>
          <w:rtl/>
        </w:rPr>
        <w:t xml:space="preserve">, חטאת העוף </w:t>
      </w:r>
      <w:r>
        <w:rPr>
          <w:rtl/>
        </w:rPr>
        <w:t xml:space="preserve">הו"ל</w:t>
      </w:r>
      <w:r>
        <w:rPr>
          <w:rtl/>
        </w:rPr>
        <w:t xml:space="preserve"> לרבויי, שכן הזאה כמותה! הנך נפישין.</w:t>
      </w:r>
    </w:p>
    <w:p w:rsidR="00DA63EC" w:rsidRDefault="00DA63EC" w:rsidP="00DA63EC">
      <w:pPr>
        <w:tabs>
          <w:tab w:val="left" w:pos="0"/>
        </w:tabs>
        <w:rPr>
          <w:rtl/>
        </w:rPr>
      </w:pPr>
    </w:p>
    <w:p>
      <w:pPr>
        <w:pStyle w:val="afffff8"/>
        <w:rPr>
          <w:ins w:id="90181" w:author="קלוד" w:date="2026-10-11T12:29:36Z"/>
        </w:rPr>
      </w:pPr>
      <w:ins w:id="90182" w:author="קלוד" w:date="2026-10-11T12:29:36Z">
        <w:r>
          <w:rPr>
            <w:color w:val="7B3F00"/>
          </w:rPr>
          <w:t xml:space="preserve">חטאת העוף שהכניס דמה בצוארה - האם נפסלה?</w:t>
        </w:r>
      </w:ins>
    </w:p>
    <w:p>
      <w:pPr>
        <w:pStyle w:val="38"/>
        <w:rPr>
          <w:ins w:id="100389" w:author="מנוע מכני" w:date="2026-10-11T12:04:39Z"/>
        </w:rPr>
      </w:pPr>
      <w:del w:id="100388" w:author="מנוע מכני" w:date="2026-10-11T12:04:39Z">
        <w:r w:rsidRPr="006C4B4C">
          <w:delText xml:space="preserve">•</w:delText>
        </w:r>
      </w:del>
      <w:r w:rsidRPr="006C4B4C">
        <w:t xml:space="preserve"> בעי רבי אבין</w:t>
      </w:r>
      <w:r>
        <w:t xml:space="preserve">:</w:t>
      </w:r>
    </w:p>
    <w:p w:rsidR="00DA63EC" w:rsidRDefault="00DA63EC" w:rsidP="00DA63EC">
      <w:pPr>
        <w:tabs>
          <w:tab w:val="left" w:pos="0"/>
        </w:tabs>
        <w:rPr>
          <w:rtl/>
        </w:rPr>
      </w:pPr>
      <w:del w:id="100390" w:author="מנוע מכני" w:date="2026-10-11T12:04:39Z">
        <w:r>
          <w:rPr>
            <w:rtl/>
          </w:rPr>
          <w:delText xml:space="preserve"> </w:delText>
        </w:r>
      </w:del>
      <w:r>
        <w:rPr>
          <w:rtl/>
        </w:rPr>
        <w:t xml:space="preserve">חטאת העוף שהכניס דמה בצוארה בפנים, מהו? </w:t>
      </w:r>
    </w:p>
    <w:p w:rsidR="00DA63EC" w:rsidRDefault="00DA63EC" w:rsidP="00DA63EC">
      <w:pPr>
        <w:tabs>
          <w:tab w:val="left" w:pos="0"/>
        </w:tabs>
        <w:rPr>
          <w:rtl/>
        </w:rPr>
      </w:pPr>
      <w:r>
        <w:rPr>
          <w:b/>
          <w:bCs/>
          <w:rtl/>
        </w:rPr>
        <w:tab/>
      </w:r>
      <w:r>
        <w:rPr>
          <w:rtl/>
        </w:rPr>
        <w:t xml:space="preserve">צוארה ככלי שרת דמי ומיפסיל, </w:t>
      </w:r>
      <w:r w:rsidRPr="00BE1D80">
        <w:rPr>
          <w:b/>
          <w:bCs/>
          <w:rtl/>
        </w:rPr>
        <w:t>או"ד</w:t>
      </w:r>
      <w:r>
        <w:rPr>
          <w:rtl/>
        </w:rPr>
        <w:t xml:space="preserve"> כצואר בהמה,</w:t>
      </w:r>
      <w:r w:rsidRPr="00464129">
        <w:rPr>
          <w:rStyle w:val="afffff0"/>
          <w:rtl/>
        </w:rPr>
        <w:t xml:space="preserve"> </w:t>
      </w:r>
      <w:r w:rsidRPr="00464129">
        <w:rPr>
          <w:rStyle w:val="afffff0"/>
          <w:rFonts w:hint="cs"/>
          <w:rtl/>
        </w:rPr>
        <w:t>'</w:t>
      </w:r>
      <w:r w:rsidRPr="00464129">
        <w:rPr>
          <w:rStyle w:val="afffff0"/>
          <w:rtl/>
        </w:rPr>
        <w:t>מדמה</w:t>
      </w:r>
      <w:r w:rsidRPr="00464129">
        <w:rPr>
          <w:rStyle w:val="afffff0"/>
          <w:rFonts w:hint="cs"/>
          <w:rtl/>
        </w:rPr>
        <w:t>'</w:t>
      </w:r>
      <w:r w:rsidRPr="00464129">
        <w:rPr>
          <w:rStyle w:val="afffff0"/>
          <w:rtl/>
        </w:rPr>
        <w:t xml:space="preserve"> </w:t>
      </w:r>
      <w:r>
        <w:rPr>
          <w:rtl/>
        </w:rPr>
        <w:t xml:space="preserve">- ולא בשרה? </w:t>
      </w:r>
    </w:p>
    <w:p>
      <w:pPr>
        <w:pStyle w:val="38"/>
        <w:rPr>
          <w:ins w:id="100391" w:author="מנוע מכני" w:date="2026-10-11T12:04:39Z"/>
        </w:rPr>
      </w:pPr>
      <w:r>
        <w:t xml:space="preserve">והך</w:t>
      </w:r>
    </w:p>
    <w:p w:rsidR="00DA63EC" w:rsidRDefault="00DA63EC" w:rsidP="00DA63EC">
      <w:pPr>
        <w:tabs>
          <w:tab w:val="left" w:pos="0"/>
        </w:tabs>
        <w:rPr>
          <w:rtl/>
        </w:rPr>
      </w:pPr>
      <w:del w:id="100392" w:author="מנוע מכני" w:date="2026-10-11T12:04:39Z">
        <w:r>
          <w:rPr>
            <w:rFonts w:hint="cs"/>
            <w:rtl/>
          </w:rPr>
          <w:delText xml:space="preserve"> </w:delText>
        </w:r>
      </w:del>
      <w:r>
        <w:rPr>
          <w:rFonts w:hint="cs"/>
          <w:rtl/>
        </w:rPr>
        <w:t xml:space="preserve">ד</w:t>
      </w:r>
      <w:r>
        <w:rPr>
          <w:rtl/>
        </w:rPr>
        <w:t>פירכסה ונכנסה לפנים וחזרה - כשירה, הא הכניסה - פסולה.</w:t>
      </w:r>
    </w:p>
    <w:p>
      <w:pPr>
        <w:pStyle w:val="38"/>
        <w:rPr>
          <w:ins w:id="100393" w:author="מנוע מכני" w:date="2026-10-11T12:04:39Z"/>
        </w:rPr>
      </w:pPr>
      <w:r>
        <w:t>והך ד</w:t>
      </w:r>
      <w:r>
        <w:t xml:space="preserve">גבי קדשי קדשים דקתני:</w:t>
      </w:r>
    </w:p>
    <w:p w:rsidR="00DA63EC" w:rsidRDefault="00DA63EC" w:rsidP="00DA63EC">
      <w:pPr>
        <w:tabs>
          <w:tab w:val="left" w:pos="0"/>
        </w:tabs>
        <w:rPr>
          <w:rtl/>
        </w:rPr>
      </w:pPr>
      <w:del w:id="100394" w:author="מנוע מכני" w:date="2026-10-11T12:04:39Z">
        <w:r>
          <w:rPr>
            <w:rtl/>
          </w:rPr>
          <w:delText xml:space="preserve"> </w:delText>
        </w:r>
      </w:del>
      <w:r>
        <w:rPr>
          <w:rtl/>
        </w:rPr>
        <w:t xml:space="preserve">פירכסה ויצאה לדרום וחזרה - כשרה, הא הוציאה - פסולה? אלא </w:t>
      </w:r>
      <w:ins w:id="93513" w:author="מנוע מכני" w:date="2026-10-11T12:04:39Z">
        <w:r>
          <w:rPr>
            <w:rtl/>
          </w:rPr>
          <w:t xml:space="preserve">זה</w:t>
        </w:r>
      </w:ins>
      <w:del w:id="93514" w:author="מנוע מכני" w:date="2026-10-11T12:04:39Z">
        <w:r>
          <w:rPr>
            <w:rtl/>
          </w:rPr>
          <w:delText xml:space="preserve">האי</w:delText>
        </w:r>
      </w:del>
      <w:r>
        <w:rPr>
          <w:rtl/>
        </w:rPr>
        <w:t xml:space="preserve"> יצתה לחוץ </w:t>
      </w:r>
      <w:ins w:id="90271" w:author="Claude - סמנטי" w:date="2026-10-11T12:26:16Z">
        <w:r>
          <w:rPr>
            <w:rtl/>
          </w:rPr>
          <w:t xml:space="preserve">הוצרכה</w:t>
        </w:r>
      </w:ins>
      <w:del w:id="90272" w:author="Claude - סמנטי" w:date="2026-10-11T12:26:16Z">
        <w:r>
          <w:rPr>
            <w:rtl/>
          </w:rPr>
          <w:delText xml:space="preserve">איצטריכא</w:delText>
        </w:r>
      </w:del>
      <w:r>
        <w:rPr>
          <w:rtl/>
        </w:rPr>
        <w:t xml:space="preserve"> </w:t>
      </w:r>
      <w:ins w:id="93509" w:author="מנוע מכני" w:date="2026-10-11T12:04:39Z">
        <w:r>
          <w:rPr>
            <w:rtl/>
          </w:rPr>
          <w:t xml:space="preserve">לו</w:t>
        </w:r>
      </w:ins>
      <w:del w:id="93510" w:author="מנוע מכני" w:date="2026-10-11T12:04:39Z">
        <w:r>
          <w:rPr>
            <w:rtl/>
          </w:rPr>
          <w:delText xml:space="preserve">ליה</w:delText>
        </w:r>
      </w:del>
      <w:r>
        <w:rPr>
          <w:rtl/>
        </w:rPr>
        <w:t xml:space="preserve">, </w:t>
      </w:r>
      <w:r>
        <w:rPr>
          <w:rtl/>
        </w:rPr>
        <w:t xml:space="preserve">ה"נ</w:t>
      </w:r>
      <w:r>
        <w:rPr>
          <w:rtl/>
        </w:rPr>
        <w:t xml:space="preserve"> יצתה לחוץ </w:t>
      </w:r>
      <w:ins w:id="90269" w:author="Claude - סמנטי" w:date="2026-10-11T12:26:16Z">
        <w:r>
          <w:rPr>
            <w:rtl/>
          </w:rPr>
          <w:t xml:space="preserve">הוצרכה</w:t>
        </w:r>
      </w:ins>
      <w:del w:id="90270" w:author="Claude - סמנטי" w:date="2026-10-11T12:26:16Z">
        <w:r>
          <w:rPr>
            <w:rtl/>
          </w:rPr>
          <w:delText xml:space="preserve">איצטריכא</w:delText>
        </w:r>
      </w:del>
      <w:r>
        <w:rPr>
          <w:rtl/>
        </w:rPr>
        <w:t xml:space="preserve"> </w:t>
      </w:r>
      <w:ins w:id="93511" w:author="מנוע מכני" w:date="2026-10-11T12:04:39Z">
        <w:r>
          <w:rPr>
            <w:rtl/>
          </w:rPr>
          <w:t xml:space="preserve">לו</w:t>
        </w:r>
      </w:ins>
      <w:del w:id="93512" w:author="מנוע מכני" w:date="2026-10-11T12:04:39Z">
        <w:r>
          <w:rPr>
            <w:rtl/>
          </w:rPr>
          <w:delText xml:space="preserve">ליה</w:delText>
        </w:r>
      </w:del>
      <w:r>
        <w:rPr>
          <w:rtl/>
        </w:rPr>
        <w:t xml:space="preserve">.</w:t>
      </w:r>
    </w:p>
    <w:p w:rsidR="00DA63EC" w:rsidRDefault="00DA63EC" w:rsidP="00DA63EC">
      <w:pPr>
        <w:tabs>
          <w:tab w:val="left" w:pos="0"/>
        </w:tabs>
        <w:rPr>
          <w:rtl/>
        </w:rPr>
      </w:pPr>
    </w:p>
    <w:p>
      <w:pPr>
        <w:pStyle w:val="afffff8"/>
        <w:rPr>
          <w:ins w:id="90179" w:author="קלוד" w:date="2026-10-11T12:29:36Z"/>
        </w:rPr>
      </w:pPr>
      <w:ins w:id="90180" w:author="קלוד" w:date="2026-10-11T12:29:36Z">
        <w:r>
          <w:rPr>
            <w:color w:val="7B3F00"/>
          </w:rPr>
          <w:t xml:space="preserve">דם שנשפך על הרצפה ואספו - האם כלי שרת פוסל?</w:t>
        </w:r>
      </w:ins>
    </w:p>
    <w:p>
      <w:pPr>
        <w:pStyle w:val="38"/>
        <w:rPr>
          <w:ins w:id="100396" w:author="מנוע מכני" w:date="2026-10-11T12:04:39Z"/>
        </w:rPr>
      </w:pPr>
      <w:del w:id="100395" w:author="מנוע מכני" w:date="2026-10-11T12:04:39Z">
        <w:r>
          <w:delText xml:space="preserve">•</w:delText>
        </w:r>
      </w:del>
      <w:r>
        <w:t xml:space="preserve"> </w:t>
      </w:r>
      <w:r w:rsidRPr="00435194">
        <w:t>בעי רבי אבין</w:t>
      </w:r>
      <w:r>
        <w:t xml:space="preserve">:</w:t>
      </w:r>
    </w:p>
    <w:p w:rsidR="00DA63EC" w:rsidRDefault="00DA63EC" w:rsidP="00DA63EC">
      <w:pPr>
        <w:tabs>
          <w:tab w:val="left" w:pos="0"/>
        </w:tabs>
        <w:rPr>
          <w:rtl/>
        </w:rPr>
      </w:pPr>
      <w:del w:id="100397" w:author="מנוע מכני" w:date="2026-10-11T12:04:39Z">
        <w:r>
          <w:rPr>
            <w:rtl/>
          </w:rPr>
          <w:delText xml:space="preserve"> </w:delText>
        </w:r>
      </w:del>
      <w:r>
        <w:rPr>
          <w:rtl/>
        </w:rPr>
        <w:t xml:space="preserve">נשפך על הרצפה ואספה, מהו? </w:t>
      </w:r>
      <w:r>
        <w:rPr>
          <w:rtl/>
        </w:rPr>
        <w:t xml:space="preserve">לא</w:t>
      </w:r>
      <w:r>
        <w:rPr>
          <w:rtl/>
        </w:rPr>
        <w:t xml:space="preserve"> אצרכיה </w:t>
      </w:r>
      <w:ins w:id="93515" w:author="מנוע מכני" w:date="2026-10-11T12:04:39Z">
        <w:r>
          <w:rPr>
            <w:rtl/>
          </w:rPr>
          <w:t xml:space="preserve">התורה</w:t>
        </w:r>
      </w:ins>
      <w:del w:id="93516" w:author="מנוע מכני" w:date="2026-10-11T12:04:39Z">
        <w:r>
          <w:rPr>
            <w:rtl/>
          </w:rPr>
          <w:delText xml:space="preserve">רחמנא</w:delText>
        </w:r>
      </w:del>
      <w:r>
        <w:rPr>
          <w:rtl/>
        </w:rPr>
        <w:t xml:space="preserve"> כלי שרת והלכך אוספו וכשר, </w:t>
      </w:r>
      <w:r w:rsidRPr="00BE1D80">
        <w:rPr>
          <w:b/>
          <w:bCs/>
          <w:rtl/>
        </w:rPr>
        <w:t>או"ד</w:t>
      </w:r>
      <w:r>
        <w:rPr>
          <w:rtl/>
        </w:rPr>
        <w:t xml:space="preserve"> פסל </w:t>
      </w:r>
      <w:ins w:id="93519" w:author="מנוע מכני" w:date="2026-10-11T12:04:39Z">
        <w:r>
          <w:rPr>
            <w:rtl/>
          </w:rPr>
          <w:t xml:space="preserve">בו</w:t>
        </w:r>
      </w:ins>
      <w:del w:id="93520" w:author="מנוע מכני" w:date="2026-10-11T12:04:39Z">
        <w:r>
          <w:rPr>
            <w:rtl/>
          </w:rPr>
          <w:delText xml:space="preserve">ביה</w:delText>
        </w:r>
      </w:del>
      <w:r>
        <w:rPr>
          <w:rtl/>
        </w:rPr>
        <w:t xml:space="preserve"> </w:t>
      </w:r>
      <w:ins w:id="93517" w:author="מנוע מכני" w:date="2026-10-11T12:04:39Z">
        <w:r>
          <w:rPr>
            <w:rtl/>
          </w:rPr>
          <w:t xml:space="preserve">התורה</w:t>
        </w:r>
      </w:ins>
      <w:del w:id="93518" w:author="מנוע מכני" w:date="2026-10-11T12:04:39Z">
        <w:r>
          <w:rPr>
            <w:rtl/>
          </w:rPr>
          <w:delText xml:space="preserve">רחמנא</w:delText>
        </w:r>
      </w:del>
      <w:r>
        <w:rPr>
          <w:rtl/>
        </w:rPr>
        <w:t xml:space="preserve"> כלי שרת והלכך אוספו ופסול? </w:t>
      </w:r>
    </w:p>
    <w:p w:rsidR="00DA63EC" w:rsidRDefault="00DA63EC" w:rsidP="00DA63EC">
      <w:pPr>
        <w:tabs>
          <w:tab w:val="left" w:pos="0"/>
        </w:tabs>
        <w:rPr>
          <w:rtl/>
        </w:rPr>
      </w:pPr>
      <w:r>
        <w:rPr>
          <w:rFonts w:hint="cs"/>
          <w:rtl/>
        </w:rPr>
        <w:t xml:space="preserve">והאין להוכיח מ'זאת' דדם חטאת העוף אינו טעון כיבוס </w:t>
      </w:r>
      <w:ins w:id="96039" w:author="מנוע מכני" w:date="2026-10-11T12:04:39Z">
        <w:r>
          <w:rPr>
            <w:rFonts w:hint="cs"/>
            <w:rtl/>
          </w:rPr>
          <w:t xml:space="preserve">דאם </w:t>
        </w:r>
      </w:ins>
      <w:del w:id="96040" w:author="מנוע מכני" w:date="2026-10-11T12:04:39Z">
        <w:r>
          <w:rPr>
            <w:rFonts w:hint="cs"/>
            <w:rtl/>
          </w:rPr>
          <w:delText xml:space="preserve">דאי </w:delText>
        </w:r>
      </w:del>
      <w:r>
        <w:rPr>
          <w:rFonts w:hint="cs"/>
          <w:rtl/>
        </w:rPr>
        <w:t xml:space="preserve">פסיל תיפו</w:t>
      </w:r>
      <w:r>
        <w:rPr>
          <w:rtl/>
        </w:rPr>
        <w:t>"</w:t>
      </w:r>
      <w:r>
        <w:rPr>
          <w:rFonts w:hint="cs"/>
          <w:rtl/>
        </w:rPr>
        <w:t>ל דנפסל</w:t>
      </w:r>
      <w:r>
        <w:rPr>
          <w:rtl/>
        </w:rPr>
        <w:t xml:space="preserve"> באויר כלי! </w:t>
      </w:r>
    </w:p>
    <w:p>
      <w:pPr>
        <w:pStyle w:val="38"/>
        <w:rPr>
          <w:ins w:id="100398" w:author="מנוע מכני" w:date="2026-10-11T12:04:39Z"/>
        </w:rPr>
      </w:pPr>
      <w:r>
        <w:t>ארהבדר</w:t>
      </w:r>
      <w:r>
        <w:t>"</w:t>
      </w:r>
      <w:r>
        <w:t>י</w:t>
      </w:r>
      <w:r>
        <w:t xml:space="preserve">:</w:t>
      </w:r>
    </w:p>
    <w:p w:rsidR="00DA63EC" w:rsidRDefault="00DA63EC" w:rsidP="00DA63EC">
      <w:pPr>
        <w:tabs>
          <w:tab w:val="left" w:pos="0"/>
        </w:tabs>
        <w:rPr>
          <w:rtl/>
        </w:rPr>
      </w:pPr>
      <w:del w:id="100399" w:author="מנוע מכני" w:date="2026-10-11T12:04:39Z">
        <w:r>
          <w:rPr>
            <w:rtl/>
          </w:rPr>
          <w:delText xml:space="preserve"> </w:delText>
        </w:r>
      </w:del>
      <w:r>
        <w:rPr>
          <w:rtl/>
        </w:rPr>
        <w:t xml:space="preserve">במדביק כלי בצוארה.</w:t>
      </w:r>
    </w:p>
    <w:p>
      <w:pPr>
        <w:pStyle w:val="38"/>
        <w:rPr>
          <w:ins w:id="100401" w:author="מנוע מכני" w:date="2026-10-11T12:04:39Z"/>
        </w:rPr>
      </w:pPr>
      <w:del w:id="100400" w:author="מנוע מכני" w:date="2026-10-11T12:04:39Z">
        <w:r>
          <w:delText xml:space="preserve">•</w:delText>
        </w:r>
      </w:del>
      <w:r>
        <w:t xml:space="preserve"> </w:t>
      </w:r>
      <w:r w:rsidRPr="00B86088">
        <w:t xml:space="preserve">בעא </w:t>
      </w:r>
      <w:ins w:id="93521" w:author="מנוע מכני" w:date="2026-10-11T12:04:39Z">
        <w:r>
          <w:t xml:space="preserve">ממנו</w:t>
        </w:r>
      </w:ins>
      <w:del w:id="93522" w:author="מנוע מכני" w:date="2026-10-11T12:04:39Z">
        <w:r w:rsidRPr="00B86088">
          <w:delText xml:space="preserve">מיניה</w:delText>
        </w:r>
      </w:del>
      <w:r w:rsidRPr="00B86088">
        <w:t xml:space="preserve"> לוי</w:t>
      </w:r>
      <w:r>
        <w:t xml:space="preserve">:</w:t>
      </w:r>
    </w:p>
    <w:p w:rsidR="00DA63EC" w:rsidRDefault="00DA63EC" w:rsidP="00DA63EC">
      <w:pPr>
        <w:tabs>
          <w:tab w:val="left" w:pos="0"/>
        </w:tabs>
        <w:rPr>
          <w:rtl/>
        </w:rPr>
      </w:pPr>
      <w:del w:id="100402" w:author="מנוע מכני" w:date="2026-10-11T12:04:39Z">
        <w:r>
          <w:rPr>
            <w:rtl/>
          </w:rPr>
          <w:delText xml:space="preserve"> </w:delText>
        </w:r>
      </w:del>
      <w:r>
        <w:rPr>
          <w:rtl/>
        </w:rPr>
        <w:t xml:space="preserve">ניתז מבגד לבגד, מהו? מבגד </w:t>
      </w:r>
      <w:ins w:id="95649" w:author="מנוע מכני" w:date="2026-10-11T12:04:39Z">
        <w:r>
          <w:rPr>
            <w:rtl/>
          </w:rPr>
          <w:t xml:space="preserve">ראשון</w:t>
        </w:r>
      </w:ins>
      <w:del w:id="95650" w:author="מנוע מכני" w:date="2026-10-11T12:04:39Z">
        <w:r>
          <w:rPr>
            <w:rtl/>
          </w:rPr>
          <w:delText xml:space="preserve">קמא</w:delText>
        </w:r>
      </w:del>
      <w:r>
        <w:rPr>
          <w:rtl/>
        </w:rPr>
        <w:t xml:space="preserve"> אידחי </w:t>
      </w:r>
      <w:ins w:id="93523" w:author="מנוע מכני" w:date="2026-10-11T12:04:39Z">
        <w:r>
          <w:rPr>
            <w:rtl/>
          </w:rPr>
          <w:t xml:space="preserve">לו</w:t>
        </w:r>
      </w:ins>
      <w:del w:id="93524" w:author="מנוע מכני" w:date="2026-10-11T12:04:39Z">
        <w:r>
          <w:rPr>
            <w:rtl/>
          </w:rPr>
          <w:delText xml:space="preserve">ליה</w:delText>
        </w:r>
      </w:del>
      <w:r>
        <w:rPr>
          <w:rtl/>
        </w:rPr>
        <w:t xml:space="preserve"> לכיבוס, </w:t>
      </w:r>
      <w:r w:rsidRPr="00BE1D80">
        <w:rPr>
          <w:b/>
          <w:bCs/>
          <w:rtl/>
        </w:rPr>
        <w:t>או"ד</w:t>
      </w:r>
      <w:r>
        <w:rPr>
          <w:rtl/>
        </w:rPr>
        <w:t xml:space="preserve"> </w:t>
      </w:r>
      <w:r>
        <w:rPr>
          <w:rtl/>
        </w:rPr>
        <w:t xml:space="preserve">לא</w:t>
      </w:r>
      <w:r>
        <w:rPr>
          <w:rtl/>
        </w:rPr>
        <w:t xml:space="preserve">? </w:t>
      </w:r>
    </w:p>
    <w:p>
      <w:pPr>
        <w:pStyle w:val="38"/>
        <w:rPr>
          <w:ins w:id="100403" w:author="מנוע מכני" w:date="2026-10-11T12:04:39Z"/>
        </w:rPr>
      </w:pPr>
      <w:r>
        <w:t xml:space="preserve">א"ל</w:t>
      </w:r>
      <w:r>
        <w:t xml:space="preserve">:</w:t>
      </w:r>
    </w:p>
    <w:p w:rsidR="00DA63EC" w:rsidRDefault="00DA63EC" w:rsidP="00DA63EC">
      <w:pPr>
        <w:tabs>
          <w:tab w:val="left" w:pos="0"/>
        </w:tabs>
        <w:rPr>
          <w:rtl/>
        </w:rPr>
      </w:pPr>
      <w:del w:id="100404" w:author="מנוע מכני" w:date="2026-10-11T12:04:39Z">
        <w:r>
          <w:rPr>
            <w:rtl/>
          </w:rPr>
          <w:delText xml:space="preserve"> </w:delText>
        </w:r>
      </w:del>
      <w:r>
        <w:rPr>
          <w:rtl/>
        </w:rPr>
        <w:t xml:space="preserve">זו שאלה, טעון כיבוס ממה נפשך, </w:t>
      </w:r>
      <w:ins w:id="96041" w:author="מנוע מכני" w:date="2026-10-11T12:04:39Z">
        <w:r>
          <w:rPr>
            <w:rtl/>
          </w:rPr>
          <w:t xml:space="preserve">אם </w:t>
        </w:r>
      </w:ins>
      <w:del w:id="96042" w:author="מנוע מכני" w:date="2026-10-11T12:04:39Z">
        <w:r>
          <w:rPr>
            <w:rtl/>
          </w:rPr>
          <w:delText xml:space="preserve">אי </w:delText>
        </w:r>
      </w:del>
      <w:r>
        <w:rPr>
          <w:rtl/>
        </w:rPr>
        <w:t xml:space="preserve">אוספו וכשר - הא כשר, </w:t>
      </w:r>
      <w:ins w:id="96043" w:author="מנוע מכני" w:date="2026-10-11T12:04:39Z">
        <w:r>
          <w:rPr>
            <w:rtl/>
          </w:rPr>
          <w:t xml:space="preserve">ואם </w:t>
        </w:r>
      </w:ins>
      <w:del w:id="96044" w:author="מנוע מכני" w:date="2026-10-11T12:04:39Z">
        <w:r>
          <w:rPr>
            <w:rtl/>
          </w:rPr>
          <w:delText xml:space="preserve">ואי </w:delText>
        </w:r>
      </w:del>
      <w:r>
        <w:rPr>
          <w:rtl/>
        </w:rPr>
        <w:t xml:space="preserve">אוספו ופסול </w:t>
      </w:r>
    </w:p>
    <w:p>
      <w:pPr>
        <w:pStyle w:val="38"/>
        <w:rPr>
          <w:ins w:id="100405" w:author="מנוע מכני" w:date="2026-10-11T12:04:39Z"/>
        </w:rPr>
      </w:pPr>
      <w:r>
        <w:t xml:space="preserve">- </w:t>
      </w:r>
      <w:ins w:id="97277" w:author="מנוע מכני" w:date="2026-10-11T12:04:39Z">
        <w:r>
          <w:t xml:space="preserve">אני</w:t>
        </w:r>
      </w:ins>
      <w:del w:id="97278" w:author="מנוע מכני" w:date="2026-10-11T12:04:39Z">
        <w:r>
          <w:delText xml:space="preserve">אנא</w:delText>
        </w:r>
      </w:del>
      <w:r>
        <w:t xml:space="preserve"> כר"</w:t>
      </w:r>
      <w:r>
        <w:t>ע</w:t>
      </w:r>
      <w:r>
        <w:t xml:space="preserve"> </w:t>
      </w:r>
      <w:ins w:id="96261" w:author="מנוע מכני" w:date="2026-10-11T12:04:39Z">
        <w:r>
          <w:t xml:space="preserve">סבר</w:t>
        </w:r>
      </w:ins>
      <w:del w:id="96262" w:author="מנוע מכני" w:date="2026-10-11T12:04:39Z">
        <w:r>
          <w:delText xml:space="preserve">ס"ל</w:delText>
        </w:r>
      </w:del>
      <w:r>
        <w:t xml:space="preserve">, דאמר:</w:t>
      </w:r>
    </w:p>
    <w:p w:rsidR="00DA63EC" w:rsidRDefault="00DA63EC" w:rsidP="00DA63EC">
      <w:pPr>
        <w:tabs>
          <w:tab w:val="left" w:pos="0"/>
        </w:tabs>
        <w:rPr>
          <w:rtl/>
        </w:rPr>
      </w:pPr>
      <w:del w:id="100406" w:author="מנוע מכני" w:date="2026-10-11T12:04:39Z">
        <w:r>
          <w:rPr>
            <w:rtl/>
          </w:rPr>
          <w:delText xml:space="preserve"> </w:delText>
        </w:r>
      </w:del>
      <w:r>
        <w:rPr>
          <w:rtl/>
        </w:rPr>
        <w:t xml:space="preserve">היתה לו שעת הכושר ונפסלה - דמה טעון כיבוס.</w:t>
      </w:r>
    </w:p>
    <w:p w:rsidR="00DA63EC" w:rsidRDefault="00DA63EC" w:rsidP="00DA63EC">
      <w:pPr>
        <w:pStyle w:val="afff3"/>
        <w:framePr w:wrap="around"/>
        <w:rPr>
          <w:rtl/>
        </w:rPr>
      </w:pPr>
      <w:r>
        <w:rPr>
          <w:rFonts w:hint="cs"/>
          <w:rtl/>
        </w:rPr>
        <w:lastRenderedPageBreak/>
        <w:t>צג.</w:t>
      </w:r>
    </w:p>
    <w:p w:rsidR="00DA63EC" w:rsidRDefault="00DA63EC" w:rsidP="00DA63EC">
      <w:pPr>
        <w:tabs>
          <w:tab w:val="left" w:pos="0"/>
        </w:tabs>
        <w:rPr>
          <w:b/>
          <w:bCs/>
          <w:rtl/>
        </w:rPr>
      </w:pPr>
    </w:p>
    <w:p>
      <w:pPr>
        <w:pStyle w:val="afffff8"/>
        <w:rPr>
          <w:ins w:id="90177" w:author="קלוד" w:date="2026-10-11T12:29:36Z"/>
        </w:rPr>
      </w:pPr>
      <w:ins w:id="90178" w:author="קלוד" w:date="2026-10-11T12:29:36Z">
        <w:r>
          <w:rPr>
            <w:color w:val="7B3F00"/>
          </w:rPr>
          <w:t xml:space="preserve">ניתז על בגד טמא - מי חטאת שנטמאו, ר"א ורבנן</w:t>
        </w:r>
      </w:ins>
    </w:p>
    <w:p>
      <w:pPr>
        <w:pStyle w:val="38"/>
        <w:rPr>
          <w:ins w:id="100408" w:author="מנוע מכני" w:date="2026-10-11T12:04:39Z"/>
        </w:rPr>
      </w:pPr>
      <w:del w:id="100407" w:author="מנוע מכני" w:date="2026-10-11T12:04:39Z">
        <w:r w:rsidRPr="008D1476">
          <w:delText xml:space="preserve">•</w:delText>
        </w:r>
      </w:del>
      <w:r w:rsidRPr="008D1476">
        <w:t xml:space="preserve"> בעא </w:t>
      </w:r>
      <w:r w:rsidRPr="008D1476">
        <w:t>רב</w:t>
      </w:r>
      <w:r>
        <w:t>"</w:t>
      </w:r>
      <w:r w:rsidRPr="008D1476">
        <w:t xml:space="preserve">ח </w:t>
      </w:r>
      <w:r>
        <w:t>מר</w:t>
      </w:r>
      <w:r>
        <w:t>"</w:t>
      </w:r>
      <w:r>
        <w:t>ח</w:t>
      </w:r>
      <w:r>
        <w:t xml:space="preserve">:</w:t>
      </w:r>
    </w:p>
    <w:p w:rsidR="00DA63EC" w:rsidRDefault="00DA63EC" w:rsidP="00DA63EC">
      <w:pPr>
        <w:tabs>
          <w:tab w:val="left" w:pos="0"/>
        </w:tabs>
        <w:rPr>
          <w:rtl/>
        </w:rPr>
      </w:pPr>
      <w:del w:id="100409" w:author="מנוע מכני" w:date="2026-10-11T12:04:39Z">
        <w:r>
          <w:rPr>
            <w:rtl/>
          </w:rPr>
          <w:delText xml:space="preserve"> </w:delText>
        </w:r>
      </w:del>
      <w:r>
        <w:rPr>
          <w:rtl/>
        </w:rPr>
        <w:t xml:space="preserve">ניתז על בגד טמא, מהו? </w:t>
      </w:r>
    </w:p>
    <w:p>
      <w:pPr>
        <w:pStyle w:val="38"/>
        <w:rPr>
          <w:ins w:id="100410" w:author="מנוע מכני" w:date="2026-10-11T12:04:39Z"/>
        </w:rPr>
      </w:pPr>
      <w:r>
        <w:t>רהבדר</w:t>
      </w:r>
      <w:r>
        <w:t>"</w:t>
      </w:r>
      <w:r>
        <w:t>י</w:t>
      </w:r>
      <w:r>
        <w:t xml:space="preserve">:</w:t>
      </w:r>
    </w:p>
    <w:p w:rsidR="00DA63EC" w:rsidRDefault="00DA63EC" w:rsidP="00DA63EC">
      <w:pPr>
        <w:tabs>
          <w:tab w:val="left" w:pos="0"/>
        </w:tabs>
        <w:rPr>
          <w:rtl/>
        </w:rPr>
      </w:pPr>
      <w:del w:id="100411" w:author="מנוע מכני" w:date="2026-10-11T12:04:39Z">
        <w:r>
          <w:rPr>
            <w:rtl/>
          </w:rPr>
          <w:delText xml:space="preserve"> </w:delText>
        </w:r>
      </w:del>
      <w:r>
        <w:rPr>
          <w:rtl/>
        </w:rPr>
        <w:t xml:space="preserve">מדקמיבעיא </w:t>
      </w:r>
      <w:ins w:id="93525" w:author="מנוע מכני" w:date="2026-10-11T12:04:39Z">
        <w:r>
          <w:rPr>
            <w:rtl/>
          </w:rPr>
          <w:t xml:space="preserve">כך</w:t>
        </w:r>
      </w:ins>
      <w:del w:id="93526" w:author="מנוע מכני" w:date="2026-10-11T12:04:39Z">
        <w:r>
          <w:rPr>
            <w:rtl/>
          </w:rPr>
          <w:delText xml:space="preserve">הכי</w:delText>
        </w:r>
      </w:del>
      <w:r>
        <w:rPr>
          <w:rtl/>
        </w:rPr>
        <w:t xml:space="preserve">, </w:t>
      </w:r>
      <w:r>
        <w:rPr>
          <w:rtl/>
        </w:rPr>
        <w:t xml:space="preserve">ש"מ</w:t>
      </w:r>
      <w:r>
        <w:rPr>
          <w:rtl/>
        </w:rPr>
        <w:t xml:space="preserve">: היתה לה שעת הכושר ונפסלה - אין דמה טעון כיבוס, </w:t>
      </w:r>
      <w:r>
        <w:rPr>
          <w:rtl/>
        </w:rPr>
        <w:t xml:space="preserve">ה"מ</w:t>
      </w:r>
      <w:r>
        <w:rPr>
          <w:rtl/>
        </w:rPr>
        <w:t xml:space="preserve"> בזה אחר זה אבל בבת אחת </w:t>
      </w:r>
      <w:r>
        <w:rPr>
          <w:rtl/>
        </w:rPr>
        <w:t xml:space="preserve">לא</w:t>
      </w:r>
      <w:r>
        <w:rPr>
          <w:rtl/>
        </w:rPr>
        <w:t xml:space="preserve">, </w:t>
      </w:r>
      <w:r w:rsidRPr="00BE1D80">
        <w:rPr>
          <w:b/>
          <w:bCs/>
          <w:rtl/>
        </w:rPr>
        <w:t>או"ד</w:t>
      </w:r>
      <w:r>
        <w:rPr>
          <w:rtl/>
        </w:rPr>
        <w:t xml:space="preserve"> </w:t>
      </w:r>
      <w:r>
        <w:rPr>
          <w:rtl/>
        </w:rPr>
        <w:t xml:space="preserve">לא</w:t>
      </w:r>
      <w:r>
        <w:rPr>
          <w:rtl/>
        </w:rPr>
        <w:t xml:space="preserve"> שנא? </w:t>
      </w:r>
    </w:p>
    <w:p>
      <w:pPr>
        <w:pStyle w:val="38"/>
        <w:rPr>
          <w:ins w:id="100412" w:author="מנוע מכני" w:date="2026-10-11T12:04:39Z"/>
        </w:rPr>
      </w:pPr>
      <w:r>
        <w:t xml:space="preserve">א"ל</w:t>
      </w:r>
      <w:r>
        <w:t xml:space="preserve">:</w:t>
      </w:r>
    </w:p>
    <w:p w:rsidR="00DA63EC" w:rsidRDefault="00DA63EC" w:rsidP="00DA63EC">
      <w:pPr>
        <w:tabs>
          <w:tab w:val="left" w:pos="0"/>
        </w:tabs>
        <w:rPr>
          <w:rtl/>
        </w:rPr>
      </w:pPr>
      <w:del w:id="100413" w:author="מנוע מכני" w:date="2026-10-11T12:04:39Z">
        <w:r>
          <w:rPr>
            <w:rtl/>
          </w:rPr>
          <w:delText xml:space="preserve"> </w:delText>
        </w:r>
      </w:del>
      <w:ins w:id="90273" w:author="Claude - סמנטי" w:date="2026-10-11T12:26:16Z">
        <w:r>
          <w:rPr>
            <w:rtl/>
          </w:rPr>
          <w:t xml:space="preserve">מחלוקת</w:t>
        </w:r>
      </w:ins>
      <w:del w:id="90274" w:author="Claude - סמנטי" w:date="2026-10-11T12:26:16Z">
        <w:r>
          <w:rPr>
            <w:rtl/>
          </w:rPr>
          <w:delText xml:space="preserve">פלוגתא</w:delText>
        </w:r>
      </w:del>
      <w:r>
        <w:rPr>
          <w:rtl/>
        </w:rPr>
        <w:t xml:space="preserve"> </w:t>
      </w:r>
      <w:r>
        <w:rPr>
          <w:rStyle w:val="2fb"/>
          <w:rtl/>
        </w:rPr>
        <w:t xml:space="preserve">דר"א</w:t>
      </w:r>
      <w:r>
        <w:rPr>
          <w:rtl/>
        </w:rPr>
        <w:t xml:space="preserve"> ורבנן אליבא </w:t>
      </w:r>
      <w:r>
        <w:rPr>
          <w:rStyle w:val="2fb"/>
          <w:rtl/>
        </w:rPr>
        <w:t xml:space="preserve">דרבה</w:t>
      </w:r>
      <w:r>
        <w:rPr>
          <w:rtl/>
        </w:rPr>
        <w:t xml:space="preserve"> וכדקא מתריץ </w:t>
      </w:r>
      <w:r>
        <w:rPr>
          <w:rStyle w:val="2fb"/>
          <w:rtl/>
        </w:rPr>
        <w:t xml:space="preserve">אביי</w:t>
      </w:r>
      <w:ins w:id="95017" w:author="מנוע מכני" w:date="2026-10-11T12:04:39Z">
        <w:r>
          <w:rPr>
            <w:rtl/>
          </w:rPr>
          <w:t xml:space="preserve">,</w:t>
        </w:r>
      </w:ins>
      <w:del w:id="95018" w:author="מנוע מכני" w:date="2026-10-11T12:04:39Z">
        <w:r>
          <w:rPr>
            <w:rtl/>
          </w:rPr>
          <w:delText xml:space="preserve">;</w:delText>
        </w:r>
      </w:del>
    </w:p>
    <w:p>
      <w:pPr>
        <w:pStyle w:val="38"/>
        <w:rPr>
          <w:ins w:id="100414" w:author="מנוע מכני" w:date="2026-10-11T12:04:39Z"/>
        </w:rPr>
      </w:pPr>
      <w:r>
        <w:t xml:space="preserve">דתניא</w:t>
      </w:r>
      <w:r>
        <w:t xml:space="preserve">, ר"</w:t>
      </w:r>
      <w:r>
        <w:t>א</w:t>
      </w:r>
      <w:del w:id="101702" w:author="מנוע מכני" w:date="2026-10-11T12:04:39Z">
        <w:r>
          <w:delText xml:space="preserve"> אומר</w:delText>
        </w:r>
      </w:del>
      <w:r>
        <w:t xml:space="preserve">:</w:t>
      </w:r>
    </w:p>
    <w:p w:rsidR="00DA63EC" w:rsidRDefault="00DA63EC" w:rsidP="00DA63EC">
      <w:pPr>
        <w:tabs>
          <w:tab w:val="left" w:pos="0"/>
        </w:tabs>
        <w:rPr>
          <w:rtl/>
        </w:rPr>
      </w:pPr>
      <w:del w:id="100415" w:author="מנוע מכני" w:date="2026-10-11T12:04:39Z">
        <w:r>
          <w:rPr>
            <w:rtl/>
          </w:rPr>
          <w:delText xml:space="preserve"> </w:delText>
        </w:r>
      </w:del>
      <w:r>
        <w:rPr>
          <w:rtl/>
        </w:rPr>
        <w:t xml:space="preserve">מי חטאת שנטמאו מטהרין, שהרי נדה מזין </w:t>
      </w:r>
      <w:ins w:id="93527" w:author="מנוע מכני" w:date="2026-10-11T12:04:39Z">
        <w:r>
          <w:rPr>
            <w:rtl/>
          </w:rPr>
          <w:t xml:space="preserve">עליו</w:t>
        </w:r>
      </w:ins>
      <w:del w:id="93528" w:author="מנוע מכני" w:date="2026-10-11T12:04:39Z">
        <w:r>
          <w:rPr>
            <w:rtl/>
          </w:rPr>
          <w:delText xml:space="preserve">עליה</w:delText>
        </w:r>
      </w:del>
      <w:r>
        <w:rPr>
          <w:rtl/>
        </w:rPr>
        <w:t xml:space="preserve">, </w:t>
      </w:r>
    </w:p>
    <w:p>
      <w:pPr>
        <w:pStyle w:val="38"/>
        <w:rPr>
          <w:ins w:id="100416" w:author="מנוע מכני" w:date="2026-10-11T12:04:39Z"/>
        </w:rPr>
      </w:pPr>
      <w:r>
        <w:t xml:space="preserve">רבה:</w:t>
      </w:r>
    </w:p>
    <w:p w:rsidR="00DA63EC" w:rsidRDefault="00DA63EC" w:rsidP="00DA63EC">
      <w:pPr>
        <w:tabs>
          <w:tab w:val="left" w:pos="0"/>
        </w:tabs>
        <w:rPr>
          <w:rtl/>
        </w:rPr>
      </w:pPr>
      <w:del w:id="100417" w:author="מנוע מכני" w:date="2026-10-11T12:04:39Z">
        <w:r>
          <w:rPr>
            <w:rtl/>
          </w:rPr>
          <w:delText xml:space="preserve"> </w:delText>
        </w:r>
      </w:del>
      <w:r>
        <w:rPr>
          <w:rStyle w:val="2fb"/>
          <w:rtl/>
        </w:rPr>
        <w:t xml:space="preserve">ר"א</w:t>
      </w:r>
      <w:r>
        <w:rPr>
          <w:rtl/>
        </w:rPr>
        <w:t xml:space="preserve"> בשיטת </w:t>
      </w:r>
      <w:r>
        <w:rPr>
          <w:rStyle w:val="2fb"/>
          <w:rtl/>
        </w:rPr>
        <w:t xml:space="preserve">ר"ע</w:t>
      </w:r>
      <w:r>
        <w:rPr>
          <w:rtl/>
        </w:rPr>
        <w:t xml:space="preserve"> רבו אמרה, דהעברת כלי על גבי מקום טמא כמונח דמי, </w:t>
      </w:r>
      <w:r>
        <w:rPr>
          <w:rtl/>
        </w:rPr>
        <w:t xml:space="preserve">דתנן</w:t>
      </w:r>
      <w:r>
        <w:rPr>
          <w:rtl/>
        </w:rPr>
        <w:t xml:space="preserve">: היה עומד חוץ לתנור ושרץ בתנור, והושיט ידו לחלון ונטל את הלגין והעבירו ע"פ תנור - </w:t>
      </w:r>
      <w:r>
        <w:rPr>
          <w:rStyle w:val="2fb"/>
          <w:rtl/>
        </w:rPr>
        <w:t xml:space="preserve">ר"ע</w:t>
      </w:r>
      <w:r>
        <w:rPr>
          <w:rtl/>
        </w:rPr>
        <w:t xml:space="preserve"> מטמא, וחכמים מטהרין,</w:t>
      </w:r>
    </w:p>
    <w:p>
      <w:pPr>
        <w:pStyle w:val="38"/>
        <w:rPr>
          <w:ins w:id="100418" w:author="מנוע מכני" w:date="2026-10-11T12:04:39Z"/>
        </w:rPr>
      </w:pPr>
      <w:ins w:id="91821" w:author="מנוע מכני" w:date="2026-10-11T12:04:39Z">
        <w:r>
          <w:t xml:space="preserve">וחלקו</w:t>
        </w:r>
      </w:ins>
    </w:p>
    <w:p w:rsidR="00DA63EC" w:rsidRDefault="00DA63EC" w:rsidP="00DA63EC">
      <w:pPr>
        <w:tabs>
          <w:tab w:val="left" w:pos="0"/>
        </w:tabs>
        <w:rPr>
          <w:rtl/>
        </w:rPr>
      </w:pPr>
      <w:del w:id="91822" w:author="מנוע מכני" w:date="2026-10-11T12:04:39Z">
        <w:r w:rsidRPr="005374F8">
          <w:rPr>
            <w:rFonts w:hint="cs"/>
            <w:b/>
            <w:bCs/>
            <w:rtl/>
          </w:rPr>
          <w:delText xml:space="preserve">ופליגי</w:delText>
        </w:r>
      </w:del>
      <w:del w:id="100419" w:author="מנוע מכני" w:date="2026-10-11T12:04:39Z">
        <w:r>
          <w:rPr>
            <w:rFonts w:hint="cs"/>
            <w:rtl/>
          </w:rPr>
          <w:delText xml:space="preserve"> </w:delText>
        </w:r>
      </w:del>
      <w:r>
        <w:rPr>
          <w:rStyle w:val="2fb"/>
          <w:rFonts w:hint="cs"/>
          <w:rtl/>
        </w:rPr>
        <w:t xml:space="preserve">דלר</w:t>
      </w:r>
      <w:r>
        <w:rPr>
          <w:rStyle w:val="2fb"/>
          <w:rtl/>
        </w:rPr>
        <w:t>"</w:t>
      </w:r>
      <w:r>
        <w:rPr>
          <w:rStyle w:val="2fb"/>
          <w:rFonts w:hint="cs"/>
          <w:rtl/>
        </w:rPr>
        <w:t xml:space="preserve">ע</w:t>
      </w:r>
      <w:r>
        <w:rPr>
          <w:rFonts w:hint="cs"/>
          <w:rtl/>
        </w:rPr>
        <w:t xml:space="preserve"> כמונח ולרבנן </w:t>
      </w:r>
      <w:ins w:id="91823" w:author="מנוע מכני" w:date="2026-10-11T12:04:39Z">
        <w:r>
          <w:rPr>
            <w:rFonts w:hint="cs"/>
            <w:rtl/>
          </w:rPr>
          <w:t xml:space="preserve">לא</w:t>
        </w:r>
      </w:ins>
      <w:del w:id="91824" w:author="מנוע מכני" w:date="2026-10-11T12:04:39Z">
        <w:r>
          <w:rPr>
            <w:rFonts w:hint="cs"/>
            <w:rtl/>
          </w:rPr>
          <w:delText xml:space="preserve">לאו</w:delText>
        </w:r>
      </w:del>
      <w:r>
        <w:rPr>
          <w:rFonts w:hint="cs"/>
          <w:rtl/>
        </w:rPr>
        <w:t xml:space="preserve"> כמונח דמי </w:t>
      </w:r>
    </w:p>
    <w:p w:rsidR="00DA63EC" w:rsidRDefault="00DA63EC" w:rsidP="00DA63EC">
      <w:pPr>
        <w:tabs>
          <w:tab w:val="left" w:pos="0"/>
        </w:tabs>
        <w:rPr>
          <w:rtl/>
        </w:rPr>
      </w:pPr>
    </w:p>
    <w:p>
      <w:pPr>
        <w:pStyle w:val="38"/>
        <w:rPr>
          <w:ins w:id="100420" w:author="מנוע מכני" w:date="2026-10-11T12:04:39Z"/>
        </w:rPr>
      </w:pPr>
      <w:r>
        <w:t xml:space="preserve">ואיתיביה אביי:</w:t>
      </w:r>
    </w:p>
    <w:p w:rsidR="00DA63EC" w:rsidRDefault="00DA63EC" w:rsidP="00DA63EC">
      <w:pPr>
        <w:tabs>
          <w:tab w:val="left" w:pos="0"/>
        </w:tabs>
        <w:rPr>
          <w:rtl/>
        </w:rPr>
      </w:pPr>
      <w:del w:id="100421" w:author="מנוע מכני" w:date="2026-10-11T12:04:39Z">
        <w:r>
          <w:rPr>
            <w:rtl/>
          </w:rPr>
          <w:delText xml:space="preserve"> </w:delText>
        </w:r>
      </w:del>
      <w:r>
        <w:rPr>
          <w:rtl/>
        </w:rPr>
        <w:t xml:space="preserve">מודה </w:t>
      </w:r>
      <w:r>
        <w:rPr>
          <w:rStyle w:val="2fb"/>
          <w:rtl/>
        </w:rPr>
        <w:t xml:space="preserve">ר"</w:t>
      </w:r>
      <w:r>
        <w:rPr>
          <w:rStyle w:val="2fb"/>
          <w:rFonts w:hint="cs"/>
          <w:rtl/>
        </w:rPr>
        <w:t>ע</w:t>
      </w:r>
      <w:r>
        <w:rPr>
          <w:rtl/>
        </w:rPr>
        <w:t xml:space="preserve"> בהזאה שהעבירה על כלי חרס טמא על גבי משכב ומושב טמא - שהיא טהורה, שאין לך דבר שמטמא למעלה כלמטה אלא כזית מן המת, ושאר כל המאהילין, לאיתויי אבן המנוגעת! </w:t>
      </w:r>
    </w:p>
    <w:p>
      <w:pPr>
        <w:pStyle w:val="38"/>
        <w:rPr>
          <w:ins w:id="100422" w:author="מנוע מכני" w:date="2026-10-11T12:04:39Z"/>
        </w:rPr>
      </w:pPr>
      <w:r>
        <w:t xml:space="preserve">אלא </w:t>
      </w:r>
      <w:r>
        <w:t>ל</w:t>
      </w:r>
      <w:r w:rsidRPr="008D1476">
        <w:t>אביי</w:t>
      </w:r>
      <w:r>
        <w:t xml:space="preserve">:</w:t>
      </w:r>
    </w:p>
    <w:p w:rsidR="00DA63EC" w:rsidRDefault="00DA63EC" w:rsidP="00DA63EC">
      <w:pPr>
        <w:tabs>
          <w:tab w:val="left" w:pos="0"/>
        </w:tabs>
        <w:rPr>
          <w:rtl/>
        </w:rPr>
      </w:pPr>
      <w:del w:id="100423" w:author="מנוע מכני" w:date="2026-10-11T12:04:39Z">
        <w:r>
          <w:rPr>
            <w:rtl/>
          </w:rPr>
          <w:delText xml:space="preserve"> </w:delText>
        </w:r>
      </w:del>
      <w:r>
        <w:rPr>
          <w:rFonts w:hint="cs"/>
          <w:rtl/>
        </w:rPr>
        <w:t>ל</w:t>
      </w:r>
      <w:r>
        <w:rPr>
          <w:rtl/>
        </w:rPr>
        <w:t xml:space="preserve">כ"ע</w:t>
      </w:r>
      <w:r>
        <w:rPr>
          <w:rtl/>
        </w:rPr>
        <w:t xml:space="preserve"> </w:t>
      </w:r>
      <w:ins w:id="91829" w:author="מנוע מכני" w:date="2026-10-11T12:04:39Z">
        <w:r>
          <w:rPr>
            <w:rtl/>
          </w:rPr>
          <w:t xml:space="preserve">לא</w:t>
        </w:r>
      </w:ins>
      <w:del w:id="91830" w:author="מנוע מכני" w:date="2026-10-11T12:04:39Z">
        <w:r>
          <w:rPr>
            <w:rtl/>
          </w:rPr>
          <w:delText xml:space="preserve">לאו</w:delText>
        </w:r>
      </w:del>
      <w:r>
        <w:rPr>
          <w:rtl/>
        </w:rPr>
        <w:t xml:space="preserve"> כמונח דמי, </w:t>
      </w:r>
      <w:ins w:id="91827" w:author="מנוע מכני" w:date="2026-10-11T12:04:39Z">
        <w:r>
          <w:rPr>
            <w:rtl/>
          </w:rPr>
          <w:t xml:space="preserve">וכאן</w:t>
        </w:r>
      </w:ins>
      <w:del w:id="91828" w:author="מנוע מכני" w:date="2026-10-11T12:04:39Z">
        <w:r>
          <w:rPr>
            <w:rtl/>
          </w:rPr>
          <w:delText xml:space="preserve">והכא</w:delText>
        </w:r>
      </w:del>
      <w:r>
        <w:rPr>
          <w:rtl/>
        </w:rPr>
        <w:t xml:space="preserve"> </w:t>
      </w:r>
      <w:ins w:id="91825" w:author="מנוע מכני" w:date="2026-10-11T12:04:39Z">
        <w:r>
          <w:rPr>
            <w:rFonts w:hint="cs"/>
            <w:rtl/>
          </w:rPr>
          <w:t xml:space="preserve">חלקו</w:t>
        </w:r>
      </w:ins>
      <w:del w:id="91826" w:author="מנוע מכני" w:date="2026-10-11T12:04:39Z">
        <w:r>
          <w:rPr>
            <w:rFonts w:hint="cs"/>
            <w:rtl/>
          </w:rPr>
          <w:delText xml:space="preserve">פליגי</w:delText>
        </w:r>
      </w:del>
      <w:r>
        <w:rPr>
          <w:rFonts w:hint="cs"/>
          <w:rtl/>
        </w:rPr>
        <w:t xml:space="preserve"> </w:t>
      </w:r>
      <w:r>
        <w:rPr>
          <w:rStyle w:val="2fb"/>
          <w:rFonts w:hint="cs"/>
          <w:rtl/>
        </w:rPr>
        <w:t xml:space="preserve">דלר</w:t>
      </w:r>
      <w:r>
        <w:rPr>
          <w:rStyle w:val="2fb"/>
          <w:rtl/>
        </w:rPr>
        <w:t>"</w:t>
      </w:r>
      <w:r>
        <w:rPr>
          <w:rStyle w:val="2fb"/>
          <w:rFonts w:hint="cs"/>
          <w:rtl/>
        </w:rPr>
        <w:t>ע</w:t>
      </w:r>
      <w:r>
        <w:rPr>
          <w:rtl/>
        </w:rPr>
        <w:t xml:space="preserve">: </w:t>
      </w:r>
      <w:ins w:id="93529" w:author="מנוע מכני" w:date="2026-10-11T12:04:39Z">
        <w:r>
          <w:rPr>
            <w:rtl/>
          </w:rPr>
          <w:t xml:space="preserve">גוזרים</w:t>
        </w:r>
      </w:ins>
      <w:del w:id="93530" w:author="מנוע מכני" w:date="2026-10-11T12:04:39Z">
        <w:r>
          <w:rPr>
            <w:rtl/>
          </w:rPr>
          <w:delText xml:space="preserve">גזרינן</w:delText>
        </w:r>
      </w:del>
      <w:r>
        <w:rPr>
          <w:rtl/>
        </w:rPr>
        <w:t xml:space="preserve"> שמא ינוח, ורבנן: </w:t>
      </w:r>
      <w:r>
        <w:rPr>
          <w:rtl/>
        </w:rPr>
        <w:t xml:space="preserve">לא</w:t>
      </w:r>
      <w:r>
        <w:rPr>
          <w:rtl/>
        </w:rPr>
        <w:t xml:space="preserve"> </w:t>
      </w:r>
      <w:ins w:id="93531" w:author="מנוע מכני" w:date="2026-10-11T12:04:39Z">
        <w:r>
          <w:rPr>
            <w:rtl/>
          </w:rPr>
          <w:t xml:space="preserve">גוזרים</w:t>
        </w:r>
      </w:ins>
      <w:del w:id="93532" w:author="מנוע מכני" w:date="2026-10-11T12:04:39Z">
        <w:r>
          <w:rPr>
            <w:rtl/>
          </w:rPr>
          <w:delText xml:space="preserve">גזרינן</w:delText>
        </w:r>
      </w:del>
      <w:ins w:id="95019" w:author="מנוע מכני" w:date="2026-10-11T12:04:39Z">
        <w:r>
          <w:rPr>
            <w:rtl/>
          </w:rPr>
          <w:t xml:space="preserve">,</w:t>
        </w:r>
      </w:ins>
      <w:del w:id="95020" w:author="מנוע מכני" w:date="2026-10-11T12:04:39Z">
        <w:r>
          <w:rPr>
            <w:rtl/>
          </w:rPr>
          <w:delText xml:space="preserve">;</w:delText>
        </w:r>
      </w:del>
    </w:p>
    <w:p w:rsidR="00DA63EC" w:rsidRDefault="00DA63EC" w:rsidP="00DA63EC">
      <w:pPr>
        <w:tabs>
          <w:tab w:val="left" w:pos="0"/>
        </w:tabs>
        <w:rPr>
          <w:rtl/>
        </w:rPr>
      </w:pPr>
      <w:r>
        <w:rPr>
          <w:rtl/>
        </w:rPr>
        <w:t xml:space="preserve">ומודה </w:t>
      </w:r>
      <w:r>
        <w:rPr>
          <w:rStyle w:val="2fb"/>
          <w:rtl/>
        </w:rPr>
        <w:t xml:space="preserve">ר"</w:t>
      </w:r>
      <w:r>
        <w:rPr>
          <w:rStyle w:val="2fb"/>
          <w:rFonts w:hint="cs"/>
          <w:rtl/>
        </w:rPr>
        <w:t xml:space="preserve">ע</w:t>
      </w:r>
      <w:r>
        <w:rPr>
          <w:rFonts w:hint="cs"/>
          <w:rtl/>
        </w:rPr>
        <w:t xml:space="preserve"> </w:t>
      </w:r>
      <w:r>
        <w:rPr>
          <w:rtl/>
        </w:rPr>
        <w:t xml:space="preserve">בהזאה כיון </w:t>
      </w:r>
      <w:ins w:id="97279" w:author="מנוע מכני" w:date="2026-10-11T12:04:39Z">
        <w:r>
          <w:rPr>
            <w:rtl/>
          </w:rPr>
          <w:t xml:space="preserve">דיצא</w:t>
        </w:r>
      </w:ins>
      <w:del w:id="97280" w:author="מנוע מכני" w:date="2026-10-11T12:04:39Z">
        <w:r>
          <w:rPr>
            <w:rtl/>
          </w:rPr>
          <w:delText xml:space="preserve">דנפק</w:delText>
        </w:r>
      </w:del>
      <w:r>
        <w:rPr>
          <w:rtl/>
        </w:rPr>
        <w:t xml:space="preserve"> </w:t>
      </w:r>
      <w:ins w:id="97281" w:author="מנוע מכני" w:date="2026-10-11T12:04:39Z">
        <w:r>
          <w:rPr>
            <w:rtl/>
          </w:rPr>
          <w:t xml:space="preserve">יצא</w:t>
        </w:r>
      </w:ins>
      <w:del w:id="97282" w:author="מנוע מכני" w:date="2026-10-11T12:04:39Z">
        <w:r>
          <w:rPr>
            <w:rtl/>
          </w:rPr>
          <w:delText xml:space="preserve">נפק</w:delText>
        </w:r>
      </w:del>
      <w:r>
        <w:rPr>
          <w:rtl/>
        </w:rPr>
        <w:t xml:space="preserve">.</w:t>
      </w:r>
    </w:p>
    <w:p w:rsidR="00DA63EC" w:rsidRDefault="00DA63EC" w:rsidP="00DA63EC">
      <w:pPr>
        <w:tabs>
          <w:tab w:val="left" w:pos="0"/>
        </w:tabs>
        <w:rPr>
          <w:rtl/>
        </w:rPr>
      </w:pPr>
      <w:r>
        <w:rPr>
          <w:rtl/>
        </w:rPr>
        <w:tab/>
      </w:r>
      <w:r>
        <w:rPr>
          <w:rtl/>
        </w:rPr>
        <w:tab/>
      </w:r>
      <w:del w:id="90149" w:author="מנוע מכני" w:date="2026-10-11T12:04:39Z">
        <w:r>
          <w:rPr>
            <w:rFonts w:hint="cs"/>
            <w:rtl/>
          </w:rPr>
          <w:delText xml:space="preserve">   </w:delText>
        </w:r>
      </w:del>
      <w:r>
        <w:rPr>
          <w:rStyle w:val="2fb"/>
          <w:rtl/>
        </w:rPr>
        <w:t>ור"</w:t>
      </w:r>
      <w:r>
        <w:rPr>
          <w:rStyle w:val="2fb"/>
          <w:rFonts w:hint="cs"/>
          <w:rtl/>
        </w:rPr>
        <w:t>א</w:t>
      </w:r>
      <w:r>
        <w:rPr>
          <w:rtl/>
        </w:rPr>
        <w:t xml:space="preserve"> ורבנן </w:t>
      </w:r>
      <w:ins w:id="91831" w:author="מנוע מכני" w:date="2026-10-11T12:04:39Z">
        <w:r>
          <w:rPr>
            <w:rFonts w:hint="cs"/>
            <w:rtl/>
          </w:rPr>
          <w:t xml:space="preserve">חלקו</w:t>
        </w:r>
      </w:ins>
      <w:del w:id="91832" w:author="מנוע מכני" w:date="2026-10-11T12:04:39Z">
        <w:r>
          <w:rPr>
            <w:rFonts w:hint="cs"/>
            <w:rtl/>
          </w:rPr>
          <w:delText xml:space="preserve">פליגי</w:delText>
        </w:r>
      </w:del>
      <w:r>
        <w:rPr>
          <w:rFonts w:hint="cs"/>
          <w:rtl/>
        </w:rPr>
        <w:t xml:space="preserve"> </w:t>
      </w:r>
      <w:r>
        <w:rPr>
          <w:rtl/>
        </w:rPr>
        <w:t xml:space="preserve">בדנין טומאה קדומה מטומאה שבאותה שעה </w:t>
      </w:r>
      <w:r>
        <w:rPr>
          <w:rFonts w:hint="cs"/>
          <w:rtl/>
        </w:rPr>
        <w:t xml:space="preserve">או </w:t>
      </w:r>
      <w:r>
        <w:rPr>
          <w:rFonts w:hint="cs"/>
          <w:rtl/>
        </w:rPr>
        <w:t xml:space="preserve">לא</w:t>
      </w:r>
      <w:r>
        <w:rPr>
          <w:rFonts w:hint="cs"/>
          <w:rtl/>
        </w:rPr>
        <w:t xml:space="preserve"> </w:t>
      </w:r>
    </w:p>
    <w:p>
      <w:pPr>
        <w:pStyle w:val="38"/>
        <w:rPr>
          <w:ins w:id="100424" w:author="מנוע מכני" w:date="2026-10-11T12:04:39Z"/>
        </w:rPr>
      </w:pPr>
      <w:r w:rsidRPr="00E105BC">
        <w:t>ל</w:t>
      </w:r>
      <w:r w:rsidRPr="00E105BC">
        <w:t xml:space="preserve">רבא:</w:t>
      </w:r>
    </w:p>
    <w:p w:rsidR="00DA63EC" w:rsidRPr="00E105BC" w:rsidRDefault="00DA63EC" w:rsidP="00DA63EC">
      <w:pPr>
        <w:tabs>
          <w:tab w:val="left" w:pos="0"/>
        </w:tabs>
        <w:rPr>
          <w:spacing w:val="-4"/>
          <w:rtl/>
        </w:rPr>
      </w:pPr>
      <w:del w:id="100425" w:author="מנוע מכני" w:date="2026-10-11T12:04:39Z">
        <w:r w:rsidRPr="00E105BC">
          <w:rPr>
            <w:spacing w:val="-4"/>
            <w:rtl/>
          </w:rPr>
          <w:delText xml:space="preserve"> </w:delText>
        </w:r>
      </w:del>
      <w:r w:rsidRPr="00E105BC">
        <w:rPr>
          <w:rFonts w:hint="cs"/>
          <w:spacing w:val="-4"/>
          <w:rtl/>
        </w:rPr>
        <w:t>ל</w:t>
      </w:r>
      <w:r w:rsidRPr="00E105BC">
        <w:rPr>
          <w:spacing w:val="-4"/>
          <w:rtl/>
        </w:rPr>
        <w:t xml:space="preserve">כ"ע</w:t>
      </w:r>
      <w:r w:rsidRPr="00E105BC">
        <w:rPr>
          <w:spacing w:val="-4"/>
          <w:rtl/>
        </w:rPr>
        <w:t xml:space="preserve"> אין דנין, </w:t>
      </w:r>
      <w:r w:rsidRPr="00E105BC">
        <w:rPr>
          <w:rStyle w:val="2fb"/>
          <w:spacing w:val="-4"/>
          <w:rtl/>
        </w:rPr>
        <w:t xml:space="preserve">ו</w:t>
      </w:r>
      <w:r w:rsidRPr="00E105BC">
        <w:rPr>
          <w:rStyle w:val="2fb"/>
          <w:rFonts w:hint="cs"/>
          <w:spacing w:val="-4"/>
          <w:rtl/>
        </w:rPr>
        <w:t>ל</w:t>
      </w:r>
      <w:r w:rsidRPr="00E105BC">
        <w:rPr>
          <w:rStyle w:val="2fb"/>
          <w:spacing w:val="-4"/>
          <w:rtl/>
        </w:rPr>
        <w:t xml:space="preserve">ר"א</w:t>
      </w:r>
      <w:r w:rsidRPr="00E105BC">
        <w:rPr>
          <w:spacing w:val="-4"/>
          <w:rtl/>
        </w:rPr>
        <w:t xml:space="preserve">: הזאה צריכה שיעור ומצטרפין להזאות, ו</w:t>
      </w:r>
      <w:r w:rsidRPr="00E105BC">
        <w:rPr>
          <w:rFonts w:hint="cs"/>
          <w:spacing w:val="-4"/>
          <w:rtl/>
        </w:rPr>
        <w:t>ל</w:t>
      </w:r>
      <w:r w:rsidRPr="00E105BC">
        <w:rPr>
          <w:spacing w:val="-4"/>
          <w:rtl/>
        </w:rPr>
        <w:t xml:space="preserve">רבנן: הזאה </w:t>
      </w:r>
      <w:r w:rsidRPr="00E105BC">
        <w:rPr>
          <w:spacing w:val="-4"/>
          <w:rtl/>
        </w:rPr>
        <w:t xml:space="preserve">א"</w:t>
      </w:r>
      <w:r w:rsidRPr="00E105BC">
        <w:rPr>
          <w:rFonts w:hint="cs"/>
          <w:spacing w:val="-4"/>
          <w:rtl/>
        </w:rPr>
        <w:t>צ</w:t>
      </w:r>
      <w:r w:rsidRPr="00E105BC">
        <w:rPr>
          <w:spacing w:val="-4"/>
          <w:rtl/>
        </w:rPr>
        <w:t xml:space="preserve"> שיעור.</w:t>
      </w:r>
    </w:p>
    <w:p w:rsidR="00DA63EC" w:rsidRDefault="00DA63EC" w:rsidP="00DA63EC">
      <w:pPr>
        <w:pStyle w:val="affffd"/>
        <w:rPr>
          <w:del w:id="90124" w:author="מנוע עיצוב" w:date="2026-10-11T12:09:26Z"/>
          <w:rtl/>
        </w:rPr>
      </w:pPr>
      <w:del w:id="90123" w:author="מנוע עיצוב" w:date="2026-10-11T12:09:26Z">
        <w:r>
          <w:rPr>
            <w:rtl/>
          </w:rPr>
          <w:delText xml:space="preserve">׹</w:delText>
        </w:r>
      </w:del>
    </w:p>
    <w:p w:rsidR="00DA63EC" w:rsidRDefault="00DA63EC" w:rsidP="00DA63EC">
      <w:pPr>
        <w:pStyle w:val="affff1"/>
        <w:ind w:end="0"/>
        <w:rPr>
          <w:rtl/>
        </w:rPr>
        <w:pPrChange w:id="20132" w:author="קלוד" w:date="2026-10-11T09:07:24Z">
          <w:pPr>
            <w:pStyle w:val="affff1"/>
            <w:rPr>
              <w:rtl/>
            </w:rPr>
          </w:pPr>
        </w:pPrChange>
      </w:pPr>
      <w:ins w:id="9869" w:author="מספור קטעי משנה" w:date="2026-10-11T09:35:09Z">
        <w:r>
          <w:rPr>
            <w:rStyle w:val="MisparKeta"/>
          </w:rPr>
          <w:t xml:space="preserve">א. </w:t>
        </w:r>
      </w:ins>
      <w:r>
        <w:rPr>
          <w:rtl/>
        </w:rPr>
        <w:t>חטאת פסולה כו'.</w:t>
      </w:r>
    </w:p>
    <w:p>
      <w:pPr>
        <w:pStyle w:val="38"/>
        <w:rPr>
          <w:ins w:id="100426" w:author="מנוע מכני" w:date="2026-10-11T12:04:39Z"/>
        </w:rPr>
      </w:pPr>
      <w:r w:rsidRPr="00891B40">
        <w:t>ת"ר</w:t>
      </w:r>
      <w:r>
        <w:t>:</w:t>
      </w:r>
    </w:p>
    <w:p w:rsidR="00DA63EC" w:rsidRDefault="00DA63EC" w:rsidP="00DA63EC">
      <w:pPr>
        <w:tabs>
          <w:tab w:val="left" w:pos="0"/>
        </w:tabs>
        <w:rPr>
          <w:rtl/>
        </w:rPr>
      </w:pPr>
      <w:del w:id="100427"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מדמה</w:t>
      </w:r>
      <w:r w:rsidRPr="00464129">
        <w:rPr>
          <w:rStyle w:val="afffff0"/>
          <w:rFonts w:hint="cs"/>
          <w:rtl/>
        </w:rPr>
        <w:t>'</w:t>
      </w:r>
      <w:r w:rsidRPr="00464129">
        <w:rPr>
          <w:rStyle w:val="afffff0"/>
          <w:rtl/>
        </w:rPr>
        <w:t xml:space="preserve"> </w:t>
      </w:r>
      <w:r>
        <w:rPr>
          <w:rtl/>
        </w:rPr>
        <w:t xml:space="preserve">- מדם כשירה ולא מדם פסולה</w:t>
      </w:r>
      <w:ins w:id="95021" w:author="מנוע מכני" w:date="2026-10-11T12:04:39Z">
        <w:r>
          <w:rPr>
            <w:rtl/>
          </w:rPr>
          <w:t xml:space="preserve">,</w:t>
        </w:r>
      </w:ins>
      <w:del w:id="95022" w:author="מנוע מכני" w:date="2026-10-11T12:04:39Z">
        <w:r>
          <w:rPr>
            <w:rtl/>
          </w:rPr>
          <w:delText xml:space="preserve">;</w:delText>
        </w:r>
      </w:del>
    </w:p>
    <w:p>
      <w:pPr>
        <w:pStyle w:val="38"/>
        <w:rPr>
          <w:ins w:id="100428" w:author="מנוע מכני" w:date="2026-10-11T12:04:39Z"/>
        </w:rPr>
      </w:pPr>
      <w:r>
        <w:t xml:space="preserve">ר"ע:</w:t>
      </w:r>
    </w:p>
    <w:p w:rsidR="00DA63EC" w:rsidRDefault="00DA63EC" w:rsidP="00DA63EC">
      <w:pPr>
        <w:tabs>
          <w:tab w:val="left" w:pos="0"/>
        </w:tabs>
        <w:rPr>
          <w:rtl/>
        </w:rPr>
      </w:pPr>
      <w:del w:id="100429" w:author="מנוע מכני" w:date="2026-10-11T12:04:39Z">
        <w:r>
          <w:rPr>
            <w:rtl/>
          </w:rPr>
          <w:delText xml:space="preserve"> </w:delText>
        </w:r>
      </w:del>
      <w:r>
        <w:rPr>
          <w:rtl/>
        </w:rPr>
        <w:t xml:space="preserve">היתה לה שעת הכושר ונפסלה - דמה טעון כיבוס, </w:t>
      </w:r>
      <w:r>
        <w:rPr>
          <w:rtl/>
        </w:rPr>
        <w:t xml:space="preserve">לא</w:t>
      </w:r>
      <w:r>
        <w:rPr>
          <w:rtl/>
        </w:rPr>
        <w:t xml:space="preserve"> היתה לה שעת הכושר ונפסלה - אין דמה טעון כיבוס</w:t>
      </w:r>
      <w:ins w:id="95023" w:author="מנוע מכני" w:date="2026-10-11T12:04:39Z">
        <w:r>
          <w:rPr>
            <w:rtl/>
          </w:rPr>
          <w:t xml:space="preserve">,</w:t>
        </w:r>
      </w:ins>
      <w:del w:id="95024" w:author="מנוע מכני" w:date="2026-10-11T12:04:39Z">
        <w:r>
          <w:rPr>
            <w:rtl/>
          </w:rPr>
          <w:delText xml:space="preserve">;</w:delText>
        </w:r>
      </w:del>
    </w:p>
    <w:p>
      <w:pPr>
        <w:pStyle w:val="38"/>
        <w:rPr>
          <w:ins w:id="100430" w:author="מנוע מכני" w:date="2026-10-11T12:04:39Z"/>
        </w:rPr>
      </w:pPr>
      <w:r>
        <w:t xml:space="preserve">ור"ש:</w:t>
      </w:r>
    </w:p>
    <w:p w:rsidR="00DA63EC" w:rsidRDefault="00DA63EC" w:rsidP="00DA63EC">
      <w:pPr>
        <w:tabs>
          <w:tab w:val="left" w:pos="0"/>
        </w:tabs>
        <w:rPr>
          <w:rtl/>
        </w:rPr>
      </w:pPr>
      <w:del w:id="100431" w:author="מנוע מכני" w:date="2026-10-11T12:04:39Z">
        <w:r>
          <w:rPr>
            <w:rtl/>
          </w:rPr>
          <w:delText xml:space="preserve"> </w:delText>
        </w:r>
      </w:del>
      <w:r>
        <w:rPr>
          <w:rtl/>
        </w:rPr>
        <w:t xml:space="preserve">אחד זה ואחד זה - אין דמה טעון כיבוס.</w:t>
      </w:r>
      <w:r>
        <w:rPr>
          <w:rFonts w:hint="cs"/>
          <w:rtl/>
        </w:rPr>
        <w:t xml:space="preserve"> ד</w:t>
      </w:r>
      <w:r>
        <w:rPr>
          <w:rtl/>
        </w:rPr>
        <w:t xml:space="preserve">כתיב אותה וכתיב מדמה, חד </w:t>
      </w:r>
      <w:ins w:id="91833" w:author="מנוע מכני" w:date="2026-10-11T12:04:39Z">
        <w:r>
          <w:rPr>
            <w:rtl/>
          </w:rPr>
          <w:t xml:space="preserve">למקום</w:t>
        </w:r>
      </w:ins>
      <w:del w:id="91834" w:author="מנוע מכני" w:date="2026-10-11T12:04:39Z">
        <w:r>
          <w:rPr>
            <w:rtl/>
          </w:rPr>
          <w:delText xml:space="preserve">להיכא</w:delText>
        </w:r>
      </w:del>
      <w:r>
        <w:rPr>
          <w:rtl/>
        </w:rPr>
        <w:t xml:space="preserve"> דהיתה לו שעת הכושר.</w:t>
      </w:r>
    </w:p>
    <w:p>
      <w:pPr>
        <w:pStyle w:val="38"/>
        <w:rPr>
          <w:ins w:id="100432" w:author="מנוע מכני" w:date="2026-10-11T12:04:39Z"/>
        </w:rPr>
      </w:pPr>
      <w:r>
        <w:t>ור"</w:t>
      </w:r>
      <w:r>
        <w:t>ע:</w:t>
      </w:r>
    </w:p>
    <w:p w:rsidR="00DA63EC" w:rsidRDefault="00DA63EC" w:rsidP="00DA63EC">
      <w:pPr>
        <w:tabs>
          <w:tab w:val="left" w:pos="0"/>
        </w:tabs>
        <w:rPr>
          <w:rtl/>
        </w:rPr>
      </w:pPr>
      <w:del w:id="100433" w:author="מנוע מכני" w:date="2026-10-11T12:04:39Z">
        <w:r w:rsidRPr="00464129">
          <w:rPr>
            <w:rStyle w:val="afffff0"/>
            <w:rFonts w:hint="cs"/>
            <w:rtl/>
          </w:rPr>
          <w:delText xml:space="preserve"> </w:delText>
        </w:r>
      </w:del>
      <w:r w:rsidRPr="00464129">
        <w:rPr>
          <w:rStyle w:val="afffff0"/>
          <w:rFonts w:hint="cs"/>
          <w:rtl/>
        </w:rPr>
        <w:t xml:space="preserve">'</w:t>
      </w:r>
      <w:r w:rsidRPr="00464129">
        <w:rPr>
          <w:rStyle w:val="afffff0"/>
          <w:rtl/>
        </w:rPr>
        <w:t>אותה</w:t>
      </w:r>
      <w:r w:rsidRPr="00464129">
        <w:rPr>
          <w:rStyle w:val="afffff0"/>
          <w:rFonts w:hint="cs"/>
          <w:rtl/>
        </w:rPr>
        <w:t>'</w:t>
      </w:r>
      <w:r w:rsidRPr="00464129">
        <w:rPr>
          <w:rStyle w:val="afffff0"/>
          <w:rtl/>
        </w:rPr>
        <w:t xml:space="preserve"> </w:t>
      </w:r>
      <w:r>
        <w:rPr>
          <w:rtl/>
        </w:rPr>
        <w:t>- פרט לתרומה.</w:t>
      </w:r>
    </w:p>
    <w:p>
      <w:pPr>
        <w:pStyle w:val="38"/>
        <w:rPr>
          <w:ins w:id="101599" w:author="מנוע מכני" w:date="2026-10-11T12:04:39Z"/>
        </w:rPr>
      </w:pPr>
      <w:r>
        <w:t xml:space="preserve">ור"ש </w:t>
      </w:r>
      <w:ins w:id="91835" w:author="מנוע מכני" w:date="2026-10-11T12:04:39Z">
        <w:r>
          <w:t xml:space="preserve">לשיטתו</w:t>
        </w:r>
      </w:ins>
      <w:del w:id="91836" w:author="מנוע מכני" w:date="2026-10-11T12:04:39Z">
        <w:r>
          <w:delText xml:space="preserve">לטעמיה</w:delText>
        </w:r>
      </w:del>
      <w:r>
        <w:t xml:space="preserve">,</w:t>
      </w:r>
    </w:p>
    <w:p w:rsidR="00DA63EC" w:rsidRDefault="00DA63EC" w:rsidP="00DA63EC">
      <w:pPr>
        <w:tabs>
          <w:tab w:val="left" w:pos="0"/>
        </w:tabs>
        <w:rPr>
          <w:rtl/>
        </w:rPr>
      </w:pPr>
      <w:del w:id="101600" w:author="מנוע מכני" w:date="2026-10-11T12:04:39Z">
        <w:r>
          <w:rPr>
            <w:rtl/>
          </w:rPr>
          <w:delText xml:space="preserve"> </w:delText>
        </w:r>
      </w:del>
      <w:r>
        <w:rPr>
          <w:rtl/>
        </w:rPr>
        <w:t xml:space="preserve">דקדשים קלים אין טעונין מריקה ושטיפה, וכ"ש תרומה.</w:t>
      </w:r>
    </w:p>
    <w:p w:rsidR="00DA63EC" w:rsidRDefault="00DA63EC" w:rsidP="00DA63EC">
      <w:pPr>
        <w:pStyle w:val="affffd"/>
        <w:rPr>
          <w:rtl/>
        </w:rPr>
      </w:pPr>
      <w:r>
        <w:rPr>
          <w:rtl/>
        </w:rPr>
        <w:t>׹</w:t>
      </w:r>
    </w:p>
    <w:p>
      <w:pPr>
        <w:pStyle w:val="MishnaBatzad"/>
        <w:rPr>
          <w:ins w:id="20438" w:author="קלוד" w:date="2026-10-11T09:07:24Z"/>
        </w:rPr>
      </w:pPr>
      <w:ins w:id="20437" w:author="קלוד" w:date="2026-10-11T09:07:24Z">
        <w:r>
          <w:t xml:space="preserve">משנה ג</w:t>
        </w:r>
      </w:ins>
    </w:p>
    <w:p w:rsidR="00DA63EC" w:rsidRPr="000A334C" w:rsidRDefault="00DA63EC" w:rsidP="003B6D22">
      <w:pPr>
        <w:pStyle w:val="afff9"/>
        <w:rPr>
          <w:del w:id="20276" w:author="קלוד" w:date="2026-10-11T09:07:24Z"/>
          <w:rtl/>
        </w:rPr>
      </w:pPr>
      <w:del w:id="20275" w:author="קלוד" w:date="2026-10-11T09:07:24Z">
        <w:r w:rsidRPr="000A334C">
          <w:rPr>
            <w:rtl/>
          </w:rPr>
          <w:delText xml:space="preserve">מתני'.</w:delText>
        </w:r>
      </w:del>
    </w:p>
    <w:p w:rsidR="00DA63EC" w:rsidRPr="000A334C" w:rsidRDefault="00DA63EC" w:rsidP="003B6D22">
      <w:pPr>
        <w:pStyle w:val="afff9"/>
        <w:spacing w:before="120"/>
        <w:rPr>
          <w:rtl/>
        </w:rPr>
        <w:pPrChange w:id="90051" w:author="קלוד" w:date="2026-10-11T12:09:42Z">
          <w:pPr>
            <w:pStyle w:val="afff9"/>
          </w:pPr>
        </w:pPrChange>
      </w:pPr>
      <w:r w:rsidRPr="000A334C">
        <w:rPr>
          <w:rtl/>
        </w:rPr>
        <w:t xml:space="preserve">ניתז מן הצואר על הבגד - אינו טעון כיבוס, </w:t>
      </w:r>
    </w:p>
    <w:p w:rsidR="00DA63EC" w:rsidRPr="000A334C" w:rsidRDefault="00DA63EC" w:rsidP="003B6D22">
      <w:pPr>
        <w:pStyle w:val="afff9"/>
        <w:rPr>
          <w:rtl/>
        </w:rPr>
      </w:pPr>
      <w:r w:rsidRPr="000A334C">
        <w:rPr>
          <w:rtl/>
        </w:rPr>
        <w:t xml:space="preserve">מן הקרן ומן היסוד - אינו טעון כיבוס, </w:t>
      </w:r>
    </w:p>
    <w:p w:rsidR="00DA63EC" w:rsidRPr="000A334C" w:rsidRDefault="00DA63EC" w:rsidP="003B6D22">
      <w:pPr>
        <w:pStyle w:val="afff9"/>
        <w:rPr>
          <w:rtl/>
        </w:rPr>
      </w:pPr>
      <w:r w:rsidRPr="000A334C">
        <w:rPr>
          <w:rtl/>
        </w:rPr>
        <w:t>נשפך על הרצפה ואספו - אין טעון כיבוס.</w:t>
      </w:r>
    </w:p>
    <w:p w:rsidR="00DA63EC" w:rsidRPr="000A334C" w:rsidRDefault="00DA63EC" w:rsidP="003B6D22">
      <w:pPr>
        <w:pStyle w:val="afff9"/>
        <w:rPr>
          <w:rtl/>
        </w:rPr>
      </w:pPr>
      <w:r w:rsidRPr="000A334C">
        <w:rPr>
          <w:rtl/>
        </w:rPr>
        <w:t>אין טעון כיבוס אלא דם שנתקבל בכלי וראוי להזאה.</w:t>
      </w:r>
    </w:p>
    <w:p w:rsidR="00DA63EC" w:rsidRDefault="00DA63EC" w:rsidP="00DA63EC">
      <w:pPr>
        <w:pStyle w:val="affffd"/>
        <w:rPr>
          <w:rtl/>
        </w:rPr>
      </w:pPr>
      <w:r>
        <w:rPr>
          <w:rtl/>
        </w:rPr>
        <w:t>׹</w:t>
      </w:r>
    </w:p>
    <w:p>
      <w:pPr>
        <w:pStyle w:val="afffff8"/>
        <w:rPr>
          <w:ins w:id="90175" w:author="קלוד" w:date="2026-10-11T12:29:36Z"/>
        </w:rPr>
      </w:pPr>
      <w:ins w:id="90176" w:author="קלוד" w:date="2026-10-11T12:29:36Z">
        <w:r>
          <w:rPr>
            <w:color w:val="7B3F00"/>
          </w:rPr>
          <w:t xml:space="preserve">ניתז מן הצואר על הבגד - 'אשר יזה' בראוי להזאה</w:t>
        </w:r>
      </w:ins>
    </w:p>
    <w:p w:rsidR="00DA63EC" w:rsidRDefault="00DA63EC" w:rsidP="00DA63EC">
      <w:pPr>
        <w:tabs>
          <w:tab w:val="left" w:pos="0"/>
        </w:tabs>
        <w:rPr>
          <w:rtl/>
        </w:rPr>
      </w:pPr>
      <w:r>
        <w:rPr>
          <w:rFonts w:hint="cs"/>
          <w:rtl/>
        </w:rPr>
        <w:t xml:space="preserve">'</w:t>
      </w:r>
      <w:ins w:id="90275" w:author="Claude - סמנטי" w:date="2026-10-11T12:26:16Z">
        <w:r>
          <w:rPr>
            <w:rStyle w:val="afffff0"/>
            <w:rFonts w:hint="cs"/>
            <w:rtl/>
          </w:rPr>
          <w:t xml:space="preserve">אֲשֶׁר יַזֶּה</w:t>
        </w:r>
      </w:ins>
      <w:del w:id="90276" w:author="Claude - סמנטי" w:date="2026-10-11T12:26:16Z">
        <w:r>
          <w:rPr>
            <w:rFonts w:hint="cs"/>
            <w:rtl/>
          </w:rPr>
          <w:delText xml:space="preserve">אשר יזה</w:delText>
        </w:r>
      </w:del>
      <w:r>
        <w:rPr>
          <w:rFonts w:hint="cs"/>
          <w:rtl/>
        </w:rPr>
        <w:t xml:space="preserve">' </w:t>
      </w:r>
      <w:r>
        <w:rPr>
          <w:rtl/>
        </w:rPr>
        <w:t>–</w:t>
      </w:r>
      <w:r>
        <w:rPr>
          <w:rFonts w:hint="cs"/>
          <w:rtl/>
        </w:rPr>
        <w:t xml:space="preserve"> דווקא בראוי להזאה ולא </w:t>
      </w:r>
      <w:r>
        <w:rPr>
          <w:rtl/>
        </w:rPr>
        <w:t xml:space="preserve">ניתז מן הצואר על הבגד </w:t>
      </w:r>
    </w:p>
    <w:p w:rsidR="00DA63EC" w:rsidRDefault="00DA63EC" w:rsidP="00DA63EC">
      <w:pPr>
        <w:tabs>
          <w:tab w:val="left" w:pos="0"/>
        </w:tabs>
        <w:rPr>
          <w:rtl/>
        </w:rPr>
      </w:pPr>
      <w:r w:rsidRPr="00822210">
        <w:rPr>
          <w:rStyle w:val="afffff0"/>
          <w:rFonts w:hint="cs"/>
          <w:rtl/>
        </w:rPr>
        <w:t xml:space="preserve">'</w:t>
      </w:r>
      <w:ins w:id="90277" w:author="Claude - סמנטי" w:date="2026-10-11T12:26:16Z">
        <w:r>
          <w:rPr>
            <w:rStyle w:val="afffff0"/>
            <w:rFonts w:hint="cs"/>
            <w:rtl/>
          </w:rPr>
          <w:t xml:space="preserve">אֲשֶׁר יַזֶּה</w:t>
        </w:r>
      </w:ins>
      <w:del w:id="90278" w:author="Claude - סמנטי" w:date="2026-10-11T12:26:16Z">
        <w:r w:rsidRPr="00822210">
          <w:rPr>
            <w:rStyle w:val="afffff0"/>
            <w:rFonts w:hint="cs"/>
            <w:rtl/>
          </w:rPr>
          <w:delText xml:space="preserve">אשר יזה</w:delText>
        </w:r>
      </w:del>
      <w:r w:rsidRPr="00822210">
        <w:rPr>
          <w:rStyle w:val="afffff0"/>
          <w:rFonts w:hint="cs"/>
          <w:rtl/>
        </w:rPr>
        <w:t xml:space="preserve">'</w:t>
      </w:r>
      <w:r>
        <w:rPr>
          <w:rFonts w:hint="cs"/>
          <w:rtl/>
        </w:rPr>
        <w:t xml:space="preserve"> פרט לכשכבר הוזה ולא ניתז מן הקרן ומן היסוד לכיבוס </w:t>
      </w:r>
    </w:p>
    <w:p w:rsidR="00DA63EC" w:rsidRDefault="00DA63EC" w:rsidP="00DA63EC">
      <w:pPr>
        <w:pStyle w:val="affffd"/>
        <w:rPr>
          <w:del w:id="90126" w:author="מנוע עיצוב" w:date="2026-10-11T12:09:26Z"/>
          <w:rtl/>
        </w:rPr>
      </w:pPr>
      <w:del w:id="90125" w:author="מנוע עיצוב" w:date="2026-10-11T12:09:26Z">
        <w:r>
          <w:rPr>
            <w:rtl/>
          </w:rPr>
          <w:delText xml:space="preserve">׹</w:delText>
        </w:r>
      </w:del>
    </w:p>
    <w:p w:rsidR="00DA63EC" w:rsidRDefault="00DA63EC" w:rsidP="00DA63EC">
      <w:pPr>
        <w:pStyle w:val="affff1"/>
        <w:ind w:end="0"/>
        <w:rPr>
          <w:rtl/>
        </w:rPr>
        <w:pPrChange w:id="20133" w:author="קלוד" w:date="2026-10-11T09:07:24Z">
          <w:pPr>
            <w:pStyle w:val="affff1"/>
            <w:rPr>
              <w:rtl/>
            </w:rPr>
          </w:pPr>
        </w:pPrChange>
      </w:pPr>
      <w:ins w:id="9870" w:author="מספור קטעי משנה" w:date="2026-10-11T09:35:09Z">
        <w:r>
          <w:rPr>
            <w:rStyle w:val="MisparKeta"/>
          </w:rPr>
          <w:t xml:space="preserve">ד. </w:t>
        </w:r>
      </w:ins>
      <w:r>
        <w:rPr>
          <w:rtl/>
        </w:rPr>
        <w:t>נשפך על הרצפה כו'.</w:t>
      </w:r>
    </w:p>
    <w:p w:rsidR="00DA63EC" w:rsidRDefault="00DA63EC" w:rsidP="00DA63EC">
      <w:pPr>
        <w:tabs>
          <w:tab w:val="left" w:pos="0"/>
        </w:tabs>
        <w:rPr>
          <w:rtl/>
        </w:rPr>
      </w:pPr>
    </w:p>
    <w:p w:rsidR="00DA63EC" w:rsidRDefault="00DA63EC" w:rsidP="00DA63EC">
      <w:pPr>
        <w:pStyle w:val="afff3"/>
        <w:framePr w:wrap="around"/>
        <w:rPr>
          <w:rtl/>
        </w:rPr>
      </w:pPr>
      <w:r>
        <w:rPr>
          <w:rFonts w:hint="cs"/>
          <w:rtl/>
        </w:rPr>
        <w:t>צג:</w:t>
      </w:r>
    </w:p>
    <w:p w:rsidR="00DA63EC" w:rsidRDefault="00DA63EC" w:rsidP="00DA63EC">
      <w:pPr>
        <w:tabs>
          <w:tab w:val="left" w:pos="0"/>
        </w:tabs>
        <w:rPr>
          <w:rtl/>
        </w:rPr>
      </w:pPr>
      <w:r w:rsidRPr="00C26CE1">
        <w:rPr>
          <w:b/>
          <w:bCs/>
          <w:rtl/>
        </w:rPr>
        <w:t>מה טעם</w:t>
      </w:r>
      <w:r>
        <w:rPr>
          <w:rtl/>
        </w:rPr>
        <w:t xml:space="preserve"> נשפך על הרצפה ואספו אין טעון כיבוס</w:t>
      </w:r>
      <w:r>
        <w:rPr>
          <w:rFonts w:hint="cs"/>
          <w:rtl/>
        </w:rPr>
        <w:t>-</w:t>
      </w:r>
      <w:r>
        <w:rPr>
          <w:rtl/>
        </w:rPr>
        <w:t xml:space="preserve"> לפי שאין טעון כיבוס אלא דם שנתקבל בכלי וראוי להזייה.</w:t>
      </w:r>
    </w:p>
    <w:p w:rsidR="00DA63EC" w:rsidRDefault="00DA63EC" w:rsidP="00DA63EC">
      <w:pPr>
        <w:pStyle w:val="affffd"/>
        <w:rPr>
          <w:del w:id="90128" w:author="מנוע עיצוב" w:date="2026-10-11T12:09:26Z"/>
          <w:rtl/>
        </w:rPr>
      </w:pPr>
      <w:del w:id="90127" w:author="מנוע עיצוב" w:date="2026-10-11T12:09:26Z">
        <w:r>
          <w:rPr>
            <w:rtl/>
          </w:rPr>
          <w:delText xml:space="preserve">׹</w:delText>
        </w:r>
      </w:del>
    </w:p>
    <w:p w:rsidR="00DA63EC" w:rsidRDefault="00DA63EC" w:rsidP="00DA63EC">
      <w:pPr>
        <w:pStyle w:val="affff1"/>
        <w:ind w:end="0"/>
        <w:rPr>
          <w:rtl/>
        </w:rPr>
        <w:pPrChange w:id="20134" w:author="קלוד" w:date="2026-10-11T09:07:24Z">
          <w:pPr>
            <w:pStyle w:val="affff1"/>
            <w:rPr>
              <w:rtl/>
            </w:rPr>
          </w:pPr>
        </w:pPrChange>
      </w:pPr>
      <w:ins w:id="9871" w:author="מספור קטעי משנה" w:date="2026-10-11T09:35:09Z">
        <w:r>
          <w:rPr>
            <w:rStyle w:val="MisparKeta"/>
          </w:rPr>
          <w:t xml:space="preserve">א. </w:t>
        </w:r>
      </w:ins>
      <w:r>
        <w:rPr>
          <w:rtl/>
        </w:rPr>
        <w:lastRenderedPageBreak/>
        <w:t>ראוי להזאה.</w:t>
      </w:r>
    </w:p>
    <w:p w:rsidR="00DA63EC" w:rsidRDefault="00DA63EC" w:rsidP="00DA63EC">
      <w:pPr>
        <w:tabs>
          <w:tab w:val="left" w:pos="0"/>
        </w:tabs>
        <w:rPr>
          <w:rtl/>
        </w:rPr>
      </w:pPr>
      <w:ins w:id="96733" w:author="מנוע מכני" w:date="2026-10-11T12:04:39Z">
        <w:r>
          <w:rPr>
            <w:rtl/>
          </w:rPr>
          <w:t xml:space="preserve">למעט</w:t>
        </w:r>
      </w:ins>
      <w:del w:id="96734" w:author="מנוע מכני" w:date="2026-10-11T12:04:39Z">
        <w:r>
          <w:rPr>
            <w:rtl/>
          </w:rPr>
          <w:delText xml:space="preserve">למעוטי</w:delText>
        </w:r>
      </w:del>
      <w:r>
        <w:rPr>
          <w:rtl/>
        </w:rPr>
        <w:t xml:space="preserve"> קיבל פחות מכדי הזייה בכלי זה ופחות מכדי הזייה בכלי זה</w:t>
      </w:r>
      <w:ins w:id="95025" w:author="מנוע מכני" w:date="2026-10-11T12:04:39Z">
        <w:r>
          <w:rPr>
            <w:rtl/>
          </w:rPr>
          <w:t xml:space="preserve">,</w:t>
        </w:r>
      </w:ins>
      <w:del w:id="95026" w:author="מנוע מכני" w:date="2026-10-11T12:04:39Z">
        <w:r>
          <w:rPr>
            <w:rtl/>
          </w:rPr>
          <w:delText xml:space="preserve">;</w:delText>
        </w:r>
      </w:del>
    </w:p>
    <w:p>
      <w:pPr>
        <w:pStyle w:val="38"/>
        <w:rPr>
          <w:ins w:id="100434" w:author="מנוע מכני" w:date="2026-10-11T12:04:39Z"/>
        </w:rPr>
      </w:pPr>
      <w:r>
        <w:t xml:space="preserve">דתניא</w:t>
      </w:r>
      <w:r>
        <w:t xml:space="preserve">, ר</w:t>
      </w:r>
      <w:r>
        <w:t>חב</w:t>
      </w:r>
      <w:r>
        <w:t>"</w:t>
      </w:r>
      <w:r>
        <w:t>ש</w:t>
      </w:r>
      <w:r>
        <w:t xml:space="preserve">:</w:t>
      </w:r>
    </w:p>
    <w:p w:rsidR="00DA63EC" w:rsidRDefault="00DA63EC" w:rsidP="00DA63EC">
      <w:pPr>
        <w:tabs>
          <w:tab w:val="left" w:pos="0"/>
        </w:tabs>
        <w:rPr>
          <w:rtl/>
        </w:rPr>
      </w:pPr>
      <w:del w:id="100435" w:author="מנוע מכני" w:date="2026-10-11T12:04:39Z">
        <w:r>
          <w:rPr>
            <w:rtl/>
          </w:rPr>
          <w:delText xml:space="preserve"> </w:delText>
        </w:r>
      </w:del>
      <w:r>
        <w:rPr>
          <w:rtl/>
        </w:rPr>
        <w:t xml:space="preserve">קידש פחות מכדי הזייה בכלי זה ופחות מכדי הזייה בכלי זה - </w:t>
      </w:r>
      <w:r>
        <w:rPr>
          <w:rtl/>
        </w:rPr>
        <w:t xml:space="preserve">לא</w:t>
      </w:r>
      <w:r>
        <w:rPr>
          <w:rtl/>
        </w:rPr>
        <w:t xml:space="preserve"> קידש.</w:t>
      </w:r>
    </w:p>
    <w:p>
      <w:pPr>
        <w:pStyle w:val="afffff8"/>
        <w:rPr>
          <w:ins w:id="90173" w:author="קלוד" w:date="2026-10-11T12:29:36Z"/>
        </w:rPr>
      </w:pPr>
      <w:ins w:id="90174" w:author="קלוד" w:date="2026-10-11T12:29:36Z">
        <w:r>
          <w:rPr>
            <w:color w:val="7B3F00"/>
          </w:rPr>
          <w:t xml:space="preserve">פחות מכדי הזאה בשני כלים - האם נוהג בדם?</w:t>
        </w:r>
      </w:ins>
    </w:p>
    <w:p>
      <w:pPr>
        <w:pStyle w:val="38"/>
        <w:rPr>
          <w:ins w:id="100437" w:author="מנוע מכני" w:date="2026-10-11T12:04:39Z"/>
        </w:rPr>
      </w:pPr>
      <w:del w:id="100436" w:author="מנוע מכני" w:date="2026-10-11T12:04:39Z">
        <w:r>
          <w:delText xml:space="preserve">•</w:delText>
        </w:r>
      </w:del>
      <w:r>
        <w:t xml:space="preserve"> </w:t>
      </w:r>
      <w:r w:rsidRPr="00435194">
        <w:t>איבעיא להו</w:t>
      </w:r>
      <w:r>
        <w:t xml:space="preserve">:</w:t>
      </w:r>
    </w:p>
    <w:p w:rsidR="00DA63EC" w:rsidRDefault="00DA63EC" w:rsidP="00DA63EC">
      <w:pPr>
        <w:tabs>
          <w:tab w:val="left" w:pos="0"/>
        </w:tabs>
        <w:rPr>
          <w:rtl/>
        </w:rPr>
      </w:pPr>
      <w:del w:id="100438" w:author="מנוע מכני" w:date="2026-10-11T12:04:39Z">
        <w:r>
          <w:rPr>
            <w:rtl/>
          </w:rPr>
          <w:delText xml:space="preserve"> </w:delText>
        </w:r>
      </w:del>
      <w:r>
        <w:rPr>
          <w:rtl/>
        </w:rPr>
        <w:t xml:space="preserve">בדם מהו? </w:t>
      </w:r>
      <w:r w:rsidRPr="00891B40">
        <w:rPr>
          <w:b/>
          <w:bCs/>
          <w:rtl/>
        </w:rPr>
        <w:t>הלכתא</w:t>
      </w:r>
      <w:r>
        <w:rPr>
          <w:rtl/>
        </w:rPr>
        <w:t xml:space="preserve"> היא ומהלכתא </w:t>
      </w:r>
      <w:r>
        <w:rPr>
          <w:rtl/>
        </w:rPr>
        <w:t xml:space="preserve">לא</w:t>
      </w:r>
      <w:r>
        <w:rPr>
          <w:rtl/>
        </w:rPr>
        <w:t xml:space="preserve"> </w:t>
      </w:r>
      <w:ins w:id="93533" w:author="מנוע מכני" w:date="2026-10-11T12:04:39Z">
        <w:r>
          <w:rPr>
            <w:rtl/>
          </w:rPr>
          <w:t xml:space="preserve">למדים</w:t>
        </w:r>
      </w:ins>
      <w:del w:id="93534" w:author="מנוע מכני" w:date="2026-10-11T12:04:39Z">
        <w:r>
          <w:rPr>
            <w:rtl/>
          </w:rPr>
          <w:delText xml:space="preserve">גמרינן</w:delText>
        </w:r>
      </w:del>
      <w:r>
        <w:rPr>
          <w:rtl/>
        </w:rPr>
        <w:t xml:space="preserve">, </w:t>
      </w:r>
      <w:r w:rsidRPr="00BE1D80">
        <w:rPr>
          <w:b/>
          <w:bCs/>
          <w:rtl/>
        </w:rPr>
        <w:t>או"ד</w:t>
      </w:r>
      <w:r>
        <w:rPr>
          <w:rtl/>
        </w:rPr>
        <w:t xml:space="preserve"> </w:t>
      </w:r>
      <w:ins w:id="91837" w:author="מנוע מכני" w:date="2026-10-11T12:04:39Z">
        <w:r>
          <w:rPr>
            <w:rtl/>
          </w:rPr>
          <w:t xml:space="preserve">שם</w:t>
        </w:r>
      </w:ins>
      <w:del w:id="91838" w:author="מנוע מכני" w:date="2026-10-11T12:04:39Z">
        <w:r>
          <w:rPr>
            <w:rtl/>
          </w:rPr>
          <w:delText xml:space="preserve">התם</w:delText>
        </w:r>
      </w:del>
      <w:r>
        <w:rPr>
          <w:rtl/>
        </w:rPr>
        <w:t xml:space="preserve"> </w:t>
      </w:r>
      <w:r>
        <w:rPr>
          <w:rtl/>
        </w:rPr>
        <w:t xml:space="preserve">מ"ט</w:t>
      </w:r>
      <w:r>
        <w:rPr>
          <w:rtl/>
        </w:rPr>
        <w:t xml:space="preserve">? </w:t>
      </w:r>
      <w:r w:rsidRPr="0046594B">
        <w:rPr>
          <w:rStyle w:val="afffff0"/>
          <w:rtl/>
        </w:rPr>
        <w:t>ד</w:t>
      </w:r>
      <w:r w:rsidRPr="0046594B">
        <w:rPr>
          <w:rStyle w:val="afffff0"/>
          <w:rFonts w:hint="cs"/>
          <w:rtl/>
        </w:rPr>
        <w:t>'</w:t>
      </w:r>
      <w:ins w:id="90279" w:author="Claude - סמנטי" w:date="2026-10-11T12:26:16Z">
        <w:r>
          <w:rPr>
            <w:rStyle w:val="afffff0"/>
            <w:rtl/>
          </w:rPr>
          <w:t xml:space="preserve">וְטָבַל בַּמַּיִם</w:t>
        </w:r>
      </w:ins>
      <w:del w:id="90280" w:author="Claude - סמנטי" w:date="2026-10-11T12:26:16Z">
        <w:r w:rsidRPr="0046594B">
          <w:rPr>
            <w:rStyle w:val="afffff0"/>
            <w:rtl/>
          </w:rPr>
          <w:delText xml:space="preserve">וטבל במים</w:delText>
        </w:r>
      </w:del>
      <w:r w:rsidRPr="0046594B">
        <w:rPr>
          <w:rStyle w:val="afffff0"/>
          <w:rFonts w:hint="cs"/>
          <w:rtl/>
        </w:rPr>
        <w:t>'</w:t>
      </w:r>
      <w:r w:rsidRPr="0046594B">
        <w:rPr>
          <w:rStyle w:val="afffff0"/>
          <w:rtl/>
        </w:rPr>
        <w:t>,</w:t>
      </w:r>
      <w:r>
        <w:rPr>
          <w:rtl/>
        </w:rPr>
        <w:t xml:space="preserve"> </w:t>
      </w:r>
      <w:r>
        <w:rPr>
          <w:rtl/>
        </w:rPr>
        <w:t xml:space="preserve">ה"נ</w:t>
      </w:r>
      <w:r>
        <w:rPr>
          <w:rtl/>
        </w:rPr>
        <w:t xml:space="preserve"> כתיב: וטבל בדם? </w:t>
      </w:r>
    </w:p>
    <w:p>
      <w:pPr>
        <w:pStyle w:val="38"/>
        <w:rPr>
          <w:ins w:id="100439" w:author="מנוע מכני" w:date="2026-10-11T12:04:39Z"/>
        </w:rPr>
      </w:pPr>
      <w:r>
        <w:t>ת</w:t>
      </w:r>
      <w:r>
        <w:t>"</w:t>
      </w:r>
      <w:r>
        <w:t>ש דאר</w:t>
      </w:r>
      <w:r>
        <w:t>"</w:t>
      </w:r>
      <w:r>
        <w:t>ז מר</w:t>
      </w:r>
      <w:r>
        <w:t>"</w:t>
      </w:r>
      <w:r>
        <w:t>א</w:t>
      </w:r>
      <w:r>
        <w:t xml:space="preserve">:</w:t>
      </w:r>
    </w:p>
    <w:p w:rsidR="00DA63EC" w:rsidRDefault="00DA63EC" w:rsidP="00DA63EC">
      <w:pPr>
        <w:tabs>
          <w:tab w:val="left" w:pos="0"/>
        </w:tabs>
        <w:rPr>
          <w:rtl/>
        </w:rPr>
      </w:pPr>
      <w:del w:id="100440" w:author="מנוע מכני" w:date="2026-10-11T12:04:39Z">
        <w:r>
          <w:rPr>
            <w:rtl/>
          </w:rPr>
          <w:delText xml:space="preserve"> </w:delText>
        </w:r>
      </w:del>
      <w:r>
        <w:rPr>
          <w:rtl/>
        </w:rPr>
        <w:t xml:space="preserve">אף בדם </w:t>
      </w:r>
      <w:r>
        <w:rPr>
          <w:rtl/>
        </w:rPr>
        <w:t xml:space="preserve">לא</w:t>
      </w:r>
      <w:r>
        <w:rPr>
          <w:rtl/>
        </w:rPr>
        <w:t xml:space="preserve"> קידש.</w:t>
      </w:r>
    </w:p>
    <w:p w:rsidR="00DA63EC" w:rsidRDefault="00DA63EC" w:rsidP="00DA63EC">
      <w:pPr>
        <w:tabs>
          <w:tab w:val="left" w:pos="0"/>
        </w:tabs>
        <w:rPr>
          <w:rtl/>
        </w:rPr>
      </w:pPr>
    </w:p>
    <w:p>
      <w:pPr>
        <w:pStyle w:val="38"/>
        <w:rPr>
          <w:ins w:id="100442" w:author="מנוע מכני" w:date="2026-10-11T12:04:39Z"/>
        </w:rPr>
      </w:pPr>
      <w:del w:id="100441" w:author="מנוע מכני" w:date="2026-10-11T12:04:39Z">
        <w:r>
          <w:delText xml:space="preserve">•</w:delText>
        </w:r>
      </w:del>
      <w:r>
        <w:t xml:space="preserve"> רבא, </w:t>
      </w:r>
      <w:r>
        <w:t xml:space="preserve">תניא</w:t>
      </w:r>
      <w:r>
        <w:t xml:space="preserve">:</w:t>
      </w:r>
    </w:p>
    <w:p w:rsidR="00DA63EC" w:rsidRDefault="00DA63EC" w:rsidP="00DA63EC">
      <w:pPr>
        <w:tabs>
          <w:tab w:val="left" w:pos="0"/>
        </w:tabs>
        <w:rPr>
          <w:rtl/>
        </w:rPr>
      </w:pPr>
      <w:del w:id="100443" w:author="מנוע מכני" w:date="2026-10-11T12:04:39Z">
        <w:r w:rsidRPr="00464129">
          <w:rPr>
            <w:rStyle w:val="afffff0"/>
            <w:rtl/>
          </w:rPr>
          <w:delText xml:space="preserve"> </w:delText>
        </w:r>
      </w:del>
      <w:r w:rsidRPr="00464129">
        <w:rPr>
          <w:rStyle w:val="afffff0"/>
          <w:rFonts w:hint="cs"/>
          <w:rtl/>
        </w:rPr>
        <w:t>'</w:t>
      </w:r>
      <w:ins w:id="91029" w:author="Claude - סמנטי" w:date="2026-10-11T12:26:16Z">
        <w:r>
          <w:rPr>
            <w:rStyle w:val="afffff0"/>
            <w:rtl/>
          </w:rPr>
          <w:t xml:space="preserve">וְטָבַל</w:t>
        </w:r>
      </w:ins>
      <w:del w:id="91030" w:author="Claude - סמנטי" w:date="2026-10-11T12:26:16Z">
        <w:r w:rsidRPr="00464129">
          <w:rPr>
            <w:rStyle w:val="afffff0"/>
            <w:rtl/>
          </w:rPr>
          <w:delText xml:space="preserve">וטבל</w:delText>
        </w:r>
      </w:del>
      <w:r w:rsidRPr="00464129">
        <w:rPr>
          <w:rStyle w:val="afffff0"/>
          <w:rFonts w:hint="cs"/>
          <w:rtl/>
        </w:rPr>
        <w:t>'</w:t>
      </w:r>
      <w:r w:rsidRPr="00464129">
        <w:rPr>
          <w:rStyle w:val="afffff0"/>
          <w:rtl/>
        </w:rPr>
        <w:t xml:space="preserve"> </w:t>
      </w:r>
      <w:r>
        <w:rPr>
          <w:rtl/>
        </w:rPr>
        <w:t>- ולא מספג,</w:t>
      </w:r>
      <w:r w:rsidRPr="00464129">
        <w:rPr>
          <w:rStyle w:val="afffff0"/>
          <w:rtl/>
        </w:rPr>
        <w:t xml:space="preserve"> </w:t>
      </w:r>
      <w:r w:rsidRPr="00464129">
        <w:rPr>
          <w:rStyle w:val="afffff0"/>
          <w:rFonts w:hint="cs"/>
          <w:rtl/>
        </w:rPr>
        <w:t>'</w:t>
      </w:r>
      <w:r w:rsidRPr="00464129">
        <w:rPr>
          <w:rStyle w:val="afffff0"/>
          <w:rtl/>
        </w:rPr>
        <w:t>בדם</w:t>
      </w:r>
      <w:r w:rsidRPr="00464129">
        <w:rPr>
          <w:rStyle w:val="afffff0"/>
          <w:rFonts w:hint="cs"/>
          <w:rtl/>
        </w:rPr>
        <w:t>'</w:t>
      </w:r>
      <w:r w:rsidRPr="00464129">
        <w:rPr>
          <w:rStyle w:val="afffff0"/>
          <w:rtl/>
        </w:rPr>
        <w:t xml:space="preserve"> </w:t>
      </w:r>
      <w:r>
        <w:rPr>
          <w:rtl/>
        </w:rPr>
        <w:t xml:space="preserve">- עד שיהא בדם שיעור טבילה מעיקרו, </w:t>
      </w:r>
    </w:p>
    <w:p w:rsidR="00DA63EC" w:rsidRDefault="00DA63EC" w:rsidP="00DA63EC">
      <w:pPr>
        <w:tabs>
          <w:tab w:val="left" w:pos="0"/>
        </w:tabs>
        <w:rPr>
          <w:rtl/>
        </w:rPr>
      </w:pPr>
      <w:r>
        <w:rPr>
          <w:rtl/>
        </w:rPr>
        <w:tab/>
      </w:r>
      <w:r>
        <w:rPr>
          <w:rtl/>
        </w:rPr>
        <w:tab/>
      </w:r>
      <w:del w:id="90150" w:author="מנוע מכני" w:date="2026-10-11T12:04:39Z">
        <w:r>
          <w:rPr>
            <w:rFonts w:hint="cs"/>
            <w:rtl/>
          </w:rPr>
          <w:delText xml:space="preserve">   </w:delText>
        </w:r>
        <w:r w:rsidRPr="00464129">
          <w:rPr>
            <w:rStyle w:val="afffff0"/>
            <w:rFonts w:hint="cs"/>
            <w:rtl/>
          </w:rPr>
          <w:delText xml:space="preserve"> </w:delText>
        </w:r>
      </w:del>
      <w:r w:rsidRPr="00464129">
        <w:rPr>
          <w:rStyle w:val="afffff0"/>
          <w:rFonts w:hint="cs"/>
          <w:rtl/>
        </w:rPr>
        <w:t xml:space="preserve">'</w:t>
      </w:r>
      <w:ins w:id="91031" w:author="Claude - סמנטי" w:date="2026-10-11T12:26:16Z">
        <w:r>
          <w:rPr>
            <w:rStyle w:val="afffff0"/>
            <w:rtl/>
          </w:rPr>
          <w:t xml:space="preserve">מִן הַדָּם</w:t>
        </w:r>
      </w:ins>
      <w:del w:id="91032" w:author="Claude - סמנטי" w:date="2026-10-11T12:26:16Z">
        <w:r w:rsidRPr="00464129">
          <w:rPr>
            <w:rStyle w:val="afffff0"/>
            <w:rtl/>
          </w:rPr>
          <w:delText xml:space="preserve">מן הדם</w:delText>
        </w:r>
      </w:del>
      <w:r w:rsidRPr="00464129">
        <w:rPr>
          <w:rStyle w:val="afffff0"/>
          <w:rFonts w:hint="cs"/>
          <w:rtl/>
        </w:rPr>
        <w:t>'</w:t>
      </w:r>
      <w:r w:rsidRPr="00464129">
        <w:rPr>
          <w:rStyle w:val="afffff0"/>
          <w:rtl/>
        </w:rPr>
        <w:t xml:space="preserve"> </w:t>
      </w:r>
      <w:r>
        <w:rPr>
          <w:rtl/>
        </w:rPr>
        <w:t xml:space="preserve">- מן הדם שבענין</w:t>
      </w:r>
      <w:ins w:id="95027" w:author="מנוע מכני" w:date="2026-10-11T12:04:39Z">
        <w:r>
          <w:rPr>
            <w:rtl/>
          </w:rPr>
          <w:t xml:space="preserve">,</w:t>
        </w:r>
      </w:ins>
      <w:del w:id="95028" w:author="מנוע מכני" w:date="2026-10-11T12:04:39Z">
        <w:r>
          <w:rPr>
            <w:rtl/>
          </w:rPr>
          <w:delText xml:space="preserve">;</w:delText>
        </w:r>
      </w:del>
    </w:p>
    <w:p w:rsidR="00DA63EC" w:rsidRPr="00E105BC" w:rsidRDefault="00DA63EC" w:rsidP="00DA63EC">
      <w:pPr>
        <w:tabs>
          <w:tab w:val="left" w:pos="0"/>
        </w:tabs>
        <w:rPr>
          <w:spacing w:val="-8"/>
          <w:rtl/>
        </w:rPr>
      </w:pPr>
      <w:ins w:id="97283" w:author="מנוע מכני" w:date="2026-10-11T12:04:39Z">
        <w:r>
          <w:rPr>
            <w:b/>
            <w:bCs/>
            <w:spacing w:val="-8"/>
            <w:rtl/>
          </w:rPr>
          <w:t xml:space="preserve">והוצרך</w:t>
        </w:r>
      </w:ins>
      <w:del w:id="97284" w:author="מנוע מכני" w:date="2026-10-11T12:04:39Z">
        <w:r w:rsidRPr="00E105BC">
          <w:rPr>
            <w:b/>
            <w:bCs/>
            <w:spacing w:val="-8"/>
            <w:rtl/>
          </w:rPr>
          <w:delText xml:space="preserve">ואיצטריך</w:delText>
        </w:r>
      </w:del>
      <w:r w:rsidRPr="00E105BC">
        <w:rPr>
          <w:spacing w:val="-8"/>
          <w:rtl/>
        </w:rPr>
        <w:t xml:space="preserve"> ל</w:t>
      </w:r>
      <w:r w:rsidRPr="00E105BC">
        <w:rPr>
          <w:rFonts w:hint="cs"/>
          <w:spacing w:val="-8"/>
          <w:rtl/>
        </w:rPr>
        <w:t>'</w:t>
      </w:r>
      <w:r w:rsidRPr="00E105BC">
        <w:rPr>
          <w:spacing w:val="-8"/>
          <w:rtl/>
        </w:rPr>
        <w:t>בדם</w:t>
      </w:r>
      <w:r w:rsidRPr="00E105BC">
        <w:rPr>
          <w:rFonts w:hint="cs"/>
          <w:spacing w:val="-8"/>
          <w:rtl/>
        </w:rPr>
        <w:t xml:space="preserve">' אפ' </w:t>
      </w:r>
      <w:ins w:id="91839" w:author="מנוע מכני" w:date="2026-10-11T12:04:39Z">
        <w:r>
          <w:rPr>
            <w:rFonts w:hint="cs"/>
            <w:spacing w:val="-8"/>
            <w:rtl/>
          </w:rPr>
          <w:t xml:space="preserve">דאין</w:t>
        </w:r>
      </w:ins>
      <w:del w:id="91840" w:author="מנוע מכני" w:date="2026-10-11T12:04:39Z">
        <w:r w:rsidRPr="00E105BC">
          <w:rPr>
            <w:rFonts w:hint="cs"/>
            <w:spacing w:val="-8"/>
            <w:rtl/>
          </w:rPr>
          <w:delText xml:space="preserve">דליכא</w:delText>
        </w:r>
      </w:del>
      <w:r w:rsidRPr="00E105BC">
        <w:rPr>
          <w:rFonts w:hint="cs"/>
          <w:spacing w:val="-8"/>
          <w:rtl/>
        </w:rPr>
        <w:t xml:space="preserve"> שיעור טבילה מעיקרו,</w:t>
      </w:r>
      <w:r w:rsidRPr="00E105BC">
        <w:rPr>
          <w:rStyle w:val="afffff0"/>
          <w:rFonts w:hint="cs"/>
          <w:spacing w:val="-8"/>
          <w:rtl/>
        </w:rPr>
        <w:t xml:space="preserve"> 'וטבל' </w:t>
      </w:r>
      <w:r w:rsidRPr="00E105BC">
        <w:rPr>
          <w:rFonts w:hint="cs"/>
          <w:spacing w:val="-8"/>
          <w:rtl/>
        </w:rPr>
        <w:t>דלא מספג</w:t>
      </w:r>
      <w:r w:rsidRPr="00E105BC">
        <w:rPr>
          <w:rStyle w:val="afffff0"/>
          <w:rFonts w:hint="cs"/>
          <w:spacing w:val="-8"/>
          <w:rtl/>
        </w:rPr>
        <w:t xml:space="preserve"> 'מן הדם' </w:t>
      </w:r>
      <w:ins w:id="96735" w:author="מנוע מכני" w:date="2026-10-11T12:04:39Z">
        <w:r>
          <w:rPr>
            <w:spacing w:val="-8"/>
            <w:rtl/>
          </w:rPr>
          <w:t xml:space="preserve">למעט</w:t>
        </w:r>
      </w:ins>
      <w:del w:id="96736" w:author="מנוע מכני" w:date="2026-10-11T12:04:39Z">
        <w:r w:rsidRPr="00E105BC">
          <w:rPr>
            <w:spacing w:val="-8"/>
            <w:rtl/>
          </w:rPr>
          <w:delText xml:space="preserve">למעוטי</w:delText>
        </w:r>
      </w:del>
      <w:r w:rsidRPr="00E105BC">
        <w:rPr>
          <w:spacing w:val="-8"/>
          <w:rtl/>
        </w:rPr>
        <w:t xml:space="preserve"> שיריים שבאצבע.</w:t>
      </w:r>
    </w:p>
    <w:p>
      <w:pPr>
        <w:pStyle w:val="38"/>
        <w:rPr>
          <w:ins w:id="100445" w:author="מנוע מכני" w:date="2026-10-11T12:04:39Z"/>
        </w:rPr>
      </w:pPr>
      <w:del w:id="100444" w:author="מנוע מכני" w:date="2026-10-11T12:04:39Z">
        <w:r>
          <w:delText xml:space="preserve">•</w:delText>
        </w:r>
      </w:del>
      <w:r>
        <w:t xml:space="preserve"> מסייע לר"</w:t>
      </w:r>
      <w:r>
        <w:t xml:space="preserve">א </w:t>
      </w:r>
      <w:r>
        <w:t xml:space="preserve">דאר"א:</w:t>
      </w:r>
    </w:p>
    <w:p w:rsidR="00DA63EC" w:rsidRDefault="00DA63EC" w:rsidP="00DA63EC">
      <w:pPr>
        <w:tabs>
          <w:tab w:val="left" w:pos="0"/>
        </w:tabs>
        <w:rPr>
          <w:rtl/>
        </w:rPr>
      </w:pPr>
      <w:del w:id="100446" w:author="מנוע מכני" w:date="2026-10-11T12:04:39Z">
        <w:r>
          <w:rPr>
            <w:rtl/>
          </w:rPr>
          <w:delText xml:space="preserve"> </w:delText>
        </w:r>
      </w:del>
      <w:r>
        <w:rPr>
          <w:rtl/>
        </w:rPr>
        <w:t xml:space="preserve">שיריים שבאצבע פסולין.</w:t>
      </w:r>
    </w:p>
    <w:p>
      <w:pPr>
        <w:pStyle w:val="afffff8"/>
        <w:rPr>
          <w:ins w:id="90171" w:author="קלוד" w:date="2026-10-11T12:29:36Z"/>
        </w:rPr>
      </w:pPr>
      <w:ins w:id="90172" w:author="קלוד" w:date="2026-10-11T12:29:36Z">
        <w:r>
          <w:rPr>
            <w:color w:val="7B3F00"/>
          </w:rPr>
          <w:t xml:space="preserve">ניתזה הזאה מידו - עד שלא יצאה מידו טעון כיבוס</w:t>
        </w:r>
      </w:ins>
    </w:p>
    <w:p>
      <w:pPr>
        <w:pStyle w:val="38"/>
        <w:rPr>
          <w:ins w:id="100447" w:author="מנוע מכני" w:date="2026-10-11T12:04:39Z"/>
        </w:rPr>
      </w:pPr>
      <w:r>
        <w:t xml:space="preserve">א"ל</w:t>
      </w:r>
      <w:r>
        <w:t xml:space="preserve"> רבין בר"</w:t>
      </w:r>
      <w:r>
        <w:t>א</w:t>
      </w:r>
      <w:r>
        <w:t xml:space="preserve"> לרב:</w:t>
      </w:r>
    </w:p>
    <w:p w:rsidR="00DA63EC" w:rsidRDefault="00DA63EC" w:rsidP="00DA63EC">
      <w:pPr>
        <w:tabs>
          <w:tab w:val="left" w:pos="0"/>
        </w:tabs>
        <w:rPr>
          <w:rtl/>
        </w:rPr>
      </w:pPr>
      <w:del w:id="100448" w:author="מנוע מכני" w:date="2026-10-11T12:04:39Z">
        <w:r>
          <w:rPr>
            <w:rtl/>
          </w:rPr>
          <w:delText xml:space="preserve"> </w:delText>
        </w:r>
      </w:del>
      <w:r>
        <w:rPr>
          <w:rtl/>
        </w:rPr>
        <w:t xml:space="preserve">אמר</w:t>
      </w:r>
      <w:r>
        <w:rPr>
          <w:rtl/>
        </w:rPr>
        <w:t xml:space="preserve"> תלמידך, </w:t>
      </w:r>
      <w:r>
        <w:rPr>
          <w:rStyle w:val="2fb"/>
          <w:rtl/>
        </w:rPr>
        <w:t xml:space="preserve">א</w:t>
      </w:r>
      <w:r>
        <w:rPr>
          <w:rStyle w:val="2fb"/>
          <w:rFonts w:hint="cs"/>
          <w:rtl/>
        </w:rPr>
        <w:t>ר</w:t>
      </w:r>
      <w:r>
        <w:rPr>
          <w:rStyle w:val="2fb"/>
          <w:rtl/>
        </w:rPr>
        <w:t>"</w:t>
      </w:r>
      <w:r>
        <w:rPr>
          <w:rStyle w:val="2fb"/>
          <w:rFonts w:hint="cs"/>
          <w:rtl/>
        </w:rPr>
        <w:t>ע</w:t>
      </w:r>
      <w:r>
        <w:rPr>
          <w:rtl/>
        </w:rPr>
        <w:t xml:space="preserve">, תנינא: היה מזה וניתזה הזאה מידו, עד שלא הזה - טעון כיבוס, משהזה - אין טעון כיבוס</w:t>
      </w:r>
      <w:ins w:id="95029" w:author="מנוע מכני" w:date="2026-10-11T12:04:39Z">
        <w:r>
          <w:rPr>
            <w:rtl/>
          </w:rPr>
          <w:t xml:space="preserve">,</w:t>
        </w:r>
      </w:ins>
      <w:del w:id="95030" w:author="מנוע מכני" w:date="2026-10-11T12:04:39Z">
        <w:r>
          <w:rPr>
            <w:rtl/>
          </w:rPr>
          <w:delText xml:space="preserve">;</w:delText>
        </w:r>
      </w:del>
    </w:p>
    <w:p w:rsidR="00DA63EC" w:rsidRDefault="00DA63EC" w:rsidP="00DA63EC">
      <w:pPr>
        <w:tabs>
          <w:tab w:val="left" w:pos="0"/>
        </w:tabs>
        <w:rPr>
          <w:rtl/>
        </w:rPr>
      </w:pPr>
      <w:ins w:id="93535" w:author="מנוע מכני" w:date="2026-10-11T12:04:39Z">
        <w:r>
          <w:rPr>
            <w:rtl/>
          </w:rPr>
          <w:t xml:space="preserve">מה</w:t>
        </w:r>
      </w:ins>
      <w:del w:id="93536" w:author="מנוע מכני" w:date="2026-10-11T12:04:39Z">
        <w:r>
          <w:rPr>
            <w:rtl/>
          </w:rPr>
          <w:delText xml:space="preserve">מאי</w:delText>
        </w:r>
      </w:del>
      <w:r>
        <w:rPr>
          <w:rtl/>
        </w:rPr>
        <w:t xml:space="preserve"> </w:t>
      </w:r>
      <w:ins w:id="91841" w:author="מנוע מכני" w:date="2026-10-11T12:04:39Z">
        <w:r>
          <w:rPr>
            <w:rtl/>
          </w:rPr>
          <w:t xml:space="preserve">לא</w:t>
        </w:r>
      </w:ins>
      <w:del w:id="91842" w:author="מנוע מכני" w:date="2026-10-11T12:04:39Z">
        <w:r>
          <w:rPr>
            <w:rtl/>
          </w:rPr>
          <w:delText xml:space="preserve">לאו</w:delText>
        </w:r>
      </w:del>
      <w:r>
        <w:rPr>
          <w:rtl/>
        </w:rPr>
        <w:t xml:space="preserve"> </w:t>
      </w:r>
      <w:r>
        <w:rPr>
          <w:rtl/>
        </w:rPr>
        <w:t xml:space="preserve">ה"ק</w:t>
      </w:r>
      <w:r>
        <w:rPr>
          <w:rtl/>
        </w:rPr>
        <w:t xml:space="preserve">: עד שלא גמר מלהזות.</w:t>
      </w:r>
    </w:p>
    <w:p w:rsidR="00DA63EC" w:rsidRDefault="00DA63EC" w:rsidP="00DA63EC">
      <w:pPr>
        <w:tabs>
          <w:tab w:val="left" w:pos="0"/>
        </w:tabs>
        <w:rPr>
          <w:rtl/>
        </w:rPr>
      </w:pPr>
      <w:r>
        <w:rPr>
          <w:rtl/>
        </w:rPr>
        <w:t xml:space="preserve">טעון כיבוס, משגמר להזות - אין טעון כיבוס! </w:t>
      </w:r>
    </w:p>
    <w:p>
      <w:pPr>
        <w:pStyle w:val="38"/>
        <w:rPr>
          <w:ins w:id="100449" w:author="מנוע מכני" w:date="2026-10-11T12:04:39Z"/>
        </w:rPr>
      </w:pPr>
      <w:r>
        <w:t xml:space="preserve">לא</w:t>
      </w:r>
      <w:r>
        <w:t xml:space="preserve">, </w:t>
      </w:r>
      <w:r>
        <w:t xml:space="preserve">ה"ק</w:t>
      </w:r>
      <w:r>
        <w:t xml:space="preserve">:</w:t>
      </w:r>
    </w:p>
    <w:p w:rsidR="00DA63EC" w:rsidRDefault="00DA63EC" w:rsidP="00DA63EC">
      <w:pPr>
        <w:tabs>
          <w:tab w:val="left" w:pos="0"/>
        </w:tabs>
        <w:rPr>
          <w:rtl/>
        </w:rPr>
      </w:pPr>
      <w:del w:id="100450" w:author="מנוע מכני" w:date="2026-10-11T12:04:39Z">
        <w:r>
          <w:rPr>
            <w:rtl/>
          </w:rPr>
          <w:delText xml:space="preserve"> </w:delText>
        </w:r>
      </w:del>
      <w:r>
        <w:rPr>
          <w:rtl/>
        </w:rPr>
        <w:t xml:space="preserve">עד שלא יצתה הזאה מידו - טעון כיבוס, משיצתה הזאה מידו - אין טעון כיבוס.</w:t>
      </w:r>
    </w:p>
    <w:p>
      <w:pPr>
        <w:pStyle w:val="38"/>
        <w:rPr>
          <w:ins w:id="100451" w:author="מנוע מכני" w:date="2026-10-11T12:04:39Z"/>
        </w:rPr>
      </w:pPr>
      <w:r>
        <w:t xml:space="preserve">איתיביה אביי:</w:t>
      </w:r>
    </w:p>
    <w:p w:rsidR="00DA63EC" w:rsidRDefault="00DA63EC" w:rsidP="00DA63EC">
      <w:pPr>
        <w:tabs>
          <w:tab w:val="left" w:pos="0"/>
        </w:tabs>
        <w:rPr>
          <w:rtl/>
        </w:rPr>
      </w:pPr>
      <w:del w:id="100452" w:author="מנוע מכני" w:date="2026-10-11T12:04:39Z">
        <w:r>
          <w:rPr>
            <w:rtl/>
          </w:rPr>
          <w:delText xml:space="preserve"> </w:delText>
        </w:r>
      </w:del>
      <w:r>
        <w:rPr>
          <w:rtl/>
        </w:rPr>
        <w:t xml:space="preserve">גמר מלהזות, מקנח ידו בגופה של פרה</w:t>
      </w:r>
      <w:ins w:id="95031" w:author="מנוע מכני" w:date="2026-10-11T12:04:39Z">
        <w:r>
          <w:rPr>
            <w:rtl/>
          </w:rPr>
          <w:t xml:space="preserve">,</w:t>
        </w:r>
      </w:ins>
      <w:del w:id="95032" w:author="מנוע מכני" w:date="2026-10-11T12:04:39Z">
        <w:r>
          <w:rPr>
            <w:rtl/>
          </w:rPr>
          <w:delText xml:space="preserve">;</w:delText>
        </w:r>
      </w:del>
      <w:ins w:id="95033" w:author="מנוע מכני" w:date="2026-10-11T12:04:39Z">
        <w:r>
          <w:rPr>
            <w:rFonts w:hint="cs"/>
            <w:rtl/>
          </w:rPr>
          <w:t xml:space="preserve"> </w:t>
        </w:r>
      </w:ins>
      <w:del w:id="95034" w:author="מנוע מכני" w:date="2026-10-11T12:04:39Z">
        <w:r>
          <w:rPr>
            <w:rFonts w:hint="cs"/>
            <w:rtl/>
          </w:rPr>
          <w:delText xml:space="preserve">  </w:delText>
        </w:r>
      </w:del>
      <w:r>
        <w:rPr>
          <w:rFonts w:hint="cs"/>
          <w:rtl/>
        </w:rPr>
        <w:t xml:space="preserve">- ומשמע הא </w:t>
      </w:r>
      <w:r>
        <w:rPr>
          <w:rFonts w:hint="cs"/>
          <w:rtl/>
        </w:rPr>
        <w:t xml:space="preserve">לא</w:t>
      </w:r>
      <w:r>
        <w:rPr>
          <w:rFonts w:hint="cs"/>
          <w:rtl/>
        </w:rPr>
        <w:t xml:space="preserve"> גמר </w:t>
      </w:r>
      <w:r>
        <w:rPr>
          <w:rFonts w:hint="cs"/>
          <w:rtl/>
        </w:rPr>
        <w:t xml:space="preserve">לא</w:t>
      </w:r>
      <w:r>
        <w:rPr>
          <w:rFonts w:hint="cs"/>
          <w:rtl/>
        </w:rPr>
        <w:t xml:space="preserve"> </w:t>
      </w:r>
    </w:p>
    <w:p>
      <w:pPr>
        <w:pStyle w:val="38"/>
        <w:rPr>
          <w:ins w:id="100453" w:author="מנוע מכני" w:date="2026-10-11T12:04:39Z"/>
        </w:rPr>
      </w:pPr>
      <w:r>
        <w:t xml:space="preserve">- </w:t>
      </w:r>
      <w:r>
        <w:t xml:space="preserve">א"ל</w:t>
      </w:r>
      <w:r>
        <w:t xml:space="preserve">:</w:t>
      </w:r>
    </w:p>
    <w:p w:rsidR="00DA63EC" w:rsidRDefault="00DA63EC" w:rsidP="00DA63EC">
      <w:pPr>
        <w:pStyle w:val="affffb"/>
        <w:rPr>
          <w:rtl/>
        </w:rPr>
      </w:pPr>
      <w:del w:id="100454" w:author="מנוע מכני" w:date="2026-10-11T12:04:39Z">
        <w:r>
          <w:rPr>
            <w:rtl/>
          </w:rPr>
          <w:delText xml:space="preserve"> </w:delText>
        </w:r>
      </w:del>
      <w:r>
        <w:rPr>
          <w:rtl/>
        </w:rPr>
        <w:t xml:space="preserve">גמר - מקנח ידו בגופה של פרה, </w:t>
      </w:r>
      <w:r>
        <w:rPr>
          <w:rtl/>
        </w:rPr>
        <w:t xml:space="preserve">לא</w:t>
      </w:r>
      <w:r>
        <w:rPr>
          <w:rtl/>
        </w:rPr>
        <w:t xml:space="preserve"> גמר - מקנח אצבעו.</w:t>
      </w:r>
    </w:p>
    <w:p w:rsidR="00DA63EC" w:rsidRDefault="00DA63EC" w:rsidP="00DA63EC">
      <w:pPr>
        <w:tabs>
          <w:tab w:val="left" w:pos="0"/>
        </w:tabs>
        <w:rPr>
          <w:rtl/>
        </w:rPr>
      </w:pPr>
      <w:r>
        <w:rPr>
          <w:rtl/>
        </w:rPr>
        <w:t xml:space="preserve">גמר מקנח ידו בגופה של פרה, </w:t>
      </w:r>
      <w:r w:rsidRPr="0046594B">
        <w:rPr>
          <w:rStyle w:val="afffff0"/>
          <w:rFonts w:hint="cs"/>
          <w:rtl/>
        </w:rPr>
        <w:t>ד'</w:t>
      </w:r>
      <w:ins w:id="91033" w:author="Claude - סמנטי" w:date="2026-10-11T12:26:16Z">
        <w:r>
          <w:rPr>
            <w:rStyle w:val="afffff0"/>
            <w:rtl/>
          </w:rPr>
          <w:t xml:space="preserve">וְשָׂרַף אֶת הַפָּרָה לְעֵינָיו</w:t>
        </w:r>
      </w:ins>
      <w:del w:id="91034" w:author="Claude - סמנטי" w:date="2026-10-11T12:26:16Z">
        <w:r w:rsidRPr="0046594B">
          <w:rPr>
            <w:rStyle w:val="afffff0"/>
            <w:rtl/>
          </w:rPr>
          <w:delText xml:space="preserve">ושרף את הפרה לעיניו</w:delText>
        </w:r>
      </w:del>
      <w:r w:rsidRPr="0046594B">
        <w:rPr>
          <w:rStyle w:val="afffff0"/>
          <w:rFonts w:hint="cs"/>
          <w:rtl/>
        </w:rPr>
        <w:t>'</w:t>
      </w:r>
      <w:r w:rsidRPr="0046594B">
        <w:rPr>
          <w:rStyle w:val="afffff0"/>
          <w:rtl/>
        </w:rPr>
        <w:t>,</w:t>
      </w:r>
      <w:r>
        <w:rPr>
          <w:rtl/>
        </w:rPr>
        <w:t xml:space="preserve"> </w:t>
      </w:r>
    </w:p>
    <w:p>
      <w:pPr>
        <w:pStyle w:val="38"/>
        <w:rPr>
          <w:ins w:id="100455" w:author="מנוע מכני" w:date="2026-10-11T12:04:39Z"/>
        </w:rPr>
      </w:pPr>
      <w:r>
        <w:t xml:space="preserve">אצבעו מקנח </w:t>
      </w:r>
      <w:r>
        <w:t>ל</w:t>
      </w:r>
      <w:r>
        <w:t xml:space="preserve">אביי:</w:t>
      </w:r>
    </w:p>
    <w:p w:rsidR="00DA63EC" w:rsidRDefault="00DA63EC" w:rsidP="00DA63EC">
      <w:pPr>
        <w:tabs>
          <w:tab w:val="left" w:pos="0"/>
        </w:tabs>
        <w:rPr>
          <w:rtl/>
        </w:rPr>
      </w:pPr>
      <w:del w:id="100456" w:author="מנוע מכני" w:date="2026-10-11T12:04:39Z">
        <w:r>
          <w:rPr>
            <w:rtl/>
          </w:rPr>
          <w:delText xml:space="preserve"> </w:delText>
        </w:r>
      </w:del>
      <w:r>
        <w:rPr>
          <w:rtl/>
        </w:rPr>
        <w:t xml:space="preserve">בשפת מזרק, </w:t>
      </w:r>
      <w:r w:rsidRPr="0046594B">
        <w:rPr>
          <w:rStyle w:val="afffff0"/>
          <w:rFonts w:hint="cs"/>
          <w:rtl/>
        </w:rPr>
        <w:t>ד'</w:t>
      </w:r>
      <w:r w:rsidRPr="0046594B">
        <w:rPr>
          <w:rStyle w:val="afffff0"/>
          <w:rtl/>
        </w:rPr>
        <w:t>כפורי זהב</w:t>
      </w:r>
      <w:r w:rsidRPr="0046594B">
        <w:rPr>
          <w:rStyle w:val="afffff0"/>
          <w:rFonts w:hint="cs"/>
          <w:rtl/>
        </w:rPr>
        <w:t>'</w:t>
      </w:r>
      <w:r w:rsidRPr="0046594B">
        <w:rPr>
          <w:rStyle w:val="afffff0"/>
          <w:rtl/>
        </w:rPr>
        <w:t>.</w:t>
      </w:r>
    </w:p>
    <w:p w:rsidR="00DA63EC" w:rsidRDefault="00DA63EC" w:rsidP="00DA63EC">
      <w:pPr>
        <w:pStyle w:val="affffd"/>
        <w:rPr>
          <w:rtl/>
        </w:rPr>
      </w:pPr>
      <w:r>
        <w:rPr>
          <w:rtl/>
        </w:rPr>
        <w:t>׹</w:t>
      </w:r>
    </w:p>
    <w:p>
      <w:pPr>
        <w:pStyle w:val="MishnaBatzad"/>
        <w:rPr>
          <w:ins w:id="20440" w:author="קלוד" w:date="2026-10-11T09:07:24Z"/>
        </w:rPr>
      </w:pPr>
      <w:ins w:id="20439" w:author="קלוד" w:date="2026-10-11T09:07:24Z">
        <w:r>
          <w:t xml:space="preserve">משנה ג</w:t>
        </w:r>
      </w:ins>
    </w:p>
    <w:p w:rsidR="00DA63EC" w:rsidRPr="000A334C" w:rsidRDefault="00DA63EC" w:rsidP="003B6D22">
      <w:pPr>
        <w:pStyle w:val="afff9"/>
        <w:rPr>
          <w:del w:id="20278" w:author="קלוד" w:date="2026-10-11T09:07:24Z"/>
          <w:rtl/>
        </w:rPr>
      </w:pPr>
      <w:del w:id="20277" w:author="קלוד" w:date="2026-10-11T09:07:24Z">
        <w:r w:rsidRPr="000A334C">
          <w:rPr>
            <w:rtl/>
          </w:rPr>
          <w:delText xml:space="preserve">מתני'.</w:delText>
        </w:r>
      </w:del>
    </w:p>
    <w:p w:rsidR="00DA63EC" w:rsidRPr="000A334C" w:rsidRDefault="00DA63EC" w:rsidP="003B6D22">
      <w:pPr>
        <w:pStyle w:val="afff9"/>
        <w:spacing w:before="120"/>
        <w:rPr>
          <w:rtl/>
        </w:rPr>
        <w:pPrChange w:id="90052" w:author="קלוד" w:date="2026-10-11T12:09:42Z">
          <w:pPr>
            <w:pStyle w:val="afff9"/>
          </w:pPr>
        </w:pPrChange>
      </w:pPr>
      <w:r w:rsidRPr="000A334C">
        <w:rPr>
          <w:rtl/>
        </w:rPr>
        <w:t xml:space="preserve">ניתז על העור, עד שלא הופשט - אינו טעון כיבוס, </w:t>
      </w:r>
    </w:p>
    <w:p w:rsidR="00DA63EC" w:rsidRPr="000A334C" w:rsidRDefault="00DA63EC" w:rsidP="003B6D22">
      <w:pPr>
        <w:pStyle w:val="afff9"/>
        <w:rPr>
          <w:rtl/>
        </w:rPr>
      </w:pPr>
      <w:r w:rsidRPr="000A334C">
        <w:rPr>
          <w:rtl/>
        </w:rPr>
        <w:tab/>
      </w:r>
      <w:r w:rsidRPr="000A334C">
        <w:rPr>
          <w:rtl/>
        </w:rPr>
        <w:tab/>
      </w:r>
      <w:r w:rsidRPr="000A334C">
        <w:rPr>
          <w:rtl/>
        </w:rPr>
        <w:tab/>
      </w:r>
      <w:r>
        <w:rPr>
          <w:rtl/>
        </w:rPr>
        <w:t xml:space="preserve">	משהופשט - טעון כיבוס, דברי </w:t>
      </w:r>
      <w:r>
        <w:rPr>
          <w:rStyle w:val="TanaimMishna"/>
          <w:rtl/>
          <w:rPrChange w:id="20051" w:author="קלוד" w:date="2026-10-11T09:07:24Z">
            <w:rPr>
              <w:rtl/>
            </w:rPr>
          </w:rPrChange>
        </w:rPr>
        <w:t xml:space="preserve">רבי יהודה</w:t>
      </w:r>
      <w:r>
        <w:rPr>
          <w:rtl/>
        </w:rPr>
        <w:t xml:space="preserve">;</w:t>
      </w:r>
    </w:p>
    <w:p w:rsidR="00DA63EC" w:rsidRPr="000A334C" w:rsidRDefault="00DA63EC" w:rsidP="003B6D22">
      <w:pPr>
        <w:pStyle w:val="afff9"/>
        <w:rPr>
          <w:rtl/>
        </w:rPr>
      </w:pPr>
      <w:r>
        <w:rPr>
          <w:rStyle w:val="TanaimMishna"/>
          <w:rtl/>
          <w:rPrChange w:id="20052" w:author="קלוד" w:date="2026-10-11T09:07:24Z">
            <w:rPr>
              <w:rtl/>
            </w:rPr>
          </w:rPrChange>
        </w:rPr>
        <w:t xml:space="preserve">רבי אלעזר</w:t>
      </w:r>
      <w:r>
        <w:rPr>
          <w:rtl/>
        </w:rPr>
        <w:t xml:space="preserve"> אומר</w:t>
      </w:r>
      <w:r>
        <w:rPr>
          <w:rStyle w:val="TanaimMishna"/>
          <w:rtl/>
          <w:rPrChange w:id="102875" w:author="Claude" w:date="2026-10-11T09:07:44Z">
            <w:rPr>
              <w:rtl/>
            </w:rPr>
          </w:rPrChange>
        </w:rPr>
        <w:t xml:space="preserve">:</w:t>
      </w:r>
      <w:r>
        <w:rPr>
          <w:rtl/>
        </w:rPr>
        <w:t xml:space="preserve"> אף משהופשט.</w:t>
      </w:r>
    </w:p>
    <w:p w:rsidR="00DA63EC" w:rsidRPr="000A334C" w:rsidRDefault="00DA63EC" w:rsidP="003B6D22">
      <w:pPr>
        <w:pStyle w:val="afff9"/>
        <w:rPr>
          <w:rtl/>
        </w:rPr>
      </w:pPr>
      <w:r w:rsidRPr="000A334C">
        <w:rPr>
          <w:rtl/>
        </w:rPr>
        <w:t>אינו טעון כיבוס אלא מקום הדם ודבר שהוא ראוי לקבל טומאה וראוי לכיבוס.</w:t>
      </w:r>
    </w:p>
    <w:p w:rsidR="00DA63EC" w:rsidRPr="000A334C" w:rsidRDefault="00DA63EC" w:rsidP="003B6D22">
      <w:pPr>
        <w:pStyle w:val="afff9"/>
        <w:rPr>
          <w:rtl/>
        </w:rPr>
      </w:pPr>
      <w:r w:rsidRPr="000A334C">
        <w:rPr>
          <w:rtl/>
        </w:rPr>
        <w:t>אחד הבגד ואחד השק ואחד העור - טעונין כיבוס.</w:t>
      </w:r>
    </w:p>
    <w:p w:rsidR="00DA63EC" w:rsidRPr="000A334C" w:rsidRDefault="00DA63EC" w:rsidP="003B6D22">
      <w:pPr>
        <w:pStyle w:val="afff9"/>
        <w:rPr>
          <w:rtl/>
        </w:rPr>
      </w:pPr>
      <w:r w:rsidRPr="000A334C">
        <w:rPr>
          <w:rtl/>
        </w:rPr>
        <w:t>והכיבוס במקום קדוש, ושבירת כלי חרס במקום קדוש, ומריקה ושטיפה בכלי נחושת במקום קדוש.</w:t>
      </w:r>
    </w:p>
    <w:p w:rsidR="00DA63EC" w:rsidRPr="000A334C" w:rsidRDefault="00DA63EC" w:rsidP="003B6D22">
      <w:pPr>
        <w:pStyle w:val="afff9"/>
        <w:rPr>
          <w:rtl/>
        </w:rPr>
      </w:pPr>
      <w:r w:rsidRPr="000A334C">
        <w:rPr>
          <w:rtl/>
        </w:rPr>
        <w:t>זה חומר בחטאת מקדשי קדשים.</w:t>
      </w:r>
    </w:p>
    <w:p w:rsidR="00DA63EC" w:rsidRDefault="00DA63EC" w:rsidP="00DA63EC">
      <w:pPr>
        <w:pStyle w:val="affffd"/>
        <w:rPr>
          <w:rtl/>
        </w:rPr>
      </w:pPr>
      <w:r>
        <w:rPr>
          <w:rtl/>
        </w:rPr>
        <w:t>׹</w:t>
      </w:r>
    </w:p>
    <w:p>
      <w:pPr>
        <w:pStyle w:val="afffff8"/>
        <w:rPr>
          <w:ins w:id="90169" w:author="קלוד" w:date="2026-10-11T12:29:36Z"/>
        </w:rPr>
      </w:pPr>
      <w:ins w:id="90170" w:author="קלוד" w:date="2026-10-11T12:29:36Z">
        <w:r>
          <w:rPr>
            <w:color w:val="7B3F00"/>
          </w:rPr>
          <w:t xml:space="preserve">ניתז על העור - לר"י משהופשט, לר"א כל המקבל טומאה</w:t>
        </w:r>
      </w:ins>
    </w:p>
    <w:p w:rsidR="00DA63EC" w:rsidRDefault="00DA63EC" w:rsidP="00DA63EC">
      <w:pPr>
        <w:tabs>
          <w:tab w:val="left" w:pos="0"/>
        </w:tabs>
        <w:rPr>
          <w:rtl/>
        </w:rPr>
      </w:pPr>
      <w:r>
        <w:rPr>
          <w:rtl/>
        </w:rPr>
        <w:t>ד</w:t>
      </w:r>
      <w:r w:rsidRPr="00891B40">
        <w:rPr>
          <w:b/>
          <w:bCs/>
          <w:rtl/>
        </w:rPr>
        <w:t>ת"ר</w:t>
      </w:r>
      <w:r>
        <w:rPr>
          <w:rtl/>
        </w:rPr>
        <w:t xml:space="preserve">: </w:t>
      </w:r>
      <w:r>
        <w:rPr>
          <w:rStyle w:val="2fb"/>
          <w:rFonts w:hint="cs"/>
          <w:rtl/>
        </w:rPr>
        <w:t>לר</w:t>
      </w:r>
      <w:r>
        <w:rPr>
          <w:rStyle w:val="2fb"/>
          <w:rtl/>
        </w:rPr>
        <w:t>"</w:t>
      </w:r>
      <w:r>
        <w:rPr>
          <w:rStyle w:val="2fb"/>
          <w:rFonts w:hint="cs"/>
          <w:rtl/>
        </w:rPr>
        <w:t xml:space="preserve">י</w:t>
      </w:r>
      <w:r>
        <w:rPr>
          <w:rFonts w:hint="cs"/>
          <w:rtl/>
        </w:rPr>
        <w:t xml:space="preserve">:</w:t>
      </w:r>
      <w:r w:rsidRPr="00464129">
        <w:rPr>
          <w:rStyle w:val="afffff0"/>
          <w:rFonts w:hint="cs"/>
          <w:rtl/>
        </w:rPr>
        <w:t xml:space="preserve"> '</w:t>
      </w:r>
      <w:r w:rsidRPr="00464129">
        <w:rPr>
          <w:rStyle w:val="afffff0"/>
          <w:rFonts w:hint="cs"/>
          <w:rtl/>
        </w:rPr>
        <w:t xml:space="preserve">אשר יזה </w:t>
      </w:r>
      <w:ins w:id="93537" w:author="מנוע מכני" w:date="2026-10-11T12:04:39Z">
        <w:r>
          <w:rPr>
            <w:rStyle w:val="afffff0"/>
            <w:rFonts w:hint="cs"/>
            <w:rtl/>
          </w:rPr>
          <w:t xml:space="preserve">עליו</w:t>
        </w:r>
      </w:ins>
      <w:del w:id="93538" w:author="מנוע מכני" w:date="2026-10-11T12:04:39Z">
        <w:r w:rsidRPr="00464129">
          <w:rPr>
            <w:rStyle w:val="afffff0"/>
            <w:rFonts w:hint="cs"/>
            <w:rtl/>
          </w:rPr>
          <w:delText xml:space="preserve">עליה</w:delText>
        </w:r>
      </w:del>
      <w:r w:rsidRPr="00464129">
        <w:rPr>
          <w:rStyle w:val="afffff0"/>
          <w:rFonts w:hint="cs"/>
          <w:rtl/>
        </w:rPr>
        <w:t xml:space="preserve"> תכבס</w:t>
      </w:r>
      <w:r w:rsidRPr="00464129">
        <w:rPr>
          <w:rStyle w:val="afffff0"/>
          <w:rFonts w:hint="cs"/>
          <w:rtl/>
        </w:rPr>
        <w:t xml:space="preserve">' </w:t>
      </w:r>
      <w:r>
        <w:rPr>
          <w:rFonts w:hint="cs"/>
          <w:rtl/>
        </w:rPr>
        <w:t>לרבות עור משהופשט.</w:t>
      </w:r>
      <w:r w:rsidRPr="00464129">
        <w:rPr>
          <w:rStyle w:val="afffff0"/>
          <w:rFonts w:hint="cs"/>
          <w:rtl/>
        </w:rPr>
        <w:t xml:space="preserve"> 'בגד' </w:t>
      </w:r>
      <w:r>
        <w:rPr>
          <w:rFonts w:hint="cs"/>
          <w:rtl/>
        </w:rPr>
        <w:t xml:space="preserve">הראוי לקבל טומאה ולא עד שלא הופשט </w:t>
      </w:r>
    </w:p>
    <w:p w:rsidR="00DA63EC" w:rsidRDefault="00DA63EC" w:rsidP="00DA63EC">
      <w:pPr>
        <w:pStyle w:val="afff3"/>
        <w:framePr w:wrap="around"/>
        <w:rPr>
          <w:rtl/>
        </w:rPr>
      </w:pPr>
      <w:r>
        <w:rPr>
          <w:rFonts w:hint="cs"/>
          <w:rtl/>
        </w:rPr>
        <w:t>צד.</w:t>
      </w:r>
    </w:p>
    <w:p>
      <w:pPr>
        <w:pStyle w:val="38"/>
        <w:rPr>
          <w:ins w:id="100457" w:author="מנוע מכני" w:date="2026-10-11T12:04:39Z"/>
        </w:rPr>
      </w:pPr>
      <w:r>
        <w:t>ל</w:t>
      </w:r>
      <w:r>
        <w:t>ר"</w:t>
      </w:r>
      <w:r>
        <w:t>א</w:t>
      </w:r>
      <w:r>
        <w:t>:</w:t>
      </w:r>
    </w:p>
    <w:p w:rsidR="00DA63EC" w:rsidRDefault="00DA63EC" w:rsidP="00DA63EC">
      <w:pPr>
        <w:tabs>
          <w:tab w:val="left" w:pos="0"/>
        </w:tabs>
        <w:rPr>
          <w:rtl/>
        </w:rPr>
      </w:pPr>
      <w:del w:id="100458" w:author="מנוע מכני" w:date="2026-10-11T12:04:39Z">
        <w:r w:rsidRPr="00464129">
          <w:rPr>
            <w:rStyle w:val="afffff0"/>
            <w:rtl/>
          </w:rPr>
          <w:delText xml:space="preserve"> </w:delText>
        </w:r>
      </w:del>
      <w:r w:rsidRPr="00464129">
        <w:rPr>
          <w:rStyle w:val="afffff0"/>
          <w:rFonts w:hint="cs"/>
          <w:rtl/>
        </w:rPr>
        <w:t xml:space="preserve">'אשר </w:t>
      </w:r>
      <w:ins w:id="93539" w:author="מנוע מכני" w:date="2026-10-11T12:04:39Z">
        <w:r>
          <w:rPr>
            <w:rStyle w:val="afffff0"/>
            <w:rFonts w:hint="cs"/>
            <w:rtl/>
          </w:rPr>
          <w:t xml:space="preserve">עליו</w:t>
        </w:r>
      </w:ins>
      <w:del w:id="93540" w:author="מנוע מכני" w:date="2026-10-11T12:04:39Z">
        <w:r w:rsidRPr="00464129">
          <w:rPr>
            <w:rStyle w:val="afffff0"/>
            <w:rFonts w:hint="cs"/>
            <w:rtl/>
          </w:rPr>
          <w:delText xml:space="preserve">עליה</w:delText>
        </w:r>
      </w:del>
      <w:r w:rsidRPr="00464129">
        <w:rPr>
          <w:rStyle w:val="afffff0"/>
          <w:rFonts w:hint="cs"/>
          <w:rtl/>
        </w:rPr>
        <w:t xml:space="preserve"> תכבס' </w:t>
      </w:r>
      <w:r>
        <w:rPr>
          <w:rtl/>
        </w:rPr>
        <w:t xml:space="preserve">לרבות שק וכל מיני בגדים? </w:t>
      </w:r>
    </w:p>
    <w:p w:rsidR="00DA63EC" w:rsidRDefault="00DA63EC" w:rsidP="00DA63EC">
      <w:pPr>
        <w:tabs>
          <w:tab w:val="left" w:pos="0"/>
        </w:tabs>
        <w:rPr>
          <w:rtl/>
        </w:rPr>
      </w:pPr>
      <w:r w:rsidRPr="003017EE">
        <w:rPr>
          <w:rStyle w:val="afffff0"/>
          <w:rFonts w:hint="cs"/>
          <w:rtl/>
        </w:rPr>
        <w:t>'בגד'</w:t>
      </w:r>
      <w:r w:rsidRPr="003017EE">
        <w:rPr>
          <w:rStyle w:val="afffff0"/>
          <w:rtl/>
        </w:rPr>
        <w:t>,</w:t>
      </w:r>
      <w:r>
        <w:rPr>
          <w:rtl/>
        </w:rPr>
        <w:t xml:space="preserve"> מה בגד דבר המקבל טומאה, אף כל דבר המקבל טומאה.</w:t>
      </w:r>
    </w:p>
    <w:p w:rsidR="00DA63EC" w:rsidRDefault="00DA63EC" w:rsidP="00DA63EC">
      <w:pPr>
        <w:tabs>
          <w:tab w:val="left" w:pos="0"/>
        </w:tabs>
        <w:rPr>
          <w:rtl/>
        </w:rPr>
      </w:pPr>
      <w:ins w:id="91843" w:author="מנוע מכני" w:date="2026-10-11T12:04:39Z">
        <w:r>
          <w:rPr>
            <w:rFonts w:hint="cs"/>
            <w:b/>
            <w:bCs/>
            <w:rtl/>
          </w:rPr>
          <w:t xml:space="preserve">יש</w:t>
        </w:r>
      </w:ins>
      <w:del w:id="91844" w:author="מנוע מכני" w:date="2026-10-11T12:04:39Z">
        <w:r w:rsidRPr="000B2438">
          <w:rPr>
            <w:rFonts w:hint="cs"/>
            <w:b/>
            <w:bCs/>
            <w:rtl/>
          </w:rPr>
          <w:delText xml:space="preserve">איכא</w:delText>
        </w:r>
      </w:del>
      <w:r w:rsidRPr="000B2438">
        <w:rPr>
          <w:rFonts w:hint="cs"/>
          <w:b/>
          <w:bCs/>
          <w:rtl/>
        </w:rPr>
        <w:t xml:space="preserve"> </w:t>
      </w:r>
      <w:ins w:id="90281" w:author="Claude - סמנטי" w:date="2026-10-11T12:26:16Z">
        <w:r>
          <w:rPr>
            <w:rFonts w:hint="cs"/>
            <w:b/>
            <w:bCs/>
            <w:rtl/>
          </w:rPr>
          <w:t xml:space="preserve">ביניהם</w:t>
        </w:r>
      </w:ins>
      <w:del w:id="90282" w:author="Claude - סמנטי" w:date="2026-10-11T12:26:16Z">
        <w:r w:rsidRPr="000B2438">
          <w:rPr>
            <w:rFonts w:hint="cs"/>
            <w:b/>
            <w:bCs/>
            <w:rtl/>
          </w:rPr>
          <w:delText xml:space="preserve">בנייהו</w:delText>
        </w:r>
      </w:del>
      <w:r>
        <w:rPr>
          <w:rFonts w:hint="cs"/>
          <w:rtl/>
        </w:rPr>
        <w:t xml:space="preserve"> </w:t>
      </w:r>
      <w:r>
        <w:rPr>
          <w:rtl/>
        </w:rPr>
        <w:t xml:space="preserve">מטלית פחותה משלש </w:t>
      </w:r>
      <w:r>
        <w:rPr>
          <w:rFonts w:hint="cs"/>
          <w:rtl/>
        </w:rPr>
        <w:t>מ</w:t>
      </w:r>
      <w:r>
        <w:rPr>
          <w:rtl/>
        </w:rPr>
        <w:t>"</w:t>
      </w:r>
      <w:r>
        <w:rPr>
          <w:rFonts w:hint="cs"/>
          <w:rtl/>
        </w:rPr>
        <w:t>ד</w:t>
      </w:r>
      <w:r>
        <w:rPr>
          <w:rtl/>
        </w:rPr>
        <w:t xml:space="preserve"> ראוי, הא </w:t>
      </w:r>
      <w:ins w:id="91845" w:author="מנוע מכני" w:date="2026-10-11T12:04:39Z">
        <w:r>
          <w:rPr>
            <w:rtl/>
          </w:rPr>
          <w:t xml:space="preserve">גם</w:t>
        </w:r>
      </w:ins>
      <w:del w:id="91846" w:author="מנוע מכני" w:date="2026-10-11T12:04:39Z">
        <w:r>
          <w:rPr>
            <w:rtl/>
          </w:rPr>
          <w:delText xml:space="preserve">נמי</w:delText>
        </w:r>
      </w:del>
      <w:r>
        <w:rPr>
          <w:rtl/>
        </w:rPr>
        <w:t xml:space="preserve"> ראוי, </w:t>
      </w:r>
      <w:ins w:id="96045" w:author="מנוע מכני" w:date="2026-10-11T12:04:39Z">
        <w:r>
          <w:rPr>
            <w:rtl/>
          </w:rPr>
          <w:t xml:space="preserve">דאם </w:t>
        </w:r>
      </w:ins>
      <w:del w:id="96046" w:author="מנוע מכני" w:date="2026-10-11T12:04:39Z">
        <w:r>
          <w:rPr>
            <w:rtl/>
          </w:rPr>
          <w:delText xml:space="preserve">דאי </w:delText>
        </w:r>
      </w:del>
      <w:r>
        <w:rPr>
          <w:rtl/>
        </w:rPr>
        <w:t xml:space="preserve">בעי חשיב </w:t>
      </w:r>
      <w:ins w:id="93541" w:author="מנוע מכני" w:date="2026-10-11T12:04:39Z">
        <w:r>
          <w:rPr>
            <w:rtl/>
          </w:rPr>
          <w:t xml:space="preserve">עליו</w:t>
        </w:r>
      </w:ins>
      <w:del w:id="93542" w:author="מנוע מכני" w:date="2026-10-11T12:04:39Z">
        <w:r>
          <w:rPr>
            <w:rtl/>
          </w:rPr>
          <w:delText xml:space="preserve">עליה</w:delText>
        </w:r>
      </w:del>
      <w:ins w:id="95035" w:author="מנוע מכני" w:date="2026-10-11T12:04:39Z">
        <w:r>
          <w:rPr>
            <w:rtl/>
          </w:rPr>
          <w:t xml:space="preserve">,</w:t>
        </w:r>
      </w:ins>
      <w:del w:id="95036" w:author="מנוע מכני" w:date="2026-10-11T12:04:39Z">
        <w:r>
          <w:rPr>
            <w:rtl/>
          </w:rPr>
          <w:delText xml:space="preserve">;</w:delText>
        </w:r>
      </w:del>
    </w:p>
    <w:p w:rsidR="00DA63EC" w:rsidRDefault="00DA63EC" w:rsidP="00DA63EC">
      <w:pPr>
        <w:tabs>
          <w:tab w:val="left" w:pos="0"/>
        </w:tabs>
        <w:rPr>
          <w:rtl/>
        </w:rPr>
      </w:pPr>
      <w:r>
        <w:rPr>
          <w:rtl/>
        </w:rPr>
        <w:t xml:space="preserve">מ"ד</w:t>
      </w:r>
      <w:r>
        <w:rPr>
          <w:rtl/>
        </w:rPr>
        <w:t xml:space="preserve"> דבר המקבל טומאה, הא מיהא </w:t>
      </w:r>
      <w:ins w:id="91847" w:author="מנוע מכני" w:date="2026-10-11T12:04:39Z">
        <w:r>
          <w:rPr>
            <w:rtl/>
          </w:rPr>
          <w:t xml:space="preserve">לא</w:t>
        </w:r>
      </w:ins>
      <w:del w:id="91848" w:author="מנוע מכני" w:date="2026-10-11T12:04:39Z">
        <w:r>
          <w:rPr>
            <w:rtl/>
          </w:rPr>
          <w:delText xml:space="preserve">לאו</w:delText>
        </w:r>
      </w:del>
      <w:r>
        <w:rPr>
          <w:rtl/>
        </w:rPr>
        <w:t xml:space="preserve"> בת קבולי טומאה היא.</w:t>
      </w:r>
    </w:p>
    <w:p>
      <w:pPr>
        <w:pStyle w:val="38"/>
        <w:rPr>
          <w:ins w:id="100460" w:author="מנוע מכני" w:date="2026-10-11T12:04:39Z"/>
        </w:rPr>
      </w:pPr>
      <w:del w:id="100459" w:author="מנוע מכני" w:date="2026-10-11T12:04:39Z">
        <w:r w:rsidRPr="00FE1B89">
          <w:delText xml:space="preserve">•</w:delText>
        </w:r>
      </w:del>
      <w:r w:rsidRPr="00FE1B89">
        <w:t xml:space="preserve"> רבא:</w:t>
      </w:r>
    </w:p>
    <w:p w:rsidR="00DA63EC" w:rsidRPr="00FE1B89" w:rsidRDefault="00DA63EC" w:rsidP="00DA63EC">
      <w:pPr>
        <w:tabs>
          <w:tab w:val="left" w:pos="0"/>
        </w:tabs>
        <w:rPr>
          <w:spacing w:val="-8"/>
          <w:rtl/>
        </w:rPr>
      </w:pPr>
      <w:del w:id="100461" w:author="מנוע מכני" w:date="2026-10-11T12:04:39Z">
        <w:r w:rsidRPr="00FE1B89">
          <w:rPr>
            <w:spacing w:val="-8"/>
            <w:rtl/>
          </w:rPr>
          <w:delText xml:space="preserve"> </w:delText>
        </w:r>
      </w:del>
      <w:ins w:id="91849" w:author="מנוע מכני" w:date="2026-10-11T12:04:39Z">
        <w:r>
          <w:rPr>
            <w:rFonts w:hint="cs"/>
            <w:b/>
            <w:bCs/>
            <w:spacing w:val="-8"/>
            <w:rtl/>
          </w:rPr>
          <w:t xml:space="preserve">יש</w:t>
        </w:r>
      </w:ins>
      <w:del w:id="91850" w:author="מנוע מכני" w:date="2026-10-11T12:04:39Z">
        <w:r w:rsidRPr="00FE1B89">
          <w:rPr>
            <w:rFonts w:hint="cs"/>
            <w:b/>
            <w:bCs/>
            <w:spacing w:val="-8"/>
            <w:rtl/>
          </w:rPr>
          <w:delText xml:space="preserve">איכא</w:delText>
        </w:r>
      </w:del>
      <w:r w:rsidRPr="00FE1B89">
        <w:rPr>
          <w:rFonts w:hint="cs"/>
          <w:b/>
          <w:bCs/>
          <w:spacing w:val="-8"/>
          <w:rtl/>
        </w:rPr>
        <w:t xml:space="preserve"> </w:t>
      </w:r>
      <w:ins w:id="90283" w:author="Claude - סמנטי" w:date="2026-10-11T12:26:16Z">
        <w:r>
          <w:rPr>
            <w:rFonts w:hint="cs"/>
            <w:b/>
            <w:bCs/>
            <w:spacing w:val="-8"/>
            <w:rtl/>
          </w:rPr>
          <w:t xml:space="preserve">ביניהם</w:t>
        </w:r>
      </w:ins>
      <w:del w:id="90284" w:author="Claude - סמנטי" w:date="2026-10-11T12:26:16Z">
        <w:r w:rsidRPr="00FE1B89">
          <w:rPr>
            <w:rFonts w:hint="cs"/>
            <w:b/>
            <w:bCs/>
            <w:spacing w:val="-8"/>
            <w:rtl/>
          </w:rPr>
          <w:delText xml:space="preserve">בנייהו</w:delText>
        </w:r>
      </w:del>
      <w:r w:rsidRPr="00FE1B89">
        <w:rPr>
          <w:rFonts w:hint="cs"/>
          <w:spacing w:val="-8"/>
          <w:rtl/>
        </w:rPr>
        <w:t xml:space="preserve"> </w:t>
      </w:r>
      <w:r w:rsidRPr="00FE1B89">
        <w:rPr>
          <w:spacing w:val="-8"/>
          <w:rtl/>
        </w:rPr>
        <w:t xml:space="preserve">בגד שחישב </w:t>
      </w:r>
      <w:ins w:id="93543" w:author="מנוע מכני" w:date="2026-10-11T12:04:39Z">
        <w:r>
          <w:rPr>
            <w:spacing w:val="-8"/>
            <w:rtl/>
          </w:rPr>
          <w:t xml:space="preserve">עליו</w:t>
        </w:r>
      </w:ins>
      <w:del w:id="93544" w:author="מנוע מכני" w:date="2026-10-11T12:04:39Z">
        <w:r w:rsidRPr="00FE1B89">
          <w:rPr>
            <w:spacing w:val="-8"/>
            <w:rtl/>
          </w:rPr>
          <w:delText xml:space="preserve">עליה</w:delText>
        </w:r>
      </w:del>
      <w:r w:rsidRPr="00FE1B89">
        <w:rPr>
          <w:spacing w:val="-8"/>
          <w:rtl/>
        </w:rPr>
        <w:t xml:space="preserve"> לצורה </w:t>
      </w:r>
      <w:r w:rsidRPr="00FE1B89">
        <w:rPr>
          <w:spacing w:val="-8"/>
          <w:rtl/>
        </w:rPr>
        <w:t xml:space="preserve">מ"ד</w:t>
      </w:r>
      <w:r w:rsidRPr="00FE1B89">
        <w:rPr>
          <w:spacing w:val="-8"/>
          <w:rtl/>
        </w:rPr>
        <w:t xml:space="preserve"> ראוי, הא </w:t>
      </w:r>
      <w:ins w:id="91851" w:author="מנוע מכני" w:date="2026-10-11T12:04:39Z">
        <w:r>
          <w:rPr>
            <w:spacing w:val="-8"/>
            <w:rtl/>
          </w:rPr>
          <w:t xml:space="preserve">גם</w:t>
        </w:r>
      </w:ins>
      <w:del w:id="91852" w:author="מנוע מכני" w:date="2026-10-11T12:04:39Z">
        <w:r w:rsidRPr="00FE1B89">
          <w:rPr>
            <w:spacing w:val="-8"/>
            <w:rtl/>
          </w:rPr>
          <w:delText xml:space="preserve">נמי</w:delText>
        </w:r>
      </w:del>
      <w:r w:rsidRPr="00FE1B89">
        <w:rPr>
          <w:spacing w:val="-8"/>
          <w:rtl/>
        </w:rPr>
        <w:t xml:space="preserve"> ראוי, </w:t>
      </w:r>
      <w:ins w:id="96047" w:author="מנוע מכני" w:date="2026-10-11T12:04:39Z">
        <w:r>
          <w:rPr>
            <w:spacing w:val="-8"/>
            <w:rtl/>
          </w:rPr>
          <w:t xml:space="preserve">דאם </w:t>
        </w:r>
      </w:ins>
      <w:del w:id="96048" w:author="מנוע מכני" w:date="2026-10-11T12:04:39Z">
        <w:r w:rsidRPr="00FE1B89">
          <w:rPr>
            <w:spacing w:val="-8"/>
            <w:rtl/>
          </w:rPr>
          <w:delText xml:space="preserve">דאי </w:delText>
        </w:r>
      </w:del>
      <w:r w:rsidRPr="00FE1B89">
        <w:rPr>
          <w:spacing w:val="-8"/>
          <w:rtl/>
        </w:rPr>
        <w:t xml:space="preserve">בעי מבטיל </w:t>
      </w:r>
      <w:ins w:id="93545" w:author="מנוע מכני" w:date="2026-10-11T12:04:39Z">
        <w:r>
          <w:rPr>
            <w:spacing w:val="-8"/>
            <w:rtl/>
          </w:rPr>
          <w:t xml:space="preserve">לו</w:t>
        </w:r>
      </w:ins>
      <w:del w:id="93546" w:author="מנוע מכני" w:date="2026-10-11T12:04:39Z">
        <w:r w:rsidRPr="00FE1B89">
          <w:rPr>
            <w:spacing w:val="-8"/>
            <w:rtl/>
          </w:rPr>
          <w:delText xml:space="preserve">ליה</w:delText>
        </w:r>
      </w:del>
      <w:r w:rsidRPr="00FE1B89">
        <w:rPr>
          <w:spacing w:val="-8"/>
          <w:rtl/>
        </w:rPr>
        <w:t xml:space="preserve"> למחשבתיה</w:t>
      </w:r>
      <w:ins w:id="95037" w:author="מנוע מכני" w:date="2026-10-11T12:04:39Z">
        <w:r>
          <w:rPr>
            <w:spacing w:val="-8"/>
            <w:rtl/>
          </w:rPr>
          <w:t xml:space="preserve">,</w:t>
        </w:r>
      </w:ins>
      <w:del w:id="95038" w:author="מנוע מכני" w:date="2026-10-11T12:04:39Z">
        <w:r w:rsidRPr="00FE1B89">
          <w:rPr>
            <w:spacing w:val="-8"/>
            <w:rtl/>
          </w:rPr>
          <w:delText xml:space="preserve">;</w:delText>
        </w:r>
      </w:del>
    </w:p>
    <w:p w:rsidR="00DA63EC" w:rsidRDefault="00DA63EC" w:rsidP="00DA63EC">
      <w:pPr>
        <w:tabs>
          <w:tab w:val="left" w:pos="0"/>
        </w:tabs>
        <w:rPr>
          <w:rtl/>
        </w:rPr>
      </w:pPr>
      <w:r>
        <w:rPr>
          <w:rtl/>
        </w:rPr>
        <w:t xml:space="preserve">מ"ד</w:t>
      </w:r>
      <w:r>
        <w:rPr>
          <w:rtl/>
        </w:rPr>
        <w:t xml:space="preserve"> דבר המקבל טומאה, </w:t>
      </w:r>
      <w:ins w:id="93547" w:author="מנוע מכני" w:date="2026-10-11T12:04:39Z">
        <w:r>
          <w:rPr>
            <w:rtl/>
          </w:rPr>
          <w:t xml:space="preserve">עכשיו</w:t>
        </w:r>
      </w:ins>
      <w:del w:id="93548" w:author="מנוע מכני" w:date="2026-10-11T12:04:39Z">
        <w:r>
          <w:rPr>
            <w:rtl/>
          </w:rPr>
          <w:delText xml:space="preserve">השתא</w:delText>
        </w:r>
      </w:del>
      <w:r>
        <w:rPr>
          <w:rtl/>
        </w:rPr>
        <w:t xml:space="preserve"> מיהא </w:t>
      </w:r>
      <w:ins w:id="91853" w:author="מנוע מכני" w:date="2026-10-11T12:04:39Z">
        <w:r>
          <w:rPr>
            <w:rtl/>
          </w:rPr>
          <w:t xml:space="preserve">לא</w:t>
        </w:r>
      </w:ins>
      <w:del w:id="91854" w:author="מנוע מכני" w:date="2026-10-11T12:04:39Z">
        <w:r>
          <w:rPr>
            <w:rtl/>
          </w:rPr>
          <w:delText xml:space="preserve">לאו</w:delText>
        </w:r>
      </w:del>
      <w:r>
        <w:rPr>
          <w:rtl/>
        </w:rPr>
        <w:t xml:space="preserve"> בת קבולי טומאה היא.</w:t>
      </w:r>
    </w:p>
    <w:p>
      <w:pPr>
        <w:pStyle w:val="38"/>
        <w:rPr>
          <w:ins w:id="100463" w:author="מנוע מכני" w:date="2026-10-11T12:04:39Z"/>
        </w:rPr>
      </w:pPr>
      <w:del w:id="100462" w:author="מנוע מכני" w:date="2026-10-11T12:04:39Z">
        <w:r>
          <w:delText xml:space="preserve">•</w:delText>
        </w:r>
      </w:del>
      <w:r>
        <w:t xml:space="preserve"> רבא:</w:t>
      </w:r>
    </w:p>
    <w:p w:rsidR="00DA63EC" w:rsidRDefault="00DA63EC" w:rsidP="00DA63EC">
      <w:pPr>
        <w:tabs>
          <w:tab w:val="left" w:pos="0"/>
        </w:tabs>
        <w:rPr>
          <w:rtl/>
        </w:rPr>
      </w:pPr>
      <w:del w:id="100464" w:author="מנוע מכני" w:date="2026-10-11T12:04:39Z">
        <w:r>
          <w:rPr>
            <w:rtl/>
          </w:rPr>
          <w:delText xml:space="preserve"> </w:delText>
        </w:r>
      </w:del>
      <w:r>
        <w:rPr>
          <w:rtl/>
        </w:rPr>
        <w:t xml:space="preserve">עוצבא דחשיב עלה לקצעה </w:t>
      </w:r>
      <w:ins w:id="91855" w:author="מנוע מכני" w:date="2026-10-11T12:04:39Z">
        <w:r>
          <w:rPr>
            <w:b/>
            <w:bCs/>
            <w:rtl/>
          </w:rPr>
          <w:t xml:space="preserve">יש</w:t>
        </w:r>
      </w:ins>
      <w:del w:id="91856" w:author="מנוע מכני" w:date="2026-10-11T12:04:39Z">
        <w:r w:rsidRPr="000B2438">
          <w:rPr>
            <w:b/>
            <w:bCs/>
            <w:rtl/>
          </w:rPr>
          <w:delText xml:space="preserve">איכא</w:delText>
        </w:r>
      </w:del>
      <w:r w:rsidRPr="000B2438">
        <w:rPr>
          <w:b/>
          <w:bCs/>
          <w:rtl/>
        </w:rPr>
        <w:t xml:space="preserve"> </w:t>
      </w:r>
      <w:ins w:id="90285" w:author="Claude - סמנטי" w:date="2026-10-11T12:26:16Z">
        <w:r>
          <w:rPr>
            <w:b/>
            <w:bCs/>
            <w:rtl/>
          </w:rPr>
          <w:t xml:space="preserve">ביניהם</w:t>
        </w:r>
      </w:ins>
      <w:del w:id="90286" w:author="Claude - סמנטי" w:date="2026-10-11T12:26:16Z">
        <w:r w:rsidRPr="000B2438">
          <w:rPr>
            <w:b/>
            <w:bCs/>
            <w:rtl/>
          </w:rPr>
          <w:delText xml:space="preserve">בינייהו</w:delText>
        </w:r>
      </w:del>
      <w:r>
        <w:rPr>
          <w:rtl/>
        </w:rPr>
        <w:t xml:space="preserve">, </w:t>
      </w:r>
      <w:r>
        <w:rPr>
          <w:rtl/>
        </w:rPr>
        <w:t xml:space="preserve">מ"ד</w:t>
      </w:r>
      <w:r>
        <w:rPr>
          <w:rtl/>
        </w:rPr>
        <w:t xml:space="preserve"> ראוי, הא </w:t>
      </w:r>
      <w:ins w:id="91857" w:author="מנוע מכני" w:date="2026-10-11T12:04:39Z">
        <w:r>
          <w:rPr>
            <w:rtl/>
          </w:rPr>
          <w:t xml:space="preserve">גם</w:t>
        </w:r>
      </w:ins>
      <w:del w:id="91858" w:author="מנוע מכני" w:date="2026-10-11T12:04:39Z">
        <w:r>
          <w:rPr>
            <w:rtl/>
          </w:rPr>
          <w:delText xml:space="preserve">נמי</w:delText>
        </w:r>
      </w:del>
      <w:r>
        <w:rPr>
          <w:rtl/>
        </w:rPr>
        <w:t xml:space="preserve"> ראויה</w:t>
      </w:r>
      <w:ins w:id="95039" w:author="מנוע מכני" w:date="2026-10-11T12:04:39Z">
        <w:r>
          <w:rPr>
            <w:rtl/>
          </w:rPr>
          <w:t xml:space="preserve">,</w:t>
        </w:r>
      </w:ins>
      <w:del w:id="95040" w:author="מנוע מכני" w:date="2026-10-11T12:04:39Z">
        <w:r>
          <w:rPr>
            <w:rtl/>
          </w:rPr>
          <w:delText xml:space="preserve">;</w:delText>
        </w:r>
      </w:del>
    </w:p>
    <w:p w:rsidR="00DA63EC" w:rsidRDefault="00DA63EC" w:rsidP="00DA63EC">
      <w:pPr>
        <w:tabs>
          <w:tab w:val="left" w:pos="0"/>
        </w:tabs>
        <w:rPr>
          <w:rtl/>
        </w:rPr>
      </w:pPr>
      <w:r>
        <w:rPr>
          <w:rtl/>
        </w:rPr>
        <w:t>מ"</w:t>
      </w:r>
      <w:r>
        <w:rPr>
          <w:rFonts w:hint="cs"/>
          <w:rtl/>
        </w:rPr>
        <w:t>ד</w:t>
      </w:r>
      <w:r>
        <w:rPr>
          <w:rtl/>
        </w:rPr>
        <w:t xml:space="preserve"> דבר המקבל טומאה, הא </w:t>
      </w:r>
      <w:ins w:id="91859" w:author="מנוע מכני" w:date="2026-10-11T12:04:39Z">
        <w:r>
          <w:rPr>
            <w:rtl/>
          </w:rPr>
          <w:t xml:space="preserve">לא</w:t>
        </w:r>
      </w:ins>
      <w:del w:id="91860" w:author="מנוע מכני" w:date="2026-10-11T12:04:39Z">
        <w:r>
          <w:rPr>
            <w:rtl/>
          </w:rPr>
          <w:delText xml:space="preserve">לאו</w:delText>
        </w:r>
      </w:del>
      <w:r>
        <w:rPr>
          <w:rtl/>
        </w:rPr>
        <w:t xml:space="preserve"> מקבלה טומאה עד דמקצע לה</w:t>
      </w:r>
      <w:ins w:id="95041" w:author="מנוע מכני" w:date="2026-10-11T12:04:39Z">
        <w:r>
          <w:rPr>
            <w:rtl/>
          </w:rPr>
          <w:t xml:space="preserve">,</w:t>
        </w:r>
      </w:ins>
      <w:del w:id="95042" w:author="מנוע מכני" w:date="2026-10-11T12:04:39Z">
        <w:r>
          <w:rPr>
            <w:rtl/>
          </w:rPr>
          <w:delText xml:space="preserve">;</w:delText>
        </w:r>
      </w:del>
    </w:p>
    <w:p>
      <w:pPr>
        <w:pStyle w:val="38"/>
        <w:rPr>
          <w:ins w:id="100465" w:author="מנוע מכני" w:date="2026-10-11T12:04:39Z"/>
        </w:rPr>
      </w:pPr>
      <w:r>
        <w:t>וה</w:t>
      </w:r>
      <w:r>
        <w:t>ך דרשב</w:t>
      </w:r>
      <w:r>
        <w:t>"</w:t>
      </w:r>
      <w:r>
        <w:t xml:space="preserve">מ</w:t>
      </w:r>
      <w:del w:id="101703" w:author="מנוע מכני" w:date="2026-10-11T12:04:39Z">
        <w:r>
          <w:delText xml:space="preserve"> </w:delText>
        </w:r>
        <w:r>
          <w:delText xml:space="preserve">אומר</w:delText>
        </w:r>
      </w:del>
      <w:r>
        <w:t xml:space="preserve">:</w:t>
      </w:r>
    </w:p>
    <w:p w:rsidR="00DA63EC" w:rsidRDefault="00DA63EC" w:rsidP="00DA63EC">
      <w:pPr>
        <w:tabs>
          <w:tab w:val="left" w:pos="0"/>
        </w:tabs>
        <w:rPr>
          <w:rtl/>
        </w:rPr>
      </w:pPr>
      <w:del w:id="100466" w:author="מנוע מכני" w:date="2026-10-11T12:04:39Z">
        <w:r>
          <w:rPr>
            <w:rtl/>
          </w:rPr>
          <w:delText xml:space="preserve"> </w:delText>
        </w:r>
      </w:del>
      <w:r>
        <w:rPr>
          <w:rtl/>
        </w:rPr>
        <w:t xml:space="preserve">עוצבא שחשב </w:t>
      </w:r>
      <w:ins w:id="93549" w:author="מנוע מכני" w:date="2026-10-11T12:04:39Z">
        <w:r>
          <w:rPr>
            <w:rtl/>
          </w:rPr>
          <w:t xml:space="preserve">עליו</w:t>
        </w:r>
      </w:ins>
      <w:del w:id="93550" w:author="מנוע מכני" w:date="2026-10-11T12:04:39Z">
        <w:r>
          <w:rPr>
            <w:rtl/>
          </w:rPr>
          <w:delText xml:space="preserve">עליה</w:delText>
        </w:r>
      </w:del>
      <w:r>
        <w:rPr>
          <w:rtl/>
        </w:rPr>
        <w:t xml:space="preserve"> לקצעה - טהורה עד שיקציענה.</w:t>
      </w:r>
    </w:p>
    <w:p w:rsidR="00DA63EC" w:rsidRDefault="00DA63EC" w:rsidP="00DA63EC">
      <w:pPr>
        <w:pStyle w:val="affffd"/>
        <w:rPr>
          <w:del w:id="90130" w:author="מנוע עיצוב" w:date="2026-10-11T12:09:26Z"/>
          <w:rtl/>
        </w:rPr>
      </w:pPr>
      <w:del w:id="90129" w:author="מנוע עיצוב" w:date="2026-10-11T12:09:26Z">
        <w:r>
          <w:rPr>
            <w:rtl/>
          </w:rPr>
          <w:delText xml:space="preserve">׹</w:delText>
        </w:r>
      </w:del>
    </w:p>
    <w:p w:rsidR="00DA63EC" w:rsidRDefault="00DA63EC" w:rsidP="00DA63EC">
      <w:pPr>
        <w:pStyle w:val="affff1"/>
        <w:ind w:end="0"/>
        <w:rPr>
          <w:rtl/>
        </w:rPr>
        <w:pPrChange w:id="20135" w:author="קלוד" w:date="2026-10-11T09:07:24Z">
          <w:pPr>
            <w:pStyle w:val="affff1"/>
            <w:rPr>
              <w:rtl/>
            </w:rPr>
          </w:pPr>
        </w:pPrChange>
      </w:pPr>
      <w:ins w:id="9872" w:author="מספור קטעי משנה" w:date="2026-10-11T09:35:09Z">
        <w:r>
          <w:rPr>
            <w:rStyle w:val="MisparKeta"/>
          </w:rPr>
          <w:t xml:space="preserve">א. </w:t>
        </w:r>
      </w:ins>
      <w:r>
        <w:rPr>
          <w:rtl/>
        </w:rPr>
        <w:lastRenderedPageBreak/>
        <w:t>אין טעון כיבוס כו'.</w:t>
      </w:r>
    </w:p>
    <w:p>
      <w:pPr>
        <w:pStyle w:val="38"/>
        <w:rPr>
          <w:ins w:id="100467" w:author="מנוע מכני" w:date="2026-10-11T12:04:39Z"/>
        </w:rPr>
      </w:pPr>
      <w:r>
        <w:t>מ</w:t>
      </w:r>
      <w:r>
        <w:t>ד</w:t>
      </w:r>
      <w:r w:rsidRPr="00891B40">
        <w:t>ת"ר</w:t>
      </w:r>
      <w:r>
        <w:t xml:space="preserve">:</w:t>
      </w:r>
    </w:p>
    <w:p w:rsidR="00DA63EC" w:rsidRDefault="00DA63EC" w:rsidP="00DA63EC">
      <w:pPr>
        <w:tabs>
          <w:tab w:val="left" w:pos="0"/>
        </w:tabs>
        <w:rPr>
          <w:rtl/>
        </w:rPr>
      </w:pPr>
      <w:del w:id="100468" w:author="מנוע מכני" w:date="2026-10-11T12:04:39Z">
        <w:r>
          <w:rPr>
            <w:rtl/>
          </w:rPr>
          <w:delText xml:space="preserve"> </w:delText>
        </w:r>
      </w:del>
      <w:r>
        <w:rPr>
          <w:rtl/>
        </w:rPr>
        <w:t xml:space="preserve">יכול נתז על מקצת בגד יהא כל הבגד טעון כיבוס? </w:t>
      </w:r>
      <w:r>
        <w:rPr>
          <w:rtl/>
        </w:rPr>
        <w:t xml:space="preserve">ת"ל</w:t>
      </w:r>
      <w:r>
        <w:rPr>
          <w:rtl/>
        </w:rPr>
        <w:t xml:space="preserve">:</w:t>
      </w:r>
      <w:r w:rsidRPr="00464129">
        <w:rPr>
          <w:rStyle w:val="afffff0"/>
          <w:rtl/>
        </w:rPr>
        <w:t xml:space="preserve"> </w:t>
      </w:r>
      <w:r w:rsidRPr="00464129">
        <w:rPr>
          <w:rStyle w:val="afffff0"/>
          <w:rFonts w:hint="cs"/>
          <w:rtl/>
        </w:rPr>
        <w:t>'</w:t>
      </w:r>
      <w:ins w:id="91035" w:author="Claude - סמנטי" w:date="2026-10-11T12:26:16Z">
        <w:r>
          <w:rPr>
            <w:rStyle w:val="afffff0"/>
            <w:rtl/>
          </w:rPr>
          <w:t xml:space="preserve">אֲשֶׁר יַזֶּה</w:t>
        </w:r>
      </w:ins>
      <w:del w:id="91036" w:author="Claude - סמנטי" w:date="2026-10-11T12:26:16Z">
        <w:r w:rsidRPr="00464129">
          <w:rPr>
            <w:rStyle w:val="afffff0"/>
            <w:rtl/>
          </w:rPr>
          <w:delText xml:space="preserve">אשר יזה</w:delText>
        </w:r>
      </w:del>
      <w:r w:rsidRPr="00464129">
        <w:rPr>
          <w:rStyle w:val="afffff0"/>
          <w:rFonts w:hint="cs"/>
          <w:rtl/>
        </w:rPr>
        <w:t>'</w:t>
      </w:r>
      <w:r w:rsidRPr="00464129">
        <w:rPr>
          <w:rStyle w:val="afffff0"/>
          <w:rtl/>
        </w:rPr>
        <w:t>,</w:t>
      </w:r>
      <w:r>
        <w:rPr>
          <w:rtl/>
        </w:rPr>
        <w:t xml:space="preserve"> </w:t>
      </w:r>
      <w:r>
        <w:rPr>
          <w:rtl/>
        </w:rPr>
        <w:t xml:space="preserve">לא</w:t>
      </w:r>
      <w:r>
        <w:rPr>
          <w:rtl/>
        </w:rPr>
        <w:t xml:space="preserve"> אמרתי לך אלא מקום דם בלבד.</w:t>
      </w:r>
    </w:p>
    <w:p w:rsidR="00DA63EC" w:rsidRDefault="00DA63EC" w:rsidP="00DA63EC">
      <w:pPr>
        <w:pStyle w:val="affffd"/>
        <w:rPr>
          <w:del w:id="90132" w:author="מנוע עיצוב" w:date="2026-10-11T12:09:26Z"/>
          <w:rtl/>
        </w:rPr>
      </w:pPr>
      <w:del w:id="90131" w:author="מנוע עיצוב" w:date="2026-10-11T12:09:26Z">
        <w:r>
          <w:rPr>
            <w:rtl/>
          </w:rPr>
          <w:delText xml:space="preserve">׹</w:delText>
        </w:r>
      </w:del>
    </w:p>
    <w:p w:rsidR="00DA63EC" w:rsidRDefault="00DA63EC" w:rsidP="00DA63EC">
      <w:pPr>
        <w:pStyle w:val="affff1"/>
        <w:ind w:end="0"/>
        <w:rPr>
          <w:rtl/>
        </w:rPr>
        <w:pPrChange w:id="20136" w:author="קלוד" w:date="2026-10-11T09:07:24Z">
          <w:pPr>
            <w:pStyle w:val="affff1"/>
            <w:rPr>
              <w:rtl/>
            </w:rPr>
          </w:pPr>
        </w:pPrChange>
      </w:pPr>
      <w:ins w:id="9873" w:author="מספור קטעי משנה" w:date="2026-10-11T09:35:09Z">
        <w:r>
          <w:rPr>
            <w:rStyle w:val="MisparKeta"/>
          </w:rPr>
          <w:t xml:space="preserve">א. </w:t>
        </w:r>
      </w:ins>
      <w:r>
        <w:rPr>
          <w:rtl/>
        </w:rPr>
        <w:t>דבר שהוא ראוי לקבל טומאה [וכו</w:t>
      </w:r>
      <w:r w:rsidR="005608A0">
        <w:rPr>
          <w:rtl/>
        </w:rPr>
        <w:t>'</w:t>
      </w:r>
      <w:r>
        <w:rPr>
          <w:rtl/>
        </w:rPr>
        <w:t>].</w:t>
      </w:r>
    </w:p>
    <w:p w:rsidR="00DA63EC" w:rsidRDefault="00DA63EC" w:rsidP="00DA63EC">
      <w:pPr>
        <w:tabs>
          <w:tab w:val="left" w:pos="0"/>
        </w:tabs>
        <w:rPr>
          <w:rtl/>
        </w:rPr>
      </w:pPr>
      <w:r>
        <w:rPr>
          <w:rtl/>
        </w:rPr>
        <w:t xml:space="preserve">סתמא </w:t>
      </w:r>
      <w:r>
        <w:rPr>
          <w:rStyle w:val="2fb"/>
          <w:rtl/>
        </w:rPr>
        <w:t xml:space="preserve">כר"</w:t>
      </w:r>
      <w:r>
        <w:rPr>
          <w:rStyle w:val="2fb"/>
          <w:rFonts w:hint="cs"/>
          <w:rtl/>
        </w:rPr>
        <w:t xml:space="preserve">י</w:t>
      </w:r>
      <w:r>
        <w:rPr>
          <w:rFonts w:hint="cs"/>
          <w:rtl/>
        </w:rPr>
        <w:t xml:space="preserve"> </w:t>
      </w:r>
      <w:r>
        <w:rPr>
          <w:rtl/>
        </w:rPr>
        <w:t xml:space="preserve">ראוי לכיבוס - </w:t>
      </w:r>
      <w:ins w:id="96737" w:author="מנוע מכני" w:date="2026-10-11T12:04:39Z">
        <w:r>
          <w:rPr>
            <w:rtl/>
          </w:rPr>
          <w:t xml:space="preserve">למעט</w:t>
        </w:r>
      </w:ins>
      <w:del w:id="96738" w:author="מנוע מכני" w:date="2026-10-11T12:04:39Z">
        <w:r>
          <w:rPr>
            <w:rtl/>
          </w:rPr>
          <w:delText xml:space="preserve">למעוטי</w:delText>
        </w:r>
      </w:del>
      <w:r>
        <w:rPr>
          <w:rtl/>
        </w:rPr>
        <w:t xml:space="preserve"> כלי דבר גרידה הוא.</w:t>
      </w:r>
    </w:p>
    <w:p w:rsidR="00DA63EC" w:rsidRDefault="00DA63EC" w:rsidP="00DA63EC">
      <w:pPr>
        <w:pStyle w:val="affffd"/>
        <w:rPr>
          <w:del w:id="90134" w:author="מנוע עיצוב" w:date="2026-10-11T12:09:26Z"/>
          <w:rtl/>
        </w:rPr>
      </w:pPr>
      <w:del w:id="90133" w:author="מנוע עיצוב" w:date="2026-10-11T12:09:26Z">
        <w:r>
          <w:rPr>
            <w:rtl/>
          </w:rPr>
          <w:delText xml:space="preserve">׹</w:delText>
        </w:r>
      </w:del>
    </w:p>
    <w:p w:rsidR="00DA63EC" w:rsidRDefault="00DA63EC" w:rsidP="00DA63EC">
      <w:pPr>
        <w:pStyle w:val="affff1"/>
        <w:ind w:end="0"/>
        <w:rPr>
          <w:rtl/>
        </w:rPr>
        <w:pPrChange w:id="20137" w:author="קלוד" w:date="2026-10-11T09:07:24Z">
          <w:pPr>
            <w:pStyle w:val="affff1"/>
            <w:rPr>
              <w:rtl/>
            </w:rPr>
          </w:pPr>
        </w:pPrChange>
      </w:pPr>
      <w:ins w:id="9874" w:author="מספור קטעי משנה" w:date="2026-10-11T09:35:09Z">
        <w:r>
          <w:rPr>
            <w:rStyle w:val="MisparKeta"/>
          </w:rPr>
          <w:t xml:space="preserve">ב. </w:t>
        </w:r>
      </w:ins>
      <w:r>
        <w:rPr>
          <w:rtl/>
        </w:rPr>
        <w:t>אחד הבגד ואחד השק כו'.</w:t>
      </w:r>
    </w:p>
    <w:p w:rsidR="00DA63EC" w:rsidRDefault="00DA63EC" w:rsidP="00DA63EC">
      <w:pPr>
        <w:tabs>
          <w:tab w:val="left" w:pos="0"/>
        </w:tabs>
        <w:rPr>
          <w:rtl/>
        </w:rPr>
      </w:pPr>
      <w:r>
        <w:rPr>
          <w:rtl/>
        </w:rPr>
        <w:t xml:space="preserve">למימרא, דעור בר כיבוס הוא, </w:t>
      </w:r>
    </w:p>
    <w:p w:rsidR="00DA63EC" w:rsidRDefault="00DA63EC" w:rsidP="00DA63EC">
      <w:pPr>
        <w:tabs>
          <w:tab w:val="left" w:pos="0"/>
        </w:tabs>
        <w:rPr>
          <w:rtl/>
        </w:rPr>
      </w:pPr>
      <w:r>
        <w:rPr>
          <w:rtl/>
        </w:rPr>
        <w:t xml:space="preserve">ורמינהו: היתה עליו לשלשת מקנחה בסמרטוט, היתה</w:t>
      </w:r>
      <w:ins w:id="95043" w:author="מנוע מכני" w:date="2026-10-11T12:04:39Z">
        <w:r>
          <w:rPr>
            <w:rtl/>
          </w:rPr>
          <w:t xml:space="preserve"> </w:t>
        </w:r>
      </w:ins>
      <w:del w:id="95044" w:author="מנוע מכני" w:date="2026-10-11T12:04:39Z">
        <w:r>
          <w:rPr>
            <w:rtl/>
          </w:rPr>
          <w:delText xml:space="preserve">  </w:delText>
        </w:r>
      </w:del>
      <w:r>
        <w:rPr>
          <w:rtl/>
        </w:rPr>
        <w:t xml:space="preserve">של עור - נותן </w:t>
      </w:r>
      <w:ins w:id="93551" w:author="מנוע מכני" w:date="2026-10-11T12:04:39Z">
        <w:r>
          <w:rPr>
            <w:rtl/>
          </w:rPr>
          <w:t xml:space="preserve">עליו</w:t>
        </w:r>
      </w:ins>
      <w:del w:id="93552" w:author="מנוע מכני" w:date="2026-10-11T12:04:39Z">
        <w:r>
          <w:rPr>
            <w:rtl/>
          </w:rPr>
          <w:delText xml:space="preserve">עליה</w:delText>
        </w:r>
      </w:del>
      <w:r>
        <w:rPr>
          <w:rtl/>
        </w:rPr>
        <w:t xml:space="preserve"> מים עד שתכלה! </w:t>
      </w:r>
    </w:p>
    <w:p w:rsidR="00DA63EC" w:rsidRDefault="00DA63EC" w:rsidP="00DA63EC">
      <w:pPr>
        <w:tabs>
          <w:tab w:val="left" w:pos="0"/>
        </w:tabs>
        <w:rPr>
          <w:b/>
          <w:bCs/>
          <w:rtl/>
        </w:rPr>
      </w:pPr>
    </w:p>
    <w:p>
      <w:pPr>
        <w:pStyle w:val="38"/>
        <w:rPr>
          <w:ins w:id="100469" w:author="מנוע מכני" w:date="2026-10-11T12:04:39Z"/>
        </w:rPr>
      </w:pPr>
      <w:r w:rsidRPr="006C3C90">
        <w:t>אביי</w:t>
      </w:r>
      <w:r>
        <w:t xml:space="preserve">, </w:t>
      </w:r>
      <w:r>
        <w:t xml:space="preserve">לא</w:t>
      </w:r>
      <w:r>
        <w:t xml:space="preserve"> </w:t>
      </w:r>
      <w:ins w:id="95651" w:author="מנוע מכני" w:date="2026-10-11T12:04:39Z">
        <w:r>
          <w:t xml:space="preserve">קשה</w:t>
        </w:r>
      </w:ins>
      <w:del w:id="95652" w:author="מנוע מכני" w:date="2026-10-11T12:04:39Z">
        <w:r>
          <w:delText xml:space="preserve">קשיא</w:delText>
        </w:r>
      </w:del>
      <w:r>
        <w:t xml:space="preserve">:</w:t>
      </w:r>
    </w:p>
    <w:p w:rsidR="00DA63EC" w:rsidRDefault="00DA63EC" w:rsidP="00DA63EC">
      <w:pPr>
        <w:tabs>
          <w:tab w:val="left" w:pos="0"/>
        </w:tabs>
        <w:rPr>
          <w:rtl/>
        </w:rPr>
      </w:pPr>
      <w:del w:id="100470" w:author="מנוע מכני" w:date="2026-10-11T12:04:39Z">
        <w:r>
          <w:rPr>
            <w:rtl/>
          </w:rPr>
          <w:delText xml:space="preserve"> </w:delText>
        </w:r>
      </w:del>
      <w:r>
        <w:rPr>
          <w:rtl/>
        </w:rPr>
        <w:t xml:space="preserve">הא רבנן, הא אחרים, </w:t>
      </w:r>
    </w:p>
    <w:p w:rsidR="00DA63EC" w:rsidRPr="00FE1B89" w:rsidRDefault="00DA63EC" w:rsidP="00DA63EC">
      <w:pPr>
        <w:tabs>
          <w:tab w:val="left" w:pos="0"/>
        </w:tabs>
        <w:rPr>
          <w:spacing w:val="-4"/>
          <w:rtl/>
        </w:rPr>
      </w:pPr>
      <w:r w:rsidRPr="00FE1B89">
        <w:rPr>
          <w:spacing w:val="-4"/>
          <w:rtl/>
        </w:rPr>
        <w:t xml:space="preserve">דתניא</w:t>
      </w:r>
      <w:r w:rsidRPr="00FE1B89">
        <w:rPr>
          <w:spacing w:val="-4"/>
          <w:rtl/>
        </w:rPr>
        <w:t xml:space="preserve"> הבגד והשק מכבסו, הכלי והעור מגררו</w:t>
      </w:r>
      <w:ins w:id="95045" w:author="מנוע מכני" w:date="2026-10-11T12:04:39Z">
        <w:r>
          <w:rPr>
            <w:spacing w:val="-4"/>
            <w:rtl/>
          </w:rPr>
          <w:t xml:space="preserve">,</w:t>
        </w:r>
      </w:ins>
      <w:del w:id="95046" w:author="מנוע מכני" w:date="2026-10-11T12:04:39Z">
        <w:r w:rsidRPr="00FE1B89">
          <w:rPr>
            <w:spacing w:val="-4"/>
            <w:rtl/>
          </w:rPr>
          <w:delText xml:space="preserve">;</w:delText>
        </w:r>
      </w:del>
      <w:r w:rsidRPr="00FE1B89">
        <w:rPr>
          <w:rFonts w:hint="cs"/>
          <w:spacing w:val="-4"/>
          <w:rtl/>
        </w:rPr>
        <w:t xml:space="preserve"> </w:t>
      </w:r>
      <w:r w:rsidRPr="00FE1B89">
        <w:rPr>
          <w:spacing w:val="-4"/>
          <w:rtl/>
        </w:rPr>
        <w:t>אחרים: הבגד והשק והעור מכבסו, והכלי מגררו.</w:t>
      </w:r>
    </w:p>
    <w:p>
      <w:pPr>
        <w:pStyle w:val="38"/>
        <w:rPr>
          <w:ins w:id="100471" w:author="מנוע מכני" w:date="2026-10-11T12:04:39Z"/>
        </w:rPr>
      </w:pPr>
      <w:r>
        <w:t xml:space="preserve">והך </w:t>
      </w:r>
      <w:r>
        <w:t>דא</w:t>
      </w:r>
      <w:r>
        <w:t>רחבר</w:t>
      </w:r>
      <w:r>
        <w:t>"</w:t>
      </w:r>
      <w:r>
        <w:t>א</w:t>
      </w:r>
      <w:r>
        <w:t xml:space="preserve">:</w:t>
      </w:r>
    </w:p>
    <w:p w:rsidR="00DA63EC" w:rsidRDefault="00DA63EC" w:rsidP="00DA63EC">
      <w:pPr>
        <w:tabs>
          <w:tab w:val="left" w:pos="0"/>
        </w:tabs>
        <w:rPr>
          <w:rtl/>
        </w:rPr>
      </w:pPr>
      <w:del w:id="100472" w:author="מנוע מכני" w:date="2026-10-11T12:04:39Z">
        <w:r>
          <w:rPr>
            <w:rtl/>
          </w:rPr>
          <w:delText xml:space="preserve"> </w:delText>
        </w:r>
      </w:del>
      <w:r>
        <w:rPr>
          <w:rFonts w:hint="cs"/>
          <w:rtl/>
        </w:rPr>
        <w:t xml:space="preserve">פעמים עמדתי לפני </w:t>
      </w:r>
      <w:r>
        <w:rPr>
          <w:rStyle w:val="2fb"/>
          <w:rFonts w:hint="cs"/>
          <w:rtl/>
        </w:rPr>
        <w:t xml:space="preserve">רב</w:t>
      </w:r>
      <w:r>
        <w:rPr>
          <w:rFonts w:hint="cs"/>
          <w:rtl/>
        </w:rPr>
        <w:t xml:space="preserve"> ושכשכתי נעלי במים-</w:t>
      </w:r>
      <w:r>
        <w:rPr>
          <w:rtl/>
        </w:rPr>
        <w:t>כרבנן.</w:t>
      </w:r>
    </w:p>
    <w:p>
      <w:pPr>
        <w:pStyle w:val="38"/>
        <w:rPr>
          <w:ins w:id="100473" w:author="מנוע מכני" w:date="2026-10-11T12:04:39Z"/>
        </w:rPr>
      </w:pPr>
      <w:r>
        <w:t xml:space="preserve">רבא:</w:t>
      </w:r>
    </w:p>
    <w:p w:rsidR="00DA63EC" w:rsidRDefault="00DA63EC" w:rsidP="00DA63EC">
      <w:pPr>
        <w:tabs>
          <w:tab w:val="left" w:pos="0"/>
        </w:tabs>
        <w:rPr>
          <w:rtl/>
        </w:rPr>
      </w:pPr>
      <w:del w:id="100474" w:author="מנוע מכני" w:date="2026-10-11T12:04:39Z">
        <w:r>
          <w:rPr>
            <w:rtl/>
          </w:rPr>
          <w:delText xml:space="preserve"> </w:delText>
        </w:r>
      </w:del>
      <w:r>
        <w:rPr>
          <w:rtl/>
        </w:rPr>
        <w:t xml:space="preserve">ומי </w:t>
      </w:r>
      <w:ins w:id="91861" w:author="מנוע מכני" w:date="2026-10-11T12:04:39Z">
        <w:r>
          <w:rPr>
            <w:rtl/>
          </w:rPr>
          <w:t xml:space="preserve">יש</w:t>
        </w:r>
      </w:ins>
      <w:del w:id="91862" w:author="מנוע מכני" w:date="2026-10-11T12:04:39Z">
        <w:r>
          <w:rPr>
            <w:rtl/>
          </w:rPr>
          <w:delText xml:space="preserve">איכא</w:delText>
        </w:r>
      </w:del>
      <w:r>
        <w:rPr>
          <w:rtl/>
        </w:rPr>
        <w:t xml:space="preserve"> </w:t>
      </w:r>
      <w:r>
        <w:rPr>
          <w:rtl/>
        </w:rPr>
        <w:t xml:space="preserve">למ"</w:t>
      </w:r>
      <w:r>
        <w:rPr>
          <w:rFonts w:hint="cs"/>
          <w:rtl/>
        </w:rPr>
        <w:t>ד</w:t>
      </w:r>
      <w:r>
        <w:rPr>
          <w:rtl/>
        </w:rPr>
        <w:t xml:space="preserve"> עור </w:t>
      </w:r>
      <w:ins w:id="91863" w:author="מנוע מכני" w:date="2026-10-11T12:04:39Z">
        <w:r>
          <w:rPr>
            <w:rtl/>
          </w:rPr>
          <w:t xml:space="preserve">לא</w:t>
        </w:r>
      </w:ins>
      <w:del w:id="91864" w:author="מנוע מכני" w:date="2026-10-11T12:04:39Z">
        <w:r>
          <w:rPr>
            <w:rtl/>
          </w:rPr>
          <w:delText xml:space="preserve">לאו</w:delText>
        </w:r>
      </w:del>
      <w:r>
        <w:rPr>
          <w:rtl/>
        </w:rPr>
        <w:t xml:space="preserve"> בר כיבוס הוא? וה</w:t>
      </w:r>
      <w:r>
        <w:rPr>
          <w:rFonts w:hint="cs"/>
          <w:rtl/>
        </w:rPr>
        <w:t>ך ד'</w:t>
      </w:r>
      <w:ins w:id="91037" w:author="Claude - סמנטי" w:date="2026-10-11T12:26:16Z">
        <w:r>
          <w:rPr>
            <w:rStyle w:val="afffff0"/>
            <w:rtl/>
          </w:rPr>
          <w:t xml:space="preserve">וְהַבֶּגֶד אוֹ הַשְּׁתִי אוֹ הָעֵרֶב אוֹ כָּל כְּלִי הָעוֹר אֲשֶׁר תְּכַבֵּס</w:t>
        </w:r>
      </w:ins>
      <w:del w:id="91038" w:author="Claude - סמנטי" w:date="2026-10-11T12:26:16Z">
        <w:r>
          <w:rPr>
            <w:rtl/>
          </w:rPr>
          <w:delText xml:space="preserve">והבגד או השתי או הערב או כל כלי העור אשר תכבס</w:delText>
        </w:r>
      </w:del>
      <w:r>
        <w:rPr>
          <w:rFonts w:hint="cs"/>
          <w:rtl/>
        </w:rPr>
        <w:t>'</w:t>
      </w:r>
    </w:p>
    <w:p>
      <w:pPr>
        <w:pStyle w:val="38"/>
        <w:rPr>
          <w:ins w:id="100475" w:author="מנוע מכני" w:date="2026-10-11T12:04:39Z"/>
        </w:rPr>
      </w:pPr>
      <w:r w:rsidRPr="006C3C90">
        <w:t xml:space="preserve">אלא </w:t>
      </w:r>
      <w:r w:rsidRPr="006C3C90">
        <w:t xml:space="preserve">אמר</w:t>
      </w:r>
      <w:r w:rsidRPr="006C3C90">
        <w:t xml:space="preserve"> רבא:</w:t>
      </w:r>
    </w:p>
    <w:p w:rsidR="00DA63EC" w:rsidRDefault="00DA63EC" w:rsidP="00DA63EC">
      <w:pPr>
        <w:tabs>
          <w:tab w:val="left" w:pos="0"/>
        </w:tabs>
        <w:rPr>
          <w:rtl/>
        </w:rPr>
      </w:pPr>
      <w:del w:id="100476" w:author="מנוע מכני" w:date="2026-10-11T12:04:39Z">
        <w:r>
          <w:rPr>
            <w:rtl/>
          </w:rPr>
          <w:delText xml:space="preserve"> </w:delText>
        </w:r>
      </w:del>
      <w:r>
        <w:rPr>
          <w:rtl/>
        </w:rPr>
        <w:t xml:space="preserve">קרא ומתניתין ברכין, </w:t>
      </w:r>
      <w:ins w:id="91865" w:author="מנוע מכני" w:date="2026-10-11T12:04:39Z">
        <w:r>
          <w:rPr>
            <w:rFonts w:hint="cs"/>
            <w:b/>
            <w:bCs/>
            <w:rtl/>
          </w:rPr>
          <w:t xml:space="preserve">וחלקו</w:t>
        </w:r>
      </w:ins>
      <w:del w:id="91866" w:author="מנוע מכני" w:date="2026-10-11T12:04:39Z">
        <w:r w:rsidRPr="005374F8">
          <w:rPr>
            <w:rFonts w:hint="cs"/>
            <w:b/>
            <w:bCs/>
            <w:rtl/>
          </w:rPr>
          <w:delText xml:space="preserve">ו</w:delText>
        </w:r>
        <w:r w:rsidRPr="005374F8">
          <w:rPr>
            <w:b/>
            <w:bCs/>
            <w:rtl/>
          </w:rPr>
          <w:delText xml:space="preserve">פליגי</w:delText>
        </w:r>
      </w:del>
      <w:r>
        <w:rPr>
          <w:rtl/>
        </w:rPr>
        <w:t xml:space="preserve"> - בקשין.</w:t>
      </w:r>
    </w:p>
    <w:p>
      <w:pPr>
        <w:pStyle w:val="38"/>
        <w:rPr>
          <w:ins w:id="100477" w:author="מנוע מכני" w:date="2026-10-11T12:04:39Z"/>
        </w:rPr>
      </w:pPr>
      <w:r>
        <w:t>והך דר</w:t>
      </w:r>
      <w:r>
        <w:t>"</w:t>
      </w:r>
      <w:r>
        <w:t>ח</w:t>
      </w:r>
      <w:r>
        <w:t xml:space="preserve">:</w:t>
      </w:r>
    </w:p>
    <w:p w:rsidR="00DA63EC" w:rsidRDefault="00DA63EC" w:rsidP="00DA63EC">
      <w:pPr>
        <w:tabs>
          <w:tab w:val="left" w:pos="0"/>
        </w:tabs>
        <w:rPr>
          <w:rtl/>
        </w:rPr>
      </w:pPr>
      <w:del w:id="100478" w:author="מנוע מכני" w:date="2026-10-11T12:04:39Z">
        <w:r>
          <w:rPr>
            <w:rtl/>
          </w:rPr>
          <w:delText xml:space="preserve"> </w:delText>
        </w:r>
      </w:del>
      <w:r>
        <w:rPr>
          <w:rFonts w:hint="cs"/>
          <w:rtl/>
        </w:rPr>
        <w:t xml:space="preserve">דפעמים עמדתי לפני </w:t>
      </w:r>
      <w:r>
        <w:rPr>
          <w:rStyle w:val="2fb"/>
          <w:rFonts w:hint="cs"/>
          <w:rtl/>
        </w:rPr>
        <w:t xml:space="preserve">רב</w:t>
      </w:r>
      <w:r>
        <w:rPr>
          <w:rFonts w:hint="cs"/>
          <w:rtl/>
        </w:rPr>
        <w:t xml:space="preserve"> ושכשכתי נעלי במים </w:t>
      </w:r>
      <w:r>
        <w:rPr>
          <w:rtl/>
        </w:rPr>
        <w:t>בקשין וכרבנן.</w:t>
      </w:r>
    </w:p>
    <w:p>
      <w:pPr>
        <w:pStyle w:val="38"/>
        <w:rPr>
          <w:ins w:id="100480" w:author="מנוע מכני" w:date="2026-10-11T12:04:39Z"/>
        </w:rPr>
      </w:pPr>
      <w:del w:id="100479" w:author="מנוע מכני" w:date="2026-10-11T12:04:39Z">
        <w:r>
          <w:delText xml:space="preserve">•</w:delText>
        </w:r>
      </w:del>
      <w:r>
        <w:t xml:space="preserve"> רבא, </w:t>
      </w:r>
      <w:ins w:id="91871" w:author="מנוע מכני" w:date="2026-10-11T12:04:39Z">
        <w:r>
          <w:t xml:space="preserve">לא</w:t>
        </w:r>
      </w:ins>
      <w:del w:id="91872" w:author="מנוע מכני" w:date="2026-10-11T12:04:39Z">
        <w:r>
          <w:delText xml:space="preserve">לאו</w:delText>
        </w:r>
      </w:del>
      <w:r>
        <w:t xml:space="preserve"> </w:t>
      </w:r>
      <w:ins w:id="91867" w:author="מנוע מכני" w:date="2026-10-11T12:04:39Z">
        <w:r>
          <w:t xml:space="preserve">דבר</w:t>
        </w:r>
      </w:ins>
      <w:del w:id="91868" w:author="מנוע מכני" w:date="2026-10-11T12:04:39Z">
        <w:r>
          <w:delText xml:space="preserve">מילתא</w:delText>
        </w:r>
      </w:del>
      <w:r>
        <w:t xml:space="preserve"> הי</w:t>
      </w:r>
      <w:r>
        <w:t>א</w:t>
      </w:r>
      <w:r>
        <w:t xml:space="preserve">:</w:t>
      </w:r>
    </w:p>
    <w:p w:rsidR="00DA63EC" w:rsidRDefault="00DA63EC" w:rsidP="00DA63EC">
      <w:pPr>
        <w:tabs>
          <w:tab w:val="left" w:pos="0"/>
        </w:tabs>
        <w:rPr>
          <w:rtl/>
        </w:rPr>
      </w:pPr>
      <w:del w:id="100481" w:author="מנוע מכני" w:date="2026-10-11T12:04:39Z">
        <w:r>
          <w:rPr>
            <w:rtl/>
          </w:rPr>
          <w:delText xml:space="preserve"> </w:delText>
        </w:r>
      </w:del>
      <w:r>
        <w:rPr>
          <w:rtl/>
        </w:rPr>
        <w:t xml:space="preserve">ניקו נימא </w:t>
      </w:r>
      <w:ins w:id="93555" w:author="מנוע מכני" w:date="2026-10-11T12:04:39Z">
        <w:r>
          <w:rPr>
            <w:rtl/>
          </w:rPr>
          <w:t xml:space="preserve">לו</w:t>
        </w:r>
      </w:ins>
      <w:del w:id="93556" w:author="מנוע מכני" w:date="2026-10-11T12:04:39Z">
        <w:r>
          <w:rPr>
            <w:rtl/>
          </w:rPr>
          <w:delText xml:space="preserve">ליה</w:delText>
        </w:r>
      </w:del>
      <w:r>
        <w:rPr>
          <w:rtl/>
        </w:rPr>
        <w:t xml:space="preserve"> לקרא דכי כתיבן ברכין כתיבן, מי </w:t>
      </w:r>
      <w:r>
        <w:rPr>
          <w:rtl/>
        </w:rPr>
        <w:t xml:space="preserve">לא</w:t>
      </w:r>
      <w:r>
        <w:rPr>
          <w:rtl/>
        </w:rPr>
        <w:t xml:space="preserve"> </w:t>
      </w:r>
      <w:ins w:id="93553" w:author="מנוע מכני" w:date="2026-10-11T12:04:39Z">
        <w:r>
          <w:rPr>
            <w:rtl/>
          </w:rPr>
          <w:t xml:space="preserve">מדובר</w:t>
        </w:r>
      </w:ins>
      <w:del w:id="93554" w:author="מנוע מכני" w:date="2026-10-11T12:04:39Z">
        <w:r>
          <w:rPr>
            <w:rtl/>
          </w:rPr>
          <w:delText xml:space="preserve">עסקינן</w:delText>
        </w:r>
      </w:del>
      <w:r>
        <w:rPr>
          <w:rtl/>
        </w:rPr>
        <w:t xml:space="preserve"> בכלי אכסלגיא הבאים ממדינת הים, </w:t>
      </w:r>
      <w:ins w:id="91869" w:author="מנוע מכני" w:date="2026-10-11T12:04:39Z">
        <w:r>
          <w:rPr>
            <w:rtl/>
          </w:rPr>
          <w:t xml:space="preserve">ואמרו</w:t>
        </w:r>
      </w:ins>
      <w:del w:id="91870" w:author="מנוע מכני" w:date="2026-10-11T12:04:39Z">
        <w:r>
          <w:rPr>
            <w:rtl/>
          </w:rPr>
          <w:delText xml:space="preserve">ו</w:delText>
        </w:r>
        <w:r>
          <w:rPr>
            <w:rFonts w:hint="cs"/>
            <w:rtl/>
          </w:rPr>
          <w:delText xml:space="preserve">אמרי</w:delText>
        </w:r>
      </w:del>
      <w:r>
        <w:rPr>
          <w:rFonts w:hint="cs"/>
          <w:rtl/>
        </w:rPr>
        <w:t xml:space="preserve"> ד</w:t>
      </w:r>
      <w:r>
        <w:rPr>
          <w:rtl/>
        </w:rPr>
        <w:t xml:space="preserve">ניבעי כיבוס? </w:t>
      </w:r>
    </w:p>
    <w:p>
      <w:pPr>
        <w:pStyle w:val="38"/>
        <w:rPr>
          <w:ins w:id="100482" w:author="מנוע מכני" w:date="2026-10-11T12:04:39Z"/>
        </w:rPr>
      </w:pPr>
      <w:r>
        <w:t xml:space="preserve">אלא רבא:</w:t>
      </w:r>
    </w:p>
    <w:p w:rsidR="00DA63EC" w:rsidRDefault="00DA63EC" w:rsidP="00DA63EC">
      <w:pPr>
        <w:tabs>
          <w:tab w:val="left" w:pos="0"/>
        </w:tabs>
        <w:rPr>
          <w:rtl/>
        </w:rPr>
      </w:pPr>
      <w:del w:id="100483" w:author="מנוע מכני" w:date="2026-10-11T12:04:39Z">
        <w:r>
          <w:rPr>
            <w:rtl/>
          </w:rPr>
          <w:delText xml:space="preserve"> </w:delText>
        </w:r>
      </w:del>
      <w:r>
        <w:rPr>
          <w:rtl/>
        </w:rPr>
        <w:t xml:space="preserve">צרעת כיון דמגופיה פרחה, מחלחלא </w:t>
      </w:r>
      <w:ins w:id="93557" w:author="מנוע מכני" w:date="2026-10-11T12:04:39Z">
        <w:r>
          <w:rPr>
            <w:rtl/>
          </w:rPr>
          <w:t xml:space="preserve">לו</w:t>
        </w:r>
      </w:ins>
      <w:del w:id="93558" w:author="מנוע מכני" w:date="2026-10-11T12:04:39Z">
        <w:r>
          <w:rPr>
            <w:rtl/>
          </w:rPr>
          <w:delText xml:space="preserve">ליה</w:delText>
        </w:r>
      </w:del>
      <w:r>
        <w:rPr>
          <w:rtl/>
        </w:rPr>
        <w:t xml:space="preserve"> ומשוי לה רך.</w:t>
      </w:r>
    </w:p>
    <w:p w:rsidR="00DA63EC" w:rsidRDefault="00DA63EC" w:rsidP="00DA63EC">
      <w:pPr>
        <w:pStyle w:val="afff3"/>
        <w:framePr w:wrap="around"/>
        <w:rPr>
          <w:rtl/>
        </w:rPr>
      </w:pPr>
      <w:r>
        <w:rPr>
          <w:rFonts w:hint="cs"/>
          <w:rtl/>
        </w:rPr>
        <w:t>צד:</w:t>
      </w:r>
    </w:p>
    <w:p>
      <w:pPr>
        <w:pStyle w:val="38"/>
        <w:rPr>
          <w:ins w:id="100484" w:author="מנוע מכני" w:date="2026-10-11T12:04:39Z"/>
        </w:rPr>
      </w:pPr>
      <w:r>
        <w:t xml:space="preserve">רבא:</w:t>
      </w:r>
    </w:p>
    <w:p w:rsidR="00DA63EC" w:rsidRDefault="00DA63EC" w:rsidP="00DA63EC">
      <w:pPr>
        <w:tabs>
          <w:tab w:val="left" w:pos="0"/>
        </w:tabs>
        <w:rPr>
          <w:rtl/>
        </w:rPr>
      </w:pPr>
      <w:del w:id="100485" w:author="מנוע מכני" w:date="2026-10-11T12:04:39Z">
        <w:r>
          <w:rPr>
            <w:rtl/>
          </w:rPr>
          <w:delText xml:space="preserve"> </w:delText>
        </w:r>
      </w:del>
      <w:ins w:id="96049" w:author="מנוע מכני" w:date="2026-10-11T12:04:39Z">
        <w:r>
          <w:rPr>
            <w:rtl/>
          </w:rPr>
          <w:t xml:space="preserve">אם </w:t>
        </w:r>
      </w:ins>
      <w:del w:id="96050" w:author="מנוע מכני" w:date="2026-10-11T12:04:39Z">
        <w:r>
          <w:rPr>
            <w:rtl/>
          </w:rPr>
          <w:delText xml:space="preserve">אי </w:delText>
        </w:r>
      </w:del>
      <w:ins w:id="95653" w:author="מנוע מכני" w:date="2026-10-11T12:04:39Z">
        <w:r>
          <w:rPr>
            <w:rtl/>
          </w:rPr>
          <w:t xml:space="preserve">קשה</w:t>
        </w:r>
      </w:ins>
      <w:del w:id="95654" w:author="מנוע מכני" w:date="2026-10-11T12:04:39Z">
        <w:r>
          <w:rPr>
            <w:rtl/>
          </w:rPr>
          <w:delText xml:space="preserve">קשיא</w:delText>
        </w:r>
      </w:del>
      <w:r>
        <w:rPr>
          <w:rtl/>
        </w:rPr>
        <w:t xml:space="preserve"> לי הא </w:t>
      </w:r>
      <w:ins w:id="95655" w:author="מנוע מכני" w:date="2026-10-11T12:04:39Z">
        <w:r>
          <w:rPr>
            <w:rtl/>
          </w:rPr>
          <w:t xml:space="preserve">קשה</w:t>
        </w:r>
      </w:ins>
      <w:del w:id="95656" w:author="מנוע מכני" w:date="2026-10-11T12:04:39Z">
        <w:r>
          <w:rPr>
            <w:rtl/>
          </w:rPr>
          <w:delText xml:space="preserve">קשיא</w:delText>
        </w:r>
      </w:del>
      <w:r>
        <w:rPr>
          <w:rtl/>
        </w:rPr>
        <w:t xml:space="preserve"> לי, כרים וכסתות דרכין </w:t>
      </w:r>
      <w:ins w:id="93559" w:author="מנוע מכני" w:date="2026-10-11T12:04:39Z">
        <w:r>
          <w:rPr>
            <w:rtl/>
          </w:rPr>
          <w:t xml:space="preserve">הם</w:t>
        </w:r>
      </w:ins>
      <w:del w:id="93560" w:author="מנוע מכני" w:date="2026-10-11T12:04:39Z">
        <w:r>
          <w:rPr>
            <w:rtl/>
          </w:rPr>
          <w:delText xml:space="preserve">נינהו</w:delText>
        </w:r>
      </w:del>
      <w:r>
        <w:rPr>
          <w:rtl/>
        </w:rPr>
        <w:t xml:space="preserve">, ותנן: היתה של עור - נותן </w:t>
      </w:r>
      <w:ins w:id="93561" w:author="מנוע מכני" w:date="2026-10-11T12:04:39Z">
        <w:r>
          <w:rPr>
            <w:rtl/>
          </w:rPr>
          <w:t xml:space="preserve">עליו</w:t>
        </w:r>
      </w:ins>
      <w:del w:id="93562" w:author="מנוע מכני" w:date="2026-10-11T12:04:39Z">
        <w:r>
          <w:rPr>
            <w:rtl/>
          </w:rPr>
          <w:delText xml:space="preserve">עליה</w:delText>
        </w:r>
      </w:del>
      <w:r>
        <w:rPr>
          <w:rtl/>
        </w:rPr>
        <w:t xml:space="preserve"> מים עד שתכלה! אלא </w:t>
      </w:r>
      <w:r>
        <w:rPr>
          <w:rtl/>
        </w:rPr>
        <w:t xml:space="preserve">אמר</w:t>
      </w:r>
      <w:r>
        <w:rPr>
          <w:rtl/>
        </w:rPr>
        <w:t xml:space="preserve"> </w:t>
      </w:r>
      <w:r>
        <w:rPr>
          <w:rStyle w:val="2fb"/>
          <w:rtl/>
        </w:rPr>
        <w:t xml:space="preserve">רבא</w:t>
      </w:r>
      <w:r>
        <w:rPr>
          <w:rtl/>
        </w:rPr>
        <w:t xml:space="preserve">: כל כיבוס </w:t>
      </w:r>
      <w:ins w:id="93565" w:author="מנוע מכני" w:date="2026-10-11T12:04:39Z">
        <w:r>
          <w:rPr>
            <w:rtl/>
          </w:rPr>
          <w:t xml:space="preserve">דאין</w:t>
        </w:r>
      </w:ins>
      <w:del w:id="93566" w:author="מנוע מכני" w:date="2026-10-11T12:04:39Z">
        <w:r>
          <w:rPr>
            <w:rtl/>
          </w:rPr>
          <w:delText xml:space="preserve">דלית</w:delText>
        </w:r>
      </w:del>
      <w:r>
        <w:rPr>
          <w:rtl/>
        </w:rPr>
        <w:t xml:space="preserve"> </w:t>
      </w:r>
      <w:ins w:id="93563" w:author="מנוע מכני" w:date="2026-10-11T12:04:39Z">
        <w:r>
          <w:rPr>
            <w:rtl/>
          </w:rPr>
          <w:t xml:space="preserve">לו</w:t>
        </w:r>
      </w:ins>
      <w:del w:id="93564" w:author="מנוע מכני" w:date="2026-10-11T12:04:39Z">
        <w:r>
          <w:rPr>
            <w:rtl/>
          </w:rPr>
          <w:delText xml:space="preserve">ליה</w:delText>
        </w:r>
      </w:del>
      <w:r>
        <w:rPr>
          <w:rtl/>
        </w:rPr>
        <w:t xml:space="preserve"> כיסכוס </w:t>
      </w:r>
      <w:r>
        <w:rPr>
          <w:rtl/>
        </w:rPr>
        <w:t xml:space="preserve">לא</w:t>
      </w:r>
      <w:r>
        <w:rPr>
          <w:rtl/>
        </w:rPr>
        <w:t xml:space="preserve"> שמיה כיבוס.</w:t>
      </w:r>
    </w:p>
    <w:p>
      <w:pPr>
        <w:pStyle w:val="38"/>
        <w:rPr>
          <w:ins w:id="100486" w:author="מנוע מכני" w:date="2026-10-11T12:04:39Z"/>
        </w:rPr>
      </w:pPr>
      <w:r>
        <w:t>והא דא</w:t>
      </w:r>
      <w:r>
        <w:t>רחבר</w:t>
      </w:r>
      <w:r>
        <w:t>"</w:t>
      </w:r>
      <w:r>
        <w:t>א</w:t>
      </w:r>
      <w:r>
        <w:t xml:space="preserve">:</w:t>
      </w:r>
    </w:p>
    <w:p w:rsidR="00DA63EC" w:rsidRDefault="00DA63EC" w:rsidP="00DA63EC">
      <w:pPr>
        <w:tabs>
          <w:tab w:val="left" w:pos="0"/>
        </w:tabs>
        <w:rPr>
          <w:rtl/>
        </w:rPr>
      </w:pPr>
      <w:del w:id="100487" w:author="מנוע מכני" w:date="2026-10-11T12:04:39Z">
        <w:r>
          <w:rPr>
            <w:rtl/>
          </w:rPr>
          <w:delText xml:space="preserve"> </w:delText>
        </w:r>
      </w:del>
      <w:ins w:id="95657" w:author="מנוע מכני" w:date="2026-10-11T12:04:39Z">
        <w:r>
          <w:rPr>
            <w:rtl/>
          </w:rPr>
          <w:t xml:space="preserve">פעמים</w:t>
        </w:r>
      </w:ins>
      <w:del w:id="95658" w:author="מנוע מכני" w:date="2026-10-11T12:04:39Z">
        <w:r>
          <w:rPr>
            <w:rtl/>
          </w:rPr>
          <w:delText xml:space="preserve">זימנין</w:delText>
        </w:r>
      </w:del>
      <w:r>
        <w:rPr>
          <w:rtl/>
        </w:rPr>
        <w:t xml:space="preserve"> סגיאין </w:t>
      </w:r>
      <w:r>
        <w:rPr>
          <w:rFonts w:hint="cs"/>
          <w:rtl/>
        </w:rPr>
        <w:t>עמדנו לפני</w:t>
      </w:r>
      <w:r>
        <w:rPr>
          <w:rtl/>
        </w:rPr>
        <w:t xml:space="preserve"> </w:t>
      </w:r>
      <w:r>
        <w:rPr>
          <w:rStyle w:val="2fb"/>
          <w:rtl/>
        </w:rPr>
        <w:t xml:space="preserve">רב</w:t>
      </w:r>
      <w:r>
        <w:rPr>
          <w:rtl/>
        </w:rPr>
        <w:t xml:space="preserve"> ושכש</w:t>
      </w:r>
      <w:r>
        <w:rPr>
          <w:rFonts w:hint="cs"/>
          <w:rtl/>
        </w:rPr>
        <w:t xml:space="preserve">כתי נעלי במים ומשמע אבל </w:t>
      </w:r>
      <w:r>
        <w:rPr>
          <w:rFonts w:hint="cs"/>
          <w:rtl/>
        </w:rPr>
        <w:t xml:space="preserve">לא</w:t>
      </w:r>
      <w:r>
        <w:rPr>
          <w:rtl/>
        </w:rPr>
        <w:t xml:space="preserve"> כבוס </w:t>
      </w:r>
    </w:p>
    <w:p w:rsidR="00DA63EC" w:rsidRDefault="00DA63EC" w:rsidP="00DA63EC">
      <w:pPr>
        <w:tabs>
          <w:tab w:val="left" w:pos="0"/>
        </w:tabs>
        <w:rPr>
          <w:rtl/>
        </w:rPr>
      </w:pPr>
      <w:ins w:id="96051" w:author="מנוע מכני" w:date="2026-10-11T12:04:39Z">
        <w:r>
          <w:rPr>
            <w:rtl/>
          </w:rPr>
          <w:t xml:space="preserve">אם </w:t>
        </w:r>
      </w:ins>
      <w:del w:id="96052" w:author="מנוע מכני" w:date="2026-10-11T12:04:39Z">
        <w:r>
          <w:rPr>
            <w:rtl/>
          </w:rPr>
          <w:delText xml:space="preserve">אי </w:delText>
        </w:r>
      </w:del>
      <w:r>
        <w:rPr>
          <w:rtl/>
        </w:rPr>
        <w:t xml:space="preserve">ברכין וכדברי הכל, </w:t>
      </w:r>
      <w:ins w:id="96053" w:author="מנוע מכני" w:date="2026-10-11T12:04:39Z">
        <w:r>
          <w:rPr>
            <w:rtl/>
          </w:rPr>
          <w:t xml:space="preserve">אם </w:t>
        </w:r>
      </w:ins>
      <w:del w:id="96054" w:author="מנוע מכני" w:date="2026-10-11T12:04:39Z">
        <w:r>
          <w:rPr>
            <w:rtl/>
          </w:rPr>
          <w:delText xml:space="preserve">אי </w:delText>
        </w:r>
      </w:del>
      <w:r>
        <w:rPr>
          <w:rtl/>
        </w:rPr>
        <w:t xml:space="preserve">בקשין וכאחרים.</w:t>
      </w:r>
    </w:p>
    <w:p w:rsidR="00DA63EC" w:rsidRDefault="00DA63EC" w:rsidP="00DA63EC">
      <w:pPr>
        <w:tabs>
          <w:tab w:val="left" w:pos="0"/>
        </w:tabs>
        <w:rPr>
          <w:rtl/>
        </w:rPr>
      </w:pPr>
      <w:r>
        <w:rPr>
          <w:rFonts w:hint="cs"/>
          <w:rtl/>
        </w:rPr>
        <w:t xml:space="preserve">אבל </w:t>
      </w:r>
      <w:r>
        <w:rPr>
          <w:rtl/>
        </w:rPr>
        <w:t>בגד - שרייתו זהו כיבוסו,</w:t>
      </w:r>
      <w:r>
        <w:rPr>
          <w:rFonts w:hint="cs"/>
          <w:rtl/>
        </w:rPr>
        <w:t xml:space="preserve"> </w:t>
      </w:r>
      <w:ins w:id="91873" w:author="מנוע מכני" w:date="2026-10-11T12:04:39Z">
        <w:r>
          <w:rPr>
            <w:rFonts w:hint="cs"/>
            <w:rtl/>
          </w:rPr>
          <w:t xml:space="preserve">ולשיטתו</w:t>
        </w:r>
      </w:ins>
      <w:del w:id="91874" w:author="מנוע מכני" w:date="2026-10-11T12:04:39Z">
        <w:r>
          <w:rPr>
            <w:rFonts w:hint="cs"/>
            <w:rtl/>
          </w:rPr>
          <w:delText xml:space="preserve">ו</w:delText>
        </w:r>
        <w:r>
          <w:rPr>
            <w:rtl/>
          </w:rPr>
          <w:delText xml:space="preserve">לטעמיה</w:delText>
        </w:r>
      </w:del>
      <w:r>
        <w:rPr>
          <w:rFonts w:hint="cs"/>
          <w:rtl/>
        </w:rPr>
        <w:t xml:space="preserve"> ד</w:t>
      </w:r>
      <w:r>
        <w:rPr>
          <w:rtl/>
        </w:rPr>
        <w:t>זרק סודר למים - חייב, זרק פשתן למים - חייב.</w:t>
      </w:r>
    </w:p>
    <w:p w:rsidR="00DA63EC" w:rsidRDefault="00DA63EC" w:rsidP="00DA63EC">
      <w:pPr>
        <w:tabs>
          <w:tab w:val="left" w:pos="0"/>
        </w:tabs>
        <w:rPr>
          <w:rtl/>
        </w:rPr>
      </w:pPr>
      <w:r>
        <w:rPr>
          <w:rtl/>
        </w:rPr>
        <w:t xml:space="preserve">סודר </w:t>
      </w:r>
      <w:ins w:id="96479" w:author="מנוע מכני" w:date="2026-10-11T12:04:39Z">
        <w:r>
          <w:rPr>
            <w:rFonts w:hint="cs"/>
            <w:rtl/>
          </w:rPr>
          <w:t xml:space="preserve">דעשה</w:t>
        </w:r>
      </w:ins>
      <w:del w:id="96480" w:author="מנוע מכני" w:date="2026-10-11T12:04:39Z">
        <w:r>
          <w:rPr>
            <w:rFonts w:hint="cs"/>
            <w:rtl/>
          </w:rPr>
          <w:delText xml:space="preserve">ד</w:delText>
        </w:r>
        <w:r>
          <w:rPr>
            <w:rtl/>
          </w:rPr>
          <w:delText xml:space="preserve">עביד</w:delText>
        </w:r>
      </w:del>
      <w:r>
        <w:rPr>
          <w:rtl/>
        </w:rPr>
        <w:t xml:space="preserve"> כיבוס</w:t>
      </w:r>
      <w:ins w:id="95047" w:author="מנוע מכני" w:date="2026-10-11T12:04:39Z">
        <w:r>
          <w:rPr>
            <w:rFonts w:hint="cs"/>
            <w:rtl/>
          </w:rPr>
          <w:t xml:space="preserve"> </w:t>
        </w:r>
      </w:ins>
      <w:del w:id="95048" w:author="מנוע מכני" w:date="2026-10-11T12:04:39Z">
        <w:r>
          <w:rPr>
            <w:rFonts w:hint="cs"/>
            <w:rtl/>
          </w:rPr>
          <w:delText xml:space="preserve">  </w:delText>
        </w:r>
      </w:del>
      <w:r>
        <w:rPr>
          <w:rtl/>
        </w:rPr>
        <w:t>זרע פשתן</w:t>
      </w:r>
      <w:r>
        <w:rPr>
          <w:rFonts w:hint="cs"/>
          <w:rtl/>
        </w:rPr>
        <w:t xml:space="preserve"> </w:t>
      </w:r>
      <w:r>
        <w:rPr>
          <w:rtl/>
        </w:rPr>
        <w:t>משום ד</w:t>
      </w:r>
      <w:r>
        <w:rPr>
          <w:rFonts w:hint="cs"/>
          <w:rtl/>
        </w:rPr>
        <w:t>צומח במים והו</w:t>
      </w:r>
      <w:r>
        <w:rPr>
          <w:rtl/>
        </w:rPr>
        <w:t>"</w:t>
      </w:r>
      <w:r>
        <w:rPr>
          <w:rFonts w:hint="cs"/>
          <w:rtl/>
        </w:rPr>
        <w:t xml:space="preserve">ל זריעה </w:t>
      </w:r>
      <w:r>
        <w:rPr>
          <w:rFonts w:hint="cs"/>
          <w:rtl/>
        </w:rPr>
        <w:t xml:space="preserve">משא</w:t>
      </w:r>
      <w:r>
        <w:rPr>
          <w:rtl/>
        </w:rPr>
        <w:t>"</w:t>
      </w:r>
      <w:r>
        <w:rPr>
          <w:rFonts w:hint="cs"/>
          <w:rtl/>
        </w:rPr>
        <w:t xml:space="preserve">כ</w:t>
      </w:r>
      <w:r>
        <w:rPr>
          <w:rFonts w:hint="cs"/>
          <w:rtl/>
        </w:rPr>
        <w:t xml:space="preserve"> לחיטי ושערי יש ריר המדבקם ובשלחים עורות שאינם עבודים </w:t>
      </w:r>
      <w:ins w:id="96481" w:author="מנוע מכני" w:date="2026-10-11T12:04:39Z">
        <w:r>
          <w:rPr>
            <w:rFonts w:hint="cs"/>
            <w:rtl/>
          </w:rPr>
          <w:t xml:space="preserve">עשה</w:t>
        </w:r>
      </w:ins>
      <w:del w:id="96482" w:author="מנוע מכני" w:date="2026-10-11T12:04:39Z">
        <w:r>
          <w:rPr>
            <w:rFonts w:hint="cs"/>
            <w:rtl/>
          </w:rPr>
          <w:delText xml:space="preserve">עביד</w:delText>
        </w:r>
      </w:del>
      <w:r>
        <w:rPr>
          <w:rFonts w:hint="cs"/>
          <w:rtl/>
        </w:rPr>
        <w:t xml:space="preserve"> לישה </w:t>
      </w:r>
    </w:p>
    <w:p w:rsidR="00DA63EC" w:rsidRDefault="00DA63EC" w:rsidP="00DA63EC">
      <w:pPr>
        <w:tabs>
          <w:tab w:val="left" w:pos="0"/>
        </w:tabs>
        <w:rPr>
          <w:rtl/>
        </w:rPr>
      </w:pPr>
    </w:p>
    <w:p>
      <w:pPr>
        <w:pStyle w:val="afffff8"/>
        <w:rPr>
          <w:ins w:id="90167" w:author="קלוד" w:date="2026-10-11T12:29:36Z"/>
        </w:rPr>
      </w:pPr>
      <w:ins w:id="90168" w:author="קלוד" w:date="2026-10-11T12:29:36Z">
        <w:r>
          <w:rPr>
            <w:color w:val="7B3F00"/>
          </w:rPr>
          <w:t xml:space="preserve">כיבוס מנעל בשבת - שכשוך מותר, כיבוס אסור</w:t>
        </w:r>
      </w:ins>
    </w:p>
    <w:p>
      <w:pPr>
        <w:pStyle w:val="38"/>
        <w:rPr>
          <w:ins w:id="100489" w:author="מנוע מכני" w:date="2026-10-11T12:04:39Z"/>
        </w:rPr>
      </w:pPr>
      <w:del w:id="100488" w:author="מנוע מכני" w:date="2026-10-11T12:04:39Z">
        <w:r>
          <w:delText xml:space="preserve">•</w:delText>
        </w:r>
      </w:del>
      <w:r>
        <w:t xml:space="preserve"> דרש רבא:</w:t>
      </w:r>
    </w:p>
    <w:p w:rsidR="00DA63EC" w:rsidRDefault="00DA63EC" w:rsidP="00DA63EC">
      <w:pPr>
        <w:tabs>
          <w:tab w:val="left" w:pos="0"/>
        </w:tabs>
        <w:rPr>
          <w:rtl/>
        </w:rPr>
      </w:pPr>
      <w:del w:id="100490" w:author="מנוע מכני" w:date="2026-10-11T12:04:39Z">
        <w:r>
          <w:rPr>
            <w:rtl/>
          </w:rPr>
          <w:delText xml:space="preserve"> </w:delText>
        </w:r>
      </w:del>
      <w:r>
        <w:rPr>
          <w:rtl/>
        </w:rPr>
        <w:t xml:space="preserve">מותר לכבס מנעל בשבת.</w:t>
      </w:r>
    </w:p>
    <w:p>
      <w:pPr>
        <w:pStyle w:val="38"/>
        <w:rPr>
          <w:ins w:id="100491" w:author="מנוע מכני" w:date="2026-10-11T12:04:39Z"/>
        </w:rPr>
      </w:pPr>
      <w:del w:id="101773" w:author="מנוע מכני" w:date="2026-10-11T12:04:39Z">
        <w:r>
          <w:delText xml:space="preserve">א"ל </w:delText>
        </w:r>
      </w:del>
      <w:ins w:id="90459" w:author="מנוע מכני" w:date="2026-10-11T12:04:39Z">
        <w:r>
          <w:t xml:space="preserve">ר"פ</w:t>
        </w:r>
      </w:ins>
      <w:del w:id="90460" w:author="מנוע מכני" w:date="2026-10-11T12:04:39Z">
        <w:r>
          <w:delText xml:space="preserve">רב פפא</w:delText>
        </w:r>
      </w:del>
      <w:r>
        <w:t xml:space="preserve"> לרבא, וה</w:t>
      </w:r>
      <w:r>
        <w:t>א ארחבר</w:t>
      </w:r>
      <w:r>
        <w:t>"</w:t>
      </w:r>
      <w:r>
        <w:t>א</w:t>
      </w:r>
      <w:r>
        <w:t xml:space="preserve">:</w:t>
      </w:r>
    </w:p>
    <w:p w:rsidR="00DA63EC" w:rsidRDefault="00DA63EC" w:rsidP="00DA63EC">
      <w:pPr>
        <w:tabs>
          <w:tab w:val="left" w:pos="0"/>
        </w:tabs>
        <w:rPr>
          <w:rtl/>
        </w:rPr>
      </w:pPr>
      <w:del w:id="100492" w:author="מנוע מכני" w:date="2026-10-11T12:04:39Z">
        <w:r>
          <w:rPr>
            <w:rtl/>
          </w:rPr>
          <w:delText xml:space="preserve"> </w:delText>
        </w:r>
      </w:del>
      <w:r>
        <w:rPr>
          <w:rFonts w:hint="cs"/>
          <w:rtl/>
        </w:rPr>
        <w:t xml:space="preserve">דפעמים עמדתי לפני </w:t>
      </w:r>
      <w:r>
        <w:rPr>
          <w:rStyle w:val="2fb"/>
          <w:rFonts w:hint="cs"/>
          <w:rtl/>
        </w:rPr>
        <w:t xml:space="preserve">רב</w:t>
      </w:r>
      <w:r>
        <w:rPr>
          <w:rFonts w:hint="cs"/>
          <w:rtl/>
        </w:rPr>
        <w:t xml:space="preserve"> ושכשכתי נעלי במים</w:t>
      </w:r>
      <w:ins w:id="95049" w:author="מנוע מכני" w:date="2026-10-11T12:04:39Z">
        <w:r>
          <w:rPr>
            <w:rFonts w:hint="cs"/>
            <w:rtl/>
          </w:rPr>
          <w:t xml:space="preserve"> </w:t>
        </w:r>
      </w:ins>
      <w:del w:id="95050" w:author="מנוע מכני" w:date="2026-10-11T12:04:39Z">
        <w:r>
          <w:rPr>
            <w:rFonts w:hint="cs"/>
            <w:rtl/>
          </w:rPr>
          <w:delText xml:space="preserve">  </w:delText>
        </w:r>
      </w:del>
      <w:r>
        <w:rPr>
          <w:rFonts w:hint="cs"/>
          <w:rtl/>
        </w:rPr>
        <w:t xml:space="preserve">ומשמע</w:t>
      </w:r>
      <w:r>
        <w:rPr>
          <w:rtl/>
        </w:rPr>
        <w:t>–</w:t>
      </w:r>
      <w:r>
        <w:rPr>
          <w:rFonts w:hint="cs"/>
          <w:rtl/>
        </w:rPr>
        <w:t xml:space="preserve"> אבל כיבוס </w:t>
      </w:r>
      <w:r>
        <w:rPr>
          <w:rFonts w:hint="cs"/>
          <w:rtl/>
        </w:rPr>
        <w:t xml:space="preserve">לא</w:t>
      </w:r>
      <w:r>
        <w:rPr>
          <w:rFonts w:hint="cs"/>
          <w:rtl/>
        </w:rPr>
        <w:t xml:space="preserve"> </w:t>
      </w:r>
    </w:p>
    <w:p w:rsidR="00DA63EC" w:rsidRDefault="00DA63EC" w:rsidP="00DA63EC">
      <w:pPr>
        <w:tabs>
          <w:tab w:val="left" w:pos="0"/>
        </w:tabs>
        <w:rPr>
          <w:rtl/>
        </w:rPr>
      </w:pPr>
      <w:r>
        <w:rPr>
          <w:rtl/>
        </w:rPr>
        <w:t xml:space="preserve">הדר </w:t>
      </w:r>
      <w:ins w:id="95659" w:author="מנוע מכני" w:date="2026-10-11T12:04:39Z">
        <w:r>
          <w:rPr>
            <w:rtl/>
          </w:rPr>
          <w:t xml:space="preserve">העמד</w:t>
        </w:r>
      </w:ins>
      <w:del w:id="95660" w:author="מנוע מכני" w:date="2026-10-11T12:04:39Z">
        <w:r>
          <w:rPr>
            <w:rtl/>
          </w:rPr>
          <w:delText xml:space="preserve">אוקי</w:delText>
        </w:r>
      </w:del>
      <w:r>
        <w:rPr>
          <w:rtl/>
        </w:rPr>
        <w:t xml:space="preserve"> </w:t>
      </w:r>
      <w:r>
        <w:rPr>
          <w:rStyle w:val="2fb"/>
          <w:rtl/>
        </w:rPr>
        <w:t xml:space="preserve">רבא</w:t>
      </w:r>
      <w:r>
        <w:rPr>
          <w:rtl/>
        </w:rPr>
        <w:t xml:space="preserve"> אמורא </w:t>
      </w:r>
      <w:ins w:id="93567" w:author="מנוע מכני" w:date="2026-10-11T12:04:39Z">
        <w:r>
          <w:rPr>
            <w:rtl/>
          </w:rPr>
          <w:t xml:space="preserve">עליו</w:t>
        </w:r>
      </w:ins>
      <w:del w:id="93568" w:author="מנוע מכני" w:date="2026-10-11T12:04:39Z">
        <w:r>
          <w:rPr>
            <w:rtl/>
          </w:rPr>
          <w:delText xml:space="preserve">עליה</w:delText>
        </w:r>
      </w:del>
      <w:r>
        <w:rPr>
          <w:rtl/>
        </w:rPr>
        <w:t xml:space="preserve"> ודרש: דברים שאמרתי לפניכם טעות הם בידי, ברם כך אמרו: שכשוך מותר, כיבוס אסור.</w:t>
      </w:r>
    </w:p>
    <w:p w:rsidR="00DA63EC" w:rsidRDefault="00DA63EC" w:rsidP="00DA63EC">
      <w:pPr>
        <w:pStyle w:val="affffd"/>
        <w:rPr>
          <w:del w:id="90136" w:author="מנוע עיצוב" w:date="2026-10-11T12:09:26Z"/>
          <w:rtl/>
        </w:rPr>
      </w:pPr>
      <w:del w:id="90135" w:author="מנוע עיצוב" w:date="2026-10-11T12:09:26Z">
        <w:r>
          <w:rPr>
            <w:rtl/>
          </w:rPr>
          <w:delText xml:space="preserve">׹</w:delText>
        </w:r>
      </w:del>
    </w:p>
    <w:p w:rsidR="00DA63EC" w:rsidRDefault="00DA63EC" w:rsidP="00DA63EC">
      <w:pPr>
        <w:pStyle w:val="affff1"/>
        <w:ind w:end="0"/>
        <w:rPr>
          <w:rtl/>
        </w:rPr>
        <w:pPrChange w:id="20138" w:author="קלוד" w:date="2026-10-11T09:07:24Z">
          <w:pPr>
            <w:pStyle w:val="affff1"/>
            <w:rPr>
              <w:rtl/>
            </w:rPr>
          </w:pPr>
        </w:pPrChange>
      </w:pPr>
      <w:ins w:id="9875" w:author="מספור קטעי משנה" w:date="2026-10-11T09:35:09Z">
        <w:r>
          <w:rPr>
            <w:rStyle w:val="MisparKeta"/>
          </w:rPr>
          <w:t xml:space="preserve">א. </w:t>
        </w:r>
      </w:ins>
      <w:r>
        <w:rPr>
          <w:rtl/>
        </w:rPr>
        <w:t>הכיבוס במקום קדוש כו'.</w:t>
      </w:r>
    </w:p>
    <w:p>
      <w:pPr>
        <w:pStyle w:val="38"/>
        <w:rPr>
          <w:ins w:id="100493" w:author="מנוע מכני" w:date="2026-10-11T12:04:39Z"/>
        </w:rPr>
      </w:pPr>
      <w:r>
        <w:t>מ</w:t>
      </w:r>
      <w:r>
        <w:t>ד</w:t>
      </w:r>
      <w:r w:rsidRPr="00891B40">
        <w:t>ת"ר</w:t>
      </w:r>
      <w:r>
        <w:t xml:space="preserve">:</w:t>
      </w:r>
    </w:p>
    <w:p w:rsidR="00DA63EC" w:rsidRDefault="00DA63EC" w:rsidP="00DA63EC">
      <w:pPr>
        <w:tabs>
          <w:tab w:val="left" w:pos="0"/>
        </w:tabs>
        <w:rPr>
          <w:rtl/>
        </w:rPr>
      </w:pPr>
      <w:del w:id="100494" w:author="מנוע מכני" w:date="2026-10-11T12:04:39Z">
        <w:r>
          <w:rPr>
            <w:rtl/>
          </w:rPr>
          <w:delText xml:space="preserve"> </w:delText>
        </w:r>
      </w:del>
      <w:r>
        <w:rPr>
          <w:rtl/>
        </w:rPr>
        <w:t xml:space="preserve">תכבס במקום קדוש</w:t>
      </w:r>
      <w:ins w:id="95051" w:author="מנוע מכני" w:date="2026-10-11T12:04:39Z">
        <w:r>
          <w:rPr>
            <w:rtl/>
          </w:rPr>
          <w:t xml:space="preserve">,</w:t>
        </w:r>
      </w:ins>
      <w:del w:id="95052" w:author="מנוע מכני" w:date="2026-10-11T12:04:39Z">
        <w:r>
          <w:rPr>
            <w:rtl/>
          </w:rPr>
          <w:delText xml:space="preserve">;</w:delText>
        </w:r>
      </w:del>
    </w:p>
    <w:p w:rsidR="00DA63EC" w:rsidRDefault="00DA63EC" w:rsidP="00DA63EC">
      <w:pPr>
        <w:tabs>
          <w:tab w:val="left" w:pos="0"/>
        </w:tabs>
        <w:rPr>
          <w:rtl/>
        </w:rPr>
      </w:pPr>
      <w:r>
        <w:rPr>
          <w:rtl/>
        </w:rPr>
        <w:t xml:space="preserve">שבירת כלי חרס </w:t>
      </w:r>
      <w:r>
        <w:rPr>
          <w:rFonts w:hint="cs"/>
          <w:rtl/>
        </w:rPr>
        <w:t>מ'</w:t>
      </w:r>
      <w:ins w:id="91039" w:author="Claude - סמנטי" w:date="2026-10-11T12:26:16Z">
        <w:r>
          <w:rPr>
            <w:rStyle w:val="afffff0"/>
            <w:rtl/>
          </w:rPr>
          <w:t xml:space="preserve">וּכְלִי חֶרֶס אֲשֶׁר תְּבוּשַּׁל בּוֹ יִשָּׁבֵר</w:t>
        </w:r>
      </w:ins>
      <w:del w:id="91040" w:author="Claude - סמנטי" w:date="2026-10-11T12:26:16Z">
        <w:r>
          <w:rPr>
            <w:rtl/>
          </w:rPr>
          <w:delText xml:space="preserve">וכלי חרס אשר תבושל בו ישבר</w:delText>
        </w:r>
      </w:del>
      <w:r>
        <w:rPr>
          <w:rFonts w:hint="cs"/>
          <w:rtl/>
        </w:rPr>
        <w:t>'</w:t>
      </w:r>
      <w:ins w:id="95053" w:author="מנוע מכני" w:date="2026-10-11T12:04:39Z">
        <w:r>
          <w:rPr>
            <w:rtl/>
          </w:rPr>
          <w:t xml:space="preserve">,</w:t>
        </w:r>
      </w:ins>
      <w:del w:id="95054" w:author="מנוע מכני" w:date="2026-10-11T12:04:39Z">
        <w:r>
          <w:rPr>
            <w:rtl/>
          </w:rPr>
          <w:delText xml:space="preserve">;</w:delText>
        </w:r>
      </w:del>
    </w:p>
    <w:p w:rsidR="00DA63EC" w:rsidRDefault="00DA63EC" w:rsidP="00DA63EC">
      <w:pPr>
        <w:tabs>
          <w:tab w:val="left" w:pos="0"/>
        </w:tabs>
        <w:rPr>
          <w:rtl/>
        </w:rPr>
      </w:pPr>
      <w:r>
        <w:rPr>
          <w:rtl/>
        </w:rPr>
        <w:t xml:space="preserve">מריקה ושטיפה בכלי נחשת</w:t>
      </w:r>
      <w:ins w:id="95055" w:author="מנוע מכני" w:date="2026-10-11T12:04:39Z">
        <w:r>
          <w:rPr>
            <w:rtl/>
          </w:rPr>
          <w:t xml:space="preserve"> </w:t>
        </w:r>
      </w:ins>
      <w:del w:id="95056" w:author="מנוע מכני" w:date="2026-10-11T12:04:39Z">
        <w:r>
          <w:rPr>
            <w:rtl/>
          </w:rPr>
          <w:delText xml:space="preserve"> </w:delText>
        </w:r>
        <w:r>
          <w:rPr>
            <w:rFonts w:hint="cs"/>
            <w:rtl/>
          </w:rPr>
          <w:delText xml:space="preserve"> </w:delText>
        </w:r>
      </w:del>
      <w:r w:rsidRPr="003017EE">
        <w:rPr>
          <w:rStyle w:val="afffff0"/>
          <w:rFonts w:hint="cs"/>
          <w:rtl/>
        </w:rPr>
        <w:t>מ'</w:t>
      </w:r>
      <w:ins w:id="91041" w:author="Claude - סמנטי" w:date="2026-10-11T12:26:16Z">
        <w:r>
          <w:rPr>
            <w:rStyle w:val="afffff0"/>
            <w:rtl/>
          </w:rPr>
          <w:t xml:space="preserve">וְאִם בִּכְלִי נְחֹשֶׁת בּוּשָּׁלָה וּמוֹרַק וְשׁוּטַּף בַּמָּיִם</w:t>
        </w:r>
      </w:ins>
      <w:del w:id="91042" w:author="Claude - סמנטי" w:date="2026-10-11T12:26:16Z">
        <w:r w:rsidRPr="003017EE">
          <w:rPr>
            <w:rStyle w:val="afffff0"/>
            <w:rtl/>
          </w:rPr>
          <w:delText xml:space="preserve">ואם בכלי נחשת בושלה ומורק ושוטף במים</w:delText>
        </w:r>
      </w:del>
      <w:r w:rsidRPr="003017EE">
        <w:rPr>
          <w:rStyle w:val="afffff0"/>
          <w:rFonts w:hint="cs"/>
          <w:rtl/>
        </w:rPr>
        <w:t>'</w:t>
      </w:r>
      <w:r w:rsidRPr="003017EE">
        <w:rPr>
          <w:rStyle w:val="afffff0"/>
          <w:rtl/>
        </w:rPr>
        <w:t>.</w:t>
      </w:r>
    </w:p>
    <w:p w:rsidR="00DA63EC" w:rsidRDefault="00DA63EC" w:rsidP="00DA63EC">
      <w:pPr>
        <w:pStyle w:val="affffd"/>
        <w:rPr>
          <w:del w:id="90138" w:author="מנוע עיצוב" w:date="2026-10-11T12:09:26Z"/>
          <w:rtl/>
        </w:rPr>
      </w:pPr>
      <w:del w:id="90137" w:author="מנוע עיצוב" w:date="2026-10-11T12:09:26Z">
        <w:r>
          <w:rPr>
            <w:rtl/>
          </w:rPr>
          <w:delText xml:space="preserve">׹</w:delText>
        </w:r>
      </w:del>
    </w:p>
    <w:p w:rsidR="00DA63EC" w:rsidRDefault="00DA63EC" w:rsidP="00DA63EC">
      <w:pPr>
        <w:pStyle w:val="affff1"/>
        <w:ind w:end="0"/>
        <w:rPr>
          <w:rtl/>
        </w:rPr>
        <w:pPrChange w:id="20139" w:author="קלוד" w:date="2026-10-11T09:07:24Z">
          <w:pPr>
            <w:pStyle w:val="affff1"/>
            <w:rPr>
              <w:rtl/>
            </w:rPr>
          </w:pPr>
        </w:pPrChange>
      </w:pPr>
      <w:ins w:id="9876" w:author="מספור קטעי משנה" w:date="2026-10-11T09:35:09Z">
        <w:r>
          <w:rPr>
            <w:rStyle w:val="MisparKeta"/>
          </w:rPr>
          <w:t xml:space="preserve">ב. </w:t>
        </w:r>
      </w:ins>
      <w:r>
        <w:rPr>
          <w:rtl/>
        </w:rPr>
        <w:t>זה חומר בחטאת כו'.</w:t>
      </w:r>
    </w:p>
    <w:p>
      <w:pPr>
        <w:pStyle w:val="38"/>
        <w:rPr>
          <w:ins w:id="100495" w:author="מנוע מכני" w:date="2026-10-11T12:04:39Z"/>
        </w:rPr>
      </w:pPr>
      <w:r>
        <w:t xml:space="preserve">והך</w:t>
      </w:r>
    </w:p>
    <w:p w:rsidR="00DA63EC" w:rsidRDefault="00DA63EC" w:rsidP="00DA63EC">
      <w:pPr>
        <w:tabs>
          <w:tab w:val="left" w:pos="0"/>
        </w:tabs>
        <w:rPr>
          <w:rtl/>
        </w:rPr>
      </w:pPr>
      <w:del w:id="100496" w:author="מנוע מכני" w:date="2026-10-11T12:04:39Z">
        <w:r>
          <w:rPr>
            <w:rFonts w:hint="cs"/>
            <w:rtl/>
          </w:rPr>
          <w:delText xml:space="preserve"> </w:delText>
        </w:r>
      </w:del>
      <w:r>
        <w:rPr>
          <w:rtl/>
        </w:rPr>
        <w:t>שנכנס דמה לפנים! בחטאות החיצונו'.</w:t>
      </w:r>
    </w:p>
    <w:p w:rsidR="00DA63EC" w:rsidRDefault="00DA63EC" w:rsidP="00DA63EC">
      <w:pPr>
        <w:tabs>
          <w:tab w:val="left" w:pos="0"/>
        </w:tabs>
        <w:rPr>
          <w:rtl/>
        </w:rPr>
      </w:pPr>
      <w:r>
        <w:rPr>
          <w:rtl/>
        </w:rPr>
        <w:t xml:space="preserve">שאם נכנס דמה לפנים פסולה! </w:t>
      </w:r>
      <w:r>
        <w:rPr>
          <w:rStyle w:val="2fb"/>
          <w:rtl/>
        </w:rPr>
        <w:t xml:space="preserve">כר"ע</w:t>
      </w:r>
      <w:r>
        <w:rPr>
          <w:rtl/>
        </w:rPr>
        <w:t xml:space="preserve">, דכל דמים שנכנסו להיכל לכפר - פסולה.</w:t>
      </w:r>
    </w:p>
    <w:p w:rsidR="00DA63EC" w:rsidRDefault="00DA63EC" w:rsidP="00DA63EC">
      <w:pPr>
        <w:tabs>
          <w:tab w:val="left" w:pos="0"/>
        </w:tabs>
        <w:rPr>
          <w:rtl/>
        </w:rPr>
      </w:pPr>
      <w:r>
        <w:rPr>
          <w:rtl/>
        </w:rPr>
        <w:lastRenderedPageBreak/>
        <w:t>שכן מכפרין על חייבי כריתות! בחטאת דשמיעת הקול.</w:t>
      </w:r>
    </w:p>
    <w:p w:rsidR="00DA63EC" w:rsidRDefault="00DA63EC" w:rsidP="00DA63EC">
      <w:pPr>
        <w:tabs>
          <w:tab w:val="left" w:pos="0"/>
        </w:tabs>
        <w:rPr>
          <w:rtl/>
        </w:rPr>
      </w:pPr>
      <w:r>
        <w:rPr>
          <w:rtl/>
        </w:rPr>
        <w:t xml:space="preserve">שכן טעונה ארבע מתנות! </w:t>
      </w:r>
      <w:r>
        <w:rPr>
          <w:rStyle w:val="2fb"/>
          <w:rtl/>
        </w:rPr>
        <w:t xml:space="preserve">כר' ישמעאל</w:t>
      </w:r>
      <w:r>
        <w:rPr>
          <w:rtl/>
        </w:rPr>
        <w:t xml:space="preserve">, דכל דמים טעונין ד' מתנות על ד' קרנות.</w:t>
      </w:r>
    </w:p>
    <w:p w:rsidR="00DA63EC" w:rsidRDefault="00DA63EC" w:rsidP="00DA63EC">
      <w:pPr>
        <w:tabs>
          <w:tab w:val="left" w:pos="0"/>
        </w:tabs>
        <w:rPr>
          <w:rtl/>
        </w:rPr>
      </w:pPr>
      <w:r>
        <w:rPr>
          <w:rtl/>
        </w:rPr>
        <w:t xml:space="preserve">וליטעמיך, האיכא קרן, האיכא אצבע, האיכא חודה! אלא חד </w:t>
      </w:r>
      <w:ins w:id="93571" w:author="מנוע מכני" w:date="2026-10-11T12:04:39Z">
        <w:r>
          <w:rPr>
            <w:rtl/>
          </w:rPr>
          <w:t xml:space="preserve">משני</w:t>
        </w:r>
      </w:ins>
      <w:del w:id="93572" w:author="מנוע מכני" w:date="2026-10-11T12:04:39Z">
        <w:r>
          <w:rPr>
            <w:rtl/>
          </w:rPr>
          <w:delText xml:space="preserve">מתרי</w:delText>
        </w:r>
      </w:del>
      <w:r>
        <w:rPr>
          <w:rtl/>
        </w:rPr>
        <w:t xml:space="preserve"> </w:t>
      </w:r>
      <w:ins w:id="93569" w:author="מנוע מכני" w:date="2026-10-11T12:04:39Z">
        <w:r>
          <w:rPr>
            <w:rtl/>
          </w:rPr>
          <w:t xml:space="preserve">שלושה</w:t>
        </w:r>
      </w:ins>
      <w:del w:id="93570" w:author="מנוע מכני" w:date="2026-10-11T12:04:39Z">
        <w:r>
          <w:rPr>
            <w:rtl/>
          </w:rPr>
          <w:delText xml:space="preserve">תלתא</w:delText>
        </w:r>
      </w:del>
      <w:r>
        <w:rPr>
          <w:rtl/>
        </w:rPr>
        <w:t xml:space="preserve"> חומרי נקט.</w:t>
      </w:r>
    </w:p>
    <w:p w:rsidR="00DA63EC" w:rsidRDefault="00DA63EC" w:rsidP="00DA63EC">
      <w:pPr>
        <w:pStyle w:val="affffd"/>
        <w:rPr>
          <w:rtl/>
        </w:rPr>
      </w:pPr>
      <w:r>
        <w:rPr>
          <w:rtl/>
        </w:rPr>
        <w:t>׹</w:t>
      </w:r>
    </w:p>
    <w:p>
      <w:pPr>
        <w:pStyle w:val="MishnaBatzad"/>
        <w:rPr>
          <w:ins w:id="20442" w:author="קלוד" w:date="2026-10-11T09:07:24Z"/>
        </w:rPr>
      </w:pPr>
      <w:ins w:id="20441" w:author="קלוד" w:date="2026-10-11T09:07:24Z">
        <w:r>
          <w:t xml:space="preserve">משנה ה</w:t>
        </w:r>
      </w:ins>
    </w:p>
    <w:p w:rsidR="00DA63EC" w:rsidRPr="000A334C" w:rsidRDefault="00DA63EC" w:rsidP="003B6D22">
      <w:pPr>
        <w:pStyle w:val="afff9"/>
        <w:rPr>
          <w:del w:id="20280" w:author="קלוד" w:date="2026-10-11T09:07:24Z"/>
          <w:rtl/>
        </w:rPr>
      </w:pPr>
      <w:del w:id="20279" w:author="קלוד" w:date="2026-10-11T09:07:24Z">
        <w:r w:rsidRPr="000A334C">
          <w:rPr>
            <w:rtl/>
          </w:rPr>
          <w:delText xml:space="preserve">מתני'.</w:delText>
        </w:r>
      </w:del>
    </w:p>
    <w:p w:rsidR="00DA63EC" w:rsidRPr="000A334C" w:rsidRDefault="00DA63EC" w:rsidP="003B6D22">
      <w:pPr>
        <w:pStyle w:val="afff9"/>
        <w:spacing w:before="120"/>
        <w:rPr>
          <w:rtl/>
        </w:rPr>
        <w:pPrChange w:id="90053" w:author="קלוד" w:date="2026-10-11T12:09:42Z">
          <w:pPr>
            <w:pStyle w:val="afff9"/>
          </w:pPr>
        </w:pPrChange>
      </w:pPr>
      <w:r w:rsidRPr="000A334C">
        <w:rPr>
          <w:rtl/>
        </w:rPr>
        <w:t xml:space="preserve">בגד שיצא חוץ לקלעים - נכנס ומכבסו במקום קדוש, </w:t>
      </w:r>
    </w:p>
    <w:p w:rsidR="00DA63EC" w:rsidRPr="000A334C" w:rsidRDefault="00DA63EC" w:rsidP="003B6D22">
      <w:pPr>
        <w:pStyle w:val="afff9"/>
        <w:rPr>
          <w:rtl/>
        </w:rPr>
      </w:pPr>
      <w:r w:rsidRPr="000A334C">
        <w:rPr>
          <w:rtl/>
        </w:rPr>
        <w:tab/>
        <w:t>נטמא חוץ לקלעים - קורעו נכנס ומכבסו במקום קדוש.</w:t>
      </w:r>
    </w:p>
    <w:p w:rsidR="00DA63EC" w:rsidRPr="000A334C" w:rsidRDefault="00DA63EC" w:rsidP="003B6D22">
      <w:pPr>
        <w:pStyle w:val="afff9"/>
        <w:rPr>
          <w:rtl/>
        </w:rPr>
      </w:pPr>
      <w:r w:rsidRPr="000A334C">
        <w:rPr>
          <w:rtl/>
        </w:rPr>
        <w:t xml:space="preserve">כלי חרס שיצא חוץ לקלעים - נכנס ושוברו במקום קדוש, </w:t>
      </w:r>
    </w:p>
    <w:p w:rsidR="00DA63EC" w:rsidRPr="000A334C" w:rsidRDefault="00DA63EC" w:rsidP="003B6D22">
      <w:pPr>
        <w:pStyle w:val="afff9"/>
        <w:rPr>
          <w:rtl/>
        </w:rPr>
      </w:pPr>
      <w:r w:rsidRPr="000A334C">
        <w:rPr>
          <w:rtl/>
        </w:rPr>
        <w:tab/>
        <w:t>נטמא חוץ לקלעים נוקבו ונכנס ושוברו במקום קדוש.</w:t>
      </w:r>
    </w:p>
    <w:p w:rsidR="00DA63EC" w:rsidRPr="000A334C" w:rsidRDefault="00DA63EC" w:rsidP="003B6D22">
      <w:pPr>
        <w:pStyle w:val="afff9"/>
        <w:rPr>
          <w:rtl/>
        </w:rPr>
      </w:pPr>
      <w:r w:rsidRPr="000A334C">
        <w:rPr>
          <w:rtl/>
        </w:rPr>
        <w:t>כלי נחשת שיצא חוץ לקלעים - נכנס ומורקו ושוטפו במקום קדוש, נטמא חוץ לקלעים - פוחתו ונכנס ומורקו ושוטפו במקום קדוש.</w:t>
      </w:r>
    </w:p>
    <w:p w:rsidR="00DA63EC" w:rsidRDefault="00DA63EC" w:rsidP="00DA63EC">
      <w:pPr>
        <w:pStyle w:val="affffd"/>
        <w:rPr>
          <w:rtl/>
        </w:rPr>
      </w:pPr>
      <w:r>
        <w:rPr>
          <w:rtl/>
        </w:rPr>
        <w:t>׹</w:t>
      </w:r>
    </w:p>
    <w:p>
      <w:pPr>
        <w:pStyle w:val="afffff8"/>
        <w:rPr>
          <w:ins w:id="90165" w:author="קלוד" w:date="2026-10-11T12:29:36Z"/>
        </w:rPr>
      </w:pPr>
      <w:ins w:id="90166" w:author="קלוד" w:date="2026-10-11T12:29:36Z">
        <w:r>
          <w:rPr>
            <w:color w:val="7B3F00"/>
          </w:rPr>
          <w:t xml:space="preserve">קריעת בגד שנטמא - ושייר כדי מעפורת</w:t>
        </w:r>
      </w:ins>
    </w:p>
    <w:p>
      <w:pPr>
        <w:pStyle w:val="38"/>
        <w:rPr>
          <w:ins w:id="100497" w:author="מנוע מכני" w:date="2026-10-11T12:04:39Z"/>
        </w:rPr>
      </w:pPr>
      <w:r>
        <w:t xml:space="preserve">מתקיף רבינא:</w:t>
      </w:r>
    </w:p>
    <w:p w:rsidR="00DA63EC" w:rsidRDefault="00DA63EC" w:rsidP="00DA63EC">
      <w:pPr>
        <w:tabs>
          <w:tab w:val="left" w:pos="0"/>
        </w:tabs>
        <w:rPr>
          <w:rtl/>
        </w:rPr>
      </w:pPr>
      <w:del w:id="100498" w:author="מנוע מכני" w:date="2026-10-11T12:04:39Z">
        <w:r>
          <w:rPr>
            <w:rtl/>
          </w:rPr>
          <w:delText xml:space="preserve"> </w:delText>
        </w:r>
      </w:del>
      <w:r>
        <w:rPr>
          <w:rtl/>
        </w:rPr>
        <w:t xml:space="preserve">קורעו</w:t>
      </w:r>
      <w:r w:rsidRPr="00464129">
        <w:rPr>
          <w:rStyle w:val="afffff0"/>
          <w:rtl/>
        </w:rPr>
        <w:t xml:space="preserve"> </w:t>
      </w:r>
      <w:r w:rsidRPr="00464129">
        <w:rPr>
          <w:rStyle w:val="afffff0"/>
          <w:rFonts w:hint="cs"/>
          <w:rtl/>
        </w:rPr>
        <w:t>'</w:t>
      </w:r>
      <w:r w:rsidRPr="00464129">
        <w:rPr>
          <w:rStyle w:val="afffff0"/>
          <w:rtl/>
        </w:rPr>
        <w:t>בגד</w:t>
      </w:r>
      <w:r w:rsidRPr="00464129">
        <w:rPr>
          <w:rStyle w:val="afffff0"/>
          <w:rFonts w:hint="cs"/>
          <w:rtl/>
        </w:rPr>
        <w:t>'</w:t>
      </w:r>
      <w:r w:rsidRPr="00464129">
        <w:rPr>
          <w:rStyle w:val="afffff0"/>
          <w:rtl/>
        </w:rPr>
        <w:t xml:space="preserve"> </w:t>
      </w:r>
      <w:ins w:id="91875" w:author="מנוע מכני" w:date="2026-10-11T12:04:39Z">
        <w:r>
          <w:rPr>
            <w:rtl/>
          </w:rPr>
          <w:t xml:space="preserve">ולא</w:t>
        </w:r>
      </w:ins>
      <w:del w:id="91876" w:author="מנוע מכני" w:date="2026-10-11T12:04:39Z">
        <w:r>
          <w:rPr>
            <w:rtl/>
          </w:rPr>
          <w:delText xml:space="preserve">ולאו</w:delText>
        </w:r>
      </w:del>
      <w:r>
        <w:rPr>
          <w:rtl/>
        </w:rPr>
        <w:t xml:space="preserve"> בגד הוא! דמשייר </w:t>
      </w:r>
      <w:ins w:id="93573" w:author="מנוע מכני" w:date="2026-10-11T12:04:39Z">
        <w:r>
          <w:rPr>
            <w:rtl/>
          </w:rPr>
          <w:t xml:space="preserve">בו</w:t>
        </w:r>
      </w:ins>
      <w:del w:id="93574" w:author="מנוע מכני" w:date="2026-10-11T12:04:39Z">
        <w:r>
          <w:rPr>
            <w:rtl/>
          </w:rPr>
          <w:delText xml:space="preserve">ביה</w:delText>
        </w:r>
      </w:del>
      <w:r>
        <w:rPr>
          <w:rtl/>
        </w:rPr>
        <w:t xml:space="preserve"> כדי מעפורת.</w:t>
      </w:r>
    </w:p>
    <w:p>
      <w:pPr>
        <w:pStyle w:val="38"/>
        <w:rPr>
          <w:ins w:id="100499" w:author="מנוע מכני" w:date="2026-10-11T12:04:39Z"/>
        </w:rPr>
      </w:pPr>
      <w:r>
        <w:t>והך דאר</w:t>
      </w:r>
      <w:r>
        <w:t>"</w:t>
      </w:r>
      <w:r>
        <w:t>ה</w:t>
      </w:r>
      <w:r>
        <w:t xml:space="preserve">:</w:t>
      </w:r>
    </w:p>
    <w:p w:rsidR="00DA63EC" w:rsidRDefault="00DA63EC" w:rsidP="00DA63EC">
      <w:pPr>
        <w:tabs>
          <w:tab w:val="left" w:pos="0"/>
        </w:tabs>
        <w:rPr>
          <w:rtl/>
        </w:rPr>
      </w:pPr>
      <w:del w:id="100500" w:author="מנוע מכני" w:date="2026-10-11T12:04:39Z">
        <w:r>
          <w:rPr>
            <w:rtl/>
          </w:rPr>
          <w:delText xml:space="preserve"> </w:delText>
        </w:r>
      </w:del>
      <w:r>
        <w:rPr>
          <w:rtl/>
        </w:rPr>
        <w:t xml:space="preserve">ל"ש</w:t>
      </w:r>
      <w:r>
        <w:rPr>
          <w:rtl/>
        </w:rPr>
        <w:t xml:space="preserve"> אלא שלא שייר בה כדי מעפורת, אבל שייר בה כדי מעפורת - חבור הוי!</w:t>
      </w:r>
      <w:ins w:id="95057" w:author="מנוע מכני" w:date="2026-10-11T12:04:39Z">
        <w:r>
          <w:rPr>
            <w:rtl/>
          </w:rPr>
          <w:t xml:space="preserve"> </w:t>
        </w:r>
      </w:ins>
      <w:del w:id="95058" w:author="מנוע מכני" w:date="2026-10-11T12:04:39Z">
        <w:r>
          <w:rPr>
            <w:rtl/>
          </w:rPr>
          <w:delText xml:space="preserve">  </w:delText>
        </w:r>
      </w:del>
      <w:r>
        <w:rPr>
          <w:rtl/>
        </w:rPr>
        <w:t xml:space="preserve">מדרבנן הוא.</w:t>
      </w:r>
    </w:p>
    <w:p w:rsidR="00DA63EC" w:rsidRPr="00C26719" w:rsidRDefault="00DA63EC" w:rsidP="00DA63EC">
      <w:pPr>
        <w:pStyle w:val="afff3"/>
        <w:framePr w:wrap="around"/>
        <w:rPr>
          <w:rFonts w:ascii="BA Fontov Regular" w:hAnsi="BA Fontov Regular" w:cs="BA Franknatan Decor"/>
          <w:spacing w:val="4"/>
          <w:sz w:val="18"/>
          <w:rtl/>
        </w:rPr>
      </w:pPr>
      <w:r>
        <w:rPr>
          <w:rFonts w:hint="cs"/>
          <w:rtl/>
        </w:rPr>
        <w:t>צה.</w:t>
      </w:r>
    </w:p>
    <w:p w:rsidR="00DA63EC" w:rsidRDefault="00DA63EC" w:rsidP="00DA63EC">
      <w:pPr>
        <w:pStyle w:val="affff1"/>
        <w:ind w:end="0"/>
        <w:rPr>
          <w:rtl/>
        </w:rPr>
        <w:pPrChange w:id="20140" w:author="קלוד" w:date="2026-10-11T09:07:24Z">
          <w:pPr>
            <w:pStyle w:val="affff1"/>
            <w:rPr>
              <w:rtl/>
            </w:rPr>
          </w:pPr>
        </w:pPrChange>
      </w:pPr>
      <w:ins w:id="9877" w:author="מספור קטעי משנה" w:date="2026-10-11T09:35:09Z">
        <w:r>
          <w:rPr>
            <w:rStyle w:val="MisparKeta"/>
          </w:rPr>
          <w:t xml:space="preserve">א. </w:t>
        </w:r>
      </w:ins>
      <w:r>
        <w:rPr>
          <w:rtl/>
        </w:rPr>
        <w:t>כלי חרס שיצא כו'.</w:t>
      </w:r>
    </w:p>
    <w:p w:rsidR="00DA63EC" w:rsidRDefault="00DA63EC" w:rsidP="00DA63EC">
      <w:pPr>
        <w:tabs>
          <w:tab w:val="left" w:pos="0"/>
        </w:tabs>
        <w:rPr>
          <w:rtl/>
        </w:rPr>
      </w:pPr>
      <w:r>
        <w:rPr>
          <w:rtl/>
        </w:rPr>
        <w:t xml:space="preserve">כלי </w:t>
      </w:r>
      <w:r>
        <w:rPr>
          <w:rtl/>
        </w:rPr>
        <w:t xml:space="preserve">אמר</w:t>
      </w:r>
      <w:r>
        <w:rPr>
          <w:rtl/>
        </w:rPr>
        <w:t xml:space="preserve"> </w:t>
      </w:r>
      <w:ins w:id="93575" w:author="מנוע מכני" w:date="2026-10-11T12:04:39Z">
        <w:r>
          <w:rPr>
            <w:rtl/>
          </w:rPr>
          <w:t xml:space="preserve">התורה</w:t>
        </w:r>
      </w:ins>
      <w:del w:id="93576" w:author="מנוע מכני" w:date="2026-10-11T12:04:39Z">
        <w:r>
          <w:rPr>
            <w:rtl/>
          </w:rPr>
          <w:delText xml:space="preserve">רחמנא</w:delText>
        </w:r>
      </w:del>
      <w:r>
        <w:rPr>
          <w:rtl/>
        </w:rPr>
        <w:t xml:space="preserve">, ולא כלי הוא! שניקב בשורש קטן.</w:t>
      </w:r>
    </w:p>
    <w:p w:rsidR="00DA63EC" w:rsidRDefault="00DA63EC" w:rsidP="00DA63EC">
      <w:pPr>
        <w:pStyle w:val="affffd"/>
        <w:rPr>
          <w:del w:id="90140" w:author="מנוע עיצוב" w:date="2026-10-11T12:09:26Z"/>
          <w:rtl/>
        </w:rPr>
      </w:pPr>
      <w:del w:id="90139" w:author="מנוע עיצוב" w:date="2026-10-11T12:09:26Z">
        <w:r>
          <w:rPr>
            <w:rtl/>
          </w:rPr>
          <w:delText xml:space="preserve">׹</w:delText>
        </w:r>
      </w:del>
    </w:p>
    <w:p w:rsidR="00DA63EC" w:rsidRDefault="00DA63EC" w:rsidP="00DA63EC">
      <w:pPr>
        <w:pStyle w:val="affff1"/>
        <w:ind w:end="0"/>
        <w:rPr>
          <w:rtl/>
        </w:rPr>
        <w:pPrChange w:id="20141" w:author="קלוד" w:date="2026-10-11T09:07:24Z">
          <w:pPr>
            <w:pStyle w:val="affff1"/>
            <w:rPr>
              <w:rtl/>
            </w:rPr>
          </w:pPr>
        </w:pPrChange>
      </w:pPr>
      <w:ins w:id="9878" w:author="מספור קטעי משנה" w:date="2026-10-11T09:35:09Z">
        <w:r>
          <w:rPr>
            <w:rStyle w:val="MisparKeta"/>
          </w:rPr>
          <w:t xml:space="preserve">א. </w:t>
        </w:r>
      </w:ins>
      <w:r>
        <w:rPr>
          <w:rtl/>
        </w:rPr>
        <w:t>כלי נחשת [כו'] פוחתו [וכו</w:t>
      </w:r>
      <w:r w:rsidR="005608A0">
        <w:rPr>
          <w:rtl/>
        </w:rPr>
        <w:t>'</w:t>
      </w:r>
      <w:r>
        <w:rPr>
          <w:rtl/>
        </w:rPr>
        <w:t>].</w:t>
      </w:r>
    </w:p>
    <w:p w:rsidR="00DA63EC" w:rsidRDefault="00DA63EC" w:rsidP="00DA63EC">
      <w:pPr>
        <w:tabs>
          <w:tab w:val="left" w:pos="0"/>
        </w:tabs>
        <w:rPr>
          <w:rtl/>
        </w:rPr>
      </w:pPr>
      <w:r>
        <w:rPr>
          <w:rtl/>
        </w:rPr>
        <w:t xml:space="preserve">והא </w:t>
      </w:r>
      <w:ins w:id="91877" w:author="מנוע מכני" w:date="2026-10-11T12:04:39Z">
        <w:r>
          <w:rPr>
            <w:rtl/>
          </w:rPr>
          <w:t xml:space="preserve">לא</w:t>
        </w:r>
      </w:ins>
      <w:del w:id="91878" w:author="מנוע מכני" w:date="2026-10-11T12:04:39Z">
        <w:r>
          <w:rPr>
            <w:rtl/>
          </w:rPr>
          <w:delText xml:space="preserve">לאו</w:delText>
        </w:r>
      </w:del>
      <w:r>
        <w:rPr>
          <w:rtl/>
        </w:rPr>
        <w:t xml:space="preserve"> כלי הוא! דרציף מרציף</w:t>
      </w:r>
      <w:r>
        <w:rPr>
          <w:rFonts w:hint="cs"/>
          <w:rtl/>
        </w:rPr>
        <w:t>.</w:t>
      </w:r>
    </w:p>
    <w:p>
      <w:pPr>
        <w:pStyle w:val="38"/>
        <w:rPr>
          <w:ins w:id="100501" w:author="מנוע מכני" w:date="2026-10-11T12:04:39Z"/>
        </w:rPr>
      </w:pPr>
      <w:r>
        <w:t>אר</w:t>
      </w:r>
      <w:r>
        <w:t>"</w:t>
      </w:r>
      <w:r>
        <w:t>ל</w:t>
      </w:r>
      <w:r>
        <w:t xml:space="preserve">:</w:t>
      </w:r>
    </w:p>
    <w:p w:rsidR="00DA63EC" w:rsidRDefault="00DA63EC" w:rsidP="00DA63EC">
      <w:pPr>
        <w:tabs>
          <w:tab w:val="left" w:pos="0"/>
        </w:tabs>
        <w:rPr>
          <w:rtl/>
        </w:rPr>
      </w:pPr>
      <w:del w:id="100502" w:author="מנוע מכני" w:date="2026-10-11T12:04:39Z">
        <w:r>
          <w:rPr>
            <w:rtl/>
          </w:rPr>
          <w:delText xml:space="preserve"> </w:delText>
        </w:r>
      </w:del>
      <w:r>
        <w:rPr>
          <w:rtl/>
        </w:rPr>
        <w:t xml:space="preserve">מעיל שניטמא - מכניסו בפחות משלש על שלש ומכבסו, שנא': </w:t>
      </w:r>
      <w:r>
        <w:rPr>
          <w:rtl/>
        </w:rPr>
        <w:t xml:space="preserve">לא</w:t>
      </w:r>
      <w:r>
        <w:rPr>
          <w:rtl/>
        </w:rPr>
        <w:t xml:space="preserve"> יקרע.</w:t>
      </w:r>
    </w:p>
    <w:p>
      <w:pPr>
        <w:pStyle w:val="38"/>
        <w:rPr>
          <w:ins w:id="100504" w:author="מנוע מכני" w:date="2026-10-11T12:04:39Z"/>
        </w:rPr>
      </w:pPr>
      <w:del w:id="100503" w:author="מנוע מכני" w:date="2026-10-11T12:04:39Z">
        <w:r>
          <w:delText xml:space="preserve">•</w:delText>
        </w:r>
      </w:del>
      <w:r>
        <w:t xml:space="preserve"> </w:t>
      </w:r>
      <w:ins w:id="97285" w:author="מנוע מכני" w:date="2026-10-11T12:04:39Z">
        <w:r>
          <w:t xml:space="preserve">מקשה</w:t>
        </w:r>
      </w:ins>
      <w:del w:id="97286" w:author="מנוע מכני" w:date="2026-10-11T12:04:39Z">
        <w:r>
          <w:delText xml:space="preserve">מותיב</w:delText>
        </w:r>
      </w:del>
      <w:r>
        <w:t xml:space="preserve"> ר</w:t>
      </w:r>
      <w:r>
        <w:t>אב</w:t>
      </w:r>
      <w:r>
        <w:t>"</w:t>
      </w:r>
      <w:r>
        <w:t>א</w:t>
      </w:r>
      <w:r>
        <w:t xml:space="preserve">:</w:t>
      </w:r>
    </w:p>
    <w:p w:rsidR="00DA63EC" w:rsidRDefault="00DA63EC" w:rsidP="00DA63EC">
      <w:pPr>
        <w:tabs>
          <w:tab w:val="left" w:pos="0"/>
        </w:tabs>
        <w:rPr>
          <w:rtl/>
        </w:rPr>
      </w:pPr>
      <w:del w:id="100505" w:author="מנוע מכני" w:date="2026-10-11T12:04:39Z">
        <w:r>
          <w:rPr>
            <w:rtl/>
          </w:rPr>
          <w:delText xml:space="preserve"> </w:delText>
        </w:r>
      </w:del>
      <w:r>
        <w:rPr>
          <w:rtl/>
        </w:rPr>
        <w:t xml:space="preserve">העבין והרכים אין בהן משום שלש על שלש! אגב אביהן חשיבי.</w:t>
      </w:r>
    </w:p>
    <w:p>
      <w:pPr>
        <w:pStyle w:val="afffff8"/>
        <w:rPr>
          <w:ins w:id="90163" w:author="קלוד" w:date="2026-10-11T12:29:36Z"/>
        </w:rPr>
      </w:pPr>
      <w:ins w:id="90164" w:author="קלוד" w:date="2026-10-11T12:29:36Z">
        <w:r>
          <w:rPr>
            <w:color w:val="7B3F00"/>
          </w:rPr>
          <w:t xml:space="preserve">דם חטאת ומראות נגעים - שבעה סממנין ורוק תפל</w:t>
        </w:r>
      </w:ins>
    </w:p>
    <w:p w:rsidR="00DA63EC" w:rsidRDefault="00DA63EC" w:rsidP="00DA63EC">
      <w:pPr>
        <w:tabs>
          <w:tab w:val="left" w:pos="0"/>
        </w:tabs>
        <w:rPr>
          <w:rtl/>
        </w:rPr>
      </w:pPr>
      <w:r>
        <w:rPr>
          <w:rtl/>
        </w:rPr>
        <w:t xml:space="preserve">והא </w:t>
      </w:r>
      <w:r>
        <w:rPr>
          <w:rFonts w:hint="cs"/>
          <w:rtl/>
        </w:rPr>
        <w:t>ד</w:t>
      </w:r>
      <w:r>
        <w:rPr>
          <w:rtl/>
        </w:rPr>
        <w:t xml:space="preserve">בעי שבעת סממנין, </w:t>
      </w:r>
      <w:r>
        <w:rPr>
          <w:rStyle w:val="2fb"/>
          <w:rtl/>
        </w:rPr>
        <w:t xml:space="preserve">דא</w:t>
      </w:r>
      <w:r>
        <w:rPr>
          <w:rStyle w:val="2fb"/>
          <w:rFonts w:hint="cs"/>
          <w:rtl/>
        </w:rPr>
        <w:t>רנמרב</w:t>
      </w:r>
      <w:r>
        <w:rPr>
          <w:rStyle w:val="2fb"/>
          <w:rtl/>
        </w:rPr>
        <w:t>"</w:t>
      </w:r>
      <w:r>
        <w:rPr>
          <w:rStyle w:val="2fb"/>
          <w:rFonts w:hint="cs"/>
          <w:rtl/>
        </w:rPr>
        <w:t>א</w:t>
      </w:r>
      <w:r>
        <w:rPr>
          <w:rtl/>
        </w:rPr>
        <w:t xml:space="preserve">: דם חטאת ומראות נגעים צריכין שבעת סממנין, </w:t>
      </w:r>
    </w:p>
    <w:p w:rsidR="00DA63EC" w:rsidRDefault="00DA63EC" w:rsidP="00DA63EC">
      <w:pPr>
        <w:pStyle w:val="afff3"/>
        <w:framePr w:wrap="around"/>
        <w:rPr>
          <w:rtl/>
        </w:rPr>
      </w:pPr>
      <w:r>
        <w:rPr>
          <w:rFonts w:hint="cs"/>
          <w:rtl/>
        </w:rPr>
        <w:t>צה:</w:t>
      </w:r>
    </w:p>
    <w:p>
      <w:pPr>
        <w:pStyle w:val="38"/>
        <w:rPr>
          <w:ins w:id="100506" w:author="מנוע מכני" w:date="2026-10-11T12:04:39Z"/>
        </w:rPr>
      </w:pPr>
      <w:r>
        <w:t xml:space="preserve">ותניא:</w:t>
      </w:r>
    </w:p>
    <w:p w:rsidR="00DA63EC" w:rsidRDefault="00DA63EC" w:rsidP="00DA63EC">
      <w:pPr>
        <w:tabs>
          <w:tab w:val="left" w:pos="0"/>
        </w:tabs>
        <w:rPr>
          <w:rtl/>
        </w:rPr>
      </w:pPr>
      <w:del w:id="100507" w:author="מנוע מכני" w:date="2026-10-11T12:04:39Z">
        <w:r>
          <w:rPr>
            <w:rtl/>
          </w:rPr>
          <w:delText xml:space="preserve"> </w:delText>
        </w:r>
      </w:del>
      <w:r>
        <w:rPr>
          <w:rtl/>
        </w:rPr>
        <w:t xml:space="preserve">אלא שאין מכניסין מי רגלים למקדש! וכי </w:t>
      </w:r>
      <w:ins w:id="96739" w:author="מנוע מכני" w:date="2026-10-11T12:04:39Z">
        <w:r>
          <w:rPr>
            <w:rtl/>
          </w:rPr>
          <w:t xml:space="preserve">תאמר</w:t>
        </w:r>
      </w:ins>
      <w:del w:id="96740" w:author="מנוע מכני" w:date="2026-10-11T12:04:39Z">
        <w:r>
          <w:rPr>
            <w:rtl/>
          </w:rPr>
          <w:delText xml:space="preserve">תימא</w:delText>
        </w:r>
      </w:del>
      <w:r>
        <w:rPr>
          <w:rtl/>
        </w:rPr>
        <w:t xml:space="preserve">, דמבלע </w:t>
      </w:r>
      <w:ins w:id="95489" w:author="מנוע מכני" w:date="2026-10-11T12:04:39Z">
        <w:r>
          <w:rPr>
            <w:rtl/>
          </w:rPr>
          <w:t xml:space="preserve">להם</w:t>
        </w:r>
      </w:ins>
      <w:del w:id="95490" w:author="מנוע מכני" w:date="2026-10-11T12:04:39Z">
        <w:r>
          <w:rPr>
            <w:rtl/>
          </w:rPr>
          <w:delText xml:space="preserve">להו</w:delText>
        </w:r>
      </w:del>
      <w:r>
        <w:rPr>
          <w:rtl/>
        </w:rPr>
        <w:t xml:space="preserve"> בהדי שבעה סממנין ומעבר </w:t>
      </w:r>
      <w:ins w:id="95491" w:author="מנוע מכני" w:date="2026-10-11T12:04:39Z">
        <w:r>
          <w:rPr>
            <w:rtl/>
          </w:rPr>
          <w:t xml:space="preserve">להם</w:t>
        </w:r>
      </w:ins>
      <w:del w:id="95492" w:author="מנוע מכני" w:date="2026-10-11T12:04:39Z">
        <w:r>
          <w:rPr>
            <w:rtl/>
          </w:rPr>
          <w:delText xml:space="preserve">להו</w:delText>
        </w:r>
      </w:del>
      <w:r>
        <w:rPr>
          <w:rtl/>
        </w:rPr>
        <w:t xml:space="preserve"> </w:t>
      </w:r>
      <w:ins w:id="91879" w:author="מנוע מכני" w:date="2026-10-11T12:04:39Z">
        <w:r>
          <w:rPr>
            <w:rtl/>
          </w:rPr>
          <w:t xml:space="preserve">לכולם</w:t>
        </w:r>
      </w:ins>
      <w:del w:id="91880" w:author="מנוע מכני" w:date="2026-10-11T12:04:39Z">
        <w:r>
          <w:rPr>
            <w:rtl/>
          </w:rPr>
          <w:delText xml:space="preserve">לכולהו</w:delText>
        </w:r>
      </w:del>
      <w:r>
        <w:rPr>
          <w:rtl/>
        </w:rPr>
        <w:t xml:space="preserve"> כחד, והתנן: העבירן שלא כסדרן או שהעביר שבעתן כאחד - </w:t>
      </w:r>
      <w:r>
        <w:rPr>
          <w:rtl/>
        </w:rPr>
        <w:t xml:space="preserve">לא</w:t>
      </w:r>
      <w:r>
        <w:rPr>
          <w:rtl/>
        </w:rPr>
        <w:t xml:space="preserve"> עשה ולא כלום! וכי </w:t>
      </w:r>
      <w:ins w:id="96741" w:author="מנוע מכני" w:date="2026-10-11T12:04:39Z">
        <w:r>
          <w:rPr>
            <w:rtl/>
          </w:rPr>
          <w:t xml:space="preserve">תאמר</w:t>
        </w:r>
      </w:ins>
      <w:del w:id="96742" w:author="מנוע מכני" w:date="2026-10-11T12:04:39Z">
        <w:r>
          <w:rPr>
            <w:rtl/>
          </w:rPr>
          <w:delText xml:space="preserve">תימא</w:delText>
        </w:r>
      </w:del>
      <w:r>
        <w:rPr>
          <w:rtl/>
        </w:rPr>
        <w:t xml:space="preserve">, דמיבלע </w:t>
      </w:r>
      <w:ins w:id="95493" w:author="מנוע מכני" w:date="2026-10-11T12:04:39Z">
        <w:r>
          <w:rPr>
            <w:rtl/>
          </w:rPr>
          <w:t xml:space="preserve">להם</w:t>
        </w:r>
      </w:ins>
      <w:del w:id="95494" w:author="מנוע מכני" w:date="2026-10-11T12:04:39Z">
        <w:r>
          <w:rPr>
            <w:rtl/>
          </w:rPr>
          <w:delText xml:space="preserve">להו</w:delText>
        </w:r>
      </w:del>
      <w:r>
        <w:rPr>
          <w:rtl/>
        </w:rPr>
        <w:t xml:space="preserve"> בהדי חד מסממנין, והא צריך לכסכס שלש פעמים בכל אחד ואחד </w:t>
      </w:r>
      <w:r>
        <w:rPr>
          <w:rtl/>
        </w:rPr>
        <w:t xml:space="preserve">תנן</w:t>
      </w:r>
      <w:r>
        <w:rPr>
          <w:rtl/>
        </w:rPr>
        <w:t xml:space="preserve">! אלא דמבלע </w:t>
      </w:r>
      <w:ins w:id="95495" w:author="מנוע מכני" w:date="2026-10-11T12:04:39Z">
        <w:r>
          <w:rPr>
            <w:rtl/>
          </w:rPr>
          <w:t xml:space="preserve">להם</w:t>
        </w:r>
      </w:ins>
      <w:del w:id="95496" w:author="מנוע מכני" w:date="2026-10-11T12:04:39Z">
        <w:r>
          <w:rPr>
            <w:rtl/>
          </w:rPr>
          <w:delText xml:space="preserve">להו</w:delText>
        </w:r>
      </w:del>
      <w:r>
        <w:rPr>
          <w:rtl/>
        </w:rPr>
        <w:t xml:space="preserve"> ברוק תפל, </w:t>
      </w:r>
    </w:p>
    <w:p>
      <w:pPr>
        <w:pStyle w:val="38"/>
        <w:rPr>
          <w:ins w:id="100508" w:author="מנוע מכני" w:date="2026-10-11T12:04:39Z"/>
        </w:rPr>
      </w:pPr>
      <w:r>
        <w:t>דאר</w:t>
      </w:r>
      <w:r>
        <w:t>"</w:t>
      </w:r>
      <w:r>
        <w:t>ל:</w:t>
      </w:r>
    </w:p>
    <w:p w:rsidR="00DA63EC" w:rsidRDefault="00DA63EC" w:rsidP="00DA63EC">
      <w:pPr>
        <w:tabs>
          <w:tab w:val="left" w:pos="0"/>
        </w:tabs>
        <w:rPr>
          <w:rtl/>
        </w:rPr>
      </w:pPr>
      <w:del w:id="100509" w:author="מנוע מכני" w:date="2026-10-11T12:04:39Z">
        <w:r>
          <w:rPr>
            <w:rtl/>
          </w:rPr>
          <w:delText xml:space="preserve"> </w:delText>
        </w:r>
      </w:del>
      <w:r>
        <w:rPr>
          <w:rtl/>
        </w:rPr>
        <w:t xml:space="preserve">רוק תפל צריך שיהא עם כל אחד ואחד.</w:t>
      </w:r>
    </w:p>
    <w:p w:rsidR="00DA63EC" w:rsidRDefault="00DA63EC" w:rsidP="00DA63EC">
      <w:pPr>
        <w:pStyle w:val="affffd"/>
        <w:rPr>
          <w:rtl/>
        </w:rPr>
      </w:pPr>
      <w:r>
        <w:rPr>
          <w:rtl/>
        </w:rPr>
        <w:t>׹</w:t>
      </w:r>
    </w:p>
    <w:p>
      <w:pPr>
        <w:pStyle w:val="MishnaBatzad"/>
        <w:rPr>
          <w:ins w:id="20444" w:author="קלוד" w:date="2026-10-11T09:07:24Z"/>
        </w:rPr>
      </w:pPr>
      <w:ins w:id="20443" w:author="קלוד" w:date="2026-10-11T09:07:24Z">
        <w:r>
          <w:t xml:space="preserve">משנה ז</w:t>
        </w:r>
      </w:ins>
    </w:p>
    <w:p w:rsidR="00DA63EC" w:rsidRPr="000A334C" w:rsidRDefault="00DA63EC" w:rsidP="003B6D22">
      <w:pPr>
        <w:pStyle w:val="afff9"/>
        <w:rPr>
          <w:del w:id="20282" w:author="קלוד" w:date="2026-10-11T09:07:24Z"/>
          <w:rtl/>
        </w:rPr>
      </w:pPr>
      <w:del w:id="20281" w:author="קלוד" w:date="2026-10-11T09:07:24Z">
        <w:r w:rsidRPr="000A334C">
          <w:rPr>
            <w:rtl/>
          </w:rPr>
          <w:delText xml:space="preserve">מתני'.</w:delText>
        </w:r>
      </w:del>
    </w:p>
    <w:p w:rsidR="00DA63EC" w:rsidRPr="000A334C" w:rsidRDefault="00DA63EC" w:rsidP="003B6D22">
      <w:pPr>
        <w:pStyle w:val="afff9"/>
        <w:spacing w:before="120"/>
        <w:rPr>
          <w:rtl/>
        </w:rPr>
        <w:pPrChange w:id="90054" w:author="קלוד" w:date="2026-10-11T12:09:42Z">
          <w:pPr>
            <w:pStyle w:val="afff9"/>
          </w:pPr>
        </w:pPrChange>
      </w:pPr>
      <w:r w:rsidRPr="000A334C">
        <w:rPr>
          <w:rtl/>
        </w:rPr>
        <w:t>אחד שבישל בו ואחד שעירה לתוכה רותח, אחד קדשי הקדשים ואחד קדשים קלים - טעונין מריקה ושטיפה;</w:t>
      </w:r>
    </w:p>
    <w:p w:rsidR="00DA63EC" w:rsidRPr="000A334C" w:rsidRDefault="00DA63EC" w:rsidP="003B6D22">
      <w:pPr>
        <w:pStyle w:val="afff9"/>
        <w:rPr>
          <w:rtl/>
        </w:rPr>
      </w:pPr>
      <w:r>
        <w:rPr>
          <w:rStyle w:val="TanaimMishna"/>
          <w:rtl/>
          <w:rPrChange w:id="102876" w:author="Claude" w:date="2026-10-11T09:07:44Z">
            <w:rPr>
              <w:rtl/>
            </w:rPr>
          </w:rPrChange>
        </w:rPr>
        <w:t xml:space="preserve">ר"ש</w:t>
      </w:r>
      <w:r>
        <w:rPr>
          <w:rtl/>
        </w:rPr>
        <w:t xml:space="preserve"> אומר</w:t>
      </w:r>
      <w:r>
        <w:rPr>
          <w:rStyle w:val="TanaimMishna"/>
          <w:rtl/>
          <w:rPrChange w:id="102877" w:author="Claude" w:date="2026-10-11T09:07:44Z">
            <w:rPr>
              <w:rtl/>
            </w:rPr>
          </w:rPrChange>
        </w:rPr>
        <w:t xml:space="preserve">:</w:t>
      </w:r>
      <w:r>
        <w:rPr>
          <w:rtl/>
        </w:rPr>
        <w:t xml:space="preserve"> קדשים קלים אין טעונין מריקה ושטיפה.</w:t>
      </w:r>
    </w:p>
    <w:p w:rsidR="00DA63EC" w:rsidRDefault="00DA63EC" w:rsidP="00DA63EC">
      <w:pPr>
        <w:pStyle w:val="affffd"/>
        <w:rPr>
          <w:rtl/>
        </w:rPr>
      </w:pPr>
      <w:r>
        <w:rPr>
          <w:rtl/>
        </w:rPr>
        <w:t>׹</w:t>
      </w:r>
    </w:p>
    <w:p w:rsidR="00DA63EC" w:rsidRDefault="00DA63EC" w:rsidP="00DA63EC">
      <w:pPr>
        <w:tabs>
          <w:tab w:val="left" w:pos="0"/>
        </w:tabs>
        <w:rPr>
          <w:rtl/>
        </w:rPr>
      </w:pPr>
      <w:r w:rsidRPr="00891B40">
        <w:rPr>
          <w:b/>
          <w:bCs/>
          <w:rtl/>
        </w:rPr>
        <w:t>ת"ר</w:t>
      </w:r>
      <w:r w:rsidRPr="00464129">
        <w:rPr>
          <w:rStyle w:val="afffff0"/>
          <w:rtl/>
        </w:rPr>
        <w:t xml:space="preserve"> </w:t>
      </w:r>
      <w:r w:rsidRPr="00464129">
        <w:rPr>
          <w:rStyle w:val="afffff0"/>
          <w:rFonts w:hint="cs"/>
          <w:rtl/>
        </w:rPr>
        <w:t>'</w:t>
      </w:r>
      <w:ins w:id="91043" w:author="Claude - סמנטי" w:date="2026-10-11T12:26:16Z">
        <w:r>
          <w:rPr>
            <w:rStyle w:val="afffff0"/>
            <w:rtl/>
          </w:rPr>
          <w:t xml:space="preserve">אֲשֶׁר תְּבוּשַּׁל בּוֹ</w:t>
        </w:r>
      </w:ins>
      <w:del w:id="91044" w:author="Claude - סמנטי" w:date="2026-10-11T12:26:16Z">
        <w:r w:rsidRPr="00464129">
          <w:rPr>
            <w:rStyle w:val="afffff0"/>
            <w:rtl/>
          </w:rPr>
          <w:delText xml:space="preserve">אשר תבושל בו</w:delText>
        </w:r>
      </w:del>
      <w:r w:rsidRPr="00464129">
        <w:rPr>
          <w:rStyle w:val="afffff0"/>
          <w:rFonts w:hint="cs"/>
          <w:rtl/>
        </w:rPr>
        <w:t>'</w:t>
      </w:r>
      <w:r w:rsidRPr="00464129">
        <w:rPr>
          <w:rStyle w:val="afffff0"/>
          <w:rtl/>
        </w:rPr>
        <w:t xml:space="preserve"> </w:t>
      </w:r>
      <w:r>
        <w:rPr>
          <w:rFonts w:hint="cs"/>
          <w:rtl/>
        </w:rPr>
        <w:t>ל</w:t>
      </w:r>
      <w:r>
        <w:rPr>
          <w:rtl/>
        </w:rPr>
        <w:t xml:space="preserve">בישל בו, </w:t>
      </w:r>
      <w:r>
        <w:rPr>
          <w:rFonts w:hint="cs"/>
          <w:rtl/>
        </w:rPr>
        <w:t>ואשר תבושל בו בו ישבר' ל</w:t>
      </w:r>
      <w:r>
        <w:rPr>
          <w:rtl/>
        </w:rPr>
        <w:t>עירה לתוכו רותח</w:t>
      </w:r>
    </w:p>
    <w:p>
      <w:pPr>
        <w:pStyle w:val="afffff8"/>
        <w:rPr>
          <w:ins w:id="90161" w:author="קלוד" w:date="2026-10-11T12:29:36Z"/>
        </w:rPr>
      </w:pPr>
      <w:ins w:id="90162" w:author="קלוד" w:date="2026-10-11T12:29:36Z">
        <w:r>
          <w:rPr>
            <w:color w:val="7B3F00"/>
          </w:rPr>
          <w:t xml:space="preserve">תלאו באויר תנור - האם בישול בלא בילוע פוסל?</w:t>
        </w:r>
      </w:ins>
    </w:p>
    <w:p>
      <w:pPr>
        <w:pStyle w:val="38"/>
        <w:rPr>
          <w:ins w:id="100511" w:author="מנוע מכני" w:date="2026-10-11T12:04:39Z"/>
        </w:rPr>
      </w:pPr>
      <w:del w:id="100510" w:author="מנוע מכני" w:date="2026-10-11T12:04:39Z">
        <w:r w:rsidRPr="00FE1B89">
          <w:delText xml:space="preserve">•</w:delText>
        </w:r>
      </w:del>
      <w:r w:rsidRPr="00FE1B89">
        <w:t xml:space="preserve"> </w:t>
      </w:r>
      <w:r w:rsidRPr="00FE1B89">
        <w:t>בעי ר</w:t>
      </w:r>
      <w:r w:rsidRPr="00FE1B89">
        <w:t>ב</w:t>
      </w:r>
      <w:r w:rsidRPr="00FE1B89">
        <w:t>"</w:t>
      </w:r>
      <w:r w:rsidRPr="00FE1B89">
        <w:t>ח</w:t>
      </w:r>
      <w:r w:rsidRPr="00FE1B89">
        <w:t xml:space="preserve">:</w:t>
      </w:r>
    </w:p>
    <w:p w:rsidR="00DA63EC" w:rsidRPr="00FE1B89" w:rsidRDefault="00DA63EC" w:rsidP="00DA63EC">
      <w:pPr>
        <w:tabs>
          <w:tab w:val="left" w:pos="0"/>
        </w:tabs>
        <w:rPr>
          <w:spacing w:val="-6"/>
          <w:rtl/>
        </w:rPr>
      </w:pPr>
      <w:del w:id="100512" w:author="מנוע מכני" w:date="2026-10-11T12:04:39Z">
        <w:r w:rsidRPr="00FE1B89">
          <w:rPr>
            <w:spacing w:val="-6"/>
            <w:rtl/>
          </w:rPr>
          <w:delText xml:space="preserve"> </w:delText>
        </w:r>
      </w:del>
      <w:r w:rsidRPr="00FE1B89">
        <w:rPr>
          <w:spacing w:val="-6"/>
          <w:rtl/>
        </w:rPr>
        <w:t xml:space="preserve">תלאו באויר תנור, מהו? אבישול ובילוע הוא דקפיד </w:t>
      </w:r>
      <w:ins w:id="93577" w:author="מנוע מכני" w:date="2026-10-11T12:04:39Z">
        <w:r>
          <w:rPr>
            <w:spacing w:val="-6"/>
            <w:rtl/>
          </w:rPr>
          <w:t xml:space="preserve">התורה</w:t>
        </w:r>
      </w:ins>
      <w:del w:id="93578" w:author="מנוע מכני" w:date="2026-10-11T12:04:39Z">
        <w:r w:rsidRPr="00FE1B89">
          <w:rPr>
            <w:spacing w:val="-6"/>
            <w:rtl/>
          </w:rPr>
          <w:delText xml:space="preserve">רחמנא</w:delText>
        </w:r>
      </w:del>
      <w:r w:rsidRPr="00FE1B89">
        <w:rPr>
          <w:spacing w:val="-6"/>
          <w:rtl/>
        </w:rPr>
        <w:t xml:space="preserve">, </w:t>
      </w:r>
      <w:r w:rsidRPr="00FE1B89">
        <w:rPr>
          <w:b/>
          <w:bCs/>
          <w:spacing w:val="-6"/>
          <w:rtl/>
        </w:rPr>
        <w:t>או"ד</w:t>
      </w:r>
      <w:r w:rsidRPr="00FE1B89">
        <w:rPr>
          <w:spacing w:val="-6"/>
          <w:rtl/>
        </w:rPr>
        <w:t xml:space="preserve"> אבישול בלא בילוע? </w:t>
      </w:r>
    </w:p>
    <w:p>
      <w:pPr>
        <w:pStyle w:val="38"/>
        <w:rPr>
          <w:ins w:id="100513" w:author="מנוע מכני" w:date="2026-10-11T12:04:39Z"/>
        </w:rPr>
      </w:pPr>
      <w:del w:id="101704" w:author="מנוע מכני" w:date="2026-10-11T12:04:39Z">
        <w:r>
          <w:delText xml:space="preserve">אמר </w:delText>
        </w:r>
      </w:del>
      <w:r>
        <w:t xml:space="preserve">רבא, ת"ש:</w:t>
      </w:r>
    </w:p>
    <w:p w:rsidR="00DA63EC" w:rsidRDefault="00DA63EC" w:rsidP="00DA63EC">
      <w:pPr>
        <w:tabs>
          <w:tab w:val="left" w:pos="0"/>
        </w:tabs>
        <w:rPr>
          <w:rtl/>
        </w:rPr>
      </w:pPr>
      <w:del w:id="100514" w:author="מנוע מכני" w:date="2026-10-11T12:04:39Z">
        <w:r>
          <w:rPr>
            <w:rtl/>
          </w:rPr>
          <w:delText xml:space="preserve"> </w:delText>
        </w:r>
      </w:del>
      <w:r>
        <w:rPr>
          <w:rtl/>
        </w:rPr>
        <w:t xml:space="preserve">אחד שבישל בו ואחד שעירה לתוכו רותח.</w:t>
      </w:r>
    </w:p>
    <w:p w:rsidR="00DA63EC" w:rsidRPr="00FE1B89" w:rsidRDefault="00DA63EC" w:rsidP="00DA63EC">
      <w:pPr>
        <w:tabs>
          <w:tab w:val="left" w:pos="0"/>
        </w:tabs>
        <w:rPr>
          <w:spacing w:val="-2"/>
          <w:rtl/>
        </w:rPr>
      </w:pPr>
      <w:r w:rsidRPr="00FE1B89">
        <w:rPr>
          <w:spacing w:val="-2"/>
          <w:rtl/>
        </w:rPr>
        <w:t xml:space="preserve">בלוע בלא בישול </w:t>
      </w:r>
      <w:ins w:id="96055" w:author="מנוע מכני" w:date="2026-10-11T12:04:39Z">
        <w:r>
          <w:rPr>
            <w:rFonts w:hint="cs"/>
            <w:spacing w:val="-2"/>
            <w:rtl/>
          </w:rPr>
          <w:t xml:space="preserve">לא</w:t>
        </w:r>
        <w:r>
          <w:rPr>
            <w:rFonts w:hint="cs"/>
            <w:spacing w:val="-2"/>
            <w:rtl/>
          </w:rPr>
          <w:t xml:space="preserve"> צריך</w:t>
        </w:r>
      </w:ins>
      <w:del w:id="96056" w:author="מנוע מכני" w:date="2026-10-11T12:04:39Z">
        <w:r w:rsidRPr="00FE1B89">
          <w:rPr>
            <w:rFonts w:hint="cs"/>
            <w:spacing w:val="-2"/>
            <w:rtl/>
          </w:rPr>
          <w:delText xml:space="preserve">לא בעי</w:delText>
        </w:r>
      </w:del>
      <w:r w:rsidRPr="00FE1B89">
        <w:rPr>
          <w:rFonts w:hint="cs"/>
          <w:spacing w:val="-2"/>
          <w:rtl/>
        </w:rPr>
        <w:t xml:space="preserve">, ובישול בלא בילוע דת</w:t>
      </w:r>
      <w:r w:rsidRPr="00FE1B89">
        <w:rPr>
          <w:spacing w:val="-2"/>
          <w:rtl/>
        </w:rPr>
        <w:t>"</w:t>
      </w:r>
      <w:r w:rsidRPr="00FE1B89">
        <w:rPr>
          <w:rFonts w:hint="cs"/>
          <w:spacing w:val="-2"/>
          <w:rtl/>
        </w:rPr>
        <w:t xml:space="preserve">ש </w:t>
      </w:r>
      <w:r w:rsidRPr="00FE1B89">
        <w:rPr>
          <w:rStyle w:val="2fb"/>
          <w:rFonts w:hint="cs"/>
          <w:spacing w:val="-2"/>
          <w:rtl/>
        </w:rPr>
        <w:t xml:space="preserve">מרנב</w:t>
      </w:r>
      <w:r w:rsidRPr="00FE1B89">
        <w:rPr>
          <w:rStyle w:val="2fb"/>
          <w:spacing w:val="-2"/>
          <w:rtl/>
        </w:rPr>
        <w:t>"</w:t>
      </w:r>
      <w:r w:rsidRPr="00FE1B89">
        <w:rPr>
          <w:rStyle w:val="2fb"/>
          <w:rFonts w:hint="cs"/>
          <w:spacing w:val="-2"/>
          <w:rtl/>
        </w:rPr>
        <w:t>א</w:t>
      </w:r>
      <w:r w:rsidRPr="00FE1B89">
        <w:rPr>
          <w:spacing w:val="-2"/>
          <w:rtl/>
        </w:rPr>
        <w:t xml:space="preserve">: תנור של מקדש של מתכת היה</w:t>
      </w:r>
      <w:ins w:id="95059" w:author="מנוע מכני" w:date="2026-10-11T12:04:39Z">
        <w:r>
          <w:rPr>
            <w:spacing w:val="-2"/>
            <w:rtl/>
          </w:rPr>
          <w:t xml:space="preserve">,</w:t>
        </w:r>
      </w:ins>
      <w:del w:id="95060" w:author="מנוע מכני" w:date="2026-10-11T12:04:39Z">
        <w:r w:rsidRPr="00FE1B89">
          <w:rPr>
            <w:spacing w:val="-2"/>
            <w:rtl/>
          </w:rPr>
          <w:delText xml:space="preserve">;</w:delText>
        </w:r>
      </w:del>
    </w:p>
    <w:p w:rsidR="00DA63EC" w:rsidRDefault="00DA63EC" w:rsidP="00DA63EC">
      <w:pPr>
        <w:tabs>
          <w:tab w:val="left" w:pos="0"/>
        </w:tabs>
        <w:rPr>
          <w:rtl/>
        </w:rPr>
      </w:pPr>
      <w:ins w:id="96057" w:author="מנוע מכני" w:date="2026-10-11T12:04:39Z">
        <w:r>
          <w:rPr>
            <w:rtl/>
          </w:rPr>
          <w:t xml:space="preserve">ואם </w:t>
        </w:r>
      </w:ins>
      <w:del w:id="96058" w:author="מנוע מכני" w:date="2026-10-11T12:04:39Z">
        <w:r>
          <w:rPr>
            <w:rtl/>
          </w:rPr>
          <w:delText xml:space="preserve">ואי </w:delText>
        </w:r>
      </w:del>
      <w:r>
        <w:rPr>
          <w:rtl/>
        </w:rPr>
        <w:t xml:space="preserve">ס"ד</w:t>
      </w:r>
      <w:r>
        <w:rPr>
          <w:rtl/>
        </w:rPr>
        <w:t xml:space="preserve"> בישול בלא בלוע </w:t>
      </w:r>
      <w:r>
        <w:rPr>
          <w:rtl/>
        </w:rPr>
        <w:t xml:space="preserve">לא</w:t>
      </w:r>
      <w:r>
        <w:rPr>
          <w:rtl/>
        </w:rPr>
        <w:t xml:space="preserve"> קפיד, ניעביד של חרס! כיון </w:t>
      </w:r>
      <w:ins w:id="91881" w:author="מנוע מכני" w:date="2026-10-11T12:04:39Z">
        <w:r>
          <w:rPr>
            <w:rtl/>
          </w:rPr>
          <w:t xml:space="preserve">דיש</w:t>
        </w:r>
      </w:ins>
      <w:del w:id="91882" w:author="מנוע מכני" w:date="2026-10-11T12:04:39Z">
        <w:r>
          <w:rPr>
            <w:rtl/>
          </w:rPr>
          <w:delText xml:space="preserve">דאיכא</w:delText>
        </w:r>
      </w:del>
      <w:r>
        <w:rPr>
          <w:rtl/>
        </w:rPr>
        <w:t xml:space="preserve"> שירי מנחות דאפייתן בתנור </w:t>
      </w:r>
      <w:ins w:id="91883" w:author="מנוע מכני" w:date="2026-10-11T12:04:39Z">
        <w:r>
          <w:rPr>
            <w:rtl/>
          </w:rPr>
          <w:t xml:space="preserve">ויש</w:t>
        </w:r>
      </w:ins>
      <w:del w:id="91884" w:author="מנוע מכני" w:date="2026-10-11T12:04:39Z">
        <w:r>
          <w:rPr>
            <w:rtl/>
          </w:rPr>
          <w:delText xml:space="preserve">ואיכא</w:delText>
        </w:r>
      </w:del>
      <w:r>
        <w:rPr>
          <w:rtl/>
        </w:rPr>
        <w:t xml:space="preserve"> בישול ובילוע, </w:t>
      </w:r>
      <w:ins w:id="90287" w:author="Claude - סמנטי" w:date="2026-10-11T12:26:16Z">
        <w:r>
          <w:rPr>
            <w:rtl/>
          </w:rPr>
          <w:t xml:space="preserve">עושים</w:t>
        </w:r>
      </w:ins>
      <w:del w:id="90288" w:author="Claude - סמנטי" w:date="2026-10-11T12:26:16Z">
        <w:r>
          <w:rPr>
            <w:rtl/>
          </w:rPr>
          <w:delText xml:space="preserve">עבדינן</w:delText>
        </w:r>
      </w:del>
      <w:r>
        <w:rPr>
          <w:rtl/>
        </w:rPr>
        <w:t xml:space="preserve"> של מתכת.</w:t>
      </w:r>
    </w:p>
    <w:p w:rsidR="00DA63EC" w:rsidRDefault="00DA63EC" w:rsidP="00DA63EC">
      <w:pPr>
        <w:tabs>
          <w:tab w:val="left" w:pos="0"/>
        </w:tabs>
        <w:rPr>
          <w:rtl/>
        </w:rPr>
      </w:pPr>
      <w:r>
        <w:rPr>
          <w:rtl/>
        </w:rPr>
        <w:t xml:space="preserve">• </w:t>
      </w:r>
      <w:r>
        <w:rPr>
          <w:rFonts w:hint="cs"/>
          <w:rtl/>
        </w:rPr>
        <w:t xml:space="preserve">אותו </w:t>
      </w:r>
      <w:r>
        <w:rPr>
          <w:rtl/>
        </w:rPr>
        <w:t xml:space="preserve">תנור </w:t>
      </w:r>
      <w:r>
        <w:rPr>
          <w:rFonts w:hint="cs"/>
          <w:rtl/>
        </w:rPr>
        <w:t>ש</w:t>
      </w:r>
      <w:r>
        <w:rPr>
          <w:rtl/>
        </w:rPr>
        <w:t>טחו ב</w:t>
      </w:r>
      <w:r>
        <w:rPr>
          <w:rFonts w:hint="cs"/>
          <w:rtl/>
        </w:rPr>
        <w:t>ו</w:t>
      </w:r>
      <w:r>
        <w:rPr>
          <w:rtl/>
        </w:rPr>
        <w:t xml:space="preserve"> טיחייא, </w:t>
      </w:r>
      <w:r>
        <w:rPr>
          <w:rFonts w:hint="cs"/>
          <w:rtl/>
        </w:rPr>
        <w:t>ו</w:t>
      </w:r>
      <w:r>
        <w:rPr>
          <w:rtl/>
        </w:rPr>
        <w:t xml:space="preserve">אסרה </w:t>
      </w:r>
      <w:r>
        <w:rPr>
          <w:rStyle w:val="2fb"/>
          <w:rtl/>
        </w:rPr>
        <w:t xml:space="preserve">רב"</w:t>
      </w:r>
      <w:r>
        <w:rPr>
          <w:rStyle w:val="2fb"/>
          <w:rFonts w:hint="cs"/>
          <w:rtl/>
        </w:rPr>
        <w:t xml:space="preserve">א</w:t>
      </w:r>
      <w:r>
        <w:rPr>
          <w:rFonts w:hint="cs"/>
          <w:rtl/>
        </w:rPr>
        <w:t xml:space="preserve"> לאכול בו לחם לעולם </w:t>
      </w:r>
      <w:r>
        <w:rPr>
          <w:rtl/>
        </w:rPr>
        <w:t>ואפי' במ</w:t>
      </w:r>
      <w:r>
        <w:rPr>
          <w:rFonts w:hint="cs"/>
          <w:rtl/>
        </w:rPr>
        <w:t>לח שמא יבוא לאכולו בכותח</w:t>
      </w:r>
    </w:p>
    <w:p>
      <w:pPr>
        <w:pStyle w:val="38"/>
        <w:rPr>
          <w:ins w:id="100515" w:author="מנוע מכני" w:date="2026-10-11T12:04:39Z"/>
        </w:rPr>
      </w:pPr>
      <w:r>
        <w:lastRenderedPageBreak/>
        <w:t xml:space="preserve">מיתיבי:</w:t>
      </w:r>
    </w:p>
    <w:p w:rsidR="00DA63EC" w:rsidRDefault="00DA63EC" w:rsidP="00DA63EC">
      <w:pPr>
        <w:tabs>
          <w:tab w:val="left" w:pos="0"/>
        </w:tabs>
        <w:rPr>
          <w:rtl/>
        </w:rPr>
      </w:pPr>
      <w:del w:id="100516" w:author="מנוע מכני" w:date="2026-10-11T12:04:39Z">
        <w:r>
          <w:rPr>
            <w:rtl/>
          </w:rPr>
          <w:lastRenderedPageBreak/>
          <w:delText xml:space="preserve"> </w:delText>
        </w:r>
      </w:del>
      <w:r>
        <w:rPr>
          <w:rtl/>
        </w:rPr>
        <w:lastRenderedPageBreak/>
        <w:t xml:space="preserve">אין לשין את העיסה בחלב, ואם לש - כל הפת כולה אסורה, מפני הרגל עבירה</w:t>
      </w:r>
      <w:ins w:id="95061" w:author="מנוע מכני" w:date="2026-10-11T12:04:39Z">
        <w:r>
          <w:rPr>
            <w:rtl/>
          </w:rPr>
          <w:t xml:space="preserve">,</w:t>
        </w:r>
      </w:ins>
      <w:del w:id="95062" w:author="מנוע מכני" w:date="2026-10-11T12:04:39Z">
        <w:r>
          <w:rPr>
            <w:rtl/>
          </w:rPr>
          <w:lastRenderedPageBreak/>
          <w:delText xml:space="preserve">;</w:delText>
        </w:r>
      </w:del>
    </w:p>
    <w:p w:rsidR="00DA63EC" w:rsidRDefault="00DA63EC" w:rsidP="00DA63EC">
      <w:pPr>
        <w:tabs>
          <w:tab w:val="left" w:pos="0"/>
        </w:tabs>
        <w:rPr>
          <w:rtl/>
        </w:rPr>
      </w:pPr>
      <w:r>
        <w:rPr>
          <w:rtl/>
        </w:rPr>
        <w:t xml:space="preserve">כיוצא בו אין טשין את התנור באליה, ואם טש - כל הפת כולה אסורה עד שיסיק את התנור</w:t>
      </w:r>
      <w:ins w:id="95063" w:author="מנוע מכני" w:date="2026-10-11T12:04:39Z">
        <w:r>
          <w:rPr>
            <w:rtl/>
          </w:rPr>
          <w:t xml:space="preserve">,</w:t>
        </w:r>
      </w:ins>
      <w:del w:id="95064" w:author="מנוע מכני" w:date="2026-10-11T12:04:39Z">
        <w:r>
          <w:rPr>
            <w:rtl/>
          </w:rPr>
          <w:delText xml:space="preserve">;</w:delText>
        </w:r>
      </w:del>
    </w:p>
    <w:p w:rsidR="00DA63EC" w:rsidRDefault="00DA63EC" w:rsidP="00DA63EC">
      <w:pPr>
        <w:tabs>
          <w:tab w:val="left" w:pos="0"/>
        </w:tabs>
        <w:rPr>
          <w:b/>
          <w:bCs/>
          <w:rtl/>
        </w:rPr>
      </w:pPr>
      <w:r w:rsidRPr="00D83AB8">
        <w:rPr>
          <w:b/>
          <w:bCs/>
          <w:rtl/>
        </w:rPr>
        <w:t xml:space="preserve">תיובתא </w:t>
      </w:r>
      <w:r w:rsidRPr="00D83AB8">
        <w:rPr>
          <w:rStyle w:val="2fb"/>
          <w:b/>
          <w:bCs/>
          <w:rtl/>
        </w:rPr>
        <w:t xml:space="preserve">דרבה</w:t>
      </w:r>
      <w:r w:rsidRPr="00D83AB8">
        <w:rPr>
          <w:b/>
          <w:bCs/>
          <w:rtl/>
        </w:rPr>
        <w:t xml:space="preserve"> בר אהיליי! תיובתא.</w:t>
      </w:r>
    </w:p>
    <w:p>
      <w:pPr>
        <w:pStyle w:val="afffff8"/>
        <w:rPr>
          <w:ins w:id="90159" w:author="קלוד" w:date="2026-10-11T12:29:36Z"/>
        </w:rPr>
      </w:pPr>
      <w:ins w:id="90160" w:author="קלוד" w:date="2026-10-11T12:29:36Z">
        <w:r>
          <w:rPr>
            <w:color w:val="7B3F00"/>
          </w:rPr>
          <w:t xml:space="preserve">קדירות בפסח ישברו - בשל מתכת או הסקה מבחוץ</w:t>
        </w:r>
      </w:ins>
    </w:p>
    <w:p>
      <w:pPr>
        <w:pStyle w:val="38"/>
        <w:rPr>
          <w:ins w:id="100517" w:author="מנוע מכני" w:date="2026-10-11T12:04:39Z"/>
        </w:rPr>
      </w:pPr>
      <w:del w:id="101774" w:author="מנוע מכני" w:date="2026-10-11T12:04:39Z">
        <w:r w:rsidRPr="00FE1B89">
          <w:delText xml:space="preserve">א</w:delText>
        </w:r>
        <w:r w:rsidRPr="00FE1B89">
          <w:delText xml:space="preserve">"</w:delText>
        </w:r>
        <w:r w:rsidRPr="00FE1B89">
          <w:delText xml:space="preserve">ל </w:delText>
        </w:r>
      </w:del>
      <w:r w:rsidRPr="00FE1B89">
        <w:t xml:space="preserve">רבינא </w:t>
      </w:r>
      <w:r w:rsidRPr="00FE1B89">
        <w:t xml:space="preserve">לרב אשי:</w:t>
      </w:r>
    </w:p>
    <w:p w:rsidR="00DA63EC" w:rsidRPr="00FE1B89" w:rsidRDefault="00DA63EC" w:rsidP="00DA63EC">
      <w:pPr>
        <w:tabs>
          <w:tab w:val="left" w:pos="0"/>
        </w:tabs>
        <w:rPr>
          <w:spacing w:val="-2"/>
          <w:rtl/>
        </w:rPr>
      </w:pPr>
      <w:del w:id="100518" w:author="מנוע מכני" w:date="2026-10-11T12:04:39Z">
        <w:r w:rsidRPr="00FE1B89">
          <w:rPr>
            <w:spacing w:val="-2"/>
            <w:rtl/>
          </w:rPr>
          <w:delText xml:space="preserve"> </w:delText>
        </w:r>
      </w:del>
      <w:r w:rsidRPr="00FE1B89">
        <w:rPr>
          <w:spacing w:val="-2"/>
          <w:rtl/>
        </w:rPr>
        <w:t xml:space="preserve">וכי מאחר דאיתותב </w:t>
      </w:r>
      <w:r w:rsidRPr="00FE1B89">
        <w:rPr>
          <w:rStyle w:val="2fb"/>
          <w:spacing w:val="-2"/>
          <w:rtl/>
        </w:rPr>
        <w:t xml:space="preserve">רבה</w:t>
      </w:r>
      <w:r w:rsidRPr="00FE1B89">
        <w:rPr>
          <w:spacing w:val="-2"/>
          <w:rtl/>
        </w:rPr>
        <w:t xml:space="preserve"> בר אהיליי, </w:t>
      </w:r>
      <w:ins w:id="93579" w:author="מנוע מכני" w:date="2026-10-11T12:04:39Z">
        <w:r>
          <w:rPr>
            <w:spacing w:val="-2"/>
            <w:rtl/>
          </w:rPr>
          <w:t xml:space="preserve">למה</w:t>
        </w:r>
      </w:ins>
      <w:del w:id="93580" w:author="מנוע מכני" w:date="2026-10-11T12:04:39Z">
        <w:r w:rsidRPr="00FE1B89">
          <w:rPr>
            <w:spacing w:val="-2"/>
            <w:rtl/>
          </w:rPr>
          <w:delText xml:space="preserve">אמאי</w:delText>
        </w:r>
      </w:del>
      <w:r w:rsidRPr="00FE1B89">
        <w:rPr>
          <w:spacing w:val="-2"/>
          <w:rtl/>
        </w:rPr>
        <w:t xml:space="preserve"> </w:t>
      </w:r>
      <w:r w:rsidRPr="00FE1B89">
        <w:rPr>
          <w:spacing w:val="-2"/>
          <w:rtl/>
        </w:rPr>
        <w:t xml:space="preserve">אמר</w:t>
      </w:r>
      <w:r w:rsidRPr="00FE1B89">
        <w:rPr>
          <w:spacing w:val="-2"/>
          <w:rtl/>
        </w:rPr>
        <w:t xml:space="preserve"> </w:t>
      </w:r>
      <w:r w:rsidRPr="00FE1B89">
        <w:rPr>
          <w:rStyle w:val="2fb"/>
          <w:spacing w:val="-2"/>
          <w:rtl/>
        </w:rPr>
        <w:t xml:space="preserve">רב</w:t>
      </w:r>
      <w:r w:rsidRPr="00FE1B89">
        <w:rPr>
          <w:spacing w:val="-2"/>
          <w:rtl/>
        </w:rPr>
        <w:t xml:space="preserve">: קדירות בפסח ישברו? </w:t>
      </w:r>
    </w:p>
    <w:p>
      <w:pPr>
        <w:pStyle w:val="38"/>
        <w:rPr>
          <w:ins w:id="100519" w:author="מנוע מכני" w:date="2026-10-11T12:04:39Z"/>
        </w:rPr>
      </w:pPr>
      <w:r>
        <w:t xml:space="preserve">- </w:t>
      </w:r>
      <w:r>
        <w:t xml:space="preserve">אמר</w:t>
      </w:r>
      <w:r>
        <w:t xml:space="preserve"> </w:t>
      </w:r>
      <w:ins w:id="93581" w:author="מנוע מכני" w:date="2026-10-11T12:04:39Z">
        <w:r>
          <w:t xml:space="preserve">לו</w:t>
        </w:r>
      </w:ins>
      <w:del w:id="93582" w:author="מנוע מכני" w:date="2026-10-11T12:04:39Z">
        <w:r>
          <w:delText xml:space="preserve">ליה</w:delText>
        </w:r>
      </w:del>
      <w:r>
        <w:t xml:space="preserve">:</w:t>
      </w:r>
    </w:p>
    <w:p w:rsidR="00DA63EC" w:rsidRDefault="00DA63EC" w:rsidP="00DA63EC">
      <w:pPr>
        <w:pStyle w:val="affffb"/>
        <w:rPr>
          <w:rtl/>
        </w:rPr>
      </w:pPr>
      <w:del w:id="100520" w:author="מנוע מכני" w:date="2026-10-11T12:04:39Z">
        <w:r>
          <w:rPr>
            <w:rtl/>
          </w:rPr>
          <w:delText xml:space="preserve"> </w:delText>
        </w:r>
      </w:del>
      <w:r>
        <w:rPr>
          <w:rStyle w:val="2fb"/>
          <w:rtl/>
        </w:rPr>
        <w:t xml:space="preserve">רב</w:t>
      </w:r>
      <w:r>
        <w:rPr>
          <w:rtl/>
        </w:rPr>
        <w:t xml:space="preserve"> מוקי לה ההיא בשל מתכת.</w:t>
      </w:r>
    </w:p>
    <w:p>
      <w:pPr>
        <w:pStyle w:val="38"/>
        <w:rPr>
          <w:ins w:id="100521" w:author="מנוע מכני" w:date="2026-10-11T12:04:39Z"/>
        </w:rPr>
      </w:pPr>
      <w:r w:rsidRPr="00D83AB8">
        <w:t>ואב"א</w:t>
      </w:r>
      <w:r>
        <w:t xml:space="preserve">:</w:t>
      </w:r>
    </w:p>
    <w:p w:rsidR="00DA63EC" w:rsidRDefault="00DA63EC" w:rsidP="00DA63EC">
      <w:pPr>
        <w:tabs>
          <w:tab w:val="left" w:pos="0"/>
        </w:tabs>
        <w:rPr>
          <w:rtl/>
        </w:rPr>
      </w:pPr>
      <w:del w:id="100522" w:author="מנוע מכני" w:date="2026-10-11T12:04:39Z">
        <w:r>
          <w:rPr>
            <w:rtl/>
          </w:rPr>
          <w:delText xml:space="preserve"> </w:delText>
        </w:r>
      </w:del>
      <w:r>
        <w:rPr>
          <w:rtl/>
        </w:rPr>
        <w:t xml:space="preserve">בתנור של חרס, זה הסיקו מבפנים, וזה הסיקו מבחוץ.</w:t>
      </w:r>
    </w:p>
    <w:p w:rsidR="00DA63EC" w:rsidRDefault="00DA63EC" w:rsidP="00DA63EC">
      <w:pPr>
        <w:tabs>
          <w:tab w:val="left" w:pos="0"/>
        </w:tabs>
        <w:rPr>
          <w:rtl/>
        </w:rPr>
      </w:pPr>
      <w:r>
        <w:rPr>
          <w:rtl/>
        </w:rPr>
        <w:t>ו</w:t>
      </w:r>
      <w:r>
        <w:rPr>
          <w:rFonts w:hint="cs"/>
          <w:rtl/>
        </w:rPr>
        <w:t xml:space="preserve">לא </w:t>
      </w:r>
      <w:ins w:id="96483" w:author="מנוע מכני" w:date="2026-10-11T12:04:39Z">
        <w:r>
          <w:rPr>
            <w:rFonts w:hint="cs"/>
            <w:rtl/>
          </w:rPr>
          <w:t xml:space="preserve">עשה</w:t>
        </w:r>
      </w:ins>
      <w:del w:id="96484" w:author="מנוע מכני" w:date="2026-10-11T12:04:39Z">
        <w:r>
          <w:rPr>
            <w:rFonts w:hint="cs"/>
            <w:rtl/>
          </w:rPr>
          <w:delText xml:space="preserve">עביד</w:delText>
        </w:r>
      </w:del>
      <w:r>
        <w:rPr>
          <w:rFonts w:hint="cs"/>
          <w:rtl/>
        </w:rPr>
        <w:t xml:space="preserve"> הסקה מבפנים דחושש שישבר </w:t>
      </w:r>
      <w:ins w:id="97287" w:author="מנוע מכני" w:date="2026-10-11T12:04:39Z">
        <w:r>
          <w:rPr>
            <w:rtl/>
          </w:rPr>
          <w:t xml:space="preserve">לפיכך</w:t>
        </w:r>
      </w:ins>
      <w:del w:id="97288" w:author="מנוע מכני" w:date="2026-10-11T12:04:39Z">
        <w:r>
          <w:rPr>
            <w:rtl/>
          </w:rPr>
          <w:delText xml:space="preserve">הילכך</w:delText>
        </w:r>
      </w:del>
      <w:r>
        <w:rPr>
          <w:rtl/>
        </w:rPr>
        <w:t xml:space="preserve"> </w:t>
      </w:r>
      <w:ins w:id="93583" w:author="מנוע מכני" w:date="2026-10-11T12:04:39Z">
        <w:r>
          <w:rPr>
            <w:rtl/>
          </w:rPr>
          <w:t xml:space="preserve">זה</w:t>
        </w:r>
      </w:ins>
      <w:del w:id="93584" w:author="מנוע מכני" w:date="2026-10-11T12:04:39Z">
        <w:r>
          <w:rPr>
            <w:rtl/>
          </w:rPr>
          <w:delText xml:space="preserve">האי</w:delText>
        </w:r>
      </w:del>
      <w:r>
        <w:rPr>
          <w:rtl/>
        </w:rPr>
        <w:t xml:space="preserve"> כוביא, הסיקו מבחוץ הוא ואסיר.</w:t>
      </w:r>
    </w:p>
    <w:p w:rsidR="00DA63EC" w:rsidRDefault="00DA63EC" w:rsidP="00DA63EC">
      <w:pPr>
        <w:pStyle w:val="afff3"/>
        <w:framePr w:wrap="around"/>
        <w:rPr>
          <w:rtl/>
        </w:rPr>
      </w:pPr>
      <w:r>
        <w:rPr>
          <w:rFonts w:hint="cs"/>
          <w:rtl/>
        </w:rPr>
        <w:t>צו.</w:t>
      </w:r>
    </w:p>
    <w:p>
      <w:pPr>
        <w:pStyle w:val="38"/>
        <w:rPr>
          <w:ins w:id="100523" w:author="מנוע מכני" w:date="2026-10-11T12:04:39Z"/>
        </w:rPr>
      </w:pPr>
      <w:r>
        <w:t xml:space="preserve">אלא</w:t>
      </w:r>
    </w:p>
    <w:p w:rsidR="00DA63EC" w:rsidRDefault="00DA63EC" w:rsidP="00DA63EC">
      <w:pPr>
        <w:tabs>
          <w:tab w:val="left" w:pos="0"/>
        </w:tabs>
        <w:rPr>
          <w:rtl/>
        </w:rPr>
      </w:pPr>
      <w:del w:id="100524" w:author="מנוע מכני" w:date="2026-10-11T12:04:39Z">
        <w:r>
          <w:rPr>
            <w:rtl/>
          </w:rPr>
          <w:delText xml:space="preserve"> </w:delText>
        </w:r>
      </w:del>
      <w:r>
        <w:rPr>
          <w:rtl/>
        </w:rPr>
        <w:t xml:space="preserve">קדירות של מקדש </w:t>
      </w:r>
      <w:ins w:id="93585" w:author="מנוע מכני" w:date="2026-10-11T12:04:39Z">
        <w:r>
          <w:rPr>
            <w:rtl/>
          </w:rPr>
          <w:t xml:space="preserve">למה</w:t>
        </w:r>
      </w:ins>
      <w:del w:id="93586" w:author="מנוע מכני" w:date="2026-10-11T12:04:39Z">
        <w:r>
          <w:rPr>
            <w:rtl/>
          </w:rPr>
          <w:delText xml:space="preserve">אמאי</w:delText>
        </w:r>
      </w:del>
      <w:r>
        <w:rPr>
          <w:rtl/>
        </w:rPr>
        <w:t xml:space="preserve"> ישברו? נהדרינהו לכבשונות! </w:t>
      </w:r>
    </w:p>
    <w:p>
      <w:pPr>
        <w:pStyle w:val="38"/>
        <w:rPr>
          <w:ins w:id="100525" w:author="מנוע מכני" w:date="2026-10-11T12:04:39Z"/>
        </w:rPr>
      </w:pPr>
      <w:r>
        <w:t>אר</w:t>
      </w:r>
      <w:r>
        <w:t>"</w:t>
      </w:r>
      <w:r>
        <w:t>ז</w:t>
      </w:r>
      <w:r>
        <w:t xml:space="preserve">:</w:t>
      </w:r>
    </w:p>
    <w:p w:rsidR="00DA63EC" w:rsidRDefault="00DA63EC" w:rsidP="00DA63EC">
      <w:pPr>
        <w:tabs>
          <w:tab w:val="left" w:pos="0"/>
        </w:tabs>
        <w:rPr>
          <w:rtl/>
        </w:rPr>
      </w:pPr>
      <w:del w:id="100526" w:author="מנוע מכני" w:date="2026-10-11T12:04:39Z">
        <w:r>
          <w:rPr>
            <w:rtl/>
          </w:rPr>
          <w:delText xml:space="preserve"> </w:delText>
        </w:r>
      </w:del>
      <w:r>
        <w:rPr>
          <w:rtl/>
        </w:rPr>
        <w:t xml:space="preserve">לפי שאין עושין כבשונות בירושלים.</w:t>
      </w:r>
    </w:p>
    <w:p>
      <w:pPr>
        <w:pStyle w:val="38"/>
        <w:rPr>
          <w:ins w:id="100527" w:author="מנוע מכני" w:date="2026-10-11T12:04:39Z"/>
        </w:rPr>
      </w:pPr>
      <w:r>
        <w:t xml:space="preserve">אביי:</w:t>
      </w:r>
    </w:p>
    <w:p w:rsidR="00DA63EC" w:rsidRDefault="00DA63EC" w:rsidP="00DA63EC">
      <w:pPr>
        <w:tabs>
          <w:tab w:val="left" w:pos="0"/>
        </w:tabs>
        <w:rPr>
          <w:rtl/>
        </w:rPr>
      </w:pPr>
      <w:del w:id="100528" w:author="מנוע מכני" w:date="2026-10-11T12:04:39Z">
        <w:r>
          <w:rPr>
            <w:rtl/>
          </w:rPr>
          <w:delText xml:space="preserve"> </w:delText>
        </w:r>
      </w:del>
      <w:r>
        <w:rPr>
          <w:rtl/>
        </w:rPr>
        <w:t xml:space="preserve">וכי עושין אשפתות בעזרה? אישתמיטתיה הא דתני שמעיה בקלנבו: שברי כלי חרס נבלעין במקומן.</w:t>
      </w:r>
    </w:p>
    <w:p>
      <w:pPr>
        <w:pStyle w:val="38"/>
        <w:rPr>
          <w:ins w:id="100529" w:author="מנוע מכני" w:date="2026-10-11T12:04:39Z"/>
        </w:rPr>
      </w:pPr>
      <w:r>
        <w:t>אלא הא ד</w:t>
      </w:r>
      <w:r>
        <w:t>אר</w:t>
      </w:r>
      <w:r>
        <w:t>"</w:t>
      </w:r>
      <w:r>
        <w:t>נ מרב</w:t>
      </w:r>
      <w:r>
        <w:t>"</w:t>
      </w:r>
      <w:r>
        <w:t>א</w:t>
      </w:r>
      <w:r>
        <w:t xml:space="preserve">:</w:t>
      </w:r>
    </w:p>
    <w:p w:rsidR="00DA63EC" w:rsidRDefault="00DA63EC" w:rsidP="00DA63EC">
      <w:pPr>
        <w:tabs>
          <w:tab w:val="left" w:pos="0"/>
        </w:tabs>
        <w:rPr>
          <w:rtl/>
        </w:rPr>
      </w:pPr>
      <w:del w:id="100530" w:author="מנוע מכני" w:date="2026-10-11T12:04:39Z">
        <w:r>
          <w:rPr>
            <w:rtl/>
          </w:rPr>
          <w:delText xml:space="preserve"> </w:delText>
        </w:r>
      </w:del>
      <w:r>
        <w:rPr>
          <w:rtl/>
        </w:rPr>
        <w:t xml:space="preserve">תנור של מקדש של מתכת ה</w:t>
      </w:r>
      <w:r>
        <w:rPr>
          <w:rFonts w:hint="cs"/>
          <w:rtl/>
        </w:rPr>
        <w:t>י</w:t>
      </w:r>
      <w:r>
        <w:rPr>
          <w:rtl/>
        </w:rPr>
        <w:t xml:space="preserve">ה, נעביד דחרס דהסיקו מבפנים הוא! דכיון </w:t>
      </w:r>
      <w:ins w:id="91885" w:author="מנוע מכני" w:date="2026-10-11T12:04:39Z">
        <w:r>
          <w:rPr>
            <w:rtl/>
          </w:rPr>
          <w:t xml:space="preserve">דיש</w:t>
        </w:r>
      </w:ins>
      <w:del w:id="91886" w:author="מנוע מכני" w:date="2026-10-11T12:04:39Z">
        <w:r>
          <w:rPr>
            <w:rtl/>
          </w:rPr>
          <w:delText xml:space="preserve">דאיכא</w:delText>
        </w:r>
      </w:del>
      <w:r>
        <w:rPr>
          <w:rtl/>
        </w:rPr>
        <w:t xml:space="preserve"> שתי הלחם ולחם הפנים דאפייתן בתנור וקדושתן בתנור, </w:t>
      </w:r>
      <w:ins w:id="96375" w:author="מנוע מכני" w:date="2026-10-11T12:04:39Z">
        <w:r>
          <w:rPr>
            <w:rtl/>
          </w:rPr>
          <w:t xml:space="preserve">היה</w:t>
        </w:r>
      </w:ins>
      <w:del w:id="96376" w:author="מנוע מכני" w:date="2026-10-11T12:04:39Z">
        <w:r>
          <w:rPr>
            <w:rtl/>
          </w:rPr>
          <w:delText xml:space="preserve">הוה</w:delText>
        </w:r>
      </w:del>
      <w:r>
        <w:rPr>
          <w:rtl/>
        </w:rPr>
        <w:t xml:space="preserve"> </w:t>
      </w:r>
      <w:ins w:id="93587" w:author="מנוע מכני" w:date="2026-10-11T12:04:39Z">
        <w:r>
          <w:rPr>
            <w:rtl/>
          </w:rPr>
          <w:t xml:space="preserve">לו</w:t>
        </w:r>
      </w:ins>
      <w:del w:id="93588" w:author="מנוע מכני" w:date="2026-10-11T12:04:39Z">
        <w:r>
          <w:rPr>
            <w:rtl/>
          </w:rPr>
          <w:delText xml:space="preserve">ליה</w:delText>
        </w:r>
      </w:del>
      <w:r>
        <w:rPr>
          <w:rtl/>
        </w:rPr>
        <w:t xml:space="preserve"> כלי שרת, וכלי שרת דחרס </w:t>
      </w:r>
      <w:r>
        <w:rPr>
          <w:rtl/>
        </w:rPr>
        <w:t xml:space="preserve">לא</w:t>
      </w:r>
      <w:r>
        <w:rPr>
          <w:rtl/>
        </w:rPr>
        <w:t xml:space="preserve"> </w:t>
      </w:r>
      <w:ins w:id="90289" w:author="Claude - סמנטי" w:date="2026-10-11T12:26:16Z">
        <w:r>
          <w:rPr>
            <w:rtl/>
          </w:rPr>
          <w:t xml:space="preserve">עושים</w:t>
        </w:r>
      </w:ins>
      <w:del w:id="90290" w:author="Claude - סמנטי" w:date="2026-10-11T12:26:16Z">
        <w:r>
          <w:rPr>
            <w:rtl/>
          </w:rPr>
          <w:delText xml:space="preserve">עבדינן</w:delText>
        </w:r>
      </w:del>
      <w:r>
        <w:rPr>
          <w:rtl/>
        </w:rPr>
        <w:t xml:space="preserve">.</w:t>
      </w:r>
    </w:p>
    <w:p w:rsidR="00DA63EC" w:rsidRDefault="00DA63EC" w:rsidP="00DA63EC">
      <w:pPr>
        <w:pStyle w:val="afff3"/>
        <w:framePr w:wrap="around"/>
        <w:rPr>
          <w:rtl/>
        </w:rPr>
      </w:pPr>
      <w:r>
        <w:rPr>
          <w:rFonts w:hint="cs"/>
          <w:rtl/>
        </w:rPr>
        <w:t xml:space="preserve">צו: </w:t>
      </w:r>
    </w:p>
    <w:p w:rsidR="00DA63EC" w:rsidRDefault="00DA63EC" w:rsidP="00DA63EC">
      <w:pPr>
        <w:tabs>
          <w:tab w:val="left" w:pos="0"/>
        </w:tabs>
        <w:rPr>
          <w:rtl/>
        </w:rPr>
      </w:pPr>
      <w:r>
        <w:rPr>
          <w:rtl/>
        </w:rPr>
        <w:t xml:space="preserve">ואפי' </w:t>
      </w:r>
      <w:r>
        <w:rPr>
          <w:rStyle w:val="2fb"/>
          <w:rtl/>
        </w:rPr>
        <w:t xml:space="preserve">ר' יוסי</w:t>
      </w:r>
      <w:r>
        <w:rPr>
          <w:rtl/>
        </w:rPr>
        <w:t xml:space="preserve"> ברבי יהודה </w:t>
      </w:r>
      <w:r>
        <w:rPr>
          <w:rtl/>
        </w:rPr>
        <w:t xml:space="preserve">לא</w:t>
      </w:r>
      <w:r>
        <w:rPr>
          <w:rtl/>
        </w:rPr>
        <w:t xml:space="preserve"> </w:t>
      </w:r>
      <w:ins w:id="93589" w:author="מנוע מכני" w:date="2026-10-11T12:04:39Z">
        <w:r>
          <w:rPr>
            <w:rtl/>
          </w:rPr>
          <w:t xml:space="preserve">אומר</w:t>
        </w:r>
      </w:ins>
      <w:del w:id="93590" w:author="מנוע מכני" w:date="2026-10-11T12:04:39Z">
        <w:r>
          <w:rPr>
            <w:rtl/>
          </w:rPr>
          <w:delText xml:space="preserve">קאמר</w:delText>
        </w:r>
      </w:del>
      <w:r>
        <w:rPr>
          <w:rtl/>
        </w:rPr>
        <w:t xml:space="preserve"> אלא דעץ, אבל דחרס </w:t>
      </w:r>
      <w:r>
        <w:rPr>
          <w:rtl/>
        </w:rPr>
        <w:t xml:space="preserve">לא</w:t>
      </w:r>
      <w:r>
        <w:rPr>
          <w:rtl/>
        </w:rPr>
        <w:t xml:space="preserve">.</w:t>
      </w:r>
    </w:p>
    <w:p>
      <w:pPr>
        <w:pStyle w:val="afffff8"/>
        <w:rPr>
          <w:ins w:id="90157" w:author="קלוד" w:date="2026-10-11T12:29:36Z"/>
        </w:rPr>
      </w:pPr>
      <w:ins w:id="90158" w:author="קלוד" w:date="2026-10-11T12:29:36Z">
        <w:r>
          <w:rPr>
            <w:color w:val="7B3F00"/>
          </w:rPr>
          <w:t xml:space="preserve">ריב"י אצל רב ששת - פשיטה מסברא ומברייתא</w:t>
        </w:r>
      </w:ins>
    </w:p>
    <w:p w:rsidR="00DA63EC" w:rsidRDefault="00DA63EC" w:rsidP="00DA63EC">
      <w:pPr>
        <w:tabs>
          <w:tab w:val="left" w:pos="0"/>
        </w:tabs>
        <w:rPr>
          <w:rtl/>
        </w:rPr>
      </w:pPr>
      <w:r>
        <w:rPr>
          <w:rStyle w:val="2fb"/>
          <w:rtl/>
        </w:rPr>
        <w:t>ר</w:t>
      </w:r>
      <w:r>
        <w:rPr>
          <w:rStyle w:val="2fb"/>
          <w:rFonts w:hint="cs"/>
          <w:rtl/>
        </w:rPr>
        <w:t>יב</w:t>
      </w:r>
      <w:r>
        <w:rPr>
          <w:rStyle w:val="2fb"/>
          <w:rtl/>
        </w:rPr>
        <w:t>"</w:t>
      </w:r>
      <w:r>
        <w:rPr>
          <w:rStyle w:val="2fb"/>
          <w:rFonts w:hint="cs"/>
          <w:rtl/>
        </w:rPr>
        <w:t xml:space="preserve">י</w:t>
      </w:r>
      <w:r>
        <w:rPr>
          <w:rFonts w:hint="cs"/>
          <w:rtl/>
        </w:rPr>
        <w:t xml:space="preserve"> היה רגיל אצל </w:t>
      </w:r>
      <w:r>
        <w:rPr>
          <w:rStyle w:val="2fb"/>
          <w:rFonts w:hint="cs"/>
          <w:rtl/>
        </w:rPr>
        <w:t xml:space="preserve">רב</w:t>
      </w:r>
      <w:r>
        <w:rPr>
          <w:rStyle w:val="2fb"/>
          <w:rtl/>
        </w:rPr>
        <w:t>"</w:t>
      </w:r>
      <w:r>
        <w:rPr>
          <w:rStyle w:val="2fb"/>
          <w:rFonts w:hint="cs"/>
          <w:rtl/>
        </w:rPr>
        <w:t xml:space="preserve">ח</w:t>
      </w:r>
      <w:r>
        <w:rPr>
          <w:rFonts w:hint="cs"/>
          <w:rtl/>
        </w:rPr>
        <w:t xml:space="preserve"> והלך </w:t>
      </w:r>
      <w:r>
        <w:rPr>
          <w:rStyle w:val="2fb"/>
          <w:rFonts w:hint="cs"/>
          <w:rtl/>
        </w:rPr>
        <w:t xml:space="preserve">לרב ששת</w:t>
      </w:r>
      <w:r>
        <w:rPr>
          <w:rFonts w:hint="cs"/>
          <w:rtl/>
        </w:rPr>
        <w:t xml:space="preserve"> </w:t>
      </w:r>
    </w:p>
    <w:p w:rsidR="00DA63EC" w:rsidRDefault="00DA63EC" w:rsidP="00DA63EC">
      <w:pPr>
        <w:tabs>
          <w:tab w:val="left" w:pos="0"/>
        </w:tabs>
        <w:rPr>
          <w:rtl/>
        </w:rPr>
      </w:pPr>
      <w:r>
        <w:rPr>
          <w:rtl/>
        </w:rPr>
        <w:t>יו</w:t>
      </w:r>
      <w:r>
        <w:rPr>
          <w:rFonts w:hint="cs"/>
          <w:rtl/>
        </w:rPr>
        <w:t xml:space="preserve">ם אחד פגשו </w:t>
      </w:r>
      <w:r>
        <w:rPr>
          <w:rFonts w:hint="cs"/>
          <w:rtl/>
        </w:rPr>
        <w:t xml:space="preserve">וא</w:t>
      </w:r>
      <w:r>
        <w:rPr>
          <w:rtl/>
        </w:rPr>
        <w:t>"</w:t>
      </w:r>
      <w:r>
        <w:rPr>
          <w:rFonts w:hint="cs"/>
          <w:rtl/>
        </w:rPr>
        <w:t>ל</w:t>
      </w:r>
      <w:r>
        <w:rPr>
          <w:rtl/>
        </w:rPr>
        <w:t xml:space="preserve">: </w:t>
      </w:r>
      <w:r>
        <w:rPr>
          <w:rFonts w:hint="cs"/>
          <w:rtl/>
        </w:rPr>
        <w:t xml:space="preserve">משום שהדוכס נתן לך ידו נדבק בך ריח המלוכה- משום שהלכת אצל </w:t>
      </w:r>
      <w:r>
        <w:rPr>
          <w:rStyle w:val="2fb"/>
          <w:rFonts w:hint="cs"/>
          <w:rtl/>
        </w:rPr>
        <w:t xml:space="preserve">רב ששת</w:t>
      </w:r>
      <w:r>
        <w:rPr>
          <w:rFonts w:hint="cs"/>
          <w:rtl/>
        </w:rPr>
        <w:t xml:space="preserve"> נדמית </w:t>
      </w:r>
      <w:r>
        <w:rPr>
          <w:rStyle w:val="2fb"/>
          <w:rFonts w:hint="cs"/>
          <w:rtl/>
        </w:rPr>
        <w:t xml:space="preserve">כרב ששת</w:t>
      </w:r>
      <w:ins w:id="95731" w:author="מנוע מכני" w:date="2026-10-11T12:04:39Z">
        <w:r>
          <w:rPr>
            <w:rFonts w:hint="cs"/>
            <w:rtl/>
          </w:rPr>
          <w:t xml:space="preserve">?</w:t>
        </w:r>
      </w:ins>
      <w:del w:id="95732" w:author="מנוע מכני" w:date="2026-10-11T12:04:39Z">
        <w:r>
          <w:rPr>
            <w:rFonts w:hint="cs"/>
            <w:rtl/>
          </w:rPr>
          <w:delText xml:space="preserve"> ?</w:delText>
        </w:r>
      </w:del>
    </w:p>
    <w:p>
      <w:pPr>
        <w:pStyle w:val="38"/>
        <w:rPr>
          <w:ins w:id="100531" w:author="מנוע מכני" w:date="2026-10-11T12:04:39Z"/>
        </w:rPr>
      </w:pPr>
      <w:r>
        <w:t xml:space="preserve">א"ל</w:t>
      </w:r>
      <w:r>
        <w:t xml:space="preserve">:</w:t>
      </w:r>
    </w:p>
    <w:p w:rsidR="00DA63EC" w:rsidRDefault="00DA63EC" w:rsidP="00DA63EC">
      <w:pPr>
        <w:tabs>
          <w:tab w:val="left" w:pos="0"/>
        </w:tabs>
        <w:rPr>
          <w:rtl/>
        </w:rPr>
      </w:pPr>
      <w:del w:id="100532" w:author="מנוע מכני" w:date="2026-10-11T12:04:39Z">
        <w:r>
          <w:rPr>
            <w:rtl/>
          </w:rPr>
          <w:delText xml:space="preserve"> </w:delText>
        </w:r>
      </w:del>
      <w:ins w:id="91889" w:author="מנוע מכני" w:date="2026-10-11T12:04:39Z">
        <w:r>
          <w:rPr>
            <w:rtl/>
          </w:rPr>
          <w:t xml:space="preserve">לא</w:t>
        </w:r>
      </w:ins>
      <w:del w:id="91890" w:author="מנוע מכני" w:date="2026-10-11T12:04:39Z">
        <w:r>
          <w:rPr>
            <w:rtl/>
          </w:rPr>
          <w:delText xml:space="preserve">לאו</w:delText>
        </w:r>
      </w:del>
      <w:r>
        <w:rPr>
          <w:rtl/>
        </w:rPr>
        <w:t xml:space="preserve"> מש"ה, מר כי בעינא </w:t>
      </w:r>
      <w:ins w:id="91887" w:author="מנוע מכני" w:date="2026-10-11T12:04:39Z">
        <w:r>
          <w:rPr>
            <w:rtl/>
          </w:rPr>
          <w:t xml:space="preserve">דבר</w:t>
        </w:r>
      </w:ins>
      <w:del w:id="91888" w:author="מנוע מכני" w:date="2026-10-11T12:04:39Z">
        <w:r>
          <w:rPr>
            <w:rtl/>
          </w:rPr>
          <w:delText xml:space="preserve">מילתא</w:delText>
        </w:r>
      </w:del>
      <w:r>
        <w:rPr>
          <w:rtl/>
        </w:rPr>
        <w:t xml:space="preserve"> פ</w:t>
      </w:r>
      <w:r>
        <w:rPr>
          <w:rFonts w:hint="cs"/>
          <w:rtl/>
        </w:rPr>
        <w:t>ו</w:t>
      </w:r>
      <w:r>
        <w:rPr>
          <w:rtl/>
        </w:rPr>
        <w:t xml:space="preserve">שט מסברא, </w:t>
      </w:r>
      <w:r>
        <w:rPr>
          <w:rFonts w:hint="cs"/>
          <w:rtl/>
        </w:rPr>
        <w:t xml:space="preserve">וכשאני מוצא מתני' פורכת לדבריך </w:t>
      </w:r>
    </w:p>
    <w:p w:rsidR="00DA63EC" w:rsidRPr="00FE1B89" w:rsidRDefault="00DA63EC" w:rsidP="00DA63EC">
      <w:pPr>
        <w:tabs>
          <w:tab w:val="left" w:pos="0"/>
        </w:tabs>
        <w:rPr>
          <w:spacing w:val="-2"/>
          <w:rtl/>
        </w:rPr>
      </w:pPr>
      <w:r w:rsidRPr="00FE1B89">
        <w:rPr>
          <w:rStyle w:val="2fb"/>
          <w:spacing w:val="-2"/>
          <w:rtl/>
        </w:rPr>
        <w:t xml:space="preserve">רב ששת</w:t>
      </w:r>
      <w:r w:rsidRPr="00FE1B89">
        <w:rPr>
          <w:spacing w:val="-2"/>
          <w:rtl/>
        </w:rPr>
        <w:t xml:space="preserve"> כי בעינא </w:t>
      </w:r>
      <w:ins w:id="91891" w:author="מנוע מכני" w:date="2026-10-11T12:04:39Z">
        <w:r>
          <w:rPr>
            <w:spacing w:val="-2"/>
            <w:rtl/>
          </w:rPr>
          <w:t xml:space="preserve">ד</w:t>
        </w:r>
        <w:ins w:id="96529" w:author="מנוע מכני" w:date="2026-10-11T12:04:39Z">
          <w:r>
            <w:rPr>
              <w:spacing w:val="-2"/>
              <w:rtl/>
            </w:rPr>
            <w:t xml:space="preserve">חוץ ממנו</w:t>
          </w:r>
        </w:ins>
        <w:del w:id="96530" w:author="מנוע מכני" w:date="2026-10-11T12:04:39Z">
          <w:r>
            <w:rPr>
              <w:spacing w:val="-2"/>
              <w:rtl/>
            </w:rPr>
            <w:delText xml:space="preserve">בר</w:delText>
          </w:r>
          <w:r w:rsidRPr="00FE1B89">
            <w:rPr>
              <w:spacing w:val="-2"/>
              <w:rtl/>
            </w:rPr>
            <w:delText xml:space="preserve"> </w:delText>
          </w:r>
          <w:r>
            <w:rPr>
              <w:spacing w:val="-2"/>
              <w:rtl/>
            </w:rPr>
            <w:delText xml:space="preserve">ממנו</w:delText>
          </w:r>
        </w:del>
      </w:ins>
      <w:del w:id="91892" w:author="מנוע מכני" w:date="2026-10-11T12:04:39Z">
        <w:r w:rsidRPr="00FE1B89">
          <w:rPr>
            <w:spacing w:val="-2"/>
            <w:rtl/>
          </w:rPr>
          <w:delText xml:space="preserve">מילתא</w:delText>
        </w:r>
      </w:del>
      <w:ins w:id="93591" w:author="מנוע מכני" w:date="2026-10-11T12:04:39Z"/>
      <w:del w:id="93592" w:author="מנוע מכני" w:date="2026-10-11T12:04:39Z">
        <w:r w:rsidRPr="00FE1B89">
          <w:rPr>
            <w:spacing w:val="-2"/>
            <w:rtl/>
          </w:rPr>
          <w:delText xml:space="preserve">מיניה</w:delText>
        </w:r>
      </w:del>
      <w:r w:rsidRPr="00FE1B89">
        <w:rPr>
          <w:spacing w:val="-2"/>
          <w:rtl/>
        </w:rPr>
        <w:t xml:space="preserve"> פשיט </w:t>
      </w:r>
      <w:ins w:id="95661" w:author="מנוע מכני" w:date="2026-10-11T12:04:39Z">
        <w:r>
          <w:rPr>
            <w:spacing w:val="-2"/>
            <w:rtl/>
          </w:rPr>
          <w:t xml:space="preserve">מברייתא</w:t>
        </w:r>
      </w:ins>
      <w:del w:id="95662" w:author="מנוע מכני" w:date="2026-10-11T12:04:39Z">
        <w:r w:rsidRPr="00FE1B89">
          <w:rPr>
            <w:spacing w:val="-2"/>
            <w:rtl/>
          </w:rPr>
          <w:delText xml:space="preserve">ממתניתא</w:delText>
        </w:r>
      </w:del>
      <w:r w:rsidRPr="00FE1B89">
        <w:rPr>
          <w:spacing w:val="-2"/>
          <w:rtl/>
        </w:rPr>
        <w:t xml:space="preserve">, </w:t>
      </w:r>
      <w:r w:rsidRPr="00FE1B89">
        <w:rPr>
          <w:rFonts w:hint="cs"/>
          <w:spacing w:val="-2"/>
          <w:rtl/>
        </w:rPr>
        <w:t xml:space="preserve">גם כשאני מוצא מתני' </w:t>
      </w:r>
      <w:r w:rsidRPr="00FE1B89">
        <w:rPr>
          <w:rFonts w:hint="cs"/>
          <w:spacing w:val="-2"/>
          <w:rtl/>
        </w:rPr>
        <w:t xml:space="preserve">לא</w:t>
      </w:r>
      <w:r w:rsidRPr="00FE1B89">
        <w:rPr>
          <w:rFonts w:hint="cs"/>
          <w:spacing w:val="-2"/>
          <w:rtl/>
        </w:rPr>
        <w:t xml:space="preserve"> כן </w:t>
      </w:r>
      <w:ins w:id="96743" w:author="מנוע מכני" w:date="2026-10-11T12:04:39Z">
        <w:r>
          <w:rPr>
            <w:rFonts w:hint="cs"/>
            <w:spacing w:val="-2"/>
            <w:rtl/>
          </w:rPr>
          <w:t xml:space="preserve">שונה</w:t>
        </w:r>
      </w:ins>
      <w:del w:id="96744" w:author="מנוע מכני" w:date="2026-10-11T12:04:39Z">
        <w:r w:rsidRPr="00FE1B89">
          <w:rPr>
            <w:rFonts w:hint="cs"/>
            <w:spacing w:val="-2"/>
            <w:rtl/>
          </w:rPr>
          <w:delText xml:space="preserve">מתני</w:delText>
        </w:r>
      </w:del>
      <w:r w:rsidRPr="00FE1B89">
        <w:rPr>
          <w:rFonts w:hint="cs"/>
          <w:spacing w:val="-2"/>
          <w:rtl/>
        </w:rPr>
        <w:t xml:space="preserve"> </w:t>
      </w:r>
      <w:ins w:id="96745" w:author="מנוע מכני" w:date="2026-10-11T12:04:39Z">
        <w:r>
          <w:rPr>
            <w:rFonts w:hint="cs"/>
            <w:spacing w:val="-2"/>
            <w:rtl/>
          </w:rPr>
          <w:t xml:space="preserve">ושונה</w:t>
        </w:r>
      </w:ins>
      <w:del w:id="96746" w:author="מנוע מכני" w:date="2026-10-11T12:04:39Z">
        <w:r w:rsidRPr="00FE1B89">
          <w:rPr>
            <w:rFonts w:hint="cs"/>
            <w:spacing w:val="-2"/>
            <w:rtl/>
          </w:rPr>
          <w:delText xml:space="preserve">ומתני</w:delText>
        </w:r>
      </w:del>
      <w:r w:rsidRPr="00FE1B89">
        <w:rPr>
          <w:rFonts w:hint="cs"/>
          <w:spacing w:val="-2"/>
          <w:rtl/>
        </w:rPr>
        <w:t xml:space="preserve"> היא </w:t>
      </w:r>
    </w:p>
    <w:p>
      <w:pPr>
        <w:pStyle w:val="38"/>
        <w:rPr>
          <w:ins w:id="100533" w:author="מנוע מכני" w:date="2026-10-11T12:04:39Z"/>
        </w:rPr>
      </w:pPr>
      <w:r>
        <w:t xml:space="preserve">אמר</w:t>
      </w:r>
      <w:r>
        <w:t xml:space="preserve"> </w:t>
      </w:r>
      <w:ins w:id="93593" w:author="מנוע מכני" w:date="2026-10-11T12:04:39Z">
        <w:r>
          <w:t xml:space="preserve">לו</w:t>
        </w:r>
      </w:ins>
      <w:del w:id="93594" w:author="מנוע מכני" w:date="2026-10-11T12:04:39Z">
        <w:r>
          <w:delText xml:space="preserve">ליה</w:delText>
        </w:r>
      </w:del>
      <w:r>
        <w:t xml:space="preserve">:</w:t>
      </w:r>
    </w:p>
    <w:p w:rsidR="00DA63EC" w:rsidRDefault="00DA63EC" w:rsidP="00DA63EC">
      <w:pPr>
        <w:tabs>
          <w:tab w:val="left" w:pos="0"/>
        </w:tabs>
        <w:rPr>
          <w:rtl/>
        </w:rPr>
      </w:pPr>
      <w:del w:id="100534" w:author="מנוע מכני" w:date="2026-10-11T12:04:39Z">
        <w:r>
          <w:rPr>
            <w:rtl/>
          </w:rPr>
          <w:delText xml:space="preserve"> </w:delText>
        </w:r>
      </w:del>
      <w:r>
        <w:rPr>
          <w:rtl/>
        </w:rPr>
        <w:t xml:space="preserve">בעי מיני </w:t>
      </w:r>
      <w:ins w:id="91893" w:author="מנוע מכני" w:date="2026-10-11T12:04:39Z">
        <w:r>
          <w:rPr>
            <w:rtl/>
          </w:rPr>
          <w:t xml:space="preserve">דבר</w:t>
        </w:r>
      </w:ins>
      <w:del w:id="91894" w:author="מנוע מכני" w:date="2026-10-11T12:04:39Z">
        <w:r>
          <w:rPr>
            <w:rtl/>
          </w:rPr>
          <w:delText xml:space="preserve">מילתא</w:delText>
        </w:r>
      </w:del>
      <w:r>
        <w:rPr>
          <w:rtl/>
        </w:rPr>
        <w:t xml:space="preserve"> דאיפשיט לך </w:t>
      </w:r>
      <w:r>
        <w:rPr>
          <w:rFonts w:hint="cs"/>
          <w:rtl/>
        </w:rPr>
        <w:t xml:space="preserve">ממתני' </w:t>
      </w:r>
    </w:p>
    <w:p>
      <w:pPr>
        <w:pStyle w:val="afffff8"/>
        <w:rPr>
          <w:ins w:id="90155" w:author="קלוד" w:date="2026-10-11T12:29:36Z"/>
        </w:rPr>
      </w:pPr>
      <w:ins w:id="90156" w:author="קלוד" w:date="2026-10-11T12:29:36Z">
        <w:r>
          <w:rPr>
            <w:color w:val="7B3F00"/>
          </w:rPr>
          <w:t xml:space="preserve">בישל במקצת כלי - האם טעון מריקה ושטיפה כולו?</w:t>
        </w:r>
      </w:ins>
    </w:p>
    <w:p>
      <w:pPr>
        <w:pStyle w:val="38"/>
        <w:rPr>
          <w:ins w:id="100535" w:author="מנוע מכני" w:date="2026-10-11T12:04:39Z"/>
        </w:rPr>
      </w:pPr>
      <w:r w:rsidRPr="00B86088">
        <w:t xml:space="preserve">בעא </w:t>
      </w:r>
      <w:ins w:id="93595" w:author="מנוע מכני" w:date="2026-10-11T12:04:39Z">
        <w:r>
          <w:t xml:space="preserve">ממנו</w:t>
        </w:r>
      </w:ins>
      <w:del w:id="93596" w:author="מנוע מכני" w:date="2026-10-11T12:04:39Z">
        <w:r w:rsidRPr="00B86088">
          <w:delText xml:space="preserve">מיניה</w:delText>
        </w:r>
      </w:del>
      <w:r>
        <w:t xml:space="preserve">:</w:t>
      </w:r>
    </w:p>
    <w:p w:rsidR="00DA63EC" w:rsidRDefault="00DA63EC" w:rsidP="00DA63EC">
      <w:pPr>
        <w:tabs>
          <w:tab w:val="left" w:pos="0"/>
        </w:tabs>
        <w:rPr>
          <w:rtl/>
        </w:rPr>
      </w:pPr>
      <w:del w:id="100536" w:author="מנוע מכני" w:date="2026-10-11T12:04:39Z">
        <w:r>
          <w:rPr>
            <w:rtl/>
          </w:rPr>
          <w:delText xml:space="preserve"> </w:delText>
        </w:r>
      </w:del>
      <w:r>
        <w:rPr>
          <w:rtl/>
        </w:rPr>
        <w:t xml:space="preserve">בישל במקצת כלי, טעון מריקה ושטיפה או אין טעון? </w:t>
      </w:r>
      <w:r>
        <w:rPr>
          <w:rtl/>
        </w:rPr>
        <w:t xml:space="preserve">א"ל</w:t>
      </w:r>
      <w:r>
        <w:rPr>
          <w:rtl/>
        </w:rPr>
        <w:t xml:space="preserve">: אינו טעון, </w:t>
      </w:r>
      <w:ins w:id="93597" w:author="מנוע מכני" w:date="2026-10-11T12:04:39Z">
        <w:r>
          <w:rPr>
            <w:rtl/>
          </w:rPr>
          <w:t xml:space="preserve">כלום</w:t>
        </w:r>
      </w:ins>
      <w:del w:id="93598" w:author="מנוע מכני" w:date="2026-10-11T12:04:39Z">
        <w:r>
          <w:rPr>
            <w:rtl/>
          </w:rPr>
          <w:delText xml:space="preserve">מידי</w:delText>
        </w:r>
      </w:del>
      <w:r>
        <w:rPr>
          <w:rtl/>
        </w:rPr>
        <w:t xml:space="preserve"> </w:t>
      </w:r>
      <w:ins w:id="96377" w:author="מנוע מכני" w:date="2026-10-11T12:04:39Z">
        <w:r>
          <w:rPr>
            <w:rtl/>
          </w:rPr>
          <w:t xml:space="preserve">דהיה</w:t>
        </w:r>
      </w:ins>
      <w:del w:id="96378" w:author="מנוע מכני" w:date="2026-10-11T12:04:39Z">
        <w:r>
          <w:rPr>
            <w:rtl/>
          </w:rPr>
          <w:delText xml:space="preserve">דהוה</w:delText>
        </w:r>
      </w:del>
      <w:r>
        <w:rPr>
          <w:rtl/>
        </w:rPr>
        <w:t xml:space="preserve"> אהזאה.</w:t>
      </w:r>
    </w:p>
    <w:p>
      <w:pPr>
        <w:pStyle w:val="38"/>
        <w:rPr>
          <w:ins w:id="100537" w:author="מנוע מכני" w:date="2026-10-11T12:04:39Z"/>
        </w:rPr>
      </w:pPr>
      <w:r>
        <w:t xml:space="preserve">והא </w:t>
      </w:r>
      <w:r>
        <w:t xml:space="preserve">לא</w:t>
      </w:r>
      <w:r>
        <w:t xml:space="preserve"> תנא </w:t>
      </w:r>
      <w:ins w:id="93599" w:author="מנוע מכני" w:date="2026-10-11T12:04:39Z">
        <w:r>
          <w:t xml:space="preserve">כך</w:t>
        </w:r>
      </w:ins>
      <w:del w:id="93600" w:author="מנוע מכני" w:date="2026-10-11T12:04:39Z">
        <w:r>
          <w:delText xml:space="preserve">הכי</w:delText>
        </w:r>
      </w:del>
      <w:r>
        <w:t xml:space="preserve">! </w:t>
      </w:r>
      <w:r>
        <w:t xml:space="preserve">א"ל</w:t>
      </w:r>
      <w:r>
        <w:t xml:space="preserve">:</w:t>
      </w:r>
    </w:p>
    <w:p w:rsidR="00DA63EC" w:rsidRDefault="00DA63EC" w:rsidP="00DA63EC">
      <w:pPr>
        <w:tabs>
          <w:tab w:val="left" w:pos="0"/>
        </w:tabs>
        <w:rPr>
          <w:rtl/>
        </w:rPr>
      </w:pPr>
      <w:del w:id="100538" w:author="מנוע מכני" w:date="2026-10-11T12:04:39Z">
        <w:r>
          <w:rPr>
            <w:rtl/>
          </w:rPr>
          <w:delText xml:space="preserve"> </w:delText>
        </w:r>
      </w:del>
      <w:ins w:id="97289" w:author="מנוע מכני" w:date="2026-10-11T12:04:39Z">
        <w:r>
          <w:rPr>
            <w:rtl/>
          </w:rPr>
          <w:t xml:space="preserve">מסתבר</w:t>
        </w:r>
      </w:ins>
      <w:del w:id="97290" w:author="מנוע מכני" w:date="2026-10-11T12:04:39Z">
        <w:r>
          <w:rPr>
            <w:rtl/>
          </w:rPr>
          <w:delText xml:space="preserve">מסתברא</w:delText>
        </w:r>
      </w:del>
      <w:r>
        <w:rPr>
          <w:rtl/>
        </w:rPr>
        <w:t xml:space="preserve"> כבגד</w:t>
      </w:r>
      <w:r>
        <w:rPr>
          <w:rFonts w:hint="cs"/>
          <w:rtl/>
        </w:rPr>
        <w:t xml:space="preserve"> ש</w:t>
      </w:r>
      <w:r>
        <w:rPr>
          <w:rtl/>
        </w:rPr>
        <w:t>אינו טעון כיבוס אלא מקום הדם, אף כלי אינו טעון מריקה ושטיפה אלא במקום בישול.</w:t>
      </w:r>
    </w:p>
    <w:p>
      <w:pPr>
        <w:pStyle w:val="38"/>
        <w:rPr>
          <w:ins w:id="100539" w:author="מנוע מכני" w:date="2026-10-11T12:04:39Z"/>
        </w:rPr>
      </w:pPr>
      <w:r>
        <w:t xml:space="preserve">א"ל</w:t>
      </w:r>
      <w:r>
        <w:t xml:space="preserve">:</w:t>
      </w:r>
    </w:p>
    <w:p w:rsidR="00DA63EC" w:rsidRDefault="00DA63EC" w:rsidP="00DA63EC">
      <w:pPr>
        <w:tabs>
          <w:tab w:val="left" w:pos="0"/>
        </w:tabs>
        <w:rPr>
          <w:rtl/>
        </w:rPr>
      </w:pPr>
      <w:del w:id="100540" w:author="מנוע מכני" w:date="2026-10-11T12:04:39Z">
        <w:r>
          <w:rPr>
            <w:rtl/>
          </w:rPr>
          <w:delText xml:space="preserve"> </w:delText>
        </w:r>
      </w:del>
      <w:r>
        <w:rPr>
          <w:rtl/>
        </w:rPr>
        <w:t xml:space="preserve">מי דמי? דם </w:t>
      </w:r>
      <w:r>
        <w:rPr>
          <w:rtl/>
        </w:rPr>
        <w:t xml:space="preserve">לא</w:t>
      </w:r>
      <w:r>
        <w:rPr>
          <w:rtl/>
        </w:rPr>
        <w:t xml:space="preserve"> מפעפע, בישול מפעפע! </w:t>
      </w:r>
    </w:p>
    <w:p>
      <w:pPr>
        <w:pStyle w:val="38"/>
        <w:rPr>
          <w:ins w:id="100541" w:author="מנוע מכני" w:date="2026-10-11T12:04:39Z"/>
        </w:rPr>
      </w:pPr>
      <w:r>
        <w:t xml:space="preserve">ועוד, </w:t>
      </w:r>
      <w:r>
        <w:t xml:space="preserve">תניא</w:t>
      </w:r>
      <w:r>
        <w:t xml:space="preserve">:</w:t>
      </w:r>
    </w:p>
    <w:p w:rsidR="00DA63EC" w:rsidRDefault="00DA63EC" w:rsidP="00DA63EC">
      <w:pPr>
        <w:tabs>
          <w:tab w:val="left" w:pos="0"/>
        </w:tabs>
        <w:rPr>
          <w:rtl/>
        </w:rPr>
      </w:pPr>
      <w:del w:id="100542" w:author="מנוע מכני" w:date="2026-10-11T12:04:39Z">
        <w:r>
          <w:rPr>
            <w:rtl/>
          </w:rPr>
          <w:delText xml:space="preserve"> </w:delText>
        </w:r>
      </w:del>
      <w:r>
        <w:rPr>
          <w:rtl/>
        </w:rPr>
        <w:t xml:space="preserve">חומר בהזאה ממריקה ושטיפה, שהזאה ישנה בחטאות החיצונות ובחטאות הפנימיות וישנה לפני זריקה, </w:t>
      </w:r>
      <w:r>
        <w:rPr>
          <w:rtl/>
        </w:rPr>
        <w:t xml:space="preserve">מ</w:t>
      </w:r>
      <w:r>
        <w:rPr>
          <w:rFonts w:hint="cs"/>
          <w:rtl/>
        </w:rPr>
        <w:t>שא</w:t>
      </w:r>
      <w:r>
        <w:rPr>
          <w:rtl/>
        </w:rPr>
        <w:t>"</w:t>
      </w:r>
      <w:r>
        <w:rPr>
          <w:rFonts w:hint="cs"/>
          <w:rtl/>
        </w:rPr>
        <w:t>כ</w:t>
      </w:r>
      <w:r>
        <w:rPr>
          <w:rtl/>
        </w:rPr>
        <w:t xml:space="preserve"> במריקה ושטיפה</w:t>
      </w:r>
      <w:ins w:id="95065" w:author="מנוע מכני" w:date="2026-10-11T12:04:39Z">
        <w:r>
          <w:rPr>
            <w:rtl/>
          </w:rPr>
          <w:t xml:space="preserve">,</w:t>
        </w:r>
      </w:ins>
      <w:del w:id="95066" w:author="מנוע מכני" w:date="2026-10-11T12:04:39Z">
        <w:r>
          <w:rPr>
            <w:rtl/>
          </w:rPr>
          <w:delText xml:space="preserve">;</w:delText>
        </w:r>
      </w:del>
    </w:p>
    <w:p w:rsidR="00DA63EC" w:rsidRDefault="00DA63EC" w:rsidP="00DA63EC">
      <w:pPr>
        <w:tabs>
          <w:tab w:val="left" w:pos="0"/>
        </w:tabs>
        <w:rPr>
          <w:rtl/>
        </w:rPr>
      </w:pPr>
      <w:r>
        <w:rPr>
          <w:rtl/>
        </w:rPr>
        <w:t xml:space="preserve">חומר במריקה ושטיפה, </w:t>
      </w:r>
      <w:r>
        <w:rPr>
          <w:rFonts w:hint="cs"/>
          <w:rtl/>
        </w:rPr>
        <w:t>ש</w:t>
      </w:r>
      <w:r>
        <w:rPr>
          <w:rtl/>
        </w:rPr>
        <w:t xml:space="preserve">נוהגת בין בקדשי קדשים בין בקדשים קלים, בישל במקצת הכלי - טעון מריקה ושטיפה כל הכלי, מה שאין כן בהזאה! </w:t>
      </w:r>
    </w:p>
    <w:p w:rsidR="00DA63EC" w:rsidRDefault="00DA63EC" w:rsidP="00DA63EC">
      <w:pPr>
        <w:tabs>
          <w:tab w:val="left" w:pos="0"/>
        </w:tabs>
        <w:rPr>
          <w:rtl/>
        </w:rPr>
      </w:pPr>
      <w:r>
        <w:rPr>
          <w:rtl/>
        </w:rPr>
        <w:t>א"ל</w:t>
      </w:r>
      <w:ins w:id="95067" w:author="מנוע מכני" w:date="2026-10-11T12:04:39Z">
        <w:r>
          <w:rPr>
            <w:rFonts w:hint="cs"/>
            <w:rtl/>
          </w:rPr>
          <w:t xml:space="preserve"> </w:t>
        </w:r>
      </w:ins>
      <w:del w:id="95068" w:author="מנוע מכני" w:date="2026-10-11T12:04:39Z">
        <w:r>
          <w:rPr>
            <w:rFonts w:hint="cs"/>
            <w:rtl/>
          </w:rPr>
          <w:delText xml:space="preserve">  </w:delText>
        </w:r>
      </w:del>
      <w:ins w:id="96059" w:author="מנוע מכני" w:date="2026-10-11T12:04:39Z">
        <w:r>
          <w:rPr>
            <w:rtl/>
          </w:rPr>
          <w:t xml:space="preserve">אם </w:t>
        </w:r>
      </w:ins>
      <w:del w:id="96060" w:author="מנוע מכני" w:date="2026-10-11T12:04:39Z">
        <w:r>
          <w:rPr>
            <w:rtl/>
          </w:rPr>
          <w:delText xml:space="preserve">אי </w:delText>
        </w:r>
      </w:del>
      <w:r>
        <w:rPr>
          <w:rtl/>
        </w:rPr>
        <w:t xml:space="preserve">תניא</w:t>
      </w:r>
      <w:r>
        <w:rPr>
          <w:rtl/>
        </w:rPr>
        <w:t xml:space="preserve"> </w:t>
      </w:r>
      <w:r>
        <w:rPr>
          <w:rtl/>
        </w:rPr>
        <w:t xml:space="preserve">תניא</w:t>
      </w:r>
      <w:r>
        <w:rPr>
          <w:rtl/>
        </w:rPr>
        <w:t xml:space="preserve">.</w:t>
      </w:r>
      <w:ins w:id="95069" w:author="מנוע מכני" w:date="2026-10-11T12:04:39Z">
        <w:ins w:id="95071" w:author="מנוע מכני" w:date="2026-10-11T12:04:39Z">
          <w:r>
            <w:rPr>
              <w:rFonts w:hint="cs"/>
              <w:rtl/>
            </w:rPr>
            <w:t xml:space="preserve"> </w:t>
          </w:r>
        </w:ins>
        <w:del w:id="95072" w:author="מנוע מכני" w:date="2026-10-11T12:04:39Z">
          <w:r>
            <w:rPr>
              <w:rFonts w:hint="cs"/>
              <w:rtl/>
            </w:rPr>
            <w:delText xml:space="preserve"> </w:delText>
          </w:r>
          <w:r>
            <w:rPr>
              <w:rFonts w:hint="cs"/>
              <w:rtl/>
            </w:rPr>
            <w:delText xml:space="preserve"> </w:delText>
          </w:r>
        </w:del>
      </w:ins>
      <w:del w:id="95070" w:author="מנוע מכני" w:date="2026-10-11T12:04:39Z">
        <w:r>
          <w:rPr>
            <w:rFonts w:hint="cs"/>
            <w:rtl/>
          </w:rPr>
          <w:delText xml:space="preserve">  </w:delText>
        </w:r>
      </w:del>
      <w:r>
        <w:rPr>
          <w:rtl/>
        </w:rPr>
        <w:t xml:space="preserve">וטעמא </w:t>
      </w:r>
      <w:r>
        <w:rPr>
          <w:rFonts w:hint="cs"/>
          <w:rtl/>
        </w:rPr>
        <w:t>מ</w:t>
      </w:r>
      <w:r>
        <w:rPr>
          <w:rtl/>
        </w:rPr>
        <w:t>קרא:</w:t>
      </w:r>
      <w:r w:rsidRPr="00464129">
        <w:rPr>
          <w:rStyle w:val="afffff0"/>
          <w:rtl/>
        </w:rPr>
        <w:t xml:space="preserve"> </w:t>
      </w:r>
      <w:r w:rsidRPr="00464129">
        <w:rPr>
          <w:rStyle w:val="afffff0"/>
          <w:rFonts w:hint="cs"/>
          <w:rtl/>
        </w:rPr>
        <w:t>'</w:t>
      </w:r>
      <w:ins w:id="91045" w:author="Claude - סמנטי" w:date="2026-10-11T12:26:16Z">
        <w:r>
          <w:rPr>
            <w:rStyle w:val="afffff0"/>
            <w:rtl/>
          </w:rPr>
          <w:t xml:space="preserve">וְאִם בִּכְלִי נְחֹשֶׁת בּוּשָּׁלָה</w:t>
        </w:r>
      </w:ins>
      <w:del w:id="91046" w:author="Claude - סמנטי" w:date="2026-10-11T12:26:16Z">
        <w:r w:rsidRPr="00464129">
          <w:rPr>
            <w:rStyle w:val="afffff0"/>
            <w:rtl/>
          </w:rPr>
          <w:delText xml:space="preserve">ואם בכלי נחשת בושלה</w:delText>
        </w:r>
      </w:del>
      <w:r w:rsidRPr="00464129">
        <w:rPr>
          <w:rStyle w:val="afffff0"/>
          <w:rFonts w:hint="cs"/>
          <w:rtl/>
        </w:rPr>
        <w:t>'</w:t>
      </w:r>
      <w:r w:rsidRPr="00464129">
        <w:rPr>
          <w:rStyle w:val="afffff0"/>
          <w:rtl/>
        </w:rPr>
        <w:t>,</w:t>
      </w:r>
      <w:r>
        <w:rPr>
          <w:rtl/>
        </w:rPr>
        <w:t xml:space="preserve"> </w:t>
      </w:r>
      <w:ins w:id="90461" w:author="מנוע מכני" w:date="2026-10-11T12:04:39Z">
        <w:r>
          <w:rPr>
            <w:rtl/>
          </w:rPr>
          <w:t xml:space="preserve">ואפי'</w:t>
        </w:r>
      </w:ins>
      <w:del w:id="90462" w:author="מנוע מכני" w:date="2026-10-11T12:04:39Z">
        <w:r>
          <w:rPr>
            <w:rtl/>
          </w:rPr>
          <w:delText xml:space="preserve">ואפילו</w:delText>
        </w:r>
      </w:del>
      <w:r>
        <w:rPr>
          <w:rtl/>
        </w:rPr>
        <w:t xml:space="preserve"> במקצת כלי.</w:t>
      </w:r>
    </w:p>
    <w:p w:rsidR="00DA63EC" w:rsidRDefault="00DA63EC" w:rsidP="00DA63EC">
      <w:pPr>
        <w:pStyle w:val="affffd"/>
        <w:rPr>
          <w:del w:id="90142" w:author="מנוע עיצוב" w:date="2026-10-11T12:09:26Z"/>
          <w:rtl/>
        </w:rPr>
      </w:pPr>
      <w:del w:id="90141" w:author="מנוע עיצוב" w:date="2026-10-11T12:09:26Z">
        <w:r>
          <w:rPr>
            <w:rtl/>
          </w:rPr>
          <w:delText xml:space="preserve">׹</w:delText>
        </w:r>
      </w:del>
    </w:p>
    <w:p w:rsidR="00DA63EC" w:rsidRDefault="00DA63EC" w:rsidP="00DA63EC">
      <w:pPr>
        <w:pStyle w:val="affff1"/>
        <w:ind w:end="0"/>
        <w:rPr>
          <w:rtl/>
        </w:rPr>
        <w:pPrChange w:id="20142" w:author="קלוד" w:date="2026-10-11T09:07:24Z">
          <w:pPr>
            <w:pStyle w:val="affff1"/>
            <w:rPr>
              <w:rtl/>
            </w:rPr>
          </w:pPr>
        </w:pPrChange>
      </w:pPr>
      <w:ins w:id="9879" w:author="מספור קטעי משנה" w:date="2026-10-11T09:35:09Z">
        <w:r>
          <w:rPr>
            <w:rStyle w:val="MisparKeta"/>
          </w:rPr>
          <w:t xml:space="preserve">ב. </w:t>
        </w:r>
      </w:ins>
      <w:r>
        <w:rPr>
          <w:rtl/>
        </w:rPr>
        <w:t>אחד קדשי קדשים וכו</w:t>
      </w:r>
      <w:r w:rsidR="005608A0">
        <w:rPr>
          <w:rtl/>
        </w:rPr>
        <w:t>'</w:t>
      </w:r>
      <w:r>
        <w:rPr>
          <w:rtl/>
        </w:rPr>
        <w:t>.</w:t>
      </w:r>
    </w:p>
    <w:p>
      <w:pPr>
        <w:pStyle w:val="38"/>
        <w:rPr>
          <w:ins w:id="100543" w:author="מנוע מכני" w:date="2026-10-11T12:04:39Z"/>
        </w:rPr>
      </w:pPr>
      <w:r w:rsidRPr="00891B40">
        <w:t>ת"ר</w:t>
      </w:r>
      <w:r>
        <w:t xml:space="preserve">:</w:t>
      </w:r>
    </w:p>
    <w:p w:rsidR="00DA63EC" w:rsidRDefault="00DA63EC" w:rsidP="00DA63EC">
      <w:pPr>
        <w:tabs>
          <w:tab w:val="left" w:pos="0"/>
        </w:tabs>
        <w:rPr>
          <w:rtl/>
        </w:rPr>
      </w:pPr>
      <w:del w:id="100544" w:author="מנוע מכני" w:date="2026-10-11T12:04:39Z">
        <w:r>
          <w:rPr>
            <w:rtl/>
          </w:rPr>
          <w:delText xml:space="preserve"> </w:delText>
        </w:r>
      </w:del>
      <w:r>
        <w:rPr>
          <w:rStyle w:val="2fb"/>
          <w:rFonts w:hint="cs"/>
          <w:rtl/>
        </w:rPr>
        <w:t>ר</w:t>
      </w:r>
      <w:r>
        <w:rPr>
          <w:rStyle w:val="2fb"/>
          <w:rtl/>
        </w:rPr>
        <w:t>"</w:t>
      </w:r>
      <w:r>
        <w:rPr>
          <w:rStyle w:val="2fb"/>
          <w:rFonts w:hint="cs"/>
          <w:rtl/>
        </w:rPr>
        <w:t xml:space="preserve">י</w:t>
      </w:r>
      <w:r>
        <w:rPr>
          <w:rFonts w:hint="cs"/>
          <w:rtl/>
        </w:rPr>
        <w:t xml:space="preserve">:</w:t>
      </w:r>
      <w:r w:rsidRPr="00464129">
        <w:rPr>
          <w:rStyle w:val="afffff0"/>
          <w:rFonts w:hint="cs"/>
          <w:rtl/>
        </w:rPr>
        <w:t xml:space="preserve"> '</w:t>
      </w:r>
      <w:ins w:id="91047" w:author="Claude - סמנטי" w:date="2026-10-11T12:26:16Z">
        <w:r>
          <w:rPr>
            <w:rStyle w:val="afffff0"/>
            <w:rFonts w:hint="cs"/>
            <w:rtl/>
          </w:rPr>
          <w:t xml:space="preserve">קוֹדֶשׁ קָדָשִׁים</w:t>
        </w:r>
      </w:ins>
      <w:del w:id="91048" w:author="Claude - סמנטי" w:date="2026-10-11T12:26:16Z">
        <w:r w:rsidRPr="00464129">
          <w:rPr>
            <w:rStyle w:val="afffff0"/>
            <w:rFonts w:hint="cs"/>
            <w:rtl/>
          </w:rPr>
          <w:delText xml:space="preserve">קודש קדשים</w:delText>
        </w:r>
      </w:del>
      <w:r w:rsidRPr="00464129">
        <w:rPr>
          <w:rStyle w:val="afffff0"/>
          <w:rFonts w:hint="cs"/>
          <w:rtl/>
        </w:rPr>
        <w:t xml:space="preserve">' </w:t>
      </w:r>
      <w:r>
        <w:rPr>
          <w:rFonts w:hint="cs"/>
          <w:rtl/>
        </w:rPr>
        <w:t xml:space="preserve">לכל קדשים</w:t>
      </w:r>
      <w:ins w:id="95073" w:author="מנוע מכני" w:date="2026-10-11T12:04:39Z">
        <w:r>
          <w:rPr>
            <w:rFonts w:hint="cs"/>
            <w:rtl/>
          </w:rPr>
          <w:t xml:space="preserve"> </w:t>
        </w:r>
      </w:ins>
      <w:del w:id="95074" w:author="מנוע מכני" w:date="2026-10-11T12:04:39Z">
        <w:r>
          <w:rPr>
            <w:rFonts w:hint="cs"/>
            <w:rtl/>
          </w:rPr>
          <w:delText xml:space="preserve"> </w:delText>
        </w:r>
        <w:r w:rsidRPr="00464129">
          <w:rPr>
            <w:rStyle w:val="afffff0"/>
            <w:rFonts w:hint="cs"/>
            <w:rtl/>
          </w:rPr>
          <w:delText xml:space="preserve"> </w:delText>
        </w:r>
      </w:del>
      <w:r w:rsidRPr="00464129">
        <w:rPr>
          <w:rStyle w:val="afffff0"/>
          <w:rFonts w:hint="cs"/>
          <w:rtl/>
        </w:rPr>
        <w:t xml:space="preserve">'אותה' </w:t>
      </w:r>
      <w:r>
        <w:rPr>
          <w:rFonts w:hint="cs"/>
          <w:rtl/>
        </w:rPr>
        <w:t xml:space="preserve">פרט לתרומה </w:t>
      </w:r>
    </w:p>
    <w:p>
      <w:pPr>
        <w:pStyle w:val="38"/>
        <w:rPr>
          <w:ins w:id="100545" w:author="מנוע מכני" w:date="2026-10-11T12:04:39Z"/>
        </w:rPr>
      </w:pPr>
      <w:r w:rsidRPr="00E105BC">
        <w:t xml:space="preserve">ר"ש:</w:t>
      </w:r>
    </w:p>
    <w:p w:rsidR="00DA63EC" w:rsidRPr="00E105BC" w:rsidRDefault="00DA63EC" w:rsidP="00DA63EC">
      <w:pPr>
        <w:tabs>
          <w:tab w:val="left" w:pos="0"/>
        </w:tabs>
        <w:rPr>
          <w:spacing w:val="-6"/>
          <w:rtl/>
        </w:rPr>
      </w:pPr>
      <w:del w:id="100546" w:author="מנוע מכני" w:date="2026-10-11T12:04:39Z">
        <w:r w:rsidRPr="00E105BC">
          <w:rPr>
            <w:spacing w:val="-6"/>
            <w:rtl/>
          </w:rPr>
          <w:delText xml:space="preserve"> </w:delText>
        </w:r>
      </w:del>
      <w:r w:rsidRPr="00E105BC">
        <w:rPr>
          <w:rFonts w:hint="cs"/>
          <w:spacing w:val="-6"/>
          <w:rtl/>
        </w:rPr>
        <w:t xml:space="preserve">קדש קדשים' </w:t>
      </w:r>
      <w:r w:rsidRPr="00E105BC">
        <w:rPr>
          <w:spacing w:val="-6"/>
          <w:rtl/>
        </w:rPr>
        <w:t xml:space="preserve">קדשי קדשים טעונין מריקה ושטיפה, קדשים קלים אינן טעונין מריקה ושטיפה, </w:t>
      </w:r>
    </w:p>
    <w:p w:rsidR="00DA63EC" w:rsidRDefault="00DA63EC" w:rsidP="00DA63EC">
      <w:pPr>
        <w:tabs>
          <w:tab w:val="left" w:pos="0"/>
        </w:tabs>
        <w:rPr>
          <w:rtl/>
        </w:rPr>
      </w:pPr>
      <w:r>
        <w:rPr>
          <w:rFonts w:hint="cs"/>
          <w:rtl/>
        </w:rPr>
        <w:t xml:space="preserve">טעמא </w:t>
      </w:r>
      <w:r>
        <w:rPr>
          <w:rStyle w:val="2fb"/>
          <w:rFonts w:hint="cs"/>
          <w:rtl/>
        </w:rPr>
        <w:t xml:space="preserve">דר</w:t>
      </w:r>
      <w:r>
        <w:rPr>
          <w:rStyle w:val="2fb"/>
          <w:rtl/>
        </w:rPr>
        <w:t>"</w:t>
      </w:r>
      <w:r>
        <w:rPr>
          <w:rStyle w:val="2fb"/>
          <w:rFonts w:hint="cs"/>
          <w:rtl/>
        </w:rPr>
        <w:t xml:space="preserve">י</w:t>
      </w:r>
      <w:r>
        <w:rPr>
          <w:rFonts w:hint="cs"/>
          <w:rtl/>
        </w:rPr>
        <w:t xml:space="preserve"> מ'א</w:t>
      </w:r>
      <w:r>
        <w:rPr>
          <w:rtl/>
        </w:rPr>
        <w:t>ותה</w:t>
      </w:r>
      <w:r>
        <w:rPr>
          <w:rFonts w:hint="cs"/>
          <w:rtl/>
        </w:rPr>
        <w:t>'</w:t>
      </w:r>
      <w:r>
        <w:rPr>
          <w:rtl/>
        </w:rPr>
        <w:t xml:space="preserve"> </w:t>
      </w:r>
      <w:ins w:id="96747" w:author="מנוע מכני" w:date="2026-10-11T12:04:39Z">
        <w:r>
          <w:rPr>
            <w:rtl/>
          </w:rPr>
          <w:t xml:space="preserve">למעט</w:t>
        </w:r>
      </w:ins>
      <w:del w:id="96748" w:author="מנוע מכני" w:date="2026-10-11T12:04:39Z">
        <w:r>
          <w:rPr>
            <w:rtl/>
          </w:rPr>
          <w:delText xml:space="preserve">למעוטי</w:delText>
        </w:r>
      </w:del>
      <w:r>
        <w:rPr>
          <w:rtl/>
        </w:rPr>
        <w:t xml:space="preserve"> תרומה, מכלל דקדשים קלים טעונין מריקה ושטיפה.</w:t>
      </w:r>
    </w:p>
    <w:p>
      <w:pPr>
        <w:pStyle w:val="38"/>
        <w:rPr>
          <w:ins w:id="100547" w:author="מנוע מכני" w:date="2026-10-11T12:04:39Z"/>
        </w:rPr>
      </w:pPr>
      <w:r>
        <w:t>ו</w:t>
      </w:r>
      <w:r>
        <w:t>ל</w:t>
      </w:r>
      <w:r>
        <w:t>ר"ש:</w:t>
      </w:r>
    </w:p>
    <w:p w:rsidR="00DA63EC" w:rsidRDefault="00DA63EC" w:rsidP="00DA63EC">
      <w:pPr>
        <w:tabs>
          <w:tab w:val="left" w:pos="0"/>
        </w:tabs>
        <w:rPr>
          <w:rtl/>
        </w:rPr>
      </w:pPr>
      <w:del w:id="100548"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אותה</w:t>
      </w:r>
      <w:r w:rsidRPr="00464129">
        <w:rPr>
          <w:rStyle w:val="afffff0"/>
          <w:rFonts w:hint="cs"/>
          <w:rtl/>
        </w:rPr>
        <w:t>'</w:t>
      </w:r>
      <w:r w:rsidRPr="00464129">
        <w:rPr>
          <w:rStyle w:val="afffff0"/>
          <w:rtl/>
        </w:rPr>
        <w:t xml:space="preserve"> </w:t>
      </w:r>
      <w:ins w:id="91895" w:author="מנוע מכני" w:date="2026-10-11T12:04:39Z">
        <w:r>
          <w:rPr>
            <w:rtl/>
          </w:rPr>
          <w:t xml:space="preserve">כדאומרים</w:t>
        </w:r>
      </w:ins>
      <w:del w:id="91896" w:author="מנוע מכני" w:date="2026-10-11T12:04:39Z">
        <w:r>
          <w:rPr>
            <w:rtl/>
          </w:rPr>
          <w:delText xml:space="preserve">כדאמרינן</w:delText>
        </w:r>
      </w:del>
      <w:r>
        <w:rPr>
          <w:rtl/>
        </w:rPr>
        <w:t xml:space="preserve">.</w:t>
      </w:r>
    </w:p>
    <w:p w:rsidR="00DA63EC" w:rsidRDefault="00DA63EC" w:rsidP="00DA63EC">
      <w:pPr>
        <w:tabs>
          <w:tab w:val="left" w:pos="0"/>
        </w:tabs>
        <w:rPr>
          <w:rtl/>
        </w:rPr>
      </w:pPr>
      <w:r>
        <w:rPr>
          <w:rtl/>
        </w:rPr>
        <w:t xml:space="preserve">ותרומה </w:t>
      </w:r>
      <w:r>
        <w:rPr>
          <w:rtl/>
        </w:rPr>
        <w:t xml:space="preserve">לא</w:t>
      </w:r>
      <w:r>
        <w:rPr>
          <w:rtl/>
        </w:rPr>
        <w:t xml:space="preserve"> בעיא שטיפה ומריקה? </w:t>
      </w:r>
      <w:r>
        <w:rPr>
          <w:rFonts w:hint="cs"/>
          <w:rtl/>
        </w:rPr>
        <w:t>ד</w:t>
      </w:r>
      <w:r>
        <w:rPr>
          <w:rtl/>
        </w:rPr>
        <w:t xml:space="preserve">קדרה שבישל בה בשר - </w:t>
      </w:r>
      <w:r>
        <w:rPr>
          <w:rtl/>
        </w:rPr>
        <w:t xml:space="preserve">לא</w:t>
      </w:r>
      <w:r>
        <w:rPr>
          <w:rtl/>
        </w:rPr>
        <w:t xml:space="preserve"> יבשל בה חלב, ואם בישל – </w:t>
      </w:r>
      <w:r>
        <w:rPr>
          <w:rtl/>
        </w:rPr>
        <w:t xml:space="preserve">בנ"</w:t>
      </w:r>
      <w:r>
        <w:rPr>
          <w:rFonts w:hint="cs"/>
          <w:rtl/>
        </w:rPr>
        <w:t>ט</w:t>
      </w:r>
      <w:r>
        <w:rPr>
          <w:rtl/>
        </w:rPr>
        <w:t xml:space="preserve">, </w:t>
      </w:r>
    </w:p>
    <w:p w:rsidR="00DA63EC" w:rsidRDefault="00DA63EC" w:rsidP="00DA63EC">
      <w:pPr>
        <w:tabs>
          <w:tab w:val="left" w:pos="0"/>
        </w:tabs>
        <w:rPr>
          <w:rtl/>
        </w:rPr>
      </w:pPr>
      <w:r>
        <w:rPr>
          <w:rtl/>
        </w:rPr>
        <w:tab/>
      </w:r>
      <w:r>
        <w:rPr>
          <w:rtl/>
        </w:rPr>
        <w:tab/>
        <w:t xml:space="preserve">תרומה - </w:t>
      </w:r>
      <w:r>
        <w:rPr>
          <w:rtl/>
        </w:rPr>
        <w:tab/>
        <w:t xml:space="preserve">לא</w:t>
      </w:r>
      <w:r>
        <w:rPr>
          <w:rtl/>
        </w:rPr>
        <w:tab/>
        <w:t xml:space="preserve"> יבשל בה חולין, ואם בישל - בנותן טעם! </w:t>
      </w:r>
    </w:p>
    <w:p>
      <w:pPr>
        <w:pStyle w:val="38"/>
        <w:rPr>
          <w:ins w:id="100549" w:author="מנוע מכני" w:date="2026-10-11T12:04:39Z"/>
        </w:rPr>
      </w:pPr>
      <w:r w:rsidRPr="00DE40CC">
        <w:t>אביי</w:t>
      </w:r>
      <w:r>
        <w:t xml:space="preserve">:</w:t>
      </w:r>
    </w:p>
    <w:p w:rsidR="00DA63EC" w:rsidRDefault="00DA63EC" w:rsidP="00DA63EC">
      <w:pPr>
        <w:tabs>
          <w:tab w:val="left" w:pos="0"/>
        </w:tabs>
        <w:rPr>
          <w:rtl/>
        </w:rPr>
      </w:pPr>
      <w:del w:id="100550" w:author="מנוע מכני" w:date="2026-10-11T12:04:39Z">
        <w:r>
          <w:rPr>
            <w:rtl/>
          </w:rPr>
          <w:delText xml:space="preserve"> </w:delText>
        </w:r>
      </w:del>
      <w:r>
        <w:rPr>
          <w:rtl/>
        </w:rPr>
        <w:t xml:space="preserve">ל"</w:t>
      </w:r>
      <w:r>
        <w:rPr>
          <w:rFonts w:hint="cs"/>
          <w:rtl/>
        </w:rPr>
        <w:t xml:space="preserve">צ </w:t>
      </w:r>
      <w:r>
        <w:rPr>
          <w:rtl/>
        </w:rPr>
        <w:t xml:space="preserve">אלא לדמר: בישל במקצת כלי - טעון מריקה ושטיפה כל הכלי, הא תרומה - </w:t>
      </w:r>
      <w:r>
        <w:rPr>
          <w:rtl/>
        </w:rPr>
        <w:t xml:space="preserve">לא</w:t>
      </w:r>
      <w:r>
        <w:rPr>
          <w:rtl/>
        </w:rPr>
        <w:t xml:space="preserve"> צריך אלא מקום בישול.</w:t>
      </w:r>
    </w:p>
    <w:p>
      <w:pPr>
        <w:pStyle w:val="38"/>
        <w:rPr>
          <w:ins w:id="100551" w:author="מנוע מכני" w:date="2026-10-11T12:04:39Z"/>
        </w:rPr>
      </w:pPr>
      <w:r w:rsidRPr="00DE40CC">
        <w:t>רבא</w:t>
      </w:r>
      <w:r>
        <w:t xml:space="preserve">:</w:t>
      </w:r>
    </w:p>
    <w:p w:rsidR="00DA63EC" w:rsidRDefault="00DA63EC" w:rsidP="00DA63EC">
      <w:pPr>
        <w:tabs>
          <w:tab w:val="left" w:pos="0"/>
        </w:tabs>
        <w:rPr>
          <w:rtl/>
        </w:rPr>
      </w:pPr>
      <w:del w:id="100552" w:author="מנוע מכני" w:date="2026-10-11T12:04:39Z">
        <w:r>
          <w:rPr>
            <w:rtl/>
          </w:rPr>
          <w:delText xml:space="preserve"> </w:delText>
        </w:r>
      </w:del>
      <w:r>
        <w:rPr>
          <w:rtl/>
        </w:rPr>
        <w:t xml:space="preserve">ל"</w:t>
      </w:r>
      <w:r>
        <w:rPr>
          <w:rFonts w:hint="cs"/>
          <w:rtl/>
        </w:rPr>
        <w:t xml:space="preserve">צ </w:t>
      </w:r>
      <w:r>
        <w:rPr>
          <w:rtl/>
        </w:rPr>
        <w:t>אלא לדמר:</w:t>
      </w:r>
      <w:r w:rsidRPr="00464129">
        <w:rPr>
          <w:rStyle w:val="afffff0"/>
          <w:rtl/>
        </w:rPr>
        <w:t xml:space="preserve"> </w:t>
      </w:r>
      <w:r w:rsidRPr="00464129">
        <w:rPr>
          <w:rStyle w:val="afffff0"/>
          <w:rFonts w:hint="cs"/>
          <w:rtl/>
        </w:rPr>
        <w:t>'</w:t>
      </w:r>
      <w:r w:rsidRPr="00464129">
        <w:rPr>
          <w:rStyle w:val="afffff0"/>
          <w:rtl/>
        </w:rPr>
        <w:t>במים</w:t>
      </w:r>
      <w:r w:rsidRPr="00464129">
        <w:rPr>
          <w:rStyle w:val="afffff0"/>
          <w:rFonts w:hint="cs"/>
          <w:rtl/>
        </w:rPr>
        <w:t>'</w:t>
      </w:r>
      <w:r w:rsidRPr="00464129">
        <w:rPr>
          <w:rStyle w:val="afffff0"/>
          <w:rtl/>
        </w:rPr>
        <w:t xml:space="preserve"> </w:t>
      </w:r>
      <w:r>
        <w:rPr>
          <w:rtl/>
        </w:rPr>
        <w:t>- ולא ביין,</w:t>
      </w:r>
      <w:r w:rsidRPr="00464129">
        <w:rPr>
          <w:rStyle w:val="afffff0"/>
          <w:rtl/>
        </w:rPr>
        <w:t xml:space="preserve"> </w:t>
      </w:r>
      <w:r w:rsidRPr="00464129">
        <w:rPr>
          <w:rStyle w:val="afffff0"/>
          <w:rFonts w:hint="cs"/>
          <w:rtl/>
        </w:rPr>
        <w:t>'</w:t>
      </w:r>
      <w:r w:rsidRPr="00464129">
        <w:rPr>
          <w:rStyle w:val="afffff0"/>
          <w:rtl/>
        </w:rPr>
        <w:t>במים</w:t>
      </w:r>
      <w:r w:rsidRPr="00464129">
        <w:rPr>
          <w:rStyle w:val="afffff0"/>
          <w:rFonts w:hint="cs"/>
          <w:rtl/>
        </w:rPr>
        <w:t>'</w:t>
      </w:r>
      <w:r w:rsidRPr="00464129">
        <w:rPr>
          <w:rStyle w:val="afffff0"/>
          <w:rtl/>
        </w:rPr>
        <w:t xml:space="preserve"> </w:t>
      </w:r>
      <w:r>
        <w:rPr>
          <w:rtl/>
        </w:rPr>
        <w:t>- ולא במזוג, הא אפי' ביין ואפי' במזוג.</w:t>
      </w:r>
    </w:p>
    <w:p>
      <w:pPr>
        <w:pStyle w:val="38"/>
        <w:rPr>
          <w:ins w:id="100553" w:author="מנוע מכני" w:date="2026-10-11T12:04:39Z"/>
        </w:rPr>
      </w:pPr>
      <w:r>
        <w:t>רב"</w:t>
      </w:r>
      <w:r>
        <w:t>ע</w:t>
      </w:r>
      <w:r>
        <w:t xml:space="preserve">:</w:t>
      </w:r>
    </w:p>
    <w:p w:rsidR="00DA63EC" w:rsidRDefault="00DA63EC" w:rsidP="00DA63EC">
      <w:pPr>
        <w:tabs>
          <w:tab w:val="left" w:pos="0"/>
        </w:tabs>
        <w:rPr>
          <w:rtl/>
        </w:rPr>
      </w:pPr>
      <w:del w:id="100554" w:author="מנוע מכני" w:date="2026-10-11T12:04:39Z">
        <w:r>
          <w:rPr>
            <w:rtl/>
          </w:rPr>
          <w:delText xml:space="preserve"> </w:delText>
        </w:r>
      </w:del>
      <w:r>
        <w:rPr>
          <w:rtl/>
        </w:rPr>
        <w:t xml:space="preserve">ל"</w:t>
      </w:r>
      <w:r>
        <w:rPr>
          <w:rFonts w:hint="cs"/>
          <w:rtl/>
        </w:rPr>
        <w:t xml:space="preserve">צ </w:t>
      </w:r>
      <w:r>
        <w:rPr>
          <w:rtl/>
        </w:rPr>
        <w:t>אלא לדמר: מריקה ושטיפה בצונן, הא אפי' בחמין.</w:t>
      </w:r>
    </w:p>
    <w:p>
      <w:pPr>
        <w:pStyle w:val="38"/>
        <w:rPr>
          <w:ins w:id="100555" w:author="מנוע מכני" w:date="2026-10-11T12:04:39Z"/>
        </w:rPr>
      </w:pPr>
      <w:r>
        <w:lastRenderedPageBreak/>
        <w:t xml:space="preserve">ואפי' </w:t>
      </w:r>
      <w:r>
        <w:lastRenderedPageBreak/>
        <w:t xml:space="preserve">ל</w:t>
      </w:r>
      <w:r>
        <w:t xml:space="preserve">מ"ד</w:t>
      </w:r>
      <w:r>
        <w:t xml:space="preserve">:</w:t>
      </w:r>
    </w:p>
    <w:p w:rsidR="00DA63EC" w:rsidRDefault="00DA63EC" w:rsidP="00DA63EC">
      <w:pPr>
        <w:tabs>
          <w:tab w:val="left" w:pos="0"/>
        </w:tabs>
        <w:rPr>
          <w:rtl/>
        </w:rPr>
      </w:pPr>
      <w:del w:id="100556" w:author="מנוע מכני" w:date="2026-10-11T12:04:39Z">
        <w:r>
          <w:rPr>
            <w:rtl/>
          </w:rPr>
          <w:delText xml:space="preserve"> </w:delText>
        </w:r>
      </w:del>
      <w:r>
        <w:rPr>
          <w:rtl/>
        </w:rPr>
        <w:t xml:space="preserve">מריקה בחמין ושטיפה בצונן, </w:t>
      </w:r>
      <w:r>
        <w:rPr>
          <w:rFonts w:hint="cs"/>
          <w:rtl/>
        </w:rPr>
        <w:t>-</w:t>
      </w:r>
      <w:r>
        <w:rPr>
          <w:rtl/>
        </w:rPr>
        <w:t xml:space="preserve"> שטיפה </w:t>
      </w:r>
      <w:ins w:id="90291" w:author="Claude - סמנטי" w:date="2026-10-11T12:26:16Z">
        <w:r>
          <w:rPr>
            <w:rtl/>
          </w:rPr>
          <w:t xml:space="preserve">יתירה</w:t>
        </w:r>
      </w:ins>
      <w:del w:id="90292" w:author="Claude - סמנטי" w:date="2026-10-11T12:26:16Z">
        <w:r>
          <w:rPr>
            <w:rtl/>
          </w:rPr>
          <w:delText xml:space="preserve">יתירתא</w:delText>
        </w:r>
      </w:del>
      <w:r>
        <w:rPr>
          <w:rtl/>
        </w:rPr>
        <w:t xml:space="preserve">.</w:t>
      </w:r>
    </w:p>
    <w:p w:rsidR="00DA63EC" w:rsidRDefault="00DA63EC" w:rsidP="00DA63EC">
      <w:pPr>
        <w:pStyle w:val="affffd"/>
        <w:rPr>
          <w:rtl/>
        </w:rPr>
      </w:pPr>
      <w:r>
        <w:rPr>
          <w:rtl/>
        </w:rPr>
        <w:t>׹</w:t>
      </w:r>
    </w:p>
    <w:p>
      <w:pPr>
        <w:pStyle w:val="MishnaBatzad"/>
        <w:rPr>
          <w:ins w:id="20446" w:author="קלוד" w:date="2026-10-11T09:07:24Z"/>
        </w:rPr>
      </w:pPr>
      <w:ins w:id="20445" w:author="קלוד" w:date="2026-10-11T09:07:24Z">
        <w:r>
          <w:t xml:space="preserve">משנה ז</w:t>
        </w:r>
      </w:ins>
    </w:p>
    <w:p w:rsidR="00DA63EC" w:rsidRPr="000A334C" w:rsidRDefault="00DA63EC" w:rsidP="003B6D22">
      <w:pPr>
        <w:pStyle w:val="afff9"/>
        <w:rPr>
          <w:del w:id="20284" w:author="קלוד" w:date="2026-10-11T09:07:24Z"/>
          <w:rtl/>
        </w:rPr>
      </w:pPr>
      <w:del w:id="20283" w:author="קלוד" w:date="2026-10-11T09:07:24Z">
        <w:r w:rsidRPr="000A334C">
          <w:rPr>
            <w:rtl/>
          </w:rPr>
          <w:delText xml:space="preserve">מתני'.</w:delText>
        </w:r>
      </w:del>
    </w:p>
    <w:p w:rsidR="00DA63EC" w:rsidRPr="000A334C" w:rsidRDefault="00DA63EC" w:rsidP="003B6D22">
      <w:pPr>
        <w:pStyle w:val="afff9"/>
        <w:spacing w:before="120"/>
        <w:rPr>
          <w:rtl/>
        </w:rPr>
        <w:pPrChange w:id="90055" w:author="קלוד" w:date="2026-10-11T12:09:42Z">
          <w:pPr>
            <w:pStyle w:val="afff9"/>
          </w:pPr>
        </w:pPrChange>
      </w:pPr>
      <w:r>
        <w:rPr>
          <w:rStyle w:val="TanaimMishna"/>
          <w:rtl/>
          <w:rPrChange w:id="20053" w:author="קלוד" w:date="2026-10-11T09:07:24Z">
            <w:rPr>
              <w:rtl/>
            </w:rPr>
          </w:rPrChange>
        </w:rPr>
        <w:t xml:space="preserve">רבי טרפון</w:t>
      </w:r>
      <w:r>
        <w:rPr>
          <w:rtl/>
        </w:rPr>
        <w:t xml:space="preserve"> אומר</w:t>
      </w:r>
      <w:r>
        <w:rPr>
          <w:rStyle w:val="TanaimMishna"/>
          <w:rtl/>
          <w:rPrChange w:id="102878" w:author="Claude" w:date="2026-10-11T09:07:44Z">
            <w:rPr>
              <w:rtl/>
            </w:rPr>
          </w:rPrChange>
        </w:rPr>
        <w:t xml:space="preserve">:</w:t>
      </w:r>
      <w:r>
        <w:rPr>
          <w:rtl/>
        </w:rPr>
        <w:t xml:space="preserve"> בישל מתחילת הרגל יבשל בו כל הרגל, </w:t>
      </w:r>
    </w:p>
    <w:p w:rsidR="00DA63EC" w:rsidRPr="000A334C" w:rsidRDefault="00DA63EC" w:rsidP="003B6D22">
      <w:pPr>
        <w:pStyle w:val="afff9"/>
        <w:rPr>
          <w:rtl/>
        </w:rPr>
      </w:pPr>
      <w:r w:rsidRPr="000A334C">
        <w:rPr>
          <w:rtl/>
        </w:rPr>
        <w:t>וחכ"א: עד זמן אכילה מריקה ושטיפה.</w:t>
      </w:r>
    </w:p>
    <w:p w:rsidR="00DA63EC" w:rsidRPr="000A334C" w:rsidRDefault="00DA63EC" w:rsidP="003B6D22">
      <w:pPr>
        <w:pStyle w:val="afff9"/>
        <w:rPr>
          <w:rtl/>
        </w:rPr>
      </w:pPr>
      <w:r w:rsidRPr="000A334C">
        <w:rPr>
          <w:rtl/>
        </w:rPr>
        <w:t>מריקה - כמריקת הכוס, ושטיפה - כשטיפת הכוס.</w:t>
      </w:r>
    </w:p>
    <w:p w:rsidR="00DA63EC" w:rsidRPr="000A334C" w:rsidRDefault="00DA63EC" w:rsidP="003B6D22">
      <w:pPr>
        <w:pStyle w:val="afff9"/>
        <w:rPr>
          <w:rtl/>
        </w:rPr>
      </w:pPr>
      <w:r w:rsidRPr="000A334C">
        <w:rPr>
          <w:rtl/>
        </w:rPr>
        <w:t>מריקה ושטיפה בצונן.</w:t>
      </w:r>
    </w:p>
    <w:p w:rsidR="00DA63EC" w:rsidRDefault="00DA63EC" w:rsidP="00DA63EC">
      <w:pPr>
        <w:pStyle w:val="afff3"/>
        <w:framePr w:wrap="around"/>
        <w:rPr>
          <w:rtl/>
        </w:rPr>
      </w:pPr>
      <w:r>
        <w:rPr>
          <w:rFonts w:hint="cs"/>
          <w:rtl/>
        </w:rPr>
        <w:t>צז.</w:t>
      </w:r>
    </w:p>
    <w:p>
      <w:pPr>
        <w:pStyle w:val="MishnaBatzad"/>
        <w:rPr>
          <w:ins w:id="20448" w:author="קלוד" w:date="2026-10-11T09:07:24Z"/>
        </w:rPr>
      </w:pPr>
      <w:ins w:id="20447" w:author="קלוד" w:date="2026-10-11T09:07:24Z">
        <w:r>
          <w:t xml:space="preserve">משנה ז</w:t>
        </w:r>
      </w:ins>
    </w:p>
    <w:p w:rsidR="00DA63EC" w:rsidRPr="000A334C" w:rsidRDefault="00DA63EC" w:rsidP="003B6D22">
      <w:pPr>
        <w:pStyle w:val="afff9"/>
        <w:rPr>
          <w:rtl/>
        </w:rPr>
      </w:pPr>
      <w:r w:rsidRPr="000A334C">
        <w:rPr>
          <w:rtl/>
        </w:rPr>
        <w:t>השפוד והאסכלא מגעילן בחמין.</w:t>
      </w:r>
    </w:p>
    <w:p w:rsidR="00DA63EC" w:rsidRDefault="00DA63EC" w:rsidP="00DA63EC">
      <w:pPr>
        <w:pStyle w:val="affffd"/>
        <w:rPr>
          <w:rtl/>
        </w:rPr>
      </w:pPr>
      <w:r>
        <w:rPr>
          <w:rtl/>
        </w:rPr>
        <w:t>׹</w:t>
      </w:r>
    </w:p>
    <w:p>
      <w:pPr>
        <w:pStyle w:val="afffff8"/>
        <w:rPr>
          <w:ins w:id="90153" w:author="קלוד" w:date="2026-10-11T12:29:36Z"/>
        </w:rPr>
      </w:pPr>
      <w:ins w:id="90154" w:author="קלוד" w:date="2026-10-11T12:29:36Z">
        <w:r>
          <w:rPr>
            <w:color w:val="7B3F00"/>
          </w:rPr>
          <w:t xml:space="preserve">טעם ר"ט - 'בקר' אחד לכל הרגל</w:t>
        </w:r>
      </w:ins>
    </w:p>
    <w:p w:rsidR="00DA63EC" w:rsidRDefault="00DA63EC" w:rsidP="00DA63EC">
      <w:pPr>
        <w:tabs>
          <w:tab w:val="left" w:pos="0"/>
        </w:tabs>
        <w:rPr>
          <w:rtl/>
        </w:rPr>
      </w:pPr>
      <w:r>
        <w:rPr>
          <w:rtl/>
        </w:rPr>
        <w:t xml:space="preserve">טעמא </w:t>
      </w:r>
      <w:r>
        <w:rPr>
          <w:rStyle w:val="2fb"/>
          <w:rtl/>
        </w:rPr>
        <w:t xml:space="preserve">דר"ט</w:t>
      </w:r>
      <w:r>
        <w:rPr>
          <w:rtl/>
        </w:rPr>
        <w:t xml:space="preserve">? </w:t>
      </w:r>
      <w:r w:rsidRPr="0046594B">
        <w:rPr>
          <w:rStyle w:val="afffff0"/>
          <w:rtl/>
        </w:rPr>
        <w:t>ד</w:t>
      </w:r>
      <w:r w:rsidRPr="0046594B">
        <w:rPr>
          <w:rStyle w:val="afffff0"/>
          <w:rFonts w:hint="cs"/>
          <w:rtl/>
        </w:rPr>
        <w:t>'</w:t>
      </w:r>
      <w:r w:rsidRPr="0046594B">
        <w:rPr>
          <w:rStyle w:val="afffff0"/>
          <w:rtl/>
        </w:rPr>
        <w:t>ופנית בבקר והלכת לאהלך</w:t>
      </w:r>
      <w:r w:rsidRPr="0046594B">
        <w:rPr>
          <w:rStyle w:val="afffff0"/>
          <w:rFonts w:hint="cs"/>
          <w:rtl/>
        </w:rPr>
        <w:t>'</w:t>
      </w:r>
      <w:r w:rsidRPr="0046594B">
        <w:rPr>
          <w:rStyle w:val="afffff0"/>
          <w:rtl/>
        </w:rPr>
        <w:t>,</w:t>
      </w:r>
      <w:r>
        <w:rPr>
          <w:rtl/>
        </w:rPr>
        <w:t xml:space="preserve"> הכתוב עשאו לכולן בקר אחד.</w:t>
      </w:r>
    </w:p>
    <w:p>
      <w:pPr>
        <w:pStyle w:val="38"/>
        <w:rPr>
          <w:ins w:id="100557" w:author="מנוע מכני" w:date="2026-10-11T12:04:39Z"/>
        </w:rPr>
      </w:pPr>
      <w:r>
        <w:t xml:space="preserve">מתקיף </w:t>
      </w:r>
      <w:r>
        <w:t>ראבר</w:t>
      </w:r>
      <w:r>
        <w:t>"</w:t>
      </w:r>
      <w:r>
        <w:t>א</w:t>
      </w:r>
      <w:r>
        <w:t xml:space="preserve">:</w:t>
      </w:r>
    </w:p>
    <w:p w:rsidR="00DA63EC" w:rsidRDefault="00DA63EC" w:rsidP="00DA63EC">
      <w:pPr>
        <w:tabs>
          <w:tab w:val="left" w:pos="0"/>
        </w:tabs>
        <w:rPr>
          <w:rtl/>
        </w:rPr>
      </w:pPr>
      <w:del w:id="100558" w:author="מנוע מכני" w:date="2026-10-11T12:04:39Z">
        <w:r>
          <w:rPr>
            <w:rtl/>
          </w:rPr>
          <w:delText xml:space="preserve"> </w:delText>
        </w:r>
      </w:del>
      <w:r>
        <w:rPr>
          <w:rtl/>
        </w:rPr>
        <w:t xml:space="preserve">וכי אין פיגול ברגל ואין נותר ברגל? וכי </w:t>
      </w:r>
      <w:ins w:id="96749" w:author="מנוע מכני" w:date="2026-10-11T12:04:39Z">
        <w:r>
          <w:rPr>
            <w:rtl/>
          </w:rPr>
          <w:t xml:space="preserve">תאמר</w:t>
        </w:r>
      </w:ins>
      <w:del w:id="96750" w:author="מנוע מכני" w:date="2026-10-11T12:04:39Z">
        <w:r>
          <w:rPr>
            <w:rtl/>
          </w:rPr>
          <w:delText xml:space="preserve">תימא</w:delText>
        </w:r>
      </w:del>
      <w:r>
        <w:rPr>
          <w:rtl/>
        </w:rPr>
        <w:t xml:space="preserve"> </w:t>
      </w:r>
      <w:r>
        <w:rPr>
          <w:rtl/>
        </w:rPr>
        <w:t xml:space="preserve">ה"נ</w:t>
      </w:r>
      <w:r>
        <w:rPr>
          <w:rtl/>
        </w:rPr>
        <w:t xml:space="preserve">, </w:t>
      </w:r>
    </w:p>
    <w:p>
      <w:pPr>
        <w:pStyle w:val="38"/>
        <w:rPr>
          <w:ins w:id="100559" w:author="מנוע מכני" w:date="2026-10-11T12:04:39Z"/>
        </w:rPr>
      </w:pPr>
      <w:r>
        <w:t xml:space="preserve">והתניא, ר' נתן</w:t>
      </w:r>
      <w:del w:id="101705" w:author="מנוע מכני" w:date="2026-10-11T12:04:39Z">
        <w:r>
          <w:delText xml:space="preserve"> אומר</w:delText>
        </w:r>
      </w:del>
      <w:r>
        <w:t xml:space="preserve">:</w:t>
      </w:r>
    </w:p>
    <w:p w:rsidR="00DA63EC" w:rsidRDefault="00DA63EC" w:rsidP="00DA63EC">
      <w:pPr>
        <w:tabs>
          <w:tab w:val="left" w:pos="0"/>
        </w:tabs>
        <w:rPr>
          <w:rtl/>
        </w:rPr>
      </w:pPr>
      <w:del w:id="100560" w:author="מנוע מכני" w:date="2026-10-11T12:04:39Z">
        <w:r>
          <w:rPr>
            <w:rtl/>
          </w:rPr>
          <w:delText xml:space="preserve"> </w:delText>
        </w:r>
      </w:del>
      <w:r>
        <w:rPr>
          <w:rtl/>
        </w:rPr>
        <w:t xml:space="preserve">לא</w:t>
      </w:r>
      <w:r>
        <w:rPr>
          <w:rtl/>
        </w:rPr>
        <w:t xml:space="preserve"> </w:t>
      </w:r>
      <w:r>
        <w:rPr>
          <w:rtl/>
        </w:rPr>
        <w:t xml:space="preserve">אמר</w:t>
      </w:r>
      <w:r>
        <w:rPr>
          <w:rtl/>
        </w:rPr>
        <w:t xml:space="preserve"> </w:t>
      </w:r>
      <w:r>
        <w:rPr>
          <w:rStyle w:val="2fb"/>
          <w:rtl/>
        </w:rPr>
        <w:t xml:space="preserve">ר"ט</w:t>
      </w:r>
      <w:r>
        <w:rPr>
          <w:rtl/>
        </w:rPr>
        <w:t xml:space="preserve"> אלא זו בלבד! אלא </w:t>
      </w:r>
      <w:r>
        <w:rPr>
          <w:rStyle w:val="2fb"/>
          <w:rtl/>
        </w:rPr>
        <w:t xml:space="preserve">כדר"נ</w:t>
      </w:r>
      <w:r>
        <w:rPr>
          <w:rtl/>
        </w:rPr>
        <w:t xml:space="preserve"> </w:t>
      </w:r>
      <w:r>
        <w:rPr>
          <w:rStyle w:val="2fb"/>
          <w:rFonts w:hint="cs"/>
          <w:rtl/>
        </w:rPr>
        <w:t>מרב</w:t>
      </w:r>
      <w:r>
        <w:rPr>
          <w:rStyle w:val="2fb"/>
          <w:rtl/>
        </w:rPr>
        <w:t>"</w:t>
      </w:r>
      <w:r>
        <w:rPr>
          <w:rStyle w:val="2fb"/>
          <w:rFonts w:hint="cs"/>
          <w:rtl/>
        </w:rPr>
        <w:t>א</w:t>
      </w:r>
      <w:r>
        <w:rPr>
          <w:rtl/>
        </w:rPr>
        <w:t xml:space="preserve">: </w:t>
      </w:r>
      <w:r>
        <w:rPr>
          <w:rFonts w:hint="cs"/>
          <w:rtl/>
        </w:rPr>
        <w:t>ד</w:t>
      </w:r>
      <w:r>
        <w:rPr>
          <w:rtl/>
        </w:rPr>
        <w:t>כל יום ויום נעשה גיעול לחבירו.</w:t>
      </w:r>
    </w:p>
    <w:p w:rsidR="00DA63EC" w:rsidRDefault="00DA63EC" w:rsidP="00DA63EC">
      <w:pPr>
        <w:pStyle w:val="affffd"/>
        <w:rPr>
          <w:del w:id="90144" w:author="מנוע עיצוב" w:date="2026-10-11T12:09:26Z"/>
          <w:rtl/>
        </w:rPr>
      </w:pPr>
      <w:del w:id="90143" w:author="מנוע עיצוב" w:date="2026-10-11T12:09:26Z">
        <w:r>
          <w:rPr>
            <w:rtl/>
          </w:rPr>
          <w:delText xml:space="preserve">׹</w:delText>
        </w:r>
      </w:del>
    </w:p>
    <w:p w:rsidR="00DA63EC" w:rsidRDefault="00DA63EC" w:rsidP="00DA63EC">
      <w:pPr>
        <w:pStyle w:val="affff1"/>
        <w:ind w:end="0"/>
        <w:rPr>
          <w:rtl/>
        </w:rPr>
        <w:pPrChange w:id="20143" w:author="קלוד" w:date="2026-10-11T09:07:24Z">
          <w:pPr>
            <w:pStyle w:val="affff1"/>
            <w:rPr>
              <w:rtl/>
            </w:rPr>
          </w:pPr>
        </w:pPrChange>
      </w:pPr>
      <w:ins w:id="9880" w:author="מספור קטעי משנה" w:date="2026-10-11T09:35:09Z">
        <w:r>
          <w:rPr>
            <w:rStyle w:val="MisparKeta"/>
          </w:rPr>
          <w:t xml:space="preserve">ב. </w:t>
        </w:r>
      </w:ins>
      <w:r>
        <w:rPr>
          <w:rtl/>
        </w:rPr>
        <w:t>וחכ"א: עד זמן אכילה כו'.</w:t>
      </w:r>
    </w:p>
    <w:p>
      <w:pPr>
        <w:pStyle w:val="38"/>
        <w:rPr>
          <w:ins w:id="100561" w:author="מנוע מכני" w:date="2026-10-11T12:04:39Z"/>
        </w:rPr>
      </w:pPr>
      <w:r>
        <w:t>רנמרב</w:t>
      </w:r>
      <w:r>
        <w:t>"</w:t>
      </w:r>
      <w:r>
        <w:t xml:space="preserve">א </w:t>
      </w:r>
      <w:r>
        <w:t xml:space="preserve">ה</w:t>
      </w:r>
      <w:r>
        <w:t>"</w:t>
      </w:r>
      <w:r>
        <w:t>ק</w:t>
      </w:r>
      <w:r>
        <w:t xml:space="preserve">:</w:t>
      </w:r>
    </w:p>
    <w:p w:rsidR="00DA63EC" w:rsidRDefault="00DA63EC" w:rsidP="00DA63EC">
      <w:pPr>
        <w:tabs>
          <w:tab w:val="left" w:pos="0"/>
        </w:tabs>
        <w:rPr>
          <w:rtl/>
        </w:rPr>
      </w:pPr>
      <w:del w:id="100562" w:author="מנוע מכני" w:date="2026-10-11T12:04:39Z">
        <w:r>
          <w:rPr>
            <w:rtl/>
          </w:rPr>
          <w:delText xml:space="preserve"> </w:delText>
        </w:r>
      </w:del>
      <w:r>
        <w:rPr>
          <w:rtl/>
        </w:rPr>
        <w:t xml:space="preserve">ממתין לה עד זמן אכילה, </w:t>
      </w:r>
      <w:ins w:id="91897" w:author="מנוע מכני" w:date="2026-10-11T12:04:39Z">
        <w:r>
          <w:rPr>
            <w:rtl/>
          </w:rPr>
          <w:t xml:space="preserve">ואח"כ</w:t>
        </w:r>
      </w:ins>
      <w:del w:id="91898" w:author="מנוע מכני" w:date="2026-10-11T12:04:39Z">
        <w:r>
          <w:rPr>
            <w:rtl/>
          </w:rPr>
          <w:delText xml:space="preserve">והדר</w:delText>
        </w:r>
      </w:del>
      <w:r>
        <w:rPr>
          <w:rtl/>
        </w:rPr>
        <w:t xml:space="preserve"> </w:t>
      </w:r>
      <w:ins w:id="96485" w:author="מנוע מכני" w:date="2026-10-11T12:04:39Z">
        <w:r>
          <w:rPr>
            <w:rtl/>
          </w:rPr>
          <w:t xml:space="preserve">עשה</w:t>
        </w:r>
      </w:ins>
      <w:del w:id="96486" w:author="מנוע מכני" w:date="2026-10-11T12:04:39Z">
        <w:r>
          <w:rPr>
            <w:rtl/>
          </w:rPr>
          <w:delText xml:space="preserve">עביד</w:delText>
        </w:r>
      </w:del>
      <w:r>
        <w:rPr>
          <w:rtl/>
        </w:rPr>
        <w:t xml:space="preserve"> לה מריקה ושטיפה.</w:t>
      </w:r>
    </w:p>
    <w:p>
      <w:pPr>
        <w:pStyle w:val="38"/>
        <w:rPr>
          <w:ins w:id="100563" w:author="מנוע מכני" w:date="2026-10-11T12:04:39Z"/>
        </w:rPr>
      </w:pPr>
      <w:r>
        <w:t>כרי</w:t>
      </w:r>
      <w:r>
        <w:t>"</w:t>
      </w:r>
      <w:r>
        <w:t>ו מאיב</w:t>
      </w:r>
      <w:r>
        <w:t>"</w:t>
      </w:r>
      <w:r>
        <w:t>א</w:t>
      </w:r>
      <w:r>
        <w:t>:</w:t>
      </w:r>
    </w:p>
    <w:p w:rsidR="00DA63EC" w:rsidRDefault="00DA63EC" w:rsidP="00DA63EC">
      <w:pPr>
        <w:tabs>
          <w:tab w:val="left" w:pos="0"/>
        </w:tabs>
        <w:rPr>
          <w:rtl/>
        </w:rPr>
      </w:pPr>
      <w:del w:id="100564" w:author="מנוע מכני" w:date="2026-10-11T12:04:39Z">
        <w:r w:rsidRPr="00464129">
          <w:rPr>
            <w:rStyle w:val="afffff0"/>
            <w:rtl/>
          </w:rPr>
          <w:delText xml:space="preserve"> </w:delText>
        </w:r>
      </w:del>
      <w:r w:rsidRPr="00464129">
        <w:rPr>
          <w:rStyle w:val="afffff0"/>
          <w:rFonts w:hint="cs"/>
          <w:rtl/>
        </w:rPr>
        <w:t>'</w:t>
      </w:r>
      <w:ins w:id="91051" w:author="Claude - סמנטי" w:date="2026-10-11T12:26:16Z">
        <w:r>
          <w:rPr>
            <w:rStyle w:val="afffff0"/>
            <w:rtl/>
          </w:rPr>
          <w:t xml:space="preserve">וּמוֹרַק וְשׁוּטַּף</w:t>
        </w:r>
      </w:ins>
      <w:del w:id="91052" w:author="Claude - סמנטי" w:date="2026-10-11T12:26:16Z">
        <w:r w:rsidRPr="00464129">
          <w:rPr>
            <w:rStyle w:val="afffff0"/>
            <w:rtl/>
          </w:rPr>
          <w:delText xml:space="preserve">ומורק ושוטף</w:delText>
        </w:r>
      </w:del>
      <w:r w:rsidRPr="00464129">
        <w:rPr>
          <w:rStyle w:val="afffff0"/>
          <w:rFonts w:hint="cs"/>
          <w:rtl/>
        </w:rPr>
        <w:t>'</w:t>
      </w:r>
      <w:r w:rsidRPr="00464129">
        <w:rPr>
          <w:rStyle w:val="afffff0"/>
          <w:rtl/>
        </w:rPr>
        <w:t>,</w:t>
      </w:r>
      <w:r>
        <w:rPr>
          <w:rtl/>
        </w:rPr>
        <w:t xml:space="preserve"> וכתיב:</w:t>
      </w:r>
      <w:r w:rsidRPr="00464129">
        <w:rPr>
          <w:rStyle w:val="afffff0"/>
          <w:rtl/>
        </w:rPr>
        <w:t xml:space="preserve"> </w:t>
      </w:r>
      <w:r w:rsidRPr="00464129">
        <w:rPr>
          <w:rStyle w:val="afffff0"/>
          <w:rFonts w:hint="cs"/>
          <w:rtl/>
        </w:rPr>
        <w:t>'</w:t>
      </w:r>
      <w:ins w:id="91049" w:author="Claude - סמנטי" w:date="2026-10-11T12:26:16Z">
        <w:r>
          <w:rPr>
            <w:rStyle w:val="afffff0"/>
            <w:rtl/>
          </w:rPr>
          <w:t xml:space="preserve">כָּל זָכָר בַּכֹּהֲנִים יֹאכַל</w:t>
        </w:r>
      </w:ins>
      <w:del w:id="91050" w:author="Claude - סמנטי" w:date="2026-10-11T12:26:16Z">
        <w:r w:rsidRPr="00464129">
          <w:rPr>
            <w:rStyle w:val="afffff0"/>
            <w:rtl/>
          </w:rPr>
          <w:delText xml:space="preserve">כל זכר בכהנים יאכל</w:delText>
        </w:r>
      </w:del>
      <w:r w:rsidRPr="00464129">
        <w:rPr>
          <w:rStyle w:val="afffff0"/>
          <w:rFonts w:hint="cs"/>
          <w:rtl/>
        </w:rPr>
        <w:t>'</w:t>
      </w:r>
      <w:r w:rsidRPr="00464129">
        <w:rPr>
          <w:rStyle w:val="afffff0"/>
          <w:rtl/>
        </w:rPr>
        <w:t>,</w:t>
      </w:r>
      <w:r>
        <w:rPr>
          <w:rtl/>
        </w:rPr>
        <w:t xml:space="preserve"> הא כיצד? ממתין לה עד זמן אכילה, </w:t>
      </w:r>
      <w:ins w:id="91899" w:author="מנוע מכני" w:date="2026-10-11T12:04:39Z">
        <w:r>
          <w:rPr>
            <w:rtl/>
          </w:rPr>
          <w:t xml:space="preserve">ואח"כ</w:t>
        </w:r>
      </w:ins>
      <w:del w:id="91900" w:author="מנוע מכני" w:date="2026-10-11T12:04:39Z">
        <w:r>
          <w:rPr>
            <w:rtl/>
          </w:rPr>
          <w:delText xml:space="preserve">והדר</w:delText>
        </w:r>
      </w:del>
      <w:r>
        <w:rPr>
          <w:rtl/>
        </w:rPr>
        <w:t xml:space="preserve"> </w:t>
      </w:r>
      <w:ins w:id="96487" w:author="מנוע מכני" w:date="2026-10-11T12:04:39Z">
        <w:r>
          <w:rPr>
            <w:rtl/>
          </w:rPr>
          <w:t xml:space="preserve">עשה</w:t>
        </w:r>
      </w:ins>
      <w:del w:id="96488" w:author="מנוע מכני" w:date="2026-10-11T12:04:39Z">
        <w:r>
          <w:rPr>
            <w:rtl/>
          </w:rPr>
          <w:delText xml:space="preserve">עביד</w:delText>
        </w:r>
      </w:del>
      <w:r>
        <w:rPr>
          <w:rtl/>
        </w:rPr>
        <w:t xml:space="preserve"> לה מריקה ושטיפה.</w:t>
      </w:r>
    </w:p>
    <w:p w:rsidR="00DA63EC" w:rsidRDefault="00DA63EC" w:rsidP="00DA63EC">
      <w:pPr>
        <w:pStyle w:val="affffd"/>
        <w:rPr>
          <w:rtl/>
        </w:rPr>
      </w:pPr>
      <w:r>
        <w:rPr>
          <w:rtl/>
        </w:rPr>
        <w:t>׹</w:t>
      </w:r>
    </w:p>
    <w:p>
      <w:pPr>
        <w:pStyle w:val="afffff8"/>
        <w:rPr>
          <w:ins w:id="90151" w:author="קלוד" w:date="2026-10-11T12:29:36Z"/>
        </w:rPr>
      </w:pPr>
      <w:ins w:id="90152" w:author="קלוד" w:date="2026-10-11T12:29:36Z">
        <w:r>
          <w:rPr>
            <w:color w:val="7B3F00"/>
          </w:rPr>
          <w:t xml:space="preserve">מריקה כמריקת הכוס - בצונן או בחמין?</w:t>
        </w:r>
      </w:ins>
    </w:p>
    <w:p w:rsidR="00DA63EC" w:rsidRDefault="00DA63EC" w:rsidP="00DA63EC">
      <w:pPr>
        <w:tabs>
          <w:tab w:val="left" w:pos="0"/>
        </w:tabs>
        <w:rPr>
          <w:rtl/>
        </w:rPr>
      </w:pPr>
      <w:r>
        <w:rPr>
          <w:rtl/>
        </w:rPr>
        <w:t>מריקה - כמריקת הכוס, שטיפה - כשטיפת הכוס.</w:t>
      </w:r>
    </w:p>
    <w:p>
      <w:pPr>
        <w:pStyle w:val="38"/>
        <w:rPr>
          <w:ins w:id="100566" w:author="מנוע מכני" w:date="2026-10-11T12:04:39Z"/>
        </w:rPr>
      </w:pPr>
      <w:del w:id="100565" w:author="מנוע מכני" w:date="2026-10-11T12:04:39Z">
        <w:r>
          <w:delText xml:space="preserve">•</w:delText>
        </w:r>
      </w:del>
      <w:r>
        <w:t xml:space="preserve"> </w:t>
      </w:r>
      <w:r w:rsidRPr="00891B40">
        <w:t>ת"ר</w:t>
      </w:r>
      <w:r>
        <w:t xml:space="preserve">:</w:t>
      </w:r>
    </w:p>
    <w:p w:rsidR="00DA63EC" w:rsidRDefault="00DA63EC" w:rsidP="00DA63EC">
      <w:pPr>
        <w:tabs>
          <w:tab w:val="left" w:pos="0"/>
        </w:tabs>
        <w:rPr>
          <w:rtl/>
        </w:rPr>
      </w:pPr>
      <w:del w:id="100567" w:author="מנוע מכני" w:date="2026-10-11T12:04:39Z">
        <w:r>
          <w:rPr>
            <w:rtl/>
          </w:rPr>
          <w:delText xml:space="preserve"> </w:delText>
        </w:r>
      </w:del>
      <w:r>
        <w:rPr>
          <w:rStyle w:val="2fb"/>
          <w:rFonts w:hint="cs"/>
          <w:rtl/>
        </w:rPr>
        <w:t xml:space="preserve">לרבי</w:t>
      </w:r>
      <w:r>
        <w:rPr>
          <w:rFonts w:hint="cs"/>
          <w:rtl/>
        </w:rPr>
        <w:t xml:space="preserve">: </w:t>
      </w:r>
      <w:r>
        <w:rPr>
          <w:rtl/>
        </w:rPr>
        <w:t>מריקה ושטיפה בצונן</w:t>
      </w:r>
      <w:r>
        <w:rPr>
          <w:rFonts w:hint="cs"/>
          <w:rtl/>
        </w:rPr>
        <w:t xml:space="preserve">-</w:t>
      </w:r>
      <w:ins w:id="95075" w:author="מנוע מכני" w:date="2026-10-11T12:04:39Z">
        <w:r>
          <w:rPr>
            <w:rFonts w:hint="cs"/>
            <w:rtl/>
          </w:rPr>
          <w:t xml:space="preserve"> </w:t>
        </w:r>
      </w:ins>
      <w:del w:id="95076" w:author="מנוע מכני" w:date="2026-10-11T12:04:39Z">
        <w:r>
          <w:rPr>
            <w:rFonts w:hint="cs"/>
            <w:rtl/>
          </w:rPr>
          <w:delText xml:space="preserve">  </w:delText>
        </w:r>
      </w:del>
      <w:r>
        <w:rPr>
          <w:rFonts w:hint="cs"/>
          <w:rtl/>
        </w:rPr>
        <w:t xml:space="preserve">והיינו למריקה ושטיפה </w:t>
      </w:r>
      <w:ins w:id="96751" w:author="מנוע מכני" w:date="2026-10-11T12:04:39Z">
        <w:r>
          <w:rPr>
            <w:rFonts w:hint="cs"/>
            <w:rtl/>
          </w:rPr>
          <w:t xml:space="preserve">דאחר</w:t>
        </w:r>
      </w:ins>
      <w:del w:id="96752" w:author="מנוע מכני" w:date="2026-10-11T12:04:39Z">
        <w:r>
          <w:rPr>
            <w:rFonts w:hint="cs"/>
            <w:rtl/>
          </w:rPr>
          <w:delText xml:space="preserve">דבתר</w:delText>
        </w:r>
      </w:del>
      <w:r>
        <w:rPr>
          <w:rFonts w:hint="cs"/>
          <w:rtl/>
        </w:rPr>
        <w:t xml:space="preserve"> הגעלה]</w:t>
      </w:r>
    </w:p>
    <w:p w:rsidR="00DA63EC" w:rsidRDefault="00DA63EC" w:rsidP="00DA63EC">
      <w:pPr>
        <w:tabs>
          <w:tab w:val="left" w:pos="0"/>
        </w:tabs>
        <w:rPr>
          <w:rtl/>
        </w:rPr>
      </w:pPr>
      <w:r>
        <w:rPr>
          <w:rtl/>
        </w:rPr>
        <w:t>וחכמים אומרים: מריקה בחמין, ושטיפה בצונן.</w:t>
      </w:r>
      <w:r>
        <w:rPr>
          <w:rFonts w:hint="cs"/>
          <w:rtl/>
        </w:rPr>
        <w:t xml:space="preserve"> -</w:t>
      </w:r>
      <w:ins w:id="93601" w:author="מנוע מכני" w:date="2026-10-11T12:04:39Z">
        <w:r>
          <w:rPr>
            <w:rtl/>
          </w:rPr>
          <w:t xml:space="preserve">כלום</w:t>
        </w:r>
      </w:ins>
      <w:del w:id="93602" w:author="מנוע מכני" w:date="2026-10-11T12:04:39Z">
        <w:r>
          <w:rPr>
            <w:rtl/>
          </w:rPr>
          <w:delText xml:space="preserve">מידי</w:delText>
        </w:r>
      </w:del>
      <w:r>
        <w:rPr>
          <w:rtl/>
        </w:rPr>
        <w:t xml:space="preserve"> </w:t>
      </w:r>
      <w:ins w:id="96379" w:author="מנוע מכני" w:date="2026-10-11T12:04:39Z">
        <w:r>
          <w:rPr>
            <w:rtl/>
          </w:rPr>
          <w:t xml:space="preserve">דהיה</w:t>
        </w:r>
      </w:ins>
      <w:del w:id="96380" w:author="מנוע מכני" w:date="2026-10-11T12:04:39Z">
        <w:r>
          <w:rPr>
            <w:rtl/>
          </w:rPr>
          <w:delText xml:space="preserve">דהוה</w:delText>
        </w:r>
      </w:del>
      <w:r>
        <w:rPr>
          <w:rtl/>
        </w:rPr>
        <w:t xml:space="preserve"> אגיעולי עובדי כוכבים.</w:t>
      </w:r>
    </w:p>
    <w:p w:rsidR="00DA63EC" w:rsidRDefault="00DA63EC" w:rsidP="00DA63EC">
      <w:pPr>
        <w:tabs>
          <w:tab w:val="left" w:pos="0"/>
        </w:tabs>
        <w:rPr>
          <w:rtl/>
        </w:rPr>
      </w:pPr>
    </w:p>
    <w:p w:rsidR="00DA63EC" w:rsidRDefault="00DA63EC" w:rsidP="00DA63EC">
      <w:pPr>
        <w:tabs>
          <w:tab w:val="left" w:pos="0"/>
        </w:tabs>
        <w:rPr>
          <w:rtl/>
        </w:rPr>
      </w:pPr>
      <w:r w:rsidRPr="00393393">
        <w:rPr>
          <w:b/>
          <w:bCs/>
          <w:rtl/>
        </w:rPr>
        <w:t>ורבנן</w:t>
      </w:r>
      <w:r>
        <w:rPr>
          <w:rFonts w:hint="cs"/>
          <w:rtl/>
        </w:rPr>
        <w:t xml:space="preserve"> </w:t>
      </w:r>
      <w:ins w:id="96061" w:author="מנוע מכני" w:date="2026-10-11T12:04:39Z">
        <w:r>
          <w:rPr>
            <w:rFonts w:hint="cs"/>
            <w:rtl/>
          </w:rPr>
          <w:t xml:space="preserve">אם </w:t>
        </w:r>
      </w:ins>
      <w:del w:id="96062" w:author="מנוע מכני" w:date="2026-10-11T12:04:39Z">
        <w:r>
          <w:rPr>
            <w:rFonts w:hint="cs"/>
            <w:rtl/>
          </w:rPr>
          <w:delText xml:space="preserve">אי </w:delText>
        </w:r>
      </w:del>
      <w:r>
        <w:rPr>
          <w:rFonts w:hint="cs"/>
          <w:rtl/>
        </w:rPr>
        <w:t xml:space="preserve">לאחר הגעלה לכתוב </w:t>
      </w:r>
      <w:r>
        <w:rPr>
          <w:rtl/>
        </w:rPr>
        <w:t xml:space="preserve">או מורק מורק או שוטף שוטף, </w:t>
      </w:r>
    </w:p>
    <w:p w:rsidR="00DA63EC" w:rsidRDefault="00DA63EC" w:rsidP="00DA63EC">
      <w:pPr>
        <w:tabs>
          <w:tab w:val="left" w:pos="0"/>
        </w:tabs>
        <w:rPr>
          <w:rtl/>
        </w:rPr>
      </w:pPr>
      <w:ins w:id="93603" w:author="מנוע מכני" w:date="2026-10-11T12:04:39Z">
        <w:r>
          <w:rPr>
            <w:rtl/>
          </w:rPr>
          <w:t xml:space="preserve">מה</w:t>
        </w:r>
      </w:ins>
      <w:del w:id="93604" w:author="מנוע מכני" w:date="2026-10-11T12:04:39Z">
        <w:r>
          <w:rPr>
            <w:rtl/>
          </w:rPr>
          <w:tab/>
          <w:delText xml:space="preserve">מאי</w:delText>
        </w:r>
      </w:del>
      <w:r>
        <w:rPr>
          <w:rtl/>
        </w:rPr>
        <w:tab/>
        <w:t xml:space="preserve"> ומורק ושוטף? </w:t>
      </w:r>
      <w:r>
        <w:rPr>
          <w:rtl/>
        </w:rPr>
        <w:tab/>
        <w:t xml:space="preserve">ש"מ</w:t>
      </w:r>
      <w:del w:id="102879" w:author="Claude" w:date="2026-10-11T09:07:44Z">
        <w:r>
          <w:rPr>
            <w:rtl/>
          </w:rPr>
          <w:delText xml:space="preserve">	</w:delText>
        </w:r>
      </w:del>
      <w:r>
        <w:rPr>
          <w:rtl/>
        </w:rPr>
        <w:t xml:space="preserve">: מריקה בחמין, ושטיפה בצונן.</w:t>
      </w:r>
    </w:p>
    <w:p>
      <w:pPr>
        <w:pStyle w:val="38"/>
        <w:rPr>
          <w:ins w:id="100568" w:author="מנוע מכני" w:date="2026-10-11T12:04:39Z"/>
        </w:rPr>
      </w:pPr>
      <w:r w:rsidRPr="00393393">
        <w:t>ורבי</w:t>
      </w:r>
      <w:r>
        <w:t xml:space="preserve">?</w:t>
      </w:r>
    </w:p>
    <w:p w:rsidR="00DA63EC" w:rsidRDefault="00DA63EC" w:rsidP="00DA63EC">
      <w:pPr>
        <w:tabs>
          <w:tab w:val="left" w:pos="0"/>
        </w:tabs>
        <w:rPr>
          <w:rtl/>
        </w:rPr>
      </w:pPr>
      <w:del w:id="100569" w:author="מנוע מכני" w:date="2026-10-11T12:04:39Z">
        <w:r>
          <w:rPr>
            <w:rtl/>
          </w:rPr>
          <w:delText xml:space="preserve"> </w:delText>
        </w:r>
      </w:del>
      <w:ins w:id="96063" w:author="מנוע מכני" w:date="2026-10-11T12:04:39Z">
        <w:r>
          <w:rPr>
            <w:rtl/>
          </w:rPr>
          <w:t xml:space="preserve">אם </w:t>
        </w:r>
      </w:ins>
      <w:del w:id="96064" w:author="מנוע מכני" w:date="2026-10-11T12:04:39Z">
        <w:r>
          <w:rPr>
            <w:rtl/>
          </w:rPr>
          <w:delText xml:space="preserve">אי </w:delText>
        </w:r>
      </w:del>
      <w:r>
        <w:rPr>
          <w:rtl/>
        </w:rPr>
        <w:t xml:space="preserve">כתיב ומורק מורק, ה"א: </w:t>
      </w:r>
      <w:ins w:id="93605" w:author="מנוע מכני" w:date="2026-10-11T12:04:39Z">
        <w:r>
          <w:rPr>
            <w:rtl/>
          </w:rPr>
          <w:t xml:space="preserve">שני</w:t>
        </w:r>
      </w:ins>
      <w:del w:id="93606" w:author="מנוע מכני" w:date="2026-10-11T12:04:39Z">
        <w:r>
          <w:rPr>
            <w:rtl/>
          </w:rPr>
          <w:delText xml:space="preserve">תרי</w:delText>
        </w:r>
      </w:del>
      <w:r>
        <w:rPr>
          <w:rtl/>
        </w:rPr>
        <w:t xml:space="preserve"> זימני מורק או </w:t>
      </w:r>
      <w:ins w:id="93607" w:author="מנוע מכני" w:date="2026-10-11T12:04:39Z">
        <w:r>
          <w:rPr>
            <w:rtl/>
          </w:rPr>
          <w:t xml:space="preserve">שני</w:t>
        </w:r>
      </w:ins>
      <w:del w:id="93608" w:author="מנוע מכני" w:date="2026-10-11T12:04:39Z">
        <w:r>
          <w:rPr>
            <w:rtl/>
          </w:rPr>
          <w:delText xml:space="preserve">תרי</w:delText>
        </w:r>
      </w:del>
      <w:r>
        <w:rPr>
          <w:rtl/>
        </w:rPr>
        <w:t xml:space="preserve"> זימני שוטף, </w:t>
      </w:r>
    </w:p>
    <w:p w:rsidR="00DA63EC" w:rsidRDefault="00DA63EC" w:rsidP="00DA63EC">
      <w:pPr>
        <w:tabs>
          <w:tab w:val="left" w:pos="0"/>
        </w:tabs>
        <w:rPr>
          <w:rtl/>
        </w:rPr>
      </w:pPr>
      <w:r>
        <w:rPr>
          <w:rtl/>
        </w:rPr>
        <w:tab/>
        <w:t>לכך כתיב ומורק ושוטף, לומר לך: מריקה - כמריקת הכוס, שטיפה - כשטיפת הכוס.</w:t>
      </w:r>
    </w:p>
    <w:p w:rsidR="00DA63EC" w:rsidRDefault="00DA63EC" w:rsidP="00DA63EC">
      <w:pPr>
        <w:pStyle w:val="affffd"/>
        <w:rPr>
          <w:rtl/>
        </w:rPr>
      </w:pPr>
      <w:r>
        <w:rPr>
          <w:rtl/>
        </w:rPr>
        <w:t>׹</w:t>
      </w:r>
    </w:p>
    <w:p>
      <w:pPr>
        <w:pStyle w:val="MishnaBatzad"/>
        <w:rPr>
          <w:ins w:id="20450" w:author="קלוד" w:date="2026-10-11T09:07:24Z"/>
        </w:rPr>
      </w:pPr>
      <w:ins w:id="20449" w:author="קלוד" w:date="2026-10-11T09:07:24Z">
        <w:r>
          <w:t xml:space="preserve">משנה ח</w:t>
        </w:r>
      </w:ins>
    </w:p>
    <w:p w:rsidR="00DA63EC" w:rsidRPr="000A334C" w:rsidRDefault="00DA63EC" w:rsidP="003B6D22">
      <w:pPr>
        <w:pStyle w:val="afff9"/>
        <w:rPr>
          <w:del w:id="20286" w:author="קלוד" w:date="2026-10-11T09:07:24Z"/>
          <w:rtl/>
        </w:rPr>
      </w:pPr>
      <w:del w:id="20285" w:author="קלוד" w:date="2026-10-11T09:07:24Z">
        <w:r w:rsidRPr="000A334C">
          <w:rPr>
            <w:rtl/>
          </w:rPr>
          <w:delText xml:space="preserve">מתני'.</w:delText>
        </w:r>
      </w:del>
    </w:p>
    <w:p w:rsidR="00DA63EC" w:rsidRPr="000A334C" w:rsidRDefault="00DA63EC" w:rsidP="003B6D22">
      <w:pPr>
        <w:pStyle w:val="afff9"/>
        <w:spacing w:before="120"/>
        <w:rPr>
          <w:rtl/>
        </w:rPr>
        <w:pPrChange w:id="90056" w:author="קלוד" w:date="2026-10-11T12:09:42Z">
          <w:pPr>
            <w:pStyle w:val="afff9"/>
          </w:pPr>
        </w:pPrChange>
      </w:pPr>
      <w:r w:rsidRPr="000A334C">
        <w:rPr>
          <w:rtl/>
        </w:rPr>
        <w:t>בישל בו קדשים וחולין או קדשי קדשים וקדשים קלים, אם יש בהן בנותן טעם - הרי הקלים נאכלין כחמורין שבהן, ואינן טעונין מריקה ושטיפה, ואינן פוסלים במגע.</w:t>
      </w:r>
    </w:p>
    <w:p w:rsidR="00DA63EC" w:rsidRPr="000A334C" w:rsidRDefault="00DA63EC" w:rsidP="003B6D22">
      <w:pPr>
        <w:pStyle w:val="afff9"/>
        <w:rPr>
          <w:rtl/>
        </w:rPr>
      </w:pPr>
      <w:r w:rsidRPr="000A334C">
        <w:rPr>
          <w:rtl/>
        </w:rPr>
        <w:t xml:space="preserve">רקיק שנגע ברקיק וחתיכה בחתיכה, </w:t>
      </w:r>
    </w:p>
    <w:p w:rsidR="00DA63EC" w:rsidRPr="000A334C" w:rsidRDefault="00DA63EC" w:rsidP="003B6D22">
      <w:pPr>
        <w:pStyle w:val="afff9"/>
        <w:rPr>
          <w:rtl/>
        </w:rPr>
      </w:pPr>
      <w:r w:rsidRPr="000A334C">
        <w:rPr>
          <w:rtl/>
        </w:rPr>
        <w:t>לא כל הרקיקין ולא כל החתיכות אסורין, אינו אסור אלא במקום שבלע.</w:t>
      </w:r>
    </w:p>
    <w:p w:rsidR="00DA63EC" w:rsidRDefault="00DA63EC" w:rsidP="00DA63EC">
      <w:pPr>
        <w:pStyle w:val="affffd"/>
        <w:rPr>
          <w:rtl/>
        </w:rPr>
      </w:pPr>
      <w:r>
        <w:rPr>
          <w:rtl/>
        </w:rPr>
        <w:t>׹</w:t>
      </w:r>
    </w:p>
    <w:p>
      <w:pPr>
        <w:pStyle w:val="afffff8"/>
        <w:rPr>
          <w:ins w:id="90149" w:author="קלוד" w:date="2026-10-11T12:29:36Z"/>
        </w:rPr>
      </w:pPr>
      <w:ins w:id="90150" w:author="קלוד" w:date="2026-10-11T12:29:36Z">
        <w:r>
          <w:rPr>
            <w:color w:val="7B3F00"/>
          </w:rPr>
          <w:t xml:space="preserve">בישל קדשים וחולין - הקלים נאכלים כחמורים בנותן טעם</w:t>
        </w:r>
      </w:ins>
    </w:p>
    <w:p w:rsidR="00DA63EC" w:rsidRPr="00FE1B89" w:rsidRDefault="00DA63EC" w:rsidP="00DA63EC">
      <w:pPr>
        <w:tabs>
          <w:tab w:val="left" w:pos="0"/>
        </w:tabs>
        <w:rPr>
          <w:spacing w:val="-4"/>
          <w:rtl/>
        </w:rPr>
      </w:pPr>
      <w:r w:rsidRPr="00FE1B89">
        <w:rPr>
          <w:rFonts w:hint="cs"/>
          <w:b/>
          <w:bCs/>
          <w:spacing w:val="-4"/>
          <w:rtl/>
        </w:rPr>
        <w:t>וה</w:t>
      </w:r>
      <w:r w:rsidRPr="00FE1B89">
        <w:rPr>
          <w:b/>
          <w:bCs/>
          <w:spacing w:val="-4"/>
          <w:rtl/>
        </w:rPr>
        <w:t>"</w:t>
      </w:r>
      <w:r w:rsidRPr="00FE1B89">
        <w:rPr>
          <w:rFonts w:hint="cs"/>
          <w:b/>
          <w:bCs/>
          <w:spacing w:val="-4"/>
          <w:rtl/>
        </w:rPr>
        <w:t>ק</w:t>
      </w:r>
      <w:r w:rsidRPr="00FE1B89">
        <w:rPr>
          <w:rFonts w:hint="cs"/>
          <w:spacing w:val="-4"/>
          <w:rtl/>
        </w:rPr>
        <w:t xml:space="preserve"> </w:t>
      </w:r>
      <w:r w:rsidRPr="00FE1B89">
        <w:rPr>
          <w:spacing w:val="-4"/>
          <w:rtl/>
        </w:rPr>
        <w:t xml:space="preserve">אם יש בהן בנותן טעם - הרי הקלין נאכלין כחמורין, וטעונין מריקה ושטיפה, ופסולין במגען</w:t>
      </w:r>
      <w:ins w:id="95077" w:author="מנוע מכני" w:date="2026-10-11T12:04:39Z">
        <w:r>
          <w:rPr>
            <w:spacing w:val="-4"/>
            <w:rtl/>
          </w:rPr>
          <w:t xml:space="preserve">,</w:t>
        </w:r>
      </w:ins>
      <w:del w:id="95078" w:author="מנוע מכני" w:date="2026-10-11T12:04:39Z">
        <w:r w:rsidRPr="00FE1B89">
          <w:rPr>
            <w:spacing w:val="-4"/>
            <w:rtl/>
          </w:rPr>
          <w:delText xml:space="preserve">;</w:delText>
        </w:r>
      </w:del>
    </w:p>
    <w:p w:rsidR="00DA63EC" w:rsidRDefault="00DA63EC" w:rsidP="00DA63EC">
      <w:pPr>
        <w:tabs>
          <w:tab w:val="left" w:pos="0"/>
        </w:tabs>
        <w:rPr>
          <w:rtl/>
        </w:rPr>
      </w:pPr>
      <w:r>
        <w:rPr>
          <w:rtl/>
        </w:rPr>
        <w:t xml:space="preserve">אין בהן </w:t>
      </w:r>
      <w:r>
        <w:rPr>
          <w:rtl/>
        </w:rPr>
        <w:t xml:space="preserve">בנ"</w:t>
      </w:r>
      <w:r>
        <w:rPr>
          <w:rFonts w:hint="cs"/>
          <w:rtl/>
        </w:rPr>
        <w:t xml:space="preserve">ט</w:t>
      </w:r>
      <w:r>
        <w:rPr>
          <w:rFonts w:hint="cs"/>
          <w:rtl/>
        </w:rPr>
        <w:t xml:space="preserve"> </w:t>
      </w:r>
      <w:r>
        <w:rPr>
          <w:rtl/>
        </w:rPr>
        <w:t>- אין הקלין נאכלין כחמורים, ואין טעונין מריקה ושטיפה, ואין פסולין במגע.</w:t>
      </w:r>
    </w:p>
    <w:p w:rsidR="00DA63EC" w:rsidRDefault="00DA63EC" w:rsidP="00DA63EC">
      <w:pPr>
        <w:tabs>
          <w:tab w:val="left" w:pos="0"/>
        </w:tabs>
        <w:rPr>
          <w:rtl/>
        </w:rPr>
      </w:pPr>
      <w:r>
        <w:rPr>
          <w:rtl/>
        </w:rPr>
        <w:t xml:space="preserve">נהי דקדשי קדשים </w:t>
      </w:r>
      <w:r>
        <w:rPr>
          <w:rtl/>
        </w:rPr>
        <w:t xml:space="preserve">לא</w:t>
      </w:r>
      <w:r>
        <w:rPr>
          <w:rtl/>
        </w:rPr>
        <w:t xml:space="preserve"> בעו, קדשים קלים ניבעי! </w:t>
      </w:r>
    </w:p>
    <w:p>
      <w:pPr>
        <w:pStyle w:val="38"/>
        <w:rPr>
          <w:ins w:id="100570" w:author="מנוע מכני" w:date="2026-10-11T12:04:39Z"/>
        </w:rPr>
      </w:pPr>
      <w:r>
        <w:t xml:space="preserve">אביי:</w:t>
      </w:r>
    </w:p>
    <w:p w:rsidR="00DA63EC" w:rsidRDefault="00DA63EC" w:rsidP="00DA63EC">
      <w:pPr>
        <w:tabs>
          <w:tab w:val="left" w:pos="0"/>
        </w:tabs>
        <w:rPr>
          <w:rtl/>
        </w:rPr>
      </w:pPr>
      <w:del w:id="100571" w:author="מנוע מכני" w:date="2026-10-11T12:04:39Z">
        <w:r>
          <w:rPr>
            <w:rtl/>
          </w:rPr>
          <w:delText xml:space="preserve"> </w:delText>
        </w:r>
      </w:del>
      <w:ins w:id="93611" w:author="מנוע מכני" w:date="2026-10-11T12:04:39Z">
        <w:r>
          <w:rPr>
            <w:rtl/>
          </w:rPr>
          <w:t xml:space="preserve">מה</w:t>
        </w:r>
      </w:ins>
      <w:del w:id="93612" w:author="מנוע מכני" w:date="2026-10-11T12:04:39Z">
        <w:r>
          <w:rPr>
            <w:rtl/>
          </w:rPr>
          <w:delText xml:space="preserve">מאי</w:delText>
        </w:r>
      </w:del>
      <w:r>
        <w:rPr>
          <w:rtl/>
        </w:rPr>
        <w:t xml:space="preserve"> אין טעונין </w:t>
      </w:r>
      <w:ins w:id="93609" w:author="מנוע מכני" w:date="2026-10-11T12:04:39Z">
        <w:r>
          <w:rPr>
            <w:rtl/>
          </w:rPr>
          <w:t xml:space="preserve">דאומר</w:t>
        </w:r>
      </w:ins>
      <w:del w:id="93610" w:author="מנוע מכני" w:date="2026-10-11T12:04:39Z">
        <w:r>
          <w:rPr>
            <w:rtl/>
          </w:rPr>
          <w:delText xml:space="preserve">דקאמר</w:delText>
        </w:r>
      </w:del>
      <w:r>
        <w:rPr>
          <w:rtl/>
        </w:rPr>
        <w:t xml:space="preserve">? קדשי קדשים, אבל קדשים קלים טעונין.</w:t>
      </w:r>
    </w:p>
    <w:p>
      <w:pPr>
        <w:pStyle w:val="38"/>
        <w:rPr>
          <w:ins w:id="100572" w:author="מנוע מכני" w:date="2026-10-11T12:04:39Z"/>
        </w:rPr>
      </w:pPr>
      <w:r>
        <w:t xml:space="preserve">רבא:</w:t>
      </w:r>
    </w:p>
    <w:p w:rsidR="00DA63EC" w:rsidRDefault="00DA63EC" w:rsidP="00DA63EC">
      <w:pPr>
        <w:tabs>
          <w:tab w:val="left" w:pos="0"/>
        </w:tabs>
        <w:rPr>
          <w:rtl/>
        </w:rPr>
      </w:pPr>
      <w:del w:id="100573" w:author="מנוע מכני" w:date="2026-10-11T12:04:39Z">
        <w:r>
          <w:rPr>
            <w:rtl/>
          </w:rPr>
          <w:delText xml:space="preserve"> </w:delText>
        </w:r>
      </w:del>
      <w:r>
        <w:rPr>
          <w:rtl/>
        </w:rPr>
        <w:t xml:space="preserve">הא מני? </w:t>
      </w:r>
      <w:r>
        <w:rPr>
          <w:rStyle w:val="2fb"/>
          <w:rtl/>
        </w:rPr>
        <w:t xml:space="preserve">ר"ש</w:t>
      </w:r>
      <w:r>
        <w:rPr>
          <w:rtl/>
        </w:rPr>
        <w:t xml:space="preserve"> היא, דאמר: קדשים קלים אין טעונין מריקה ושטיפה.</w:t>
      </w:r>
    </w:p>
    <w:p w:rsidR="00DA63EC" w:rsidRDefault="00DA63EC" w:rsidP="00DA63EC">
      <w:pPr>
        <w:tabs>
          <w:tab w:val="left" w:pos="0"/>
        </w:tabs>
        <w:rPr>
          <w:rtl/>
        </w:rPr>
      </w:pPr>
    </w:p>
    <w:p>
      <w:pPr>
        <w:pStyle w:val="38"/>
        <w:rPr>
          <w:ins w:id="100574" w:author="מנוע מכני" w:date="2026-10-11T12:04:39Z"/>
        </w:rPr>
      </w:pPr>
      <w:r>
        <w:t xml:space="preserve">לרבא, היינו דקתני:</w:t>
      </w:r>
    </w:p>
    <w:p w:rsidR="00DA63EC" w:rsidRDefault="00DA63EC" w:rsidP="00DA63EC">
      <w:pPr>
        <w:tabs>
          <w:tab w:val="left" w:pos="0"/>
        </w:tabs>
        <w:rPr>
          <w:rtl/>
        </w:rPr>
      </w:pPr>
      <w:del w:id="100575" w:author="מנוע מכני" w:date="2026-10-11T12:04:39Z">
        <w:r>
          <w:rPr>
            <w:rtl/>
          </w:rPr>
          <w:delText xml:space="preserve"> </w:delText>
        </w:r>
      </w:del>
      <w:r>
        <w:rPr>
          <w:rtl/>
        </w:rPr>
        <w:t xml:space="preserve">או קדשי קדשים וקדשים קלים, </w:t>
      </w:r>
    </w:p>
    <w:p w:rsidR="00DA63EC" w:rsidRDefault="00DA63EC" w:rsidP="00DA63EC">
      <w:pPr>
        <w:tabs>
          <w:tab w:val="left" w:pos="0"/>
        </w:tabs>
        <w:rPr>
          <w:rtl/>
        </w:rPr>
      </w:pPr>
      <w:r>
        <w:rPr>
          <w:rStyle w:val="2fb"/>
          <w:rFonts w:hint="cs"/>
          <w:rtl/>
        </w:rPr>
        <w:lastRenderedPageBreak/>
        <w:t xml:space="preserve">ולאביי</w:t>
      </w:r>
      <w:r>
        <w:rPr>
          <w:rFonts w:hint="cs"/>
          <w:rtl/>
        </w:rPr>
        <w:lastRenderedPageBreak/>
        <w:t xml:space="preserve"> </w:t>
      </w:r>
      <w:r>
        <w:rPr>
          <w:rtl/>
        </w:rPr>
        <w:t xml:space="preserve">תרתי צריכי, </w:t>
      </w:r>
      <w:ins w:id="96065" w:author="מנוע מכני" w:date="2026-10-11T12:04:39Z">
        <w:r>
          <w:rPr>
            <w:rtl/>
          </w:rPr>
          <w:t xml:space="preserve">דאם </w:t>
        </w:r>
      </w:ins>
      <w:del w:id="96066" w:author="מנוע מכני" w:date="2026-10-11T12:04:39Z">
        <w:r>
          <w:rPr>
            <w:rtl/>
          </w:rPr>
          <w:delText xml:space="preserve">דאי </w:delText>
        </w:r>
      </w:del>
      <w:r>
        <w:rPr>
          <w:rtl/>
        </w:rPr>
        <w:t xml:space="preserve">תנא קדשים וחולין, ה"א: חולין הוא דמבטלי קדשים </w:t>
      </w:r>
      <w:ins w:id="91901" w:author="מנוע מכני" w:date="2026-10-11T12:04:39Z">
        <w:r>
          <w:rPr>
            <w:rtl/>
          </w:rPr>
          <w:t xml:space="preserve">דלא</w:t>
        </w:r>
      </w:ins>
      <w:del w:id="91902" w:author="מנוע מכני" w:date="2026-10-11T12:04:39Z">
        <w:r>
          <w:rPr>
            <w:rtl/>
          </w:rPr>
          <w:delText xml:space="preserve">דלאו</w:delText>
        </w:r>
      </w:del>
      <w:r>
        <w:rPr>
          <w:rtl/>
        </w:rPr>
        <w:t xml:space="preserve"> </w:t>
      </w:r>
      <w:ins w:id="93613" w:author="מנוע מכני" w:date="2026-10-11T12:04:39Z">
        <w:r>
          <w:rPr>
            <w:rtl/>
          </w:rPr>
          <w:t xml:space="preserve">מהם</w:t>
        </w:r>
      </w:ins>
      <w:del w:id="93614" w:author="מנוע מכני" w:date="2026-10-11T12:04:39Z">
        <w:r>
          <w:rPr>
            <w:rtl/>
          </w:rPr>
          <w:delText xml:space="preserve">מינייהו</w:delText>
        </w:r>
      </w:del>
      <w:r>
        <w:rPr>
          <w:rtl/>
        </w:rPr>
        <w:t xml:space="preserve">, אבל קדשי קדשים וקדשים קלים אימא </w:t>
      </w:r>
      <w:r>
        <w:rPr>
          <w:rtl/>
        </w:rPr>
        <w:t xml:space="preserve">לא</w:t>
      </w:r>
      <w:ins w:id="95079" w:author="מנוע מכני" w:date="2026-10-11T12:04:39Z">
        <w:r>
          <w:rPr>
            <w:rtl/>
          </w:rPr>
          <w:t xml:space="preserve">,</w:t>
        </w:r>
      </w:ins>
      <w:del w:id="95080" w:author="מנוע מכני" w:date="2026-10-11T12:04:39Z">
        <w:r>
          <w:rPr>
            <w:rtl/>
          </w:rPr>
          <w:delText xml:space="preserve">;</w:delText>
        </w:r>
      </w:del>
    </w:p>
    <w:p w:rsidR="00DA63EC" w:rsidRDefault="00DA63EC" w:rsidP="00DA63EC">
      <w:pPr>
        <w:tabs>
          <w:tab w:val="left" w:pos="0"/>
        </w:tabs>
        <w:rPr>
          <w:rtl/>
        </w:rPr>
      </w:pPr>
      <w:ins w:id="96067" w:author="מנוע מכני" w:date="2026-10-11T12:04:39Z">
        <w:r>
          <w:rPr>
            <w:rtl/>
          </w:rPr>
          <w:t xml:space="preserve">ואם </w:t>
        </w:r>
      </w:ins>
      <w:del w:id="96068" w:author="מנוע מכני" w:date="2026-10-11T12:04:39Z">
        <w:r>
          <w:rPr>
            <w:rtl/>
          </w:rPr>
          <w:delText xml:space="preserve">ואי </w:delText>
        </w:r>
      </w:del>
      <w:r>
        <w:rPr>
          <w:rtl/>
        </w:rPr>
        <w:t xml:space="preserve">תנא קדשי קדשים וקדשים קלים, ה"א: קדשים הוא דאלימי לבטולי קדשים, אבל חולין אימא </w:t>
      </w:r>
      <w:r>
        <w:rPr>
          <w:rtl/>
        </w:rPr>
        <w:t xml:space="preserve">לא</w:t>
      </w:r>
      <w:r>
        <w:rPr>
          <w:rtl/>
        </w:rPr>
        <w:t xml:space="preserve">, צריכא.</w:t>
      </w:r>
    </w:p>
    <w:p w:rsidR="00DA63EC" w:rsidRDefault="00DA63EC" w:rsidP="00DA63EC">
      <w:pPr>
        <w:tabs>
          <w:tab w:val="left" w:pos="0"/>
        </w:tabs>
        <w:rPr>
          <w:rtl/>
        </w:rPr>
      </w:pPr>
    </w:p>
    <w:p w:rsidR="00DA63EC" w:rsidRDefault="00DA63EC" w:rsidP="00DA63EC">
      <w:pPr>
        <w:pStyle w:val="affff1"/>
        <w:ind w:end="0"/>
        <w:rPr>
          <w:rtl/>
        </w:rPr>
        <w:pPrChange w:id="20144" w:author="קלוד" w:date="2026-10-11T09:07:24Z">
          <w:pPr>
            <w:pStyle w:val="affff1"/>
            <w:rPr>
              <w:rtl/>
            </w:rPr>
          </w:pPr>
        </w:pPrChange>
      </w:pPr>
      <w:ins w:id="9881" w:author="מספור קטעי משנה" w:date="2026-10-11T09:35:09Z">
        <w:r>
          <w:rPr>
            <w:rStyle w:val="MisparKeta"/>
          </w:rPr>
          <w:t xml:space="preserve">ו. </w:t>
        </w:r>
      </w:ins>
      <w:r>
        <w:rPr>
          <w:rtl/>
        </w:rPr>
        <w:t>רקיק שהגיע ברקיק כו'.</w:t>
      </w:r>
    </w:p>
    <w:p w:rsidR="00DA63EC" w:rsidRDefault="00DA63EC" w:rsidP="00DA63EC">
      <w:pPr>
        <w:pStyle w:val="afff3"/>
        <w:framePr w:wrap="around"/>
        <w:rPr>
          <w:rtl/>
        </w:rPr>
      </w:pPr>
      <w:r>
        <w:rPr>
          <w:rFonts w:hint="cs"/>
          <w:rtl/>
        </w:rPr>
        <w:t>צז:</w:t>
      </w:r>
    </w:p>
    <w:p>
      <w:pPr>
        <w:pStyle w:val="38"/>
        <w:rPr>
          <w:ins w:id="100576" w:author="מנוע מכני" w:date="2026-10-11T12:04:39Z"/>
        </w:rPr>
      </w:pPr>
      <w:r w:rsidRPr="00891B40">
        <w:t>ת"ר</w:t>
      </w:r>
      <w:r>
        <w:t>:</w:t>
      </w:r>
    </w:p>
    <w:p w:rsidR="00DA63EC" w:rsidRDefault="00DA63EC" w:rsidP="00DA63EC">
      <w:pPr>
        <w:tabs>
          <w:tab w:val="left" w:pos="0"/>
        </w:tabs>
        <w:rPr>
          <w:rtl/>
        </w:rPr>
      </w:pPr>
      <w:del w:id="100577" w:author="מנוע מכני" w:date="2026-10-11T12:04:39Z">
        <w:r w:rsidRPr="00464129">
          <w:rPr>
            <w:rStyle w:val="afffff0"/>
            <w:rtl/>
          </w:rPr>
          <w:delText xml:space="preserve"> </w:delText>
        </w:r>
      </w:del>
      <w:r w:rsidRPr="00464129">
        <w:rPr>
          <w:rStyle w:val="afffff0"/>
          <w:rFonts w:hint="cs"/>
          <w:rtl/>
        </w:rPr>
        <w:t>'</w:t>
      </w:r>
      <w:ins w:id="91053" w:author="Claude - סמנטי" w:date="2026-10-11T12:26:16Z">
        <w:r>
          <w:rPr>
            <w:rStyle w:val="afffff0"/>
            <w:rtl/>
          </w:rPr>
          <w:t xml:space="preserve">כֹּל אֲשֶׁר יִגַּע</w:t>
        </w:r>
      </w:ins>
      <w:del w:id="91054" w:author="Claude - סמנטי" w:date="2026-10-11T12:26:16Z">
        <w:r w:rsidRPr="00464129">
          <w:rPr>
            <w:rStyle w:val="afffff0"/>
            <w:rtl/>
          </w:rPr>
          <w:delText xml:space="preserve">כל אשר יגע</w:delText>
        </w:r>
      </w:del>
      <w:r w:rsidRPr="00464129">
        <w:rPr>
          <w:rStyle w:val="afffff0"/>
          <w:rFonts w:hint="cs"/>
          <w:rtl/>
        </w:rPr>
        <w:t>'</w:t>
      </w:r>
      <w:r w:rsidRPr="00464129">
        <w:rPr>
          <w:rStyle w:val="afffff0"/>
          <w:rtl/>
        </w:rPr>
        <w:t xml:space="preserve"> </w:t>
      </w:r>
      <w:r>
        <w:rPr>
          <w:rtl/>
        </w:rPr>
        <w:t xml:space="preserve">- יכול אפי' שלא בלע? </w:t>
      </w:r>
      <w:r>
        <w:rPr>
          <w:rtl/>
        </w:rPr>
        <w:t xml:space="preserve">ת"ל</w:t>
      </w:r>
      <w:r>
        <w:rPr>
          <w:rtl/>
        </w:rPr>
        <w:t xml:space="preserve">:</w:t>
      </w:r>
      <w:r w:rsidRPr="00464129">
        <w:rPr>
          <w:rStyle w:val="afffff0"/>
          <w:rtl/>
        </w:rPr>
        <w:t xml:space="preserve"> </w:t>
      </w:r>
      <w:r w:rsidRPr="00464129">
        <w:rPr>
          <w:rStyle w:val="afffff0"/>
          <w:rFonts w:hint="cs"/>
          <w:rtl/>
        </w:rPr>
        <w:t>'</w:t>
      </w:r>
      <w:r w:rsidRPr="00464129">
        <w:rPr>
          <w:rStyle w:val="afffff0"/>
          <w:rtl/>
        </w:rPr>
        <w:t>בבשרה</w:t>
      </w:r>
      <w:r w:rsidRPr="00464129">
        <w:rPr>
          <w:rStyle w:val="afffff0"/>
          <w:rFonts w:hint="cs"/>
          <w:rtl/>
        </w:rPr>
        <w:t>'</w:t>
      </w:r>
      <w:r w:rsidRPr="00464129">
        <w:rPr>
          <w:rStyle w:val="afffff0"/>
          <w:rtl/>
        </w:rPr>
        <w:t>,</w:t>
      </w:r>
      <w:r>
        <w:rPr>
          <w:rtl/>
        </w:rPr>
        <w:t xml:space="preserve"> עד שיבלע בבשרה, יכול נגע במקצת חתיכה יהא כולו פסול? </w:t>
      </w:r>
      <w:r>
        <w:rPr>
          <w:rtl/>
        </w:rPr>
        <w:t xml:space="preserve">ת"ל</w:t>
      </w:r>
      <w:r>
        <w:rPr>
          <w:rtl/>
        </w:rPr>
        <w:t xml:space="preserve">:</w:t>
      </w:r>
      <w:r w:rsidRPr="00464129">
        <w:rPr>
          <w:rStyle w:val="afffff0"/>
          <w:rtl/>
        </w:rPr>
        <w:t xml:space="preserve"> </w:t>
      </w:r>
      <w:r w:rsidRPr="00464129">
        <w:rPr>
          <w:rStyle w:val="afffff0"/>
          <w:rFonts w:hint="cs"/>
          <w:rtl/>
        </w:rPr>
        <w:t>'</w:t>
      </w:r>
      <w:r w:rsidRPr="00464129">
        <w:rPr>
          <w:rStyle w:val="afffff0"/>
          <w:rtl/>
        </w:rPr>
        <w:t>יגע</w:t>
      </w:r>
      <w:r w:rsidRPr="00464129">
        <w:rPr>
          <w:rStyle w:val="afffff0"/>
          <w:rFonts w:hint="cs"/>
          <w:rtl/>
        </w:rPr>
        <w:t>'</w:t>
      </w:r>
      <w:r w:rsidRPr="00464129">
        <w:rPr>
          <w:rStyle w:val="afffff0"/>
          <w:rtl/>
        </w:rPr>
        <w:t>,</w:t>
      </w:r>
      <w:r>
        <w:rPr>
          <w:rtl/>
        </w:rPr>
        <w:t xml:space="preserve"> הנוגע פסול, הא כיצד? חותך את מקום שבלע</w:t>
      </w:r>
      <w:ins w:id="95081" w:author="מנוע מכני" w:date="2026-10-11T12:04:39Z">
        <w:r>
          <w:rPr>
            <w:rtl/>
          </w:rPr>
          <w:t xml:space="preserve">,</w:t>
        </w:r>
      </w:ins>
      <w:del w:id="95082" w:author="מנוע מכני" w:date="2026-10-11T12:04:39Z">
        <w:r>
          <w:rPr>
            <w:rtl/>
          </w:rPr>
          <w:delText xml:space="preserve">;</w:delText>
        </w:r>
      </w:del>
      <w:r>
        <w:rPr>
          <w:rFonts w:hint="cs"/>
          <w:rtl/>
        </w:rPr>
        <w:t xml:space="preserve"> </w:t>
      </w:r>
    </w:p>
    <w:p w:rsidR="00DA63EC" w:rsidRDefault="00DA63EC" w:rsidP="00DA63EC">
      <w:pPr>
        <w:tabs>
          <w:tab w:val="left" w:pos="0"/>
        </w:tabs>
        <w:rPr>
          <w:rtl/>
        </w:rPr>
      </w:pPr>
      <w:r w:rsidRPr="00822210">
        <w:rPr>
          <w:rStyle w:val="afffff0"/>
          <w:rFonts w:hint="cs"/>
          <w:rtl/>
        </w:rPr>
        <w:t>'</w:t>
      </w:r>
      <w:ins w:id="91055" w:author="Claude - סמנטי" w:date="2026-10-11T12:26:16Z">
        <w:r>
          <w:rPr>
            <w:rStyle w:val="afffff0"/>
            <w:rtl/>
          </w:rPr>
          <w:t xml:space="preserve">בִּבְשָׂרָהּ</w:t>
        </w:r>
      </w:ins>
      <w:del w:id="91056" w:author="Claude - סמנטי" w:date="2026-10-11T12:26:16Z">
        <w:r w:rsidRPr="00822210">
          <w:rPr>
            <w:rStyle w:val="afffff0"/>
            <w:rtl/>
          </w:rPr>
          <w:delText xml:space="preserve">בבשרה</w:delText>
        </w:r>
      </w:del>
      <w:r w:rsidRPr="00822210">
        <w:rPr>
          <w:rStyle w:val="afffff0"/>
          <w:rFonts w:hint="cs"/>
          <w:rtl/>
        </w:rPr>
        <w:t>'</w:t>
      </w:r>
      <w:r>
        <w:rPr>
          <w:rtl/>
        </w:rPr>
        <w:t xml:space="preserve"> - ולא בגידין ולא בעצמות ולא בקרנים ולא בטלפים, יקדש - להיות כמוה, הא כיצד? אם פסולה היא - תפסל, [ואם] כשרה היא - תאכל כחמור שבה.</w:t>
      </w:r>
    </w:p>
    <w:p w:rsidR="00DA63EC" w:rsidRDefault="00DA63EC" w:rsidP="00DA63EC">
      <w:pPr>
        <w:tabs>
          <w:tab w:val="left" w:pos="0"/>
        </w:tabs>
        <w:rPr>
          <w:rtl/>
        </w:rPr>
      </w:pPr>
      <w:r>
        <w:rPr>
          <w:rFonts w:hint="cs"/>
          <w:rtl/>
        </w:rPr>
        <w:t>ולא דחי עשה את ל</w:t>
      </w:r>
      <w:r>
        <w:rPr>
          <w:rtl/>
        </w:rPr>
        <w:t>"</w:t>
      </w:r>
      <w:r>
        <w:rPr>
          <w:rFonts w:hint="cs"/>
          <w:rtl/>
        </w:rPr>
        <w:t>ת ד</w:t>
      </w:r>
      <w:r>
        <w:rPr>
          <w:rtl/>
        </w:rPr>
        <w:t xml:space="preserve">אין עשה דוחה את </w:t>
      </w:r>
      <w:r>
        <w:rPr>
          <w:rtl/>
        </w:rPr>
        <w:t xml:space="preserve">לא</w:t>
      </w:r>
      <w:r>
        <w:rPr>
          <w:rtl/>
        </w:rPr>
        <w:t xml:space="preserve"> תעשה שבמקדש, </w:t>
      </w:r>
      <w:ins w:id="96531" w:author="מנוע מכני" w:date="2026-10-11T12:04:39Z">
        <w:r>
          <w:rPr>
            <w:rtl/>
          </w:rPr>
          <w:t xml:space="preserve">ד'</w:t>
        </w:r>
      </w:ins>
      <w:del w:id="96532"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ins w:id="91057" w:author="Claude - סמנטי" w:date="2026-10-11T12:26:16Z">
        <w:r>
          <w:rPr>
            <w:rStyle w:val="afffff0"/>
            <w:rtl/>
          </w:rPr>
          <w:t xml:space="preserve">וְעֶצֶם לֹא תִשְׁבְּרוּ בוֹ</w:t>
        </w:r>
      </w:ins>
      <w:del w:id="91058" w:author="Claude - סמנטי" w:date="2026-10-11T12:26:16Z">
        <w:r w:rsidRPr="00464129">
          <w:rPr>
            <w:rStyle w:val="afffff0"/>
            <w:rtl/>
          </w:rPr>
          <w:delText xml:space="preserve">ועצם </w:delText>
        </w:r>
        <w:r w:rsidRPr="00464129">
          <w:rPr>
            <w:rStyle w:val="afffff0"/>
            <w:rtl/>
          </w:rPr>
          <w:delText xml:space="preserve">לא</w:delText>
        </w:r>
        <w:r w:rsidRPr="00464129">
          <w:rPr>
            <w:rStyle w:val="afffff0"/>
            <w:rtl/>
          </w:rPr>
          <w:delText xml:space="preserve"> תשברו בו</w:delText>
        </w:r>
      </w:del>
      <w:r w:rsidRPr="00464129">
        <w:rPr>
          <w:rStyle w:val="afffff0"/>
          <w:rFonts w:hint="cs"/>
          <w:rtl/>
        </w:rPr>
        <w:t>'</w:t>
      </w:r>
      <w:r w:rsidRPr="00464129">
        <w:rPr>
          <w:rStyle w:val="afffff0"/>
          <w:rtl/>
        </w:rPr>
        <w:t>,</w:t>
      </w:r>
      <w:r>
        <w:rPr>
          <w:rtl/>
        </w:rPr>
        <w:t xml:space="preserve"> </w:t>
      </w:r>
    </w:p>
    <w:p>
      <w:pPr>
        <w:pStyle w:val="38"/>
        <w:rPr>
          <w:ins w:id="100578" w:author="מנוע מכני" w:date="2026-10-11T12:04:39Z"/>
        </w:rPr>
      </w:pPr>
      <w:r>
        <w:tab/>
        <w:t xml:space="preserve">ר"ש בן מנסיא</w:t>
      </w:r>
      <w:del w:id="101706" w:author="מנוע מכני" w:date="2026-10-11T12:04:39Z">
        <w:r>
          <w:tab/>
          <w:delText xml:space="preserve"> אומר</w:delText>
        </w:r>
      </w:del>
      <w:del w:id="102880" w:author="Claude" w:date="2026-10-11T09:07:44Z">
        <w:r>
          <w:delText xml:space="preserve">	</w:delText>
        </w:r>
      </w:del>
      <w:r>
        <w:t xml:space="preserve">:</w:t>
      </w:r>
    </w:p>
    <w:p w:rsidR="00DA63EC" w:rsidRDefault="00DA63EC" w:rsidP="00DA63EC">
      <w:pPr>
        <w:tabs>
          <w:tab w:val="left" w:pos="0"/>
        </w:tabs>
        <w:rPr>
          <w:rtl/>
        </w:rPr>
      </w:pPr>
      <w:del w:id="100579" w:author="מנוע מכני" w:date="2026-10-11T12:04:39Z">
        <w:r>
          <w:rPr>
            <w:rtl/>
          </w:rPr>
          <w:tab/>
          <w:delText xml:space="preserve"> </w:delText>
        </w:r>
      </w:del>
      <w:r>
        <w:rPr>
          <w:rtl/>
        </w:rPr>
        <w:tab/>
        <w:t xml:space="preserve">אחד עצם שיש בו מוח ואחד עצם שאין בו מוח</w:t>
      </w:r>
      <w:ins w:id="95083" w:author="מנוע מכני" w:date="2026-10-11T12:04:39Z">
        <w:r>
          <w:rPr>
            <w:rtl/>
          </w:rPr>
          <w:t xml:space="preserve">,</w:t>
        </w:r>
      </w:ins>
      <w:del w:id="95084" w:author="מנוע מכני" w:date="2026-10-11T12:04:39Z">
        <w:r>
          <w:rPr>
            <w:rtl/>
          </w:rPr>
          <w:tab/>
          <w:delText xml:space="preserve">;</w:delText>
        </w:r>
      </w:del>
    </w:p>
    <w:p w:rsidR="00DA63EC" w:rsidRDefault="00DA63EC" w:rsidP="00DA63EC">
      <w:pPr>
        <w:tabs>
          <w:tab w:val="left" w:pos="0"/>
        </w:tabs>
        <w:rPr>
          <w:rtl/>
        </w:rPr>
      </w:pPr>
      <w:r>
        <w:rPr>
          <w:rFonts w:hint="cs"/>
          <w:rtl/>
        </w:rPr>
        <w:t>ולא דחי ד</w:t>
      </w:r>
      <w:r>
        <w:rPr>
          <w:rtl/>
        </w:rPr>
        <w:t xml:space="preserve">אין עשה דוחה </w:t>
      </w:r>
      <w:r>
        <w:rPr>
          <w:rtl/>
        </w:rPr>
        <w:t xml:space="preserve">לא</w:t>
      </w:r>
      <w:r>
        <w:rPr>
          <w:rtl/>
        </w:rPr>
        <w:t xml:space="preserve"> תעשה שבמקדש.</w:t>
      </w:r>
    </w:p>
    <w:p>
      <w:pPr>
        <w:pStyle w:val="38"/>
        <w:rPr>
          <w:ins w:id="100580" w:author="מנוע מכני" w:date="2026-10-11T12:04:39Z"/>
        </w:rPr>
      </w:pPr>
      <w:r>
        <w:t xml:space="preserve">רב אשי</w:t>
      </w:r>
      <w:del w:id="101707" w:author="מנוע מכני" w:date="2026-10-11T12:04:39Z">
        <w:r>
          <w:delText xml:space="preserve"> אמר</w:delText>
        </w:r>
      </w:del>
      <w:r>
        <w:t xml:space="preserve">:</w:t>
      </w:r>
    </w:p>
    <w:p w:rsidR="00DA63EC" w:rsidRDefault="00DA63EC" w:rsidP="00DA63EC">
      <w:pPr>
        <w:tabs>
          <w:tab w:val="left" w:pos="0"/>
        </w:tabs>
        <w:rPr>
          <w:rtl/>
        </w:rPr>
      </w:pPr>
      <w:del w:id="100581"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יקדש</w:t>
      </w:r>
      <w:r w:rsidRPr="00464129">
        <w:rPr>
          <w:rStyle w:val="afffff0"/>
          <w:rFonts w:hint="cs"/>
          <w:rtl/>
        </w:rPr>
        <w:t>'</w:t>
      </w:r>
      <w:r w:rsidRPr="00464129">
        <w:rPr>
          <w:rStyle w:val="afffff0"/>
          <w:rtl/>
        </w:rPr>
        <w:t xml:space="preserve"> </w:t>
      </w:r>
      <w:r>
        <w:rPr>
          <w:rtl/>
        </w:rPr>
        <w:t xml:space="preserve">עשה הוא, ואין עשה דוחה את </w:t>
      </w:r>
      <w:r>
        <w:rPr>
          <w:rtl/>
        </w:rPr>
        <w:t xml:space="preserve">לא</w:t>
      </w:r>
      <w:r>
        <w:rPr>
          <w:rtl/>
        </w:rPr>
        <w:t xml:space="preserve"> תעשה ועשה.</w:t>
      </w:r>
    </w:p>
    <w:p w:rsidR="00DA63EC" w:rsidRDefault="00DA63EC" w:rsidP="00DA63EC">
      <w:pPr>
        <w:tabs>
          <w:tab w:val="left" w:pos="0"/>
        </w:tabs>
        <w:rPr>
          <w:rtl/>
        </w:rPr>
      </w:pPr>
      <w:r>
        <w:rPr>
          <w:rtl/>
        </w:rPr>
        <w:t xml:space="preserve">אשכחן חטאת דמתקדש בבלוע, </w:t>
      </w:r>
    </w:p>
    <w:p>
      <w:pPr>
        <w:pStyle w:val="afffff8"/>
        <w:rPr>
          <w:ins w:id="90147" w:author="קלוד" w:date="2026-10-11T12:29:36Z"/>
        </w:rPr>
      </w:pPr>
      <w:ins w:id="90148" w:author="קלוד" w:date="2026-10-11T12:29:36Z">
        <w:r>
          <w:rPr>
            <w:color w:val="7B3F00"/>
          </w:rPr>
          <w:t xml:space="preserve">שאר קדשים שמתקדשים בבלוע - 'זאת התורה לעולה'</w:t>
        </w:r>
      </w:ins>
    </w:p>
    <w:p>
      <w:pPr>
        <w:pStyle w:val="38"/>
        <w:rPr>
          <w:ins w:id="100582" w:author="מנוע מכני" w:date="2026-10-11T12:04:39Z"/>
        </w:rPr>
      </w:pPr>
      <w:r>
        <w:t xml:space="preserve">שאר </w:t>
      </w:r>
      <w:r>
        <w:t>קדשים כשמואל</w:t>
      </w:r>
      <w:r>
        <w:t xml:space="preserve"> </w:t>
      </w:r>
      <w:r>
        <w:t>מ</w:t>
      </w:r>
      <w:r>
        <w:t>ר"א:</w:t>
      </w:r>
    </w:p>
    <w:p w:rsidR="00DA63EC" w:rsidRDefault="00DA63EC" w:rsidP="00DA63EC">
      <w:pPr>
        <w:tabs>
          <w:tab w:val="left" w:pos="0"/>
        </w:tabs>
        <w:rPr>
          <w:rtl/>
        </w:rPr>
      </w:pPr>
      <w:del w:id="100583"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זאת התורה לעולה ולמנחה ולחטאת ולאשם ולמילואים ולזבח השלמים</w:t>
      </w:r>
      <w:r w:rsidRPr="00464129">
        <w:rPr>
          <w:rStyle w:val="afffff0"/>
          <w:rFonts w:hint="cs"/>
          <w:rtl/>
        </w:rPr>
        <w:t>'</w:t>
      </w:r>
      <w:r w:rsidRPr="00464129">
        <w:rPr>
          <w:rStyle w:val="afffff0"/>
          <w:rtl/>
        </w:rPr>
        <w:t>,</w:t>
      </w:r>
      <w:r>
        <w:rPr>
          <w:rtl/>
        </w:rPr>
        <w:t xml:space="preserve"> לעולה – כעול</w:t>
      </w:r>
      <w:r>
        <w:rPr>
          <w:rFonts w:hint="cs"/>
          <w:rtl/>
        </w:rPr>
        <w:t>ה ד</w:t>
      </w:r>
      <w:r>
        <w:rPr>
          <w:rtl/>
        </w:rPr>
        <w:t>טעונה כלי, אף כל טעונה כלי.</w:t>
      </w:r>
    </w:p>
    <w:p w:rsidR="00DA63EC" w:rsidRDefault="00DA63EC" w:rsidP="00DA63EC">
      <w:pPr>
        <w:tabs>
          <w:tab w:val="left" w:pos="0"/>
        </w:tabs>
        <w:rPr>
          <w:rtl/>
        </w:rPr>
      </w:pPr>
      <w:r>
        <w:rPr>
          <w:rFonts w:hint="cs"/>
          <w:rtl/>
        </w:rPr>
        <w:t xml:space="preserve">ולא מזרק דבשלמי ציבור גם כתוב אלא דסכין </w:t>
      </w:r>
    </w:p>
    <w:p w:rsidR="00DA63EC" w:rsidRDefault="00DA63EC" w:rsidP="00DA63EC">
      <w:pPr>
        <w:tabs>
          <w:tab w:val="left" w:pos="0"/>
        </w:tabs>
        <w:rPr>
          <w:rtl/>
        </w:rPr>
      </w:pPr>
      <w:r>
        <w:rPr>
          <w:rFonts w:hint="cs"/>
          <w:rtl/>
        </w:rPr>
        <w:t xml:space="preserve">ועולה גופה </w:t>
      </w:r>
      <w:r w:rsidRPr="0046594B">
        <w:rPr>
          <w:rStyle w:val="afffff0"/>
          <w:rFonts w:hint="cs"/>
          <w:rtl/>
        </w:rPr>
        <w:t>ד'</w:t>
      </w:r>
      <w:ins w:id="91061" w:author="Claude - סמנטי" w:date="2026-10-11T12:26:16Z">
        <w:r>
          <w:rPr>
            <w:rStyle w:val="afffff0"/>
            <w:rtl/>
          </w:rPr>
          <w:t xml:space="preserve">וַיִּשְׁלַח אַבְרָהָם אֶת יָדוֹ וַיִּקַּח אֶת הַמַּאֲכֶלֶת</w:t>
        </w:r>
      </w:ins>
      <w:del w:id="91062" w:author="Claude - סמנטי" w:date="2026-10-11T12:26:16Z">
        <w:r w:rsidRPr="0046594B">
          <w:rPr>
            <w:rStyle w:val="afffff0"/>
            <w:rtl/>
          </w:rPr>
          <w:delText xml:space="preserve">וישלח אברהם את ידו ויקח את המאכלת</w:delText>
        </w:r>
      </w:del>
      <w:r w:rsidRPr="0046594B">
        <w:rPr>
          <w:rStyle w:val="afffff0"/>
          <w:rFonts w:hint="cs"/>
          <w:rtl/>
        </w:rPr>
        <w:t>'</w:t>
      </w:r>
      <w:r w:rsidRPr="0046594B">
        <w:rPr>
          <w:rStyle w:val="afffff0"/>
          <w:rtl/>
        </w:rPr>
        <w:t>,</w:t>
      </w:r>
      <w:r>
        <w:rPr>
          <w:rtl/>
        </w:rPr>
        <w:t xml:space="preserve"> </w:t>
      </w:r>
      <w:ins w:id="91903" w:author="מנוע מכני" w:date="2026-10-11T12:04:39Z">
        <w:r>
          <w:rPr>
            <w:rtl/>
          </w:rPr>
          <w:t xml:space="preserve">ושם</w:t>
        </w:r>
      </w:ins>
      <w:del w:id="91904" w:author="מנוע מכני" w:date="2026-10-11T12:04:39Z">
        <w:r>
          <w:rPr>
            <w:rtl/>
          </w:rPr>
          <w:delText xml:space="preserve">והתם</w:delText>
        </w:r>
      </w:del>
      <w:r>
        <w:rPr>
          <w:rtl/>
        </w:rPr>
        <w:t xml:space="preserve"> עולה הוא, </w:t>
      </w:r>
      <w:r w:rsidRPr="0046594B">
        <w:rPr>
          <w:rStyle w:val="afffff0"/>
          <w:rtl/>
        </w:rPr>
        <w:t>ד</w:t>
      </w:r>
      <w:r w:rsidRPr="0046594B">
        <w:rPr>
          <w:rStyle w:val="afffff0"/>
          <w:rFonts w:hint="cs"/>
          <w:rtl/>
        </w:rPr>
        <w:t>'</w:t>
      </w:r>
      <w:ins w:id="91059" w:author="Claude - סמנטי" w:date="2026-10-11T12:26:16Z">
        <w:r>
          <w:rPr>
            <w:rStyle w:val="afffff0"/>
            <w:rtl/>
          </w:rPr>
          <w:t xml:space="preserve">וַיַּעֲלֵהוּ לְעוֹלָה תַּחַת בְּנוֹ</w:t>
        </w:r>
      </w:ins>
      <w:del w:id="91060" w:author="Claude - סמנטי" w:date="2026-10-11T12:26:16Z">
        <w:r w:rsidRPr="0046594B">
          <w:rPr>
            <w:rStyle w:val="afffff0"/>
            <w:rtl/>
          </w:rPr>
          <w:delText xml:space="preserve">ויעלהו לעולה תחת בנו</w:delText>
        </w:r>
      </w:del>
      <w:r w:rsidRPr="0046594B">
        <w:rPr>
          <w:rStyle w:val="afffff0"/>
          <w:rFonts w:hint="cs"/>
          <w:rtl/>
        </w:rPr>
        <w:t>'</w:t>
      </w:r>
      <w:r w:rsidRPr="0046594B">
        <w:rPr>
          <w:rStyle w:val="afffff0"/>
          <w:rtl/>
        </w:rPr>
        <w:t>.</w:t>
      </w:r>
    </w:p>
    <w:p w:rsidR="00DA63EC" w:rsidRDefault="00DA63EC" w:rsidP="00DA63EC">
      <w:pPr>
        <w:tabs>
          <w:tab w:val="left" w:pos="0"/>
        </w:tabs>
        <w:rPr>
          <w:rtl/>
        </w:rPr>
      </w:pPr>
      <w:r>
        <w:rPr>
          <w:rtl/>
        </w:rPr>
        <w:t xml:space="preserve">מנחה </w:t>
      </w:r>
      <w:r>
        <w:rPr>
          <w:rFonts w:hint="cs"/>
          <w:rtl/>
        </w:rPr>
        <w:t>ד</w:t>
      </w:r>
      <w:r>
        <w:rPr>
          <w:rtl/>
        </w:rPr>
        <w:t>אינה נאכלת אלא לזכרי כהונה, אף כל אינם נאכלין אלא לזכרי כהונה.</w:t>
      </w:r>
    </w:p>
    <w:p w:rsidR="00DA63EC" w:rsidRDefault="00DA63EC" w:rsidP="00DA63EC">
      <w:pPr>
        <w:tabs>
          <w:tab w:val="left" w:pos="0"/>
        </w:tabs>
        <w:rPr>
          <w:rtl/>
        </w:rPr>
      </w:pPr>
      <w:ins w:id="91905" w:author="מנוע מכני" w:date="2026-10-11T12:04:39Z">
        <w:r>
          <w:rPr>
            <w:rFonts w:hint="cs"/>
            <w:rtl/>
          </w:rPr>
          <w:t xml:space="preserve">ולא</w:t>
        </w:r>
      </w:ins>
      <w:del w:id="91906" w:author="מנוע מכני" w:date="2026-10-11T12:04:39Z">
        <w:r>
          <w:rPr>
            <w:rFonts w:hint="cs"/>
            <w:rtl/>
          </w:rPr>
          <w:delText xml:space="preserve">ולאו</w:delText>
        </w:r>
      </w:del>
      <w:r>
        <w:rPr>
          <w:rFonts w:hint="cs"/>
          <w:rtl/>
        </w:rPr>
        <w:t xml:space="preserve"> </w:t>
      </w:r>
      <w:r>
        <w:rPr>
          <w:rtl/>
        </w:rPr>
        <w:t xml:space="preserve">חטאת ואשם, </w:t>
      </w:r>
      <w:r>
        <w:rPr>
          <w:rFonts w:hint="cs"/>
          <w:rtl/>
        </w:rPr>
        <w:t>ד</w:t>
      </w:r>
      <w:r>
        <w:rPr>
          <w:rtl/>
        </w:rPr>
        <w:t xml:space="preserve">בהדיא כתיב </w:t>
      </w:r>
      <w:ins w:id="93615" w:author="מנוע מכני" w:date="2026-10-11T12:04:39Z">
        <w:r>
          <w:rPr>
            <w:rtl/>
          </w:rPr>
          <w:t xml:space="preserve">בהם</w:t>
        </w:r>
      </w:ins>
      <w:del w:id="93616" w:author="מנוע מכני" w:date="2026-10-11T12:04:39Z">
        <w:r>
          <w:rPr>
            <w:rtl/>
          </w:rPr>
          <w:delText xml:space="preserve">בהו</w:delText>
        </w:r>
      </w:del>
      <w:r>
        <w:rPr>
          <w:rtl/>
        </w:rPr>
        <w:t xml:space="preserve">:</w:t>
      </w:r>
      <w:r w:rsidRPr="00464129">
        <w:rPr>
          <w:rStyle w:val="afffff0"/>
          <w:rtl/>
        </w:rPr>
        <w:t xml:space="preserve"> </w:t>
      </w:r>
      <w:r w:rsidRPr="00464129">
        <w:rPr>
          <w:rStyle w:val="afffff0"/>
          <w:rFonts w:hint="cs"/>
          <w:rtl/>
        </w:rPr>
        <w:t>'</w:t>
      </w:r>
      <w:r w:rsidRPr="00464129">
        <w:rPr>
          <w:rStyle w:val="afffff0"/>
          <w:rtl/>
        </w:rPr>
        <w:t>כל זכר בכהנים יאכלנו</w:t>
      </w:r>
      <w:r w:rsidRPr="00464129">
        <w:rPr>
          <w:rStyle w:val="afffff0"/>
          <w:rFonts w:hint="cs"/>
          <w:rtl/>
        </w:rPr>
        <w:t>'</w:t>
      </w:r>
      <w:r w:rsidRPr="00464129">
        <w:rPr>
          <w:rStyle w:val="afffff0"/>
          <w:rtl/>
        </w:rPr>
        <w:t xml:space="preserve"> </w:t>
      </w:r>
      <w:ins w:id="91907" w:author="מנוע מכני" w:date="2026-10-11T12:04:39Z">
        <w:r>
          <w:rPr>
            <w:rtl/>
          </w:rPr>
          <w:t xml:space="preserve">ולא</w:t>
        </w:r>
      </w:ins>
      <w:del w:id="91908" w:author="מנוע מכני" w:date="2026-10-11T12:04:39Z">
        <w:r>
          <w:rPr>
            <w:rtl/>
          </w:rPr>
          <w:delText xml:space="preserve">ו</w:delText>
        </w:r>
        <w:r>
          <w:rPr>
            <w:rFonts w:hint="cs"/>
            <w:rtl/>
          </w:rPr>
          <w:delText xml:space="preserve">לאו</w:delText>
        </w:r>
      </w:del>
      <w:r>
        <w:rPr>
          <w:rFonts w:hint="cs"/>
          <w:rtl/>
        </w:rPr>
        <w:t xml:space="preserve"> </w:t>
      </w:r>
      <w:r>
        <w:rPr>
          <w:rtl/>
        </w:rPr>
        <w:t xml:space="preserve">שלמי ציבור, </w:t>
      </w:r>
      <w:r>
        <w:rPr>
          <w:rFonts w:hint="cs"/>
          <w:rtl/>
        </w:rPr>
        <w:t>ד</w:t>
      </w:r>
      <w:r>
        <w:rPr>
          <w:rtl/>
        </w:rPr>
        <w:t>מריבוייא דקרא אתי,</w:t>
      </w:r>
      <w:r w:rsidRPr="00464129">
        <w:rPr>
          <w:rStyle w:val="afffff0"/>
          <w:rtl/>
        </w:rPr>
        <w:t xml:space="preserve"> </w:t>
      </w:r>
      <w:r w:rsidRPr="00464129">
        <w:rPr>
          <w:rStyle w:val="afffff0"/>
          <w:rFonts w:hint="cs"/>
          <w:rtl/>
        </w:rPr>
        <w:t>'</w:t>
      </w:r>
      <w:ins w:id="90293" w:author="Claude - סמנטי" w:date="2026-10-11T12:26:16Z">
        <w:r>
          <w:rPr>
            <w:rStyle w:val="afffff0"/>
            <w:rtl/>
          </w:rPr>
          <w:t xml:space="preserve">בְּקֹדֶשׁ הַקֳּדָשִׁים תֹּאכְלֶנּוּ כָּל זָכָר יֹאכַל אוֹתוֹ</w:t>
        </w:r>
      </w:ins>
      <w:del w:id="90294" w:author="Claude - סמנטי" w:date="2026-10-11T12:26:16Z">
        <w:r w:rsidRPr="00464129">
          <w:rPr>
            <w:rStyle w:val="afffff0"/>
            <w:rtl/>
          </w:rPr>
          <w:delText xml:space="preserve">בקדש הקדשים תאכלנו כל זכר יאכל אותו</w:delText>
        </w:r>
      </w:del>
      <w:r w:rsidRPr="00464129">
        <w:rPr>
          <w:rStyle w:val="afffff0"/>
          <w:rFonts w:hint="cs"/>
          <w:rtl/>
        </w:rPr>
        <w:t>'</w:t>
      </w:r>
      <w:r w:rsidRPr="00464129">
        <w:rPr>
          <w:rStyle w:val="afffff0"/>
          <w:rtl/>
        </w:rPr>
        <w:t xml:space="preserve"> </w:t>
      </w:r>
      <w:r>
        <w:rPr>
          <w:rtl/>
        </w:rPr>
        <w:t xml:space="preserve">לימד על שלמי ציבור שאינן נאכלין אלא לזכרי כהונה! </w:t>
      </w:r>
    </w:p>
    <w:p w:rsidR="00DA63EC" w:rsidRDefault="00DA63EC" w:rsidP="00DA63EC">
      <w:pPr>
        <w:pStyle w:val="afff3"/>
        <w:framePr w:wrap="around"/>
        <w:rPr>
          <w:rtl/>
        </w:rPr>
      </w:pPr>
      <w:r>
        <w:rPr>
          <w:rFonts w:hint="cs"/>
          <w:rtl/>
        </w:rPr>
        <w:t>צח.</w:t>
      </w:r>
    </w:p>
    <w:p w:rsidR="00DA63EC" w:rsidRDefault="00DA63EC" w:rsidP="00DA63EC">
      <w:pPr>
        <w:tabs>
          <w:tab w:val="left" w:pos="0"/>
        </w:tabs>
        <w:rPr>
          <w:rtl/>
        </w:rPr>
      </w:pPr>
    </w:p>
    <w:p w:rsidR="00DA63EC" w:rsidRDefault="00DA63EC" w:rsidP="00DA63EC">
      <w:pPr>
        <w:tabs>
          <w:tab w:val="left" w:pos="0"/>
        </w:tabs>
        <w:rPr>
          <w:rtl/>
        </w:rPr>
      </w:pPr>
      <w:r>
        <w:rPr>
          <w:rtl/>
        </w:rPr>
        <w:t>•</w:t>
      </w:r>
      <w:r>
        <w:rPr>
          <w:rFonts w:hint="cs"/>
          <w:rtl/>
        </w:rPr>
        <w:t xml:space="preserve"> </w:t>
      </w:r>
      <w:r>
        <w:rPr>
          <w:rtl/>
        </w:rPr>
        <w:t xml:space="preserve">תנאי היא, </w:t>
      </w:r>
      <w:ins w:id="91909" w:author="מנוע מכני" w:date="2026-10-11T12:04:39Z">
        <w:r>
          <w:rPr>
            <w:rtl/>
          </w:rPr>
          <w:t xml:space="preserve">יש</w:t>
        </w:r>
      </w:ins>
      <w:del w:id="91910" w:author="מנוע מכני" w:date="2026-10-11T12:04:39Z">
        <w:r>
          <w:rPr>
            <w:rtl/>
          </w:rPr>
          <w:delText xml:space="preserve">איכא</w:delText>
        </w:r>
      </w:del>
      <w:r>
        <w:rPr>
          <w:rtl/>
        </w:rPr>
        <w:t xml:space="preserve"> דנפקא </w:t>
      </w:r>
      <w:ins w:id="93617" w:author="מנוע מכני" w:date="2026-10-11T12:04:39Z">
        <w:r>
          <w:rPr>
            <w:rtl/>
          </w:rPr>
          <w:t xml:space="preserve">לו</w:t>
        </w:r>
      </w:ins>
      <w:del w:id="93618" w:author="מנוע מכני" w:date="2026-10-11T12:04:39Z">
        <w:r>
          <w:rPr>
            <w:rtl/>
          </w:rPr>
          <w:delText xml:space="preserve">ליה</w:delText>
        </w:r>
      </w:del>
      <w:r>
        <w:rPr>
          <w:rtl/>
        </w:rPr>
        <w:t xml:space="preserve"> </w:t>
      </w:r>
      <w:ins w:id="91913" w:author="מנוע מכני" w:date="2026-10-11T12:04:39Z">
        <w:r>
          <w:rPr>
            <w:rtl/>
          </w:rPr>
          <w:t xml:space="preserve">מכאן</w:t>
        </w:r>
      </w:ins>
      <w:del w:id="91914" w:author="מנוע מכני" w:date="2026-10-11T12:04:39Z">
        <w:r>
          <w:rPr>
            <w:rtl/>
          </w:rPr>
          <w:delText xml:space="preserve">מהכא</w:delText>
        </w:r>
      </w:del>
      <w:r>
        <w:rPr>
          <w:rtl/>
        </w:rPr>
        <w:t xml:space="preserve">, </w:t>
      </w:r>
      <w:ins w:id="91911" w:author="מנוע מכני" w:date="2026-10-11T12:04:39Z">
        <w:r>
          <w:rPr>
            <w:rtl/>
          </w:rPr>
          <w:t xml:space="preserve">ויש</w:t>
        </w:r>
      </w:ins>
      <w:del w:id="91912" w:author="מנוע מכני" w:date="2026-10-11T12:04:39Z">
        <w:r>
          <w:rPr>
            <w:rtl/>
          </w:rPr>
          <w:delText xml:space="preserve">ואיכא</w:delText>
        </w:r>
      </w:del>
      <w:r>
        <w:rPr>
          <w:rtl/>
        </w:rPr>
        <w:t xml:space="preserve"> דנפקא </w:t>
      </w:r>
      <w:ins w:id="93619" w:author="מנוע מכני" w:date="2026-10-11T12:04:39Z">
        <w:r>
          <w:rPr>
            <w:rtl/>
          </w:rPr>
          <w:t xml:space="preserve">לו</w:t>
        </w:r>
      </w:ins>
      <w:del w:id="93620" w:author="מנוע מכני" w:date="2026-10-11T12:04:39Z">
        <w:r>
          <w:rPr>
            <w:rtl/>
          </w:rPr>
          <w:delText xml:space="preserve">ליה</w:delText>
        </w:r>
      </w:del>
      <w:r>
        <w:rPr>
          <w:rtl/>
        </w:rPr>
        <w:t xml:space="preserve"> </w:t>
      </w:r>
      <w:ins w:id="91915" w:author="מנוע מכני" w:date="2026-10-11T12:04:39Z">
        <w:r>
          <w:rPr>
            <w:rtl/>
          </w:rPr>
          <w:t xml:space="preserve">מכאן</w:t>
        </w:r>
      </w:ins>
      <w:del w:id="91916" w:author="מנוע מכני" w:date="2026-10-11T12:04:39Z">
        <w:r>
          <w:rPr>
            <w:rtl/>
          </w:rPr>
          <w:delText xml:space="preserve">מהכא</w:delText>
        </w:r>
      </w:del>
      <w:r>
        <w:rPr>
          <w:rtl/>
        </w:rPr>
        <w:t xml:space="preserve">.</w:t>
      </w:r>
    </w:p>
    <w:p w:rsidR="00DA63EC" w:rsidRDefault="00DA63EC" w:rsidP="00DA63EC">
      <w:pPr>
        <w:tabs>
          <w:tab w:val="left" w:pos="0"/>
        </w:tabs>
        <w:rPr>
          <w:rtl/>
        </w:rPr>
      </w:pPr>
      <w:r>
        <w:rPr>
          <w:rtl/>
        </w:rPr>
        <w:t xml:space="preserve">חטאת </w:t>
      </w:r>
      <w:r>
        <w:rPr>
          <w:rFonts w:hint="cs"/>
          <w:rtl/>
        </w:rPr>
        <w:t>ד</w:t>
      </w:r>
      <w:r>
        <w:rPr>
          <w:rtl/>
        </w:rPr>
        <w:t>מתקדשת בבלוע, אף כל מתקדשת בבלוע.</w:t>
      </w:r>
    </w:p>
    <w:p w:rsidR="00DA63EC" w:rsidRDefault="00DA63EC" w:rsidP="00DA63EC">
      <w:pPr>
        <w:tabs>
          <w:tab w:val="left" w:pos="0"/>
        </w:tabs>
        <w:rPr>
          <w:rtl/>
        </w:rPr>
      </w:pPr>
      <w:r>
        <w:rPr>
          <w:rtl/>
        </w:rPr>
        <w:t>אשם -</w:t>
      </w:r>
      <w:r>
        <w:rPr>
          <w:rFonts w:hint="cs"/>
          <w:rtl/>
        </w:rPr>
        <w:t>ד</w:t>
      </w:r>
      <w:r>
        <w:rPr>
          <w:rtl/>
        </w:rPr>
        <w:t xml:space="preserve">אף כל אין </w:t>
      </w:r>
      <w:ins w:id="97291" w:author="מנוע מכני" w:date="2026-10-11T12:04:39Z">
        <w:r>
          <w:rPr>
            <w:rtl/>
          </w:rPr>
          <w:t xml:space="preserve">יפה</w:t>
        </w:r>
      </w:ins>
      <w:del w:id="97292" w:author="מנוע מכני" w:date="2026-10-11T12:04:39Z">
        <w:r>
          <w:rPr>
            <w:rtl/>
          </w:rPr>
          <w:delText xml:space="preserve">שפיר</w:delText>
        </w:r>
      </w:del>
      <w:r>
        <w:rPr>
          <w:rtl/>
        </w:rPr>
        <w:t xml:space="preserve"> ושליא קדוש בו.</w:t>
      </w:r>
    </w:p>
    <w:p w:rsidR="00DA63EC" w:rsidRDefault="00DA63EC" w:rsidP="00DA63EC">
      <w:pPr>
        <w:tabs>
          <w:tab w:val="left" w:pos="0"/>
        </w:tabs>
        <w:rPr>
          <w:rtl/>
        </w:rPr>
      </w:pPr>
      <w:ins w:id="91917" w:author="מנוע מכני" w:date="2026-10-11T12:04:39Z">
        <w:r>
          <w:rPr>
            <w:rtl/>
          </w:rPr>
          <w:t xml:space="preserve">סבר</w:t>
        </w:r>
      </w:ins>
      <w:del w:id="91918" w:author="מנוע מכני" w:date="2026-10-11T12:04:39Z">
        <w:r>
          <w:rPr>
            <w:rtl/>
          </w:rPr>
          <w:delText xml:space="preserve">קסבר</w:delText>
        </w:r>
      </w:del>
      <w:r>
        <w:rPr>
          <w:rtl/>
        </w:rPr>
        <w:t xml:space="preserve">: וולדות קדשים בהוייתן הן קדושים, ודנין אפשר משאי אפשר.</w:t>
      </w:r>
    </w:p>
    <w:p w:rsidR="00DA63EC" w:rsidRPr="00E105BC" w:rsidRDefault="00DA63EC" w:rsidP="00DA63EC">
      <w:pPr>
        <w:tabs>
          <w:tab w:val="left" w:pos="0"/>
        </w:tabs>
        <w:rPr>
          <w:spacing w:val="-6"/>
          <w:rtl/>
        </w:rPr>
      </w:pPr>
      <w:r w:rsidRPr="00E105BC">
        <w:rPr>
          <w:spacing w:val="-6"/>
          <w:rtl/>
        </w:rPr>
        <w:t xml:space="preserve">מלואים </w:t>
      </w:r>
      <w:r w:rsidRPr="00E105BC">
        <w:rPr>
          <w:rFonts w:hint="cs"/>
          <w:spacing w:val="-6"/>
          <w:rtl/>
        </w:rPr>
        <w:t>ד</w:t>
      </w:r>
      <w:r w:rsidRPr="00E105BC">
        <w:rPr>
          <w:spacing w:val="-6"/>
          <w:rtl/>
        </w:rPr>
        <w:t>מותריהן בשריפה ואין בעל"</w:t>
      </w:r>
      <w:r w:rsidRPr="00E105BC">
        <w:rPr>
          <w:rFonts w:hint="cs"/>
          <w:spacing w:val="-6"/>
          <w:rtl/>
        </w:rPr>
        <w:t>ח</w:t>
      </w:r>
      <w:r w:rsidRPr="00E105BC">
        <w:rPr>
          <w:spacing w:val="-6"/>
          <w:rtl/>
        </w:rPr>
        <w:t xml:space="preserve"> במותריהן, אף כל מותריהן בשריפה ואין בעל"</w:t>
      </w:r>
      <w:r w:rsidRPr="00E105BC">
        <w:rPr>
          <w:rFonts w:hint="cs"/>
          <w:spacing w:val="-6"/>
          <w:rtl/>
        </w:rPr>
        <w:t xml:space="preserve">ח </w:t>
      </w:r>
      <w:r w:rsidRPr="00E105BC">
        <w:rPr>
          <w:spacing w:val="-6"/>
          <w:rtl/>
        </w:rPr>
        <w:t>במותריהן.</w:t>
      </w:r>
    </w:p>
    <w:p w:rsidR="00DA63EC" w:rsidRDefault="00DA63EC" w:rsidP="00DA63EC">
      <w:pPr>
        <w:tabs>
          <w:tab w:val="left" w:pos="0"/>
        </w:tabs>
        <w:rPr>
          <w:rtl/>
        </w:rPr>
      </w:pPr>
      <w:r>
        <w:rPr>
          <w:rtl/>
        </w:rPr>
        <w:t xml:space="preserve">שלמים </w:t>
      </w:r>
      <w:r>
        <w:rPr>
          <w:rFonts w:hint="cs"/>
          <w:rtl/>
        </w:rPr>
        <w:t>ד</w:t>
      </w:r>
      <w:r>
        <w:rPr>
          <w:rtl/>
        </w:rPr>
        <w:t>מפגלין ומתפגלין, אף כל מפגלין ומתפגלין.</w:t>
      </w:r>
    </w:p>
    <w:p>
      <w:pPr>
        <w:pStyle w:val="38"/>
        <w:rPr>
          <w:ins w:id="100584" w:author="מנוע מכני" w:date="2026-10-11T12:04:39Z"/>
        </w:rPr>
      </w:pPr>
      <w:r>
        <w:t>במתניתא תנא מדר"ע:</w:t>
      </w:r>
    </w:p>
    <w:p w:rsidR="00DA63EC" w:rsidRDefault="00DA63EC" w:rsidP="00DA63EC">
      <w:pPr>
        <w:tabs>
          <w:tab w:val="left" w:pos="0"/>
        </w:tabs>
        <w:rPr>
          <w:rtl/>
        </w:rPr>
      </w:pPr>
      <w:del w:id="100585"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מנחה</w:t>
      </w:r>
      <w:r w:rsidRPr="00464129">
        <w:rPr>
          <w:rStyle w:val="afffff0"/>
          <w:rFonts w:hint="cs"/>
          <w:rtl/>
        </w:rPr>
        <w:t>'</w:t>
      </w:r>
      <w:r w:rsidRPr="00464129">
        <w:rPr>
          <w:rStyle w:val="afffff0"/>
          <w:rtl/>
        </w:rPr>
        <w:t xml:space="preserve"> </w:t>
      </w:r>
      <w:r>
        <w:rPr>
          <w:rtl/>
        </w:rPr>
        <w:t>- מה מנחה מתקדשת בבלוע, אף כל מתקדשת בבלוע.</w:t>
      </w:r>
    </w:p>
    <w:p w:rsidR="00DA63EC" w:rsidRDefault="00DA63EC" w:rsidP="00DA63EC">
      <w:pPr>
        <w:tabs>
          <w:tab w:val="left" w:pos="0"/>
        </w:tabs>
        <w:rPr>
          <w:rtl/>
        </w:rPr>
      </w:pPr>
      <w:r w:rsidRPr="00E046C6">
        <w:rPr>
          <w:rFonts w:hint="cs"/>
          <w:b/>
          <w:bCs/>
          <w:rtl/>
        </w:rPr>
        <w:t>וצריכא</w:t>
      </w:r>
      <w:r>
        <w:rPr>
          <w:rFonts w:hint="cs"/>
          <w:rtl/>
        </w:rPr>
        <w:t xml:space="preserve"> חטאת אפי' דלא רכיכא ומיבלעה ומנחה אפי' דלא קריר </w:t>
      </w:r>
    </w:p>
    <w:p w:rsidR="00DA63EC" w:rsidRDefault="00DA63EC" w:rsidP="00DA63EC">
      <w:pPr>
        <w:tabs>
          <w:tab w:val="left" w:pos="0"/>
        </w:tabs>
        <w:rPr>
          <w:rtl/>
        </w:rPr>
      </w:pPr>
    </w:p>
    <w:p w:rsidR="00DA63EC" w:rsidRDefault="00DA63EC" w:rsidP="00DA63EC">
      <w:pPr>
        <w:tabs>
          <w:tab w:val="left" w:pos="0"/>
        </w:tabs>
        <w:rPr>
          <w:rtl/>
        </w:rPr>
      </w:pPr>
      <w:r>
        <w:rPr>
          <w:rtl/>
        </w:rPr>
        <w:t>•</w:t>
      </w:r>
      <w:r>
        <w:rPr>
          <w:rFonts w:hint="cs"/>
          <w:rtl/>
        </w:rPr>
        <w:t xml:space="preserve"> </w:t>
      </w:r>
      <w:r>
        <w:rPr>
          <w:rtl/>
        </w:rPr>
        <w:t>חטאת</w:t>
      </w:r>
      <w:r>
        <w:rPr>
          <w:rFonts w:hint="cs"/>
          <w:rtl/>
        </w:rPr>
        <w:t xml:space="preserve"> ד</w:t>
      </w:r>
      <w:r>
        <w:rPr>
          <w:rtl/>
        </w:rPr>
        <w:t>אינה באה אלא מן החולין וביום ובידו הימנית, אף כל אינה באה אלא מן החולין וביום ובידו הימנית.</w:t>
      </w:r>
    </w:p>
    <w:p>
      <w:pPr>
        <w:pStyle w:val="38"/>
        <w:rPr>
          <w:ins w:id="100586" w:author="מנוע מכני" w:date="2026-10-11T12:04:39Z"/>
        </w:rPr>
      </w:pPr>
      <w:r>
        <w:t xml:space="preserve">וחטאת</w:t>
      </w:r>
      <w:ins w:id="95085" w:author="מנוע מכני" w:date="2026-10-11T12:04:39Z">
        <w:r>
          <w:t xml:space="preserve"> </w:t>
        </w:r>
      </w:ins>
      <w:del w:id="95086" w:author="מנוע מכני" w:date="2026-10-11T12:04:39Z">
        <w:r>
          <w:delText xml:space="preserve"> </w:delText>
        </w:r>
        <w:r>
          <w:delText xml:space="preserve"> </w:delText>
        </w:r>
      </w:del>
      <w:r>
        <w:t xml:space="preserve">מר</w:t>
      </w:r>
      <w:r>
        <w:t>"</w:t>
      </w:r>
      <w:r>
        <w:t>ח</w:t>
      </w:r>
      <w:r>
        <w:t>:</w:t>
      </w:r>
    </w:p>
    <w:p w:rsidR="00DA63EC" w:rsidRDefault="00DA63EC" w:rsidP="00DA63EC">
      <w:pPr>
        <w:tabs>
          <w:tab w:val="left" w:pos="0"/>
        </w:tabs>
        <w:rPr>
          <w:rtl/>
        </w:rPr>
      </w:pPr>
      <w:del w:id="100587" w:author="מנוע מכני" w:date="2026-10-11T12:04:39Z">
        <w:r w:rsidRPr="00464129">
          <w:rPr>
            <w:rStyle w:val="afffff0"/>
            <w:rtl/>
          </w:rPr>
          <w:delText xml:space="preserve"> </w:delText>
        </w:r>
      </w:del>
      <w:r w:rsidRPr="00464129">
        <w:rPr>
          <w:rStyle w:val="afffff0"/>
          <w:rFonts w:hint="cs"/>
          <w:rtl/>
        </w:rPr>
        <w:t>'</w:t>
      </w:r>
      <w:ins w:id="91063" w:author="Claude - סמנטי" w:date="2026-10-11T12:26:16Z">
        <w:r>
          <w:rPr>
            <w:rStyle w:val="afffff0"/>
            <w:rtl/>
          </w:rPr>
          <w:t xml:space="preserve">וְהִקְרִיב אַהֲרֹן אֶת פַּר הַחַטָּאת אֲשֶׁר לוֹ</w:t>
        </w:r>
      </w:ins>
      <w:del w:id="91064" w:author="Claude - סמנטי" w:date="2026-10-11T12:26:16Z">
        <w:r w:rsidRPr="00464129">
          <w:rPr>
            <w:rStyle w:val="afffff0"/>
            <w:rtl/>
          </w:rPr>
          <w:delText xml:space="preserve">והקריב אהרן את פר החטאת אשר לו</w:delText>
        </w:r>
      </w:del>
      <w:r w:rsidRPr="00464129">
        <w:rPr>
          <w:rStyle w:val="afffff0"/>
          <w:rFonts w:hint="cs"/>
          <w:rtl/>
        </w:rPr>
        <w:t>'</w:t>
      </w:r>
      <w:r w:rsidRPr="00464129">
        <w:rPr>
          <w:rStyle w:val="afffff0"/>
          <w:rtl/>
        </w:rPr>
        <w:t xml:space="preserve"> </w:t>
      </w:r>
      <w:r>
        <w:rPr>
          <w:rtl/>
        </w:rPr>
        <w:t>- משלו, ולא משל ציבור ולא משל מעשר.</w:t>
      </w:r>
    </w:p>
    <w:p w:rsidR="00DA63EC" w:rsidRDefault="00DA63EC" w:rsidP="00DA63EC">
      <w:pPr>
        <w:tabs>
          <w:tab w:val="left" w:pos="0"/>
        </w:tabs>
        <w:rPr>
          <w:rtl/>
        </w:rPr>
      </w:pPr>
      <w:r w:rsidRPr="003017EE">
        <w:rPr>
          <w:rStyle w:val="afffff0"/>
          <w:rFonts w:hint="cs"/>
          <w:rtl/>
        </w:rPr>
        <w:t>'</w:t>
      </w:r>
      <w:r w:rsidRPr="003017EE">
        <w:rPr>
          <w:rStyle w:val="afffff0"/>
          <w:rtl/>
        </w:rPr>
        <w:t>ביום</w:t>
      </w:r>
      <w:r w:rsidRPr="003017EE">
        <w:rPr>
          <w:rStyle w:val="afffff0"/>
          <w:rFonts w:hint="cs"/>
          <w:rtl/>
        </w:rPr>
        <w:t>'</w:t>
      </w:r>
      <w:r w:rsidRPr="003017EE">
        <w:rPr>
          <w:rStyle w:val="afffff0"/>
          <w:rtl/>
        </w:rPr>
        <w:t>,</w:t>
      </w:r>
      <w:r>
        <w:rPr>
          <w:rtl/>
        </w:rPr>
        <w:t xml:space="preserve"> מביום צוותו נפקא! כדי נסבה.</w:t>
      </w:r>
    </w:p>
    <w:p w:rsidR="00DA63EC" w:rsidRDefault="00DA63EC" w:rsidP="00DA63EC">
      <w:pPr>
        <w:tabs>
          <w:tab w:val="left" w:pos="0"/>
        </w:tabs>
        <w:rPr>
          <w:b/>
          <w:bCs/>
          <w:rtl/>
        </w:rPr>
      </w:pPr>
      <w:r w:rsidRPr="003017EE">
        <w:rPr>
          <w:rStyle w:val="afffff0"/>
          <w:rFonts w:hint="cs"/>
          <w:rtl/>
        </w:rPr>
        <w:t>'</w:t>
      </w:r>
      <w:r w:rsidRPr="003017EE">
        <w:rPr>
          <w:rStyle w:val="afffff0"/>
          <w:rtl/>
        </w:rPr>
        <w:t>בידו הימנית</w:t>
      </w:r>
      <w:r w:rsidRPr="003017EE">
        <w:rPr>
          <w:rStyle w:val="afffff0"/>
          <w:rFonts w:hint="cs"/>
          <w:rtl/>
        </w:rPr>
        <w:t>'</w:t>
      </w:r>
      <w:r w:rsidRPr="003017EE">
        <w:rPr>
          <w:rStyle w:val="afffff0"/>
          <w:rtl/>
        </w:rPr>
        <w:t>,</w:t>
      </w:r>
      <w:r>
        <w:rPr>
          <w:rFonts w:hint="cs"/>
          <w:rtl/>
        </w:rPr>
        <w:t xml:space="preserve"> אפי' </w:t>
      </w:r>
      <w:r>
        <w:rPr>
          <w:rStyle w:val="2fb"/>
          <w:rFonts w:hint="cs"/>
          <w:rtl/>
        </w:rPr>
        <w:t xml:space="preserve">דמרבב</w:t>
      </w:r>
      <w:r>
        <w:rPr>
          <w:rStyle w:val="2fb"/>
          <w:rtl/>
        </w:rPr>
        <w:t>"</w:t>
      </w:r>
      <w:r>
        <w:rPr>
          <w:rStyle w:val="2fb"/>
          <w:rFonts w:hint="cs"/>
          <w:rtl/>
        </w:rPr>
        <w:t xml:space="preserve">ח</w:t>
      </w:r>
      <w:r>
        <w:rPr>
          <w:rFonts w:hint="cs"/>
          <w:rtl/>
        </w:rPr>
        <w:t xml:space="preserve"> דכל </w:t>
      </w:r>
      <w:r>
        <w:rPr>
          <w:rtl/>
        </w:rPr>
        <w:t>מקום שנא</w:t>
      </w:r>
      <w:r>
        <w:rPr>
          <w:rFonts w:hint="cs"/>
          <w:rtl/>
        </w:rPr>
        <w:t>'</w:t>
      </w:r>
      <w:r w:rsidRPr="00464129">
        <w:rPr>
          <w:rStyle w:val="afffff0"/>
          <w:rtl/>
        </w:rPr>
        <w:t xml:space="preserve"> </w:t>
      </w:r>
      <w:r w:rsidRPr="00464129">
        <w:rPr>
          <w:rStyle w:val="afffff0"/>
          <w:rFonts w:hint="cs"/>
          <w:rtl/>
        </w:rPr>
        <w:t>'</w:t>
      </w:r>
      <w:r w:rsidRPr="00464129">
        <w:rPr>
          <w:rStyle w:val="afffff0"/>
          <w:rtl/>
        </w:rPr>
        <w:t>אצבע וכהונה</w:t>
      </w:r>
      <w:r w:rsidRPr="00464129">
        <w:rPr>
          <w:rStyle w:val="afffff0"/>
          <w:rFonts w:hint="cs"/>
          <w:rtl/>
        </w:rPr>
        <w:t>'</w:t>
      </w:r>
      <w:r w:rsidRPr="00464129">
        <w:rPr>
          <w:rStyle w:val="afffff0"/>
          <w:rtl/>
        </w:rPr>
        <w:t xml:space="preserve"> </w:t>
      </w:r>
      <w:r>
        <w:rPr>
          <w:rtl/>
        </w:rPr>
        <w:t xml:space="preserve">אינו אלא ימין! </w:t>
      </w:r>
      <w:r>
        <w:rPr>
          <w:rFonts w:hint="cs"/>
          <w:rtl/>
        </w:rPr>
        <w:t xml:space="preserve">- </w:t>
      </w:r>
      <w:r>
        <w:rPr>
          <w:rtl/>
        </w:rPr>
        <w:t>כדי נסבה.</w:t>
      </w:r>
    </w:p>
    <w:p>
      <w:pPr>
        <w:pStyle w:val="38"/>
        <w:rPr>
          <w:ins w:id="100588" w:author="מנוע מכני" w:date="2026-10-11T12:04:39Z"/>
        </w:rPr>
      </w:pPr>
      <w:r w:rsidRPr="003E6863">
        <w:t>וא</w:t>
      </w:r>
      <w:r w:rsidRPr="003E6863">
        <w:t>ב</w:t>
      </w:r>
      <w:r w:rsidRPr="003E6863">
        <w:t>"</w:t>
      </w:r>
      <w:r w:rsidRPr="003E6863">
        <w:t>א</w:t>
      </w:r>
      <w:r>
        <w:t xml:space="preserve">:</w:t>
      </w:r>
    </w:p>
    <w:p w:rsidR="00DA63EC" w:rsidRDefault="00DA63EC" w:rsidP="00DA63EC">
      <w:pPr>
        <w:tabs>
          <w:tab w:val="left" w:pos="0"/>
        </w:tabs>
        <w:rPr>
          <w:rtl/>
        </w:rPr>
      </w:pPr>
      <w:del w:id="100589" w:author="מנוע מכני" w:date="2026-10-11T12:04:39Z">
        <w:r>
          <w:rPr>
            <w:rtl/>
          </w:rPr>
          <w:delText xml:space="preserve"> </w:delText>
        </w:r>
      </w:del>
      <w:ins w:id="96263" w:author="מנוע מכני" w:date="2026-10-11T12:04:39Z">
        <w:r>
          <w:rPr>
            <w:rtl/>
          </w:rPr>
          <w:t xml:space="preserve">סבר</w:t>
        </w:r>
      </w:ins>
      <w:del w:id="96264" w:author="מנוע מכני" w:date="2026-10-11T12:04:39Z">
        <w:r>
          <w:rPr>
            <w:rtl/>
          </w:rPr>
          <w:delText xml:space="preserve">ס"</w:delText>
        </w:r>
        <w:r>
          <w:rPr>
            <w:rFonts w:hint="cs"/>
            <w:rtl/>
          </w:rPr>
          <w:delText xml:space="preserve">ל</w:delText>
        </w:r>
      </w:del>
      <w:r>
        <w:rPr>
          <w:rFonts w:hint="cs"/>
          <w:rtl/>
        </w:rPr>
        <w:t xml:space="preserve"> </w:t>
      </w:r>
      <w:r>
        <w:rPr>
          <w:rStyle w:val="2fb"/>
          <w:rtl/>
        </w:rPr>
        <w:t xml:space="preserve">כר"ש</w:t>
      </w:r>
      <w:r>
        <w:rPr>
          <w:rtl/>
        </w:rPr>
        <w:t xml:space="preserve">, דאמר: אצבע </w:t>
      </w:r>
      <w:r>
        <w:rPr>
          <w:rtl/>
        </w:rPr>
        <w:t xml:space="preserve">לא</w:t>
      </w:r>
      <w:r>
        <w:rPr>
          <w:rtl/>
        </w:rPr>
        <w:t xml:space="preserve"> בעיא כהונה, כהונה בעיא אצבע.</w:t>
      </w:r>
    </w:p>
    <w:p w:rsidR="00DA63EC" w:rsidRDefault="00DA63EC" w:rsidP="00DA63EC">
      <w:pPr>
        <w:tabs>
          <w:tab w:val="left" w:pos="0"/>
        </w:tabs>
        <w:rPr>
          <w:rtl/>
        </w:rPr>
      </w:pPr>
      <w:r>
        <w:rPr>
          <w:rtl/>
        </w:rPr>
        <w:t>אשם - מה אשם עצמותיו מותרין, אף כל עצמותיו מותרין.</w:t>
      </w:r>
    </w:p>
    <w:p w:rsidR="00DA63EC" w:rsidRDefault="00DA63EC" w:rsidP="00DA63EC">
      <w:pPr>
        <w:pStyle w:val="afff3"/>
        <w:framePr w:wrap="around"/>
        <w:rPr>
          <w:rtl/>
        </w:rPr>
      </w:pPr>
      <w:r>
        <w:rPr>
          <w:rFonts w:hint="cs"/>
          <w:rtl/>
        </w:rPr>
        <w:t>צח:</w:t>
      </w:r>
    </w:p>
    <w:p>
      <w:pPr>
        <w:pStyle w:val="afffff8"/>
        <w:rPr>
          <w:ins w:id="90145" w:author="קלוד" w:date="2026-10-11T12:29:36Z"/>
        </w:rPr>
      </w:pPr>
      <w:ins w:id="90146" w:author="קלוד" w:date="2026-10-11T12:29:36Z">
        <w:r>
          <w:rPr>
            <w:color w:val="7B3F00"/>
          </w:rPr>
          <w:t xml:space="preserve">דם חטאת למטה ודם עולה למעלה - כיבוס</w:t>
        </w:r>
      </w:ins>
    </w:p>
    <w:p>
      <w:pPr>
        <w:pStyle w:val="38"/>
        <w:rPr>
          <w:ins w:id="100591" w:author="מנוע מכני" w:date="2026-10-11T12:04:39Z"/>
        </w:rPr>
      </w:pPr>
      <w:del w:id="100590" w:author="מנוע מכני" w:date="2026-10-11T12:04:39Z">
        <w:r>
          <w:delText xml:space="preserve">•</w:delText>
        </w:r>
      </w:del>
      <w:r>
        <w:t xml:space="preserve"> </w:t>
      </w:r>
      <w:del w:id="101708" w:author="מנוע מכני" w:date="2026-10-11T12:04:39Z">
        <w:r>
          <w:delText xml:space="preserve">אמר </w:delText>
        </w:r>
      </w:del>
      <w:r>
        <w:t xml:space="preserve">רבא:</w:t>
      </w:r>
    </w:p>
    <w:p w:rsidR="00DA63EC" w:rsidRDefault="00DA63EC" w:rsidP="00DA63EC">
      <w:pPr>
        <w:tabs>
          <w:tab w:val="left" w:pos="0"/>
        </w:tabs>
        <w:rPr>
          <w:rtl/>
        </w:rPr>
      </w:pPr>
      <w:del w:id="100592" w:author="מנוע מכני" w:date="2026-10-11T12:04:39Z">
        <w:r>
          <w:rPr>
            <w:rtl/>
          </w:rPr>
          <w:delText xml:space="preserve"> </w:delText>
        </w:r>
      </w:del>
      <w:r>
        <w:rPr>
          <w:rtl/>
        </w:rPr>
        <w:t xml:space="preserve">פשיטא לי, דם חטאת למטה ודם עולה למעלה - טעון כיבוס,</w:t>
      </w:r>
    </w:p>
    <w:p>
      <w:pPr>
        <w:pStyle w:val="38"/>
        <w:rPr>
          <w:ins w:id="100594" w:author="מנוע מכני" w:date="2026-10-11T12:04:39Z"/>
        </w:rPr>
      </w:pPr>
      <w:del w:id="100593" w:author="מנוע מכני" w:date="2026-10-11T12:04:39Z">
        <w:r>
          <w:delText xml:space="preserve">•</w:delText>
        </w:r>
      </w:del>
      <w:r>
        <w:t xml:space="preserve"> </w:t>
      </w:r>
      <w:r w:rsidRPr="00435194">
        <w:t>בעי רבא</w:t>
      </w:r>
      <w:r>
        <w:t xml:space="preserve">:</w:t>
      </w:r>
    </w:p>
    <w:p w:rsidR="00DA63EC" w:rsidRDefault="00DA63EC" w:rsidP="00DA63EC">
      <w:pPr>
        <w:tabs>
          <w:tab w:val="left" w:pos="0"/>
        </w:tabs>
        <w:rPr>
          <w:rtl/>
        </w:rPr>
      </w:pPr>
      <w:del w:id="100595" w:author="מנוע מכני" w:date="2026-10-11T12:04:39Z">
        <w:r>
          <w:rPr>
            <w:rtl/>
          </w:rPr>
          <w:delText xml:space="preserve"> </w:delText>
        </w:r>
      </w:del>
      <w:r>
        <w:rPr>
          <w:rtl/>
        </w:rPr>
        <w:t xml:space="preserve">דם עולה למטה ודם חטאת למעלה, מהו? משום נוגע הוא והא נוגע </w:t>
      </w:r>
      <w:r w:rsidRPr="00BE1D80">
        <w:rPr>
          <w:b/>
          <w:bCs/>
          <w:rtl/>
        </w:rPr>
        <w:t>או"ד</w:t>
      </w:r>
      <w:r>
        <w:rPr>
          <w:rtl/>
        </w:rPr>
        <w:t xml:space="preserve"> משום בלוע הוא והא </w:t>
      </w:r>
      <w:r>
        <w:rPr>
          <w:rtl/>
        </w:rPr>
        <w:t xml:space="preserve">לא</w:t>
      </w:r>
      <w:r>
        <w:rPr>
          <w:rtl/>
        </w:rPr>
        <w:t xml:space="preserve"> בלע? הדר פשטה, דאין טעונין כיבוס.</w:t>
      </w:r>
    </w:p>
    <w:p>
      <w:pPr>
        <w:pStyle w:val="afffff8"/>
        <w:rPr>
          <w:ins w:id="90143" w:author="קלוד" w:date="2026-10-11T12:29:36Z"/>
        </w:rPr>
      </w:pPr>
      <w:ins w:id="90144" w:author="קלוד" w:date="2026-10-11T12:29:36Z">
        <w:r>
          <w:rPr>
            <w:color w:val="7B3F00"/>
          </w:rPr>
          <w:t xml:space="preserve">דם ורבב על בגדו - חציצה בטבח ובמוכר רבב</w:t>
        </w:r>
      </w:ins>
    </w:p>
    <w:p>
      <w:pPr>
        <w:pStyle w:val="38"/>
        <w:rPr>
          <w:ins w:id="100597" w:author="מנוע מכני" w:date="2026-10-11T12:04:39Z"/>
        </w:rPr>
      </w:pPr>
      <w:del w:id="100596" w:author="מנוע מכני" w:date="2026-10-11T12:04:39Z">
        <w:r>
          <w:lastRenderedPageBreak/>
          <w:delText xml:space="preserve">•</w:delText>
        </w:r>
      </w:del>
      <w:r>
        <w:t xml:space="preserve"> </w:t>
      </w:r>
      <w:del w:id="101709" w:author="מנוע מכני" w:date="2026-10-11T12:04:39Z">
        <w:r>
          <w:delText xml:space="preserve">אמר </w:delText>
        </w:r>
      </w:del>
      <w:r>
        <w:t xml:space="preserve">רבא:</w:t>
      </w:r>
    </w:p>
    <w:p w:rsidR="00DA63EC" w:rsidRDefault="00DA63EC" w:rsidP="00DA63EC">
      <w:pPr>
        <w:tabs>
          <w:tab w:val="left" w:pos="0"/>
        </w:tabs>
        <w:rPr>
          <w:rtl/>
        </w:rPr>
      </w:pPr>
      <w:del w:id="100598" w:author="מנוע מכני" w:date="2026-10-11T12:04:39Z">
        <w:r>
          <w:rPr>
            <w:rtl/>
          </w:rPr>
          <w:delText xml:space="preserve"> </w:delText>
        </w:r>
      </w:del>
      <w:r>
        <w:rPr>
          <w:rtl/>
        </w:rPr>
        <w:t xml:space="preserve">פשיטא לי, דם על בגדו חוצץ, ואם טבח הוא - אינו חוצץ, רבב על בגדו חוצץ, ואם מוכר רבב הוא - אינו חוצץ, </w:t>
      </w:r>
    </w:p>
    <w:p>
      <w:pPr>
        <w:pStyle w:val="38"/>
        <w:rPr>
          <w:ins w:id="100600" w:author="מנוע מכני" w:date="2026-10-11T12:04:39Z"/>
        </w:rPr>
      </w:pPr>
      <w:del w:id="100599" w:author="מנוע מכני" w:date="2026-10-11T12:04:39Z">
        <w:r>
          <w:delText xml:space="preserve">•</w:delText>
        </w:r>
      </w:del>
      <w:r>
        <w:t xml:space="preserve"> </w:t>
      </w:r>
      <w:r w:rsidRPr="00435194">
        <w:t>בעי רבא</w:t>
      </w:r>
      <w:r>
        <w:t xml:space="preserve">:</w:t>
      </w:r>
    </w:p>
    <w:p w:rsidR="00DA63EC" w:rsidRDefault="00DA63EC" w:rsidP="00DA63EC">
      <w:pPr>
        <w:tabs>
          <w:tab w:val="left" w:pos="0"/>
        </w:tabs>
        <w:rPr>
          <w:rtl/>
        </w:rPr>
      </w:pPr>
      <w:del w:id="100601" w:author="מנוע מכני" w:date="2026-10-11T12:04:39Z">
        <w:r>
          <w:rPr>
            <w:rtl/>
          </w:rPr>
          <w:delText xml:space="preserve"> </w:delText>
        </w:r>
      </w:del>
      <w:r>
        <w:rPr>
          <w:rtl/>
        </w:rPr>
        <w:t xml:space="preserve">דם ורבב על בגדו, מהו? אם טבח הוא, תיפוק לי משום רבב! </w:t>
      </w:r>
      <w:ins w:id="96069" w:author="מנוע מכני" w:date="2026-10-11T12:04:39Z">
        <w:r>
          <w:rPr>
            <w:rtl/>
          </w:rPr>
          <w:t xml:space="preserve">ואם </w:t>
        </w:r>
      </w:ins>
      <w:del w:id="96070" w:author="מנוע מכני" w:date="2026-10-11T12:04:39Z">
        <w:r>
          <w:rPr>
            <w:rtl/>
          </w:rPr>
          <w:delText xml:space="preserve">ואי </w:delText>
        </w:r>
      </w:del>
      <w:r>
        <w:rPr>
          <w:rtl/>
        </w:rPr>
        <w:t xml:space="preserve">מוכר רבב הוא, תיפוק לי משום דם! </w:t>
      </w:r>
    </w:p>
    <w:p>
      <w:pPr>
        <w:pStyle w:val="38"/>
        <w:rPr>
          <w:ins w:id="101601" w:author="מנוע מכני" w:date="2026-10-11T12:04:39Z"/>
        </w:rPr>
      </w:pPr>
      <w:r w:rsidRPr="00FE1B89">
        <w:t xml:space="preserve">- </w:t>
      </w:r>
      <w:r w:rsidRPr="00FE1B89">
        <w:t xml:space="preserve">לא</w:t>
      </w:r>
      <w:r w:rsidRPr="00FE1B89">
        <w:t xml:space="preserve"> צריכא </w:t>
      </w:r>
      <w:ins w:id="96489" w:author="מנוע מכני" w:date="2026-10-11T12:04:39Z">
        <w:r>
          <w:t xml:space="preserve">דעשה</w:t>
        </w:r>
      </w:ins>
      <w:del w:id="96490" w:author="מנוע מכני" w:date="2026-10-11T12:04:39Z">
        <w:r w:rsidRPr="00FE1B89">
          <w:delText xml:space="preserve">דעביד</w:delText>
        </w:r>
      </w:del>
      <w:r w:rsidRPr="00FE1B89">
        <w:t xml:space="preserve"> הא והא,</w:t>
      </w:r>
    </w:p>
    <w:p w:rsidR="00DA63EC" w:rsidRPr="00FE1B89" w:rsidRDefault="00DA63EC" w:rsidP="00DA63EC">
      <w:pPr>
        <w:pStyle w:val="affffb"/>
        <w:rPr>
          <w:spacing w:val="-2"/>
          <w:rtl/>
        </w:rPr>
      </w:pPr>
      <w:del w:id="101602" w:author="מנוע מכני" w:date="2026-10-11T12:04:39Z">
        <w:r w:rsidRPr="00FE1B89">
          <w:rPr>
            <w:spacing w:val="-2"/>
            <w:rtl/>
          </w:rPr>
          <w:delText xml:space="preserve"> </w:delText>
        </w:r>
      </w:del>
      <w:r w:rsidRPr="00FE1B89">
        <w:rPr>
          <w:spacing w:val="-2"/>
          <w:rtl/>
        </w:rPr>
        <w:t xml:space="preserve">אחדא </w:t>
      </w:r>
      <w:r w:rsidRPr="00FE1B89">
        <w:rPr>
          <w:spacing w:val="-2"/>
          <w:rtl/>
        </w:rPr>
        <w:t xml:space="preserve">לא</w:t>
      </w:r>
      <w:r w:rsidRPr="00FE1B89">
        <w:rPr>
          <w:spacing w:val="-2"/>
          <w:rtl/>
        </w:rPr>
        <w:t xml:space="preserve"> קפיד אתרתי קפיד, </w:t>
      </w:r>
      <w:r w:rsidRPr="00FE1B89">
        <w:rPr>
          <w:b/>
          <w:bCs/>
          <w:spacing w:val="-2"/>
          <w:rtl/>
        </w:rPr>
        <w:t>או"ד</w:t>
      </w:r>
      <w:r w:rsidRPr="00FE1B89">
        <w:rPr>
          <w:spacing w:val="-2"/>
          <w:rtl/>
        </w:rPr>
        <w:t xml:space="preserve"> אתרתי </w:t>
      </w:r>
      <w:ins w:id="91919" w:author="מנוע מכני" w:date="2026-10-11T12:04:39Z">
        <w:r>
          <w:rPr>
            <w:spacing w:val="-2"/>
            <w:rtl/>
          </w:rPr>
          <w:t xml:space="preserve">גם</w:t>
        </w:r>
      </w:ins>
      <w:del w:id="91920" w:author="מנוע מכני" w:date="2026-10-11T12:04:39Z">
        <w:r w:rsidRPr="00FE1B89">
          <w:rPr>
            <w:spacing w:val="-2"/>
            <w:rtl/>
          </w:rPr>
          <w:delText xml:space="preserve">נמי</w:delText>
        </w:r>
      </w:del>
      <w:r w:rsidRPr="00FE1B89">
        <w:rPr>
          <w:spacing w:val="-2"/>
          <w:rtl/>
        </w:rPr>
        <w:t xml:space="preserve"> </w:t>
      </w:r>
      <w:r w:rsidRPr="00FE1B89">
        <w:rPr>
          <w:spacing w:val="-2"/>
          <w:rtl/>
        </w:rPr>
        <w:t xml:space="preserve">לא</w:t>
      </w:r>
      <w:r w:rsidRPr="00FE1B89">
        <w:rPr>
          <w:spacing w:val="-2"/>
          <w:rtl/>
        </w:rPr>
        <w:t xml:space="preserve"> קפיד? </w:t>
      </w:r>
      <w:r w:rsidRPr="00FE1B89">
        <w:rPr>
          <w:b/>
          <w:bCs/>
          <w:spacing w:val="-2"/>
          <w:rtl/>
        </w:rPr>
        <w:t>תיקו</w:t>
      </w:r>
      <w:r w:rsidRPr="00FE1B89">
        <w:rPr>
          <w:spacing w:val="-2"/>
          <w:rtl/>
        </w:rPr>
        <w:t>.</w:t>
      </w:r>
    </w:p>
    <w:p w:rsidR="00DA63EC" w:rsidRDefault="00DA63EC" w:rsidP="00DA63EC">
      <w:pPr>
        <w:pStyle w:val="Hadran"/>
        <w:rPr>
          <w:rtl/>
        </w:rPr>
        <w:sectPr w:rsidR="00DA63EC" w:rsidSect="00FE1B89">
          <w:headerReference w:type="even" r:id="rId10"/>
          <w:headerReference w:type="default" r:id="rId11"/>
          <w:pgSz w:w="6804" w:h="11907" w:code="8"/>
          <w:pgMar w:top="284" w:right="567" w:bottom="284" w:left="567" w:header="284" w:footer="284" w:gutter="0"/>
          <w:pgNumType w:start="1"/>
          <w:cols w:space="284"/>
          <w:bidi/>
          <w:rtlGutter/>
          <w:docGrid w:linePitch="360"/>
        </w:sectPr>
        <w:pPrChange w:id="104014" w:author="Claude" w:date="2026-10-11T09:08:09Z">
          <w:pPr>
            <w:pStyle w:val="affff"/>
            <w:rPr>
              <w:rtl/>
            </w:rPr>
            <w:sectPr w:rsidR="00DA63EC" w:rsidSect="00FE1B89">
              <w:headerReference w:type="even" r:id="rId10"/>
              <w:headerReference w:type="default" r:id="rId11"/>
              <w:pgSz w:w="6804" w:h="11907" w:code="8"/>
              <w:pgMar w:top="284" w:right="567" w:bottom="284" w:left="567" w:header="284" w:footer="284" w:gutter="0"/>
              <w:pgNumType w:start="1"/>
              <w:cols w:space="284"/>
              <w:bidi/>
              <w:rtlGutter/>
              <w:docGrid w:linePitch="360"/>
            </w:sectPr>
          </w:pPr>
        </w:pPrChange>
      </w:pPr>
      <w:r>
        <w:rPr>
          <w:rtl/>
        </w:rPr>
        <w:t>הדרן עלך דם חטאת</w:t>
      </w:r>
    </w:p>
    <w:p w:rsidR="00DA63EC" w:rsidRDefault="00DA63EC" w:rsidP="00DA63EC">
      <w:pPr>
        <w:pStyle w:val="afff6"/>
        <w:framePr w:wrap="around"/>
        <w:rPr>
          <w:del w:id="102985" w:author="Claude" w:date="2026-10-11T09:07:44Z"/>
          <w:rtl/>
        </w:rPr>
      </w:pPr>
      <w:del w:id="102984" w:author="Claude" w:date="2026-10-11T09:07:44Z">
        <w:r>
          <w:rPr>
            <w:rFonts w:hint="cs"/>
            <w:rtl/>
          </w:rPr>
          <w:lastRenderedPageBreak/>
          <w:delText xml:space="preserve">פרק שנים עשר </w:delText>
        </w:r>
      </w:del>
    </w:p>
    <w:p w:rsidR="00DA63EC" w:rsidRDefault="00DA63EC" w:rsidP="00DA63EC">
      <w:pPr>
        <w:pStyle w:val="afff7"/>
        <w:framePr w:wrap="around"/>
        <w:rPr>
          <w:del w:id="102987" w:author="Claude" w:date="2026-10-11T09:07:44Z"/>
          <w:rtl/>
        </w:rPr>
      </w:pPr>
      <w:del w:id="102986" w:author="Claude" w:date="2026-10-11T09:07:44Z">
        <w:r>
          <w:rPr>
            <w:rFonts w:hint="cs"/>
            <w:rtl/>
          </w:rPr>
          <w:delText xml:space="preserve">טבול יום </w:delText>
        </w:r>
      </w:del>
    </w:p>
    <w:p>
      <w:pPr>
        <w:pStyle w:val="PetichatPerek"/>
        <w:rPr>
          <w:ins w:id="102983" w:author="Claude" w:date="2026-10-11T09:07:44Z"/>
        </w:rPr>
      </w:pPr>
      <w:ins w:id="102982" w:author="Claude" w:date="2026-10-11T09:07:44Z">
        <w:r>
          <w:rPr>
            <w:rFonts w:hint="cs"/>
            <w:rtl/>
          </w:rPr>
          <w:t xml:space="preserve">פרק שנים עשר</w:t>
        </w:r>
        <w:r>
          <w:rPr>
            <w:rFonts w:hint="cs"/>
            <w:rtl/>
          </w:rPr>
          <w:t xml:space="preserve"> - </w:t>
        </w:r>
        <w:r>
          <w:rPr>
            <w:rFonts w:hint="cs"/>
            <w:rtl/>
          </w:rPr>
          <w:t xml:space="preserve">טבול יום</w:t>
        </w:r>
      </w:ins>
    </w:p>
    <w:p>
      <w:pPr>
        <w:pStyle w:val="MishnaBatzad"/>
        <w:rPr>
          <w:ins w:id="20452" w:author="קלוד" w:date="2026-10-11T09:07:24Z"/>
        </w:rPr>
      </w:pPr>
      <w:ins w:id="20451" w:author="קלוד" w:date="2026-10-11T09:07:24Z">
        <w:r>
          <w:t xml:space="preserve">משנה א</w:t>
        </w:r>
      </w:ins>
    </w:p>
    <w:p w:rsidR="00DA63EC" w:rsidRPr="000A334C" w:rsidRDefault="00DA63EC" w:rsidP="003B6D22">
      <w:pPr>
        <w:pStyle w:val="afff9"/>
        <w:rPr>
          <w:del w:id="20288" w:author="קלוד" w:date="2026-10-11T09:07:24Z"/>
          <w:rtl/>
        </w:rPr>
      </w:pPr>
      <w:del w:id="20287" w:author="קלוד" w:date="2026-10-11T09:07:24Z">
        <w:r w:rsidRPr="000A334C">
          <w:rPr>
            <w:rtl/>
          </w:rPr>
          <w:delText xml:space="preserve">מתני'.</w:delText>
        </w:r>
      </w:del>
    </w:p>
    <w:p w:rsidR="00DA63EC" w:rsidRPr="000A334C" w:rsidRDefault="00DA63EC" w:rsidP="003B6D22">
      <w:pPr>
        <w:pStyle w:val="afff9"/>
        <w:spacing w:before="120"/>
        <w:rPr>
          <w:rtl/>
        </w:rPr>
        <w:pPrChange w:id="90057" w:author="קלוד" w:date="2026-10-11T12:09:42Z">
          <w:pPr>
            <w:pStyle w:val="afff9"/>
          </w:pPr>
        </w:pPrChange>
      </w:pPr>
      <w:r w:rsidRPr="000A334C">
        <w:rPr>
          <w:rtl/>
        </w:rPr>
        <w:t>טבול יום ומחוסר כיפורים - אינן חולקין בקדשים לאכול לערב.</w:t>
      </w:r>
    </w:p>
    <w:p w:rsidR="00DA63EC" w:rsidRPr="000A334C" w:rsidRDefault="00DA63EC" w:rsidP="003B6D22">
      <w:pPr>
        <w:pStyle w:val="afff9"/>
        <w:rPr>
          <w:rtl/>
        </w:rPr>
      </w:pPr>
      <w:r w:rsidRPr="000A334C">
        <w:rPr>
          <w:rtl/>
        </w:rPr>
        <w:t>אונן אינו נוגע ואינו מקריב, ואינו חולק לאכול לערב.</w:t>
      </w:r>
    </w:p>
    <w:p w:rsidR="00DA63EC" w:rsidRPr="00E105BC" w:rsidRDefault="00DA63EC" w:rsidP="003B6D22">
      <w:pPr>
        <w:pStyle w:val="afff9"/>
        <w:rPr>
          <w:spacing w:val="-2"/>
          <w:rtl/>
        </w:rPr>
      </w:pPr>
      <w:r w:rsidRPr="00E105BC">
        <w:rPr>
          <w:spacing w:val="-2"/>
          <w:rtl/>
        </w:rPr>
        <w:t>בעלי מומין, בין בעלי מומין עוברין בין בעלי מומין קבועין חולקין ואוכלין אבל לא מקריבין.</w:t>
      </w:r>
    </w:p>
    <w:p w:rsidR="00DA63EC" w:rsidRPr="000A334C" w:rsidRDefault="00DA63EC" w:rsidP="003B6D22">
      <w:pPr>
        <w:pStyle w:val="afff9"/>
        <w:rPr>
          <w:rtl/>
        </w:rPr>
      </w:pPr>
      <w:r w:rsidRPr="000A334C">
        <w:rPr>
          <w:rtl/>
        </w:rPr>
        <w:t xml:space="preserve">כל שאינו ראוי לעבודה אינו חולק בבשר, וכל שאין לו בבשר אין לו בעורות, </w:t>
      </w:r>
    </w:p>
    <w:p w:rsidR="00DA63EC" w:rsidRPr="000A334C" w:rsidRDefault="00DA63EC" w:rsidP="003B6D22">
      <w:pPr>
        <w:pStyle w:val="afff9"/>
        <w:rPr>
          <w:rtl/>
        </w:rPr>
      </w:pPr>
      <w:r w:rsidRPr="000A334C">
        <w:rPr>
          <w:rtl/>
        </w:rPr>
        <w:t xml:space="preserve">אפילו טמא בשעת זריקת דמים וטהור בשעת הקטר חלבים אינו חולק בבשר, </w:t>
      </w:r>
    </w:p>
    <w:p w:rsidR="00DA63EC" w:rsidRPr="000A334C" w:rsidRDefault="00DA63EC" w:rsidP="003B6D22">
      <w:pPr>
        <w:pStyle w:val="afff9"/>
        <w:rPr>
          <w:rtl/>
        </w:rPr>
      </w:pPr>
      <w:r w:rsidRPr="000A334C">
        <w:rPr>
          <w:rtl/>
        </w:rPr>
        <w:t>שנא': המקריב את דם השלמים ואת החלב מבני אהרן לו</w:t>
      </w:r>
      <w:r w:rsidRPr="000A334C">
        <w:rPr>
          <w:rFonts w:hint="cs"/>
          <w:rtl/>
        </w:rPr>
        <w:t xml:space="preserve"> </w:t>
      </w:r>
      <w:r w:rsidRPr="000A334C">
        <w:rPr>
          <w:rtl/>
        </w:rPr>
        <w:t>תהיה שוק הימין למנה</w:t>
      </w:r>
      <w:r w:rsidRPr="000A334C">
        <w:rPr>
          <w:rFonts w:hint="cs"/>
          <w:rtl/>
        </w:rPr>
        <w:t>.</w:t>
      </w:r>
    </w:p>
    <w:p w:rsidR="00DA63EC" w:rsidRDefault="00DA63EC" w:rsidP="00DA63EC">
      <w:pPr>
        <w:pStyle w:val="affffd"/>
        <w:rPr>
          <w:rtl/>
        </w:rPr>
      </w:pPr>
      <w:r>
        <w:rPr>
          <w:rFonts w:ascii="FrankRuehl" w:hAnsi="FrankRuehl"/>
          <w:sz w:val="20"/>
          <w:rtl/>
        </w:rPr>
        <w:t>׹</w:t>
      </w:r>
    </w:p>
    <w:p w:rsidR="00DA63EC" w:rsidRDefault="00DA63EC" w:rsidP="00DA63EC">
      <w:pPr>
        <w:pStyle w:val="afff3"/>
        <w:framePr w:wrap="around"/>
        <w:rPr>
          <w:rtl/>
        </w:rPr>
      </w:pPr>
      <w:r>
        <w:rPr>
          <w:rFonts w:hint="cs"/>
          <w:rtl/>
        </w:rPr>
        <w:t>צט.</w:t>
      </w:r>
      <w:r w:rsidRPr="0092071B">
        <w:rPr>
          <w:rtl/>
        </w:rPr>
        <w:t xml:space="preserve"> </w:t>
      </w:r>
    </w:p>
    <w:p>
      <w:pPr>
        <w:pStyle w:val="afffff8"/>
        <w:rPr>
          <w:ins w:id="90141" w:author="קלוד" w:date="2026-10-11T12:29:36Z"/>
        </w:rPr>
      </w:pPr>
      <w:ins w:id="90142" w:author="קלוד" w:date="2026-10-11T12:29:36Z">
        <w:r>
          <w:rPr>
            <w:color w:val="7B3F00"/>
          </w:rPr>
          <w:t xml:space="preserve">אינו ראוי לעבודה - אינו חולק, מ'המחטא אותה יאכלנה'</w:t>
        </w:r>
      </w:ins>
    </w:p>
    <w:p>
      <w:pPr>
        <w:pStyle w:val="38"/>
        <w:rPr>
          <w:ins w:id="100602" w:author="מנוע מכני" w:date="2026-10-11T12:04:39Z"/>
        </w:rPr>
      </w:pPr>
      <w:r>
        <w:t>מה</w:t>
      </w:r>
      <w:r>
        <w:t>"</w:t>
      </w:r>
      <w:r>
        <w:t>מ</w:t>
      </w:r>
      <w:r w:rsidRPr="0092071B">
        <w:t xml:space="preserve"> </w:t>
      </w:r>
      <w:r>
        <w:t>-</w:t>
      </w:r>
      <w:r w:rsidRPr="00407F1E">
        <w:t>אר"ל</w:t>
      </w:r>
      <w:r>
        <w:t>:</w:t>
      </w:r>
    </w:p>
    <w:p w:rsidR="00DA63EC" w:rsidRDefault="00DA63EC" w:rsidP="00DA63EC">
      <w:pPr>
        <w:rPr>
          <w:rFonts w:ascii="FrankRuehl" w:hAnsi="FrankRuehl"/>
          <w:sz w:val="20"/>
          <w:rtl/>
        </w:rPr>
      </w:pPr>
      <w:del w:id="100603" w:author="מנוע מכני" w:date="2026-10-11T12:04:39Z">
        <w:r w:rsidRPr="0092071B">
          <w:rPr>
            <w:rFonts w:ascii="FrankRuehl" w:hAnsi="FrankRuehl"/>
            <w:sz w:val="20"/>
            <w:rtl/>
          </w:rPr>
          <w:delText xml:space="preserve"> </w:delText>
        </w:r>
      </w:del>
      <w:r w:rsidRPr="0046594B">
        <w:rPr>
          <w:rStyle w:val="afffff0"/>
          <w:rtl/>
        </w:rPr>
        <w:t>ד</w:t>
      </w:r>
      <w:r w:rsidRPr="0046594B">
        <w:rPr>
          <w:rStyle w:val="afffff0"/>
          <w:rFonts w:hint="cs"/>
          <w:rtl/>
        </w:rPr>
        <w:t>'</w:t>
      </w:r>
      <w:ins w:id="91065" w:author="Claude - סמנטי" w:date="2026-10-11T12:26:16Z">
        <w:r>
          <w:rPr>
            <w:rStyle w:val="afffff0"/>
            <w:rtl/>
          </w:rPr>
          <w:t xml:space="preserve">הַכֹּהֵן הַמְחַטֵּא אוֹתָהּ יֹאכְלֶנָּה</w:t>
        </w:r>
      </w:ins>
      <w:del w:id="91066" w:author="Claude - סמנטי" w:date="2026-10-11T12:26:16Z">
        <w:r w:rsidRPr="0046594B">
          <w:rPr>
            <w:rStyle w:val="afffff0"/>
            <w:rtl/>
          </w:rPr>
          <w:delText xml:space="preserve">הכהן המחטא אותה יאכלנה</w:delText>
        </w:r>
      </w:del>
      <w:r w:rsidRPr="0046594B">
        <w:rPr>
          <w:rStyle w:val="afffff0"/>
          <w:rFonts w:hint="cs"/>
          <w:rtl/>
        </w:rPr>
        <w:t>'</w:t>
      </w:r>
      <w:r w:rsidRPr="0046594B">
        <w:rPr>
          <w:rStyle w:val="afffff0"/>
          <w:rtl/>
        </w:rPr>
        <w:t>,</w:t>
      </w:r>
      <w:r w:rsidRPr="0092071B">
        <w:rPr>
          <w:rFonts w:ascii="FrankRuehl" w:hAnsi="FrankRuehl"/>
          <w:sz w:val="20"/>
          <w:rtl/>
        </w:rPr>
        <w:t xml:space="preserve"> כהן המחטא יאכל, שאינו מחטא אינו אוכל.</w:t>
      </w:r>
    </w:p>
    <w:p w:rsidR="00DA63EC" w:rsidRDefault="00DA63EC" w:rsidP="00DA63EC">
      <w:pPr>
        <w:rPr>
          <w:rFonts w:ascii="FrankRuehl" w:hAnsi="FrankRuehl"/>
          <w:sz w:val="20"/>
          <w:rtl/>
        </w:rPr>
      </w:pPr>
      <w:r>
        <w:rPr>
          <w:rFonts w:ascii="FrankRuehl" w:hAnsi="FrankRuehl" w:hint="cs"/>
          <w:sz w:val="20"/>
          <w:rtl/>
        </w:rPr>
        <w:t xml:space="preserve">יאכלנה היינו </w:t>
      </w:r>
      <w:r w:rsidRPr="0092071B">
        <w:rPr>
          <w:rFonts w:ascii="FrankRuehl" w:hAnsi="FrankRuehl"/>
          <w:sz w:val="20"/>
          <w:rtl/>
        </w:rPr>
        <w:t>יחלקנה, ראוי לחיטוי חולק, שאינו ראוי לחיטוי אינו חולק.</w:t>
      </w:r>
    </w:p>
    <w:p w:rsidR="00DA63EC" w:rsidRDefault="00DA63EC" w:rsidP="00DA63EC">
      <w:pPr>
        <w:rPr>
          <w:rFonts w:ascii="FrankRuehl" w:hAnsi="FrankRuehl"/>
          <w:sz w:val="20"/>
          <w:rtl/>
        </w:rPr>
      </w:pPr>
      <w:r>
        <w:rPr>
          <w:rFonts w:ascii="FrankRuehl" w:hAnsi="FrankRuehl" w:hint="cs"/>
          <w:sz w:val="20"/>
          <w:rtl/>
        </w:rPr>
        <w:t>ובעל מום נתרבה מ</w:t>
      </w:r>
      <w:r w:rsidRPr="00822210">
        <w:rPr>
          <w:rStyle w:val="afffff0"/>
          <w:rFonts w:hint="cs"/>
          <w:rtl/>
        </w:rPr>
        <w:t xml:space="preserve">'</w:t>
      </w:r>
      <w:ins w:id="91067" w:author="Claude - סמנטי" w:date="2026-10-11T12:26:16Z">
        <w:r>
          <w:rPr>
            <w:rStyle w:val="afffff0"/>
            <w:rFonts w:hint="cs"/>
            <w:rtl/>
          </w:rPr>
          <w:t xml:space="preserve">כָּל זָכָר בַּכֹּהֲנִים</w:t>
        </w:r>
      </w:ins>
      <w:del w:id="91068" w:author="Claude - סמנטי" w:date="2026-10-11T12:26:16Z">
        <w:r w:rsidRPr="00822210">
          <w:rPr>
            <w:rStyle w:val="afffff0"/>
            <w:rFonts w:hint="cs"/>
            <w:rtl/>
          </w:rPr>
          <w:delText xml:space="preserve">כל זכר בכהנים</w:delText>
        </w:r>
      </w:del>
      <w:r w:rsidRPr="00822210">
        <w:rPr>
          <w:rStyle w:val="afffff0"/>
          <w:rFonts w:hint="cs"/>
          <w:rtl/>
        </w:rPr>
        <w:t xml:space="preserve">'</w:t>
      </w:r>
      <w:r>
        <w:rPr>
          <w:rFonts w:ascii="FrankRuehl" w:hAnsi="FrankRuehl" w:hint="cs"/>
          <w:sz w:val="20"/>
          <w:rtl/>
        </w:rPr>
        <w:t xml:space="preserve"> [ולא לרבות טבול יום דמסתבר בעל מום שכן אוכל </w:t>
      </w:r>
    </w:p>
    <w:p w:rsidR="00DA63EC" w:rsidRDefault="00DA63EC" w:rsidP="00DA63EC">
      <w:pPr>
        <w:rPr>
          <w:rFonts w:ascii="FrankRuehl" w:hAnsi="FrankRuehl"/>
          <w:sz w:val="20"/>
          <w:rtl/>
        </w:rPr>
      </w:pPr>
      <w:r>
        <w:rPr>
          <w:rFonts w:ascii="FrankRuehl" w:hAnsi="FrankRuehl" w:hint="cs"/>
          <w:sz w:val="20"/>
          <w:rtl/>
        </w:rPr>
        <w:t xml:space="preserve">ואפי' דטבוי ליום </w:t>
      </w:r>
      <w:ins w:id="90295" w:author="Claude - סמנטי" w:date="2026-10-11T12:26:16Z">
        <w:r>
          <w:rPr>
            <w:rFonts w:ascii="FrankRuehl" w:hAnsi="FrankRuehl" w:hint="cs"/>
            <w:sz w:val="20"/>
            <w:rtl/>
          </w:rPr>
          <w:t xml:space="preserve">לערב</w:t>
        </w:r>
      </w:ins>
      <w:del w:id="90296" w:author="Claude - סמנטי" w:date="2026-10-11T12:26:16Z">
        <w:r>
          <w:rPr>
            <w:rFonts w:ascii="FrankRuehl" w:hAnsi="FrankRuehl" w:hint="cs"/>
            <w:sz w:val="20"/>
            <w:rtl/>
          </w:rPr>
          <w:delText xml:space="preserve">לאורתא</w:delText>
        </w:r>
      </w:del>
      <w:r>
        <w:rPr>
          <w:rFonts w:ascii="FrankRuehl" w:hAnsi="FrankRuehl" w:hint="cs"/>
          <w:sz w:val="20"/>
          <w:rtl/>
        </w:rPr>
        <w:t xml:space="preserve"> ראוי מ</w:t>
      </w:r>
      <w:r>
        <w:rPr>
          <w:rFonts w:ascii="FrankRuehl" w:hAnsi="FrankRuehl"/>
          <w:sz w:val="20"/>
          <w:rtl/>
        </w:rPr>
        <w:t>"</w:t>
      </w:r>
      <w:r>
        <w:rPr>
          <w:rFonts w:ascii="FrankRuehl" w:hAnsi="FrankRuehl" w:hint="cs"/>
          <w:sz w:val="20"/>
          <w:rtl/>
        </w:rPr>
        <w:t xml:space="preserve">מ כעת אינו ראוי </w:t>
      </w:r>
    </w:p>
    <w:p>
      <w:pPr>
        <w:pStyle w:val="38"/>
        <w:rPr>
          <w:ins w:id="100604" w:author="מנוע מכני" w:date="2026-10-11T12:04:39Z"/>
        </w:rPr>
      </w:pPr>
      <w:r w:rsidRPr="00407F1E">
        <w:t>רב יוסף</w:t>
      </w:r>
      <w:r w:rsidRPr="0092071B">
        <w:t xml:space="preserve">:</w:t>
      </w:r>
    </w:p>
    <w:p w:rsidR="00DA63EC" w:rsidRDefault="00DA63EC" w:rsidP="00DA63EC">
      <w:pPr>
        <w:rPr>
          <w:rFonts w:ascii="FrankRuehl" w:hAnsi="FrankRuehl"/>
          <w:sz w:val="20"/>
          <w:rtl/>
        </w:rPr>
      </w:pPr>
      <w:del w:id="100605" w:author="מנוע מכני" w:date="2026-10-11T12:04:39Z">
        <w:r w:rsidRPr="0092071B">
          <w:rPr>
            <w:rFonts w:ascii="FrankRuehl" w:hAnsi="FrankRuehl"/>
            <w:sz w:val="20"/>
            <w:rtl/>
          </w:rPr>
          <w:delText xml:space="preserve"> </w:delText>
        </w:r>
      </w:del>
      <w:ins w:id="96071" w:author="מנוע מכני" w:date="2026-10-11T12:04:39Z">
        <w:r>
          <w:rPr>
            <w:rFonts w:ascii="FrankRuehl" w:hAnsi="FrankRuehl" w:hint="cs"/>
            <w:sz w:val="20"/>
            <w:rtl/>
          </w:rPr>
          <w:t xml:space="preserve">אם </w:t>
        </w:r>
      </w:ins>
      <w:del w:id="96072" w:author="מנוע מכני" w:date="2026-10-11T12:04:39Z">
        <w:r>
          <w:rPr>
            <w:rFonts w:ascii="FrankRuehl" w:hAnsi="FrankRuehl" w:hint="cs"/>
            <w:sz w:val="20"/>
            <w:rtl/>
          </w:rPr>
          <w:delText xml:space="preserve">אי</w:delText>
        </w:r>
        <w:r w:rsidRPr="00464129">
          <w:rPr>
            <w:rStyle w:val="afffff0"/>
            <w:rFonts w:hint="cs"/>
            <w:rtl/>
          </w:rPr>
          <w:delText xml:space="preserve"> </w:delText>
        </w:r>
      </w:del>
      <w:r w:rsidRPr="00464129">
        <w:rPr>
          <w:rStyle w:val="afffff0"/>
          <w:rFonts w:hint="cs"/>
          <w:rtl/>
        </w:rPr>
        <w:t xml:space="preserve">'</w:t>
      </w:r>
      <w:ins w:id="91069" w:author="Claude - סמנטי" w:date="2026-10-11T12:26:16Z">
        <w:r>
          <w:rPr>
            <w:rStyle w:val="afffff0"/>
            <w:rtl/>
          </w:rPr>
          <w:t xml:space="preserve">יֹאכְלֶנָּה</w:t>
        </w:r>
      </w:ins>
      <w:del w:id="91070" w:author="Claude - סמנטי" w:date="2026-10-11T12:26:16Z">
        <w:r w:rsidRPr="00464129">
          <w:rPr>
            <w:rStyle w:val="afffff0"/>
            <w:rtl/>
          </w:rPr>
          <w:delText xml:space="preserve">יאכלנה</w:delText>
        </w:r>
      </w:del>
      <w:r w:rsidRPr="00464129">
        <w:rPr>
          <w:rStyle w:val="afffff0"/>
          <w:rFonts w:hint="cs"/>
          <w:rtl/>
        </w:rPr>
        <w:t xml:space="preserve">' </w:t>
      </w:r>
      <w:r>
        <w:rPr>
          <w:rFonts w:ascii="FrankRuehl" w:hAnsi="FrankRuehl" w:hint="cs"/>
          <w:sz w:val="20"/>
          <w:rtl/>
        </w:rPr>
        <w:t>היינו</w:t>
      </w:r>
      <w:r w:rsidRPr="0092071B">
        <w:rPr>
          <w:rFonts w:ascii="FrankRuehl" w:hAnsi="FrankRuehl"/>
          <w:sz w:val="20"/>
          <w:rtl/>
        </w:rPr>
        <w:t xml:space="preserve"> יחלקנה</w:t>
      </w:r>
      <w:r>
        <w:rPr>
          <w:rFonts w:ascii="FrankRuehl" w:hAnsi="FrankRuehl" w:hint="cs"/>
          <w:sz w:val="20"/>
          <w:rtl/>
        </w:rPr>
        <w:t xml:space="preserve"> לכתוב יחלקנה אלא </w:t>
      </w:r>
      <w:r>
        <w:rPr>
          <w:rFonts w:ascii="FrankRuehl" w:hAnsi="FrankRuehl" w:hint="cs"/>
          <w:sz w:val="20"/>
          <w:rtl/>
        </w:rPr>
        <w:t xml:space="preserve">ש</w:t>
      </w:r>
      <w:r>
        <w:rPr>
          <w:rFonts w:ascii="FrankRuehl" w:hAnsi="FrankRuehl"/>
          <w:sz w:val="20"/>
          <w:rtl/>
        </w:rPr>
        <w:t>"</w:t>
      </w:r>
      <w:r>
        <w:rPr>
          <w:rFonts w:ascii="FrankRuehl" w:hAnsi="FrankRuehl" w:hint="cs"/>
          <w:sz w:val="20"/>
          <w:rtl/>
        </w:rPr>
        <w:t xml:space="preserve">מ</w:t>
      </w:r>
      <w:r>
        <w:rPr>
          <w:rFonts w:ascii="FrankRuehl" w:hAnsi="FrankRuehl" w:hint="cs"/>
          <w:sz w:val="20"/>
          <w:rtl/>
        </w:rPr>
        <w:t xml:space="preserve"> </w:t>
      </w:r>
      <w:r w:rsidRPr="0092071B">
        <w:rPr>
          <w:rFonts w:ascii="FrankRuehl" w:hAnsi="FrankRuehl"/>
          <w:sz w:val="20"/>
          <w:rtl/>
        </w:rPr>
        <w:t>ראוי לאכילה חולק, שאינו ראוי לאכילה אינו חולק.</w:t>
      </w:r>
    </w:p>
    <w:p w:rsidR="00DA63EC" w:rsidRDefault="00DA63EC" w:rsidP="00DA63EC">
      <w:pPr>
        <w:rPr>
          <w:rFonts w:ascii="FrankRuehl" w:hAnsi="FrankRuehl"/>
          <w:b/>
          <w:bCs/>
          <w:sz w:val="20"/>
          <w:rtl/>
        </w:rPr>
      </w:pPr>
    </w:p>
    <w:p>
      <w:pPr>
        <w:pStyle w:val="afffff8"/>
        <w:rPr>
          <w:ins w:id="90139" w:author="קלוד" w:date="2026-10-11T12:29:36Z"/>
        </w:rPr>
      </w:pPr>
      <w:ins w:id="90140" w:author="קלוד" w:date="2026-10-11T12:29:36Z">
        <w:r>
          <w:rPr>
            <w:color w:val="7B3F00"/>
          </w:rPr>
          <w:t xml:space="preserve">בעל מום וטמא - האם חולק?</w:t>
        </w:r>
      </w:ins>
    </w:p>
    <w:p>
      <w:pPr>
        <w:pStyle w:val="38"/>
        <w:rPr>
          <w:ins w:id="100607" w:author="מנוע מכני" w:date="2026-10-11T12:04:39Z"/>
        </w:rPr>
      </w:pPr>
      <w:del w:id="100606" w:author="מנוע מכני" w:date="2026-10-11T12:04:39Z">
        <w:r>
          <w:delText xml:space="preserve">•</w:delText>
        </w:r>
      </w:del>
      <w:r>
        <w:t xml:space="preserve"> </w:t>
      </w:r>
      <w:r w:rsidRPr="00435194">
        <w:t>בעי ר"ל</w:t>
      </w:r>
      <w:r w:rsidRPr="0092071B">
        <w:t xml:space="preserve">:</w:t>
      </w:r>
    </w:p>
    <w:p w:rsidR="00DA63EC" w:rsidRDefault="00DA63EC" w:rsidP="00DA63EC">
      <w:pPr>
        <w:rPr>
          <w:rFonts w:ascii="FrankRuehl" w:hAnsi="FrankRuehl"/>
          <w:sz w:val="20"/>
          <w:rtl/>
        </w:rPr>
      </w:pPr>
      <w:del w:id="100608"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בעל מום והוא טמא מהו שיחלקו לו? כיון דלא חזי </w:t>
      </w:r>
      <w:ins w:id="93621" w:author="מנוע מכני" w:date="2026-10-11T12:04:39Z">
        <w:r>
          <w:rPr>
            <w:rFonts w:ascii="FrankRuehl" w:hAnsi="FrankRuehl"/>
            <w:sz w:val="20"/>
            <w:rtl/>
          </w:rPr>
          <w:t xml:space="preserve">והתורה</w:t>
        </w:r>
      </w:ins>
      <w:del w:id="93622" w:author="מנוע מכני" w:date="2026-10-11T12:04:39Z">
        <w:r w:rsidRPr="0092071B">
          <w:rPr>
            <w:rFonts w:ascii="FrankRuehl" w:hAnsi="FrankRuehl"/>
            <w:sz w:val="20"/>
            <w:rtl/>
          </w:rPr>
          <w:delText xml:space="preserve">ורחמנא</w:delText>
        </w:r>
      </w:del>
      <w:r w:rsidRPr="0092071B">
        <w:rPr>
          <w:rFonts w:ascii="FrankRuehl" w:hAnsi="FrankRuehl"/>
          <w:sz w:val="20"/>
          <w:rtl/>
        </w:rPr>
        <w:t xml:space="preserve"> רבייה </w:t>
      </w:r>
      <w:r w:rsidRPr="0092071B">
        <w:rPr>
          <w:rFonts w:ascii="FrankRuehl" w:hAnsi="FrankRuehl"/>
          <w:sz w:val="20"/>
          <w:rtl/>
        </w:rPr>
        <w:t xml:space="preserve">לא</w:t>
      </w:r>
      <w:r w:rsidRPr="0092071B">
        <w:rPr>
          <w:rFonts w:ascii="FrankRuehl" w:hAnsi="FrankRuehl"/>
          <w:sz w:val="20"/>
          <w:rtl/>
        </w:rPr>
        <w:t xml:space="preserve"> שנא, </w:t>
      </w:r>
      <w:r w:rsidRPr="0092071B">
        <w:rPr>
          <w:rFonts w:ascii="FrankRuehl" w:hAnsi="FrankRuehl"/>
          <w:sz w:val="20"/>
          <w:rtl/>
        </w:rPr>
        <w:t xml:space="preserve">מ</w:t>
      </w:r>
      <w:r>
        <w:rPr>
          <w:rFonts w:ascii="FrankRuehl" w:hAnsi="FrankRuehl"/>
          <w:sz w:val="20"/>
          <w:rtl/>
        </w:rPr>
        <w:t>"</w:t>
      </w:r>
      <w:r>
        <w:rPr>
          <w:rFonts w:ascii="FrankRuehl" w:hAnsi="FrankRuehl" w:hint="cs"/>
          <w:sz w:val="20"/>
          <w:rtl/>
        </w:rPr>
        <w:t xml:space="preserve">ל</w:t>
      </w:r>
      <w:r>
        <w:rPr>
          <w:rFonts w:ascii="FrankRuehl" w:hAnsi="FrankRuehl" w:hint="cs"/>
          <w:sz w:val="20"/>
          <w:rtl/>
        </w:rPr>
        <w:t xml:space="preserve"> טמא </w:t>
      </w:r>
      <w:r>
        <w:rPr>
          <w:rFonts w:ascii="FrankRuehl" w:hAnsi="FrankRuehl" w:hint="cs"/>
          <w:sz w:val="20"/>
          <w:rtl/>
        </w:rPr>
        <w:t xml:space="preserve">מ</w:t>
      </w:r>
      <w:r>
        <w:rPr>
          <w:rFonts w:ascii="FrankRuehl" w:hAnsi="FrankRuehl"/>
          <w:sz w:val="20"/>
          <w:rtl/>
        </w:rPr>
        <w:t>"</w:t>
      </w:r>
      <w:r>
        <w:rPr>
          <w:rFonts w:ascii="FrankRuehl" w:hAnsi="FrankRuehl" w:hint="cs"/>
          <w:sz w:val="20"/>
          <w:rtl/>
        </w:rPr>
        <w:t xml:space="preserve">ל</w:t>
      </w:r>
      <w:r>
        <w:rPr>
          <w:rFonts w:ascii="FrankRuehl" w:hAnsi="FrankRuehl" w:hint="cs"/>
          <w:sz w:val="20"/>
          <w:rtl/>
        </w:rPr>
        <w:t xml:space="preserve"> בעל מום </w:t>
      </w:r>
      <w:r w:rsidRPr="00407F1E">
        <w:rPr>
          <w:rFonts w:ascii="FrankRuehl" w:hAnsi="FrankRuehl" w:hint="cs"/>
          <w:b/>
          <w:bCs/>
          <w:sz w:val="20"/>
          <w:rtl/>
        </w:rPr>
        <w:t>או</w:t>
      </w:r>
      <w:r>
        <w:rPr>
          <w:rFonts w:ascii="FrankRuehl" w:hAnsi="FrankRuehl"/>
          <w:b/>
          <w:bCs/>
          <w:sz w:val="20"/>
          <w:rtl/>
        </w:rPr>
        <w:t>"</w:t>
      </w:r>
      <w:r w:rsidRPr="00407F1E">
        <w:rPr>
          <w:rFonts w:ascii="FrankRuehl" w:hAnsi="FrankRuehl" w:hint="cs"/>
          <w:b/>
          <w:bCs/>
          <w:sz w:val="20"/>
          <w:rtl/>
        </w:rPr>
        <w:t>ד</w:t>
      </w:r>
      <w:r>
        <w:rPr>
          <w:rFonts w:ascii="FrankRuehl" w:hAnsi="FrankRuehl" w:hint="cs"/>
          <w:sz w:val="20"/>
          <w:rtl/>
        </w:rPr>
        <w:t xml:space="preserve"> </w:t>
      </w:r>
      <w:r w:rsidRPr="0092071B">
        <w:rPr>
          <w:rFonts w:ascii="FrankRuehl" w:hAnsi="FrankRuehl"/>
          <w:sz w:val="20"/>
          <w:rtl/>
        </w:rPr>
        <w:t xml:space="preserve">ראוי לאכילה חולק, שאינו ראוי לאכילה אינו חולק? </w:t>
      </w:r>
    </w:p>
    <w:p>
      <w:pPr>
        <w:pStyle w:val="38"/>
        <w:rPr>
          <w:ins w:id="100609" w:author="מנוע מכני" w:date="2026-10-11T12:04:39Z"/>
        </w:rPr>
      </w:pPr>
      <w:r>
        <w:t xml:space="preserve">- </w:t>
      </w:r>
      <w:r w:rsidRPr="0092071B">
        <w:t>רבה</w:t>
      </w:r>
      <w:r>
        <w:t>-</w:t>
      </w:r>
      <w:r w:rsidRPr="0092071B">
        <w:t xml:space="preserve"> ת"ש:</w:t>
      </w:r>
    </w:p>
    <w:p w:rsidR="00DA63EC" w:rsidRDefault="00DA63EC" w:rsidP="00DA63EC">
      <w:pPr>
        <w:pStyle w:val="affffb"/>
      </w:pPr>
      <w:del w:id="100610" w:author="מנוע מכני" w:date="2026-10-11T12:04:39Z">
        <w:r w:rsidRPr="0092071B">
          <w:rPr>
            <w:rtl/>
          </w:rPr>
          <w:delText xml:space="preserve"> </w:delText>
        </w:r>
      </w:del>
      <w:r w:rsidRPr="0092071B">
        <w:rPr>
          <w:rtl/>
        </w:rPr>
        <w:t xml:space="preserve">כהן גדול מקריב אונן, ואינו אוכל ואינו חולק לאכול לערב, </w:t>
      </w:r>
    </w:p>
    <w:p>
      <w:pPr>
        <w:pStyle w:val="38"/>
        <w:rPr>
          <w:ins w:id="100611" w:author="מנוע מכני" w:date="2026-10-11T12:04:39Z"/>
        </w:rPr>
      </w:pPr>
      <w:r>
        <w:t xml:space="preserve">- </w:t>
      </w:r>
      <w:r>
        <w:tab/>
      </w:r>
      <w:r w:rsidRPr="00407F1E">
        <w:t xml:space="preserve">ש"מ</w:t>
      </w:r>
      <w:r w:rsidRPr="00407F1E">
        <w:t xml:space="preserve">:</w:t>
      </w:r>
    </w:p>
    <w:p w:rsidR="00DA63EC" w:rsidRDefault="00DA63EC" w:rsidP="00DA63EC">
      <w:pPr>
        <w:pStyle w:val="affffb"/>
        <w:rPr>
          <w:rtl/>
        </w:rPr>
      </w:pPr>
      <w:del w:id="100612" w:author="מנוע מכני" w:date="2026-10-11T12:04:39Z">
        <w:r w:rsidRPr="0092071B">
          <w:rPr>
            <w:rtl/>
          </w:rPr>
          <w:delText xml:space="preserve"> </w:delText>
        </w:r>
      </w:del>
      <w:r w:rsidRPr="0092071B">
        <w:rPr>
          <w:rtl/>
        </w:rPr>
        <w:t xml:space="preserve">ראוי לאכילה </w:t>
      </w:r>
      <w:ins w:id="91921" w:author="מנוע מכני" w:date="2026-10-11T12:04:39Z">
        <w:r>
          <w:rPr>
            <w:rtl/>
          </w:rPr>
          <w:t xml:space="preserve">צריך</w:t>
        </w:r>
      </w:ins>
      <w:del w:id="91922" w:author="מנוע מכני" w:date="2026-10-11T12:04:39Z">
        <w:r w:rsidRPr="0092071B">
          <w:rPr>
            <w:rtl/>
          </w:rPr>
          <w:delText xml:space="preserve">בעינן</w:delText>
        </w:r>
      </w:del>
      <w:r w:rsidRPr="0092071B">
        <w:rPr>
          <w:rtl/>
        </w:rPr>
        <w:t xml:space="preserve">, </w:t>
      </w:r>
      <w:r w:rsidRPr="0092071B">
        <w:rPr>
          <w:rtl/>
        </w:rPr>
        <w:t xml:space="preserve">ש"מ</w:t>
      </w:r>
      <w:r w:rsidRPr="0092071B">
        <w:rPr>
          <w:rtl/>
        </w:rPr>
        <w:t xml:space="preserve">.</w:t>
      </w:r>
    </w:p>
    <w:p>
      <w:pPr>
        <w:pStyle w:val="38"/>
        <w:rPr>
          <w:ins w:id="100614" w:author="מנוע מכני" w:date="2026-10-11T12:04:39Z"/>
        </w:rPr>
      </w:pPr>
      <w:del w:id="100613" w:author="מנוע מכני" w:date="2026-10-11T12:04:39Z">
        <w:r>
          <w:delText xml:space="preserve">•</w:delText>
        </w:r>
      </w:del>
      <w:r>
        <w:t xml:space="preserve"> </w:t>
      </w:r>
      <w:r w:rsidRPr="00AD7B68">
        <w:t>בעי רב</w:t>
      </w:r>
      <w:r w:rsidRPr="0092071B">
        <w:t xml:space="preserve"> אושעיא:</w:t>
      </w:r>
    </w:p>
    <w:p w:rsidR="00DA63EC" w:rsidRDefault="00DA63EC" w:rsidP="00DA63EC">
      <w:pPr>
        <w:rPr>
          <w:rFonts w:ascii="FrankRuehl" w:hAnsi="FrankRuehl"/>
          <w:sz w:val="20"/>
          <w:rtl/>
        </w:rPr>
      </w:pPr>
      <w:del w:id="100615"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טמא בקרבנות ציבור מהו שיחלקו לו?</w:t>
      </w:r>
      <w:ins w:id="95087" w:author="מנוע מכני" w:date="2026-10-11T12:04:39Z">
        <w:r>
          <w:rPr>
            <w:rFonts w:ascii="FrankRuehl" w:hAnsi="FrankRuehl"/>
            <w:sz w:val="20"/>
            <w:rtl/>
          </w:rPr>
          <w:t xml:space="preserve"> </w:t>
        </w:r>
      </w:ins>
      <w:del w:id="95088" w:author="מנוע מכני" w:date="2026-10-11T12:04:39Z">
        <w:r w:rsidRPr="0092071B">
          <w:rPr>
            <w:rFonts w:ascii="FrankRuehl" w:hAnsi="FrankRuehl"/>
            <w:sz w:val="20"/>
            <w:rtl/>
          </w:rPr>
          <w:delText xml:space="preserve"> </w:delText>
        </w:r>
        <w:r>
          <w:rPr>
            <w:rFonts w:ascii="FrankRuehl" w:hAnsi="FrankRuehl" w:hint="cs"/>
            <w:sz w:val="20"/>
            <w:rtl/>
          </w:rPr>
          <w:delText xml:space="preserve"> </w:delText>
        </w:r>
      </w:del>
      <w:ins w:id="96073" w:author="מנוע מכני" w:date="2026-10-11T12:04:39Z">
        <w:r>
          <w:rPr>
            <w:rFonts w:ascii="FrankRuehl" w:hAnsi="FrankRuehl" w:hint="cs"/>
            <w:sz w:val="20"/>
            <w:rtl/>
          </w:rPr>
          <w:t xml:space="preserve">אם </w:t>
        </w:r>
      </w:ins>
      <w:del w:id="96074" w:author="מנוע מכני" w:date="2026-10-11T12:04:39Z">
        <w:r>
          <w:rPr>
            <w:rFonts w:ascii="FrankRuehl" w:hAnsi="FrankRuehl" w:hint="cs"/>
            <w:sz w:val="20"/>
            <w:rtl/>
          </w:rPr>
          <w:delText xml:space="preserve">אי</w:delText>
        </w:r>
        <w:r w:rsidRPr="00464129">
          <w:rPr>
            <w:rStyle w:val="afffff0"/>
            <w:rFonts w:hint="cs"/>
            <w:rtl/>
          </w:rPr>
          <w:delText xml:space="preserve"> </w:delText>
        </w:r>
      </w:del>
      <w:r w:rsidRPr="00464129">
        <w:rPr>
          <w:rStyle w:val="afffff0"/>
          <w:rFonts w:hint="cs"/>
          <w:rtl/>
        </w:rPr>
        <w:t xml:space="preserve">'</w:t>
      </w:r>
      <w:ins w:id="91071" w:author="Claude - סמנטי" w:date="2026-10-11T12:26:16Z">
        <w:r>
          <w:rPr>
            <w:rStyle w:val="afffff0"/>
            <w:rtl/>
          </w:rPr>
          <w:t xml:space="preserve">הַמְחַטֵּא</w:t>
        </w:r>
      </w:ins>
      <w:del w:id="91072" w:author="Claude - סמנטי" w:date="2026-10-11T12:26:16Z">
        <w:r w:rsidRPr="00464129">
          <w:rPr>
            <w:rStyle w:val="afffff0"/>
            <w:rtl/>
          </w:rPr>
          <w:delText xml:space="preserve">המחטא</w:delText>
        </w:r>
      </w:del>
      <w:r w:rsidRPr="00464129">
        <w:rPr>
          <w:rStyle w:val="afffff0"/>
          <w:rFonts w:hint="cs"/>
          <w:rtl/>
        </w:rPr>
        <w:t>'</w:t>
      </w:r>
      <w:r w:rsidRPr="00464129">
        <w:rPr>
          <w:rStyle w:val="afffff0"/>
          <w:rtl/>
        </w:rPr>
        <w:t xml:space="preserve"> </w:t>
      </w:r>
      <w:ins w:id="93623" w:author="מנוע מכני" w:date="2026-10-11T12:04:39Z">
        <w:r>
          <w:rPr>
            <w:rFonts w:ascii="FrankRuehl" w:hAnsi="FrankRuehl"/>
            <w:sz w:val="20"/>
            <w:rtl/>
          </w:rPr>
          <w:t xml:space="preserve">וזה</w:t>
        </w:r>
      </w:ins>
      <w:del w:id="93624" w:author="מנוע מכני" w:date="2026-10-11T12:04:39Z">
        <w:r w:rsidRPr="0092071B">
          <w:rPr>
            <w:rFonts w:ascii="FrankRuehl" w:hAnsi="FrankRuehl"/>
            <w:sz w:val="20"/>
            <w:rtl/>
          </w:rPr>
          <w:delText xml:space="preserve">והאי</w:delText>
        </w:r>
      </w:del>
      <w:r w:rsidRPr="0092071B">
        <w:rPr>
          <w:rFonts w:ascii="FrankRuehl" w:hAnsi="FrankRuehl"/>
          <w:sz w:val="20"/>
          <w:rtl/>
        </w:rPr>
        <w:t xml:space="preserve"> </w:t>
      </w:r>
      <w:ins w:id="91923" w:author="מנוע מכני" w:date="2026-10-11T12:04:39Z">
        <w:r>
          <w:rPr>
            <w:rFonts w:ascii="FrankRuehl" w:hAnsi="FrankRuehl"/>
            <w:sz w:val="20"/>
            <w:rtl/>
          </w:rPr>
          <w:t xml:space="preserve">גם</w:t>
        </w:r>
      </w:ins>
      <w:del w:id="91924" w:author="מנוע מכני" w:date="2026-10-11T12:04:39Z">
        <w:r w:rsidRPr="0092071B">
          <w:rPr>
            <w:rFonts w:ascii="FrankRuehl" w:hAnsi="FrankRuehl"/>
            <w:sz w:val="20"/>
            <w:rtl/>
          </w:rPr>
          <w:delText xml:space="preserve">נמי</w:delText>
        </w:r>
      </w:del>
      <w:r w:rsidRPr="0092071B">
        <w:rPr>
          <w:rFonts w:ascii="FrankRuehl" w:hAnsi="FrankRuehl"/>
          <w:sz w:val="20"/>
          <w:rtl/>
        </w:rPr>
        <w:t xml:space="preserve"> מחטא הוא, </w:t>
      </w:r>
      <w:r w:rsidRPr="00AA1E90">
        <w:rPr>
          <w:rFonts w:ascii="FrankRuehl" w:hAnsi="FrankRuehl"/>
          <w:b/>
          <w:bCs/>
          <w:sz w:val="20"/>
          <w:rtl/>
        </w:rPr>
        <w:t>או</w:t>
      </w:r>
      <w:r>
        <w:rPr>
          <w:rFonts w:ascii="FrankRuehl" w:hAnsi="FrankRuehl"/>
          <w:b/>
          <w:bCs/>
          <w:sz w:val="20"/>
          <w:rtl/>
        </w:rPr>
        <w:t>"</w:t>
      </w:r>
      <w:r w:rsidRPr="00AA1E90">
        <w:rPr>
          <w:rFonts w:ascii="FrankRuehl" w:hAnsi="FrankRuehl" w:hint="cs"/>
          <w:b/>
          <w:bCs/>
          <w:sz w:val="20"/>
          <w:rtl/>
        </w:rPr>
        <w:t>ד</w:t>
      </w:r>
      <w:r w:rsidRPr="0092071B">
        <w:rPr>
          <w:rFonts w:ascii="FrankRuehl" w:hAnsi="FrankRuehl"/>
          <w:sz w:val="20"/>
          <w:rtl/>
        </w:rPr>
        <w:t xml:space="preserve"> ראוי לאכילה חולק, שאין ראוי לאכילה אינו חולק? </w:t>
      </w:r>
    </w:p>
    <w:p>
      <w:pPr>
        <w:pStyle w:val="38"/>
        <w:rPr>
          <w:ins w:id="100616" w:author="מנוע מכני" w:date="2026-10-11T12:04:39Z"/>
        </w:rPr>
      </w:pPr>
      <w:r>
        <w:tab/>
      </w:r>
      <w:r w:rsidRPr="0092071B">
        <w:t xml:space="preserve">רבינא, ת"ש:</w:t>
      </w:r>
    </w:p>
    <w:p w:rsidR="00DA63EC" w:rsidRDefault="00DA63EC" w:rsidP="00DA63EC">
      <w:pPr>
        <w:rPr>
          <w:rFonts w:ascii="FrankRuehl" w:hAnsi="FrankRuehl"/>
          <w:sz w:val="20"/>
          <w:rtl/>
        </w:rPr>
      </w:pPr>
      <w:del w:id="100617"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כהן גדול מקריב אונן, ואינו אוכל ואינו חולק לאכול לערב, </w:t>
      </w:r>
    </w:p>
    <w:p>
      <w:pPr>
        <w:pStyle w:val="38"/>
        <w:rPr>
          <w:ins w:id="100618" w:author="מנוע מכני" w:date="2026-10-11T12:04:39Z"/>
        </w:rPr>
      </w:pPr>
      <w:r>
        <w:tab/>
      </w:r>
      <w:r w:rsidRPr="00AA1E90">
        <w:t xml:space="preserve">ש"מ</w:t>
      </w:r>
      <w:r w:rsidRPr="00AA1E90">
        <w:t xml:space="preserve">:</w:t>
      </w:r>
    </w:p>
    <w:p w:rsidR="00DA63EC" w:rsidRDefault="00DA63EC" w:rsidP="00DA63EC">
      <w:pPr>
        <w:rPr>
          <w:rFonts w:ascii="FrankRuehl" w:hAnsi="FrankRuehl"/>
          <w:b/>
          <w:bCs/>
          <w:sz w:val="20"/>
          <w:rtl/>
        </w:rPr>
      </w:pPr>
      <w:del w:id="100619" w:author="מנוע מכני" w:date="2026-10-11T12:04:39Z">
        <w:r w:rsidRPr="00AA1E90">
          <w:rPr>
            <w:rFonts w:ascii="FrankRuehl" w:hAnsi="FrankRuehl"/>
            <w:b/>
            <w:bCs/>
            <w:sz w:val="20"/>
            <w:rtl/>
          </w:rPr>
          <w:delText xml:space="preserve"> </w:delText>
        </w:r>
      </w:del>
      <w:r w:rsidRPr="00AA1E90">
        <w:rPr>
          <w:rFonts w:ascii="FrankRuehl" w:hAnsi="FrankRuehl"/>
          <w:b/>
          <w:bCs/>
          <w:sz w:val="20"/>
          <w:rtl/>
        </w:rPr>
        <w:t xml:space="preserve">ראוי לאכילה </w:t>
      </w:r>
      <w:ins w:id="91925" w:author="מנוע מכני" w:date="2026-10-11T12:04:39Z">
        <w:r>
          <w:rPr>
            <w:rFonts w:ascii="FrankRuehl" w:hAnsi="FrankRuehl"/>
            <w:b/>
            <w:bCs/>
            <w:sz w:val="20"/>
            <w:rtl/>
          </w:rPr>
          <w:t xml:space="preserve">צריך</w:t>
        </w:r>
      </w:ins>
      <w:del w:id="91926" w:author="מנוע מכני" w:date="2026-10-11T12:04:39Z">
        <w:r w:rsidRPr="00AA1E90">
          <w:rPr>
            <w:rFonts w:ascii="FrankRuehl" w:hAnsi="FrankRuehl"/>
            <w:b/>
            <w:bCs/>
            <w:sz w:val="20"/>
            <w:rtl/>
          </w:rPr>
          <w:delText xml:space="preserve">בעינן</w:delText>
        </w:r>
      </w:del>
      <w:r w:rsidRPr="00AA1E90">
        <w:rPr>
          <w:rFonts w:ascii="FrankRuehl" w:hAnsi="FrankRuehl"/>
          <w:b/>
          <w:bCs/>
          <w:sz w:val="20"/>
          <w:rtl/>
        </w:rPr>
        <w:t xml:space="preserve">, </w:t>
      </w:r>
      <w:r w:rsidRPr="00AA1E90">
        <w:rPr>
          <w:rFonts w:ascii="FrankRuehl" w:hAnsi="FrankRuehl"/>
          <w:b/>
          <w:bCs/>
          <w:sz w:val="20"/>
          <w:rtl/>
        </w:rPr>
        <w:t xml:space="preserve">ש"מ</w:t>
      </w:r>
      <w:r w:rsidRPr="00AA1E90">
        <w:rPr>
          <w:rFonts w:ascii="FrankRuehl" w:hAnsi="FrankRuehl"/>
          <w:b/>
          <w:bCs/>
          <w:sz w:val="20"/>
          <w:rtl/>
        </w:rPr>
        <w:t xml:space="preserve">.</w:t>
      </w:r>
    </w:p>
    <w:p w:rsidR="00DA63EC" w:rsidRDefault="00DA63EC" w:rsidP="00DA63EC">
      <w:pPr>
        <w:pStyle w:val="affffd"/>
        <w:rPr>
          <w:del w:id="90146" w:author="מנוע עיצוב" w:date="2026-10-11T12:09:26Z"/>
          <w:rtl/>
        </w:rPr>
      </w:pPr>
      <w:del w:id="90145" w:author="מנוע עיצוב" w:date="2026-10-11T12:09:26Z">
        <w:r>
          <w:rPr>
            <w:rFonts w:ascii="FrankRuehl" w:hAnsi="FrankRuehl"/>
            <w:sz w:val="20"/>
            <w:rtl/>
          </w:rPr>
          <w:delText xml:space="preserve">׹</w:delText>
        </w:r>
      </w:del>
    </w:p>
    <w:p w:rsidR="00DA63EC" w:rsidRDefault="00DA63EC" w:rsidP="00DA63EC">
      <w:pPr>
        <w:pStyle w:val="affff1"/>
        <w:ind w:end="0"/>
        <w:rPr>
          <w:rtl/>
        </w:rPr>
        <w:pPrChange w:id="20145" w:author="קלוד" w:date="2026-10-11T09:07:24Z">
          <w:pPr>
            <w:pStyle w:val="affff1"/>
            <w:rPr>
              <w:rtl/>
            </w:rPr>
          </w:pPr>
        </w:pPrChange>
      </w:pPr>
      <w:ins w:id="9882" w:author="מספור קטעי משנה" w:date="2026-10-11T09:35:09Z">
        <w:r>
          <w:rPr>
            <w:rStyle w:val="MisparKeta"/>
          </w:rPr>
          <w:t xml:space="preserve">ד. </w:t>
        </w:r>
      </w:ins>
      <w:r w:rsidRPr="0092071B">
        <w:rPr>
          <w:rtl/>
        </w:rPr>
        <w:t>אונן נוגע ואינו מקריב כו'.</w:t>
      </w:r>
    </w:p>
    <w:p w:rsidR="00DA63EC" w:rsidRDefault="00DA63EC" w:rsidP="00DA63EC">
      <w:pPr>
        <w:rPr>
          <w:rFonts w:ascii="FrankRuehl" w:hAnsi="FrankRuehl"/>
          <w:sz w:val="20"/>
          <w:rtl/>
        </w:rPr>
      </w:pPr>
      <w:r w:rsidRPr="0092071B">
        <w:rPr>
          <w:rFonts w:ascii="FrankRuehl" w:hAnsi="FrankRuehl"/>
          <w:sz w:val="20"/>
          <w:rtl/>
        </w:rPr>
        <w:t>אונן נוגע, ורמינהי: אונן ומחוסר כיפורים צריכין טבילה לקודש!</w:t>
      </w:r>
    </w:p>
    <w:p>
      <w:pPr>
        <w:pStyle w:val="38"/>
        <w:rPr>
          <w:ins w:id="100621" w:author="מנוע מכני" w:date="2026-10-11T12:04:39Z"/>
        </w:rPr>
      </w:pPr>
      <w:del w:id="100620" w:author="מנוע מכני" w:date="2026-10-11T12:04:39Z">
        <w:r>
          <w:delText xml:space="preserve">•</w:delText>
        </w:r>
      </w:del>
      <w:r>
        <w:t xml:space="preserve"> </w:t>
      </w:r>
      <w:r w:rsidRPr="0092071B">
        <w:t xml:space="preserve">א"ר אמי </w:t>
      </w:r>
      <w:r>
        <w:t>ארי</w:t>
      </w:r>
      <w:r>
        <w:t>"</w:t>
      </w:r>
      <w:r>
        <w:t xml:space="preserve">ו </w:t>
      </w:r>
      <w:r w:rsidRPr="0092071B">
        <w:t>ל</w:t>
      </w:r>
      <w:r>
        <w:t>"</w:t>
      </w:r>
      <w:r>
        <w:t>ק</w:t>
      </w:r>
      <w:r w:rsidRPr="0092071B">
        <w:t xml:space="preserve">:</w:t>
      </w:r>
    </w:p>
    <w:p w:rsidR="00DA63EC" w:rsidRDefault="00DA63EC" w:rsidP="00DA63EC">
      <w:pPr>
        <w:rPr>
          <w:rFonts w:ascii="FrankRuehl" w:hAnsi="FrankRuehl"/>
          <w:sz w:val="20"/>
          <w:rtl/>
        </w:rPr>
      </w:pPr>
      <w:del w:id="100622"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כאן בשטבל, כאן בשלא טבל.</w:t>
      </w:r>
    </w:p>
    <w:p w:rsidR="00DA63EC" w:rsidRDefault="00DA63EC" w:rsidP="00DA63EC">
      <w:pPr>
        <w:rPr>
          <w:rFonts w:ascii="FrankRuehl" w:hAnsi="FrankRuehl"/>
          <w:sz w:val="20"/>
          <w:rtl/>
        </w:rPr>
      </w:pPr>
      <w:r w:rsidRPr="0092071B">
        <w:rPr>
          <w:rFonts w:ascii="FrankRuehl" w:hAnsi="FrankRuehl"/>
          <w:sz w:val="20"/>
          <w:rtl/>
        </w:rPr>
        <w:t xml:space="preserve">וכי טבל </w:t>
      </w:r>
      <w:ins w:id="93627" w:author="מנוע מכני" w:date="2026-10-11T12:04:39Z">
        <w:r>
          <w:rPr>
            <w:rFonts w:ascii="FrankRuehl" w:hAnsi="FrankRuehl"/>
            <w:sz w:val="20"/>
            <w:rtl/>
          </w:rPr>
          <w:t xml:space="preserve">מה</w:t>
        </w:r>
      </w:ins>
      <w:del w:id="93628" w:author="מנוע מכני" w:date="2026-10-11T12:04:39Z">
        <w:r w:rsidRPr="0092071B">
          <w:rPr>
            <w:rFonts w:ascii="FrankRuehl" w:hAnsi="FrankRuehl"/>
            <w:sz w:val="20"/>
            <w:rtl/>
          </w:rPr>
          <w:delText xml:space="preserve">מ</w:delText>
        </w:r>
        <w:r>
          <w:rPr>
            <w:rFonts w:ascii="FrankRuehl" w:hAnsi="FrankRuehl"/>
            <w:sz w:val="20"/>
            <w:rtl/>
          </w:rPr>
          <w:delText xml:space="preserve">אי</w:delText>
        </w:r>
      </w:del>
      <w:r>
        <w:rPr>
          <w:rFonts w:ascii="FrankRuehl" w:hAnsi="FrankRuehl"/>
          <w:sz w:val="20"/>
          <w:rtl/>
        </w:rPr>
        <w:t xml:space="preserve"> הוי? הא הדרא </w:t>
      </w:r>
      <w:ins w:id="93625" w:author="מנוע מכני" w:date="2026-10-11T12:04:39Z">
        <w:r>
          <w:rPr>
            <w:rFonts w:ascii="FrankRuehl" w:hAnsi="FrankRuehl"/>
            <w:sz w:val="20"/>
            <w:rtl/>
          </w:rPr>
          <w:t xml:space="preserve">עליו</w:t>
        </w:r>
      </w:ins>
      <w:del w:id="93626" w:author="מנוע מכני" w:date="2026-10-11T12:04:39Z">
        <w:r>
          <w:rPr>
            <w:rFonts w:ascii="FrankRuehl" w:hAnsi="FrankRuehl"/>
            <w:sz w:val="20"/>
            <w:rtl/>
          </w:rPr>
          <w:delText xml:space="preserve">עליה</w:delText>
        </w:r>
      </w:del>
      <w:r>
        <w:rPr>
          <w:rFonts w:ascii="FrankRuehl" w:hAnsi="FrankRuehl"/>
          <w:sz w:val="20"/>
          <w:rtl/>
        </w:rPr>
        <w:t xml:space="preserve"> אנינות, </w:t>
      </w:r>
      <w:r>
        <w:rPr>
          <w:rStyle w:val="2fb"/>
          <w:rFonts w:ascii="FrankRuehl" w:hAnsi="FrankRuehl"/>
          <w:sz w:val="20"/>
          <w:rtl/>
        </w:rPr>
        <w:t xml:space="preserve">דא</w:t>
      </w:r>
      <w:r>
        <w:rPr>
          <w:rStyle w:val="2fb"/>
          <w:rFonts w:ascii="FrankRuehl" w:hAnsi="FrankRuehl" w:hint="cs"/>
          <w:sz w:val="20"/>
          <w:rtl/>
        </w:rPr>
        <w:t>רבר</w:t>
      </w:r>
      <w:r>
        <w:rPr>
          <w:rStyle w:val="2fb"/>
          <w:rFonts w:ascii="FrankRuehl" w:hAnsi="FrankRuehl"/>
          <w:sz w:val="20"/>
          <w:rtl/>
        </w:rPr>
        <w:t>"</w:t>
      </w:r>
      <w:r>
        <w:rPr>
          <w:rStyle w:val="2fb"/>
          <w:rFonts w:ascii="FrankRuehl" w:hAnsi="FrankRuehl" w:hint="cs"/>
          <w:sz w:val="20"/>
          <w:rtl/>
        </w:rPr>
        <w:t>ה</w:t>
      </w:r>
      <w:r w:rsidRPr="0092071B">
        <w:rPr>
          <w:rFonts w:ascii="FrankRuehl" w:hAnsi="FrankRuehl"/>
          <w:sz w:val="20"/>
          <w:rtl/>
        </w:rPr>
        <w:t>: אונן שטבל - אנינותו חוזרת עליו!</w:t>
      </w:r>
    </w:p>
    <w:p>
      <w:pPr>
        <w:pStyle w:val="38"/>
        <w:rPr>
          <w:ins w:id="100623" w:author="מנוע מכני" w:date="2026-10-11T12:04:39Z"/>
        </w:rPr>
      </w:pPr>
      <w:r w:rsidRPr="0092071B">
        <w:t xml:space="preserve">ל"ק</w:t>
      </w:r>
      <w:r w:rsidRPr="0092071B">
        <w:t xml:space="preserve">:</w:t>
      </w:r>
    </w:p>
    <w:p w:rsidR="00DA63EC" w:rsidRDefault="00DA63EC" w:rsidP="00DA63EC">
      <w:pPr>
        <w:rPr>
          <w:rFonts w:ascii="FrankRuehl" w:hAnsi="FrankRuehl"/>
          <w:sz w:val="20"/>
          <w:rtl/>
        </w:rPr>
      </w:pPr>
      <w:del w:id="100624"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הא דאסח </w:t>
      </w:r>
      <w:ins w:id="96265" w:author="מנוע מכני" w:date="2026-10-11T12:04:39Z">
        <w:r>
          <w:rPr>
            <w:rFonts w:ascii="FrankRuehl" w:hAnsi="FrankRuehl"/>
            <w:sz w:val="20"/>
            <w:rtl/>
          </w:rPr>
          <w:t xml:space="preserve">דעתו</w:t>
        </w:r>
      </w:ins>
      <w:del w:id="96266" w:author="מנוע מכני" w:date="2026-10-11T12:04:39Z">
        <w:r w:rsidRPr="0092071B">
          <w:rPr>
            <w:rFonts w:ascii="FrankRuehl" w:hAnsi="FrankRuehl"/>
            <w:sz w:val="20"/>
            <w:rtl/>
          </w:rPr>
          <w:delText xml:space="preserve">דעתיה</w:delText>
        </w:r>
      </w:del>
      <w:r w:rsidRPr="0092071B">
        <w:rPr>
          <w:rFonts w:ascii="FrankRuehl" w:hAnsi="FrankRuehl"/>
          <w:sz w:val="20"/>
          <w:rtl/>
        </w:rPr>
        <w:t xml:space="preserve">, הא דלא אסח </w:t>
      </w:r>
      <w:ins w:id="96267" w:author="מנוע מכני" w:date="2026-10-11T12:04:39Z">
        <w:r>
          <w:rPr>
            <w:rFonts w:ascii="FrankRuehl" w:hAnsi="FrankRuehl"/>
            <w:sz w:val="20"/>
            <w:rtl/>
          </w:rPr>
          <w:t xml:space="preserve">דעתו</w:t>
        </w:r>
      </w:ins>
      <w:del w:id="96268" w:author="מנוע מכני" w:date="2026-10-11T12:04:39Z">
        <w:r w:rsidRPr="0092071B">
          <w:rPr>
            <w:rFonts w:ascii="FrankRuehl" w:hAnsi="FrankRuehl"/>
            <w:sz w:val="20"/>
            <w:rtl/>
          </w:rPr>
          <w:delText xml:space="preserve">דעתיה</w:delText>
        </w:r>
      </w:del>
      <w:r w:rsidRPr="0092071B">
        <w:rPr>
          <w:rFonts w:ascii="FrankRuehl" w:hAnsi="FrankRuehl"/>
          <w:sz w:val="20"/>
          <w:rtl/>
        </w:rPr>
        <w:t xml:space="preserve">.</w:t>
      </w:r>
    </w:p>
    <w:p w:rsidR="00DA63EC" w:rsidRDefault="00DA63EC" w:rsidP="00DA63EC">
      <w:pPr>
        <w:rPr>
          <w:rFonts w:ascii="FrankRuehl" w:hAnsi="FrankRuehl"/>
          <w:sz w:val="20"/>
          <w:rtl/>
        </w:rPr>
      </w:pPr>
      <w:r w:rsidRPr="0092071B">
        <w:rPr>
          <w:rFonts w:ascii="FrankRuehl" w:hAnsi="FrankRuehl"/>
          <w:sz w:val="20"/>
          <w:rtl/>
        </w:rPr>
        <w:t>היסח הדעת שלישי ושביעי בעי!</w:t>
      </w:r>
    </w:p>
    <w:p>
      <w:pPr>
        <w:pStyle w:val="38"/>
        <w:rPr>
          <w:ins w:id="100625" w:author="מנוע מכני" w:date="2026-10-11T12:04:39Z"/>
        </w:rPr>
      </w:pPr>
      <w:r w:rsidRPr="0092071B">
        <w:t>דא</w:t>
      </w:r>
      <w:r>
        <w:t>ריבר</w:t>
      </w:r>
      <w:r>
        <w:t>"</w:t>
      </w:r>
      <w:r>
        <w:t>מ מרי</w:t>
      </w:r>
      <w:r>
        <w:t>"</w:t>
      </w:r>
      <w:r>
        <w:t>ו</w:t>
      </w:r>
      <w:r w:rsidRPr="0092071B">
        <w:t xml:space="preserve">:</w:t>
      </w:r>
    </w:p>
    <w:p w:rsidR="00DA63EC" w:rsidRDefault="00DA63EC" w:rsidP="00DA63EC">
      <w:pPr>
        <w:rPr>
          <w:rFonts w:ascii="FrankRuehl" w:hAnsi="FrankRuehl"/>
          <w:sz w:val="20"/>
          <w:rtl/>
        </w:rPr>
      </w:pPr>
      <w:del w:id="100626"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היסח הדעת צריך הזאה שלישי ושביעי!</w:t>
      </w:r>
    </w:p>
    <w:p>
      <w:pPr>
        <w:pStyle w:val="38"/>
        <w:rPr>
          <w:ins w:id="100627" w:author="מנוע מכני" w:date="2026-10-11T12:04:39Z"/>
        </w:rPr>
      </w:pPr>
      <w:r>
        <w:t>ל</w:t>
      </w:r>
      <w:r>
        <w:t>"</w:t>
      </w:r>
      <w:r>
        <w:t>ק</w:t>
      </w:r>
      <w:r w:rsidRPr="0092071B">
        <w:t xml:space="preserve">:</w:t>
      </w:r>
    </w:p>
    <w:p w:rsidR="00DA63EC" w:rsidRDefault="00DA63EC" w:rsidP="00DA63EC">
      <w:pPr>
        <w:rPr>
          <w:rFonts w:ascii="FrankRuehl" w:hAnsi="FrankRuehl"/>
          <w:sz w:val="20"/>
          <w:rtl/>
        </w:rPr>
      </w:pPr>
      <w:del w:id="100628"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הא דאסח </w:t>
      </w:r>
      <w:ins w:id="96269" w:author="מנוע מכני" w:date="2026-10-11T12:04:39Z">
        <w:r>
          <w:rPr>
            <w:rFonts w:ascii="FrankRuehl" w:hAnsi="FrankRuehl"/>
            <w:sz w:val="20"/>
            <w:rtl/>
          </w:rPr>
          <w:t xml:space="preserve">דעתו</w:t>
        </w:r>
      </w:ins>
      <w:del w:id="96270" w:author="מנוע מכני" w:date="2026-10-11T12:04:39Z">
        <w:r w:rsidRPr="0092071B">
          <w:rPr>
            <w:rFonts w:ascii="FrankRuehl" w:hAnsi="FrankRuehl"/>
            <w:sz w:val="20"/>
            <w:rtl/>
          </w:rPr>
          <w:delText xml:space="preserve">דעתיה</w:delText>
        </w:r>
      </w:del>
      <w:r w:rsidRPr="0092071B">
        <w:rPr>
          <w:rFonts w:ascii="FrankRuehl" w:hAnsi="FrankRuehl"/>
          <w:sz w:val="20"/>
          <w:rtl/>
        </w:rPr>
        <w:t xml:space="preserve"> מטמא מת, הא דאסח </w:t>
      </w:r>
      <w:ins w:id="96271" w:author="מנוע מכני" w:date="2026-10-11T12:04:39Z">
        <w:r>
          <w:rPr>
            <w:rFonts w:ascii="FrankRuehl" w:hAnsi="FrankRuehl"/>
            <w:sz w:val="20"/>
            <w:rtl/>
          </w:rPr>
          <w:t xml:space="preserve">דעתו</w:t>
        </w:r>
      </w:ins>
      <w:del w:id="96272" w:author="מנוע מכני" w:date="2026-10-11T12:04:39Z">
        <w:r w:rsidRPr="0092071B">
          <w:rPr>
            <w:rFonts w:ascii="FrankRuehl" w:hAnsi="FrankRuehl"/>
            <w:sz w:val="20"/>
            <w:rtl/>
          </w:rPr>
          <w:delText xml:space="preserve">דעתיה</w:delText>
        </w:r>
      </w:del>
      <w:r w:rsidRPr="0092071B">
        <w:rPr>
          <w:rFonts w:ascii="FrankRuehl" w:hAnsi="FrankRuehl"/>
          <w:sz w:val="20"/>
          <w:rtl/>
        </w:rPr>
        <w:t xml:space="preserve"> מטמא שרץ.</w:t>
      </w:r>
    </w:p>
    <w:p w:rsidR="00DA63EC" w:rsidRDefault="00DA63EC" w:rsidP="00DA63EC">
      <w:pPr>
        <w:rPr>
          <w:rFonts w:ascii="FrankRuehl" w:hAnsi="FrankRuehl"/>
          <w:sz w:val="20"/>
          <w:rtl/>
        </w:rPr>
      </w:pPr>
      <w:r>
        <w:rPr>
          <w:rFonts w:ascii="FrankRuehl" w:hAnsi="FrankRuehl"/>
          <w:sz w:val="20"/>
          <w:rtl/>
        </w:rPr>
        <w:t xml:space="preserve">• </w:t>
      </w:r>
      <w:r w:rsidRPr="0092071B">
        <w:rPr>
          <w:rFonts w:ascii="FrankRuehl" w:hAnsi="FrankRuehl"/>
          <w:sz w:val="20"/>
          <w:rtl/>
        </w:rPr>
        <w:t>טמא שרץ טמא מעלייא הוא, הערב שמש בעי!</w:t>
      </w:r>
    </w:p>
    <w:p w:rsidR="00DA63EC" w:rsidRDefault="00DA63EC" w:rsidP="00DA63EC">
      <w:pPr>
        <w:rPr>
          <w:rFonts w:ascii="FrankRuehl" w:hAnsi="FrankRuehl"/>
          <w:sz w:val="20"/>
          <w:rtl/>
        </w:rPr>
      </w:pPr>
      <w:r w:rsidRPr="0092071B">
        <w:rPr>
          <w:rFonts w:ascii="FrankRuehl" w:hAnsi="FrankRuehl"/>
          <w:sz w:val="20"/>
          <w:rtl/>
        </w:rPr>
        <w:t xml:space="preserve">ועוד, </w:t>
      </w:r>
      <w:ins w:id="90463" w:author="מנוע מכני" w:date="2026-10-11T12:04:39Z">
        <w:r>
          <w:rPr>
            <w:rFonts w:ascii="FrankRuehl" w:hAnsi="FrankRuehl"/>
            <w:sz w:val="20"/>
            <w:rtl/>
          </w:rPr>
          <w:t xml:space="preserve">אפי'</w:t>
        </w:r>
      </w:ins>
      <w:del w:id="90464" w:author="מנוע מכני" w:date="2026-10-11T12:04:39Z">
        <w:r w:rsidRPr="0092071B">
          <w:rPr>
            <w:rFonts w:ascii="FrankRuehl" w:hAnsi="FrankRuehl"/>
            <w:sz w:val="20"/>
            <w:rtl/>
          </w:rPr>
          <w:delText xml:space="preserve">אפילו</w:delText>
        </w:r>
      </w:del>
      <w:r w:rsidRPr="0092071B">
        <w:rPr>
          <w:rFonts w:ascii="FrankRuehl" w:hAnsi="FrankRuehl"/>
          <w:sz w:val="20"/>
          <w:rtl/>
        </w:rPr>
        <w:t xml:space="preserve"> תרומה </w:t>
      </w:r>
      <w:ins w:id="91927" w:author="מנוע מכני" w:date="2026-10-11T12:04:39Z">
        <w:r>
          <w:rPr>
            <w:rFonts w:ascii="FrankRuehl" w:hAnsi="FrankRuehl"/>
            <w:sz w:val="20"/>
            <w:rtl/>
          </w:rPr>
          <w:t xml:space="preserve">גם</w:t>
        </w:r>
      </w:ins>
      <w:del w:id="91928" w:author="מנוע מכני" w:date="2026-10-11T12:04:39Z">
        <w:r w:rsidRPr="0092071B">
          <w:rPr>
            <w:rFonts w:ascii="FrankRuehl" w:hAnsi="FrankRuehl"/>
            <w:sz w:val="20"/>
            <w:rtl/>
          </w:rPr>
          <w:delText xml:space="preserve">נמי</w:delText>
        </w:r>
      </w:del>
      <w:r w:rsidRPr="0092071B">
        <w:rPr>
          <w:rFonts w:ascii="FrankRuehl" w:hAnsi="FrankRuehl"/>
          <w:sz w:val="20"/>
          <w:rtl/>
        </w:rPr>
        <w:t xml:space="preserve">!</w:t>
      </w:r>
    </w:p>
    <w:p>
      <w:pPr>
        <w:pStyle w:val="38"/>
        <w:rPr>
          <w:ins w:id="100629" w:author="מנוע מכני" w:date="2026-10-11T12:04:39Z"/>
        </w:rPr>
      </w:pPr>
      <w:r>
        <w:t xml:space="preserve">- </w:t>
      </w:r>
      <w:r w:rsidRPr="0092071B">
        <w:t xml:space="preserve">א"ר ירמיה:</w:t>
      </w:r>
    </w:p>
    <w:p w:rsidR="00DA63EC" w:rsidRDefault="00DA63EC" w:rsidP="00DA63EC">
      <w:pPr>
        <w:pStyle w:val="affffb"/>
        <w:rPr>
          <w:rtl/>
        </w:rPr>
      </w:pPr>
      <w:del w:id="100630" w:author="מנוע מכני" w:date="2026-10-11T12:04:39Z">
        <w:r w:rsidRPr="0092071B">
          <w:rPr>
            <w:rtl/>
          </w:rPr>
          <w:delText xml:space="preserve"> </w:delText>
        </w:r>
      </w:del>
      <w:r w:rsidRPr="0092071B">
        <w:rPr>
          <w:rtl/>
        </w:rPr>
        <w:t xml:space="preserve">באומר, נשמרתי מדבר המטמאני ולא נשמרתי מדבר הפוסלני.</w:t>
      </w:r>
    </w:p>
    <w:p w:rsidR="00DA63EC" w:rsidRDefault="00DA63EC" w:rsidP="00DA63EC">
      <w:pPr>
        <w:pStyle w:val="afff3"/>
        <w:framePr w:wrap="around"/>
        <w:rPr>
          <w:rtl/>
        </w:rPr>
      </w:pPr>
      <w:r>
        <w:rPr>
          <w:rFonts w:hint="cs"/>
          <w:rtl/>
        </w:rPr>
        <w:t>צט:</w:t>
      </w:r>
    </w:p>
    <w:p>
      <w:pPr>
        <w:pStyle w:val="38"/>
        <w:rPr>
          <w:ins w:id="100631" w:author="מנוע מכני" w:date="2026-10-11T12:04:39Z"/>
        </w:rPr>
      </w:pPr>
      <w:r w:rsidRPr="0092071B">
        <w:t>ו</w:t>
      </w:r>
      <w:r>
        <w:t xml:space="preserve">יקשה</w:t>
      </w:r>
    </w:p>
    <w:p w:rsidR="00DA63EC" w:rsidRDefault="00DA63EC" w:rsidP="00DA63EC">
      <w:pPr>
        <w:rPr>
          <w:rFonts w:ascii="FrankRuehl" w:hAnsi="FrankRuehl"/>
          <w:sz w:val="20"/>
          <w:rtl/>
        </w:rPr>
      </w:pPr>
      <w:del w:id="100632" w:author="מנוע מכני" w:date="2026-10-11T12:04:39Z">
        <w:r>
          <w:rPr>
            <w:rFonts w:ascii="FrankRuehl" w:hAnsi="FrankRuehl" w:hint="cs"/>
            <w:sz w:val="20"/>
            <w:rtl/>
          </w:rPr>
          <w:delText xml:space="preserve"> </w:delText>
        </w:r>
      </w:del>
      <w:r>
        <w:rPr>
          <w:rFonts w:ascii="FrankRuehl" w:hAnsi="FrankRuehl" w:hint="cs"/>
          <w:sz w:val="20"/>
          <w:rtl/>
        </w:rPr>
        <w:t xml:space="preserve">ד</w:t>
      </w:r>
      <w:r w:rsidRPr="0092071B">
        <w:rPr>
          <w:rFonts w:ascii="FrankRuehl" w:hAnsi="FrankRuehl"/>
          <w:sz w:val="20"/>
          <w:rtl/>
        </w:rPr>
        <w:t xml:space="preserve">מי </w:t>
      </w:r>
      <w:ins w:id="91929" w:author="מנוע מכני" w:date="2026-10-11T12:04:39Z">
        <w:r>
          <w:rPr>
            <w:rFonts w:ascii="FrankRuehl" w:hAnsi="FrankRuehl"/>
            <w:sz w:val="20"/>
            <w:rtl/>
          </w:rPr>
          <w:t xml:space="preserve">יש</w:t>
        </w:r>
      </w:ins>
      <w:del w:id="91930" w:author="מנוע מכני" w:date="2026-10-11T12:04:39Z">
        <w:r w:rsidRPr="0092071B">
          <w:rPr>
            <w:rFonts w:ascii="FrankRuehl" w:hAnsi="FrankRuehl"/>
            <w:sz w:val="20"/>
            <w:rtl/>
          </w:rPr>
          <w:delText xml:space="preserve">איכא</w:delText>
        </w:r>
      </w:del>
      <w:r w:rsidRPr="0092071B">
        <w:rPr>
          <w:rFonts w:ascii="FrankRuehl" w:hAnsi="FrankRuehl"/>
          <w:sz w:val="20"/>
          <w:rtl/>
        </w:rPr>
        <w:t xml:space="preserve"> </w:t>
      </w:r>
      <w:ins w:id="90297" w:author="Claude - סמנטי" w:date="2026-10-11T12:26:16Z">
        <w:r>
          <w:rPr>
            <w:rFonts w:ascii="FrankRuehl" w:hAnsi="FrankRuehl"/>
            <w:sz w:val="20"/>
            <w:rtl/>
          </w:rPr>
          <w:t xml:space="preserve">שמירה</w:t>
        </w:r>
      </w:ins>
      <w:del w:id="90298" w:author="Claude - סמנטי" w:date="2026-10-11T12:26:16Z">
        <w:r w:rsidRPr="0092071B">
          <w:rPr>
            <w:rFonts w:ascii="FrankRuehl" w:hAnsi="FrankRuehl"/>
            <w:sz w:val="20"/>
            <w:rtl/>
          </w:rPr>
          <w:delText xml:space="preserve">נטירותא</w:delText>
        </w:r>
      </w:del>
      <w:r w:rsidRPr="0092071B">
        <w:rPr>
          <w:rFonts w:ascii="FrankRuehl" w:hAnsi="FrankRuehl"/>
          <w:sz w:val="20"/>
          <w:rtl/>
        </w:rPr>
        <w:t xml:space="preserve"> לפלגא והתניא: עודהו הסל על ראשו</w:t>
      </w:r>
      <w:ins w:id="95089" w:author="מנוע מכני" w:date="2026-10-11T12:04:39Z">
        <w:r>
          <w:rPr>
            <w:rFonts w:ascii="FrankRuehl" w:hAnsi="FrankRuehl"/>
            <w:sz w:val="20"/>
            <w:rtl/>
          </w:rPr>
          <w:t xml:space="preserve"> </w:t>
        </w:r>
      </w:ins>
      <w:del w:id="95090"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ומגריפה בתוכו, </w:t>
      </w:r>
    </w:p>
    <w:p w:rsidR="00DA63EC" w:rsidRDefault="00DA63EC" w:rsidP="00DA63EC">
      <w:pPr>
        <w:rPr>
          <w:rFonts w:ascii="FrankRuehl" w:hAnsi="FrankRuehl"/>
          <w:sz w:val="20"/>
          <w:rtl/>
        </w:rPr>
      </w:pPr>
      <w:r>
        <w:rPr>
          <w:rFonts w:ascii="FrankRuehl" w:hAnsi="FrankRuehl"/>
          <w:sz w:val="20"/>
          <w:rtl/>
        </w:rPr>
        <w:tab/>
      </w:r>
      <w:r w:rsidRPr="0092071B">
        <w:rPr>
          <w:rFonts w:ascii="FrankRuehl" w:hAnsi="FrankRuehl"/>
          <w:sz w:val="20"/>
          <w:rtl/>
        </w:rPr>
        <w:t>ואמר לבי על הסל ואין לבי על המגריפה - הסל טהור והמגריפה טמאה.</w:t>
      </w:r>
    </w:p>
    <w:p w:rsidR="00DA63EC" w:rsidRDefault="00DA63EC" w:rsidP="00DA63EC">
      <w:pPr>
        <w:rPr>
          <w:rFonts w:ascii="FrankRuehl" w:hAnsi="FrankRuehl"/>
          <w:sz w:val="20"/>
          <w:rtl/>
        </w:rPr>
      </w:pPr>
      <w:r>
        <w:rPr>
          <w:rFonts w:ascii="FrankRuehl" w:hAnsi="FrankRuehl" w:hint="cs"/>
          <w:sz w:val="20"/>
          <w:rtl/>
        </w:rPr>
        <w:t>אין מ</w:t>
      </w:r>
      <w:r w:rsidRPr="0092071B">
        <w:rPr>
          <w:rFonts w:ascii="FrankRuehl" w:hAnsi="FrankRuehl"/>
          <w:sz w:val="20"/>
          <w:rtl/>
        </w:rPr>
        <w:t>טמא מגריפה לסל!</w:t>
      </w:r>
      <w:r>
        <w:rPr>
          <w:rFonts w:ascii="FrankRuehl" w:hAnsi="FrankRuehl" w:hint="cs"/>
          <w:sz w:val="20"/>
          <w:rtl/>
        </w:rPr>
        <w:t xml:space="preserve"> ד</w:t>
      </w:r>
      <w:r w:rsidRPr="0092071B">
        <w:rPr>
          <w:rFonts w:ascii="FrankRuehl" w:hAnsi="FrankRuehl"/>
          <w:sz w:val="20"/>
          <w:rtl/>
        </w:rPr>
        <w:t>אין כלי מטמא כלי.</w:t>
      </w:r>
    </w:p>
    <w:p>
      <w:pPr>
        <w:pStyle w:val="38"/>
        <w:rPr>
          <w:ins w:id="100633" w:author="מנוע מכני" w:date="2026-10-11T12:04:39Z"/>
        </w:rPr>
      </w:pPr>
      <w:r w:rsidRPr="00E105BC">
        <w:t>ולא מטמאת מה שבתוכו כ</w:t>
      </w:r>
      <w:r w:rsidRPr="00E105BC">
        <w:t xml:space="preserve">רבא:</w:t>
      </w:r>
    </w:p>
    <w:p w:rsidR="00DA63EC" w:rsidRPr="00E105BC" w:rsidRDefault="00DA63EC" w:rsidP="00DA63EC">
      <w:pPr>
        <w:rPr>
          <w:rFonts w:ascii="FrankRuehl" w:hAnsi="FrankRuehl"/>
          <w:spacing w:val="-2"/>
          <w:sz w:val="20"/>
          <w:rtl/>
        </w:rPr>
      </w:pPr>
      <w:del w:id="100634" w:author="מנוע מכני" w:date="2026-10-11T12:04:39Z">
        <w:r w:rsidRPr="00E105BC">
          <w:rPr>
            <w:rFonts w:ascii="FrankRuehl" w:hAnsi="FrankRuehl"/>
            <w:spacing w:val="-2"/>
            <w:sz w:val="20"/>
            <w:rtl/>
          </w:rPr>
          <w:delText xml:space="preserve"> </w:delText>
        </w:r>
      </w:del>
      <w:r w:rsidRPr="00E105BC">
        <w:rPr>
          <w:rFonts w:ascii="FrankRuehl" w:hAnsi="FrankRuehl"/>
          <w:spacing w:val="-2"/>
          <w:sz w:val="20"/>
          <w:rtl/>
        </w:rPr>
        <w:t xml:space="preserve">באומר שמרתיה מדבר המטמאה ולא שמרתיה מדבר הפוסלה.</w:t>
      </w:r>
    </w:p>
    <w:p w:rsidR="00DA63EC" w:rsidRDefault="00DA63EC" w:rsidP="00DA63EC">
      <w:pPr>
        <w:rPr>
          <w:rFonts w:ascii="FrankRuehl" w:hAnsi="FrankRuehl"/>
          <w:sz w:val="20"/>
          <w:rtl/>
        </w:rPr>
      </w:pPr>
    </w:p>
    <w:p w:rsidR="00DA63EC" w:rsidRDefault="00DA63EC" w:rsidP="00DA63EC">
      <w:pPr>
        <w:rPr>
          <w:rFonts w:ascii="FrankRuehl" w:hAnsi="FrankRuehl"/>
          <w:sz w:val="20"/>
          <w:rtl/>
        </w:rPr>
      </w:pPr>
      <w:r>
        <w:rPr>
          <w:rFonts w:ascii="FrankRuehl" w:hAnsi="FrankRuehl" w:hint="cs"/>
          <w:sz w:val="20"/>
          <w:rtl/>
        </w:rPr>
        <w:t xml:space="preserve">נתגלגל הדבר ובא לפני </w:t>
      </w:r>
      <w:r>
        <w:rPr>
          <w:rStyle w:val="2fb"/>
          <w:rFonts w:ascii="FrankRuehl" w:hAnsi="FrankRuehl" w:hint="cs"/>
          <w:sz w:val="20"/>
          <w:rtl/>
        </w:rPr>
        <w:t xml:space="preserve">ראב</w:t>
      </w:r>
      <w:r>
        <w:rPr>
          <w:rStyle w:val="2fb"/>
          <w:rFonts w:ascii="FrankRuehl" w:hAnsi="FrankRuehl"/>
          <w:sz w:val="20"/>
          <w:rtl/>
        </w:rPr>
        <w:t>"</w:t>
      </w:r>
      <w:r>
        <w:rPr>
          <w:rStyle w:val="2fb"/>
          <w:rFonts w:ascii="FrankRuehl" w:hAnsi="FrankRuehl" w:hint="cs"/>
          <w:sz w:val="20"/>
          <w:rtl/>
        </w:rPr>
        <w:t xml:space="preserve">מ</w:t>
      </w:r>
      <w:r>
        <w:rPr>
          <w:rFonts w:ascii="FrankRuehl" w:hAnsi="FrankRuehl" w:hint="cs"/>
          <w:sz w:val="20"/>
          <w:rtl/>
        </w:rPr>
        <w:t xml:space="preserve"> </w:t>
      </w:r>
      <w:r w:rsidRPr="0092071B">
        <w:rPr>
          <w:rFonts w:ascii="FrankRuehl" w:hAnsi="FrankRuehl"/>
          <w:sz w:val="20"/>
          <w:rtl/>
        </w:rPr>
        <w:t xml:space="preserve">א"ל</w:t>
      </w:r>
      <w:r w:rsidRPr="0092071B">
        <w:rPr>
          <w:rFonts w:ascii="FrankRuehl" w:hAnsi="FrankRuehl"/>
          <w:sz w:val="20"/>
          <w:rtl/>
        </w:rPr>
        <w:t xml:space="preserve">, </w:t>
      </w:r>
      <w:r w:rsidRPr="0092071B">
        <w:rPr>
          <w:rFonts w:ascii="FrankRuehl" w:hAnsi="FrankRuehl"/>
          <w:sz w:val="20"/>
          <w:rtl/>
        </w:rPr>
        <w:t xml:space="preserve">לא</w:t>
      </w:r>
      <w:r w:rsidRPr="0092071B">
        <w:rPr>
          <w:rFonts w:ascii="FrankRuehl" w:hAnsi="FrankRuehl"/>
          <w:sz w:val="20"/>
          <w:rtl/>
        </w:rPr>
        <w:t xml:space="preserve"> שמ</w:t>
      </w:r>
      <w:r>
        <w:rPr>
          <w:rFonts w:ascii="FrankRuehl" w:hAnsi="FrankRuehl" w:hint="cs"/>
          <w:sz w:val="20"/>
          <w:rtl/>
        </w:rPr>
        <w:t xml:space="preserve">תם </w:t>
      </w:r>
      <w:r w:rsidRPr="0092071B">
        <w:rPr>
          <w:rFonts w:ascii="FrankRuehl" w:hAnsi="FrankRuehl"/>
          <w:sz w:val="20"/>
          <w:rtl/>
        </w:rPr>
        <w:t xml:space="preserve">הא </w:t>
      </w:r>
      <w:r w:rsidRPr="0092071B">
        <w:rPr>
          <w:rStyle w:val="2fb"/>
          <w:rFonts w:ascii="FrankRuehl" w:hAnsi="FrankRuehl"/>
          <w:sz w:val="20"/>
          <w:rtl/>
        </w:rPr>
        <w:t xml:space="preserve">דא</w:t>
      </w:r>
      <w:r>
        <w:rPr>
          <w:rStyle w:val="2fb"/>
          <w:rFonts w:ascii="FrankRuehl" w:hAnsi="FrankRuehl" w:hint="cs"/>
          <w:sz w:val="20"/>
          <w:rtl/>
        </w:rPr>
        <w:t>רי</w:t>
      </w:r>
      <w:r>
        <w:rPr>
          <w:rStyle w:val="2fb"/>
          <w:rFonts w:ascii="FrankRuehl" w:hAnsi="FrankRuehl"/>
          <w:sz w:val="20"/>
          <w:rtl/>
        </w:rPr>
        <w:t>"</w:t>
      </w:r>
      <w:r>
        <w:rPr>
          <w:rStyle w:val="2fb"/>
          <w:rFonts w:ascii="FrankRuehl" w:hAnsi="FrankRuehl" w:hint="cs"/>
          <w:sz w:val="20"/>
          <w:rtl/>
        </w:rPr>
        <w:t xml:space="preserve">ו</w:t>
      </w:r>
      <w:r>
        <w:rPr>
          <w:rFonts w:ascii="FrankRuehl" w:hAnsi="FrankRuehl" w:hint="cs"/>
          <w:sz w:val="20"/>
          <w:rtl/>
        </w:rPr>
        <w:t xml:space="preserve"> </w:t>
      </w:r>
      <w:r>
        <w:rPr>
          <w:rStyle w:val="2fb"/>
          <w:rFonts w:ascii="FrankRuehl" w:hAnsi="FrankRuehl" w:hint="cs"/>
          <w:sz w:val="20"/>
          <w:rtl/>
        </w:rPr>
        <w:t xml:space="preserve">מרב</w:t>
      </w:r>
      <w:r w:rsidRPr="0092071B">
        <w:rPr>
          <w:rFonts w:ascii="FrankRuehl" w:hAnsi="FrankRuehl"/>
          <w:sz w:val="20"/>
          <w:rtl/>
        </w:rPr>
        <w:t xml:space="preserve">: </w:t>
      </w:r>
    </w:p>
    <w:p w:rsidR="00DA63EC" w:rsidRDefault="00DA63EC" w:rsidP="00DA63EC">
      <w:pPr>
        <w:rPr>
          <w:rFonts w:ascii="FrankRuehl" w:hAnsi="FrankRuehl"/>
          <w:sz w:val="20"/>
          <w:rtl/>
        </w:rPr>
      </w:pPr>
      <w:r>
        <w:rPr>
          <w:rFonts w:ascii="FrankRuehl" w:hAnsi="FrankRuehl"/>
          <w:sz w:val="20"/>
          <w:rtl/>
        </w:rPr>
        <w:tab/>
      </w:r>
      <w:r>
        <w:rPr>
          <w:rFonts w:ascii="FrankRuehl" w:hAnsi="FrankRuehl" w:hint="cs"/>
          <w:sz w:val="20"/>
          <w:rtl/>
        </w:rPr>
        <w:t>ד</w:t>
      </w:r>
      <w:r w:rsidRPr="0092071B">
        <w:rPr>
          <w:rFonts w:ascii="FrankRuehl" w:hAnsi="FrankRuehl"/>
          <w:sz w:val="20"/>
          <w:rtl/>
        </w:rPr>
        <w:t xml:space="preserve">האוכל שלישי של תרומה - אסור לאכול ומותר ליגע? </w:t>
      </w:r>
    </w:p>
    <w:p>
      <w:pPr>
        <w:pStyle w:val="38"/>
        <w:rPr>
          <w:ins w:id="100635" w:author="מנוע מכני" w:date="2026-10-11T12:04:39Z"/>
        </w:rPr>
      </w:pPr>
      <w:r>
        <w:tab/>
      </w:r>
    </w:p>
    <w:p w:rsidR="00DA63EC" w:rsidRDefault="00DA63EC" w:rsidP="00DA63EC">
      <w:pPr>
        <w:rPr>
          <w:rFonts w:ascii="FrankRuehl" w:hAnsi="FrankRuehl"/>
          <w:sz w:val="20"/>
          <w:rtl/>
        </w:rPr>
      </w:pPr>
      <w:ins w:id="95417" w:author="מנוע מכני" w:date="2026-10-11T12:04:39Z">
        <w:r>
          <w:rPr>
            <w:rFonts w:ascii="FrankRuehl" w:hAnsi="FrankRuehl"/>
            <w:sz w:val="20"/>
            <w:rtl/>
          </w:rPr>
          <w:t xml:space="preserve">ומשמע</w:t>
        </w:r>
        <w:r>
          <w:rPr>
            <w:rFonts w:ascii="FrankRuehl" w:hAnsi="FrankRuehl"/>
            <w:sz w:val="20"/>
            <w:rtl/>
          </w:rPr>
          <w:t xml:space="preserve"> ש</w:t>
        </w:r>
      </w:ins>
      <w:del w:id="95418" w:author="מנוע מכני" w:date="2026-10-11T12:04:39Z">
        <w:r w:rsidRPr="0092071B">
          <w:rPr>
            <w:rFonts w:ascii="FrankRuehl" w:hAnsi="FrankRuehl"/>
            <w:sz w:val="20"/>
            <w:rtl/>
          </w:rPr>
          <w:delText xml:space="preserve">אלמא </w:delText>
        </w:r>
      </w:del>
      <w:r w:rsidRPr="0092071B">
        <w:rPr>
          <w:rFonts w:ascii="FrankRuehl" w:hAnsi="FrankRuehl"/>
          <w:sz w:val="20"/>
          <w:rtl/>
        </w:rPr>
        <w:t xml:space="preserve">באכילה עבוד רבנן מעלה, בנגיעה </w:t>
      </w:r>
      <w:r w:rsidRPr="0092071B">
        <w:rPr>
          <w:rFonts w:ascii="FrankRuehl" w:hAnsi="FrankRuehl"/>
          <w:sz w:val="20"/>
          <w:rtl/>
        </w:rPr>
        <w:t xml:space="preserve">לא</w:t>
      </w:r>
      <w:r w:rsidRPr="0092071B">
        <w:rPr>
          <w:rFonts w:ascii="FrankRuehl" w:hAnsi="FrankRuehl"/>
          <w:sz w:val="20"/>
          <w:rtl/>
        </w:rPr>
        <w:t xml:space="preserve"> עבוד רבנן מעלה.</w:t>
      </w:r>
    </w:p>
    <w:p w:rsidR="00DA63EC" w:rsidRDefault="00DA63EC" w:rsidP="00DA63EC">
      <w:pPr>
        <w:pStyle w:val="affffd"/>
        <w:rPr>
          <w:del w:id="90148" w:author="מנוע עיצוב" w:date="2026-10-11T12:09:26Z"/>
          <w:rtl/>
        </w:rPr>
      </w:pPr>
      <w:del w:id="90147" w:author="מנוע עיצוב" w:date="2026-10-11T12:09:26Z">
        <w:r>
          <w:rPr>
            <w:rFonts w:ascii="FrankRuehl" w:hAnsi="FrankRuehl"/>
            <w:sz w:val="20"/>
            <w:rtl/>
          </w:rPr>
          <w:lastRenderedPageBreak/>
          <w:delText xml:space="preserve">׹</w:delText>
        </w:r>
      </w:del>
    </w:p>
    <w:p w:rsidR="00DA63EC" w:rsidRDefault="00DA63EC" w:rsidP="00DA63EC">
      <w:pPr>
        <w:pStyle w:val="affff1"/>
        <w:ind w:end="0"/>
        <w:rPr>
          <w:rtl/>
        </w:rPr>
        <w:pPrChange w:id="20146" w:author="קלוד" w:date="2026-10-11T09:07:24Z">
          <w:pPr>
            <w:pStyle w:val="affff1"/>
            <w:rPr>
              <w:rtl/>
            </w:rPr>
          </w:pPr>
        </w:pPrChange>
      </w:pPr>
      <w:ins w:id="9883" w:author="מספור קטעי משנה" w:date="2026-10-11T09:35:09Z">
        <w:r>
          <w:rPr>
            <w:rStyle w:val="MisparKeta"/>
          </w:rPr>
          <w:t xml:space="preserve">א. </w:t>
        </w:r>
      </w:ins>
      <w:r w:rsidRPr="0092071B">
        <w:rPr>
          <w:rtl/>
        </w:rPr>
        <w:t>ואינו חולק לאכול כו'.</w:t>
      </w:r>
    </w:p>
    <w:p w:rsidR="00DA63EC" w:rsidRPr="00FE1B89" w:rsidRDefault="00DA63EC" w:rsidP="00DA63EC">
      <w:pPr>
        <w:rPr>
          <w:rFonts w:ascii="FrankRuehl" w:hAnsi="FrankRuehl"/>
          <w:spacing w:val="-6"/>
          <w:sz w:val="20"/>
          <w:rtl/>
        </w:rPr>
      </w:pPr>
      <w:r w:rsidRPr="00FE1B89">
        <w:rPr>
          <w:rFonts w:ascii="FrankRuehl" w:hAnsi="FrankRuehl" w:hint="cs"/>
          <w:spacing w:val="-6"/>
          <w:sz w:val="20"/>
          <w:rtl/>
        </w:rPr>
        <w:t xml:space="preserve">היינו </w:t>
      </w:r>
      <w:r w:rsidRPr="00FE1B89">
        <w:rPr>
          <w:rFonts w:ascii="FrankRuehl" w:hAnsi="FrankRuehl"/>
          <w:spacing w:val="-6"/>
          <w:sz w:val="20"/>
          <w:rtl/>
        </w:rPr>
        <w:t>דלא פליג, וכ</w:t>
      </w:r>
      <w:r w:rsidRPr="00FE1B89">
        <w:rPr>
          <w:rFonts w:ascii="FrankRuehl" w:hAnsi="FrankRuehl" w:hint="cs"/>
          <w:spacing w:val="-6"/>
          <w:sz w:val="20"/>
          <w:rtl/>
        </w:rPr>
        <w:t>ש</w:t>
      </w:r>
      <w:r w:rsidRPr="00FE1B89">
        <w:rPr>
          <w:rFonts w:ascii="FrankRuehl" w:hAnsi="FrankRuehl"/>
          <w:spacing w:val="-6"/>
          <w:sz w:val="20"/>
          <w:rtl/>
        </w:rPr>
        <w:t xml:space="preserve">מזמני </w:t>
      </w:r>
      <w:ins w:id="93629" w:author="מנוע מכני" w:date="2026-10-11T12:04:39Z">
        <w:r>
          <w:rPr>
            <w:rFonts w:ascii="FrankRuehl" w:hAnsi="FrankRuehl"/>
            <w:spacing w:val="-6"/>
            <w:sz w:val="20"/>
            <w:rtl/>
          </w:rPr>
          <w:t xml:space="preserve">לו</w:t>
        </w:r>
      </w:ins>
      <w:del w:id="93630" w:author="מנוע מכני" w:date="2026-10-11T12:04:39Z">
        <w:r w:rsidRPr="00FE1B89">
          <w:rPr>
            <w:rFonts w:ascii="FrankRuehl" w:hAnsi="FrankRuehl"/>
            <w:spacing w:val="-6"/>
            <w:sz w:val="20"/>
            <w:rtl/>
          </w:rPr>
          <w:delText xml:space="preserve">ליה</w:delText>
        </w:r>
      </w:del>
      <w:r w:rsidRPr="00FE1B89">
        <w:rPr>
          <w:rFonts w:ascii="FrankRuehl" w:hAnsi="FrankRuehl"/>
          <w:spacing w:val="-6"/>
          <w:sz w:val="20"/>
          <w:rtl/>
        </w:rPr>
        <w:t xml:space="preserve"> אכיל, ורמינהי: אונן טובל ואוכל את פסחו לערב, אבל </w:t>
      </w:r>
      <w:r w:rsidRPr="00FE1B89">
        <w:rPr>
          <w:rFonts w:ascii="FrankRuehl" w:hAnsi="FrankRuehl"/>
          <w:spacing w:val="-6"/>
          <w:sz w:val="20"/>
          <w:rtl/>
        </w:rPr>
        <w:t xml:space="preserve">לא</w:t>
      </w:r>
      <w:r w:rsidRPr="00FE1B89">
        <w:rPr>
          <w:rFonts w:ascii="FrankRuehl" w:hAnsi="FrankRuehl"/>
          <w:spacing w:val="-6"/>
          <w:sz w:val="20"/>
          <w:rtl/>
        </w:rPr>
        <w:t xml:space="preserve"> בקדשים!</w:t>
      </w:r>
    </w:p>
    <w:p w:rsidR="00DA63EC" w:rsidRDefault="00DA63EC" w:rsidP="00DA63EC">
      <w:pPr>
        <w:rPr>
          <w:rFonts w:ascii="FrankRuehl" w:hAnsi="FrankRuehl"/>
          <w:sz w:val="20"/>
          <w:rtl/>
        </w:rPr>
      </w:pPr>
      <w:r>
        <w:rPr>
          <w:rStyle w:val="2fb"/>
          <w:rFonts w:ascii="FrankRuehl" w:hAnsi="FrankRuehl" w:hint="cs"/>
          <w:sz w:val="20"/>
          <w:rtl/>
        </w:rPr>
        <w:t>ארי</w:t>
      </w:r>
      <w:r>
        <w:rPr>
          <w:rStyle w:val="2fb"/>
          <w:rFonts w:ascii="FrankRuehl" w:hAnsi="FrankRuehl"/>
          <w:sz w:val="20"/>
          <w:rtl/>
        </w:rPr>
        <w:t>"</w:t>
      </w:r>
      <w:r>
        <w:rPr>
          <w:rStyle w:val="2fb"/>
          <w:rFonts w:ascii="FrankRuehl" w:hAnsi="FrankRuehl" w:hint="cs"/>
          <w:sz w:val="20"/>
          <w:rtl/>
        </w:rPr>
        <w:t xml:space="preserve">ר</w:t>
      </w:r>
      <w:r>
        <w:rPr>
          <w:rFonts w:ascii="FrankRuehl" w:hAnsi="FrankRuehl" w:hint="cs"/>
          <w:sz w:val="20"/>
          <w:rtl/>
        </w:rPr>
        <w:t xml:space="preserve"> </w:t>
      </w:r>
      <w:r w:rsidRPr="0092071B">
        <w:rPr>
          <w:rFonts w:ascii="FrankRuehl" w:hAnsi="FrankRuehl"/>
          <w:sz w:val="20"/>
          <w:rtl/>
        </w:rPr>
        <w:t xml:space="preserve">מדיפתי, </w:t>
      </w:r>
      <w:r w:rsidRPr="0092071B">
        <w:rPr>
          <w:rFonts w:ascii="FrankRuehl" w:hAnsi="FrankRuehl"/>
          <w:sz w:val="20"/>
          <w:rtl/>
        </w:rPr>
        <w:t xml:space="preserve">ל</w:t>
      </w:r>
      <w:r>
        <w:rPr>
          <w:rFonts w:ascii="FrankRuehl" w:hAnsi="FrankRuehl"/>
          <w:sz w:val="20"/>
          <w:rtl/>
        </w:rPr>
        <w:t>"</w:t>
      </w:r>
      <w:r>
        <w:rPr>
          <w:rFonts w:ascii="FrankRuehl" w:hAnsi="FrankRuehl" w:hint="cs"/>
          <w:sz w:val="20"/>
          <w:rtl/>
        </w:rPr>
        <w:t>ק</w:t>
      </w:r>
      <w:r w:rsidRPr="0092071B">
        <w:rPr>
          <w:rFonts w:ascii="FrankRuehl" w:hAnsi="FrankRuehl"/>
          <w:sz w:val="20"/>
          <w:rtl/>
        </w:rPr>
        <w:t xml:space="preserve">: כאן בפסח, כאן בשאר ימות השנה, </w:t>
      </w:r>
    </w:p>
    <w:p w:rsidR="00DA63EC" w:rsidRDefault="00DA63EC" w:rsidP="00DA63EC">
      <w:pPr>
        <w:rPr>
          <w:rFonts w:ascii="FrankRuehl" w:hAnsi="FrankRuehl"/>
          <w:sz w:val="20"/>
          <w:rtl/>
        </w:rPr>
      </w:pPr>
      <w:r>
        <w:rPr>
          <w:rFonts w:ascii="FrankRuehl" w:hAnsi="FrankRuehl"/>
          <w:sz w:val="20"/>
          <w:rtl/>
        </w:rPr>
        <w:tab/>
      </w:r>
      <w:r w:rsidRPr="0092071B">
        <w:rPr>
          <w:rFonts w:ascii="FrankRuehl" w:hAnsi="FrankRuehl"/>
          <w:sz w:val="20"/>
          <w:rtl/>
        </w:rPr>
        <w:t xml:space="preserve">בפסח איידי דאכיל פסח אכיל </w:t>
      </w:r>
      <w:ins w:id="91931" w:author="מנוע מכני" w:date="2026-10-11T12:04:39Z">
        <w:r>
          <w:rPr>
            <w:rFonts w:ascii="FrankRuehl" w:hAnsi="FrankRuehl"/>
            <w:sz w:val="20"/>
            <w:rtl/>
          </w:rPr>
          <w:t xml:space="preserve">גם</w:t>
        </w:r>
      </w:ins>
      <w:del w:id="91932" w:author="מנוע מכני" w:date="2026-10-11T12:04:39Z">
        <w:r w:rsidRPr="0092071B">
          <w:rPr>
            <w:rFonts w:ascii="FrankRuehl" w:hAnsi="FrankRuehl"/>
            <w:sz w:val="20"/>
            <w:rtl/>
          </w:rPr>
          <w:delText xml:space="preserve">נמי</w:delText>
        </w:r>
      </w:del>
      <w:r w:rsidRPr="0092071B">
        <w:rPr>
          <w:rFonts w:ascii="FrankRuehl" w:hAnsi="FrankRuehl"/>
          <w:sz w:val="20"/>
          <w:rtl/>
        </w:rPr>
        <w:t xml:space="preserve"> קדשים, בשאר ימות השנה דלא חזי - </w:t>
      </w:r>
      <w:r w:rsidRPr="0092071B">
        <w:rPr>
          <w:rFonts w:ascii="FrankRuehl" w:hAnsi="FrankRuehl"/>
          <w:sz w:val="20"/>
          <w:rtl/>
        </w:rPr>
        <w:t xml:space="preserve">לא</w:t>
      </w:r>
      <w:r w:rsidRPr="0092071B">
        <w:rPr>
          <w:rFonts w:ascii="FrankRuehl" w:hAnsi="FrankRuehl"/>
          <w:sz w:val="20"/>
          <w:rtl/>
        </w:rPr>
        <w:t xml:space="preserve"> חזי, </w:t>
      </w:r>
    </w:p>
    <w:p w:rsidR="00DA63EC" w:rsidRDefault="00DA63EC" w:rsidP="00DA63EC">
      <w:pPr>
        <w:rPr>
          <w:rFonts w:ascii="FrankRuehl" w:hAnsi="FrankRuehl"/>
          <w:sz w:val="20"/>
          <w:rtl/>
        </w:rPr>
      </w:pPr>
      <w:r>
        <w:rPr>
          <w:rFonts w:ascii="FrankRuehl" w:hAnsi="FrankRuehl"/>
          <w:sz w:val="20"/>
          <w:rtl/>
        </w:rPr>
        <w:tab/>
      </w:r>
      <w:ins w:id="93631" w:author="מנוע מכני" w:date="2026-10-11T12:04:39Z">
        <w:r>
          <w:rPr>
            <w:rFonts w:ascii="FrankRuehl" w:hAnsi="FrankRuehl"/>
            <w:sz w:val="20"/>
            <w:rtl/>
          </w:rPr>
          <w:t xml:space="preserve">ומה</w:t>
        </w:r>
      </w:ins>
      <w:del w:id="93632" w:author="מנוע מכני" w:date="2026-10-11T12:04:39Z">
        <w:r w:rsidRPr="0092071B">
          <w:rPr>
            <w:rFonts w:ascii="FrankRuehl" w:hAnsi="FrankRuehl"/>
            <w:sz w:val="20"/>
            <w:rtl/>
          </w:rPr>
          <w:delText xml:space="preserve">ומאי</w:delText>
        </w:r>
      </w:del>
      <w:r w:rsidRPr="0092071B">
        <w:rPr>
          <w:rFonts w:ascii="FrankRuehl" w:hAnsi="FrankRuehl"/>
          <w:sz w:val="20"/>
          <w:rtl/>
        </w:rPr>
        <w:t xml:space="preserve"> אבל </w:t>
      </w:r>
      <w:r w:rsidRPr="0092071B">
        <w:rPr>
          <w:rFonts w:ascii="FrankRuehl" w:hAnsi="FrankRuehl"/>
          <w:sz w:val="20"/>
          <w:rtl/>
        </w:rPr>
        <w:t xml:space="preserve">לא</w:t>
      </w:r>
      <w:r w:rsidRPr="0092071B">
        <w:rPr>
          <w:rFonts w:ascii="FrankRuehl" w:hAnsi="FrankRuehl"/>
          <w:sz w:val="20"/>
          <w:rtl/>
        </w:rPr>
        <w:t xml:space="preserve"> בקדשים? אבל </w:t>
      </w:r>
      <w:r w:rsidRPr="0092071B">
        <w:rPr>
          <w:rFonts w:ascii="FrankRuehl" w:hAnsi="FrankRuehl"/>
          <w:sz w:val="20"/>
          <w:rtl/>
        </w:rPr>
        <w:t xml:space="preserve">לא</w:t>
      </w:r>
      <w:r w:rsidRPr="0092071B">
        <w:rPr>
          <w:rFonts w:ascii="FrankRuehl" w:hAnsi="FrankRuehl"/>
          <w:sz w:val="20"/>
          <w:rtl/>
        </w:rPr>
        <w:t xml:space="preserve"> בקדשים של כל השנה.</w:t>
      </w:r>
    </w:p>
    <w:p>
      <w:pPr>
        <w:pStyle w:val="38"/>
        <w:rPr>
          <w:ins w:id="100637" w:author="מנוע מכני" w:date="2026-10-11T12:04:39Z"/>
        </w:rPr>
      </w:pPr>
      <w:del w:id="100636" w:author="מנוע מכני" w:date="2026-10-11T12:04:39Z">
        <w:r>
          <w:delText xml:space="preserve">•</w:delText>
        </w:r>
      </w:del>
      <w:r>
        <w:t xml:space="preserve"> </w:t>
      </w:r>
      <w:r w:rsidRPr="0092071B">
        <w:t xml:space="preserve">רב אסי </w:t>
      </w:r>
      <w:r w:rsidRPr="0092071B">
        <w:t xml:space="preserve">אמר</w:t>
      </w:r>
      <w:r w:rsidRPr="0092071B">
        <w:t xml:space="preserve">, </w:t>
      </w:r>
      <w:r w:rsidRPr="0092071B">
        <w:t xml:space="preserve">ל"ק</w:t>
      </w:r>
      <w:r w:rsidRPr="0092071B">
        <w:t xml:space="preserve">:</w:t>
      </w:r>
    </w:p>
    <w:p w:rsidR="00DA63EC" w:rsidRDefault="00DA63EC" w:rsidP="00DA63EC">
      <w:pPr>
        <w:rPr>
          <w:rFonts w:ascii="FrankRuehl" w:hAnsi="FrankRuehl"/>
          <w:sz w:val="20"/>
          <w:rtl/>
        </w:rPr>
      </w:pPr>
      <w:del w:id="100638"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כאן שמת לו מת בארבעה עשר וקברו בארבעה עשר, </w:t>
      </w:r>
    </w:p>
    <w:p w:rsidR="00DA63EC" w:rsidRDefault="00DA63EC" w:rsidP="00DA63EC">
      <w:pPr>
        <w:rPr>
          <w:rFonts w:ascii="FrankRuehl" w:hAnsi="FrankRuehl"/>
          <w:sz w:val="20"/>
          <w:rtl/>
        </w:rPr>
      </w:pPr>
      <w:r>
        <w:rPr>
          <w:rFonts w:ascii="FrankRuehl" w:hAnsi="FrankRuehl"/>
          <w:sz w:val="20"/>
          <w:rtl/>
        </w:rPr>
        <w:tab/>
      </w:r>
      <w:r w:rsidRPr="0092071B">
        <w:rPr>
          <w:rFonts w:ascii="FrankRuehl" w:hAnsi="FrankRuehl"/>
          <w:sz w:val="20"/>
          <w:rtl/>
        </w:rPr>
        <w:t xml:space="preserve">כאן שמת לו מת בשלשה עשר וקברו בארבעה עשר, יום קבורה </w:t>
      </w:r>
      <w:r w:rsidRPr="0092071B">
        <w:rPr>
          <w:rFonts w:ascii="FrankRuehl" w:hAnsi="FrankRuehl"/>
          <w:sz w:val="20"/>
          <w:rtl/>
        </w:rPr>
        <w:t xml:space="preserve">לא</w:t>
      </w:r>
      <w:r w:rsidRPr="0092071B">
        <w:rPr>
          <w:rFonts w:ascii="FrankRuehl" w:hAnsi="FrankRuehl"/>
          <w:sz w:val="20"/>
          <w:rtl/>
        </w:rPr>
        <w:t xml:space="preserve"> תפיס לילו מדרבנן.</w:t>
      </w:r>
    </w:p>
    <w:p w:rsidR="00DA63EC" w:rsidRDefault="00DA63EC" w:rsidP="00DA63EC">
      <w:pPr>
        <w:rPr>
          <w:rFonts w:ascii="FrankRuehl" w:hAnsi="FrankRuehl"/>
          <w:sz w:val="20"/>
          <w:rtl/>
        </w:rPr>
      </w:pPr>
      <w:r w:rsidRPr="0092071B">
        <w:rPr>
          <w:rFonts w:ascii="FrankRuehl" w:hAnsi="FrankRuehl"/>
          <w:sz w:val="20"/>
          <w:rtl/>
        </w:rPr>
        <w:t>מאן תנא אנינות לילה מדרבנן</w:t>
      </w:r>
      <w:r>
        <w:rPr>
          <w:rFonts w:ascii="FrankRuehl" w:hAnsi="FrankRuehl" w:hint="cs"/>
          <w:sz w:val="20"/>
          <w:rtl/>
        </w:rPr>
        <w:t>-</w:t>
      </w:r>
      <w:r w:rsidRPr="0092071B">
        <w:rPr>
          <w:rFonts w:ascii="FrankRuehl" w:hAnsi="FrankRuehl"/>
          <w:sz w:val="20"/>
          <w:rtl/>
        </w:rPr>
        <w:t xml:space="preserve"> </w:t>
      </w:r>
      <w:r w:rsidRPr="0092071B">
        <w:rPr>
          <w:rStyle w:val="2fb"/>
          <w:rFonts w:ascii="FrankRuehl" w:hAnsi="FrankRuehl"/>
          <w:sz w:val="20"/>
          <w:rtl/>
        </w:rPr>
        <w:t xml:space="preserve">ר"ש</w:t>
      </w:r>
      <w:r w:rsidRPr="0092071B">
        <w:rPr>
          <w:rFonts w:ascii="FrankRuehl" w:hAnsi="FrankRuehl"/>
          <w:sz w:val="20"/>
          <w:rtl/>
        </w:rPr>
        <w:t xml:space="preserve"> </w:t>
      </w:r>
      <w:r w:rsidRPr="0092071B">
        <w:rPr>
          <w:rFonts w:ascii="FrankRuehl" w:hAnsi="FrankRuehl"/>
          <w:sz w:val="20"/>
          <w:rtl/>
        </w:rPr>
        <w:t xml:space="preserve">דתניא</w:t>
      </w:r>
      <w:r w:rsidRPr="0092071B">
        <w:rPr>
          <w:rFonts w:ascii="FrankRuehl" w:hAnsi="FrankRuehl"/>
          <w:sz w:val="20"/>
          <w:rtl/>
        </w:rPr>
        <w:t xml:space="preserve">: </w:t>
      </w:r>
      <w:r>
        <w:rPr>
          <w:rStyle w:val="2fb"/>
          <w:rFonts w:ascii="FrankRuehl" w:hAnsi="FrankRuehl" w:hint="cs"/>
          <w:sz w:val="20"/>
          <w:rtl/>
        </w:rPr>
        <w:t>לר</w:t>
      </w:r>
      <w:r>
        <w:rPr>
          <w:rStyle w:val="2fb"/>
          <w:rFonts w:ascii="FrankRuehl" w:hAnsi="FrankRuehl"/>
          <w:sz w:val="20"/>
          <w:rtl/>
        </w:rPr>
        <w:t>"</w:t>
      </w:r>
      <w:r>
        <w:rPr>
          <w:rStyle w:val="2fb"/>
          <w:rFonts w:ascii="FrankRuehl" w:hAnsi="FrankRuehl" w:hint="cs"/>
          <w:sz w:val="20"/>
          <w:rtl/>
        </w:rPr>
        <w:t xml:space="preserve">י</w:t>
      </w:r>
      <w:r>
        <w:rPr>
          <w:rFonts w:ascii="FrankRuehl" w:hAnsi="FrankRuehl" w:hint="cs"/>
          <w:sz w:val="20"/>
          <w:rtl/>
        </w:rPr>
        <w:t xml:space="preserve"> </w:t>
      </w:r>
      <w:r w:rsidRPr="0092071B">
        <w:rPr>
          <w:rFonts w:ascii="FrankRuehl" w:hAnsi="FrankRuehl"/>
          <w:sz w:val="20"/>
          <w:rtl/>
        </w:rPr>
        <w:t xml:space="preserve">אנינות לילה מדברי תורה, </w:t>
      </w:r>
    </w:p>
    <w:p>
      <w:pPr>
        <w:pStyle w:val="38"/>
        <w:rPr>
          <w:ins w:id="100639" w:author="מנוע מכני" w:date="2026-10-11T12:04:39Z"/>
        </w:rPr>
      </w:pPr>
      <w:r>
        <w:t>ול</w:t>
      </w:r>
      <w:r>
        <w:t>ר"ש</w:t>
      </w:r>
      <w:r w:rsidRPr="0092071B">
        <w:t xml:space="preserve">:</w:t>
      </w:r>
    </w:p>
    <w:p w:rsidR="00DA63EC" w:rsidRDefault="00DA63EC" w:rsidP="00DA63EC">
      <w:pPr>
        <w:rPr>
          <w:rFonts w:ascii="FrankRuehl" w:hAnsi="FrankRuehl"/>
          <w:sz w:val="20"/>
          <w:rtl/>
        </w:rPr>
      </w:pPr>
      <w:del w:id="100640"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אונן אינו מדברי תורה אלא מדברי סופרים, </w:t>
      </w:r>
    </w:p>
    <w:p w:rsidR="00DA63EC" w:rsidRDefault="00DA63EC" w:rsidP="00DA63EC">
      <w:pPr>
        <w:rPr>
          <w:rFonts w:ascii="FrankRuehl" w:hAnsi="FrankRuehl"/>
          <w:sz w:val="20"/>
          <w:rtl/>
        </w:rPr>
      </w:pPr>
      <w:r w:rsidRPr="0092071B">
        <w:rPr>
          <w:rFonts w:ascii="FrankRuehl" w:hAnsi="FrankRuehl"/>
          <w:sz w:val="20"/>
          <w:rtl/>
        </w:rPr>
        <w:t xml:space="preserve">תדע, שהרי אמרו: אונן טובל ואוכל את פסחו לערב, אבל </w:t>
      </w:r>
      <w:r w:rsidRPr="0092071B">
        <w:rPr>
          <w:rFonts w:ascii="FrankRuehl" w:hAnsi="FrankRuehl"/>
          <w:sz w:val="20"/>
          <w:rtl/>
        </w:rPr>
        <w:t xml:space="preserve">לא</w:t>
      </w:r>
      <w:r w:rsidRPr="0092071B">
        <w:rPr>
          <w:rFonts w:ascii="FrankRuehl" w:hAnsi="FrankRuehl"/>
          <w:sz w:val="20"/>
          <w:rtl/>
        </w:rPr>
        <w:t xml:space="preserve"> בקדשים.</w:t>
      </w:r>
    </w:p>
    <w:p>
      <w:pPr>
        <w:pStyle w:val="38"/>
        <w:rPr>
          <w:ins w:id="100641" w:author="מנוע מכני" w:date="2026-10-11T12:04:39Z"/>
        </w:rPr>
      </w:pPr>
      <w:r w:rsidRPr="0092071B">
        <w:t>ו</w:t>
      </w:r>
      <w:r>
        <w:t xml:space="preserve">סבר ר"ש:</w:t>
      </w:r>
    </w:p>
    <w:p w:rsidR="00DA63EC" w:rsidRDefault="00DA63EC" w:rsidP="00DA63EC">
      <w:pPr>
        <w:rPr>
          <w:rFonts w:ascii="FrankRuehl" w:hAnsi="FrankRuehl"/>
          <w:sz w:val="20"/>
          <w:rtl/>
        </w:rPr>
      </w:pPr>
      <w:del w:id="100642" w:author="מנוע מכני" w:date="2026-10-11T12:04:39Z">
        <w:r>
          <w:rPr>
            <w:rFonts w:ascii="FrankRuehl" w:hAnsi="FrankRuehl"/>
            <w:sz w:val="20"/>
            <w:rtl/>
          </w:rPr>
          <w:delText xml:space="preserve"> </w:delText>
        </w:r>
      </w:del>
      <w:r>
        <w:rPr>
          <w:rFonts w:ascii="FrankRuehl" w:hAnsi="FrankRuehl"/>
          <w:sz w:val="20"/>
          <w:rtl/>
        </w:rPr>
        <w:t xml:space="preserve">אנינות לילה מדרבנן? וה</w:t>
      </w:r>
      <w:r>
        <w:rPr>
          <w:rFonts w:ascii="FrankRuehl" w:hAnsi="FrankRuehl" w:hint="cs"/>
          <w:sz w:val="20"/>
          <w:rtl/>
        </w:rPr>
        <w:t xml:space="preserve">ך </w:t>
      </w:r>
      <w:r>
        <w:rPr>
          <w:rStyle w:val="2fb"/>
          <w:rFonts w:ascii="FrankRuehl" w:hAnsi="FrankRuehl" w:hint="cs"/>
          <w:sz w:val="20"/>
          <w:rtl/>
        </w:rPr>
        <w:t xml:space="preserve">ד</w:t>
      </w:r>
      <w:r>
        <w:rPr>
          <w:rStyle w:val="2fb"/>
          <w:rFonts w:ascii="FrankRuehl" w:hAnsi="FrankRuehl"/>
          <w:sz w:val="20"/>
          <w:rtl/>
        </w:rPr>
        <w:t>ר"ש</w:t>
      </w:r>
      <w:r w:rsidRPr="0092071B">
        <w:rPr>
          <w:rFonts w:ascii="FrankRuehl" w:hAnsi="FrankRuehl"/>
          <w:sz w:val="20"/>
          <w:rtl/>
        </w:rPr>
        <w:t>: אונן אינו משלח קרבנותיו,</w:t>
      </w:r>
      <w:r>
        <w:rPr>
          <w:rFonts w:ascii="FrankRuehl" w:hAnsi="FrankRuehl" w:hint="cs"/>
          <w:sz w:val="20"/>
          <w:rtl/>
        </w:rPr>
        <w:t xml:space="preserve"> היינו </w:t>
      </w:r>
      <w:ins w:id="95733" w:author="מנוע מכני" w:date="2026-10-11T12:04:39Z">
        <w:r>
          <w:rPr>
            <w:rFonts w:ascii="FrankRuehl" w:hAnsi="FrankRuehl"/>
            <w:sz w:val="20"/>
            <w:rtl/>
          </w:rPr>
          <w:t xml:space="preserve">חוץ מ</w:t>
        </w:r>
      </w:ins>
      <w:del w:id="95734" w:author="מנוע מכני" w:date="2026-10-11T12:04:39Z">
        <w:r w:rsidRPr="0092071B">
          <w:rPr>
            <w:rFonts w:ascii="FrankRuehl" w:hAnsi="FrankRuehl"/>
            <w:sz w:val="20"/>
            <w:rtl/>
          </w:rPr>
          <w:delText xml:space="preserve">לבר מ</w:delText>
        </w:r>
      </w:del>
      <w:r w:rsidRPr="0092071B">
        <w:rPr>
          <w:rFonts w:ascii="FrankRuehl" w:hAnsi="FrankRuehl"/>
          <w:sz w:val="20"/>
          <w:rtl/>
        </w:rPr>
        <w:t xml:space="preserve">פסח.</w:t>
      </w:r>
    </w:p>
    <w:p w:rsidR="00DA63EC" w:rsidRDefault="00DA63EC" w:rsidP="00DA63EC">
      <w:pPr>
        <w:rPr>
          <w:rFonts w:ascii="FrankRuehl" w:hAnsi="FrankRuehl"/>
          <w:sz w:val="20"/>
          <w:rtl/>
        </w:rPr>
      </w:pPr>
    </w:p>
    <w:p>
      <w:pPr>
        <w:pStyle w:val="afffff8"/>
        <w:rPr>
          <w:ins w:id="90137" w:author="קלוד" w:date="2026-10-11T12:29:36Z"/>
        </w:rPr>
      </w:pPr>
      <w:ins w:id="90138" w:author="קלוד" w:date="2026-10-11T12:29:36Z">
        <w:r>
          <w:rPr>
            <w:color w:val="7B3F00"/>
          </w:rPr>
          <w:t xml:space="preserve">אונן אינו משלח קרבנותיו - ריבוי 'שלמים'</w:t>
        </w:r>
      </w:ins>
    </w:p>
    <w:p>
      <w:pPr>
        <w:pStyle w:val="38"/>
        <w:rPr>
          <w:ins w:id="100643" w:author="מנוע מכני" w:date="2026-10-11T12:04:39Z"/>
        </w:rPr>
      </w:pPr>
      <w:r>
        <w:t>והך ד</w:t>
      </w:r>
      <w:r w:rsidRPr="0092071B">
        <w:t xml:space="preserve">ר"ש:</w:t>
      </w:r>
    </w:p>
    <w:p w:rsidR="00DA63EC" w:rsidRDefault="00DA63EC" w:rsidP="00DA63EC">
      <w:pPr>
        <w:rPr>
          <w:rFonts w:ascii="FrankRuehl" w:hAnsi="FrankRuehl"/>
          <w:sz w:val="20"/>
          <w:rtl/>
        </w:rPr>
      </w:pPr>
      <w:del w:id="100644"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שלמים - כשהוא שלם מביא, ואינו מביא כשהוא אונן</w:t>
      </w:r>
      <w:ins w:id="95091" w:author="מנוע מכני" w:date="2026-10-11T12:04:39Z">
        <w:r>
          <w:rPr>
            <w:rFonts w:ascii="FrankRuehl" w:hAnsi="FrankRuehl"/>
            <w:sz w:val="20"/>
            <w:rtl/>
          </w:rPr>
          <w:t xml:space="preserve">,</w:t>
        </w:r>
      </w:ins>
      <w:del w:id="95092"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Pr>
          <w:rFonts w:ascii="FrankRuehl" w:hAnsi="FrankRuehl" w:hint="cs"/>
          <w:sz w:val="20"/>
          <w:rtl/>
        </w:rPr>
        <w:t>ו</w:t>
      </w:r>
      <w:r w:rsidRPr="0092071B">
        <w:rPr>
          <w:rFonts w:ascii="FrankRuehl" w:hAnsi="FrankRuehl"/>
          <w:sz w:val="20"/>
          <w:rtl/>
        </w:rPr>
        <w:t>מרבה אני את התודה, שכן נאכלת בשמחה כשלמים</w:t>
      </w:r>
      <w:ins w:id="95093" w:author="מנוע מכני" w:date="2026-10-11T12:04:39Z">
        <w:r>
          <w:rPr>
            <w:rFonts w:ascii="FrankRuehl" w:hAnsi="FrankRuehl"/>
            <w:sz w:val="20"/>
            <w:rtl/>
          </w:rPr>
          <w:t xml:space="preserve">,</w:t>
        </w:r>
      </w:ins>
      <w:del w:id="95094"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Pr>
          <w:rFonts w:ascii="FrankRuehl" w:hAnsi="FrankRuehl" w:hint="cs"/>
          <w:sz w:val="20"/>
          <w:rtl/>
        </w:rPr>
        <w:t>ומ</w:t>
      </w:r>
      <w:r w:rsidRPr="0092071B">
        <w:rPr>
          <w:rFonts w:ascii="FrankRuehl" w:hAnsi="FrankRuehl"/>
          <w:sz w:val="20"/>
          <w:rtl/>
        </w:rPr>
        <w:t>רבה אני את העולה, שכן באה בנדר ובנדבה כשלמים</w:t>
      </w:r>
      <w:ins w:id="95095" w:author="מנוע מכני" w:date="2026-10-11T12:04:39Z">
        <w:r>
          <w:rPr>
            <w:rFonts w:ascii="FrankRuehl" w:hAnsi="FrankRuehl"/>
            <w:sz w:val="20"/>
            <w:rtl/>
          </w:rPr>
          <w:t xml:space="preserve">,</w:t>
        </w:r>
      </w:ins>
      <w:del w:id="95096"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Pr>
          <w:rFonts w:ascii="FrankRuehl" w:hAnsi="FrankRuehl" w:hint="cs"/>
          <w:sz w:val="20"/>
          <w:rtl/>
        </w:rPr>
        <w:t>ו</w:t>
      </w:r>
      <w:r w:rsidRPr="0092071B">
        <w:rPr>
          <w:rFonts w:ascii="FrankRuehl" w:hAnsi="FrankRuehl"/>
          <w:sz w:val="20"/>
          <w:rtl/>
        </w:rPr>
        <w:t>מרבה אני בכור ומעשר ופסח, שכן אינן באין על חטא</w:t>
      </w:r>
      <w:ins w:id="95097" w:author="מנוע מכני" w:date="2026-10-11T12:04:39Z">
        <w:r>
          <w:rPr>
            <w:rFonts w:ascii="FrankRuehl" w:hAnsi="FrankRuehl"/>
            <w:sz w:val="20"/>
            <w:rtl/>
          </w:rPr>
          <w:t xml:space="preserve">,</w:t>
        </w:r>
      </w:ins>
      <w:del w:id="95098"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822210">
        <w:rPr>
          <w:rStyle w:val="afffff0"/>
          <w:rFonts w:hint="cs"/>
          <w:rtl/>
        </w:rPr>
        <w:t>'זבח'</w:t>
      </w:r>
      <w:r>
        <w:rPr>
          <w:rFonts w:ascii="FrankRuehl" w:hAnsi="FrankRuehl" w:hint="cs"/>
          <w:sz w:val="20"/>
          <w:rtl/>
        </w:rPr>
        <w:t xml:space="preserve"> </w:t>
      </w:r>
      <w:r w:rsidRPr="0092071B">
        <w:rPr>
          <w:rFonts w:ascii="FrankRuehl" w:hAnsi="FrankRuehl"/>
          <w:sz w:val="20"/>
          <w:rtl/>
        </w:rPr>
        <w:t>לרבות חטאת ואשם</w:t>
      </w:r>
    </w:p>
    <w:p w:rsidR="00DA63EC" w:rsidRDefault="00DA63EC" w:rsidP="00DA63EC">
      <w:pPr>
        <w:rPr>
          <w:rFonts w:ascii="FrankRuehl" w:hAnsi="FrankRuehl"/>
          <w:sz w:val="20"/>
          <w:rtl/>
        </w:rPr>
      </w:pPr>
      <w:del w:id="90151" w:author="מנוע מכני" w:date="2026-10-11T12:04:39Z">
        <w:r>
          <w:rPr>
            <w:rFonts w:ascii="FrankRuehl" w:hAnsi="FrankRuehl"/>
            <w:sz w:val="20"/>
            <w:rtl/>
          </w:rPr>
          <w:delText xml:space="preserve"> </w:delText>
        </w:r>
      </w:del>
      <w:r>
        <w:rPr>
          <w:rFonts w:ascii="FrankRuehl" w:hAnsi="FrankRuehl"/>
          <w:sz w:val="20"/>
          <w:rtl/>
        </w:rPr>
        <w:t xml:space="preserve">'</w:t>
      </w:r>
      <w:ins w:id="91073" w:author="Claude - סמנטי" w:date="2026-10-11T12:26:16Z">
        <w:r>
          <w:rPr>
            <w:rStyle w:val="afffff0"/>
            <w:rFonts w:ascii="FrankRuehl" w:hAnsi="FrankRuehl" w:hint="cs"/>
            <w:sz w:val="20"/>
            <w:rtl/>
          </w:rPr>
          <w:t xml:space="preserve">שְׁלָמִים קָרְבָּנוֹ</w:t>
        </w:r>
      </w:ins>
      <w:del w:id="91074" w:author="Claude - סמנטי" w:date="2026-10-11T12:26:16Z">
        <w:r>
          <w:rPr>
            <w:rFonts w:ascii="FrankRuehl" w:hAnsi="FrankRuehl" w:hint="cs"/>
            <w:sz w:val="20"/>
            <w:rtl/>
          </w:rPr>
          <w:delText xml:space="preserve">שלמים קרבנו</w:delText>
        </w:r>
      </w:del>
      <w:r>
        <w:rPr>
          <w:rFonts w:ascii="FrankRuehl" w:hAnsi="FrankRuehl" w:hint="cs"/>
          <w:sz w:val="20"/>
          <w:rtl/>
        </w:rPr>
        <w:t xml:space="preserve">' </w:t>
      </w:r>
      <w:r w:rsidRPr="0092071B">
        <w:rPr>
          <w:rFonts w:ascii="FrankRuehl" w:hAnsi="FrankRuehl"/>
          <w:sz w:val="20"/>
          <w:rtl/>
        </w:rPr>
        <w:t>לרבות העופות והמנחות והיין והעצים והלבונה</w:t>
      </w:r>
    </w:p>
    <w:p w:rsidR="00DA63EC" w:rsidRDefault="00DA63EC" w:rsidP="00DA63EC">
      <w:pPr>
        <w:rPr>
          <w:rFonts w:ascii="FrankRuehl" w:hAnsi="FrankRuehl"/>
          <w:sz w:val="20"/>
          <w:rtl/>
        </w:rPr>
      </w:pPr>
      <w:r>
        <w:rPr>
          <w:rFonts w:ascii="FrankRuehl" w:hAnsi="FrankRuehl"/>
          <w:sz w:val="20"/>
          <w:rtl/>
        </w:rPr>
        <w:tab/>
      </w:r>
      <w:r>
        <w:rPr>
          <w:rFonts w:ascii="FrankRuehl" w:hAnsi="FrankRuehl"/>
          <w:sz w:val="20"/>
          <w:rtl/>
        </w:rPr>
        <w:tab/>
      </w:r>
      <w:del w:id="90152" w:author="מנוע מכני" w:date="2026-10-11T12:04:39Z">
        <w:r>
          <w:rPr>
            <w:rFonts w:ascii="FrankRuehl" w:hAnsi="FrankRuehl" w:hint="cs"/>
            <w:sz w:val="20"/>
            <w:rtl/>
          </w:rPr>
          <w:delText xml:space="preserve">      </w:delText>
        </w:r>
      </w:del>
      <w:r w:rsidRPr="0092071B">
        <w:rPr>
          <w:rFonts w:ascii="FrankRuehl" w:hAnsi="FrankRuehl"/>
          <w:sz w:val="20"/>
          <w:rtl/>
        </w:rPr>
        <w:t>כל קרבנות שהוא מביא כשהוא שלם מביא, ואינו מביא כשהוא אונן</w:t>
      </w:r>
      <w:ins w:id="95099" w:author="מנוע מכני" w:date="2026-10-11T12:04:39Z">
        <w:r>
          <w:rPr>
            <w:rFonts w:ascii="FrankRuehl" w:hAnsi="FrankRuehl"/>
            <w:sz w:val="20"/>
            <w:rtl/>
          </w:rPr>
          <w:t xml:space="preserve">,</w:t>
        </w:r>
      </w:ins>
      <w:del w:id="95100"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Pr>
          <w:rFonts w:ascii="FrankRuehl" w:hAnsi="FrankRuehl" w:hint="cs"/>
          <w:sz w:val="20"/>
          <w:rtl/>
        </w:rPr>
        <w:t>ו</w:t>
      </w:r>
      <w:r w:rsidRPr="0092071B">
        <w:rPr>
          <w:rFonts w:ascii="FrankRuehl" w:hAnsi="FrankRuehl"/>
          <w:sz w:val="20"/>
          <w:rtl/>
        </w:rPr>
        <w:t>פסח</w:t>
      </w:r>
      <w:r>
        <w:rPr>
          <w:rFonts w:ascii="FrankRuehl" w:hAnsi="FrankRuehl" w:hint="cs"/>
          <w:sz w:val="20"/>
          <w:rtl/>
        </w:rPr>
        <w:t xml:space="preserve">- </w:t>
      </w:r>
      <w:r>
        <w:rPr>
          <w:rStyle w:val="2fb"/>
          <w:rFonts w:ascii="FrankRuehl" w:hAnsi="FrankRuehl" w:hint="cs"/>
          <w:sz w:val="20"/>
          <w:rtl/>
        </w:rPr>
        <w:t xml:space="preserve">אר</w:t>
      </w:r>
      <w:r>
        <w:rPr>
          <w:rStyle w:val="2fb"/>
          <w:rFonts w:ascii="FrankRuehl" w:hAnsi="FrankRuehl"/>
          <w:sz w:val="20"/>
          <w:rtl/>
        </w:rPr>
        <w:t>"</w:t>
      </w:r>
      <w:r>
        <w:rPr>
          <w:rStyle w:val="2fb"/>
          <w:rFonts w:ascii="FrankRuehl" w:hAnsi="FrankRuehl" w:hint="cs"/>
          <w:sz w:val="20"/>
          <w:rtl/>
        </w:rPr>
        <w:t xml:space="preserve">ח</w:t>
      </w:r>
      <w:r>
        <w:rPr>
          <w:rFonts w:ascii="FrankRuehl" w:hAnsi="FrankRuehl" w:hint="cs"/>
          <w:sz w:val="20"/>
          <w:rtl/>
        </w:rPr>
        <w:t xml:space="preserve"> </w:t>
      </w:r>
      <w:r w:rsidRPr="0092071B">
        <w:rPr>
          <w:rFonts w:ascii="FrankRuehl" w:hAnsi="FrankRuehl"/>
          <w:sz w:val="20"/>
          <w:rtl/>
        </w:rPr>
        <w:t>כדי נסביה.</w:t>
      </w:r>
    </w:p>
    <w:p w:rsidR="00DA63EC" w:rsidRDefault="00DA63EC" w:rsidP="00DA63EC">
      <w:pPr>
        <w:rPr>
          <w:rFonts w:ascii="FrankRuehl" w:hAnsi="FrankRuehl"/>
          <w:sz w:val="20"/>
          <w:rtl/>
        </w:rPr>
      </w:pPr>
      <w:r w:rsidRPr="0092071B">
        <w:rPr>
          <w:rStyle w:val="2fb"/>
          <w:rFonts w:ascii="FrankRuehl" w:hAnsi="FrankRuehl"/>
          <w:sz w:val="20"/>
          <w:rtl/>
        </w:rPr>
        <w:t>ר</w:t>
      </w:r>
      <w:r>
        <w:rPr>
          <w:rStyle w:val="2fb"/>
          <w:rFonts w:ascii="FrankRuehl" w:hAnsi="FrankRuehl"/>
          <w:sz w:val="20"/>
          <w:rtl/>
        </w:rPr>
        <w:t>"</w:t>
      </w:r>
      <w:r>
        <w:rPr>
          <w:rStyle w:val="2fb"/>
          <w:rFonts w:ascii="FrankRuehl" w:hAnsi="FrankRuehl" w:hint="cs"/>
          <w:sz w:val="20"/>
          <w:rtl/>
        </w:rPr>
        <w:t xml:space="preserve">ש</w:t>
      </w:r>
      <w:r>
        <w:rPr>
          <w:rFonts w:ascii="FrankRuehl" w:hAnsi="FrankRuehl" w:hint="cs"/>
          <w:sz w:val="20"/>
          <w:rtl/>
        </w:rPr>
        <w:t xml:space="preserve"> </w:t>
      </w:r>
      <w:r w:rsidRPr="0092071B">
        <w:rPr>
          <w:rFonts w:ascii="FrankRuehl" w:hAnsi="FrankRuehl"/>
          <w:sz w:val="20"/>
          <w:rtl/>
        </w:rPr>
        <w:t>שלמי פסח.</w:t>
      </w:r>
    </w:p>
    <w:p w:rsidR="00DA63EC" w:rsidRDefault="00DA63EC" w:rsidP="00DA63EC">
      <w:pPr>
        <w:rPr>
          <w:rFonts w:ascii="FrankRuehl" w:hAnsi="FrankRuehl"/>
          <w:sz w:val="20"/>
          <w:rtl/>
        </w:rPr>
      </w:pPr>
      <w:r>
        <w:rPr>
          <w:rFonts w:ascii="FrankRuehl" w:hAnsi="FrankRuehl" w:hint="cs"/>
          <w:sz w:val="20"/>
          <w:rtl/>
        </w:rPr>
        <w:t>ו</w:t>
      </w:r>
      <w:r w:rsidRPr="0092071B">
        <w:rPr>
          <w:rFonts w:ascii="FrankRuehl" w:hAnsi="FrankRuehl"/>
          <w:sz w:val="20"/>
          <w:rtl/>
        </w:rPr>
        <w:t xml:space="preserve">תנא שלמים הבאין מחמת פסח, ותנא שלמים הבאין מחמת עצמן, </w:t>
      </w:r>
      <w:ins w:id="96075" w:author="מנוע מכני" w:date="2026-10-11T12:04:39Z">
        <w:r>
          <w:rPr>
            <w:rFonts w:ascii="FrankRuehl" w:hAnsi="FrankRuehl"/>
            <w:sz w:val="20"/>
            <w:rtl/>
          </w:rPr>
          <w:t xml:space="preserve">דאם </w:t>
        </w:r>
      </w:ins>
      <w:del w:id="96076" w:author="מנוע מכני" w:date="2026-10-11T12:04:39Z">
        <w:r w:rsidRPr="0092071B">
          <w:rPr>
            <w:rFonts w:ascii="FrankRuehl" w:hAnsi="FrankRuehl"/>
            <w:sz w:val="20"/>
            <w:rtl/>
          </w:rPr>
          <w:delText xml:space="preserve">דאי </w:delText>
        </w:r>
      </w:del>
      <w:r w:rsidRPr="0092071B">
        <w:rPr>
          <w:rFonts w:ascii="FrankRuehl" w:hAnsi="FrankRuehl"/>
          <w:sz w:val="20"/>
          <w:rtl/>
        </w:rPr>
        <w:t xml:space="preserve">לא</w:t>
      </w:r>
      <w:r w:rsidRPr="0092071B">
        <w:rPr>
          <w:rFonts w:ascii="FrankRuehl" w:hAnsi="FrankRuehl"/>
          <w:sz w:val="20"/>
          <w:rtl/>
        </w:rPr>
        <w:t xml:space="preserve"> תנא שלמים הבאין מחמת פסח, </w:t>
      </w:r>
      <w:r w:rsidRPr="0092071B">
        <w:rPr>
          <w:rFonts w:ascii="FrankRuehl" w:hAnsi="FrankRuehl"/>
          <w:sz w:val="20"/>
          <w:rtl/>
        </w:rPr>
        <w:t xml:space="preserve">ס</w:t>
      </w:r>
      <w:r>
        <w:rPr>
          <w:rFonts w:ascii="FrankRuehl" w:hAnsi="FrankRuehl"/>
          <w:sz w:val="20"/>
          <w:rtl/>
        </w:rPr>
        <w:t>"</w:t>
      </w:r>
      <w:r>
        <w:rPr>
          <w:rFonts w:ascii="FrankRuehl" w:hAnsi="FrankRuehl" w:hint="cs"/>
          <w:sz w:val="20"/>
          <w:rtl/>
        </w:rPr>
        <w:t>ד</w:t>
      </w:r>
      <w:r w:rsidRPr="0092071B">
        <w:rPr>
          <w:rFonts w:ascii="FrankRuehl" w:hAnsi="FrankRuehl"/>
          <w:sz w:val="20"/>
          <w:rtl/>
        </w:rPr>
        <w:t xml:space="preserve">: הואיל ומחמת פסח אתי </w:t>
      </w:r>
      <w:ins w:id="96273" w:author="מנוע מכני" w:date="2026-10-11T12:04:39Z">
        <w:r>
          <w:rPr>
            <w:rFonts w:ascii="FrankRuehl" w:hAnsi="FrankRuehl"/>
            <w:sz w:val="20"/>
            <w:rtl/>
          </w:rPr>
          <w:t xml:space="preserve">כגופו</w:t>
        </w:r>
      </w:ins>
      <w:del w:id="96274" w:author="מנוע מכני" w:date="2026-10-11T12:04:39Z">
        <w:r w:rsidRPr="0092071B">
          <w:rPr>
            <w:rFonts w:ascii="FrankRuehl" w:hAnsi="FrankRuehl"/>
            <w:sz w:val="20"/>
            <w:rtl/>
          </w:rPr>
          <w:delText xml:space="preserve">כגופיה</w:delText>
        </w:r>
      </w:del>
      <w:r w:rsidRPr="0092071B">
        <w:rPr>
          <w:rFonts w:ascii="FrankRuehl" w:hAnsi="FrankRuehl"/>
          <w:sz w:val="20"/>
          <w:rtl/>
        </w:rPr>
        <w:t xml:space="preserve"> דפסח דמי, </w:t>
      </w:r>
      <w:r w:rsidRPr="0092071B">
        <w:rPr>
          <w:rFonts w:ascii="FrankRuehl" w:hAnsi="FrankRuehl"/>
          <w:sz w:val="20"/>
          <w:rtl/>
        </w:rPr>
        <w:t xml:space="preserve">קמ"ל</w:t>
      </w:r>
      <w:r w:rsidRPr="0092071B">
        <w:rPr>
          <w:rFonts w:ascii="FrankRuehl" w:hAnsi="FrankRuehl"/>
          <w:sz w:val="20"/>
          <w:rtl/>
        </w:rPr>
        <w:t xml:space="preserve">.</w:t>
      </w:r>
    </w:p>
    <w:p w:rsidR="00DA63EC" w:rsidRDefault="00DA63EC" w:rsidP="00DA63EC">
      <w:pPr>
        <w:pStyle w:val="afff3"/>
        <w:framePr w:wrap="around"/>
        <w:rPr>
          <w:rtl/>
        </w:rPr>
      </w:pPr>
      <w:r>
        <w:rPr>
          <w:rFonts w:hint="cs"/>
          <w:rtl/>
        </w:rPr>
        <w:t>ק.</w:t>
      </w:r>
    </w:p>
    <w:p>
      <w:pPr>
        <w:pStyle w:val="38"/>
        <w:rPr>
          <w:ins w:id="100646" w:author="מנוע מכני" w:date="2026-10-11T12:04:39Z"/>
        </w:rPr>
      </w:pPr>
      <w:del w:id="100645" w:author="מנוע מכני" w:date="2026-10-11T12:04:39Z">
        <w:r>
          <w:delText xml:space="preserve">•</w:delText>
        </w:r>
      </w:del>
      <w:r>
        <w:t xml:space="preserve"> </w:t>
      </w:r>
      <w:r w:rsidRPr="0092071B">
        <w:t xml:space="preserve">רב מרי </w:t>
      </w:r>
      <w:r>
        <w:t>ל</w:t>
      </w:r>
      <w:r>
        <w:t>"</w:t>
      </w:r>
      <w:r>
        <w:t>ק</w:t>
      </w:r>
      <w:r w:rsidRPr="0092071B">
        <w:t xml:space="preserve">:</w:t>
      </w:r>
    </w:p>
    <w:p w:rsidR="00DA63EC" w:rsidRDefault="00DA63EC" w:rsidP="00DA63EC">
      <w:pPr>
        <w:rPr>
          <w:rFonts w:ascii="FrankRuehl" w:hAnsi="FrankRuehl"/>
          <w:sz w:val="20"/>
          <w:rtl/>
        </w:rPr>
      </w:pPr>
      <w:del w:id="100647"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כאן שמת לו מת בי"ד וקברו בי"</w:t>
      </w:r>
      <w:r>
        <w:rPr>
          <w:rFonts w:ascii="FrankRuehl" w:hAnsi="FrankRuehl"/>
          <w:sz w:val="20"/>
          <w:rtl/>
        </w:rPr>
        <w:t>ד,</w:t>
      </w:r>
      <w:r>
        <w:rPr>
          <w:rFonts w:ascii="FrankRuehl" w:hAnsi="FrankRuehl" w:hint="cs"/>
          <w:sz w:val="20"/>
          <w:rtl/>
        </w:rPr>
        <w:t>-ד</w:t>
      </w:r>
      <w:r w:rsidRPr="0092071B">
        <w:rPr>
          <w:rFonts w:ascii="FrankRuehl" w:hAnsi="FrankRuehl"/>
          <w:sz w:val="20"/>
          <w:rtl/>
        </w:rPr>
        <w:t xml:space="preserve">יום מיתה תופס לילו מדאורייתא, </w:t>
      </w:r>
    </w:p>
    <w:p w:rsidR="00DA63EC" w:rsidRDefault="00DA63EC" w:rsidP="00DA63EC">
      <w:pPr>
        <w:rPr>
          <w:rFonts w:ascii="FrankRuehl" w:hAnsi="FrankRuehl"/>
          <w:sz w:val="20"/>
          <w:rtl/>
        </w:rPr>
      </w:pPr>
      <w:r>
        <w:rPr>
          <w:rFonts w:ascii="FrankRuehl" w:hAnsi="FrankRuehl"/>
          <w:sz w:val="20"/>
          <w:rtl/>
        </w:rPr>
        <w:tab/>
      </w:r>
      <w:r>
        <w:rPr>
          <w:rFonts w:ascii="FrankRuehl" w:hAnsi="FrankRuehl"/>
          <w:sz w:val="20"/>
          <w:rtl/>
        </w:rPr>
        <w:tab/>
      </w:r>
      <w:r>
        <w:rPr>
          <w:rFonts w:ascii="FrankRuehl" w:hAnsi="FrankRuehl" w:hint="cs"/>
          <w:sz w:val="20"/>
          <w:rtl/>
        </w:rPr>
        <w:t xml:space="preserve">וכא </w:t>
      </w:r>
      <w:r w:rsidRPr="0092071B">
        <w:rPr>
          <w:rFonts w:ascii="FrankRuehl" w:hAnsi="FrankRuehl"/>
          <w:sz w:val="20"/>
          <w:rtl/>
        </w:rPr>
        <w:t>מת לו מת בי"ג וקברו בי"ד - יום קבורה מדרבנן אינו תופס לילו אלא מדרבנן.</w:t>
      </w:r>
    </w:p>
    <w:p>
      <w:pPr>
        <w:pStyle w:val="38"/>
        <w:rPr>
          <w:ins w:id="100648" w:author="מנוע מכני" w:date="2026-10-11T12:04:39Z"/>
        </w:rPr>
      </w:pPr>
      <w:r w:rsidRPr="0092071B">
        <w:t xml:space="preserve">א"ל</w:t>
      </w:r>
      <w:r w:rsidRPr="0092071B">
        <w:t xml:space="preserve"> רב אשי לר</w:t>
      </w:r>
      <w:r>
        <w:t>"</w:t>
      </w:r>
      <w:r>
        <w:t>מ</w:t>
      </w:r>
      <w:r w:rsidRPr="0092071B">
        <w:t xml:space="preserve">:</w:t>
      </w:r>
    </w:p>
    <w:p w:rsidR="00DA63EC" w:rsidRDefault="00DA63EC" w:rsidP="00DA63EC">
      <w:pPr>
        <w:rPr>
          <w:rFonts w:ascii="FrankRuehl" w:hAnsi="FrankRuehl"/>
          <w:sz w:val="20"/>
          <w:rtl/>
        </w:rPr>
      </w:pPr>
      <w:del w:id="100649"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ואלא הא דקתני, </w:t>
      </w:r>
      <w:r w:rsidRPr="0092071B">
        <w:rPr>
          <w:rFonts w:ascii="FrankRuehl" w:hAnsi="FrankRuehl"/>
          <w:sz w:val="20"/>
          <w:rtl/>
        </w:rPr>
        <w:t xml:space="preserve">א</w:t>
      </w:r>
      <w:r>
        <w:rPr>
          <w:rFonts w:ascii="FrankRuehl" w:hAnsi="FrankRuehl"/>
          <w:sz w:val="20"/>
          <w:rtl/>
        </w:rPr>
        <w:t>"</w:t>
      </w:r>
      <w:r>
        <w:rPr>
          <w:rFonts w:ascii="FrankRuehl" w:hAnsi="FrankRuehl" w:hint="cs"/>
          <w:sz w:val="20"/>
          <w:rtl/>
        </w:rPr>
        <w:t xml:space="preserve">ל</w:t>
      </w:r>
      <w:r>
        <w:rPr>
          <w:rFonts w:ascii="FrankRuehl" w:hAnsi="FrankRuehl" w:hint="cs"/>
          <w:sz w:val="20"/>
          <w:rtl/>
        </w:rPr>
        <w:t xml:space="preserve"> </w:t>
      </w:r>
      <w:r>
        <w:rPr>
          <w:rStyle w:val="2fb"/>
          <w:rFonts w:ascii="FrankRuehl" w:hAnsi="FrankRuehl" w:hint="cs"/>
          <w:sz w:val="20"/>
          <w:rtl/>
        </w:rPr>
        <w:t xml:space="preserve">ר</w:t>
      </w:r>
      <w:r w:rsidRPr="0092071B">
        <w:rPr>
          <w:rStyle w:val="2fb"/>
          <w:rFonts w:ascii="FrankRuehl" w:hAnsi="FrankRuehl"/>
          <w:sz w:val="20"/>
          <w:rtl/>
        </w:rPr>
        <w:t xml:space="preserve">"ש</w:t>
      </w:r>
      <w:r w:rsidRPr="0092071B">
        <w:rPr>
          <w:rFonts w:ascii="FrankRuehl" w:hAnsi="FrankRuehl"/>
          <w:sz w:val="20"/>
          <w:rtl/>
        </w:rPr>
        <w:t xml:space="preserve">: תדע, שהרי אמרו: אונן טובל ואוכל את פסחו אבל </w:t>
      </w:r>
      <w:r w:rsidRPr="0092071B">
        <w:rPr>
          <w:rFonts w:ascii="FrankRuehl" w:hAnsi="FrankRuehl"/>
          <w:sz w:val="20"/>
          <w:rtl/>
        </w:rPr>
        <w:t xml:space="preserve">לא</w:t>
      </w:r>
      <w:r w:rsidRPr="0092071B">
        <w:rPr>
          <w:rFonts w:ascii="FrankRuehl" w:hAnsi="FrankRuehl"/>
          <w:sz w:val="20"/>
          <w:rtl/>
        </w:rPr>
        <w:t xml:space="preserve"> בקדשים, נימא </w:t>
      </w:r>
      <w:ins w:id="93633" w:author="מנוע מכני" w:date="2026-10-11T12:04:39Z">
        <w:r>
          <w:rPr>
            <w:rFonts w:ascii="FrankRuehl" w:hAnsi="FrankRuehl"/>
            <w:sz w:val="20"/>
            <w:rtl/>
          </w:rPr>
          <w:t xml:space="preserve">לו</w:t>
        </w:r>
      </w:ins>
      <w:del w:id="93634"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 </w:t>
      </w:r>
      <w:ins w:id="90299" w:author="Claude - סמנטי" w:date="2026-10-11T12:26:16Z">
        <w:r>
          <w:rPr>
            <w:rFonts w:ascii="FrankRuehl" w:hAnsi="FrankRuehl"/>
            <w:sz w:val="20"/>
            <w:rtl/>
          </w:rPr>
          <w:t xml:space="preserve">אומר</w:t>
        </w:r>
      </w:ins>
      <w:del w:id="90300" w:author="Claude - סמנטי" w:date="2026-10-11T12:26:16Z">
        <w:r w:rsidRPr="0092071B">
          <w:rPr>
            <w:rFonts w:ascii="FrankRuehl" w:hAnsi="FrankRuehl"/>
            <w:sz w:val="20"/>
            <w:rtl/>
          </w:rPr>
          <w:delText xml:space="preserve">קאמינא</w:delText>
        </w:r>
      </w:del>
      <w:r w:rsidRPr="0092071B">
        <w:rPr>
          <w:rFonts w:ascii="FrankRuehl" w:hAnsi="FrankRuehl"/>
          <w:sz w:val="20"/>
          <w:rtl/>
        </w:rPr>
        <w:t xml:space="preserve"> לך </w:t>
      </w:r>
      <w:ins w:id="97293" w:author="מנוע מכני" w:date="2026-10-11T12:04:39Z">
        <w:r>
          <w:rPr>
            <w:rFonts w:ascii="FrankRuehl" w:hAnsi="FrankRuehl"/>
            <w:sz w:val="20"/>
            <w:rtl/>
          </w:rPr>
          <w:t xml:space="preserve">אני</w:t>
        </w:r>
      </w:ins>
      <w:del w:id="97294" w:author="מנוע מכני" w:date="2026-10-11T12:04:39Z">
        <w:r w:rsidRPr="0092071B">
          <w:rPr>
            <w:rFonts w:ascii="FrankRuehl" w:hAnsi="FrankRuehl"/>
            <w:sz w:val="20"/>
            <w:rtl/>
          </w:rPr>
          <w:delText xml:space="preserve">אנא</w:delText>
        </w:r>
      </w:del>
      <w:r w:rsidRPr="0092071B">
        <w:rPr>
          <w:rFonts w:ascii="FrankRuehl" w:hAnsi="FrankRuehl"/>
          <w:sz w:val="20"/>
          <w:rtl/>
        </w:rPr>
        <w:t xml:space="preserve"> יום מיתה דאורייתא, ואמרת לי את יום קבורה דרבנן!</w:t>
      </w:r>
    </w:p>
    <w:p w:rsidR="00DA63EC" w:rsidRDefault="00DA63EC" w:rsidP="00DA63EC">
      <w:pPr>
        <w:rPr>
          <w:rFonts w:ascii="FrankRuehl" w:hAnsi="FrankRuehl"/>
          <w:sz w:val="20"/>
          <w:rtl/>
        </w:rPr>
      </w:pPr>
      <w:ins w:id="95663" w:author="מנוע מכני" w:date="2026-10-11T12:04:39Z">
        <w:r>
          <w:rPr>
            <w:rFonts w:ascii="FrankRuehl" w:hAnsi="FrankRuehl"/>
            <w:b/>
            <w:bCs/>
            <w:sz w:val="20"/>
            <w:rtl/>
          </w:rPr>
          <w:t xml:space="preserve">קשה</w:t>
        </w:r>
      </w:ins>
      <w:del w:id="95664" w:author="מנוע מכני" w:date="2026-10-11T12:04:39Z">
        <w:r w:rsidRPr="00E4734A">
          <w:rPr>
            <w:rFonts w:ascii="FrankRuehl" w:hAnsi="FrankRuehl"/>
            <w:b/>
            <w:bCs/>
            <w:sz w:val="20"/>
            <w:rtl/>
          </w:rPr>
          <w:delText xml:space="preserve">קשיא</w:delText>
        </w:r>
      </w:del>
      <w:r w:rsidRPr="0092071B">
        <w:rPr>
          <w:rFonts w:ascii="FrankRuehl" w:hAnsi="FrankRuehl"/>
          <w:sz w:val="20"/>
          <w:rtl/>
        </w:rPr>
        <w:t>.</w:t>
      </w:r>
    </w:p>
    <w:p w:rsidR="00DA63EC" w:rsidRDefault="00DA63EC" w:rsidP="00DA63EC">
      <w:pPr>
        <w:rPr>
          <w:rFonts w:ascii="FrankRuehl" w:hAnsi="FrankRuehl"/>
          <w:sz w:val="20"/>
          <w:rtl/>
        </w:rPr>
      </w:pPr>
    </w:p>
    <w:p>
      <w:pPr>
        <w:pStyle w:val="38"/>
        <w:rPr>
          <w:ins w:id="100651" w:author="מנוע מכני" w:date="2026-10-11T12:04:39Z"/>
        </w:rPr>
      </w:pPr>
      <w:del w:id="100650" w:author="מנוע מכני" w:date="2026-10-11T12:04:39Z">
        <w:r>
          <w:delText xml:space="preserve">•</w:delText>
        </w:r>
      </w:del>
      <w:r>
        <w:t xml:space="preserve"> אביי</w:t>
      </w:r>
      <w:r>
        <w:t>:</w:t>
      </w:r>
    </w:p>
    <w:p w:rsidR="00DA63EC" w:rsidRDefault="00DA63EC" w:rsidP="00DA63EC">
      <w:pPr>
        <w:rPr>
          <w:rFonts w:ascii="FrankRuehl" w:hAnsi="FrankRuehl"/>
          <w:sz w:val="20"/>
          <w:rtl/>
        </w:rPr>
      </w:pPr>
      <w:del w:id="100652"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ל</w:t>
      </w:r>
      <w:r>
        <w:rPr>
          <w:rFonts w:ascii="FrankRuehl" w:hAnsi="FrankRuehl"/>
          <w:sz w:val="20"/>
          <w:rtl/>
        </w:rPr>
        <w:t>"</w:t>
      </w:r>
      <w:r>
        <w:rPr>
          <w:rFonts w:ascii="FrankRuehl" w:hAnsi="FrankRuehl" w:hint="cs"/>
          <w:sz w:val="20"/>
          <w:rtl/>
        </w:rPr>
        <w:t>ק</w:t>
      </w:r>
      <w:r w:rsidRPr="0092071B">
        <w:rPr>
          <w:rFonts w:ascii="FrankRuehl" w:hAnsi="FrankRuehl"/>
          <w:sz w:val="20"/>
          <w:rtl/>
        </w:rPr>
        <w:t xml:space="preserve">: כאן שמת קודם חצות, כאן שמת לאחר חצות, קודם חצות דלא איחזי לפסח - חיילא </w:t>
      </w:r>
      <w:ins w:id="93635" w:author="מנוע מכני" w:date="2026-10-11T12:04:39Z">
        <w:r>
          <w:rPr>
            <w:rFonts w:ascii="FrankRuehl" w:hAnsi="FrankRuehl"/>
            <w:sz w:val="20"/>
            <w:rtl/>
          </w:rPr>
          <w:t xml:space="preserve">עליו</w:t>
        </w:r>
      </w:ins>
      <w:del w:id="93636" w:author="מנוע מכני" w:date="2026-10-11T12:04:39Z">
        <w:r w:rsidRPr="0092071B">
          <w:rPr>
            <w:rFonts w:ascii="FrankRuehl" w:hAnsi="FrankRuehl"/>
            <w:sz w:val="20"/>
            <w:rtl/>
          </w:rPr>
          <w:delText xml:space="preserve">עליה</w:delText>
        </w:r>
      </w:del>
      <w:r w:rsidRPr="0092071B">
        <w:rPr>
          <w:rFonts w:ascii="FrankRuehl" w:hAnsi="FrankRuehl"/>
          <w:sz w:val="20"/>
          <w:rtl/>
        </w:rPr>
        <w:t xml:space="preserve"> אנינות, אחר חצות דאיחזי לפסח - </w:t>
      </w:r>
      <w:r w:rsidRPr="0092071B">
        <w:rPr>
          <w:rFonts w:ascii="FrankRuehl" w:hAnsi="FrankRuehl"/>
          <w:sz w:val="20"/>
          <w:rtl/>
        </w:rPr>
        <w:t xml:space="preserve">לא</w:t>
      </w:r>
      <w:r w:rsidRPr="0092071B">
        <w:rPr>
          <w:rFonts w:ascii="FrankRuehl" w:hAnsi="FrankRuehl"/>
          <w:sz w:val="20"/>
          <w:rtl/>
        </w:rPr>
        <w:t xml:space="preserve"> חיילא </w:t>
      </w:r>
      <w:ins w:id="93637" w:author="מנוע מכני" w:date="2026-10-11T12:04:39Z">
        <w:r>
          <w:rPr>
            <w:rFonts w:ascii="FrankRuehl" w:hAnsi="FrankRuehl"/>
            <w:sz w:val="20"/>
            <w:rtl/>
          </w:rPr>
          <w:t xml:space="preserve">עליו</w:t>
        </w:r>
      </w:ins>
      <w:del w:id="93638" w:author="מנוע מכני" w:date="2026-10-11T12:04:39Z">
        <w:r w:rsidRPr="0092071B">
          <w:rPr>
            <w:rFonts w:ascii="FrankRuehl" w:hAnsi="FrankRuehl"/>
            <w:sz w:val="20"/>
            <w:rtl/>
          </w:rPr>
          <w:delText xml:space="preserve">עליה</w:delText>
        </w:r>
      </w:del>
      <w:r w:rsidRPr="0092071B">
        <w:rPr>
          <w:rFonts w:ascii="FrankRuehl" w:hAnsi="FrankRuehl"/>
          <w:sz w:val="20"/>
          <w:rtl/>
        </w:rPr>
        <w:t xml:space="preserve"> אנינות.</w:t>
      </w:r>
    </w:p>
    <w:p>
      <w:pPr>
        <w:pStyle w:val="afffff8"/>
        <w:rPr>
          <w:ins w:id="90135" w:author="קלוד" w:date="2026-10-11T12:29:36Z"/>
        </w:rPr>
      </w:pPr>
      <w:ins w:id="90136" w:author="קלוד" w:date="2026-10-11T12:29:36Z">
        <w:r>
          <w:rPr>
            <w:color w:val="7B3F00"/>
          </w:rPr>
          <w:t xml:space="preserve">'לה יטמא' - מצוה, מטמאין אותו על כרחו</w:t>
        </w:r>
      </w:ins>
    </w:p>
    <w:p w:rsidR="00DA63EC" w:rsidRDefault="00DA63EC" w:rsidP="00DA63EC">
      <w:pPr>
        <w:rPr>
          <w:rFonts w:ascii="FrankRuehl" w:hAnsi="FrankRuehl"/>
          <w:sz w:val="20"/>
          <w:rtl/>
        </w:rPr>
      </w:pPr>
      <w:ins w:id="95665" w:author="מנוע מכני" w:date="2026-10-11T12:04:39Z">
        <w:r>
          <w:rPr>
            <w:rFonts w:ascii="FrankRuehl" w:hAnsi="FrankRuehl"/>
            <w:sz w:val="20"/>
            <w:rtl/>
          </w:rPr>
          <w:t xml:space="preserve">ומנין</w:t>
        </w:r>
      </w:ins>
      <w:del w:id="95666" w:author="מנוע מכני" w:date="2026-10-11T12:04:39Z">
        <w:r w:rsidRPr="0092071B">
          <w:rPr>
            <w:rFonts w:ascii="FrankRuehl" w:hAnsi="FrankRuehl"/>
            <w:sz w:val="20"/>
            <w:rtl/>
          </w:rPr>
          <w:delText xml:space="preserve">ומנא</w:delText>
        </w:r>
      </w:del>
      <w:r w:rsidRPr="0092071B">
        <w:rPr>
          <w:rFonts w:ascii="FrankRuehl" w:hAnsi="FrankRuehl"/>
          <w:sz w:val="20"/>
          <w:rtl/>
        </w:rPr>
        <w:t xml:space="preserve"> תימרא דשני </w:t>
      </w:r>
      <w:ins w:id="93639" w:author="מנוע מכני" w:date="2026-10-11T12:04:39Z">
        <w:r>
          <w:rPr>
            <w:rFonts w:ascii="FrankRuehl" w:hAnsi="FrankRuehl"/>
            <w:sz w:val="20"/>
            <w:rtl/>
          </w:rPr>
          <w:t xml:space="preserve">לו</w:t>
        </w:r>
      </w:ins>
      <w:del w:id="93640"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 בין קודם חצות בין לאחר חצות? </w:t>
      </w:r>
      <w:r w:rsidRPr="0092071B">
        <w:rPr>
          <w:rFonts w:ascii="FrankRuehl" w:hAnsi="FrankRuehl"/>
          <w:sz w:val="20"/>
          <w:rtl/>
        </w:rPr>
        <w:t xml:space="preserve">דתניא</w:t>
      </w:r>
      <w:r w:rsidRPr="0092071B">
        <w:rPr>
          <w:rFonts w:ascii="FrankRuehl" w:hAnsi="FrankRuehl"/>
          <w:sz w:val="20"/>
          <w:rtl/>
        </w:rPr>
        <w:t xml:space="preserve">:</w:t>
      </w:r>
      <w:r w:rsidRPr="00464129">
        <w:rPr>
          <w:rStyle w:val="afffff0"/>
          <w:rtl/>
        </w:rPr>
        <w:t xml:space="preserve"> </w:t>
      </w:r>
      <w:r w:rsidRPr="00464129">
        <w:rPr>
          <w:rStyle w:val="afffff0"/>
          <w:rFonts w:hint="cs"/>
          <w:rtl/>
        </w:rPr>
        <w:t>'</w:t>
      </w:r>
      <w:ins w:id="91075" w:author="Claude - סמנטי" w:date="2026-10-11T12:26:16Z">
        <w:r>
          <w:rPr>
            <w:rStyle w:val="afffff0"/>
            <w:rtl/>
          </w:rPr>
          <w:t xml:space="preserve">לָהּ יִטַּמָּא</w:t>
        </w:r>
      </w:ins>
      <w:del w:id="91076" w:author="Claude - סמנטי" w:date="2026-10-11T12:26:16Z">
        <w:r w:rsidRPr="00464129">
          <w:rPr>
            <w:rStyle w:val="afffff0"/>
            <w:rtl/>
          </w:rPr>
          <w:delText xml:space="preserve">לה יטמא</w:delText>
        </w:r>
      </w:del>
      <w:r w:rsidRPr="00464129">
        <w:rPr>
          <w:rStyle w:val="afffff0"/>
          <w:rFonts w:hint="cs"/>
          <w:rtl/>
        </w:rPr>
        <w:t>'</w:t>
      </w:r>
      <w:r w:rsidRPr="00464129">
        <w:rPr>
          <w:rStyle w:val="afffff0"/>
          <w:rtl/>
        </w:rPr>
        <w:t xml:space="preserve"> </w:t>
      </w:r>
      <w:r w:rsidRPr="0092071B">
        <w:rPr>
          <w:rFonts w:ascii="FrankRuehl" w:hAnsi="FrankRuehl"/>
          <w:sz w:val="20"/>
          <w:rtl/>
        </w:rPr>
        <w:t xml:space="preserve">- מצוה, </w:t>
      </w:r>
      <w:r w:rsidRPr="0092071B">
        <w:rPr>
          <w:rFonts w:ascii="FrankRuehl" w:hAnsi="FrankRuehl"/>
          <w:sz w:val="20"/>
          <w:rtl/>
        </w:rPr>
        <w:t xml:space="preserve">לא</w:t>
      </w:r>
      <w:r w:rsidRPr="0092071B">
        <w:rPr>
          <w:rFonts w:ascii="FrankRuehl" w:hAnsi="FrankRuehl"/>
          <w:sz w:val="20"/>
          <w:rtl/>
        </w:rPr>
        <w:t xml:space="preserve"> רצה - מטמאין אותו על כרחו, </w:t>
      </w:r>
    </w:p>
    <w:p w:rsidR="00DA63EC" w:rsidRDefault="00DA63EC" w:rsidP="00DA63EC">
      <w:pPr>
        <w:rPr>
          <w:rFonts w:ascii="FrankRuehl" w:hAnsi="FrankRuehl"/>
          <w:sz w:val="20"/>
          <w:rtl/>
        </w:rPr>
      </w:pPr>
      <w:r w:rsidRPr="0092071B">
        <w:rPr>
          <w:rFonts w:ascii="FrankRuehl" w:hAnsi="FrankRuehl"/>
          <w:sz w:val="20"/>
          <w:rtl/>
        </w:rPr>
        <w:t xml:space="preserve">ומעשה ביוסף הכהן שמתה אשתו בערב הפסח ולא רצה </w:t>
      </w:r>
      <w:ins w:id="90301" w:author="Claude - סמנטי" w:date="2026-10-11T12:26:16Z">
        <w:r>
          <w:rPr>
            <w:rFonts w:ascii="FrankRuehl" w:hAnsi="FrankRuehl"/>
            <w:sz w:val="20"/>
            <w:rtl/>
          </w:rPr>
          <w:t xml:space="preserve">להיטמא</w:t>
        </w:r>
      </w:ins>
      <w:del w:id="90302" w:author="Claude - סמנטי" w:date="2026-10-11T12:26:16Z">
        <w:r w:rsidRPr="0092071B">
          <w:rPr>
            <w:rFonts w:ascii="FrankRuehl" w:hAnsi="FrankRuehl"/>
            <w:sz w:val="20"/>
            <w:rtl/>
          </w:rPr>
          <w:delText xml:space="preserve">ליטמא</w:delText>
        </w:r>
      </w:del>
      <w:r w:rsidRPr="0092071B">
        <w:rPr>
          <w:rFonts w:ascii="FrankRuehl" w:hAnsi="FrankRuehl"/>
          <w:sz w:val="20"/>
          <w:rtl/>
        </w:rPr>
        <w:t xml:space="preserve">, ונמנו אחיו הכהנים וטימאוהו בעל כרחו</w:t>
      </w:r>
      <w:ins w:id="95101" w:author="מנוע מכני" w:date="2026-10-11T12:04:39Z">
        <w:r>
          <w:rPr>
            <w:rFonts w:ascii="FrankRuehl" w:hAnsi="FrankRuehl"/>
            <w:sz w:val="20"/>
            <w:rtl/>
          </w:rPr>
          <w:t xml:space="preserve">,</w:t>
        </w:r>
      </w:ins>
      <w:del w:id="95102" w:author="מנוע מכני" w:date="2026-10-11T12:04:39Z">
        <w:r>
          <w:rPr>
            <w:rFonts w:ascii="FrankRuehl" w:hAnsi="FrankRuehl"/>
            <w:sz w:val="20"/>
            <w:rtl/>
          </w:rPr>
          <w:delText xml:space="preserve">;</w:delText>
        </w:r>
      </w:del>
    </w:p>
    <w:p w:rsidR="00DA63EC" w:rsidRPr="00FE1B89" w:rsidRDefault="00DA63EC" w:rsidP="00DA63EC">
      <w:pPr>
        <w:rPr>
          <w:rFonts w:ascii="FrankRuehl" w:hAnsi="FrankRuehl"/>
          <w:spacing w:val="-2"/>
          <w:sz w:val="20"/>
          <w:rtl/>
        </w:rPr>
      </w:pPr>
      <w:r w:rsidRPr="00FE1B89">
        <w:rPr>
          <w:rFonts w:ascii="FrankRuehl" w:hAnsi="FrankRuehl"/>
          <w:spacing w:val="-2"/>
          <w:sz w:val="20"/>
          <w:rtl/>
        </w:rPr>
        <w:t>• ורמינהי:</w:t>
      </w:r>
      <w:r w:rsidRPr="00FE1B89">
        <w:rPr>
          <w:rStyle w:val="afffff0"/>
          <w:spacing w:val="-2"/>
          <w:rtl/>
        </w:rPr>
        <w:t xml:space="preserve"> </w:t>
      </w:r>
      <w:r w:rsidRPr="00FE1B89">
        <w:rPr>
          <w:rStyle w:val="afffff0"/>
          <w:rFonts w:hint="cs"/>
          <w:spacing w:val="-2"/>
          <w:rtl/>
        </w:rPr>
        <w:t>'</w:t>
      </w:r>
      <w:r w:rsidRPr="00FE1B89">
        <w:rPr>
          <w:rStyle w:val="afffff0"/>
          <w:spacing w:val="-2"/>
          <w:rtl/>
        </w:rPr>
        <w:t>ולאחותו</w:t>
      </w:r>
      <w:r w:rsidRPr="00FE1B89">
        <w:rPr>
          <w:rStyle w:val="afffff0"/>
          <w:rFonts w:hint="cs"/>
          <w:spacing w:val="-2"/>
          <w:rtl/>
        </w:rPr>
        <w:t>'</w:t>
      </w:r>
      <w:r w:rsidRPr="00FE1B89">
        <w:rPr>
          <w:rStyle w:val="afffff0"/>
          <w:spacing w:val="-2"/>
          <w:rtl/>
        </w:rPr>
        <w:t xml:space="preserve"> </w:t>
      </w:r>
      <w:r w:rsidRPr="00FE1B89">
        <w:rPr>
          <w:rFonts w:ascii="FrankRuehl" w:hAnsi="FrankRuehl"/>
          <w:spacing w:val="-2"/>
          <w:sz w:val="20"/>
          <w:rtl/>
        </w:rPr>
        <w:t xml:space="preserve">- הרי שהלך לשחוט את פסחו ולמול את בנו ושמע שמת לו מת, יכול יטמא? </w:t>
      </w:r>
    </w:p>
    <w:p>
      <w:pPr>
        <w:pStyle w:val="38"/>
        <w:rPr>
          <w:ins w:id="100653" w:author="מנוע מכני" w:date="2026-10-11T12:04:39Z"/>
        </w:rPr>
      </w:pPr>
      <w:r w:rsidRPr="0092071B">
        <w:t>אמרת:</w:t>
      </w:r>
    </w:p>
    <w:p w:rsidR="00DA63EC" w:rsidRDefault="00DA63EC" w:rsidP="00DA63EC">
      <w:pPr>
        <w:rPr>
          <w:rFonts w:ascii="FrankRuehl" w:hAnsi="FrankRuehl"/>
          <w:sz w:val="20"/>
          <w:rtl/>
        </w:rPr>
      </w:pPr>
      <w:del w:id="100654" w:author="מנוע מכני" w:date="2026-10-11T12:04:39Z">
        <w:r w:rsidRPr="00464129">
          <w:rPr>
            <w:rStyle w:val="afffff0"/>
            <w:rtl/>
          </w:rPr>
          <w:delText xml:space="preserve"> </w:delText>
        </w:r>
      </w:del>
      <w:r w:rsidRPr="00464129">
        <w:rPr>
          <w:rStyle w:val="afffff0"/>
          <w:rFonts w:hint="cs"/>
          <w:rtl/>
        </w:rPr>
        <w:t>'</w:t>
      </w:r>
      <w:ins w:id="91077" w:author="Claude - סמנטי" w:date="2026-10-11T12:26:16Z">
        <w:r>
          <w:rPr>
            <w:rStyle w:val="afffff0"/>
            <w:rtl/>
          </w:rPr>
          <w:t xml:space="preserve">לֹא יִטַּמָּא</w:t>
        </w:r>
      </w:ins>
      <w:del w:id="91078" w:author="Claude - סמנטי" w:date="2026-10-11T12:26:16Z">
        <w:r w:rsidRPr="00464129">
          <w:rPr>
            <w:rStyle w:val="afffff0"/>
            <w:rtl/>
          </w:rPr>
          <w:delText xml:space="preserve">לא יטמא</w:delText>
        </w:r>
      </w:del>
      <w:r w:rsidRPr="00464129">
        <w:rPr>
          <w:rStyle w:val="afffff0"/>
          <w:rFonts w:hint="cs"/>
          <w:rtl/>
        </w:rPr>
        <w:t>'</w:t>
      </w:r>
      <w:r w:rsidRPr="00464129">
        <w:rPr>
          <w:rStyle w:val="afffff0"/>
          <w:rtl/>
        </w:rPr>
        <w:t>,</w:t>
      </w:r>
      <w:r w:rsidRPr="0092071B">
        <w:rPr>
          <w:rFonts w:ascii="FrankRuehl" w:hAnsi="FrankRuehl"/>
          <w:sz w:val="20"/>
          <w:rtl/>
        </w:rPr>
        <w:t xml:space="preserve"> יכול כשם שלא יטמא לאחותו כך אין מטמא למת מצוה? </w:t>
      </w:r>
      <w:r w:rsidRPr="0092071B">
        <w:rPr>
          <w:rFonts w:ascii="FrankRuehl" w:hAnsi="FrankRuehl"/>
          <w:sz w:val="20"/>
          <w:rtl/>
        </w:rPr>
        <w:t xml:space="preserve">ת"ל</w:t>
      </w:r>
      <w:r w:rsidRPr="0092071B">
        <w:rPr>
          <w:rFonts w:ascii="FrankRuehl" w:hAnsi="FrankRuehl"/>
          <w:sz w:val="20"/>
          <w:rtl/>
        </w:rPr>
        <w:t xml:space="preserve">:</w:t>
      </w:r>
      <w:r w:rsidRPr="00464129">
        <w:rPr>
          <w:rStyle w:val="afffff0"/>
          <w:rtl/>
        </w:rPr>
        <w:t xml:space="preserve"> </w:t>
      </w:r>
      <w:r w:rsidRPr="00464129">
        <w:rPr>
          <w:rStyle w:val="afffff0"/>
          <w:rFonts w:hint="cs"/>
          <w:rtl/>
        </w:rPr>
        <w:t>'</w:t>
      </w:r>
      <w:r w:rsidRPr="00464129">
        <w:rPr>
          <w:rStyle w:val="afffff0"/>
          <w:rtl/>
        </w:rPr>
        <w:t>ולאחותו</w:t>
      </w:r>
      <w:r w:rsidRPr="00464129">
        <w:rPr>
          <w:rStyle w:val="afffff0"/>
          <w:rFonts w:hint="cs"/>
          <w:rtl/>
        </w:rPr>
        <w:t>'</w:t>
      </w:r>
      <w:r w:rsidRPr="00464129">
        <w:rPr>
          <w:rStyle w:val="afffff0"/>
          <w:rtl/>
        </w:rPr>
        <w:t>,</w:t>
      </w:r>
      <w:r w:rsidRPr="0092071B">
        <w:rPr>
          <w:rFonts w:ascii="FrankRuehl" w:hAnsi="FrankRuehl"/>
          <w:sz w:val="20"/>
          <w:rtl/>
        </w:rPr>
        <w:t xml:space="preserve"> לאחותו הוא דאינו מטמא, אבל מטמא הוא למת מצוה!</w:t>
      </w:r>
    </w:p>
    <w:p>
      <w:pPr>
        <w:pStyle w:val="38"/>
        <w:rPr>
          <w:ins w:id="100655" w:author="מנוע מכני" w:date="2026-10-11T12:04:39Z"/>
        </w:rPr>
      </w:pPr>
      <w:ins w:id="91933" w:author="מנוע מכני" w:date="2026-10-11T12:04:39Z">
        <w:r>
          <w:t xml:space="preserve">לא</w:t>
        </w:r>
      </w:ins>
      <w:del w:id="91934" w:author="מנוע מכני" w:date="2026-10-11T12:04:39Z">
        <w:r w:rsidRPr="0092071B">
          <w:delText xml:space="preserve">לאו</w:delText>
        </w:r>
      </w:del>
      <w:r w:rsidRPr="0092071B">
        <w:t xml:space="preserve"> </w:t>
      </w:r>
      <w:r w:rsidRPr="0092071B">
        <w:t xml:space="preserve">ש"מ</w:t>
      </w:r>
      <w:r w:rsidRPr="0092071B">
        <w:t xml:space="preserve">:</w:t>
      </w:r>
    </w:p>
    <w:p w:rsidR="00DA63EC" w:rsidRDefault="00DA63EC" w:rsidP="00DA63EC">
      <w:pPr>
        <w:rPr>
          <w:rFonts w:ascii="FrankRuehl" w:hAnsi="FrankRuehl"/>
          <w:sz w:val="20"/>
          <w:rtl/>
        </w:rPr>
      </w:pPr>
      <w:del w:id="100656"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כאן קודם חצות, כאן לאחר חצות.</w:t>
      </w:r>
    </w:p>
    <w:p w:rsidR="00DA63EC" w:rsidRDefault="00DA63EC" w:rsidP="00DA63EC">
      <w:pPr>
        <w:rPr>
          <w:rFonts w:ascii="FrankRuehl" w:hAnsi="FrankRuehl"/>
          <w:sz w:val="20"/>
          <w:rtl/>
        </w:rPr>
      </w:pPr>
      <w:ins w:id="93643" w:author="מנוע מכני" w:date="2026-10-11T12:04:39Z">
        <w:r>
          <w:rPr>
            <w:rFonts w:ascii="FrankRuehl" w:hAnsi="FrankRuehl"/>
            <w:sz w:val="20"/>
            <w:rtl/>
          </w:rPr>
          <w:t xml:space="preserve">ממה</w:t>
        </w:r>
      </w:ins>
      <w:del w:id="93644" w:author="מנוע מכני" w:date="2026-10-11T12:04:39Z">
        <w:r w:rsidRPr="0092071B">
          <w:rPr>
            <w:rFonts w:ascii="FrankRuehl" w:hAnsi="FrankRuehl"/>
            <w:sz w:val="20"/>
            <w:rtl/>
          </w:rPr>
          <w:delText xml:space="preserve">ממאי</w:delText>
        </w:r>
      </w:del>
      <w:r w:rsidRPr="0092071B">
        <w:rPr>
          <w:rFonts w:ascii="FrankRuehl" w:hAnsi="FrankRuehl"/>
          <w:sz w:val="20"/>
          <w:rtl/>
        </w:rPr>
        <w:t xml:space="preserve">? </w:t>
      </w:r>
      <w:ins w:id="93641" w:author="מנוע מכני" w:date="2026-10-11T12:04:39Z">
        <w:r>
          <w:rPr>
            <w:rFonts w:ascii="FrankRuehl" w:hAnsi="FrankRuehl"/>
            <w:sz w:val="20"/>
            <w:rtl/>
          </w:rPr>
          <w:t xml:space="preserve">שמא</w:t>
        </w:r>
      </w:ins>
      <w:del w:id="93642" w:author="מנוע מכני" w:date="2026-10-11T12:04:39Z">
        <w:r w:rsidRPr="0092071B">
          <w:rPr>
            <w:rFonts w:ascii="FrankRuehl" w:hAnsi="FrankRuehl"/>
            <w:sz w:val="20"/>
            <w:rtl/>
          </w:rPr>
          <w:delText xml:space="preserve">דילמא</w:delText>
        </w:r>
      </w:del>
      <w:r w:rsidRPr="0092071B">
        <w:rPr>
          <w:rFonts w:ascii="FrankRuehl" w:hAnsi="FrankRuehl"/>
          <w:sz w:val="20"/>
          <w:rtl/>
        </w:rPr>
        <w:t xml:space="preserve"> לעולם אימא לך: אידי ואידי אחר חצות, </w:t>
      </w:r>
    </w:p>
    <w:p w:rsidR="00DA63EC" w:rsidRDefault="00DA63EC" w:rsidP="00DA63EC">
      <w:pPr>
        <w:rPr>
          <w:rFonts w:ascii="FrankRuehl" w:hAnsi="FrankRuehl"/>
          <w:sz w:val="20"/>
          <w:rtl/>
        </w:rPr>
      </w:pPr>
      <w:r w:rsidRPr="0092071B">
        <w:rPr>
          <w:rFonts w:ascii="FrankRuehl" w:hAnsi="FrankRuehl"/>
          <w:sz w:val="20"/>
          <w:rtl/>
        </w:rPr>
        <w:t xml:space="preserve">והא </w:t>
      </w:r>
      <w:r w:rsidRPr="0092071B">
        <w:rPr>
          <w:rStyle w:val="2fb"/>
          <w:rFonts w:ascii="FrankRuehl" w:hAnsi="FrankRuehl"/>
          <w:sz w:val="20"/>
          <w:rtl/>
        </w:rPr>
        <w:t xml:space="preserve">רבי ישמעאל</w:t>
      </w:r>
      <w:r w:rsidRPr="0092071B">
        <w:rPr>
          <w:rFonts w:ascii="FrankRuehl" w:hAnsi="FrankRuehl"/>
          <w:sz w:val="20"/>
          <w:rtl/>
        </w:rPr>
        <w:t xml:space="preserve"> והא </w:t>
      </w:r>
      <w:r w:rsidRPr="0092071B">
        <w:rPr>
          <w:rStyle w:val="2fb"/>
          <w:rFonts w:ascii="FrankRuehl" w:hAnsi="FrankRuehl"/>
          <w:sz w:val="20"/>
          <w:rtl/>
        </w:rPr>
        <w:t xml:space="preserve">ר"ע</w:t>
      </w:r>
      <w:r w:rsidRPr="0092071B">
        <w:rPr>
          <w:rFonts w:ascii="FrankRuehl" w:hAnsi="FrankRuehl"/>
          <w:sz w:val="20"/>
          <w:rtl/>
        </w:rPr>
        <w:t xml:space="preserve">, </w:t>
      </w:r>
      <w:r w:rsidRPr="0046594B">
        <w:rPr>
          <w:rStyle w:val="afffff0"/>
          <w:rtl/>
        </w:rPr>
        <w:t>ד</w:t>
      </w:r>
      <w:r w:rsidRPr="0046594B">
        <w:rPr>
          <w:rStyle w:val="afffff0"/>
          <w:rFonts w:hint="cs"/>
          <w:rtl/>
        </w:rPr>
        <w:t>'</w:t>
      </w:r>
      <w:ins w:id="91079" w:author="Claude - סמנטי" w:date="2026-10-11T12:26:16Z">
        <w:r>
          <w:rPr>
            <w:rStyle w:val="afffff0"/>
            <w:rtl/>
          </w:rPr>
          <w:t xml:space="preserve">לָהּ יִטַּמָּא</w:t>
        </w:r>
      </w:ins>
      <w:del w:id="91080" w:author="Claude - סמנטי" w:date="2026-10-11T12:26:16Z">
        <w:r w:rsidRPr="0046594B">
          <w:rPr>
            <w:rStyle w:val="afffff0"/>
            <w:rtl/>
          </w:rPr>
          <w:delText xml:space="preserve">לה יטמא</w:delText>
        </w:r>
      </w:del>
      <w:r w:rsidRPr="0046594B">
        <w:rPr>
          <w:rStyle w:val="afffff0"/>
          <w:rFonts w:hint="cs"/>
          <w:rtl/>
        </w:rPr>
        <w:t>'</w:t>
      </w:r>
      <w:r w:rsidRPr="0046594B">
        <w:rPr>
          <w:rStyle w:val="afffff0"/>
          <w:rtl/>
        </w:rPr>
        <w:t xml:space="preserve"> </w:t>
      </w:r>
      <w:r w:rsidRPr="0092071B">
        <w:rPr>
          <w:rFonts w:ascii="FrankRuehl" w:hAnsi="FrankRuehl"/>
          <w:sz w:val="20"/>
          <w:rtl/>
        </w:rPr>
        <w:t xml:space="preserve">- רשות, דברי </w:t>
      </w:r>
      <w:r w:rsidRPr="0092071B">
        <w:rPr>
          <w:rStyle w:val="2fb"/>
          <w:rFonts w:ascii="FrankRuehl" w:hAnsi="FrankRuehl"/>
          <w:sz w:val="20"/>
          <w:rtl/>
        </w:rPr>
        <w:t xml:space="preserve">ר</w:t>
      </w:r>
      <w:r>
        <w:rPr>
          <w:rStyle w:val="2fb"/>
          <w:rFonts w:ascii="FrankRuehl" w:hAnsi="FrankRuehl" w:hint="cs"/>
          <w:sz w:val="20"/>
          <w:rtl/>
        </w:rPr>
        <w:t>י</w:t>
      </w:r>
      <w:r>
        <w:rPr>
          <w:rStyle w:val="2fb"/>
          <w:rFonts w:ascii="FrankRuehl" w:hAnsi="FrankRuehl"/>
          <w:sz w:val="20"/>
          <w:rtl/>
        </w:rPr>
        <w:t>"</w:t>
      </w:r>
      <w:r>
        <w:rPr>
          <w:rStyle w:val="2fb"/>
          <w:rFonts w:ascii="FrankRuehl" w:hAnsi="FrankRuehl" w:hint="cs"/>
          <w:sz w:val="20"/>
          <w:rtl/>
        </w:rPr>
        <w:t>ש</w:t>
      </w:r>
      <w:r w:rsidRPr="0092071B">
        <w:rPr>
          <w:rFonts w:ascii="FrankRuehl" w:hAnsi="FrankRuehl"/>
          <w:sz w:val="20"/>
          <w:rtl/>
        </w:rPr>
        <w:t xml:space="preserve">, </w:t>
      </w:r>
      <w:r w:rsidRPr="0092071B">
        <w:rPr>
          <w:rStyle w:val="2fb"/>
          <w:rFonts w:ascii="FrankRuehl" w:hAnsi="FrankRuehl"/>
          <w:sz w:val="20"/>
          <w:rtl/>
        </w:rPr>
        <w:t xml:space="preserve">ר"ע</w:t>
      </w:r>
      <w:r w:rsidRPr="0092071B">
        <w:rPr>
          <w:rFonts w:ascii="FrankRuehl" w:hAnsi="FrankRuehl"/>
          <w:sz w:val="20"/>
          <w:rtl/>
        </w:rPr>
        <w:t xml:space="preserve"> אומר: חובה!</w:t>
      </w:r>
    </w:p>
    <w:p>
      <w:pPr>
        <w:pStyle w:val="38"/>
        <w:rPr>
          <w:ins w:id="101603" w:author="מנוע מכני" w:date="2026-10-11T12:04:39Z"/>
        </w:rPr>
      </w:pPr>
      <w:r w:rsidRPr="0092071B">
        <w:t xml:space="preserve">לא</w:t>
      </w:r>
      <w:r w:rsidRPr="0092071B">
        <w:t xml:space="preserve"> </w:t>
      </w:r>
      <w:r w:rsidRPr="0092071B">
        <w:t xml:space="preserve">ס"ד</w:t>
      </w:r>
      <w:r w:rsidRPr="0092071B">
        <w:t xml:space="preserve">,</w:t>
      </w:r>
    </w:p>
    <w:p w:rsidR="00DA63EC" w:rsidRDefault="00DA63EC" w:rsidP="00DA63EC">
      <w:pPr>
        <w:rPr>
          <w:rFonts w:ascii="FrankRuehl" w:hAnsi="FrankRuehl"/>
          <w:sz w:val="20"/>
          <w:rtl/>
        </w:rPr>
      </w:pPr>
      <w:del w:id="101604"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דרישא דההיא </w:t>
      </w:r>
      <w:r w:rsidRPr="0092071B">
        <w:rPr>
          <w:rStyle w:val="2fb"/>
          <w:rFonts w:ascii="FrankRuehl" w:hAnsi="FrankRuehl"/>
          <w:sz w:val="20"/>
          <w:rtl/>
        </w:rPr>
        <w:t xml:space="preserve">ר"ע</w:t>
      </w:r>
      <w:r w:rsidRPr="0092071B">
        <w:rPr>
          <w:rFonts w:ascii="FrankRuehl" w:hAnsi="FrankRuehl"/>
          <w:sz w:val="20"/>
          <w:rtl/>
        </w:rPr>
        <w:t xml:space="preserve"> קתני לה</w:t>
      </w:r>
      <w:ins w:id="95103" w:author="מנוע מכני" w:date="2026-10-11T12:04:39Z">
        <w:r>
          <w:rPr>
            <w:rFonts w:ascii="FrankRuehl" w:hAnsi="FrankRuehl"/>
            <w:sz w:val="20"/>
            <w:rtl/>
          </w:rPr>
          <w:t xml:space="preserve">,</w:t>
        </w:r>
      </w:ins>
      <w:del w:id="95104" w:author="מנוע מכני" w:date="2026-10-11T12:04:39Z">
        <w:r>
          <w:rPr>
            <w:rFonts w:ascii="FrankRuehl" w:hAnsi="FrankRuehl"/>
            <w:sz w:val="20"/>
            <w:rtl/>
          </w:rPr>
          <w:delText xml:space="preserve">;</w:delText>
        </w:r>
      </w:del>
    </w:p>
    <w:p>
      <w:pPr>
        <w:pStyle w:val="38"/>
        <w:rPr>
          <w:ins w:id="100657" w:author="מנוע מכני" w:date="2026-10-11T12:04:39Z"/>
        </w:rPr>
      </w:pPr>
      <w:r w:rsidRPr="0092071B">
        <w:lastRenderedPageBreak/>
        <w:t xml:space="preserve">דתניא</w:t>
      </w:r>
      <w:r w:rsidRPr="0092071B">
        <w:lastRenderedPageBreak/>
        <w:t xml:space="preserve">, ר"ע</w:t>
      </w:r>
      <w:del w:id="101710" w:author="מנוע מכני" w:date="2026-10-11T12:04:39Z">
        <w:r w:rsidRPr="0092071B">
          <w:lastRenderedPageBreak/>
          <w:delText xml:space="preserve"> אומר</w:delText>
        </w:r>
      </w:del>
      <w:r w:rsidRPr="0092071B">
        <w:lastRenderedPageBreak/>
        <w:t xml:space="preserve">:</w:t>
      </w:r>
    </w:p>
    <w:p w:rsidR="00DA63EC" w:rsidRDefault="00DA63EC" w:rsidP="00DA63EC">
      <w:pPr>
        <w:rPr>
          <w:rFonts w:ascii="FrankRuehl" w:hAnsi="FrankRuehl"/>
          <w:sz w:val="20"/>
          <w:rtl/>
        </w:rPr>
      </w:pPr>
      <w:del w:id="100658"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נפש</w:t>
      </w:r>
      <w:r w:rsidRPr="00464129">
        <w:rPr>
          <w:rStyle w:val="afffff0"/>
          <w:rFonts w:hint="cs"/>
          <w:rtl/>
        </w:rPr>
        <w:t>'</w:t>
      </w:r>
      <w:r w:rsidRPr="00464129">
        <w:rPr>
          <w:rStyle w:val="afffff0"/>
          <w:rtl/>
        </w:rPr>
        <w:t xml:space="preserve"> </w:t>
      </w:r>
      <w:r w:rsidRPr="0092071B">
        <w:rPr>
          <w:rFonts w:ascii="FrankRuehl" w:hAnsi="FrankRuehl"/>
          <w:sz w:val="20"/>
          <w:rtl/>
        </w:rPr>
        <w:t>- אלו הקרובים, מת - אלו הרחוקים</w:t>
      </w:r>
      <w:ins w:id="95105" w:author="מנוע מכני" w:date="2026-10-11T12:04:39Z">
        <w:r>
          <w:rPr>
            <w:rFonts w:ascii="FrankRuehl" w:hAnsi="FrankRuehl"/>
            <w:sz w:val="20"/>
            <w:rtl/>
          </w:rPr>
          <w:t xml:space="preserve">,</w:t>
        </w:r>
      </w:ins>
      <w:del w:id="95106"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del w:id="90153" w:author="מנוע מכני" w:date="2026-10-11T12:04:39Z">
        <w:r>
          <w:rPr>
            <w:rFonts w:ascii="FrankRuehl" w:hAnsi="FrankRuehl"/>
            <w:sz w:val="20"/>
            <w:rtl/>
          </w:rPr>
          <w:delText xml:space="preserve"> </w:delText>
        </w:r>
      </w:del>
      <w:r>
        <w:rPr>
          <w:rFonts w:ascii="FrankRuehl" w:hAnsi="FrankRuehl"/>
          <w:sz w:val="20"/>
          <w:rtl/>
        </w:rPr>
        <w:t xml:space="preserve">'</w:t>
      </w:r>
      <w:ins w:id="91081" w:author="Claude - סמנטי" w:date="2026-10-11T12:26:16Z">
        <w:r>
          <w:rPr>
            <w:rStyle w:val="afffff0"/>
            <w:rFonts w:ascii="FrankRuehl" w:hAnsi="FrankRuehl"/>
            <w:sz w:val="20"/>
            <w:rtl/>
          </w:rPr>
          <w:t xml:space="preserve">לְאָבִיו</w:t>
        </w:r>
      </w:ins>
      <w:del w:id="91082" w:author="Claude - סמנטי" w:date="2026-10-11T12:26:16Z">
        <w:r w:rsidRPr="0092071B">
          <w:rPr>
            <w:rFonts w:ascii="FrankRuehl" w:hAnsi="FrankRuehl"/>
            <w:sz w:val="20"/>
            <w:rtl/>
          </w:rPr>
          <w:delText xml:space="preserve">לאביו</w:delText>
        </w:r>
      </w:del>
      <w:r>
        <w:rPr>
          <w:rFonts w:ascii="FrankRuehl" w:hAnsi="FrankRuehl" w:hint="cs"/>
          <w:sz w:val="20"/>
          <w:rtl/>
        </w:rPr>
        <w:t>'</w:t>
      </w:r>
      <w:r w:rsidRPr="0092071B">
        <w:rPr>
          <w:rFonts w:ascii="FrankRuehl" w:hAnsi="FrankRuehl"/>
          <w:sz w:val="20"/>
          <w:rtl/>
        </w:rPr>
        <w:t xml:space="preserve"> - אינו מטמא, אבל מטמא הוא למת מצוה</w:t>
      </w:r>
      <w:ins w:id="95107" w:author="מנוע מכני" w:date="2026-10-11T12:04:39Z">
        <w:r>
          <w:rPr>
            <w:rFonts w:ascii="FrankRuehl" w:hAnsi="FrankRuehl"/>
            <w:sz w:val="20"/>
            <w:rtl/>
          </w:rPr>
          <w:t xml:space="preserve">,</w:t>
        </w:r>
      </w:ins>
      <w:del w:id="95108"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del w:id="90154" w:author="מנוע מכני" w:date="2026-10-11T12:04:39Z">
        <w:r>
          <w:rPr>
            <w:rFonts w:ascii="FrankRuehl" w:hAnsi="FrankRuehl"/>
            <w:sz w:val="20"/>
            <w:rtl/>
          </w:rPr>
          <w:delText xml:space="preserve"> </w:delText>
        </w:r>
      </w:del>
      <w:r>
        <w:rPr>
          <w:rFonts w:ascii="FrankRuehl" w:hAnsi="FrankRuehl"/>
          <w:sz w:val="20"/>
          <w:rtl/>
        </w:rPr>
        <w:t xml:space="preserve">'</w:t>
      </w:r>
      <w:ins w:id="91083" w:author="Claude - סמנטי" w:date="2026-10-11T12:26:16Z">
        <w:r>
          <w:rPr>
            <w:rStyle w:val="afffff0"/>
            <w:rFonts w:ascii="FrankRuehl" w:hAnsi="FrankRuehl"/>
            <w:sz w:val="20"/>
            <w:rtl/>
          </w:rPr>
          <w:t xml:space="preserve">לְאִמּוֹ</w:t>
        </w:r>
      </w:ins>
      <w:del w:id="91084" w:author="Claude - סמנטי" w:date="2026-10-11T12:26:16Z">
        <w:r w:rsidRPr="0092071B">
          <w:rPr>
            <w:rFonts w:ascii="FrankRuehl" w:hAnsi="FrankRuehl"/>
            <w:sz w:val="20"/>
            <w:rtl/>
          </w:rPr>
          <w:delText xml:space="preserve">לאמו</w:delText>
        </w:r>
      </w:del>
      <w:r>
        <w:rPr>
          <w:rFonts w:ascii="FrankRuehl" w:hAnsi="FrankRuehl" w:hint="cs"/>
          <w:sz w:val="20"/>
          <w:rtl/>
        </w:rPr>
        <w:t>'</w:t>
      </w:r>
      <w:r w:rsidRPr="0092071B">
        <w:rPr>
          <w:rFonts w:ascii="FrankRuehl" w:hAnsi="FrankRuehl"/>
          <w:sz w:val="20"/>
          <w:rtl/>
        </w:rPr>
        <w:t xml:space="preserve"> - היה כהן והוא נזיר, לאמו הוא דאינו מטמא, אבל מטמא הוא למת מצוה</w:t>
      </w:r>
      <w:ins w:id="95109" w:author="מנוע מכני" w:date="2026-10-11T12:04:39Z">
        <w:r>
          <w:rPr>
            <w:rFonts w:ascii="FrankRuehl" w:hAnsi="FrankRuehl"/>
            <w:sz w:val="20"/>
            <w:rtl/>
          </w:rPr>
          <w:t xml:space="preserve">,</w:t>
        </w:r>
      </w:ins>
      <w:del w:id="95110"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del w:id="90155" w:author="מנוע מכני" w:date="2026-10-11T12:04:39Z">
        <w:r>
          <w:rPr>
            <w:rFonts w:ascii="FrankRuehl" w:hAnsi="FrankRuehl"/>
            <w:sz w:val="20"/>
            <w:rtl/>
          </w:rPr>
          <w:delText xml:space="preserve"> </w:delText>
        </w:r>
      </w:del>
      <w:r>
        <w:rPr>
          <w:rFonts w:ascii="FrankRuehl" w:hAnsi="FrankRuehl"/>
          <w:sz w:val="20"/>
          <w:rtl/>
        </w:rPr>
        <w:t xml:space="preserve">'</w:t>
      </w:r>
      <w:ins w:id="91085" w:author="Claude - סמנטי" w:date="2026-10-11T12:26:16Z">
        <w:r>
          <w:rPr>
            <w:rStyle w:val="afffff0"/>
            <w:rFonts w:ascii="FrankRuehl" w:hAnsi="FrankRuehl"/>
            <w:sz w:val="20"/>
            <w:rtl/>
          </w:rPr>
          <w:t xml:space="preserve">לְאָחִיו</w:t>
        </w:r>
      </w:ins>
      <w:del w:id="91086" w:author="Claude - סמנטי" w:date="2026-10-11T12:26:16Z">
        <w:r w:rsidRPr="0092071B">
          <w:rPr>
            <w:rFonts w:ascii="FrankRuehl" w:hAnsi="FrankRuehl"/>
            <w:sz w:val="20"/>
            <w:rtl/>
          </w:rPr>
          <w:delText xml:space="preserve">לאחיו</w:delText>
        </w:r>
      </w:del>
      <w:r>
        <w:rPr>
          <w:rFonts w:ascii="FrankRuehl" w:hAnsi="FrankRuehl" w:hint="cs"/>
          <w:sz w:val="20"/>
          <w:rtl/>
        </w:rPr>
        <w:t>'</w:t>
      </w:r>
      <w:r w:rsidRPr="0092071B">
        <w:rPr>
          <w:rFonts w:ascii="FrankRuehl" w:hAnsi="FrankRuehl"/>
          <w:sz w:val="20"/>
          <w:rtl/>
        </w:rPr>
        <w:t xml:space="preserve"> - שאם היה כ"ג והוא נזיר, לאחיו הוא דאינו מטמא, אבל מטמא הוא למת מצוה</w:t>
      </w:r>
      <w:ins w:id="95111" w:author="מנוע מכני" w:date="2026-10-11T12:04:39Z">
        <w:r>
          <w:rPr>
            <w:rFonts w:ascii="FrankRuehl" w:hAnsi="FrankRuehl"/>
            <w:sz w:val="20"/>
            <w:rtl/>
          </w:rPr>
          <w:t xml:space="preserve">,</w:t>
        </w:r>
      </w:ins>
      <w:del w:id="95112"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del w:id="90156" w:author="מנוע מכני" w:date="2026-10-11T12:04:39Z">
        <w:r>
          <w:rPr>
            <w:rFonts w:ascii="FrankRuehl" w:hAnsi="FrankRuehl"/>
            <w:sz w:val="20"/>
            <w:rtl/>
          </w:rPr>
          <w:delText xml:space="preserve"> </w:delText>
        </w:r>
      </w:del>
      <w:r>
        <w:rPr>
          <w:rFonts w:ascii="FrankRuehl" w:hAnsi="FrankRuehl"/>
          <w:sz w:val="20"/>
          <w:rtl/>
        </w:rPr>
        <w:t xml:space="preserve">'</w:t>
      </w:r>
      <w:r w:rsidRPr="0092071B">
        <w:rPr>
          <w:rStyle w:val="afffff0"/>
          <w:rFonts w:ascii="FrankRuehl" w:hAnsi="FrankRuehl"/>
          <w:sz w:val="20"/>
          <w:rtl/>
        </w:rPr>
        <w:t>ולאחותו</w:t>
      </w:r>
      <w:r>
        <w:rPr>
          <w:rFonts w:ascii="FrankRuehl" w:hAnsi="FrankRuehl" w:hint="cs"/>
          <w:sz w:val="20"/>
          <w:rtl/>
        </w:rPr>
        <w:t>'</w:t>
      </w:r>
      <w:r w:rsidRPr="0092071B">
        <w:rPr>
          <w:rFonts w:ascii="FrankRuehl" w:hAnsi="FrankRuehl"/>
          <w:sz w:val="20"/>
          <w:rtl/>
        </w:rPr>
        <w:t xml:space="preserve"> </w:t>
      </w:r>
      <w:r>
        <w:rPr>
          <w:rFonts w:ascii="FrankRuehl" w:hAnsi="FrankRuehl" w:hint="cs"/>
          <w:sz w:val="20"/>
          <w:rtl/>
        </w:rPr>
        <w:t>-</w:t>
      </w:r>
      <w:r w:rsidRPr="0092071B">
        <w:rPr>
          <w:rFonts w:ascii="FrankRuehl" w:hAnsi="FrankRuehl"/>
          <w:sz w:val="20"/>
          <w:rtl/>
        </w:rPr>
        <w:t xml:space="preserve">הרי שהלך לשחוט את פסחו ולמול את בנו ושמע שמת לו מת, יכול יטמא? אמרת: </w:t>
      </w:r>
      <w:r w:rsidRPr="0092071B">
        <w:rPr>
          <w:rFonts w:ascii="FrankRuehl" w:hAnsi="FrankRuehl"/>
          <w:sz w:val="20"/>
          <w:rtl/>
        </w:rPr>
        <w:t xml:space="preserve">לא</w:t>
      </w:r>
      <w:r w:rsidRPr="0092071B">
        <w:rPr>
          <w:rFonts w:ascii="FrankRuehl" w:hAnsi="FrankRuehl"/>
          <w:sz w:val="20"/>
          <w:rtl/>
        </w:rPr>
        <w:t xml:space="preserve"> יטמא</w:t>
      </w:r>
      <w:ins w:id="95113" w:author="מנוע מכני" w:date="2026-10-11T12:04:39Z">
        <w:r>
          <w:rPr>
            <w:rFonts w:ascii="FrankRuehl" w:hAnsi="FrankRuehl"/>
            <w:sz w:val="20"/>
            <w:rtl/>
          </w:rPr>
          <w:t xml:space="preserve">,</w:t>
        </w:r>
      </w:ins>
      <w:del w:id="95114"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del w:id="90157" w:author="מנוע מכני" w:date="2026-10-11T12:04:39Z">
        <w:r>
          <w:rPr>
            <w:rFonts w:ascii="FrankRuehl" w:hAnsi="FrankRuehl"/>
            <w:sz w:val="20"/>
            <w:rtl/>
          </w:rPr>
          <w:delText xml:space="preserve"> </w:delText>
        </w:r>
      </w:del>
      <w:r>
        <w:rPr>
          <w:rFonts w:ascii="FrankRuehl" w:hAnsi="FrankRuehl"/>
          <w:sz w:val="20"/>
          <w:rtl/>
        </w:rPr>
        <w:t xml:space="preserve">'</w:t>
      </w:r>
      <w:r>
        <w:rPr>
          <w:rStyle w:val="afffff0"/>
          <w:rFonts w:ascii="FrankRuehl" w:hAnsi="FrankRuehl" w:hint="cs"/>
          <w:sz w:val="20"/>
          <w:rtl/>
        </w:rPr>
        <w:t xml:space="preserve">ולאחותו </w:t>
      </w:r>
      <w:r>
        <w:rPr>
          <w:rStyle w:val="afffff0"/>
          <w:rFonts w:ascii="FrankRuehl" w:hAnsi="FrankRuehl" w:hint="cs"/>
          <w:sz w:val="20"/>
          <w:rtl/>
        </w:rPr>
        <w:t xml:space="preserve">לא</w:t>
      </w:r>
      <w:r>
        <w:rPr>
          <w:rStyle w:val="afffff0"/>
          <w:rFonts w:ascii="FrankRuehl" w:hAnsi="FrankRuehl" w:hint="cs"/>
          <w:sz w:val="20"/>
          <w:rtl/>
        </w:rPr>
        <w:t xml:space="preserve"> יטמא</w:t>
      </w:r>
      <w:r>
        <w:rPr>
          <w:rFonts w:ascii="FrankRuehl" w:hAnsi="FrankRuehl" w:hint="cs"/>
          <w:sz w:val="20"/>
          <w:rtl/>
        </w:rPr>
        <w:t xml:space="preserve">' </w:t>
      </w:r>
      <w:r w:rsidRPr="0092071B">
        <w:rPr>
          <w:rFonts w:ascii="FrankRuehl" w:hAnsi="FrankRuehl"/>
          <w:sz w:val="20"/>
          <w:rtl/>
        </w:rPr>
        <w:t xml:space="preserve">לאחותו </w:t>
      </w:r>
      <w:r w:rsidRPr="0092071B">
        <w:rPr>
          <w:rFonts w:ascii="FrankRuehl" w:hAnsi="FrankRuehl"/>
          <w:sz w:val="20"/>
          <w:rtl/>
        </w:rPr>
        <w:t xml:space="preserve">לא</w:t>
      </w:r>
      <w:r w:rsidRPr="0092071B">
        <w:rPr>
          <w:rFonts w:ascii="FrankRuehl" w:hAnsi="FrankRuehl"/>
          <w:sz w:val="20"/>
          <w:rtl/>
        </w:rPr>
        <w:t xml:space="preserve"> יטמא, אבל יטמא הוא למת מצוה.</w:t>
      </w:r>
    </w:p>
    <w:p w:rsidR="00DA63EC" w:rsidRDefault="00DA63EC" w:rsidP="00DA63EC">
      <w:pPr>
        <w:rPr>
          <w:rFonts w:ascii="FrankRuehl" w:hAnsi="FrankRuehl"/>
          <w:sz w:val="20"/>
          <w:rtl/>
        </w:rPr>
      </w:pPr>
    </w:p>
    <w:p w:rsidR="00DA63EC" w:rsidRDefault="00DA63EC" w:rsidP="00DA63EC">
      <w:pPr>
        <w:pStyle w:val="afff3"/>
        <w:framePr w:wrap="around"/>
        <w:rPr>
          <w:rtl/>
        </w:rPr>
      </w:pPr>
      <w:r>
        <w:rPr>
          <w:rFonts w:hint="cs"/>
          <w:rtl/>
        </w:rPr>
        <w:t>ק:</w:t>
      </w:r>
    </w:p>
    <w:p>
      <w:pPr>
        <w:pStyle w:val="38"/>
        <w:rPr>
          <w:ins w:id="100659" w:author="מנוע מכני" w:date="2026-10-11T12:04:39Z"/>
        </w:rPr>
      </w:pPr>
      <w:r w:rsidRPr="00FE1B89">
        <w:t xml:space="preserve">רבא:</w:t>
      </w:r>
    </w:p>
    <w:p w:rsidR="00DA63EC" w:rsidRPr="00FE1B89" w:rsidRDefault="00DA63EC" w:rsidP="00DA63EC">
      <w:pPr>
        <w:rPr>
          <w:rFonts w:ascii="FrankRuehl" w:hAnsi="FrankRuehl"/>
          <w:spacing w:val="-4"/>
          <w:sz w:val="20"/>
          <w:rtl/>
        </w:rPr>
      </w:pPr>
      <w:del w:id="100660" w:author="מנוע מכני" w:date="2026-10-11T12:04:39Z">
        <w:r w:rsidRPr="00FE1B89">
          <w:rPr>
            <w:rFonts w:ascii="FrankRuehl" w:hAnsi="FrankRuehl"/>
            <w:spacing w:val="-4"/>
            <w:sz w:val="20"/>
            <w:rtl/>
          </w:rPr>
          <w:delText xml:space="preserve"> </w:delText>
        </w:r>
      </w:del>
      <w:r w:rsidRPr="00FE1B89">
        <w:rPr>
          <w:rFonts w:ascii="FrankRuehl" w:hAnsi="FrankRuehl"/>
          <w:spacing w:val="-4"/>
          <w:sz w:val="20"/>
          <w:rtl/>
        </w:rPr>
        <w:t xml:space="preserve">אידי ואידי אחר חצות, ול"ק: כאן קודם ששחטו וזרקו עליו, כאן לאחר ששחטו וזרקו עליו.</w:t>
      </w:r>
    </w:p>
    <w:p>
      <w:pPr>
        <w:pStyle w:val="38"/>
        <w:rPr>
          <w:ins w:id="100661" w:author="מנוע מכני" w:date="2026-10-11T12:04:39Z"/>
        </w:rPr>
      </w:pPr>
      <w:del w:id="101775" w:author="מנוע מכני" w:date="2026-10-11T12:04:39Z">
        <w:r w:rsidRPr="0092071B">
          <w:delText xml:space="preserve">א"ל </w:delText>
        </w:r>
      </w:del>
      <w:r w:rsidRPr="0092071B">
        <w:t xml:space="preserve">ר</w:t>
      </w:r>
      <w:r>
        <w:t>אב</w:t>
      </w:r>
      <w:r>
        <w:t>"</w:t>
      </w:r>
      <w:r>
        <w:t xml:space="preserve">מ </w:t>
      </w:r>
      <w:r w:rsidRPr="0092071B">
        <w:t xml:space="preserve">לרבא:</w:t>
      </w:r>
    </w:p>
    <w:p w:rsidR="00DA63EC" w:rsidRDefault="00DA63EC" w:rsidP="00DA63EC">
      <w:pPr>
        <w:rPr>
          <w:rFonts w:ascii="FrankRuehl" w:hAnsi="FrankRuehl"/>
          <w:sz w:val="20"/>
          <w:rtl/>
        </w:rPr>
      </w:pPr>
      <w:del w:id="100662"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אחר ששחטו וזרקו את דמו מה </w:t>
      </w:r>
      <w:ins w:id="96381" w:author="מנוע מכני" w:date="2026-10-11T12:04:39Z">
        <w:r>
          <w:rPr>
            <w:rFonts w:ascii="FrankRuehl" w:hAnsi="FrankRuehl"/>
            <w:sz w:val="20"/>
            <w:rtl/>
          </w:rPr>
          <w:t xml:space="preserve">דהיה</w:t>
        </w:r>
      </w:ins>
      <w:del w:id="96382" w:author="מנוע מכני" w:date="2026-10-11T12:04:39Z">
        <w:r w:rsidRPr="0092071B">
          <w:rPr>
            <w:rFonts w:ascii="FrankRuehl" w:hAnsi="FrankRuehl"/>
            <w:sz w:val="20"/>
            <w:rtl/>
          </w:rPr>
          <w:delText xml:space="preserve">דהוה</w:delText>
        </w:r>
      </w:del>
      <w:r w:rsidRPr="0092071B">
        <w:rPr>
          <w:rFonts w:ascii="FrankRuehl" w:hAnsi="FrankRuehl"/>
          <w:sz w:val="20"/>
          <w:rtl/>
        </w:rPr>
        <w:t xml:space="preserve"> </w:t>
      </w:r>
      <w:ins w:id="96383" w:author="מנוע מכני" w:date="2026-10-11T12:04:39Z">
        <w:r>
          <w:rPr>
            <w:rFonts w:ascii="FrankRuehl" w:hAnsi="FrankRuehl"/>
            <w:sz w:val="20"/>
            <w:rtl/>
          </w:rPr>
          <w:t xml:space="preserve">היה</w:t>
        </w:r>
      </w:ins>
      <w:del w:id="96384" w:author="מנוע מכני" w:date="2026-10-11T12:04:39Z">
        <w:r w:rsidRPr="0092071B">
          <w:rPr>
            <w:rFonts w:ascii="FrankRuehl" w:hAnsi="FrankRuehl"/>
            <w:sz w:val="20"/>
            <w:rtl/>
          </w:rPr>
          <w:delText xml:space="preserve">הוה</w:delText>
        </w:r>
      </w:del>
      <w:r w:rsidRPr="0092071B">
        <w:rPr>
          <w:rFonts w:ascii="FrankRuehl" w:hAnsi="FrankRuehl"/>
          <w:sz w:val="20"/>
          <w:rtl/>
        </w:rPr>
        <w:t xml:space="preserve">!</w:t>
      </w:r>
    </w:p>
    <w:p>
      <w:pPr>
        <w:pStyle w:val="38"/>
        <w:rPr>
          <w:ins w:id="100663" w:author="מנוע מכני" w:date="2026-10-11T12:04:39Z"/>
        </w:rPr>
      </w:pPr>
      <w:r w:rsidRPr="0092071B">
        <w:t xml:space="preserve">א"ל</w:t>
      </w:r>
      <w:r w:rsidRPr="0092071B">
        <w:t xml:space="preserve"> רבינא:</w:t>
      </w:r>
    </w:p>
    <w:p w:rsidR="00DA63EC" w:rsidRDefault="00DA63EC" w:rsidP="00DA63EC">
      <w:pPr>
        <w:rPr>
          <w:rFonts w:ascii="FrankRuehl" w:hAnsi="FrankRuehl"/>
          <w:sz w:val="20"/>
          <w:rtl/>
        </w:rPr>
      </w:pPr>
      <w:del w:id="100664"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אכילת פסחים מעכבא </w:t>
      </w:r>
      <w:r w:rsidRPr="0092071B">
        <w:rPr>
          <w:rStyle w:val="2fb"/>
          <w:rFonts w:ascii="FrankRuehl" w:hAnsi="FrankRuehl"/>
          <w:sz w:val="20"/>
          <w:rtl/>
        </w:rPr>
        <w:t xml:space="preserve">מדרב</w:t>
      </w:r>
      <w:r>
        <w:rPr>
          <w:rStyle w:val="2fb"/>
          <w:rFonts w:ascii="FrankRuehl" w:hAnsi="FrankRuehl" w:hint="cs"/>
          <w:sz w:val="20"/>
          <w:rtl/>
        </w:rPr>
        <w:t>ר</w:t>
      </w:r>
      <w:r>
        <w:rPr>
          <w:rStyle w:val="2fb"/>
          <w:rFonts w:ascii="FrankRuehl" w:hAnsi="FrankRuehl"/>
          <w:sz w:val="20"/>
          <w:rtl/>
        </w:rPr>
        <w:t>"</w:t>
      </w:r>
      <w:r>
        <w:rPr>
          <w:rStyle w:val="2fb"/>
          <w:rFonts w:ascii="FrankRuehl" w:hAnsi="FrankRuehl" w:hint="cs"/>
          <w:sz w:val="20"/>
          <w:rtl/>
        </w:rPr>
        <w:t>ה</w:t>
      </w:r>
      <w:r w:rsidRPr="0092071B">
        <w:rPr>
          <w:rFonts w:ascii="FrankRuehl" w:hAnsi="FrankRuehl"/>
          <w:sz w:val="20"/>
          <w:rtl/>
        </w:rPr>
        <w:t xml:space="preserve"> </w:t>
      </w:r>
      <w:r w:rsidRPr="0092071B">
        <w:rPr>
          <w:rFonts w:ascii="FrankRuehl" w:hAnsi="FrankRuehl"/>
          <w:sz w:val="20"/>
          <w:rtl/>
        </w:rPr>
        <w:t xml:space="preserve">א"ל</w:t>
      </w:r>
      <w:r w:rsidRPr="0092071B">
        <w:rPr>
          <w:rFonts w:ascii="FrankRuehl" w:hAnsi="FrankRuehl"/>
          <w:sz w:val="20"/>
          <w:rtl/>
        </w:rPr>
        <w:t xml:space="preserve">: ציית </w:t>
      </w:r>
      <w:ins w:id="93647" w:author="מנוע מכני" w:date="2026-10-11T12:04:39Z">
        <w:r>
          <w:rPr>
            <w:rFonts w:ascii="FrankRuehl" w:hAnsi="FrankRuehl"/>
            <w:sz w:val="20"/>
            <w:rtl/>
          </w:rPr>
          <w:t xml:space="preserve">מה</w:t>
        </w:r>
      </w:ins>
      <w:del w:id="93648" w:author="מנוע מכני" w:date="2026-10-11T12:04:39Z">
        <w:r w:rsidRPr="0092071B">
          <w:rPr>
            <w:rFonts w:ascii="FrankRuehl" w:hAnsi="FrankRuehl"/>
            <w:sz w:val="20"/>
            <w:rtl/>
          </w:rPr>
          <w:delText xml:space="preserve">מאי</w:delText>
        </w:r>
      </w:del>
      <w:r w:rsidRPr="0092071B">
        <w:rPr>
          <w:rFonts w:ascii="FrankRuehl" w:hAnsi="FrankRuehl"/>
          <w:sz w:val="20"/>
          <w:rtl/>
        </w:rPr>
        <w:t xml:space="preserve"> </w:t>
      </w:r>
      <w:ins w:id="93645" w:author="מנוע מכני" w:date="2026-10-11T12:04:39Z">
        <w:r>
          <w:rPr>
            <w:rFonts w:ascii="FrankRuehl" w:hAnsi="FrankRuehl"/>
            <w:sz w:val="20"/>
            <w:rtl/>
          </w:rPr>
          <w:t xml:space="preserve">דאומר</w:t>
        </w:r>
      </w:ins>
      <w:del w:id="93646" w:author="מנוע מכני" w:date="2026-10-11T12:04:39Z">
        <w:r w:rsidRPr="0092071B">
          <w:rPr>
            <w:rFonts w:ascii="FrankRuehl" w:hAnsi="FrankRuehl"/>
            <w:sz w:val="20"/>
            <w:rtl/>
          </w:rPr>
          <w:delText xml:space="preserve">דקאמר</w:delText>
        </w:r>
      </w:del>
      <w:r w:rsidRPr="0092071B">
        <w:rPr>
          <w:rFonts w:ascii="FrankRuehl" w:hAnsi="FrankRuehl"/>
          <w:sz w:val="20"/>
          <w:rtl/>
        </w:rPr>
        <w:t xml:space="preserve"> לך רבך.</w:t>
      </w:r>
    </w:p>
    <w:p>
      <w:pPr>
        <w:pStyle w:val="38"/>
        <w:rPr>
          <w:ins w:id="100665" w:author="מנוע מכני" w:date="2026-10-11T12:04:39Z"/>
        </w:rPr>
      </w:pPr>
      <w:r>
        <w:t>דרבר</w:t>
      </w:r>
      <w:r>
        <w:t>"</w:t>
      </w:r>
      <w:r>
        <w:t>ה</w:t>
      </w:r>
      <w:r w:rsidRPr="0092071B">
        <w:t xml:space="preserve"> </w:t>
      </w:r>
      <w:r w:rsidRPr="0092071B">
        <w:t xml:space="preserve">דתניא</w:t>
      </w:r>
      <w:r w:rsidRPr="0092071B">
        <w:t xml:space="preserve">:</w:t>
      </w:r>
    </w:p>
    <w:p w:rsidR="00DA63EC" w:rsidRDefault="00DA63EC" w:rsidP="00DA63EC">
      <w:pPr>
        <w:rPr>
          <w:rFonts w:ascii="FrankRuehl" w:hAnsi="FrankRuehl"/>
          <w:sz w:val="20"/>
          <w:rtl/>
        </w:rPr>
      </w:pPr>
      <w:del w:id="100666"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יום שמועה כיום קבורה - למצות שבעה ושלשים, ולאכילת פסחים - כיום ליקוט עצמות, אחד זה ואחד זה טובל ואוכל בקדשים לערב</w:t>
      </w:r>
      <w:ins w:id="95115" w:author="מנוע מכני" w:date="2026-10-11T12:04:39Z">
        <w:r>
          <w:rPr>
            <w:rFonts w:ascii="FrankRuehl" w:hAnsi="FrankRuehl"/>
            <w:sz w:val="20"/>
            <w:rtl/>
          </w:rPr>
          <w:t xml:space="preserve">,</w:t>
        </w:r>
      </w:ins>
      <w:del w:id="95116" w:author="מנוע מכני" w:date="2026-10-11T12:04:39Z">
        <w:r>
          <w:rPr>
            <w:rFonts w:ascii="FrankRuehl" w:hAnsi="FrankRuehl"/>
            <w:sz w:val="20"/>
            <w:rtl/>
          </w:rPr>
          <w:delText xml:space="preserve">;</w:delText>
        </w:r>
      </w:del>
    </w:p>
    <w:p>
      <w:pPr>
        <w:pStyle w:val="38"/>
        <w:rPr>
          <w:ins w:id="100668" w:author="מנוע מכני" w:date="2026-10-11T12:04:39Z"/>
        </w:rPr>
      </w:pPr>
      <w:del w:id="100667" w:author="מנוע מכני" w:date="2026-10-11T12:04:39Z">
        <w:r>
          <w:delText xml:space="preserve">•</w:delText>
        </w:r>
      </w:del>
      <w:r>
        <w:t xml:space="preserve"> </w:t>
      </w:r>
      <w:r w:rsidRPr="0092071B">
        <w:t xml:space="preserve">הא גופא </w:t>
      </w:r>
      <w:ins w:id="95667" w:author="מנוע מכני" w:date="2026-10-11T12:04:39Z">
        <w:r>
          <w:t xml:space="preserve">קשה</w:t>
        </w:r>
      </w:ins>
      <w:del w:id="95668" w:author="מנוע מכני" w:date="2026-10-11T12:04:39Z">
        <w:r w:rsidRPr="0092071B">
          <w:delText xml:space="preserve">קשיא</w:delText>
        </w:r>
      </w:del>
      <w:r w:rsidRPr="0092071B">
        <w:t xml:space="preserve">, אמרת:</w:t>
      </w:r>
    </w:p>
    <w:p w:rsidR="00DA63EC" w:rsidRDefault="00DA63EC" w:rsidP="00DA63EC">
      <w:pPr>
        <w:rPr>
          <w:rFonts w:ascii="FrankRuehl" w:hAnsi="FrankRuehl"/>
          <w:sz w:val="20"/>
          <w:rtl/>
        </w:rPr>
      </w:pPr>
      <w:del w:id="100669"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יום שמועה כיום קבורה למצות שבעה ושלשים, ולאכילת פסחים כיום ליקוט עצמות, מכלל דיום קבורה </w:t>
      </w:r>
      <w:ins w:id="90465" w:author="מנוע מכני" w:date="2026-10-11T12:04:39Z">
        <w:r>
          <w:rPr>
            <w:rFonts w:ascii="FrankRuehl" w:hAnsi="FrankRuehl"/>
            <w:sz w:val="20"/>
            <w:rtl/>
          </w:rPr>
          <w:t xml:space="preserve">אפי'</w:t>
        </w:r>
      </w:ins>
      <w:del w:id="90466" w:author="מנוע מכני" w:date="2026-10-11T12:04:39Z">
        <w:r w:rsidRPr="0092071B">
          <w:rPr>
            <w:rFonts w:ascii="FrankRuehl" w:hAnsi="FrankRuehl"/>
            <w:sz w:val="20"/>
            <w:rtl/>
          </w:rPr>
          <w:delText xml:space="preserve">אפילו</w:delText>
        </w:r>
      </w:del>
      <w:r w:rsidRPr="0092071B">
        <w:rPr>
          <w:rFonts w:ascii="FrankRuehl" w:hAnsi="FrankRuehl"/>
          <w:sz w:val="20"/>
          <w:rtl/>
        </w:rPr>
        <w:t xml:space="preserve"> לערב </w:t>
      </w:r>
      <w:ins w:id="91935" w:author="מנוע מכני" w:date="2026-10-11T12:04:39Z">
        <w:r>
          <w:rPr>
            <w:rFonts w:ascii="FrankRuehl" w:hAnsi="FrankRuehl"/>
            <w:sz w:val="20"/>
            <w:rtl/>
          </w:rPr>
          <w:t xml:space="preserve">גם</w:t>
        </w:r>
      </w:ins>
      <w:del w:id="91936" w:author="מנוע מכני" w:date="2026-10-11T12:04:39Z">
        <w:r w:rsidRPr="0092071B">
          <w:rPr>
            <w:rFonts w:ascii="FrankRuehl" w:hAnsi="FrankRuehl"/>
            <w:sz w:val="20"/>
            <w:rtl/>
          </w:rPr>
          <w:delText xml:space="preserve">נמי</w:delText>
        </w:r>
      </w:del>
      <w:r w:rsidRPr="0092071B">
        <w:rPr>
          <w:rFonts w:ascii="FrankRuehl" w:hAnsi="FrankRuehl"/>
          <w:sz w:val="20"/>
          <w:rtl/>
        </w:rPr>
        <w:t xml:space="preserve"> </w:t>
      </w:r>
      <w:r w:rsidRPr="0092071B">
        <w:rPr>
          <w:rFonts w:ascii="FrankRuehl" w:hAnsi="FrankRuehl"/>
          <w:sz w:val="20"/>
          <w:rtl/>
        </w:rPr>
        <w:t xml:space="preserve">לא</w:t>
      </w:r>
      <w:r w:rsidRPr="0092071B">
        <w:rPr>
          <w:rFonts w:ascii="FrankRuehl" w:hAnsi="FrankRuehl"/>
          <w:sz w:val="20"/>
          <w:rtl/>
        </w:rPr>
        <w:t xml:space="preserve"> אכיל, </w:t>
      </w:r>
    </w:p>
    <w:p w:rsidR="00DA63EC" w:rsidRDefault="00DA63EC" w:rsidP="00DA63EC">
      <w:pPr>
        <w:rPr>
          <w:rFonts w:ascii="FrankRuehl" w:hAnsi="FrankRuehl"/>
          <w:sz w:val="20"/>
          <w:rtl/>
        </w:rPr>
      </w:pPr>
      <w:r>
        <w:rPr>
          <w:rFonts w:ascii="FrankRuehl" w:hAnsi="FrankRuehl"/>
          <w:sz w:val="20"/>
          <w:rtl/>
        </w:rPr>
        <w:tab/>
      </w:r>
      <w:ins w:id="91937" w:author="מנוע מכני" w:date="2026-10-11T12:04:39Z">
        <w:r>
          <w:rPr>
            <w:rFonts w:ascii="FrankRuehl" w:hAnsi="FrankRuehl"/>
            <w:sz w:val="20"/>
            <w:rtl/>
          </w:rPr>
          <w:t xml:space="preserve">ואח"כ</w:t>
        </w:r>
      </w:ins>
      <w:del w:id="91938" w:author="מנוע מכני" w:date="2026-10-11T12:04:39Z">
        <w:r w:rsidRPr="0092071B">
          <w:rPr>
            <w:rFonts w:ascii="FrankRuehl" w:hAnsi="FrankRuehl"/>
            <w:sz w:val="20"/>
            <w:rtl/>
          </w:rPr>
          <w:delText xml:space="preserve">והדר</w:delText>
        </w:r>
      </w:del>
      <w:r w:rsidRPr="0092071B">
        <w:rPr>
          <w:rFonts w:ascii="FrankRuehl" w:hAnsi="FrankRuehl"/>
          <w:sz w:val="20"/>
          <w:rtl/>
        </w:rPr>
        <w:t xml:space="preserve"> תני: אחד זה ואחד זה טובל ואוכל בקדשים לערב!</w:t>
      </w:r>
    </w:p>
    <w:p>
      <w:pPr>
        <w:pStyle w:val="38"/>
        <w:rPr>
          <w:ins w:id="100671" w:author="מנוע מכני" w:date="2026-10-11T12:04:39Z"/>
        </w:rPr>
      </w:pPr>
      <w:del w:id="100670" w:author="מנוע מכני" w:date="2026-10-11T12:04:39Z">
        <w:r>
          <w:delText xml:space="preserve">•</w:delText>
        </w:r>
      </w:del>
      <w:r>
        <w:t xml:space="preserve"> </w:t>
      </w:r>
      <w:r>
        <w:t>אר</w:t>
      </w:r>
      <w:r>
        <w:t>"</w:t>
      </w:r>
      <w:r>
        <w:t>ח</w:t>
      </w:r>
      <w:r w:rsidRPr="0092071B">
        <w:t xml:space="preserve">:</w:t>
      </w:r>
    </w:p>
    <w:p w:rsidR="00DA63EC" w:rsidRDefault="00DA63EC" w:rsidP="00DA63EC">
      <w:pPr>
        <w:rPr>
          <w:rFonts w:ascii="FrankRuehl" w:hAnsi="FrankRuehl"/>
          <w:sz w:val="20"/>
          <w:rtl/>
        </w:rPr>
      </w:pPr>
      <w:del w:id="100672"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תנאי היא</w:t>
      </w:r>
      <w:ins w:id="95117" w:author="מנוע מכני" w:date="2026-10-11T12:04:39Z">
        <w:r>
          <w:rPr>
            <w:rFonts w:ascii="FrankRuehl" w:hAnsi="FrankRuehl"/>
            <w:sz w:val="20"/>
            <w:rtl/>
          </w:rPr>
          <w:t xml:space="preserve">,</w:t>
        </w:r>
      </w:ins>
      <w:del w:id="95118" w:author="מנוע מכני" w:date="2026-10-11T12:04:39Z">
        <w:r>
          <w:rPr>
            <w:rFonts w:ascii="FrankRuehl" w:hAnsi="FrankRuehl"/>
            <w:sz w:val="20"/>
            <w:rtl/>
          </w:rPr>
          <w:delText xml:space="preserve">;</w:delText>
        </w:r>
      </w:del>
    </w:p>
    <w:p>
      <w:pPr>
        <w:pStyle w:val="38"/>
        <w:rPr>
          <w:ins w:id="100674" w:author="מנוע מכני" w:date="2026-10-11T12:04:39Z"/>
        </w:rPr>
      </w:pPr>
      <w:del w:id="100673" w:author="מנוע מכני" w:date="2026-10-11T12:04:39Z">
        <w:r>
          <w:delText xml:space="preserve">•</w:delText>
        </w:r>
      </w:del>
      <w:r>
        <w:t xml:space="preserve"> </w:t>
      </w:r>
      <w:r>
        <w:t>רבר</w:t>
      </w:r>
      <w:r>
        <w:t>"</w:t>
      </w:r>
      <w:r>
        <w:t>ה</w:t>
      </w:r>
      <w:r w:rsidRPr="0092071B">
        <w:t xml:space="preserve"> </w:t>
      </w:r>
      <w:r w:rsidRPr="0092071B">
        <w:t xml:space="preserve">ל"ק</w:t>
      </w:r>
      <w:r w:rsidRPr="0092071B">
        <w:t xml:space="preserve">:</w:t>
      </w:r>
    </w:p>
    <w:p w:rsidR="00DA63EC" w:rsidRDefault="00DA63EC" w:rsidP="00DA63EC">
      <w:pPr>
        <w:rPr>
          <w:rFonts w:ascii="FrankRuehl" w:hAnsi="FrankRuehl"/>
          <w:sz w:val="20"/>
          <w:rtl/>
        </w:rPr>
      </w:pPr>
      <w:del w:id="100675"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כאן ששמע שמועה על מתו סמוך לשקיעת החמה, וכן שליקטו לו עצמות סמוך לשקיעת החמה, </w:t>
      </w:r>
    </w:p>
    <w:p w:rsidR="00DA63EC" w:rsidRDefault="00DA63EC" w:rsidP="00DA63EC">
      <w:pPr>
        <w:rPr>
          <w:rFonts w:ascii="FrankRuehl" w:hAnsi="FrankRuehl"/>
          <w:sz w:val="20"/>
          <w:rtl/>
        </w:rPr>
      </w:pPr>
      <w:r>
        <w:rPr>
          <w:rFonts w:ascii="FrankRuehl" w:hAnsi="FrankRuehl"/>
          <w:sz w:val="20"/>
          <w:rtl/>
        </w:rPr>
        <w:tab/>
      </w:r>
      <w:r w:rsidRPr="0092071B">
        <w:rPr>
          <w:rFonts w:ascii="FrankRuehl" w:hAnsi="FrankRuehl"/>
          <w:sz w:val="20"/>
          <w:rtl/>
        </w:rPr>
        <w:t>וכן שמת לו מת וקברו סמוך לשקיעת החמה, וכאן לאחר שקיעת החמה</w:t>
      </w:r>
      <w:ins w:id="95119" w:author="מנוע מכני" w:date="2026-10-11T12:04:39Z">
        <w:r>
          <w:rPr>
            <w:rFonts w:ascii="FrankRuehl" w:hAnsi="FrankRuehl"/>
            <w:sz w:val="20"/>
            <w:rtl/>
          </w:rPr>
          <w:t xml:space="preserve">,</w:t>
        </w:r>
      </w:ins>
      <w:del w:id="95120"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 xml:space="preserve">לאחר שקה"ח </w:t>
      </w:r>
      <w:ins w:id="93649" w:author="מנוע מכני" w:date="2026-10-11T12:04:39Z">
        <w:r>
          <w:rPr>
            <w:rFonts w:ascii="FrankRuehl" w:hAnsi="FrankRuehl"/>
            <w:sz w:val="20"/>
            <w:rtl/>
          </w:rPr>
          <w:t xml:space="preserve">מה</w:t>
        </w:r>
      </w:ins>
      <w:del w:id="93650" w:author="מנוע מכני" w:date="2026-10-11T12:04:39Z">
        <w:r w:rsidRPr="0092071B">
          <w:rPr>
            <w:rFonts w:ascii="FrankRuehl" w:hAnsi="FrankRuehl"/>
            <w:sz w:val="20"/>
            <w:rtl/>
          </w:rPr>
          <w:delText xml:space="preserve">מאי</w:delText>
        </w:r>
      </w:del>
      <w:r w:rsidRPr="0092071B">
        <w:rPr>
          <w:rFonts w:ascii="FrankRuehl" w:hAnsi="FrankRuehl"/>
          <w:sz w:val="20"/>
          <w:rtl/>
        </w:rPr>
        <w:t xml:space="preserve"> </w:t>
      </w:r>
      <w:ins w:id="96385" w:author="מנוע מכני" w:date="2026-10-11T12:04:39Z">
        <w:r>
          <w:rPr>
            <w:rFonts w:ascii="FrankRuehl" w:hAnsi="FrankRuehl"/>
            <w:sz w:val="20"/>
            <w:rtl/>
          </w:rPr>
          <w:t xml:space="preserve">דהיה</w:t>
        </w:r>
      </w:ins>
      <w:del w:id="96386" w:author="מנוע מכני" w:date="2026-10-11T12:04:39Z">
        <w:r w:rsidRPr="0092071B">
          <w:rPr>
            <w:rFonts w:ascii="FrankRuehl" w:hAnsi="FrankRuehl"/>
            <w:sz w:val="20"/>
            <w:rtl/>
          </w:rPr>
          <w:delText xml:space="preserve">דהוה</w:delText>
        </w:r>
      </w:del>
      <w:r w:rsidRPr="0092071B">
        <w:rPr>
          <w:rFonts w:ascii="FrankRuehl" w:hAnsi="FrankRuehl"/>
          <w:sz w:val="20"/>
          <w:rtl/>
        </w:rPr>
        <w:t xml:space="preserve"> </w:t>
      </w:r>
      <w:ins w:id="96387" w:author="מנוע מכני" w:date="2026-10-11T12:04:39Z">
        <w:r>
          <w:rPr>
            <w:rFonts w:ascii="FrankRuehl" w:hAnsi="FrankRuehl"/>
            <w:sz w:val="20"/>
            <w:rtl/>
          </w:rPr>
          <w:t xml:space="preserve">היה</w:t>
        </w:r>
      </w:ins>
      <w:del w:id="96388" w:author="מנוע מכני" w:date="2026-10-11T12:04:39Z">
        <w:r w:rsidRPr="0092071B">
          <w:rPr>
            <w:rFonts w:ascii="FrankRuehl" w:hAnsi="FrankRuehl"/>
            <w:sz w:val="20"/>
            <w:rtl/>
          </w:rPr>
          <w:delText xml:space="preserve">הוה</w:delText>
        </w:r>
      </w:del>
      <w:r w:rsidRPr="0092071B">
        <w:rPr>
          <w:rFonts w:ascii="FrankRuehl" w:hAnsi="FrankRuehl"/>
          <w:sz w:val="20"/>
          <w:rtl/>
        </w:rPr>
        <w:t xml:space="preserve">!</w:t>
      </w:r>
    </w:p>
    <w:p>
      <w:pPr>
        <w:pStyle w:val="38"/>
        <w:rPr>
          <w:ins w:id="100676" w:author="מנוע מכני" w:date="2026-10-11T12:04:39Z"/>
        </w:rPr>
      </w:pPr>
      <w:r w:rsidRPr="0092071B">
        <w:t xml:space="preserve">אלא </w:t>
      </w:r>
      <w:r w:rsidRPr="0092071B">
        <w:t xml:space="preserve">ש"מ</w:t>
      </w:r>
      <w:r w:rsidRPr="0092071B">
        <w:t xml:space="preserve">:</w:t>
      </w:r>
    </w:p>
    <w:p w:rsidR="00DA63EC" w:rsidRDefault="00DA63EC" w:rsidP="00DA63EC">
      <w:pPr>
        <w:rPr>
          <w:rFonts w:ascii="FrankRuehl" w:hAnsi="FrankRuehl"/>
          <w:sz w:val="20"/>
          <w:rtl/>
        </w:rPr>
      </w:pPr>
      <w:del w:id="100677"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אכילת פסחים מעכבא.</w:t>
      </w:r>
    </w:p>
    <w:p>
      <w:pPr>
        <w:pStyle w:val="38"/>
        <w:rPr>
          <w:ins w:id="100679" w:author="מנוע מכני" w:date="2026-10-11T12:04:39Z"/>
        </w:rPr>
      </w:pPr>
      <w:del w:id="100678" w:author="מנוע מכני" w:date="2026-10-11T12:04:39Z">
        <w:r>
          <w:delText xml:space="preserve">•</w:delText>
        </w:r>
      </w:del>
      <w:r>
        <w:t xml:space="preserve"> </w:t>
      </w:r>
      <w:r w:rsidRPr="0092071B">
        <w:t>ר</w:t>
      </w:r>
      <w:r>
        <w:t>ב</w:t>
      </w:r>
      <w:r>
        <w:t xml:space="preserve"> אשי</w:t>
      </w:r>
      <w:r w:rsidRPr="0092071B">
        <w:t xml:space="preserve">:</w:t>
      </w:r>
    </w:p>
    <w:p w:rsidR="00DA63EC" w:rsidRDefault="00DA63EC" w:rsidP="00DA63EC">
      <w:pPr>
        <w:rPr>
          <w:rFonts w:ascii="FrankRuehl" w:hAnsi="FrankRuehl"/>
          <w:sz w:val="20"/>
          <w:rtl/>
        </w:rPr>
      </w:pPr>
      <w:del w:id="100680" w:author="מנוע מכני" w:date="2026-10-11T12:04:39Z">
        <w:r w:rsidRPr="0092071B">
          <w:rPr>
            <w:rFonts w:ascii="FrankRuehl" w:hAnsi="FrankRuehl"/>
            <w:sz w:val="20"/>
            <w:rtl/>
          </w:rPr>
          <w:delText xml:space="preserve"> </w:delText>
        </w:r>
      </w:del>
      <w:ins w:id="93651" w:author="מנוע מכני" w:date="2026-10-11T12:04:39Z">
        <w:r>
          <w:rPr>
            <w:rFonts w:ascii="FrankRuehl" w:hAnsi="FrankRuehl"/>
            <w:sz w:val="20"/>
            <w:rtl/>
          </w:rPr>
          <w:t xml:space="preserve">מה</w:t>
        </w:r>
      </w:ins>
      <w:del w:id="93652" w:author="מנוע מכני" w:date="2026-10-11T12:04:39Z">
        <w:r w:rsidRPr="0092071B">
          <w:rPr>
            <w:rFonts w:ascii="FrankRuehl" w:hAnsi="FrankRuehl"/>
            <w:sz w:val="20"/>
            <w:rtl/>
          </w:rPr>
          <w:delText xml:space="preserve">מאי</w:delText>
        </w:r>
      </w:del>
      <w:r w:rsidRPr="0092071B">
        <w:rPr>
          <w:rFonts w:ascii="FrankRuehl" w:hAnsi="FrankRuehl"/>
          <w:sz w:val="20"/>
          <w:rtl/>
        </w:rPr>
        <w:t xml:space="preserve"> אחד זה ואחד זה? </w:t>
      </w:r>
      <w:r w:rsidRPr="0092071B">
        <w:rPr>
          <w:rFonts w:ascii="FrankRuehl" w:hAnsi="FrankRuehl"/>
          <w:sz w:val="20"/>
          <w:rtl/>
        </w:rPr>
        <w:t xml:space="preserve">ה"ק</w:t>
      </w:r>
      <w:r w:rsidRPr="0092071B">
        <w:rPr>
          <w:rFonts w:ascii="FrankRuehl" w:hAnsi="FrankRuehl"/>
          <w:sz w:val="20"/>
          <w:rtl/>
        </w:rPr>
        <w:t xml:space="preserve">: אחד יום שמועה ואחד יום ליקוט טובל ואוכל בקדשים לערב.</w:t>
      </w:r>
    </w:p>
    <w:p w:rsidR="00DA63EC" w:rsidRDefault="00DA63EC" w:rsidP="00DA63EC">
      <w:pPr>
        <w:rPr>
          <w:rFonts w:ascii="FrankRuehl" w:hAnsi="FrankRuehl"/>
          <w:sz w:val="20"/>
          <w:rtl/>
        </w:rPr>
      </w:pPr>
      <w:r w:rsidRPr="0092071B">
        <w:rPr>
          <w:rFonts w:ascii="FrankRuehl" w:hAnsi="FrankRuehl"/>
          <w:sz w:val="20"/>
          <w:rtl/>
        </w:rPr>
        <w:t xml:space="preserve">והא </w:t>
      </w:r>
      <w:r w:rsidRPr="0092071B">
        <w:rPr>
          <w:rStyle w:val="2fb"/>
          <w:rFonts w:ascii="FrankRuehl" w:hAnsi="FrankRuehl"/>
          <w:sz w:val="20"/>
          <w:rtl/>
        </w:rPr>
        <w:t xml:space="preserve">דרב אשי</w:t>
      </w:r>
      <w:r w:rsidRPr="0092071B">
        <w:rPr>
          <w:rFonts w:ascii="FrankRuehl" w:hAnsi="FrankRuehl"/>
          <w:sz w:val="20"/>
          <w:rtl/>
        </w:rPr>
        <w:t xml:space="preserve"> בדותא היא, מכדי עלה </w:t>
      </w:r>
      <w:ins w:id="97297" w:author="מנוע מכני" w:date="2026-10-11T12:04:39Z">
        <w:r>
          <w:rPr>
            <w:rFonts w:ascii="FrankRuehl" w:hAnsi="FrankRuehl"/>
            <w:sz w:val="20"/>
            <w:rtl/>
          </w:rPr>
          <w:t xml:space="preserve">עומד</w:t>
        </w:r>
      </w:ins>
      <w:del w:id="97298" w:author="מנוע מכני" w:date="2026-10-11T12:04:39Z">
        <w:r w:rsidRPr="0092071B">
          <w:rPr>
            <w:rFonts w:ascii="FrankRuehl" w:hAnsi="FrankRuehl"/>
            <w:sz w:val="20"/>
            <w:rtl/>
          </w:rPr>
          <w:delText xml:space="preserve">קאי</w:delText>
        </w:r>
      </w:del>
      <w:r w:rsidRPr="0092071B">
        <w:rPr>
          <w:rFonts w:ascii="FrankRuehl" w:hAnsi="FrankRuehl"/>
          <w:sz w:val="20"/>
          <w:rtl/>
        </w:rPr>
        <w:t xml:space="preserve">, זה וזה </w:t>
      </w:r>
      <w:ins w:id="97295" w:author="מנוע מכני" w:date="2026-10-11T12:04:39Z">
        <w:r>
          <w:rPr>
            <w:rFonts w:ascii="FrankRuehl" w:hAnsi="FrankRuehl"/>
            <w:sz w:val="20"/>
            <w:rtl/>
          </w:rPr>
          <w:t xml:space="preserve">צריך</w:t>
        </w:r>
      </w:ins>
      <w:del w:id="97296" w:author="מנוע מכני" w:date="2026-10-11T12:04:39Z">
        <w:r w:rsidRPr="0092071B">
          <w:rPr>
            <w:rFonts w:ascii="FrankRuehl" w:hAnsi="FrankRuehl"/>
            <w:sz w:val="20"/>
            <w:rtl/>
          </w:rPr>
          <w:delText xml:space="preserve">מיבעי</w:delText>
        </w:r>
      </w:del>
      <w:r w:rsidRPr="0092071B">
        <w:rPr>
          <w:rFonts w:ascii="FrankRuehl" w:hAnsi="FrankRuehl"/>
          <w:sz w:val="20"/>
          <w:rtl/>
        </w:rPr>
        <w:t xml:space="preserve"> </w:t>
      </w:r>
      <w:ins w:id="93653" w:author="מנוע מכני" w:date="2026-10-11T12:04:39Z">
        <w:r>
          <w:rPr>
            <w:rFonts w:ascii="FrankRuehl" w:hAnsi="FrankRuehl"/>
            <w:sz w:val="20"/>
            <w:rtl/>
          </w:rPr>
          <w:t xml:space="preserve">לו</w:t>
        </w:r>
      </w:ins>
      <w:del w:id="93654"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 אלא </w:t>
      </w:r>
      <w:r w:rsidRPr="0092071B">
        <w:rPr>
          <w:rFonts w:ascii="FrankRuehl" w:hAnsi="FrankRuehl"/>
          <w:sz w:val="20"/>
          <w:rtl/>
        </w:rPr>
        <w:t xml:space="preserve">ש"מ</w:t>
      </w:r>
      <w:r w:rsidRPr="0092071B">
        <w:rPr>
          <w:rFonts w:ascii="FrankRuehl" w:hAnsi="FrankRuehl"/>
          <w:sz w:val="20"/>
          <w:rtl/>
        </w:rPr>
        <w:t xml:space="preserve"> בדותא היא.</w:t>
      </w:r>
    </w:p>
    <w:p w:rsidR="00DA63EC" w:rsidRDefault="00DA63EC" w:rsidP="00DA63EC">
      <w:pPr>
        <w:rPr>
          <w:rFonts w:ascii="FrankRuehl" w:hAnsi="FrankRuehl"/>
          <w:sz w:val="20"/>
          <w:rtl/>
        </w:rPr>
      </w:pPr>
      <w:r>
        <w:rPr>
          <w:rFonts w:ascii="FrankRuehl" w:hAnsi="FrankRuehl"/>
          <w:sz w:val="20"/>
          <w:rtl/>
        </w:rPr>
        <w:t xml:space="preserve">• </w:t>
      </w:r>
      <w:ins w:id="93655" w:author="מנוע מכני" w:date="2026-10-11T12:04:39Z">
        <w:r>
          <w:rPr>
            <w:rFonts w:ascii="FrankRuehl" w:hAnsi="FrankRuehl"/>
            <w:sz w:val="20"/>
            <w:rtl/>
          </w:rPr>
          <w:t xml:space="preserve">ומה</w:t>
        </w:r>
      </w:ins>
      <w:del w:id="93656" w:author="מנוע מכני" w:date="2026-10-11T12:04:39Z">
        <w:r w:rsidRPr="0092071B">
          <w:rPr>
            <w:rFonts w:ascii="FrankRuehl" w:hAnsi="FrankRuehl"/>
            <w:sz w:val="20"/>
            <w:rtl/>
          </w:rPr>
          <w:delText xml:space="preserve">ומאי</w:delText>
        </w:r>
      </w:del>
      <w:r w:rsidRPr="0092071B">
        <w:rPr>
          <w:rFonts w:ascii="FrankRuehl" w:hAnsi="FrankRuehl"/>
          <w:sz w:val="20"/>
          <w:rtl/>
        </w:rPr>
        <w:t xml:space="preserve"> תנאי? </w:t>
      </w:r>
      <w:r w:rsidRPr="0092071B">
        <w:rPr>
          <w:rFonts w:ascii="FrankRuehl" w:hAnsi="FrankRuehl"/>
          <w:sz w:val="20"/>
          <w:rtl/>
        </w:rPr>
        <w:t xml:space="preserve">דתניא</w:t>
      </w:r>
      <w:r w:rsidRPr="0092071B">
        <w:rPr>
          <w:rFonts w:ascii="FrankRuehl" w:hAnsi="FrankRuehl"/>
          <w:sz w:val="20"/>
          <w:rtl/>
        </w:rPr>
        <w:t xml:space="preserve">: עד מתי מתאונן עליו? כל היום, </w:t>
      </w:r>
      <w:r w:rsidRPr="0092071B">
        <w:rPr>
          <w:rStyle w:val="2fb"/>
          <w:rFonts w:ascii="FrankRuehl" w:hAnsi="FrankRuehl"/>
          <w:sz w:val="20"/>
          <w:rtl/>
        </w:rPr>
        <w:t xml:space="preserve">רבי</w:t>
      </w:r>
      <w:r w:rsidRPr="0092071B">
        <w:rPr>
          <w:rFonts w:ascii="FrankRuehl" w:hAnsi="FrankRuehl"/>
          <w:sz w:val="20"/>
          <w:rtl/>
        </w:rPr>
        <w:t xml:space="preserve"> אומר: כל זמן שלא נקבר</w:t>
      </w:r>
      <w:ins w:id="95121" w:author="מנוע מכני" w:date="2026-10-11T12:04:39Z">
        <w:r>
          <w:rPr>
            <w:rFonts w:ascii="FrankRuehl" w:hAnsi="FrankRuehl"/>
            <w:sz w:val="20"/>
            <w:rtl/>
          </w:rPr>
          <w:t xml:space="preserve">,</w:t>
        </w:r>
      </w:ins>
      <w:del w:id="95122"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 xml:space="preserve">במאי </w:t>
      </w:r>
      <w:ins w:id="93657" w:author="מנוע מכני" w:date="2026-10-11T12:04:39Z">
        <w:r>
          <w:rPr>
            <w:rFonts w:ascii="FrankRuehl" w:hAnsi="FrankRuehl"/>
            <w:sz w:val="20"/>
            <w:rtl/>
          </w:rPr>
          <w:t xml:space="preserve">מדובר</w:t>
        </w:r>
      </w:ins>
      <w:del w:id="93658" w:author="מנוע מכני" w:date="2026-10-11T12:04:39Z">
        <w:r w:rsidRPr="0092071B">
          <w:rPr>
            <w:rFonts w:ascii="FrankRuehl" w:hAnsi="FrankRuehl"/>
            <w:sz w:val="20"/>
            <w:rtl/>
          </w:rPr>
          <w:delText xml:space="preserve">עסקינן</w:delText>
        </w:r>
      </w:del>
      <w:r w:rsidRPr="0092071B">
        <w:rPr>
          <w:rFonts w:ascii="FrankRuehl" w:hAnsi="FrankRuehl"/>
          <w:sz w:val="20"/>
          <w:rtl/>
        </w:rPr>
        <w:t xml:space="preserve">? אילימא ביום מיתה, מי </w:t>
      </w:r>
      <w:ins w:id="91939" w:author="מנוע מכני" w:date="2026-10-11T12:04:39Z">
        <w:r>
          <w:rPr>
            <w:rFonts w:ascii="FrankRuehl" w:hAnsi="FrankRuehl"/>
            <w:sz w:val="20"/>
            <w:rtl/>
          </w:rPr>
          <w:t xml:space="preserve">יש</w:t>
        </w:r>
      </w:ins>
      <w:del w:id="91940" w:author="מנוע מכני" w:date="2026-10-11T12:04:39Z">
        <w:r w:rsidRPr="0092071B">
          <w:rPr>
            <w:rFonts w:ascii="FrankRuehl" w:hAnsi="FrankRuehl"/>
            <w:sz w:val="20"/>
            <w:rtl/>
          </w:rPr>
          <w:delText xml:space="preserve">איכא</w:delText>
        </w:r>
      </w:del>
      <w:r w:rsidRPr="0092071B">
        <w:rPr>
          <w:rFonts w:ascii="FrankRuehl" w:hAnsi="FrankRuehl"/>
          <w:sz w:val="20"/>
          <w:rtl/>
        </w:rPr>
        <w:t xml:space="preserve"> </w:t>
      </w:r>
      <w:ins w:id="93661" w:author="מנוע מכני" w:date="2026-10-11T12:04:39Z">
        <w:r>
          <w:rPr>
            <w:rFonts w:ascii="FrankRuehl" w:hAnsi="FrankRuehl"/>
            <w:sz w:val="20"/>
            <w:rtl/>
          </w:rPr>
          <w:t xml:space="preserve">דאין</w:t>
        </w:r>
      </w:ins>
      <w:del w:id="93662" w:author="מנוע מכני" w:date="2026-10-11T12:04:39Z">
        <w:r w:rsidRPr="0092071B">
          <w:rPr>
            <w:rFonts w:ascii="FrankRuehl" w:hAnsi="FrankRuehl"/>
            <w:sz w:val="20"/>
            <w:rtl/>
          </w:rPr>
          <w:delText xml:space="preserve">דלית</w:delText>
        </w:r>
      </w:del>
      <w:r w:rsidRPr="0092071B">
        <w:rPr>
          <w:rFonts w:ascii="FrankRuehl" w:hAnsi="FrankRuehl"/>
          <w:sz w:val="20"/>
          <w:rtl/>
        </w:rPr>
        <w:t xml:space="preserve"> </w:t>
      </w:r>
      <w:ins w:id="93659" w:author="מנוע מכני" w:date="2026-10-11T12:04:39Z">
        <w:r>
          <w:rPr>
            <w:rFonts w:ascii="FrankRuehl" w:hAnsi="FrankRuehl"/>
            <w:sz w:val="20"/>
            <w:rtl/>
          </w:rPr>
          <w:t xml:space="preserve">לו</w:t>
        </w:r>
      </w:ins>
      <w:del w:id="93660"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 דיום מיתה דתפיס לילו מדרבנן? </w:t>
      </w:r>
    </w:p>
    <w:p>
      <w:pPr>
        <w:pStyle w:val="38"/>
        <w:rPr>
          <w:ins w:id="100681" w:author="מנוע מכני" w:date="2026-10-11T12:04:39Z"/>
        </w:rPr>
      </w:pPr>
      <w:r w:rsidRPr="00FE1B89">
        <w:t xml:space="preserve">ותו רבי</w:t>
      </w:r>
      <w:del w:id="101711" w:author="מנוע מכני" w:date="2026-10-11T12:04:39Z">
        <w:r w:rsidRPr="00FE1B89">
          <w:delText xml:space="preserve"> אומר</w:delText>
        </w:r>
      </w:del>
      <w:r w:rsidRPr="00FE1B89">
        <w:t xml:space="preserve">:</w:t>
      </w:r>
    </w:p>
    <w:p w:rsidR="00DA63EC" w:rsidRPr="00FE1B89" w:rsidRDefault="00DA63EC" w:rsidP="00DA63EC">
      <w:pPr>
        <w:rPr>
          <w:rFonts w:ascii="FrankRuehl" w:hAnsi="FrankRuehl"/>
          <w:spacing w:val="-4"/>
          <w:sz w:val="20"/>
          <w:rtl/>
        </w:rPr>
      </w:pPr>
      <w:del w:id="100682" w:author="מנוע מכני" w:date="2026-10-11T12:04:39Z">
        <w:r w:rsidRPr="00FE1B89">
          <w:rPr>
            <w:rFonts w:ascii="FrankRuehl" w:hAnsi="FrankRuehl"/>
            <w:spacing w:val="-4"/>
            <w:sz w:val="20"/>
            <w:rtl/>
          </w:rPr>
          <w:delText xml:space="preserve"> </w:delText>
        </w:r>
      </w:del>
      <w:r w:rsidRPr="00FE1B89">
        <w:rPr>
          <w:rFonts w:ascii="FrankRuehl" w:hAnsi="FrankRuehl"/>
          <w:spacing w:val="-4"/>
          <w:sz w:val="20"/>
          <w:rtl/>
        </w:rPr>
        <w:t xml:space="preserve">כל זמן שלא נקבר, הא קברו אישתרי </w:t>
      </w:r>
      <w:ins w:id="93663" w:author="מנוע מכני" w:date="2026-10-11T12:04:39Z">
        <w:r>
          <w:rPr>
            <w:rFonts w:ascii="FrankRuehl" w:hAnsi="FrankRuehl"/>
            <w:spacing w:val="-4"/>
            <w:sz w:val="20"/>
            <w:rtl/>
          </w:rPr>
          <w:t xml:space="preserve">לו</w:t>
        </w:r>
      </w:ins>
      <w:del w:id="93664" w:author="מנוע מכני" w:date="2026-10-11T12:04:39Z">
        <w:r w:rsidRPr="00FE1B89">
          <w:rPr>
            <w:rFonts w:ascii="FrankRuehl" w:hAnsi="FrankRuehl"/>
            <w:spacing w:val="-4"/>
            <w:sz w:val="20"/>
            <w:rtl/>
          </w:rPr>
          <w:delText xml:space="preserve">ליה</w:delText>
        </w:r>
      </w:del>
      <w:r w:rsidRPr="00FE1B89">
        <w:rPr>
          <w:rFonts w:ascii="FrankRuehl" w:hAnsi="FrankRuehl"/>
          <w:spacing w:val="-4"/>
          <w:sz w:val="20"/>
          <w:rtl/>
        </w:rPr>
        <w:t xml:space="preserve">, ומי </w:t>
      </w:r>
      <w:ins w:id="91941" w:author="מנוע מכני" w:date="2026-10-11T12:04:39Z">
        <w:r>
          <w:rPr>
            <w:rFonts w:ascii="FrankRuehl" w:hAnsi="FrankRuehl"/>
            <w:spacing w:val="-4"/>
            <w:sz w:val="20"/>
            <w:rtl/>
          </w:rPr>
          <w:t xml:space="preserve">יש</w:t>
        </w:r>
      </w:ins>
      <w:del w:id="91942" w:author="מנוע מכני" w:date="2026-10-11T12:04:39Z">
        <w:r w:rsidRPr="00FE1B89">
          <w:rPr>
            <w:rFonts w:ascii="FrankRuehl" w:hAnsi="FrankRuehl"/>
            <w:spacing w:val="-4"/>
            <w:sz w:val="20"/>
            <w:rtl/>
          </w:rPr>
          <w:delText xml:space="preserve">איכא</w:delText>
        </w:r>
      </w:del>
      <w:r w:rsidRPr="00FE1B89">
        <w:rPr>
          <w:rFonts w:ascii="FrankRuehl" w:hAnsi="FrankRuehl"/>
          <w:spacing w:val="-4"/>
          <w:sz w:val="20"/>
          <w:rtl/>
        </w:rPr>
        <w:t xml:space="preserve"> </w:t>
      </w:r>
      <w:ins w:id="93667" w:author="מנוע מכני" w:date="2026-10-11T12:04:39Z">
        <w:r>
          <w:rPr>
            <w:rFonts w:ascii="FrankRuehl" w:hAnsi="FrankRuehl"/>
            <w:spacing w:val="-4"/>
            <w:sz w:val="20"/>
            <w:rtl/>
          </w:rPr>
          <w:t xml:space="preserve">דאין</w:t>
        </w:r>
      </w:ins>
      <w:del w:id="93668" w:author="מנוע מכני" w:date="2026-10-11T12:04:39Z">
        <w:r w:rsidRPr="00FE1B89">
          <w:rPr>
            <w:rFonts w:ascii="FrankRuehl" w:hAnsi="FrankRuehl"/>
            <w:spacing w:val="-4"/>
            <w:sz w:val="20"/>
            <w:rtl/>
          </w:rPr>
          <w:delText xml:space="preserve">דלית</w:delText>
        </w:r>
      </w:del>
      <w:r w:rsidRPr="00FE1B89">
        <w:rPr>
          <w:rFonts w:ascii="FrankRuehl" w:hAnsi="FrankRuehl"/>
          <w:spacing w:val="-4"/>
          <w:sz w:val="20"/>
          <w:rtl/>
        </w:rPr>
        <w:t xml:space="preserve"> </w:t>
      </w:r>
      <w:ins w:id="93665" w:author="מנוע מכני" w:date="2026-10-11T12:04:39Z">
        <w:r>
          <w:rPr>
            <w:rFonts w:ascii="FrankRuehl" w:hAnsi="FrankRuehl"/>
            <w:spacing w:val="-4"/>
            <w:sz w:val="20"/>
            <w:rtl/>
          </w:rPr>
          <w:t xml:space="preserve">לו</w:t>
        </w:r>
      </w:ins>
      <w:del w:id="93666" w:author="מנוע מכני" w:date="2026-10-11T12:04:39Z">
        <w:r w:rsidRPr="00FE1B89">
          <w:rPr>
            <w:rFonts w:ascii="FrankRuehl" w:hAnsi="FrankRuehl"/>
            <w:spacing w:val="-4"/>
            <w:sz w:val="20"/>
            <w:rtl/>
          </w:rPr>
          <w:delText xml:space="preserve">ליה</w:delText>
        </w:r>
      </w:del>
      <w:r w:rsidRPr="00FE1B89">
        <w:rPr>
          <w:rFonts w:ascii="FrankRuehl" w:hAnsi="FrankRuehl"/>
          <w:spacing w:val="-4"/>
          <w:sz w:val="20"/>
          <w:rtl/>
        </w:rPr>
        <w:t xml:space="preserve"> ואחריתה כיום מר? </w:t>
      </w:r>
    </w:p>
    <w:p>
      <w:pPr>
        <w:pStyle w:val="38"/>
        <w:rPr>
          <w:ins w:id="100683" w:author="מנוע מכני" w:date="2026-10-11T12:04:39Z"/>
        </w:rPr>
      </w:pPr>
      <w:r>
        <w:t xml:space="preserve">- </w:t>
      </w:r>
      <w:r>
        <w:t>אר</w:t>
      </w:r>
      <w:r>
        <w:t>"</w:t>
      </w:r>
      <w:r>
        <w:t>ש</w:t>
      </w:r>
      <w:r w:rsidRPr="0092071B">
        <w:t xml:space="preserve">:</w:t>
      </w:r>
    </w:p>
    <w:p w:rsidR="00DA63EC" w:rsidRDefault="00DA63EC" w:rsidP="00DA63EC">
      <w:pPr>
        <w:pStyle w:val="affffb"/>
        <w:rPr>
          <w:rtl/>
        </w:rPr>
      </w:pPr>
      <w:del w:id="100684" w:author="מנוע מכני" w:date="2026-10-11T12:04:39Z">
        <w:r w:rsidRPr="0092071B">
          <w:rPr>
            <w:rtl/>
          </w:rPr>
          <w:delText xml:space="preserve"> </w:delText>
        </w:r>
      </w:del>
      <w:r w:rsidRPr="0092071B">
        <w:rPr>
          <w:rtl/>
        </w:rPr>
        <w:t xml:space="preserve">איום קבורה </w:t>
      </w:r>
      <w:ins w:id="97299" w:author="מנוע מכני" w:date="2026-10-11T12:04:39Z">
        <w:r>
          <w:rPr>
            <w:rtl/>
          </w:rPr>
          <w:t xml:space="preserve">עומד</w:t>
        </w:r>
      </w:ins>
      <w:del w:id="97300" w:author="מנוע מכני" w:date="2026-10-11T12:04:39Z">
        <w:r w:rsidRPr="0092071B">
          <w:rPr>
            <w:rtl/>
          </w:rPr>
          <w:delText xml:space="preserve">קאי</w:delText>
        </w:r>
      </w:del>
      <w:r w:rsidRPr="0092071B">
        <w:rPr>
          <w:rtl/>
        </w:rPr>
        <w:t xml:space="preserve">.</w:t>
      </w:r>
    </w:p>
    <w:p w:rsidR="00DA63EC" w:rsidRDefault="00DA63EC" w:rsidP="00DA63EC">
      <w:pPr>
        <w:rPr>
          <w:rFonts w:ascii="FrankRuehl" w:hAnsi="FrankRuehl"/>
          <w:sz w:val="20"/>
          <w:rtl/>
        </w:rPr>
      </w:pPr>
      <w:r>
        <w:rPr>
          <w:rFonts w:ascii="FrankRuehl" w:hAnsi="FrankRuehl"/>
          <w:sz w:val="20"/>
          <w:rtl/>
        </w:rPr>
        <w:t xml:space="preserve">• </w:t>
      </w:r>
      <w:r w:rsidRPr="0092071B">
        <w:rPr>
          <w:rFonts w:ascii="FrankRuehl" w:hAnsi="FrankRuehl"/>
          <w:sz w:val="20"/>
          <w:rtl/>
        </w:rPr>
        <w:t xml:space="preserve">מתקיף </w:t>
      </w:r>
      <w:r w:rsidRPr="0092071B">
        <w:rPr>
          <w:rStyle w:val="2fb"/>
          <w:rFonts w:ascii="FrankRuehl" w:hAnsi="FrankRuehl"/>
          <w:sz w:val="20"/>
          <w:rtl/>
        </w:rPr>
        <w:t xml:space="preserve">רב יוסף</w:t>
      </w:r>
      <w:r w:rsidRPr="0092071B">
        <w:rPr>
          <w:rFonts w:ascii="FrankRuehl" w:hAnsi="FrankRuehl"/>
          <w:sz w:val="20"/>
          <w:rtl/>
        </w:rPr>
        <w:t xml:space="preserve">, אלא הא דקתני: השומע על מתו כמלקט עצמות - טובל ואוכל בקדשים לערב, מכלל דיום קבורה </w:t>
      </w:r>
      <w:ins w:id="90467" w:author="מנוע מכני" w:date="2026-10-11T12:04:39Z">
        <w:r>
          <w:rPr>
            <w:rFonts w:ascii="FrankRuehl" w:hAnsi="FrankRuehl"/>
            <w:sz w:val="20"/>
            <w:rtl/>
          </w:rPr>
          <w:t xml:space="preserve">אפי'</w:t>
        </w:r>
      </w:ins>
      <w:del w:id="90468" w:author="מנוע מכני" w:date="2026-10-11T12:04:39Z">
        <w:r w:rsidRPr="0092071B">
          <w:rPr>
            <w:rFonts w:ascii="FrankRuehl" w:hAnsi="FrankRuehl"/>
            <w:sz w:val="20"/>
            <w:rtl/>
          </w:rPr>
          <w:delText xml:space="preserve">אפילו</w:delText>
        </w:r>
      </w:del>
      <w:r w:rsidRPr="0092071B">
        <w:rPr>
          <w:rFonts w:ascii="FrankRuehl" w:hAnsi="FrankRuehl"/>
          <w:sz w:val="20"/>
          <w:rtl/>
        </w:rPr>
        <w:t xml:space="preserve"> לערב </w:t>
      </w:r>
      <w:ins w:id="91943" w:author="מנוע מכני" w:date="2026-10-11T12:04:39Z">
        <w:r>
          <w:rPr>
            <w:rFonts w:ascii="FrankRuehl" w:hAnsi="FrankRuehl"/>
            <w:sz w:val="20"/>
            <w:rtl/>
          </w:rPr>
          <w:t xml:space="preserve">גם</w:t>
        </w:r>
      </w:ins>
      <w:del w:id="91944" w:author="מנוע מכני" w:date="2026-10-11T12:04:39Z">
        <w:r w:rsidRPr="0092071B">
          <w:rPr>
            <w:rFonts w:ascii="FrankRuehl" w:hAnsi="FrankRuehl"/>
            <w:sz w:val="20"/>
            <w:rtl/>
          </w:rPr>
          <w:delText xml:space="preserve">נמי</w:delText>
        </w:r>
      </w:del>
      <w:r w:rsidRPr="0092071B">
        <w:rPr>
          <w:rFonts w:ascii="FrankRuehl" w:hAnsi="FrankRuehl"/>
          <w:sz w:val="20"/>
          <w:rtl/>
        </w:rPr>
        <w:t xml:space="preserve"> </w:t>
      </w:r>
      <w:r w:rsidRPr="0092071B">
        <w:rPr>
          <w:rFonts w:ascii="FrankRuehl" w:hAnsi="FrankRuehl"/>
          <w:sz w:val="20"/>
          <w:rtl/>
        </w:rPr>
        <w:t xml:space="preserve">לא</w:t>
      </w:r>
      <w:r w:rsidRPr="0092071B">
        <w:rPr>
          <w:rFonts w:ascii="FrankRuehl" w:hAnsi="FrankRuehl"/>
          <w:sz w:val="20"/>
          <w:rtl/>
        </w:rPr>
        <w:t xml:space="preserve"> אכיל, הא מני? אלא תריץ: עד מתי מתאוננין עליו? כל אותו היום ולילו, </w:t>
      </w:r>
    </w:p>
    <w:p>
      <w:pPr>
        <w:pStyle w:val="38"/>
        <w:rPr>
          <w:ins w:id="100685" w:author="מנוע מכני" w:date="2026-10-11T12:04:39Z"/>
        </w:rPr>
      </w:pPr>
      <w:r>
        <w:tab/>
      </w:r>
      <w:r w:rsidRPr="0092071B">
        <w:t xml:space="preserve">רבי</w:t>
      </w:r>
      <w:del w:id="101712" w:author="מנוע מכני" w:date="2026-10-11T12:04:39Z">
        <w:r w:rsidRPr="0092071B">
          <w:delText xml:space="preserve"> אומר</w:delText>
        </w:r>
      </w:del>
      <w:r w:rsidRPr="0092071B">
        <w:t xml:space="preserve">:</w:t>
      </w:r>
    </w:p>
    <w:p w:rsidR="00DA63EC" w:rsidRDefault="00DA63EC" w:rsidP="00DA63EC">
      <w:pPr>
        <w:rPr>
          <w:rFonts w:ascii="FrankRuehl" w:hAnsi="FrankRuehl"/>
          <w:sz w:val="20"/>
          <w:rtl/>
        </w:rPr>
      </w:pPr>
      <w:del w:id="100686"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כל זמן שלא נקבר, [אבל נקבר] - בלא לילו.</w:t>
      </w:r>
    </w:p>
    <w:p>
      <w:pPr>
        <w:pStyle w:val="38"/>
        <w:rPr>
          <w:ins w:id="100687" w:author="מנוע מכני" w:date="2026-10-11T12:04:39Z"/>
        </w:rPr>
      </w:pPr>
      <w:r w:rsidRPr="0092071B">
        <w:t>אמרו</w:t>
      </w:r>
      <w:r>
        <w:t xml:space="preserve"> לפני רי</w:t>
      </w:r>
      <w:r>
        <w:t>"</w:t>
      </w:r>
      <w:r>
        <w:t xml:space="preserve">ר</w:t>
      </w:r>
      <w:ins w:id="95123" w:author="מנוע מכני" w:date="2026-10-11T12:04:39Z">
        <w:del w:id="101713" w:author="מנוע מכני" w:date="2026-10-11T12:04:39Z">
          <w:r>
            <w:delText xml:space="preserve"> </w:delText>
          </w:r>
          <w:r w:rsidRPr="0092071B">
            <w:delText xml:space="preserve">אמר</w:delText>
          </w:r>
        </w:del>
      </w:ins>
      <w:del w:id="95124" w:author="מנוע מכני" w:date="2026-10-11T12:04:39Z">
        <w:r>
          <w:delText xml:space="preserve"> </w:delText>
        </w:r>
        <w:r w:rsidRPr="0092071B">
          <w:delText xml:space="preserve"> </w:delText>
        </w:r>
      </w:del>
      <w:r w:rsidRPr="0092071B">
        <w:t xml:space="preserve">:</w:t>
      </w:r>
    </w:p>
    <w:p w:rsidR="00DA63EC" w:rsidRDefault="00DA63EC" w:rsidP="00DA63EC">
      <w:pPr>
        <w:rPr>
          <w:rFonts w:ascii="FrankRuehl" w:hAnsi="FrankRuehl"/>
          <w:sz w:val="20"/>
          <w:rtl/>
        </w:rPr>
      </w:pPr>
      <w:del w:id="100688" w:author="מנוע מכני" w:date="2026-10-11T12:04:39Z">
        <w:r w:rsidRPr="0092071B">
          <w:rPr>
            <w:rFonts w:ascii="FrankRuehl" w:hAnsi="FrankRuehl"/>
            <w:sz w:val="20"/>
            <w:rtl/>
          </w:rPr>
          <w:delText xml:space="preserve"> </w:delText>
        </w:r>
      </w:del>
      <w:ins w:id="97301" w:author="מנוע מכני" w:date="2026-10-11T12:04:39Z">
        <w:r>
          <w:rPr>
            <w:rFonts w:ascii="FrankRuehl" w:hAnsi="FrankRuehl"/>
            <w:sz w:val="20"/>
            <w:rtl/>
          </w:rPr>
          <w:t xml:space="preserve">אדם</w:t>
        </w:r>
      </w:ins>
      <w:del w:id="97302" w:author="מנוע מכני" w:date="2026-10-11T12:04:39Z">
        <w:r w:rsidRPr="0092071B">
          <w:rPr>
            <w:rFonts w:ascii="FrankRuehl" w:hAnsi="FrankRuehl"/>
            <w:sz w:val="20"/>
            <w:rtl/>
          </w:rPr>
          <w:delText xml:space="preserve">גברא</w:delText>
        </w:r>
      </w:del>
      <w:r w:rsidRPr="0092071B">
        <w:rPr>
          <w:rFonts w:ascii="FrankRuehl" w:hAnsi="FrankRuehl"/>
          <w:sz w:val="20"/>
          <w:rtl/>
        </w:rPr>
        <w:t xml:space="preserve"> </w:t>
      </w:r>
      <w:r w:rsidRPr="0092071B">
        <w:rPr>
          <w:rStyle w:val="2fb"/>
          <w:rFonts w:ascii="FrankRuehl" w:hAnsi="FrankRuehl"/>
          <w:sz w:val="20"/>
          <w:rtl/>
        </w:rPr>
        <w:t xml:space="preserve">רבה</w:t>
      </w:r>
      <w:r w:rsidRPr="0092071B">
        <w:rPr>
          <w:rFonts w:ascii="FrankRuehl" w:hAnsi="FrankRuehl"/>
          <w:sz w:val="20"/>
          <w:rtl/>
        </w:rPr>
        <w:t xml:space="preserve"> </w:t>
      </w:r>
      <w:r w:rsidRPr="0092071B">
        <w:rPr>
          <w:rStyle w:val="2fb"/>
          <w:rFonts w:ascii="FrankRuehl" w:hAnsi="FrankRuehl"/>
          <w:sz w:val="20"/>
          <w:rtl/>
        </w:rPr>
        <w:t xml:space="preserve">כרב יוסף</w:t>
      </w:r>
      <w:r w:rsidRPr="0092071B">
        <w:rPr>
          <w:rFonts w:ascii="FrankRuehl" w:hAnsi="FrankRuehl"/>
          <w:sz w:val="20"/>
          <w:rtl/>
        </w:rPr>
        <w:t xml:space="preserve"> לימא </w:t>
      </w:r>
      <w:ins w:id="93669" w:author="מנוע מכני" w:date="2026-10-11T12:04:39Z">
        <w:r>
          <w:rPr>
            <w:rFonts w:ascii="FrankRuehl" w:hAnsi="FrankRuehl"/>
            <w:sz w:val="20"/>
            <w:rtl/>
          </w:rPr>
          <w:t xml:space="preserve">כך</w:t>
        </w:r>
      </w:ins>
      <w:del w:id="93670" w:author="מנוע מכני" w:date="2026-10-11T12:04:39Z">
        <w:r w:rsidRPr="0092071B">
          <w:rPr>
            <w:rFonts w:ascii="FrankRuehl" w:hAnsi="FrankRuehl"/>
            <w:sz w:val="20"/>
            <w:rtl/>
          </w:rPr>
          <w:delText xml:space="preserve">הכי</w:delText>
        </w:r>
      </w:del>
      <w:r w:rsidRPr="0092071B">
        <w:rPr>
          <w:rFonts w:ascii="FrankRuehl" w:hAnsi="FrankRuehl"/>
          <w:sz w:val="20"/>
          <w:rtl/>
        </w:rPr>
        <w:t xml:space="preserve">!</w:t>
      </w:r>
      <w:r>
        <w:rPr>
          <w:rFonts w:ascii="FrankRuehl" w:hAnsi="FrankRuehl" w:hint="cs"/>
          <w:sz w:val="20"/>
          <w:rtl/>
        </w:rPr>
        <w:t xml:space="preserve"> - </w:t>
      </w:r>
      <w:r w:rsidRPr="0092071B">
        <w:rPr>
          <w:rFonts w:ascii="FrankRuehl" w:hAnsi="FrankRuehl"/>
          <w:sz w:val="20"/>
          <w:rtl/>
        </w:rPr>
        <w:t xml:space="preserve">לימא </w:t>
      </w:r>
      <w:r w:rsidRPr="0092071B">
        <w:rPr>
          <w:rStyle w:val="2fb"/>
          <w:rFonts w:ascii="FrankRuehl" w:hAnsi="FrankRuehl"/>
          <w:sz w:val="20"/>
          <w:rtl/>
        </w:rPr>
        <w:t xml:space="preserve">דרבי</w:t>
      </w:r>
      <w:r w:rsidRPr="0092071B">
        <w:rPr>
          <w:rFonts w:ascii="FrankRuehl" w:hAnsi="FrankRuehl"/>
          <w:sz w:val="20"/>
          <w:rtl/>
        </w:rPr>
        <w:t xml:space="preserve"> לקולא, </w:t>
      </w:r>
    </w:p>
    <w:p>
      <w:pPr>
        <w:pStyle w:val="38"/>
        <w:rPr>
          <w:ins w:id="100689" w:author="מנוע מכני" w:date="2026-10-11T12:04:39Z"/>
        </w:rPr>
      </w:pPr>
      <w:r w:rsidRPr="0092071B">
        <w:t xml:space="preserve">והתניא:</w:t>
      </w:r>
    </w:p>
    <w:p w:rsidR="00DA63EC" w:rsidRDefault="00DA63EC" w:rsidP="00DA63EC">
      <w:pPr>
        <w:rPr>
          <w:rFonts w:ascii="FrankRuehl" w:hAnsi="FrankRuehl"/>
          <w:sz w:val="20"/>
          <w:rtl/>
        </w:rPr>
      </w:pPr>
      <w:del w:id="100690"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עד מתי מתאונן עליו? </w:t>
      </w:r>
      <w:r>
        <w:rPr>
          <w:rStyle w:val="2fb"/>
          <w:rFonts w:ascii="FrankRuehl" w:hAnsi="FrankRuehl" w:hint="cs"/>
          <w:sz w:val="20"/>
          <w:rtl/>
        </w:rPr>
        <w:t xml:space="preserve">לרבי</w:t>
      </w:r>
      <w:r>
        <w:rPr>
          <w:rFonts w:ascii="FrankRuehl" w:hAnsi="FrankRuehl" w:hint="cs"/>
          <w:sz w:val="20"/>
          <w:rtl/>
        </w:rPr>
        <w:t xml:space="preserve">: </w:t>
      </w:r>
      <w:r w:rsidRPr="0092071B">
        <w:rPr>
          <w:rFonts w:ascii="FrankRuehl" w:hAnsi="FrankRuehl"/>
          <w:sz w:val="20"/>
          <w:rtl/>
        </w:rPr>
        <w:t xml:space="preserve">כל זמן שאינו נקבר </w:t>
      </w:r>
      <w:ins w:id="90469" w:author="מנוע מכני" w:date="2026-10-11T12:04:39Z">
        <w:r>
          <w:rPr>
            <w:rFonts w:ascii="FrankRuehl" w:hAnsi="FrankRuehl"/>
            <w:sz w:val="20"/>
            <w:rtl/>
          </w:rPr>
          <w:t xml:space="preserve">אפי'</w:t>
        </w:r>
      </w:ins>
      <w:del w:id="90470" w:author="מנוע מכני" w:date="2026-10-11T12:04:39Z">
        <w:r w:rsidRPr="0092071B">
          <w:rPr>
            <w:rFonts w:ascii="FrankRuehl" w:hAnsi="FrankRuehl"/>
            <w:sz w:val="20"/>
            <w:rtl/>
          </w:rPr>
          <w:delText xml:space="preserve">אפ</w:delText>
        </w:r>
        <w:r>
          <w:rPr>
            <w:rFonts w:ascii="FrankRuehl" w:hAnsi="FrankRuehl"/>
            <w:sz w:val="20"/>
            <w:rtl/>
          </w:rPr>
          <w:delText xml:space="preserve">ילו</w:delText>
        </w:r>
      </w:del>
      <w:r>
        <w:rPr>
          <w:rFonts w:ascii="FrankRuehl" w:hAnsi="FrankRuehl"/>
          <w:sz w:val="20"/>
          <w:rtl/>
        </w:rPr>
        <w:t xml:space="preserve"> מכאן ועד עשרה ימים,</w:t>
      </w:r>
    </w:p>
    <w:p>
      <w:pPr>
        <w:pStyle w:val="38"/>
        <w:rPr>
          <w:ins w:id="100691" w:author="מנוע מכני" w:date="2026-10-11T12:04:39Z"/>
        </w:rPr>
      </w:pPr>
      <w:r w:rsidRPr="0092071B">
        <w:t xml:space="preserve">וחכ"א:</w:t>
      </w:r>
    </w:p>
    <w:p w:rsidR="00DA63EC" w:rsidRDefault="00DA63EC" w:rsidP="00DA63EC">
      <w:pPr>
        <w:rPr>
          <w:rFonts w:ascii="FrankRuehl" w:hAnsi="FrankRuehl"/>
          <w:sz w:val="20"/>
          <w:rtl/>
        </w:rPr>
      </w:pPr>
      <w:del w:id="100692"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אין מתאונן עליו אלא אותו היום בלבד!</w:t>
      </w:r>
    </w:p>
    <w:p>
      <w:pPr>
        <w:pStyle w:val="38"/>
        <w:rPr>
          <w:ins w:id="100693" w:author="מנוע מכני" w:date="2026-10-11T12:04:39Z"/>
        </w:rPr>
      </w:pPr>
      <w:r>
        <w:t xml:space="preserve">- </w:t>
      </w:r>
      <w:r w:rsidRPr="0092071B">
        <w:t xml:space="preserve">אלא תריץ </w:t>
      </w:r>
      <w:ins w:id="93671" w:author="מנוע מכני" w:date="2026-10-11T12:04:39Z">
        <w:r>
          <w:t xml:space="preserve">כך</w:t>
        </w:r>
      </w:ins>
      <w:del w:id="93672" w:author="מנוע מכני" w:date="2026-10-11T12:04:39Z">
        <w:r w:rsidRPr="0092071B">
          <w:delText xml:space="preserve">הכי</w:delText>
        </w:r>
      </w:del>
      <w:r w:rsidRPr="0092071B">
        <w:t xml:space="preserve">:</w:t>
      </w:r>
    </w:p>
    <w:p w:rsidR="00DA63EC" w:rsidRDefault="00DA63EC" w:rsidP="00DA63EC">
      <w:pPr>
        <w:pStyle w:val="affffb"/>
      </w:pPr>
      <w:del w:id="100694" w:author="מנוע מכני" w:date="2026-10-11T12:04:39Z">
        <w:r w:rsidRPr="0092071B">
          <w:rPr>
            <w:rtl/>
          </w:rPr>
          <w:delText xml:space="preserve"> </w:delText>
        </w:r>
      </w:del>
      <w:r w:rsidRPr="0092071B">
        <w:rPr>
          <w:rtl/>
        </w:rPr>
        <w:t xml:space="preserve">עד מתי הוא מתאונן עליו? כל אותו היום בלא לילו, </w:t>
      </w:r>
    </w:p>
    <w:p>
      <w:pPr>
        <w:pStyle w:val="38"/>
        <w:rPr>
          <w:ins w:id="100695" w:author="מנוע מכני" w:date="2026-10-11T12:04:39Z"/>
        </w:rPr>
      </w:pPr>
      <w:r>
        <w:t xml:space="preserve">- </w:t>
      </w:r>
      <w:r w:rsidRPr="0092071B">
        <w:t xml:space="preserve">רבי</w:t>
      </w:r>
      <w:del w:id="101714" w:author="מנוע מכני" w:date="2026-10-11T12:04:39Z">
        <w:r w:rsidRPr="0092071B">
          <w:delText xml:space="preserve"> אומר</w:delText>
        </w:r>
      </w:del>
      <w:r w:rsidRPr="0092071B">
        <w:t xml:space="preserve">:</w:t>
      </w:r>
    </w:p>
    <w:p w:rsidR="00DA63EC" w:rsidRDefault="00DA63EC" w:rsidP="00DA63EC">
      <w:pPr>
        <w:pStyle w:val="affffb"/>
        <w:rPr>
          <w:rtl/>
        </w:rPr>
      </w:pPr>
      <w:del w:id="100696" w:author="מנוע מכני" w:date="2026-10-11T12:04:39Z">
        <w:r w:rsidRPr="0092071B">
          <w:rPr>
            <w:rtl/>
          </w:rPr>
          <w:delText xml:space="preserve"> </w:delText>
        </w:r>
      </w:del>
      <w:r w:rsidRPr="0092071B">
        <w:rPr>
          <w:rtl/>
        </w:rPr>
        <w:t xml:space="preserve">כל זמן שלא נקבר, ואם נקבר - תופס לילו.</w:t>
      </w:r>
    </w:p>
    <w:p>
      <w:pPr>
        <w:pStyle w:val="38"/>
        <w:rPr>
          <w:ins w:id="100697" w:author="מנוע מכני" w:date="2026-10-11T12:04:39Z"/>
        </w:rPr>
      </w:pPr>
      <w:r w:rsidRPr="00E105BC">
        <w:t xml:space="preserve">אמרוה </w:t>
      </w:r>
      <w:r w:rsidRPr="00E105BC">
        <w:t xml:space="preserve">לפני רבא </w:t>
      </w:r>
      <w:r w:rsidRPr="00E105BC">
        <w:t xml:space="preserve">מדקאמר רבי:</w:t>
      </w:r>
    </w:p>
    <w:p w:rsidR="00DA63EC" w:rsidRPr="00E105BC" w:rsidRDefault="00DA63EC" w:rsidP="00DA63EC">
      <w:pPr>
        <w:rPr>
          <w:rFonts w:ascii="FrankRuehl" w:hAnsi="FrankRuehl"/>
          <w:spacing w:val="-8"/>
          <w:sz w:val="20"/>
          <w:rtl/>
        </w:rPr>
      </w:pPr>
      <w:del w:id="100698" w:author="מנוע מכני" w:date="2026-10-11T12:04:39Z">
        <w:r w:rsidRPr="00E105BC">
          <w:rPr>
            <w:rFonts w:ascii="FrankRuehl" w:hAnsi="FrankRuehl"/>
            <w:spacing w:val="-8"/>
            <w:sz w:val="20"/>
            <w:rtl/>
          </w:rPr>
          <w:delText xml:space="preserve"> </w:delText>
        </w:r>
      </w:del>
      <w:r w:rsidRPr="00E105BC">
        <w:rPr>
          <w:rFonts w:ascii="FrankRuehl" w:hAnsi="FrankRuehl"/>
          <w:spacing w:val="-8"/>
          <w:sz w:val="20"/>
          <w:rtl/>
        </w:rPr>
        <w:t xml:space="preserve">יום קבורה תופס לילו מדרבנן, מכלל דיום מיתה תופס לילו מדאורייתא, </w:t>
      </w:r>
    </w:p>
    <w:p w:rsidR="00DA63EC" w:rsidRDefault="00DA63EC" w:rsidP="00DA63EC">
      <w:pPr>
        <w:rPr>
          <w:rFonts w:ascii="FrankRuehl" w:hAnsi="FrankRuehl"/>
          <w:sz w:val="20"/>
          <w:rtl/>
        </w:rPr>
      </w:pPr>
      <w:r>
        <w:rPr>
          <w:rFonts w:ascii="FrankRuehl" w:hAnsi="FrankRuehl"/>
          <w:sz w:val="20"/>
          <w:rtl/>
        </w:rPr>
        <w:tab/>
      </w:r>
      <w:r w:rsidRPr="0092071B">
        <w:rPr>
          <w:rFonts w:ascii="FrankRuehl" w:hAnsi="FrankRuehl"/>
          <w:sz w:val="20"/>
          <w:rtl/>
        </w:rPr>
        <w:t xml:space="preserve">וסבר </w:t>
      </w:r>
      <w:r w:rsidRPr="0092071B">
        <w:rPr>
          <w:rStyle w:val="2fb"/>
          <w:rFonts w:ascii="FrankRuehl" w:hAnsi="FrankRuehl"/>
          <w:sz w:val="20"/>
          <w:rtl/>
        </w:rPr>
        <w:t xml:space="preserve">רבי</w:t>
      </w:r>
      <w:r w:rsidRPr="0092071B">
        <w:rPr>
          <w:rFonts w:ascii="FrankRuehl" w:hAnsi="FrankRuehl"/>
          <w:sz w:val="20"/>
          <w:rtl/>
        </w:rPr>
        <w:t xml:space="preserve"> אנינות לילה דאורייתא? </w:t>
      </w:r>
    </w:p>
    <w:p>
      <w:pPr>
        <w:pStyle w:val="38"/>
        <w:rPr>
          <w:ins w:id="100699" w:author="מנוע מכני" w:date="2026-10-11T12:04:39Z"/>
        </w:rPr>
      </w:pPr>
      <w:r w:rsidRPr="00FE1B89">
        <w:tab/>
        <w:t xml:space="preserve">והתניא:</w:t>
      </w:r>
    </w:p>
    <w:p w:rsidR="00DA63EC" w:rsidRPr="00FE1B89" w:rsidRDefault="00DA63EC" w:rsidP="00DA63EC">
      <w:pPr>
        <w:rPr>
          <w:rFonts w:ascii="FrankRuehl" w:hAnsi="FrankRuehl"/>
          <w:spacing w:val="-2"/>
          <w:sz w:val="20"/>
          <w:rtl/>
        </w:rPr>
      </w:pPr>
      <w:del w:id="100700" w:author="מנוע מכני" w:date="2026-10-11T12:04:39Z">
        <w:r w:rsidRPr="00FE1B89">
          <w:rPr>
            <w:rFonts w:ascii="FrankRuehl" w:hAnsi="FrankRuehl"/>
            <w:spacing w:val="-2"/>
            <w:sz w:val="20"/>
            <w:rtl/>
          </w:rPr>
          <w:tab/>
          <w:delText xml:space="preserve"> </w:delText>
        </w:r>
      </w:del>
      <w:r w:rsidRPr="00FE1B89">
        <w:rPr>
          <w:rStyle w:val="2fb"/>
          <w:rFonts w:ascii="FrankRuehl" w:hAnsi="FrankRuehl" w:hint="cs"/>
          <w:spacing w:val="-2"/>
          <w:sz w:val="20"/>
          <w:rtl/>
        </w:rPr>
        <w:t>לר</w:t>
      </w:r>
      <w:r w:rsidRPr="00FE1B89">
        <w:rPr>
          <w:rStyle w:val="2fb"/>
          <w:rFonts w:ascii="FrankRuehl" w:hAnsi="FrankRuehl"/>
          <w:spacing w:val="-2"/>
          <w:sz w:val="20"/>
          <w:rtl/>
        </w:rPr>
        <w:t>"</w:t>
      </w:r>
      <w:r w:rsidRPr="00FE1B89">
        <w:rPr>
          <w:rStyle w:val="2fb"/>
          <w:rFonts w:ascii="FrankRuehl" w:hAnsi="FrankRuehl" w:hint="cs"/>
          <w:spacing w:val="-2"/>
          <w:sz w:val="20"/>
          <w:rtl/>
        </w:rPr>
        <w:t xml:space="preserve">י</w:t>
      </w:r>
      <w:r w:rsidRPr="00FE1B89">
        <w:rPr>
          <w:rFonts w:ascii="FrankRuehl" w:hAnsi="FrankRuehl" w:hint="cs"/>
          <w:spacing w:val="-2"/>
          <w:sz w:val="20"/>
          <w:rtl/>
        </w:rPr>
        <w:t xml:space="preserve">:</w:t>
      </w:r>
      <w:r w:rsidRPr="00FE1B89">
        <w:rPr>
          <w:rStyle w:val="afffff0"/>
          <w:rFonts w:hint="cs"/>
          <w:spacing w:val="-2"/>
          <w:rtl/>
        </w:rPr>
        <w:t xml:space="preserve"> '</w:t>
      </w:r>
      <w:r w:rsidRPr="00FE1B89">
        <w:rPr>
          <w:rStyle w:val="afffff0"/>
          <w:spacing w:val="-2"/>
          <w:rtl/>
        </w:rPr>
        <w:t>הן היום אני</w:t>
      </w:r>
      <w:r w:rsidRPr="00FE1B89">
        <w:rPr>
          <w:rStyle w:val="afffff0"/>
          <w:rFonts w:hint="cs"/>
          <w:spacing w:val="-2"/>
          <w:rtl/>
        </w:rPr>
        <w:t>'</w:t>
      </w:r>
      <w:r w:rsidRPr="00FE1B89">
        <w:rPr>
          <w:rStyle w:val="afffff0"/>
          <w:spacing w:val="-2"/>
          <w:rtl/>
        </w:rPr>
        <w:t xml:space="preserve"> </w:t>
      </w:r>
      <w:r w:rsidRPr="00FE1B89">
        <w:rPr>
          <w:rFonts w:ascii="FrankRuehl" w:hAnsi="FrankRuehl"/>
          <w:spacing w:val="-2"/>
          <w:sz w:val="20"/>
          <w:rtl/>
        </w:rPr>
        <w:t>- היום אסור ולילה מותר, ולדורות בין ביום ובין בלילה אסור,</w:t>
      </w:r>
    </w:p>
    <w:p>
      <w:pPr>
        <w:pStyle w:val="38"/>
        <w:rPr>
          <w:ins w:id="100702" w:author="מנוע מכני" w:date="2026-10-11T12:04:39Z"/>
        </w:rPr>
      </w:pPr>
      <w:del w:id="100701" w:author="מנוע מכני" w:date="2026-10-11T12:04:39Z">
        <w:r>
          <w:delText xml:space="preserve">•</w:delText>
        </w:r>
      </w:del>
      <w:r>
        <w:t xml:space="preserve"> </w:t>
      </w:r>
      <w:r w:rsidRPr="0092071B">
        <w:t xml:space="preserve">רבי</w:t>
      </w:r>
      <w:del w:id="101715" w:author="מנוע מכני" w:date="2026-10-11T12:04:39Z">
        <w:r w:rsidRPr="0092071B">
          <w:delText xml:space="preserve"> אומר</w:delText>
        </w:r>
      </w:del>
      <w:r w:rsidRPr="0092071B">
        <w:t xml:space="preserve">:</w:t>
      </w:r>
    </w:p>
    <w:p w:rsidR="00DA63EC" w:rsidRDefault="00DA63EC" w:rsidP="00DA63EC">
      <w:pPr>
        <w:rPr>
          <w:rFonts w:ascii="FrankRuehl" w:hAnsi="FrankRuehl"/>
          <w:sz w:val="20"/>
          <w:rtl/>
        </w:rPr>
      </w:pPr>
      <w:del w:id="100703"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אנינות לילה אינה מדברי תורה אלא מדברי סופרים!</w:t>
      </w:r>
    </w:p>
    <w:p w:rsidR="00DA63EC" w:rsidRDefault="00DA63EC" w:rsidP="00DA63EC">
      <w:pPr>
        <w:pStyle w:val="afff3"/>
        <w:framePr w:wrap="around"/>
        <w:rPr>
          <w:rtl/>
        </w:rPr>
      </w:pPr>
      <w:r>
        <w:rPr>
          <w:rFonts w:hint="cs"/>
          <w:rtl/>
        </w:rPr>
        <w:t>קא.</w:t>
      </w:r>
    </w:p>
    <w:p w:rsidR="00DA63EC" w:rsidRDefault="00DA63EC" w:rsidP="00DA63EC">
      <w:pPr>
        <w:rPr>
          <w:rFonts w:ascii="FrankRuehl" w:hAnsi="FrankRuehl"/>
          <w:sz w:val="20"/>
          <w:rtl/>
        </w:rPr>
      </w:pPr>
      <w:r w:rsidRPr="0092071B">
        <w:rPr>
          <w:rFonts w:ascii="FrankRuehl" w:hAnsi="FrankRuehl"/>
          <w:sz w:val="20"/>
          <w:rtl/>
        </w:rPr>
        <w:t>לעולם דרבנן היא, וחכמים עשו חיזוק לדבריהם יותר משל תורה.</w:t>
      </w:r>
    </w:p>
    <w:p>
      <w:pPr>
        <w:pStyle w:val="afffff8"/>
        <w:rPr>
          <w:ins w:id="90133" w:author="קלוד" w:date="2026-10-11T12:29:36Z"/>
        </w:rPr>
      </w:pPr>
      <w:ins w:id="90134" w:author="קלוד" w:date="2026-10-11T12:29:36Z">
        <w:r>
          <w:rPr>
            <w:color w:val="7B3F00"/>
          </w:rPr>
          <w:t xml:space="preserve">חטאת ר"ח שנשרפה - מפני אנינות או טומאה?</w:t>
        </w:r>
      </w:ins>
    </w:p>
    <w:p>
      <w:pPr>
        <w:pStyle w:val="38"/>
        <w:rPr>
          <w:ins w:id="100705" w:author="מנוע מכני" w:date="2026-10-11T12:04:39Z"/>
        </w:rPr>
      </w:pPr>
      <w:del w:id="100704" w:author="מנוע מכני" w:date="2026-10-11T12:04:39Z">
        <w:r>
          <w:lastRenderedPageBreak/>
          <w:delText xml:space="preserve">•</w:delText>
        </w:r>
      </w:del>
      <w:r>
        <w:lastRenderedPageBreak/>
        <w:t xml:space="preserve"> </w:t>
      </w:r>
      <w:r>
        <w:t>ת</w:t>
      </w:r>
      <w:r>
        <w:t>"</w:t>
      </w:r>
      <w:r>
        <w:t>ר</w:t>
      </w:r>
      <w:r w:rsidRPr="0092071B">
        <w:t>:</w:t>
      </w:r>
    </w:p>
    <w:p w:rsidR="00DA63EC" w:rsidRDefault="00DA63EC" w:rsidP="00DA63EC">
      <w:pPr>
        <w:rPr>
          <w:rFonts w:ascii="FrankRuehl" w:hAnsi="FrankRuehl"/>
          <w:sz w:val="20"/>
          <w:rtl/>
        </w:rPr>
      </w:pPr>
      <w:del w:id="100706" w:author="מנוע מכני" w:date="2026-10-11T12:04:39Z">
        <w:r w:rsidRPr="00464129">
          <w:rPr>
            <w:rStyle w:val="afffff0"/>
            <w:rtl/>
          </w:rPr>
          <w:delText xml:space="preserve"> </w:delText>
        </w:r>
      </w:del>
      <w:r w:rsidRPr="00464129">
        <w:rPr>
          <w:rStyle w:val="afffff0"/>
          <w:rFonts w:hint="cs"/>
          <w:rtl/>
        </w:rPr>
        <w:t>'</w:t>
      </w:r>
      <w:ins w:id="91087" w:author="Claude - סמנטי" w:date="2026-10-11T12:26:16Z">
        <w:r>
          <w:rPr>
            <w:rStyle w:val="afffff0"/>
            <w:rtl/>
          </w:rPr>
          <w:t xml:space="preserve">כִּי כֵן צֻוֵּיתִי</w:t>
        </w:r>
      </w:ins>
      <w:del w:id="91088" w:author="Claude - סמנטי" w:date="2026-10-11T12:26:16Z">
        <w:r w:rsidRPr="00464129">
          <w:rPr>
            <w:rStyle w:val="afffff0"/>
            <w:rtl/>
          </w:rPr>
          <w:delText xml:space="preserve">כי כן צויתי</w:delText>
        </w:r>
      </w:del>
      <w:r w:rsidRPr="00464129">
        <w:rPr>
          <w:rStyle w:val="afffff0"/>
          <w:rFonts w:hint="cs"/>
          <w:rtl/>
        </w:rPr>
        <w:t>'</w:t>
      </w:r>
      <w:r w:rsidRPr="00464129">
        <w:rPr>
          <w:rStyle w:val="afffff0"/>
          <w:rtl/>
        </w:rPr>
        <w:t>,</w:t>
      </w:r>
      <w:r w:rsidRPr="0092071B">
        <w:rPr>
          <w:rFonts w:ascii="FrankRuehl" w:hAnsi="FrankRuehl"/>
          <w:sz w:val="20"/>
          <w:rtl/>
        </w:rPr>
        <w:t xml:space="preserve"> כאשר צויתי, כאשר צוה ה', כי כן צויתי - באנינות יאכלוה, כאשר צויתי - בשעת מעשה </w:t>
      </w:r>
      <w:r w:rsidRPr="0092071B">
        <w:rPr>
          <w:rFonts w:ascii="FrankRuehl" w:hAnsi="FrankRuehl"/>
          <w:sz w:val="20"/>
          <w:rtl/>
        </w:rPr>
        <w:t xml:space="preserve">אמר</w:t>
      </w:r>
      <w:r w:rsidRPr="0092071B">
        <w:rPr>
          <w:rFonts w:ascii="FrankRuehl" w:hAnsi="FrankRuehl"/>
          <w:sz w:val="20"/>
          <w:rtl/>
        </w:rPr>
        <w:t xml:space="preserve"> להן כאשר צוה</w:t>
      </w:r>
      <w:r>
        <w:rPr>
          <w:rFonts w:ascii="FrankRuehl" w:hAnsi="FrankRuehl"/>
          <w:sz w:val="20"/>
          <w:rtl/>
        </w:rPr>
        <w:t xml:space="preserve"> ה</w:t>
      </w:r>
      <w:r w:rsidR="005608A0">
        <w:rPr>
          <w:rFonts w:ascii="FrankRuehl" w:hAnsi="FrankRuehl"/>
          <w:sz w:val="20"/>
          <w:rtl/>
        </w:rPr>
        <w:t>'</w:t>
      </w:r>
      <w:r>
        <w:rPr>
          <w:rFonts w:ascii="FrankRuehl" w:hAnsi="FrankRuehl"/>
          <w:sz w:val="20"/>
          <w:rtl/>
        </w:rPr>
        <w:t xml:space="preserve"> </w:t>
      </w:r>
      <w:r w:rsidRPr="0092071B">
        <w:rPr>
          <w:rFonts w:ascii="FrankRuehl" w:hAnsi="FrankRuehl"/>
          <w:sz w:val="20"/>
          <w:rtl/>
        </w:rPr>
        <w:t xml:space="preserve">- </w:t>
      </w:r>
      <w:r w:rsidRPr="0092071B">
        <w:rPr>
          <w:rFonts w:ascii="FrankRuehl" w:hAnsi="FrankRuehl"/>
          <w:sz w:val="20"/>
          <w:rtl/>
        </w:rPr>
        <w:t xml:space="preserve">לא</w:t>
      </w:r>
      <w:r w:rsidRPr="0092071B">
        <w:rPr>
          <w:rFonts w:ascii="FrankRuehl" w:hAnsi="FrankRuehl"/>
          <w:sz w:val="20"/>
          <w:rtl/>
        </w:rPr>
        <w:t xml:space="preserve"> מאליי אני אומר.</w:t>
      </w:r>
    </w:p>
    <w:p w:rsidR="00DA63EC" w:rsidRDefault="00DA63EC" w:rsidP="00DA63EC">
      <w:pPr>
        <w:rPr>
          <w:rFonts w:ascii="FrankRuehl" w:hAnsi="FrankRuehl"/>
          <w:sz w:val="20"/>
          <w:rtl/>
        </w:rPr>
      </w:pPr>
      <w:r>
        <w:rPr>
          <w:rFonts w:ascii="FrankRuehl" w:hAnsi="FrankRuehl"/>
          <w:sz w:val="20"/>
          <w:rtl/>
        </w:rPr>
        <w:t xml:space="preserve">• </w:t>
      </w:r>
      <w:r w:rsidRPr="0092071B">
        <w:rPr>
          <w:rFonts w:ascii="FrankRuehl" w:hAnsi="FrankRuehl"/>
          <w:sz w:val="20"/>
          <w:rtl/>
        </w:rPr>
        <w:t>ורמינהי: מפני אנינות נשרפה, לכך נאמר כאלה!</w:t>
      </w:r>
    </w:p>
    <w:p>
      <w:pPr>
        <w:pStyle w:val="38"/>
        <w:rPr>
          <w:ins w:id="100707" w:author="מנוע מכני" w:date="2026-10-11T12:04:39Z"/>
        </w:rPr>
      </w:pPr>
      <w:r w:rsidRPr="00FE1B89">
        <w:t xml:space="preserve">שמואל, </w:t>
      </w:r>
      <w:r w:rsidRPr="00FE1B89">
        <w:t xml:space="preserve">לא</w:t>
      </w:r>
      <w:r w:rsidRPr="00FE1B89">
        <w:t xml:space="preserve"> </w:t>
      </w:r>
      <w:ins w:id="95669" w:author="מנוע מכני" w:date="2026-10-11T12:04:39Z">
        <w:r>
          <w:t xml:space="preserve">קשה</w:t>
        </w:r>
      </w:ins>
      <w:del w:id="95670" w:author="מנוע מכני" w:date="2026-10-11T12:04:39Z">
        <w:r w:rsidRPr="00FE1B89">
          <w:delText xml:space="preserve">קשיא</w:delText>
        </w:r>
      </w:del>
      <w:r w:rsidRPr="00FE1B89">
        <w:t xml:space="preserve">:</w:t>
      </w:r>
    </w:p>
    <w:p w:rsidR="00DA63EC" w:rsidRPr="00FE1B89" w:rsidRDefault="00DA63EC" w:rsidP="00DA63EC">
      <w:pPr>
        <w:rPr>
          <w:rFonts w:ascii="FrankRuehl" w:hAnsi="FrankRuehl"/>
          <w:spacing w:val="-6"/>
          <w:sz w:val="20"/>
          <w:rtl/>
        </w:rPr>
      </w:pPr>
      <w:del w:id="100708" w:author="מנוע מכני" w:date="2026-10-11T12:04:39Z">
        <w:r w:rsidRPr="00FE1B89">
          <w:rPr>
            <w:rFonts w:ascii="FrankRuehl" w:hAnsi="FrankRuehl"/>
            <w:spacing w:val="-6"/>
            <w:sz w:val="20"/>
            <w:rtl/>
          </w:rPr>
          <w:delText xml:space="preserve"> </w:delText>
        </w:r>
      </w:del>
      <w:r w:rsidRPr="00FE1B89">
        <w:rPr>
          <w:rFonts w:ascii="FrankRuehl" w:hAnsi="FrankRuehl"/>
          <w:spacing w:val="-6"/>
          <w:sz w:val="20"/>
          <w:rtl/>
        </w:rPr>
        <w:t xml:space="preserve">הא </w:t>
      </w:r>
      <w:r w:rsidRPr="00FE1B89">
        <w:rPr>
          <w:rStyle w:val="2fb"/>
          <w:rFonts w:ascii="FrankRuehl" w:hAnsi="FrankRuehl"/>
          <w:spacing w:val="-6"/>
          <w:sz w:val="20"/>
          <w:rtl/>
        </w:rPr>
        <w:t xml:space="preserve">ר"י</w:t>
      </w:r>
      <w:r w:rsidRPr="00FE1B89">
        <w:rPr>
          <w:rFonts w:ascii="FrankRuehl" w:hAnsi="FrankRuehl"/>
          <w:spacing w:val="-6"/>
          <w:sz w:val="20"/>
          <w:rtl/>
        </w:rPr>
        <w:t xml:space="preserve">, הא </w:t>
      </w:r>
      <w:r w:rsidRPr="00FE1B89">
        <w:rPr>
          <w:rStyle w:val="2fb"/>
          <w:rFonts w:ascii="FrankRuehl" w:hAnsi="FrankRuehl"/>
          <w:spacing w:val="-6"/>
          <w:sz w:val="20"/>
          <w:rtl/>
        </w:rPr>
        <w:t xml:space="preserve">ר"נ</w:t>
      </w:r>
      <w:ins w:id="95125" w:author="מנוע מכני" w:date="2026-10-11T12:04:39Z">
        <w:r>
          <w:rPr>
            <w:rFonts w:ascii="FrankRuehl" w:hAnsi="FrankRuehl"/>
            <w:spacing w:val="-6"/>
            <w:sz w:val="20"/>
            <w:rtl/>
          </w:rPr>
          <w:t xml:space="preserve">,</w:t>
        </w:r>
      </w:ins>
      <w:del w:id="95126" w:author="מנוע מכני" w:date="2026-10-11T12:04:39Z">
        <w:r w:rsidRPr="00FE1B89">
          <w:rPr>
            <w:rFonts w:ascii="FrankRuehl" w:hAnsi="FrankRuehl"/>
            <w:spacing w:val="-6"/>
            <w:sz w:val="20"/>
            <w:rtl/>
          </w:rPr>
          <w:delText xml:space="preserve">;</w:delText>
        </w:r>
      </w:del>
      <w:r w:rsidRPr="00FE1B89">
        <w:rPr>
          <w:rFonts w:ascii="FrankRuehl" w:hAnsi="FrankRuehl" w:hint="cs"/>
          <w:spacing w:val="-6"/>
          <w:sz w:val="20"/>
          <w:rtl/>
        </w:rPr>
        <w:t xml:space="preserve"> </w:t>
      </w:r>
      <w:r w:rsidRPr="00FE1B89">
        <w:rPr>
          <w:rFonts w:ascii="FrankRuehl" w:hAnsi="FrankRuehl"/>
          <w:spacing w:val="-6"/>
          <w:sz w:val="20"/>
          <w:rtl/>
        </w:rPr>
        <w:t xml:space="preserve">דתניא</w:t>
      </w:r>
      <w:r w:rsidRPr="00FE1B89">
        <w:rPr>
          <w:rFonts w:ascii="FrankRuehl" w:hAnsi="FrankRuehl"/>
          <w:spacing w:val="-6"/>
          <w:sz w:val="20"/>
          <w:rtl/>
        </w:rPr>
        <w:t xml:space="preserve">: מפני אנינות שרפוה, לכך נאמר כאלה, דברי </w:t>
      </w:r>
      <w:r w:rsidRPr="00FE1B89">
        <w:rPr>
          <w:rStyle w:val="2fb"/>
          <w:rFonts w:ascii="FrankRuehl" w:hAnsi="FrankRuehl"/>
          <w:spacing w:val="-6"/>
          <w:sz w:val="20"/>
          <w:rtl/>
        </w:rPr>
        <w:t xml:space="preserve">רבי</w:t>
      </w:r>
      <w:r w:rsidRPr="00FE1B89">
        <w:rPr>
          <w:rFonts w:ascii="FrankRuehl" w:hAnsi="FrankRuehl"/>
          <w:spacing w:val="-6"/>
          <w:sz w:val="20"/>
          <w:rtl/>
        </w:rPr>
        <w:t xml:space="preserve"> נחמיה</w:t>
      </w:r>
      <w:ins w:id="95127" w:author="מנוע מכני" w:date="2026-10-11T12:04:39Z">
        <w:r>
          <w:rPr>
            <w:rFonts w:ascii="FrankRuehl" w:hAnsi="FrankRuehl"/>
            <w:spacing w:val="-6"/>
            <w:sz w:val="20"/>
            <w:rtl/>
          </w:rPr>
          <w:t xml:space="preserve">,</w:t>
        </w:r>
      </w:ins>
      <w:del w:id="95128" w:author="מנוע מכני" w:date="2026-10-11T12:04:39Z">
        <w:r w:rsidRPr="00FE1B89">
          <w:rPr>
            <w:rFonts w:ascii="FrankRuehl" w:hAnsi="FrankRuehl"/>
            <w:spacing w:val="-6"/>
            <w:sz w:val="20"/>
            <w:rtl/>
          </w:rPr>
          <w:delText xml:space="preserve">;</w:delText>
        </w:r>
      </w:del>
    </w:p>
    <w:p>
      <w:pPr>
        <w:pStyle w:val="38"/>
        <w:rPr>
          <w:ins w:id="100709" w:author="מנוע מכני" w:date="2026-10-11T12:04:39Z"/>
        </w:rPr>
      </w:pPr>
      <w:r>
        <w:t>ר</w:t>
      </w:r>
      <w:r>
        <w:t>"</w:t>
      </w:r>
      <w:r>
        <w:t xml:space="preserve">י </w:t>
      </w:r>
      <w:r w:rsidRPr="0092071B">
        <w:t xml:space="preserve">ור"ש</w:t>
      </w:r>
      <w:del w:id="101716" w:author="מנוע מכני" w:date="2026-10-11T12:04:39Z">
        <w:r w:rsidRPr="0092071B">
          <w:delText xml:space="preserve"> אומרים</w:delText>
        </w:r>
      </w:del>
      <w:r w:rsidRPr="0092071B">
        <w:t xml:space="preserve">:</w:t>
      </w:r>
    </w:p>
    <w:p w:rsidR="00DA63EC" w:rsidRDefault="00DA63EC" w:rsidP="00DA63EC">
      <w:pPr>
        <w:rPr>
          <w:rFonts w:ascii="FrankRuehl" w:hAnsi="FrankRuehl"/>
          <w:sz w:val="20"/>
          <w:rtl/>
        </w:rPr>
      </w:pPr>
      <w:del w:id="100710"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מפני טומאה נשרפה, שאם אתה אומר: מפני אנינות נשרפה, היו לשלשתן שישרפוה, ד"א: היו ראוי לאוכלן לערב, ד"א: והלא פינחס היה עמהן.</w:t>
      </w:r>
    </w:p>
    <w:p>
      <w:pPr>
        <w:pStyle w:val="38"/>
        <w:rPr>
          <w:ins w:id="100712" w:author="מנוע מכני" w:date="2026-10-11T12:04:39Z"/>
        </w:rPr>
      </w:pPr>
      <w:del w:id="100711" w:author="מנוע מכני" w:date="2026-10-11T12:04:39Z">
        <w:r>
          <w:delText xml:space="preserve">•</w:delText>
        </w:r>
      </w:del>
      <w:r>
        <w:t xml:space="preserve"> </w:t>
      </w:r>
      <w:r w:rsidRPr="0092071B">
        <w:t xml:space="preserve">רבא</w:t>
      </w:r>
      <w:del w:id="101717" w:author="מנוע מכני" w:date="2026-10-11T12:04:39Z">
        <w:r w:rsidRPr="0092071B">
          <w:delText xml:space="preserve"> אמר</w:delText>
        </w:r>
      </w:del>
      <w:r w:rsidRPr="0092071B">
        <w:t xml:space="preserve">:</w:t>
      </w:r>
    </w:p>
    <w:p w:rsidR="00DA63EC" w:rsidRDefault="00DA63EC" w:rsidP="00DA63EC">
      <w:pPr>
        <w:rPr>
          <w:rFonts w:ascii="FrankRuehl" w:hAnsi="FrankRuehl"/>
          <w:sz w:val="20"/>
          <w:rtl/>
        </w:rPr>
      </w:pPr>
      <w:del w:id="100713"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אידי ואידי </w:t>
      </w:r>
      <w:r w:rsidRPr="0092071B">
        <w:rPr>
          <w:rStyle w:val="2fb"/>
          <w:rFonts w:ascii="FrankRuehl" w:hAnsi="FrankRuehl"/>
          <w:sz w:val="20"/>
          <w:rtl/>
        </w:rPr>
        <w:t xml:space="preserve">רבי</w:t>
      </w:r>
      <w:r w:rsidRPr="0092071B">
        <w:rPr>
          <w:rFonts w:ascii="FrankRuehl" w:hAnsi="FrankRuehl"/>
          <w:sz w:val="20"/>
          <w:rtl/>
        </w:rPr>
        <w:t xml:space="preserve"> נחמיה, ול</w:t>
      </w:r>
      <w:r>
        <w:rPr>
          <w:rFonts w:ascii="FrankRuehl" w:hAnsi="FrankRuehl"/>
          <w:sz w:val="20"/>
          <w:rtl/>
        </w:rPr>
        <w:t>"</w:t>
      </w:r>
      <w:r>
        <w:rPr>
          <w:rFonts w:ascii="FrankRuehl" w:hAnsi="FrankRuehl" w:hint="cs"/>
          <w:sz w:val="20"/>
          <w:rtl/>
        </w:rPr>
        <w:t>ק</w:t>
      </w:r>
      <w:r w:rsidRPr="0092071B">
        <w:rPr>
          <w:rFonts w:ascii="FrankRuehl" w:hAnsi="FrankRuehl"/>
          <w:sz w:val="20"/>
          <w:rtl/>
        </w:rPr>
        <w:t>: כאן בקדשי שעה, כאן בקדשי דורות.</w:t>
      </w:r>
    </w:p>
    <w:p w:rsidR="00DA63EC" w:rsidRDefault="00DA63EC" w:rsidP="00DA63EC">
      <w:pPr>
        <w:rPr>
          <w:rFonts w:ascii="FrankRuehl" w:hAnsi="FrankRuehl"/>
          <w:sz w:val="20"/>
          <w:rtl/>
        </w:rPr>
      </w:pPr>
      <w:r>
        <w:rPr>
          <w:rFonts w:ascii="FrankRuehl" w:hAnsi="FrankRuehl"/>
          <w:sz w:val="20"/>
          <w:rtl/>
        </w:rPr>
        <w:t xml:space="preserve">• </w:t>
      </w:r>
      <w:r>
        <w:rPr>
          <w:rStyle w:val="2fb"/>
          <w:rFonts w:ascii="FrankRuehl" w:hAnsi="FrankRuehl" w:hint="cs"/>
          <w:sz w:val="20"/>
          <w:rtl/>
        </w:rPr>
        <w:t>ר</w:t>
      </w:r>
      <w:r>
        <w:rPr>
          <w:rStyle w:val="2fb"/>
          <w:rFonts w:ascii="FrankRuehl" w:hAnsi="FrankRuehl"/>
          <w:sz w:val="20"/>
          <w:rtl/>
        </w:rPr>
        <w:t>"</w:t>
      </w:r>
      <w:r>
        <w:rPr>
          <w:rStyle w:val="2fb"/>
          <w:rFonts w:ascii="FrankRuehl" w:hAnsi="FrankRuehl" w:hint="cs"/>
          <w:sz w:val="20"/>
          <w:rtl/>
        </w:rPr>
        <w:t>נ</w:t>
      </w:r>
      <w:r w:rsidRPr="0092071B">
        <w:rPr>
          <w:rFonts w:ascii="FrankRuehl" w:hAnsi="FrankRuehl"/>
          <w:sz w:val="20"/>
          <w:rtl/>
        </w:rPr>
        <w:t xml:space="preserve"> </w:t>
      </w:r>
      <w:ins w:id="97303" w:author="מנוע מכני" w:date="2026-10-11T12:04:39Z">
        <w:r>
          <w:rPr>
            <w:rFonts w:ascii="FrankRuehl" w:hAnsi="FrankRuehl"/>
            <w:sz w:val="20"/>
            <w:rtl/>
          </w:rPr>
          <w:t xml:space="preserve">איך</w:t>
        </w:r>
      </w:ins>
      <w:del w:id="97304" w:author="מנוע מכני" w:date="2026-10-11T12:04:39Z">
        <w:r w:rsidRPr="0092071B">
          <w:rPr>
            <w:rFonts w:ascii="FrankRuehl" w:hAnsi="FrankRuehl"/>
            <w:sz w:val="20"/>
            <w:rtl/>
          </w:rPr>
          <w:delText xml:space="preserve">היכי</w:delText>
        </w:r>
      </w:del>
      <w:r w:rsidRPr="0092071B">
        <w:rPr>
          <w:rFonts w:ascii="FrankRuehl" w:hAnsi="FrankRuehl"/>
          <w:sz w:val="20"/>
          <w:rtl/>
        </w:rPr>
        <w:t xml:space="preserve"> מתריץ </w:t>
      </w:r>
      <w:ins w:id="93673" w:author="מנוע מכני" w:date="2026-10-11T12:04:39Z">
        <w:r>
          <w:rPr>
            <w:rFonts w:ascii="FrankRuehl" w:hAnsi="FrankRuehl"/>
            <w:sz w:val="20"/>
            <w:rtl/>
          </w:rPr>
          <w:t xml:space="preserve">לאלו</w:t>
        </w:r>
      </w:ins>
      <w:del w:id="93674" w:author="מנוע מכני" w:date="2026-10-11T12:04:39Z">
        <w:r w:rsidRPr="0092071B">
          <w:rPr>
            <w:rFonts w:ascii="FrankRuehl" w:hAnsi="FrankRuehl"/>
            <w:sz w:val="20"/>
            <w:rtl/>
          </w:rPr>
          <w:delText xml:space="preserve">להני</w:delText>
        </w:r>
      </w:del>
      <w:r w:rsidRPr="0092071B">
        <w:rPr>
          <w:rFonts w:ascii="FrankRuehl" w:hAnsi="FrankRuehl"/>
          <w:sz w:val="20"/>
          <w:rtl/>
        </w:rPr>
        <w:t xml:space="preserve"> קראי, ורבנן </w:t>
      </w:r>
      <w:ins w:id="97305" w:author="מנוע מכני" w:date="2026-10-11T12:04:39Z">
        <w:r>
          <w:rPr>
            <w:rFonts w:ascii="FrankRuehl" w:hAnsi="FrankRuehl"/>
            <w:sz w:val="20"/>
            <w:rtl/>
          </w:rPr>
          <w:t xml:space="preserve">איך</w:t>
        </w:r>
      </w:ins>
      <w:del w:id="97306" w:author="מנוע מכני" w:date="2026-10-11T12:04:39Z">
        <w:r w:rsidRPr="0092071B">
          <w:rPr>
            <w:rFonts w:ascii="FrankRuehl" w:hAnsi="FrankRuehl"/>
            <w:sz w:val="20"/>
            <w:rtl/>
          </w:rPr>
          <w:delText xml:space="preserve">היכי</w:delText>
        </w:r>
      </w:del>
      <w:r w:rsidRPr="0092071B">
        <w:rPr>
          <w:rFonts w:ascii="FrankRuehl" w:hAnsi="FrankRuehl"/>
          <w:sz w:val="20"/>
          <w:rtl/>
        </w:rPr>
        <w:t xml:space="preserve"> מתרצי </w:t>
      </w:r>
      <w:ins w:id="95497" w:author="מנוע מכני" w:date="2026-10-11T12:04:39Z">
        <w:r>
          <w:rPr>
            <w:rFonts w:ascii="FrankRuehl" w:hAnsi="FrankRuehl"/>
            <w:sz w:val="20"/>
            <w:rtl/>
          </w:rPr>
          <w:t xml:space="preserve">להם</w:t>
        </w:r>
      </w:ins>
      <w:del w:id="95498" w:author="מנוע מכני" w:date="2026-10-11T12:04:39Z">
        <w:r w:rsidRPr="0092071B">
          <w:rPr>
            <w:rFonts w:ascii="FrankRuehl" w:hAnsi="FrankRuehl"/>
            <w:sz w:val="20"/>
            <w:rtl/>
          </w:rPr>
          <w:delText xml:space="preserve">להו</w:delText>
        </w:r>
      </w:del>
      <w:r w:rsidRPr="0092071B">
        <w:rPr>
          <w:rFonts w:ascii="FrankRuehl" w:hAnsi="FrankRuehl"/>
          <w:sz w:val="20"/>
          <w:rtl/>
        </w:rPr>
        <w:t xml:space="preserve"> </w:t>
      </w:r>
      <w:ins w:id="93675" w:author="מנוע מכני" w:date="2026-10-11T12:04:39Z">
        <w:r>
          <w:rPr>
            <w:rFonts w:ascii="FrankRuehl" w:hAnsi="FrankRuehl"/>
            <w:sz w:val="20"/>
            <w:rtl/>
          </w:rPr>
          <w:t xml:space="preserve">לאלו</w:t>
        </w:r>
      </w:ins>
      <w:del w:id="93676" w:author="מנוע מכני" w:date="2026-10-11T12:04:39Z">
        <w:r w:rsidRPr="0092071B">
          <w:rPr>
            <w:rFonts w:ascii="FrankRuehl" w:hAnsi="FrankRuehl"/>
            <w:sz w:val="20"/>
            <w:rtl/>
          </w:rPr>
          <w:delText xml:space="preserve">להני</w:delText>
        </w:r>
      </w:del>
      <w:r w:rsidRPr="0092071B">
        <w:rPr>
          <w:rFonts w:ascii="FrankRuehl" w:hAnsi="FrankRuehl"/>
          <w:sz w:val="20"/>
          <w:rtl/>
        </w:rPr>
        <w:t xml:space="preserve"> קראי? </w:t>
      </w:r>
    </w:p>
    <w:p>
      <w:pPr>
        <w:pStyle w:val="38"/>
        <w:rPr>
          <w:ins w:id="100714" w:author="מנוע מכני" w:date="2026-10-11T12:04:39Z"/>
        </w:rPr>
      </w:pPr>
      <w:r>
        <w:t>ר</w:t>
      </w:r>
      <w:r>
        <w:t>"</w:t>
      </w:r>
      <w:r>
        <w:t xml:space="preserve">נ </w:t>
      </w:r>
      <w:r w:rsidRPr="0092071B">
        <w:t xml:space="preserve">מתריץ </w:t>
      </w:r>
      <w:ins w:id="93677" w:author="מנוע מכני" w:date="2026-10-11T12:04:39Z">
        <w:r>
          <w:t xml:space="preserve">כך</w:t>
        </w:r>
      </w:ins>
      <w:del w:id="93678" w:author="מנוע מכני" w:date="2026-10-11T12:04:39Z">
        <w:r w:rsidRPr="0092071B">
          <w:delText xml:space="preserve">הכי</w:delText>
        </w:r>
      </w:del>
      <w:r w:rsidRPr="0092071B">
        <w:t xml:space="preserve">:</w:t>
      </w:r>
    </w:p>
    <w:p w:rsidR="00DA63EC" w:rsidRDefault="00DA63EC" w:rsidP="00DA63EC">
      <w:pPr>
        <w:rPr>
          <w:rFonts w:ascii="FrankRuehl" w:hAnsi="FrankRuehl"/>
          <w:sz w:val="20"/>
          <w:rtl/>
        </w:rPr>
      </w:pPr>
      <w:del w:id="100715" w:author="מנוע מכני" w:date="2026-10-11T12:04:39Z">
        <w:r w:rsidRPr="00464129">
          <w:rPr>
            <w:rStyle w:val="afffff0"/>
            <w:rtl/>
          </w:rPr>
          <w:delText xml:space="preserve"> </w:delText>
        </w:r>
      </w:del>
      <w:r w:rsidRPr="00464129">
        <w:rPr>
          <w:rStyle w:val="afffff0"/>
          <w:rFonts w:hint="cs"/>
          <w:rtl/>
        </w:rPr>
        <w:t>'</w:t>
      </w:r>
      <w:ins w:id="91089" w:author="Claude - סמנטי" w:date="2026-10-11T12:26:16Z">
        <w:r>
          <w:rPr>
            <w:rStyle w:val="afffff0"/>
            <w:rtl/>
          </w:rPr>
          <w:t xml:space="preserve">מַדּוּעַ לֹא אֲכַלְתֶּם</w:t>
        </w:r>
      </w:ins>
      <w:del w:id="91090" w:author="Claude - סמנטי" w:date="2026-10-11T12:26:16Z">
        <w:r w:rsidRPr="00464129">
          <w:rPr>
            <w:rStyle w:val="afffff0"/>
            <w:rtl/>
          </w:rPr>
          <w:delText xml:space="preserve">מדוע </w:delText>
        </w:r>
        <w:r w:rsidRPr="00464129">
          <w:rPr>
            <w:rStyle w:val="afffff0"/>
            <w:rtl/>
          </w:rPr>
          <w:delText xml:space="preserve">לא</w:delText>
        </w:r>
        <w:r w:rsidRPr="00464129">
          <w:rPr>
            <w:rStyle w:val="afffff0"/>
            <w:rtl/>
          </w:rPr>
          <w:delText xml:space="preserve"> אכלתם</w:delText>
        </w:r>
      </w:del>
      <w:r w:rsidRPr="00464129">
        <w:rPr>
          <w:rStyle w:val="afffff0"/>
          <w:rFonts w:hint="cs"/>
          <w:rtl/>
        </w:rPr>
        <w:t>'</w:t>
      </w:r>
      <w:r w:rsidRPr="00464129">
        <w:rPr>
          <w:rStyle w:val="afffff0"/>
          <w:rtl/>
        </w:rPr>
        <w:t xml:space="preserve"> </w:t>
      </w:r>
      <w:r w:rsidRPr="0092071B">
        <w:rPr>
          <w:rFonts w:ascii="FrankRuehl" w:hAnsi="FrankRuehl"/>
          <w:sz w:val="20"/>
          <w:rtl/>
        </w:rPr>
        <w:t xml:space="preserve">- </w:t>
      </w:r>
      <w:r w:rsidRPr="0092071B">
        <w:rPr>
          <w:rFonts w:ascii="FrankRuehl" w:hAnsi="FrankRuehl"/>
          <w:sz w:val="20"/>
          <w:rtl/>
        </w:rPr>
        <w:t xml:space="preserve">אמר</w:t>
      </w:r>
      <w:r w:rsidRPr="0092071B">
        <w:rPr>
          <w:rFonts w:ascii="FrankRuehl" w:hAnsi="FrankRuehl"/>
          <w:sz w:val="20"/>
          <w:rtl/>
        </w:rPr>
        <w:t xml:space="preserve"> לו משה לאהרן: </w:t>
      </w:r>
    </w:p>
    <w:p w:rsidR="00DA63EC" w:rsidRDefault="00DA63EC" w:rsidP="00DA63EC">
      <w:pPr>
        <w:rPr>
          <w:rFonts w:ascii="FrankRuehl" w:hAnsi="FrankRuehl"/>
          <w:sz w:val="20"/>
          <w:rtl/>
        </w:rPr>
      </w:pPr>
      <w:r>
        <w:rPr>
          <w:rFonts w:ascii="FrankRuehl" w:hAnsi="FrankRuehl"/>
          <w:sz w:val="20"/>
          <w:rtl/>
        </w:rPr>
        <w:tab/>
      </w:r>
      <w:r w:rsidRPr="0092071B">
        <w:rPr>
          <w:rFonts w:ascii="FrankRuehl" w:hAnsi="FrankRuehl"/>
          <w:sz w:val="20"/>
          <w:rtl/>
        </w:rPr>
        <w:t xml:space="preserve">שמא נכנס דמה לפני ולפנים? </w:t>
      </w:r>
      <w:r w:rsidRPr="0092071B">
        <w:rPr>
          <w:rFonts w:ascii="FrankRuehl" w:hAnsi="FrankRuehl"/>
          <w:sz w:val="20"/>
          <w:rtl/>
        </w:rPr>
        <w:t xml:space="preserve">אמר</w:t>
      </w:r>
      <w:r w:rsidRPr="0092071B">
        <w:rPr>
          <w:rFonts w:ascii="FrankRuehl" w:hAnsi="FrankRuehl"/>
          <w:sz w:val="20"/>
          <w:rtl/>
        </w:rPr>
        <w:t xml:space="preserve"> לו: </w:t>
      </w:r>
      <w:r>
        <w:rPr>
          <w:rFonts w:ascii="FrankRuehl" w:hAnsi="FrankRuehl" w:hint="cs"/>
          <w:sz w:val="20"/>
          <w:rtl/>
        </w:rPr>
        <w:t>'</w:t>
      </w:r>
      <w:ins w:id="91091" w:author="Claude - סמנטי" w:date="2026-10-11T12:26:16Z">
        <w:r>
          <w:rPr>
            <w:rStyle w:val="afffff0"/>
            <w:rFonts w:ascii="FrankRuehl" w:hAnsi="FrankRuehl"/>
            <w:sz w:val="20"/>
            <w:rtl/>
          </w:rPr>
          <w:t xml:space="preserve">הֵן לֹא הוּבָא אֶת דָּמָהּ</w:t>
        </w:r>
      </w:ins>
      <w:del w:id="91092" w:author="Claude - סמנטי" w:date="2026-10-11T12:26:16Z">
        <w:r w:rsidRPr="0092071B">
          <w:rPr>
            <w:rFonts w:ascii="FrankRuehl" w:hAnsi="FrankRuehl"/>
            <w:sz w:val="20"/>
            <w:rtl/>
          </w:rPr>
          <w:delText xml:space="preserve">הן </w:delText>
        </w:r>
        <w:r w:rsidRPr="0092071B">
          <w:rPr>
            <w:rFonts w:ascii="FrankRuehl" w:hAnsi="FrankRuehl"/>
            <w:sz w:val="20"/>
            <w:rtl/>
          </w:rPr>
          <w:delText xml:space="preserve">לא</w:delText>
        </w:r>
        <w:r w:rsidRPr="0092071B">
          <w:rPr>
            <w:rFonts w:ascii="FrankRuehl" w:hAnsi="FrankRuehl"/>
            <w:sz w:val="20"/>
            <w:rtl/>
          </w:rPr>
          <w:delText xml:space="preserve"> הובא את דמה</w:delText>
        </w:r>
      </w:del>
      <w:r>
        <w:rPr>
          <w:rFonts w:ascii="FrankRuehl" w:hAnsi="FrankRuehl" w:hint="cs"/>
          <w:sz w:val="20"/>
          <w:rtl/>
        </w:rPr>
        <w:t>'</w:t>
      </w:r>
      <w:ins w:id="95129" w:author="מנוע מכני" w:date="2026-10-11T12:04:39Z">
        <w:r>
          <w:rPr>
            <w:rFonts w:ascii="FrankRuehl" w:hAnsi="FrankRuehl"/>
            <w:sz w:val="20"/>
            <w:rtl/>
          </w:rPr>
          <w:t xml:space="preserve">,</w:t>
        </w:r>
      </w:ins>
      <w:del w:id="95130"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Pr>
          <w:rFonts w:ascii="FrankRuehl" w:hAnsi="FrankRuehl"/>
          <w:sz w:val="20"/>
          <w:rtl/>
        </w:rPr>
        <w:tab/>
      </w:r>
      <w:r w:rsidRPr="0092071B">
        <w:rPr>
          <w:rFonts w:ascii="FrankRuehl" w:hAnsi="FrankRuehl"/>
          <w:sz w:val="20"/>
          <w:rtl/>
        </w:rPr>
        <w:t xml:space="preserve">שמא חוץ למחיצתה יצאת? </w:t>
      </w:r>
      <w:r w:rsidRPr="0092071B">
        <w:rPr>
          <w:rFonts w:ascii="FrankRuehl" w:hAnsi="FrankRuehl"/>
          <w:sz w:val="20"/>
          <w:rtl/>
        </w:rPr>
        <w:t xml:space="preserve">אמר</w:t>
      </w:r>
      <w:r w:rsidRPr="0092071B">
        <w:rPr>
          <w:rFonts w:ascii="FrankRuehl" w:hAnsi="FrankRuehl"/>
          <w:sz w:val="20"/>
          <w:rtl/>
        </w:rPr>
        <w:t xml:space="preserve"> לו: </w:t>
      </w:r>
      <w:r>
        <w:rPr>
          <w:rFonts w:ascii="FrankRuehl" w:hAnsi="FrankRuehl" w:hint="cs"/>
          <w:sz w:val="20"/>
          <w:rtl/>
        </w:rPr>
        <w:t>'</w:t>
      </w:r>
      <w:r w:rsidRPr="0092071B">
        <w:rPr>
          <w:rStyle w:val="afffff0"/>
          <w:rFonts w:ascii="FrankRuehl" w:hAnsi="FrankRuehl"/>
          <w:sz w:val="20"/>
          <w:rtl/>
        </w:rPr>
        <w:t>בקדש היתה</w:t>
      </w:r>
      <w:r>
        <w:rPr>
          <w:rFonts w:ascii="FrankRuehl" w:hAnsi="FrankRuehl" w:hint="cs"/>
          <w:sz w:val="20"/>
          <w:rtl/>
        </w:rPr>
        <w:t>'</w:t>
      </w:r>
      <w:ins w:id="95131" w:author="מנוע מכני" w:date="2026-10-11T12:04:39Z">
        <w:r>
          <w:rPr>
            <w:rFonts w:ascii="FrankRuehl" w:hAnsi="FrankRuehl"/>
            <w:sz w:val="20"/>
            <w:rtl/>
          </w:rPr>
          <w:t xml:space="preserve">,</w:t>
        </w:r>
      </w:ins>
      <w:del w:id="95132" w:author="מנוע מכני" w:date="2026-10-11T12:04:39Z">
        <w:r>
          <w:rPr>
            <w:rFonts w:ascii="FrankRuehl" w:hAnsi="FrankRuehl"/>
            <w:sz w:val="20"/>
            <w:rtl/>
          </w:rPr>
          <w:delText xml:space="preserve">;</w:delText>
        </w:r>
      </w:del>
    </w:p>
    <w:p>
      <w:pPr>
        <w:pStyle w:val="38"/>
        <w:rPr>
          <w:ins w:id="100716" w:author="מנוע מכני" w:date="2026-10-11T12:04:39Z"/>
        </w:rPr>
      </w:pPr>
      <w:ins w:id="93679" w:author="מנוע מכני" w:date="2026-10-11T12:04:39Z">
        <w:r>
          <w:t xml:space="preserve">ושמא</w:t>
        </w:r>
      </w:ins>
    </w:p>
    <w:p w:rsidR="00DA63EC" w:rsidRDefault="00DA63EC" w:rsidP="00DA63EC">
      <w:pPr>
        <w:rPr>
          <w:rFonts w:ascii="FrankRuehl" w:hAnsi="FrankRuehl"/>
          <w:sz w:val="20"/>
          <w:rtl/>
        </w:rPr>
      </w:pPr>
      <w:del w:id="93680" w:author="מנוע מכני" w:date="2026-10-11T12:04:39Z">
        <w:r w:rsidRPr="0092071B">
          <w:rPr>
            <w:rFonts w:ascii="FrankRuehl" w:hAnsi="FrankRuehl"/>
            <w:sz w:val="20"/>
            <w:rtl/>
          </w:rPr>
          <w:delText xml:space="preserve">ודלמא</w:delText>
        </w:r>
      </w:del>
      <w:del w:id="100717"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באנינות </w:t>
      </w:r>
      <w:r>
        <w:rPr>
          <w:rFonts w:ascii="FrankRuehl" w:hAnsi="FrankRuehl" w:hint="cs"/>
          <w:sz w:val="20"/>
          <w:rtl/>
        </w:rPr>
        <w:t>ה</w:t>
      </w:r>
      <w:r w:rsidRPr="0092071B">
        <w:rPr>
          <w:rFonts w:ascii="FrankRuehl" w:hAnsi="FrankRuehl"/>
          <w:sz w:val="20"/>
          <w:rtl/>
        </w:rPr>
        <w:t>קרבת</w:t>
      </w:r>
      <w:r>
        <w:rPr>
          <w:rFonts w:ascii="FrankRuehl" w:hAnsi="FrankRuehl" w:hint="cs"/>
          <w:sz w:val="20"/>
          <w:rtl/>
        </w:rPr>
        <w:t>ם</w:t>
      </w:r>
      <w:r w:rsidRPr="0092071B">
        <w:rPr>
          <w:rFonts w:ascii="FrankRuehl" w:hAnsi="FrankRuehl"/>
          <w:sz w:val="20"/>
          <w:rtl/>
        </w:rPr>
        <w:t xml:space="preserve"> ופסלתוה? </w:t>
      </w:r>
      <w:r w:rsidRPr="0092071B">
        <w:rPr>
          <w:rFonts w:ascii="FrankRuehl" w:hAnsi="FrankRuehl"/>
          <w:sz w:val="20"/>
          <w:rtl/>
        </w:rPr>
        <w:t xml:space="preserve">אמר</w:t>
      </w:r>
      <w:r w:rsidRPr="0092071B">
        <w:rPr>
          <w:rFonts w:ascii="FrankRuehl" w:hAnsi="FrankRuehl"/>
          <w:sz w:val="20"/>
          <w:rtl/>
        </w:rPr>
        <w:t xml:space="preserve"> לו: משה, וכי הם הקריבו? אני הקרבתי!</w:t>
      </w:r>
    </w:p>
    <w:p w:rsidR="00DA63EC" w:rsidRDefault="00DA63EC" w:rsidP="00DA63EC">
      <w:pPr>
        <w:rPr>
          <w:rFonts w:ascii="FrankRuehl" w:hAnsi="FrankRuehl"/>
          <w:sz w:val="20"/>
          <w:rtl/>
        </w:rPr>
      </w:pPr>
      <w:r w:rsidRPr="0092071B">
        <w:rPr>
          <w:rFonts w:ascii="FrankRuehl" w:hAnsi="FrankRuehl"/>
          <w:sz w:val="20"/>
          <w:rtl/>
        </w:rPr>
        <w:t xml:space="preserve">וא"ל</w:t>
      </w:r>
      <w:r w:rsidRPr="0092071B">
        <w:rPr>
          <w:rFonts w:ascii="FrankRuehl" w:hAnsi="FrankRuehl"/>
          <w:sz w:val="20"/>
          <w:rtl/>
        </w:rPr>
        <w:t xml:space="preserve">:</w:t>
      </w:r>
      <w:r w:rsidRPr="00464129">
        <w:rPr>
          <w:rStyle w:val="afffff0"/>
          <w:rtl/>
        </w:rPr>
        <w:t xml:space="preserve"> </w:t>
      </w:r>
      <w:r w:rsidRPr="00464129">
        <w:rPr>
          <w:rStyle w:val="afffff0"/>
          <w:rFonts w:hint="cs"/>
          <w:rtl/>
        </w:rPr>
        <w:t>'</w:t>
      </w:r>
      <w:r w:rsidRPr="00464129">
        <w:rPr>
          <w:rStyle w:val="afffff0"/>
          <w:rtl/>
        </w:rPr>
        <w:t xml:space="preserve">הן </w:t>
      </w:r>
      <w:r w:rsidRPr="00464129">
        <w:rPr>
          <w:rStyle w:val="afffff0"/>
          <w:rtl/>
        </w:rPr>
        <w:t xml:space="preserve">לא</w:t>
      </w:r>
      <w:r w:rsidRPr="00464129">
        <w:rPr>
          <w:rStyle w:val="afffff0"/>
          <w:rtl/>
        </w:rPr>
        <w:t xml:space="preserve"> הובא את דמה ובקדש היתה, אכול תאכלו אותה כאשר צויתי</w:t>
      </w:r>
      <w:r w:rsidRPr="00464129">
        <w:rPr>
          <w:rStyle w:val="afffff0"/>
          <w:rFonts w:hint="cs"/>
          <w:rtl/>
        </w:rPr>
        <w:t>'</w:t>
      </w:r>
      <w:r w:rsidRPr="00464129">
        <w:rPr>
          <w:rStyle w:val="afffff0"/>
          <w:rtl/>
        </w:rPr>
        <w:t xml:space="preserve"> </w:t>
      </w:r>
      <w:r w:rsidRPr="0092071B">
        <w:rPr>
          <w:rFonts w:ascii="FrankRuehl" w:hAnsi="FrankRuehl"/>
          <w:sz w:val="20"/>
          <w:rtl/>
        </w:rPr>
        <w:t>באנינות יאכלוה!</w:t>
      </w:r>
    </w:p>
    <w:p>
      <w:pPr>
        <w:pStyle w:val="38"/>
        <w:rPr>
          <w:ins w:id="100718" w:author="מנוע מכני" w:date="2026-10-11T12:04:39Z"/>
        </w:rPr>
      </w:pPr>
      <w:r w:rsidRPr="0092071B">
        <w:t xml:space="preserve">אמר</w:t>
      </w:r>
      <w:r w:rsidRPr="0092071B">
        <w:t xml:space="preserve"> לו:</w:t>
      </w:r>
    </w:p>
    <w:p w:rsidR="00DA63EC" w:rsidRDefault="00DA63EC" w:rsidP="00DA63EC">
      <w:pPr>
        <w:rPr>
          <w:rFonts w:ascii="FrankRuehl" w:hAnsi="FrankRuehl"/>
          <w:sz w:val="20"/>
          <w:rtl/>
        </w:rPr>
      </w:pPr>
      <w:del w:id="100719" w:author="מנוע מכני" w:date="2026-10-11T12:04:39Z">
        <w:r w:rsidRPr="0092071B">
          <w:rPr>
            <w:rFonts w:ascii="FrankRuehl" w:hAnsi="FrankRuehl"/>
            <w:sz w:val="20"/>
            <w:rtl/>
          </w:rPr>
          <w:delText xml:space="preserve"> </w:delText>
        </w:r>
      </w:del>
      <w:r>
        <w:rPr>
          <w:rFonts w:ascii="FrankRuehl" w:hAnsi="FrankRuehl" w:hint="cs"/>
          <w:sz w:val="20"/>
          <w:rtl/>
        </w:rPr>
        <w:t>'</w:t>
      </w:r>
      <w:ins w:id="91093" w:author="Claude - סמנטי" w:date="2026-10-11T12:26:16Z">
        <w:r>
          <w:rPr>
            <w:rStyle w:val="afffff0"/>
            <w:rFonts w:ascii="FrankRuehl" w:hAnsi="FrankRuehl"/>
            <w:sz w:val="20"/>
            <w:rtl/>
          </w:rPr>
          <w:t xml:space="preserve">וַתִּקְרֶאנָה אוֹתִי כָּאֵלֶּה וְאָכַלְתִּי חַטָּאת הַיּוֹם הַיִּיטַב בְּעֵינֵי ה</w:t>
        </w:r>
      </w:ins>
      <w:del w:id="91094" w:author="Claude - סמנטי" w:date="2026-10-11T12:26:16Z">
        <w:r w:rsidRPr="0092071B">
          <w:rPr>
            <w:rFonts w:ascii="FrankRuehl" w:hAnsi="FrankRuehl"/>
            <w:sz w:val="20"/>
            <w:rtl/>
          </w:rPr>
          <w:delText xml:space="preserve">ותקראנה אותי כאלה ואכלתי חטאת היום הייטב בעיני ה</w:delText>
        </w:r>
      </w:del>
      <w:r w:rsidRPr="0092071B">
        <w:rPr>
          <w:rFonts w:ascii="FrankRuehl" w:hAnsi="FrankRuehl"/>
          <w:sz w:val="20"/>
          <w:rtl/>
        </w:rPr>
        <w:t xml:space="preserve">'? </w:t>
      </w:r>
    </w:p>
    <w:p w:rsidR="00DA63EC" w:rsidRDefault="00DA63EC" w:rsidP="00DA63EC">
      <w:pPr>
        <w:rPr>
          <w:rFonts w:ascii="FrankRuehl" w:hAnsi="FrankRuehl"/>
          <w:sz w:val="20"/>
          <w:rtl/>
        </w:rPr>
      </w:pPr>
      <w:r>
        <w:rPr>
          <w:rFonts w:ascii="FrankRuehl" w:hAnsi="FrankRuehl"/>
          <w:sz w:val="20"/>
          <w:rtl/>
        </w:rPr>
        <w:tab/>
      </w:r>
      <w:r w:rsidRPr="0092071B">
        <w:rPr>
          <w:rFonts w:ascii="FrankRuehl" w:hAnsi="FrankRuehl"/>
          <w:sz w:val="20"/>
          <w:rtl/>
        </w:rPr>
        <w:t xml:space="preserve">שמא </w:t>
      </w:r>
      <w:r w:rsidRPr="0092071B">
        <w:rPr>
          <w:rFonts w:ascii="FrankRuehl" w:hAnsi="FrankRuehl"/>
          <w:sz w:val="20"/>
          <w:rtl/>
        </w:rPr>
        <w:t xml:space="preserve">לא</w:t>
      </w:r>
      <w:r w:rsidRPr="0092071B">
        <w:rPr>
          <w:rFonts w:ascii="FrankRuehl" w:hAnsi="FrankRuehl"/>
          <w:sz w:val="20"/>
          <w:rtl/>
        </w:rPr>
        <w:t xml:space="preserve"> שמעת אלא בקדשי שעה, </w:t>
      </w:r>
      <w:ins w:id="96077" w:author="מנוע מכני" w:date="2026-10-11T12:04:39Z">
        <w:r>
          <w:rPr>
            <w:rFonts w:ascii="FrankRuehl" w:hAnsi="FrankRuehl"/>
            <w:sz w:val="20"/>
            <w:rtl/>
          </w:rPr>
          <w:t xml:space="preserve">דאם </w:t>
        </w:r>
      </w:ins>
      <w:del w:id="96078" w:author="מנוע מכני" w:date="2026-10-11T12:04:39Z">
        <w:r w:rsidRPr="0092071B">
          <w:rPr>
            <w:rFonts w:ascii="FrankRuehl" w:hAnsi="FrankRuehl"/>
            <w:sz w:val="20"/>
            <w:rtl/>
          </w:rPr>
          <w:delText xml:space="preserve">דאי </w:delText>
        </w:r>
      </w:del>
      <w:r w:rsidRPr="0092071B">
        <w:rPr>
          <w:rFonts w:ascii="FrankRuehl" w:hAnsi="FrankRuehl"/>
          <w:sz w:val="20"/>
          <w:rtl/>
        </w:rPr>
        <w:t xml:space="preserve">בקדשי דורות, </w:t>
      </w:r>
      <w:r w:rsidRPr="0092071B">
        <w:rPr>
          <w:rFonts w:ascii="FrankRuehl" w:hAnsi="FrankRuehl"/>
          <w:sz w:val="20"/>
          <w:rtl/>
        </w:rPr>
        <w:t xml:space="preserve">ק"ו</w:t>
      </w:r>
      <w:r w:rsidRPr="0092071B">
        <w:rPr>
          <w:rFonts w:ascii="FrankRuehl" w:hAnsi="FrankRuehl"/>
          <w:sz w:val="20"/>
          <w:rtl/>
        </w:rPr>
        <w:t xml:space="preserve"> ממעשר הקל, </w:t>
      </w:r>
      <w:r>
        <w:rPr>
          <w:rFonts w:ascii="FrankRuehl" w:hAnsi="FrankRuehl" w:hint="cs"/>
          <w:sz w:val="20"/>
          <w:rtl/>
        </w:rPr>
        <w:t>ד</w:t>
      </w:r>
      <w:r w:rsidRPr="0092071B">
        <w:rPr>
          <w:rFonts w:ascii="FrankRuehl" w:hAnsi="FrankRuehl"/>
          <w:sz w:val="20"/>
          <w:rtl/>
        </w:rPr>
        <w:t>אמרה תורה:</w:t>
      </w:r>
      <w:r w:rsidRPr="00464129">
        <w:rPr>
          <w:rStyle w:val="afffff0"/>
          <w:rtl/>
        </w:rPr>
        <w:t xml:space="preserve"> </w:t>
      </w:r>
      <w:r w:rsidRPr="00464129">
        <w:rPr>
          <w:rStyle w:val="afffff0"/>
          <w:rFonts w:hint="cs"/>
          <w:rtl/>
        </w:rPr>
        <w:t>'</w:t>
      </w:r>
      <w:ins w:id="91095" w:author="Claude - סמנטי" w:date="2026-10-11T12:26:16Z">
        <w:r>
          <w:rPr>
            <w:rStyle w:val="afffff0"/>
            <w:rtl/>
          </w:rPr>
          <w:t xml:space="preserve">לֹא אָכַלְתִּי בְאוֹנִי מִמֶּנּוּ</w:t>
        </w:r>
      </w:ins>
      <w:del w:id="91096" w:author="Claude - סמנטי" w:date="2026-10-11T12:26:16Z">
        <w:r w:rsidRPr="00464129">
          <w:rPr>
            <w:rStyle w:val="afffff0"/>
            <w:rtl/>
          </w:rPr>
          <w:delText xml:space="preserve">לא אכלתי באוני ממנו</w:delText>
        </w:r>
      </w:del>
      <w:r w:rsidRPr="00464129">
        <w:rPr>
          <w:rStyle w:val="afffff0"/>
          <w:rFonts w:hint="cs"/>
          <w:rtl/>
        </w:rPr>
        <w:t>'</w:t>
      </w:r>
      <w:r w:rsidRPr="00464129">
        <w:rPr>
          <w:rStyle w:val="afffff0"/>
          <w:rtl/>
        </w:rPr>
        <w:t>,</w:t>
      </w:r>
      <w:r w:rsidRPr="0092071B">
        <w:rPr>
          <w:rFonts w:ascii="FrankRuehl" w:hAnsi="FrankRuehl"/>
          <w:sz w:val="20"/>
          <w:rtl/>
        </w:rPr>
        <w:t xml:space="preserve"> </w:t>
      </w:r>
      <w:r>
        <w:rPr>
          <w:rFonts w:ascii="FrankRuehl" w:hAnsi="FrankRuehl" w:hint="cs"/>
          <w:sz w:val="20"/>
          <w:rtl/>
        </w:rPr>
        <w:t>כ</w:t>
      </w:r>
      <w:r>
        <w:rPr>
          <w:rFonts w:ascii="FrankRuehl" w:hAnsi="FrankRuehl"/>
          <w:sz w:val="20"/>
          <w:rtl/>
        </w:rPr>
        <w:t>"</w:t>
      </w:r>
      <w:r>
        <w:rPr>
          <w:rFonts w:ascii="FrankRuehl" w:hAnsi="FrankRuehl" w:hint="cs"/>
          <w:sz w:val="20"/>
          <w:rtl/>
        </w:rPr>
        <w:t xml:space="preserve">ש</w:t>
      </w:r>
      <w:r>
        <w:rPr>
          <w:rFonts w:ascii="FrankRuehl" w:hAnsi="FrankRuehl" w:hint="cs"/>
          <w:sz w:val="20"/>
          <w:rtl/>
        </w:rPr>
        <w:t xml:space="preserve"> </w:t>
      </w:r>
      <w:r w:rsidRPr="0092071B">
        <w:rPr>
          <w:rFonts w:ascii="FrankRuehl" w:hAnsi="FrankRuehl"/>
          <w:sz w:val="20"/>
          <w:rtl/>
        </w:rPr>
        <w:t xml:space="preserve">בקדשי דורות </w:t>
      </w:r>
    </w:p>
    <w:p w:rsidR="00DA63EC" w:rsidRPr="00FE1B89" w:rsidRDefault="00DA63EC" w:rsidP="00DA63EC">
      <w:pPr>
        <w:rPr>
          <w:rFonts w:ascii="FrankRuehl" w:hAnsi="FrankRuehl"/>
          <w:spacing w:val="-2"/>
          <w:sz w:val="20"/>
          <w:rtl/>
        </w:rPr>
      </w:pPr>
      <w:r w:rsidRPr="00FE1B89">
        <w:rPr>
          <w:rFonts w:ascii="FrankRuehl" w:hAnsi="FrankRuehl"/>
          <w:spacing w:val="-2"/>
          <w:sz w:val="20"/>
          <w:rtl/>
        </w:rPr>
        <w:t>מיד:</w:t>
      </w:r>
      <w:r w:rsidRPr="00FE1B89">
        <w:rPr>
          <w:rStyle w:val="afffff0"/>
          <w:spacing w:val="-2"/>
          <w:rtl/>
        </w:rPr>
        <w:t xml:space="preserve"> </w:t>
      </w:r>
      <w:r w:rsidRPr="00FE1B89">
        <w:rPr>
          <w:rStyle w:val="afffff0"/>
          <w:rFonts w:hint="cs"/>
          <w:spacing w:val="-2"/>
          <w:rtl/>
        </w:rPr>
        <w:t>'</w:t>
      </w:r>
      <w:ins w:id="91097" w:author="Claude - סמנטי" w:date="2026-10-11T12:26:16Z">
        <w:r>
          <w:rPr>
            <w:rStyle w:val="afffff0"/>
            <w:spacing w:val="-2"/>
            <w:rtl/>
          </w:rPr>
          <w:t xml:space="preserve">וַיִּשְׁמַע מֹשֶׁה וַיִּיטַב בְּעֵינָיו</w:t>
        </w:r>
      </w:ins>
      <w:del w:id="91098" w:author="Claude - סמנטי" w:date="2026-10-11T12:26:16Z">
        <w:r w:rsidRPr="00FE1B89">
          <w:rPr>
            <w:rStyle w:val="afffff0"/>
            <w:spacing w:val="-2"/>
            <w:rtl/>
          </w:rPr>
          <w:delText xml:space="preserve">וישמע משה וייטב בעיניו</w:delText>
        </w:r>
      </w:del>
      <w:r w:rsidRPr="00FE1B89">
        <w:rPr>
          <w:rStyle w:val="afffff0"/>
          <w:rFonts w:hint="cs"/>
          <w:spacing w:val="-2"/>
          <w:rtl/>
        </w:rPr>
        <w:t>'</w:t>
      </w:r>
      <w:r w:rsidRPr="00FE1B89">
        <w:rPr>
          <w:rStyle w:val="afffff0"/>
          <w:spacing w:val="-2"/>
          <w:rtl/>
        </w:rPr>
        <w:t>,</w:t>
      </w:r>
      <w:r w:rsidRPr="00FE1B89">
        <w:rPr>
          <w:rFonts w:ascii="FrankRuehl" w:hAnsi="FrankRuehl"/>
          <w:spacing w:val="-2"/>
          <w:sz w:val="20"/>
          <w:rtl/>
        </w:rPr>
        <w:t xml:space="preserve"> הודה ולא בוש משה לומר </w:t>
      </w:r>
      <w:r w:rsidRPr="00FE1B89">
        <w:rPr>
          <w:rFonts w:ascii="FrankRuehl" w:hAnsi="FrankRuehl"/>
          <w:spacing w:val="-2"/>
          <w:sz w:val="20"/>
          <w:rtl/>
        </w:rPr>
        <w:t xml:space="preserve">לא</w:t>
      </w:r>
      <w:r w:rsidRPr="00FE1B89">
        <w:rPr>
          <w:rFonts w:ascii="FrankRuehl" w:hAnsi="FrankRuehl"/>
          <w:spacing w:val="-2"/>
          <w:sz w:val="20"/>
          <w:rtl/>
        </w:rPr>
        <w:t xml:space="preserve"> שמעתי, אלא </w:t>
      </w:r>
      <w:r w:rsidRPr="00FE1B89">
        <w:rPr>
          <w:rFonts w:ascii="FrankRuehl" w:hAnsi="FrankRuehl"/>
          <w:spacing w:val="-2"/>
          <w:sz w:val="20"/>
          <w:rtl/>
        </w:rPr>
        <w:t xml:space="preserve">אמר</w:t>
      </w:r>
      <w:r w:rsidRPr="00FE1B89">
        <w:rPr>
          <w:rFonts w:ascii="FrankRuehl" w:hAnsi="FrankRuehl"/>
          <w:spacing w:val="-2"/>
          <w:sz w:val="20"/>
          <w:rtl/>
        </w:rPr>
        <w:t xml:space="preserve"> שמעתי ושכחתי.</w:t>
      </w:r>
    </w:p>
    <w:p w:rsidR="00DA63EC" w:rsidRPr="00FE1B89" w:rsidRDefault="00DA63EC" w:rsidP="00DA63EC">
      <w:pPr>
        <w:rPr>
          <w:rFonts w:ascii="FrankRuehl" w:hAnsi="FrankRuehl"/>
          <w:spacing w:val="-2"/>
          <w:sz w:val="20"/>
          <w:rtl/>
        </w:rPr>
      </w:pPr>
      <w:r w:rsidRPr="00FE1B89">
        <w:rPr>
          <w:rStyle w:val="2fb"/>
          <w:rFonts w:ascii="FrankRuehl" w:hAnsi="FrankRuehl"/>
          <w:spacing w:val="-2"/>
          <w:sz w:val="20"/>
          <w:rtl/>
        </w:rPr>
        <w:t xml:space="preserve">ור"י</w:t>
      </w:r>
      <w:r w:rsidRPr="00FE1B89">
        <w:rPr>
          <w:rFonts w:ascii="FrankRuehl" w:hAnsi="FrankRuehl"/>
          <w:spacing w:val="-2"/>
          <w:sz w:val="20"/>
          <w:rtl/>
        </w:rPr>
        <w:t xml:space="preserve"> </w:t>
      </w:r>
      <w:r w:rsidRPr="00FE1B89">
        <w:rPr>
          <w:rStyle w:val="2fb"/>
          <w:rFonts w:ascii="FrankRuehl" w:hAnsi="FrankRuehl"/>
          <w:spacing w:val="-2"/>
          <w:sz w:val="20"/>
          <w:rtl/>
        </w:rPr>
        <w:t xml:space="preserve">ור"ש</w:t>
      </w:r>
      <w:r w:rsidRPr="00FE1B89">
        <w:rPr>
          <w:rFonts w:ascii="FrankRuehl" w:hAnsi="FrankRuehl"/>
          <w:spacing w:val="-2"/>
          <w:sz w:val="20"/>
          <w:rtl/>
        </w:rPr>
        <w:t xml:space="preserve"> </w:t>
      </w:r>
      <w:ins w:id="93681" w:author="מנוע מכני" w:date="2026-10-11T12:04:39Z">
        <w:r>
          <w:rPr>
            <w:rFonts w:ascii="FrankRuehl" w:hAnsi="FrankRuehl"/>
            <w:spacing w:val="-2"/>
            <w:sz w:val="20"/>
            <w:rtl/>
          </w:rPr>
          <w:t xml:space="preserve">כך</w:t>
        </w:r>
      </w:ins>
      <w:del w:id="93682" w:author="מנוע מכני" w:date="2026-10-11T12:04:39Z">
        <w:r w:rsidRPr="00FE1B89">
          <w:rPr>
            <w:rFonts w:ascii="FrankRuehl" w:hAnsi="FrankRuehl"/>
            <w:spacing w:val="-2"/>
            <w:sz w:val="20"/>
            <w:rtl/>
          </w:rPr>
          <w:delText xml:space="preserve">הכי</w:delText>
        </w:r>
      </w:del>
      <w:r w:rsidRPr="00FE1B89">
        <w:rPr>
          <w:rFonts w:ascii="FrankRuehl" w:hAnsi="FrankRuehl"/>
          <w:spacing w:val="-2"/>
          <w:sz w:val="20"/>
          <w:rtl/>
        </w:rPr>
        <w:t xml:space="preserve"> מתרצי </w:t>
      </w:r>
      <w:ins w:id="95499" w:author="מנוע מכני" w:date="2026-10-11T12:04:39Z">
        <w:r>
          <w:rPr>
            <w:rFonts w:ascii="FrankRuehl" w:hAnsi="FrankRuehl"/>
            <w:spacing w:val="-2"/>
            <w:sz w:val="20"/>
            <w:rtl/>
          </w:rPr>
          <w:t xml:space="preserve">להם</w:t>
        </w:r>
      </w:ins>
      <w:del w:id="95500" w:author="מנוע מכני" w:date="2026-10-11T12:04:39Z">
        <w:r w:rsidRPr="00FE1B89">
          <w:rPr>
            <w:rFonts w:ascii="FrankRuehl" w:hAnsi="FrankRuehl"/>
            <w:spacing w:val="-2"/>
            <w:sz w:val="20"/>
            <w:rtl/>
          </w:rPr>
          <w:delText xml:space="preserve">להו</w:delText>
        </w:r>
      </w:del>
      <w:r w:rsidRPr="00FE1B89">
        <w:rPr>
          <w:rStyle w:val="afffff0"/>
          <w:spacing w:val="-2"/>
          <w:rtl/>
        </w:rPr>
        <w:t xml:space="preserve"> </w:t>
      </w:r>
      <w:r w:rsidRPr="00FE1B89">
        <w:rPr>
          <w:rStyle w:val="afffff0"/>
          <w:rFonts w:hint="cs"/>
          <w:spacing w:val="-2"/>
          <w:rtl/>
        </w:rPr>
        <w:t>'</w:t>
      </w:r>
      <w:ins w:id="91099" w:author="Claude - סמנטי" w:date="2026-10-11T12:26:16Z">
        <w:r>
          <w:rPr>
            <w:rStyle w:val="afffff0"/>
            <w:spacing w:val="-2"/>
            <w:rtl/>
          </w:rPr>
          <w:t xml:space="preserve">מַדּוּעַ לֹא אֲכַלְתֶּם אֶת הַחַטָּאת בִּמְקוֹם הַקּוֹדֶשׁ</w:t>
        </w:r>
      </w:ins>
      <w:del w:id="91100" w:author="Claude - סמנטי" w:date="2026-10-11T12:26:16Z">
        <w:r w:rsidRPr="00FE1B89">
          <w:rPr>
            <w:rStyle w:val="afffff0"/>
            <w:spacing w:val="-2"/>
            <w:rtl/>
          </w:rPr>
          <w:delText xml:space="preserve">מדוע </w:delText>
        </w:r>
        <w:r w:rsidRPr="00FE1B89">
          <w:rPr>
            <w:rStyle w:val="afffff0"/>
            <w:spacing w:val="-2"/>
            <w:rtl/>
          </w:rPr>
          <w:delText xml:space="preserve">לא</w:delText>
        </w:r>
        <w:r w:rsidRPr="00FE1B89">
          <w:rPr>
            <w:rStyle w:val="afffff0"/>
            <w:spacing w:val="-2"/>
            <w:rtl/>
          </w:rPr>
          <w:delText xml:space="preserve"> אכלתם את החטאת במקום הקודש</w:delText>
        </w:r>
      </w:del>
      <w:r w:rsidRPr="00FE1B89">
        <w:rPr>
          <w:rStyle w:val="afffff0"/>
          <w:rFonts w:hint="cs"/>
          <w:spacing w:val="-2"/>
          <w:rtl/>
        </w:rPr>
        <w:t>'</w:t>
      </w:r>
      <w:r w:rsidRPr="00FE1B89">
        <w:rPr>
          <w:rStyle w:val="afffff0"/>
          <w:spacing w:val="-2"/>
          <w:rtl/>
        </w:rPr>
        <w:t xml:space="preserve"> </w:t>
      </w:r>
      <w:r w:rsidRPr="00FE1B89">
        <w:rPr>
          <w:rFonts w:ascii="FrankRuehl" w:hAnsi="FrankRuehl"/>
          <w:spacing w:val="-2"/>
          <w:sz w:val="20"/>
          <w:rtl/>
        </w:rPr>
        <w:t xml:space="preserve">שמא נכנס דמה לפני ולפנים? </w:t>
      </w:r>
    </w:p>
    <w:p>
      <w:pPr>
        <w:pStyle w:val="38"/>
        <w:rPr>
          <w:ins w:id="100720" w:author="מנוע מכני" w:date="2026-10-11T12:04:39Z"/>
        </w:rPr>
      </w:pPr>
      <w:r w:rsidRPr="0092071B">
        <w:t xml:space="preserve">אמר</w:t>
      </w:r>
      <w:r w:rsidRPr="0092071B">
        <w:t xml:space="preserve"> לו:</w:t>
      </w:r>
    </w:p>
    <w:p w:rsidR="00DA63EC" w:rsidRDefault="00DA63EC" w:rsidP="00DA63EC">
      <w:pPr>
        <w:rPr>
          <w:rFonts w:ascii="FrankRuehl" w:hAnsi="FrankRuehl"/>
          <w:sz w:val="20"/>
          <w:rtl/>
        </w:rPr>
      </w:pPr>
      <w:del w:id="100721" w:author="מנוע מכני" w:date="2026-10-11T12:04:39Z">
        <w:r w:rsidRPr="00464129">
          <w:rPr>
            <w:rStyle w:val="afffff0"/>
            <w:rtl/>
          </w:rPr>
          <w:delText xml:space="preserve"> </w:delText>
        </w:r>
      </w:del>
      <w:r w:rsidRPr="00464129">
        <w:rPr>
          <w:rStyle w:val="afffff0"/>
          <w:rFonts w:hint="cs"/>
          <w:rtl/>
        </w:rPr>
        <w:t>'</w:t>
      </w:r>
      <w:ins w:id="91101" w:author="Claude - סמנטי" w:date="2026-10-11T12:26:16Z">
        <w:r>
          <w:rPr>
            <w:rStyle w:val="afffff0"/>
            <w:rtl/>
          </w:rPr>
          <w:t xml:space="preserve">הֵן לֹא הוּבָא אֶת דָּמָהּ</w:t>
        </w:r>
      </w:ins>
      <w:del w:id="91102" w:author="Claude - סמנטי" w:date="2026-10-11T12:26:16Z">
        <w:r w:rsidRPr="00464129">
          <w:rPr>
            <w:rStyle w:val="afffff0"/>
            <w:rtl/>
          </w:rPr>
          <w:delText xml:space="preserve">הן </w:delText>
        </w:r>
        <w:r w:rsidRPr="00464129">
          <w:rPr>
            <w:rStyle w:val="afffff0"/>
            <w:rtl/>
          </w:rPr>
          <w:delText xml:space="preserve">לא</w:delText>
        </w:r>
        <w:r w:rsidRPr="00464129">
          <w:rPr>
            <w:rStyle w:val="afffff0"/>
            <w:rtl/>
          </w:rPr>
          <w:delText xml:space="preserve"> הובא את דמה</w:delText>
        </w:r>
      </w:del>
      <w:r w:rsidRPr="00464129">
        <w:rPr>
          <w:rStyle w:val="afffff0"/>
          <w:rFonts w:hint="cs"/>
          <w:rtl/>
        </w:rPr>
        <w:t>'</w:t>
      </w:r>
      <w:r w:rsidRPr="00464129">
        <w:rPr>
          <w:rStyle w:val="afffff0"/>
          <w:rtl/>
        </w:rPr>
        <w:t xml:space="preserve"> </w:t>
      </w:r>
      <w:r w:rsidRPr="0092071B">
        <w:rPr>
          <w:rFonts w:ascii="FrankRuehl" w:hAnsi="FrankRuehl"/>
          <w:sz w:val="20"/>
          <w:rtl/>
        </w:rPr>
        <w:t>אל הקדש פנימה</w:t>
      </w:r>
      <w:ins w:id="95133" w:author="מנוע מכני" w:date="2026-10-11T12:04:39Z">
        <w:r>
          <w:rPr>
            <w:rFonts w:ascii="FrankRuehl" w:hAnsi="FrankRuehl"/>
            <w:sz w:val="20"/>
            <w:rtl/>
          </w:rPr>
          <w:t xml:space="preserve">,</w:t>
        </w:r>
      </w:ins>
      <w:del w:id="95134"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 xml:space="preserve">שמא חוץ למחיצתה יצאת? </w:t>
      </w:r>
      <w:r w:rsidRPr="0092071B">
        <w:rPr>
          <w:rFonts w:ascii="FrankRuehl" w:hAnsi="FrankRuehl"/>
          <w:sz w:val="20"/>
          <w:rtl/>
        </w:rPr>
        <w:t xml:space="preserve">אמר</w:t>
      </w:r>
      <w:r w:rsidRPr="0092071B">
        <w:rPr>
          <w:rFonts w:ascii="FrankRuehl" w:hAnsi="FrankRuehl"/>
          <w:sz w:val="20"/>
          <w:rtl/>
        </w:rPr>
        <w:t xml:space="preserve"> לו: </w:t>
      </w:r>
      <w:r>
        <w:rPr>
          <w:rFonts w:ascii="FrankRuehl" w:hAnsi="FrankRuehl" w:hint="cs"/>
          <w:sz w:val="20"/>
          <w:rtl/>
        </w:rPr>
        <w:t>'</w:t>
      </w:r>
      <w:r w:rsidRPr="0092071B">
        <w:rPr>
          <w:rStyle w:val="afffff0"/>
          <w:rFonts w:ascii="FrankRuehl" w:hAnsi="FrankRuehl"/>
          <w:sz w:val="20"/>
          <w:rtl/>
        </w:rPr>
        <w:t>הן בקודש היתה</w:t>
      </w:r>
      <w:r>
        <w:rPr>
          <w:rFonts w:ascii="FrankRuehl" w:hAnsi="FrankRuehl" w:hint="cs"/>
          <w:sz w:val="20"/>
          <w:rtl/>
        </w:rPr>
        <w:t>'</w:t>
      </w:r>
      <w:ins w:id="95135" w:author="מנוע מכני" w:date="2026-10-11T12:04:39Z">
        <w:r>
          <w:rPr>
            <w:rFonts w:ascii="FrankRuehl" w:hAnsi="FrankRuehl"/>
            <w:sz w:val="20"/>
            <w:rtl/>
          </w:rPr>
          <w:t xml:space="preserve">,</w:t>
        </w:r>
      </w:ins>
      <w:del w:id="95136" w:author="מנוע מכני" w:date="2026-10-11T12:04:39Z">
        <w:r>
          <w:rPr>
            <w:rFonts w:ascii="FrankRuehl" w:hAnsi="FrankRuehl"/>
            <w:sz w:val="20"/>
            <w:rtl/>
          </w:rPr>
          <w:delText xml:space="preserve">;</w:delText>
        </w:r>
      </w:del>
    </w:p>
    <w:p>
      <w:pPr>
        <w:pStyle w:val="38"/>
        <w:rPr>
          <w:ins w:id="100722" w:author="מנוע מכני" w:date="2026-10-11T12:04:39Z"/>
        </w:rPr>
      </w:pPr>
      <w:ins w:id="93683" w:author="מנוע מכני" w:date="2026-10-11T12:04:39Z">
        <w:r>
          <w:t xml:space="preserve">ושמא</w:t>
        </w:r>
      </w:ins>
    </w:p>
    <w:p w:rsidR="00DA63EC" w:rsidRPr="00FE1B89" w:rsidRDefault="00DA63EC" w:rsidP="00DA63EC">
      <w:pPr>
        <w:rPr>
          <w:rFonts w:ascii="FrankRuehl" w:hAnsi="FrankRuehl"/>
          <w:spacing w:val="-4"/>
          <w:sz w:val="20"/>
          <w:rtl/>
        </w:rPr>
      </w:pPr>
      <w:del w:id="93684" w:author="מנוע מכני" w:date="2026-10-11T12:04:39Z">
        <w:r w:rsidRPr="00FE1B89">
          <w:rPr>
            <w:rFonts w:ascii="FrankRuehl" w:hAnsi="FrankRuehl"/>
            <w:spacing w:val="-4"/>
            <w:sz w:val="20"/>
            <w:rtl/>
          </w:rPr>
          <w:delText xml:space="preserve">ודילמא</w:delText>
        </w:r>
      </w:del>
      <w:del w:id="100723" w:author="מנוע מכני" w:date="2026-10-11T12:04:39Z">
        <w:r w:rsidRPr="00FE1B89">
          <w:rPr>
            <w:rFonts w:ascii="FrankRuehl" w:hAnsi="FrankRuehl"/>
            <w:spacing w:val="-4"/>
            <w:sz w:val="20"/>
            <w:rtl/>
          </w:rPr>
          <w:delText xml:space="preserve"> </w:delText>
        </w:r>
      </w:del>
      <w:r w:rsidRPr="00FE1B89">
        <w:rPr>
          <w:rFonts w:ascii="FrankRuehl" w:hAnsi="FrankRuehl"/>
          <w:spacing w:val="-4"/>
          <w:sz w:val="20"/>
          <w:rtl/>
        </w:rPr>
        <w:t xml:space="preserve">באנינות </w:t>
      </w:r>
      <w:r w:rsidRPr="00FE1B89">
        <w:rPr>
          <w:rFonts w:ascii="FrankRuehl" w:hAnsi="FrankRuehl" w:hint="cs"/>
          <w:spacing w:val="-4"/>
          <w:sz w:val="20"/>
          <w:rtl/>
        </w:rPr>
        <w:t xml:space="preserve">הקרבתם ופסלתם </w:t>
      </w:r>
      <w:r w:rsidRPr="00FE1B89">
        <w:rPr>
          <w:rFonts w:ascii="FrankRuehl" w:hAnsi="FrankRuehl"/>
          <w:spacing w:val="-4"/>
          <w:sz w:val="20"/>
          <w:rtl/>
        </w:rPr>
        <w:t xml:space="preserve">אמר</w:t>
      </w:r>
      <w:r w:rsidRPr="00FE1B89">
        <w:rPr>
          <w:rFonts w:ascii="FrankRuehl" w:hAnsi="FrankRuehl"/>
          <w:spacing w:val="-4"/>
          <w:sz w:val="20"/>
          <w:rtl/>
        </w:rPr>
        <w:t xml:space="preserve"> לו: משה, הן הקריבוה דפסלה </w:t>
      </w:r>
      <w:ins w:id="93685" w:author="מנוע מכני" w:date="2026-10-11T12:04:39Z">
        <w:r>
          <w:rPr>
            <w:rFonts w:ascii="FrankRuehl" w:hAnsi="FrankRuehl"/>
            <w:spacing w:val="-4"/>
            <w:sz w:val="20"/>
            <w:rtl/>
          </w:rPr>
          <w:t xml:space="preserve">בהם</w:t>
        </w:r>
      </w:ins>
      <w:del w:id="93686" w:author="מנוע מכני" w:date="2026-10-11T12:04:39Z">
        <w:r w:rsidRPr="00FE1B89">
          <w:rPr>
            <w:rFonts w:ascii="FrankRuehl" w:hAnsi="FrankRuehl"/>
            <w:spacing w:val="-4"/>
            <w:sz w:val="20"/>
            <w:rtl/>
          </w:rPr>
          <w:delText xml:space="preserve">בהו</w:delText>
        </w:r>
      </w:del>
      <w:r w:rsidRPr="00FE1B89">
        <w:rPr>
          <w:rFonts w:ascii="FrankRuehl" w:hAnsi="FrankRuehl"/>
          <w:spacing w:val="-4"/>
          <w:sz w:val="20"/>
          <w:rtl/>
        </w:rPr>
        <w:t xml:space="preserve"> אנינות? אני הקרבתיה!</w:t>
      </w:r>
    </w:p>
    <w:p>
      <w:pPr>
        <w:pStyle w:val="38"/>
        <w:rPr>
          <w:ins w:id="100724" w:author="מנוע מכני" w:date="2026-10-11T12:04:39Z"/>
        </w:rPr>
      </w:pPr>
      <w:ins w:id="93687" w:author="מנוע מכני" w:date="2026-10-11T12:04:39Z">
        <w:r>
          <w:t xml:space="preserve">ושמא</w:t>
        </w:r>
      </w:ins>
    </w:p>
    <w:p w:rsidR="00DA63EC" w:rsidRPr="00FE1B89" w:rsidRDefault="00DA63EC" w:rsidP="00DA63EC">
      <w:pPr>
        <w:rPr>
          <w:rFonts w:ascii="FrankRuehl" w:hAnsi="FrankRuehl"/>
          <w:spacing w:val="-4"/>
          <w:sz w:val="20"/>
          <w:rtl/>
        </w:rPr>
      </w:pPr>
      <w:del w:id="93688" w:author="מנוע מכני" w:date="2026-10-11T12:04:39Z">
        <w:r w:rsidRPr="00FE1B89">
          <w:rPr>
            <w:rFonts w:ascii="FrankRuehl" w:hAnsi="FrankRuehl"/>
            <w:spacing w:val="-4"/>
            <w:sz w:val="20"/>
            <w:rtl/>
          </w:rPr>
          <w:delText xml:space="preserve">ודילמא</w:delText>
        </w:r>
      </w:del>
      <w:del w:id="100725" w:author="מנוע מכני" w:date="2026-10-11T12:04:39Z">
        <w:r w:rsidRPr="00FE1B89">
          <w:rPr>
            <w:rFonts w:ascii="FrankRuehl" w:hAnsi="FrankRuehl"/>
            <w:spacing w:val="-4"/>
            <w:sz w:val="20"/>
            <w:rtl/>
          </w:rPr>
          <w:delText xml:space="preserve"> </w:delText>
        </w:r>
      </w:del>
      <w:r w:rsidRPr="00FE1B89">
        <w:rPr>
          <w:rFonts w:ascii="FrankRuehl" w:hAnsi="FrankRuehl"/>
          <w:spacing w:val="-4"/>
          <w:sz w:val="20"/>
          <w:rtl/>
        </w:rPr>
        <w:t xml:space="preserve">אגב מררייכו פשעתו בה ואיטמאי? </w:t>
      </w:r>
      <w:r w:rsidRPr="00FE1B89">
        <w:rPr>
          <w:rFonts w:ascii="FrankRuehl" w:hAnsi="FrankRuehl"/>
          <w:spacing w:val="-4"/>
          <w:sz w:val="20"/>
          <w:rtl/>
        </w:rPr>
        <w:t xml:space="preserve">אמר</w:t>
      </w:r>
      <w:r w:rsidRPr="00FE1B89">
        <w:rPr>
          <w:rFonts w:ascii="FrankRuehl" w:hAnsi="FrankRuehl"/>
          <w:spacing w:val="-4"/>
          <w:sz w:val="20"/>
          <w:rtl/>
        </w:rPr>
        <w:t xml:space="preserve"> לו: משה, כך אני בעיניך שאני מבזה קדשי שמים? </w:t>
      </w:r>
    </w:p>
    <w:p w:rsidR="00DA63EC" w:rsidRDefault="00DA63EC" w:rsidP="00DA63EC">
      <w:pPr>
        <w:rPr>
          <w:rFonts w:ascii="FrankRuehl" w:hAnsi="FrankRuehl"/>
          <w:sz w:val="20"/>
          <w:rtl/>
        </w:rPr>
      </w:pPr>
      <w:r>
        <w:rPr>
          <w:rFonts w:ascii="FrankRuehl" w:hAnsi="FrankRuehl"/>
          <w:sz w:val="20"/>
          <w:rtl/>
        </w:rPr>
        <w:tab/>
      </w:r>
      <w:r w:rsidRPr="003017EE">
        <w:rPr>
          <w:rStyle w:val="afffff0"/>
          <w:rFonts w:hint="cs"/>
          <w:rtl/>
        </w:rPr>
        <w:t>'</w:t>
      </w:r>
      <w:ins w:id="91103" w:author="Claude - סמנטי" w:date="2026-10-11T12:26:16Z">
        <w:r>
          <w:rPr>
            <w:rStyle w:val="afffff0"/>
            <w:rtl/>
          </w:rPr>
          <w:t xml:space="preserve">וַתִּקְרֶאנָה אוֹתִי כָּאֵלֶּה</w:t>
        </w:r>
      </w:ins>
      <w:del w:id="91104" w:author="Claude - סמנטי" w:date="2026-10-11T12:26:16Z">
        <w:r w:rsidRPr="003017EE">
          <w:rPr>
            <w:rStyle w:val="afffff0"/>
            <w:rtl/>
          </w:rPr>
          <w:delText xml:space="preserve">ותקראנה אותי כאלה</w:delText>
        </w:r>
      </w:del>
      <w:r w:rsidRPr="003017EE">
        <w:rPr>
          <w:rStyle w:val="afffff0"/>
          <w:rFonts w:hint="cs"/>
          <w:rtl/>
        </w:rPr>
        <w:t>'</w:t>
      </w:r>
      <w:r w:rsidRPr="003017EE">
        <w:rPr>
          <w:rStyle w:val="afffff0"/>
          <w:rtl/>
        </w:rPr>
        <w:t>,</w:t>
      </w:r>
      <w:r w:rsidRPr="0092071B">
        <w:rPr>
          <w:rFonts w:ascii="FrankRuehl" w:hAnsi="FrankRuehl"/>
          <w:sz w:val="20"/>
          <w:rtl/>
        </w:rPr>
        <w:t xml:space="preserve"> </w:t>
      </w:r>
      <w:ins w:id="90471" w:author="מנוע מכני" w:date="2026-10-11T12:04:39Z">
        <w:r>
          <w:rPr>
            <w:rFonts w:ascii="FrankRuehl" w:hAnsi="FrankRuehl"/>
            <w:sz w:val="20"/>
            <w:rtl/>
          </w:rPr>
          <w:t xml:space="preserve">ואפי'</w:t>
        </w:r>
      </w:ins>
      <w:del w:id="90472" w:author="מנוע מכני" w:date="2026-10-11T12:04:39Z">
        <w:r w:rsidRPr="0092071B">
          <w:rPr>
            <w:rFonts w:ascii="FrankRuehl" w:hAnsi="FrankRuehl"/>
            <w:sz w:val="20"/>
            <w:rtl/>
          </w:rPr>
          <w:delText xml:space="preserve">ואפילו</w:delText>
        </w:r>
      </w:del>
      <w:r w:rsidRPr="0092071B">
        <w:rPr>
          <w:rFonts w:ascii="FrankRuehl" w:hAnsi="FrankRuehl"/>
          <w:sz w:val="20"/>
          <w:rtl/>
        </w:rPr>
        <w:t xml:space="preserve"> אלה וכאלה אין אני מבזה קדשי שמים</w:t>
      </w:r>
      <w:ins w:id="95137" w:author="מנוע מכני" w:date="2026-10-11T12:04:39Z">
        <w:r>
          <w:rPr>
            <w:rFonts w:ascii="FrankRuehl" w:hAnsi="FrankRuehl"/>
            <w:sz w:val="20"/>
            <w:rtl/>
          </w:rPr>
          <w:t xml:space="preserve">,</w:t>
        </w:r>
      </w:ins>
      <w:del w:id="95138" w:author="מנוע מכני" w:date="2026-10-11T12:04:39Z">
        <w:r>
          <w:rPr>
            <w:rFonts w:ascii="FrankRuehl" w:hAnsi="FrankRuehl"/>
            <w:sz w:val="20"/>
            <w:rtl/>
          </w:rPr>
          <w:delText xml:space="preserve">;</w:delText>
        </w:r>
      </w:del>
    </w:p>
    <w:p>
      <w:pPr>
        <w:pStyle w:val="38"/>
        <w:rPr>
          <w:ins w:id="100726" w:author="מנוע מכני" w:date="2026-10-11T12:04:39Z"/>
        </w:rPr>
      </w:pPr>
      <w:r w:rsidRPr="00FE1B89">
        <w:t xml:space="preserve">אמר</w:t>
      </w:r>
      <w:r w:rsidRPr="00FE1B89">
        <w:t xml:space="preserve"> לו:</w:t>
      </w:r>
    </w:p>
    <w:p w:rsidR="00DA63EC" w:rsidRPr="00FE1B89" w:rsidRDefault="00DA63EC" w:rsidP="00DA63EC">
      <w:pPr>
        <w:rPr>
          <w:rFonts w:ascii="FrankRuehl" w:hAnsi="FrankRuehl"/>
          <w:spacing w:val="-8"/>
          <w:sz w:val="20"/>
          <w:rtl/>
        </w:rPr>
      </w:pPr>
      <w:del w:id="100727" w:author="מנוע מכני" w:date="2026-10-11T12:04:39Z">
        <w:r w:rsidRPr="00FE1B89">
          <w:rPr>
            <w:rFonts w:ascii="FrankRuehl" w:hAnsi="FrankRuehl"/>
            <w:spacing w:val="-8"/>
            <w:sz w:val="20"/>
            <w:rtl/>
          </w:rPr>
          <w:delText xml:space="preserve"> </w:delText>
        </w:r>
      </w:del>
      <w:ins w:id="96079" w:author="מנוע מכני" w:date="2026-10-11T12:04:39Z">
        <w:r>
          <w:rPr>
            <w:rFonts w:ascii="FrankRuehl" w:hAnsi="FrankRuehl"/>
            <w:spacing w:val="-8"/>
            <w:sz w:val="20"/>
            <w:rtl/>
          </w:rPr>
          <w:t xml:space="preserve">ואם </w:t>
        </w:r>
      </w:ins>
      <w:del w:id="96080" w:author="מנוע מכני" w:date="2026-10-11T12:04:39Z">
        <w:r w:rsidRPr="00FE1B89">
          <w:rPr>
            <w:rFonts w:ascii="FrankRuehl" w:hAnsi="FrankRuehl"/>
            <w:spacing w:val="-8"/>
            <w:sz w:val="20"/>
            <w:rtl/>
          </w:rPr>
          <w:delText xml:space="preserve">ואי</w:delText>
        </w:r>
        <w:r w:rsidRPr="00FE1B89">
          <w:rPr>
            <w:rStyle w:val="afffff0"/>
            <w:spacing w:val="-8"/>
            <w:rtl/>
          </w:rPr>
          <w:delText xml:space="preserve"> </w:delText>
        </w:r>
      </w:del>
      <w:r w:rsidRPr="00FE1B89">
        <w:rPr>
          <w:rStyle w:val="afffff0"/>
          <w:rFonts w:hint="cs"/>
          <w:spacing w:val="-8"/>
          <w:rtl/>
        </w:rPr>
        <w:t>'</w:t>
      </w:r>
      <w:r w:rsidRPr="00FE1B89">
        <w:rPr>
          <w:rStyle w:val="afffff0"/>
          <w:spacing w:val="-8"/>
          <w:rtl/>
        </w:rPr>
        <w:t xml:space="preserve">הן </w:t>
      </w:r>
      <w:r w:rsidRPr="00FE1B89">
        <w:rPr>
          <w:rStyle w:val="afffff0"/>
          <w:spacing w:val="-8"/>
          <w:rtl/>
        </w:rPr>
        <w:t xml:space="preserve">לא</w:t>
      </w:r>
      <w:r w:rsidRPr="00FE1B89">
        <w:rPr>
          <w:rStyle w:val="afffff0"/>
          <w:spacing w:val="-8"/>
          <w:rtl/>
        </w:rPr>
        <w:t xml:space="preserve"> הובא את דמה ובקודש היתה</w:t>
      </w:r>
      <w:r w:rsidRPr="00FE1B89">
        <w:rPr>
          <w:rStyle w:val="afffff0"/>
          <w:rFonts w:hint="cs"/>
          <w:spacing w:val="-8"/>
          <w:rtl/>
        </w:rPr>
        <w:t>'</w:t>
      </w:r>
      <w:r w:rsidRPr="00FE1B89">
        <w:rPr>
          <w:rStyle w:val="afffff0"/>
          <w:spacing w:val="-8"/>
          <w:rtl/>
        </w:rPr>
        <w:t>,</w:t>
      </w:r>
      <w:r w:rsidRPr="00FE1B89">
        <w:rPr>
          <w:rFonts w:ascii="FrankRuehl" w:hAnsi="FrankRuehl"/>
          <w:spacing w:val="-8"/>
          <w:sz w:val="20"/>
          <w:rtl/>
        </w:rPr>
        <w:t xml:space="preserve"> </w:t>
      </w:r>
      <w:r w:rsidRPr="00FE1B89">
        <w:rPr>
          <w:rFonts w:ascii="FrankRuehl" w:hAnsi="FrankRuehl" w:hint="cs"/>
          <w:spacing w:val="-8"/>
          <w:sz w:val="20"/>
          <w:rtl/>
        </w:rPr>
        <w:t>'</w:t>
      </w:r>
      <w:r w:rsidRPr="00FE1B89">
        <w:rPr>
          <w:rStyle w:val="afffff0"/>
          <w:rFonts w:ascii="FrankRuehl" w:hAnsi="FrankRuehl"/>
          <w:spacing w:val="-8"/>
          <w:sz w:val="20"/>
          <w:rtl/>
        </w:rPr>
        <w:t>אכול תאכלו אותה בקודש כאשר צויתי באנינות יאכלוה</w:t>
      </w:r>
      <w:r w:rsidRPr="00FE1B89">
        <w:rPr>
          <w:rFonts w:ascii="FrankRuehl" w:hAnsi="FrankRuehl" w:hint="cs"/>
          <w:spacing w:val="-8"/>
          <w:sz w:val="20"/>
          <w:rtl/>
        </w:rPr>
        <w:t>'</w:t>
      </w:r>
      <w:r w:rsidRPr="00FE1B89">
        <w:rPr>
          <w:rFonts w:ascii="FrankRuehl" w:hAnsi="FrankRuehl"/>
          <w:spacing w:val="-8"/>
          <w:sz w:val="20"/>
          <w:rtl/>
        </w:rPr>
        <w:t>!</w:t>
      </w:r>
    </w:p>
    <w:p>
      <w:pPr>
        <w:pStyle w:val="38"/>
        <w:rPr>
          <w:ins w:id="100728" w:author="מנוע מכני" w:date="2026-10-11T12:04:39Z"/>
        </w:rPr>
      </w:pPr>
      <w:r w:rsidRPr="0092071B">
        <w:t xml:space="preserve">אמר</w:t>
      </w:r>
      <w:r w:rsidRPr="0092071B">
        <w:t xml:space="preserve"> לו:</w:t>
      </w:r>
    </w:p>
    <w:p w:rsidR="00DA63EC" w:rsidRDefault="00DA63EC" w:rsidP="00DA63EC">
      <w:pPr>
        <w:rPr>
          <w:rFonts w:ascii="FrankRuehl" w:hAnsi="FrankRuehl"/>
          <w:sz w:val="20"/>
          <w:rtl/>
        </w:rPr>
      </w:pPr>
      <w:del w:id="100729"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שמא </w:t>
      </w:r>
      <w:r w:rsidRPr="0092071B">
        <w:rPr>
          <w:rFonts w:ascii="FrankRuehl" w:hAnsi="FrankRuehl"/>
          <w:sz w:val="20"/>
          <w:rtl/>
        </w:rPr>
        <w:t xml:space="preserve">לא</w:t>
      </w:r>
      <w:r w:rsidRPr="0092071B">
        <w:rPr>
          <w:rFonts w:ascii="FrankRuehl" w:hAnsi="FrankRuehl"/>
          <w:sz w:val="20"/>
          <w:rtl/>
        </w:rPr>
        <w:t xml:space="preserve"> שמעת אלא בלילה? </w:t>
      </w:r>
      <w:ins w:id="96081" w:author="מנוע מכני" w:date="2026-10-11T12:04:39Z">
        <w:r>
          <w:rPr>
            <w:rFonts w:ascii="FrankRuehl" w:hAnsi="FrankRuehl"/>
            <w:sz w:val="20"/>
            <w:rtl/>
          </w:rPr>
          <w:t xml:space="preserve">דאם </w:t>
        </w:r>
      </w:ins>
      <w:del w:id="96082" w:author="מנוע מכני" w:date="2026-10-11T12:04:39Z">
        <w:r w:rsidRPr="0092071B">
          <w:rPr>
            <w:rFonts w:ascii="FrankRuehl" w:hAnsi="FrankRuehl"/>
            <w:sz w:val="20"/>
            <w:rtl/>
          </w:rPr>
          <w:delText xml:space="preserve">דאי </w:delText>
        </w:r>
      </w:del>
      <w:r w:rsidRPr="0092071B">
        <w:rPr>
          <w:rFonts w:ascii="FrankRuehl" w:hAnsi="FrankRuehl"/>
          <w:sz w:val="20"/>
          <w:rtl/>
        </w:rPr>
        <w:t xml:space="preserve">ביום, </w:t>
      </w:r>
      <w:r w:rsidRPr="0092071B">
        <w:rPr>
          <w:rFonts w:ascii="FrankRuehl" w:hAnsi="FrankRuehl"/>
          <w:sz w:val="20"/>
          <w:rtl/>
        </w:rPr>
        <w:t xml:space="preserve">ק"ו</w:t>
      </w:r>
      <w:r w:rsidRPr="0092071B">
        <w:rPr>
          <w:rFonts w:ascii="FrankRuehl" w:hAnsi="FrankRuehl"/>
          <w:sz w:val="20"/>
          <w:rtl/>
        </w:rPr>
        <w:t xml:space="preserve"> ממעשר הקל, </w:t>
      </w:r>
      <w:r>
        <w:rPr>
          <w:rFonts w:ascii="FrankRuehl" w:hAnsi="FrankRuehl" w:hint="cs"/>
          <w:sz w:val="20"/>
          <w:rtl/>
        </w:rPr>
        <w:t>ד</w:t>
      </w:r>
      <w:r w:rsidRPr="0092071B">
        <w:rPr>
          <w:rFonts w:ascii="FrankRuehl" w:hAnsi="FrankRuehl"/>
          <w:sz w:val="20"/>
          <w:rtl/>
        </w:rPr>
        <w:t>אמרה תורה:</w:t>
      </w:r>
      <w:r w:rsidRPr="00464129">
        <w:rPr>
          <w:rStyle w:val="afffff0"/>
          <w:rtl/>
        </w:rPr>
        <w:t xml:space="preserve"> </w:t>
      </w:r>
      <w:r w:rsidRPr="00464129">
        <w:rPr>
          <w:rStyle w:val="afffff0"/>
          <w:rFonts w:hint="cs"/>
          <w:rtl/>
        </w:rPr>
        <w:t>'</w:t>
      </w:r>
      <w:ins w:id="91105" w:author="Claude - סמנטי" w:date="2026-10-11T12:26:16Z">
        <w:r>
          <w:rPr>
            <w:rStyle w:val="afffff0"/>
            <w:rtl/>
          </w:rPr>
          <w:t xml:space="preserve">לֹא אָכַלְתִּי בְאוֹנִי מִמֶּנּוּ</w:t>
        </w:r>
      </w:ins>
      <w:del w:id="91106" w:author="Claude - סמנטי" w:date="2026-10-11T12:26:16Z">
        <w:r w:rsidRPr="00464129">
          <w:rPr>
            <w:rStyle w:val="afffff0"/>
            <w:rtl/>
          </w:rPr>
          <w:delText xml:space="preserve">לא אכלתי באוני ממנו</w:delText>
        </w:r>
      </w:del>
      <w:r w:rsidRPr="00464129">
        <w:rPr>
          <w:rStyle w:val="afffff0"/>
          <w:rFonts w:hint="cs"/>
          <w:rtl/>
        </w:rPr>
        <w:t>'</w:t>
      </w:r>
      <w:r w:rsidRPr="00464129">
        <w:rPr>
          <w:rStyle w:val="afffff0"/>
          <w:rtl/>
        </w:rPr>
        <w:t>,</w:t>
      </w:r>
      <w:r w:rsidRPr="0092071B">
        <w:rPr>
          <w:rFonts w:ascii="FrankRuehl" w:hAnsi="FrankRuehl"/>
          <w:sz w:val="20"/>
          <w:rtl/>
        </w:rPr>
        <w:t xml:space="preserve"> </w:t>
      </w:r>
      <w:r>
        <w:rPr>
          <w:rFonts w:ascii="FrankRuehl" w:hAnsi="FrankRuehl" w:hint="cs"/>
          <w:sz w:val="20"/>
          <w:rtl/>
        </w:rPr>
        <w:t>כ</w:t>
      </w:r>
      <w:r>
        <w:rPr>
          <w:rFonts w:ascii="FrankRuehl" w:hAnsi="FrankRuehl"/>
          <w:sz w:val="20"/>
          <w:rtl/>
        </w:rPr>
        <w:t>"</w:t>
      </w:r>
      <w:r>
        <w:rPr>
          <w:rFonts w:ascii="FrankRuehl" w:hAnsi="FrankRuehl" w:hint="cs"/>
          <w:sz w:val="20"/>
          <w:rtl/>
        </w:rPr>
        <w:t xml:space="preserve">ש</w:t>
      </w:r>
      <w:r>
        <w:rPr>
          <w:rFonts w:ascii="FrankRuehl" w:hAnsi="FrankRuehl" w:hint="cs"/>
          <w:sz w:val="20"/>
          <w:rtl/>
        </w:rPr>
        <w:t xml:space="preserve"> </w:t>
      </w:r>
      <w:r w:rsidRPr="0092071B">
        <w:rPr>
          <w:rFonts w:ascii="FrankRuehl" w:hAnsi="FrankRuehl"/>
          <w:sz w:val="20"/>
          <w:rtl/>
        </w:rPr>
        <w:t xml:space="preserve">קודש חמור </w:t>
      </w:r>
    </w:p>
    <w:p w:rsidR="00DA63EC" w:rsidRDefault="00DA63EC" w:rsidP="00DA63EC">
      <w:pPr>
        <w:pStyle w:val="afff3"/>
        <w:framePr w:wrap="around"/>
        <w:rPr>
          <w:rtl/>
        </w:rPr>
      </w:pPr>
      <w:r>
        <w:rPr>
          <w:rFonts w:hint="cs"/>
          <w:rtl/>
        </w:rPr>
        <w:t>קא:</w:t>
      </w:r>
    </w:p>
    <w:p w:rsidR="00DA63EC" w:rsidRDefault="00DA63EC" w:rsidP="00DA63EC">
      <w:pPr>
        <w:rPr>
          <w:rFonts w:ascii="FrankRuehl" w:hAnsi="FrankRuehl"/>
          <w:sz w:val="20"/>
          <w:rtl/>
        </w:rPr>
      </w:pPr>
      <w:r w:rsidRPr="0092071B">
        <w:rPr>
          <w:rFonts w:ascii="FrankRuehl" w:hAnsi="FrankRuehl"/>
          <w:sz w:val="20"/>
          <w:rtl/>
        </w:rPr>
        <w:t>מיד:</w:t>
      </w:r>
      <w:r w:rsidRPr="00464129">
        <w:rPr>
          <w:rStyle w:val="afffff0"/>
          <w:rtl/>
        </w:rPr>
        <w:t xml:space="preserve"> </w:t>
      </w:r>
      <w:r w:rsidRPr="00464129">
        <w:rPr>
          <w:rStyle w:val="afffff0"/>
          <w:rFonts w:hint="cs"/>
          <w:rtl/>
        </w:rPr>
        <w:t>'</w:t>
      </w:r>
      <w:ins w:id="91107" w:author="Claude - סמנטי" w:date="2026-10-11T12:26:16Z">
        <w:r>
          <w:rPr>
            <w:rStyle w:val="afffff0"/>
            <w:rtl/>
          </w:rPr>
          <w:t xml:space="preserve">וַיִּשְׁמַע מֹשֶׁה וַיִּיטַב בְּעֵינָיו</w:t>
        </w:r>
      </w:ins>
      <w:del w:id="91108" w:author="Claude - סמנטי" w:date="2026-10-11T12:26:16Z">
        <w:r w:rsidRPr="00464129">
          <w:rPr>
            <w:rStyle w:val="afffff0"/>
            <w:rtl/>
          </w:rPr>
          <w:delText xml:space="preserve">וישמע משה וייטב בעיניו</w:delText>
        </w:r>
      </w:del>
      <w:r w:rsidRPr="00464129">
        <w:rPr>
          <w:rStyle w:val="afffff0"/>
          <w:rFonts w:hint="cs"/>
          <w:rtl/>
        </w:rPr>
        <w:t>'</w:t>
      </w:r>
      <w:r w:rsidRPr="00464129">
        <w:rPr>
          <w:rStyle w:val="afffff0"/>
          <w:rtl/>
        </w:rPr>
        <w:t>,</w:t>
      </w:r>
      <w:r w:rsidRPr="0092071B">
        <w:rPr>
          <w:rFonts w:ascii="FrankRuehl" w:hAnsi="FrankRuehl"/>
          <w:sz w:val="20"/>
          <w:rtl/>
        </w:rPr>
        <w:t xml:space="preserve"> </w:t>
      </w:r>
      <w:r w:rsidRPr="0092071B">
        <w:rPr>
          <w:rFonts w:ascii="FrankRuehl" w:hAnsi="FrankRuehl"/>
          <w:sz w:val="20"/>
          <w:rtl/>
        </w:rPr>
        <w:t xml:space="preserve">לא</w:t>
      </w:r>
      <w:r w:rsidRPr="0092071B">
        <w:rPr>
          <w:rFonts w:ascii="FrankRuehl" w:hAnsi="FrankRuehl"/>
          <w:sz w:val="20"/>
          <w:rtl/>
        </w:rPr>
        <w:t xml:space="preserve"> בוש משה לומר </w:t>
      </w:r>
      <w:r w:rsidRPr="0092071B">
        <w:rPr>
          <w:rFonts w:ascii="FrankRuehl" w:hAnsi="FrankRuehl"/>
          <w:sz w:val="20"/>
          <w:rtl/>
        </w:rPr>
        <w:t xml:space="preserve">לא</w:t>
      </w:r>
      <w:r w:rsidRPr="0092071B">
        <w:rPr>
          <w:rFonts w:ascii="FrankRuehl" w:hAnsi="FrankRuehl"/>
          <w:sz w:val="20"/>
          <w:rtl/>
        </w:rPr>
        <w:t xml:space="preserve"> שמעתי, אלא שמעתי ושכחתי</w:t>
      </w:r>
      <w:ins w:id="95139" w:author="מנוע מכני" w:date="2026-10-11T12:04:39Z">
        <w:r>
          <w:rPr>
            <w:rFonts w:ascii="FrankRuehl" w:hAnsi="FrankRuehl"/>
            <w:sz w:val="20"/>
            <w:rtl/>
          </w:rPr>
          <w:t xml:space="preserve">,</w:t>
        </w:r>
      </w:ins>
      <w:del w:id="95140"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 xml:space="preserve">איבעי </w:t>
      </w:r>
      <w:ins w:id="95501" w:author="מנוע מכני" w:date="2026-10-11T12:04:39Z">
        <w:r>
          <w:rPr>
            <w:rFonts w:ascii="FrankRuehl" w:hAnsi="FrankRuehl"/>
            <w:sz w:val="20"/>
            <w:rtl/>
          </w:rPr>
          <w:t xml:space="preserve">להם</w:t>
        </w:r>
      </w:ins>
      <w:del w:id="95502" w:author="מנוע מכני" w:date="2026-10-11T12:04:39Z">
        <w:r w:rsidRPr="0092071B">
          <w:rPr>
            <w:rFonts w:ascii="FrankRuehl" w:hAnsi="FrankRuehl"/>
            <w:sz w:val="20"/>
            <w:rtl/>
          </w:rPr>
          <w:delText xml:space="preserve">להו</w:delText>
        </w:r>
      </w:del>
      <w:r w:rsidRPr="0092071B">
        <w:rPr>
          <w:rFonts w:ascii="FrankRuehl" w:hAnsi="FrankRuehl"/>
          <w:sz w:val="20"/>
          <w:rtl/>
        </w:rPr>
        <w:t xml:space="preserve"> לשהוייה ולמיכלא </w:t>
      </w:r>
      <w:ins w:id="90303" w:author="Claude - סמנטי" w:date="2026-10-11T12:26:16Z">
        <w:r>
          <w:rPr>
            <w:rFonts w:ascii="FrankRuehl" w:hAnsi="FrankRuehl"/>
            <w:sz w:val="20"/>
            <w:rtl/>
          </w:rPr>
          <w:t xml:space="preserve">בערב</w:t>
        </w:r>
      </w:ins>
      <w:del w:id="90304" w:author="Claude - סמנטי" w:date="2026-10-11T12:26:16Z">
        <w:r w:rsidRPr="0092071B">
          <w:rPr>
            <w:rFonts w:ascii="FrankRuehl" w:hAnsi="FrankRuehl"/>
            <w:sz w:val="20"/>
            <w:rtl/>
          </w:rPr>
          <w:delText xml:space="preserve">באורתא</w:delText>
        </w:r>
      </w:del>
      <w:r w:rsidRPr="0092071B">
        <w:rPr>
          <w:rFonts w:ascii="FrankRuehl" w:hAnsi="FrankRuehl"/>
          <w:sz w:val="20"/>
          <w:rtl/>
        </w:rPr>
        <w:t xml:space="preserve">, טומאה באונס באתה.</w:t>
      </w:r>
    </w:p>
    <w:p w:rsidR="00DA63EC" w:rsidRDefault="00DA63EC" w:rsidP="00DA63EC">
      <w:pPr>
        <w:rPr>
          <w:rFonts w:ascii="FrankRuehl" w:hAnsi="FrankRuehl"/>
          <w:sz w:val="20"/>
          <w:rtl/>
        </w:rPr>
      </w:pPr>
      <w:r w:rsidRPr="0092071B">
        <w:rPr>
          <w:rFonts w:ascii="FrankRuehl" w:hAnsi="FrankRuehl"/>
          <w:sz w:val="20"/>
          <w:rtl/>
        </w:rPr>
        <w:t>לרבנן, היינו דכתיב</w:t>
      </w:r>
      <w:r w:rsidRPr="00464129">
        <w:rPr>
          <w:rStyle w:val="afffff0"/>
          <w:rtl/>
        </w:rPr>
        <w:t xml:space="preserve"> </w:t>
      </w:r>
      <w:r w:rsidRPr="00464129">
        <w:rPr>
          <w:rStyle w:val="afffff0"/>
          <w:rFonts w:hint="cs"/>
          <w:rtl/>
        </w:rPr>
        <w:t>'</w:t>
      </w:r>
      <w:ins w:id="91109" w:author="Claude - סמנטי" w:date="2026-10-11T12:26:16Z">
        <w:r>
          <w:rPr>
            <w:rStyle w:val="afffff0"/>
            <w:rtl/>
          </w:rPr>
          <w:t xml:space="preserve">הַיּוֹם</w:t>
        </w:r>
      </w:ins>
      <w:del w:id="91110" w:author="Claude - סמנטי" w:date="2026-10-11T12:26:16Z">
        <w:r w:rsidRPr="00464129">
          <w:rPr>
            <w:rStyle w:val="afffff0"/>
            <w:rtl/>
          </w:rPr>
          <w:delText xml:space="preserve">היום</w:delText>
        </w:r>
      </w:del>
      <w:r w:rsidRPr="00464129">
        <w:rPr>
          <w:rStyle w:val="afffff0"/>
          <w:rFonts w:hint="cs"/>
          <w:rtl/>
        </w:rPr>
        <w:t>'</w:t>
      </w:r>
      <w:r w:rsidRPr="00464129">
        <w:rPr>
          <w:rStyle w:val="afffff0"/>
          <w:rtl/>
        </w:rPr>
        <w:t>,</w:t>
      </w:r>
      <w:r w:rsidRPr="0092071B">
        <w:rPr>
          <w:rFonts w:ascii="FrankRuehl" w:hAnsi="FrankRuehl"/>
          <w:sz w:val="20"/>
          <w:rtl/>
        </w:rPr>
        <w:t xml:space="preserve"> </w:t>
      </w:r>
    </w:p>
    <w:p w:rsidR="00DA63EC" w:rsidRDefault="00DA63EC" w:rsidP="00DA63EC">
      <w:pPr>
        <w:rPr>
          <w:rFonts w:ascii="FrankRuehl" w:hAnsi="FrankRuehl"/>
          <w:sz w:val="20"/>
          <w:rtl/>
        </w:rPr>
      </w:pPr>
      <w:r w:rsidRPr="0092071B">
        <w:rPr>
          <w:rStyle w:val="2fb"/>
          <w:rFonts w:ascii="FrankRuehl" w:hAnsi="FrankRuehl"/>
          <w:sz w:val="20"/>
          <w:rtl/>
        </w:rPr>
        <w:t xml:space="preserve">לרבי</w:t>
      </w:r>
      <w:r w:rsidRPr="0092071B">
        <w:rPr>
          <w:rFonts w:ascii="FrankRuehl" w:hAnsi="FrankRuehl"/>
          <w:sz w:val="20"/>
          <w:rtl/>
        </w:rPr>
        <w:t xml:space="preserve"> נחמיה</w:t>
      </w:r>
      <w:r w:rsidRPr="00464129">
        <w:rPr>
          <w:rStyle w:val="afffff0"/>
          <w:rtl/>
        </w:rPr>
        <w:t xml:space="preserve"> </w:t>
      </w:r>
      <w:r w:rsidRPr="00464129">
        <w:rPr>
          <w:rStyle w:val="afffff0"/>
          <w:rFonts w:hint="cs"/>
          <w:rtl/>
        </w:rPr>
        <w:t>'</w:t>
      </w:r>
      <w:r w:rsidRPr="00464129">
        <w:rPr>
          <w:rStyle w:val="afffff0"/>
          <w:rtl/>
        </w:rPr>
        <w:t>היום</w:t>
      </w:r>
      <w:r w:rsidRPr="00464129">
        <w:rPr>
          <w:rStyle w:val="afffff0"/>
          <w:rFonts w:hint="cs"/>
          <w:rtl/>
        </w:rPr>
        <w:t>'</w:t>
      </w:r>
      <w:r w:rsidRPr="00464129">
        <w:rPr>
          <w:rStyle w:val="afffff0"/>
          <w:rtl/>
        </w:rPr>
        <w:t xml:space="preserve"> </w:t>
      </w:r>
      <w:r w:rsidRPr="0092071B">
        <w:rPr>
          <w:rFonts w:ascii="FrankRuehl" w:hAnsi="FrankRuehl"/>
          <w:sz w:val="20"/>
          <w:rtl/>
        </w:rPr>
        <w:t>חובת היום.</w:t>
      </w:r>
    </w:p>
    <w:p w:rsidR="00DA63EC" w:rsidRDefault="00DA63EC" w:rsidP="00DA63EC">
      <w:pPr>
        <w:rPr>
          <w:rFonts w:ascii="FrankRuehl" w:hAnsi="FrankRuehl"/>
          <w:sz w:val="20"/>
          <w:rtl/>
        </w:rPr>
      </w:pPr>
      <w:r w:rsidRPr="0092071B">
        <w:rPr>
          <w:rStyle w:val="2fb"/>
          <w:rFonts w:ascii="FrankRuehl" w:hAnsi="FrankRuehl"/>
          <w:sz w:val="20"/>
          <w:rtl/>
        </w:rPr>
        <w:t xml:space="preserve">לרבי</w:t>
      </w:r>
      <w:r w:rsidRPr="0092071B">
        <w:rPr>
          <w:rFonts w:ascii="FrankRuehl" w:hAnsi="FrankRuehl"/>
          <w:sz w:val="20"/>
          <w:rtl/>
        </w:rPr>
        <w:t xml:space="preserve"> נחמיה, היינו דכתיב</w:t>
      </w:r>
      <w:r w:rsidRPr="00464129">
        <w:rPr>
          <w:rStyle w:val="afffff0"/>
          <w:rtl/>
        </w:rPr>
        <w:t xml:space="preserve"> </w:t>
      </w:r>
      <w:r w:rsidRPr="00464129">
        <w:rPr>
          <w:rStyle w:val="afffff0"/>
          <w:rFonts w:hint="cs"/>
          <w:rtl/>
        </w:rPr>
        <w:t>'</w:t>
      </w:r>
      <w:ins w:id="91111" w:author="Claude - סמנטי" w:date="2026-10-11T12:26:16Z">
        <w:r>
          <w:rPr>
            <w:rStyle w:val="afffff0"/>
            <w:rtl/>
          </w:rPr>
          <w:t xml:space="preserve">הֵן הַיּוֹם</w:t>
        </w:r>
      </w:ins>
      <w:del w:id="91112" w:author="Claude - סמנטי" w:date="2026-10-11T12:26:16Z">
        <w:r w:rsidRPr="00464129">
          <w:rPr>
            <w:rStyle w:val="afffff0"/>
            <w:rtl/>
          </w:rPr>
          <w:delText xml:space="preserve">הן היום</w:delText>
        </w:r>
      </w:del>
      <w:r w:rsidRPr="00464129">
        <w:rPr>
          <w:rStyle w:val="afffff0"/>
          <w:rFonts w:hint="cs"/>
          <w:rtl/>
        </w:rPr>
        <w:t>'</w:t>
      </w:r>
      <w:r w:rsidRPr="00464129">
        <w:rPr>
          <w:rStyle w:val="afffff0"/>
          <w:rtl/>
        </w:rPr>
        <w:t>,</w:t>
      </w:r>
      <w:r w:rsidRPr="0092071B">
        <w:rPr>
          <w:rFonts w:ascii="FrankRuehl" w:hAnsi="FrankRuehl"/>
          <w:sz w:val="20"/>
          <w:rtl/>
        </w:rPr>
        <w:t xml:space="preserve"> אלא לרבנן </w:t>
      </w:r>
      <w:ins w:id="93689" w:author="מנוע מכני" w:date="2026-10-11T12:04:39Z">
        <w:r>
          <w:rPr>
            <w:rFonts w:ascii="FrankRuehl" w:hAnsi="FrankRuehl"/>
            <w:sz w:val="20"/>
            <w:rtl/>
          </w:rPr>
          <w:t xml:space="preserve">מה</w:t>
        </w:r>
      </w:ins>
      <w:del w:id="93690" w:author="מנוע מכני" w:date="2026-10-11T12:04:39Z">
        <w:r w:rsidRPr="0092071B">
          <w:rPr>
            <w:rFonts w:ascii="FrankRuehl" w:hAnsi="FrankRuehl"/>
            <w:sz w:val="20"/>
            <w:rtl/>
          </w:rPr>
          <w:delText xml:space="preserve">מאי</w:delText>
        </w:r>
      </w:del>
      <w:r w:rsidRPr="0092071B">
        <w:rPr>
          <w:rFonts w:ascii="FrankRuehl" w:hAnsi="FrankRuehl"/>
          <w:sz w:val="20"/>
          <w:rtl/>
        </w:rPr>
        <w:t xml:space="preserve"> הן היום? </w:t>
      </w:r>
      <w:r w:rsidRPr="0092071B">
        <w:rPr>
          <w:rFonts w:ascii="FrankRuehl" w:hAnsi="FrankRuehl"/>
          <w:sz w:val="20"/>
          <w:rtl/>
        </w:rPr>
        <w:t xml:space="preserve">ה"ק</w:t>
      </w:r>
      <w:r w:rsidRPr="0092071B">
        <w:rPr>
          <w:rFonts w:ascii="FrankRuehl" w:hAnsi="FrankRuehl"/>
          <w:sz w:val="20"/>
          <w:rtl/>
        </w:rPr>
        <w:t xml:space="preserve">: הן הקריבו? אני הקרבתי.</w:t>
      </w:r>
    </w:p>
    <w:p w:rsidR="00DA63EC" w:rsidRDefault="00DA63EC" w:rsidP="00DA63EC">
      <w:pPr>
        <w:rPr>
          <w:rFonts w:ascii="FrankRuehl" w:hAnsi="FrankRuehl"/>
          <w:sz w:val="20"/>
          <w:rtl/>
        </w:rPr>
      </w:pPr>
    </w:p>
    <w:p>
      <w:pPr>
        <w:pStyle w:val="afffff8"/>
        <w:rPr>
          <w:ins w:id="90131" w:author="קלוד" w:date="2026-10-11T12:29:36Z"/>
        </w:rPr>
      </w:pPr>
      <w:ins w:id="90132" w:author="קלוד" w:date="2026-10-11T12:29:36Z">
        <w:r>
          <w:rPr>
            <w:color w:val="7B3F00"/>
          </w:rPr>
          <w:t xml:space="preserve">שלשה שעירים - נחשון, שמיני ור"ח, ואחד נשרף</w:t>
        </w:r>
      </w:ins>
    </w:p>
    <w:p>
      <w:pPr>
        <w:pStyle w:val="38"/>
        <w:rPr>
          <w:ins w:id="100731" w:author="מנוע מכני" w:date="2026-10-11T12:04:39Z"/>
        </w:rPr>
      </w:pPr>
      <w:del w:id="100730" w:author="מנוע מכני" w:date="2026-10-11T12:04:39Z">
        <w:r>
          <w:delText xml:space="preserve">•</w:delText>
        </w:r>
      </w:del>
      <w:r>
        <w:t xml:space="preserve"> </w:t>
      </w:r>
      <w:r w:rsidRPr="0092071B">
        <w:t xml:space="preserve">אמר</w:t>
      </w:r>
      <w:r w:rsidRPr="0092071B">
        <w:t xml:space="preserve"> מר:</w:t>
      </w:r>
    </w:p>
    <w:p w:rsidR="00DA63EC" w:rsidRDefault="00DA63EC" w:rsidP="00DA63EC">
      <w:pPr>
        <w:rPr>
          <w:rFonts w:ascii="FrankRuehl" w:hAnsi="FrankRuehl"/>
          <w:sz w:val="20"/>
          <w:rtl/>
        </w:rPr>
      </w:pPr>
      <w:del w:id="100732"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היו לשלשתן שישרפו.</w:t>
      </w:r>
    </w:p>
    <w:p w:rsidR="00DA63EC" w:rsidRDefault="00DA63EC" w:rsidP="00DA63EC">
      <w:pPr>
        <w:rPr>
          <w:rFonts w:ascii="FrankRuehl" w:hAnsi="FrankRuehl"/>
          <w:sz w:val="20"/>
          <w:rtl/>
        </w:rPr>
      </w:pPr>
      <w:r w:rsidRPr="0092071B">
        <w:rPr>
          <w:rFonts w:ascii="FrankRuehl" w:hAnsi="FrankRuehl"/>
          <w:sz w:val="20"/>
          <w:rtl/>
        </w:rPr>
        <w:t xml:space="preserve">שלשתן? </w:t>
      </w:r>
      <w:r w:rsidRPr="0046594B">
        <w:rPr>
          <w:rStyle w:val="afffff0"/>
          <w:rtl/>
        </w:rPr>
        <w:t>ד</w:t>
      </w:r>
      <w:r w:rsidRPr="0046594B">
        <w:rPr>
          <w:rStyle w:val="afffff0"/>
          <w:rFonts w:hint="cs"/>
          <w:rtl/>
        </w:rPr>
        <w:t>'</w:t>
      </w:r>
      <w:ins w:id="91113" w:author="Claude - סמנטי" w:date="2026-10-11T12:26:16Z">
        <w:r>
          <w:rPr>
            <w:rStyle w:val="afffff0"/>
            <w:rtl/>
          </w:rPr>
          <w:t xml:space="preserve">וְאֵת שְׂעִיר הַחַטָּאת דָּרֹשׁ דָּרַשׁ מֹשֶׁה</w:t>
        </w:r>
      </w:ins>
      <w:del w:id="91114" w:author="Claude - סמנטי" w:date="2026-10-11T12:26:16Z">
        <w:r w:rsidRPr="0046594B">
          <w:rPr>
            <w:rStyle w:val="afffff0"/>
            <w:rtl/>
          </w:rPr>
          <w:delText xml:space="preserve">ואת שעיר החטאת דרש דרש משה</w:delText>
        </w:r>
      </w:del>
      <w:r w:rsidRPr="0046594B">
        <w:rPr>
          <w:rStyle w:val="afffff0"/>
          <w:rFonts w:hint="cs"/>
          <w:rtl/>
        </w:rPr>
        <w:t>'</w:t>
      </w:r>
      <w:r w:rsidRPr="0046594B">
        <w:rPr>
          <w:rStyle w:val="afffff0"/>
          <w:rtl/>
        </w:rPr>
        <w:t>,</w:t>
      </w:r>
      <w:r w:rsidRPr="0092071B">
        <w:rPr>
          <w:rFonts w:ascii="FrankRuehl" w:hAnsi="FrankRuehl"/>
          <w:sz w:val="20"/>
          <w:rtl/>
        </w:rPr>
        <w:t xml:space="preserve"> </w:t>
      </w:r>
    </w:p>
    <w:p w:rsidR="00DA63EC" w:rsidRDefault="00DA63EC" w:rsidP="00DA63EC">
      <w:pPr>
        <w:rPr>
          <w:rFonts w:ascii="FrankRuehl" w:hAnsi="FrankRuehl"/>
          <w:sz w:val="20"/>
          <w:rtl/>
        </w:rPr>
      </w:pPr>
      <w:del w:id="90158" w:author="מנוע מכני" w:date="2026-10-11T12:04:39Z">
        <w:r>
          <w:rPr>
            <w:rFonts w:ascii="FrankRuehl" w:hAnsi="FrankRuehl"/>
            <w:sz w:val="20"/>
            <w:rtl/>
          </w:rPr>
          <w:delText xml:space="preserve"> </w:delText>
        </w:r>
      </w:del>
      <w:r>
        <w:rPr>
          <w:rFonts w:ascii="FrankRuehl" w:hAnsi="FrankRuehl"/>
          <w:sz w:val="20"/>
          <w:rtl/>
        </w:rPr>
        <w:t xml:space="preserve">'</w:t>
      </w:r>
      <w:r w:rsidRPr="0092071B">
        <w:rPr>
          <w:rFonts w:ascii="FrankRuehl" w:hAnsi="FrankRuehl"/>
          <w:sz w:val="20"/>
          <w:rtl/>
        </w:rPr>
        <w:t>שעיר</w:t>
      </w:r>
      <w:r>
        <w:rPr>
          <w:rFonts w:ascii="FrankRuehl" w:hAnsi="FrankRuehl" w:hint="cs"/>
          <w:sz w:val="20"/>
          <w:rtl/>
        </w:rPr>
        <w:t>'</w:t>
      </w:r>
      <w:r w:rsidRPr="0092071B">
        <w:rPr>
          <w:rFonts w:ascii="FrankRuehl" w:hAnsi="FrankRuehl"/>
          <w:sz w:val="20"/>
          <w:rtl/>
        </w:rPr>
        <w:t xml:space="preserve"> - זו שעיר נחשון </w:t>
      </w:r>
    </w:p>
    <w:p w:rsidR="00DA63EC" w:rsidRDefault="00DA63EC" w:rsidP="00DA63EC">
      <w:pPr>
        <w:rPr>
          <w:rFonts w:ascii="FrankRuehl" w:hAnsi="FrankRuehl"/>
          <w:sz w:val="20"/>
          <w:rtl/>
        </w:rPr>
      </w:pPr>
      <w:del w:id="90159" w:author="מנוע מכני" w:date="2026-10-11T12:04:39Z">
        <w:r>
          <w:rPr>
            <w:rFonts w:ascii="FrankRuehl" w:hAnsi="FrankRuehl"/>
            <w:sz w:val="20"/>
            <w:rtl/>
          </w:rPr>
          <w:delText xml:space="preserve"> </w:delText>
        </w:r>
      </w:del>
      <w:r>
        <w:rPr>
          <w:rFonts w:ascii="FrankRuehl" w:hAnsi="FrankRuehl"/>
          <w:sz w:val="20"/>
          <w:rtl/>
        </w:rPr>
        <w:t xml:space="preserve">'</w:t>
      </w:r>
      <w:r w:rsidRPr="0092071B">
        <w:rPr>
          <w:rFonts w:ascii="FrankRuehl" w:hAnsi="FrankRuehl"/>
          <w:sz w:val="20"/>
          <w:rtl/>
        </w:rPr>
        <w:t>חטאת</w:t>
      </w:r>
      <w:r>
        <w:rPr>
          <w:rFonts w:ascii="FrankRuehl" w:hAnsi="FrankRuehl" w:hint="cs"/>
          <w:sz w:val="20"/>
          <w:rtl/>
        </w:rPr>
        <w:t>'</w:t>
      </w:r>
      <w:r w:rsidRPr="0092071B">
        <w:rPr>
          <w:rFonts w:ascii="FrankRuehl" w:hAnsi="FrankRuehl"/>
          <w:sz w:val="20"/>
          <w:rtl/>
        </w:rPr>
        <w:t xml:space="preserve"> - זו חטאת שמיני, </w:t>
      </w:r>
    </w:p>
    <w:p w:rsidR="00DA63EC" w:rsidRDefault="00DA63EC" w:rsidP="00DA63EC">
      <w:pPr>
        <w:rPr>
          <w:rFonts w:ascii="FrankRuehl" w:hAnsi="FrankRuehl"/>
          <w:sz w:val="20"/>
          <w:rtl/>
        </w:rPr>
      </w:pPr>
      <w:del w:id="90160" w:author="מנוע מכני" w:date="2026-10-11T12:04:39Z">
        <w:r>
          <w:rPr>
            <w:rFonts w:ascii="FrankRuehl" w:hAnsi="FrankRuehl"/>
            <w:sz w:val="20"/>
            <w:rtl/>
          </w:rPr>
          <w:delText xml:space="preserve"> </w:delText>
        </w:r>
      </w:del>
      <w:r>
        <w:rPr>
          <w:rFonts w:ascii="FrankRuehl" w:hAnsi="FrankRuehl"/>
          <w:sz w:val="20"/>
          <w:rtl/>
        </w:rPr>
        <w:t xml:space="preserve">'</w:t>
      </w:r>
      <w:r w:rsidRPr="0092071B">
        <w:rPr>
          <w:rFonts w:ascii="FrankRuehl" w:hAnsi="FrankRuehl"/>
          <w:sz w:val="20"/>
          <w:rtl/>
        </w:rPr>
        <w:t>דרש</w:t>
      </w:r>
      <w:r>
        <w:rPr>
          <w:rFonts w:ascii="FrankRuehl" w:hAnsi="FrankRuehl" w:hint="cs"/>
          <w:sz w:val="20"/>
          <w:rtl/>
        </w:rPr>
        <w:t>'</w:t>
      </w:r>
      <w:r w:rsidRPr="0092071B">
        <w:rPr>
          <w:rFonts w:ascii="FrankRuehl" w:hAnsi="FrankRuehl"/>
          <w:sz w:val="20"/>
          <w:rtl/>
        </w:rPr>
        <w:t xml:space="preserve"> - שעיר של ראש חודש, יכול שלשתן נשרפו? </w:t>
      </w:r>
    </w:p>
    <w:p>
      <w:pPr>
        <w:pStyle w:val="38"/>
        <w:rPr>
          <w:ins w:id="100733" w:author="מנוע מכני" w:date="2026-10-11T12:04:39Z"/>
        </w:rPr>
      </w:pPr>
      <w:r>
        <w:t xml:space="preserve">- </w:t>
      </w:r>
      <w:r w:rsidRPr="0092071B">
        <w:t xml:space="preserve">ת"ל</w:t>
      </w:r>
      <w:r w:rsidRPr="0092071B">
        <w:t xml:space="preserve">:</w:t>
      </w:r>
    </w:p>
    <w:p w:rsidR="00DA63EC" w:rsidRDefault="00DA63EC" w:rsidP="00DA63EC">
      <w:pPr>
        <w:pStyle w:val="affffb"/>
        <w:rPr>
          <w:rtl/>
        </w:rPr>
      </w:pPr>
      <w:del w:id="100734" w:author="מנוע מכני" w:date="2026-10-11T12:04:39Z">
        <w:r w:rsidRPr="00464129">
          <w:rPr>
            <w:rStyle w:val="afffff0"/>
            <w:rtl/>
          </w:rPr>
          <w:delText xml:space="preserve"> </w:delText>
        </w:r>
      </w:del>
      <w:r w:rsidRPr="00464129">
        <w:rPr>
          <w:rStyle w:val="afffff0"/>
          <w:rFonts w:hint="cs"/>
          <w:rtl/>
        </w:rPr>
        <w:t>'</w:t>
      </w:r>
      <w:ins w:id="91115" w:author="Claude - סמנטי" w:date="2026-10-11T12:26:16Z">
        <w:r>
          <w:rPr>
            <w:rStyle w:val="afffff0"/>
            <w:rtl/>
          </w:rPr>
          <w:t xml:space="preserve">וְהִנֵּה שׂוֹרָף</w:t>
        </w:r>
      </w:ins>
      <w:del w:id="91116" w:author="Claude - סמנטי" w:date="2026-10-11T12:26:16Z">
        <w:r w:rsidRPr="00464129">
          <w:rPr>
            <w:rStyle w:val="afffff0"/>
            <w:rtl/>
          </w:rPr>
          <w:delText xml:space="preserve">והנה שורף</w:delText>
        </w:r>
      </w:del>
      <w:r w:rsidRPr="00464129">
        <w:rPr>
          <w:rStyle w:val="afffff0"/>
          <w:rFonts w:hint="cs"/>
          <w:rtl/>
        </w:rPr>
        <w:t>'</w:t>
      </w:r>
      <w:r w:rsidRPr="00464129">
        <w:rPr>
          <w:rStyle w:val="afffff0"/>
          <w:rtl/>
        </w:rPr>
        <w:t>,</w:t>
      </w:r>
      <w:r w:rsidRPr="0092071B">
        <w:rPr>
          <w:rtl/>
        </w:rPr>
        <w:t xml:space="preserve"> אחד נשרף ולא שלשתן נשרפו.</w:t>
      </w:r>
    </w:p>
    <w:p w:rsidR="00DA63EC" w:rsidRDefault="00DA63EC" w:rsidP="00DA63EC">
      <w:pPr>
        <w:rPr>
          <w:rFonts w:ascii="FrankRuehl" w:hAnsi="FrankRuehl"/>
          <w:sz w:val="20"/>
          <w:rtl/>
        </w:rPr>
      </w:pPr>
    </w:p>
    <w:p w:rsidR="00DA63EC" w:rsidRDefault="00DA63EC" w:rsidP="00DA63EC">
      <w:pPr>
        <w:rPr>
          <w:rFonts w:ascii="FrankRuehl" w:hAnsi="FrankRuehl"/>
          <w:sz w:val="20"/>
          <w:rtl/>
        </w:rPr>
      </w:pPr>
      <w:del w:id="90161" w:author="מנוע מכני" w:date="2026-10-11T12:04:39Z">
        <w:r>
          <w:rPr>
            <w:rFonts w:ascii="FrankRuehl" w:hAnsi="FrankRuehl"/>
            <w:sz w:val="20"/>
            <w:rtl/>
          </w:rPr>
          <w:delText xml:space="preserve"> </w:delText>
        </w:r>
      </w:del>
      <w:r>
        <w:rPr>
          <w:rFonts w:ascii="FrankRuehl" w:hAnsi="FrankRuehl"/>
          <w:sz w:val="20"/>
          <w:rtl/>
        </w:rPr>
        <w:t xml:space="preserve">'</w:t>
      </w:r>
      <w:r w:rsidRPr="0092071B">
        <w:rPr>
          <w:rFonts w:ascii="FrankRuehl" w:hAnsi="FrankRuehl"/>
          <w:sz w:val="20"/>
          <w:rtl/>
        </w:rPr>
        <w:t>דרש דרש</w:t>
      </w:r>
      <w:r>
        <w:rPr>
          <w:rFonts w:ascii="FrankRuehl" w:hAnsi="FrankRuehl" w:hint="cs"/>
          <w:sz w:val="20"/>
          <w:rtl/>
        </w:rPr>
        <w:t>'</w:t>
      </w:r>
      <w:r w:rsidRPr="0092071B">
        <w:rPr>
          <w:rFonts w:ascii="FrankRuehl" w:hAnsi="FrankRuehl"/>
          <w:sz w:val="20"/>
          <w:rtl/>
        </w:rPr>
        <w:t xml:space="preserve"> - שתי דרישות למה? </w:t>
      </w:r>
      <w:r w:rsidRPr="0092071B">
        <w:rPr>
          <w:rFonts w:ascii="FrankRuehl" w:hAnsi="FrankRuehl"/>
          <w:sz w:val="20"/>
          <w:rtl/>
        </w:rPr>
        <w:t xml:space="preserve">אמר</w:t>
      </w:r>
      <w:r w:rsidRPr="0092071B">
        <w:rPr>
          <w:rFonts w:ascii="FrankRuehl" w:hAnsi="FrankRuehl"/>
          <w:sz w:val="20"/>
          <w:rtl/>
        </w:rPr>
        <w:t xml:space="preserve"> </w:t>
      </w:r>
      <w:ins w:id="95503" w:author="מנוע מכני" w:date="2026-10-11T12:04:39Z">
        <w:r>
          <w:rPr>
            <w:rFonts w:ascii="FrankRuehl" w:hAnsi="FrankRuehl"/>
            <w:sz w:val="20"/>
            <w:rtl/>
          </w:rPr>
          <w:t xml:space="preserve">להם</w:t>
        </w:r>
      </w:ins>
      <w:del w:id="95504" w:author="מנוע מכני" w:date="2026-10-11T12:04:39Z">
        <w:r w:rsidRPr="0092071B">
          <w:rPr>
            <w:rFonts w:ascii="FrankRuehl" w:hAnsi="FrankRuehl"/>
            <w:sz w:val="20"/>
            <w:rtl/>
          </w:rPr>
          <w:delText xml:space="preserve">להו</w:delText>
        </w:r>
      </w:del>
      <w:r w:rsidRPr="0092071B">
        <w:rPr>
          <w:rFonts w:ascii="FrankRuehl" w:hAnsi="FrankRuehl"/>
          <w:sz w:val="20"/>
          <w:rtl/>
        </w:rPr>
        <w:t xml:space="preserve">: מפני מה חטאת זו נשרפה ואלו מונחות? </w:t>
      </w:r>
    </w:p>
    <w:p w:rsidR="00DA63EC" w:rsidRPr="00FE1B89" w:rsidRDefault="00DA63EC" w:rsidP="00DA63EC">
      <w:pPr>
        <w:rPr>
          <w:rFonts w:ascii="FrankRuehl" w:hAnsi="FrankRuehl"/>
          <w:spacing w:val="-2"/>
          <w:sz w:val="20"/>
          <w:rtl/>
        </w:rPr>
      </w:pPr>
      <w:r w:rsidRPr="00FE1B89">
        <w:rPr>
          <w:rFonts w:ascii="FrankRuehl" w:hAnsi="FrankRuehl"/>
          <w:spacing w:val="-2"/>
          <w:sz w:val="20"/>
          <w:rtl/>
        </w:rPr>
        <w:t>ואיני יודע איזהו, כשהוא אומר:</w:t>
      </w:r>
      <w:r w:rsidRPr="00FE1B89">
        <w:rPr>
          <w:rStyle w:val="afffff0"/>
          <w:spacing w:val="-2"/>
          <w:rtl/>
        </w:rPr>
        <w:t xml:space="preserve"> </w:t>
      </w:r>
      <w:r w:rsidRPr="00FE1B89">
        <w:rPr>
          <w:rStyle w:val="afffff0"/>
          <w:rFonts w:hint="cs"/>
          <w:spacing w:val="-2"/>
          <w:rtl/>
        </w:rPr>
        <w:t>'</w:t>
      </w:r>
      <w:ins w:id="91117" w:author="Claude - סמנטי" w:date="2026-10-11T12:26:16Z">
        <w:r>
          <w:rPr>
            <w:rStyle w:val="afffff0"/>
            <w:spacing w:val="-2"/>
            <w:rtl/>
          </w:rPr>
          <w:t xml:space="preserve">וְאוֹתָהּ נָתַן לָכֶם לָשֵׂאת אֶת עֲוֹן הָעֵדָה</w:t>
        </w:r>
      </w:ins>
      <w:del w:id="91118" w:author="Claude - סמנטי" w:date="2026-10-11T12:26:16Z">
        <w:r w:rsidRPr="00FE1B89">
          <w:rPr>
            <w:rStyle w:val="afffff0"/>
            <w:spacing w:val="-2"/>
            <w:rtl/>
          </w:rPr>
          <w:delText xml:space="preserve">ואותה נתן לכם לשאת את עון העדה</w:delText>
        </w:r>
      </w:del>
      <w:r w:rsidRPr="00FE1B89">
        <w:rPr>
          <w:rStyle w:val="afffff0"/>
          <w:rFonts w:hint="cs"/>
          <w:spacing w:val="-2"/>
          <w:rtl/>
        </w:rPr>
        <w:t>'</w:t>
      </w:r>
      <w:r w:rsidRPr="00FE1B89">
        <w:rPr>
          <w:rStyle w:val="afffff0"/>
          <w:spacing w:val="-2"/>
          <w:rtl/>
        </w:rPr>
        <w:t>,</w:t>
      </w:r>
      <w:r w:rsidRPr="00FE1B89">
        <w:rPr>
          <w:rFonts w:ascii="FrankRuehl" w:hAnsi="FrankRuehl"/>
          <w:spacing w:val="-2"/>
          <w:sz w:val="20"/>
          <w:rtl/>
        </w:rPr>
        <w:t xml:space="preserve"> הוי אומר: זה שעיר של </w:t>
      </w:r>
      <w:r w:rsidRPr="00FE1B89">
        <w:rPr>
          <w:rStyle w:val="2fb"/>
          <w:rFonts w:ascii="FrankRuehl" w:hAnsi="FrankRuehl"/>
          <w:spacing w:val="-2"/>
          <w:sz w:val="20"/>
          <w:rtl/>
        </w:rPr>
        <w:t xml:space="preserve">ר"</w:t>
      </w:r>
      <w:r w:rsidRPr="00FE1B89">
        <w:rPr>
          <w:rStyle w:val="2fb"/>
          <w:rFonts w:ascii="FrankRuehl" w:hAnsi="FrankRuehl" w:hint="cs"/>
          <w:spacing w:val="-2"/>
          <w:sz w:val="20"/>
          <w:rtl/>
        </w:rPr>
        <w:t>ח</w:t>
      </w:r>
    </w:p>
    <w:p w:rsidR="00DA63EC" w:rsidRDefault="00DA63EC" w:rsidP="00DA63EC">
      <w:pPr>
        <w:rPr>
          <w:rFonts w:ascii="FrankRuehl" w:hAnsi="FrankRuehl"/>
          <w:sz w:val="20"/>
          <w:rtl/>
        </w:rPr>
      </w:pPr>
      <w:ins w:id="97309" w:author="מנוע מכני" w:date="2026-10-11T12:04:39Z">
        <w:r>
          <w:rPr>
            <w:rFonts w:ascii="FrankRuehl" w:hAnsi="FrankRuehl"/>
            <w:sz w:val="20"/>
            <w:rtl/>
          </w:rPr>
          <w:t xml:space="preserve">יפה</w:t>
        </w:r>
      </w:ins>
      <w:del w:id="97310" w:author="מנוע מכני" w:date="2026-10-11T12:04:39Z">
        <w:r w:rsidRPr="0092071B">
          <w:rPr>
            <w:rFonts w:ascii="FrankRuehl" w:hAnsi="FrankRuehl"/>
            <w:sz w:val="20"/>
            <w:rtl/>
          </w:rPr>
          <w:delText xml:space="preserve">שפיר</w:delText>
        </w:r>
      </w:del>
      <w:r w:rsidRPr="0092071B">
        <w:rPr>
          <w:rFonts w:ascii="FrankRuehl" w:hAnsi="FrankRuehl"/>
          <w:sz w:val="20"/>
          <w:rtl/>
        </w:rPr>
        <w:t xml:space="preserve"> </w:t>
      </w:r>
      <w:ins w:id="97307" w:author="מנוע מכני" w:date="2026-10-11T12:04:39Z">
        <w:r>
          <w:rPr>
            <w:rFonts w:ascii="FrankRuehl" w:hAnsi="FrankRuehl"/>
            <w:sz w:val="20"/>
            <w:rtl/>
          </w:rPr>
          <w:t xml:space="preserve">אומרים</w:t>
        </w:r>
      </w:ins>
      <w:del w:id="97308" w:author="מנוע מכני" w:date="2026-10-11T12:04:39Z">
        <w:r w:rsidRPr="0092071B">
          <w:rPr>
            <w:rFonts w:ascii="FrankRuehl" w:hAnsi="FrankRuehl"/>
            <w:sz w:val="20"/>
            <w:rtl/>
          </w:rPr>
          <w:delText xml:space="preserve">קאמרי</w:delText>
        </w:r>
      </w:del>
      <w:r w:rsidRPr="0092071B">
        <w:rPr>
          <w:rFonts w:ascii="FrankRuehl" w:hAnsi="FrankRuehl"/>
          <w:sz w:val="20"/>
          <w:rtl/>
        </w:rPr>
        <w:t xml:space="preserve"> </w:t>
      </w:r>
      <w:ins w:id="93691" w:author="מנוע מכני" w:date="2026-10-11T12:04:39Z">
        <w:r>
          <w:rPr>
            <w:rFonts w:ascii="FrankRuehl" w:hAnsi="FrankRuehl"/>
            <w:sz w:val="20"/>
            <w:rtl/>
          </w:rPr>
          <w:t xml:space="preserve">לו</w:t>
        </w:r>
      </w:ins>
      <w:del w:id="93692"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w:t>
      </w:r>
    </w:p>
    <w:p w:rsidR="00DA63EC" w:rsidRDefault="00DA63EC" w:rsidP="00DA63EC">
      <w:pPr>
        <w:pStyle w:val="affffb"/>
        <w:rPr>
          <w:rtl/>
        </w:rPr>
      </w:pPr>
      <w:r>
        <w:rPr>
          <w:rtl/>
        </w:rPr>
        <w:t xml:space="preserve">- </w:t>
      </w:r>
      <w:r w:rsidRPr="0092071B">
        <w:rPr>
          <w:rStyle w:val="2fb"/>
          <w:rtl/>
        </w:rPr>
        <w:t xml:space="preserve">רבי</w:t>
      </w:r>
      <w:r w:rsidRPr="0092071B">
        <w:rPr>
          <w:rtl/>
        </w:rPr>
        <w:t xml:space="preserve"> נחמיה </w:t>
      </w:r>
      <w:ins w:id="91945" w:author="מנוע מכני" w:date="2026-10-11T12:04:39Z">
        <w:r>
          <w:rPr>
            <w:rtl/>
          </w:rPr>
          <w:t xml:space="preserve">לשיטתו</w:t>
        </w:r>
      </w:ins>
      <w:del w:id="91946" w:author="מנוע מכני" w:date="2026-10-11T12:04:39Z">
        <w:r w:rsidRPr="0092071B">
          <w:rPr>
            <w:rtl/>
          </w:rPr>
          <w:delText xml:space="preserve">לטעמיה</w:delText>
        </w:r>
      </w:del>
      <w:r w:rsidRPr="0092071B">
        <w:rPr>
          <w:rtl/>
        </w:rPr>
        <w:t xml:space="preserve">, דקדשי שעה </w:t>
      </w:r>
      <w:r w:rsidRPr="0092071B">
        <w:rPr>
          <w:rtl/>
        </w:rPr>
        <w:t xml:space="preserve">לא</w:t>
      </w:r>
      <w:r w:rsidRPr="0092071B">
        <w:rPr>
          <w:rtl/>
        </w:rPr>
        <w:t xml:space="preserve"> פסלה </w:t>
      </w:r>
      <w:ins w:id="93693" w:author="מנוע מכני" w:date="2026-10-11T12:04:39Z">
        <w:r>
          <w:rPr>
            <w:rtl/>
          </w:rPr>
          <w:t xml:space="preserve">בהם</w:t>
        </w:r>
      </w:ins>
      <w:del w:id="93694" w:author="מנוע מכני" w:date="2026-10-11T12:04:39Z">
        <w:r w:rsidRPr="0092071B">
          <w:rPr>
            <w:rtl/>
          </w:rPr>
          <w:delText xml:space="preserve">בהו</w:delText>
        </w:r>
      </w:del>
      <w:r w:rsidRPr="0092071B">
        <w:rPr>
          <w:rtl/>
        </w:rPr>
        <w:t xml:space="preserve"> אנינות.</w:t>
      </w:r>
    </w:p>
    <w:p w:rsidR="00DA63EC" w:rsidRDefault="00DA63EC" w:rsidP="00DA63EC">
      <w:pPr>
        <w:rPr>
          <w:rFonts w:ascii="FrankRuehl" w:hAnsi="FrankRuehl"/>
          <w:sz w:val="20"/>
          <w:rtl/>
        </w:rPr>
      </w:pPr>
    </w:p>
    <w:p>
      <w:pPr>
        <w:pStyle w:val="38"/>
        <w:rPr>
          <w:ins w:id="100736" w:author="מנוע מכני" w:date="2026-10-11T12:04:39Z"/>
        </w:rPr>
      </w:pPr>
      <w:del w:id="100735" w:author="מנוע מכני" w:date="2026-10-11T12:04:39Z">
        <w:r>
          <w:lastRenderedPageBreak/>
          <w:delText xml:space="preserve">•</w:delText>
        </w:r>
      </w:del>
      <w:r>
        <w:lastRenderedPageBreak/>
        <w:t xml:space="preserve"> </w:t>
      </w:r>
      <w:r w:rsidRPr="0092071B">
        <w:t xml:space="preserve">אמר</w:t>
      </w:r>
      <w:r w:rsidRPr="0092071B">
        <w:t xml:space="preserve"> מר:</w:t>
      </w:r>
    </w:p>
    <w:p w:rsidR="00DA63EC" w:rsidRDefault="00DA63EC" w:rsidP="00DA63EC">
      <w:pPr>
        <w:rPr>
          <w:rFonts w:ascii="FrankRuehl" w:hAnsi="FrankRuehl"/>
          <w:sz w:val="20"/>
          <w:rtl/>
        </w:rPr>
      </w:pPr>
      <w:del w:id="100737"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היה לו לאכלה לערב</w:t>
      </w:r>
      <w:r w:rsidRPr="00464129">
        <w:rPr>
          <w:rStyle w:val="afffff0"/>
          <w:rFonts w:hint="cs"/>
          <w:rtl/>
        </w:rPr>
        <w:t>'-</w:t>
      </w:r>
      <w:r>
        <w:rPr>
          <w:rFonts w:ascii="FrankRuehl" w:hAnsi="FrankRuehl" w:hint="cs"/>
          <w:sz w:val="20"/>
          <w:rtl/>
        </w:rPr>
        <w:t xml:space="preserve"> </w:t>
      </w:r>
      <w:ins w:id="97313" w:author="מנוע מכני" w:date="2026-10-11T12:04:39Z">
        <w:r>
          <w:rPr>
            <w:rFonts w:ascii="FrankRuehl" w:hAnsi="FrankRuehl"/>
            <w:sz w:val="20"/>
            <w:rtl/>
          </w:rPr>
          <w:t xml:space="preserve">יפה</w:t>
        </w:r>
      </w:ins>
      <w:del w:id="97314" w:author="מנוע מכני" w:date="2026-10-11T12:04:39Z">
        <w:r w:rsidRPr="0092071B">
          <w:rPr>
            <w:rFonts w:ascii="FrankRuehl" w:hAnsi="FrankRuehl"/>
            <w:sz w:val="20"/>
            <w:rtl/>
          </w:rPr>
          <w:delText xml:space="preserve">שפיר</w:delText>
        </w:r>
      </w:del>
      <w:r w:rsidRPr="0092071B">
        <w:rPr>
          <w:rFonts w:ascii="FrankRuehl" w:hAnsi="FrankRuehl"/>
          <w:sz w:val="20"/>
          <w:rtl/>
        </w:rPr>
        <w:t xml:space="preserve"> </w:t>
      </w:r>
      <w:ins w:id="97311" w:author="מנוע מכני" w:date="2026-10-11T12:04:39Z">
        <w:r>
          <w:rPr>
            <w:rFonts w:ascii="FrankRuehl" w:hAnsi="FrankRuehl"/>
            <w:sz w:val="20"/>
            <w:rtl/>
          </w:rPr>
          <w:t xml:space="preserve">אומרים</w:t>
        </w:r>
      </w:ins>
      <w:del w:id="97312" w:author="מנוע מכני" w:date="2026-10-11T12:04:39Z">
        <w:r w:rsidRPr="0092071B">
          <w:rPr>
            <w:rFonts w:ascii="FrankRuehl" w:hAnsi="FrankRuehl"/>
            <w:sz w:val="20"/>
            <w:rtl/>
          </w:rPr>
          <w:delText xml:space="preserve">קאמרי</w:delText>
        </w:r>
      </w:del>
      <w:r w:rsidRPr="0092071B">
        <w:rPr>
          <w:rFonts w:ascii="FrankRuehl" w:hAnsi="FrankRuehl"/>
          <w:sz w:val="20"/>
          <w:rtl/>
        </w:rPr>
        <w:t xml:space="preserve"> </w:t>
      </w:r>
      <w:ins w:id="93695" w:author="מנוע מכני" w:date="2026-10-11T12:04:39Z">
        <w:r>
          <w:rPr>
            <w:rFonts w:ascii="FrankRuehl" w:hAnsi="FrankRuehl"/>
            <w:sz w:val="20"/>
            <w:rtl/>
          </w:rPr>
          <w:t xml:space="preserve">לו</w:t>
        </w:r>
      </w:ins>
      <w:del w:id="93696"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w:t>
      </w:r>
    </w:p>
    <w:p w:rsidR="00DA63EC" w:rsidRDefault="00DA63EC" w:rsidP="00DA63EC">
      <w:pPr>
        <w:pStyle w:val="affffb"/>
        <w:rPr>
          <w:rtl/>
        </w:rPr>
      </w:pPr>
      <w:r>
        <w:rPr>
          <w:rtl/>
        </w:rPr>
        <w:t xml:space="preserve">- </w:t>
      </w:r>
      <w:ins w:id="91947" w:author="מנוע מכני" w:date="2026-10-11T12:04:39Z">
        <w:r>
          <w:rPr>
            <w:rtl/>
          </w:rPr>
          <w:t xml:space="preserve">סבר</w:t>
        </w:r>
      </w:ins>
      <w:del w:id="91948" w:author="מנוע מכני" w:date="2026-10-11T12:04:39Z">
        <w:r w:rsidRPr="0092071B">
          <w:rPr>
            <w:rtl/>
          </w:rPr>
          <w:delText xml:space="preserve">קסבר</w:delText>
        </w:r>
      </w:del>
      <w:r w:rsidRPr="0092071B">
        <w:rPr>
          <w:rtl/>
        </w:rPr>
        <w:t xml:space="preserve">: אנינות לילה דאורייתא.</w:t>
      </w:r>
    </w:p>
    <w:p w:rsidR="00DA63EC" w:rsidRDefault="00DA63EC" w:rsidP="00DA63EC">
      <w:pPr>
        <w:rPr>
          <w:rFonts w:ascii="FrankRuehl" w:hAnsi="FrankRuehl"/>
          <w:sz w:val="20"/>
          <w:rtl/>
        </w:rPr>
      </w:pPr>
      <w:r w:rsidRPr="0092071B">
        <w:rPr>
          <w:rFonts w:ascii="FrankRuehl" w:hAnsi="FrankRuehl"/>
          <w:sz w:val="20"/>
          <w:rtl/>
        </w:rPr>
        <w:t>דבר אחר: והלא פינחס היה עמהן.</w:t>
      </w:r>
      <w:ins w:id="95141" w:author="מנוע מכני" w:date="2026-10-11T12:04:39Z">
        <w:r>
          <w:rPr>
            <w:rFonts w:ascii="FrankRuehl" w:hAnsi="FrankRuehl" w:hint="cs"/>
            <w:sz w:val="20"/>
            <w:rtl/>
          </w:rPr>
          <w:t xml:space="preserve"> </w:t>
        </w:r>
      </w:ins>
      <w:del w:id="95142" w:author="מנוע מכני" w:date="2026-10-11T12:04:39Z">
        <w:r>
          <w:rPr>
            <w:rFonts w:ascii="FrankRuehl" w:hAnsi="FrankRuehl" w:hint="cs"/>
            <w:sz w:val="20"/>
            <w:rtl/>
          </w:rPr>
          <w:delText xml:space="preserve">  </w:delText>
        </w:r>
      </w:del>
      <w:r>
        <w:rPr>
          <w:rFonts w:ascii="FrankRuehl" w:hAnsi="FrankRuehl" w:hint="cs"/>
          <w:sz w:val="20"/>
          <w:rtl/>
        </w:rPr>
        <w:t xml:space="preserve">- </w:t>
      </w:r>
      <w:ins w:id="97317" w:author="מנוע מכני" w:date="2026-10-11T12:04:39Z">
        <w:r>
          <w:rPr>
            <w:rFonts w:ascii="FrankRuehl" w:hAnsi="FrankRuehl"/>
            <w:sz w:val="20"/>
            <w:rtl/>
          </w:rPr>
          <w:t xml:space="preserve">יפה</w:t>
        </w:r>
      </w:ins>
      <w:del w:id="97318" w:author="מנוע מכני" w:date="2026-10-11T12:04:39Z">
        <w:r w:rsidRPr="0092071B">
          <w:rPr>
            <w:rFonts w:ascii="FrankRuehl" w:hAnsi="FrankRuehl"/>
            <w:sz w:val="20"/>
            <w:rtl/>
          </w:rPr>
          <w:delText xml:space="preserve">שפיר</w:delText>
        </w:r>
      </w:del>
      <w:r w:rsidRPr="0092071B">
        <w:rPr>
          <w:rFonts w:ascii="FrankRuehl" w:hAnsi="FrankRuehl"/>
          <w:sz w:val="20"/>
          <w:rtl/>
        </w:rPr>
        <w:t xml:space="preserve"> </w:t>
      </w:r>
      <w:ins w:id="97315" w:author="מנוע מכני" w:date="2026-10-11T12:04:39Z">
        <w:r>
          <w:rPr>
            <w:rFonts w:ascii="FrankRuehl" w:hAnsi="FrankRuehl"/>
            <w:sz w:val="20"/>
            <w:rtl/>
          </w:rPr>
          <w:t xml:space="preserve">אומרים</w:t>
        </w:r>
      </w:ins>
      <w:del w:id="97316" w:author="מנוע מכני" w:date="2026-10-11T12:04:39Z">
        <w:r w:rsidRPr="0092071B">
          <w:rPr>
            <w:rFonts w:ascii="FrankRuehl" w:hAnsi="FrankRuehl"/>
            <w:sz w:val="20"/>
            <w:rtl/>
          </w:rPr>
          <w:delText xml:space="preserve">קאמרי</w:delText>
        </w:r>
      </w:del>
      <w:r w:rsidRPr="0092071B">
        <w:rPr>
          <w:rFonts w:ascii="FrankRuehl" w:hAnsi="FrankRuehl"/>
          <w:sz w:val="20"/>
          <w:rtl/>
        </w:rPr>
        <w:t xml:space="preserve"> </w:t>
      </w:r>
      <w:ins w:id="93697" w:author="מנוע מכני" w:date="2026-10-11T12:04:39Z">
        <w:r>
          <w:rPr>
            <w:rFonts w:ascii="FrankRuehl" w:hAnsi="FrankRuehl"/>
            <w:sz w:val="20"/>
            <w:rtl/>
          </w:rPr>
          <w:t xml:space="preserve">לו</w:t>
        </w:r>
      </w:ins>
      <w:del w:id="93698"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w:t>
      </w:r>
    </w:p>
    <w:p>
      <w:pPr>
        <w:pStyle w:val="afffff8"/>
        <w:rPr>
          <w:ins w:id="90129" w:author="קלוד" w:date="2026-10-11T12:29:36Z"/>
        </w:rPr>
      </w:pPr>
      <w:ins w:id="90130" w:author="קלוד" w:date="2026-10-11T12:29:36Z">
        <w:r>
          <w:rPr>
            <w:color w:val="7B3F00"/>
          </w:rPr>
          <w:t xml:space="preserve">מתי נתכהן פינחס - אחר הריגת זמרי או השלום</w:t>
        </w:r>
      </w:ins>
    </w:p>
    <w:p>
      <w:pPr>
        <w:pStyle w:val="38"/>
        <w:rPr>
          <w:ins w:id="100738" w:author="מנוע מכני" w:date="2026-10-11T12:04:39Z"/>
        </w:rPr>
      </w:pPr>
      <w:r>
        <w:t xml:space="preserve">- </w:t>
      </w:r>
      <w:ins w:id="96275" w:author="מנוע מכני" w:date="2026-10-11T12:04:39Z">
        <w:r>
          <w:t xml:space="preserve">סבר</w:t>
        </w:r>
      </w:ins>
      <w:del w:id="96276" w:author="מנוע מכני" w:date="2026-10-11T12:04:39Z">
        <w:r>
          <w:delText xml:space="preserve">ס</w:delText>
        </w:r>
        <w:r>
          <w:delText xml:space="preserve">"</w:delText>
        </w:r>
        <w:r>
          <w:delText xml:space="preserve">ל</w:delText>
        </w:r>
      </w:del>
      <w:r>
        <w:t xml:space="preserve"> כר</w:t>
      </w:r>
      <w:r>
        <w:t>"</w:t>
      </w:r>
      <w:r>
        <w:t>א דאר</w:t>
      </w:r>
      <w:r>
        <w:t>"</w:t>
      </w:r>
      <w:r>
        <w:t>א אר</w:t>
      </w:r>
      <w:r>
        <w:t>"</w:t>
      </w:r>
      <w:r>
        <w:t>ח</w:t>
      </w:r>
      <w:r w:rsidRPr="0092071B">
        <w:t xml:space="preserve">:</w:t>
      </w:r>
    </w:p>
    <w:p w:rsidR="00DA63EC" w:rsidRDefault="00DA63EC" w:rsidP="00DA63EC">
      <w:pPr>
        <w:pStyle w:val="affffb"/>
        <w:rPr>
          <w:rtl/>
        </w:rPr>
      </w:pPr>
      <w:del w:id="100739" w:author="מנוע מכני" w:date="2026-10-11T12:04:39Z">
        <w:r w:rsidRPr="0092071B">
          <w:rPr>
            <w:rtl/>
          </w:rPr>
          <w:delText xml:space="preserve"> </w:delText>
        </w:r>
      </w:del>
      <w:r w:rsidRPr="0092071B">
        <w:rPr>
          <w:rtl/>
        </w:rPr>
        <w:t xml:space="preserve">לא</w:t>
      </w:r>
      <w:r w:rsidRPr="0092071B">
        <w:rPr>
          <w:rtl/>
        </w:rPr>
        <w:t xml:space="preserve"> נתכהן פינחס עד שהרגו לזמרי, </w:t>
      </w:r>
      <w:r w:rsidRPr="0046594B">
        <w:rPr>
          <w:rStyle w:val="afffff0"/>
          <w:rtl/>
        </w:rPr>
        <w:t>ד</w:t>
      </w:r>
      <w:r w:rsidRPr="0046594B">
        <w:rPr>
          <w:rStyle w:val="afffff0"/>
          <w:rFonts w:hint="cs"/>
          <w:rtl/>
        </w:rPr>
        <w:t>'</w:t>
      </w:r>
      <w:ins w:id="91119" w:author="Claude - סמנטי" w:date="2026-10-11T12:26:16Z">
        <w:r>
          <w:rPr>
            <w:rStyle w:val="afffff0"/>
            <w:rtl/>
          </w:rPr>
          <w:t xml:space="preserve">וְהָיְתָה לּוֹ וּלְזַרְעוֹ אַחֲרָיו בְּרִית כְּהוּנַּת עוֹלָם</w:t>
        </w:r>
      </w:ins>
      <w:del w:id="91120" w:author="Claude - סמנטי" w:date="2026-10-11T12:26:16Z">
        <w:r w:rsidRPr="0046594B">
          <w:rPr>
            <w:rStyle w:val="afffff0"/>
            <w:rtl/>
          </w:rPr>
          <w:delText xml:space="preserve">והיתה לו ולזרעו אחריו ברית כהונת עולם</w:delText>
        </w:r>
      </w:del>
      <w:r w:rsidRPr="0046594B">
        <w:rPr>
          <w:rStyle w:val="afffff0"/>
          <w:rFonts w:hint="cs"/>
          <w:rtl/>
        </w:rPr>
        <w:t>'</w:t>
      </w:r>
      <w:r w:rsidRPr="0046594B">
        <w:rPr>
          <w:rStyle w:val="afffff0"/>
          <w:rtl/>
        </w:rPr>
        <w:t>.</w:t>
      </w:r>
    </w:p>
    <w:p>
      <w:pPr>
        <w:pStyle w:val="38"/>
        <w:rPr>
          <w:ins w:id="100740" w:author="מנוע מכני" w:date="2026-10-11T12:04:39Z"/>
        </w:rPr>
      </w:pPr>
      <w:r w:rsidRPr="0092071B">
        <w:t>ר</w:t>
      </w:r>
      <w:r>
        <w:t>ב אשי</w:t>
      </w:r>
      <w:r w:rsidRPr="0092071B">
        <w:t xml:space="preserve">:</w:t>
      </w:r>
    </w:p>
    <w:p w:rsidR="00DA63EC" w:rsidRDefault="00DA63EC" w:rsidP="00DA63EC">
      <w:pPr>
        <w:rPr>
          <w:rFonts w:ascii="FrankRuehl" w:hAnsi="FrankRuehl"/>
          <w:sz w:val="20"/>
          <w:rtl/>
        </w:rPr>
      </w:pPr>
      <w:del w:id="100741"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עד ששם שלום בין השבטים, </w:t>
      </w:r>
      <w:r w:rsidRPr="0046594B">
        <w:rPr>
          <w:rStyle w:val="afffff0"/>
          <w:rFonts w:hint="cs"/>
          <w:rtl/>
        </w:rPr>
        <w:t>ד'</w:t>
      </w:r>
      <w:ins w:id="91121" w:author="Claude - סמנטי" w:date="2026-10-11T12:26:16Z">
        <w:r>
          <w:rPr>
            <w:rStyle w:val="afffff0"/>
            <w:rtl/>
          </w:rPr>
          <w:t xml:space="preserve">וַיִּשְׁמַע פִּינְחָס הַכֹּהֵן וּנְשִׂיאֵי הָעֵדָה וְרָאשֵׁי אַלְפֵי יִשְׂרָאֵל וְגוֹ</w:t>
        </w:r>
      </w:ins>
      <w:del w:id="91122" w:author="Claude - סמנטי" w:date="2026-10-11T12:26:16Z">
        <w:r w:rsidRPr="0046594B">
          <w:rPr>
            <w:rStyle w:val="afffff0"/>
            <w:rtl/>
          </w:rPr>
          <w:delText xml:space="preserve">וישמע פינחס הכהן ונשיאי העדה וראשי אלפי ישראל וגו</w:delText>
        </w:r>
      </w:del>
      <w:r w:rsidRPr="0046594B">
        <w:rPr>
          <w:rStyle w:val="afffff0"/>
          <w:rtl/>
        </w:rPr>
        <w:t xml:space="preserve">'.</w:t>
      </w:r>
    </w:p>
    <w:p>
      <w:pPr>
        <w:pStyle w:val="38"/>
        <w:rPr>
          <w:ins w:id="100742" w:author="מנוע מכני" w:date="2026-10-11T12:04:39Z"/>
        </w:rPr>
      </w:pPr>
      <w:r w:rsidRPr="0092071B">
        <w:t>ואידך</w:t>
      </w:r>
    </w:p>
    <w:p w:rsidR="00DA63EC" w:rsidRDefault="00DA63EC" w:rsidP="00DA63EC">
      <w:pPr>
        <w:rPr>
          <w:rFonts w:ascii="FrankRuehl" w:hAnsi="FrankRuehl"/>
          <w:sz w:val="20"/>
          <w:rtl/>
        </w:rPr>
      </w:pPr>
      <w:del w:id="100743" w:author="מנוע מכני" w:date="2026-10-11T12:04:39Z">
        <w:r w:rsidRPr="00464129">
          <w:rPr>
            <w:rStyle w:val="afffff0"/>
            <w:rtl/>
          </w:rPr>
          <w:delText xml:space="preserve"> </w:delText>
        </w:r>
      </w:del>
      <w:r w:rsidRPr="00464129">
        <w:rPr>
          <w:rStyle w:val="afffff0"/>
          <w:rFonts w:hint="cs"/>
          <w:rtl/>
        </w:rPr>
        <w:t>'</w:t>
      </w:r>
      <w:ins w:id="91123" w:author="Claude - סמנטי" w:date="2026-10-11T12:26:16Z">
        <w:r>
          <w:rPr>
            <w:rStyle w:val="afffff0"/>
            <w:rtl/>
          </w:rPr>
          <w:t xml:space="preserve">וְהָיְתָה לּוֹ וּלְזַרְעוֹ אַחֲרָיו</w:t>
        </w:r>
      </w:ins>
      <w:del w:id="91124" w:author="Claude - סמנטי" w:date="2026-10-11T12:26:16Z">
        <w:r w:rsidRPr="00464129">
          <w:rPr>
            <w:rStyle w:val="afffff0"/>
            <w:rtl/>
          </w:rPr>
          <w:delText xml:space="preserve">והיתה לו ולזרעו אחריו</w:delText>
        </w:r>
      </w:del>
      <w:r w:rsidRPr="00464129">
        <w:rPr>
          <w:rStyle w:val="afffff0"/>
          <w:rFonts w:hint="cs"/>
          <w:rtl/>
        </w:rPr>
        <w:t xml:space="preserve">'</w:t>
      </w:r>
      <w:ins w:id="95143" w:author="מנוע מכני" w:date="2026-10-11T12:04:39Z">
        <w:r>
          <w:rPr>
            <w:rStyle w:val="afffff0"/>
            <w:rFonts w:hint="cs"/>
            <w:rtl/>
          </w:rPr>
          <w:t xml:space="preserve"> </w:t>
        </w:r>
      </w:ins>
      <w:del w:id="95144" w:author="מנוע מכני" w:date="2026-10-11T12:04:39Z">
        <w:r w:rsidRPr="00464129">
          <w:rPr>
            <w:rStyle w:val="afffff0"/>
            <w:rFonts w:hint="cs"/>
            <w:rtl/>
          </w:rPr>
          <w:delText xml:space="preserve"> </w:delText>
        </w:r>
        <w:r w:rsidRPr="0092071B">
          <w:rPr>
            <w:rFonts w:ascii="FrankRuehl" w:hAnsi="FrankRuehl"/>
            <w:sz w:val="20"/>
            <w:rtl/>
          </w:rPr>
          <w:delText xml:space="preserve"> </w:delText>
        </w:r>
      </w:del>
      <w:r w:rsidRPr="0092071B">
        <w:rPr>
          <w:rFonts w:ascii="FrankRuehl" w:hAnsi="FrankRuehl"/>
          <w:sz w:val="20"/>
          <w:rtl/>
        </w:rPr>
        <w:t xml:space="preserve">בברכה הוא דכתיב.</w:t>
      </w:r>
    </w:p>
    <w:p>
      <w:pPr>
        <w:pStyle w:val="38"/>
        <w:rPr>
          <w:ins w:id="100744" w:author="מנוע מכני" w:date="2026-10-11T12:04:39Z"/>
        </w:rPr>
      </w:pPr>
      <w:r w:rsidRPr="0092071B">
        <w:t xml:space="preserve">ואידך</w:t>
      </w:r>
    </w:p>
    <w:p w:rsidR="00DA63EC" w:rsidRDefault="00DA63EC" w:rsidP="00DA63EC">
      <w:pPr>
        <w:rPr>
          <w:rFonts w:ascii="FrankRuehl" w:hAnsi="FrankRuehl"/>
          <w:sz w:val="20"/>
          <w:rtl/>
        </w:rPr>
      </w:pPr>
      <w:del w:id="100745" w:author="מנוע מכני" w:date="2026-10-11T12:04:39Z">
        <w:r w:rsidRPr="0092071B">
          <w:rPr>
            <w:rFonts w:ascii="FrankRuehl" w:hAnsi="FrankRuehl"/>
            <w:sz w:val="20"/>
            <w:rtl/>
          </w:rPr>
          <w:delText xml:space="preserve"> </w:delText>
        </w:r>
      </w:del>
      <w:ins w:id="91949" w:author="מנוע מכני" w:date="2026-10-11T12:04:39Z">
        <w:r>
          <w:rPr>
            <w:rFonts w:ascii="FrankRuehl" w:hAnsi="FrankRuehl"/>
            <w:sz w:val="20"/>
            <w:rtl/>
          </w:rPr>
          <w:t xml:space="preserve">גם</w:t>
        </w:r>
      </w:ins>
      <w:del w:id="91950" w:author="מנוע מכני" w:date="2026-10-11T12:04:39Z">
        <w:r w:rsidRPr="0092071B">
          <w:rPr>
            <w:rFonts w:ascii="FrankRuehl" w:hAnsi="FrankRuehl"/>
            <w:sz w:val="20"/>
            <w:rtl/>
          </w:rPr>
          <w:delText xml:space="preserve">נמי</w:delText>
        </w:r>
      </w:del>
      <w:r w:rsidRPr="00464129">
        <w:rPr>
          <w:rStyle w:val="afffff0"/>
          <w:rFonts w:hint="cs"/>
          <w:rtl/>
        </w:rPr>
        <w:t xml:space="preserve"> '</w:t>
      </w:r>
      <w:ins w:id="90305" w:author="Claude - סמנטי" w:date="2026-10-11T12:26:16Z">
        <w:r>
          <w:rPr>
            <w:rStyle w:val="afffff0"/>
            <w:rtl/>
          </w:rPr>
          <w:t xml:space="preserve">וַיִּשְׁמַע פִּינְחָס הַכֹּהֵן</w:t>
        </w:r>
      </w:ins>
      <w:del w:id="90306" w:author="Claude - סמנטי" w:date="2026-10-11T12:26:16Z">
        <w:r w:rsidRPr="00464129">
          <w:rPr>
            <w:rStyle w:val="afffff0"/>
            <w:rtl/>
          </w:rPr>
          <w:delText xml:space="preserve">וישמע פינחס הכהן</w:delText>
        </w:r>
      </w:del>
      <w:r w:rsidRPr="00464129">
        <w:rPr>
          <w:rStyle w:val="afffff0"/>
          <w:rFonts w:hint="cs"/>
          <w:rtl/>
        </w:rPr>
        <w:t xml:space="preserve">' </w:t>
      </w:r>
      <w:r w:rsidRPr="0092071B">
        <w:rPr>
          <w:rFonts w:ascii="FrankRuehl" w:hAnsi="FrankRuehl"/>
          <w:sz w:val="20"/>
          <w:rtl/>
        </w:rPr>
        <w:t>ההוא ליחס זרעו אחריו.</w:t>
      </w:r>
    </w:p>
    <w:p w:rsidR="00DA63EC" w:rsidRDefault="00DA63EC" w:rsidP="00DA63EC">
      <w:pPr>
        <w:rPr>
          <w:rFonts w:ascii="FrankRuehl" w:hAnsi="FrankRuehl"/>
          <w:sz w:val="20"/>
          <w:rtl/>
        </w:rPr>
      </w:pPr>
    </w:p>
    <w:p>
      <w:pPr>
        <w:pStyle w:val="afffff8"/>
        <w:rPr>
          <w:ins w:id="90127" w:author="קלוד" w:date="2026-10-11T12:29:36Z"/>
        </w:rPr>
      </w:pPr>
      <w:ins w:id="90128" w:author="קלוד" w:date="2026-10-11T12:29:36Z">
        <w:r>
          <w:rPr>
            <w:color w:val="7B3F00"/>
          </w:rPr>
          <w:t xml:space="preserve">משה רבינו - כהן גדול וחולק בקדשים</w:t>
        </w:r>
      </w:ins>
    </w:p>
    <w:p>
      <w:pPr>
        <w:pStyle w:val="38"/>
        <w:rPr>
          <w:ins w:id="100747" w:author="מנוע מכני" w:date="2026-10-11T12:04:39Z"/>
        </w:rPr>
      </w:pPr>
      <w:del w:id="100746" w:author="מנוע מכני" w:date="2026-10-11T12:04:39Z">
        <w:r>
          <w:delText xml:space="preserve">•</w:delText>
        </w:r>
      </w:del>
      <w:r>
        <w:t xml:space="preserve"> </w:t>
      </w:r>
      <w:r w:rsidRPr="0092071B">
        <w:t xml:space="preserve">רב:</w:t>
      </w:r>
    </w:p>
    <w:p w:rsidR="00DA63EC" w:rsidRDefault="00DA63EC" w:rsidP="00DA63EC">
      <w:pPr>
        <w:rPr>
          <w:rFonts w:ascii="FrankRuehl" w:hAnsi="FrankRuehl"/>
          <w:sz w:val="20"/>
          <w:rtl/>
        </w:rPr>
      </w:pPr>
      <w:del w:id="100748"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משה רבינו כהן גדול וחולק בקדשי שמים היה, </w:t>
      </w:r>
      <w:ins w:id="96533" w:author="מנוע מכני" w:date="2026-10-11T12:04:39Z">
        <w:r>
          <w:rPr>
            <w:rFonts w:ascii="FrankRuehl" w:hAnsi="FrankRuehl"/>
            <w:sz w:val="20"/>
            <w:rtl/>
          </w:rPr>
          <w:t xml:space="preserve">ד'</w:t>
        </w:r>
      </w:ins>
      <w:del w:id="96534" w:author="מנוע מכני" w:date="2026-10-11T12:04:39Z">
        <w:r w:rsidRPr="0092071B">
          <w:rPr>
            <w:rFonts w:ascii="FrankRuehl" w:hAnsi="FrankRuehl"/>
            <w:sz w:val="20"/>
            <w:rtl/>
          </w:rPr>
          <w:delText xml:space="preserve">שנא</w:delText>
        </w:r>
        <w:r>
          <w:rPr>
            <w:rFonts w:ascii="FrankRuehl" w:hAnsi="FrankRuehl" w:hint="cs"/>
            <w:sz w:val="20"/>
            <w:rtl/>
          </w:rPr>
          <w:delText xml:space="preserve">'</w:delText>
        </w:r>
        <w:r w:rsidRPr="0092071B">
          <w:rPr>
            <w:rFonts w:ascii="FrankRuehl" w:hAnsi="FrankRuehl"/>
            <w:sz w:val="20"/>
            <w:rtl/>
          </w:rPr>
          <w:delText xml:space="preserve">:</w:delText>
        </w:r>
        <w:r w:rsidRPr="00464129">
          <w:rPr>
            <w:rStyle w:val="afffff0"/>
            <w:rtl/>
          </w:rPr>
          <w:delText xml:space="preserve"> </w:delText>
        </w:r>
        <w:r w:rsidRPr="00464129">
          <w:rPr>
            <w:rStyle w:val="afffff0"/>
            <w:rFonts w:hint="cs"/>
            <w:rtl/>
          </w:rPr>
          <w:delText xml:space="preserve">'</w:delText>
        </w:r>
      </w:del>
      <w:ins w:id="91125" w:author="Claude - סמנטי" w:date="2026-10-11T12:26:16Z">
        <w:r>
          <w:rPr>
            <w:rStyle w:val="afffff0"/>
            <w:rtl/>
          </w:rPr>
          <w:t xml:space="preserve">מֵאֵיל הַמִּלּוּאִים לְמֹשֶׁה הָיָה לְמָנָה</w:t>
        </w:r>
      </w:ins>
      <w:del w:id="91126" w:author="Claude - סמנטי" w:date="2026-10-11T12:26:16Z">
        <w:r w:rsidRPr="00464129">
          <w:rPr>
            <w:rStyle w:val="afffff0"/>
            <w:rtl/>
          </w:rPr>
          <w:delText xml:space="preserve">מאיל המלואים למשה היה למנה</w:delText>
        </w:r>
      </w:del>
      <w:r w:rsidRPr="00464129">
        <w:rPr>
          <w:rStyle w:val="afffff0"/>
          <w:rFonts w:hint="cs"/>
          <w:rtl/>
        </w:rPr>
        <w:t>'</w:t>
      </w:r>
      <w:r w:rsidRPr="00464129">
        <w:rPr>
          <w:rStyle w:val="afffff0"/>
          <w:rtl/>
        </w:rPr>
        <w:t>.</w:t>
      </w:r>
    </w:p>
    <w:p>
      <w:pPr>
        <w:pStyle w:val="38"/>
        <w:rPr>
          <w:ins w:id="100749" w:author="מנוע מכני" w:date="2026-10-11T12:04:39Z"/>
        </w:rPr>
      </w:pPr>
      <w:r w:rsidRPr="0092071B">
        <w:t xml:space="preserve">מיתיבי:</w:t>
      </w:r>
    </w:p>
    <w:p w:rsidR="00DA63EC" w:rsidRDefault="00DA63EC" w:rsidP="00DA63EC">
      <w:pPr>
        <w:rPr>
          <w:rFonts w:ascii="FrankRuehl" w:hAnsi="FrankRuehl"/>
          <w:sz w:val="20"/>
          <w:rtl/>
        </w:rPr>
      </w:pPr>
      <w:del w:id="100750" w:author="מנוע מכני" w:date="2026-10-11T12:04:39Z">
        <w:r w:rsidRPr="0092071B">
          <w:rPr>
            <w:rFonts w:ascii="FrankRuehl" w:hAnsi="FrankRuehl"/>
            <w:sz w:val="20"/>
            <w:rtl/>
          </w:rPr>
          <w:delText xml:space="preserve"> </w:delText>
        </w:r>
      </w:del>
      <w:r>
        <w:rPr>
          <w:rFonts w:ascii="FrankRuehl" w:hAnsi="FrankRuehl" w:hint="cs"/>
          <w:sz w:val="20"/>
          <w:rtl/>
        </w:rPr>
        <w:t>'</w:t>
      </w:r>
      <w:r w:rsidRPr="0092071B">
        <w:rPr>
          <w:rFonts w:ascii="FrankRuehl" w:hAnsi="FrankRuehl"/>
          <w:sz w:val="20"/>
          <w:rtl/>
        </w:rPr>
        <w:t>והלא פינחס היה עמהן</w:t>
      </w:r>
      <w:r>
        <w:rPr>
          <w:rFonts w:ascii="FrankRuehl" w:hAnsi="FrankRuehl" w:hint="cs"/>
          <w:sz w:val="20"/>
          <w:rtl/>
        </w:rPr>
        <w:t>'</w:t>
      </w:r>
      <w:ins w:id="95145" w:author="מנוע מכני" w:date="2026-10-11T12:04:39Z">
        <w:r>
          <w:rPr>
            <w:rFonts w:ascii="FrankRuehl" w:hAnsi="FrankRuehl"/>
            <w:sz w:val="20"/>
            <w:rtl/>
          </w:rPr>
          <w:t xml:space="preserve">,</w:t>
        </w:r>
      </w:ins>
      <w:del w:id="95146" w:author="מנוע מכני" w:date="2026-10-11T12:04:39Z">
        <w:r>
          <w:rPr>
            <w:rFonts w:ascii="FrankRuehl" w:hAnsi="FrankRuehl"/>
            <w:sz w:val="20"/>
            <w:rtl/>
          </w:rPr>
          <w:delText xml:space="preserve">;</w:delText>
        </w:r>
      </w:del>
      <w:r>
        <w:rPr>
          <w:rFonts w:ascii="FrankRuehl" w:hAnsi="FrankRuehl" w:hint="cs"/>
          <w:sz w:val="20"/>
          <w:rtl/>
        </w:rPr>
        <w:t xml:space="preserve"> </w:t>
      </w:r>
      <w:r w:rsidRPr="0092071B">
        <w:rPr>
          <w:rFonts w:ascii="FrankRuehl" w:hAnsi="FrankRuehl"/>
          <w:sz w:val="20"/>
          <w:rtl/>
        </w:rPr>
        <w:t xml:space="preserve">ואם </w:t>
      </w:r>
      <w:ins w:id="97319" w:author="מנוע מכני" w:date="2026-10-11T12:04:39Z">
        <w:r>
          <w:rPr>
            <w:rFonts w:ascii="FrankRuehl" w:hAnsi="FrankRuehl"/>
            <w:sz w:val="20"/>
            <w:rtl/>
          </w:rPr>
          <w:t xml:space="preserve">ישנו</w:t>
        </w:r>
      </w:ins>
      <w:del w:id="97320" w:author="מנוע מכני" w:date="2026-10-11T12:04:39Z">
        <w:r w:rsidRPr="0092071B">
          <w:rPr>
            <w:rFonts w:ascii="FrankRuehl" w:hAnsi="FrankRuehl"/>
            <w:sz w:val="20"/>
            <w:rtl/>
          </w:rPr>
          <w:delText xml:space="preserve">איתא</w:delText>
        </w:r>
      </w:del>
      <w:r w:rsidRPr="0092071B">
        <w:rPr>
          <w:rFonts w:ascii="FrankRuehl" w:hAnsi="FrankRuehl"/>
          <w:sz w:val="20"/>
          <w:rtl/>
        </w:rPr>
        <w:t xml:space="preserve">, לימא: והלא משה רבינו היה עמהן!</w:t>
      </w:r>
    </w:p>
    <w:p w:rsidR="00DA63EC" w:rsidRDefault="00DA63EC" w:rsidP="00DA63EC">
      <w:pPr>
        <w:pStyle w:val="affffb"/>
        <w:rPr>
          <w:rtl/>
        </w:rPr>
      </w:pPr>
      <w:r>
        <w:rPr>
          <w:rtl/>
        </w:rPr>
        <w:t xml:space="preserve">- </w:t>
      </w:r>
      <w:r w:rsidRPr="0092071B">
        <w:rPr>
          <w:rtl/>
        </w:rPr>
        <w:t>שאני משה, דטריד בשכינה, דאמר מר: משה בהשכמה עלה ובהשכמה ירד.</w:t>
      </w:r>
    </w:p>
    <w:p>
      <w:pPr>
        <w:pStyle w:val="38"/>
        <w:rPr>
          <w:ins w:id="100751" w:author="מנוע מכני" w:date="2026-10-11T12:04:39Z"/>
        </w:rPr>
      </w:pPr>
      <w:r w:rsidRPr="0092071B">
        <w:t>מיתיבי:</w:t>
      </w:r>
    </w:p>
    <w:p w:rsidR="00DA63EC" w:rsidRDefault="00DA63EC" w:rsidP="00DA63EC">
      <w:pPr>
        <w:rPr>
          <w:rFonts w:ascii="FrankRuehl" w:hAnsi="FrankRuehl"/>
          <w:sz w:val="20"/>
          <w:rtl/>
        </w:rPr>
      </w:pPr>
      <w:del w:id="100752" w:author="מנוע מכני" w:date="2026-10-11T12:04:39Z">
        <w:r w:rsidRPr="00464129">
          <w:rPr>
            <w:rStyle w:val="afffff0"/>
            <w:rtl/>
          </w:rPr>
          <w:delText xml:space="preserve"> </w:delText>
        </w:r>
      </w:del>
      <w:r w:rsidRPr="00464129">
        <w:rPr>
          <w:rStyle w:val="afffff0"/>
          <w:rFonts w:hint="cs"/>
          <w:rtl/>
        </w:rPr>
        <w:t>'</w:t>
      </w:r>
      <w:ins w:id="91127" w:author="Claude - סמנטי" w:date="2026-10-11T12:26:16Z">
        <w:r>
          <w:rPr>
            <w:rStyle w:val="afffff0"/>
            <w:rtl/>
          </w:rPr>
          <w:t xml:space="preserve">לֶחֶם אֱלֹהָיו מִקָּדְשֵׁי הַקֳּדָשִׁים וּמִן הַקֳּדָשִׁים יֹאכֵל</w:t>
        </w:r>
      </w:ins>
      <w:del w:id="91128" w:author="Claude - סמנטי" w:date="2026-10-11T12:26:16Z">
        <w:r w:rsidRPr="00464129">
          <w:rPr>
            <w:rStyle w:val="afffff0"/>
            <w:rtl/>
          </w:rPr>
          <w:delText xml:space="preserve">לחם אלהיו מקדשי הקדשים ומן הקדשים יאכל</w:delText>
        </w:r>
      </w:del>
      <w:r w:rsidRPr="00464129">
        <w:rPr>
          <w:rStyle w:val="afffff0"/>
          <w:rFonts w:hint="cs"/>
          <w:rtl/>
        </w:rPr>
        <w:t>'</w:t>
      </w:r>
      <w:r w:rsidRPr="00464129">
        <w:rPr>
          <w:rStyle w:val="afffff0"/>
          <w:rtl/>
        </w:rPr>
        <w:t xml:space="preserve"> </w:t>
      </w:r>
      <w:r>
        <w:rPr>
          <w:rFonts w:ascii="FrankRuehl" w:hAnsi="FrankRuehl"/>
          <w:sz w:val="20"/>
          <w:rtl/>
        </w:rPr>
        <w:t>–</w:t>
      </w:r>
    </w:p>
    <w:p w:rsidR="00DA63EC" w:rsidRDefault="00DA63EC" w:rsidP="00DA63EC">
      <w:pPr>
        <w:rPr>
          <w:rFonts w:ascii="FrankRuehl" w:hAnsi="FrankRuehl"/>
          <w:sz w:val="20"/>
          <w:rtl/>
        </w:rPr>
      </w:pPr>
      <w:r w:rsidRPr="0092071B">
        <w:rPr>
          <w:rFonts w:ascii="FrankRuehl" w:hAnsi="FrankRuehl"/>
          <w:sz w:val="20"/>
          <w:rtl/>
        </w:rPr>
        <w:t xml:space="preserve">אילו </w:t>
      </w:r>
      <w:r w:rsidRPr="0092071B">
        <w:rPr>
          <w:rFonts w:ascii="FrankRuehl" w:hAnsi="FrankRuehl"/>
          <w:sz w:val="20"/>
          <w:rtl/>
        </w:rPr>
        <w:t xml:space="preserve">לא</w:t>
      </w:r>
      <w:r w:rsidRPr="0092071B">
        <w:rPr>
          <w:rFonts w:ascii="FrankRuehl" w:hAnsi="FrankRuehl"/>
          <w:sz w:val="20"/>
          <w:rtl/>
        </w:rPr>
        <w:t xml:space="preserve"> נאמר קדשים קלים, הייתי אומר: קדשי קדשים הוא דאוכל שהותרו לזר ולהן, קדשים קלים </w:t>
      </w:r>
      <w:r w:rsidRPr="0092071B">
        <w:rPr>
          <w:rFonts w:ascii="FrankRuehl" w:hAnsi="FrankRuehl"/>
          <w:sz w:val="20"/>
          <w:rtl/>
        </w:rPr>
        <w:t xml:space="preserve">לא</w:t>
      </w:r>
      <w:r w:rsidRPr="0092071B">
        <w:rPr>
          <w:rFonts w:ascii="FrankRuehl" w:hAnsi="FrankRuehl"/>
          <w:sz w:val="20"/>
          <w:rtl/>
        </w:rPr>
        <w:t xml:space="preserve"> יאכל</w:t>
      </w:r>
      <w:ins w:id="95147" w:author="מנוע מכני" w:date="2026-10-11T12:04:39Z">
        <w:r>
          <w:rPr>
            <w:rFonts w:ascii="FrankRuehl" w:hAnsi="FrankRuehl"/>
            <w:sz w:val="20"/>
            <w:rtl/>
          </w:rPr>
          <w:t xml:space="preserve">,</w:t>
        </w:r>
      </w:ins>
      <w:del w:id="95148"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 xml:space="preserve">ואילו </w:t>
      </w:r>
      <w:r w:rsidRPr="0092071B">
        <w:rPr>
          <w:rFonts w:ascii="FrankRuehl" w:hAnsi="FrankRuehl"/>
          <w:sz w:val="20"/>
          <w:rtl/>
        </w:rPr>
        <w:t xml:space="preserve">לא</w:t>
      </w:r>
      <w:r w:rsidRPr="0092071B">
        <w:rPr>
          <w:rFonts w:ascii="FrankRuehl" w:hAnsi="FrankRuehl"/>
          <w:sz w:val="20"/>
          <w:rtl/>
        </w:rPr>
        <w:t xml:space="preserve"> נאמרו קדשי קדשים, הייתי אומר: בקדשים קלים יהא אוכל שהן קלים, בקדשי קדשים </w:t>
      </w:r>
      <w:r w:rsidRPr="0092071B">
        <w:rPr>
          <w:rFonts w:ascii="FrankRuehl" w:hAnsi="FrankRuehl"/>
          <w:sz w:val="20"/>
          <w:rtl/>
        </w:rPr>
        <w:t xml:space="preserve">לא</w:t>
      </w:r>
      <w:r w:rsidRPr="0092071B">
        <w:rPr>
          <w:rFonts w:ascii="FrankRuehl" w:hAnsi="FrankRuehl"/>
          <w:sz w:val="20"/>
          <w:rtl/>
        </w:rPr>
        <w:t xml:space="preserve"> יהא אוכל, לכך נאמרו קדשי קדשים ולכך נאמר קדשים קלים</w:t>
      </w:r>
      <w:ins w:id="95149" w:author="מנוע מכני" w:date="2026-10-11T12:04:39Z">
        <w:r>
          <w:rPr>
            <w:rFonts w:ascii="FrankRuehl" w:hAnsi="FrankRuehl"/>
            <w:sz w:val="20"/>
            <w:rtl/>
          </w:rPr>
          <w:t xml:space="preserve">,</w:t>
        </w:r>
      </w:ins>
      <w:del w:id="95150"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 xml:space="preserve">קתני מיהא: שהרי הותרו לזר ולהן, </w:t>
      </w:r>
      <w:ins w:id="91951" w:author="מנוע מכני" w:date="2026-10-11T12:04:39Z">
        <w:r>
          <w:rPr>
            <w:rFonts w:ascii="FrankRuehl" w:hAnsi="FrankRuehl"/>
            <w:sz w:val="20"/>
            <w:rtl/>
          </w:rPr>
          <w:t xml:space="preserve">לא</w:t>
        </w:r>
      </w:ins>
      <w:del w:id="91952" w:author="מנוע מכני" w:date="2026-10-11T12:04:39Z">
        <w:r w:rsidRPr="0092071B">
          <w:rPr>
            <w:rFonts w:ascii="FrankRuehl" w:hAnsi="FrankRuehl"/>
            <w:sz w:val="20"/>
            <w:rtl/>
          </w:rPr>
          <w:delText xml:space="preserve">לאו</w:delText>
        </w:r>
      </w:del>
      <w:r w:rsidRPr="0092071B">
        <w:rPr>
          <w:rFonts w:ascii="FrankRuehl" w:hAnsi="FrankRuehl"/>
          <w:sz w:val="20"/>
          <w:rtl/>
        </w:rPr>
        <w:t xml:space="preserve"> משה!</w:t>
      </w:r>
    </w:p>
    <w:p>
      <w:pPr>
        <w:pStyle w:val="38"/>
        <w:rPr>
          <w:ins w:id="100754" w:author="מנוע מכני" w:date="2026-10-11T12:04:39Z"/>
        </w:rPr>
      </w:pPr>
      <w:del w:id="100753" w:author="מנוע מכני" w:date="2026-10-11T12:04:39Z">
        <w:r>
          <w:delText xml:space="preserve">•</w:delText>
        </w:r>
      </w:del>
      <w:r>
        <w:t xml:space="preserve"> </w:t>
      </w:r>
      <w:r w:rsidRPr="0092071B">
        <w:t>א</w:t>
      </w:r>
      <w:r>
        <w:t>ר</w:t>
      </w:r>
      <w:r>
        <w:t>"</w:t>
      </w:r>
      <w:r>
        <w:t>ש</w:t>
      </w:r>
      <w:r w:rsidRPr="0092071B">
        <w:t xml:space="preserve">:</w:t>
      </w:r>
    </w:p>
    <w:p w:rsidR="00DA63EC" w:rsidRDefault="00DA63EC" w:rsidP="00DA63EC">
      <w:pPr>
        <w:rPr>
          <w:rFonts w:ascii="FrankRuehl" w:hAnsi="FrankRuehl"/>
          <w:sz w:val="20"/>
          <w:rtl/>
        </w:rPr>
      </w:pPr>
      <w:del w:id="100755"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לא</w:t>
      </w:r>
      <w:r w:rsidRPr="0092071B">
        <w:rPr>
          <w:rFonts w:ascii="FrankRuehl" w:hAnsi="FrankRuehl"/>
          <w:sz w:val="20"/>
          <w:rtl/>
        </w:rPr>
        <w:t xml:space="preserve">, בבמה לזר, וכדברי האומר: יש מנחה בבמה.</w:t>
      </w:r>
    </w:p>
    <w:p w:rsidR="00DA63EC" w:rsidRDefault="00DA63EC" w:rsidP="00DA63EC">
      <w:pPr>
        <w:pStyle w:val="afff3"/>
        <w:framePr w:wrap="around"/>
        <w:rPr>
          <w:rtl/>
        </w:rPr>
      </w:pPr>
      <w:r>
        <w:rPr>
          <w:rFonts w:hint="cs"/>
          <w:rtl/>
        </w:rPr>
        <w:t>קב.</w:t>
      </w:r>
    </w:p>
    <w:p>
      <w:pPr>
        <w:pStyle w:val="38"/>
        <w:rPr>
          <w:ins w:id="100756" w:author="מנוע מכני" w:date="2026-10-11T12:04:39Z"/>
        </w:rPr>
      </w:pPr>
      <w:r w:rsidRPr="0092071B">
        <w:t xml:space="preserve">מיתיבי:</w:t>
      </w:r>
    </w:p>
    <w:p w:rsidR="00DA63EC" w:rsidRDefault="00DA63EC" w:rsidP="00DA63EC">
      <w:pPr>
        <w:rPr>
          <w:rFonts w:ascii="FrankRuehl" w:hAnsi="FrankRuehl"/>
          <w:sz w:val="20"/>
          <w:rtl/>
        </w:rPr>
      </w:pPr>
      <w:del w:id="100757"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מרים מי הסגירה? א"ת משה הסגירה, משה זר הוא, ואין זר רואה את הנגעים!</w:t>
      </w:r>
    </w:p>
    <w:p w:rsidR="00DA63EC" w:rsidRDefault="00DA63EC" w:rsidP="00DA63EC">
      <w:pPr>
        <w:rPr>
          <w:rFonts w:ascii="FrankRuehl" w:hAnsi="FrankRuehl"/>
          <w:sz w:val="20"/>
          <w:rtl/>
        </w:rPr>
      </w:pPr>
      <w:r w:rsidRPr="0092071B">
        <w:rPr>
          <w:rFonts w:ascii="FrankRuehl" w:hAnsi="FrankRuehl"/>
          <w:sz w:val="20"/>
          <w:rtl/>
        </w:rPr>
        <w:t>וא"ת אהרן הסגירה, אהרן קרוב הוא, ואין קרוב רואה את הנגעים!</w:t>
      </w:r>
    </w:p>
    <w:p>
      <w:pPr>
        <w:pStyle w:val="38"/>
        <w:rPr>
          <w:ins w:id="100758" w:author="מנוע מכני" w:date="2026-10-11T12:04:39Z"/>
        </w:rPr>
      </w:pPr>
      <w:r w:rsidRPr="00FE1B89">
        <w:t xml:space="preserve">אלא</w:t>
      </w:r>
    </w:p>
    <w:p w:rsidR="00DA63EC" w:rsidRPr="00FE1B89" w:rsidRDefault="00DA63EC" w:rsidP="00DA63EC">
      <w:pPr>
        <w:rPr>
          <w:rFonts w:ascii="FrankRuehl" w:hAnsi="FrankRuehl"/>
          <w:spacing w:val="-4"/>
          <w:sz w:val="20"/>
          <w:rtl/>
        </w:rPr>
      </w:pPr>
      <w:del w:id="100759" w:author="מנוע מכני" w:date="2026-10-11T12:04:39Z">
        <w:r w:rsidRPr="00FE1B89">
          <w:rPr>
            <w:rFonts w:ascii="FrankRuehl" w:hAnsi="FrankRuehl"/>
            <w:spacing w:val="-4"/>
            <w:sz w:val="20"/>
            <w:rtl/>
          </w:rPr>
          <w:delText xml:space="preserve"> </w:delText>
        </w:r>
      </w:del>
      <w:r w:rsidRPr="00FE1B89">
        <w:rPr>
          <w:rFonts w:ascii="FrankRuehl" w:hAnsi="FrankRuehl"/>
          <w:spacing w:val="-4"/>
          <w:sz w:val="20"/>
          <w:rtl/>
        </w:rPr>
        <w:t xml:space="preserve">כבוד גדול חלק לה </w:t>
      </w:r>
      <w:r w:rsidRPr="00FE1B89">
        <w:rPr>
          <w:rFonts w:ascii="FrankRuehl" w:hAnsi="FrankRuehl"/>
          <w:spacing w:val="-4"/>
          <w:sz w:val="20"/>
          <w:rtl/>
        </w:rPr>
        <w:t xml:space="preserve">הק</w:t>
      </w:r>
      <w:r w:rsidRPr="00FE1B89">
        <w:rPr>
          <w:rFonts w:ascii="FrankRuehl" w:hAnsi="FrankRuehl" w:hint="cs"/>
          <w:spacing w:val="-4"/>
          <w:sz w:val="20"/>
          <w:rtl/>
        </w:rPr>
        <w:t>ב</w:t>
      </w:r>
      <w:r w:rsidRPr="00FE1B89">
        <w:rPr>
          <w:rFonts w:ascii="FrankRuehl" w:hAnsi="FrankRuehl"/>
          <w:spacing w:val="-4"/>
          <w:sz w:val="20"/>
          <w:rtl/>
        </w:rPr>
        <w:t>"</w:t>
      </w:r>
      <w:r w:rsidRPr="00FE1B89">
        <w:rPr>
          <w:rFonts w:ascii="FrankRuehl" w:hAnsi="FrankRuehl" w:hint="cs"/>
          <w:spacing w:val="-4"/>
          <w:sz w:val="20"/>
          <w:rtl/>
        </w:rPr>
        <w:t xml:space="preserve">ה</w:t>
      </w:r>
      <w:r w:rsidRPr="00FE1B89">
        <w:rPr>
          <w:rFonts w:ascii="FrankRuehl" w:hAnsi="FrankRuehl" w:hint="cs"/>
          <w:spacing w:val="-4"/>
          <w:sz w:val="20"/>
          <w:rtl/>
        </w:rPr>
        <w:t xml:space="preserve"> </w:t>
      </w:r>
      <w:r w:rsidRPr="00FE1B89">
        <w:rPr>
          <w:rFonts w:ascii="FrankRuehl" w:hAnsi="FrankRuehl"/>
          <w:spacing w:val="-4"/>
          <w:sz w:val="20"/>
          <w:rtl/>
        </w:rPr>
        <w:t xml:space="preserve">למרים, אותה שעה: אני כהן ואני מסגירה, אני חולטה ואני פוטרה</w:t>
      </w:r>
      <w:ins w:id="95151" w:author="מנוע מכני" w:date="2026-10-11T12:04:39Z">
        <w:r>
          <w:rPr>
            <w:rFonts w:ascii="FrankRuehl" w:hAnsi="FrankRuehl"/>
            <w:spacing w:val="-4"/>
            <w:sz w:val="20"/>
            <w:rtl/>
          </w:rPr>
          <w:t xml:space="preserve">,</w:t>
        </w:r>
      </w:ins>
      <w:del w:id="95152" w:author="מנוע מכני" w:date="2026-10-11T12:04:39Z">
        <w:r w:rsidRPr="00FE1B89">
          <w:rPr>
            <w:rFonts w:ascii="FrankRuehl" w:hAnsi="FrankRuehl"/>
            <w:spacing w:val="-4"/>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קתני מיהת: משה זר ואין זר רואה את הנגעים!</w:t>
      </w:r>
    </w:p>
    <w:p>
      <w:pPr>
        <w:pStyle w:val="38"/>
        <w:rPr>
          <w:ins w:id="100761" w:author="מנוע מכני" w:date="2026-10-11T12:04:39Z"/>
        </w:rPr>
      </w:pPr>
      <w:del w:id="100760" w:author="מנוע מכני" w:date="2026-10-11T12:04:39Z">
        <w:r>
          <w:delText xml:space="preserve">•</w:delText>
        </w:r>
      </w:del>
      <w:r>
        <w:t xml:space="preserve"> </w:t>
      </w:r>
      <w:r>
        <w:t>ארנבר</w:t>
      </w:r>
      <w:r>
        <w:t>"</w:t>
      </w:r>
      <w:r>
        <w:t>י</w:t>
      </w:r>
      <w:r w:rsidRPr="0092071B">
        <w:t xml:space="preserve">:</w:t>
      </w:r>
    </w:p>
    <w:p w:rsidR="00DA63EC" w:rsidRDefault="00DA63EC" w:rsidP="00DA63EC">
      <w:pPr>
        <w:rPr>
          <w:rFonts w:ascii="FrankRuehl" w:hAnsi="FrankRuehl"/>
          <w:sz w:val="20"/>
          <w:rtl/>
        </w:rPr>
      </w:pPr>
      <w:del w:id="100762"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שאני מראות נגעים, דאהרן ובניו כתובין בפרשה.</w:t>
      </w:r>
    </w:p>
    <w:p w:rsidR="00DA63EC" w:rsidRDefault="00DA63EC" w:rsidP="00DA63EC">
      <w:pPr>
        <w:rPr>
          <w:rFonts w:ascii="FrankRuehl" w:hAnsi="FrankRuehl"/>
          <w:sz w:val="20"/>
          <w:rtl/>
        </w:rPr>
      </w:pPr>
      <w:r w:rsidRPr="0092071B">
        <w:rPr>
          <w:rFonts w:ascii="FrankRuehl" w:hAnsi="FrankRuehl"/>
          <w:sz w:val="20"/>
          <w:rtl/>
        </w:rPr>
        <w:t>מיתיבי, חמש שמחות היתה אלישבע יתירה על בנות ישראל: יבמה מלך, אישה כהן גדול, בנה סגן, בן בנה משוח מלחמה, ואחיה נשיא שבט, ואבילה על שני בניה</w:t>
      </w:r>
      <w:ins w:id="95153" w:author="מנוע מכני" w:date="2026-10-11T12:04:39Z">
        <w:r>
          <w:rPr>
            <w:rFonts w:ascii="FrankRuehl" w:hAnsi="FrankRuehl"/>
            <w:sz w:val="20"/>
            <w:rtl/>
          </w:rPr>
          <w:t xml:space="preserve">,</w:t>
        </w:r>
      </w:ins>
      <w:del w:id="95154"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 xml:space="preserve">יבמה מל</w:t>
      </w:r>
      <w:ins w:id="90071" w:author="מנוע מכני" w:date="2026-10-11T12:04:39Z">
        <w:r>
          <w:rPr>
            <w:rFonts w:ascii="FrankRuehl" w:hAnsi="FrankRuehl"/>
            <w:sz w:val="20"/>
            <w:rtl/>
          </w:rPr>
          <w:t xml:space="preserve">ך, ה</w:t>
        </w:r>
      </w:ins>
      <w:del w:id="90072" w:author="מנוע מכני" w:date="2026-10-11T12:04:39Z">
        <w:r w:rsidRPr="0092071B">
          <w:rPr>
            <w:rFonts w:ascii="FrankRuehl" w:hAnsi="FrankRuehl"/>
            <w:sz w:val="20"/>
            <w:rtl/>
          </w:rPr>
          <w:delText xml:space="preserve">ך,</w:delText>
        </w:r>
        <w:r>
          <w:rPr>
            <w:rFonts w:ascii="FrankRuehl" w:hAnsi="FrankRuehl" w:hint="cs"/>
            <w:sz w:val="20"/>
            <w:rtl/>
          </w:rPr>
          <w:delText xml:space="preserve">ה</w:delText>
        </w:r>
      </w:del>
      <w:r>
        <w:rPr>
          <w:rFonts w:ascii="FrankRuehl" w:hAnsi="FrankRuehl" w:hint="cs"/>
          <w:sz w:val="20"/>
          <w:rtl/>
        </w:rPr>
        <w:t xml:space="preserve">יינו אף מלך [חוץ מכ</w:t>
      </w:r>
      <w:r>
        <w:rPr>
          <w:rFonts w:ascii="FrankRuehl" w:hAnsi="FrankRuehl"/>
          <w:sz w:val="20"/>
          <w:rtl/>
        </w:rPr>
        <w:t>"</w:t>
      </w:r>
      <w:r>
        <w:rPr>
          <w:rFonts w:ascii="FrankRuehl" w:hAnsi="FrankRuehl" w:hint="cs"/>
          <w:sz w:val="20"/>
          <w:rtl/>
        </w:rPr>
        <w:t xml:space="preserve">ג] </w:t>
      </w:r>
    </w:p>
    <w:p>
      <w:pPr>
        <w:pStyle w:val="afffff8"/>
        <w:rPr>
          <w:ins w:id="90125" w:author="קלוד" w:date="2026-10-11T12:29:36Z"/>
        </w:rPr>
      </w:pPr>
      <w:ins w:id="90126" w:author="קלוד" w:date="2026-10-11T12:29:36Z">
        <w:r>
          <w:rPr>
            <w:color w:val="7B3F00"/>
          </w:rPr>
          <w:t xml:space="preserve">'ויחר אף ה' במשה' - הרושם, והאם נתכהן משה</w:t>
        </w:r>
      </w:ins>
    </w:p>
    <w:p w:rsidR="00DA63EC" w:rsidRDefault="00DA63EC" w:rsidP="00DA63EC">
      <w:pPr>
        <w:rPr>
          <w:rFonts w:ascii="FrankRuehl" w:hAnsi="FrankRuehl"/>
          <w:sz w:val="20"/>
          <w:rtl/>
        </w:rPr>
      </w:pPr>
      <w:r w:rsidRPr="0092071B">
        <w:rPr>
          <w:rFonts w:ascii="FrankRuehl" w:hAnsi="FrankRuehl"/>
          <w:sz w:val="20"/>
          <w:rtl/>
        </w:rPr>
        <w:t>כתנאי</w:t>
      </w:r>
      <w:ins w:id="95155" w:author="מנוע מכני" w:date="2026-10-11T12:04:39Z">
        <w:r>
          <w:rPr>
            <w:rFonts w:ascii="FrankRuehl" w:hAnsi="FrankRuehl"/>
            <w:sz w:val="20"/>
            <w:rtl/>
          </w:rPr>
          <w:t xml:space="preserve">,</w:t>
        </w:r>
      </w:ins>
      <w:del w:id="95156" w:author="מנוע מכני" w:date="2026-10-11T12:04:39Z">
        <w:r>
          <w:rPr>
            <w:rFonts w:ascii="FrankRuehl" w:hAnsi="FrankRuehl"/>
            <w:sz w:val="20"/>
            <w:rtl/>
          </w:rPr>
          <w:delText xml:space="preserve">;</w:delText>
        </w:r>
      </w:del>
      <w:r w:rsidRPr="00464129">
        <w:rPr>
          <w:rStyle w:val="afffff0"/>
          <w:rFonts w:hint="cs"/>
          <w:rtl/>
        </w:rPr>
        <w:t xml:space="preserve"> '</w:t>
      </w:r>
      <w:ins w:id="91129" w:author="Claude - סמנטי" w:date="2026-10-11T12:26:16Z">
        <w:r>
          <w:rPr>
            <w:rStyle w:val="afffff0"/>
            <w:rtl/>
          </w:rPr>
          <w:t xml:space="preserve">וַיִּחַר אַף ה</w:t>
        </w:r>
      </w:ins>
      <w:del w:id="91130" w:author="Claude - סמנטי" w:date="2026-10-11T12:26:16Z">
        <w:r w:rsidRPr="00464129">
          <w:rPr>
            <w:rStyle w:val="afffff0"/>
            <w:rtl/>
          </w:rPr>
          <w:delText xml:space="preserve">ויחר אף ה</w:delText>
        </w:r>
      </w:del>
      <w:r w:rsidR="005608A0">
        <w:rPr>
          <w:rStyle w:val="afffff0"/>
          <w:rtl/>
        </w:rPr>
        <w:t>'</w:t>
      </w:r>
      <w:r w:rsidRPr="00464129">
        <w:rPr>
          <w:rStyle w:val="afffff0"/>
          <w:rtl/>
        </w:rPr>
        <w:t xml:space="preserve"> במשה</w:t>
      </w:r>
      <w:r w:rsidRPr="00464129">
        <w:rPr>
          <w:rStyle w:val="afffff0"/>
          <w:rFonts w:hint="cs"/>
          <w:rtl/>
        </w:rPr>
        <w:t>'</w:t>
      </w:r>
      <w:r w:rsidRPr="00464129">
        <w:rPr>
          <w:rStyle w:val="afffff0"/>
          <w:rtl/>
        </w:rPr>
        <w:t xml:space="preserve"> </w:t>
      </w:r>
      <w:r>
        <w:rPr>
          <w:rStyle w:val="2fb"/>
          <w:rFonts w:ascii="FrankRuehl" w:hAnsi="FrankRuehl" w:hint="cs"/>
          <w:sz w:val="20"/>
          <w:rtl/>
        </w:rPr>
        <w:t>ריב</w:t>
      </w:r>
      <w:r>
        <w:rPr>
          <w:rStyle w:val="2fb"/>
          <w:rFonts w:ascii="FrankRuehl" w:hAnsi="FrankRuehl"/>
          <w:sz w:val="20"/>
          <w:rtl/>
        </w:rPr>
        <w:t>"</w:t>
      </w:r>
      <w:r>
        <w:rPr>
          <w:rStyle w:val="2fb"/>
          <w:rFonts w:ascii="FrankRuehl" w:hAnsi="FrankRuehl" w:hint="cs"/>
          <w:sz w:val="20"/>
          <w:rtl/>
        </w:rPr>
        <w:t>ק</w:t>
      </w:r>
      <w:r w:rsidRPr="0092071B">
        <w:rPr>
          <w:rFonts w:ascii="FrankRuehl" w:hAnsi="FrankRuehl"/>
          <w:sz w:val="20"/>
          <w:rtl/>
        </w:rPr>
        <w:t xml:space="preserve">: כל חרון אף שבתורה נאמר בו רושם וזה </w:t>
      </w:r>
      <w:r w:rsidRPr="0092071B">
        <w:rPr>
          <w:rFonts w:ascii="FrankRuehl" w:hAnsi="FrankRuehl"/>
          <w:sz w:val="20"/>
          <w:rtl/>
        </w:rPr>
        <w:t xml:space="preserve">לא</w:t>
      </w:r>
      <w:r w:rsidRPr="0092071B">
        <w:rPr>
          <w:rFonts w:ascii="FrankRuehl" w:hAnsi="FrankRuehl"/>
          <w:sz w:val="20"/>
          <w:rtl/>
        </w:rPr>
        <w:t xml:space="preserve"> נאמר בו רושם</w:t>
      </w:r>
      <w:ins w:id="95157" w:author="מנוע מכני" w:date="2026-10-11T12:04:39Z">
        <w:r>
          <w:rPr>
            <w:rFonts w:ascii="FrankRuehl" w:hAnsi="FrankRuehl"/>
            <w:sz w:val="20"/>
            <w:rtl/>
          </w:rPr>
          <w:t xml:space="preserve">,</w:t>
        </w:r>
      </w:ins>
      <w:del w:id="95158" w:author="מנוע מכני" w:date="2026-10-11T12:04:39Z">
        <w:r>
          <w:rPr>
            <w:rFonts w:ascii="FrankRuehl" w:hAnsi="FrankRuehl"/>
            <w:sz w:val="20"/>
            <w:rtl/>
          </w:rPr>
          <w:delText xml:space="preserve">;</w:delText>
        </w:r>
      </w:del>
    </w:p>
    <w:p>
      <w:pPr>
        <w:pStyle w:val="38"/>
        <w:rPr>
          <w:ins w:id="100763" w:author="מנוע מכני" w:date="2026-10-11T12:04:39Z"/>
        </w:rPr>
      </w:pPr>
      <w:r>
        <w:t>רשב</w:t>
      </w:r>
      <w:r>
        <w:t>"</w:t>
      </w:r>
      <w:r>
        <w:t>י</w:t>
      </w:r>
      <w:r w:rsidRPr="0092071B">
        <w:t xml:space="preserve">:</w:t>
      </w:r>
    </w:p>
    <w:p w:rsidR="00DA63EC" w:rsidRDefault="00DA63EC" w:rsidP="00DA63EC">
      <w:pPr>
        <w:rPr>
          <w:rFonts w:ascii="FrankRuehl" w:hAnsi="FrankRuehl"/>
          <w:sz w:val="20"/>
          <w:rtl/>
        </w:rPr>
      </w:pPr>
      <w:del w:id="100764"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אף זה נאמר בו רושם, </w:t>
      </w:r>
      <w:ins w:id="96535" w:author="מנוע מכני" w:date="2026-10-11T12:04:39Z">
        <w:r>
          <w:rPr>
            <w:rFonts w:ascii="FrankRuehl" w:hAnsi="FrankRuehl"/>
            <w:sz w:val="20"/>
            <w:rtl/>
          </w:rPr>
          <w:t xml:space="preserve">ד'</w:t>
        </w:r>
      </w:ins>
      <w:del w:id="96536" w:author="מנוע מכני" w:date="2026-10-11T12:04:39Z">
        <w:r w:rsidRPr="0092071B">
          <w:rPr>
            <w:rFonts w:ascii="FrankRuehl" w:hAnsi="FrankRuehl"/>
            <w:sz w:val="20"/>
            <w:rtl/>
          </w:rPr>
          <w:delText xml:space="preserve">שנא</w:delText>
        </w:r>
        <w:r>
          <w:rPr>
            <w:rFonts w:ascii="FrankRuehl" w:hAnsi="FrankRuehl" w:hint="cs"/>
            <w:sz w:val="20"/>
            <w:rtl/>
          </w:rPr>
          <w:delText xml:space="preserve">'</w:delText>
        </w:r>
        <w:r w:rsidRPr="0092071B">
          <w:rPr>
            <w:rFonts w:ascii="FrankRuehl" w:hAnsi="FrankRuehl"/>
            <w:sz w:val="20"/>
            <w:rtl/>
          </w:rPr>
          <w:delText xml:space="preserve">:</w:delText>
        </w:r>
        <w:r w:rsidRPr="00464129">
          <w:rPr>
            <w:rStyle w:val="afffff0"/>
            <w:rtl/>
          </w:rPr>
          <w:delText xml:space="preserve"> </w:delText>
        </w:r>
        <w:r w:rsidRPr="00464129">
          <w:rPr>
            <w:rStyle w:val="afffff0"/>
            <w:rFonts w:hint="cs"/>
            <w:rtl/>
          </w:rPr>
          <w:delText xml:space="preserve">'</w:delText>
        </w:r>
      </w:del>
      <w:ins w:id="91131" w:author="Claude - סמנטי" w:date="2026-10-11T12:26:16Z">
        <w:r>
          <w:rPr>
            <w:rStyle w:val="afffff0"/>
            <w:rtl/>
          </w:rPr>
          <w:t xml:space="preserve">הֲלֹא אַהֲרֹן אָחִיךָ הַלֵּוִי</w:t>
        </w:r>
      </w:ins>
      <w:del w:id="91132" w:author="Claude - סמנטי" w:date="2026-10-11T12:26:16Z">
        <w:r w:rsidRPr="00464129">
          <w:rPr>
            <w:rStyle w:val="afffff0"/>
            <w:rtl/>
          </w:rPr>
          <w:delText xml:space="preserve">הלא אהרן אחיך הלוי</w:delText>
        </w:r>
      </w:del>
      <w:r w:rsidRPr="00464129">
        <w:rPr>
          <w:rStyle w:val="afffff0"/>
          <w:rFonts w:hint="cs"/>
          <w:rtl/>
        </w:rPr>
        <w:t>'</w:t>
      </w:r>
      <w:r w:rsidRPr="00464129">
        <w:rPr>
          <w:rStyle w:val="afffff0"/>
          <w:rtl/>
        </w:rPr>
        <w:t>,</w:t>
      </w:r>
      <w:r w:rsidRPr="0092071B">
        <w:rPr>
          <w:rFonts w:ascii="FrankRuehl" w:hAnsi="FrankRuehl"/>
          <w:sz w:val="20"/>
          <w:rtl/>
        </w:rPr>
        <w:t xml:space="preserve"> והלא כהן הוא!</w:t>
      </w:r>
    </w:p>
    <w:p>
      <w:pPr>
        <w:pStyle w:val="38"/>
        <w:rPr>
          <w:ins w:id="100765" w:author="מנוע מכני" w:date="2026-10-11T12:04:39Z"/>
        </w:rPr>
      </w:pPr>
      <w:r w:rsidRPr="0092071B">
        <w:t>ה</w:t>
      </w:r>
      <w:r>
        <w:t>"</w:t>
      </w:r>
      <w:r>
        <w:t>ק</w:t>
      </w:r>
      <w:r w:rsidRPr="0092071B">
        <w:t xml:space="preserve"> אני אמרתי:</w:t>
      </w:r>
    </w:p>
    <w:p w:rsidR="00DA63EC" w:rsidRDefault="00DA63EC" w:rsidP="00DA63EC">
      <w:pPr>
        <w:rPr>
          <w:rFonts w:ascii="FrankRuehl" w:hAnsi="FrankRuehl"/>
          <w:sz w:val="20"/>
          <w:rtl/>
        </w:rPr>
      </w:pPr>
      <w:del w:id="100766"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אתה כהן והוא לוי, עכשיו הוא כהן ואתה לוי</w:t>
      </w:r>
      <w:ins w:id="95159" w:author="מנוע מכני" w:date="2026-10-11T12:04:39Z">
        <w:r>
          <w:rPr>
            <w:rFonts w:ascii="FrankRuehl" w:hAnsi="FrankRuehl"/>
            <w:sz w:val="20"/>
            <w:rtl/>
          </w:rPr>
          <w:t xml:space="preserve">,</w:t>
        </w:r>
      </w:ins>
      <w:del w:id="95160" w:author="מנוע מכני" w:date="2026-10-11T12:04:39Z">
        <w:r>
          <w:rPr>
            <w:rFonts w:ascii="FrankRuehl" w:hAnsi="FrankRuehl"/>
            <w:sz w:val="20"/>
            <w:rtl/>
          </w:rPr>
          <w:delText xml:space="preserve">;</w:delText>
        </w:r>
      </w:del>
    </w:p>
    <w:p>
      <w:pPr>
        <w:pStyle w:val="38"/>
        <w:rPr>
          <w:ins w:id="100767" w:author="מנוע מכני" w:date="2026-10-11T12:04:39Z"/>
        </w:rPr>
      </w:pPr>
      <w:r w:rsidRPr="0092071B">
        <w:t>וחכ</w:t>
      </w:r>
      <w:r>
        <w:t>"</w:t>
      </w:r>
      <w:r>
        <w:t>א</w:t>
      </w:r>
      <w:r w:rsidRPr="0092071B">
        <w:t xml:space="preserve">:</w:t>
      </w:r>
    </w:p>
    <w:p w:rsidR="00DA63EC" w:rsidRDefault="00DA63EC" w:rsidP="00DA63EC">
      <w:pPr>
        <w:rPr>
          <w:rFonts w:ascii="FrankRuehl" w:hAnsi="FrankRuehl"/>
          <w:sz w:val="20"/>
          <w:rtl/>
        </w:rPr>
      </w:pPr>
      <w:del w:id="100768"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לא</w:t>
      </w:r>
      <w:r w:rsidRPr="0092071B">
        <w:rPr>
          <w:rFonts w:ascii="FrankRuehl" w:hAnsi="FrankRuehl"/>
          <w:sz w:val="20"/>
          <w:rtl/>
        </w:rPr>
        <w:t xml:space="preserve"> נתכהן משה אלא שבעת ימי המלואים בלבד</w:t>
      </w:r>
      <w:ins w:id="95161" w:author="מנוע מכני" w:date="2026-10-11T12:04:39Z">
        <w:r>
          <w:rPr>
            <w:rFonts w:ascii="FrankRuehl" w:hAnsi="FrankRuehl"/>
            <w:sz w:val="20"/>
            <w:rtl/>
          </w:rPr>
          <w:t xml:space="preserve">,</w:t>
        </w:r>
      </w:ins>
      <w:del w:id="95162"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 xml:space="preserve">ויש אומרים: </w:t>
      </w:r>
      <w:r w:rsidRPr="0092071B">
        <w:rPr>
          <w:rFonts w:ascii="FrankRuehl" w:hAnsi="FrankRuehl"/>
          <w:sz w:val="20"/>
          <w:rtl/>
        </w:rPr>
        <w:t xml:space="preserve">לא</w:t>
      </w:r>
      <w:r w:rsidRPr="0092071B">
        <w:rPr>
          <w:rFonts w:ascii="FrankRuehl" w:hAnsi="FrankRuehl"/>
          <w:sz w:val="20"/>
          <w:rtl/>
        </w:rPr>
        <w:t xml:space="preserve"> פסקה כהונה אלא מזרעו של משה, </w:t>
      </w:r>
      <w:ins w:id="96537" w:author="מנוע מכני" w:date="2026-10-11T12:04:39Z">
        <w:r>
          <w:rPr>
            <w:rFonts w:ascii="FrankRuehl" w:hAnsi="FrankRuehl"/>
            <w:sz w:val="20"/>
            <w:rtl/>
          </w:rPr>
          <w:t xml:space="preserve">ד'</w:t>
        </w:r>
      </w:ins>
      <w:del w:id="96538" w:author="מנוע מכני" w:date="2026-10-11T12:04:39Z">
        <w:r w:rsidRPr="0092071B">
          <w:rPr>
            <w:rFonts w:ascii="FrankRuehl" w:hAnsi="FrankRuehl"/>
            <w:sz w:val="20"/>
            <w:rtl/>
          </w:rPr>
          <w:delText xml:space="preserve">שנא</w:delText>
        </w:r>
        <w:r>
          <w:rPr>
            <w:rFonts w:ascii="FrankRuehl" w:hAnsi="FrankRuehl" w:hint="cs"/>
            <w:sz w:val="20"/>
            <w:rtl/>
          </w:rPr>
          <w:delText xml:space="preserve">'</w:delText>
        </w:r>
        <w:r w:rsidRPr="0092071B">
          <w:rPr>
            <w:rFonts w:ascii="FrankRuehl" w:hAnsi="FrankRuehl"/>
            <w:sz w:val="20"/>
            <w:rtl/>
          </w:rPr>
          <w:delText xml:space="preserve">:</w:delText>
        </w:r>
        <w:r w:rsidRPr="00464129">
          <w:rPr>
            <w:rStyle w:val="afffff0"/>
            <w:rtl/>
          </w:rPr>
          <w:delText xml:space="preserve"> </w:delText>
        </w:r>
        <w:r w:rsidRPr="00464129">
          <w:rPr>
            <w:rStyle w:val="afffff0"/>
            <w:rFonts w:hint="cs"/>
            <w:rtl/>
          </w:rPr>
          <w:delText xml:space="preserve">'</w:delText>
        </w:r>
      </w:del>
      <w:ins w:id="91135" w:author="Claude - סמנטי" w:date="2026-10-11T12:26:16Z">
        <w:r>
          <w:rPr>
            <w:rStyle w:val="afffff0"/>
            <w:rtl/>
          </w:rPr>
          <w:t xml:space="preserve">וּמֹשֶׁה אִישׁ הָאֱלֹהִים בָּנָיו יִקָּרְאוּ עַל שֵׁבֶט הַלֵּוִי</w:t>
        </w:r>
      </w:ins>
      <w:del w:id="91136" w:author="Claude - סמנטי" w:date="2026-10-11T12:26:16Z">
        <w:r w:rsidRPr="00464129">
          <w:rPr>
            <w:rStyle w:val="afffff0"/>
            <w:rtl/>
          </w:rPr>
          <w:delText xml:space="preserve">ומשה איש האלהים בניו יקראו על שבט הלוי</w:delText>
        </w:r>
      </w:del>
      <w:r w:rsidRPr="00464129">
        <w:rPr>
          <w:rStyle w:val="afffff0"/>
          <w:rFonts w:hint="cs"/>
          <w:rtl/>
        </w:rPr>
        <w:t>'</w:t>
      </w:r>
      <w:r w:rsidRPr="00464129">
        <w:rPr>
          <w:rStyle w:val="afffff0"/>
          <w:rtl/>
        </w:rPr>
        <w:t>,</w:t>
      </w:r>
      <w:r w:rsidRPr="0092071B">
        <w:rPr>
          <w:rFonts w:ascii="FrankRuehl" w:hAnsi="FrankRuehl"/>
          <w:sz w:val="20"/>
          <w:rtl/>
        </w:rPr>
        <w:t xml:space="preserve"> ואומר:</w:t>
      </w:r>
      <w:r w:rsidRPr="00464129">
        <w:rPr>
          <w:rStyle w:val="afffff0"/>
          <w:rtl/>
        </w:rPr>
        <w:t xml:space="preserve"> </w:t>
      </w:r>
      <w:r w:rsidRPr="00464129">
        <w:rPr>
          <w:rStyle w:val="afffff0"/>
          <w:rFonts w:hint="cs"/>
          <w:rtl/>
        </w:rPr>
        <w:t>'</w:t>
      </w:r>
      <w:ins w:id="91133" w:author="Claude - סמנטי" w:date="2026-10-11T12:26:16Z">
        <w:r>
          <w:rPr>
            <w:rStyle w:val="afffff0"/>
            <w:rtl/>
          </w:rPr>
          <w:t xml:space="preserve">מֹשֶׁה וְאַהֲרֹן בְּכֹהֲנָיו וּשְׁמוּאֵל בְּקוֹרְאֵי שְׁמוֹ</w:t>
        </w:r>
      </w:ins>
      <w:del w:id="91134" w:author="Claude - סמנטי" w:date="2026-10-11T12:26:16Z">
        <w:r w:rsidRPr="00464129">
          <w:rPr>
            <w:rStyle w:val="afffff0"/>
            <w:rtl/>
          </w:rPr>
          <w:delText xml:space="preserve">משה ואהרן בכהניו </w:delText>
        </w:r>
        <w:r w:rsidRPr="00464129">
          <w:rPr>
            <w:rStyle w:val="2fb"/>
            <w:rtl/>
          </w:rPr>
          <w:delText xml:space="preserve">ושמואל</w:delText>
        </w:r>
        <w:r w:rsidRPr="00464129">
          <w:rPr>
            <w:rStyle w:val="afffff0"/>
            <w:rtl/>
          </w:rPr>
          <w:delText xml:space="preserve"> בקוראי שמו</w:delText>
        </w:r>
      </w:del>
      <w:r w:rsidRPr="00464129">
        <w:rPr>
          <w:rStyle w:val="afffff0"/>
          <w:rFonts w:hint="cs"/>
          <w:rtl/>
        </w:rPr>
        <w:t>'</w:t>
      </w:r>
      <w:r w:rsidRPr="00464129">
        <w:rPr>
          <w:rStyle w:val="afffff0"/>
          <w:rtl/>
        </w:rPr>
        <w:t>.</w:t>
      </w:r>
    </w:p>
    <w:p w:rsidR="00DA63EC" w:rsidRDefault="00DA63EC" w:rsidP="00DA63EC">
      <w:pPr>
        <w:rPr>
          <w:rFonts w:ascii="FrankRuehl" w:hAnsi="FrankRuehl"/>
          <w:sz w:val="20"/>
          <w:rtl/>
        </w:rPr>
      </w:pPr>
      <w:r w:rsidRPr="0092071B">
        <w:rPr>
          <w:rFonts w:ascii="FrankRuehl" w:hAnsi="FrankRuehl"/>
          <w:sz w:val="20"/>
          <w:rtl/>
        </w:rPr>
        <w:t xml:space="preserve">ואומר </w:t>
      </w:r>
      <w:r>
        <w:rPr>
          <w:rFonts w:ascii="FrankRuehl" w:hAnsi="FrankRuehl" w:hint="cs"/>
          <w:sz w:val="20"/>
          <w:rtl/>
        </w:rPr>
        <w:t>ד</w:t>
      </w:r>
      <w:r w:rsidRPr="0092071B">
        <w:rPr>
          <w:rFonts w:ascii="FrankRuehl" w:hAnsi="FrankRuehl"/>
          <w:sz w:val="20"/>
          <w:rtl/>
        </w:rPr>
        <w:t xml:space="preserve">וכי </w:t>
      </w:r>
      <w:ins w:id="96753" w:author="מנוע מכני" w:date="2026-10-11T12:04:39Z">
        <w:r>
          <w:rPr>
            <w:rFonts w:ascii="FrankRuehl" w:hAnsi="FrankRuehl"/>
            <w:sz w:val="20"/>
            <w:rtl/>
          </w:rPr>
          <w:t xml:space="preserve">תאמר</w:t>
        </w:r>
      </w:ins>
      <w:del w:id="96754" w:author="מנוע מכני" w:date="2026-10-11T12:04:39Z">
        <w:r w:rsidRPr="0092071B">
          <w:rPr>
            <w:rFonts w:ascii="FrankRuehl" w:hAnsi="FrankRuehl"/>
            <w:sz w:val="20"/>
            <w:rtl/>
          </w:rPr>
          <w:delText xml:space="preserve">תימא</w:delText>
        </w:r>
      </w:del>
      <w:r>
        <w:rPr>
          <w:rFonts w:ascii="FrankRuehl" w:hAnsi="FrankRuehl"/>
          <w:sz w:val="20"/>
          <w:rtl/>
        </w:rPr>
        <w:t xml:space="preserve">, לדורות הוא דכתיב, ואומר: </w:t>
      </w:r>
      <w:r>
        <w:rPr>
          <w:rStyle w:val="afffff0"/>
          <w:rFonts w:ascii="FrankRuehl" w:hAnsi="FrankRuehl"/>
          <w:sz w:val="20"/>
          <w:rtl/>
          <w:rPrChange w:id="9052" w:author="מנוע פסוקים" w:date="2026-10-11T09:29:40Z">
            <w:rPr>
              <w:rFonts w:ascii="FrankRuehl" w:hAnsi="FrankRuehl"/>
              <w:sz w:val="20"/>
              <w:rtl/>
            </w:rPr>
          </w:rPrChange>
        </w:rPr>
        <w:t xml:space="preserve">משה ואהרן בכהניו</w:t>
      </w:r>
      <w:r>
        <w:rPr>
          <w:rFonts w:ascii="FrankRuehl" w:hAnsi="FrankRuehl"/>
          <w:sz w:val="20"/>
          <w:rtl/>
        </w:rPr>
        <w:t xml:space="preserve">.</w:t>
      </w:r>
    </w:p>
    <w:p w:rsidR="00DA63EC" w:rsidRDefault="00DA63EC" w:rsidP="00DA63EC">
      <w:pPr>
        <w:rPr>
          <w:rFonts w:ascii="FrankRuehl" w:hAnsi="FrankRuehl"/>
          <w:sz w:val="20"/>
          <w:rtl/>
        </w:rPr>
      </w:pPr>
      <w:r w:rsidRPr="0092071B">
        <w:rPr>
          <w:rFonts w:ascii="FrankRuehl" w:hAnsi="FrankRuehl"/>
          <w:sz w:val="20"/>
          <w:rtl/>
        </w:rPr>
        <w:t>וכל חרון אף שבתורה נאמר בו רושם? וה</w:t>
      </w:r>
      <w:r>
        <w:rPr>
          <w:rFonts w:ascii="FrankRuehl" w:hAnsi="FrankRuehl" w:hint="cs"/>
          <w:sz w:val="20"/>
          <w:rtl/>
        </w:rPr>
        <w:t>ך</w:t>
      </w:r>
      <w:r w:rsidRPr="0092071B">
        <w:rPr>
          <w:rFonts w:ascii="FrankRuehl" w:hAnsi="FrankRuehl"/>
          <w:sz w:val="20"/>
          <w:rtl/>
        </w:rPr>
        <w:t xml:space="preserve"> </w:t>
      </w:r>
      <w:r w:rsidRPr="0046594B">
        <w:rPr>
          <w:rStyle w:val="afffff0"/>
          <w:rFonts w:hint="cs"/>
          <w:rtl/>
        </w:rPr>
        <w:t>ד'</w:t>
      </w:r>
      <w:ins w:id="91137" w:author="Claude - סמנטי" w:date="2026-10-11T12:26:16Z">
        <w:r>
          <w:rPr>
            <w:rStyle w:val="afffff0"/>
            <w:rtl/>
          </w:rPr>
          <w:t xml:space="preserve">וַיֵּצֵא מֵעִם פַּרְעֹה בָּחֳרִי אָף</w:t>
        </w:r>
      </w:ins>
      <w:del w:id="91138" w:author="Claude - סמנטי" w:date="2026-10-11T12:26:16Z">
        <w:r w:rsidRPr="0046594B">
          <w:rPr>
            <w:rStyle w:val="afffff0"/>
            <w:rtl/>
          </w:rPr>
          <w:delText xml:space="preserve">ויצא מעם פרעה בחרי אף</w:delText>
        </w:r>
      </w:del>
      <w:r w:rsidRPr="0046594B">
        <w:rPr>
          <w:rStyle w:val="afffff0"/>
          <w:rFonts w:hint="cs"/>
          <w:rtl/>
        </w:rPr>
        <w:t>'</w:t>
      </w:r>
      <w:r w:rsidRPr="0046594B">
        <w:rPr>
          <w:rStyle w:val="afffff0"/>
          <w:rtl/>
        </w:rPr>
        <w:t>,</w:t>
      </w:r>
      <w:r w:rsidRPr="0092071B">
        <w:rPr>
          <w:rFonts w:ascii="FrankRuehl" w:hAnsi="FrankRuehl"/>
          <w:sz w:val="20"/>
          <w:rtl/>
        </w:rPr>
        <w:t xml:space="preserve"> ולא </w:t>
      </w:r>
      <w:r w:rsidRPr="0092071B">
        <w:rPr>
          <w:rFonts w:ascii="FrankRuehl" w:hAnsi="FrankRuehl"/>
          <w:sz w:val="20"/>
          <w:rtl/>
        </w:rPr>
        <w:t xml:space="preserve">א"ל</w:t>
      </w:r>
      <w:r w:rsidRPr="0092071B">
        <w:rPr>
          <w:rFonts w:ascii="FrankRuehl" w:hAnsi="FrankRuehl"/>
          <w:sz w:val="20"/>
          <w:rtl/>
        </w:rPr>
        <w:t xml:space="preserve"> ולא </w:t>
      </w:r>
      <w:ins w:id="93699" w:author="מנוע מכני" w:date="2026-10-11T12:04:39Z">
        <w:r>
          <w:rPr>
            <w:rFonts w:ascii="FrankRuehl" w:hAnsi="FrankRuehl"/>
            <w:sz w:val="20"/>
            <w:rtl/>
          </w:rPr>
          <w:t xml:space="preserve">כלום</w:t>
        </w:r>
      </w:ins>
      <w:del w:id="93700" w:author="מנוע מכני" w:date="2026-10-11T12:04:39Z">
        <w:r w:rsidRPr="0092071B">
          <w:rPr>
            <w:rFonts w:ascii="FrankRuehl" w:hAnsi="FrankRuehl"/>
            <w:sz w:val="20"/>
            <w:rtl/>
          </w:rPr>
          <w:delText xml:space="preserve">מידי</w:delText>
        </w:r>
      </w:del>
      <w:r w:rsidRPr="0092071B">
        <w:rPr>
          <w:rFonts w:ascii="FrankRuehl" w:hAnsi="FrankRuehl"/>
          <w:sz w:val="20"/>
          <w:rtl/>
        </w:rPr>
        <w:t xml:space="preserve">!</w:t>
      </w:r>
    </w:p>
    <w:p>
      <w:pPr>
        <w:pStyle w:val="38"/>
        <w:rPr>
          <w:ins w:id="100769" w:author="מנוע מכני" w:date="2026-10-11T12:04:39Z"/>
        </w:rPr>
      </w:pPr>
      <w:del w:id="101718" w:author="מנוע מכני" w:date="2026-10-11T12:04:39Z">
        <w:r w:rsidRPr="0092071B">
          <w:delText xml:space="preserve">אמר </w:delText>
        </w:r>
      </w:del>
      <w:r w:rsidRPr="0092071B">
        <w:t xml:space="preserve">ר"ל:</w:t>
      </w:r>
    </w:p>
    <w:p w:rsidR="00DA63EC" w:rsidRDefault="00DA63EC" w:rsidP="00DA63EC">
      <w:pPr>
        <w:rPr>
          <w:rFonts w:ascii="FrankRuehl" w:hAnsi="FrankRuehl"/>
          <w:sz w:val="20"/>
          <w:rtl/>
        </w:rPr>
      </w:pPr>
      <w:del w:id="100770"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סטרו ויצא.</w:t>
      </w:r>
    </w:p>
    <w:p>
      <w:pPr>
        <w:pStyle w:val="38"/>
        <w:rPr>
          <w:ins w:id="100771" w:author="מנוע מכני" w:date="2026-10-11T12:04:39Z"/>
        </w:rPr>
      </w:pPr>
      <w:r w:rsidRPr="0092071B">
        <w:t xml:space="preserve">ומי </w:t>
      </w:r>
      <w:r w:rsidRPr="0092071B">
        <w:t xml:space="preserve">אמר</w:t>
      </w:r>
      <w:r w:rsidRPr="0092071B">
        <w:t xml:space="preserve"> ר"ל </w:t>
      </w:r>
      <w:ins w:id="93701" w:author="מנוע מכני" w:date="2026-10-11T12:04:39Z">
        <w:r>
          <w:t xml:space="preserve">כך</w:t>
        </w:r>
      </w:ins>
      <w:del w:id="93702" w:author="מנוע מכני" w:date="2026-10-11T12:04:39Z">
        <w:r w:rsidRPr="0092071B">
          <w:delText xml:space="preserve">הכי</w:delText>
        </w:r>
      </w:del>
      <w:r w:rsidRPr="0092071B">
        <w:t xml:space="preserve">? והכתיב:</w:t>
      </w:r>
    </w:p>
    <w:p w:rsidR="00DA63EC" w:rsidRDefault="00DA63EC" w:rsidP="00DA63EC">
      <w:pPr>
        <w:rPr>
          <w:rFonts w:ascii="FrankRuehl" w:hAnsi="FrankRuehl"/>
          <w:sz w:val="20"/>
          <w:rtl/>
        </w:rPr>
      </w:pPr>
      <w:del w:id="100772" w:author="מנוע מכני" w:date="2026-10-11T12:04:39Z">
        <w:r w:rsidRPr="00464129">
          <w:rPr>
            <w:rStyle w:val="afffff0"/>
            <w:rtl/>
          </w:rPr>
          <w:delText xml:space="preserve"> </w:delText>
        </w:r>
      </w:del>
      <w:r w:rsidRPr="00464129">
        <w:rPr>
          <w:rStyle w:val="afffff0"/>
          <w:rFonts w:hint="cs"/>
          <w:rtl/>
        </w:rPr>
        <w:t>'</w:t>
      </w:r>
      <w:ins w:id="91139" w:author="Claude - סמנטי" w:date="2026-10-11T12:26:16Z">
        <w:r>
          <w:rPr>
            <w:rStyle w:val="afffff0"/>
            <w:rtl/>
          </w:rPr>
          <w:t xml:space="preserve">וְנִצַּבְתָּ לִקְרָאתוֹ עַל שְׂפַת הַיְאוֹר</w:t>
        </w:r>
      </w:ins>
      <w:del w:id="91140" w:author="Claude - סמנטי" w:date="2026-10-11T12:26:16Z">
        <w:r w:rsidRPr="00464129">
          <w:rPr>
            <w:rStyle w:val="afffff0"/>
            <w:rtl/>
          </w:rPr>
          <w:delText xml:space="preserve">ונצבת לקראתו על שפת היאור</w:delText>
        </w:r>
      </w:del>
      <w:r w:rsidRPr="00464129">
        <w:rPr>
          <w:rStyle w:val="afffff0"/>
          <w:rFonts w:hint="cs"/>
          <w:rtl/>
        </w:rPr>
        <w:t>'</w:t>
      </w:r>
      <w:r w:rsidRPr="00464129">
        <w:rPr>
          <w:rStyle w:val="afffff0"/>
          <w:rtl/>
        </w:rPr>
        <w:t>,</w:t>
      </w:r>
      <w:r w:rsidRPr="0092071B">
        <w:rPr>
          <w:rFonts w:ascii="FrankRuehl" w:hAnsi="FrankRuehl"/>
          <w:sz w:val="20"/>
          <w:rtl/>
        </w:rPr>
        <w:t xml:space="preserve"> </w:t>
      </w:r>
    </w:p>
    <w:p>
      <w:pPr>
        <w:pStyle w:val="38"/>
        <w:rPr>
          <w:ins w:id="100773" w:author="מנוע מכני" w:date="2026-10-11T12:04:39Z"/>
        </w:rPr>
      </w:pPr>
      <w:r w:rsidRPr="0092071B">
        <w:t xml:space="preserve">ואר"ל:</w:t>
      </w:r>
    </w:p>
    <w:p w:rsidR="00DA63EC" w:rsidRDefault="00DA63EC" w:rsidP="00DA63EC">
      <w:pPr>
        <w:rPr>
          <w:rFonts w:ascii="FrankRuehl" w:hAnsi="FrankRuehl"/>
          <w:sz w:val="20"/>
          <w:rtl/>
        </w:rPr>
      </w:pPr>
      <w:del w:id="100774"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מלך הוא והסביר לו פנים, </w:t>
      </w:r>
      <w:r w:rsidRPr="0092071B">
        <w:rPr>
          <w:rStyle w:val="2fb"/>
          <w:rFonts w:ascii="FrankRuehl" w:hAnsi="FrankRuehl"/>
          <w:sz w:val="20"/>
          <w:rtl/>
        </w:rPr>
        <w:t xml:space="preserve">ור</w:t>
      </w:r>
      <w:r>
        <w:rPr>
          <w:rStyle w:val="2fb"/>
          <w:rFonts w:ascii="FrankRuehl" w:hAnsi="FrankRuehl" w:hint="cs"/>
          <w:sz w:val="20"/>
          <w:rtl/>
        </w:rPr>
        <w:t>י</w:t>
      </w:r>
      <w:r>
        <w:rPr>
          <w:rStyle w:val="2fb"/>
          <w:rFonts w:ascii="FrankRuehl" w:hAnsi="FrankRuehl"/>
          <w:sz w:val="20"/>
          <w:rtl/>
        </w:rPr>
        <w:t>"</w:t>
      </w:r>
      <w:r>
        <w:rPr>
          <w:rStyle w:val="2fb"/>
          <w:rFonts w:ascii="FrankRuehl" w:hAnsi="FrankRuehl" w:hint="cs"/>
          <w:sz w:val="20"/>
          <w:rtl/>
        </w:rPr>
        <w:t>ו</w:t>
      </w:r>
      <w:r w:rsidRPr="0092071B">
        <w:rPr>
          <w:rFonts w:ascii="FrankRuehl" w:hAnsi="FrankRuehl"/>
          <w:sz w:val="20"/>
          <w:rtl/>
        </w:rPr>
        <w:t>: רשע הוא והעיז פניך בו!</w:t>
      </w:r>
    </w:p>
    <w:p w:rsidR="00DA63EC" w:rsidRDefault="00DA63EC" w:rsidP="00DA63EC">
      <w:pPr>
        <w:rPr>
          <w:rFonts w:ascii="FrankRuehl" w:hAnsi="FrankRuehl"/>
          <w:sz w:val="20"/>
          <w:rtl/>
        </w:rPr>
      </w:pPr>
      <w:r w:rsidRPr="003F4917">
        <w:rPr>
          <w:rFonts w:ascii="FrankRuehl" w:hAnsi="FrankRuehl"/>
          <w:b/>
          <w:bCs/>
          <w:sz w:val="20"/>
          <w:rtl/>
        </w:rPr>
        <w:t>איפוך</w:t>
      </w:r>
      <w:r w:rsidRPr="0092071B">
        <w:rPr>
          <w:rFonts w:ascii="FrankRuehl" w:hAnsi="FrankRuehl"/>
          <w:sz w:val="20"/>
          <w:rtl/>
        </w:rPr>
        <w:t>.</w:t>
      </w:r>
    </w:p>
    <w:p w:rsidR="00DA63EC" w:rsidRDefault="00DA63EC" w:rsidP="00DA63EC">
      <w:pPr>
        <w:jc w:val="center"/>
        <w:rPr>
          <w:rFonts w:ascii="FrankRuehl" w:hAnsi="FrankRuehl"/>
          <w:sz w:val="20"/>
          <w:rtl/>
        </w:rPr>
      </w:pPr>
      <w:r>
        <w:rPr>
          <w:rFonts w:ascii="FrankRuehl" w:hAnsi="FrankRuehl"/>
          <w:sz w:val="20"/>
          <w:rtl/>
        </w:rPr>
        <w:t>•••</w:t>
      </w:r>
    </w:p>
    <w:p>
      <w:pPr>
        <w:pStyle w:val="afffff8"/>
        <w:rPr>
          <w:ins w:id="90123" w:author="קלוד" w:date="2026-10-11T12:29:36Z"/>
        </w:rPr>
      </w:pPr>
      <w:ins w:id="90124" w:author="קלוד" w:date="2026-10-11T12:29:36Z">
        <w:r>
          <w:rPr>
            <w:color w:val="7B3F00"/>
          </w:rPr>
          <w:t xml:space="preserve">אימת מלכות - 'וירדו כל עבדיך אלי'</w:t>
        </w:r>
      </w:ins>
    </w:p>
    <w:p>
      <w:pPr>
        <w:pStyle w:val="38"/>
        <w:rPr>
          <w:ins w:id="100776" w:author="מנוע מכני" w:date="2026-10-11T12:04:39Z"/>
        </w:rPr>
      </w:pPr>
      <w:del w:id="100775" w:author="מנוע מכני" w:date="2026-10-11T12:04:39Z">
        <w:r>
          <w:delText xml:space="preserve">•</w:delText>
        </w:r>
      </w:del>
      <w:r>
        <w:t xml:space="preserve"> </w:t>
      </w:r>
      <w:r w:rsidRPr="0092071B">
        <w:t xml:space="preserve">א"ר ינאי:</w:t>
      </w:r>
    </w:p>
    <w:p w:rsidR="00DA63EC" w:rsidRDefault="00DA63EC" w:rsidP="00DA63EC">
      <w:pPr>
        <w:rPr>
          <w:rFonts w:ascii="FrankRuehl" w:hAnsi="FrankRuehl"/>
          <w:sz w:val="20"/>
          <w:rtl/>
        </w:rPr>
      </w:pPr>
      <w:del w:id="100777"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לעולם תהא אימת מלכות עליך, </w:t>
      </w:r>
      <w:r w:rsidRPr="0046594B">
        <w:rPr>
          <w:rStyle w:val="afffff0"/>
          <w:rtl/>
        </w:rPr>
        <w:t>ד</w:t>
      </w:r>
      <w:r w:rsidRPr="0046594B">
        <w:rPr>
          <w:rStyle w:val="afffff0"/>
          <w:rFonts w:hint="cs"/>
          <w:rtl/>
        </w:rPr>
        <w:t>'</w:t>
      </w:r>
      <w:ins w:id="90307" w:author="Claude - סמנטי" w:date="2026-10-11T12:26:16Z">
        <w:r>
          <w:rPr>
            <w:rStyle w:val="afffff0"/>
            <w:rtl/>
          </w:rPr>
          <w:t xml:space="preserve">וְיָרְדוּ כָל עֲבָדֶיךָ אֵלֶּה אֵלַי</w:t>
        </w:r>
      </w:ins>
      <w:del w:id="90308" w:author="Claude - סמנטי" w:date="2026-10-11T12:26:16Z">
        <w:r w:rsidRPr="0046594B">
          <w:rPr>
            <w:rStyle w:val="afffff0"/>
            <w:rtl/>
          </w:rPr>
          <w:delText xml:space="preserve">וירדו כל עבדיך אלה אלי</w:delText>
        </w:r>
      </w:del>
      <w:r w:rsidRPr="0046594B">
        <w:rPr>
          <w:rStyle w:val="afffff0"/>
          <w:rFonts w:hint="cs"/>
          <w:rtl/>
        </w:rPr>
        <w:t>'</w:t>
      </w:r>
      <w:r w:rsidRPr="0046594B">
        <w:rPr>
          <w:rStyle w:val="afffff0"/>
          <w:rtl/>
        </w:rPr>
        <w:t>,</w:t>
      </w:r>
      <w:r>
        <w:rPr>
          <w:rFonts w:ascii="FrankRuehl" w:hAnsi="FrankRuehl"/>
          <w:sz w:val="20"/>
          <w:rtl/>
        </w:rPr>
        <w:t xml:space="preserve"> ואילו </w:t>
      </w:r>
      <w:ins w:id="93703" w:author="מנוע מכני" w:date="2026-10-11T12:04:39Z">
        <w:r>
          <w:rPr>
            <w:rFonts w:ascii="FrankRuehl" w:hAnsi="FrankRuehl"/>
            <w:sz w:val="20"/>
            <w:rtl/>
          </w:rPr>
          <w:t xml:space="preserve">לו</w:t>
        </w:r>
      </w:ins>
      <w:del w:id="93704" w:author="מנוע מכני" w:date="2026-10-11T12:04:39Z">
        <w:r>
          <w:rPr>
            <w:rFonts w:ascii="FrankRuehl" w:hAnsi="FrankRuehl"/>
            <w:sz w:val="20"/>
            <w:rtl/>
          </w:rPr>
          <w:delText xml:space="preserve">לדידיה</w:delText>
        </w:r>
      </w:del>
      <w:r>
        <w:rPr>
          <w:rFonts w:ascii="FrankRuehl" w:hAnsi="FrankRuehl"/>
          <w:sz w:val="20"/>
          <w:rtl/>
        </w:rPr>
        <w:t xml:space="preserve"> </w:t>
      </w:r>
      <w:r>
        <w:rPr>
          <w:rFonts w:ascii="FrankRuehl" w:hAnsi="FrankRuehl"/>
          <w:sz w:val="20"/>
          <w:rtl/>
        </w:rPr>
        <w:t xml:space="preserve">לא</w:t>
      </w:r>
      <w:r>
        <w:rPr>
          <w:rFonts w:ascii="FrankRuehl" w:hAnsi="FrankRuehl"/>
          <w:sz w:val="20"/>
          <w:rtl/>
        </w:rPr>
        <w:t xml:space="preserve"> </w:t>
      </w:r>
      <w:r w:rsidRPr="0092071B">
        <w:rPr>
          <w:rFonts w:ascii="FrankRuehl" w:hAnsi="FrankRuehl"/>
          <w:sz w:val="20"/>
          <w:rtl/>
        </w:rPr>
        <w:t xml:space="preserve">אמר</w:t>
      </w:r>
      <w:r w:rsidRPr="0092071B">
        <w:rPr>
          <w:rFonts w:ascii="FrankRuehl" w:hAnsi="FrankRuehl"/>
          <w:sz w:val="20"/>
          <w:rtl/>
        </w:rPr>
        <w:t xml:space="preserve">.</w:t>
      </w:r>
    </w:p>
    <w:p w:rsidR="00DA63EC" w:rsidRDefault="00DA63EC" w:rsidP="00DA63EC">
      <w:pPr>
        <w:rPr>
          <w:rFonts w:ascii="FrankRuehl" w:hAnsi="FrankRuehl"/>
          <w:sz w:val="20"/>
          <w:rtl/>
        </w:rPr>
      </w:pPr>
      <w:r w:rsidRPr="0092071B">
        <w:rPr>
          <w:rStyle w:val="2fb"/>
          <w:rFonts w:ascii="FrankRuehl" w:hAnsi="FrankRuehl"/>
          <w:sz w:val="20"/>
          <w:rtl/>
        </w:rPr>
        <w:t>ר</w:t>
      </w:r>
      <w:r>
        <w:rPr>
          <w:rStyle w:val="2fb"/>
          <w:rFonts w:ascii="FrankRuehl" w:hAnsi="FrankRuehl" w:hint="cs"/>
          <w:sz w:val="20"/>
          <w:rtl/>
        </w:rPr>
        <w:t>י</w:t>
      </w:r>
      <w:r>
        <w:rPr>
          <w:rStyle w:val="2fb"/>
          <w:rFonts w:ascii="FrankRuehl" w:hAnsi="FrankRuehl"/>
          <w:sz w:val="20"/>
          <w:rtl/>
        </w:rPr>
        <w:t>"</w:t>
      </w:r>
      <w:r>
        <w:rPr>
          <w:rStyle w:val="2fb"/>
          <w:rFonts w:ascii="FrankRuehl" w:hAnsi="FrankRuehl" w:hint="cs"/>
          <w:sz w:val="20"/>
          <w:rtl/>
        </w:rPr>
        <w:t xml:space="preserve">ו</w:t>
      </w:r>
      <w:r>
        <w:rPr>
          <w:rFonts w:ascii="FrankRuehl" w:hAnsi="FrankRuehl" w:hint="cs"/>
          <w:sz w:val="20"/>
          <w:rtl/>
        </w:rPr>
        <w:t xml:space="preserve"> מהך </w:t>
      </w:r>
      <w:r w:rsidRPr="0046594B">
        <w:rPr>
          <w:rStyle w:val="afffff0"/>
          <w:rFonts w:hint="cs"/>
          <w:rtl/>
        </w:rPr>
        <w:t>ד'</w:t>
      </w:r>
      <w:ins w:id="91141" w:author="Claude - סמנטי" w:date="2026-10-11T12:26:16Z">
        <w:r>
          <w:rPr>
            <w:rStyle w:val="afffff0"/>
            <w:rtl/>
          </w:rPr>
          <w:t xml:space="preserve">וְיַד ה</w:t>
        </w:r>
      </w:ins>
      <w:del w:id="91142" w:author="Claude - סמנטי" w:date="2026-10-11T12:26:16Z">
        <w:r w:rsidRPr="0046594B">
          <w:rPr>
            <w:rStyle w:val="afffff0"/>
            <w:rtl/>
          </w:rPr>
          <w:delText xml:space="preserve">ויד ה</w:delText>
        </w:r>
      </w:del>
      <w:r w:rsidR="005608A0">
        <w:rPr>
          <w:rStyle w:val="afffff0"/>
          <w:rtl/>
        </w:rPr>
        <w:t>'</w:t>
      </w:r>
      <w:r w:rsidRPr="0046594B">
        <w:rPr>
          <w:rStyle w:val="afffff0"/>
          <w:rtl/>
        </w:rPr>
        <w:t xml:space="preserve"> היתה אל אליהו וישנס מתניו וירץ לפני אחאב</w:t>
      </w:r>
      <w:r w:rsidRPr="0046594B">
        <w:rPr>
          <w:rStyle w:val="afffff0"/>
          <w:rFonts w:hint="cs"/>
          <w:rtl/>
        </w:rPr>
        <w:t>'</w:t>
      </w:r>
      <w:r w:rsidRPr="0046594B">
        <w:rPr>
          <w:rStyle w:val="afffff0"/>
          <w:rtl/>
        </w:rPr>
        <w:t>.</w:t>
      </w:r>
    </w:p>
    <w:p>
      <w:pPr>
        <w:pStyle w:val="38"/>
        <w:rPr>
          <w:ins w:id="100778" w:author="מנוע מכני" w:date="2026-10-11T12:04:39Z"/>
        </w:rPr>
      </w:pPr>
      <w:del w:id="101719" w:author="מנוע מכני" w:date="2026-10-11T12:04:39Z">
        <w:r w:rsidRPr="0092071B">
          <w:delText xml:space="preserve">אמר </w:delText>
        </w:r>
      </w:del>
      <w:r w:rsidRPr="0092071B">
        <w:t xml:space="preserve">עולא:</w:t>
      </w:r>
    </w:p>
    <w:p w:rsidR="00DA63EC" w:rsidRDefault="00DA63EC" w:rsidP="00DA63EC">
      <w:pPr>
        <w:rPr>
          <w:rFonts w:ascii="FrankRuehl" w:hAnsi="FrankRuehl"/>
          <w:sz w:val="20"/>
          <w:rtl/>
        </w:rPr>
      </w:pPr>
      <w:del w:id="100779"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בקש משה מלכות ולא נתנו לו, </w:t>
      </w:r>
      <w:r w:rsidRPr="0046594B">
        <w:rPr>
          <w:rStyle w:val="afffff0"/>
          <w:rtl/>
        </w:rPr>
        <w:t>ד</w:t>
      </w:r>
      <w:r w:rsidRPr="0046594B">
        <w:rPr>
          <w:rStyle w:val="afffff0"/>
          <w:rFonts w:hint="cs"/>
          <w:rtl/>
        </w:rPr>
        <w:t>'</w:t>
      </w:r>
      <w:ins w:id="91143" w:author="Claude - סמנטי" w:date="2026-10-11T12:26:16Z">
        <w:r>
          <w:rPr>
            <w:rStyle w:val="afffff0"/>
            <w:rtl/>
          </w:rPr>
          <w:t xml:space="preserve">אַל תִּקְרַב הֲלוֹם</w:t>
        </w:r>
      </w:ins>
      <w:del w:id="91144" w:author="Claude - סמנטי" w:date="2026-10-11T12:26:16Z">
        <w:r w:rsidRPr="0046594B">
          <w:rPr>
            <w:rStyle w:val="afffff0"/>
            <w:rtl/>
          </w:rPr>
          <w:delText xml:space="preserve">אל תקרב הלום</w:delText>
        </w:r>
      </w:del>
      <w:r w:rsidRPr="0046594B">
        <w:rPr>
          <w:rStyle w:val="afffff0"/>
          <w:rFonts w:hint="cs"/>
          <w:rtl/>
        </w:rPr>
        <w:t>'</w:t>
      </w:r>
      <w:r w:rsidRPr="0046594B">
        <w:rPr>
          <w:rStyle w:val="afffff0"/>
          <w:rtl/>
        </w:rPr>
        <w:t>,</w:t>
      </w:r>
      <w:r w:rsidRPr="0092071B">
        <w:rPr>
          <w:rFonts w:ascii="FrankRuehl" w:hAnsi="FrankRuehl"/>
          <w:sz w:val="20"/>
          <w:rtl/>
        </w:rPr>
        <w:t xml:space="preserve"> ואין הלום אלא מלכות, שנא</w:t>
      </w:r>
      <w:r>
        <w:rPr>
          <w:rFonts w:ascii="FrankRuehl" w:hAnsi="FrankRuehl" w:hint="cs"/>
          <w:sz w:val="20"/>
          <w:rtl/>
        </w:rPr>
        <w:t>'</w:t>
      </w:r>
      <w:r w:rsidRPr="0092071B">
        <w:rPr>
          <w:rFonts w:ascii="FrankRuehl" w:hAnsi="FrankRuehl"/>
          <w:sz w:val="20"/>
          <w:rtl/>
        </w:rPr>
        <w:t>: מי אנכי</w:t>
      </w:r>
      <w:r>
        <w:rPr>
          <w:rFonts w:ascii="FrankRuehl" w:hAnsi="FrankRuehl"/>
          <w:sz w:val="20"/>
          <w:rtl/>
        </w:rPr>
        <w:t xml:space="preserve"> ה</w:t>
      </w:r>
      <w:r w:rsidR="005608A0">
        <w:rPr>
          <w:rFonts w:ascii="FrankRuehl" w:hAnsi="FrankRuehl"/>
          <w:sz w:val="20"/>
          <w:rtl/>
        </w:rPr>
        <w:t>'</w:t>
      </w:r>
      <w:r>
        <w:rPr>
          <w:rFonts w:ascii="FrankRuehl" w:hAnsi="FrankRuehl"/>
          <w:sz w:val="20"/>
          <w:rtl/>
        </w:rPr>
        <w:t xml:space="preserve"> </w:t>
      </w:r>
      <w:r w:rsidRPr="0092071B">
        <w:rPr>
          <w:rFonts w:ascii="FrankRuehl" w:hAnsi="FrankRuehl"/>
          <w:sz w:val="20"/>
          <w:rtl/>
        </w:rPr>
        <w:t>אלהים [וגו'] כי הביאתני עד הלום.</w:t>
      </w:r>
    </w:p>
    <w:p w:rsidR="00DA63EC" w:rsidRDefault="00DA63EC" w:rsidP="00DA63EC">
      <w:pPr>
        <w:rPr>
          <w:rFonts w:ascii="FrankRuehl" w:hAnsi="FrankRuehl"/>
          <w:sz w:val="20"/>
          <w:rtl/>
        </w:rPr>
      </w:pPr>
    </w:p>
    <w:p>
      <w:pPr>
        <w:pStyle w:val="38"/>
        <w:rPr>
          <w:ins w:id="100780" w:author="מנוע מכני" w:date="2026-10-11T12:04:39Z"/>
        </w:rPr>
      </w:pPr>
      <w:r w:rsidRPr="0092071B">
        <w:t xml:space="preserve">מתיב רבא, רבי ישמעאל</w:t>
      </w:r>
      <w:del w:id="101720" w:author="מנוע מכני" w:date="2026-10-11T12:04:39Z">
        <w:r w:rsidRPr="0092071B">
          <w:delText xml:space="preserve"> אומר</w:delText>
        </w:r>
      </w:del>
      <w:r w:rsidRPr="0092071B">
        <w:t xml:space="preserve">:</w:t>
      </w:r>
    </w:p>
    <w:p w:rsidR="00DA63EC" w:rsidRDefault="00DA63EC" w:rsidP="00DA63EC">
      <w:pPr>
        <w:rPr>
          <w:rFonts w:ascii="FrankRuehl" w:hAnsi="FrankRuehl"/>
          <w:sz w:val="20"/>
          <w:rtl/>
        </w:rPr>
      </w:pPr>
      <w:del w:id="100781"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יבמה מלך!</w:t>
      </w:r>
      <w:r>
        <w:rPr>
          <w:rFonts w:ascii="FrankRuehl" w:hAnsi="FrankRuehl" w:hint="cs"/>
          <w:sz w:val="20"/>
          <w:rtl/>
        </w:rPr>
        <w:t xml:space="preserve"> </w:t>
      </w:r>
    </w:p>
    <w:p>
      <w:pPr>
        <w:pStyle w:val="38"/>
        <w:rPr>
          <w:ins w:id="100782" w:author="מנוע מכני" w:date="2026-10-11T12:04:39Z"/>
        </w:rPr>
      </w:pPr>
      <w:del w:id="101721" w:author="מנוע מכני" w:date="2026-10-11T12:04:39Z">
        <w:r w:rsidRPr="0092071B">
          <w:delText xml:space="preserve">אמר </w:delText>
        </w:r>
      </w:del>
      <w:r w:rsidRPr="0092071B">
        <w:t xml:space="preserve">רבא:</w:t>
      </w:r>
    </w:p>
    <w:p w:rsidR="00DA63EC" w:rsidRDefault="00DA63EC" w:rsidP="00DA63EC">
      <w:pPr>
        <w:rPr>
          <w:rFonts w:ascii="FrankRuehl" w:hAnsi="FrankRuehl"/>
          <w:sz w:val="20"/>
          <w:rtl/>
        </w:rPr>
      </w:pPr>
      <w:del w:id="100783"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לו ולזרעו </w:t>
      </w:r>
      <w:ins w:id="93705" w:author="מנוע מכני" w:date="2026-10-11T12:04:39Z">
        <w:r>
          <w:rPr>
            <w:rFonts w:ascii="FrankRuehl" w:hAnsi="FrankRuehl"/>
            <w:sz w:val="20"/>
            <w:rtl/>
          </w:rPr>
          <w:t xml:space="preserve">אומר</w:t>
        </w:r>
      </w:ins>
      <w:del w:id="93706" w:author="מנוע מכני" w:date="2026-10-11T12:04:39Z">
        <w:r w:rsidRPr="0092071B">
          <w:rPr>
            <w:rFonts w:ascii="FrankRuehl" w:hAnsi="FrankRuehl"/>
            <w:sz w:val="20"/>
            <w:rtl/>
          </w:rPr>
          <w:delText xml:space="preserve">קאמר</w:delText>
        </w:r>
      </w:del>
      <w:r w:rsidRPr="0092071B">
        <w:rPr>
          <w:rFonts w:ascii="FrankRuehl" w:hAnsi="FrankRuehl"/>
          <w:sz w:val="20"/>
          <w:rtl/>
        </w:rPr>
        <w:t xml:space="preserve">.</w:t>
      </w:r>
    </w:p>
    <w:p w:rsidR="00DA63EC" w:rsidRDefault="00DA63EC" w:rsidP="00DA63EC">
      <w:pPr>
        <w:rPr>
          <w:rFonts w:ascii="FrankRuehl" w:hAnsi="FrankRuehl"/>
          <w:b/>
          <w:bCs/>
          <w:sz w:val="20"/>
          <w:rtl/>
        </w:rPr>
      </w:pPr>
      <w:r w:rsidRPr="0092071B">
        <w:rPr>
          <w:rFonts w:ascii="FrankRuehl" w:hAnsi="FrankRuehl"/>
          <w:sz w:val="20"/>
          <w:rtl/>
        </w:rPr>
        <w:t xml:space="preserve">וכל </w:t>
      </w:r>
      <w:ins w:id="91953" w:author="מנוע מכני" w:date="2026-10-11T12:04:39Z">
        <w:r>
          <w:rPr>
            <w:rFonts w:ascii="FrankRuehl" w:hAnsi="FrankRuehl"/>
            <w:sz w:val="20"/>
            <w:rtl/>
          </w:rPr>
          <w:t xml:space="preserve">מקום</w:t>
        </w:r>
      </w:ins>
      <w:del w:id="91954" w:author="מנוע מכני" w:date="2026-10-11T12:04:39Z">
        <w:r w:rsidRPr="0092071B">
          <w:rPr>
            <w:rFonts w:ascii="FrankRuehl" w:hAnsi="FrankRuehl"/>
            <w:sz w:val="20"/>
            <w:rtl/>
          </w:rPr>
          <w:delText xml:space="preserve">היכא</w:delText>
        </w:r>
      </w:del>
      <w:r w:rsidRPr="0092071B">
        <w:rPr>
          <w:rFonts w:ascii="FrankRuehl" w:hAnsi="FrankRuehl"/>
          <w:sz w:val="20"/>
          <w:rtl/>
        </w:rPr>
        <w:t xml:space="preserve"> ד</w:t>
      </w:r>
      <w:r>
        <w:rPr>
          <w:rFonts w:ascii="FrankRuehl" w:hAnsi="FrankRuehl" w:hint="cs"/>
          <w:sz w:val="20"/>
          <w:rtl/>
        </w:rPr>
        <w:t>'</w:t>
      </w:r>
      <w:r w:rsidRPr="0092071B">
        <w:rPr>
          <w:rFonts w:ascii="FrankRuehl" w:hAnsi="FrankRuehl"/>
          <w:sz w:val="20"/>
          <w:rtl/>
        </w:rPr>
        <w:t xml:space="preserve">הלום לדורות הוא? והא גבי שאול דהבא עוד הלום איש, הוא אין, זרעו </w:t>
      </w:r>
      <w:r w:rsidRPr="0092071B">
        <w:rPr>
          <w:rFonts w:ascii="FrankRuehl" w:hAnsi="FrankRuehl"/>
          <w:sz w:val="20"/>
          <w:rtl/>
        </w:rPr>
        <w:t xml:space="preserve">לא</w:t>
      </w:r>
      <w:r w:rsidRPr="0092071B">
        <w:rPr>
          <w:rFonts w:ascii="FrankRuehl" w:hAnsi="FrankRuehl"/>
          <w:sz w:val="20"/>
          <w:rtl/>
        </w:rPr>
        <w:t xml:space="preserve">!</w:t>
      </w:r>
    </w:p>
    <w:p>
      <w:pPr>
        <w:pStyle w:val="38"/>
        <w:rPr>
          <w:ins w:id="100784" w:author="מנוע מכני" w:date="2026-10-11T12:04:39Z"/>
        </w:rPr>
      </w:pPr>
      <w:r w:rsidRPr="003E6863">
        <w:t>אב</w:t>
      </w:r>
      <w:r>
        <w:t>"</w:t>
      </w:r>
      <w:r w:rsidRPr="003E6863">
        <w:t>א</w:t>
      </w:r>
      <w:r w:rsidRPr="0092071B">
        <w:t xml:space="preserve">:</w:t>
      </w:r>
    </w:p>
    <w:p w:rsidR="00DA63EC" w:rsidRDefault="00DA63EC" w:rsidP="00DA63EC">
      <w:pPr>
        <w:rPr>
          <w:rFonts w:ascii="FrankRuehl" w:hAnsi="FrankRuehl"/>
          <w:sz w:val="20"/>
          <w:rtl/>
        </w:rPr>
      </w:pPr>
      <w:del w:id="100785"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הא </w:t>
      </w:r>
      <w:ins w:id="96389" w:author="מנוע מכני" w:date="2026-10-11T12:04:39Z">
        <w:r>
          <w:rPr>
            <w:rFonts w:ascii="FrankRuehl" w:hAnsi="FrankRuehl"/>
            <w:sz w:val="20"/>
            <w:rtl/>
          </w:rPr>
          <w:t xml:space="preserve">היה</w:t>
        </w:r>
      </w:ins>
      <w:del w:id="96390" w:author="מנוע מכני" w:date="2026-10-11T12:04:39Z">
        <w:r w:rsidRPr="0092071B">
          <w:rPr>
            <w:rFonts w:ascii="FrankRuehl" w:hAnsi="FrankRuehl"/>
            <w:sz w:val="20"/>
            <w:rtl/>
          </w:rPr>
          <w:delText xml:space="preserve">הוה</w:delText>
        </w:r>
      </w:del>
      <w:r w:rsidRPr="0092071B">
        <w:rPr>
          <w:rFonts w:ascii="FrankRuehl" w:hAnsi="FrankRuehl"/>
          <w:sz w:val="20"/>
          <w:rtl/>
        </w:rPr>
        <w:t xml:space="preserve"> איש בשת.</w:t>
      </w:r>
    </w:p>
    <w:p>
      <w:pPr>
        <w:pStyle w:val="38"/>
        <w:rPr>
          <w:ins w:id="100786" w:author="מנוע מכני" w:date="2026-10-11T12:04:39Z"/>
        </w:rPr>
      </w:pPr>
      <w:r w:rsidRPr="0092071B">
        <w:t>וא</w:t>
      </w:r>
      <w:r>
        <w:t>ב</w:t>
      </w:r>
      <w:r>
        <w:t>"</w:t>
      </w:r>
      <w:r>
        <w:t>א</w:t>
      </w:r>
      <w:r w:rsidRPr="0092071B">
        <w:t xml:space="preserve">:</w:t>
      </w:r>
    </w:p>
    <w:p w:rsidR="00DA63EC" w:rsidRDefault="00DA63EC" w:rsidP="00DA63EC">
      <w:pPr>
        <w:rPr>
          <w:rFonts w:ascii="FrankRuehl" w:hAnsi="FrankRuehl"/>
          <w:sz w:val="20"/>
          <w:rtl/>
        </w:rPr>
      </w:pPr>
      <w:del w:id="100787"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שאני שאול, דאפי' בגויה </w:t>
      </w:r>
      <w:r w:rsidRPr="0092071B">
        <w:rPr>
          <w:rFonts w:ascii="FrankRuehl" w:hAnsi="FrankRuehl"/>
          <w:sz w:val="20"/>
          <w:rtl/>
        </w:rPr>
        <w:t xml:space="preserve">לא</w:t>
      </w:r>
      <w:r w:rsidRPr="0092071B">
        <w:rPr>
          <w:rFonts w:ascii="FrankRuehl" w:hAnsi="FrankRuehl"/>
          <w:sz w:val="20"/>
          <w:rtl/>
        </w:rPr>
        <w:t xml:space="preserve"> </w:t>
      </w:r>
      <w:ins w:id="90309" w:author="Claude - סמנטי" w:date="2026-10-11T12:26:16Z">
        <w:r>
          <w:rPr>
            <w:rFonts w:ascii="FrankRuehl" w:hAnsi="FrankRuehl"/>
            <w:sz w:val="20"/>
            <w:rtl/>
          </w:rPr>
          <w:t xml:space="preserve">עומד</w:t>
        </w:r>
      </w:ins>
      <w:del w:id="90310" w:author="Claude - סמנטי" w:date="2026-10-11T12:26:16Z">
        <w:r w:rsidRPr="0092071B">
          <w:rPr>
            <w:rFonts w:ascii="FrankRuehl" w:hAnsi="FrankRuehl"/>
            <w:sz w:val="20"/>
            <w:rtl/>
          </w:rPr>
          <w:delText xml:space="preserve">קאים</w:delText>
        </w:r>
      </w:del>
      <w:ins w:id="95163" w:author="מנוע מכני" w:date="2026-10-11T12:04:39Z">
        <w:r>
          <w:rPr>
            <w:rFonts w:ascii="FrankRuehl" w:hAnsi="FrankRuehl"/>
            <w:sz w:val="20"/>
            <w:rtl/>
          </w:rPr>
          <w:t xml:space="preserve">,</w:t>
        </w:r>
      </w:ins>
      <w:del w:id="95164" w:author="מנוע מכני" w:date="2026-10-11T12:04:39Z">
        <w:r>
          <w:rPr>
            <w:rFonts w:ascii="FrankRuehl" w:hAnsi="FrankRuehl"/>
            <w:sz w:val="20"/>
            <w:rtl/>
          </w:rPr>
          <w:delText xml:space="preserve">;</w:delText>
        </w:r>
      </w:del>
    </w:p>
    <w:p>
      <w:pPr>
        <w:pStyle w:val="38"/>
        <w:rPr>
          <w:ins w:id="100788" w:author="מנוע מכני" w:date="2026-10-11T12:04:39Z"/>
        </w:rPr>
      </w:pPr>
      <w:r w:rsidRPr="0092071B">
        <w:t>כדר</w:t>
      </w:r>
      <w:r>
        <w:t>"</w:t>
      </w:r>
      <w:r>
        <w:t>אמר</w:t>
      </w:r>
      <w:r>
        <w:t>"</w:t>
      </w:r>
      <w:r>
        <w:t>ח</w:t>
      </w:r>
      <w:r w:rsidRPr="0092071B">
        <w:t xml:space="preserve">:</w:t>
      </w:r>
    </w:p>
    <w:p w:rsidR="00DA63EC" w:rsidRDefault="00DA63EC" w:rsidP="00DA63EC">
      <w:pPr>
        <w:rPr>
          <w:rFonts w:ascii="FrankRuehl" w:hAnsi="FrankRuehl"/>
          <w:sz w:val="20"/>
          <w:rtl/>
        </w:rPr>
      </w:pPr>
      <w:del w:id="100789"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בשעה שפוסקים גדולה לאדם, פוסקים לו ולזרעו עד סוף כל הדורות, שנא</w:t>
      </w:r>
      <w:r>
        <w:rPr>
          <w:rFonts w:ascii="FrankRuehl" w:hAnsi="FrankRuehl" w:hint="cs"/>
          <w:sz w:val="20"/>
          <w:rtl/>
        </w:rPr>
        <w:t>'</w:t>
      </w:r>
      <w:ins w:id="91145" w:author="Claude - סמנטי" w:date="2026-10-11T12:26:16Z">
        <w:r>
          <w:rPr>
            <w:rStyle w:val="afffff0"/>
            <w:rFonts w:ascii="FrankRuehl" w:hAnsi="FrankRuehl"/>
            <w:sz w:val="20"/>
            <w:rtl/>
          </w:rPr>
          <w:t xml:space="preserve">: לֹא יִגְרַע מִצַּדִּיק עֵינָיו וְאֶת מְלָכִים לַכִּסֵּא וְגוֹ</w:t>
        </w:r>
      </w:ins>
      <w:del w:id="91146" w:author="Claude - סמנטי" w:date="2026-10-11T12:26:16Z">
        <w:r w:rsidRPr="0092071B">
          <w:rPr>
            <w:rFonts w:ascii="FrankRuehl" w:hAnsi="FrankRuehl"/>
            <w:sz w:val="20"/>
            <w:rtl/>
          </w:rPr>
          <w:delText xml:space="preserve">: </w:delText>
        </w:r>
        <w:r w:rsidRPr="0092071B">
          <w:rPr>
            <w:rFonts w:ascii="FrankRuehl" w:hAnsi="FrankRuehl"/>
            <w:sz w:val="20"/>
            <w:rtl/>
          </w:rPr>
          <w:delText xml:space="preserve">לא</w:delText>
        </w:r>
        <w:r w:rsidRPr="0092071B">
          <w:rPr>
            <w:rFonts w:ascii="FrankRuehl" w:hAnsi="FrankRuehl"/>
            <w:sz w:val="20"/>
            <w:rtl/>
          </w:rPr>
          <w:delText xml:space="preserve"> יגרע מצדיק עיניו ואת מלכים לכסא וגו</w:delText>
        </w:r>
      </w:del>
      <w:r w:rsidRPr="0092071B">
        <w:rPr>
          <w:rFonts w:ascii="FrankRuehl" w:hAnsi="FrankRuehl"/>
          <w:sz w:val="20"/>
          <w:rtl/>
        </w:rPr>
        <w:t xml:space="preserve">', </w:t>
      </w:r>
    </w:p>
    <w:p w:rsidR="00DA63EC" w:rsidRDefault="00DA63EC" w:rsidP="00DA63EC">
      <w:pPr>
        <w:rPr>
          <w:rFonts w:ascii="FrankRuehl" w:hAnsi="FrankRuehl"/>
          <w:sz w:val="20"/>
          <w:rtl/>
        </w:rPr>
      </w:pPr>
      <w:r>
        <w:rPr>
          <w:rFonts w:ascii="FrankRuehl" w:hAnsi="FrankRuehl"/>
          <w:sz w:val="20"/>
          <w:rtl/>
        </w:rPr>
        <w:tab/>
      </w:r>
      <w:r w:rsidRPr="0092071B">
        <w:rPr>
          <w:rFonts w:ascii="FrankRuehl" w:hAnsi="FrankRuehl"/>
          <w:sz w:val="20"/>
          <w:rtl/>
        </w:rPr>
        <w:t xml:space="preserve">ואם הגיס דעתו </w:t>
      </w:r>
      <w:r>
        <w:rPr>
          <w:rFonts w:ascii="FrankRuehl" w:hAnsi="FrankRuehl"/>
          <w:sz w:val="20"/>
          <w:rtl/>
        </w:rPr>
        <w:t>–</w:t>
      </w:r>
      <w:r w:rsidRPr="0092071B">
        <w:rPr>
          <w:rFonts w:ascii="FrankRuehl" w:hAnsi="FrankRuehl"/>
          <w:sz w:val="20"/>
          <w:rtl/>
        </w:rPr>
        <w:t xml:space="preserve"> </w:t>
      </w:r>
      <w:r w:rsidRPr="0092071B">
        <w:rPr>
          <w:rFonts w:ascii="FrankRuehl" w:hAnsi="FrankRuehl"/>
          <w:sz w:val="20"/>
          <w:rtl/>
        </w:rPr>
        <w:t xml:space="preserve">הק</w:t>
      </w:r>
      <w:r>
        <w:rPr>
          <w:rFonts w:ascii="FrankRuehl" w:hAnsi="FrankRuehl" w:hint="cs"/>
          <w:sz w:val="20"/>
          <w:rtl/>
        </w:rPr>
        <w:t>ב</w:t>
      </w:r>
      <w:r>
        <w:rPr>
          <w:rFonts w:ascii="FrankRuehl" w:hAnsi="FrankRuehl"/>
          <w:sz w:val="20"/>
          <w:rtl/>
        </w:rPr>
        <w:t>"</w:t>
      </w:r>
      <w:r>
        <w:rPr>
          <w:rFonts w:ascii="FrankRuehl" w:hAnsi="FrankRuehl" w:hint="cs"/>
          <w:sz w:val="20"/>
          <w:rtl/>
        </w:rPr>
        <w:t>ה</w:t>
      </w:r>
      <w:r>
        <w:rPr>
          <w:rFonts w:ascii="FrankRuehl" w:hAnsi="FrankRuehl"/>
          <w:sz w:val="20"/>
          <w:rtl/>
        </w:rPr>
        <w:t xml:space="preserve"> משפילו, </w:t>
      </w:r>
      <w:ins w:id="96539" w:author="מנוע מכני" w:date="2026-10-11T12:04:39Z">
        <w:r>
          <w:rPr>
            <w:rFonts w:ascii="FrankRuehl" w:hAnsi="FrankRuehl"/>
            <w:sz w:val="20"/>
            <w:rtl/>
          </w:rPr>
          <w:t xml:space="preserve">ד'</w:t>
        </w:r>
      </w:ins>
      <w:del w:id="96540" w:author="מנוע מכני" w:date="2026-10-11T12:04:39Z">
        <w:r>
          <w:rPr>
            <w:rFonts w:ascii="FrankRuehl" w:hAnsi="FrankRuehl"/>
            <w:sz w:val="20"/>
            <w:rtl/>
          </w:rPr>
          <w:delText xml:space="preserve">שנא</w:delText>
        </w:r>
        <w:r>
          <w:rPr>
            <w:rFonts w:ascii="FrankRuehl" w:hAnsi="FrankRuehl" w:hint="cs"/>
            <w:sz w:val="20"/>
            <w:rtl/>
          </w:rPr>
          <w:delText xml:space="preserve">'</w:delText>
        </w:r>
        <w:r w:rsidRPr="0092071B">
          <w:rPr>
            <w:rFonts w:ascii="FrankRuehl" w:hAnsi="FrankRuehl"/>
            <w:sz w:val="20"/>
            <w:rtl/>
          </w:rPr>
          <w:delText xml:space="preserve">:</w:delText>
        </w:r>
        <w:r w:rsidRPr="00464129">
          <w:rPr>
            <w:rStyle w:val="afffff0"/>
            <w:rtl/>
          </w:rPr>
          <w:delText xml:space="preserve"> </w:delText>
        </w:r>
        <w:r w:rsidRPr="00464129">
          <w:rPr>
            <w:rStyle w:val="afffff0"/>
            <w:rFonts w:hint="cs"/>
            <w:rtl/>
          </w:rPr>
          <w:delText xml:space="preserve">'</w:delText>
        </w:r>
      </w:del>
      <w:ins w:id="91147" w:author="Claude - סמנטי" w:date="2026-10-11T12:26:16Z">
        <w:r>
          <w:rPr>
            <w:rStyle w:val="afffff0"/>
            <w:rtl/>
          </w:rPr>
          <w:t xml:space="preserve">וְאִם אֲסוּרִים בַּזִּקִּים יִלָּכְדוּן בְּחַבְלֵי עוֹנִי</w:t>
        </w:r>
      </w:ins>
      <w:del w:id="91148" w:author="Claude - סמנטי" w:date="2026-10-11T12:26:16Z">
        <w:r w:rsidRPr="00464129">
          <w:rPr>
            <w:rStyle w:val="afffff0"/>
            <w:rtl/>
          </w:rPr>
          <w:delText xml:space="preserve">ואם אסורים בזקים ילכדון בחבלי עוני</w:delText>
        </w:r>
      </w:del>
      <w:r w:rsidRPr="00464129">
        <w:rPr>
          <w:rStyle w:val="afffff0"/>
          <w:rFonts w:hint="cs"/>
          <w:rtl/>
        </w:rPr>
        <w:t>'</w:t>
      </w:r>
      <w:r w:rsidRPr="00464129">
        <w:rPr>
          <w:rStyle w:val="afffff0"/>
          <w:rtl/>
        </w:rPr>
        <w:t>.</w:t>
      </w:r>
    </w:p>
    <w:p w:rsidR="00DA63EC" w:rsidRDefault="00DA63EC" w:rsidP="00DA63EC">
      <w:pPr>
        <w:pStyle w:val="affffd"/>
        <w:rPr>
          <w:del w:id="90150" w:author="מנוע עיצוב" w:date="2026-10-11T12:09:26Z"/>
          <w:rtl/>
        </w:rPr>
      </w:pPr>
      <w:del w:id="90149" w:author="מנוע עיצוב" w:date="2026-10-11T12:09:26Z">
        <w:r>
          <w:rPr>
            <w:rFonts w:ascii="FrankRuehl" w:hAnsi="FrankRuehl"/>
            <w:sz w:val="20"/>
            <w:rtl/>
          </w:rPr>
          <w:delText xml:space="preserve">׹</w:delText>
        </w:r>
      </w:del>
    </w:p>
    <w:p w:rsidR="00DA63EC" w:rsidRDefault="00DA63EC" w:rsidP="00DA63EC">
      <w:pPr>
        <w:pStyle w:val="affff1"/>
        <w:ind w:end="0"/>
        <w:rPr>
          <w:rtl/>
        </w:rPr>
        <w:pPrChange w:id="20147" w:author="קלוד" w:date="2026-10-11T09:07:24Z">
          <w:pPr>
            <w:pStyle w:val="affff1"/>
            <w:rPr>
              <w:rtl/>
            </w:rPr>
          </w:pPr>
        </w:pPrChange>
      </w:pPr>
      <w:ins w:id="9884" w:author="מספור קטעי משנה" w:date="2026-10-11T09:35:09Z">
        <w:r>
          <w:rPr>
            <w:rStyle w:val="MisparKeta"/>
          </w:rPr>
          <w:t xml:space="preserve">ג. </w:t>
        </w:r>
      </w:ins>
      <w:r w:rsidRPr="0092071B">
        <w:rPr>
          <w:rtl/>
        </w:rPr>
        <w:t>בעלי מומין, בין בעלי מומין כו'.</w:t>
      </w:r>
    </w:p>
    <w:p w:rsidR="00DA63EC" w:rsidRDefault="00DA63EC" w:rsidP="00DA63EC">
      <w:pPr>
        <w:rPr>
          <w:rFonts w:ascii="FrankRuehl" w:hAnsi="FrankRuehl"/>
          <w:sz w:val="20"/>
          <w:rtl/>
        </w:rPr>
      </w:pPr>
      <w:r>
        <w:rPr>
          <w:rFonts w:ascii="FrankRuehl" w:hAnsi="FrankRuehl" w:hint="cs"/>
          <w:sz w:val="20"/>
          <w:rtl/>
        </w:rPr>
        <w:t>מה</w:t>
      </w:r>
      <w:r>
        <w:rPr>
          <w:rFonts w:ascii="FrankRuehl" w:hAnsi="FrankRuehl"/>
          <w:sz w:val="20"/>
          <w:rtl/>
        </w:rPr>
        <w:t>"</w:t>
      </w:r>
      <w:r>
        <w:rPr>
          <w:rFonts w:ascii="FrankRuehl" w:hAnsi="FrankRuehl" w:hint="cs"/>
          <w:sz w:val="20"/>
          <w:rtl/>
        </w:rPr>
        <w:t>מ</w:t>
      </w:r>
      <w:r w:rsidRPr="0092071B">
        <w:rPr>
          <w:rFonts w:ascii="FrankRuehl" w:hAnsi="FrankRuehl"/>
          <w:sz w:val="20"/>
          <w:rtl/>
        </w:rPr>
        <w:t>ד</w:t>
      </w:r>
      <w:r w:rsidRPr="00891B40">
        <w:rPr>
          <w:rFonts w:ascii="FrankRuehl" w:hAnsi="FrankRuehl"/>
          <w:b/>
          <w:bCs/>
          <w:sz w:val="20"/>
          <w:rtl/>
        </w:rPr>
        <w:t>ת"ר</w:t>
      </w:r>
      <w:r w:rsidRPr="0092071B">
        <w:rPr>
          <w:rFonts w:ascii="FrankRuehl" w:hAnsi="FrankRuehl"/>
          <w:sz w:val="20"/>
          <w:rtl/>
        </w:rPr>
        <w:t>:</w:t>
      </w:r>
      <w:r w:rsidRPr="00464129">
        <w:rPr>
          <w:rStyle w:val="afffff0"/>
          <w:rtl/>
        </w:rPr>
        <w:t xml:space="preserve"> </w:t>
      </w:r>
      <w:r w:rsidRPr="00464129">
        <w:rPr>
          <w:rStyle w:val="afffff0"/>
          <w:rFonts w:hint="cs"/>
          <w:rtl/>
        </w:rPr>
        <w:t>'</w:t>
      </w:r>
      <w:ins w:id="91149" w:author="Claude - סמנטי" w:date="2026-10-11T12:26:16Z">
        <w:r>
          <w:rPr>
            <w:rStyle w:val="afffff0"/>
            <w:rtl/>
          </w:rPr>
          <w:t xml:space="preserve">כָּל זָכָר</w:t>
        </w:r>
      </w:ins>
      <w:del w:id="91150" w:author="Claude - סמנטי" w:date="2026-10-11T12:26:16Z">
        <w:r w:rsidRPr="00464129">
          <w:rPr>
            <w:rStyle w:val="afffff0"/>
            <w:rtl/>
          </w:rPr>
          <w:delText xml:space="preserve">כל זכר</w:delText>
        </w:r>
      </w:del>
      <w:r w:rsidRPr="00464129">
        <w:rPr>
          <w:rStyle w:val="afffff0"/>
          <w:rFonts w:hint="cs"/>
          <w:rtl/>
        </w:rPr>
        <w:t>'</w:t>
      </w:r>
      <w:r w:rsidRPr="00464129">
        <w:rPr>
          <w:rStyle w:val="afffff0"/>
          <w:rtl/>
        </w:rPr>
        <w:t xml:space="preserve"> </w:t>
      </w:r>
      <w:r w:rsidRPr="0092071B">
        <w:rPr>
          <w:rFonts w:ascii="FrankRuehl" w:hAnsi="FrankRuehl"/>
          <w:sz w:val="20"/>
          <w:rtl/>
        </w:rPr>
        <w:t>- לרבות בעלי מומין</w:t>
      </w:r>
      <w:ins w:id="95165" w:author="מנוע מכני" w:date="2026-10-11T12:04:39Z">
        <w:r>
          <w:rPr>
            <w:rFonts w:ascii="FrankRuehl" w:hAnsi="FrankRuehl"/>
            <w:sz w:val="20"/>
            <w:rtl/>
          </w:rPr>
          <w:t xml:space="preserve">,</w:t>
        </w:r>
      </w:ins>
      <w:del w:id="95166"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ins w:id="96083" w:author="מנוע מכני" w:date="2026-10-11T12:04:39Z">
        <w:r>
          <w:rPr>
            <w:rFonts w:ascii="FrankRuehl" w:hAnsi="FrankRuehl" w:hint="cs"/>
            <w:sz w:val="20"/>
            <w:rtl/>
          </w:rPr>
          <w:t xml:space="preserve">דאם </w:t>
        </w:r>
      </w:ins>
      <w:del w:id="96084" w:author="מנוע מכני" w:date="2026-10-11T12:04:39Z">
        <w:r>
          <w:rPr>
            <w:rFonts w:ascii="FrankRuehl" w:hAnsi="FrankRuehl" w:hint="cs"/>
            <w:sz w:val="20"/>
            <w:rtl/>
          </w:rPr>
          <w:delText xml:space="preserve">דא</w:delText>
        </w:r>
        <w:r w:rsidRPr="0092071B">
          <w:rPr>
            <w:rFonts w:ascii="FrankRuehl" w:hAnsi="FrankRuehl"/>
            <w:sz w:val="20"/>
            <w:rtl/>
          </w:rPr>
          <w:delText xml:space="preserve">י </w:delText>
        </w:r>
      </w:del>
      <w:r>
        <w:rPr>
          <w:rFonts w:ascii="FrankRuehl" w:hAnsi="FrankRuehl"/>
          <w:sz w:val="20"/>
          <w:rtl/>
        </w:rPr>
        <w:t xml:space="preserve">לאכילה, הרי כבר נאמר: </w:t>
      </w:r>
      <w:r>
        <w:rPr>
          <w:rStyle w:val="afffff0"/>
          <w:rFonts w:ascii="FrankRuehl" w:hAnsi="FrankRuehl"/>
          <w:sz w:val="20"/>
          <w:rtl/>
          <w:rPrChange w:id="9053" w:author="מנוע פסוקים" w:date="2026-10-11T09:29:40Z">
            <w:rPr>
              <w:rFonts w:ascii="FrankRuehl" w:hAnsi="FrankRuehl"/>
              <w:sz w:val="20"/>
              <w:rtl/>
            </w:rPr>
          </w:rPrChange>
        </w:rPr>
        <w:t xml:space="preserve">לחם אלהיו מקדשי הקדשים</w:t>
      </w:r>
      <w:r>
        <w:rPr>
          <w:rFonts w:ascii="FrankRuehl" w:hAnsi="FrankRuehl"/>
          <w:sz w:val="20"/>
          <w:rtl/>
        </w:rPr>
        <w:t xml:space="preserve"> יאכל</w:t>
      </w:r>
      <w:r>
        <w:rPr>
          <w:rFonts w:ascii="FrankRuehl" w:hAnsi="FrankRuehl" w:hint="cs"/>
          <w:sz w:val="20"/>
          <w:rtl/>
        </w:rPr>
        <w:t xml:space="preserve">' </w:t>
      </w:r>
      <w:r w:rsidRPr="0092071B">
        <w:rPr>
          <w:rFonts w:ascii="FrankRuehl" w:hAnsi="FrankRuehl"/>
          <w:sz w:val="20"/>
          <w:rtl/>
        </w:rPr>
        <w:t>אלא לחלוקה.</w:t>
      </w:r>
    </w:p>
    <w:p>
      <w:pPr>
        <w:pStyle w:val="38"/>
        <w:rPr>
          <w:ins w:id="100790" w:author="מנוע מכני" w:date="2026-10-11T12:04:39Z"/>
        </w:rPr>
      </w:pPr>
      <w:r w:rsidRPr="0092071B">
        <w:t xml:space="preserve">תניא</w:t>
      </w:r>
      <w:r w:rsidRPr="0092071B">
        <w:t xml:space="preserve"> אידך:</w:t>
      </w:r>
    </w:p>
    <w:p w:rsidR="00DA63EC" w:rsidRDefault="00DA63EC" w:rsidP="00DA63EC">
      <w:pPr>
        <w:rPr>
          <w:rFonts w:ascii="FrankRuehl" w:hAnsi="FrankRuehl"/>
          <w:sz w:val="20"/>
          <w:rtl/>
        </w:rPr>
      </w:pPr>
      <w:del w:id="100791" w:author="מנוע מכני" w:date="2026-10-11T12:04:39Z">
        <w:r w:rsidRPr="00464129">
          <w:rPr>
            <w:rStyle w:val="afffff0"/>
            <w:rtl/>
          </w:rPr>
          <w:delText xml:space="preserve"> </w:delText>
        </w:r>
      </w:del>
      <w:r w:rsidRPr="00464129">
        <w:rPr>
          <w:rStyle w:val="afffff0"/>
          <w:rFonts w:hint="cs"/>
          <w:rtl/>
        </w:rPr>
        <w:t>'</w:t>
      </w:r>
      <w:ins w:id="91151" w:author="Claude - סמנטי" w:date="2026-10-11T12:26:16Z">
        <w:r>
          <w:rPr>
            <w:rStyle w:val="afffff0"/>
            <w:rtl/>
          </w:rPr>
          <w:t xml:space="preserve">כָּל זָכָר</w:t>
        </w:r>
      </w:ins>
      <w:del w:id="91152" w:author="Claude - סמנטי" w:date="2026-10-11T12:26:16Z">
        <w:r w:rsidRPr="00464129">
          <w:rPr>
            <w:rStyle w:val="afffff0"/>
            <w:rtl/>
          </w:rPr>
          <w:delText xml:space="preserve">כל זכר</w:delText>
        </w:r>
      </w:del>
      <w:r w:rsidRPr="00464129">
        <w:rPr>
          <w:rStyle w:val="afffff0"/>
          <w:rFonts w:hint="cs"/>
          <w:rtl/>
        </w:rPr>
        <w:t>'</w:t>
      </w:r>
      <w:r w:rsidRPr="00464129">
        <w:rPr>
          <w:rStyle w:val="afffff0"/>
          <w:rtl/>
        </w:rPr>
        <w:t xml:space="preserve"> </w:t>
      </w:r>
      <w:r w:rsidRPr="0092071B">
        <w:rPr>
          <w:rFonts w:ascii="FrankRuehl" w:hAnsi="FrankRuehl"/>
          <w:sz w:val="20"/>
          <w:rtl/>
        </w:rPr>
        <w:t>- לרבות בעלי מומין</w:t>
      </w:r>
      <w:ins w:id="95167" w:author="מנוע מכני" w:date="2026-10-11T12:04:39Z">
        <w:r>
          <w:rPr>
            <w:rFonts w:ascii="FrankRuehl" w:hAnsi="FrankRuehl"/>
            <w:sz w:val="20"/>
            <w:rtl/>
          </w:rPr>
          <w:t xml:space="preserve">,</w:t>
        </w:r>
      </w:ins>
      <w:del w:id="95168"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ins w:id="93707" w:author="מנוע מכני" w:date="2026-10-11T12:04:39Z">
        <w:r>
          <w:rPr>
            <w:rFonts w:ascii="FrankRuehl" w:hAnsi="FrankRuehl"/>
            <w:sz w:val="20"/>
            <w:rtl/>
          </w:rPr>
          <w:t xml:space="preserve">למה</w:t>
        </w:r>
      </w:ins>
      <w:del w:id="93708" w:author="מנוע מכני" w:date="2026-10-11T12:04:39Z">
        <w:r w:rsidRPr="0092071B">
          <w:rPr>
            <w:rFonts w:ascii="FrankRuehl" w:hAnsi="FrankRuehl"/>
            <w:sz w:val="20"/>
            <w:rtl/>
          </w:rPr>
          <w:delText xml:space="preserve">למאי</w:delText>
        </w:r>
      </w:del>
      <w:r w:rsidRPr="0092071B">
        <w:rPr>
          <w:rFonts w:ascii="FrankRuehl" w:hAnsi="FrankRuehl"/>
          <w:sz w:val="20"/>
          <w:rtl/>
        </w:rPr>
        <w:t xml:space="preserve"> </w:t>
      </w:r>
      <w:ins w:id="96085" w:author="מנוע מכני" w:date="2026-10-11T12:04:39Z">
        <w:r>
          <w:rPr>
            <w:rFonts w:ascii="FrankRuehl" w:hAnsi="FrankRuehl"/>
            <w:sz w:val="20"/>
            <w:rtl/>
          </w:rPr>
          <w:t xml:space="preserve">אם </w:t>
        </w:r>
      </w:ins>
      <w:del w:id="96086" w:author="מנוע מכני" w:date="2026-10-11T12:04:39Z">
        <w:r w:rsidRPr="0092071B">
          <w:rPr>
            <w:rFonts w:ascii="FrankRuehl" w:hAnsi="FrankRuehl"/>
            <w:sz w:val="20"/>
            <w:rtl/>
          </w:rPr>
          <w:delText xml:space="preserve">אי </w:delText>
        </w:r>
      </w:del>
      <w:r w:rsidRPr="0092071B">
        <w:rPr>
          <w:rFonts w:ascii="FrankRuehl" w:hAnsi="FrankRuehl"/>
          <w:sz w:val="20"/>
          <w:rtl/>
        </w:rPr>
        <w:t xml:space="preserve">לאכילה - הרי כבר אמור, </w:t>
      </w:r>
      <w:ins w:id="96087" w:author="מנוע מכני" w:date="2026-10-11T12:04:39Z">
        <w:r>
          <w:rPr>
            <w:rFonts w:ascii="FrankRuehl" w:hAnsi="FrankRuehl"/>
            <w:sz w:val="20"/>
            <w:rtl/>
          </w:rPr>
          <w:t xml:space="preserve">אם </w:t>
        </w:r>
      </w:ins>
      <w:del w:id="96088" w:author="מנוע מכני" w:date="2026-10-11T12:04:39Z">
        <w:r w:rsidRPr="0092071B">
          <w:rPr>
            <w:rFonts w:ascii="FrankRuehl" w:hAnsi="FrankRuehl"/>
            <w:sz w:val="20"/>
            <w:rtl/>
          </w:rPr>
          <w:delText xml:space="preserve">אי </w:delText>
        </w:r>
      </w:del>
      <w:r w:rsidRPr="0092071B">
        <w:rPr>
          <w:rFonts w:ascii="FrankRuehl" w:hAnsi="FrankRuehl"/>
          <w:sz w:val="20"/>
          <w:rtl/>
        </w:rPr>
        <w:t xml:space="preserve">לחלוקה - הרי כבר אמור, שיכול אין לי אלא תם ונעשה בעל מום, בעל מום מעיקרו מנין? </w:t>
      </w:r>
      <w:r w:rsidRPr="0092071B">
        <w:rPr>
          <w:rFonts w:ascii="FrankRuehl" w:hAnsi="FrankRuehl"/>
          <w:sz w:val="20"/>
          <w:rtl/>
        </w:rPr>
        <w:t xml:space="preserve">ת"ל</w:t>
      </w:r>
      <w:r w:rsidRPr="0092071B">
        <w:rPr>
          <w:rFonts w:ascii="FrankRuehl" w:hAnsi="FrankRuehl"/>
          <w:sz w:val="20"/>
          <w:rtl/>
        </w:rPr>
        <w:t xml:space="preserve">:</w:t>
      </w:r>
      <w:r w:rsidRPr="00464129">
        <w:rPr>
          <w:rStyle w:val="afffff0"/>
          <w:rtl/>
        </w:rPr>
        <w:t xml:space="preserve"> </w:t>
      </w:r>
      <w:r w:rsidRPr="00464129">
        <w:rPr>
          <w:rStyle w:val="afffff0"/>
          <w:rFonts w:hint="cs"/>
          <w:rtl/>
        </w:rPr>
        <w:t>'</w:t>
      </w:r>
      <w:ins w:id="91153" w:author="Claude - סמנטי" w:date="2026-10-11T12:26:16Z">
        <w:r>
          <w:rPr>
            <w:rStyle w:val="afffff0"/>
            <w:rtl/>
          </w:rPr>
          <w:t xml:space="preserve">כָּל זָכָר</w:t>
        </w:r>
      </w:ins>
      <w:del w:id="91154" w:author="Claude - סמנטי" w:date="2026-10-11T12:26:16Z">
        <w:r w:rsidRPr="00464129">
          <w:rPr>
            <w:rStyle w:val="afffff0"/>
            <w:rtl/>
          </w:rPr>
          <w:delText xml:space="preserve">כל זכר</w:delText>
        </w:r>
      </w:del>
      <w:r w:rsidRPr="00464129">
        <w:rPr>
          <w:rStyle w:val="afffff0"/>
          <w:rFonts w:hint="cs"/>
          <w:rtl/>
        </w:rPr>
        <w:t>'</w:t>
      </w:r>
      <w:r w:rsidRPr="00464129">
        <w:rPr>
          <w:rStyle w:val="afffff0"/>
          <w:rtl/>
        </w:rPr>
        <w:t>.</w:t>
      </w:r>
    </w:p>
    <w:p>
      <w:pPr>
        <w:pStyle w:val="38"/>
        <w:rPr>
          <w:ins w:id="100792" w:author="מנוע מכני" w:date="2026-10-11T12:04:39Z"/>
        </w:rPr>
      </w:pPr>
      <w:r w:rsidRPr="0092071B">
        <w:t xml:space="preserve">תניא</w:t>
      </w:r>
      <w:r w:rsidRPr="0092071B">
        <w:t xml:space="preserve"> אידך:</w:t>
      </w:r>
    </w:p>
    <w:p w:rsidR="00DA63EC" w:rsidRDefault="00DA63EC" w:rsidP="00DA63EC">
      <w:pPr>
        <w:rPr>
          <w:rFonts w:ascii="FrankRuehl" w:hAnsi="FrankRuehl"/>
          <w:sz w:val="20"/>
          <w:rtl/>
        </w:rPr>
      </w:pPr>
      <w:del w:id="100793" w:author="מנוע מכני" w:date="2026-10-11T12:04:39Z">
        <w:r w:rsidRPr="00464129">
          <w:rPr>
            <w:rStyle w:val="afffff0"/>
            <w:rtl/>
          </w:rPr>
          <w:delText xml:space="preserve"> </w:delText>
        </w:r>
      </w:del>
      <w:r w:rsidRPr="00464129">
        <w:rPr>
          <w:rStyle w:val="afffff0"/>
          <w:rFonts w:hint="cs"/>
          <w:rtl/>
        </w:rPr>
        <w:t>'</w:t>
      </w:r>
      <w:ins w:id="91155" w:author="Claude - סמנטי" w:date="2026-10-11T12:26:16Z">
        <w:r>
          <w:rPr>
            <w:rStyle w:val="afffff0"/>
            <w:rtl/>
          </w:rPr>
          <w:t xml:space="preserve">כָּל זָכָר</w:t>
        </w:r>
      </w:ins>
      <w:del w:id="91156" w:author="Claude - סמנטי" w:date="2026-10-11T12:26:16Z">
        <w:r w:rsidRPr="00464129">
          <w:rPr>
            <w:rStyle w:val="afffff0"/>
            <w:rtl/>
          </w:rPr>
          <w:delText xml:space="preserve">כל זכר</w:delText>
        </w:r>
      </w:del>
      <w:r w:rsidRPr="00464129">
        <w:rPr>
          <w:rStyle w:val="afffff0"/>
          <w:rFonts w:hint="cs"/>
          <w:rtl/>
        </w:rPr>
        <w:t>'</w:t>
      </w:r>
      <w:r w:rsidRPr="00464129">
        <w:rPr>
          <w:rStyle w:val="afffff0"/>
          <w:rtl/>
        </w:rPr>
        <w:t xml:space="preserve"> </w:t>
      </w:r>
      <w:r w:rsidRPr="0092071B">
        <w:rPr>
          <w:rFonts w:ascii="FrankRuehl" w:hAnsi="FrankRuehl"/>
          <w:sz w:val="20"/>
          <w:rtl/>
        </w:rPr>
        <w:t>- לרבות בעל מום</w:t>
      </w:r>
      <w:r>
        <w:rPr>
          <w:rFonts w:ascii="FrankRuehl" w:hAnsi="FrankRuehl" w:hint="cs"/>
          <w:sz w:val="20"/>
          <w:rtl/>
        </w:rPr>
        <w:t xml:space="preserve"> עובר </w:t>
      </w:r>
    </w:p>
    <w:p>
      <w:pPr>
        <w:pStyle w:val="38"/>
        <w:rPr>
          <w:ins w:id="100794" w:author="מנוע מכני" w:date="2026-10-11T12:04:39Z"/>
        </w:rPr>
      </w:pPr>
      <w:r w:rsidRPr="0092071B">
        <w:t xml:space="preserve">כלפי לייא? </w:t>
      </w:r>
      <w:r w:rsidRPr="0092071B">
        <w:t xml:space="preserve">אמר</w:t>
      </w:r>
      <w:r w:rsidRPr="0092071B">
        <w:t xml:space="preserve"> רב ששת:</w:t>
      </w:r>
    </w:p>
    <w:p w:rsidR="00DA63EC" w:rsidRDefault="00DA63EC" w:rsidP="00DA63EC">
      <w:pPr>
        <w:rPr>
          <w:rFonts w:ascii="FrankRuehl" w:hAnsi="FrankRuehl"/>
          <w:sz w:val="20"/>
          <w:rtl/>
        </w:rPr>
      </w:pPr>
      <w:del w:id="100795"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איפוך.</w:t>
      </w:r>
    </w:p>
    <w:p>
      <w:pPr>
        <w:pStyle w:val="38"/>
        <w:rPr>
          <w:ins w:id="100796" w:author="מנוע מכני" w:date="2026-10-11T12:04:39Z"/>
        </w:rPr>
      </w:pPr>
      <w:r w:rsidRPr="0092071B">
        <w:t xml:space="preserve">רב אשי</w:t>
      </w:r>
      <w:del w:id="101722" w:author="מנוע מכני" w:date="2026-10-11T12:04:39Z">
        <w:r w:rsidRPr="0092071B">
          <w:delText xml:space="preserve"> אמר</w:delText>
        </w:r>
      </w:del>
      <w:r w:rsidRPr="0092071B">
        <w:t xml:space="preserve">:</w:t>
      </w:r>
    </w:p>
    <w:p w:rsidR="00DA63EC" w:rsidRDefault="00DA63EC" w:rsidP="00DA63EC">
      <w:pPr>
        <w:rPr>
          <w:rFonts w:ascii="FrankRuehl" w:hAnsi="FrankRuehl"/>
          <w:sz w:val="20"/>
          <w:rtl/>
        </w:rPr>
      </w:pPr>
      <w:del w:id="100797"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לעולם </w:t>
      </w:r>
      <w:r w:rsidRPr="0092071B">
        <w:rPr>
          <w:rFonts w:ascii="FrankRuehl" w:hAnsi="FrankRuehl"/>
          <w:sz w:val="20"/>
          <w:rtl/>
        </w:rPr>
        <w:t xml:space="preserve">לא</w:t>
      </w:r>
      <w:r w:rsidRPr="0092071B">
        <w:rPr>
          <w:rFonts w:ascii="FrankRuehl" w:hAnsi="FrankRuehl"/>
          <w:sz w:val="20"/>
          <w:rtl/>
        </w:rPr>
        <w:t xml:space="preserve"> תיפוך, </w:t>
      </w:r>
      <w:ins w:id="97321" w:author="מנוע מכני" w:date="2026-10-11T12:04:39Z">
        <w:r>
          <w:rPr>
            <w:rFonts w:ascii="FrankRuehl" w:hAnsi="FrankRuehl"/>
            <w:sz w:val="20"/>
            <w:rtl/>
          </w:rPr>
          <w:t xml:space="preserve">והוצרך</w:t>
        </w:r>
      </w:ins>
      <w:del w:id="97322" w:author="מנוע מכני" w:date="2026-10-11T12:04:39Z">
        <w:r w:rsidRPr="0092071B">
          <w:rPr>
            <w:rFonts w:ascii="FrankRuehl" w:hAnsi="FrankRuehl"/>
            <w:sz w:val="20"/>
            <w:rtl/>
          </w:rPr>
          <w:delText xml:space="preserve">ואיצטריך</w:delText>
        </w:r>
      </w:del>
      <w:r w:rsidRPr="0092071B">
        <w:rPr>
          <w:rFonts w:ascii="FrankRuehl" w:hAnsi="FrankRuehl"/>
          <w:sz w:val="20"/>
          <w:rtl/>
        </w:rPr>
        <w:t xml:space="preserve">, </w:t>
      </w:r>
      <w:r>
        <w:rPr>
          <w:rFonts w:ascii="FrankRuehl" w:hAnsi="FrankRuehl" w:hint="cs"/>
          <w:sz w:val="20"/>
          <w:rtl/>
        </w:rPr>
        <w:t>סד</w:t>
      </w:r>
      <w:r>
        <w:rPr>
          <w:rFonts w:ascii="FrankRuehl" w:hAnsi="FrankRuehl"/>
          <w:sz w:val="20"/>
          <w:rtl/>
        </w:rPr>
        <w:t>"</w:t>
      </w:r>
      <w:r>
        <w:rPr>
          <w:rFonts w:ascii="FrankRuehl" w:hAnsi="FrankRuehl" w:hint="cs"/>
          <w:sz w:val="20"/>
          <w:rtl/>
        </w:rPr>
        <w:t xml:space="preserve">א</w:t>
      </w:r>
      <w:r>
        <w:rPr>
          <w:rFonts w:ascii="FrankRuehl" w:hAnsi="FrankRuehl" w:hint="cs"/>
          <w:sz w:val="20"/>
          <w:rtl/>
        </w:rPr>
        <w:t xml:space="preserve"> כטמא דלא טהור </w:t>
      </w:r>
      <w:r>
        <w:rPr>
          <w:rFonts w:ascii="FrankRuehl" w:hAnsi="FrankRuehl" w:hint="cs"/>
          <w:sz w:val="20"/>
          <w:rtl/>
        </w:rPr>
        <w:t xml:space="preserve">לא</w:t>
      </w:r>
      <w:r>
        <w:rPr>
          <w:rFonts w:ascii="FrankRuehl" w:hAnsi="FrankRuehl" w:hint="cs"/>
          <w:sz w:val="20"/>
          <w:rtl/>
        </w:rPr>
        <w:t xml:space="preserve"> אכיל אף </w:t>
      </w:r>
      <w:ins w:id="93709" w:author="מנוע מכני" w:date="2026-10-11T12:04:39Z">
        <w:r>
          <w:rPr>
            <w:rFonts w:ascii="FrankRuehl" w:hAnsi="FrankRuehl" w:hint="cs"/>
            <w:sz w:val="20"/>
            <w:rtl/>
          </w:rPr>
          <w:t xml:space="preserve">זה</w:t>
        </w:r>
      </w:ins>
      <w:del w:id="93710" w:author="מנוע מכני" w:date="2026-10-11T12:04:39Z">
        <w:r>
          <w:rPr>
            <w:rFonts w:ascii="FrankRuehl" w:hAnsi="FrankRuehl" w:hint="cs"/>
            <w:sz w:val="20"/>
            <w:rtl/>
          </w:rPr>
          <w:delText xml:space="preserve">האי</w:delText>
        </w:r>
      </w:del>
      <w:r>
        <w:rPr>
          <w:rFonts w:ascii="FrankRuehl" w:hAnsi="FrankRuehl" w:hint="cs"/>
          <w:sz w:val="20"/>
          <w:rtl/>
        </w:rPr>
        <w:t xml:space="preserve"> דלא מתקן </w:t>
      </w:r>
      <w:r>
        <w:rPr>
          <w:rFonts w:ascii="FrankRuehl" w:hAnsi="FrankRuehl" w:hint="cs"/>
          <w:sz w:val="20"/>
          <w:rtl/>
        </w:rPr>
        <w:t xml:space="preserve">לא</w:t>
      </w:r>
      <w:r>
        <w:rPr>
          <w:rFonts w:ascii="FrankRuehl" w:hAnsi="FrankRuehl" w:hint="cs"/>
          <w:sz w:val="20"/>
          <w:rtl/>
        </w:rPr>
        <w:t xml:space="preserve"> אכיל </w:t>
      </w:r>
      <w:r>
        <w:rPr>
          <w:rFonts w:ascii="FrankRuehl" w:hAnsi="FrankRuehl" w:hint="cs"/>
          <w:sz w:val="20"/>
          <w:rtl/>
        </w:rPr>
        <w:t xml:space="preserve">קמ</w:t>
      </w:r>
      <w:r>
        <w:rPr>
          <w:rFonts w:ascii="FrankRuehl" w:hAnsi="FrankRuehl"/>
          <w:sz w:val="20"/>
          <w:rtl/>
        </w:rPr>
        <w:t>"</w:t>
      </w:r>
      <w:r>
        <w:rPr>
          <w:rFonts w:ascii="FrankRuehl" w:hAnsi="FrankRuehl" w:hint="cs"/>
          <w:sz w:val="20"/>
          <w:rtl/>
        </w:rPr>
        <w:t xml:space="preserve">ל</w:t>
      </w:r>
      <w:r>
        <w:rPr>
          <w:rFonts w:ascii="FrankRuehl" w:hAnsi="FrankRuehl" w:hint="cs"/>
          <w:sz w:val="20"/>
          <w:rtl/>
        </w:rPr>
        <w:t xml:space="preserve"> </w:t>
      </w:r>
    </w:p>
    <w:p w:rsidR="00DA63EC" w:rsidRDefault="00DA63EC" w:rsidP="00DA63EC">
      <w:pPr>
        <w:pStyle w:val="affffd"/>
        <w:rPr>
          <w:del w:id="90152" w:author="מנוע עיצוב" w:date="2026-10-11T12:09:26Z"/>
          <w:rtl/>
        </w:rPr>
      </w:pPr>
      <w:del w:id="90151" w:author="מנוע עיצוב" w:date="2026-10-11T12:09:26Z">
        <w:r>
          <w:rPr>
            <w:rFonts w:ascii="FrankRuehl" w:hAnsi="FrankRuehl"/>
            <w:sz w:val="20"/>
            <w:rtl/>
          </w:rPr>
          <w:delText xml:space="preserve">׹</w:delText>
        </w:r>
      </w:del>
    </w:p>
    <w:p w:rsidR="00DA63EC" w:rsidRDefault="00DA63EC" w:rsidP="00DA63EC">
      <w:pPr>
        <w:pStyle w:val="afff3"/>
        <w:framePr w:wrap="around"/>
        <w:rPr>
          <w:rtl/>
        </w:rPr>
      </w:pPr>
      <w:r>
        <w:rPr>
          <w:rFonts w:hint="cs"/>
          <w:rtl/>
        </w:rPr>
        <w:t>קב:</w:t>
      </w:r>
    </w:p>
    <w:p w:rsidR="00DA63EC" w:rsidRDefault="00DA63EC" w:rsidP="00DA63EC">
      <w:pPr>
        <w:pStyle w:val="affff1"/>
        <w:ind w:end="0"/>
        <w:rPr>
          <w:rtl/>
        </w:rPr>
        <w:pPrChange w:id="20148" w:author="קלוד" w:date="2026-10-11T09:07:24Z">
          <w:pPr>
            <w:pStyle w:val="affff1"/>
            <w:rPr>
              <w:rtl/>
            </w:rPr>
          </w:pPr>
        </w:pPrChange>
      </w:pPr>
      <w:ins w:id="9885" w:author="מספור קטעי משנה" w:date="2026-10-11T09:35:09Z">
        <w:r>
          <w:rPr>
            <w:rStyle w:val="MisparKeta"/>
          </w:rPr>
          <w:t xml:space="preserve">א. </w:t>
        </w:r>
      </w:ins>
      <w:r w:rsidRPr="0092071B">
        <w:rPr>
          <w:rtl/>
        </w:rPr>
        <w:t xml:space="preserve">כל שאינו ראוי </w:t>
      </w:r>
      <w:r>
        <w:rPr>
          <w:rtl/>
        </w:rPr>
        <w:t>וכו</w:t>
      </w:r>
      <w:r w:rsidR="005608A0">
        <w:rPr>
          <w:rtl/>
        </w:rPr>
        <w:t>'</w:t>
      </w:r>
      <w:r w:rsidRPr="0092071B">
        <w:rPr>
          <w:rtl/>
        </w:rPr>
        <w:t>.</w:t>
      </w:r>
    </w:p>
    <w:p w:rsidR="00DA63EC" w:rsidRDefault="00DA63EC" w:rsidP="00DA63EC">
      <w:pPr>
        <w:rPr>
          <w:rFonts w:ascii="FrankRuehl" w:hAnsi="FrankRuehl"/>
          <w:sz w:val="20"/>
          <w:rtl/>
        </w:rPr>
      </w:pPr>
      <w:r>
        <w:rPr>
          <w:rFonts w:ascii="FrankRuehl" w:hAnsi="FrankRuehl" w:hint="cs"/>
          <w:sz w:val="20"/>
          <w:rtl/>
        </w:rPr>
        <w:t xml:space="preserve">ובעל מום דחולק אפי' דלא ראוי לעבודה משום </w:t>
      </w:r>
      <w:ins w:id="93711" w:author="מנוע מכני" w:date="2026-10-11T12:04:39Z">
        <w:r>
          <w:rPr>
            <w:rFonts w:ascii="FrankRuehl" w:hAnsi="FrankRuehl" w:hint="cs"/>
            <w:sz w:val="20"/>
            <w:rtl/>
          </w:rPr>
          <w:t xml:space="preserve">דהתורה</w:t>
        </w:r>
      </w:ins>
      <w:del w:id="93712" w:author="מנוע מכני" w:date="2026-10-11T12:04:39Z">
        <w:r>
          <w:rPr>
            <w:rFonts w:ascii="FrankRuehl" w:hAnsi="FrankRuehl" w:hint="cs"/>
            <w:sz w:val="20"/>
            <w:rtl/>
          </w:rPr>
          <w:delText xml:space="preserve">דרחמנא</w:delText>
        </w:r>
      </w:del>
      <w:r>
        <w:rPr>
          <w:rFonts w:ascii="FrankRuehl" w:hAnsi="FrankRuehl" w:hint="cs"/>
          <w:sz w:val="20"/>
          <w:rtl/>
        </w:rPr>
        <w:t xml:space="preserve"> רבייה </w:t>
      </w:r>
    </w:p>
    <w:p w:rsidR="00DA63EC" w:rsidRDefault="00DA63EC" w:rsidP="00DA63EC">
      <w:pPr>
        <w:rPr>
          <w:rFonts w:ascii="FrankRuehl" w:hAnsi="FrankRuehl"/>
          <w:sz w:val="20"/>
          <w:rtl/>
        </w:rPr>
      </w:pPr>
      <w:r>
        <w:rPr>
          <w:rFonts w:ascii="FrankRuehl" w:hAnsi="FrankRuehl" w:hint="cs"/>
          <w:sz w:val="20"/>
          <w:rtl/>
        </w:rPr>
        <w:t xml:space="preserve">וטמא בקרבנות ציבור שאינו חולק אפי' שראוי לעבודה </w:t>
      </w:r>
      <w:r>
        <w:rPr>
          <w:rFonts w:ascii="FrankRuehl" w:hAnsi="FrankRuehl" w:hint="cs"/>
          <w:sz w:val="20"/>
          <w:rtl/>
        </w:rPr>
        <w:t xml:space="preserve">לא</w:t>
      </w:r>
      <w:r>
        <w:rPr>
          <w:rFonts w:ascii="FrankRuehl" w:hAnsi="FrankRuehl" w:hint="cs"/>
          <w:sz w:val="20"/>
          <w:rtl/>
        </w:rPr>
        <w:t xml:space="preserve"> קתני </w:t>
      </w:r>
    </w:p>
    <w:p w:rsidR="00DA63EC" w:rsidRDefault="00DA63EC" w:rsidP="00DA63EC">
      <w:pPr>
        <w:pStyle w:val="affffd"/>
        <w:rPr>
          <w:del w:id="90154" w:author="מנוע עיצוב" w:date="2026-10-11T12:09:26Z"/>
          <w:rtl/>
        </w:rPr>
      </w:pPr>
      <w:del w:id="90153" w:author="מנוע עיצוב" w:date="2026-10-11T12:09:26Z">
        <w:r>
          <w:rPr>
            <w:rFonts w:ascii="FrankRuehl" w:hAnsi="FrankRuehl"/>
            <w:sz w:val="20"/>
            <w:rtl/>
          </w:rPr>
          <w:delText xml:space="preserve">׹</w:delText>
        </w:r>
      </w:del>
    </w:p>
    <w:p w:rsidR="00DA63EC" w:rsidRDefault="00DA63EC" w:rsidP="00DA63EC">
      <w:pPr>
        <w:pStyle w:val="affff1"/>
        <w:ind w:end="0"/>
        <w:rPr>
          <w:rtl/>
        </w:rPr>
        <w:pPrChange w:id="20149" w:author="קלוד" w:date="2026-10-11T09:07:24Z">
          <w:pPr>
            <w:pStyle w:val="affff1"/>
            <w:rPr>
              <w:rtl/>
            </w:rPr>
          </w:pPr>
        </w:pPrChange>
      </w:pPr>
      <w:ins w:id="9886" w:author="מספור קטעי משנה" w:date="2026-10-11T09:35:09Z">
        <w:r>
          <w:rPr>
            <w:rStyle w:val="MisparKeta"/>
          </w:rPr>
          <w:t xml:space="preserve">ב. </w:t>
        </w:r>
      </w:ins>
      <w:r w:rsidRPr="0092071B">
        <w:rPr>
          <w:rtl/>
        </w:rPr>
        <w:t>אפי' טמא בשעת זריקת דמים וטהור בשעת הקטר חלבים - אינו חולק.</w:t>
      </w:r>
    </w:p>
    <w:p w:rsidR="00DA63EC" w:rsidRDefault="00DA63EC" w:rsidP="00DA63EC">
      <w:pPr>
        <w:rPr>
          <w:rFonts w:ascii="FrankRuehl" w:hAnsi="FrankRuehl"/>
          <w:sz w:val="20"/>
          <w:rtl/>
        </w:rPr>
      </w:pPr>
      <w:r w:rsidRPr="0092071B">
        <w:rPr>
          <w:rFonts w:ascii="FrankRuehl" w:hAnsi="FrankRuehl"/>
          <w:sz w:val="20"/>
          <w:rtl/>
        </w:rPr>
        <w:t>הא טהור בשעת זריקת דמים וטמא בשעת הקטר חלבים - חולק, מתניתין דלא כאבא שאול</w:t>
      </w:r>
      <w:ins w:id="95169" w:author="מנוע מכני" w:date="2026-10-11T12:04:39Z">
        <w:r>
          <w:rPr>
            <w:rFonts w:ascii="FrankRuehl" w:hAnsi="FrankRuehl"/>
            <w:sz w:val="20"/>
            <w:rtl/>
          </w:rPr>
          <w:t xml:space="preserve">,</w:t>
        </w:r>
      </w:ins>
      <w:del w:id="95170"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ד</w:t>
      </w:r>
      <w:r>
        <w:rPr>
          <w:rFonts w:ascii="FrankRuehl" w:hAnsi="FrankRuehl" w:hint="cs"/>
          <w:sz w:val="20"/>
          <w:rtl/>
        </w:rPr>
        <w:t>אמר ד</w:t>
      </w:r>
      <w:r w:rsidRPr="0092071B">
        <w:rPr>
          <w:rFonts w:ascii="FrankRuehl" w:hAnsi="FrankRuehl"/>
          <w:sz w:val="20"/>
          <w:rtl/>
        </w:rPr>
        <w:t xml:space="preserve">לעולם אינו אוכל עד שיהא טהור משעת זריקה עד שעת הקטר חלבים, </w:t>
      </w:r>
    </w:p>
    <w:p w:rsidR="00DA63EC" w:rsidRDefault="00DA63EC" w:rsidP="00DA63EC">
      <w:pPr>
        <w:rPr>
          <w:rFonts w:ascii="FrankRuehl" w:hAnsi="FrankRuehl"/>
          <w:sz w:val="20"/>
          <w:rtl/>
        </w:rPr>
      </w:pPr>
      <w:r w:rsidRPr="0046594B">
        <w:rPr>
          <w:rStyle w:val="afffff0"/>
          <w:rtl/>
        </w:rPr>
        <w:t>ד</w:t>
      </w:r>
      <w:r w:rsidRPr="0046594B">
        <w:rPr>
          <w:rStyle w:val="afffff0"/>
          <w:rFonts w:hint="cs"/>
          <w:rtl/>
        </w:rPr>
        <w:t>'</w:t>
      </w:r>
      <w:ins w:id="91157" w:author="Claude - סמנטי" w:date="2026-10-11T12:26:16Z">
        <w:r>
          <w:rPr>
            <w:rStyle w:val="afffff0"/>
            <w:rtl/>
          </w:rPr>
          <w:t xml:space="preserve">הַמַּקְרִיב אֶת דַּם הַשְּׁלָמִים וְאֶת הַחֵלֶב</w:t>
        </w:r>
      </w:ins>
      <w:del w:id="91158" w:author="Claude - סמנטי" w:date="2026-10-11T12:26:16Z">
        <w:r w:rsidRPr="0046594B">
          <w:rPr>
            <w:rStyle w:val="afffff0"/>
            <w:rtl/>
          </w:rPr>
          <w:delText xml:space="preserve">המקריב את דם השלמים ואת החלב</w:delText>
        </w:r>
      </w:del>
      <w:r w:rsidRPr="0046594B">
        <w:rPr>
          <w:rStyle w:val="afffff0"/>
          <w:rFonts w:hint="cs"/>
          <w:rtl/>
        </w:rPr>
        <w:t>'</w:t>
      </w:r>
      <w:r w:rsidRPr="0046594B">
        <w:rPr>
          <w:rStyle w:val="afffff0"/>
          <w:rtl/>
        </w:rPr>
        <w:t>,</w:t>
      </w:r>
      <w:r w:rsidRPr="0092071B">
        <w:rPr>
          <w:rFonts w:ascii="FrankRuehl" w:hAnsi="FrankRuehl"/>
          <w:sz w:val="20"/>
          <w:rtl/>
        </w:rPr>
        <w:t xml:space="preserve"> דאפי' הקטר חלבים </w:t>
      </w:r>
      <w:ins w:id="91955" w:author="מנוע מכני" w:date="2026-10-11T12:04:39Z">
        <w:r>
          <w:rPr>
            <w:rFonts w:ascii="FrankRuehl" w:hAnsi="FrankRuehl"/>
            <w:sz w:val="20"/>
            <w:rtl/>
          </w:rPr>
          <w:t xml:space="preserve">גם</w:t>
        </w:r>
      </w:ins>
      <w:del w:id="91956" w:author="מנוע מכני" w:date="2026-10-11T12:04:39Z">
        <w:r w:rsidRPr="0092071B">
          <w:rPr>
            <w:rFonts w:ascii="FrankRuehl" w:hAnsi="FrankRuehl"/>
            <w:sz w:val="20"/>
            <w:rtl/>
          </w:rPr>
          <w:delText xml:space="preserve">נמי</w:delText>
        </w:r>
      </w:del>
      <w:r w:rsidRPr="0092071B">
        <w:rPr>
          <w:rFonts w:ascii="FrankRuehl" w:hAnsi="FrankRuehl"/>
          <w:sz w:val="20"/>
          <w:rtl/>
        </w:rPr>
        <w:t xml:space="preserve"> בעי.</w:t>
      </w:r>
    </w:p>
    <w:p w:rsidR="00DA63EC" w:rsidRDefault="00DA63EC" w:rsidP="00DA63EC">
      <w:pPr>
        <w:rPr>
          <w:rFonts w:ascii="FrankRuehl" w:hAnsi="FrankRuehl"/>
          <w:b/>
          <w:bCs/>
          <w:sz w:val="20"/>
          <w:rtl/>
        </w:rPr>
      </w:pPr>
    </w:p>
    <w:p>
      <w:pPr>
        <w:pStyle w:val="afffff8"/>
        <w:rPr>
          <w:ins w:id="90121" w:author="קלוד" w:date="2026-10-11T12:29:36Z"/>
        </w:rPr>
      </w:pPr>
      <w:ins w:id="90122" w:author="קלוד" w:date="2026-10-11T12:29:36Z">
        <w:r>
          <w:rPr>
            <w:color w:val="7B3F00"/>
          </w:rPr>
          <w:t xml:space="preserve">נטמא בין הזריקה להקטרה - האם חולק?</w:t>
        </w:r>
      </w:ins>
    </w:p>
    <w:p>
      <w:pPr>
        <w:pStyle w:val="38"/>
        <w:rPr>
          <w:ins w:id="100799" w:author="מנוע מכני" w:date="2026-10-11T12:04:39Z"/>
        </w:rPr>
      </w:pPr>
      <w:del w:id="100798" w:author="מנוע מכני" w:date="2026-10-11T12:04:39Z">
        <w:r>
          <w:delText xml:space="preserve">•</w:delText>
        </w:r>
      </w:del>
      <w:r>
        <w:t xml:space="preserve"> </w:t>
      </w:r>
      <w:r w:rsidRPr="00AD7B68">
        <w:t>בעי רב</w:t>
      </w:r>
      <w:r w:rsidRPr="0092071B">
        <w:t xml:space="preserve"> אשי:</w:t>
      </w:r>
    </w:p>
    <w:p w:rsidR="00DA63EC" w:rsidRDefault="00DA63EC" w:rsidP="00DA63EC">
      <w:pPr>
        <w:rPr>
          <w:rFonts w:ascii="FrankRuehl" w:hAnsi="FrankRuehl"/>
          <w:sz w:val="20"/>
          <w:rtl/>
        </w:rPr>
      </w:pPr>
      <w:del w:id="100800"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נטמא בינתיים, מהו? בשעת זריקה ובשעת הקטרה </w:t>
      </w:r>
      <w:ins w:id="91957" w:author="מנוע מכני" w:date="2026-10-11T12:04:39Z">
        <w:r>
          <w:rPr>
            <w:rFonts w:ascii="FrankRuehl" w:hAnsi="FrankRuehl"/>
            <w:sz w:val="20"/>
            <w:rtl/>
          </w:rPr>
          <w:t xml:space="preserve">צריך</w:t>
        </w:r>
      </w:ins>
      <w:del w:id="91958" w:author="מנוע מכני" w:date="2026-10-11T12:04:39Z">
        <w:r w:rsidRPr="0092071B">
          <w:rPr>
            <w:rFonts w:ascii="FrankRuehl" w:hAnsi="FrankRuehl"/>
            <w:sz w:val="20"/>
            <w:rtl/>
          </w:rPr>
          <w:delText xml:space="preserve">בעינן</w:delText>
        </w:r>
      </w:del>
      <w:r w:rsidRPr="0092071B">
        <w:rPr>
          <w:rFonts w:ascii="FrankRuehl" w:hAnsi="FrankRuehl"/>
          <w:sz w:val="20"/>
          <w:rtl/>
        </w:rPr>
        <w:t xml:space="preserve"> והאיכא, </w:t>
      </w:r>
    </w:p>
    <w:p w:rsidR="00DA63EC" w:rsidRDefault="00DA63EC" w:rsidP="00DA63EC">
      <w:pPr>
        <w:rPr>
          <w:rFonts w:ascii="FrankRuehl" w:hAnsi="FrankRuehl"/>
          <w:sz w:val="20"/>
          <w:rtl/>
        </w:rPr>
      </w:pPr>
      <w:r>
        <w:rPr>
          <w:rFonts w:ascii="FrankRuehl" w:hAnsi="FrankRuehl" w:hint="cs"/>
          <w:sz w:val="20"/>
          <w:rtl/>
        </w:rPr>
        <w:t>או</w:t>
      </w:r>
      <w:r>
        <w:rPr>
          <w:rFonts w:ascii="FrankRuehl" w:hAnsi="FrankRuehl"/>
          <w:sz w:val="20"/>
          <w:rtl/>
        </w:rPr>
        <w:t>"</w:t>
      </w:r>
      <w:r>
        <w:rPr>
          <w:rFonts w:ascii="FrankRuehl" w:hAnsi="FrankRuehl" w:hint="cs"/>
          <w:sz w:val="20"/>
          <w:rtl/>
        </w:rPr>
        <w:t>ד</w:t>
      </w:r>
      <w:r w:rsidRPr="0092071B">
        <w:rPr>
          <w:rFonts w:ascii="FrankRuehl" w:hAnsi="FrankRuehl"/>
          <w:sz w:val="20"/>
          <w:rtl/>
        </w:rPr>
        <w:t xml:space="preserve"> עד שיהא טהור משעת זריקה ועד שעת הקטר חלבים? </w:t>
      </w:r>
      <w:r w:rsidRPr="009F47CE">
        <w:rPr>
          <w:rFonts w:ascii="FrankRuehl" w:hAnsi="FrankRuehl"/>
          <w:b/>
          <w:bCs/>
          <w:sz w:val="20"/>
          <w:rtl/>
        </w:rPr>
        <w:t>תיקו</w:t>
      </w:r>
      <w:r w:rsidRPr="0092071B">
        <w:rPr>
          <w:rFonts w:ascii="FrankRuehl" w:hAnsi="FrankRuehl"/>
          <w:sz w:val="20"/>
          <w:rtl/>
        </w:rPr>
        <w:t>.</w:t>
      </w:r>
    </w:p>
    <w:p w:rsidR="00DA63EC" w:rsidRDefault="00DA63EC" w:rsidP="00DA63EC">
      <w:pPr>
        <w:rPr>
          <w:rFonts w:ascii="FrankRuehl" w:hAnsi="FrankRuehl"/>
          <w:sz w:val="20"/>
          <w:rtl/>
        </w:rPr>
      </w:pPr>
    </w:p>
    <w:p>
      <w:pPr>
        <w:pStyle w:val="afffff8"/>
        <w:rPr>
          <w:ins w:id="90119" w:author="קלוד" w:date="2026-10-11T12:29:36Z"/>
        </w:rPr>
      </w:pPr>
      <w:ins w:id="90120" w:author="קלוד" w:date="2026-10-11T12:29:36Z">
        <w:r>
          <w:rPr>
            <w:color w:val="7B3F00"/>
          </w:rPr>
          <w:t xml:space="preserve">טבול יום תובע מנחה, חטאת ושלמים - דחיית הכהן</w:t>
        </w:r>
      </w:ins>
    </w:p>
    <w:p>
      <w:pPr>
        <w:pStyle w:val="38"/>
        <w:rPr>
          <w:ins w:id="100802" w:author="מנוע מכני" w:date="2026-10-11T12:04:39Z"/>
        </w:rPr>
      </w:pPr>
      <w:del w:id="100801" w:author="מנוע מכני" w:date="2026-10-11T12:04:39Z">
        <w:r>
          <w:delText xml:space="preserve">•</w:delText>
        </w:r>
      </w:del>
      <w:r>
        <w:t xml:space="preserve"> </w:t>
      </w:r>
      <w:r w:rsidRPr="0092071B">
        <w:t xml:space="preserve">רבא:</w:t>
      </w:r>
    </w:p>
    <w:p w:rsidR="00DA63EC" w:rsidRDefault="00DA63EC" w:rsidP="00DA63EC">
      <w:pPr>
        <w:rPr>
          <w:rFonts w:ascii="FrankRuehl" w:hAnsi="FrankRuehl"/>
          <w:sz w:val="20"/>
          <w:rtl/>
        </w:rPr>
      </w:pPr>
      <w:del w:id="100803" w:author="מנוע מכני" w:date="2026-10-11T12:04:39Z">
        <w:r w:rsidRPr="0092071B">
          <w:rPr>
            <w:rFonts w:ascii="FrankRuehl" w:hAnsi="FrankRuehl"/>
            <w:sz w:val="20"/>
            <w:rtl/>
          </w:rPr>
          <w:delText xml:space="preserve"> </w:delText>
        </w:r>
      </w:del>
      <w:ins w:id="93713" w:author="מנוע מכני" w:date="2026-10-11T12:04:39Z">
        <w:r>
          <w:rPr>
            <w:rFonts w:ascii="FrankRuehl" w:hAnsi="FrankRuehl"/>
            <w:sz w:val="20"/>
            <w:rtl/>
          </w:rPr>
          <w:t xml:space="preserve">זה</w:t>
        </w:r>
      </w:ins>
      <w:del w:id="93714" w:author="מנוע מכני" w:date="2026-10-11T12:04:39Z">
        <w:r w:rsidRPr="0092071B">
          <w:rPr>
            <w:rFonts w:ascii="FrankRuehl" w:hAnsi="FrankRuehl"/>
            <w:sz w:val="20"/>
            <w:rtl/>
          </w:rPr>
          <w:delText xml:space="preserve">האי</w:delText>
        </w:r>
      </w:del>
      <w:r w:rsidRPr="0092071B">
        <w:rPr>
          <w:rFonts w:ascii="FrankRuehl" w:hAnsi="FrankRuehl"/>
          <w:sz w:val="20"/>
          <w:rtl/>
        </w:rPr>
        <w:t xml:space="preserve"> דינא </w:t>
      </w:r>
      <w:r w:rsidRPr="0092071B">
        <w:rPr>
          <w:rStyle w:val="2fb"/>
          <w:rFonts w:ascii="FrankRuehl" w:hAnsi="FrankRuehl"/>
          <w:sz w:val="20"/>
          <w:rtl/>
        </w:rPr>
        <w:t xml:space="preserve">מר</w:t>
      </w:r>
      <w:r>
        <w:rPr>
          <w:rStyle w:val="2fb"/>
          <w:rFonts w:ascii="FrankRuehl" w:hAnsi="FrankRuehl" w:hint="cs"/>
          <w:sz w:val="20"/>
          <w:rtl/>
        </w:rPr>
        <w:t>אבר</w:t>
      </w:r>
      <w:r>
        <w:rPr>
          <w:rStyle w:val="2fb"/>
          <w:rFonts w:ascii="FrankRuehl" w:hAnsi="FrankRuehl"/>
          <w:sz w:val="20"/>
          <w:rtl/>
        </w:rPr>
        <w:t>"</w:t>
      </w:r>
      <w:r>
        <w:rPr>
          <w:rStyle w:val="2fb"/>
          <w:rFonts w:ascii="FrankRuehl" w:hAnsi="FrankRuehl" w:hint="cs"/>
          <w:sz w:val="20"/>
          <w:rtl/>
        </w:rPr>
        <w:t>ש</w:t>
      </w:r>
      <w:r w:rsidRPr="0092071B">
        <w:rPr>
          <w:rFonts w:ascii="FrankRuehl" w:hAnsi="FrankRuehl"/>
          <w:sz w:val="20"/>
          <w:rtl/>
        </w:rPr>
        <w:t xml:space="preserve"> גמירנא, דאמר בבית הכסא: דנתה, </w:t>
      </w:r>
    </w:p>
    <w:p w:rsidR="00DA63EC" w:rsidRDefault="00DA63EC" w:rsidP="00DA63EC">
      <w:pPr>
        <w:rPr>
          <w:rFonts w:ascii="FrankRuehl" w:hAnsi="FrankRuehl"/>
          <w:sz w:val="20"/>
          <w:rtl/>
        </w:rPr>
      </w:pPr>
      <w:r w:rsidRPr="0092071B">
        <w:rPr>
          <w:rFonts w:ascii="FrankRuehl" w:hAnsi="FrankRuehl"/>
          <w:sz w:val="20"/>
          <w:rtl/>
        </w:rPr>
        <w:t xml:space="preserve">בא טבול יום ואמר: תן לי </w:t>
      </w:r>
      <w:r w:rsidRPr="005038B6">
        <w:rPr>
          <w:rFonts w:ascii="FrankRuehl" w:hAnsi="FrankRuehl"/>
          <w:b/>
          <w:bCs/>
          <w:sz w:val="20"/>
          <w:rtl/>
        </w:rPr>
        <w:t>ממנחה</w:t>
      </w:r>
      <w:r w:rsidRPr="0092071B">
        <w:rPr>
          <w:rFonts w:ascii="FrankRuehl" w:hAnsi="FrankRuehl"/>
          <w:sz w:val="20"/>
          <w:rtl/>
        </w:rPr>
        <w:t xml:space="preserve"> ואוכל, </w:t>
      </w:r>
    </w:p>
    <w:p>
      <w:pPr>
        <w:pStyle w:val="38"/>
        <w:rPr>
          <w:ins w:id="100804" w:author="מנוע מכני" w:date="2026-10-11T12:04:39Z"/>
        </w:rPr>
      </w:pPr>
      <w:r w:rsidRPr="0092071B">
        <w:t xml:space="preserve">אמר</w:t>
      </w:r>
      <w:r w:rsidRPr="0092071B">
        <w:t xml:space="preserve"> לו:</w:t>
      </w:r>
    </w:p>
    <w:p w:rsidR="00DA63EC" w:rsidRDefault="00DA63EC" w:rsidP="00DA63EC">
      <w:pPr>
        <w:rPr>
          <w:rFonts w:ascii="FrankRuehl" w:hAnsi="FrankRuehl"/>
          <w:sz w:val="20"/>
          <w:rtl/>
        </w:rPr>
      </w:pPr>
      <w:del w:id="100805"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ומה אם במקום שיפה כחך בחטאתך - דחיתיך מחטאת ישראל, מקום שהורע כחך במנחתך - אינו דין שאדיחך ממנחת ישראל</w:t>
      </w:r>
      <w:ins w:id="95171" w:author="מנוע מכני" w:date="2026-10-11T12:04:39Z">
        <w:r>
          <w:rPr>
            <w:rFonts w:ascii="FrankRuehl" w:hAnsi="FrankRuehl"/>
            <w:sz w:val="20"/>
            <w:rtl/>
          </w:rPr>
          <w:t xml:space="preserve">,</w:t>
        </w:r>
      </w:ins>
      <w:del w:id="95172"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ומה אם דחיתני מחטאת ישראל, שכשם שיפה כחי כך יפה כחך, תדחיני ממנחה, שכשם שהורע כחי כך הורע כחך? הרי אומר:</w:t>
      </w:r>
      <w:r w:rsidRPr="00464129">
        <w:rPr>
          <w:rStyle w:val="afffff0"/>
          <w:rtl/>
        </w:rPr>
        <w:t xml:space="preserve"> </w:t>
      </w:r>
      <w:r w:rsidRPr="00464129">
        <w:rPr>
          <w:rStyle w:val="afffff0"/>
          <w:rFonts w:hint="cs"/>
          <w:rtl/>
        </w:rPr>
        <w:t>'</w:t>
      </w:r>
      <w:ins w:id="91159" w:author="Claude - סמנטי" w:date="2026-10-11T12:26:16Z">
        <w:r>
          <w:rPr>
            <w:rStyle w:val="afffff0"/>
            <w:rtl/>
          </w:rPr>
          <w:t xml:space="preserve">לַכֹּהֵן הַמַּקְרִיב אוֹתָהּ לוֹ תִהְיֶה</w:t>
        </w:r>
      </w:ins>
      <w:del w:id="91160" w:author="Claude - סמנטי" w:date="2026-10-11T12:26:16Z">
        <w:r w:rsidRPr="00464129">
          <w:rPr>
            <w:rStyle w:val="afffff0"/>
            <w:rtl/>
          </w:rPr>
          <w:delText xml:space="preserve">לכהן המקריב אותה לו תהיה</w:delText>
        </w:r>
      </w:del>
      <w:r w:rsidRPr="00464129">
        <w:rPr>
          <w:rStyle w:val="afffff0"/>
          <w:rFonts w:hint="cs"/>
          <w:rtl/>
        </w:rPr>
        <w:t>'</w:t>
      </w:r>
      <w:r w:rsidRPr="00464129">
        <w:rPr>
          <w:rStyle w:val="afffff0"/>
          <w:rtl/>
        </w:rPr>
        <w:t>,</w:t>
      </w:r>
      <w:r w:rsidRPr="0092071B">
        <w:rPr>
          <w:rFonts w:ascii="FrankRuehl" w:hAnsi="FrankRuehl"/>
          <w:sz w:val="20"/>
          <w:rtl/>
        </w:rPr>
        <w:t xml:space="preserve"> בא הקרב ואכול.</w:t>
      </w:r>
    </w:p>
    <w:p w:rsidR="00DA63EC" w:rsidRDefault="00DA63EC" w:rsidP="00DA63EC">
      <w:pPr>
        <w:rPr>
          <w:rFonts w:ascii="FrankRuehl" w:hAnsi="FrankRuehl"/>
          <w:sz w:val="20"/>
          <w:rtl/>
        </w:rPr>
      </w:pPr>
    </w:p>
    <w:p w:rsidR="00DA63EC" w:rsidRDefault="00DA63EC" w:rsidP="00DA63EC">
      <w:pPr>
        <w:rPr>
          <w:rFonts w:ascii="FrankRuehl" w:hAnsi="FrankRuehl"/>
          <w:sz w:val="20"/>
          <w:rtl/>
        </w:rPr>
      </w:pPr>
      <w:r>
        <w:rPr>
          <w:rFonts w:ascii="FrankRuehl" w:hAnsi="FrankRuehl"/>
          <w:sz w:val="20"/>
          <w:rtl/>
        </w:rPr>
        <w:t>•</w:t>
      </w:r>
      <w:r w:rsidRPr="00A71A5E">
        <w:rPr>
          <w:rStyle w:val="afffff0"/>
          <w:rtl/>
        </w:rPr>
        <w:t xml:space="preserve"> </w:t>
      </w:r>
      <w:r w:rsidRPr="00A71A5E">
        <w:rPr>
          <w:rStyle w:val="afffff0"/>
          <w:rFonts w:hint="cs"/>
          <w:rtl/>
        </w:rPr>
        <w:t>'</w:t>
      </w:r>
      <w:r w:rsidRPr="00A71A5E">
        <w:rPr>
          <w:rStyle w:val="afffff0"/>
          <w:rtl/>
        </w:rPr>
        <w:t>תן לי מחטאת ישראל ואוכל</w:t>
      </w:r>
      <w:r w:rsidRPr="00A71A5E">
        <w:rPr>
          <w:rStyle w:val="afffff0"/>
          <w:rFonts w:hint="cs"/>
          <w:rtl/>
        </w:rPr>
        <w:t>'</w:t>
      </w:r>
      <w:r w:rsidRPr="00A71A5E">
        <w:rPr>
          <w:rStyle w:val="afffff0"/>
          <w:rtl/>
        </w:rPr>
        <w:t>,</w:t>
      </w:r>
      <w:r w:rsidRPr="0092071B">
        <w:rPr>
          <w:rFonts w:ascii="FrankRuehl" w:hAnsi="FrankRuehl"/>
          <w:sz w:val="20"/>
          <w:rtl/>
        </w:rPr>
        <w:t xml:space="preserve"> </w:t>
      </w:r>
      <w:r w:rsidRPr="0092071B">
        <w:rPr>
          <w:rFonts w:ascii="FrankRuehl" w:hAnsi="FrankRuehl"/>
          <w:sz w:val="20"/>
          <w:rtl/>
        </w:rPr>
        <w:t xml:space="preserve">א"ל</w:t>
      </w:r>
      <w:r w:rsidRPr="0092071B">
        <w:rPr>
          <w:rFonts w:ascii="FrankRuehl" w:hAnsi="FrankRuehl"/>
          <w:sz w:val="20"/>
          <w:rtl/>
        </w:rPr>
        <w:t xml:space="preserve">: ומה במקום שהורע כחי במנחתי - דחיתיך ממנחת ישראל, מקום שיפה כחי בחטאתי - אינו דין שאדיחך מחטאת ישראל</w:t>
      </w:r>
      <w:ins w:id="95173" w:author="מנוע מכני" w:date="2026-10-11T12:04:39Z">
        <w:r>
          <w:rPr>
            <w:rFonts w:ascii="FrankRuehl" w:hAnsi="FrankRuehl"/>
            <w:sz w:val="20"/>
            <w:rtl/>
          </w:rPr>
          <w:t xml:space="preserve">,</w:t>
        </w:r>
      </w:ins>
      <w:del w:id="95174" w:author="מנוע מכני" w:date="2026-10-11T12:04:39Z">
        <w:r>
          <w:rPr>
            <w:rFonts w:ascii="FrankRuehl" w:hAnsi="FrankRuehl"/>
            <w:sz w:val="20"/>
            <w:rtl/>
          </w:rPr>
          <w:delText xml:space="preserve">;</w:delText>
        </w:r>
      </w:del>
    </w:p>
    <w:p>
      <w:pPr>
        <w:pStyle w:val="38"/>
        <w:rPr>
          <w:ins w:id="100806" w:author="מנוע מכני" w:date="2026-10-11T12:04:39Z"/>
        </w:rPr>
      </w:pPr>
      <w:r w:rsidRPr="0092071B">
        <w:lastRenderedPageBreak/>
        <w:t xml:space="preserve">א"ל</w:t>
      </w:r>
      <w:r w:rsidRPr="0092071B">
        <w:lastRenderedPageBreak/>
        <w:t xml:space="preserve">:</w:t>
      </w:r>
    </w:p>
    <w:p w:rsidR="00DA63EC" w:rsidRDefault="00DA63EC" w:rsidP="00DA63EC">
      <w:pPr>
        <w:rPr>
          <w:rFonts w:ascii="FrankRuehl" w:hAnsi="FrankRuehl"/>
          <w:sz w:val="20"/>
          <w:rtl/>
        </w:rPr>
      </w:pPr>
      <w:del w:id="100807" w:author="מנוע מכני" w:date="2026-10-11T12:04:39Z">
        <w:r w:rsidRPr="0092071B">
          <w:rPr>
            <w:rFonts w:ascii="FrankRuehl" w:hAnsi="FrankRuehl"/>
            <w:sz w:val="20"/>
            <w:rtl/>
          </w:rPr>
          <w:lastRenderedPageBreak/>
          <w:delText xml:space="preserve"> </w:delText>
        </w:r>
      </w:del>
      <w:r w:rsidRPr="0092071B">
        <w:rPr>
          <w:rFonts w:ascii="FrankRuehl" w:hAnsi="FrankRuehl"/>
          <w:sz w:val="20"/>
          <w:rtl/>
        </w:rPr>
        <w:lastRenderedPageBreak/>
        <w:t xml:space="preserve">ומה אם שדחיתני ממנחת ישראל, שכשם שהורע כחך כך הורע כחי, תדחיני מחטאת ישראל, שכשם שיפה כחך כך יפה כחי? </w:t>
      </w:r>
    </w:p>
    <w:p w:rsidR="00DA63EC" w:rsidRDefault="00DA63EC" w:rsidP="00DA63EC">
      <w:pPr>
        <w:rPr>
          <w:rFonts w:ascii="FrankRuehl" w:hAnsi="FrankRuehl"/>
          <w:sz w:val="20"/>
          <w:rtl/>
        </w:rPr>
      </w:pPr>
      <w:r w:rsidRPr="0092071B">
        <w:rPr>
          <w:rFonts w:ascii="FrankRuehl" w:hAnsi="FrankRuehl"/>
          <w:sz w:val="20"/>
          <w:rtl/>
        </w:rPr>
        <w:t>הרי הוא אומר: הכהן המחטא אותה יאכלנה, בא חטא ואכול.</w:t>
      </w:r>
    </w:p>
    <w:p w:rsidR="00DA63EC" w:rsidRDefault="00DA63EC" w:rsidP="00DA63EC">
      <w:pPr>
        <w:rPr>
          <w:rFonts w:ascii="FrankRuehl" w:hAnsi="FrankRuehl"/>
          <w:sz w:val="20"/>
          <w:rtl/>
        </w:rPr>
      </w:pPr>
    </w:p>
    <w:p>
      <w:pPr>
        <w:pStyle w:val="38"/>
        <w:rPr>
          <w:ins w:id="100809" w:author="מנוע מכני" w:date="2026-10-11T12:04:39Z"/>
        </w:rPr>
      </w:pPr>
      <w:del w:id="100808" w:author="מנוע מכני" w:date="2026-10-11T12:04:39Z">
        <w:r>
          <w:delText xml:space="preserve">•</w:delText>
        </w:r>
      </w:del>
      <w:r>
        <w:t xml:space="preserve"> </w:t>
      </w:r>
      <w:r w:rsidRPr="0092071B">
        <w:t xml:space="preserve">אמר</w:t>
      </w:r>
      <w:r w:rsidRPr="0092071B">
        <w:t xml:space="preserve"> </w:t>
      </w:r>
      <w:ins w:id="93715" w:author="מנוע מכני" w:date="2026-10-11T12:04:39Z">
        <w:r>
          <w:t xml:space="preserve">לו</w:t>
        </w:r>
      </w:ins>
      <w:del w:id="93716" w:author="מנוע מכני" w:date="2026-10-11T12:04:39Z">
        <w:r w:rsidRPr="0092071B">
          <w:delText xml:space="preserve">ליה</w:delText>
        </w:r>
      </w:del>
      <w:r w:rsidRPr="0092071B">
        <w:t xml:space="preserve">:</w:t>
      </w:r>
    </w:p>
    <w:p w:rsidR="00DA63EC" w:rsidRDefault="00DA63EC" w:rsidP="00DA63EC">
      <w:pPr>
        <w:rPr>
          <w:rFonts w:ascii="FrankRuehl" w:hAnsi="FrankRuehl"/>
          <w:sz w:val="20"/>
          <w:rtl/>
        </w:rPr>
      </w:pPr>
      <w:del w:id="100810"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תן לי מחזה ושוק ואוכל, </w:t>
      </w:r>
    </w:p>
    <w:p>
      <w:pPr>
        <w:pStyle w:val="38"/>
        <w:rPr>
          <w:ins w:id="100811" w:author="מנוע מכני" w:date="2026-10-11T12:04:39Z"/>
        </w:rPr>
      </w:pPr>
      <w:r>
        <w:t>א</w:t>
      </w:r>
      <w:r>
        <w:t>"</w:t>
      </w:r>
      <w:r>
        <w:t>ל</w:t>
      </w:r>
      <w:r w:rsidRPr="0092071B">
        <w:t xml:space="preserve">:</w:t>
      </w:r>
    </w:p>
    <w:p w:rsidR="00DA63EC" w:rsidRDefault="00DA63EC" w:rsidP="00DA63EC">
      <w:pPr>
        <w:rPr>
          <w:rFonts w:ascii="FrankRuehl" w:hAnsi="FrankRuehl"/>
          <w:sz w:val="20"/>
          <w:rtl/>
        </w:rPr>
      </w:pPr>
      <w:del w:id="100812"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ומה במקום שיפה כחך בחטאתך - דחיתיך מחטאת ישראל, מקום שהורע כחך בשלמים שאין לך בהן אלא חזה ושוק - אינו דין שאדיחך</w:t>
      </w:r>
      <w:ins w:id="95175" w:author="מנוע מכני" w:date="2026-10-11T12:04:39Z">
        <w:r>
          <w:rPr>
            <w:rFonts w:ascii="FrankRuehl" w:hAnsi="FrankRuehl"/>
            <w:sz w:val="20"/>
            <w:rtl/>
          </w:rPr>
          <w:t xml:space="preserve">,</w:t>
        </w:r>
      </w:ins>
      <w:del w:id="95176"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 xml:space="preserve">מה אם דחיתני מחטאת, שכן הורע כחי אצל נשיי ועבדיי, תדחיני מחזה ושוק, שכן יפה כחי אצל נשיי ועבדיי? </w:t>
      </w:r>
    </w:p>
    <w:p w:rsidR="00DA63EC" w:rsidRDefault="00DA63EC" w:rsidP="00DA63EC">
      <w:pPr>
        <w:rPr>
          <w:rFonts w:ascii="FrankRuehl" w:hAnsi="FrankRuehl"/>
          <w:sz w:val="20"/>
          <w:rtl/>
        </w:rPr>
      </w:pPr>
      <w:r>
        <w:rPr>
          <w:rFonts w:ascii="FrankRuehl" w:hAnsi="FrankRuehl"/>
          <w:sz w:val="20"/>
          <w:rtl/>
        </w:rPr>
        <w:t xml:space="preserve">הרי אומר: </w:t>
      </w:r>
      <w:r>
        <w:rPr>
          <w:rStyle w:val="afffff0"/>
          <w:rFonts w:ascii="FrankRuehl" w:hAnsi="FrankRuehl"/>
          <w:sz w:val="20"/>
          <w:rtl/>
          <w:rPrChange w:id="9054" w:author="מנוע פסוקים" w:date="2026-10-11T09:29:40Z">
            <w:rPr>
              <w:rFonts w:ascii="FrankRuehl" w:hAnsi="FrankRuehl"/>
              <w:sz w:val="20"/>
              <w:rtl/>
            </w:rPr>
          </w:rPrChange>
        </w:rPr>
        <w:t xml:space="preserve">לכהן הזורק את דם השלמים לו יהיה</w:t>
      </w:r>
      <w:r>
        <w:rPr>
          <w:rFonts w:ascii="FrankRuehl" w:hAnsi="FrankRuehl"/>
          <w:sz w:val="20"/>
          <w:rtl/>
        </w:rPr>
        <w:t xml:space="preserve">, בא זרוק ואכול</w:t>
      </w:r>
      <w:ins w:id="95177" w:author="מנוע מכני" w:date="2026-10-11T12:04:39Z">
        <w:r>
          <w:rPr>
            <w:rFonts w:ascii="FrankRuehl" w:hAnsi="FrankRuehl"/>
            <w:sz w:val="20"/>
            <w:rtl/>
          </w:rPr>
          <w:t xml:space="preserve">,</w:t>
        </w:r>
      </w:ins>
      <w:del w:id="95178"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יצא טבול יום קוליו וחמוריו על ראשו, אונן מימינו, מחוסר כפרה משמאלו.</w:t>
      </w:r>
    </w:p>
    <w:p w:rsidR="00DA63EC" w:rsidRDefault="00DA63EC" w:rsidP="00DA63EC">
      <w:pPr>
        <w:rPr>
          <w:rFonts w:ascii="FrankRuehl" w:hAnsi="FrankRuehl"/>
          <w:sz w:val="20"/>
          <w:rtl/>
        </w:rPr>
      </w:pPr>
    </w:p>
    <w:p>
      <w:pPr>
        <w:pStyle w:val="38"/>
        <w:rPr>
          <w:ins w:id="100814" w:author="מנוע מכני" w:date="2026-10-11T12:04:39Z"/>
        </w:rPr>
      </w:pPr>
      <w:del w:id="100813" w:author="מנוע מכני" w:date="2026-10-11T12:04:39Z">
        <w:r>
          <w:delText xml:space="preserve">•</w:delText>
        </w:r>
      </w:del>
      <w:r>
        <w:t xml:space="preserve"> </w:t>
      </w:r>
      <w:ins w:id="97323" w:author="מנוע מכני" w:date="2026-10-11T12:04:39Z">
        <w:r>
          <w:t xml:space="preserve">מקשה</w:t>
        </w:r>
      </w:ins>
      <w:del w:id="97324" w:author="מנוע מכני" w:date="2026-10-11T12:04:39Z">
        <w:r w:rsidRPr="0092071B">
          <w:delText xml:space="preserve">פריך</w:delText>
        </w:r>
      </w:del>
      <w:r w:rsidRPr="0092071B">
        <w:t xml:space="preserve"> רב אחאי, לימא </w:t>
      </w:r>
      <w:ins w:id="93717" w:author="מנוע מכני" w:date="2026-10-11T12:04:39Z">
        <w:r>
          <w:t xml:space="preserve">לו</w:t>
        </w:r>
      </w:ins>
      <w:del w:id="93718" w:author="מנוע מכני" w:date="2026-10-11T12:04:39Z">
        <w:r w:rsidRPr="0092071B">
          <w:delText xml:space="preserve">ליה</w:delText>
        </w:r>
      </w:del>
      <w:r w:rsidRPr="0092071B">
        <w:t xml:space="preserve">:</w:t>
      </w:r>
    </w:p>
    <w:p w:rsidR="00DA63EC" w:rsidRDefault="00DA63EC" w:rsidP="00DA63EC">
      <w:pPr>
        <w:rPr>
          <w:rFonts w:ascii="FrankRuehl" w:hAnsi="FrankRuehl"/>
          <w:sz w:val="20"/>
          <w:rtl/>
        </w:rPr>
      </w:pPr>
      <w:del w:id="100815"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תן לי מבכור ואוכל!</w:t>
      </w:r>
    </w:p>
    <w:p w:rsidR="00DA63EC" w:rsidRDefault="00DA63EC" w:rsidP="00DA63EC">
      <w:pPr>
        <w:rPr>
          <w:rFonts w:ascii="FrankRuehl" w:hAnsi="FrankRuehl"/>
          <w:sz w:val="20"/>
          <w:rtl/>
        </w:rPr>
      </w:pPr>
      <w:r w:rsidRPr="0092071B">
        <w:rPr>
          <w:rFonts w:ascii="FrankRuehl" w:hAnsi="FrankRuehl"/>
          <w:sz w:val="20"/>
          <w:rtl/>
        </w:rPr>
        <w:t xml:space="preserve">משום </w:t>
      </w:r>
      <w:r w:rsidRPr="0092071B">
        <w:rPr>
          <w:rFonts w:ascii="FrankRuehl" w:hAnsi="FrankRuehl"/>
          <w:sz w:val="20"/>
          <w:rtl/>
        </w:rPr>
        <w:t xml:space="preserve">דא"ל</w:t>
      </w:r>
      <w:r w:rsidRPr="0092071B">
        <w:rPr>
          <w:rFonts w:ascii="FrankRuehl" w:hAnsi="FrankRuehl"/>
          <w:sz w:val="20"/>
          <w:rtl/>
        </w:rPr>
        <w:t xml:space="preserve">: ומה במקום שהורע כחי בחטאת אצל נשיי ועבדיי - דחיתיך מחטאת ישראל, מקום שיפה כחי בבכור </w:t>
      </w:r>
      <w:ins w:id="96277" w:author="מנוע מכני" w:date="2026-10-11T12:04:39Z">
        <w:r>
          <w:rPr>
            <w:rFonts w:ascii="FrankRuehl" w:hAnsi="FrankRuehl"/>
            <w:sz w:val="20"/>
            <w:rtl/>
          </w:rPr>
          <w:t xml:space="preserve">דכולו</w:t>
        </w:r>
      </w:ins>
      <w:del w:id="96278" w:author="מנוע מכני" w:date="2026-10-11T12:04:39Z">
        <w:r w:rsidRPr="0092071B">
          <w:rPr>
            <w:rFonts w:ascii="FrankRuehl" w:hAnsi="FrankRuehl"/>
            <w:sz w:val="20"/>
            <w:rtl/>
          </w:rPr>
          <w:delText xml:space="preserve">דכוליה</w:delText>
        </w:r>
      </w:del>
      <w:r w:rsidRPr="0092071B">
        <w:rPr>
          <w:rFonts w:ascii="FrankRuehl" w:hAnsi="FrankRuehl"/>
          <w:sz w:val="20"/>
          <w:rtl/>
        </w:rPr>
        <w:t xml:space="preserve"> דילי היא - אינו דין שאדחך ממנו</w:t>
      </w:r>
      <w:ins w:id="95179" w:author="מנוע מכני" w:date="2026-10-11T12:04:39Z">
        <w:r>
          <w:rPr>
            <w:rFonts w:ascii="FrankRuehl" w:hAnsi="FrankRuehl"/>
            <w:sz w:val="20"/>
            <w:rtl/>
          </w:rPr>
          <w:t xml:space="preserve">,</w:t>
        </w:r>
      </w:ins>
      <w:del w:id="95180"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 xml:space="preserve">ומה אם דחיתני מחטאת, שכשם שהורע כחך כך הורע כחי, תדיחני מבכור, שכשם שיפה כחך כך יפה כחי? </w:t>
      </w:r>
    </w:p>
    <w:p w:rsidR="00DA63EC" w:rsidRDefault="00DA63EC" w:rsidP="00DA63EC">
      <w:pPr>
        <w:rPr>
          <w:rFonts w:ascii="FrankRuehl" w:hAnsi="FrankRuehl"/>
          <w:sz w:val="20"/>
          <w:rtl/>
        </w:rPr>
      </w:pPr>
      <w:r w:rsidRPr="0092071B">
        <w:rPr>
          <w:rFonts w:ascii="FrankRuehl" w:hAnsi="FrankRuehl"/>
          <w:sz w:val="20"/>
          <w:rtl/>
        </w:rPr>
        <w:t>הרי הוא אומר:</w:t>
      </w:r>
      <w:r w:rsidRPr="00464129">
        <w:rPr>
          <w:rStyle w:val="afffff0"/>
          <w:rtl/>
        </w:rPr>
        <w:t xml:space="preserve"> </w:t>
      </w:r>
      <w:r w:rsidRPr="00464129">
        <w:rPr>
          <w:rStyle w:val="afffff0"/>
          <w:rFonts w:hint="cs"/>
          <w:rtl/>
        </w:rPr>
        <w:t>'</w:t>
      </w:r>
      <w:r w:rsidRPr="00464129">
        <w:rPr>
          <w:rStyle w:val="afffff0"/>
          <w:rtl/>
        </w:rPr>
        <w:t>את דמם תזרוק על המזבח ואת חלבם תקטיר ובשרם יהיה לך</w:t>
      </w:r>
      <w:r w:rsidRPr="00464129">
        <w:rPr>
          <w:rStyle w:val="afffff0"/>
          <w:rFonts w:hint="cs"/>
          <w:rtl/>
        </w:rPr>
        <w:t>'</w:t>
      </w:r>
      <w:r w:rsidRPr="00464129">
        <w:rPr>
          <w:rStyle w:val="afffff0"/>
          <w:rtl/>
        </w:rPr>
        <w:t>,</w:t>
      </w:r>
      <w:r w:rsidRPr="0092071B">
        <w:rPr>
          <w:rFonts w:ascii="FrankRuehl" w:hAnsi="FrankRuehl"/>
          <w:sz w:val="20"/>
          <w:rtl/>
        </w:rPr>
        <w:t xml:space="preserve"> בא זרוק ואכול.</w:t>
      </w:r>
    </w:p>
    <w:p>
      <w:pPr>
        <w:pStyle w:val="38"/>
        <w:rPr>
          <w:ins w:id="100816" w:author="מנוע מכני" w:date="2026-10-11T12:04:39Z"/>
        </w:rPr>
      </w:pPr>
      <w:r w:rsidRPr="0092071B">
        <w:t xml:space="preserve">ואידך? </w:t>
      </w:r>
      <w:ins w:id="97325" w:author="מנוע מכני" w:date="2026-10-11T12:04:39Z">
        <w:r>
          <w:t xml:space="preserve">מקשה</w:t>
        </w:r>
      </w:ins>
      <w:del w:id="97326" w:author="מנוע מכני" w:date="2026-10-11T12:04:39Z">
        <w:r w:rsidRPr="0092071B">
          <w:delText xml:space="preserve">פריך</w:delText>
        </w:r>
      </w:del>
      <w:r w:rsidRPr="0092071B">
        <w:t xml:space="preserve">:</w:t>
      </w:r>
    </w:p>
    <w:p w:rsidR="00DA63EC" w:rsidRDefault="00DA63EC" w:rsidP="00DA63EC">
      <w:pPr>
        <w:rPr>
          <w:rFonts w:ascii="FrankRuehl" w:hAnsi="FrankRuehl"/>
          <w:sz w:val="20"/>
          <w:rtl/>
        </w:rPr>
      </w:pPr>
      <w:del w:id="100817"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מי כתיב ובשרם לכהן הזורק?</w:t>
      </w:r>
      <w:r w:rsidRPr="00A71A5E">
        <w:rPr>
          <w:rStyle w:val="afffff0"/>
          <w:rtl/>
        </w:rPr>
        <w:t xml:space="preserve"> </w:t>
      </w:r>
      <w:r w:rsidRPr="00A71A5E">
        <w:rPr>
          <w:rStyle w:val="afffff0"/>
          <w:rFonts w:hint="cs"/>
          <w:rtl/>
        </w:rPr>
        <w:t>'</w:t>
      </w:r>
      <w:ins w:id="91161" w:author="Claude - סמנטי" w:date="2026-10-11T12:26:16Z">
        <w:r>
          <w:rPr>
            <w:rStyle w:val="afffff0"/>
            <w:rtl/>
          </w:rPr>
          <w:t xml:space="preserve">וּבְשָׂרָם יִהְיֶה לָּךְ</w:t>
        </w:r>
      </w:ins>
      <w:del w:id="91162" w:author="Claude - סמנטי" w:date="2026-10-11T12:26:16Z">
        <w:r w:rsidRPr="00A71A5E">
          <w:rPr>
            <w:rStyle w:val="afffff0"/>
            <w:rtl/>
          </w:rPr>
          <w:delText xml:space="preserve">ובשרם יהיה לך</w:delText>
        </w:r>
      </w:del>
      <w:r w:rsidRPr="00A71A5E">
        <w:rPr>
          <w:rStyle w:val="afffff0"/>
          <w:rFonts w:hint="cs"/>
          <w:rtl/>
        </w:rPr>
        <w:t>'</w:t>
      </w:r>
      <w:r w:rsidRPr="00A71A5E">
        <w:rPr>
          <w:rStyle w:val="afffff0"/>
          <w:rtl/>
        </w:rPr>
        <w:t xml:space="preserve"> </w:t>
      </w:r>
      <w:r w:rsidRPr="0092071B">
        <w:rPr>
          <w:rFonts w:ascii="FrankRuehl" w:hAnsi="FrankRuehl"/>
          <w:sz w:val="20"/>
          <w:rtl/>
        </w:rPr>
        <w:t>כתיב, אפי' לכהן אחר.</w:t>
      </w:r>
    </w:p>
    <w:p w:rsidR="00DA63EC" w:rsidRDefault="00DA63EC" w:rsidP="00DA63EC">
      <w:pPr>
        <w:rPr>
          <w:rFonts w:ascii="FrankRuehl" w:hAnsi="FrankRuehl"/>
          <w:sz w:val="20"/>
          <w:rtl/>
        </w:rPr>
      </w:pPr>
      <w:r>
        <w:rPr>
          <w:rFonts w:ascii="FrankRuehl" w:hAnsi="FrankRuehl" w:hint="cs"/>
          <w:sz w:val="20"/>
          <w:rtl/>
        </w:rPr>
        <w:t xml:space="preserve">ואפי' </w:t>
      </w:r>
      <w:r>
        <w:rPr>
          <w:rStyle w:val="2fb"/>
          <w:rFonts w:ascii="FrankRuehl" w:hAnsi="FrankRuehl" w:hint="cs"/>
          <w:sz w:val="20"/>
          <w:rtl/>
        </w:rPr>
        <w:t xml:space="preserve">דארי</w:t>
      </w:r>
      <w:r>
        <w:rPr>
          <w:rStyle w:val="2fb"/>
          <w:rFonts w:ascii="FrankRuehl" w:hAnsi="FrankRuehl"/>
          <w:sz w:val="20"/>
          <w:rtl/>
        </w:rPr>
        <w:t>"</w:t>
      </w:r>
      <w:r>
        <w:rPr>
          <w:rStyle w:val="2fb"/>
          <w:rFonts w:ascii="FrankRuehl" w:hAnsi="FrankRuehl" w:hint="cs"/>
          <w:sz w:val="20"/>
          <w:rtl/>
        </w:rPr>
        <w:t xml:space="preserve">ו</w:t>
      </w:r>
      <w:r>
        <w:rPr>
          <w:rFonts w:ascii="FrankRuehl" w:hAnsi="FrankRuehl" w:hint="cs"/>
          <w:sz w:val="20"/>
          <w:rtl/>
        </w:rPr>
        <w:t xml:space="preserve"> </w:t>
      </w:r>
      <w:r w:rsidRPr="0092071B">
        <w:rPr>
          <w:rFonts w:ascii="FrankRuehl" w:hAnsi="FrankRuehl"/>
          <w:sz w:val="20"/>
          <w:rtl/>
        </w:rPr>
        <w:t>בכל מקום מ</w:t>
      </w:r>
      <w:r>
        <w:rPr>
          <w:rFonts w:ascii="FrankRuehl" w:hAnsi="FrankRuehl"/>
          <w:sz w:val="20"/>
          <w:rtl/>
        </w:rPr>
        <w:t>ותר להרהר, חוץ ממרחץ ומבית הכסא</w:t>
      </w:r>
      <w:r>
        <w:rPr>
          <w:rFonts w:ascii="FrankRuehl" w:hAnsi="FrankRuehl" w:hint="cs"/>
          <w:sz w:val="20"/>
          <w:rtl/>
        </w:rPr>
        <w:t xml:space="preserve">-</w:t>
      </w:r>
      <w:ins w:id="95181" w:author="מנוע מכני" w:date="2026-10-11T12:04:39Z">
        <w:r>
          <w:rPr>
            <w:rFonts w:ascii="FrankRuehl" w:hAnsi="FrankRuehl" w:hint="cs"/>
            <w:sz w:val="20"/>
            <w:rtl/>
          </w:rPr>
          <w:t xml:space="preserve"> </w:t>
        </w:r>
      </w:ins>
      <w:del w:id="95182" w:author="מנוע מכני" w:date="2026-10-11T12:04:39Z">
        <w:r>
          <w:rPr>
            <w:rFonts w:ascii="FrankRuehl" w:hAnsi="FrankRuehl" w:hint="cs"/>
            <w:sz w:val="20"/>
            <w:rtl/>
          </w:rPr>
          <w:delText xml:space="preserve">  </w:delText>
        </w:r>
      </w:del>
      <w:r w:rsidRPr="0092071B">
        <w:rPr>
          <w:rFonts w:ascii="FrankRuehl" w:hAnsi="FrankRuehl"/>
          <w:sz w:val="20"/>
          <w:rtl/>
        </w:rPr>
        <w:t>לאונסו שאני.</w:t>
      </w:r>
    </w:p>
    <w:p w:rsidR="00DA63EC" w:rsidRDefault="00DA63EC" w:rsidP="00DA63EC">
      <w:pPr>
        <w:pStyle w:val="affffd"/>
        <w:rPr>
          <w:rtl/>
        </w:rPr>
      </w:pPr>
      <w:r>
        <w:rPr>
          <w:rFonts w:ascii="FrankRuehl" w:hAnsi="FrankRuehl"/>
          <w:sz w:val="20"/>
          <w:rtl/>
        </w:rPr>
        <w:t>׹</w:t>
      </w:r>
    </w:p>
    <w:p w:rsidR="00DA63EC" w:rsidRDefault="00DA63EC" w:rsidP="00DA63EC">
      <w:pPr>
        <w:pStyle w:val="afff3"/>
        <w:framePr w:wrap="around"/>
        <w:rPr>
          <w:rtl/>
        </w:rPr>
      </w:pPr>
      <w:r>
        <w:rPr>
          <w:rFonts w:hint="cs"/>
          <w:rtl/>
        </w:rPr>
        <w:t>קג.</w:t>
      </w:r>
    </w:p>
    <w:p>
      <w:pPr>
        <w:pStyle w:val="MishnaBatzad"/>
        <w:rPr>
          <w:ins w:id="20454" w:author="קלוד" w:date="2026-10-11T09:07:24Z"/>
        </w:rPr>
      </w:pPr>
      <w:ins w:id="20453" w:author="קלוד" w:date="2026-10-11T09:07:24Z">
        <w:r>
          <w:t xml:space="preserve">משנה ב</w:t>
        </w:r>
      </w:ins>
    </w:p>
    <w:p w:rsidR="00DA63EC" w:rsidRPr="000A334C" w:rsidRDefault="00DA63EC" w:rsidP="003B6D22">
      <w:pPr>
        <w:pStyle w:val="afff9"/>
        <w:rPr>
          <w:del w:id="20290" w:author="קלוד" w:date="2026-10-11T09:07:24Z"/>
          <w:rtl/>
        </w:rPr>
      </w:pPr>
      <w:del w:id="20289" w:author="קלוד" w:date="2026-10-11T09:07:24Z">
        <w:r w:rsidRPr="000A334C">
          <w:rPr>
            <w:rFonts w:hint="cs"/>
            <w:rtl/>
          </w:rPr>
          <w:delText xml:space="preserve">מתני </w:delText>
        </w:r>
      </w:del>
    </w:p>
    <w:p w:rsidR="00DA63EC" w:rsidRPr="000A334C" w:rsidRDefault="00DA63EC" w:rsidP="003B6D22">
      <w:pPr>
        <w:pStyle w:val="afff9"/>
        <w:spacing w:before="120"/>
        <w:rPr>
          <w:rtl/>
        </w:rPr>
        <w:pPrChange w:id="90058" w:author="קלוד" w:date="2026-10-11T12:09:42Z">
          <w:pPr>
            <w:pStyle w:val="afff9"/>
          </w:pPr>
        </w:pPrChange>
      </w:pPr>
      <w:r w:rsidRPr="000A334C">
        <w:rPr>
          <w:rtl/>
        </w:rPr>
        <w:t xml:space="preserve">כל שלא זכה המזבח בבשרה לא זכו כהנים בעורה, </w:t>
      </w:r>
    </w:p>
    <w:p w:rsidR="00DA63EC" w:rsidRPr="000A334C" w:rsidRDefault="00DA63EC" w:rsidP="003B6D22">
      <w:pPr>
        <w:pStyle w:val="afff9"/>
        <w:rPr>
          <w:rtl/>
        </w:rPr>
      </w:pPr>
      <w:r w:rsidRPr="000A334C">
        <w:rPr>
          <w:rtl/>
        </w:rPr>
        <w:t>שנא</w:t>
      </w:r>
      <w:r w:rsidRPr="000A334C">
        <w:rPr>
          <w:rFonts w:hint="cs"/>
          <w:rtl/>
        </w:rPr>
        <w:t>'</w:t>
      </w:r>
      <w:r w:rsidRPr="000A334C">
        <w:rPr>
          <w:rtl/>
        </w:rPr>
        <w:t xml:space="preserve">: </w:t>
      </w:r>
      <w:r w:rsidRPr="000A334C">
        <w:rPr>
          <w:rFonts w:hint="cs"/>
          <w:rtl/>
        </w:rPr>
        <w:t>'</w:t>
      </w:r>
      <w:r w:rsidRPr="000A334C">
        <w:rPr>
          <w:rtl/>
        </w:rPr>
        <w:t>עולת איש</w:t>
      </w:r>
      <w:r w:rsidRPr="000A334C">
        <w:rPr>
          <w:rFonts w:hint="cs"/>
          <w:rtl/>
        </w:rPr>
        <w:t>'</w:t>
      </w:r>
      <w:r w:rsidRPr="000A334C">
        <w:rPr>
          <w:rtl/>
        </w:rPr>
        <w:t>, עולה שעלתה לאיש.</w:t>
      </w:r>
    </w:p>
    <w:p w:rsidR="00DA63EC" w:rsidRPr="000A334C" w:rsidRDefault="00DA63EC" w:rsidP="003B6D22">
      <w:pPr>
        <w:pStyle w:val="afff9"/>
        <w:rPr>
          <w:rtl/>
        </w:rPr>
      </w:pPr>
      <w:r w:rsidRPr="000A334C">
        <w:rPr>
          <w:rtl/>
        </w:rPr>
        <w:t>עולה שנשחטה שלא לשמה, א</w:t>
      </w:r>
      <w:r w:rsidRPr="000A334C">
        <w:rPr>
          <w:rFonts w:hint="cs"/>
          <w:rtl/>
        </w:rPr>
        <w:t>ע</w:t>
      </w:r>
      <w:r w:rsidRPr="000A334C">
        <w:rPr>
          <w:rtl/>
        </w:rPr>
        <w:t>"</w:t>
      </w:r>
      <w:r w:rsidRPr="000A334C">
        <w:rPr>
          <w:rFonts w:hint="cs"/>
          <w:rtl/>
        </w:rPr>
        <w:t xml:space="preserve">פ </w:t>
      </w:r>
      <w:r w:rsidRPr="000A334C">
        <w:rPr>
          <w:rtl/>
        </w:rPr>
        <w:t>שלא עלתה לבעלים - עורה לכהנים.</w:t>
      </w:r>
    </w:p>
    <w:p w:rsidR="00DA63EC" w:rsidRPr="000A334C" w:rsidRDefault="00DA63EC" w:rsidP="003B6D22">
      <w:pPr>
        <w:pStyle w:val="afff9"/>
        <w:rPr>
          <w:rtl/>
        </w:rPr>
      </w:pPr>
      <w:r w:rsidRPr="000A334C">
        <w:rPr>
          <w:rtl/>
        </w:rPr>
        <w:t>אחד עולת האיש ואחד עולת האשה - עורותיהן לכהנים.</w:t>
      </w:r>
    </w:p>
    <w:p w:rsidR="00DA63EC" w:rsidRPr="000A334C" w:rsidRDefault="00DA63EC" w:rsidP="003B6D22">
      <w:pPr>
        <w:pStyle w:val="afff9"/>
        <w:rPr>
          <w:rtl/>
        </w:rPr>
      </w:pPr>
      <w:r w:rsidRPr="000A334C">
        <w:rPr>
          <w:rtl/>
        </w:rPr>
        <w:t>עורות קדשים קלים לבעלים.</w:t>
      </w:r>
    </w:p>
    <w:p w:rsidR="00DA63EC" w:rsidRPr="000A334C" w:rsidRDefault="00DA63EC" w:rsidP="003B6D22">
      <w:pPr>
        <w:pStyle w:val="afff9"/>
        <w:rPr>
          <w:rtl/>
        </w:rPr>
      </w:pPr>
      <w:r w:rsidRPr="000A334C">
        <w:rPr>
          <w:rtl/>
        </w:rPr>
        <w:t>עורות קדשי קדשים לכהנים, ק"</w:t>
      </w:r>
      <w:r w:rsidRPr="000A334C">
        <w:rPr>
          <w:rFonts w:hint="cs"/>
          <w:rtl/>
        </w:rPr>
        <w:t>ו</w:t>
      </w:r>
      <w:r w:rsidRPr="000A334C">
        <w:rPr>
          <w:rtl/>
        </w:rPr>
        <w:t xml:space="preserve">, ומה אם עולה שלא זכו בבשרה זכו בעורה, קדשי קדשים שזכו בבשרה אינו דין שיזכו בעורה, </w:t>
      </w:r>
    </w:p>
    <w:p w:rsidR="00DA63EC" w:rsidRPr="000A334C" w:rsidRDefault="00DA63EC" w:rsidP="003B6D22">
      <w:pPr>
        <w:pStyle w:val="afff9"/>
        <w:rPr>
          <w:rtl/>
        </w:rPr>
      </w:pPr>
      <w:r w:rsidRPr="000A334C">
        <w:rPr>
          <w:rtl/>
        </w:rPr>
        <w:tab/>
        <w:t>אין מזבח יוכיח, שאין לו עור בכל מקום.</w:t>
      </w:r>
    </w:p>
    <w:p w:rsidR="00DA63EC" w:rsidRDefault="00DA63EC" w:rsidP="00DA63EC">
      <w:pPr>
        <w:pStyle w:val="affffd"/>
        <w:rPr>
          <w:rtl/>
        </w:rPr>
      </w:pPr>
      <w:r>
        <w:rPr>
          <w:rFonts w:ascii="FrankRuehl" w:hAnsi="FrankRuehl"/>
          <w:sz w:val="20"/>
          <w:rtl/>
        </w:rPr>
        <w:t>׹</w:t>
      </w:r>
    </w:p>
    <w:p>
      <w:pPr>
        <w:pStyle w:val="afffff8"/>
        <w:rPr>
          <w:ins w:id="90117" w:author="קלוד" w:date="2026-10-11T12:29:36Z"/>
        </w:rPr>
      </w:pPr>
      <w:ins w:id="90118" w:author="קלוד" w:date="2026-10-11T12:29:36Z">
        <w:r>
          <w:rPr>
            <w:color w:val="7B3F00"/>
          </w:rPr>
          <w:t xml:space="preserve">'עולת איש' - עולה שעורה אינו לכהנים</w:t>
        </w:r>
      </w:ins>
    </w:p>
    <w:p>
      <w:pPr>
        <w:pStyle w:val="38"/>
        <w:rPr>
          <w:ins w:id="100818" w:author="מנוע מכני" w:date="2026-10-11T12:04:39Z"/>
        </w:rPr>
      </w:pPr>
      <w:r w:rsidRPr="00891B40">
        <w:t>ת"ר</w:t>
      </w:r>
      <w:r w:rsidRPr="0092071B">
        <w:t>:</w:t>
      </w:r>
    </w:p>
    <w:p w:rsidR="00DA63EC" w:rsidRDefault="00DA63EC" w:rsidP="00DA63EC">
      <w:pPr>
        <w:rPr>
          <w:rFonts w:ascii="FrankRuehl" w:hAnsi="FrankRuehl"/>
          <w:sz w:val="20"/>
          <w:rtl/>
        </w:rPr>
      </w:pPr>
      <w:del w:id="100819" w:author="מנוע מכני" w:date="2026-10-11T12:04:39Z">
        <w:r w:rsidRPr="00464129">
          <w:rPr>
            <w:rStyle w:val="afffff0"/>
            <w:rtl/>
          </w:rPr>
          <w:delText xml:space="preserve"> </w:delText>
        </w:r>
      </w:del>
      <w:r w:rsidRPr="00464129">
        <w:rPr>
          <w:rStyle w:val="afffff0"/>
          <w:rFonts w:hint="cs"/>
          <w:rtl/>
        </w:rPr>
        <w:t>'</w:t>
      </w:r>
      <w:ins w:id="91163" w:author="Claude - סמנטי" w:date="2026-10-11T12:26:16Z">
        <w:r>
          <w:rPr>
            <w:rStyle w:val="afffff0"/>
            <w:rtl/>
          </w:rPr>
          <w:t xml:space="preserve">עוֹלַת אִישׁ</w:t>
        </w:r>
      </w:ins>
      <w:del w:id="91164" w:author="Claude - סמנטי" w:date="2026-10-11T12:26:16Z">
        <w:r w:rsidRPr="00464129">
          <w:rPr>
            <w:rStyle w:val="afffff0"/>
            <w:rtl/>
          </w:rPr>
          <w:delText xml:space="preserve">עולת איש</w:delText>
        </w:r>
      </w:del>
      <w:r w:rsidRPr="00464129">
        <w:rPr>
          <w:rStyle w:val="afffff0"/>
          <w:rFonts w:hint="cs"/>
          <w:rtl/>
        </w:rPr>
        <w:t xml:space="preserve">' </w:t>
      </w:r>
      <w:r>
        <w:rPr>
          <w:rStyle w:val="2fb"/>
          <w:rFonts w:ascii="FrankRuehl" w:hAnsi="FrankRuehl" w:hint="cs"/>
          <w:sz w:val="20"/>
          <w:rtl/>
        </w:rPr>
        <w:t>לר</w:t>
      </w:r>
      <w:r>
        <w:rPr>
          <w:rStyle w:val="2fb"/>
          <w:rFonts w:ascii="FrankRuehl" w:hAnsi="FrankRuehl"/>
          <w:sz w:val="20"/>
          <w:rtl/>
        </w:rPr>
        <w:t>"</w:t>
      </w:r>
      <w:r>
        <w:rPr>
          <w:rStyle w:val="2fb"/>
          <w:rFonts w:ascii="FrankRuehl" w:hAnsi="FrankRuehl" w:hint="cs"/>
          <w:sz w:val="20"/>
          <w:rtl/>
        </w:rPr>
        <w:t xml:space="preserve">י</w:t>
      </w:r>
      <w:r>
        <w:rPr>
          <w:rFonts w:ascii="FrankRuehl" w:hAnsi="FrankRuehl" w:hint="cs"/>
          <w:sz w:val="20"/>
          <w:rtl/>
        </w:rPr>
        <w:t xml:space="preserve">:</w:t>
      </w:r>
      <w:r w:rsidRPr="0092071B">
        <w:rPr>
          <w:rFonts w:ascii="FrankRuehl" w:hAnsi="FrankRuehl"/>
          <w:sz w:val="20"/>
          <w:rtl/>
        </w:rPr>
        <w:t xml:space="preserve"> - פרט לעולת הקדש, </w:t>
      </w:r>
    </w:p>
    <w:p>
      <w:pPr>
        <w:pStyle w:val="38"/>
        <w:rPr>
          <w:ins w:id="100820" w:author="מנוע מכני" w:date="2026-10-11T12:04:39Z"/>
        </w:rPr>
      </w:pPr>
      <w:r>
        <w:tab/>
      </w:r>
      <w:r>
        <w:tab/>
      </w:r>
      <w:r>
        <w:tab/>
      </w:r>
      <w:r>
        <w:t>ריב</w:t>
      </w:r>
      <w:r>
        <w:t>"</w:t>
      </w:r>
      <w:r>
        <w:t>י</w:t>
      </w:r>
      <w:r w:rsidRPr="0092071B">
        <w:t xml:space="preserve">:</w:t>
      </w:r>
    </w:p>
    <w:p w:rsidR="00DA63EC" w:rsidRDefault="00DA63EC" w:rsidP="00DA63EC">
      <w:pPr>
        <w:rPr>
          <w:rFonts w:ascii="FrankRuehl" w:hAnsi="FrankRuehl"/>
          <w:sz w:val="20"/>
          <w:rtl/>
        </w:rPr>
      </w:pPr>
      <w:del w:id="100821"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פרט לעולת גרים.</w:t>
      </w:r>
    </w:p>
    <w:p>
      <w:pPr>
        <w:pStyle w:val="38"/>
        <w:rPr>
          <w:ins w:id="100822" w:author="מנוע מכני" w:date="2026-10-11T12:04:39Z"/>
        </w:rPr>
      </w:pPr>
      <w:r>
        <w:t>לר</w:t>
      </w:r>
      <w:r>
        <w:t>"</w:t>
      </w:r>
      <w:r>
        <w:t xml:space="preserve">י:</w:t>
      </w:r>
    </w:p>
    <w:p w:rsidR="00DA63EC" w:rsidRDefault="00DA63EC" w:rsidP="00DA63EC">
      <w:pPr>
        <w:rPr>
          <w:rFonts w:ascii="FrankRuehl" w:hAnsi="FrankRuehl"/>
          <w:sz w:val="20"/>
          <w:rtl/>
        </w:rPr>
      </w:pPr>
      <w:del w:id="100823" w:author="מנוע מכני" w:date="2026-10-11T12:04:39Z">
        <w:r>
          <w:rPr>
            <w:rFonts w:ascii="FrankRuehl" w:hAnsi="FrankRuehl" w:hint="cs"/>
            <w:sz w:val="20"/>
            <w:rtl/>
          </w:rPr>
          <w:delText xml:space="preserve"> </w:delText>
        </w:r>
      </w:del>
      <w:r>
        <w:rPr>
          <w:rFonts w:ascii="FrankRuehl" w:hAnsi="FrankRuehl" w:hint="cs"/>
          <w:sz w:val="20"/>
          <w:rtl/>
        </w:rPr>
        <w:t xml:space="preserve">ד</w:t>
      </w:r>
      <w:r w:rsidRPr="0092071B">
        <w:rPr>
          <w:rFonts w:ascii="FrankRuehl" w:hAnsi="FrankRuehl"/>
          <w:sz w:val="20"/>
          <w:rtl/>
        </w:rPr>
        <w:t xml:space="preserve">פרט לעולת הקדש? </w:t>
      </w:r>
      <w:r>
        <w:rPr>
          <w:rStyle w:val="2fb"/>
          <w:rFonts w:ascii="FrankRuehl" w:hAnsi="FrankRuehl" w:hint="cs"/>
          <w:sz w:val="20"/>
          <w:rtl/>
        </w:rPr>
        <w:t>ארחב</w:t>
      </w:r>
      <w:r>
        <w:rPr>
          <w:rStyle w:val="2fb"/>
          <w:rFonts w:ascii="FrankRuehl" w:hAnsi="FrankRuehl"/>
          <w:sz w:val="20"/>
          <w:rtl/>
        </w:rPr>
        <w:t>"</w:t>
      </w:r>
      <w:r>
        <w:rPr>
          <w:rStyle w:val="2fb"/>
          <w:rFonts w:ascii="FrankRuehl" w:hAnsi="FrankRuehl" w:hint="cs"/>
          <w:sz w:val="20"/>
          <w:rtl/>
        </w:rPr>
        <w:t>י</w:t>
      </w:r>
      <w:r w:rsidRPr="0092071B">
        <w:rPr>
          <w:rFonts w:ascii="FrankRuehl" w:hAnsi="FrankRuehl"/>
          <w:sz w:val="20"/>
          <w:rtl/>
        </w:rPr>
        <w:t>: פרט לעולה הבאה מן המותרות.</w:t>
      </w:r>
    </w:p>
    <w:p>
      <w:pPr>
        <w:pStyle w:val="38"/>
        <w:rPr>
          <w:ins w:id="100824" w:author="מנוע מכני" w:date="2026-10-11T12:04:39Z"/>
        </w:rPr>
      </w:pPr>
      <w:r w:rsidRPr="0092071B">
        <w:t xml:space="preserve">למ"ד</w:t>
      </w:r>
      <w:r w:rsidRPr="0092071B">
        <w:t xml:space="preserve">:</w:t>
      </w:r>
    </w:p>
    <w:p w:rsidR="00DA63EC" w:rsidRDefault="00DA63EC" w:rsidP="00DA63EC">
      <w:pPr>
        <w:rPr>
          <w:rFonts w:ascii="FrankRuehl" w:hAnsi="FrankRuehl"/>
          <w:sz w:val="20"/>
          <w:rtl/>
        </w:rPr>
      </w:pPr>
      <w:del w:id="100825"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מותרות לנדבת ציבור אזלי, </w:t>
      </w:r>
    </w:p>
    <w:p w:rsidR="00DA63EC" w:rsidRPr="00FE1B89" w:rsidRDefault="00DA63EC" w:rsidP="00DA63EC">
      <w:pPr>
        <w:rPr>
          <w:rFonts w:ascii="FrankRuehl" w:hAnsi="FrankRuehl"/>
          <w:spacing w:val="-2"/>
          <w:sz w:val="20"/>
          <w:rtl/>
        </w:rPr>
      </w:pPr>
      <w:r w:rsidRPr="00FE1B89">
        <w:rPr>
          <w:rFonts w:ascii="FrankRuehl" w:hAnsi="FrankRuehl" w:hint="cs"/>
          <w:spacing w:val="-2"/>
          <w:sz w:val="20"/>
          <w:rtl/>
        </w:rPr>
        <w:t>ול</w:t>
      </w:r>
      <w:r w:rsidRPr="00FE1B89">
        <w:rPr>
          <w:rFonts w:ascii="FrankRuehl" w:hAnsi="FrankRuehl"/>
          <w:spacing w:val="-2"/>
          <w:sz w:val="20"/>
          <w:rtl/>
        </w:rPr>
        <w:t xml:space="preserve">מ"ד</w:t>
      </w:r>
      <w:r w:rsidRPr="00FE1B89">
        <w:rPr>
          <w:rFonts w:ascii="FrankRuehl" w:hAnsi="FrankRuehl"/>
          <w:spacing w:val="-2"/>
          <w:sz w:val="20"/>
          <w:rtl/>
        </w:rPr>
        <w:t xml:space="preserve">: מותרות לנדבת יחיד אזלי, </w:t>
      </w:r>
      <w:r w:rsidRPr="00FE1B89">
        <w:rPr>
          <w:rStyle w:val="2fb"/>
          <w:rFonts w:ascii="FrankRuehl" w:hAnsi="FrankRuehl" w:hint="cs"/>
          <w:spacing w:val="-2"/>
          <w:sz w:val="20"/>
          <w:rtl/>
        </w:rPr>
        <w:t>כ</w:t>
      </w:r>
      <w:r w:rsidRPr="00FE1B89">
        <w:rPr>
          <w:rStyle w:val="2fb"/>
          <w:rFonts w:ascii="FrankRuehl" w:hAnsi="FrankRuehl"/>
          <w:spacing w:val="-2"/>
          <w:sz w:val="20"/>
          <w:rtl/>
        </w:rPr>
        <w:t xml:space="preserve">רבא</w:t>
      </w:r>
      <w:r w:rsidRPr="00FE1B89">
        <w:rPr>
          <w:rFonts w:ascii="FrankRuehl" w:hAnsi="FrankRuehl"/>
          <w:spacing w:val="-2"/>
          <w:sz w:val="20"/>
          <w:rtl/>
        </w:rPr>
        <w:t xml:space="preserve">:</w:t>
      </w:r>
      <w:r w:rsidRPr="00FE1B89">
        <w:rPr>
          <w:rStyle w:val="afffff0"/>
          <w:spacing w:val="-2"/>
          <w:rtl/>
        </w:rPr>
        <w:t xml:space="preserve"> </w:t>
      </w:r>
      <w:r w:rsidRPr="00FE1B89">
        <w:rPr>
          <w:rStyle w:val="afffff0"/>
          <w:rFonts w:hint="cs"/>
          <w:spacing w:val="-2"/>
          <w:rtl/>
        </w:rPr>
        <w:t>'</w:t>
      </w:r>
      <w:r w:rsidRPr="00FE1B89">
        <w:rPr>
          <w:rStyle w:val="afffff0"/>
          <w:spacing w:val="-2"/>
          <w:rtl/>
        </w:rPr>
        <w:t>העולה</w:t>
      </w:r>
      <w:r w:rsidRPr="00FE1B89">
        <w:rPr>
          <w:rStyle w:val="afffff0"/>
          <w:rFonts w:hint="cs"/>
          <w:spacing w:val="-2"/>
          <w:rtl/>
        </w:rPr>
        <w:t>'</w:t>
      </w:r>
      <w:r w:rsidRPr="00FE1B89">
        <w:rPr>
          <w:rStyle w:val="afffff0"/>
          <w:spacing w:val="-2"/>
          <w:rtl/>
        </w:rPr>
        <w:t xml:space="preserve"> </w:t>
      </w:r>
      <w:r w:rsidRPr="00FE1B89">
        <w:rPr>
          <w:rFonts w:ascii="FrankRuehl" w:hAnsi="FrankRuehl"/>
          <w:spacing w:val="-2"/>
          <w:sz w:val="20"/>
          <w:rtl/>
        </w:rPr>
        <w:t xml:space="preserve">- עולה ראשונה, </w:t>
      </w:r>
      <w:r w:rsidRPr="00FE1B89">
        <w:rPr>
          <w:rFonts w:ascii="FrankRuehl" w:hAnsi="FrankRuehl"/>
          <w:spacing w:val="-2"/>
          <w:sz w:val="20"/>
          <w:rtl/>
        </w:rPr>
        <w:t xml:space="preserve">ה"נ</w:t>
      </w:r>
      <w:r w:rsidRPr="00FE1B89">
        <w:rPr>
          <w:rFonts w:ascii="FrankRuehl" w:hAnsi="FrankRuehl"/>
          <w:spacing w:val="-2"/>
          <w:sz w:val="20"/>
          <w:rtl/>
        </w:rPr>
        <w:t xml:space="preserve"> העולה - עולה ראשונה.</w:t>
      </w:r>
    </w:p>
    <w:p>
      <w:pPr>
        <w:pStyle w:val="38"/>
        <w:rPr>
          <w:ins w:id="100826" w:author="מנוע מכני" w:date="2026-10-11T12:04:39Z"/>
        </w:rPr>
      </w:pPr>
      <w:r>
        <w:tab/>
      </w:r>
      <w:r w:rsidRPr="0092071B">
        <w:t>ר</w:t>
      </w:r>
      <w:r>
        <w:t>אבר</w:t>
      </w:r>
      <w:r>
        <w:t>"</w:t>
      </w:r>
      <w:r>
        <w:t>י</w:t>
      </w:r>
      <w:r>
        <w:t xml:space="preserve">:</w:t>
      </w:r>
    </w:p>
    <w:p w:rsidR="00DA63EC" w:rsidRDefault="00DA63EC" w:rsidP="00DA63EC">
      <w:pPr>
        <w:rPr>
          <w:rFonts w:ascii="FrankRuehl" w:hAnsi="FrankRuehl"/>
          <w:sz w:val="20"/>
          <w:rtl/>
        </w:rPr>
      </w:pPr>
      <w:del w:id="100827" w:author="מנוע מכני" w:date="2026-10-11T12:04:39Z">
        <w:r>
          <w:rPr>
            <w:rFonts w:ascii="FrankRuehl" w:hAnsi="FrankRuehl"/>
            <w:sz w:val="20"/>
            <w:rtl/>
          </w:rPr>
          <w:delText xml:space="preserve"> </w:delText>
        </w:r>
      </w:del>
      <w:r>
        <w:rPr>
          <w:rFonts w:ascii="FrankRuehl" w:hAnsi="FrankRuehl"/>
          <w:sz w:val="20"/>
          <w:rtl/>
        </w:rPr>
        <w:t xml:space="preserve">פרט למתפיס עולה לבדק הבית, </w:t>
      </w:r>
      <w:r>
        <w:rPr>
          <w:rFonts w:ascii="FrankRuehl" w:hAnsi="FrankRuehl" w:hint="cs"/>
          <w:sz w:val="20"/>
          <w:rtl/>
        </w:rPr>
        <w:t>ו</w:t>
      </w:r>
      <w:r w:rsidRPr="0092071B">
        <w:rPr>
          <w:rFonts w:ascii="FrankRuehl" w:hAnsi="FrankRuehl"/>
          <w:sz w:val="20"/>
          <w:rtl/>
        </w:rPr>
        <w:t>אפי</w:t>
      </w:r>
      <w:r>
        <w:rPr>
          <w:rFonts w:ascii="FrankRuehl" w:hAnsi="FrankRuehl" w:hint="cs"/>
          <w:sz w:val="20"/>
          <w:rtl/>
        </w:rPr>
        <w:t>'</w:t>
      </w:r>
      <w:r w:rsidRPr="0092071B">
        <w:rPr>
          <w:rFonts w:ascii="FrankRuehl" w:hAnsi="FrankRuehl"/>
          <w:sz w:val="20"/>
          <w:rtl/>
        </w:rPr>
        <w:t xml:space="preserve"> </w:t>
      </w:r>
      <w:r w:rsidRPr="0092071B">
        <w:rPr>
          <w:rFonts w:ascii="FrankRuehl" w:hAnsi="FrankRuehl"/>
          <w:sz w:val="20"/>
          <w:rtl/>
        </w:rPr>
        <w:t xml:space="preserve">למ"ד</w:t>
      </w:r>
      <w:r w:rsidRPr="0092071B">
        <w:rPr>
          <w:rFonts w:ascii="FrankRuehl" w:hAnsi="FrankRuehl"/>
          <w:sz w:val="20"/>
          <w:rtl/>
        </w:rPr>
        <w:t xml:space="preserve"> </w:t>
      </w:r>
      <w:r w:rsidRPr="0092071B">
        <w:rPr>
          <w:rFonts w:ascii="FrankRuehl" w:hAnsi="FrankRuehl"/>
          <w:sz w:val="20"/>
          <w:rtl/>
        </w:rPr>
        <w:t xml:space="preserve">לא</w:t>
      </w:r>
      <w:r w:rsidRPr="0092071B">
        <w:rPr>
          <w:rFonts w:ascii="FrankRuehl" w:hAnsi="FrankRuehl"/>
          <w:sz w:val="20"/>
          <w:rtl/>
        </w:rPr>
        <w:t xml:space="preserve"> תפסי</w:t>
      </w:r>
      <w:r>
        <w:rPr>
          <w:rFonts w:ascii="FrankRuehl" w:hAnsi="FrankRuehl" w:hint="cs"/>
          <w:sz w:val="20"/>
          <w:rtl/>
        </w:rPr>
        <w:t xml:space="preserve"> דאורייתא</w:t>
      </w:r>
      <w:r w:rsidRPr="0092071B">
        <w:rPr>
          <w:rFonts w:ascii="FrankRuehl" w:hAnsi="FrankRuehl"/>
          <w:sz w:val="20"/>
          <w:rtl/>
        </w:rPr>
        <w:t xml:space="preserve">, </w:t>
      </w:r>
      <w:r w:rsidRPr="0092071B">
        <w:rPr>
          <w:rFonts w:ascii="FrankRuehl" w:hAnsi="FrankRuehl"/>
          <w:sz w:val="20"/>
          <w:rtl/>
        </w:rPr>
        <w:t xml:space="preserve">ה</w:t>
      </w:r>
      <w:r>
        <w:rPr>
          <w:rFonts w:ascii="FrankRuehl" w:hAnsi="FrankRuehl" w:hint="cs"/>
          <w:sz w:val="20"/>
          <w:rtl/>
        </w:rPr>
        <w:t xml:space="preserve">"מ</w:t>
      </w:r>
      <w:r>
        <w:rPr>
          <w:rFonts w:ascii="FrankRuehl" w:hAnsi="FrankRuehl" w:hint="cs"/>
          <w:sz w:val="20"/>
          <w:rtl/>
        </w:rPr>
        <w:t xml:space="preserve"> בשר אבל עור תפיס</w:t>
      </w:r>
      <w:r w:rsidRPr="0092071B">
        <w:rPr>
          <w:rFonts w:ascii="FrankRuehl" w:hAnsi="FrankRuehl"/>
          <w:sz w:val="20"/>
          <w:rtl/>
        </w:rPr>
        <w:t>.</w:t>
      </w:r>
    </w:p>
    <w:p>
      <w:pPr>
        <w:pStyle w:val="38"/>
        <w:rPr>
          <w:ins w:id="100828" w:author="מנוע מכני" w:date="2026-10-11T12:04:39Z"/>
        </w:rPr>
      </w:pPr>
      <w:r w:rsidRPr="0092071B">
        <w:t>וכן א</w:t>
      </w:r>
      <w:r>
        <w:t>ר</w:t>
      </w:r>
      <w:r>
        <w:t>"</w:t>
      </w:r>
      <w:r>
        <w:t>נ מרב</w:t>
      </w:r>
      <w:r>
        <w:t>"</w:t>
      </w:r>
      <w:r>
        <w:t>א</w:t>
      </w:r>
      <w:r w:rsidRPr="0092071B">
        <w:t xml:space="preserve">:</w:t>
      </w:r>
    </w:p>
    <w:p w:rsidR="00DA63EC" w:rsidRDefault="00DA63EC" w:rsidP="00DA63EC">
      <w:pPr>
        <w:rPr>
          <w:rFonts w:ascii="FrankRuehl" w:hAnsi="FrankRuehl"/>
          <w:sz w:val="20"/>
          <w:rtl/>
        </w:rPr>
      </w:pPr>
      <w:del w:id="100829"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פרט לעולה הבאה מן המותרות.</w:t>
      </w:r>
    </w:p>
    <w:p>
      <w:pPr>
        <w:pStyle w:val="38"/>
        <w:rPr>
          <w:ins w:id="100830" w:author="מנוע מכני" w:date="2026-10-11T12:04:39Z"/>
        </w:rPr>
      </w:pPr>
      <w:del w:id="101776" w:author="מנוע מכני" w:date="2026-10-11T12:04:39Z">
        <w:r w:rsidRPr="0092071B">
          <w:delText xml:space="preserve">א"ל </w:delText>
        </w:r>
      </w:del>
      <w:r w:rsidRPr="0092071B">
        <w:t xml:space="preserve">ר</w:t>
      </w:r>
      <w:r>
        <w:t>ה</w:t>
      </w:r>
      <w:r>
        <w:t>"</w:t>
      </w:r>
      <w:r>
        <w:t>מ לר</w:t>
      </w:r>
      <w:r>
        <w:t>"</w:t>
      </w:r>
      <w:r>
        <w:t xml:space="preserve">נ:</w:t>
      </w:r>
    </w:p>
    <w:p w:rsidR="00DA63EC" w:rsidRDefault="00DA63EC" w:rsidP="00DA63EC">
      <w:pPr>
        <w:rPr>
          <w:rFonts w:ascii="FrankRuehl" w:hAnsi="FrankRuehl"/>
          <w:sz w:val="20"/>
          <w:rtl/>
        </w:rPr>
      </w:pPr>
      <w:del w:id="100831" w:author="מנוע מכני" w:date="2026-10-11T12:04:39Z">
        <w:r>
          <w:rPr>
            <w:rFonts w:ascii="FrankRuehl" w:hAnsi="FrankRuehl" w:hint="cs"/>
            <w:sz w:val="20"/>
            <w:rtl/>
          </w:rPr>
          <w:delText xml:space="preserve"> </w:delText>
        </w:r>
      </w:del>
      <w:r>
        <w:rPr>
          <w:rFonts w:ascii="FrankRuehl" w:hAnsi="FrankRuehl" w:hint="cs"/>
          <w:sz w:val="20"/>
          <w:rtl/>
        </w:rPr>
        <w:t xml:space="preserve">- </w:t>
      </w:r>
      <w:r>
        <w:rPr>
          <w:rStyle w:val="2fb"/>
          <w:rFonts w:ascii="FrankRuehl" w:hAnsi="FrankRuehl" w:hint="cs"/>
          <w:sz w:val="20"/>
          <w:rtl/>
        </w:rPr>
        <w:t xml:space="preserve">כר</w:t>
      </w:r>
      <w:r>
        <w:rPr>
          <w:rStyle w:val="2fb"/>
          <w:rFonts w:ascii="FrankRuehl" w:hAnsi="FrankRuehl"/>
          <w:sz w:val="20"/>
          <w:rtl/>
        </w:rPr>
        <w:t>"</w:t>
      </w:r>
      <w:r>
        <w:rPr>
          <w:rStyle w:val="2fb"/>
          <w:rFonts w:ascii="FrankRuehl" w:hAnsi="FrankRuehl" w:hint="cs"/>
          <w:sz w:val="20"/>
          <w:rtl/>
        </w:rPr>
        <w:t>י</w:t>
      </w:r>
      <w:r w:rsidRPr="0092071B">
        <w:rPr>
          <w:rFonts w:ascii="FrankRuehl" w:hAnsi="FrankRuehl"/>
          <w:sz w:val="20"/>
          <w:rtl/>
        </w:rPr>
        <w:t xml:space="preserve"> הא הדר </w:t>
      </w:r>
      <w:ins w:id="93719" w:author="מנוע מכני" w:date="2026-10-11T12:04:39Z">
        <w:r>
          <w:rPr>
            <w:rFonts w:ascii="FrankRuehl" w:hAnsi="FrankRuehl"/>
            <w:sz w:val="20"/>
            <w:rtl/>
          </w:rPr>
          <w:t xml:space="preserve">בו</w:t>
        </w:r>
      </w:ins>
      <w:del w:id="93720" w:author="מנוע מכני" w:date="2026-10-11T12:04:39Z">
        <w:r w:rsidRPr="0092071B">
          <w:rPr>
            <w:rFonts w:ascii="FrankRuehl" w:hAnsi="FrankRuehl"/>
            <w:sz w:val="20"/>
            <w:rtl/>
          </w:rPr>
          <w:delText xml:space="preserve">ביה</w:delText>
        </w:r>
      </w:del>
      <w:r w:rsidRPr="0092071B">
        <w:rPr>
          <w:rFonts w:ascii="FrankRuehl" w:hAnsi="FrankRuehl"/>
          <w:sz w:val="20"/>
          <w:rtl/>
        </w:rPr>
        <w:t xml:space="preserve">!</w:t>
      </w:r>
    </w:p>
    <w:p>
      <w:pPr>
        <w:pStyle w:val="38"/>
        <w:rPr>
          <w:ins w:id="100832" w:author="מנוע מכני" w:date="2026-10-11T12:04:39Z"/>
        </w:rPr>
      </w:pPr>
      <w:r w:rsidRPr="0092071B">
        <w:t xml:space="preserve">דתניא</w:t>
      </w:r>
      <w:r w:rsidRPr="0092071B">
        <w:t xml:space="preserve">:</w:t>
      </w:r>
    </w:p>
    <w:p w:rsidR="00DA63EC" w:rsidRDefault="00DA63EC" w:rsidP="00DA63EC">
      <w:pPr>
        <w:rPr>
          <w:rFonts w:ascii="FrankRuehl" w:hAnsi="FrankRuehl"/>
          <w:sz w:val="20"/>
          <w:rtl/>
        </w:rPr>
      </w:pPr>
      <w:del w:id="100833" w:author="מנוע מכני" w:date="2026-10-11T12:04:39Z">
        <w:r w:rsidRPr="0092071B">
          <w:rPr>
            <w:rFonts w:ascii="FrankRuehl" w:hAnsi="FrankRuehl"/>
            <w:sz w:val="20"/>
            <w:rtl/>
          </w:rPr>
          <w:delText xml:space="preserve"> </w:delText>
        </w:r>
      </w:del>
      <w:r>
        <w:rPr>
          <w:rStyle w:val="2fb"/>
          <w:rFonts w:ascii="FrankRuehl" w:hAnsi="FrankRuehl" w:hint="cs"/>
          <w:sz w:val="20"/>
          <w:rtl/>
        </w:rPr>
        <w:t>לר</w:t>
      </w:r>
      <w:r>
        <w:rPr>
          <w:rStyle w:val="2fb"/>
          <w:rFonts w:ascii="FrankRuehl" w:hAnsi="FrankRuehl"/>
          <w:sz w:val="20"/>
          <w:rtl/>
        </w:rPr>
        <w:t>"</w:t>
      </w:r>
      <w:r>
        <w:rPr>
          <w:rStyle w:val="2fb"/>
          <w:rFonts w:ascii="FrankRuehl" w:hAnsi="FrankRuehl" w:hint="cs"/>
          <w:sz w:val="20"/>
          <w:rtl/>
        </w:rPr>
        <w:t xml:space="preserve">י</w:t>
      </w:r>
      <w:r>
        <w:rPr>
          <w:rFonts w:ascii="FrankRuehl" w:hAnsi="FrankRuehl" w:hint="cs"/>
          <w:sz w:val="20"/>
          <w:rtl/>
        </w:rPr>
        <w:t xml:space="preserve">: </w:t>
      </w:r>
      <w:r w:rsidRPr="0092071B">
        <w:rPr>
          <w:rFonts w:ascii="FrankRuehl" w:hAnsi="FrankRuehl"/>
          <w:sz w:val="20"/>
          <w:rtl/>
        </w:rPr>
        <w:t>ששה לנדבה, לעולה הבאה מן המותרות, שלא יהו כ</w:t>
      </w:r>
      <w:r>
        <w:rPr>
          <w:rFonts w:ascii="FrankRuehl" w:hAnsi="FrankRuehl"/>
          <w:sz w:val="20"/>
          <w:rtl/>
        </w:rPr>
        <w:t>הנים זכאין בעורה,</w:t>
      </w:r>
    </w:p>
    <w:p w:rsidR="00DA63EC" w:rsidRDefault="00DA63EC" w:rsidP="00DA63EC">
      <w:pPr>
        <w:rPr>
          <w:rFonts w:ascii="FrankRuehl" w:hAnsi="FrankRuehl"/>
          <w:sz w:val="20"/>
          <w:rtl/>
        </w:rPr>
      </w:pPr>
      <w:r>
        <w:rPr>
          <w:rFonts w:ascii="FrankRuehl" w:hAnsi="FrankRuehl" w:hint="cs"/>
          <w:sz w:val="20"/>
          <w:rtl/>
        </w:rPr>
        <w:t>א</w:t>
      </w:r>
      <w:r>
        <w:rPr>
          <w:rFonts w:ascii="FrankRuehl" w:hAnsi="FrankRuehl"/>
          <w:sz w:val="20"/>
          <w:rtl/>
        </w:rPr>
        <w:t>"</w:t>
      </w:r>
      <w:r>
        <w:rPr>
          <w:rFonts w:ascii="FrankRuehl" w:hAnsi="FrankRuehl" w:hint="cs"/>
          <w:sz w:val="20"/>
          <w:rtl/>
        </w:rPr>
        <w:t>ל</w:t>
      </w:r>
      <w:r w:rsidRPr="0092071B">
        <w:rPr>
          <w:rFonts w:ascii="FrankRuehl" w:hAnsi="FrankRuehl"/>
          <w:sz w:val="20"/>
          <w:rtl/>
        </w:rPr>
        <w:t xml:space="preserve"> </w:t>
      </w:r>
      <w:r w:rsidRPr="0092071B">
        <w:rPr>
          <w:rStyle w:val="2fb"/>
          <w:rFonts w:ascii="FrankRuehl" w:hAnsi="FrankRuehl"/>
          <w:sz w:val="20"/>
          <w:rtl/>
        </w:rPr>
        <w:t xml:space="preserve">רבי</w:t>
      </w:r>
      <w:r w:rsidRPr="0092071B">
        <w:rPr>
          <w:rFonts w:ascii="FrankRuehl" w:hAnsi="FrankRuehl"/>
          <w:sz w:val="20"/>
          <w:rtl/>
        </w:rPr>
        <w:t xml:space="preserve"> נחמיה, </w:t>
      </w:r>
      <w:ins w:id="91959" w:author="מנוע מכני" w:date="2026-10-11T12:04:39Z">
        <w:r>
          <w:rPr>
            <w:rFonts w:ascii="FrankRuehl" w:hAnsi="FrankRuehl"/>
            <w:sz w:val="20"/>
            <w:rtl/>
          </w:rPr>
          <w:t xml:space="preserve">ואמרו</w:t>
        </w:r>
      </w:ins>
      <w:del w:id="91960" w:author="מנוע מכני" w:date="2026-10-11T12:04:39Z">
        <w:r w:rsidRPr="0092071B">
          <w:rPr>
            <w:rFonts w:ascii="FrankRuehl" w:hAnsi="FrankRuehl"/>
            <w:sz w:val="20"/>
            <w:rtl/>
          </w:rPr>
          <w:delText xml:space="preserve">ואמרי</w:delText>
        </w:r>
      </w:del>
      <w:r w:rsidRPr="0092071B">
        <w:rPr>
          <w:rFonts w:ascii="FrankRuehl" w:hAnsi="FrankRuehl"/>
          <w:sz w:val="20"/>
          <w:rtl/>
        </w:rPr>
        <w:t xml:space="preserve"> לה </w:t>
      </w:r>
      <w:r w:rsidRPr="0092071B">
        <w:rPr>
          <w:rStyle w:val="2fb"/>
          <w:rFonts w:ascii="FrankRuehl" w:hAnsi="FrankRuehl"/>
          <w:sz w:val="20"/>
          <w:rtl/>
        </w:rPr>
        <w:t xml:space="preserve">ר"ש</w:t>
      </w:r>
      <w:r w:rsidRPr="0092071B">
        <w:rPr>
          <w:rFonts w:ascii="FrankRuehl" w:hAnsi="FrankRuehl"/>
          <w:sz w:val="20"/>
          <w:rtl/>
        </w:rPr>
        <w:t xml:space="preserve">: אם כן, ביטלת מדרשו של יהוידע הכהן!</w:t>
      </w:r>
    </w:p>
    <w:p w:rsidR="00DA63EC" w:rsidRDefault="00DA63EC" w:rsidP="00DA63EC">
      <w:pPr>
        <w:rPr>
          <w:rFonts w:ascii="FrankRuehl" w:hAnsi="FrankRuehl"/>
          <w:sz w:val="20"/>
          <w:rtl/>
        </w:rPr>
      </w:pPr>
      <w:r w:rsidRPr="0092071B">
        <w:rPr>
          <w:rFonts w:ascii="FrankRuehl" w:hAnsi="FrankRuehl"/>
          <w:sz w:val="20"/>
          <w:rtl/>
        </w:rPr>
        <w:t xml:space="preserve">דתניא</w:t>
      </w:r>
      <w:r w:rsidRPr="0092071B">
        <w:rPr>
          <w:rFonts w:ascii="FrankRuehl" w:hAnsi="FrankRuehl"/>
          <w:sz w:val="20"/>
          <w:rtl/>
        </w:rPr>
        <w:t xml:space="preserve">, זה מדרש דרש יהוידע הכהן:</w:t>
      </w:r>
      <w:r w:rsidRPr="00464129">
        <w:rPr>
          <w:rStyle w:val="afffff0"/>
          <w:rtl/>
        </w:rPr>
        <w:t xml:space="preserve"> </w:t>
      </w:r>
      <w:r w:rsidRPr="00464129">
        <w:rPr>
          <w:rStyle w:val="afffff0"/>
          <w:rFonts w:hint="cs"/>
          <w:rtl/>
        </w:rPr>
        <w:t>'</w:t>
      </w:r>
      <w:ins w:id="91165" w:author="Claude - סמנטי" w:date="2026-10-11T12:26:16Z">
        <w:r>
          <w:rPr>
            <w:rStyle w:val="afffff0"/>
            <w:rtl/>
          </w:rPr>
          <w:t xml:space="preserve">אָשָׁם הוּא אָשֹׁם אָשַׁם לַה</w:t>
        </w:r>
      </w:ins>
      <w:del w:id="91166" w:author="Claude - סמנטי" w:date="2026-10-11T12:26:16Z">
        <w:r w:rsidRPr="00464129">
          <w:rPr>
            <w:rStyle w:val="afffff0"/>
            <w:rtl/>
          </w:rPr>
          <w:delText xml:space="preserve">אשם הוא אשם אשם לה</w:delText>
        </w:r>
      </w:del>
      <w:r w:rsidRPr="00464129">
        <w:rPr>
          <w:rStyle w:val="afffff0"/>
          <w:rtl/>
        </w:rPr>
        <w:t xml:space="preserve">'.</w:t>
      </w:r>
    </w:p>
    <w:p w:rsidR="00DA63EC" w:rsidRDefault="00DA63EC" w:rsidP="00DA63EC">
      <w:pPr>
        <w:rPr>
          <w:rFonts w:ascii="FrankRuehl" w:hAnsi="FrankRuehl"/>
          <w:sz w:val="20"/>
          <w:rtl/>
        </w:rPr>
      </w:pPr>
      <w:r>
        <w:rPr>
          <w:rFonts w:ascii="FrankRuehl" w:hAnsi="FrankRuehl"/>
          <w:sz w:val="20"/>
          <w:rtl/>
        </w:rPr>
        <w:lastRenderedPageBreak/>
        <w:tab/>
      </w:r>
      <w:r w:rsidRPr="0092071B">
        <w:rPr>
          <w:rFonts w:ascii="FrankRuehl" w:hAnsi="FrankRuehl"/>
          <w:sz w:val="20"/>
          <w:rtl/>
        </w:rPr>
        <w:t>כל שבא משום חטאת ומשום אשם ילקח בו עולות, הבשר לשם, עורה לכהנים!</w:t>
      </w:r>
    </w:p>
    <w:p>
      <w:pPr>
        <w:pStyle w:val="38"/>
        <w:rPr>
          <w:ins w:id="100834" w:author="מנוע מכני" w:date="2026-10-11T12:04:39Z"/>
        </w:rPr>
      </w:pPr>
      <w:r w:rsidRPr="0092071B">
        <w:t xml:space="preserve">א"ל</w:t>
      </w:r>
      <w:r w:rsidRPr="0092071B">
        <w:t xml:space="preserve">:</w:t>
      </w:r>
    </w:p>
    <w:p w:rsidR="00DA63EC" w:rsidRDefault="00DA63EC" w:rsidP="00DA63EC">
      <w:pPr>
        <w:rPr>
          <w:rFonts w:ascii="FrankRuehl" w:hAnsi="FrankRuehl"/>
          <w:sz w:val="20"/>
          <w:rtl/>
        </w:rPr>
      </w:pPr>
      <w:del w:id="100835"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אלא מר במאי מוקים לה? </w:t>
      </w:r>
      <w:r w:rsidRPr="0092071B">
        <w:rPr>
          <w:rFonts w:ascii="FrankRuehl" w:hAnsi="FrankRuehl"/>
          <w:sz w:val="20"/>
          <w:rtl/>
        </w:rPr>
        <w:t xml:space="preserve">א"ל</w:t>
      </w:r>
      <w:r w:rsidRPr="0092071B">
        <w:rPr>
          <w:rFonts w:ascii="FrankRuehl" w:hAnsi="FrankRuehl"/>
          <w:sz w:val="20"/>
          <w:rtl/>
        </w:rPr>
        <w:t xml:space="preserve">: מוקמינא </w:t>
      </w:r>
      <w:ins w:id="93721" w:author="מנוע מכני" w:date="2026-10-11T12:04:39Z">
        <w:r>
          <w:rPr>
            <w:rFonts w:ascii="FrankRuehl" w:hAnsi="FrankRuehl"/>
            <w:sz w:val="20"/>
            <w:rtl/>
          </w:rPr>
          <w:t xml:space="preserve">לו</w:t>
        </w:r>
      </w:ins>
      <w:del w:id="93722"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 במקדיש נכסיו, </w:t>
      </w:r>
    </w:p>
    <w:p w:rsidR="00DA63EC" w:rsidRDefault="00DA63EC" w:rsidP="00DA63EC">
      <w:pPr>
        <w:rPr>
          <w:rFonts w:ascii="FrankRuehl" w:hAnsi="FrankRuehl"/>
          <w:sz w:val="20"/>
          <w:rtl/>
        </w:rPr>
      </w:pPr>
      <w:r w:rsidRPr="0092071B">
        <w:rPr>
          <w:rStyle w:val="2fb"/>
          <w:rFonts w:ascii="FrankRuehl" w:hAnsi="FrankRuehl"/>
          <w:sz w:val="20"/>
          <w:rtl/>
        </w:rPr>
        <w:t>וכדר</w:t>
      </w:r>
      <w:r>
        <w:rPr>
          <w:rStyle w:val="2fb"/>
          <w:rFonts w:ascii="FrankRuehl" w:hAnsi="FrankRuehl" w:hint="cs"/>
          <w:sz w:val="20"/>
          <w:rtl/>
        </w:rPr>
        <w:t>י</w:t>
      </w:r>
      <w:r>
        <w:rPr>
          <w:rStyle w:val="2fb"/>
          <w:rFonts w:ascii="FrankRuehl" w:hAnsi="FrankRuehl"/>
          <w:sz w:val="20"/>
          <w:rtl/>
        </w:rPr>
        <w:t>"</w:t>
      </w:r>
      <w:r>
        <w:rPr>
          <w:rStyle w:val="2fb"/>
          <w:rFonts w:ascii="FrankRuehl" w:hAnsi="FrankRuehl" w:hint="cs"/>
          <w:sz w:val="20"/>
          <w:rtl/>
        </w:rPr>
        <w:t>ה</w:t>
      </w:r>
      <w:r w:rsidRPr="0092071B">
        <w:rPr>
          <w:rFonts w:ascii="FrankRuehl" w:hAnsi="FrankRuehl"/>
          <w:sz w:val="20"/>
          <w:rtl/>
        </w:rPr>
        <w:t xml:space="preserve">, </w:t>
      </w:r>
      <w:r w:rsidRPr="0092071B">
        <w:rPr>
          <w:rFonts w:ascii="FrankRuehl" w:hAnsi="FrankRuehl"/>
          <w:sz w:val="20"/>
          <w:rtl/>
        </w:rPr>
        <w:t xml:space="preserve">דתנן</w:t>
      </w:r>
      <w:r w:rsidRPr="0092071B">
        <w:rPr>
          <w:rFonts w:ascii="FrankRuehl" w:hAnsi="FrankRuehl"/>
          <w:sz w:val="20"/>
          <w:rtl/>
        </w:rPr>
        <w:t xml:space="preserve">: המקדיש נכסיו והיו בהן בהמות הראויות לגבי מזבח זכרים ונקבות.</w:t>
      </w:r>
    </w:p>
    <w:p>
      <w:pPr>
        <w:pStyle w:val="38"/>
        <w:rPr>
          <w:ins w:id="100836" w:author="מנוע מכני" w:date="2026-10-11T12:04:39Z"/>
        </w:rPr>
      </w:pPr>
      <w:r>
        <w:t>ר"א</w:t>
      </w:r>
      <w:r w:rsidRPr="0092071B">
        <w:t xml:space="preserve">:</w:t>
      </w:r>
    </w:p>
    <w:p w:rsidR="00DA63EC" w:rsidRDefault="00DA63EC" w:rsidP="00DA63EC">
      <w:pPr>
        <w:rPr>
          <w:rFonts w:ascii="FrankRuehl" w:hAnsi="FrankRuehl"/>
          <w:sz w:val="20"/>
          <w:rtl/>
        </w:rPr>
      </w:pPr>
      <w:del w:id="100837"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זכרים ימכרו לצורכי עולות, נקבות ימכרו לצורכי זבחי שלמים, ודמיהן יפלו עם שאר נכסים לבדק הבית</w:t>
      </w:r>
      <w:ins w:id="95183" w:author="מנוע מכני" w:date="2026-10-11T12:04:39Z">
        <w:r>
          <w:rPr>
            <w:rFonts w:ascii="FrankRuehl" w:hAnsi="FrankRuehl"/>
            <w:sz w:val="20"/>
            <w:rtl/>
          </w:rPr>
          <w:t xml:space="preserve">,</w:t>
        </w:r>
      </w:ins>
      <w:del w:id="95184" w:author="מנוע מכני" w:date="2026-10-11T12:04:39Z">
        <w:r>
          <w:rPr>
            <w:rFonts w:ascii="FrankRuehl" w:hAnsi="FrankRuehl"/>
            <w:sz w:val="20"/>
            <w:rtl/>
          </w:rPr>
          <w:delText xml:space="preserve">;</w:delText>
        </w:r>
      </w:del>
    </w:p>
    <w:p>
      <w:pPr>
        <w:pStyle w:val="38"/>
        <w:rPr>
          <w:ins w:id="100838" w:author="מנוע מכני" w:date="2026-10-11T12:04:39Z"/>
        </w:rPr>
      </w:pPr>
      <w:r>
        <w:t>לרבי יהושע</w:t>
      </w:r>
      <w:r w:rsidRPr="0092071B">
        <w:t xml:space="preserve">:</w:t>
      </w:r>
    </w:p>
    <w:p w:rsidR="00DA63EC" w:rsidRDefault="00DA63EC" w:rsidP="00DA63EC">
      <w:pPr>
        <w:rPr>
          <w:rFonts w:ascii="FrankRuehl" w:hAnsi="FrankRuehl"/>
          <w:sz w:val="20"/>
          <w:rtl/>
        </w:rPr>
      </w:pPr>
      <w:del w:id="100839"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זכרים עצמם יקרבו עולות, ונקבות ימכרו לצורכי שלמים ויביא בדמיהן עולות, ושאר נכסים יפלו לבדק הבית</w:t>
      </w:r>
      <w:ins w:id="95185" w:author="מנוע מכני" w:date="2026-10-11T12:04:39Z">
        <w:r>
          <w:rPr>
            <w:rFonts w:ascii="FrankRuehl" w:hAnsi="FrankRuehl"/>
            <w:sz w:val="20"/>
            <w:rtl/>
          </w:rPr>
          <w:t xml:space="preserve">,</w:t>
        </w:r>
      </w:ins>
      <w:del w:id="95186"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 xml:space="preserve">ואפי' </w:t>
      </w:r>
      <w:r w:rsidRPr="0092071B">
        <w:rPr>
          <w:rStyle w:val="2fb"/>
          <w:rFonts w:ascii="FrankRuehl" w:hAnsi="FrankRuehl"/>
          <w:sz w:val="20"/>
          <w:rtl/>
        </w:rPr>
        <w:t xml:space="preserve">לר</w:t>
      </w:r>
      <w:r>
        <w:rPr>
          <w:rStyle w:val="2fb"/>
          <w:rFonts w:ascii="FrankRuehl" w:hAnsi="FrankRuehl" w:hint="cs"/>
          <w:sz w:val="20"/>
          <w:rtl/>
        </w:rPr>
        <w:t>י</w:t>
      </w:r>
      <w:r>
        <w:rPr>
          <w:rStyle w:val="2fb"/>
          <w:rFonts w:ascii="FrankRuehl" w:hAnsi="FrankRuehl"/>
          <w:sz w:val="20"/>
          <w:rtl/>
        </w:rPr>
        <w:t>"</w:t>
      </w:r>
      <w:r>
        <w:rPr>
          <w:rStyle w:val="2fb"/>
          <w:rFonts w:ascii="FrankRuehl" w:hAnsi="FrankRuehl" w:hint="cs"/>
          <w:sz w:val="20"/>
          <w:rtl/>
        </w:rPr>
        <w:t>ה</w:t>
      </w:r>
      <w:r w:rsidRPr="0092071B">
        <w:rPr>
          <w:rFonts w:ascii="FrankRuehl" w:hAnsi="FrankRuehl"/>
          <w:sz w:val="20"/>
          <w:rtl/>
        </w:rPr>
        <w:t xml:space="preserve">: </w:t>
      </w:r>
      <w:r>
        <w:rPr>
          <w:rFonts w:ascii="FrankRuehl" w:hAnsi="FrankRuehl" w:hint="cs"/>
          <w:sz w:val="20"/>
          <w:rtl/>
        </w:rPr>
        <w:t>ד</w:t>
      </w:r>
      <w:r w:rsidRPr="0092071B">
        <w:rPr>
          <w:rFonts w:ascii="FrankRuehl" w:hAnsi="FrankRuehl"/>
          <w:sz w:val="20"/>
          <w:rtl/>
        </w:rPr>
        <w:t xml:space="preserve">אדם חולק הקדישו, </w:t>
      </w:r>
      <w:r w:rsidRPr="0092071B">
        <w:rPr>
          <w:rFonts w:ascii="FrankRuehl" w:hAnsi="FrankRuehl"/>
          <w:sz w:val="20"/>
          <w:rtl/>
        </w:rPr>
        <w:t xml:space="preserve">ה</w:t>
      </w:r>
      <w:r>
        <w:rPr>
          <w:rFonts w:ascii="FrankRuehl" w:hAnsi="FrankRuehl"/>
          <w:sz w:val="20"/>
          <w:rtl/>
        </w:rPr>
        <w:t>"</w:t>
      </w:r>
      <w:r>
        <w:rPr>
          <w:rFonts w:ascii="FrankRuehl" w:hAnsi="FrankRuehl" w:hint="cs"/>
          <w:sz w:val="20"/>
          <w:rtl/>
        </w:rPr>
        <w:t xml:space="preserve">מ</w:t>
      </w:r>
      <w:ins w:id="95187" w:author="מנוע מכני" w:date="2026-10-11T12:04:39Z">
        <w:r>
          <w:rPr>
            <w:rFonts w:ascii="FrankRuehl" w:hAnsi="FrankRuehl" w:hint="cs"/>
            <w:sz w:val="20"/>
            <w:rtl/>
          </w:rPr>
          <w:t xml:space="preserve"> </w:t>
        </w:r>
      </w:ins>
      <w:del w:id="95188" w:author="מנוע מכני" w:date="2026-10-11T12:04:39Z">
        <w:r>
          <w:rPr>
            <w:rFonts w:ascii="FrankRuehl" w:hAnsi="FrankRuehl" w:hint="cs"/>
            <w:sz w:val="20"/>
            <w:rtl/>
          </w:rPr>
          <w:delText xml:space="preserve"> </w:delText>
        </w:r>
        <w:r w:rsidRPr="0092071B">
          <w:rPr>
            <w:rFonts w:ascii="FrankRuehl" w:hAnsi="FrankRuehl"/>
            <w:sz w:val="20"/>
            <w:rtl/>
          </w:rPr>
          <w:delText xml:space="preserve"> </w:delText>
        </w:r>
      </w:del>
      <w:r w:rsidRPr="0092071B">
        <w:rPr>
          <w:rFonts w:ascii="FrankRuehl" w:hAnsi="FrankRuehl"/>
          <w:sz w:val="20"/>
          <w:rtl/>
        </w:rPr>
        <w:t xml:space="preserve">בשר, אבל עור תפיס.</w:t>
      </w:r>
    </w:p>
    <w:p>
      <w:pPr>
        <w:pStyle w:val="38"/>
        <w:rPr>
          <w:ins w:id="100840" w:author="מנוע מכני" w:date="2026-10-11T12:04:39Z"/>
        </w:rPr>
      </w:pPr>
      <w:r>
        <w:t>ריב</w:t>
      </w:r>
      <w:r>
        <w:t>"</w:t>
      </w:r>
      <w:r>
        <w:t>י</w:t>
      </w:r>
      <w:r w:rsidRPr="0092071B">
        <w:t xml:space="preserve">:</w:t>
      </w:r>
    </w:p>
    <w:p w:rsidR="00DA63EC" w:rsidRDefault="00DA63EC" w:rsidP="00DA63EC">
      <w:pPr>
        <w:rPr>
          <w:rFonts w:ascii="FrankRuehl" w:hAnsi="FrankRuehl"/>
          <w:sz w:val="20"/>
          <w:rtl/>
        </w:rPr>
      </w:pPr>
      <w:del w:id="100841"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פרט לעולת </w:t>
      </w:r>
      <w:r>
        <w:rPr>
          <w:rFonts w:ascii="FrankRuehl" w:hAnsi="FrankRuehl" w:hint="cs"/>
          <w:sz w:val="20"/>
          <w:rtl/>
        </w:rPr>
        <w:t xml:space="preserve">גר שמת ואין לו יורשים </w:t>
      </w:r>
    </w:p>
    <w:p w:rsidR="00DA63EC" w:rsidRDefault="00DA63EC" w:rsidP="00DA63EC">
      <w:pPr>
        <w:rPr>
          <w:rFonts w:ascii="FrankRuehl" w:hAnsi="FrankRuehl"/>
          <w:sz w:val="20"/>
          <w:rtl/>
        </w:rPr>
      </w:pPr>
    </w:p>
    <w:p>
      <w:pPr>
        <w:pStyle w:val="afffff8"/>
        <w:rPr>
          <w:ins w:id="90115" w:author="קלוד" w:date="2026-10-11T12:29:36Z"/>
        </w:rPr>
      </w:pPr>
      <w:ins w:id="90116" w:author="קלוד" w:date="2026-10-11T12:29:36Z">
        <w:r>
          <w:rPr>
            <w:color w:val="7B3F00"/>
          </w:rPr>
          <w:t xml:space="preserve">'עור העולה' - ריבוי גרים ועורות קדשי קדשים</w:t>
        </w:r>
      </w:ins>
    </w:p>
    <w:p>
      <w:pPr>
        <w:pStyle w:val="38"/>
        <w:rPr>
          <w:ins w:id="100843" w:author="מנוע מכני" w:date="2026-10-11T12:04:39Z"/>
        </w:rPr>
      </w:pPr>
      <w:del w:id="100842" w:author="מנוע מכני" w:date="2026-10-11T12:04:39Z">
        <w:r>
          <w:delText xml:space="preserve">•</w:delText>
        </w:r>
      </w:del>
      <w:r>
        <w:t xml:space="preserve"> </w:t>
      </w:r>
      <w:r w:rsidRPr="0092071B">
        <w:t>תנו רבנן:</w:t>
      </w:r>
    </w:p>
    <w:p w:rsidR="00DA63EC" w:rsidRDefault="00DA63EC" w:rsidP="00DA63EC">
      <w:pPr>
        <w:rPr>
          <w:rFonts w:ascii="FrankRuehl" w:hAnsi="FrankRuehl"/>
          <w:sz w:val="20"/>
          <w:rtl/>
        </w:rPr>
      </w:pPr>
      <w:del w:id="100844"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 xml:space="preserve">עולת איש </w:t>
      </w:r>
      <w:r w:rsidRPr="00464129">
        <w:rPr>
          <w:rStyle w:val="afffff0"/>
          <w:rFonts w:hint="cs"/>
          <w:rtl/>
        </w:rPr>
        <w:t>'</w:t>
      </w:r>
      <w:r w:rsidRPr="00464129">
        <w:rPr>
          <w:rStyle w:val="afffff0"/>
          <w:rtl/>
        </w:rPr>
        <w:t>-</w:t>
      </w:r>
      <w:r w:rsidRPr="0092071B">
        <w:rPr>
          <w:rFonts w:ascii="FrankRuehl" w:hAnsi="FrankRuehl"/>
          <w:sz w:val="20"/>
          <w:rtl/>
        </w:rPr>
        <w:t xml:space="preserve"> אין לי אלא עולת איש, </w:t>
      </w:r>
    </w:p>
    <w:p w:rsidR="00DA63EC" w:rsidRDefault="00DA63EC" w:rsidP="00DA63EC">
      <w:pPr>
        <w:rPr>
          <w:rFonts w:ascii="FrankRuehl" w:hAnsi="FrankRuehl"/>
          <w:sz w:val="20"/>
          <w:rtl/>
        </w:rPr>
      </w:pPr>
      <w:r>
        <w:rPr>
          <w:rFonts w:ascii="FrankRuehl" w:hAnsi="FrankRuehl"/>
          <w:sz w:val="20"/>
          <w:rtl/>
        </w:rPr>
        <w:tab/>
      </w:r>
      <w:r>
        <w:rPr>
          <w:rFonts w:ascii="FrankRuehl" w:hAnsi="FrankRuehl"/>
          <w:sz w:val="20"/>
          <w:rtl/>
        </w:rPr>
        <w:tab/>
      </w:r>
      <w:r>
        <w:rPr>
          <w:rFonts w:ascii="FrankRuehl" w:hAnsi="FrankRuehl" w:hint="cs"/>
          <w:sz w:val="20"/>
          <w:rtl/>
        </w:rPr>
        <w:t>'</w:t>
      </w:r>
      <w:r w:rsidRPr="0092071B">
        <w:rPr>
          <w:rFonts w:ascii="FrankRuehl" w:hAnsi="FrankRuehl"/>
          <w:sz w:val="20"/>
          <w:rtl/>
        </w:rPr>
        <w:t>עולת גרים נשים ועבדים</w:t>
      </w:r>
      <w:r>
        <w:rPr>
          <w:rFonts w:ascii="FrankRuehl" w:hAnsi="FrankRuehl" w:hint="cs"/>
          <w:sz w:val="20"/>
          <w:rtl/>
        </w:rPr>
        <w:t>'</w:t>
      </w:r>
      <w:r w:rsidRPr="0092071B">
        <w:rPr>
          <w:rFonts w:ascii="FrankRuehl" w:hAnsi="FrankRuehl"/>
          <w:sz w:val="20"/>
          <w:rtl/>
        </w:rPr>
        <w:t xml:space="preserve"> </w:t>
      </w:r>
      <w:r w:rsidRPr="0092071B">
        <w:rPr>
          <w:rFonts w:ascii="FrankRuehl" w:hAnsi="FrankRuehl"/>
          <w:sz w:val="20"/>
          <w:rtl/>
        </w:rPr>
        <w:t xml:space="preserve">ת"ל</w:t>
      </w:r>
      <w:r w:rsidRPr="0092071B">
        <w:rPr>
          <w:rFonts w:ascii="FrankRuehl" w:hAnsi="FrankRuehl"/>
          <w:sz w:val="20"/>
          <w:rtl/>
        </w:rPr>
        <w:t xml:space="preserve">:</w:t>
      </w:r>
      <w:r w:rsidRPr="00464129">
        <w:rPr>
          <w:rStyle w:val="afffff0"/>
          <w:rtl/>
        </w:rPr>
        <w:t xml:space="preserve"> </w:t>
      </w:r>
      <w:r w:rsidRPr="00464129">
        <w:rPr>
          <w:rStyle w:val="afffff0"/>
          <w:rFonts w:hint="cs"/>
          <w:rtl/>
        </w:rPr>
        <w:t>'</w:t>
      </w:r>
      <w:ins w:id="91167" w:author="Claude - סמנטי" w:date="2026-10-11T12:26:16Z">
        <w:r>
          <w:rPr>
            <w:rStyle w:val="afffff0"/>
            <w:rtl/>
          </w:rPr>
          <w:t xml:space="preserve">עוֹר הָעוֹלָה</w:t>
        </w:r>
      </w:ins>
      <w:del w:id="91168" w:author="Claude - סמנטי" w:date="2026-10-11T12:26:16Z">
        <w:r w:rsidRPr="00464129">
          <w:rPr>
            <w:rStyle w:val="afffff0"/>
            <w:rtl/>
          </w:rPr>
          <w:delText xml:space="preserve">עור העולה</w:delText>
        </w:r>
      </w:del>
      <w:r w:rsidRPr="00464129">
        <w:rPr>
          <w:rStyle w:val="afffff0"/>
          <w:rFonts w:hint="cs"/>
          <w:rtl/>
        </w:rPr>
        <w:t>'</w:t>
      </w:r>
      <w:r w:rsidRPr="00464129">
        <w:rPr>
          <w:rStyle w:val="afffff0"/>
          <w:rtl/>
        </w:rPr>
        <w:t>,</w:t>
      </w:r>
      <w:r w:rsidRPr="0092071B">
        <w:rPr>
          <w:rFonts w:ascii="FrankRuehl" w:hAnsi="FrankRuehl"/>
          <w:sz w:val="20"/>
          <w:rtl/>
        </w:rPr>
        <w:t xml:space="preserve"> ריבה</w:t>
      </w:r>
      <w:ins w:id="95189" w:author="מנוע מכני" w:date="2026-10-11T12:04:39Z">
        <w:r>
          <w:rPr>
            <w:rFonts w:ascii="FrankRuehl" w:hAnsi="FrankRuehl"/>
            <w:sz w:val="20"/>
            <w:rtl/>
          </w:rPr>
          <w:t xml:space="preserve">,</w:t>
        </w:r>
      </w:ins>
      <w:del w:id="95190"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Pr>
          <w:rFonts w:ascii="FrankRuehl" w:hAnsi="FrankRuehl" w:hint="cs"/>
          <w:sz w:val="20"/>
          <w:rtl/>
        </w:rPr>
        <w:t>ו'</w:t>
      </w:r>
      <w:ins w:id="91169" w:author="Claude - סמנטי" w:date="2026-10-11T12:26:16Z">
        <w:r>
          <w:rPr>
            <w:rStyle w:val="afffff0"/>
            <w:rFonts w:ascii="FrankRuehl" w:hAnsi="FrankRuehl"/>
            <w:sz w:val="20"/>
            <w:rtl/>
          </w:rPr>
          <w:t xml:space="preserve">עוֹלַת אִישׁ</w:t>
        </w:r>
      </w:ins>
      <w:del w:id="91170" w:author="Claude - סמנטי" w:date="2026-10-11T12:26:16Z">
        <w:r w:rsidRPr="0092071B">
          <w:rPr>
            <w:rFonts w:ascii="FrankRuehl" w:hAnsi="FrankRuehl"/>
            <w:sz w:val="20"/>
            <w:rtl/>
          </w:rPr>
          <w:delText xml:space="preserve">עולת איש</w:delText>
        </w:r>
      </w:del>
      <w:r>
        <w:rPr>
          <w:rFonts w:ascii="FrankRuehl" w:hAnsi="FrankRuehl" w:hint="cs"/>
          <w:sz w:val="20"/>
          <w:rtl/>
        </w:rPr>
        <w:t>'</w:t>
      </w:r>
      <w:r w:rsidRPr="0092071B">
        <w:rPr>
          <w:rFonts w:ascii="FrankRuehl" w:hAnsi="FrankRuehl"/>
          <w:sz w:val="20"/>
          <w:rtl/>
        </w:rPr>
        <w:t xml:space="preserve"> עולה שעלתה לאיש, פרט לשנשחטה חוץ לזמנה וחוץ למקומה, שלא יהו הכהנים זכאין בעורה</w:t>
      </w:r>
      <w:ins w:id="95191" w:author="מנוע מכני" w:date="2026-10-11T12:04:39Z">
        <w:r>
          <w:rPr>
            <w:rFonts w:ascii="FrankRuehl" w:hAnsi="FrankRuehl"/>
            <w:sz w:val="20"/>
            <w:rtl/>
          </w:rPr>
          <w:t xml:space="preserve">,</w:t>
        </w:r>
      </w:ins>
      <w:del w:id="95192" w:author="מנוע מכני" w:date="2026-10-11T12:04:39Z">
        <w:r>
          <w:rPr>
            <w:rFonts w:ascii="FrankRuehl" w:hAnsi="FrankRuehl"/>
            <w:sz w:val="20"/>
            <w:rtl/>
          </w:rPr>
          <w:delText xml:space="preserve">;</w:delText>
        </w:r>
      </w:del>
    </w:p>
    <w:p w:rsidR="00DA63EC" w:rsidRDefault="00DA63EC" w:rsidP="00DA63EC">
      <w:pPr>
        <w:pStyle w:val="afff3"/>
        <w:framePr w:wrap="around"/>
        <w:rPr>
          <w:rtl/>
        </w:rPr>
      </w:pPr>
      <w:r>
        <w:rPr>
          <w:rFonts w:hint="cs"/>
          <w:rtl/>
        </w:rPr>
        <w:t>קג:</w:t>
      </w:r>
    </w:p>
    <w:p w:rsidR="00DA63EC" w:rsidRDefault="00DA63EC" w:rsidP="00DA63EC">
      <w:pPr>
        <w:rPr>
          <w:rFonts w:ascii="FrankRuehl" w:hAnsi="FrankRuehl"/>
          <w:sz w:val="20"/>
          <w:rtl/>
        </w:rPr>
      </w:pPr>
      <w:r w:rsidRPr="0092071B">
        <w:rPr>
          <w:rFonts w:ascii="FrankRuehl" w:hAnsi="FrankRuehl"/>
          <w:sz w:val="20"/>
          <w:rtl/>
        </w:rPr>
        <w:t xml:space="preserve">יכול שאני </w:t>
      </w:r>
      <w:r w:rsidRPr="0092071B">
        <w:rPr>
          <w:rStyle w:val="2fb"/>
          <w:rFonts w:ascii="FrankRuehl" w:hAnsi="FrankRuehl"/>
          <w:sz w:val="20"/>
          <w:rtl/>
        </w:rPr>
        <w:t xml:space="preserve">מרבה</w:t>
      </w:r>
      <w:r w:rsidRPr="0092071B">
        <w:rPr>
          <w:rFonts w:ascii="FrankRuehl" w:hAnsi="FrankRuehl"/>
          <w:sz w:val="20"/>
          <w:rtl/>
        </w:rPr>
        <w:t xml:space="preserve"> שנשחטה שלא לשמה, הואיל ולא עלתה לבעלים </w:t>
      </w:r>
      <w:r w:rsidRPr="0092071B">
        <w:rPr>
          <w:rFonts w:ascii="FrankRuehl" w:hAnsi="FrankRuehl"/>
          <w:sz w:val="20"/>
          <w:rtl/>
        </w:rPr>
        <w:t xml:space="preserve">לא</w:t>
      </w:r>
      <w:r w:rsidRPr="0092071B">
        <w:rPr>
          <w:rFonts w:ascii="FrankRuehl" w:hAnsi="FrankRuehl"/>
          <w:sz w:val="20"/>
          <w:rtl/>
        </w:rPr>
        <w:t xml:space="preserve"> יהו כהנים זכאין בעורה? </w:t>
      </w:r>
      <w:r w:rsidRPr="0092071B">
        <w:rPr>
          <w:rFonts w:ascii="FrankRuehl" w:hAnsi="FrankRuehl"/>
          <w:sz w:val="20"/>
          <w:rtl/>
        </w:rPr>
        <w:t xml:space="preserve">ת"ל</w:t>
      </w:r>
      <w:r w:rsidRPr="0092071B">
        <w:rPr>
          <w:rFonts w:ascii="FrankRuehl" w:hAnsi="FrankRuehl"/>
          <w:sz w:val="20"/>
          <w:rtl/>
        </w:rPr>
        <w:t xml:space="preserve">:</w:t>
      </w:r>
      <w:r w:rsidRPr="00464129">
        <w:rPr>
          <w:rStyle w:val="afffff0"/>
          <w:rtl/>
        </w:rPr>
        <w:t xml:space="preserve"> </w:t>
      </w:r>
      <w:r w:rsidRPr="00464129">
        <w:rPr>
          <w:rStyle w:val="afffff0"/>
          <w:rFonts w:hint="cs"/>
          <w:rtl/>
        </w:rPr>
        <w:t>'</w:t>
      </w:r>
      <w:ins w:id="91171" w:author="Claude - סמנטי" w:date="2026-10-11T12:26:16Z">
        <w:r>
          <w:rPr>
            <w:rStyle w:val="afffff0"/>
            <w:rtl/>
          </w:rPr>
          <w:t xml:space="preserve">עוֹר הָעוֹלָה</w:t>
        </w:r>
      </w:ins>
      <w:del w:id="91172" w:author="Claude - סמנטי" w:date="2026-10-11T12:26:16Z">
        <w:r w:rsidRPr="00464129">
          <w:rPr>
            <w:rStyle w:val="afffff0"/>
            <w:rtl/>
          </w:rPr>
          <w:delText xml:space="preserve">עור העולה</w:delText>
        </w:r>
      </w:del>
      <w:r w:rsidRPr="00464129">
        <w:rPr>
          <w:rStyle w:val="afffff0"/>
          <w:rFonts w:hint="cs"/>
          <w:rtl/>
        </w:rPr>
        <w:t>'</w:t>
      </w:r>
      <w:r w:rsidRPr="00464129">
        <w:rPr>
          <w:rStyle w:val="afffff0"/>
          <w:rtl/>
        </w:rPr>
        <w:t>,</w:t>
      </w:r>
      <w:r w:rsidRPr="0092071B">
        <w:rPr>
          <w:rFonts w:ascii="FrankRuehl" w:hAnsi="FrankRuehl"/>
          <w:sz w:val="20"/>
          <w:rtl/>
        </w:rPr>
        <w:t xml:space="preserve"> מ"מ.</w:t>
      </w:r>
    </w:p>
    <w:p w:rsidR="00DA63EC" w:rsidRDefault="00DA63EC" w:rsidP="00DA63EC">
      <w:pPr>
        <w:rPr>
          <w:rFonts w:ascii="FrankRuehl" w:hAnsi="FrankRuehl"/>
          <w:sz w:val="20"/>
          <w:rtl/>
        </w:rPr>
      </w:pPr>
      <w:del w:id="90162" w:author="מנוע מכני" w:date="2026-10-11T12:04:39Z">
        <w:r>
          <w:rPr>
            <w:rFonts w:ascii="FrankRuehl" w:hAnsi="FrankRuehl"/>
            <w:sz w:val="20"/>
            <w:rtl/>
          </w:rPr>
          <w:delText xml:space="preserve"> </w:delText>
        </w:r>
      </w:del>
      <w:r>
        <w:rPr>
          <w:rFonts w:ascii="FrankRuehl" w:hAnsi="FrankRuehl"/>
          <w:sz w:val="20"/>
          <w:rtl/>
        </w:rPr>
        <w:t xml:space="preserve">'</w:t>
      </w:r>
      <w:ins w:id="91177" w:author="Claude - סמנטי" w:date="2026-10-11T12:26:16Z">
        <w:r>
          <w:rPr>
            <w:rStyle w:val="afffff0"/>
            <w:rFonts w:ascii="FrankRuehl" w:hAnsi="FrankRuehl"/>
            <w:sz w:val="20"/>
            <w:rtl/>
          </w:rPr>
          <w:t xml:space="preserve">עוֹר הָעוֹלָה</w:t>
        </w:r>
      </w:ins>
      <w:del w:id="91178" w:author="Claude - סמנטי" w:date="2026-10-11T12:26:16Z">
        <w:r w:rsidRPr="0092071B">
          <w:rPr>
            <w:rFonts w:ascii="FrankRuehl" w:hAnsi="FrankRuehl"/>
            <w:sz w:val="20"/>
            <w:rtl/>
          </w:rPr>
          <w:delText xml:space="preserve">עור העולה</w:delText>
        </w:r>
      </w:del>
      <w:r>
        <w:rPr>
          <w:rFonts w:ascii="FrankRuehl" w:hAnsi="FrankRuehl" w:hint="cs"/>
          <w:sz w:val="20"/>
          <w:rtl/>
        </w:rPr>
        <w:t>'</w:t>
      </w:r>
      <w:r w:rsidRPr="0092071B">
        <w:rPr>
          <w:rFonts w:ascii="FrankRuehl" w:hAnsi="FrankRuehl"/>
          <w:sz w:val="20"/>
          <w:rtl/>
        </w:rPr>
        <w:t xml:space="preserve"> - אין לי אלא עור העולה, עורות קדשי קדשים </w:t>
      </w:r>
      <w:r w:rsidRPr="0092071B">
        <w:rPr>
          <w:rFonts w:ascii="FrankRuehl" w:hAnsi="FrankRuehl"/>
          <w:sz w:val="20"/>
          <w:rtl/>
        </w:rPr>
        <w:t xml:space="preserve">ת"ל</w:t>
      </w:r>
      <w:r w:rsidRPr="0092071B">
        <w:rPr>
          <w:rFonts w:ascii="FrankRuehl" w:hAnsi="FrankRuehl"/>
          <w:sz w:val="20"/>
          <w:rtl/>
        </w:rPr>
        <w:t xml:space="preserve">:</w:t>
      </w:r>
      <w:r w:rsidRPr="00464129">
        <w:rPr>
          <w:rStyle w:val="afffff0"/>
          <w:rtl/>
        </w:rPr>
        <w:t xml:space="preserve"> </w:t>
      </w:r>
      <w:r w:rsidRPr="00464129">
        <w:rPr>
          <w:rStyle w:val="afffff0"/>
          <w:rFonts w:hint="cs"/>
          <w:rtl/>
        </w:rPr>
        <w:t>'</w:t>
      </w:r>
      <w:ins w:id="91175" w:author="Claude - סמנטי" w:date="2026-10-11T12:26:16Z">
        <w:r>
          <w:rPr>
            <w:rStyle w:val="afffff0"/>
            <w:rtl/>
          </w:rPr>
          <w:t xml:space="preserve">עוֹר הָעוֹלָה אֲשֶׁר הִקְרִיב</w:t>
        </w:r>
      </w:ins>
      <w:del w:id="91176" w:author="Claude - סמנטי" w:date="2026-10-11T12:26:16Z">
        <w:r w:rsidRPr="00464129">
          <w:rPr>
            <w:rStyle w:val="afffff0"/>
            <w:rtl/>
          </w:rPr>
          <w:delText xml:space="preserve">עור העולה אשר הקריב</w:delText>
        </w:r>
      </w:del>
      <w:r w:rsidRPr="00464129">
        <w:rPr>
          <w:rStyle w:val="afffff0"/>
          <w:rFonts w:hint="cs"/>
          <w:rtl/>
        </w:rPr>
        <w:t>'</w:t>
      </w:r>
      <w:r w:rsidRPr="00464129">
        <w:rPr>
          <w:rStyle w:val="afffff0"/>
          <w:rtl/>
        </w:rPr>
        <w:t>,</w:t>
      </w:r>
      <w:r w:rsidRPr="0092071B">
        <w:rPr>
          <w:rFonts w:ascii="FrankRuehl" w:hAnsi="FrankRuehl"/>
          <w:sz w:val="20"/>
          <w:rtl/>
        </w:rPr>
        <w:t xml:space="preserve"> יכול שאני </w:t>
      </w:r>
      <w:r w:rsidRPr="0092071B">
        <w:rPr>
          <w:rStyle w:val="2fb"/>
          <w:rFonts w:ascii="FrankRuehl" w:hAnsi="FrankRuehl"/>
          <w:sz w:val="20"/>
          <w:rtl/>
        </w:rPr>
        <w:t xml:space="preserve">מרבה</w:t>
      </w:r>
      <w:r w:rsidRPr="0092071B">
        <w:rPr>
          <w:rFonts w:ascii="FrankRuehl" w:hAnsi="FrankRuehl"/>
          <w:sz w:val="20"/>
          <w:rtl/>
        </w:rPr>
        <w:t xml:space="preserve"> אף קדשים קלים? </w:t>
      </w:r>
      <w:r w:rsidRPr="0092071B">
        <w:rPr>
          <w:rFonts w:ascii="FrankRuehl" w:hAnsi="FrankRuehl"/>
          <w:sz w:val="20"/>
          <w:rtl/>
        </w:rPr>
        <w:t xml:space="preserve">ת"ל</w:t>
      </w:r>
      <w:r w:rsidRPr="0092071B">
        <w:rPr>
          <w:rFonts w:ascii="FrankRuehl" w:hAnsi="FrankRuehl"/>
          <w:sz w:val="20"/>
          <w:rtl/>
        </w:rPr>
        <w:t xml:space="preserve">:</w:t>
      </w:r>
      <w:r w:rsidRPr="00464129">
        <w:rPr>
          <w:rStyle w:val="afffff0"/>
          <w:rtl/>
        </w:rPr>
        <w:t xml:space="preserve"> </w:t>
      </w:r>
      <w:r w:rsidRPr="00464129">
        <w:rPr>
          <w:rStyle w:val="afffff0"/>
          <w:rFonts w:hint="cs"/>
          <w:rtl/>
        </w:rPr>
        <w:t>'</w:t>
      </w:r>
      <w:ins w:id="91173" w:author="Claude - סמנטי" w:date="2026-10-11T12:26:16Z">
        <w:r>
          <w:rPr>
            <w:rStyle w:val="afffff0"/>
            <w:rtl/>
          </w:rPr>
          <w:t xml:space="preserve">עוֹלָה</w:t>
        </w:r>
      </w:ins>
      <w:del w:id="91174" w:author="Claude - סמנטי" w:date="2026-10-11T12:26:16Z">
        <w:r w:rsidRPr="00464129">
          <w:rPr>
            <w:rStyle w:val="afffff0"/>
            <w:rtl/>
          </w:rPr>
          <w:delText xml:space="preserve">עולה</w:delText>
        </w:r>
      </w:del>
      <w:r w:rsidRPr="00464129">
        <w:rPr>
          <w:rStyle w:val="afffff0"/>
          <w:rFonts w:hint="cs"/>
          <w:rtl/>
        </w:rPr>
        <w:t xml:space="preserve">' </w:t>
      </w:r>
      <w:r>
        <w:rPr>
          <w:rFonts w:ascii="FrankRuehl" w:hAnsi="FrankRuehl" w:hint="cs"/>
          <w:sz w:val="20"/>
          <w:rtl/>
        </w:rPr>
        <w:t>ד</w:t>
      </w:r>
      <w:r w:rsidRPr="0092071B">
        <w:rPr>
          <w:rFonts w:ascii="FrankRuehl" w:hAnsi="FrankRuehl"/>
          <w:sz w:val="20"/>
          <w:rtl/>
        </w:rPr>
        <w:t>קדשי קדשים, אף כל קדשי קדשים.</w:t>
      </w:r>
    </w:p>
    <w:p>
      <w:pPr>
        <w:pStyle w:val="38"/>
        <w:rPr>
          <w:ins w:id="100845" w:author="מנוע מכני" w:date="2026-10-11T12:04:39Z"/>
        </w:rPr>
      </w:pPr>
      <w:r w:rsidRPr="0092071B">
        <w:t xml:space="preserve">רבי ישמעאל</w:t>
      </w:r>
      <w:del w:id="101723" w:author="מנוע מכני" w:date="2026-10-11T12:04:39Z">
        <w:r w:rsidRPr="0092071B">
          <w:delText xml:space="preserve"> אומר</w:delText>
        </w:r>
      </w:del>
      <w:r w:rsidRPr="0092071B">
        <w:t xml:space="preserve">:</w:t>
      </w:r>
    </w:p>
    <w:p w:rsidR="00DA63EC" w:rsidRDefault="00DA63EC" w:rsidP="00DA63EC">
      <w:pPr>
        <w:rPr>
          <w:rFonts w:ascii="FrankRuehl" w:hAnsi="FrankRuehl"/>
          <w:sz w:val="20"/>
          <w:rtl/>
        </w:rPr>
      </w:pPr>
      <w:del w:id="100846" w:author="מנוע מכני" w:date="2026-10-11T12:04:39Z">
        <w:r w:rsidRPr="00464129">
          <w:rPr>
            <w:rStyle w:val="afffff0"/>
            <w:rtl/>
          </w:rPr>
          <w:delText xml:space="preserve"> </w:delText>
        </w:r>
      </w:del>
      <w:r w:rsidRPr="00464129">
        <w:rPr>
          <w:rStyle w:val="afffff0"/>
          <w:rFonts w:hint="cs"/>
          <w:rtl/>
        </w:rPr>
        <w:t>'</w:t>
      </w:r>
      <w:ins w:id="91179" w:author="Claude - סמנטי" w:date="2026-10-11T12:26:16Z">
        <w:r>
          <w:rPr>
            <w:rStyle w:val="afffff0"/>
            <w:rtl/>
          </w:rPr>
          <w:t xml:space="preserve">עוֹר הָעוֹלָה</w:t>
        </w:r>
      </w:ins>
      <w:del w:id="91180" w:author="Claude - סמנטי" w:date="2026-10-11T12:26:16Z">
        <w:r w:rsidRPr="00464129">
          <w:rPr>
            <w:rStyle w:val="afffff0"/>
            <w:rtl/>
          </w:rPr>
          <w:delText xml:space="preserve">עור העולה</w:delText>
        </w:r>
      </w:del>
      <w:r w:rsidRPr="00464129">
        <w:rPr>
          <w:rStyle w:val="afffff0"/>
          <w:rFonts w:hint="cs"/>
          <w:rtl/>
        </w:rPr>
        <w:t>'</w:t>
      </w:r>
      <w:r w:rsidRPr="00464129">
        <w:rPr>
          <w:rStyle w:val="afffff0"/>
          <w:rtl/>
        </w:rPr>
        <w:t xml:space="preserve"> </w:t>
      </w:r>
      <w:r>
        <w:rPr>
          <w:rFonts w:ascii="FrankRuehl" w:hAnsi="FrankRuehl"/>
          <w:sz w:val="20"/>
          <w:rtl/>
        </w:rPr>
        <w:t>–</w:t>
      </w:r>
      <w:r>
        <w:rPr>
          <w:rFonts w:ascii="FrankRuehl" w:hAnsi="FrankRuehl" w:hint="cs"/>
          <w:sz w:val="20"/>
          <w:rtl/>
        </w:rPr>
        <w:t xml:space="preserve">ומה עולה שלא זכו בבשרה זכו בעורה </w:t>
      </w:r>
      <w:r>
        <w:rPr>
          <w:rFonts w:ascii="FrankRuehl" w:hAnsi="FrankRuehl" w:hint="cs"/>
          <w:sz w:val="20"/>
          <w:rtl/>
        </w:rPr>
        <w:t xml:space="preserve">כ</w:t>
      </w:r>
      <w:r>
        <w:rPr>
          <w:rFonts w:ascii="FrankRuehl" w:hAnsi="FrankRuehl"/>
          <w:sz w:val="20"/>
          <w:rtl/>
        </w:rPr>
        <w:t>"</w:t>
      </w:r>
      <w:r>
        <w:rPr>
          <w:rFonts w:ascii="FrankRuehl" w:hAnsi="FrankRuehl" w:hint="cs"/>
          <w:sz w:val="20"/>
          <w:rtl/>
        </w:rPr>
        <w:t xml:space="preserve">ש</w:t>
      </w:r>
      <w:r>
        <w:rPr>
          <w:rFonts w:ascii="FrankRuehl" w:hAnsi="FrankRuehl" w:hint="cs"/>
          <w:sz w:val="20"/>
          <w:rtl/>
        </w:rPr>
        <w:t xml:space="preserve"> לקדשי קדשים שזכו בבשרן שיזכרו בעורן </w:t>
      </w:r>
    </w:p>
    <w:p>
      <w:pPr>
        <w:pStyle w:val="38"/>
        <w:rPr>
          <w:ins w:id="100847" w:author="מנוע מכני" w:date="2026-10-11T12:04:39Z"/>
        </w:rPr>
      </w:pPr>
      <w:r>
        <w:t>וא</w:t>
      </w:r>
      <w:r>
        <w:t>"</w:t>
      </w:r>
      <w:r>
        <w:t xml:space="preserve">א</w:t>
      </w:r>
    </w:p>
    <w:p w:rsidR="00DA63EC" w:rsidRDefault="00DA63EC" w:rsidP="00DA63EC">
      <w:pPr>
        <w:rPr>
          <w:rFonts w:ascii="FrankRuehl" w:hAnsi="FrankRuehl"/>
          <w:sz w:val="20"/>
          <w:rtl/>
        </w:rPr>
      </w:pPr>
      <w:del w:id="100848" w:author="מנוע מכני" w:date="2026-10-11T12:04:39Z">
        <w:r>
          <w:rPr>
            <w:rFonts w:ascii="FrankRuehl" w:hAnsi="FrankRuehl" w:hint="cs"/>
            <w:sz w:val="20"/>
            <w:rtl/>
          </w:rPr>
          <w:delText xml:space="preserve"> </w:delText>
        </w:r>
      </w:del>
      <w:r>
        <w:rPr>
          <w:rFonts w:ascii="FrankRuehl" w:hAnsi="FrankRuehl" w:hint="cs"/>
          <w:sz w:val="20"/>
          <w:rtl/>
        </w:rPr>
        <w:t xml:space="preserve">להוכיח ממזבח שזכה בבשר ולא בעור שכן </w:t>
      </w:r>
      <w:r>
        <w:rPr>
          <w:rFonts w:ascii="FrankRuehl" w:hAnsi="FrankRuehl" w:hint="cs"/>
          <w:sz w:val="20"/>
          <w:rtl/>
        </w:rPr>
        <w:t xml:space="preserve">לא</w:t>
      </w:r>
      <w:r>
        <w:rPr>
          <w:rFonts w:ascii="FrankRuehl" w:hAnsi="FrankRuehl" w:hint="cs"/>
          <w:sz w:val="20"/>
          <w:rtl/>
        </w:rPr>
        <w:t xml:space="preserve"> זכה במקצת אבל כהנים שזכו במקצת זכו בכוליה </w:t>
      </w:r>
    </w:p>
    <w:p>
      <w:pPr>
        <w:pStyle w:val="38"/>
        <w:rPr>
          <w:ins w:id="100849" w:author="מנוע מכני" w:date="2026-10-11T12:04:39Z"/>
        </w:rPr>
      </w:pPr>
      <w:r w:rsidRPr="0092071B">
        <w:t xml:space="preserve">רבי:</w:t>
      </w:r>
    </w:p>
    <w:p w:rsidR="00DA63EC" w:rsidRDefault="00DA63EC" w:rsidP="00DA63EC">
      <w:pPr>
        <w:rPr>
          <w:rFonts w:ascii="FrankRuehl" w:hAnsi="FrankRuehl"/>
          <w:sz w:val="20"/>
          <w:rtl/>
        </w:rPr>
      </w:pPr>
      <w:del w:id="100850"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כל עצמו </w:t>
      </w:r>
      <w:r w:rsidRPr="0092071B">
        <w:rPr>
          <w:rFonts w:ascii="FrankRuehl" w:hAnsi="FrankRuehl"/>
          <w:sz w:val="20"/>
          <w:rtl/>
        </w:rPr>
        <w:t xml:space="preserve">לא</w:t>
      </w:r>
      <w:r w:rsidRPr="0092071B">
        <w:rPr>
          <w:rFonts w:ascii="FrankRuehl" w:hAnsi="FrankRuehl"/>
          <w:sz w:val="20"/>
          <w:rtl/>
        </w:rPr>
        <w:t xml:space="preserve"> הוצרכנו אלא לעור העולה בלבד, שבכל מקום העור מהלך אחר הבשר, פרים הנשרפין ושעירים הנשרפין הן ועורותיהן נשרפין עמהן, חטאת ואשם וזבחי שלמי ציבור מתנה לכהן, רצו - מפשיטין אותן, </w:t>
      </w:r>
      <w:r w:rsidRPr="0092071B">
        <w:rPr>
          <w:rFonts w:ascii="FrankRuehl" w:hAnsi="FrankRuehl"/>
          <w:sz w:val="20"/>
          <w:rtl/>
        </w:rPr>
        <w:t xml:space="preserve">לא</w:t>
      </w:r>
      <w:r w:rsidRPr="0092071B">
        <w:rPr>
          <w:rFonts w:ascii="FrankRuehl" w:hAnsi="FrankRuehl"/>
          <w:sz w:val="20"/>
          <w:rtl/>
        </w:rPr>
        <w:t xml:space="preserve"> רצו - אוכלין אותן </w:t>
      </w:r>
      <w:r w:rsidRPr="0092071B">
        <w:rPr>
          <w:rFonts w:ascii="FrankRuehl" w:hAnsi="FrankRuehl"/>
          <w:sz w:val="20"/>
          <w:rtl/>
        </w:rPr>
        <w:t xml:space="preserve">ע"ג</w:t>
      </w:r>
      <w:r w:rsidRPr="0092071B">
        <w:rPr>
          <w:rFonts w:ascii="FrankRuehl" w:hAnsi="FrankRuehl"/>
          <w:sz w:val="20"/>
          <w:rtl/>
        </w:rPr>
        <w:t xml:space="preserve"> עורן, קדשים קלים לבעלים, רצו - מפשיטין אותן, רצו - אוכלין אותן על גב עורן</w:t>
      </w:r>
      <w:ins w:id="95193" w:author="מנוע מכני" w:date="2026-10-11T12:04:39Z">
        <w:r>
          <w:rPr>
            <w:rFonts w:ascii="FrankRuehl" w:hAnsi="FrankRuehl"/>
            <w:sz w:val="20"/>
            <w:rtl/>
          </w:rPr>
          <w:t xml:space="preserve">,</w:t>
        </w:r>
      </w:ins>
      <w:del w:id="95194"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אבל עולה נאמר בה:</w:t>
      </w:r>
      <w:r w:rsidRPr="00A71A5E">
        <w:rPr>
          <w:rStyle w:val="afffff0"/>
          <w:rtl/>
        </w:rPr>
        <w:t xml:space="preserve"> </w:t>
      </w:r>
      <w:r w:rsidRPr="00A71A5E">
        <w:rPr>
          <w:rStyle w:val="afffff0"/>
          <w:rFonts w:hint="cs"/>
          <w:rtl/>
        </w:rPr>
        <w:t>'</w:t>
      </w:r>
      <w:ins w:id="91181" w:author="Claude - סמנטי" w:date="2026-10-11T12:26:16Z">
        <w:r>
          <w:rPr>
            <w:rStyle w:val="afffff0"/>
            <w:rtl/>
          </w:rPr>
          <w:t xml:space="preserve">וְהִפְשִׁיט אֶת הָעוֹלָה וְנִתַּח אוֹתָהּ לִנְתָחֶיהָ</w:t>
        </w:r>
      </w:ins>
      <w:del w:id="91182" w:author="Claude - סמנטי" w:date="2026-10-11T12:26:16Z">
        <w:r w:rsidRPr="00A71A5E">
          <w:rPr>
            <w:rStyle w:val="afffff0"/>
            <w:rtl/>
          </w:rPr>
          <w:delText xml:space="preserve">והפשיט את העולה ונתח אותה לנתחיה</w:delText>
        </w:r>
      </w:del>
      <w:r w:rsidRPr="00A71A5E">
        <w:rPr>
          <w:rStyle w:val="afffff0"/>
          <w:rFonts w:hint="cs"/>
          <w:rtl/>
        </w:rPr>
        <w:t>'</w:t>
      </w:r>
      <w:r w:rsidRPr="00A71A5E">
        <w:rPr>
          <w:rStyle w:val="afffff0"/>
          <w:rtl/>
        </w:rPr>
        <w:t>,</w:t>
      </w:r>
      <w:r w:rsidRPr="0092071B">
        <w:rPr>
          <w:rFonts w:ascii="FrankRuehl" w:hAnsi="FrankRuehl"/>
          <w:sz w:val="20"/>
          <w:rtl/>
        </w:rPr>
        <w:t xml:space="preserve"> </w:t>
      </w:r>
    </w:p>
    <w:p w:rsidR="00DA63EC" w:rsidRDefault="00DA63EC" w:rsidP="00DA63EC">
      <w:pPr>
        <w:rPr>
          <w:rFonts w:ascii="FrankRuehl" w:hAnsi="FrankRuehl"/>
          <w:sz w:val="20"/>
          <w:rtl/>
        </w:rPr>
      </w:pPr>
      <w:r w:rsidRPr="0092071B">
        <w:rPr>
          <w:rFonts w:ascii="FrankRuehl" w:hAnsi="FrankRuehl"/>
          <w:sz w:val="20"/>
          <w:rtl/>
        </w:rPr>
        <w:t xml:space="preserve">יכול </w:t>
      </w:r>
      <w:r w:rsidRPr="0092071B">
        <w:rPr>
          <w:rFonts w:ascii="FrankRuehl" w:hAnsi="FrankRuehl"/>
          <w:sz w:val="20"/>
          <w:rtl/>
        </w:rPr>
        <w:t xml:space="preserve">לא</w:t>
      </w:r>
      <w:r w:rsidRPr="0092071B">
        <w:rPr>
          <w:rFonts w:ascii="FrankRuehl" w:hAnsi="FrankRuehl"/>
          <w:sz w:val="20"/>
          <w:rtl/>
        </w:rPr>
        <w:t xml:space="preserve"> יהו הכהנים זכאין בעורה? </w:t>
      </w:r>
      <w:r w:rsidRPr="0092071B">
        <w:rPr>
          <w:rFonts w:ascii="FrankRuehl" w:hAnsi="FrankRuehl"/>
          <w:sz w:val="20"/>
          <w:rtl/>
        </w:rPr>
        <w:t xml:space="preserve">ת"ל</w:t>
      </w:r>
      <w:r w:rsidRPr="0092071B">
        <w:rPr>
          <w:rFonts w:ascii="FrankRuehl" w:hAnsi="FrankRuehl"/>
          <w:sz w:val="20"/>
          <w:rtl/>
        </w:rPr>
        <w:t xml:space="preserve">:</w:t>
      </w:r>
      <w:r w:rsidRPr="00464129">
        <w:rPr>
          <w:rStyle w:val="afffff0"/>
          <w:rtl/>
        </w:rPr>
        <w:t xml:space="preserve"> </w:t>
      </w:r>
      <w:r w:rsidRPr="00464129">
        <w:rPr>
          <w:rStyle w:val="afffff0"/>
          <w:rFonts w:hint="cs"/>
          <w:rtl/>
        </w:rPr>
        <w:t>'</w:t>
      </w:r>
      <w:r w:rsidRPr="00464129">
        <w:rPr>
          <w:rStyle w:val="afffff0"/>
          <w:rtl/>
        </w:rPr>
        <w:t>עור העולה אשר הקריב לו יהיה</w:t>
      </w:r>
      <w:r w:rsidRPr="00464129">
        <w:rPr>
          <w:rStyle w:val="afffff0"/>
          <w:rFonts w:hint="cs"/>
          <w:rtl/>
        </w:rPr>
        <w:t>'</w:t>
      </w:r>
      <w:r w:rsidRPr="00464129">
        <w:rPr>
          <w:rStyle w:val="afffff0"/>
          <w:rtl/>
        </w:rPr>
        <w:t>,</w:t>
      </w:r>
      <w:r w:rsidRPr="0092071B">
        <w:rPr>
          <w:rFonts w:ascii="FrankRuehl" w:hAnsi="FrankRuehl"/>
          <w:sz w:val="20"/>
          <w:rtl/>
        </w:rPr>
        <w:t xml:space="preserve"> פרט לטבול יום ואונן, </w:t>
      </w:r>
    </w:p>
    <w:p w:rsidR="00DA63EC" w:rsidRDefault="00DA63EC" w:rsidP="00DA63EC">
      <w:pPr>
        <w:rPr>
          <w:rFonts w:ascii="FrankRuehl" w:hAnsi="FrankRuehl"/>
          <w:sz w:val="20"/>
          <w:rtl/>
        </w:rPr>
      </w:pPr>
      <w:r w:rsidRPr="0092071B">
        <w:rPr>
          <w:rFonts w:ascii="FrankRuehl" w:hAnsi="FrankRuehl"/>
          <w:sz w:val="20"/>
          <w:rtl/>
        </w:rPr>
        <w:t xml:space="preserve">שיכול </w:t>
      </w:r>
      <w:r w:rsidRPr="0092071B">
        <w:rPr>
          <w:rFonts w:ascii="FrankRuehl" w:hAnsi="FrankRuehl"/>
          <w:sz w:val="20"/>
          <w:rtl/>
        </w:rPr>
        <w:t xml:space="preserve">לא</w:t>
      </w:r>
      <w:r w:rsidRPr="0092071B">
        <w:rPr>
          <w:rFonts w:ascii="FrankRuehl" w:hAnsi="FrankRuehl"/>
          <w:sz w:val="20"/>
          <w:rtl/>
        </w:rPr>
        <w:t xml:space="preserve"> יזכו בבשר שהוא לאכילה יזכו בעור שאינו לאכילה?</w:t>
      </w:r>
      <w:r>
        <w:rPr>
          <w:rFonts w:ascii="FrankRuehl" w:hAnsi="FrankRuehl" w:hint="cs"/>
          <w:sz w:val="20"/>
          <w:rtl/>
        </w:rPr>
        <w:t xml:space="preserve">- </w:t>
      </w:r>
      <w:r w:rsidRPr="0092071B">
        <w:rPr>
          <w:rFonts w:ascii="FrankRuehl" w:hAnsi="FrankRuehl"/>
          <w:sz w:val="20"/>
          <w:rtl/>
        </w:rPr>
        <w:t xml:space="preserve">ת"ל</w:t>
      </w:r>
      <w:r w:rsidRPr="0092071B">
        <w:rPr>
          <w:rFonts w:ascii="FrankRuehl" w:hAnsi="FrankRuehl"/>
          <w:sz w:val="20"/>
          <w:rtl/>
        </w:rPr>
        <w:t xml:space="preserve">:</w:t>
      </w:r>
      <w:r w:rsidRPr="00464129">
        <w:rPr>
          <w:rStyle w:val="afffff0"/>
          <w:rtl/>
        </w:rPr>
        <w:t xml:space="preserve"> </w:t>
      </w:r>
      <w:r w:rsidRPr="00464129">
        <w:rPr>
          <w:rStyle w:val="afffff0"/>
          <w:rFonts w:hint="cs"/>
          <w:rtl/>
        </w:rPr>
        <w:t>'</w:t>
      </w:r>
      <w:ins w:id="91183" w:author="Claude - סמנטי" w:date="2026-10-11T12:26:16Z">
        <w:r>
          <w:rPr>
            <w:rStyle w:val="afffff0"/>
            <w:rtl/>
          </w:rPr>
          <w:t xml:space="preserve">לוֹ יִהְיֶה</w:t>
        </w:r>
      </w:ins>
      <w:del w:id="91184" w:author="Claude - סמנטי" w:date="2026-10-11T12:26:16Z">
        <w:r w:rsidRPr="00464129">
          <w:rPr>
            <w:rStyle w:val="afffff0"/>
            <w:rtl/>
          </w:rPr>
          <w:delText xml:space="preserve">לו יהיה</w:delText>
        </w:r>
      </w:del>
      <w:r w:rsidRPr="00464129">
        <w:rPr>
          <w:rStyle w:val="afffff0"/>
          <w:rFonts w:hint="cs"/>
          <w:rtl/>
        </w:rPr>
        <w:t>'</w:t>
      </w:r>
      <w:r w:rsidRPr="00464129">
        <w:rPr>
          <w:rStyle w:val="afffff0"/>
          <w:rtl/>
        </w:rPr>
        <w:t>,</w:t>
      </w:r>
      <w:r w:rsidRPr="0092071B">
        <w:rPr>
          <w:rFonts w:ascii="FrankRuehl" w:hAnsi="FrankRuehl"/>
          <w:sz w:val="20"/>
          <w:rtl/>
        </w:rPr>
        <w:t xml:space="preserve"> פרט למחוסר כיפורים וטבול יום ואונן.</w:t>
      </w:r>
    </w:p>
    <w:p>
      <w:pPr>
        <w:pStyle w:val="38"/>
        <w:rPr>
          <w:ins w:id="100851" w:author="מנוע מכני" w:date="2026-10-11T12:04:39Z"/>
        </w:rPr>
      </w:pPr>
      <w:r w:rsidRPr="0092071B">
        <w:t>ו</w:t>
      </w:r>
      <w:r>
        <w:t>ל</w:t>
      </w:r>
      <w:r w:rsidRPr="0092071B">
        <w:t>ת"ק</w:t>
      </w:r>
      <w:r>
        <w:t>:</w:t>
      </w:r>
    </w:p>
    <w:p w:rsidR="00DA63EC" w:rsidRDefault="00DA63EC" w:rsidP="00DA63EC">
      <w:pPr>
        <w:rPr>
          <w:rFonts w:ascii="FrankRuehl" w:hAnsi="FrankRuehl"/>
          <w:sz w:val="20"/>
          <w:rtl/>
        </w:rPr>
      </w:pPr>
      <w:del w:id="100852" w:author="מנוע מכני" w:date="2026-10-11T12:04:39Z">
        <w:r w:rsidRPr="0092071B">
          <w:rPr>
            <w:rFonts w:ascii="FrankRuehl" w:hAnsi="FrankRuehl"/>
            <w:sz w:val="20"/>
            <w:rtl/>
          </w:rPr>
          <w:delText xml:space="preserve"> </w:delText>
        </w:r>
      </w:del>
      <w:r>
        <w:rPr>
          <w:rFonts w:ascii="FrankRuehl" w:hAnsi="FrankRuehl" w:hint="cs"/>
          <w:sz w:val="20"/>
          <w:rtl/>
        </w:rPr>
        <w:t xml:space="preserve">- </w:t>
      </w:r>
      <w:ins w:id="91961" w:author="מנוע מכני" w:date="2026-10-11T12:04:39Z">
        <w:r>
          <w:rPr>
            <w:rFonts w:ascii="FrankRuehl" w:hAnsi="FrankRuehl"/>
            <w:sz w:val="20"/>
            <w:rtl/>
          </w:rPr>
          <w:t xml:space="preserve">דבר</w:t>
        </w:r>
      </w:ins>
      <w:del w:id="91962" w:author="מנוע מכני" w:date="2026-10-11T12:04:39Z">
        <w:r w:rsidRPr="0092071B">
          <w:rPr>
            <w:rFonts w:ascii="FrankRuehl" w:hAnsi="FrankRuehl"/>
            <w:sz w:val="20"/>
            <w:rtl/>
          </w:rPr>
          <w:delText xml:space="preserve">מילתא</w:delText>
        </w:r>
      </w:del>
      <w:r w:rsidRPr="0092071B">
        <w:rPr>
          <w:rFonts w:ascii="FrankRuehl" w:hAnsi="FrankRuehl"/>
          <w:sz w:val="20"/>
          <w:rtl/>
        </w:rPr>
        <w:t xml:space="preserve"> </w:t>
      </w:r>
      <w:ins w:id="97327" w:author="מנוע מכני" w:date="2026-10-11T12:04:39Z">
        <w:r>
          <w:rPr>
            <w:rFonts w:ascii="FrankRuehl" w:hAnsi="FrankRuehl"/>
            <w:sz w:val="20"/>
            <w:rtl/>
          </w:rPr>
          <w:t xml:space="preserve">דבאה</w:t>
        </w:r>
      </w:ins>
      <w:del w:id="97328" w:author="מנוע מכני" w:date="2026-10-11T12:04:39Z">
        <w:r w:rsidRPr="0092071B">
          <w:rPr>
            <w:rFonts w:ascii="FrankRuehl" w:hAnsi="FrankRuehl"/>
            <w:sz w:val="20"/>
            <w:rtl/>
          </w:rPr>
          <w:delText xml:space="preserve">דאתיא</w:delText>
        </w:r>
      </w:del>
      <w:r w:rsidRPr="0092071B">
        <w:rPr>
          <w:rFonts w:ascii="FrankRuehl" w:hAnsi="FrankRuehl"/>
          <w:sz w:val="20"/>
          <w:rtl/>
        </w:rPr>
        <w:t xml:space="preserve"> בקל וחומר טרח וכתב לה קרא.</w:t>
      </w:r>
    </w:p>
    <w:p w:rsidR="00DA63EC" w:rsidRDefault="00DA63EC" w:rsidP="00DA63EC">
      <w:pPr>
        <w:rPr>
          <w:rFonts w:ascii="FrankRuehl" w:hAnsi="FrankRuehl"/>
          <w:sz w:val="20"/>
          <w:rtl/>
        </w:rPr>
      </w:pPr>
      <w:r w:rsidRPr="0092071B">
        <w:rPr>
          <w:rStyle w:val="2fb"/>
          <w:rFonts w:ascii="FrankRuehl" w:hAnsi="FrankRuehl"/>
          <w:sz w:val="20"/>
          <w:rtl/>
        </w:rPr>
        <w:t>ור</w:t>
      </w:r>
      <w:r>
        <w:rPr>
          <w:rStyle w:val="2fb"/>
          <w:rFonts w:ascii="FrankRuehl" w:hAnsi="FrankRuehl" w:hint="cs"/>
          <w:sz w:val="20"/>
          <w:rtl/>
        </w:rPr>
        <w:t>י</w:t>
      </w:r>
      <w:r>
        <w:rPr>
          <w:rStyle w:val="2fb"/>
          <w:rFonts w:ascii="FrankRuehl" w:hAnsi="FrankRuehl"/>
          <w:sz w:val="20"/>
          <w:rtl/>
        </w:rPr>
        <w:t>"</w:t>
      </w:r>
      <w:r>
        <w:rPr>
          <w:rStyle w:val="2fb"/>
          <w:rFonts w:ascii="FrankRuehl" w:hAnsi="FrankRuehl" w:hint="cs"/>
          <w:sz w:val="20"/>
          <w:rtl/>
        </w:rPr>
        <w:t xml:space="preserve">ש</w:t>
      </w:r>
      <w:r>
        <w:rPr>
          <w:rFonts w:ascii="FrankRuehl" w:hAnsi="FrankRuehl" w:hint="cs"/>
          <w:sz w:val="20"/>
          <w:rtl/>
        </w:rPr>
        <w:t xml:space="preserve">: </w:t>
      </w:r>
      <w:ins w:id="93723" w:author="מנוע מכני" w:date="2026-10-11T12:04:39Z">
        <w:r>
          <w:rPr>
            <w:rFonts w:ascii="FrankRuehl" w:hAnsi="FrankRuehl"/>
            <w:sz w:val="20"/>
            <w:rtl/>
          </w:rPr>
          <w:t xml:space="preserve">זה</w:t>
        </w:r>
      </w:ins>
      <w:del w:id="93724" w:author="מנוע מכני" w:date="2026-10-11T12:04:39Z">
        <w:r w:rsidRPr="0092071B">
          <w:rPr>
            <w:rFonts w:ascii="FrankRuehl" w:hAnsi="FrankRuehl"/>
            <w:sz w:val="20"/>
            <w:rtl/>
          </w:rPr>
          <w:delText xml:space="preserve">האי</w:delText>
        </w:r>
      </w:del>
      <w:r w:rsidRPr="00464129">
        <w:rPr>
          <w:rStyle w:val="afffff0"/>
          <w:rtl/>
        </w:rPr>
        <w:t xml:space="preserve"> </w:t>
      </w:r>
      <w:r w:rsidRPr="00464129">
        <w:rPr>
          <w:rStyle w:val="afffff0"/>
          <w:rFonts w:hint="cs"/>
          <w:rtl/>
        </w:rPr>
        <w:t>'</w:t>
      </w:r>
      <w:ins w:id="91189" w:author="Claude - סמנטי" w:date="2026-10-11T12:26:16Z">
        <w:r>
          <w:rPr>
            <w:rStyle w:val="afffff0"/>
            <w:rtl/>
          </w:rPr>
          <w:t xml:space="preserve">אֲשֶׁר הִקְרִיב</w:t>
        </w:r>
      </w:ins>
      <w:del w:id="91190" w:author="Claude - סמנטי" w:date="2026-10-11T12:26:16Z">
        <w:r w:rsidRPr="00464129">
          <w:rPr>
            <w:rStyle w:val="afffff0"/>
            <w:rtl/>
          </w:rPr>
          <w:delText xml:space="preserve">אשר הקריב</w:delText>
        </w:r>
      </w:del>
      <w:r w:rsidRPr="00464129">
        <w:rPr>
          <w:rStyle w:val="afffff0"/>
          <w:rFonts w:hint="cs"/>
          <w:rtl/>
        </w:rPr>
        <w:t>'</w:t>
      </w:r>
      <w:r w:rsidRPr="00464129">
        <w:rPr>
          <w:rStyle w:val="afffff0"/>
          <w:rtl/>
        </w:rPr>
        <w:t xml:space="preserve"> </w:t>
      </w:r>
      <w:r w:rsidRPr="0092071B">
        <w:rPr>
          <w:rFonts w:ascii="FrankRuehl" w:hAnsi="FrankRuehl"/>
          <w:sz w:val="20"/>
          <w:rtl/>
        </w:rPr>
        <w:t>פרט לטבול יום ומחוסר כיפורים ואונן.</w:t>
      </w:r>
      <w:r>
        <w:rPr>
          <w:rFonts w:ascii="FrankRuehl" w:hAnsi="FrankRuehl" w:hint="cs"/>
          <w:sz w:val="20"/>
          <w:rtl/>
        </w:rPr>
        <w:t xml:space="preserve"> ולא נפיק </w:t>
      </w:r>
      <w:r w:rsidRPr="0092071B">
        <w:rPr>
          <w:rFonts w:ascii="FrankRuehl" w:hAnsi="FrankRuehl"/>
          <w:sz w:val="20"/>
          <w:rtl/>
        </w:rPr>
        <w:t>מ</w:t>
      </w:r>
      <w:r>
        <w:rPr>
          <w:rFonts w:ascii="FrankRuehl" w:hAnsi="FrankRuehl" w:hint="cs"/>
          <w:sz w:val="20"/>
          <w:rtl/>
        </w:rPr>
        <w:t>'</w:t>
      </w:r>
      <w:ins w:id="91187" w:author="Claude - סמנטי" w:date="2026-10-11T12:26:16Z">
        <w:r>
          <w:rPr>
            <w:rStyle w:val="afffff0"/>
            <w:rFonts w:ascii="FrankRuehl" w:hAnsi="FrankRuehl"/>
            <w:sz w:val="20"/>
            <w:rtl/>
          </w:rPr>
          <w:t xml:space="preserve">לוֹ יִהְיֶה</w:t>
        </w:r>
      </w:ins>
      <w:del w:id="91188" w:author="Claude - סמנטי" w:date="2026-10-11T12:26:16Z">
        <w:r w:rsidRPr="0092071B">
          <w:rPr>
            <w:rFonts w:ascii="FrankRuehl" w:hAnsi="FrankRuehl"/>
            <w:sz w:val="20"/>
            <w:rtl/>
          </w:rPr>
          <w:delText xml:space="preserve">לו יהיה</w:delText>
        </w:r>
      </w:del>
      <w:r>
        <w:rPr>
          <w:rFonts w:ascii="FrankRuehl" w:hAnsi="FrankRuehl" w:hint="cs"/>
          <w:sz w:val="20"/>
          <w:rtl/>
        </w:rPr>
        <w:t xml:space="preserve">'- </w:t>
      </w:r>
      <w:ins w:id="91963" w:author="מנוע מכני" w:date="2026-10-11T12:04:39Z">
        <w:r>
          <w:rPr>
            <w:rFonts w:ascii="FrankRuehl" w:hAnsi="FrankRuehl" w:hint="cs"/>
            <w:sz w:val="20"/>
            <w:rtl/>
          </w:rPr>
          <w:t xml:space="preserve">דלשיטתו</w:t>
        </w:r>
      </w:ins>
      <w:del w:id="91964" w:author="מנוע מכני" w:date="2026-10-11T12:04:39Z">
        <w:r>
          <w:rPr>
            <w:rFonts w:ascii="FrankRuehl" w:hAnsi="FrankRuehl" w:hint="cs"/>
            <w:sz w:val="20"/>
            <w:rtl/>
          </w:rPr>
          <w:delText xml:space="preserve">ד</w:delText>
        </w:r>
        <w:r w:rsidRPr="0092071B">
          <w:rPr>
            <w:rFonts w:ascii="FrankRuehl" w:hAnsi="FrankRuehl"/>
            <w:sz w:val="20"/>
            <w:rtl/>
          </w:rPr>
          <w:delText xml:space="preserve">לטעמיה</w:delText>
        </w:r>
      </w:del>
      <w:r w:rsidRPr="0092071B">
        <w:rPr>
          <w:rFonts w:ascii="FrankRuehl" w:hAnsi="FrankRuehl"/>
          <w:sz w:val="20"/>
          <w:rtl/>
        </w:rPr>
        <w:t xml:space="preserve">, </w:t>
      </w:r>
      <w:r w:rsidRPr="0092071B">
        <w:rPr>
          <w:rStyle w:val="2fb"/>
          <w:rFonts w:ascii="FrankRuehl" w:hAnsi="FrankRuehl"/>
          <w:sz w:val="20"/>
          <w:rtl/>
        </w:rPr>
        <w:t xml:space="preserve">דא</w:t>
      </w:r>
      <w:r>
        <w:rPr>
          <w:rStyle w:val="2fb"/>
          <w:rFonts w:ascii="FrankRuehl" w:hAnsi="FrankRuehl" w:hint="cs"/>
          <w:sz w:val="20"/>
          <w:rtl/>
        </w:rPr>
        <w:t>רי</w:t>
      </w:r>
      <w:r>
        <w:rPr>
          <w:rStyle w:val="2fb"/>
          <w:rFonts w:ascii="FrankRuehl" w:hAnsi="FrankRuehl"/>
          <w:sz w:val="20"/>
          <w:rtl/>
        </w:rPr>
        <w:t>"</w:t>
      </w:r>
      <w:r>
        <w:rPr>
          <w:rStyle w:val="2fb"/>
          <w:rFonts w:ascii="FrankRuehl" w:hAnsi="FrankRuehl" w:hint="cs"/>
          <w:sz w:val="20"/>
          <w:rtl/>
        </w:rPr>
        <w:t xml:space="preserve">ו</w:t>
      </w:r>
      <w:r>
        <w:rPr>
          <w:rFonts w:ascii="FrankRuehl" w:hAnsi="FrankRuehl" w:hint="cs"/>
          <w:sz w:val="20"/>
          <w:rtl/>
        </w:rPr>
        <w:t xml:space="preserve"> </w:t>
      </w:r>
      <w:r>
        <w:rPr>
          <w:rStyle w:val="2fb"/>
          <w:rFonts w:ascii="FrankRuehl" w:hAnsi="FrankRuehl" w:hint="cs"/>
          <w:sz w:val="20"/>
          <w:rtl/>
        </w:rPr>
        <w:t xml:space="preserve">מרי</w:t>
      </w:r>
      <w:r>
        <w:rPr>
          <w:rStyle w:val="2fb"/>
          <w:rFonts w:ascii="FrankRuehl" w:hAnsi="FrankRuehl"/>
          <w:sz w:val="20"/>
          <w:rtl/>
        </w:rPr>
        <w:t>"</w:t>
      </w:r>
      <w:r>
        <w:rPr>
          <w:rStyle w:val="2fb"/>
          <w:rFonts w:ascii="FrankRuehl" w:hAnsi="FrankRuehl" w:hint="cs"/>
          <w:sz w:val="20"/>
          <w:rtl/>
        </w:rPr>
        <w:t>ש</w:t>
      </w:r>
      <w:r w:rsidRPr="0092071B">
        <w:rPr>
          <w:rFonts w:ascii="FrankRuehl" w:hAnsi="FrankRuehl"/>
          <w:sz w:val="20"/>
          <w:rtl/>
        </w:rPr>
        <w:t xml:space="preserve">: נאמר בעולה </w:t>
      </w:r>
      <w:r>
        <w:rPr>
          <w:rFonts w:ascii="FrankRuehl" w:hAnsi="FrankRuehl" w:hint="cs"/>
          <w:sz w:val="20"/>
          <w:rtl/>
        </w:rPr>
        <w:t>ובאשם</w:t>
      </w:r>
      <w:r w:rsidRPr="00464129">
        <w:rPr>
          <w:rStyle w:val="afffff0"/>
          <w:rFonts w:hint="cs"/>
          <w:rtl/>
        </w:rPr>
        <w:t xml:space="preserve"> '</w:t>
      </w:r>
      <w:ins w:id="91185" w:author="Claude - סמנטי" w:date="2026-10-11T12:26:16Z">
        <w:r>
          <w:rPr>
            <w:rStyle w:val="afffff0"/>
            <w:rtl/>
          </w:rPr>
          <w:t xml:space="preserve">לוֹ יִהְיֶה</w:t>
        </w:r>
      </w:ins>
      <w:del w:id="91186" w:author="Claude - סמנטי" w:date="2026-10-11T12:26:16Z">
        <w:r w:rsidRPr="00464129">
          <w:rPr>
            <w:rStyle w:val="afffff0"/>
            <w:rtl/>
          </w:rPr>
          <w:delText xml:space="preserve">לו יהיה</w:delText>
        </w:r>
      </w:del>
      <w:r w:rsidRPr="00464129">
        <w:rPr>
          <w:rStyle w:val="afffff0"/>
          <w:rFonts w:hint="cs"/>
          <w:rtl/>
        </w:rPr>
        <w:t>'</w:t>
      </w:r>
      <w:r w:rsidRPr="00464129">
        <w:rPr>
          <w:rStyle w:val="afffff0"/>
          <w:rtl/>
        </w:rPr>
        <w:t xml:space="preserve"> </w:t>
      </w:r>
      <w:r w:rsidRPr="0092071B">
        <w:rPr>
          <w:rFonts w:ascii="FrankRuehl" w:hAnsi="FrankRuehl"/>
          <w:sz w:val="20"/>
          <w:rtl/>
        </w:rPr>
        <w:t>מה להלן עצמותיו מותרין, אף כאן עצמותיו מותרין.</w:t>
      </w:r>
    </w:p>
    <w:p w:rsidR="00DA63EC" w:rsidRDefault="00DA63EC" w:rsidP="00DA63EC">
      <w:pPr>
        <w:rPr>
          <w:rFonts w:ascii="FrankRuehl" w:hAnsi="FrankRuehl"/>
          <w:sz w:val="20"/>
          <w:rtl/>
        </w:rPr>
      </w:pPr>
      <w:r w:rsidRPr="0092071B">
        <w:rPr>
          <w:rFonts w:ascii="FrankRuehl" w:hAnsi="FrankRuehl"/>
          <w:sz w:val="20"/>
          <w:rtl/>
        </w:rPr>
        <w:t xml:space="preserve">מופני, </w:t>
      </w:r>
      <w:ins w:id="96089" w:author="מנוע מכני" w:date="2026-10-11T12:04:39Z">
        <w:r>
          <w:rPr>
            <w:rFonts w:ascii="FrankRuehl" w:hAnsi="FrankRuehl"/>
            <w:sz w:val="20"/>
            <w:rtl/>
          </w:rPr>
          <w:t xml:space="preserve">דאם </w:t>
        </w:r>
      </w:ins>
      <w:del w:id="96090" w:author="מנוע מכני" w:date="2026-10-11T12:04:39Z">
        <w:r w:rsidRPr="0092071B">
          <w:rPr>
            <w:rFonts w:ascii="FrankRuehl" w:hAnsi="FrankRuehl"/>
            <w:sz w:val="20"/>
            <w:rtl/>
          </w:rPr>
          <w:delText xml:space="preserve">דאי </w:delText>
        </w:r>
      </w:del>
      <w:r w:rsidRPr="0092071B">
        <w:rPr>
          <w:rFonts w:ascii="FrankRuehl" w:hAnsi="FrankRuehl"/>
          <w:sz w:val="20"/>
          <w:rtl/>
        </w:rPr>
        <w:t xml:space="preserve">לא</w:t>
      </w:r>
      <w:r w:rsidRPr="0092071B">
        <w:rPr>
          <w:rFonts w:ascii="FrankRuehl" w:hAnsi="FrankRuehl"/>
          <w:sz w:val="20"/>
          <w:rtl/>
        </w:rPr>
        <w:t xml:space="preserve"> </w:t>
      </w:r>
      <w:ins w:id="91965" w:author="מנוע מכני" w:date="2026-10-11T12:04:39Z">
        <w:r>
          <w:rPr>
            <w:rFonts w:ascii="FrankRuehl" w:hAnsi="FrankRuehl"/>
            <w:sz w:val="20"/>
            <w:rtl/>
          </w:rPr>
          <w:t xml:space="preserve">יש</w:t>
        </w:r>
      </w:ins>
      <w:del w:id="91966" w:author="מנוע מכני" w:date="2026-10-11T12:04:39Z">
        <w:r w:rsidRPr="0092071B">
          <w:rPr>
            <w:rFonts w:ascii="FrankRuehl" w:hAnsi="FrankRuehl"/>
            <w:sz w:val="20"/>
            <w:rtl/>
          </w:rPr>
          <w:delText xml:space="preserve">איכא</w:delText>
        </w:r>
      </w:del>
      <w:r w:rsidRPr="0092071B">
        <w:rPr>
          <w:rFonts w:ascii="FrankRuehl" w:hAnsi="FrankRuehl"/>
          <w:sz w:val="20"/>
          <w:rtl/>
        </w:rPr>
        <w:t xml:space="preserve"> </w:t>
      </w:r>
      <w:ins w:id="97469" w:author="מנוע מכני" w:date="2026-10-11T12:04:39Z">
        <w:r>
          <w:rPr>
            <w:rFonts w:ascii="FrankRuehl" w:hAnsi="FrankRuehl"/>
            <w:sz w:val="20"/>
            <w:rtl/>
          </w:rPr>
          <w:t xml:space="preserve">להקשות</w:t>
        </w:r>
      </w:ins>
      <w:del w:id="97470" w:author="מנוע מכני" w:date="2026-10-11T12:04:39Z">
        <w:r w:rsidRPr="0092071B">
          <w:rPr>
            <w:rFonts w:ascii="FrankRuehl" w:hAnsi="FrankRuehl"/>
            <w:sz w:val="20"/>
            <w:rtl/>
          </w:rPr>
          <w:delText xml:space="preserve">למיפרך</w:delText>
        </w:r>
      </w:del>
      <w:r w:rsidRPr="0092071B">
        <w:rPr>
          <w:rFonts w:ascii="FrankRuehl" w:hAnsi="FrankRuehl"/>
          <w:sz w:val="20"/>
          <w:rtl/>
        </w:rPr>
        <w:t xml:space="preserve">: מה לאשם שכן בשרו מותר, לו יהיה קרא יתירא הוא.</w:t>
      </w:r>
    </w:p>
    <w:p w:rsidR="00DA63EC" w:rsidRDefault="00DA63EC" w:rsidP="00DA63EC">
      <w:pPr>
        <w:pStyle w:val="affffd"/>
        <w:rPr>
          <w:rtl/>
        </w:rPr>
      </w:pPr>
      <w:r>
        <w:rPr>
          <w:rFonts w:ascii="FrankRuehl" w:hAnsi="FrankRuehl"/>
          <w:sz w:val="20"/>
          <w:rtl/>
        </w:rPr>
        <w:t>׹</w:t>
      </w:r>
    </w:p>
    <w:p>
      <w:pPr>
        <w:pStyle w:val="MishnaBatzad"/>
        <w:rPr>
          <w:ins w:id="20456" w:author="קלוד" w:date="2026-10-11T09:07:24Z"/>
        </w:rPr>
      </w:pPr>
      <w:ins w:id="20455" w:author="קלוד" w:date="2026-10-11T09:07:24Z">
        <w:r>
          <w:t xml:space="preserve">משנה ד</w:t>
        </w:r>
      </w:ins>
    </w:p>
    <w:p w:rsidR="00DA63EC" w:rsidRPr="000A334C" w:rsidRDefault="00DA63EC" w:rsidP="003B6D22">
      <w:pPr>
        <w:pStyle w:val="afff9"/>
        <w:rPr>
          <w:del w:id="20292" w:author="קלוד" w:date="2026-10-11T09:07:24Z"/>
          <w:rtl/>
        </w:rPr>
      </w:pPr>
      <w:del w:id="20291" w:author="קלוד" w:date="2026-10-11T09:07:24Z">
        <w:r w:rsidRPr="000A334C">
          <w:rPr>
            <w:rtl/>
          </w:rPr>
          <w:delText xml:space="preserve">מתני'.</w:delText>
        </w:r>
      </w:del>
    </w:p>
    <w:p w:rsidR="00DA63EC" w:rsidRPr="000A334C" w:rsidRDefault="00DA63EC" w:rsidP="003B6D22">
      <w:pPr>
        <w:pStyle w:val="afff9"/>
        <w:spacing w:before="120"/>
        <w:rPr>
          <w:rtl/>
        </w:rPr>
        <w:pPrChange w:id="90059" w:author="קלוד" w:date="2026-10-11T12:09:42Z">
          <w:pPr>
            <w:pStyle w:val="afff9"/>
          </w:pPr>
        </w:pPrChange>
      </w:pPr>
      <w:r w:rsidRPr="000A334C">
        <w:rPr>
          <w:rtl/>
        </w:rPr>
        <w:t>כל הקדשים שאירע בהן פסול קודם להפשיטן - אין עורותיהן לכהנים, לאחר הפשיטן - עורותיהן לכהנים.</w:t>
      </w:r>
    </w:p>
    <w:p w:rsidR="00DA63EC" w:rsidRPr="000A334C" w:rsidRDefault="00DA63EC" w:rsidP="003B6D22">
      <w:pPr>
        <w:pStyle w:val="afff9"/>
        <w:rPr>
          <w:rtl/>
        </w:rPr>
      </w:pPr>
      <w:r>
        <w:rPr>
          <w:rtl/>
        </w:rPr>
        <w:t xml:space="preserve">אמר </w:t>
      </w:r>
      <w:r>
        <w:rPr>
          <w:rStyle w:val="TanaimMishna"/>
          <w:rtl/>
          <w:rPrChange w:id="20054" w:author="קלוד" w:date="2026-10-11T09:07:24Z">
            <w:rPr>
              <w:rtl/>
            </w:rPr>
          </w:rPrChange>
        </w:rPr>
        <w:t xml:space="preserve">רבי חנינא</w:t>
      </w:r>
      <w:r>
        <w:rPr>
          <w:rtl/>
        </w:rPr>
        <w:t xml:space="preserve"> סגן הכהנים</w:t>
      </w:r>
      <w:r>
        <w:rPr>
          <w:rStyle w:val="TanaimMishna"/>
          <w:rtl/>
          <w:rPrChange w:id="102881" w:author="Claude" w:date="2026-10-11T09:07:44Z">
            <w:rPr>
              <w:rtl/>
            </w:rPr>
          </w:rPrChange>
        </w:rPr>
        <w:t xml:space="preserve">:</w:t>
      </w:r>
      <w:r>
        <w:rPr>
          <w:rtl/>
        </w:rPr>
        <w:t xml:space="preserve"> מימי לא ראיתי עור שיוצא לבית השריפה.</w:t>
      </w:r>
    </w:p>
    <w:p w:rsidR="00DA63EC" w:rsidRPr="00E105BC" w:rsidRDefault="00DA63EC" w:rsidP="003B6D22">
      <w:pPr>
        <w:pStyle w:val="afff9"/>
        <w:rPr>
          <w:spacing w:val="-2"/>
          <w:rtl/>
        </w:rPr>
      </w:pPr>
      <w:r>
        <w:rPr>
          <w:spacing w:val="-2"/>
          <w:rtl/>
        </w:rPr>
        <w:t xml:space="preserve">אמר </w:t>
      </w:r>
      <w:r>
        <w:rPr>
          <w:rStyle w:val="TanaimMishna"/>
          <w:spacing w:val="-2"/>
          <w:rtl/>
          <w:rPrChange w:id="20055" w:author="קלוד" w:date="2026-10-11T09:07:24Z">
            <w:rPr>
              <w:spacing w:val="-2"/>
              <w:rtl/>
            </w:rPr>
          </w:rPrChange>
        </w:rPr>
        <w:t xml:space="preserve">רבי עקיבא</w:t>
      </w:r>
      <w:r>
        <w:rPr>
          <w:rStyle w:val="TanaimMishna"/>
          <w:spacing w:val="-2"/>
          <w:rtl/>
          <w:rPrChange w:id="102882" w:author="Claude" w:date="2026-10-11T09:07:44Z">
            <w:rPr>
              <w:spacing w:val="-2"/>
              <w:rtl/>
            </w:rPr>
          </w:rPrChange>
        </w:rPr>
        <w:t xml:space="preserve">:</w:t>
      </w:r>
      <w:r>
        <w:rPr>
          <w:spacing w:val="-2"/>
          <w:rtl/>
        </w:rPr>
        <w:t xml:space="preserve"> מדבריו למדנו, שהמפשיט את הבכור ונמצא טריפה שיאותו הכהנים בעורו;</w:t>
      </w:r>
    </w:p>
    <w:p w:rsidR="00DA63EC" w:rsidRPr="000A334C" w:rsidRDefault="00DA63EC" w:rsidP="003B6D22">
      <w:pPr>
        <w:pStyle w:val="afff9"/>
        <w:rPr>
          <w:rtl/>
        </w:rPr>
      </w:pPr>
      <w:r>
        <w:rPr>
          <w:rtl/>
        </w:rPr>
        <w:t xml:space="preserve">ו</w:t>
      </w:r>
      <w:r>
        <w:rPr>
          <w:rStyle w:val="TanaimMishna"/>
          <w:rtl/>
          <w:rPrChange w:id="20056" w:author="קלוד" w:date="2026-10-11T09:07:24Z">
            <w:rPr>
              <w:rtl/>
            </w:rPr>
          </w:rPrChange>
        </w:rPr>
        <w:t xml:space="preserve">חכמים</w:t>
      </w:r>
      <w:r>
        <w:rPr>
          <w:rtl/>
        </w:rPr>
        <w:t xml:space="preserve"> אומרים</w:t>
      </w:r>
      <w:r>
        <w:rPr>
          <w:rStyle w:val="TanaimMishna"/>
          <w:rtl/>
          <w:rPrChange w:id="102883" w:author="Claude" w:date="2026-10-11T09:07:44Z">
            <w:rPr>
              <w:rtl/>
            </w:rPr>
          </w:rPrChange>
        </w:rPr>
        <w:t xml:space="preserve">:</w:t>
      </w:r>
      <w:r>
        <w:rPr>
          <w:rtl/>
        </w:rPr>
        <w:t xml:space="preserve"> אין לא ראינו ראיה, אלא יצא לבית השריפה.</w:t>
      </w:r>
    </w:p>
    <w:p w:rsidR="00DA63EC" w:rsidRDefault="00DA63EC" w:rsidP="00DA63EC">
      <w:pPr>
        <w:pStyle w:val="affffd"/>
        <w:rPr>
          <w:rtl/>
        </w:rPr>
      </w:pPr>
      <w:r>
        <w:rPr>
          <w:rFonts w:ascii="FrankRuehl" w:hAnsi="FrankRuehl"/>
          <w:sz w:val="20"/>
          <w:rtl/>
        </w:rPr>
        <w:t>׹</w:t>
      </w:r>
    </w:p>
    <w:p>
      <w:pPr>
        <w:pStyle w:val="afffff8"/>
        <w:rPr>
          <w:ins w:id="90113" w:author="קלוד" w:date="2026-10-11T12:29:36Z"/>
        </w:rPr>
      </w:pPr>
      <w:ins w:id="90114" w:author="קלוד" w:date="2026-10-11T12:29:36Z">
        <w:r>
          <w:rPr>
            <w:color w:val="7B3F00"/>
          </w:rPr>
          <w:t xml:space="preserve">פסול קודם הפשט - האם הדם מרצה על העור בפני עצמו</w:t>
        </w:r>
      </w:ins>
    </w:p>
    <w:p w:rsidR="00DA63EC" w:rsidRPr="00FE1B89" w:rsidRDefault="00DA63EC" w:rsidP="00DA63EC">
      <w:pPr>
        <w:rPr>
          <w:rFonts w:ascii="FrankRuehl" w:hAnsi="FrankRuehl"/>
          <w:spacing w:val="-2"/>
          <w:sz w:val="20"/>
          <w:rtl/>
        </w:rPr>
      </w:pPr>
      <w:r w:rsidRPr="00FE1B89">
        <w:rPr>
          <w:rFonts w:ascii="FrankRuehl" w:hAnsi="FrankRuehl"/>
          <w:spacing w:val="-2"/>
          <w:sz w:val="20"/>
          <w:rtl/>
        </w:rPr>
        <w:lastRenderedPageBreak/>
        <w:t xml:space="preserve">כל שלא זכה המזבח בבשרה </w:t>
      </w:r>
      <w:r w:rsidRPr="00FE1B89">
        <w:rPr>
          <w:rFonts w:ascii="FrankRuehl" w:hAnsi="FrankRuehl"/>
          <w:spacing w:val="-2"/>
          <w:sz w:val="20"/>
          <w:rtl/>
        </w:rPr>
        <w:lastRenderedPageBreak/>
        <w:t xml:space="preserve">לא</w:t>
      </w:r>
      <w:r w:rsidRPr="00FE1B89">
        <w:rPr>
          <w:rFonts w:ascii="FrankRuehl" w:hAnsi="FrankRuehl"/>
          <w:spacing w:val="-2"/>
          <w:sz w:val="20"/>
          <w:rtl/>
        </w:rPr>
        <w:lastRenderedPageBreak/>
        <w:t xml:space="preserve"> זכו הכהנים בעורה, ואע"ג דאפשטיה לעור קודם זריקה, מני? </w:t>
      </w:r>
    </w:p>
    <w:p>
      <w:pPr>
        <w:pStyle w:val="38"/>
        <w:rPr>
          <w:ins w:id="100853" w:author="מנוע מכני" w:date="2026-10-11T12:04:39Z"/>
        </w:rPr>
      </w:pPr>
      <w:r>
        <w:t>ראבר</w:t>
      </w:r>
      <w:r>
        <w:t>"</w:t>
      </w:r>
      <w:r>
        <w:t>ש</w:t>
      </w:r>
      <w:r w:rsidRPr="0092071B">
        <w:t xml:space="preserve"> דאמר:</w:t>
      </w:r>
    </w:p>
    <w:p w:rsidR="00DA63EC" w:rsidRDefault="00DA63EC" w:rsidP="00DA63EC">
      <w:pPr>
        <w:rPr>
          <w:rFonts w:ascii="FrankRuehl" w:hAnsi="FrankRuehl"/>
          <w:sz w:val="20"/>
          <w:rtl/>
        </w:rPr>
      </w:pPr>
      <w:del w:id="100854"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אין הדם מרצה על העור בפני עצמו.</w:t>
      </w:r>
    </w:p>
    <w:p>
      <w:pPr>
        <w:pStyle w:val="38"/>
        <w:rPr>
          <w:ins w:id="100855" w:author="מנוע מכני" w:date="2026-10-11T12:04:39Z"/>
        </w:rPr>
      </w:pPr>
      <w:r w:rsidRPr="0092071B">
        <w:t xml:space="preserve">אימא סיפא:</w:t>
      </w:r>
    </w:p>
    <w:p w:rsidR="00DA63EC" w:rsidRDefault="00DA63EC" w:rsidP="00DA63EC">
      <w:pPr>
        <w:rPr>
          <w:rFonts w:ascii="FrankRuehl" w:hAnsi="FrankRuehl"/>
          <w:sz w:val="20"/>
          <w:rtl/>
        </w:rPr>
      </w:pPr>
      <w:del w:id="100856"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כל הקדשים שאירע בהן פסול קודם הפשיטן - אין עורותיהן לכהנים, לאחר הפשיטן - עורותיהן לכהנים, אתאן </w:t>
      </w:r>
      <w:r w:rsidRPr="0092071B">
        <w:rPr>
          <w:rStyle w:val="2fb"/>
          <w:rFonts w:ascii="FrankRuehl" w:hAnsi="FrankRuehl"/>
          <w:sz w:val="20"/>
          <w:rtl/>
        </w:rPr>
        <w:t xml:space="preserve">לרבי</w:t>
      </w:r>
      <w:r w:rsidRPr="0092071B">
        <w:rPr>
          <w:rFonts w:ascii="FrankRuehl" w:hAnsi="FrankRuehl"/>
          <w:sz w:val="20"/>
          <w:rtl/>
        </w:rPr>
        <w:t xml:space="preserve">, דהדם מרצה על העור בפני עצמו</w:t>
      </w:r>
      <w:ins w:id="95195" w:author="מנוע מכני" w:date="2026-10-11T12:04:39Z">
        <w:r>
          <w:rPr>
            <w:rFonts w:ascii="FrankRuehl" w:hAnsi="FrankRuehl"/>
            <w:sz w:val="20"/>
            <w:rtl/>
          </w:rPr>
          <w:t xml:space="preserve">,</w:t>
        </w:r>
      </w:ins>
      <w:del w:id="95196" w:author="מנוע מכני" w:date="2026-10-11T12:04:39Z">
        <w:r>
          <w:rPr>
            <w:rFonts w:ascii="FrankRuehl" w:hAnsi="FrankRuehl"/>
            <w:sz w:val="20"/>
            <w:rtl/>
          </w:rPr>
          <w:delText xml:space="preserve">;</w:delText>
        </w:r>
      </w:del>
    </w:p>
    <w:p>
      <w:pPr>
        <w:pStyle w:val="38"/>
        <w:rPr>
          <w:ins w:id="100857" w:author="מנוע מכני" w:date="2026-10-11T12:04:39Z"/>
        </w:rPr>
      </w:pPr>
      <w:r w:rsidRPr="0092071B">
        <w:t>רישא ר</w:t>
      </w:r>
      <w:r>
        <w:t>אבר</w:t>
      </w:r>
      <w:r>
        <w:t>"</w:t>
      </w:r>
      <w:r>
        <w:t>ש ס</w:t>
      </w:r>
      <w:r w:rsidRPr="0092071B">
        <w:t xml:space="preserve">יפא רבי?</w:t>
      </w:r>
    </w:p>
    <w:p w:rsidR="00DA63EC" w:rsidRDefault="00DA63EC" w:rsidP="00DA63EC">
      <w:pPr>
        <w:rPr>
          <w:rFonts w:ascii="FrankRuehl" w:hAnsi="FrankRuehl"/>
          <w:sz w:val="20"/>
          <w:rtl/>
        </w:rPr>
      </w:pPr>
      <w:del w:id="100858"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אמר</w:t>
      </w:r>
      <w:r w:rsidRPr="0092071B">
        <w:rPr>
          <w:rFonts w:ascii="FrankRuehl" w:hAnsi="FrankRuehl"/>
          <w:sz w:val="20"/>
          <w:rtl/>
        </w:rPr>
        <w:t xml:space="preserve"> </w:t>
      </w:r>
      <w:r w:rsidRPr="0092071B">
        <w:rPr>
          <w:rStyle w:val="2fb"/>
          <w:rFonts w:ascii="FrankRuehl" w:hAnsi="FrankRuehl"/>
          <w:sz w:val="20"/>
          <w:rtl/>
        </w:rPr>
        <w:t xml:space="preserve">אביי</w:t>
      </w:r>
      <w:r w:rsidRPr="0092071B">
        <w:rPr>
          <w:rFonts w:ascii="FrankRuehl" w:hAnsi="FrankRuehl"/>
          <w:sz w:val="20"/>
          <w:rtl/>
        </w:rPr>
        <w:t xml:space="preserve">: מדסיפא </w:t>
      </w:r>
      <w:r w:rsidRPr="0092071B">
        <w:rPr>
          <w:rStyle w:val="2fb"/>
          <w:rFonts w:ascii="FrankRuehl" w:hAnsi="FrankRuehl"/>
          <w:sz w:val="20"/>
          <w:rtl/>
        </w:rPr>
        <w:t xml:space="preserve">רבי</w:t>
      </w:r>
      <w:r w:rsidRPr="0092071B">
        <w:rPr>
          <w:rFonts w:ascii="FrankRuehl" w:hAnsi="FrankRuehl"/>
          <w:sz w:val="20"/>
          <w:rtl/>
        </w:rPr>
        <w:t xml:space="preserve"> היא, רישא </w:t>
      </w:r>
      <w:ins w:id="91967" w:author="מנוע מכני" w:date="2026-10-11T12:04:39Z">
        <w:r>
          <w:rPr>
            <w:rFonts w:ascii="FrankRuehl" w:hAnsi="FrankRuehl"/>
            <w:sz w:val="20"/>
            <w:rtl/>
          </w:rPr>
          <w:t xml:space="preserve">גם</w:t>
        </w:r>
      </w:ins>
      <w:del w:id="91968" w:author="מנוע מכני" w:date="2026-10-11T12:04:39Z">
        <w:r w:rsidRPr="0092071B">
          <w:rPr>
            <w:rFonts w:ascii="FrankRuehl" w:hAnsi="FrankRuehl"/>
            <w:sz w:val="20"/>
            <w:rtl/>
          </w:rPr>
          <w:delText xml:space="preserve">נמי</w:delText>
        </w:r>
      </w:del>
      <w:r w:rsidRPr="0092071B">
        <w:rPr>
          <w:rFonts w:ascii="FrankRuehl" w:hAnsi="FrankRuehl"/>
          <w:sz w:val="20"/>
          <w:rtl/>
        </w:rPr>
        <w:t xml:space="preserve"> </w:t>
      </w:r>
      <w:r w:rsidRPr="0092071B">
        <w:rPr>
          <w:rStyle w:val="2fb"/>
          <w:rFonts w:ascii="FrankRuehl" w:hAnsi="FrankRuehl"/>
          <w:sz w:val="20"/>
          <w:rtl/>
        </w:rPr>
        <w:t xml:space="preserve">רבי</w:t>
      </w:r>
      <w:r w:rsidRPr="0092071B">
        <w:rPr>
          <w:rFonts w:ascii="FrankRuehl" w:hAnsi="FrankRuehl"/>
          <w:sz w:val="20"/>
          <w:rtl/>
        </w:rPr>
        <w:t xml:space="preserve"> היא, ומודה </w:t>
      </w:r>
      <w:r w:rsidRPr="0092071B">
        <w:rPr>
          <w:rStyle w:val="2fb"/>
          <w:rFonts w:ascii="FrankRuehl" w:hAnsi="FrankRuehl"/>
          <w:sz w:val="20"/>
          <w:rtl/>
        </w:rPr>
        <w:t xml:space="preserve">רבי</w:t>
      </w:r>
      <w:r w:rsidRPr="0092071B">
        <w:rPr>
          <w:rFonts w:ascii="FrankRuehl" w:hAnsi="FrankRuehl"/>
          <w:sz w:val="20"/>
          <w:rtl/>
        </w:rPr>
        <w:t xml:space="preserve"> שאין הפשט קודם זריקה.</w:t>
      </w:r>
    </w:p>
    <w:p w:rsidR="00DA63EC" w:rsidRDefault="00DA63EC" w:rsidP="00DA63EC">
      <w:pPr>
        <w:rPr>
          <w:rFonts w:ascii="FrankRuehl" w:hAnsi="FrankRuehl"/>
          <w:sz w:val="20"/>
          <w:rtl/>
        </w:rPr>
      </w:pPr>
    </w:p>
    <w:p>
      <w:pPr>
        <w:pStyle w:val="38"/>
        <w:rPr>
          <w:ins w:id="100859" w:author="מנוע מכני" w:date="2026-10-11T12:04:39Z"/>
        </w:rPr>
      </w:pPr>
      <w:r>
        <w:t>רבא</w:t>
      </w:r>
      <w:r w:rsidRPr="0092071B">
        <w:t xml:space="preserve">:</w:t>
      </w:r>
    </w:p>
    <w:p w:rsidR="00DA63EC" w:rsidRDefault="00DA63EC" w:rsidP="00DA63EC">
      <w:pPr>
        <w:rPr>
          <w:rFonts w:ascii="FrankRuehl" w:hAnsi="FrankRuehl"/>
          <w:sz w:val="20"/>
          <w:rtl/>
        </w:rPr>
      </w:pPr>
      <w:del w:id="100860"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מדרישא </w:t>
      </w:r>
      <w:r w:rsidRPr="0092071B">
        <w:rPr>
          <w:rStyle w:val="2fb"/>
          <w:rFonts w:ascii="FrankRuehl" w:hAnsi="FrankRuehl"/>
          <w:sz w:val="20"/>
          <w:rtl/>
        </w:rPr>
        <w:t xml:space="preserve">ר</w:t>
      </w:r>
      <w:r>
        <w:rPr>
          <w:rStyle w:val="2fb"/>
          <w:rFonts w:ascii="FrankRuehl" w:hAnsi="FrankRuehl" w:hint="cs"/>
          <w:sz w:val="20"/>
          <w:rtl/>
        </w:rPr>
        <w:t>אבר</w:t>
      </w:r>
      <w:r>
        <w:rPr>
          <w:rStyle w:val="2fb"/>
          <w:rFonts w:ascii="FrankRuehl" w:hAnsi="FrankRuehl"/>
          <w:sz w:val="20"/>
          <w:rtl/>
        </w:rPr>
        <w:t>"</w:t>
      </w:r>
      <w:r>
        <w:rPr>
          <w:rStyle w:val="2fb"/>
          <w:rFonts w:ascii="FrankRuehl" w:hAnsi="FrankRuehl" w:hint="cs"/>
          <w:sz w:val="20"/>
          <w:rtl/>
        </w:rPr>
        <w:t>ש</w:t>
      </w:r>
      <w:r w:rsidRPr="0092071B">
        <w:rPr>
          <w:rFonts w:ascii="FrankRuehl" w:hAnsi="FrankRuehl"/>
          <w:sz w:val="20"/>
          <w:rtl/>
        </w:rPr>
        <w:t xml:space="preserve">, סיפא </w:t>
      </w:r>
      <w:ins w:id="91969" w:author="מנוע מכני" w:date="2026-10-11T12:04:39Z">
        <w:r>
          <w:rPr>
            <w:rFonts w:ascii="FrankRuehl" w:hAnsi="FrankRuehl"/>
            <w:sz w:val="20"/>
            <w:rtl/>
          </w:rPr>
          <w:t xml:space="preserve">גם</w:t>
        </w:r>
      </w:ins>
      <w:del w:id="91970" w:author="מנוע מכני" w:date="2026-10-11T12:04:39Z">
        <w:r w:rsidRPr="0092071B">
          <w:rPr>
            <w:rFonts w:ascii="FrankRuehl" w:hAnsi="FrankRuehl"/>
            <w:sz w:val="20"/>
            <w:rtl/>
          </w:rPr>
          <w:delText xml:space="preserve">נמי</w:delText>
        </w:r>
      </w:del>
      <w:r w:rsidRPr="0092071B">
        <w:rPr>
          <w:rFonts w:ascii="FrankRuehl" w:hAnsi="FrankRuehl"/>
          <w:sz w:val="20"/>
          <w:rtl/>
        </w:rPr>
        <w:t xml:space="preserve"> </w:t>
      </w:r>
      <w:r>
        <w:rPr>
          <w:rStyle w:val="2fb"/>
          <w:rFonts w:ascii="FrankRuehl" w:hAnsi="FrankRuehl" w:hint="cs"/>
          <w:sz w:val="20"/>
          <w:rtl/>
        </w:rPr>
        <w:t>ראבר</w:t>
      </w:r>
      <w:r>
        <w:rPr>
          <w:rStyle w:val="2fb"/>
          <w:rFonts w:ascii="FrankRuehl" w:hAnsi="FrankRuehl"/>
          <w:sz w:val="20"/>
          <w:rtl/>
        </w:rPr>
        <w:t>"</w:t>
      </w:r>
      <w:r>
        <w:rPr>
          <w:rStyle w:val="2fb"/>
          <w:rFonts w:ascii="FrankRuehl" w:hAnsi="FrankRuehl" w:hint="cs"/>
          <w:sz w:val="20"/>
          <w:rtl/>
        </w:rPr>
        <w:t xml:space="preserve">ש</w:t>
      </w:r>
      <w:r>
        <w:rPr>
          <w:rFonts w:ascii="FrankRuehl" w:hAnsi="FrankRuehl" w:hint="cs"/>
          <w:sz w:val="20"/>
          <w:rtl/>
        </w:rPr>
        <w:t xml:space="preserve"> </w:t>
      </w:r>
    </w:p>
    <w:p w:rsidR="00DA63EC" w:rsidRDefault="00DA63EC" w:rsidP="00DA63EC">
      <w:pPr>
        <w:pStyle w:val="afff3"/>
        <w:framePr w:wrap="around"/>
        <w:rPr>
          <w:rtl/>
        </w:rPr>
      </w:pPr>
      <w:r>
        <w:rPr>
          <w:rFonts w:hint="cs"/>
          <w:rtl/>
        </w:rPr>
        <w:t>קד.</w:t>
      </w:r>
    </w:p>
    <w:p w:rsidR="00DA63EC" w:rsidRDefault="00DA63EC" w:rsidP="00DA63EC">
      <w:pPr>
        <w:rPr>
          <w:rFonts w:ascii="FrankRuehl" w:hAnsi="FrankRuehl"/>
          <w:sz w:val="20"/>
          <w:rtl/>
        </w:rPr>
      </w:pPr>
      <w:r>
        <w:rPr>
          <w:rFonts w:ascii="FrankRuehl" w:hAnsi="FrankRuehl" w:hint="cs"/>
          <w:sz w:val="20"/>
          <w:rtl/>
        </w:rPr>
        <w:t xml:space="preserve">וקודם הפשט היינו </w:t>
      </w:r>
      <w:r w:rsidRPr="0092071B">
        <w:rPr>
          <w:rFonts w:ascii="FrankRuehl" w:hAnsi="FrankRuehl"/>
          <w:sz w:val="20"/>
          <w:rtl/>
        </w:rPr>
        <w:t xml:space="preserve">קודם שנראו להפשט, </w:t>
      </w:r>
      <w:r>
        <w:rPr>
          <w:rFonts w:ascii="FrankRuehl" w:hAnsi="FrankRuehl" w:hint="cs"/>
          <w:sz w:val="20"/>
          <w:rtl/>
        </w:rPr>
        <w:t xml:space="preserve">אחר הפשט היינו </w:t>
      </w:r>
      <w:r w:rsidRPr="0092071B">
        <w:rPr>
          <w:rFonts w:ascii="FrankRuehl" w:hAnsi="FrankRuehl"/>
          <w:sz w:val="20"/>
          <w:rtl/>
        </w:rPr>
        <w:t>אחר שנראו להפשט.</w:t>
      </w:r>
    </w:p>
    <w:p>
      <w:pPr>
        <w:pStyle w:val="38"/>
        <w:rPr>
          <w:ins w:id="100861" w:author="מנוע מכני" w:date="2026-10-11T12:04:39Z"/>
        </w:rPr>
      </w:pPr>
      <w:r>
        <w:t>רבי וראבר</w:t>
      </w:r>
      <w:r>
        <w:t>"</w:t>
      </w:r>
      <w:r>
        <w:t xml:space="preserve">ש </w:t>
      </w:r>
      <w:r w:rsidRPr="0092071B">
        <w:t xml:space="preserve">דתניא</w:t>
      </w:r>
      <w:r w:rsidRPr="0092071B">
        <w:t xml:space="preserve">, רבי:</w:t>
      </w:r>
    </w:p>
    <w:p w:rsidR="00DA63EC" w:rsidRDefault="00DA63EC" w:rsidP="00DA63EC">
      <w:pPr>
        <w:rPr>
          <w:rFonts w:ascii="FrankRuehl" w:hAnsi="FrankRuehl"/>
          <w:sz w:val="20"/>
          <w:rtl/>
        </w:rPr>
      </w:pPr>
      <w:del w:id="100862"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הדם מרצה על העור בפני עצמו, וכשהוא עם הבשר, נולד בו פסול בין קודם זריקה בין לאחר זריקה - הרי הוא כיוצא בו</w:t>
      </w:r>
      <w:ins w:id="95197" w:author="מנוע מכני" w:date="2026-10-11T12:04:39Z">
        <w:r>
          <w:rPr>
            <w:rFonts w:ascii="FrankRuehl" w:hAnsi="FrankRuehl"/>
            <w:sz w:val="20"/>
            <w:rtl/>
          </w:rPr>
          <w:t xml:space="preserve">,</w:t>
        </w:r>
      </w:ins>
      <w:del w:id="95198" w:author="מנוע מכני" w:date="2026-10-11T12:04:39Z">
        <w:r>
          <w:rPr>
            <w:rFonts w:ascii="FrankRuehl" w:hAnsi="FrankRuehl"/>
            <w:sz w:val="20"/>
            <w:rtl/>
          </w:rPr>
          <w:delText xml:space="preserve">;</w:delText>
        </w:r>
      </w:del>
    </w:p>
    <w:p>
      <w:pPr>
        <w:pStyle w:val="38"/>
        <w:rPr>
          <w:ins w:id="100863" w:author="מנוע מכני" w:date="2026-10-11T12:04:39Z"/>
        </w:rPr>
      </w:pPr>
      <w:r w:rsidRPr="0092071B">
        <w:t>ר</w:t>
      </w:r>
      <w:r>
        <w:t>אבר</w:t>
      </w:r>
      <w:r>
        <w:t>"</w:t>
      </w:r>
      <w:r>
        <w:t>ש</w:t>
      </w:r>
      <w:r w:rsidRPr="0092071B">
        <w:t xml:space="preserve">:</w:t>
      </w:r>
    </w:p>
    <w:p w:rsidR="00DA63EC" w:rsidRDefault="00DA63EC" w:rsidP="00DA63EC">
      <w:pPr>
        <w:rPr>
          <w:rFonts w:ascii="FrankRuehl" w:hAnsi="FrankRuehl"/>
          <w:sz w:val="20"/>
          <w:rtl/>
        </w:rPr>
      </w:pPr>
      <w:del w:id="100864"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אין הדם מרצה על העור בפני עצמו, וכשהוא עם הבשר, נולד בו פסול קודם זריקה - הרי הוא כיוצא בו, אחר זריקה - הורצה בשר שעה אחת, יפשיטנו ועורו לכהנים.</w:t>
      </w:r>
    </w:p>
    <w:p>
      <w:pPr>
        <w:pStyle w:val="38"/>
        <w:rPr>
          <w:ins w:id="101605" w:author="מנוע מכני" w:date="2026-10-11T12:04:39Z"/>
        </w:rPr>
      </w:pPr>
      <w:r w:rsidRPr="0092071B">
        <w:t xml:space="preserve">לימא,</w:t>
      </w:r>
    </w:p>
    <w:p w:rsidR="00DA63EC" w:rsidRDefault="00DA63EC" w:rsidP="00DA63EC">
      <w:pPr>
        <w:rPr>
          <w:rFonts w:ascii="FrankRuehl" w:hAnsi="FrankRuehl"/>
          <w:sz w:val="20"/>
          <w:rtl/>
        </w:rPr>
      </w:pPr>
      <w:del w:id="101606" w:author="מנוע מכני" w:date="2026-10-11T12:04:39Z">
        <w:r w:rsidRPr="0092071B">
          <w:rPr>
            <w:rFonts w:ascii="FrankRuehl" w:hAnsi="FrankRuehl"/>
            <w:sz w:val="20"/>
            <w:rtl/>
          </w:rPr>
          <w:delText xml:space="preserve"> </w:delText>
        </w:r>
      </w:del>
      <w:r w:rsidRPr="0092071B">
        <w:rPr>
          <w:rStyle w:val="2fb"/>
          <w:rFonts w:ascii="FrankRuehl" w:hAnsi="FrankRuehl"/>
          <w:sz w:val="20"/>
          <w:rtl/>
        </w:rPr>
        <w:t xml:space="preserve">בדר</w:t>
      </w:r>
      <w:r>
        <w:rPr>
          <w:rStyle w:val="2fb"/>
          <w:rFonts w:ascii="FrankRuehl" w:hAnsi="FrankRuehl"/>
          <w:sz w:val="20"/>
          <w:rtl/>
        </w:rPr>
        <w:t>"</w:t>
      </w:r>
      <w:r>
        <w:rPr>
          <w:rStyle w:val="2fb"/>
          <w:rFonts w:ascii="FrankRuehl" w:hAnsi="FrankRuehl" w:hint="cs"/>
          <w:sz w:val="20"/>
          <w:rtl/>
        </w:rPr>
        <w:t xml:space="preserve">א</w:t>
      </w:r>
      <w:r>
        <w:rPr>
          <w:rFonts w:ascii="FrankRuehl" w:hAnsi="FrankRuehl" w:hint="cs"/>
          <w:sz w:val="20"/>
          <w:rtl/>
        </w:rPr>
        <w:t xml:space="preserve"> </w:t>
      </w:r>
      <w:r>
        <w:rPr>
          <w:rStyle w:val="2fb"/>
          <w:rFonts w:ascii="FrankRuehl" w:hAnsi="FrankRuehl" w:hint="cs"/>
          <w:sz w:val="20"/>
          <w:rtl/>
        </w:rPr>
        <w:t xml:space="preserve">ור</w:t>
      </w:r>
      <w:r>
        <w:rPr>
          <w:rStyle w:val="2fb"/>
          <w:rFonts w:ascii="FrankRuehl" w:hAnsi="FrankRuehl"/>
          <w:sz w:val="20"/>
          <w:rtl/>
        </w:rPr>
        <w:t>"</w:t>
      </w:r>
      <w:r>
        <w:rPr>
          <w:rStyle w:val="2fb"/>
          <w:rFonts w:ascii="FrankRuehl" w:hAnsi="FrankRuehl" w:hint="cs"/>
          <w:sz w:val="20"/>
          <w:rtl/>
        </w:rPr>
        <w:t xml:space="preserve">יה</w:t>
      </w:r>
      <w:r>
        <w:rPr>
          <w:rFonts w:ascii="FrankRuehl" w:hAnsi="FrankRuehl" w:hint="cs"/>
          <w:sz w:val="20"/>
          <w:rtl/>
        </w:rPr>
        <w:t xml:space="preserve"> </w:t>
      </w:r>
      <w:ins w:id="91971" w:author="מנוע מכני" w:date="2026-10-11T12:04:39Z">
        <w:r>
          <w:rPr>
            <w:rFonts w:ascii="FrankRuehl" w:hAnsi="FrankRuehl"/>
            <w:sz w:val="20"/>
            <w:rtl/>
          </w:rPr>
          <w:t xml:space="preserve">חלקו</w:t>
        </w:r>
      </w:ins>
      <w:del w:id="91972" w:author="מנוע מכני" w:date="2026-10-11T12:04:39Z">
        <w:r w:rsidRPr="0092071B">
          <w:rPr>
            <w:rFonts w:ascii="FrankRuehl" w:hAnsi="FrankRuehl"/>
            <w:sz w:val="20"/>
            <w:rtl/>
          </w:rPr>
          <w:delText xml:space="preserve">פל</w:delText>
        </w:r>
        <w:r>
          <w:rPr>
            <w:rFonts w:ascii="FrankRuehl" w:hAnsi="FrankRuehl" w:hint="cs"/>
            <w:sz w:val="20"/>
            <w:rtl/>
          </w:rPr>
          <w:delText xml:space="preserve">י</w:delText>
        </w:r>
        <w:r w:rsidRPr="0092071B">
          <w:rPr>
            <w:rFonts w:ascii="FrankRuehl" w:hAnsi="FrankRuehl"/>
            <w:sz w:val="20"/>
            <w:rtl/>
          </w:rPr>
          <w:delText xml:space="preserve">גי</w:delText>
        </w:r>
      </w:del>
      <w:r w:rsidRPr="0092071B">
        <w:rPr>
          <w:rFonts w:ascii="FrankRuehl" w:hAnsi="FrankRuehl"/>
          <w:sz w:val="20"/>
          <w:rtl/>
        </w:rPr>
        <w:t xml:space="preserve">,</w:t>
      </w:r>
      <w:r w:rsidRPr="00464129">
        <w:rPr>
          <w:rStyle w:val="afffff0"/>
          <w:rtl/>
        </w:rPr>
        <w:t xml:space="preserve"> </w:t>
      </w:r>
      <w:r w:rsidRPr="00464129">
        <w:rPr>
          <w:rStyle w:val="afffff0"/>
          <w:rFonts w:hint="cs"/>
          <w:rtl/>
        </w:rPr>
        <w:t>'</w:t>
      </w:r>
      <w:ins w:id="91191" w:author="Claude - סמנטי" w:date="2026-10-11T12:26:16Z">
        <w:r>
          <w:rPr>
            <w:rStyle w:val="afffff0"/>
            <w:rtl/>
          </w:rPr>
          <w:t xml:space="preserve">וְעָשִׂיתָ עוֹלוֹתֶיךָ הַבָּשָׂר וְהַדָּם</w:t>
        </w:r>
      </w:ins>
      <w:del w:id="91192" w:author="Claude - סמנטי" w:date="2026-10-11T12:26:16Z">
        <w:r w:rsidRPr="00464129">
          <w:rPr>
            <w:rStyle w:val="afffff0"/>
            <w:rtl/>
          </w:rPr>
          <w:delText xml:space="preserve">ועשית עולותיך הבשר והדם</w:delText>
        </w:r>
      </w:del>
      <w:r w:rsidRPr="00464129">
        <w:rPr>
          <w:rStyle w:val="afffff0"/>
          <w:rFonts w:hint="cs"/>
          <w:rtl/>
        </w:rPr>
        <w:t>'</w:t>
      </w:r>
      <w:r w:rsidRPr="00464129">
        <w:rPr>
          <w:rStyle w:val="afffff0"/>
          <w:rtl/>
        </w:rPr>
        <w:t xml:space="preserve"> </w:t>
      </w:r>
      <w:r w:rsidRPr="0092071B">
        <w:rPr>
          <w:rFonts w:ascii="FrankRuehl" w:hAnsi="FrankRuehl"/>
          <w:sz w:val="20"/>
          <w:rtl/>
        </w:rPr>
        <w:t xml:space="preserve">- </w:t>
      </w:r>
      <w:r w:rsidRPr="0092071B">
        <w:rPr>
          <w:rStyle w:val="2fb"/>
          <w:rFonts w:ascii="FrankRuehl" w:hAnsi="FrankRuehl"/>
          <w:sz w:val="20"/>
          <w:rtl/>
        </w:rPr>
        <w:t xml:space="preserve">רבי</w:t>
      </w:r>
      <w:r w:rsidRPr="0092071B">
        <w:rPr>
          <w:rFonts w:ascii="FrankRuehl" w:hAnsi="FrankRuehl"/>
          <w:sz w:val="20"/>
          <w:rtl/>
        </w:rPr>
        <w:t xml:space="preserve"> יהושע אומר: אם אין דם אין בשר, אם אין בשר אין דם</w:t>
      </w:r>
      <w:ins w:id="95199" w:author="מנוע מכני" w:date="2026-10-11T12:04:39Z">
        <w:r>
          <w:rPr>
            <w:rFonts w:ascii="FrankRuehl" w:hAnsi="FrankRuehl"/>
            <w:sz w:val="20"/>
            <w:rtl/>
          </w:rPr>
          <w:t xml:space="preserve">,</w:t>
        </w:r>
      </w:ins>
      <w:del w:id="95200" w:author="מנוע מכני" w:date="2026-10-11T12:04:39Z">
        <w:r>
          <w:rPr>
            <w:rFonts w:ascii="FrankRuehl" w:hAnsi="FrankRuehl"/>
            <w:sz w:val="20"/>
            <w:rtl/>
          </w:rPr>
          <w:delText xml:space="preserve">;</w:delText>
        </w:r>
      </w:del>
    </w:p>
    <w:p>
      <w:pPr>
        <w:pStyle w:val="38"/>
        <w:rPr>
          <w:ins w:id="100865" w:author="מנוע מכני" w:date="2026-10-11T12:04:39Z"/>
        </w:rPr>
      </w:pPr>
      <w:r>
        <w:t>ר</w:t>
      </w:r>
      <w:r>
        <w:t>"</w:t>
      </w:r>
      <w:r>
        <w:t>א</w:t>
      </w:r>
      <w:r w:rsidRPr="0092071B">
        <w:t>:</w:t>
      </w:r>
    </w:p>
    <w:p w:rsidR="00DA63EC" w:rsidRDefault="00DA63EC" w:rsidP="00DA63EC">
      <w:pPr>
        <w:rPr>
          <w:rFonts w:ascii="FrankRuehl" w:hAnsi="FrankRuehl"/>
          <w:sz w:val="20"/>
          <w:rtl/>
        </w:rPr>
      </w:pPr>
      <w:del w:id="100866" w:author="מנוע מכני" w:date="2026-10-11T12:04:39Z">
        <w:r w:rsidRPr="00A71A5E">
          <w:rPr>
            <w:rStyle w:val="afffff0"/>
            <w:rtl/>
          </w:rPr>
          <w:delText xml:space="preserve"> </w:delText>
        </w:r>
      </w:del>
      <w:r w:rsidRPr="00A71A5E">
        <w:rPr>
          <w:rStyle w:val="afffff0"/>
          <w:rFonts w:hint="cs"/>
          <w:rtl/>
        </w:rPr>
        <w:t>'</w:t>
      </w:r>
      <w:r w:rsidRPr="00A71A5E">
        <w:rPr>
          <w:rStyle w:val="afffff0"/>
          <w:rtl/>
        </w:rPr>
        <w:t>דם</w:t>
      </w:r>
      <w:r w:rsidRPr="00A71A5E">
        <w:rPr>
          <w:rStyle w:val="afffff0"/>
          <w:rFonts w:hint="cs"/>
          <w:rtl/>
        </w:rPr>
        <w:t>'</w:t>
      </w:r>
      <w:r w:rsidRPr="00A71A5E">
        <w:rPr>
          <w:rStyle w:val="afffff0"/>
          <w:rtl/>
        </w:rPr>
        <w:t xml:space="preserve"> </w:t>
      </w:r>
      <w:ins w:id="94029" w:author="מנוע מכני" w:date="2026-10-11T12:04:39Z">
        <w:r>
          <w:rPr>
            <w:rFonts w:ascii="FrankRuehl" w:hAnsi="FrankRuehl"/>
            <w:sz w:val="20"/>
            <w:rtl/>
          </w:rPr>
          <w:t xml:space="preserve">אף</w:t>
        </w:r>
      </w:ins>
      <w:del w:id="94030" w:author="מנוע מכני" w:date="2026-10-11T12:04:39Z">
        <w:r w:rsidRPr="0092071B">
          <w:rPr>
            <w:rFonts w:ascii="FrankRuehl" w:hAnsi="FrankRuehl"/>
            <w:sz w:val="20"/>
            <w:rtl/>
          </w:rPr>
          <w:delText xml:space="preserve">א</w:delText>
        </w:r>
        <w:r>
          <w:rPr>
            <w:rFonts w:ascii="FrankRuehl" w:hAnsi="FrankRuehl" w:hint="cs"/>
            <w:sz w:val="20"/>
            <w:rtl/>
          </w:rPr>
          <w:delText xml:space="preserve">ע"פ</w:delText>
        </w:r>
      </w:del>
      <w:ins w:id="90015" w:author="מנוע מכני" w:date="2026-10-11T12:04:39Z"/>
      <w:del w:id="90016" w:author="מנוע מכני" w:date="2026-10-11T12:04:39Z">
        <w:r>
          <w:rPr>
            <w:rFonts w:ascii="FrankRuehl" w:hAnsi="FrankRuehl" w:hint="cs"/>
            <w:sz w:val="20"/>
            <w:rtl/>
          </w:rPr>
          <w:delText xml:space="preserve">ע</w:delText>
        </w:r>
        <w:r>
          <w:rPr>
            <w:rFonts w:ascii="FrankRuehl" w:hAnsi="FrankRuehl"/>
            <w:sz w:val="20"/>
            <w:rtl/>
          </w:rPr>
          <w:delText xml:space="preserve">"</w:delText>
        </w:r>
        <w:r>
          <w:rPr>
            <w:rFonts w:ascii="FrankRuehl" w:hAnsi="FrankRuehl" w:hint="cs"/>
            <w:sz w:val="20"/>
            <w:rtl/>
          </w:rPr>
          <w:delText xml:space="preserve">'פ</w:delText>
        </w:r>
      </w:del>
      <w:r>
        <w:rPr>
          <w:rFonts w:ascii="FrankRuehl" w:hAnsi="FrankRuehl" w:hint="cs"/>
          <w:sz w:val="20"/>
          <w:rtl/>
        </w:rPr>
        <w:t xml:space="preserve"> </w:t>
      </w:r>
      <w:r w:rsidRPr="0092071B">
        <w:rPr>
          <w:rFonts w:ascii="FrankRuehl" w:hAnsi="FrankRuehl"/>
          <w:sz w:val="20"/>
          <w:rtl/>
        </w:rPr>
        <w:t xml:space="preserve">שאין בשר, </w:t>
      </w:r>
      <w:ins w:id="96541" w:author="מנוע מכני" w:date="2026-10-11T12:04:39Z">
        <w:r>
          <w:rPr>
            <w:rFonts w:ascii="FrankRuehl" w:hAnsi="FrankRuehl"/>
            <w:sz w:val="20"/>
            <w:rtl/>
          </w:rPr>
          <w:t xml:space="preserve">ד'</w:t>
        </w:r>
      </w:ins>
      <w:del w:id="96542" w:author="מנוע מכני" w:date="2026-10-11T12:04:39Z">
        <w:r w:rsidRPr="0092071B">
          <w:rPr>
            <w:rFonts w:ascii="FrankRuehl" w:hAnsi="FrankRuehl"/>
            <w:sz w:val="20"/>
            <w:rtl/>
          </w:rPr>
          <w:delText xml:space="preserve">שנא</w:delText>
        </w:r>
        <w:r>
          <w:rPr>
            <w:rFonts w:ascii="FrankRuehl" w:hAnsi="FrankRuehl" w:hint="cs"/>
            <w:sz w:val="20"/>
            <w:rtl/>
          </w:rPr>
          <w:delText xml:space="preserve">'</w:delText>
        </w:r>
        <w:r w:rsidRPr="0092071B">
          <w:rPr>
            <w:rFonts w:ascii="FrankRuehl" w:hAnsi="FrankRuehl"/>
            <w:sz w:val="20"/>
            <w:rtl/>
          </w:rPr>
          <w:delText xml:space="preserve">:</w:delText>
        </w:r>
        <w:r w:rsidRPr="00464129">
          <w:rPr>
            <w:rStyle w:val="afffff0"/>
            <w:rtl/>
          </w:rPr>
          <w:delText xml:space="preserve"> </w:delText>
        </w:r>
        <w:r w:rsidRPr="00464129">
          <w:rPr>
            <w:rStyle w:val="afffff0"/>
            <w:rFonts w:hint="cs"/>
            <w:rtl/>
          </w:rPr>
          <w:delText xml:space="preserve">'</w:delText>
        </w:r>
      </w:del>
      <w:ins w:id="91195" w:author="Claude - סמנטי" w:date="2026-10-11T12:26:16Z">
        <w:r>
          <w:rPr>
            <w:rStyle w:val="afffff0"/>
            <w:rtl/>
          </w:rPr>
          <w:t xml:space="preserve">וְדַם זְבָחֶיךָ יִשָּׁפֵךְ</w:t>
        </w:r>
      </w:ins>
      <w:del w:id="91196" w:author="Claude - סמנטי" w:date="2026-10-11T12:26:16Z">
        <w:r w:rsidRPr="00464129">
          <w:rPr>
            <w:rStyle w:val="afffff0"/>
            <w:rtl/>
          </w:rPr>
          <w:delText xml:space="preserve">ודם זבחיך ישפך</w:delText>
        </w:r>
      </w:del>
      <w:r w:rsidRPr="00464129">
        <w:rPr>
          <w:rStyle w:val="afffff0"/>
          <w:rFonts w:hint="cs"/>
          <w:rtl/>
        </w:rPr>
        <w:t>'</w:t>
      </w:r>
      <w:r w:rsidRPr="00464129">
        <w:rPr>
          <w:rStyle w:val="afffff0"/>
          <w:rtl/>
        </w:rPr>
        <w:t>,</w:t>
      </w:r>
      <w:r w:rsidRPr="0092071B">
        <w:rPr>
          <w:rFonts w:ascii="FrankRuehl" w:hAnsi="FrankRuehl"/>
          <w:sz w:val="20"/>
          <w:rtl/>
        </w:rPr>
        <w:t xml:space="preserve"> </w:t>
      </w:r>
      <w:r>
        <w:rPr>
          <w:rFonts w:ascii="FrankRuehl" w:hAnsi="FrankRuehl" w:hint="cs"/>
          <w:sz w:val="20"/>
          <w:rtl/>
        </w:rPr>
        <w:t>והך</w:t>
      </w:r>
      <w:r w:rsidRPr="0092071B">
        <w:rPr>
          <w:rFonts w:ascii="FrankRuehl" w:hAnsi="FrankRuehl"/>
          <w:sz w:val="20"/>
          <w:rtl/>
        </w:rPr>
        <w:t xml:space="preserve"> </w:t>
      </w:r>
      <w:r>
        <w:rPr>
          <w:rFonts w:ascii="FrankRuehl" w:hAnsi="FrankRuehl" w:hint="cs"/>
          <w:sz w:val="20"/>
          <w:rtl/>
        </w:rPr>
        <w:t>'</w:t>
      </w:r>
      <w:ins w:id="91193" w:author="Claude - סמנטי" w:date="2026-10-11T12:26:16Z">
        <w:r>
          <w:rPr>
            <w:rStyle w:val="afffff0"/>
            <w:rFonts w:ascii="FrankRuehl" w:hAnsi="FrankRuehl"/>
            <w:sz w:val="20"/>
            <w:rtl/>
          </w:rPr>
          <w:t xml:space="preserve">וְעָשִׂיתָ עוֹלוֹתֶיךָ הַבָּשָׂר וְהַדָּם</w:t>
        </w:r>
      </w:ins>
      <w:del w:id="91194" w:author="Claude - סמנטי" w:date="2026-10-11T12:26:16Z">
        <w:r w:rsidRPr="0092071B">
          <w:rPr>
            <w:rFonts w:ascii="FrankRuehl" w:hAnsi="FrankRuehl"/>
            <w:sz w:val="20"/>
            <w:rtl/>
          </w:rPr>
          <w:delText xml:space="preserve">ועשית עולותיך הבשר והדם</w:delText>
        </w:r>
      </w:del>
      <w:r>
        <w:rPr>
          <w:rFonts w:ascii="FrankRuehl" w:hAnsi="FrankRuehl" w:hint="cs"/>
          <w:sz w:val="20"/>
          <w:rtl/>
        </w:rPr>
        <w:t>'</w:t>
      </w:r>
      <w:r w:rsidRPr="0092071B">
        <w:rPr>
          <w:rFonts w:ascii="FrankRuehl" w:hAnsi="FrankRuehl"/>
          <w:sz w:val="20"/>
          <w:rtl/>
        </w:rPr>
        <w:t>? לומר לך: מה דם בזריקה אף בשר בזריקה, הא למדת, שריוח יש בין כבש למזבח</w:t>
      </w:r>
      <w:ins w:id="95201" w:author="מנוע מכני" w:date="2026-10-11T12:04:39Z">
        <w:r>
          <w:rPr>
            <w:rFonts w:ascii="FrankRuehl" w:hAnsi="FrankRuehl"/>
            <w:sz w:val="20"/>
            <w:rtl/>
          </w:rPr>
          <w:t xml:space="preserve">,</w:t>
        </w:r>
      </w:ins>
      <w:del w:id="95202" w:author="מנוע מכני" w:date="2026-10-11T12:04:39Z">
        <w:r>
          <w:rPr>
            <w:rFonts w:ascii="FrankRuehl" w:hAnsi="FrankRuehl"/>
            <w:sz w:val="20"/>
            <w:rtl/>
          </w:rPr>
          <w:delText xml:space="preserve">;</w:delText>
        </w:r>
      </w:del>
    </w:p>
    <w:p>
      <w:pPr>
        <w:pStyle w:val="38"/>
        <w:rPr>
          <w:ins w:id="101607" w:author="מנוע מכני" w:date="2026-10-11T12:04:39Z"/>
        </w:rPr>
      </w:pPr>
      <w:r w:rsidRPr="0092071B">
        <w:t xml:space="preserve">לימא,</w:t>
      </w:r>
    </w:p>
    <w:p w:rsidR="00DA63EC" w:rsidRDefault="00DA63EC" w:rsidP="00DA63EC">
      <w:pPr>
        <w:rPr>
          <w:rFonts w:ascii="FrankRuehl" w:hAnsi="FrankRuehl"/>
          <w:sz w:val="20"/>
          <w:rtl/>
        </w:rPr>
      </w:pPr>
      <w:del w:id="101608"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מ"ד</w:t>
      </w:r>
      <w:r w:rsidRPr="0092071B">
        <w:rPr>
          <w:rFonts w:ascii="FrankRuehl" w:hAnsi="FrankRuehl"/>
          <w:sz w:val="20"/>
          <w:rtl/>
        </w:rPr>
        <w:t xml:space="preserve"> הורצה - </w:t>
      </w:r>
      <w:r w:rsidRPr="0092071B">
        <w:rPr>
          <w:rStyle w:val="2fb"/>
          <w:rFonts w:ascii="FrankRuehl" w:hAnsi="FrankRuehl"/>
          <w:sz w:val="20"/>
          <w:rtl/>
        </w:rPr>
        <w:t xml:space="preserve">כר"א</w:t>
      </w:r>
      <w:r w:rsidRPr="0092071B">
        <w:rPr>
          <w:rFonts w:ascii="FrankRuehl" w:hAnsi="FrankRuehl"/>
          <w:sz w:val="20"/>
          <w:rtl/>
        </w:rPr>
        <w:t xml:space="preserve">, ומ"ד </w:t>
      </w:r>
      <w:r w:rsidRPr="0092071B">
        <w:rPr>
          <w:rFonts w:ascii="FrankRuehl" w:hAnsi="FrankRuehl"/>
          <w:sz w:val="20"/>
          <w:rtl/>
        </w:rPr>
        <w:t xml:space="preserve">לא</w:t>
      </w:r>
      <w:r w:rsidRPr="0092071B">
        <w:rPr>
          <w:rFonts w:ascii="FrankRuehl" w:hAnsi="FrankRuehl"/>
          <w:sz w:val="20"/>
          <w:rtl/>
        </w:rPr>
        <w:t xml:space="preserve"> הורצה - </w:t>
      </w:r>
      <w:r w:rsidRPr="0092071B">
        <w:rPr>
          <w:rStyle w:val="2fb"/>
          <w:rFonts w:ascii="FrankRuehl" w:hAnsi="FrankRuehl"/>
          <w:sz w:val="20"/>
          <w:rtl/>
        </w:rPr>
        <w:t xml:space="preserve">כר' יהושע</w:t>
      </w:r>
      <w:r w:rsidRPr="0092071B">
        <w:rPr>
          <w:rFonts w:ascii="FrankRuehl" w:hAnsi="FrankRuehl"/>
          <w:sz w:val="20"/>
          <w:rtl/>
        </w:rPr>
        <w:t xml:space="preserve">!</w:t>
      </w:r>
    </w:p>
    <w:p w:rsidR="00DA63EC" w:rsidRDefault="00DA63EC" w:rsidP="00DA63EC">
      <w:pPr>
        <w:rPr>
          <w:rFonts w:ascii="FrankRuehl" w:hAnsi="FrankRuehl"/>
          <w:sz w:val="20"/>
          <w:rtl/>
        </w:rPr>
      </w:pPr>
      <w:r>
        <w:rPr>
          <w:rFonts w:ascii="FrankRuehl" w:hAnsi="FrankRuehl"/>
          <w:sz w:val="20"/>
          <w:rtl/>
        </w:rPr>
        <w:t xml:space="preserve">• </w:t>
      </w:r>
      <w:r w:rsidRPr="0092071B">
        <w:rPr>
          <w:rFonts w:ascii="FrankRuehl" w:hAnsi="FrankRuehl"/>
          <w:sz w:val="20"/>
          <w:rtl/>
        </w:rPr>
        <w:t xml:space="preserve">אליבא </w:t>
      </w:r>
      <w:r w:rsidRPr="0092071B">
        <w:rPr>
          <w:rStyle w:val="2fb"/>
          <w:rFonts w:ascii="FrankRuehl" w:hAnsi="FrankRuehl"/>
          <w:sz w:val="20"/>
          <w:rtl/>
        </w:rPr>
        <w:t xml:space="preserve">דר"א</w:t>
      </w:r>
      <w:r w:rsidRPr="0092071B">
        <w:rPr>
          <w:rFonts w:ascii="FrankRuehl" w:hAnsi="FrankRuehl"/>
          <w:sz w:val="20"/>
          <w:rtl/>
        </w:rPr>
        <w:t xml:space="preserve"> כ"ע </w:t>
      </w:r>
      <w:r w:rsidRPr="0092071B">
        <w:rPr>
          <w:rFonts w:ascii="FrankRuehl" w:hAnsi="FrankRuehl"/>
          <w:sz w:val="20"/>
          <w:rtl/>
        </w:rPr>
        <w:t xml:space="preserve">לא</w:t>
      </w:r>
      <w:r w:rsidRPr="0092071B">
        <w:rPr>
          <w:rFonts w:ascii="FrankRuehl" w:hAnsi="FrankRuehl"/>
          <w:sz w:val="20"/>
          <w:rtl/>
        </w:rPr>
        <w:t xml:space="preserve"> </w:t>
      </w:r>
      <w:ins w:id="91973" w:author="מנוע מכני" w:date="2026-10-11T12:04:39Z">
        <w:r>
          <w:rPr>
            <w:rFonts w:ascii="FrankRuehl" w:hAnsi="FrankRuehl"/>
            <w:sz w:val="20"/>
            <w:rtl/>
          </w:rPr>
          <w:t xml:space="preserve">חלקו</w:t>
        </w:r>
      </w:ins>
      <w:del w:id="91974" w:author="מנוע מכני" w:date="2026-10-11T12:04:39Z">
        <w:r w:rsidRPr="0092071B">
          <w:rPr>
            <w:rFonts w:ascii="FrankRuehl" w:hAnsi="FrankRuehl"/>
            <w:sz w:val="20"/>
            <w:rtl/>
          </w:rPr>
          <w:delText xml:space="preserve">פליגי</w:delText>
        </w:r>
      </w:del>
      <w:r w:rsidRPr="0092071B">
        <w:rPr>
          <w:rFonts w:ascii="FrankRuehl" w:hAnsi="FrankRuehl"/>
          <w:sz w:val="20"/>
          <w:rtl/>
        </w:rPr>
        <w:t xml:space="preserve">, </w:t>
      </w:r>
      <w:ins w:id="91975" w:author="מנוע מכני" w:date="2026-10-11T12:04:39Z">
        <w:r>
          <w:rPr>
            <w:rFonts w:ascii="FrankRuehl" w:hAnsi="FrankRuehl" w:hint="cs"/>
            <w:b/>
            <w:bCs/>
            <w:sz w:val="20"/>
            <w:rtl/>
          </w:rPr>
          <w:t xml:space="preserve">וחלקו</w:t>
        </w:r>
      </w:ins>
      <w:del w:id="91976" w:author="מנוע מכני" w:date="2026-10-11T12:04:39Z">
        <w:r w:rsidRPr="005374F8">
          <w:rPr>
            <w:rFonts w:ascii="FrankRuehl" w:hAnsi="FrankRuehl" w:hint="cs"/>
            <w:b/>
            <w:bCs/>
            <w:sz w:val="20"/>
            <w:rtl/>
          </w:rPr>
          <w:delText xml:space="preserve">ופליגי</w:delText>
        </w:r>
      </w:del>
      <w:r>
        <w:rPr>
          <w:rFonts w:ascii="FrankRuehl" w:hAnsi="FrankRuehl" w:hint="cs"/>
          <w:sz w:val="20"/>
          <w:rtl/>
        </w:rPr>
        <w:t xml:space="preserve"> </w:t>
      </w:r>
      <w:r w:rsidRPr="0092071B">
        <w:rPr>
          <w:rFonts w:ascii="FrankRuehl" w:hAnsi="FrankRuehl"/>
          <w:sz w:val="20"/>
          <w:rtl/>
        </w:rPr>
        <w:t xml:space="preserve">אליבא </w:t>
      </w:r>
      <w:r w:rsidRPr="0092071B">
        <w:rPr>
          <w:rStyle w:val="2fb"/>
          <w:rFonts w:ascii="FrankRuehl" w:hAnsi="FrankRuehl"/>
          <w:sz w:val="20"/>
          <w:rtl/>
        </w:rPr>
        <w:t xml:space="preserve">דרבי</w:t>
      </w:r>
      <w:r w:rsidRPr="0092071B">
        <w:rPr>
          <w:rFonts w:ascii="FrankRuehl" w:hAnsi="FrankRuehl"/>
          <w:sz w:val="20"/>
          <w:rtl/>
        </w:rPr>
        <w:t xml:space="preserve"> יהושע, </w:t>
      </w:r>
      <w:r w:rsidRPr="0092071B">
        <w:rPr>
          <w:rFonts w:ascii="FrankRuehl" w:hAnsi="FrankRuehl"/>
          <w:sz w:val="20"/>
          <w:rtl/>
        </w:rPr>
        <w:t xml:space="preserve">מ"ד</w:t>
      </w:r>
      <w:r w:rsidRPr="0092071B">
        <w:rPr>
          <w:rFonts w:ascii="FrankRuehl" w:hAnsi="FrankRuehl"/>
          <w:sz w:val="20"/>
          <w:rtl/>
        </w:rPr>
        <w:t xml:space="preserve"> </w:t>
      </w:r>
      <w:r w:rsidRPr="0092071B">
        <w:rPr>
          <w:rFonts w:ascii="FrankRuehl" w:hAnsi="FrankRuehl"/>
          <w:sz w:val="20"/>
          <w:rtl/>
        </w:rPr>
        <w:t xml:space="preserve">לא</w:t>
      </w:r>
      <w:r w:rsidRPr="0092071B">
        <w:rPr>
          <w:rFonts w:ascii="FrankRuehl" w:hAnsi="FrankRuehl"/>
          <w:sz w:val="20"/>
          <w:rtl/>
        </w:rPr>
        <w:t xml:space="preserve"> הורצה - </w:t>
      </w:r>
      <w:r w:rsidRPr="0092071B">
        <w:rPr>
          <w:rStyle w:val="2fb"/>
          <w:rFonts w:ascii="FrankRuehl" w:hAnsi="FrankRuehl"/>
          <w:sz w:val="20"/>
          <w:rtl/>
        </w:rPr>
        <w:t xml:space="preserve">כרבי</w:t>
      </w:r>
      <w:r w:rsidRPr="0092071B">
        <w:rPr>
          <w:rFonts w:ascii="FrankRuehl" w:hAnsi="FrankRuehl"/>
          <w:sz w:val="20"/>
          <w:rtl/>
        </w:rPr>
        <w:t xml:space="preserve"> יהושע, </w:t>
      </w:r>
    </w:p>
    <w:p w:rsidR="00DA63EC" w:rsidRDefault="00DA63EC" w:rsidP="00DA63EC">
      <w:pPr>
        <w:rPr>
          <w:rFonts w:ascii="FrankRuehl" w:hAnsi="FrankRuehl"/>
          <w:sz w:val="20"/>
          <w:rtl/>
        </w:rPr>
      </w:pPr>
      <w:r w:rsidRPr="0092071B">
        <w:rPr>
          <w:rFonts w:ascii="FrankRuehl" w:hAnsi="FrankRuehl"/>
          <w:sz w:val="20"/>
          <w:rtl/>
        </w:rPr>
        <w:t xml:space="preserve">מ"ד</w:t>
      </w:r>
      <w:r w:rsidRPr="0092071B">
        <w:rPr>
          <w:rFonts w:ascii="FrankRuehl" w:hAnsi="FrankRuehl"/>
          <w:sz w:val="20"/>
          <w:rtl/>
        </w:rPr>
        <w:t xml:space="preserve">, הורצה - </w:t>
      </w:r>
      <w:r w:rsidRPr="0092071B">
        <w:rPr>
          <w:rFonts w:ascii="FrankRuehl" w:hAnsi="FrankRuehl"/>
          <w:sz w:val="20"/>
          <w:rtl/>
        </w:rPr>
        <w:t xml:space="preserve">אמר</w:t>
      </w:r>
      <w:r w:rsidRPr="0092071B">
        <w:rPr>
          <w:rFonts w:ascii="FrankRuehl" w:hAnsi="FrankRuehl"/>
          <w:sz w:val="20"/>
          <w:rtl/>
        </w:rPr>
        <w:t xml:space="preserve"> לך</w:t>
      </w:r>
      <w:r>
        <w:rPr>
          <w:rFonts w:ascii="FrankRuehl" w:hAnsi="FrankRuehl" w:hint="cs"/>
          <w:sz w:val="20"/>
          <w:rtl/>
        </w:rPr>
        <w:t xml:space="preserve"> דווקא </w:t>
      </w:r>
      <w:ins w:id="91981" w:author="מנוע מכני" w:date="2026-10-11T12:04:39Z">
        <w:r>
          <w:rPr>
            <w:rFonts w:ascii="FrankRuehl" w:hAnsi="FrankRuehl" w:hint="cs"/>
            <w:sz w:val="20"/>
            <w:rtl/>
          </w:rPr>
          <w:t xml:space="preserve">שם</w:t>
        </w:r>
      </w:ins>
      <w:del w:id="91982" w:author="מנוע מכני" w:date="2026-10-11T12:04:39Z">
        <w:r>
          <w:rPr>
            <w:rFonts w:ascii="FrankRuehl" w:hAnsi="FrankRuehl" w:hint="cs"/>
            <w:sz w:val="20"/>
            <w:rtl/>
          </w:rPr>
          <w:delText xml:space="preserve">התם</w:delText>
        </w:r>
      </w:del>
      <w:r>
        <w:rPr>
          <w:rFonts w:ascii="FrankRuehl" w:hAnsi="FrankRuehl" w:hint="cs"/>
          <w:sz w:val="20"/>
          <w:rtl/>
        </w:rPr>
        <w:t xml:space="preserve"> </w:t>
      </w:r>
      <w:r>
        <w:rPr>
          <w:rStyle w:val="2fb"/>
          <w:rFonts w:ascii="FrankRuehl" w:hAnsi="FrankRuehl" w:hint="cs"/>
          <w:sz w:val="20"/>
          <w:rtl/>
        </w:rPr>
        <w:t xml:space="preserve">ארי</w:t>
      </w:r>
      <w:r>
        <w:rPr>
          <w:rStyle w:val="2fb"/>
          <w:rFonts w:ascii="FrankRuehl" w:hAnsi="FrankRuehl"/>
          <w:sz w:val="20"/>
          <w:rtl/>
        </w:rPr>
        <w:t>"</w:t>
      </w:r>
      <w:r>
        <w:rPr>
          <w:rStyle w:val="2fb"/>
          <w:rFonts w:ascii="FrankRuehl" w:hAnsi="FrankRuehl" w:hint="cs"/>
          <w:sz w:val="20"/>
          <w:rtl/>
        </w:rPr>
        <w:t xml:space="preserve">ה</w:t>
      </w:r>
      <w:r>
        <w:rPr>
          <w:rFonts w:ascii="FrankRuehl" w:hAnsi="FrankRuehl" w:hint="cs"/>
          <w:sz w:val="20"/>
          <w:rtl/>
        </w:rPr>
        <w:t xml:space="preserve"> </w:t>
      </w:r>
      <w:r w:rsidRPr="0092071B">
        <w:rPr>
          <w:rFonts w:ascii="FrankRuehl" w:hAnsi="FrankRuehl"/>
          <w:sz w:val="20"/>
          <w:rtl/>
        </w:rPr>
        <w:t xml:space="preserve">אלא בבשר </w:t>
      </w:r>
      <w:ins w:id="91979" w:author="מנוע מכני" w:date="2026-10-11T12:04:39Z">
        <w:r>
          <w:rPr>
            <w:rFonts w:ascii="FrankRuehl" w:hAnsi="FrankRuehl"/>
            <w:sz w:val="20"/>
            <w:rtl/>
          </w:rPr>
          <w:t xml:space="preserve">דאין</w:t>
        </w:r>
      </w:ins>
      <w:del w:id="91980" w:author="מנוע מכני" w:date="2026-10-11T12:04:39Z">
        <w:r w:rsidRPr="0092071B">
          <w:rPr>
            <w:rFonts w:ascii="FrankRuehl" w:hAnsi="FrankRuehl"/>
            <w:sz w:val="20"/>
            <w:rtl/>
          </w:rPr>
          <w:delText xml:space="preserve">דליכא</w:delText>
        </w:r>
      </w:del>
      <w:r w:rsidRPr="0092071B">
        <w:rPr>
          <w:rFonts w:ascii="FrankRuehl" w:hAnsi="FrankRuehl"/>
          <w:sz w:val="20"/>
          <w:rtl/>
        </w:rPr>
        <w:t xml:space="preserve"> פסידא לכהנים, אבל עור </w:t>
      </w:r>
      <w:ins w:id="91977" w:author="מנוע מכני" w:date="2026-10-11T12:04:39Z">
        <w:r>
          <w:rPr>
            <w:rFonts w:ascii="FrankRuehl" w:hAnsi="FrankRuehl"/>
            <w:sz w:val="20"/>
            <w:rtl/>
          </w:rPr>
          <w:t xml:space="preserve">דיש</w:t>
        </w:r>
      </w:ins>
      <w:del w:id="91978" w:author="מנוע מכני" w:date="2026-10-11T12:04:39Z">
        <w:r w:rsidRPr="0092071B">
          <w:rPr>
            <w:rFonts w:ascii="FrankRuehl" w:hAnsi="FrankRuehl"/>
            <w:sz w:val="20"/>
            <w:rtl/>
          </w:rPr>
          <w:delText xml:space="preserve">דאיכא</w:delText>
        </w:r>
      </w:del>
      <w:r w:rsidRPr="0092071B">
        <w:rPr>
          <w:rFonts w:ascii="FrankRuehl" w:hAnsi="FrankRuehl"/>
          <w:sz w:val="20"/>
          <w:rtl/>
        </w:rPr>
        <w:t xml:space="preserve"> פסידא לכהנים - </w:t>
      </w:r>
      <w:ins w:id="90473" w:author="מנוע מכני" w:date="2026-10-11T12:04:39Z">
        <w:r>
          <w:rPr>
            <w:rFonts w:ascii="FrankRuehl" w:hAnsi="FrankRuehl"/>
            <w:sz w:val="20"/>
            <w:rtl/>
          </w:rPr>
          <w:t xml:space="preserve">אפי'</w:t>
        </w:r>
      </w:ins>
      <w:del w:id="90474" w:author="מנוע מכני" w:date="2026-10-11T12:04:39Z">
        <w:r w:rsidRPr="0092071B">
          <w:rPr>
            <w:rFonts w:ascii="FrankRuehl" w:hAnsi="FrankRuehl"/>
            <w:sz w:val="20"/>
            <w:rtl/>
          </w:rPr>
          <w:delText xml:space="preserve">אפילו</w:delText>
        </w:r>
      </w:del>
      <w:r w:rsidRPr="0092071B">
        <w:rPr>
          <w:rFonts w:ascii="FrankRuehl" w:hAnsi="FrankRuehl"/>
          <w:sz w:val="20"/>
          <w:rtl/>
        </w:rPr>
        <w:t xml:space="preserve"> </w:t>
      </w:r>
      <w:r w:rsidRPr="0092071B">
        <w:rPr>
          <w:rStyle w:val="2fb"/>
          <w:rFonts w:ascii="FrankRuehl" w:hAnsi="FrankRuehl"/>
          <w:sz w:val="20"/>
          <w:rtl/>
        </w:rPr>
        <w:t xml:space="preserve">רבי</w:t>
      </w:r>
      <w:r w:rsidRPr="0092071B">
        <w:rPr>
          <w:rFonts w:ascii="FrankRuehl" w:hAnsi="FrankRuehl"/>
          <w:sz w:val="20"/>
          <w:rtl/>
        </w:rPr>
        <w:t xml:space="preserve"> יהושע מודה, </w:t>
      </w:r>
    </w:p>
    <w:p w:rsidR="00DA63EC" w:rsidRDefault="00DA63EC" w:rsidP="00DA63EC">
      <w:pPr>
        <w:rPr>
          <w:rFonts w:ascii="FrankRuehl" w:hAnsi="FrankRuehl"/>
          <w:sz w:val="20"/>
          <w:rtl/>
        </w:rPr>
      </w:pPr>
      <w:ins w:id="93725" w:author="מנוע מכני" w:date="2026-10-11T12:04:39Z">
        <w:r>
          <w:rPr>
            <w:rFonts w:ascii="FrankRuehl" w:hAnsi="FrankRuehl"/>
            <w:sz w:val="20"/>
            <w:rtl/>
          </w:rPr>
          <w:t xml:space="preserve">כלום</w:t>
        </w:r>
      </w:ins>
      <w:del w:id="93726" w:author="מנוע מכני" w:date="2026-10-11T12:04:39Z">
        <w:r w:rsidRPr="0092071B">
          <w:rPr>
            <w:rFonts w:ascii="FrankRuehl" w:hAnsi="FrankRuehl"/>
            <w:sz w:val="20"/>
            <w:rtl/>
          </w:rPr>
          <w:delText xml:space="preserve">מידי</w:delText>
        </w:r>
      </w:del>
      <w:r w:rsidRPr="0092071B">
        <w:rPr>
          <w:rFonts w:ascii="FrankRuehl" w:hAnsi="FrankRuehl"/>
          <w:sz w:val="20"/>
          <w:rtl/>
        </w:rPr>
        <w:t xml:space="preserve"> </w:t>
      </w:r>
      <w:ins w:id="96391" w:author="מנוע מכני" w:date="2026-10-11T12:04:39Z">
        <w:r>
          <w:rPr>
            <w:rFonts w:ascii="FrankRuehl" w:hAnsi="FrankRuehl"/>
            <w:sz w:val="20"/>
            <w:rtl/>
          </w:rPr>
          <w:t xml:space="preserve">דהיה</w:t>
        </w:r>
      </w:ins>
      <w:del w:id="96392" w:author="מנוע מכני" w:date="2026-10-11T12:04:39Z">
        <w:r w:rsidRPr="0092071B">
          <w:rPr>
            <w:rFonts w:ascii="FrankRuehl" w:hAnsi="FrankRuehl"/>
            <w:sz w:val="20"/>
            <w:rtl/>
          </w:rPr>
          <w:delText xml:space="preserve">דהוה</w:delText>
        </w:r>
      </w:del>
      <w:r w:rsidRPr="0092071B">
        <w:rPr>
          <w:rFonts w:ascii="FrankRuehl" w:hAnsi="FrankRuehl"/>
          <w:sz w:val="20"/>
          <w:rtl/>
        </w:rPr>
        <w:t xml:space="preserve"> אדיעבד, </w:t>
      </w:r>
      <w:r w:rsidRPr="0092071B">
        <w:rPr>
          <w:rFonts w:ascii="FrankRuehl" w:hAnsi="FrankRuehl"/>
          <w:sz w:val="20"/>
          <w:rtl/>
        </w:rPr>
        <w:t xml:space="preserve">דתנן</w:t>
      </w:r>
      <w:r w:rsidRPr="0092071B">
        <w:rPr>
          <w:rFonts w:ascii="FrankRuehl" w:hAnsi="FrankRuehl"/>
          <w:sz w:val="20"/>
          <w:rtl/>
        </w:rPr>
        <w:t xml:space="preserve">: נטמא בשר או נפסל, או שיצא חוץ לקלעים </w:t>
      </w:r>
      <w:r>
        <w:rPr>
          <w:rStyle w:val="2fb"/>
          <w:rFonts w:ascii="FrankRuehl" w:hAnsi="FrankRuehl" w:hint="cs"/>
          <w:sz w:val="20"/>
          <w:rtl/>
        </w:rPr>
        <w:t>דל</w:t>
      </w:r>
      <w:r>
        <w:rPr>
          <w:rStyle w:val="2fb"/>
          <w:rFonts w:ascii="FrankRuehl" w:hAnsi="FrankRuehl"/>
          <w:sz w:val="20"/>
          <w:rtl/>
        </w:rPr>
        <w:t>ר"</w:t>
      </w:r>
      <w:r>
        <w:rPr>
          <w:rStyle w:val="2fb"/>
          <w:rFonts w:ascii="FrankRuehl" w:hAnsi="FrankRuehl" w:hint="cs"/>
          <w:sz w:val="20"/>
          <w:rtl/>
        </w:rPr>
        <w:t>א</w:t>
      </w:r>
      <w:r w:rsidRPr="0092071B">
        <w:rPr>
          <w:rFonts w:ascii="FrankRuehl" w:hAnsi="FrankRuehl"/>
          <w:sz w:val="20"/>
          <w:rtl/>
        </w:rPr>
        <w:t xml:space="preserve">: יזרוק, </w:t>
      </w:r>
    </w:p>
    <w:p>
      <w:pPr>
        <w:pStyle w:val="38"/>
        <w:rPr>
          <w:ins w:id="100867" w:author="מנוע מכני" w:date="2026-10-11T12:04:39Z"/>
        </w:rPr>
      </w:pPr>
      <w:r>
        <w:tab/>
      </w:r>
      <w:r>
        <w:t>ל</w:t>
      </w:r>
      <w:r w:rsidRPr="0092071B">
        <w:t xml:space="preserve">רבי יהושע:</w:t>
      </w:r>
    </w:p>
    <w:p w:rsidR="00DA63EC" w:rsidRDefault="00DA63EC" w:rsidP="00DA63EC">
      <w:pPr>
        <w:rPr>
          <w:rFonts w:ascii="FrankRuehl" w:hAnsi="FrankRuehl"/>
          <w:sz w:val="20"/>
          <w:rtl/>
        </w:rPr>
      </w:pPr>
      <w:del w:id="100868"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לא</w:t>
      </w:r>
      <w:r w:rsidRPr="0092071B">
        <w:rPr>
          <w:rFonts w:ascii="FrankRuehl" w:hAnsi="FrankRuehl"/>
          <w:sz w:val="20"/>
          <w:rtl/>
        </w:rPr>
        <w:t xml:space="preserve"> יזרוק, ומודה </w:t>
      </w:r>
      <w:r w:rsidRPr="0092071B">
        <w:rPr>
          <w:rStyle w:val="2fb"/>
          <w:rFonts w:ascii="FrankRuehl" w:hAnsi="FrankRuehl"/>
          <w:sz w:val="20"/>
          <w:rtl/>
        </w:rPr>
        <w:t xml:space="preserve">רבי</w:t>
      </w:r>
      <w:r w:rsidRPr="0092071B">
        <w:rPr>
          <w:rFonts w:ascii="FrankRuehl" w:hAnsi="FrankRuehl"/>
          <w:sz w:val="20"/>
          <w:rtl/>
        </w:rPr>
        <w:t xml:space="preserve"> יהושע שאם זרק - הורצה.</w:t>
      </w:r>
    </w:p>
    <w:p w:rsidR="00DA63EC" w:rsidRDefault="00DA63EC" w:rsidP="00DA63EC">
      <w:pPr>
        <w:pStyle w:val="affffd"/>
        <w:rPr>
          <w:del w:id="90156" w:author="מנוע עיצוב" w:date="2026-10-11T12:09:26Z"/>
          <w:rtl/>
        </w:rPr>
      </w:pPr>
      <w:del w:id="90155" w:author="מנוע עיצוב" w:date="2026-10-11T12:09:26Z">
        <w:r>
          <w:rPr>
            <w:rFonts w:ascii="FrankRuehl" w:hAnsi="FrankRuehl"/>
            <w:sz w:val="20"/>
            <w:rtl/>
          </w:rPr>
          <w:delText xml:space="preserve">׹</w:delText>
        </w:r>
      </w:del>
    </w:p>
    <w:p w:rsidR="00DA63EC" w:rsidRDefault="00DA63EC" w:rsidP="00DA63EC">
      <w:pPr>
        <w:pStyle w:val="affff1"/>
        <w:ind w:end="0"/>
        <w:rPr>
          <w:rtl/>
        </w:rPr>
        <w:pPrChange w:id="20150" w:author="קלוד" w:date="2026-10-11T09:07:24Z">
          <w:pPr>
            <w:pStyle w:val="affff1"/>
            <w:rPr>
              <w:rtl/>
            </w:rPr>
          </w:pPr>
        </w:pPrChange>
      </w:pPr>
      <w:ins w:id="9887" w:author="מספור קטעי משנה" w:date="2026-10-11T09:35:09Z">
        <w:r>
          <w:rPr>
            <w:rStyle w:val="MisparKeta"/>
          </w:rPr>
          <w:t xml:space="preserve">ב. </w:t>
        </w:r>
      </w:ins>
      <w:r w:rsidRPr="0092071B">
        <w:rPr>
          <w:rtl/>
        </w:rPr>
        <w:t>א"ר חנינא סגן הכהנים כו'.</w:t>
      </w:r>
    </w:p>
    <w:p>
      <w:pPr>
        <w:pStyle w:val="38"/>
        <w:rPr>
          <w:ins w:id="100869" w:author="מנוע מכני" w:date="2026-10-11T12:04:39Z"/>
        </w:rPr>
      </w:pPr>
      <w:r>
        <w:t xml:space="preserve">והך</w:t>
      </w:r>
    </w:p>
    <w:p w:rsidR="00DA63EC" w:rsidRDefault="00DA63EC" w:rsidP="00DA63EC">
      <w:pPr>
        <w:rPr>
          <w:rFonts w:ascii="FrankRuehl" w:hAnsi="FrankRuehl"/>
          <w:sz w:val="20"/>
          <w:rtl/>
        </w:rPr>
      </w:pPr>
      <w:del w:id="100870" w:author="מנוע מכני" w:date="2026-10-11T12:04:39Z">
        <w:r>
          <w:rPr>
            <w:rFonts w:ascii="FrankRuehl" w:hAnsi="FrankRuehl" w:hint="cs"/>
            <w:sz w:val="20"/>
            <w:rtl/>
          </w:rPr>
          <w:delText xml:space="preserve"> </w:delText>
        </w:r>
      </w:del>
      <w:r>
        <w:rPr>
          <w:rFonts w:ascii="FrankRuehl" w:hAnsi="FrankRuehl" w:hint="cs"/>
          <w:sz w:val="20"/>
          <w:rtl/>
        </w:rPr>
        <w:t xml:space="preserve">ד</w:t>
      </w:r>
      <w:r w:rsidRPr="0092071B">
        <w:rPr>
          <w:rFonts w:ascii="FrankRuehl" w:hAnsi="FrankRuehl"/>
          <w:sz w:val="20"/>
          <w:rtl/>
        </w:rPr>
        <w:t>פרים הנשרפים ושעירים הנשרפים!</w:t>
      </w:r>
      <w:r>
        <w:rPr>
          <w:rFonts w:ascii="FrankRuehl" w:hAnsi="FrankRuehl" w:hint="cs"/>
          <w:sz w:val="20"/>
          <w:rtl/>
        </w:rPr>
        <w:t xml:space="preserve">-</w:t>
      </w:r>
      <w:ins w:id="95203" w:author="מנוע מכני" w:date="2026-10-11T12:04:39Z">
        <w:r>
          <w:rPr>
            <w:rFonts w:ascii="FrankRuehl" w:hAnsi="FrankRuehl" w:hint="cs"/>
            <w:sz w:val="20"/>
            <w:rtl/>
          </w:rPr>
          <w:t xml:space="preserve"> </w:t>
        </w:r>
      </w:ins>
      <w:del w:id="95204" w:author="מנוע מכני" w:date="2026-10-11T12:04:39Z">
        <w:r>
          <w:rPr>
            <w:rFonts w:ascii="FrankRuehl" w:hAnsi="FrankRuehl" w:hint="cs"/>
            <w:sz w:val="20"/>
            <w:rtl/>
          </w:rPr>
          <w:delText xml:space="preserve">  </w:delText>
        </w:r>
      </w:del>
      <w:r w:rsidRPr="0092071B">
        <w:rPr>
          <w:rFonts w:ascii="FrankRuehl" w:hAnsi="FrankRuehl"/>
          <w:sz w:val="20"/>
          <w:rtl/>
        </w:rPr>
        <w:t xml:space="preserve">למצותן </w:t>
      </w:r>
      <w:r w:rsidRPr="0092071B">
        <w:rPr>
          <w:rFonts w:ascii="FrankRuehl" w:hAnsi="FrankRuehl"/>
          <w:sz w:val="20"/>
          <w:rtl/>
        </w:rPr>
        <w:t xml:space="preserve">לא</w:t>
      </w:r>
      <w:r w:rsidRPr="0092071B">
        <w:rPr>
          <w:rFonts w:ascii="FrankRuehl" w:hAnsi="FrankRuehl"/>
          <w:sz w:val="20"/>
          <w:rtl/>
        </w:rPr>
        <w:t xml:space="preserve"> </w:t>
      </w:r>
      <w:ins w:id="97329" w:author="מנוע מכני" w:date="2026-10-11T12:04:39Z">
        <w:r>
          <w:rPr>
            <w:rFonts w:ascii="FrankRuehl" w:hAnsi="FrankRuehl"/>
            <w:sz w:val="20"/>
            <w:rtl/>
          </w:rPr>
          <w:t xml:space="preserve">אומרים</w:t>
        </w:r>
      </w:ins>
      <w:del w:id="97330" w:author="מנוע מכני" w:date="2026-10-11T12:04:39Z">
        <w:r w:rsidRPr="0092071B">
          <w:rPr>
            <w:rFonts w:ascii="FrankRuehl" w:hAnsi="FrankRuehl"/>
            <w:sz w:val="20"/>
            <w:rtl/>
          </w:rPr>
          <w:delText xml:space="preserve">קאמרינן</w:delText>
        </w:r>
      </w:del>
      <w:r w:rsidRPr="0092071B">
        <w:rPr>
          <w:rFonts w:ascii="FrankRuehl" w:hAnsi="FrankRuehl"/>
          <w:sz w:val="20"/>
          <w:rtl/>
        </w:rPr>
        <w:t xml:space="preserve">.</w:t>
      </w:r>
    </w:p>
    <w:p w:rsidR="00DA63EC" w:rsidRDefault="00DA63EC" w:rsidP="00DA63EC">
      <w:pPr>
        <w:rPr>
          <w:rFonts w:ascii="FrankRuehl" w:hAnsi="FrankRuehl"/>
          <w:sz w:val="20"/>
          <w:rtl/>
        </w:rPr>
      </w:pPr>
      <w:r w:rsidRPr="0092071B">
        <w:rPr>
          <w:rFonts w:ascii="FrankRuehl" w:hAnsi="FrankRuehl"/>
          <w:sz w:val="20"/>
          <w:rtl/>
        </w:rPr>
        <w:t>הרי קודם הפשט וקודם זריקה!</w:t>
      </w:r>
      <w:r>
        <w:rPr>
          <w:rFonts w:ascii="FrankRuehl" w:hAnsi="FrankRuehl" w:hint="cs"/>
          <w:sz w:val="20"/>
          <w:rtl/>
        </w:rPr>
        <w:t xml:space="preserve"> - </w:t>
      </w:r>
      <w:r w:rsidRPr="0092071B">
        <w:rPr>
          <w:rFonts w:ascii="FrankRuehl" w:hAnsi="FrankRuehl"/>
          <w:sz w:val="20"/>
          <w:rtl/>
        </w:rPr>
        <w:t xml:space="preserve">חלוץ </w:t>
      </w:r>
      <w:ins w:id="97331" w:author="מנוע מכני" w:date="2026-10-11T12:04:39Z">
        <w:r>
          <w:rPr>
            <w:rFonts w:ascii="FrankRuehl" w:hAnsi="FrankRuehl"/>
            <w:sz w:val="20"/>
            <w:rtl/>
          </w:rPr>
          <w:t xml:space="preserve">אומרים</w:t>
        </w:r>
      </w:ins>
      <w:del w:id="97332" w:author="מנוע מכני" w:date="2026-10-11T12:04:39Z">
        <w:r w:rsidRPr="0092071B">
          <w:rPr>
            <w:rFonts w:ascii="FrankRuehl" w:hAnsi="FrankRuehl"/>
            <w:sz w:val="20"/>
            <w:rtl/>
          </w:rPr>
          <w:delText xml:space="preserve">קאמרינן</w:delText>
        </w:r>
      </w:del>
      <w:r w:rsidRPr="0092071B">
        <w:rPr>
          <w:rFonts w:ascii="FrankRuehl" w:hAnsi="FrankRuehl"/>
          <w:sz w:val="20"/>
          <w:rtl/>
        </w:rPr>
        <w:t xml:space="preserve">.</w:t>
      </w:r>
    </w:p>
    <w:p>
      <w:pPr>
        <w:pStyle w:val="38"/>
        <w:rPr>
          <w:ins w:id="100871" w:author="מנוע מכני" w:date="2026-10-11T12:04:39Z"/>
        </w:rPr>
      </w:pPr>
      <w:r w:rsidRPr="0092071B">
        <w:t>וה</w:t>
      </w:r>
      <w:r>
        <w:t xml:space="preserve">ך</w:t>
      </w:r>
    </w:p>
    <w:p w:rsidR="00DA63EC" w:rsidRDefault="00DA63EC" w:rsidP="00DA63EC">
      <w:pPr>
        <w:rPr>
          <w:rFonts w:ascii="FrankRuehl" w:hAnsi="FrankRuehl"/>
          <w:sz w:val="20"/>
          <w:rtl/>
        </w:rPr>
      </w:pPr>
      <w:del w:id="100872" w:author="מנוע מכני" w:date="2026-10-11T12:04:39Z">
        <w:r>
          <w:rPr>
            <w:rFonts w:ascii="FrankRuehl" w:hAnsi="FrankRuehl" w:hint="cs"/>
            <w:sz w:val="20"/>
            <w:rtl/>
          </w:rPr>
          <w:delText xml:space="preserve"> </w:delText>
        </w:r>
      </w:del>
      <w:r>
        <w:rPr>
          <w:rFonts w:ascii="FrankRuehl" w:hAnsi="FrankRuehl" w:hint="cs"/>
          <w:sz w:val="20"/>
          <w:rtl/>
        </w:rPr>
        <w:t xml:space="preserve">ד</w:t>
      </w:r>
      <w:r w:rsidRPr="0092071B">
        <w:rPr>
          <w:rFonts w:ascii="FrankRuehl" w:hAnsi="FrankRuehl"/>
          <w:sz w:val="20"/>
          <w:rtl/>
        </w:rPr>
        <w:t xml:space="preserve">אחר הפשט וקודם זריקה, </w:t>
      </w:r>
      <w:r>
        <w:rPr>
          <w:rFonts w:ascii="FrankRuehl" w:hAnsi="FrankRuehl" w:hint="cs"/>
          <w:sz w:val="20"/>
          <w:rtl/>
        </w:rPr>
        <w:t xml:space="preserve">- </w:t>
      </w:r>
      <w:r>
        <w:rPr>
          <w:rStyle w:val="2fb"/>
          <w:rFonts w:ascii="FrankRuehl" w:hAnsi="FrankRuehl" w:hint="cs"/>
          <w:sz w:val="20"/>
          <w:rtl/>
        </w:rPr>
        <w:t xml:space="preserve">לראבר</w:t>
      </w:r>
      <w:r>
        <w:rPr>
          <w:rStyle w:val="2fb"/>
          <w:rFonts w:ascii="FrankRuehl" w:hAnsi="FrankRuehl"/>
          <w:sz w:val="20"/>
          <w:rtl/>
        </w:rPr>
        <w:t>"</w:t>
      </w:r>
      <w:r>
        <w:rPr>
          <w:rStyle w:val="2fb"/>
          <w:rFonts w:ascii="FrankRuehl" w:hAnsi="FrankRuehl" w:hint="cs"/>
          <w:sz w:val="20"/>
          <w:rtl/>
        </w:rPr>
        <w:t xml:space="preserve">ש</w:t>
      </w:r>
      <w:r>
        <w:rPr>
          <w:rFonts w:ascii="FrankRuehl" w:hAnsi="FrankRuehl" w:hint="cs"/>
          <w:sz w:val="20"/>
          <w:rtl/>
        </w:rPr>
        <w:t xml:space="preserve"> ד</w:t>
      </w:r>
      <w:r w:rsidRPr="0092071B">
        <w:rPr>
          <w:rFonts w:ascii="FrankRuehl" w:hAnsi="FrankRuehl"/>
          <w:sz w:val="20"/>
          <w:rtl/>
        </w:rPr>
        <w:t>אין הדם מרצה על העור בפני עצמו!</w:t>
      </w:r>
    </w:p>
    <w:p w:rsidR="00DA63EC" w:rsidRDefault="00DA63EC" w:rsidP="00DA63EC">
      <w:pPr>
        <w:rPr>
          <w:rFonts w:ascii="FrankRuehl" w:hAnsi="FrankRuehl"/>
          <w:sz w:val="20"/>
          <w:rtl/>
        </w:rPr>
      </w:pPr>
      <w:ins w:id="90475" w:author="מנוע מכני" w:date="2026-10-11T12:04:39Z">
        <w:r>
          <w:rPr>
            <w:rStyle w:val="2fb"/>
            <w:rFonts w:ascii="FrankRuehl" w:hAnsi="FrankRuehl"/>
            <w:sz w:val="20"/>
            <w:rtl/>
          </w:rPr>
          <w:t xml:space="preserve">ר"ח</w:t>
        </w:r>
      </w:ins>
      <w:del w:id="90476" w:author="מנוע מכני" w:date="2026-10-11T12:04:39Z">
        <w:r w:rsidRPr="0092071B">
          <w:rPr>
            <w:rFonts w:ascii="FrankRuehl" w:hAnsi="FrankRuehl"/>
            <w:sz w:val="20"/>
            <w:rtl/>
          </w:rPr>
          <w:delText xml:space="preserve">רבי חנינא</w:delText>
        </w:r>
      </w:del>
      <w:r w:rsidRPr="0092071B">
        <w:rPr>
          <w:rFonts w:ascii="FrankRuehl" w:hAnsi="FrankRuehl"/>
          <w:sz w:val="20"/>
          <w:rtl/>
        </w:rPr>
        <w:t xml:space="preserve"> </w:t>
      </w:r>
      <w:r w:rsidRPr="0092071B">
        <w:rPr>
          <w:rStyle w:val="2fb"/>
          <w:rFonts w:ascii="FrankRuehl" w:hAnsi="FrankRuehl"/>
          <w:sz w:val="20"/>
          <w:rtl/>
        </w:rPr>
        <w:t xml:space="preserve">כרבי</w:t>
      </w:r>
      <w:r w:rsidRPr="0092071B">
        <w:rPr>
          <w:rFonts w:ascii="FrankRuehl" w:hAnsi="FrankRuehl"/>
          <w:sz w:val="20"/>
          <w:rtl/>
        </w:rPr>
        <w:t xml:space="preserve"> סבירא </w:t>
      </w:r>
      <w:ins w:id="93727" w:author="מנוע מכני" w:date="2026-10-11T12:04:39Z">
        <w:r>
          <w:rPr>
            <w:rFonts w:ascii="FrankRuehl" w:hAnsi="FrankRuehl"/>
            <w:sz w:val="20"/>
            <w:rtl/>
          </w:rPr>
          <w:t xml:space="preserve">לו</w:t>
        </w:r>
      </w:ins>
      <w:del w:id="93728"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w:t>
      </w:r>
    </w:p>
    <w:p>
      <w:pPr>
        <w:pStyle w:val="38"/>
        <w:rPr>
          <w:ins w:id="100873" w:author="מנוע מכני" w:date="2026-10-11T12:04:39Z"/>
        </w:rPr>
      </w:pPr>
      <w:r>
        <w:t>ואב</w:t>
      </w:r>
      <w:r>
        <w:t>"</w:t>
      </w:r>
      <w:r>
        <w:t>א</w:t>
      </w:r>
      <w:r w:rsidRPr="0092071B">
        <w:t xml:space="preserve">:</w:t>
      </w:r>
    </w:p>
    <w:p w:rsidR="00DA63EC" w:rsidRDefault="00DA63EC" w:rsidP="00DA63EC">
      <w:pPr>
        <w:rPr>
          <w:rFonts w:ascii="FrankRuehl" w:hAnsi="FrankRuehl"/>
          <w:sz w:val="20"/>
          <w:rtl/>
        </w:rPr>
      </w:pPr>
      <w:del w:id="100874" w:author="מנוע מכני" w:date="2026-10-11T12:04:39Z">
        <w:r w:rsidRPr="0092071B">
          <w:rPr>
            <w:rFonts w:ascii="FrankRuehl" w:hAnsi="FrankRuehl"/>
            <w:sz w:val="20"/>
            <w:rtl/>
          </w:rPr>
          <w:delText xml:space="preserve"> </w:delText>
        </w:r>
      </w:del>
      <w:ins w:id="90477" w:author="מנוע מכני" w:date="2026-10-11T12:04:39Z">
        <w:r>
          <w:rPr>
            <w:rFonts w:ascii="FrankRuehl" w:hAnsi="FrankRuehl"/>
            <w:sz w:val="20"/>
            <w:rtl/>
          </w:rPr>
          <w:t xml:space="preserve">אפי'</w:t>
        </w:r>
      </w:ins>
      <w:del w:id="90478" w:author="מנוע מכני" w:date="2026-10-11T12:04:39Z">
        <w:r w:rsidRPr="0092071B">
          <w:rPr>
            <w:rFonts w:ascii="FrankRuehl" w:hAnsi="FrankRuehl"/>
            <w:sz w:val="20"/>
            <w:rtl/>
          </w:rPr>
          <w:delText xml:space="preserve">אפילו</w:delText>
        </w:r>
      </w:del>
      <w:r w:rsidRPr="0092071B">
        <w:rPr>
          <w:rFonts w:ascii="FrankRuehl" w:hAnsi="FrankRuehl"/>
          <w:sz w:val="20"/>
          <w:rtl/>
        </w:rPr>
        <w:t xml:space="preserve"> </w:t>
      </w:r>
      <w:r>
        <w:rPr>
          <w:rStyle w:val="2fb"/>
          <w:rFonts w:ascii="FrankRuehl" w:hAnsi="FrankRuehl" w:hint="cs"/>
          <w:sz w:val="20"/>
          <w:rtl/>
        </w:rPr>
        <w:t>כראבר</w:t>
      </w:r>
      <w:r>
        <w:rPr>
          <w:rStyle w:val="2fb"/>
          <w:rFonts w:ascii="FrankRuehl" w:hAnsi="FrankRuehl"/>
          <w:sz w:val="20"/>
          <w:rtl/>
        </w:rPr>
        <w:t>"</w:t>
      </w:r>
      <w:r>
        <w:rPr>
          <w:rStyle w:val="2fb"/>
          <w:rFonts w:ascii="FrankRuehl" w:hAnsi="FrankRuehl" w:hint="cs"/>
          <w:sz w:val="20"/>
          <w:rtl/>
        </w:rPr>
        <w:t xml:space="preserve">ש</w:t>
      </w:r>
      <w:r>
        <w:rPr>
          <w:rFonts w:ascii="FrankRuehl" w:hAnsi="FrankRuehl" w:hint="cs"/>
          <w:sz w:val="20"/>
          <w:rtl/>
        </w:rPr>
        <w:t xml:space="preserve">-</w:t>
      </w:r>
      <w:r w:rsidRPr="0092071B">
        <w:rPr>
          <w:rFonts w:ascii="FrankRuehl" w:hAnsi="FrankRuehl"/>
          <w:sz w:val="20"/>
          <w:rtl/>
        </w:rPr>
        <w:t xml:space="preserve"> מודה </w:t>
      </w:r>
      <w:r w:rsidRPr="0092071B">
        <w:rPr>
          <w:rStyle w:val="2fb"/>
          <w:rFonts w:ascii="FrankRuehl" w:hAnsi="FrankRuehl"/>
          <w:sz w:val="20"/>
          <w:rtl/>
        </w:rPr>
        <w:t xml:space="preserve">רבי</w:t>
      </w:r>
      <w:r w:rsidRPr="0092071B">
        <w:rPr>
          <w:rFonts w:ascii="FrankRuehl" w:hAnsi="FrankRuehl"/>
          <w:sz w:val="20"/>
          <w:rtl/>
        </w:rPr>
        <w:t xml:space="preserve"> שאין הפשט קודם זריקה.</w:t>
      </w:r>
    </w:p>
    <w:p w:rsidR="00DA63EC" w:rsidRDefault="00DA63EC" w:rsidP="00DA63EC">
      <w:pPr>
        <w:rPr>
          <w:rFonts w:ascii="FrankRuehl" w:hAnsi="FrankRuehl"/>
          <w:sz w:val="20"/>
          <w:rtl/>
        </w:rPr>
      </w:pPr>
      <w:r>
        <w:rPr>
          <w:rFonts w:ascii="FrankRuehl" w:hAnsi="FrankRuehl"/>
          <w:sz w:val="20"/>
          <w:rtl/>
        </w:rPr>
        <w:tab/>
      </w:r>
      <w:ins w:id="96279" w:author="מנוע מכני" w:date="2026-10-11T12:04:39Z">
        <w:r>
          <w:rPr>
            <w:rFonts w:ascii="FrankRuehl" w:hAnsi="FrankRuehl" w:hint="cs"/>
            <w:sz w:val="20"/>
            <w:rtl/>
          </w:rPr>
          <w:t xml:space="preserve">וסבר</w:t>
        </w:r>
      </w:ins>
      <w:del w:id="96280" w:author="מנוע מכני" w:date="2026-10-11T12:04:39Z">
        <w:r>
          <w:rPr>
            <w:rFonts w:ascii="FrankRuehl" w:hAnsi="FrankRuehl" w:hint="cs"/>
            <w:sz w:val="20"/>
            <w:rtl/>
          </w:rPr>
          <w:delText xml:space="preserve">וס</w:delText>
        </w:r>
        <w:r>
          <w:rPr>
            <w:rFonts w:ascii="FrankRuehl" w:hAnsi="FrankRuehl"/>
            <w:sz w:val="20"/>
            <w:rtl/>
          </w:rPr>
          <w:delText xml:space="preserve">"</w:delText>
        </w:r>
        <w:r>
          <w:rPr>
            <w:rFonts w:ascii="FrankRuehl" w:hAnsi="FrankRuehl" w:hint="cs"/>
            <w:sz w:val="20"/>
            <w:rtl/>
          </w:rPr>
          <w:delText xml:space="preserve">ל</w:delText>
        </w:r>
      </w:del>
      <w:r>
        <w:rPr>
          <w:rFonts w:ascii="FrankRuehl" w:hAnsi="FrankRuehl" w:hint="cs"/>
          <w:sz w:val="20"/>
          <w:rtl/>
        </w:rPr>
        <w:t xml:space="preserve"> ד</w:t>
      </w:r>
      <w:r w:rsidRPr="0092071B">
        <w:rPr>
          <w:rFonts w:ascii="FrankRuehl" w:hAnsi="FrankRuehl"/>
          <w:sz w:val="20"/>
          <w:rtl/>
        </w:rPr>
        <w:t>נמצאת טריפה בבני מעיים - מרצה.</w:t>
      </w:r>
    </w:p>
    <w:p>
      <w:pPr>
        <w:pStyle w:val="38"/>
        <w:rPr>
          <w:ins w:id="100875" w:author="מנוע מכני" w:date="2026-10-11T12:04:39Z"/>
        </w:rPr>
      </w:pPr>
      <w:r>
        <w:tab/>
      </w:r>
      <w:r w:rsidRPr="0092071B">
        <w:t xml:space="preserve">דיקא </w:t>
      </w:r>
      <w:ins w:id="91983" w:author="מנוע מכני" w:date="2026-10-11T12:04:39Z">
        <w:r>
          <w:t xml:space="preserve">גם</w:t>
        </w:r>
      </w:ins>
      <w:del w:id="91984" w:author="מנוע מכני" w:date="2026-10-11T12:04:39Z">
        <w:r w:rsidRPr="0092071B">
          <w:delText xml:space="preserve">נמי</w:delText>
        </w:r>
      </w:del>
      <w:r w:rsidRPr="0092071B">
        <w:t xml:space="preserve">, דקתני, </w:t>
      </w:r>
      <w:r>
        <w:t>אר</w:t>
      </w:r>
      <w:r>
        <w:t>"</w:t>
      </w:r>
      <w:r>
        <w:t>ע</w:t>
      </w:r>
      <w:r w:rsidRPr="0092071B">
        <w:t xml:space="preserve">:</w:t>
      </w:r>
    </w:p>
    <w:p w:rsidR="00DA63EC" w:rsidRDefault="00DA63EC" w:rsidP="00DA63EC">
      <w:pPr>
        <w:rPr>
          <w:rFonts w:ascii="FrankRuehl" w:hAnsi="FrankRuehl"/>
          <w:sz w:val="20"/>
          <w:rtl/>
        </w:rPr>
      </w:pPr>
      <w:del w:id="100876"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מדבריו למדנו,</w:t>
      </w:r>
      <w:r>
        <w:rPr>
          <w:rFonts w:ascii="FrankRuehl" w:hAnsi="FrankRuehl"/>
          <w:sz w:val="20"/>
          <w:rtl/>
        </w:rPr>
        <w:t xml:space="preserve"> שהמפשיט את הבכור ונמצא טריפה </w:t>
      </w:r>
      <w:r w:rsidRPr="0092071B">
        <w:rPr>
          <w:rFonts w:ascii="FrankRuehl" w:hAnsi="FrankRuehl"/>
          <w:sz w:val="20"/>
          <w:rtl/>
        </w:rPr>
        <w:t xml:space="preserve">שיאותו הכהנים בעורו, </w:t>
      </w:r>
      <w:r w:rsidRPr="0092071B">
        <w:rPr>
          <w:rFonts w:ascii="FrankRuehl" w:hAnsi="FrankRuehl"/>
          <w:sz w:val="20"/>
          <w:rtl/>
        </w:rPr>
        <w:t xml:space="preserve">ש"מ</w:t>
      </w:r>
      <w:r w:rsidRPr="0092071B">
        <w:rPr>
          <w:rFonts w:ascii="FrankRuehl" w:hAnsi="FrankRuehl"/>
          <w:sz w:val="20"/>
          <w:rtl/>
        </w:rPr>
        <w:t xml:space="preserve">.</w:t>
      </w:r>
    </w:p>
    <w:p w:rsidR="00DA63EC" w:rsidRDefault="00DA63EC" w:rsidP="00DA63EC">
      <w:pPr>
        <w:rPr>
          <w:rFonts w:ascii="FrankRuehl" w:hAnsi="FrankRuehl"/>
          <w:sz w:val="20"/>
          <w:rtl/>
        </w:rPr>
      </w:pPr>
    </w:p>
    <w:p>
      <w:pPr>
        <w:pStyle w:val="38"/>
        <w:rPr>
          <w:ins w:id="100877" w:author="מנוע מכני" w:date="2026-10-11T12:04:39Z"/>
        </w:rPr>
      </w:pPr>
      <w:r>
        <w:t xml:space="preserve">והך</w:t>
      </w:r>
    </w:p>
    <w:p w:rsidR="00DA63EC" w:rsidRDefault="00DA63EC" w:rsidP="00DA63EC">
      <w:pPr>
        <w:rPr>
          <w:rFonts w:ascii="FrankRuehl" w:hAnsi="FrankRuehl"/>
          <w:sz w:val="20"/>
          <w:rtl/>
        </w:rPr>
      </w:pPr>
      <w:del w:id="100878" w:author="מנוע מכני" w:date="2026-10-11T12:04:39Z">
        <w:r>
          <w:rPr>
            <w:rFonts w:ascii="FrankRuehl" w:hAnsi="FrankRuehl" w:hint="cs"/>
            <w:sz w:val="20"/>
            <w:rtl/>
          </w:rPr>
          <w:delText xml:space="preserve"> </w:delText>
        </w:r>
      </w:del>
      <w:r>
        <w:rPr>
          <w:rFonts w:ascii="FrankRuehl" w:hAnsi="FrankRuehl" w:hint="cs"/>
          <w:sz w:val="20"/>
          <w:rtl/>
        </w:rPr>
        <w:t xml:space="preserve">ד</w:t>
      </w:r>
      <w:r w:rsidRPr="0092071B">
        <w:rPr>
          <w:rFonts w:ascii="FrankRuehl" w:hAnsi="FrankRuehl"/>
          <w:sz w:val="20"/>
          <w:rtl/>
        </w:rPr>
        <w:t xml:space="preserve">קמ"ל </w:t>
      </w:r>
      <w:r w:rsidRPr="0092071B">
        <w:rPr>
          <w:rStyle w:val="2fb"/>
          <w:rFonts w:ascii="FrankRuehl" w:hAnsi="FrankRuehl"/>
          <w:sz w:val="20"/>
          <w:rtl/>
        </w:rPr>
        <w:t xml:space="preserve">ר"ע</w:t>
      </w:r>
      <w:r>
        <w:rPr>
          <w:rFonts w:ascii="FrankRuehl" w:hAnsi="FrankRuehl" w:hint="cs"/>
          <w:sz w:val="20"/>
          <w:rtl/>
        </w:rPr>
        <w:t>- הך</w:t>
      </w:r>
      <w:r w:rsidRPr="0092071B">
        <w:rPr>
          <w:rFonts w:ascii="FrankRuehl" w:hAnsi="FrankRuehl"/>
          <w:sz w:val="20"/>
          <w:rtl/>
        </w:rPr>
        <w:t xml:space="preserve"> </w:t>
      </w:r>
      <w:r w:rsidRPr="0092071B">
        <w:rPr>
          <w:rFonts w:ascii="FrankRuehl" w:hAnsi="FrankRuehl"/>
          <w:sz w:val="20"/>
          <w:rtl/>
        </w:rPr>
        <w:t xml:space="preserve">קמ"ל</w:t>
      </w:r>
      <w:r w:rsidRPr="0092071B">
        <w:rPr>
          <w:rFonts w:ascii="FrankRuehl" w:hAnsi="FrankRuehl"/>
          <w:sz w:val="20"/>
          <w:rtl/>
        </w:rPr>
        <w:t xml:space="preserve">, </w:t>
      </w:r>
      <w:ins w:id="90479" w:author="מנוע מכני" w:date="2026-10-11T12:04:39Z">
        <w:r>
          <w:rPr>
            <w:rFonts w:ascii="FrankRuehl" w:hAnsi="FrankRuehl"/>
            <w:sz w:val="20"/>
            <w:rtl/>
          </w:rPr>
          <w:t xml:space="preserve">אפי'</w:t>
        </w:r>
      </w:ins>
      <w:del w:id="90480" w:author="מנוע מכני" w:date="2026-10-11T12:04:39Z">
        <w:r w:rsidRPr="0092071B">
          <w:rPr>
            <w:rFonts w:ascii="FrankRuehl" w:hAnsi="FrankRuehl"/>
            <w:sz w:val="20"/>
            <w:rtl/>
          </w:rPr>
          <w:delText xml:space="preserve">אפילו</w:delText>
        </w:r>
      </w:del>
      <w:r w:rsidRPr="0092071B">
        <w:rPr>
          <w:rFonts w:ascii="FrankRuehl" w:hAnsi="FrankRuehl"/>
          <w:sz w:val="20"/>
          <w:rtl/>
        </w:rPr>
        <w:t xml:space="preserve"> בגבולין.</w:t>
      </w:r>
    </w:p>
    <w:p>
      <w:pPr>
        <w:pStyle w:val="afffff8"/>
        <w:rPr>
          <w:ins w:id="90111" w:author="קלוד" w:date="2026-10-11T12:29:36Z"/>
        </w:rPr>
      </w:pPr>
      <w:ins w:id="90112" w:author="קלוד" w:date="2026-10-11T12:29:36Z">
        <w:r>
          <w:rPr>
            <w:color w:val="7B3F00"/>
          </w:rPr>
          <w:t xml:space="preserve">המפשיט בכור ונמצא טריפה - הלכה כר"ע בהתיר מומחה</w:t>
        </w:r>
      </w:ins>
    </w:p>
    <w:p>
      <w:pPr>
        <w:pStyle w:val="38"/>
        <w:rPr>
          <w:ins w:id="100879" w:author="מנוע מכני" w:date="2026-10-11T12:04:39Z"/>
        </w:rPr>
      </w:pPr>
      <w:r w:rsidRPr="00FE1B89">
        <w:t>א</w:t>
      </w:r>
      <w:r w:rsidRPr="00FE1B89">
        <w:t>רחב</w:t>
      </w:r>
      <w:r w:rsidRPr="00FE1B89">
        <w:t>"</w:t>
      </w:r>
      <w:r w:rsidRPr="00FE1B89">
        <w:t>א מרי</w:t>
      </w:r>
      <w:r w:rsidRPr="00FE1B89">
        <w:t>"</w:t>
      </w:r>
      <w:r w:rsidRPr="00FE1B89">
        <w:t>ו</w:t>
      </w:r>
      <w:r w:rsidRPr="00FE1B89">
        <w:t xml:space="preserve">:</w:t>
      </w:r>
    </w:p>
    <w:p w:rsidR="00DA63EC" w:rsidRPr="00FE1B89" w:rsidRDefault="00DA63EC" w:rsidP="00DA63EC">
      <w:pPr>
        <w:rPr>
          <w:rFonts w:ascii="FrankRuehl" w:hAnsi="FrankRuehl"/>
          <w:spacing w:val="-4"/>
          <w:sz w:val="20"/>
          <w:rtl/>
        </w:rPr>
      </w:pPr>
      <w:del w:id="100880" w:author="מנוע מכני" w:date="2026-10-11T12:04:39Z">
        <w:r w:rsidRPr="00FE1B89">
          <w:rPr>
            <w:rFonts w:ascii="FrankRuehl" w:hAnsi="FrankRuehl"/>
            <w:spacing w:val="-4"/>
            <w:sz w:val="20"/>
            <w:rtl/>
          </w:rPr>
          <w:delText xml:space="preserve"> </w:delText>
        </w:r>
      </w:del>
      <w:r w:rsidRPr="00FE1B89">
        <w:rPr>
          <w:rFonts w:ascii="FrankRuehl" w:hAnsi="FrankRuehl"/>
          <w:spacing w:val="-4"/>
          <w:sz w:val="20"/>
          <w:rtl/>
        </w:rPr>
        <w:t xml:space="preserve">הלכה </w:t>
      </w:r>
      <w:r w:rsidRPr="00FE1B89">
        <w:rPr>
          <w:rStyle w:val="2fb"/>
          <w:rFonts w:ascii="FrankRuehl" w:hAnsi="FrankRuehl"/>
          <w:spacing w:val="-4"/>
          <w:sz w:val="20"/>
          <w:rtl/>
        </w:rPr>
        <w:t xml:space="preserve">כר"ע</w:t>
      </w:r>
      <w:r w:rsidRPr="00FE1B89">
        <w:rPr>
          <w:rFonts w:ascii="FrankRuehl" w:hAnsi="FrankRuehl"/>
          <w:spacing w:val="-4"/>
          <w:sz w:val="20"/>
          <w:rtl/>
        </w:rPr>
        <w:t xml:space="preserve">, ואף </w:t>
      </w:r>
      <w:r w:rsidRPr="00FE1B89">
        <w:rPr>
          <w:rStyle w:val="2fb"/>
          <w:rFonts w:ascii="FrankRuehl" w:hAnsi="FrankRuehl"/>
          <w:spacing w:val="-4"/>
          <w:sz w:val="20"/>
          <w:rtl/>
        </w:rPr>
        <w:t xml:space="preserve">ר"ע</w:t>
      </w:r>
      <w:r w:rsidRPr="00FE1B89">
        <w:rPr>
          <w:rFonts w:ascii="FrankRuehl" w:hAnsi="FrankRuehl"/>
          <w:spacing w:val="-4"/>
          <w:sz w:val="20"/>
          <w:rtl/>
        </w:rPr>
        <w:t xml:space="preserve"> </w:t>
      </w:r>
      <w:r w:rsidRPr="00FE1B89">
        <w:rPr>
          <w:rFonts w:ascii="FrankRuehl" w:hAnsi="FrankRuehl"/>
          <w:spacing w:val="-4"/>
          <w:sz w:val="20"/>
          <w:rtl/>
        </w:rPr>
        <w:t xml:space="preserve">לא</w:t>
      </w:r>
      <w:r w:rsidRPr="00FE1B89">
        <w:rPr>
          <w:rFonts w:ascii="FrankRuehl" w:hAnsi="FrankRuehl"/>
          <w:spacing w:val="-4"/>
          <w:sz w:val="20"/>
          <w:rtl/>
        </w:rPr>
        <w:t xml:space="preserve"> </w:t>
      </w:r>
      <w:r w:rsidRPr="00FE1B89">
        <w:rPr>
          <w:rFonts w:ascii="FrankRuehl" w:hAnsi="FrankRuehl"/>
          <w:spacing w:val="-4"/>
          <w:sz w:val="20"/>
          <w:rtl/>
        </w:rPr>
        <w:t xml:space="preserve">אמר</w:t>
      </w:r>
      <w:r w:rsidRPr="00FE1B89">
        <w:rPr>
          <w:rFonts w:ascii="FrankRuehl" w:hAnsi="FrankRuehl"/>
          <w:spacing w:val="-4"/>
          <w:sz w:val="20"/>
          <w:rtl/>
        </w:rPr>
        <w:t xml:space="preserve"> אלא כשהתירו מומחה, אבל </w:t>
      </w:r>
      <w:r w:rsidRPr="00FE1B89">
        <w:rPr>
          <w:rFonts w:ascii="FrankRuehl" w:hAnsi="FrankRuehl"/>
          <w:spacing w:val="-4"/>
          <w:sz w:val="20"/>
          <w:rtl/>
        </w:rPr>
        <w:t xml:space="preserve">לא</w:t>
      </w:r>
      <w:r w:rsidRPr="00FE1B89">
        <w:rPr>
          <w:rFonts w:ascii="FrankRuehl" w:hAnsi="FrankRuehl"/>
          <w:spacing w:val="-4"/>
          <w:sz w:val="20"/>
          <w:rtl/>
        </w:rPr>
        <w:t xml:space="preserve"> התירו מומחה </w:t>
      </w:r>
      <w:r w:rsidRPr="00FE1B89">
        <w:rPr>
          <w:rFonts w:ascii="FrankRuehl" w:hAnsi="FrankRuehl"/>
          <w:spacing w:val="-4"/>
          <w:sz w:val="20"/>
          <w:rtl/>
        </w:rPr>
        <w:t xml:space="preserve">לא</w:t>
      </w:r>
      <w:r w:rsidRPr="00FE1B89">
        <w:rPr>
          <w:rFonts w:ascii="FrankRuehl" w:hAnsi="FrankRuehl"/>
          <w:spacing w:val="-4"/>
          <w:sz w:val="20"/>
          <w:rtl/>
        </w:rPr>
        <w:t xml:space="preserve">.</w:t>
      </w:r>
    </w:p>
    <w:p w:rsidR="00DA63EC" w:rsidRDefault="00DA63EC" w:rsidP="00DA63EC">
      <w:pPr>
        <w:rPr>
          <w:rFonts w:ascii="FrankRuehl" w:hAnsi="FrankRuehl"/>
          <w:sz w:val="20"/>
          <w:rtl/>
        </w:rPr>
      </w:pPr>
      <w:r>
        <w:rPr>
          <w:rFonts w:ascii="FrankRuehl" w:hAnsi="FrankRuehl"/>
          <w:sz w:val="20"/>
          <w:rtl/>
        </w:rPr>
        <w:t>ו</w:t>
      </w:r>
      <w:r w:rsidRPr="00891B40">
        <w:rPr>
          <w:rFonts w:ascii="FrankRuehl" w:hAnsi="FrankRuehl"/>
          <w:b/>
          <w:bCs/>
          <w:sz w:val="20"/>
          <w:rtl/>
        </w:rPr>
        <w:t>הלכתא</w:t>
      </w:r>
      <w:r>
        <w:rPr>
          <w:rFonts w:ascii="FrankRuehl" w:hAnsi="FrankRuehl"/>
          <w:sz w:val="20"/>
          <w:rtl/>
        </w:rPr>
        <w:t xml:space="preserve"> כחכמים</w:t>
      </w:r>
      <w:r w:rsidRPr="0092071B">
        <w:rPr>
          <w:rFonts w:ascii="FrankRuehl" w:hAnsi="FrankRuehl"/>
          <w:sz w:val="20"/>
          <w:rtl/>
        </w:rPr>
        <w:t>.</w:t>
      </w:r>
    </w:p>
    <w:p w:rsidR="00DA63EC" w:rsidRDefault="00DA63EC" w:rsidP="00DA63EC">
      <w:pPr>
        <w:pStyle w:val="affffd"/>
        <w:rPr>
          <w:rtl/>
        </w:rPr>
      </w:pPr>
      <w:r>
        <w:rPr>
          <w:rFonts w:ascii="FrankRuehl" w:hAnsi="FrankRuehl"/>
          <w:sz w:val="20"/>
          <w:rtl/>
        </w:rPr>
        <w:t>׹</w:t>
      </w:r>
    </w:p>
    <w:p>
      <w:pPr>
        <w:pStyle w:val="MishnaBatzad"/>
        <w:rPr>
          <w:ins w:id="20458" w:author="קלוד" w:date="2026-10-11T09:07:24Z"/>
        </w:rPr>
      </w:pPr>
      <w:ins w:id="20457" w:author="קלוד" w:date="2026-10-11T09:07:24Z">
        <w:r>
          <w:t xml:space="preserve">משנה ה</w:t>
        </w:r>
      </w:ins>
    </w:p>
    <w:p w:rsidR="00DA63EC" w:rsidRPr="000A334C" w:rsidRDefault="00DA63EC" w:rsidP="003B6D22">
      <w:pPr>
        <w:pStyle w:val="afff9"/>
        <w:rPr>
          <w:del w:id="20294" w:author="קלוד" w:date="2026-10-11T09:07:24Z"/>
          <w:rtl/>
        </w:rPr>
      </w:pPr>
      <w:del w:id="20293" w:author="קלוד" w:date="2026-10-11T09:07:24Z">
        <w:r w:rsidRPr="000A334C">
          <w:rPr>
            <w:rtl/>
          </w:rPr>
          <w:delText xml:space="preserve">מתני'.</w:delText>
        </w:r>
      </w:del>
    </w:p>
    <w:p w:rsidR="00DA63EC" w:rsidRPr="000A334C" w:rsidRDefault="00DA63EC" w:rsidP="003B6D22">
      <w:pPr>
        <w:pStyle w:val="afff9"/>
        <w:spacing w:before="120"/>
        <w:rPr>
          <w:rtl/>
        </w:rPr>
        <w:pPrChange w:id="90060" w:author="קלוד" w:date="2026-10-11T12:09:42Z">
          <w:pPr>
            <w:pStyle w:val="afff9"/>
          </w:pPr>
        </w:pPrChange>
      </w:pPr>
      <w:r w:rsidRPr="000A334C">
        <w:rPr>
          <w:rtl/>
        </w:rPr>
        <w:t xml:space="preserve">פרים הנשרפים ושעירים הנשרפים, </w:t>
      </w:r>
    </w:p>
    <w:p w:rsidR="00DA63EC" w:rsidRPr="000A334C" w:rsidRDefault="00DA63EC" w:rsidP="003B6D22">
      <w:pPr>
        <w:pStyle w:val="afff9"/>
        <w:rPr>
          <w:rtl/>
        </w:rPr>
      </w:pPr>
      <w:r w:rsidRPr="000A334C">
        <w:rPr>
          <w:rtl/>
        </w:rPr>
        <w:t xml:space="preserve">בזמן שהן נשרפין כמצותן </w:t>
      </w:r>
      <w:r w:rsidRPr="000A334C">
        <w:rPr>
          <w:rtl/>
        </w:rPr>
        <w:tab/>
        <w:t xml:space="preserve">- נשרפים בבית הדשן ומטמאין בגדים, </w:t>
      </w:r>
    </w:p>
    <w:p w:rsidR="00DA63EC" w:rsidRPr="000A334C" w:rsidRDefault="00DA63EC" w:rsidP="003B6D22">
      <w:pPr>
        <w:pStyle w:val="afff9"/>
        <w:rPr>
          <w:rtl/>
        </w:rPr>
      </w:pPr>
      <w:r w:rsidRPr="000A334C">
        <w:rPr>
          <w:rtl/>
        </w:rPr>
        <w:t>ואם אינן נשרפין כמצותן - נשרפין בבית הבירה ואינן מטמאין בגדים.</w:t>
      </w:r>
    </w:p>
    <w:p w:rsidR="00DA63EC" w:rsidRDefault="00DA63EC" w:rsidP="00DA63EC">
      <w:pPr>
        <w:pStyle w:val="afff3"/>
        <w:framePr w:wrap="around"/>
        <w:rPr>
          <w:rtl/>
        </w:rPr>
      </w:pPr>
      <w:r>
        <w:rPr>
          <w:rFonts w:hint="cs"/>
          <w:rtl/>
        </w:rPr>
        <w:lastRenderedPageBreak/>
        <w:t>קד:</w:t>
      </w:r>
    </w:p>
    <w:p>
      <w:pPr>
        <w:pStyle w:val="MishnaBatzad"/>
        <w:rPr>
          <w:ins w:id="20460" w:author="קלוד" w:date="2026-10-11T09:07:24Z"/>
        </w:rPr>
      </w:pPr>
      <w:ins w:id="20459" w:author="קלוד" w:date="2026-10-11T09:07:24Z">
        <w:r>
          <w:t xml:space="preserve">משנה ו</w:t>
        </w:r>
      </w:ins>
    </w:p>
    <w:p w:rsidR="00DA63EC" w:rsidRPr="000A334C" w:rsidRDefault="00DA63EC" w:rsidP="003B6D22">
      <w:pPr>
        <w:pStyle w:val="afff9"/>
        <w:rPr>
          <w:rtl/>
        </w:rPr>
      </w:pPr>
      <w:r w:rsidRPr="000A334C">
        <w:rPr>
          <w:rtl/>
        </w:rPr>
        <w:t xml:space="preserve">היו סובלין אותו במוטות, יצאו הראשונים חוץ לחומת העזרה והאחרונים לא יצאו, </w:t>
      </w:r>
    </w:p>
    <w:p w:rsidR="00DA63EC" w:rsidRPr="000A334C" w:rsidRDefault="00DA63EC" w:rsidP="003B6D22">
      <w:pPr>
        <w:pStyle w:val="afff9"/>
        <w:rPr>
          <w:rtl/>
        </w:rPr>
      </w:pPr>
      <w:r w:rsidRPr="000A334C">
        <w:rPr>
          <w:rtl/>
        </w:rPr>
        <w:t>הראשונים מטמאין בגדים והאחרונים אינן מטמאין בגדים עד שיצאו, יצאו - אלו ואלו מטמאין בגדים;</w:t>
      </w:r>
    </w:p>
    <w:p w:rsidR="00DA63EC" w:rsidRPr="000A334C" w:rsidRDefault="00DA63EC" w:rsidP="003B6D22">
      <w:pPr>
        <w:pStyle w:val="afff9"/>
        <w:rPr>
          <w:rtl/>
        </w:rPr>
      </w:pPr>
      <w:r>
        <w:rPr>
          <w:rStyle w:val="TanaimMishna"/>
          <w:rtl/>
          <w:rPrChange w:id="20057" w:author="קלוד" w:date="2026-10-11T09:07:24Z">
            <w:rPr>
              <w:rtl/>
            </w:rPr>
          </w:rPrChange>
        </w:rPr>
        <w:t xml:space="preserve">רבי שמעון</w:t>
      </w:r>
      <w:r>
        <w:rPr>
          <w:rtl/>
        </w:rPr>
        <w:t xml:space="preserve"> אומר</w:t>
      </w:r>
      <w:r>
        <w:rPr>
          <w:rStyle w:val="TanaimMishna"/>
          <w:rtl/>
          <w:rPrChange w:id="102884" w:author="Claude" w:date="2026-10-11T09:07:44Z">
            <w:rPr>
              <w:rtl/>
            </w:rPr>
          </w:rPrChange>
        </w:rPr>
        <w:t xml:space="preserve">:</w:t>
      </w:r>
      <w:r>
        <w:rPr>
          <w:rtl/>
        </w:rPr>
        <w:t xml:space="preserve"> אינן מטמאין עד שיוצת האור ברובן.</w:t>
      </w:r>
    </w:p>
    <w:p w:rsidR="00DA63EC" w:rsidRPr="000A334C" w:rsidRDefault="00DA63EC" w:rsidP="003B6D22">
      <w:pPr>
        <w:pStyle w:val="afff9"/>
        <w:rPr>
          <w:rtl/>
        </w:rPr>
      </w:pPr>
      <w:r w:rsidRPr="000A334C">
        <w:rPr>
          <w:rtl/>
        </w:rPr>
        <w:t>ניתך הבשר - אין השורף מטמא בגדים.</w:t>
      </w:r>
    </w:p>
    <w:p w:rsidR="00DA63EC" w:rsidRDefault="00DA63EC" w:rsidP="00DA63EC">
      <w:pPr>
        <w:pStyle w:val="affffd"/>
        <w:rPr>
          <w:rtl/>
        </w:rPr>
      </w:pPr>
      <w:r>
        <w:rPr>
          <w:rFonts w:ascii="FrankRuehl" w:hAnsi="FrankRuehl"/>
          <w:sz w:val="20"/>
          <w:rtl/>
        </w:rPr>
        <w:t>׹</w:t>
      </w:r>
    </w:p>
    <w:p>
      <w:pPr>
        <w:pStyle w:val="afffff8"/>
        <w:rPr>
          <w:ins w:id="90109" w:author="קלוד" w:date="2026-10-11T12:29:36Z"/>
        </w:rPr>
      </w:pPr>
      <w:ins w:id="90110" w:author="קלוד" w:date="2026-10-11T12:29:36Z">
        <w:r>
          <w:rPr>
            <w:color w:val="7B3F00"/>
          </w:rPr>
          <w:t xml:space="preserve">בית הבירה - מקום בהר הבית או כל הבית</w:t>
        </w:r>
      </w:ins>
    </w:p>
    <w:p>
      <w:pPr>
        <w:pStyle w:val="38"/>
        <w:rPr>
          <w:ins w:id="100881" w:author="מנוע מכני" w:date="2026-10-11T12:04:39Z"/>
        </w:rPr>
      </w:pPr>
      <w:r>
        <w:t>בירה- רבב</w:t>
      </w:r>
      <w:r>
        <w:t>"</w:t>
      </w:r>
      <w:r>
        <w:t>ח מרי</w:t>
      </w:r>
      <w:r>
        <w:t>"</w:t>
      </w:r>
      <w:r>
        <w:t>ו</w:t>
      </w:r>
      <w:r w:rsidRPr="0092071B">
        <w:t xml:space="preserve">:</w:t>
      </w:r>
    </w:p>
    <w:p w:rsidR="00DA63EC" w:rsidRDefault="00DA63EC" w:rsidP="00DA63EC">
      <w:pPr>
        <w:rPr>
          <w:rFonts w:ascii="FrankRuehl" w:hAnsi="FrankRuehl"/>
          <w:sz w:val="20"/>
          <w:rtl/>
        </w:rPr>
      </w:pPr>
      <w:del w:id="100882"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מקום יש בהר הבית ובירה שמו</w:t>
      </w:r>
      <w:ins w:id="95205" w:author="מנוע מכני" w:date="2026-10-11T12:04:39Z">
        <w:r>
          <w:rPr>
            <w:rFonts w:ascii="FrankRuehl" w:hAnsi="FrankRuehl"/>
            <w:sz w:val="20"/>
            <w:rtl/>
          </w:rPr>
          <w:t xml:space="preserve">,</w:t>
        </w:r>
      </w:ins>
      <w:del w:id="95206" w:author="מנוע מכני" w:date="2026-10-11T12:04:39Z">
        <w:r>
          <w:rPr>
            <w:rFonts w:ascii="FrankRuehl" w:hAnsi="FrankRuehl"/>
            <w:sz w:val="20"/>
            <w:rtl/>
          </w:rPr>
          <w:delText xml:space="preserve">;</w:delText>
        </w:r>
      </w:del>
    </w:p>
    <w:p>
      <w:pPr>
        <w:pStyle w:val="38"/>
        <w:rPr>
          <w:ins w:id="100883" w:author="מנוע מכני" w:date="2026-10-11T12:04:39Z"/>
        </w:rPr>
      </w:pPr>
      <w:r>
        <w:tab/>
        <w:t>ור"</w:t>
      </w:r>
      <w:r>
        <w:t>ל</w:t>
      </w:r>
      <w:r w:rsidRPr="0092071B">
        <w:t xml:space="preserve">:</w:t>
      </w:r>
    </w:p>
    <w:p w:rsidR="00DA63EC" w:rsidRDefault="00DA63EC" w:rsidP="00DA63EC">
      <w:pPr>
        <w:rPr>
          <w:rFonts w:ascii="FrankRuehl" w:hAnsi="FrankRuehl"/>
          <w:sz w:val="20"/>
          <w:rtl/>
        </w:rPr>
      </w:pPr>
      <w:del w:id="100884"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כל הבית כולו קרוי בירה, שנא</w:t>
      </w:r>
      <w:r>
        <w:rPr>
          <w:rFonts w:ascii="FrankRuehl" w:hAnsi="FrankRuehl" w:hint="cs"/>
          <w:sz w:val="20"/>
          <w:rtl/>
        </w:rPr>
        <w:t>'</w:t>
      </w:r>
      <w:r w:rsidRPr="00464129">
        <w:rPr>
          <w:rStyle w:val="afffff0"/>
          <w:rFonts w:hint="cs"/>
          <w:rtl/>
        </w:rPr>
        <w:t xml:space="preserve"> '</w:t>
      </w:r>
      <w:ins w:id="91197" w:author="Claude - סמנטי" w:date="2026-10-11T12:26:16Z">
        <w:r>
          <w:rPr>
            <w:rStyle w:val="afffff0"/>
            <w:rtl/>
          </w:rPr>
          <w:t xml:space="preserve">הַבִּירָה אֲשֶׁר הֲכִינוֹתִי</w:t>
        </w:r>
      </w:ins>
      <w:del w:id="91198" w:author="Claude - סמנטי" w:date="2026-10-11T12:26:16Z">
        <w:r w:rsidRPr="00464129">
          <w:rPr>
            <w:rStyle w:val="afffff0"/>
            <w:rtl/>
          </w:rPr>
          <w:delText xml:space="preserve">הבירה אשר הכינותי</w:delText>
        </w:r>
      </w:del>
      <w:r w:rsidRPr="00464129">
        <w:rPr>
          <w:rStyle w:val="afffff0"/>
          <w:rFonts w:hint="cs"/>
          <w:rtl/>
        </w:rPr>
        <w:t>'</w:t>
      </w:r>
      <w:r w:rsidRPr="00464129">
        <w:rPr>
          <w:rStyle w:val="afffff0"/>
          <w:rtl/>
        </w:rPr>
        <w:t>.</w:t>
      </w:r>
    </w:p>
    <w:p>
      <w:pPr>
        <w:pStyle w:val="afffff8"/>
        <w:rPr>
          <w:ins w:id="90107" w:author="קלוד" w:date="2026-10-11T12:29:36Z"/>
        </w:rPr>
      </w:pPr>
      <w:ins w:id="90108" w:author="קלוד" w:date="2026-10-11T12:29:36Z">
        <w:r>
          <w:rPr>
            <w:color w:val="7B3F00"/>
          </w:rPr>
          <w:t xml:space="preserve">שלשה בתי דשן - גדול בעזרה ואחר בהר הבית</w:t>
        </w:r>
      </w:ins>
    </w:p>
    <w:p>
      <w:pPr>
        <w:pStyle w:val="38"/>
        <w:rPr>
          <w:ins w:id="100885" w:author="מנוע מכני" w:date="2026-10-11T12:04:39Z"/>
        </w:rPr>
      </w:pPr>
      <w:r>
        <w:t>ר</w:t>
      </w:r>
      <w:r>
        <w:t>"</w:t>
      </w:r>
      <w:r>
        <w:t>נ מרב</w:t>
      </w:r>
      <w:r>
        <w:t>"</w:t>
      </w:r>
      <w:r>
        <w:t>א:</w:t>
      </w:r>
    </w:p>
    <w:p w:rsidR="00DA63EC" w:rsidRDefault="00DA63EC" w:rsidP="00DA63EC">
      <w:pPr>
        <w:rPr>
          <w:rFonts w:ascii="FrankRuehl" w:hAnsi="FrankRuehl"/>
          <w:sz w:val="20"/>
          <w:rtl/>
        </w:rPr>
      </w:pPr>
      <w:del w:id="100886"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שלשה בית הדשנין הן: בית הדשן גדול היה בעזרה, ששם שורפין פסולי קדשי קדשים ואימורי קדשים קלים ופרים הנשרפין ושעירים הנשרפין שאירע בהן פסול קודם זריקה</w:t>
      </w:r>
      <w:ins w:id="95207" w:author="מנוע מכני" w:date="2026-10-11T12:04:39Z">
        <w:r>
          <w:rPr>
            <w:rFonts w:ascii="FrankRuehl" w:hAnsi="FrankRuehl"/>
            <w:sz w:val="20"/>
            <w:rtl/>
          </w:rPr>
          <w:t xml:space="preserve">,</w:t>
        </w:r>
      </w:ins>
      <w:del w:id="95208"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ובית הדשן אחר היה בהר הבית, ששם שורפין פרים הנשרפים ושעירים הנשרפים שאירע בהן פסול אחר זריקה</w:t>
      </w:r>
      <w:ins w:id="95209" w:author="מנוע מכני" w:date="2026-10-11T12:04:39Z">
        <w:r>
          <w:rPr>
            <w:rFonts w:ascii="FrankRuehl" w:hAnsi="FrankRuehl"/>
            <w:sz w:val="20"/>
            <w:rtl/>
          </w:rPr>
          <w:t xml:space="preserve">,</w:t>
        </w:r>
      </w:ins>
      <w:del w:id="95210"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וכמצותן - חוץ לשלש מחנות.</w:t>
      </w:r>
    </w:p>
    <w:p w:rsidR="00DA63EC" w:rsidRDefault="00DA63EC" w:rsidP="00DA63EC">
      <w:pPr>
        <w:rPr>
          <w:rFonts w:ascii="FrankRuehl" w:hAnsi="FrankRuehl"/>
          <w:sz w:val="20"/>
          <w:rtl/>
        </w:rPr>
      </w:pPr>
      <w:r>
        <w:rPr>
          <w:rFonts w:ascii="FrankRuehl" w:hAnsi="FrankRuehl"/>
          <w:sz w:val="20"/>
          <w:rtl/>
        </w:rPr>
        <w:t xml:space="preserve">• </w:t>
      </w:r>
      <w:r w:rsidRPr="0092071B">
        <w:rPr>
          <w:rFonts w:ascii="FrankRuehl" w:hAnsi="FrankRuehl"/>
          <w:sz w:val="20"/>
          <w:rtl/>
        </w:rPr>
        <w:t>תני לוי, שלשה בית הדשנין הן: בית הדשן גדול היה בעזרה, ששם שורפין פסולי קדשי קדשים ואימורי קדשים קלים ופרים הנשרפים ושעירים הנשרפים שאירע בהן פסול בין קודם זריקה בין לאחר זריקה</w:t>
      </w:r>
      <w:ins w:id="95211" w:author="מנוע מכני" w:date="2026-10-11T12:04:39Z">
        <w:r>
          <w:rPr>
            <w:rFonts w:ascii="FrankRuehl" w:hAnsi="FrankRuehl"/>
            <w:sz w:val="20"/>
            <w:rtl/>
          </w:rPr>
          <w:t xml:space="preserve">,</w:t>
        </w:r>
      </w:ins>
      <w:del w:id="95212"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ובית הדשן אחר היה בהר הבית, ששם שורפין פרים הנשרפין ושעירים הנשרפין שאירע בהן פסול ביציאתן</w:t>
      </w:r>
      <w:ins w:id="95213" w:author="מנוע מכני" w:date="2026-10-11T12:04:39Z">
        <w:r>
          <w:rPr>
            <w:rFonts w:ascii="FrankRuehl" w:hAnsi="FrankRuehl"/>
            <w:sz w:val="20"/>
            <w:rtl/>
          </w:rPr>
          <w:t xml:space="preserve">,</w:t>
        </w:r>
      </w:ins>
      <w:del w:id="95214"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sidRPr="0092071B">
        <w:rPr>
          <w:rFonts w:ascii="FrankRuehl" w:hAnsi="FrankRuehl"/>
          <w:sz w:val="20"/>
          <w:rtl/>
        </w:rPr>
        <w:t>וכמצותן - חוץ לשלש מחנות.</w:t>
      </w:r>
    </w:p>
    <w:p>
      <w:pPr>
        <w:pStyle w:val="afffff8"/>
        <w:rPr>
          <w:ins w:id="90105" w:author="קלוד" w:date="2026-10-11T12:29:36Z"/>
        </w:rPr>
      </w:pPr>
      <w:ins w:id="90106" w:author="קלוד" w:date="2026-10-11T12:29:36Z">
        <w:r>
          <w:rPr>
            <w:color w:val="7B3F00"/>
          </w:rPr>
          <w:t xml:space="preserve">לינה בפרים הנשרפים - האם פוסלת?</w:t>
        </w:r>
      </w:ins>
    </w:p>
    <w:p>
      <w:pPr>
        <w:pStyle w:val="38"/>
        <w:rPr>
          <w:ins w:id="100887" w:author="מנוע מכני" w:date="2026-10-11T12:04:39Z"/>
        </w:rPr>
      </w:pPr>
      <w:r w:rsidRPr="00435194">
        <w:t>בעי רבי</w:t>
      </w:r>
      <w:r w:rsidRPr="0092071B">
        <w:t xml:space="preserve"> ירמיה:</w:t>
      </w:r>
    </w:p>
    <w:p w:rsidR="00DA63EC" w:rsidRDefault="00DA63EC" w:rsidP="00DA63EC">
      <w:pPr>
        <w:rPr>
          <w:rFonts w:ascii="FrankRuehl" w:hAnsi="FrankRuehl"/>
          <w:sz w:val="20"/>
          <w:rtl/>
        </w:rPr>
      </w:pPr>
      <w:del w:id="100888"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לינה מהו שתועיל בפרים הנשרפים ובשעירים הנשרפים? </w:t>
      </w:r>
      <w:r>
        <w:rPr>
          <w:rFonts w:ascii="FrankRuehl" w:hAnsi="FrankRuehl" w:hint="cs"/>
          <w:sz w:val="20"/>
          <w:rtl/>
        </w:rPr>
        <w:t>מי</w:t>
      </w:r>
      <w:r w:rsidRPr="0092071B">
        <w:rPr>
          <w:rFonts w:ascii="FrankRuehl" w:hAnsi="FrankRuehl"/>
          <w:sz w:val="20"/>
          <w:rtl/>
        </w:rPr>
        <w:t xml:space="preserve"> מהניא לינה בבשר דבר אכילה, אבל </w:t>
      </w:r>
      <w:ins w:id="93731" w:author="מנוע מכני" w:date="2026-10-11T12:04:39Z">
        <w:r>
          <w:rPr>
            <w:rFonts w:ascii="FrankRuehl" w:hAnsi="FrankRuehl"/>
            <w:sz w:val="20"/>
            <w:rtl/>
          </w:rPr>
          <w:t xml:space="preserve">אלו</w:t>
        </w:r>
      </w:ins>
      <w:del w:id="93732" w:author="מנוע מכני" w:date="2026-10-11T12:04:39Z">
        <w:r w:rsidRPr="0092071B">
          <w:rPr>
            <w:rFonts w:ascii="FrankRuehl" w:hAnsi="FrankRuehl"/>
            <w:sz w:val="20"/>
            <w:rtl/>
          </w:rPr>
          <w:delText xml:space="preserve">הני</w:delText>
        </w:r>
      </w:del>
      <w:r w:rsidRPr="0092071B">
        <w:rPr>
          <w:rFonts w:ascii="FrankRuehl" w:hAnsi="FrankRuehl"/>
          <w:sz w:val="20"/>
          <w:rtl/>
        </w:rPr>
        <w:t xml:space="preserve"> </w:t>
      </w:r>
      <w:ins w:id="91985" w:author="מנוע מכני" w:date="2026-10-11T12:04:39Z">
        <w:r>
          <w:rPr>
            <w:rFonts w:ascii="FrankRuehl" w:hAnsi="FrankRuehl"/>
            <w:sz w:val="20"/>
            <w:rtl/>
          </w:rPr>
          <w:t xml:space="preserve">דלא</w:t>
        </w:r>
      </w:ins>
      <w:del w:id="91986" w:author="מנוע מכני" w:date="2026-10-11T12:04:39Z">
        <w:r w:rsidRPr="0092071B">
          <w:rPr>
            <w:rFonts w:ascii="FrankRuehl" w:hAnsi="FrankRuehl"/>
            <w:sz w:val="20"/>
            <w:rtl/>
          </w:rPr>
          <w:delText xml:space="preserve">דלאו</w:delText>
        </w:r>
      </w:del>
      <w:r w:rsidRPr="0092071B">
        <w:rPr>
          <w:rFonts w:ascii="FrankRuehl" w:hAnsi="FrankRuehl"/>
          <w:sz w:val="20"/>
          <w:rtl/>
        </w:rPr>
        <w:t xml:space="preserve"> בני אכילה </w:t>
      </w:r>
      <w:ins w:id="93729" w:author="מנוע מכני" w:date="2026-10-11T12:04:39Z">
        <w:r>
          <w:rPr>
            <w:rFonts w:ascii="FrankRuehl" w:hAnsi="FrankRuehl"/>
            <w:sz w:val="20"/>
            <w:rtl/>
          </w:rPr>
          <w:t xml:space="preserve">הם</w:t>
        </w:r>
      </w:ins>
      <w:del w:id="93730" w:author="מנוע מכני" w:date="2026-10-11T12:04:39Z">
        <w:r w:rsidRPr="0092071B">
          <w:rPr>
            <w:rFonts w:ascii="FrankRuehl" w:hAnsi="FrankRuehl"/>
            <w:sz w:val="20"/>
            <w:rtl/>
          </w:rPr>
          <w:delText xml:space="preserve">נינהו</w:delText>
        </w:r>
      </w:del>
      <w:r w:rsidRPr="0092071B">
        <w:rPr>
          <w:rFonts w:ascii="FrankRuehl" w:hAnsi="FrankRuehl"/>
          <w:sz w:val="20"/>
          <w:rtl/>
        </w:rPr>
        <w:t xml:space="preserve"> </w:t>
      </w:r>
      <w:r w:rsidRPr="0092071B">
        <w:rPr>
          <w:rFonts w:ascii="FrankRuehl" w:hAnsi="FrankRuehl"/>
          <w:sz w:val="20"/>
          <w:rtl/>
        </w:rPr>
        <w:t xml:space="preserve">לא</w:t>
      </w:r>
      <w:r w:rsidRPr="0092071B">
        <w:rPr>
          <w:rFonts w:ascii="FrankRuehl" w:hAnsi="FrankRuehl"/>
          <w:sz w:val="20"/>
          <w:rtl/>
        </w:rPr>
        <w:t xml:space="preserve">, </w:t>
      </w:r>
      <w:r w:rsidRPr="0092071B">
        <w:rPr>
          <w:rFonts w:ascii="FrankRuehl" w:hAnsi="FrankRuehl"/>
          <w:sz w:val="20"/>
          <w:rtl/>
        </w:rPr>
        <w:t xml:space="preserve">או</w:t>
      </w:r>
      <w:r>
        <w:rPr>
          <w:rFonts w:ascii="FrankRuehl" w:hAnsi="FrankRuehl"/>
          <w:sz w:val="20"/>
          <w:rtl/>
        </w:rPr>
        <w:t>"</w:t>
      </w:r>
      <w:r>
        <w:rPr>
          <w:rFonts w:ascii="FrankRuehl" w:hAnsi="FrankRuehl" w:hint="cs"/>
          <w:sz w:val="20"/>
          <w:rtl/>
        </w:rPr>
        <w:t xml:space="preserve">ד</w:t>
      </w:r>
      <w:r>
        <w:rPr>
          <w:rFonts w:ascii="FrankRuehl" w:hAnsi="FrankRuehl" w:hint="cs"/>
          <w:sz w:val="20"/>
          <w:rtl/>
        </w:rPr>
        <w:t xml:space="preserve"> </w:t>
      </w:r>
      <w:r>
        <w:rPr>
          <w:rFonts w:ascii="FrankRuehl" w:hAnsi="FrankRuehl" w:hint="cs"/>
          <w:sz w:val="20"/>
          <w:rtl/>
        </w:rPr>
        <w:t xml:space="preserve">ל</w:t>
      </w:r>
      <w:r>
        <w:rPr>
          <w:rFonts w:ascii="FrankRuehl" w:hAnsi="FrankRuehl"/>
          <w:sz w:val="20"/>
          <w:rtl/>
        </w:rPr>
        <w:t>"</w:t>
      </w:r>
      <w:r>
        <w:rPr>
          <w:rFonts w:ascii="FrankRuehl" w:hAnsi="FrankRuehl" w:hint="cs"/>
          <w:sz w:val="20"/>
          <w:rtl/>
        </w:rPr>
        <w:t>ש</w:t>
      </w:r>
      <w:r w:rsidRPr="0092071B">
        <w:rPr>
          <w:rFonts w:ascii="FrankRuehl" w:hAnsi="FrankRuehl"/>
          <w:sz w:val="20"/>
          <w:rtl/>
        </w:rPr>
        <w:t xml:space="preserve">? </w:t>
      </w:r>
    </w:p>
    <w:p>
      <w:pPr>
        <w:pStyle w:val="38"/>
        <w:rPr>
          <w:ins w:id="100889" w:author="מנוע מכני" w:date="2026-10-11T12:04:39Z"/>
        </w:rPr>
      </w:pPr>
      <w:r w:rsidRPr="0092071B">
        <w:t xml:space="preserve">רבא:</w:t>
      </w:r>
    </w:p>
    <w:p w:rsidR="00DA63EC" w:rsidRDefault="00DA63EC" w:rsidP="00DA63EC">
      <w:pPr>
        <w:rPr>
          <w:rFonts w:ascii="FrankRuehl" w:hAnsi="FrankRuehl"/>
          <w:sz w:val="20"/>
          <w:rtl/>
        </w:rPr>
      </w:pPr>
      <w:del w:id="100890"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הא </w:t>
      </w:r>
      <w:ins w:id="91987" w:author="מנוע מכני" w:date="2026-10-11T12:04:39Z">
        <w:r>
          <w:rPr>
            <w:rFonts w:ascii="FrankRuehl" w:hAnsi="FrankRuehl"/>
            <w:sz w:val="20"/>
            <w:rtl/>
          </w:rPr>
          <w:t xml:space="preserve">דבר</w:t>
        </w:r>
      </w:ins>
      <w:del w:id="91988" w:author="מנוע מכני" w:date="2026-10-11T12:04:39Z">
        <w:r w:rsidRPr="0092071B">
          <w:rPr>
            <w:rFonts w:ascii="FrankRuehl" w:hAnsi="FrankRuehl"/>
            <w:sz w:val="20"/>
            <w:rtl/>
          </w:rPr>
          <w:delText xml:space="preserve">מילתא</w:delText>
        </w:r>
      </w:del>
      <w:r w:rsidRPr="0092071B">
        <w:rPr>
          <w:rFonts w:ascii="FrankRuehl" w:hAnsi="FrankRuehl"/>
          <w:sz w:val="20"/>
          <w:rtl/>
        </w:rPr>
        <w:t xml:space="preserve"> איבעיא </w:t>
      </w:r>
      <w:r w:rsidRPr="0092071B">
        <w:rPr>
          <w:rStyle w:val="2fb"/>
          <w:rFonts w:ascii="FrankRuehl" w:hAnsi="FrankRuehl"/>
          <w:sz w:val="20"/>
          <w:rtl/>
        </w:rPr>
        <w:t xml:space="preserve">לאביי</w:t>
      </w:r>
      <w:r w:rsidRPr="0092071B">
        <w:rPr>
          <w:rFonts w:ascii="FrankRuehl" w:hAnsi="FrankRuehl"/>
          <w:sz w:val="20"/>
          <w:rtl/>
        </w:rPr>
        <w:t xml:space="preserve">, ופשטנא </w:t>
      </w:r>
      <w:ins w:id="93733" w:author="מנוע מכני" w:date="2026-10-11T12:04:39Z">
        <w:r>
          <w:rPr>
            <w:rFonts w:ascii="FrankRuehl" w:hAnsi="FrankRuehl"/>
            <w:sz w:val="20"/>
            <w:rtl/>
          </w:rPr>
          <w:t xml:space="preserve">לו</w:t>
        </w:r>
      </w:ins>
      <w:del w:id="93734"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 מהא: </w:t>
      </w:r>
    </w:p>
    <w:p w:rsidR="00DA63EC" w:rsidRDefault="00DA63EC" w:rsidP="00DA63EC">
      <w:pPr>
        <w:rPr>
          <w:rtl/>
        </w:rPr>
      </w:pPr>
      <w:r>
        <w:rPr>
          <w:rFonts w:ascii="FrankRuehl" w:hAnsi="FrankRuehl"/>
          <w:sz w:val="20"/>
          <w:rtl/>
        </w:rPr>
        <w:tab/>
      </w:r>
      <w:r w:rsidRPr="0092071B">
        <w:rPr>
          <w:rFonts w:ascii="FrankRuehl" w:hAnsi="FrankRuehl"/>
          <w:sz w:val="20"/>
          <w:rtl/>
        </w:rPr>
        <w:t>ושוין, שאם חישב באכילת פרים ובשריפתן - שלא עשה כלום</w:t>
      </w:r>
      <w:ins w:id="95215" w:author="מנוע מכני" w:date="2026-10-11T12:04:39Z">
        <w:r>
          <w:rPr>
            <w:rFonts w:ascii="FrankRuehl" w:hAnsi="FrankRuehl"/>
            <w:sz w:val="20"/>
            <w:rtl/>
          </w:rPr>
          <w:t xml:space="preserve">,</w:t>
        </w:r>
      </w:ins>
      <w:del w:id="95216" w:author="מנוע מכני" w:date="2026-10-11T12:04:39Z">
        <w:r>
          <w:rPr>
            <w:rFonts w:ascii="FrankRuehl" w:hAnsi="FrankRuehl"/>
            <w:sz w:val="20"/>
            <w:rtl/>
          </w:rPr>
          <w:delText xml:space="preserve">;</w:delText>
        </w:r>
      </w:del>
      <w:r>
        <w:rPr>
          <w:rFonts w:ascii="FrankRuehl" w:hAnsi="FrankRuehl" w:hint="cs"/>
          <w:sz w:val="20"/>
          <w:rtl/>
        </w:rPr>
        <w:t xml:space="preserve"> </w:t>
      </w:r>
      <w:r w:rsidRPr="0092071B">
        <w:rPr>
          <w:rtl/>
        </w:rPr>
        <w:t xml:space="preserve">מדמחשבה </w:t>
      </w:r>
      <w:r w:rsidRPr="0092071B">
        <w:rPr>
          <w:rtl/>
        </w:rPr>
        <w:t xml:space="preserve">לא</w:t>
      </w:r>
      <w:r w:rsidRPr="0092071B">
        <w:rPr>
          <w:rtl/>
        </w:rPr>
        <w:t xml:space="preserve"> פסלה, לינה </w:t>
      </w:r>
      <w:ins w:id="91989" w:author="מנוע מכני" w:date="2026-10-11T12:04:39Z">
        <w:r>
          <w:rPr>
            <w:rtl/>
          </w:rPr>
          <w:t xml:space="preserve">גם</w:t>
        </w:r>
      </w:ins>
      <w:del w:id="91990" w:author="מנוע מכני" w:date="2026-10-11T12:04:39Z">
        <w:r w:rsidRPr="0092071B">
          <w:rPr>
            <w:rtl/>
          </w:rPr>
          <w:delText xml:space="preserve">נמי</w:delText>
        </w:r>
      </w:del>
      <w:r w:rsidRPr="0092071B">
        <w:rPr>
          <w:rtl/>
        </w:rPr>
        <w:t xml:space="preserve"> </w:t>
      </w:r>
      <w:r w:rsidRPr="0092071B">
        <w:rPr>
          <w:rtl/>
        </w:rPr>
        <w:t xml:space="preserve">לא</w:t>
      </w:r>
      <w:r w:rsidRPr="0092071B">
        <w:rPr>
          <w:rtl/>
        </w:rPr>
        <w:t xml:space="preserve"> פסלה.</w:t>
      </w:r>
    </w:p>
    <w:p>
      <w:pPr>
        <w:pStyle w:val="38"/>
        <w:rPr>
          <w:ins w:id="100891" w:author="מנוע מכני" w:date="2026-10-11T12:04:39Z"/>
        </w:rPr>
      </w:pPr>
      <w:r>
        <w:t xml:space="preserve">ויקשה</w:t>
      </w:r>
    </w:p>
    <w:p w:rsidR="00DA63EC" w:rsidRDefault="00DA63EC" w:rsidP="00DA63EC">
      <w:pPr>
        <w:rPr>
          <w:rFonts w:ascii="FrankRuehl" w:hAnsi="FrankRuehl"/>
          <w:sz w:val="20"/>
          <w:rtl/>
        </w:rPr>
      </w:pPr>
      <w:del w:id="100892" w:author="מנוע מכני" w:date="2026-10-11T12:04:39Z">
        <w:r>
          <w:rPr>
            <w:rFonts w:ascii="FrankRuehl" w:hAnsi="FrankRuehl" w:hint="cs"/>
            <w:sz w:val="20"/>
            <w:rtl/>
          </w:rPr>
          <w:delText xml:space="preserve"> </w:delText>
        </w:r>
      </w:del>
      <w:ins w:id="93735" w:author="מנוע מכני" w:date="2026-10-11T12:04:39Z">
        <w:r>
          <w:rPr>
            <w:rFonts w:ascii="FrankRuehl" w:hAnsi="FrankRuehl" w:hint="cs"/>
            <w:sz w:val="20"/>
            <w:rtl/>
          </w:rPr>
          <w:t xml:space="preserve">דשמא</w:t>
        </w:r>
      </w:ins>
      <w:del w:id="93736" w:author="מנוע מכני" w:date="2026-10-11T12:04:39Z">
        <w:r>
          <w:rPr>
            <w:rFonts w:ascii="FrankRuehl" w:hAnsi="FrankRuehl" w:hint="cs"/>
            <w:sz w:val="20"/>
            <w:rtl/>
          </w:rPr>
          <w:delText xml:space="preserve">ד</w:delText>
        </w:r>
        <w:r w:rsidRPr="0092071B">
          <w:rPr>
            <w:rFonts w:ascii="FrankRuehl" w:hAnsi="FrankRuehl"/>
            <w:sz w:val="20"/>
            <w:rtl/>
          </w:rPr>
          <w:delText xml:space="preserve">דלמא</w:delText>
        </w:r>
      </w:del>
      <w:r w:rsidRPr="0092071B">
        <w:rPr>
          <w:rFonts w:ascii="FrankRuehl" w:hAnsi="FrankRuehl"/>
          <w:sz w:val="20"/>
          <w:rtl/>
        </w:rPr>
        <w:t xml:space="preserve"> מחשבה הוא דלא פסלה, אבל לינה פסלה? </w:t>
      </w:r>
    </w:p>
    <w:p>
      <w:pPr>
        <w:pStyle w:val="38"/>
        <w:rPr>
          <w:ins w:id="100893" w:author="מנוע מכני" w:date="2026-10-11T12:04:39Z"/>
        </w:rPr>
      </w:pPr>
      <w:r>
        <w:t xml:space="preserve">והך</w:t>
      </w:r>
    </w:p>
    <w:p w:rsidR="00DA63EC" w:rsidRDefault="00DA63EC" w:rsidP="00DA63EC">
      <w:pPr>
        <w:rPr>
          <w:rFonts w:ascii="FrankRuehl" w:hAnsi="FrankRuehl"/>
          <w:sz w:val="20"/>
          <w:rtl/>
        </w:rPr>
      </w:pPr>
      <w:del w:id="100894" w:author="מנוע מכני" w:date="2026-10-11T12:04:39Z">
        <w:r>
          <w:rPr>
            <w:rFonts w:ascii="FrankRuehl" w:hAnsi="FrankRuehl" w:hint="cs"/>
            <w:sz w:val="20"/>
            <w:rtl/>
          </w:rPr>
          <w:delText xml:space="preserve"> </w:delText>
        </w:r>
      </w:del>
      <w:r>
        <w:rPr>
          <w:rFonts w:ascii="FrankRuehl" w:hAnsi="FrankRuehl" w:hint="cs"/>
          <w:sz w:val="20"/>
          <w:rtl/>
        </w:rPr>
        <w:t xml:space="preserve">ד</w:t>
      </w:r>
      <w:r w:rsidRPr="0092071B">
        <w:rPr>
          <w:rFonts w:ascii="FrankRuehl" w:hAnsi="FrankRuehl"/>
          <w:sz w:val="20"/>
          <w:rtl/>
        </w:rPr>
        <w:t>פרים הנשרפים ושעירים הנשרפין מועלין בהן משהוקדשו, נשחטו - הוכשרו ליפסל בטבול יום ובמחוסר כיפורים ובלינה</w:t>
      </w:r>
      <w:ins w:id="95217" w:author="מנוע מכני" w:date="2026-10-11T12:04:39Z">
        <w:r>
          <w:rPr>
            <w:rFonts w:ascii="FrankRuehl" w:hAnsi="FrankRuehl"/>
            <w:sz w:val="20"/>
            <w:rtl/>
          </w:rPr>
          <w:t xml:space="preserve">,</w:t>
        </w:r>
      </w:ins>
      <w:del w:id="95218" w:author="מנוע מכני" w:date="2026-10-11T12:04:39Z">
        <w:r>
          <w:rPr>
            <w:rFonts w:ascii="FrankRuehl" w:hAnsi="FrankRuehl"/>
            <w:sz w:val="20"/>
            <w:rtl/>
          </w:rPr>
          <w:delText xml:space="preserve">;</w:delText>
        </w:r>
      </w:del>
      <w:r>
        <w:rPr>
          <w:rFonts w:ascii="FrankRuehl" w:hAnsi="FrankRuehl" w:hint="cs"/>
          <w:sz w:val="20"/>
          <w:rtl/>
        </w:rPr>
        <w:t xml:space="preserve">- </w:t>
      </w:r>
      <w:ins w:id="91991" w:author="מנוע מכני" w:date="2026-10-11T12:04:39Z">
        <w:r>
          <w:rPr>
            <w:rFonts w:ascii="FrankRuehl" w:hAnsi="FrankRuehl" w:hint="cs"/>
            <w:sz w:val="20"/>
            <w:rtl/>
          </w:rPr>
          <w:t xml:space="preserve">לא</w:t>
        </w:r>
      </w:ins>
      <w:del w:id="91992" w:author="מנוע מכני" w:date="2026-10-11T12:04:39Z">
        <w:r>
          <w:rPr>
            <w:rFonts w:ascii="FrankRuehl" w:hAnsi="FrankRuehl" w:hint="cs"/>
            <w:sz w:val="20"/>
            <w:rtl/>
          </w:rPr>
          <w:delText xml:space="preserve">לאו</w:delText>
        </w:r>
      </w:del>
      <w:r>
        <w:rPr>
          <w:rFonts w:ascii="FrankRuehl" w:hAnsi="FrankRuehl" w:hint="cs"/>
          <w:sz w:val="20"/>
          <w:rtl/>
        </w:rPr>
        <w:t xml:space="preserve"> לינת בשר אלא לינת אימורין </w:t>
      </w:r>
    </w:p>
    <w:p>
      <w:pPr>
        <w:pStyle w:val="38"/>
        <w:rPr>
          <w:ins w:id="100895" w:author="מנוע מכני" w:date="2026-10-11T12:04:39Z"/>
        </w:rPr>
      </w:pPr>
      <w:r>
        <w:t xml:space="preserve">והך</w:t>
      </w:r>
    </w:p>
    <w:p w:rsidR="00DA63EC" w:rsidRDefault="00DA63EC" w:rsidP="00DA63EC">
      <w:pPr>
        <w:rPr>
          <w:rFonts w:ascii="FrankRuehl" w:hAnsi="FrankRuehl"/>
          <w:sz w:val="20"/>
          <w:rtl/>
        </w:rPr>
      </w:pPr>
      <w:del w:id="100896" w:author="מנוע מכני" w:date="2026-10-11T12:04:39Z">
        <w:r>
          <w:rPr>
            <w:rFonts w:ascii="FrankRuehl" w:hAnsi="FrankRuehl" w:hint="cs"/>
            <w:sz w:val="20"/>
            <w:rtl/>
          </w:rPr>
          <w:delText xml:space="preserve"> </w:delText>
        </w:r>
      </w:del>
      <w:r>
        <w:rPr>
          <w:rFonts w:ascii="FrankRuehl" w:hAnsi="FrankRuehl" w:hint="cs"/>
          <w:sz w:val="20"/>
          <w:rtl/>
        </w:rPr>
        <w:t xml:space="preserve">דסיפא </w:t>
      </w:r>
      <w:r w:rsidRPr="0092071B">
        <w:rPr>
          <w:rFonts w:ascii="FrankRuehl" w:hAnsi="FrankRuehl"/>
          <w:sz w:val="20"/>
          <w:rtl/>
        </w:rPr>
        <w:t xml:space="preserve">כולן מועלין בהן בבית הדשן עד שיותך הבשר, </w:t>
      </w:r>
      <w:r>
        <w:rPr>
          <w:rFonts w:ascii="FrankRuehl" w:hAnsi="FrankRuehl" w:hint="cs"/>
          <w:sz w:val="20"/>
          <w:rtl/>
        </w:rPr>
        <w:t xml:space="preserve">אין להוכיח דגם רישא בבשר דאפשר באימורין </w:t>
      </w:r>
    </w:p>
    <w:p>
      <w:pPr>
        <w:pStyle w:val="38"/>
        <w:rPr>
          <w:ins w:id="100897" w:author="מנוע מכני" w:date="2026-10-11T12:04:39Z"/>
        </w:rPr>
      </w:pPr>
      <w:r>
        <w:t>והך ד</w:t>
      </w:r>
      <w:r w:rsidRPr="0092071B">
        <w:t xml:space="preserve">תני לוי:</w:t>
      </w:r>
    </w:p>
    <w:p w:rsidR="00DA63EC" w:rsidRDefault="00DA63EC" w:rsidP="00DA63EC">
      <w:pPr>
        <w:rPr>
          <w:rFonts w:ascii="FrankRuehl" w:hAnsi="FrankRuehl"/>
          <w:sz w:val="20"/>
          <w:rtl/>
        </w:rPr>
      </w:pPr>
      <w:del w:id="100898"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שאירע בהן פסול ביציאתן</w:t>
      </w:r>
      <w:r>
        <w:rPr>
          <w:rFonts w:ascii="FrankRuehl" w:hAnsi="FrankRuehl" w:hint="cs"/>
          <w:sz w:val="20"/>
          <w:rtl/>
        </w:rPr>
        <w:t xml:space="preserve">- </w:t>
      </w:r>
      <w:ins w:id="91993" w:author="מנוע מכני" w:date="2026-10-11T12:04:39Z">
        <w:r>
          <w:rPr>
            <w:rFonts w:ascii="FrankRuehl" w:hAnsi="FrankRuehl"/>
            <w:sz w:val="20"/>
            <w:rtl/>
          </w:rPr>
          <w:t xml:space="preserve">לא</w:t>
        </w:r>
      </w:ins>
      <w:del w:id="91994" w:author="מנוע מכני" w:date="2026-10-11T12:04:39Z">
        <w:r w:rsidRPr="0092071B">
          <w:rPr>
            <w:rFonts w:ascii="FrankRuehl" w:hAnsi="FrankRuehl"/>
            <w:sz w:val="20"/>
            <w:rtl/>
          </w:rPr>
          <w:delText xml:space="preserve">לאו</w:delText>
        </w:r>
      </w:del>
      <w:r w:rsidRPr="0092071B">
        <w:rPr>
          <w:rFonts w:ascii="FrankRuehl" w:hAnsi="FrankRuehl"/>
          <w:sz w:val="20"/>
          <w:rtl/>
        </w:rPr>
        <w:t xml:space="preserve"> לינה</w:t>
      </w:r>
      <w:r>
        <w:rPr>
          <w:rFonts w:ascii="FrankRuehl" w:hAnsi="FrankRuehl" w:hint="cs"/>
          <w:sz w:val="20"/>
          <w:rtl/>
        </w:rPr>
        <w:t xml:space="preserve"> -אל</w:t>
      </w:r>
      <w:r w:rsidRPr="0092071B">
        <w:rPr>
          <w:rFonts w:ascii="FrankRuehl" w:hAnsi="FrankRuehl"/>
          <w:sz w:val="20"/>
          <w:rtl/>
        </w:rPr>
        <w:t>א, פסול טומאה ופסול יציאה.</w:t>
      </w:r>
    </w:p>
    <w:p w:rsidR="00DA63EC" w:rsidRDefault="00DA63EC" w:rsidP="00DA63EC">
      <w:pPr>
        <w:rPr>
          <w:rFonts w:ascii="FrankRuehl" w:hAnsi="FrankRuehl"/>
          <w:b/>
          <w:bCs/>
          <w:sz w:val="20"/>
          <w:rtl/>
        </w:rPr>
      </w:pPr>
    </w:p>
    <w:p>
      <w:pPr>
        <w:pStyle w:val="afffff8"/>
        <w:rPr>
          <w:ins w:id="90103" w:author="קלוד" w:date="2026-10-11T12:29:36Z"/>
        </w:rPr>
      </w:pPr>
      <w:ins w:id="90104" w:author="קלוד" w:date="2026-10-11T12:29:36Z">
        <w:r>
          <w:rPr>
            <w:color w:val="7B3F00"/>
          </w:rPr>
          <w:t xml:space="preserve">יציאה בפרים הנשרפים - האם פוסלת?</w:t>
        </w:r>
      </w:ins>
    </w:p>
    <w:p>
      <w:pPr>
        <w:pStyle w:val="38"/>
        <w:rPr>
          <w:ins w:id="100900" w:author="מנוע מכני" w:date="2026-10-11T12:04:39Z"/>
        </w:rPr>
      </w:pPr>
      <w:del w:id="100899" w:author="מנוע מכני" w:date="2026-10-11T12:04:39Z">
        <w:r>
          <w:delText xml:space="preserve">•</w:delText>
        </w:r>
      </w:del>
      <w:r>
        <w:t xml:space="preserve"> </w:t>
      </w:r>
      <w:r w:rsidRPr="00435194">
        <w:t>בעי ר"</w:t>
      </w:r>
      <w:r w:rsidRPr="0092071B">
        <w:t xml:space="preserve">א:</w:t>
      </w:r>
    </w:p>
    <w:p w:rsidR="00DA63EC" w:rsidRDefault="00DA63EC" w:rsidP="00DA63EC">
      <w:pPr>
        <w:rPr>
          <w:rFonts w:ascii="FrankRuehl" w:hAnsi="FrankRuehl"/>
          <w:sz w:val="20"/>
          <w:rtl/>
        </w:rPr>
      </w:pPr>
      <w:del w:id="100901"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יציאה מהו שתועיל בפרים הנשרפים ושעירים הנשרפים? </w:t>
      </w:r>
      <w:ins w:id="93739" w:author="מנוע מכני" w:date="2026-10-11T12:04:39Z">
        <w:r>
          <w:rPr>
            <w:rFonts w:ascii="FrankRuehl" w:hAnsi="FrankRuehl"/>
            <w:sz w:val="20"/>
            <w:rtl/>
          </w:rPr>
          <w:t xml:space="preserve">מה</w:t>
        </w:r>
      </w:ins>
      <w:del w:id="93740" w:author="מנוע מכני" w:date="2026-10-11T12:04:39Z">
        <w:r w:rsidRPr="0092071B">
          <w:rPr>
            <w:rFonts w:ascii="FrankRuehl" w:hAnsi="FrankRuehl"/>
            <w:sz w:val="20"/>
            <w:rtl/>
          </w:rPr>
          <w:delText xml:space="preserve">מאי</w:delText>
        </w:r>
      </w:del>
      <w:r w:rsidRPr="0092071B">
        <w:rPr>
          <w:rFonts w:ascii="FrankRuehl" w:hAnsi="FrankRuehl"/>
          <w:sz w:val="20"/>
          <w:rtl/>
        </w:rPr>
        <w:t xml:space="preserve"> קמיבעיא </w:t>
      </w:r>
      <w:ins w:id="93737" w:author="מנוע מכני" w:date="2026-10-11T12:04:39Z">
        <w:r>
          <w:rPr>
            <w:rFonts w:ascii="FrankRuehl" w:hAnsi="FrankRuehl"/>
            <w:sz w:val="20"/>
            <w:rtl/>
          </w:rPr>
          <w:t xml:space="preserve">לו</w:t>
        </w:r>
      </w:ins>
      <w:del w:id="93738"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 </w:t>
      </w:r>
    </w:p>
    <w:p>
      <w:pPr>
        <w:pStyle w:val="38"/>
        <w:rPr>
          <w:ins w:id="100902" w:author="מנוע מכני" w:date="2026-10-11T12:04:39Z"/>
        </w:rPr>
      </w:pPr>
      <w:r>
        <w:t>אריב</w:t>
      </w:r>
      <w:r>
        <w:t>"</w:t>
      </w:r>
      <w:r>
        <w:t>א</w:t>
      </w:r>
      <w:r w:rsidRPr="0092071B">
        <w:t xml:space="preserve">:</w:t>
      </w:r>
    </w:p>
    <w:p w:rsidR="00DA63EC" w:rsidRDefault="00DA63EC" w:rsidP="00DA63EC">
      <w:pPr>
        <w:rPr>
          <w:rFonts w:ascii="FrankRuehl" w:hAnsi="FrankRuehl"/>
          <w:sz w:val="20"/>
          <w:rtl/>
        </w:rPr>
      </w:pPr>
      <w:del w:id="100903"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אליבא דמ"ד עדיין </w:t>
      </w:r>
      <w:r w:rsidRPr="0092071B">
        <w:rPr>
          <w:rFonts w:ascii="FrankRuehl" w:hAnsi="FrankRuehl"/>
          <w:sz w:val="20"/>
          <w:rtl/>
        </w:rPr>
        <w:t xml:space="preserve">לא</w:t>
      </w:r>
      <w:r w:rsidRPr="0092071B">
        <w:rPr>
          <w:rFonts w:ascii="FrankRuehl" w:hAnsi="FrankRuehl"/>
          <w:sz w:val="20"/>
          <w:rtl/>
        </w:rPr>
        <w:t xml:space="preserve"> הגיע זמנו לצאת מי </w:t>
      </w:r>
      <w:ins w:id="91995" w:author="מנוע מכני" w:date="2026-10-11T12:04:39Z">
        <w:r>
          <w:rPr>
            <w:rFonts w:ascii="FrankRuehl" w:hAnsi="FrankRuehl"/>
            <w:sz w:val="20"/>
            <w:rtl/>
          </w:rPr>
          <w:t xml:space="preserve">אומרים</w:t>
        </w:r>
      </w:ins>
      <w:del w:id="91996" w:author="מנוע מכני" w:date="2026-10-11T12:04:39Z">
        <w:r w:rsidRPr="0092071B">
          <w:rPr>
            <w:rFonts w:ascii="FrankRuehl" w:hAnsi="FrankRuehl"/>
            <w:sz w:val="20"/>
            <w:rtl/>
          </w:rPr>
          <w:delText xml:space="preserve">אמרינן</w:delText>
        </w:r>
      </w:del>
      <w:r w:rsidRPr="0092071B">
        <w:rPr>
          <w:rFonts w:ascii="FrankRuehl" w:hAnsi="FrankRuehl"/>
          <w:sz w:val="20"/>
          <w:rtl/>
        </w:rPr>
        <w:t xml:space="preserve">: </w:t>
      </w:r>
      <w:r w:rsidRPr="0092071B">
        <w:rPr>
          <w:rFonts w:ascii="FrankRuehl" w:hAnsi="FrankRuehl"/>
          <w:sz w:val="20"/>
          <w:rtl/>
        </w:rPr>
        <w:t xml:space="preserve">ה"מ</w:t>
      </w:r>
      <w:r w:rsidRPr="0092071B">
        <w:rPr>
          <w:rFonts w:ascii="FrankRuehl" w:hAnsi="FrankRuehl"/>
          <w:sz w:val="20"/>
          <w:rtl/>
        </w:rPr>
        <w:t xml:space="preserve"> בשר, דאין סופו לצאת חובה, אבל </w:t>
      </w:r>
      <w:ins w:id="93741" w:author="מנוע מכני" w:date="2026-10-11T12:04:39Z">
        <w:r>
          <w:rPr>
            <w:rFonts w:ascii="FrankRuehl" w:hAnsi="FrankRuehl"/>
            <w:sz w:val="20"/>
            <w:rtl/>
          </w:rPr>
          <w:t xml:space="preserve">אלו</w:t>
        </w:r>
      </w:ins>
      <w:del w:id="93742" w:author="מנוע מכני" w:date="2026-10-11T12:04:39Z">
        <w:r w:rsidRPr="0092071B">
          <w:rPr>
            <w:rFonts w:ascii="FrankRuehl" w:hAnsi="FrankRuehl"/>
            <w:sz w:val="20"/>
            <w:rtl/>
          </w:rPr>
          <w:delText xml:space="preserve">הני</w:delText>
        </w:r>
      </w:del>
      <w:r w:rsidRPr="0092071B">
        <w:rPr>
          <w:rFonts w:ascii="FrankRuehl" w:hAnsi="FrankRuehl"/>
          <w:sz w:val="20"/>
          <w:rtl/>
        </w:rPr>
        <w:t xml:space="preserve"> דסופן לצאת חובה </w:t>
      </w:r>
      <w:r w:rsidRPr="0092071B">
        <w:rPr>
          <w:rFonts w:ascii="FrankRuehl" w:hAnsi="FrankRuehl"/>
          <w:sz w:val="20"/>
          <w:rtl/>
        </w:rPr>
        <w:t xml:space="preserve">לא</w:t>
      </w:r>
      <w:r w:rsidRPr="0092071B">
        <w:rPr>
          <w:rFonts w:ascii="FrankRuehl" w:hAnsi="FrankRuehl"/>
          <w:sz w:val="20"/>
          <w:rtl/>
        </w:rPr>
        <w:t xml:space="preserve">, </w:t>
      </w:r>
      <w:r w:rsidRPr="0092071B">
        <w:rPr>
          <w:rFonts w:ascii="FrankRuehl" w:hAnsi="FrankRuehl"/>
          <w:sz w:val="20"/>
          <w:rtl/>
        </w:rPr>
        <w:t xml:space="preserve">או</w:t>
      </w:r>
      <w:r>
        <w:rPr>
          <w:rFonts w:ascii="FrankRuehl" w:hAnsi="FrankRuehl"/>
          <w:sz w:val="20"/>
          <w:rtl/>
        </w:rPr>
        <w:t>"</w:t>
      </w:r>
      <w:r>
        <w:rPr>
          <w:rFonts w:ascii="FrankRuehl" w:hAnsi="FrankRuehl" w:hint="cs"/>
          <w:sz w:val="20"/>
          <w:rtl/>
        </w:rPr>
        <w:t>ד</w:t>
      </w:r>
      <w:r w:rsidRPr="0092071B">
        <w:rPr>
          <w:rFonts w:ascii="FrankRuehl" w:hAnsi="FrankRuehl"/>
          <w:sz w:val="20"/>
          <w:rtl/>
        </w:rPr>
        <w:t xml:space="preserve"> </w:t>
      </w:r>
      <w:r w:rsidRPr="0092071B">
        <w:rPr>
          <w:rFonts w:ascii="FrankRuehl" w:hAnsi="FrankRuehl"/>
          <w:sz w:val="20"/>
          <w:rtl/>
        </w:rPr>
        <w:t xml:space="preserve">ה"נ</w:t>
      </w:r>
      <w:r w:rsidRPr="0092071B">
        <w:rPr>
          <w:rFonts w:ascii="FrankRuehl" w:hAnsi="FrankRuehl"/>
          <w:sz w:val="20"/>
          <w:rtl/>
        </w:rPr>
        <w:t xml:space="preserve"> </w:t>
      </w:r>
      <w:r w:rsidRPr="0092071B">
        <w:rPr>
          <w:rFonts w:ascii="FrankRuehl" w:hAnsi="FrankRuehl"/>
          <w:sz w:val="20"/>
          <w:rtl/>
        </w:rPr>
        <w:t xml:space="preserve">לא</w:t>
      </w:r>
      <w:r w:rsidRPr="0092071B">
        <w:rPr>
          <w:rFonts w:ascii="FrankRuehl" w:hAnsi="FrankRuehl"/>
          <w:sz w:val="20"/>
          <w:rtl/>
        </w:rPr>
        <w:t xml:space="preserve"> הגיע זמנו לצאת? </w:t>
      </w:r>
    </w:p>
    <w:p>
      <w:pPr>
        <w:pStyle w:val="38"/>
        <w:rPr>
          <w:ins w:id="100904" w:author="מנוע מכני" w:date="2026-10-11T12:04:39Z"/>
        </w:rPr>
      </w:pPr>
      <w:r>
        <w:t>והך ד</w:t>
      </w:r>
      <w:r w:rsidRPr="0092071B">
        <w:t xml:space="preserve">דתני לוי:</w:t>
      </w:r>
    </w:p>
    <w:p w:rsidR="00DA63EC" w:rsidRDefault="00DA63EC" w:rsidP="00DA63EC">
      <w:pPr>
        <w:rPr>
          <w:rFonts w:ascii="FrankRuehl" w:hAnsi="FrankRuehl"/>
          <w:sz w:val="20"/>
          <w:rtl/>
        </w:rPr>
      </w:pPr>
      <w:del w:id="100905"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שאירע בו פסול ביציאתו</w:t>
      </w:r>
      <w:r>
        <w:rPr>
          <w:rFonts w:ascii="FrankRuehl" w:hAnsi="FrankRuehl" w:hint="cs"/>
          <w:sz w:val="20"/>
          <w:rtl/>
        </w:rPr>
        <w:t xml:space="preserve">- </w:t>
      </w:r>
      <w:ins w:id="91997" w:author="מנוע מכני" w:date="2026-10-11T12:04:39Z">
        <w:r>
          <w:rPr>
            <w:rFonts w:ascii="FrankRuehl" w:hAnsi="FrankRuehl" w:hint="cs"/>
            <w:sz w:val="20"/>
            <w:rtl/>
          </w:rPr>
          <w:t xml:space="preserve">לא</w:t>
        </w:r>
      </w:ins>
      <w:del w:id="91998" w:author="מנוע מכני" w:date="2026-10-11T12:04:39Z">
        <w:r>
          <w:rPr>
            <w:rFonts w:ascii="FrankRuehl" w:hAnsi="FrankRuehl" w:hint="cs"/>
            <w:sz w:val="20"/>
            <w:rtl/>
          </w:rPr>
          <w:delText xml:space="preserve">לאו</w:delText>
        </w:r>
      </w:del>
      <w:r>
        <w:rPr>
          <w:rFonts w:ascii="FrankRuehl" w:hAnsi="FrankRuehl" w:hint="cs"/>
          <w:sz w:val="20"/>
          <w:rtl/>
        </w:rPr>
        <w:t xml:space="preserve"> פסול ביציאה אלא פסול טומאה ופסול לינה </w:t>
      </w:r>
    </w:p>
    <w:p w:rsidR="00DA63EC" w:rsidRDefault="00DA63EC" w:rsidP="00DA63EC">
      <w:pPr>
        <w:rPr>
          <w:rFonts w:ascii="FrankRuehl" w:hAnsi="FrankRuehl"/>
          <w:sz w:val="20"/>
          <w:rtl/>
        </w:rPr>
      </w:pPr>
    </w:p>
    <w:p>
      <w:pPr>
        <w:pStyle w:val="afffff8"/>
        <w:rPr>
          <w:ins w:id="90101" w:author="קלוד" w:date="2026-10-11T12:29:36Z"/>
        </w:rPr>
      </w:pPr>
      <w:ins w:id="90102" w:author="קלוד" w:date="2026-10-11T12:29:36Z">
        <w:r>
          <w:rPr>
            <w:color w:val="7B3F00"/>
          </w:rPr>
          <w:t xml:space="preserve">יצא רוב הפר במיעוט אבר - רוב בהמה או רוב אברים?</w:t>
        </w:r>
      </w:ins>
    </w:p>
    <w:p>
      <w:pPr>
        <w:pStyle w:val="38"/>
        <w:rPr>
          <w:ins w:id="100907" w:author="מנוע מכני" w:date="2026-10-11T12:04:39Z"/>
        </w:rPr>
      </w:pPr>
      <w:del w:id="100906" w:author="מנוע מכני" w:date="2026-10-11T12:04:39Z">
        <w:r>
          <w:delText xml:space="preserve">•</w:delText>
        </w:r>
      </w:del>
      <w:r>
        <w:t xml:space="preserve"> </w:t>
      </w:r>
      <w:r w:rsidRPr="00652C4D">
        <w:t>והך ד</w:t>
      </w:r>
      <w:r w:rsidRPr="00652C4D">
        <w:t xml:space="preserve">בעי </w:t>
      </w:r>
      <w:ins w:id="90481" w:author="מנוע מכני" w:date="2026-10-11T12:04:39Z">
        <w:r>
          <w:t xml:space="preserve">ר"א</w:t>
        </w:r>
      </w:ins>
      <w:del w:id="90482" w:author="מנוע מכני" w:date="2026-10-11T12:04:39Z">
        <w:r w:rsidRPr="00652C4D">
          <w:delText xml:space="preserve">רבי אלעזר</w:delText>
        </w:r>
      </w:del>
      <w:r w:rsidRPr="0092071B">
        <w:t xml:space="preserve">:</w:t>
      </w:r>
    </w:p>
    <w:p w:rsidR="00DA63EC" w:rsidRDefault="00DA63EC" w:rsidP="00DA63EC">
      <w:pPr>
        <w:rPr>
          <w:rFonts w:ascii="FrankRuehl" w:hAnsi="FrankRuehl"/>
          <w:sz w:val="20"/>
          <w:rtl/>
        </w:rPr>
      </w:pPr>
      <w:del w:id="100908"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פרים הנשרפים ושעירים הנשרפים שיצא רובו במיעוט אבר, מהו? </w:t>
      </w:r>
    </w:p>
    <w:p>
      <w:pPr>
        <w:pStyle w:val="38"/>
        <w:rPr>
          <w:ins w:id="100909" w:author="מנוע מכני" w:date="2026-10-11T12:04:39Z"/>
        </w:rPr>
      </w:pPr>
      <w:r w:rsidRPr="0092071B">
        <w:t xml:space="preserve">הך</w:t>
      </w:r>
    </w:p>
    <w:p w:rsidR="00DA63EC" w:rsidRDefault="00DA63EC" w:rsidP="00DA63EC">
      <w:pPr>
        <w:rPr>
          <w:rFonts w:ascii="FrankRuehl" w:hAnsi="FrankRuehl"/>
          <w:sz w:val="20"/>
          <w:rtl/>
        </w:rPr>
      </w:pPr>
      <w:del w:id="100910" w:author="מנוע מכני" w:date="2026-10-11T12:04:39Z">
        <w:r w:rsidRPr="0092071B">
          <w:rPr>
            <w:rFonts w:ascii="FrankRuehl" w:hAnsi="FrankRuehl"/>
            <w:sz w:val="20"/>
            <w:rtl/>
          </w:rPr>
          <w:delText xml:space="preserve"> </w:delText>
        </w:r>
      </w:del>
      <w:ins w:id="91999" w:author="מנוע מכני" w:date="2026-10-11T12:04:39Z">
        <w:r>
          <w:rPr>
            <w:rFonts w:ascii="FrankRuehl" w:hAnsi="FrankRuehl"/>
            <w:sz w:val="20"/>
            <w:rtl/>
          </w:rPr>
          <w:t xml:space="preserve">מיעוט</w:t>
        </w:r>
      </w:ins>
      <w:del w:id="92000" w:author="מנוע מכני" w:date="2026-10-11T12:04:39Z">
        <w:r w:rsidRPr="0092071B">
          <w:rPr>
            <w:rFonts w:ascii="FrankRuehl" w:hAnsi="FrankRuehl"/>
            <w:sz w:val="20"/>
            <w:rtl/>
          </w:rPr>
          <w:delText xml:space="preserve">מיעוטא</w:delText>
        </w:r>
      </w:del>
      <w:r w:rsidRPr="0092071B">
        <w:rPr>
          <w:rFonts w:ascii="FrankRuehl" w:hAnsi="FrankRuehl"/>
          <w:sz w:val="20"/>
          <w:rtl/>
        </w:rPr>
        <w:t xml:space="preserve"> דאבר </w:t>
      </w:r>
      <w:ins w:id="96755" w:author="מנוע מכני" w:date="2026-10-11T12:04:39Z">
        <w:r>
          <w:rPr>
            <w:rFonts w:ascii="FrankRuehl" w:hAnsi="FrankRuehl"/>
            <w:sz w:val="20"/>
            <w:rtl/>
          </w:rPr>
          <w:t xml:space="preserve">אחר</w:t>
        </w:r>
      </w:ins>
      <w:del w:id="96756" w:author="מנוע מכני" w:date="2026-10-11T12:04:39Z">
        <w:r w:rsidRPr="0092071B">
          <w:rPr>
            <w:rFonts w:ascii="FrankRuehl" w:hAnsi="FrankRuehl"/>
            <w:sz w:val="20"/>
            <w:rtl/>
          </w:rPr>
          <w:delText xml:space="preserve">בתר</w:delText>
        </w:r>
      </w:del>
      <w:r w:rsidRPr="0092071B">
        <w:rPr>
          <w:rFonts w:ascii="FrankRuehl" w:hAnsi="FrankRuehl"/>
          <w:sz w:val="20"/>
          <w:rtl/>
        </w:rPr>
        <w:t xml:space="preserve"> </w:t>
      </w:r>
      <w:ins w:id="92001" w:author="מנוע מכני" w:date="2026-10-11T12:04:39Z">
        <w:r>
          <w:rPr>
            <w:rFonts w:ascii="FrankRuehl" w:hAnsi="FrankRuehl"/>
            <w:sz w:val="20"/>
            <w:rtl/>
          </w:rPr>
          <w:t xml:space="preserve">רוב</w:t>
        </w:r>
      </w:ins>
      <w:del w:id="92002" w:author="מנוע מכני" w:date="2026-10-11T12:04:39Z">
        <w:r w:rsidRPr="0092071B">
          <w:rPr>
            <w:rFonts w:ascii="FrankRuehl" w:hAnsi="FrankRuehl"/>
            <w:sz w:val="20"/>
            <w:rtl/>
          </w:rPr>
          <w:delText xml:space="preserve">רובא</w:delText>
        </w:r>
      </w:del>
      <w:r w:rsidRPr="0092071B">
        <w:rPr>
          <w:rFonts w:ascii="FrankRuehl" w:hAnsi="FrankRuehl"/>
          <w:sz w:val="20"/>
          <w:rtl/>
        </w:rPr>
        <w:t xml:space="preserve"> שדינן </w:t>
      </w:r>
      <w:ins w:id="93743" w:author="מנוע מכני" w:date="2026-10-11T12:04:39Z">
        <w:r>
          <w:rPr>
            <w:rFonts w:ascii="FrankRuehl" w:hAnsi="FrankRuehl"/>
            <w:sz w:val="20"/>
            <w:rtl/>
          </w:rPr>
          <w:t xml:space="preserve">לו</w:t>
        </w:r>
      </w:ins>
      <w:del w:id="93744"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 והא </w:t>
      </w:r>
      <w:r w:rsidRPr="0092071B">
        <w:rPr>
          <w:rFonts w:ascii="FrankRuehl" w:hAnsi="FrankRuehl"/>
          <w:sz w:val="20"/>
          <w:rtl/>
        </w:rPr>
        <w:t xml:space="preserve">לא</w:t>
      </w:r>
      <w:r w:rsidRPr="0092071B">
        <w:rPr>
          <w:rFonts w:ascii="FrankRuehl" w:hAnsi="FrankRuehl"/>
          <w:sz w:val="20"/>
          <w:rtl/>
        </w:rPr>
        <w:t xml:space="preserve"> נפקא </w:t>
      </w:r>
      <w:ins w:id="93745" w:author="מנוע מכני" w:date="2026-10-11T12:04:39Z">
        <w:r>
          <w:rPr>
            <w:rFonts w:ascii="FrankRuehl" w:hAnsi="FrankRuehl"/>
            <w:sz w:val="20"/>
            <w:rtl/>
          </w:rPr>
          <w:t xml:space="preserve">לו</w:t>
        </w:r>
      </w:ins>
      <w:del w:id="93746"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 </w:t>
      </w:r>
      <w:r w:rsidRPr="00E53C48">
        <w:rPr>
          <w:rFonts w:ascii="FrankRuehl" w:hAnsi="FrankRuehl" w:hint="cs"/>
          <w:b/>
          <w:bCs/>
          <w:sz w:val="20"/>
          <w:rtl/>
        </w:rPr>
        <w:t>או"ד</w:t>
      </w:r>
      <w:r w:rsidRPr="0092071B">
        <w:rPr>
          <w:rFonts w:ascii="FrankRuehl" w:hAnsi="FrankRuehl"/>
          <w:sz w:val="20"/>
          <w:rtl/>
        </w:rPr>
        <w:t xml:space="preserve"> </w:t>
      </w:r>
      <w:ins w:id="96757" w:author="מנוע מכני" w:date="2026-10-11T12:04:39Z">
        <w:r>
          <w:rPr>
            <w:rFonts w:ascii="FrankRuehl" w:hAnsi="FrankRuehl"/>
            <w:sz w:val="20"/>
            <w:rtl/>
          </w:rPr>
          <w:t xml:space="preserve">אחר</w:t>
        </w:r>
      </w:ins>
      <w:del w:id="96758" w:author="מנוע מכני" w:date="2026-10-11T12:04:39Z">
        <w:r w:rsidRPr="0092071B">
          <w:rPr>
            <w:rFonts w:ascii="FrankRuehl" w:hAnsi="FrankRuehl"/>
            <w:sz w:val="20"/>
            <w:rtl/>
          </w:rPr>
          <w:delText xml:space="preserve">בתר</w:delText>
        </w:r>
      </w:del>
      <w:r w:rsidRPr="0092071B">
        <w:rPr>
          <w:rFonts w:ascii="FrankRuehl" w:hAnsi="FrankRuehl"/>
          <w:sz w:val="20"/>
          <w:rtl/>
        </w:rPr>
        <w:t xml:space="preserve"> </w:t>
      </w:r>
      <w:ins w:id="92003" w:author="מנוע מכני" w:date="2026-10-11T12:04:39Z">
        <w:r>
          <w:rPr>
            <w:rFonts w:ascii="FrankRuehl" w:hAnsi="FrankRuehl"/>
            <w:sz w:val="20"/>
            <w:rtl/>
          </w:rPr>
          <w:t xml:space="preserve">רוב</w:t>
        </w:r>
      </w:ins>
      <w:del w:id="92004" w:author="מנוע מכני" w:date="2026-10-11T12:04:39Z">
        <w:r w:rsidRPr="0092071B">
          <w:rPr>
            <w:rFonts w:ascii="FrankRuehl" w:hAnsi="FrankRuehl"/>
            <w:sz w:val="20"/>
            <w:rtl/>
          </w:rPr>
          <w:delText xml:space="preserve">רובא</w:delText>
        </w:r>
      </w:del>
      <w:r w:rsidRPr="0092071B">
        <w:rPr>
          <w:rFonts w:ascii="FrankRuehl" w:hAnsi="FrankRuehl"/>
          <w:sz w:val="20"/>
          <w:rtl/>
        </w:rPr>
        <w:t xml:space="preserve"> דבהמה שדינן? </w:t>
      </w:r>
    </w:p>
    <w:p w:rsidR="00DA63EC" w:rsidRDefault="00DA63EC" w:rsidP="00DA63EC">
      <w:pPr>
        <w:rPr>
          <w:rFonts w:ascii="FrankRuehl" w:hAnsi="FrankRuehl"/>
          <w:sz w:val="20"/>
          <w:rtl/>
        </w:rPr>
      </w:pPr>
      <w:r w:rsidRPr="00E53C48">
        <w:rPr>
          <w:rFonts w:ascii="FrankRuehl" w:hAnsi="FrankRuehl"/>
          <w:b/>
          <w:bCs/>
          <w:sz w:val="20"/>
          <w:rtl/>
        </w:rPr>
        <w:t>פשיטא</w:t>
      </w:r>
      <w:r w:rsidRPr="0092071B">
        <w:rPr>
          <w:rFonts w:ascii="FrankRuehl" w:hAnsi="FrankRuehl"/>
          <w:sz w:val="20"/>
          <w:rtl/>
        </w:rPr>
        <w:t xml:space="preserve">, דלא </w:t>
      </w:r>
      <w:ins w:id="90311" w:author="Claude - סמנטי" w:date="2026-10-11T12:26:16Z">
        <w:r>
          <w:rPr>
            <w:rFonts w:ascii="FrankRuehl" w:hAnsi="FrankRuehl"/>
            <w:sz w:val="20"/>
            <w:rtl/>
          </w:rPr>
          <w:t xml:space="preserve">עוזבים</w:t>
        </w:r>
      </w:ins>
      <w:del w:id="90312" w:author="Claude - סמנטי" w:date="2026-10-11T12:26:16Z">
        <w:r w:rsidRPr="0092071B">
          <w:rPr>
            <w:rFonts w:ascii="FrankRuehl" w:hAnsi="FrankRuehl"/>
            <w:sz w:val="20"/>
            <w:rtl/>
          </w:rPr>
          <w:delText xml:space="preserve">שבקינן</w:delText>
        </w:r>
      </w:del>
      <w:r w:rsidRPr="0092071B">
        <w:rPr>
          <w:rFonts w:ascii="FrankRuehl" w:hAnsi="FrankRuehl"/>
          <w:sz w:val="20"/>
          <w:rtl/>
        </w:rPr>
        <w:t xml:space="preserve"> </w:t>
      </w:r>
      <w:ins w:id="92007" w:author="מנוע מכני" w:date="2026-10-11T12:04:39Z">
        <w:r>
          <w:rPr>
            <w:rFonts w:ascii="FrankRuehl" w:hAnsi="FrankRuehl"/>
            <w:sz w:val="20"/>
            <w:rtl/>
          </w:rPr>
          <w:t xml:space="preserve">רוב</w:t>
        </w:r>
      </w:ins>
      <w:del w:id="92008" w:author="מנוע מכני" w:date="2026-10-11T12:04:39Z">
        <w:r w:rsidRPr="0092071B">
          <w:rPr>
            <w:rFonts w:ascii="FrankRuehl" w:hAnsi="FrankRuehl"/>
            <w:sz w:val="20"/>
            <w:rtl/>
          </w:rPr>
          <w:delText xml:space="preserve">רובא</w:delText>
        </w:r>
      </w:del>
      <w:r w:rsidRPr="0092071B">
        <w:rPr>
          <w:rFonts w:ascii="FrankRuehl" w:hAnsi="FrankRuehl"/>
          <w:sz w:val="20"/>
          <w:rtl/>
        </w:rPr>
        <w:t xml:space="preserve"> דבהמה </w:t>
      </w:r>
      <w:ins w:id="92005" w:author="מנוע מכני" w:date="2026-10-11T12:04:39Z">
        <w:r>
          <w:rPr>
            <w:rFonts w:ascii="FrankRuehl" w:hAnsi="FrankRuehl"/>
            <w:sz w:val="20"/>
            <w:rtl/>
          </w:rPr>
          <w:t xml:space="preserve">והולכים</w:t>
        </w:r>
      </w:ins>
      <w:del w:id="92006" w:author="מנוע מכני" w:date="2026-10-11T12:04:39Z">
        <w:r w:rsidRPr="0092071B">
          <w:rPr>
            <w:rFonts w:ascii="FrankRuehl" w:hAnsi="FrankRuehl"/>
            <w:sz w:val="20"/>
            <w:rtl/>
          </w:rPr>
          <w:delText xml:space="preserve">ואזלינן</w:delText>
        </w:r>
      </w:del>
      <w:r w:rsidRPr="0092071B">
        <w:rPr>
          <w:rFonts w:ascii="FrankRuehl" w:hAnsi="FrankRuehl"/>
          <w:sz w:val="20"/>
          <w:rtl/>
        </w:rPr>
        <w:t xml:space="preserve"> </w:t>
      </w:r>
      <w:ins w:id="96759" w:author="מנוע מכני" w:date="2026-10-11T12:04:39Z">
        <w:r>
          <w:rPr>
            <w:rFonts w:ascii="FrankRuehl" w:hAnsi="FrankRuehl"/>
            <w:sz w:val="20"/>
            <w:rtl/>
          </w:rPr>
          <w:t xml:space="preserve">אחר</w:t>
        </w:r>
      </w:ins>
      <w:del w:id="96760" w:author="מנוע מכני" w:date="2026-10-11T12:04:39Z">
        <w:r w:rsidRPr="0092071B">
          <w:rPr>
            <w:rFonts w:ascii="FrankRuehl" w:hAnsi="FrankRuehl"/>
            <w:sz w:val="20"/>
            <w:rtl/>
          </w:rPr>
          <w:delText xml:space="preserve">בתר</w:delText>
        </w:r>
      </w:del>
      <w:r w:rsidRPr="0092071B">
        <w:rPr>
          <w:rFonts w:ascii="FrankRuehl" w:hAnsi="FrankRuehl"/>
          <w:sz w:val="20"/>
          <w:rtl/>
        </w:rPr>
        <w:t xml:space="preserve"> </w:t>
      </w:r>
      <w:ins w:id="92009" w:author="מנוע מכני" w:date="2026-10-11T12:04:39Z">
        <w:r>
          <w:rPr>
            <w:rFonts w:ascii="FrankRuehl" w:hAnsi="FrankRuehl"/>
            <w:sz w:val="20"/>
            <w:rtl/>
          </w:rPr>
          <w:t xml:space="preserve">רוב</w:t>
        </w:r>
      </w:ins>
      <w:del w:id="92010" w:author="מנוע מכני" w:date="2026-10-11T12:04:39Z">
        <w:r w:rsidRPr="0092071B">
          <w:rPr>
            <w:rFonts w:ascii="FrankRuehl" w:hAnsi="FrankRuehl"/>
            <w:sz w:val="20"/>
            <w:rtl/>
          </w:rPr>
          <w:delText xml:space="preserve">רובא</w:delText>
        </w:r>
      </w:del>
      <w:r w:rsidRPr="0092071B">
        <w:rPr>
          <w:rFonts w:ascii="FrankRuehl" w:hAnsi="FrankRuehl"/>
          <w:sz w:val="20"/>
          <w:rtl/>
        </w:rPr>
        <w:t xml:space="preserve"> דאברים!</w:t>
      </w:r>
    </w:p>
    <w:p w:rsidR="00DA63EC" w:rsidRDefault="00DA63EC" w:rsidP="00DA63EC">
      <w:pPr>
        <w:pStyle w:val="afff3"/>
        <w:framePr w:wrap="around"/>
        <w:rPr>
          <w:rtl/>
        </w:rPr>
      </w:pPr>
      <w:r>
        <w:rPr>
          <w:rFonts w:hint="cs"/>
          <w:rtl/>
        </w:rPr>
        <w:t>קה.</w:t>
      </w:r>
    </w:p>
    <w:p>
      <w:pPr>
        <w:pStyle w:val="38"/>
        <w:rPr>
          <w:ins w:id="100911" w:author="מנוע מכני" w:date="2026-10-11T12:04:39Z"/>
        </w:rPr>
      </w:pPr>
      <w:r w:rsidRPr="0092071B">
        <w:t xml:space="preserve">אלא</w:t>
      </w:r>
    </w:p>
    <w:p w:rsidR="00DA63EC" w:rsidRDefault="00DA63EC" w:rsidP="00DA63EC">
      <w:pPr>
        <w:rPr>
          <w:rFonts w:ascii="FrankRuehl" w:hAnsi="FrankRuehl"/>
          <w:sz w:val="20"/>
          <w:rtl/>
        </w:rPr>
      </w:pPr>
      <w:del w:id="100912"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שיצא חציו ברוב אבר, </w:t>
      </w:r>
      <w:ins w:id="93751" w:author="מנוע מכני" w:date="2026-10-11T12:04:39Z">
        <w:r>
          <w:rPr>
            <w:rFonts w:ascii="FrankRuehl" w:hAnsi="FrankRuehl"/>
            <w:sz w:val="20"/>
            <w:rtl/>
          </w:rPr>
          <w:t xml:space="preserve">זה</w:t>
        </w:r>
      </w:ins>
      <w:del w:id="93752" w:author="מנוע מכני" w:date="2026-10-11T12:04:39Z">
        <w:r w:rsidRPr="0092071B">
          <w:rPr>
            <w:rFonts w:ascii="FrankRuehl" w:hAnsi="FrankRuehl"/>
            <w:sz w:val="20"/>
            <w:rtl/>
          </w:rPr>
          <w:delText xml:space="preserve">האי</w:delText>
        </w:r>
      </w:del>
      <w:r w:rsidRPr="0092071B">
        <w:rPr>
          <w:rFonts w:ascii="FrankRuehl" w:hAnsi="FrankRuehl"/>
          <w:sz w:val="20"/>
          <w:rtl/>
        </w:rPr>
        <w:t xml:space="preserve"> </w:t>
      </w:r>
      <w:ins w:id="92011" w:author="מנוע מכני" w:date="2026-10-11T12:04:39Z">
        <w:r>
          <w:rPr>
            <w:rFonts w:ascii="FrankRuehl" w:hAnsi="FrankRuehl"/>
            <w:sz w:val="20"/>
            <w:rtl/>
          </w:rPr>
          <w:t xml:space="preserve">מיעוט</w:t>
        </w:r>
      </w:ins>
      <w:del w:id="92012" w:author="מנוע מכני" w:date="2026-10-11T12:04:39Z">
        <w:r w:rsidRPr="0092071B">
          <w:rPr>
            <w:rFonts w:ascii="FrankRuehl" w:hAnsi="FrankRuehl"/>
            <w:sz w:val="20"/>
            <w:rtl/>
          </w:rPr>
          <w:delText xml:space="preserve">מיעוטא</w:delText>
        </w:r>
      </w:del>
      <w:r w:rsidRPr="0092071B">
        <w:rPr>
          <w:rFonts w:ascii="FrankRuehl" w:hAnsi="FrankRuehl"/>
          <w:sz w:val="20"/>
          <w:rtl/>
        </w:rPr>
        <w:t xml:space="preserve"> דאבר</w:t>
      </w:r>
      <w:ins w:id="95219" w:author="מנוע מכני" w:date="2026-10-11T12:04:39Z">
        <w:r>
          <w:rPr>
            <w:rFonts w:ascii="FrankRuehl" w:hAnsi="FrankRuehl"/>
            <w:sz w:val="20"/>
            <w:rtl/>
          </w:rPr>
          <w:t xml:space="preserve"> </w:t>
        </w:r>
      </w:ins>
      <w:del w:id="95220" w:author="מנוע מכני" w:date="2026-10-11T12:04:39Z">
        <w:r w:rsidRPr="0092071B">
          <w:rPr>
            <w:rFonts w:ascii="FrankRuehl" w:hAnsi="FrankRuehl"/>
            <w:sz w:val="20"/>
            <w:rtl/>
          </w:rPr>
          <w:delText xml:space="preserve">  </w:delText>
        </w:r>
      </w:del>
      <w:ins w:id="96761" w:author="מנוע מכני" w:date="2026-10-11T12:04:39Z">
        <w:r>
          <w:rPr>
            <w:rFonts w:ascii="FrankRuehl" w:hAnsi="FrankRuehl"/>
            <w:sz w:val="20"/>
            <w:rtl/>
          </w:rPr>
          <w:t xml:space="preserve">אחר</w:t>
        </w:r>
      </w:ins>
      <w:del w:id="96762" w:author="מנוע מכני" w:date="2026-10-11T12:04:39Z">
        <w:r w:rsidRPr="0092071B">
          <w:rPr>
            <w:rFonts w:ascii="FrankRuehl" w:hAnsi="FrankRuehl"/>
            <w:sz w:val="20"/>
            <w:rtl/>
          </w:rPr>
          <w:delText xml:space="preserve">בתר</w:delText>
        </w:r>
      </w:del>
      <w:r w:rsidRPr="0092071B">
        <w:rPr>
          <w:rFonts w:ascii="FrankRuehl" w:hAnsi="FrankRuehl"/>
          <w:sz w:val="20"/>
          <w:rtl/>
        </w:rPr>
        <w:t xml:space="preserve"> רוב אבר שדינן </w:t>
      </w:r>
      <w:ins w:id="93747" w:author="מנוע מכני" w:date="2026-10-11T12:04:39Z">
        <w:r>
          <w:rPr>
            <w:rFonts w:ascii="FrankRuehl" w:hAnsi="FrankRuehl"/>
            <w:sz w:val="20"/>
            <w:rtl/>
          </w:rPr>
          <w:t xml:space="preserve">לו</w:t>
        </w:r>
      </w:ins>
      <w:del w:id="93748"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 והא </w:t>
      </w:r>
      <w:ins w:id="97333" w:author="מנוע מכני" w:date="2026-10-11T12:04:39Z">
        <w:r>
          <w:rPr>
            <w:rFonts w:ascii="FrankRuehl" w:hAnsi="FrankRuehl"/>
            <w:sz w:val="20"/>
            <w:rtl/>
          </w:rPr>
          <w:t xml:space="preserve">יצא</w:t>
        </w:r>
      </w:ins>
      <w:del w:id="97334" w:author="מנוע מכני" w:date="2026-10-11T12:04:39Z">
        <w:r w:rsidRPr="0092071B">
          <w:rPr>
            <w:rFonts w:ascii="FrankRuehl" w:hAnsi="FrankRuehl"/>
            <w:sz w:val="20"/>
            <w:rtl/>
          </w:rPr>
          <w:delText xml:space="preserve">נפק</w:delText>
        </w:r>
      </w:del>
      <w:r w:rsidRPr="0092071B">
        <w:rPr>
          <w:rFonts w:ascii="FrankRuehl" w:hAnsi="FrankRuehl"/>
          <w:sz w:val="20"/>
          <w:rtl/>
        </w:rPr>
        <w:t xml:space="preserve"> </w:t>
      </w:r>
      <w:ins w:id="93749" w:author="מנוע מכני" w:date="2026-10-11T12:04:39Z">
        <w:r>
          <w:rPr>
            <w:rFonts w:ascii="FrankRuehl" w:hAnsi="FrankRuehl"/>
            <w:sz w:val="20"/>
            <w:rtl/>
          </w:rPr>
          <w:t xml:space="preserve">לו</w:t>
        </w:r>
      </w:ins>
      <w:del w:id="93750"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 </w:t>
      </w:r>
    </w:p>
    <w:p w:rsidR="00DA63EC" w:rsidRDefault="00DA63EC" w:rsidP="00DA63EC">
      <w:pPr>
        <w:rPr>
          <w:rFonts w:ascii="FrankRuehl" w:hAnsi="FrankRuehl"/>
          <w:sz w:val="20"/>
          <w:rtl/>
        </w:rPr>
      </w:pPr>
      <w:r w:rsidRPr="00E53C48">
        <w:rPr>
          <w:rFonts w:ascii="FrankRuehl" w:hAnsi="FrankRuehl" w:hint="cs"/>
          <w:b/>
          <w:bCs/>
          <w:sz w:val="20"/>
          <w:rtl/>
        </w:rPr>
        <w:t>או</w:t>
      </w:r>
      <w:r>
        <w:rPr>
          <w:rFonts w:ascii="FrankRuehl" w:hAnsi="FrankRuehl"/>
          <w:b/>
          <w:bCs/>
          <w:sz w:val="20"/>
          <w:rtl/>
        </w:rPr>
        <w:t>"</w:t>
      </w:r>
      <w:r w:rsidRPr="00E53C48">
        <w:rPr>
          <w:rFonts w:ascii="FrankRuehl" w:hAnsi="FrankRuehl" w:hint="cs"/>
          <w:b/>
          <w:bCs/>
          <w:sz w:val="20"/>
          <w:rtl/>
        </w:rPr>
        <w:t>ד</w:t>
      </w:r>
      <w:r w:rsidRPr="0092071B">
        <w:rPr>
          <w:rFonts w:ascii="FrankRuehl" w:hAnsi="FrankRuehl"/>
          <w:sz w:val="20"/>
          <w:rtl/>
        </w:rPr>
        <w:t xml:space="preserve"> </w:t>
      </w:r>
      <w:ins w:id="96763" w:author="מנוע מכני" w:date="2026-10-11T12:04:39Z">
        <w:r>
          <w:rPr>
            <w:rFonts w:ascii="FrankRuehl" w:hAnsi="FrankRuehl"/>
            <w:sz w:val="20"/>
            <w:rtl/>
          </w:rPr>
          <w:t xml:space="preserve">אחר</w:t>
        </w:r>
      </w:ins>
      <w:del w:id="96764" w:author="מנוע מכני" w:date="2026-10-11T12:04:39Z">
        <w:r w:rsidRPr="0092071B">
          <w:rPr>
            <w:rFonts w:ascii="FrankRuehl" w:hAnsi="FrankRuehl"/>
            <w:sz w:val="20"/>
            <w:rtl/>
          </w:rPr>
          <w:delText xml:space="preserve">בתר</w:delText>
        </w:r>
      </w:del>
      <w:r w:rsidRPr="0092071B">
        <w:rPr>
          <w:rFonts w:ascii="FrankRuehl" w:hAnsi="FrankRuehl"/>
          <w:sz w:val="20"/>
          <w:rtl/>
        </w:rPr>
        <w:t xml:space="preserve"> בהמה שדינן </w:t>
      </w:r>
      <w:ins w:id="93753" w:author="מנוע מכני" w:date="2026-10-11T12:04:39Z">
        <w:r>
          <w:rPr>
            <w:rFonts w:ascii="FrankRuehl" w:hAnsi="FrankRuehl"/>
            <w:sz w:val="20"/>
            <w:rtl/>
          </w:rPr>
          <w:t xml:space="preserve">לו</w:t>
        </w:r>
      </w:ins>
      <w:del w:id="93754"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 </w:t>
      </w:r>
      <w:r w:rsidRPr="009F47CE">
        <w:rPr>
          <w:rFonts w:ascii="FrankRuehl" w:hAnsi="FrankRuehl"/>
          <w:b/>
          <w:bCs/>
          <w:sz w:val="20"/>
          <w:rtl/>
        </w:rPr>
        <w:t>תיקו</w:t>
      </w:r>
      <w:r w:rsidRPr="0092071B">
        <w:rPr>
          <w:rFonts w:ascii="FrankRuehl" w:hAnsi="FrankRuehl"/>
          <w:sz w:val="20"/>
          <w:rtl/>
        </w:rPr>
        <w:t>.</w:t>
      </w:r>
    </w:p>
    <w:p w:rsidR="00DA63EC" w:rsidRDefault="00DA63EC" w:rsidP="00DA63EC">
      <w:pPr>
        <w:rPr>
          <w:rFonts w:ascii="FrankRuehl" w:hAnsi="FrankRuehl"/>
          <w:sz w:val="20"/>
          <w:rtl/>
        </w:rPr>
      </w:pPr>
      <w:r>
        <w:rPr>
          <w:rFonts w:ascii="FrankRuehl" w:hAnsi="FrankRuehl"/>
          <w:sz w:val="20"/>
          <w:rtl/>
        </w:rPr>
        <w:t xml:space="preserve">• </w:t>
      </w:r>
      <w:r>
        <w:rPr>
          <w:rStyle w:val="2fb"/>
          <w:rFonts w:ascii="FrankRuehl" w:hAnsi="FrankRuehl" w:hint="cs"/>
          <w:sz w:val="20"/>
          <w:rtl/>
        </w:rPr>
        <w:t>רבר</w:t>
      </w:r>
      <w:r>
        <w:rPr>
          <w:rStyle w:val="2fb"/>
          <w:rFonts w:ascii="FrankRuehl" w:hAnsi="FrankRuehl"/>
          <w:sz w:val="20"/>
          <w:rtl/>
        </w:rPr>
        <w:t>"</w:t>
      </w:r>
      <w:r>
        <w:rPr>
          <w:rStyle w:val="2fb"/>
          <w:rFonts w:ascii="FrankRuehl" w:hAnsi="FrankRuehl" w:hint="cs"/>
          <w:sz w:val="20"/>
          <w:rtl/>
        </w:rPr>
        <w:t xml:space="preserve">ה</w:t>
      </w:r>
      <w:r>
        <w:rPr>
          <w:rFonts w:ascii="FrankRuehl" w:hAnsi="FrankRuehl" w:hint="cs"/>
          <w:sz w:val="20"/>
          <w:rtl/>
        </w:rPr>
        <w:t xml:space="preserve"> </w:t>
      </w:r>
      <w:ins w:id="96765" w:author="מנוע מכני" w:date="2026-10-11T12:04:39Z">
        <w:r>
          <w:rPr>
            <w:rFonts w:ascii="FrankRuehl" w:hAnsi="FrankRuehl"/>
            <w:sz w:val="20"/>
            <w:rtl/>
          </w:rPr>
          <w:t xml:space="preserve">שונה</w:t>
        </w:r>
      </w:ins>
      <w:del w:id="96766" w:author="מנוע מכני" w:date="2026-10-11T12:04:39Z">
        <w:r w:rsidRPr="0092071B">
          <w:rPr>
            <w:rFonts w:ascii="FrankRuehl" w:hAnsi="FrankRuehl"/>
            <w:sz w:val="20"/>
            <w:rtl/>
          </w:rPr>
          <w:delText xml:space="preserve">מתני</w:delText>
        </w:r>
      </w:del>
      <w:r w:rsidRPr="0092071B">
        <w:rPr>
          <w:rFonts w:ascii="FrankRuehl" w:hAnsi="FrankRuehl"/>
          <w:sz w:val="20"/>
          <w:rtl/>
        </w:rPr>
        <w:t xml:space="preserve"> לה בגברי, במתעסקין בו חמשה בני אדם ונפקו </w:t>
      </w:r>
      <w:ins w:id="93755" w:author="מנוע מכני" w:date="2026-10-11T12:04:39Z">
        <w:r>
          <w:rPr>
            <w:rFonts w:ascii="FrankRuehl" w:hAnsi="FrankRuehl"/>
            <w:sz w:val="20"/>
            <w:rtl/>
          </w:rPr>
          <w:t xml:space="preserve">שלושה</w:t>
        </w:r>
      </w:ins>
      <w:del w:id="93756" w:author="מנוע מכני" w:date="2026-10-11T12:04:39Z">
        <w:r w:rsidRPr="0092071B">
          <w:rPr>
            <w:rFonts w:ascii="FrankRuehl" w:hAnsi="FrankRuehl"/>
            <w:sz w:val="20"/>
            <w:rtl/>
          </w:rPr>
          <w:delText xml:space="preserve">תלתא</w:delText>
        </w:r>
      </w:del>
      <w:r w:rsidRPr="0092071B">
        <w:rPr>
          <w:rFonts w:ascii="FrankRuehl" w:hAnsi="FrankRuehl"/>
          <w:sz w:val="20"/>
          <w:rtl/>
        </w:rPr>
        <w:t xml:space="preserve"> ופשו </w:t>
      </w:r>
      <w:ins w:id="95505" w:author="מנוע מכני" w:date="2026-10-11T12:04:39Z">
        <w:r>
          <w:rPr>
            <w:rFonts w:ascii="FrankRuehl" w:hAnsi="FrankRuehl"/>
            <w:sz w:val="20"/>
            <w:rtl/>
          </w:rPr>
          <w:t xml:space="preserve">להם</w:t>
        </w:r>
      </w:ins>
      <w:del w:id="95506" w:author="מנוע מכני" w:date="2026-10-11T12:04:39Z">
        <w:r w:rsidRPr="0092071B">
          <w:rPr>
            <w:rFonts w:ascii="FrankRuehl" w:hAnsi="FrankRuehl"/>
            <w:sz w:val="20"/>
            <w:rtl/>
          </w:rPr>
          <w:delText xml:space="preserve">להו</w:delText>
        </w:r>
      </w:del>
      <w:r w:rsidRPr="0092071B">
        <w:rPr>
          <w:rFonts w:ascii="FrankRuehl" w:hAnsi="FrankRuehl"/>
          <w:sz w:val="20"/>
          <w:rtl/>
        </w:rPr>
        <w:t xml:space="preserve"> </w:t>
      </w:r>
      <w:ins w:id="93759" w:author="מנוע מכני" w:date="2026-10-11T12:04:39Z">
        <w:r>
          <w:rPr>
            <w:rFonts w:ascii="FrankRuehl" w:hAnsi="FrankRuehl"/>
            <w:sz w:val="20"/>
            <w:rtl/>
          </w:rPr>
          <w:t xml:space="preserve">שני</w:t>
        </w:r>
      </w:ins>
      <w:del w:id="93760" w:author="מנוע מכני" w:date="2026-10-11T12:04:39Z">
        <w:r w:rsidRPr="0092071B">
          <w:rPr>
            <w:rFonts w:ascii="FrankRuehl" w:hAnsi="FrankRuehl"/>
            <w:sz w:val="20"/>
            <w:rtl/>
          </w:rPr>
          <w:delText xml:space="preserve">תרי</w:delText>
        </w:r>
      </w:del>
      <w:r w:rsidRPr="0092071B">
        <w:rPr>
          <w:rFonts w:ascii="FrankRuehl" w:hAnsi="FrankRuehl"/>
          <w:sz w:val="20"/>
          <w:rtl/>
        </w:rPr>
        <w:t xml:space="preserve">, </w:t>
      </w:r>
      <w:ins w:id="93757" w:author="מנוע מכני" w:date="2026-10-11T12:04:39Z">
        <w:r>
          <w:rPr>
            <w:rFonts w:ascii="FrankRuehl" w:hAnsi="FrankRuehl"/>
            <w:sz w:val="20"/>
            <w:rtl/>
          </w:rPr>
          <w:t xml:space="preserve">מה</w:t>
        </w:r>
      </w:ins>
      <w:del w:id="93758" w:author="מנוע מכני" w:date="2026-10-11T12:04:39Z">
        <w:r w:rsidRPr="0092071B">
          <w:rPr>
            <w:rFonts w:ascii="FrankRuehl" w:hAnsi="FrankRuehl"/>
            <w:sz w:val="20"/>
            <w:rtl/>
          </w:rPr>
          <w:delText xml:space="preserve">מאי</w:delText>
        </w:r>
      </w:del>
      <w:r w:rsidRPr="0092071B">
        <w:rPr>
          <w:rFonts w:ascii="FrankRuehl" w:hAnsi="FrankRuehl"/>
          <w:sz w:val="20"/>
          <w:rtl/>
        </w:rPr>
        <w:t xml:space="preserve">? </w:t>
      </w:r>
      <w:ins w:id="96767" w:author="מנוע מכני" w:date="2026-10-11T12:04:39Z">
        <w:r>
          <w:rPr>
            <w:rFonts w:ascii="FrankRuehl" w:hAnsi="FrankRuehl"/>
            <w:sz w:val="20"/>
            <w:rtl/>
          </w:rPr>
          <w:t xml:space="preserve">אחר</w:t>
        </w:r>
      </w:ins>
      <w:del w:id="96768" w:author="מנוע מכני" w:date="2026-10-11T12:04:39Z">
        <w:r w:rsidRPr="0092071B">
          <w:rPr>
            <w:rFonts w:ascii="FrankRuehl" w:hAnsi="FrankRuehl"/>
            <w:sz w:val="20"/>
            <w:rtl/>
          </w:rPr>
          <w:delText xml:space="preserve">בתר</w:delText>
        </w:r>
      </w:del>
      <w:r w:rsidRPr="0092071B">
        <w:rPr>
          <w:rFonts w:ascii="FrankRuehl" w:hAnsi="FrankRuehl"/>
          <w:sz w:val="20"/>
          <w:rtl/>
        </w:rPr>
        <w:t xml:space="preserve"> רוב מתעסקין </w:t>
      </w:r>
      <w:ins w:id="92013" w:author="מנוע מכני" w:date="2026-10-11T12:04:39Z">
        <w:r>
          <w:rPr>
            <w:rFonts w:ascii="FrankRuehl" w:hAnsi="FrankRuehl"/>
            <w:sz w:val="20"/>
            <w:rtl/>
          </w:rPr>
          <w:t xml:space="preserve">הולכים</w:t>
        </w:r>
      </w:ins>
      <w:del w:id="92014" w:author="מנוע מכני" w:date="2026-10-11T12:04:39Z">
        <w:r w:rsidRPr="0092071B">
          <w:rPr>
            <w:rFonts w:ascii="FrankRuehl" w:hAnsi="FrankRuehl"/>
            <w:sz w:val="20"/>
            <w:rtl/>
          </w:rPr>
          <w:delText xml:space="preserve">אזלינן</w:delText>
        </w:r>
      </w:del>
      <w:r w:rsidRPr="0092071B">
        <w:rPr>
          <w:rFonts w:ascii="FrankRuehl" w:hAnsi="FrankRuehl"/>
          <w:sz w:val="20"/>
          <w:rtl/>
        </w:rPr>
        <w:t xml:space="preserve">, או </w:t>
      </w:r>
      <w:ins w:id="96769" w:author="מנוע מכני" w:date="2026-10-11T12:04:39Z">
        <w:r>
          <w:rPr>
            <w:rFonts w:ascii="FrankRuehl" w:hAnsi="FrankRuehl"/>
            <w:sz w:val="20"/>
            <w:rtl/>
          </w:rPr>
          <w:t xml:space="preserve">אחר</w:t>
        </w:r>
      </w:ins>
      <w:del w:id="96770" w:author="מנוע מכני" w:date="2026-10-11T12:04:39Z">
        <w:r w:rsidRPr="0092071B">
          <w:rPr>
            <w:rFonts w:ascii="FrankRuehl" w:hAnsi="FrankRuehl"/>
            <w:sz w:val="20"/>
            <w:rtl/>
          </w:rPr>
          <w:delText xml:space="preserve">בתר</w:delText>
        </w:r>
      </w:del>
      <w:r w:rsidRPr="0092071B">
        <w:rPr>
          <w:rFonts w:ascii="FrankRuehl" w:hAnsi="FrankRuehl"/>
          <w:sz w:val="20"/>
          <w:rtl/>
        </w:rPr>
        <w:t xml:space="preserve"> בהמה </w:t>
      </w:r>
      <w:ins w:id="92015" w:author="מנוע מכני" w:date="2026-10-11T12:04:39Z">
        <w:r>
          <w:rPr>
            <w:rFonts w:ascii="FrankRuehl" w:hAnsi="FrankRuehl"/>
            <w:sz w:val="20"/>
            <w:rtl/>
          </w:rPr>
          <w:t xml:space="preserve">הולכים</w:t>
        </w:r>
      </w:ins>
      <w:del w:id="92016" w:author="מנוע מכני" w:date="2026-10-11T12:04:39Z">
        <w:r w:rsidRPr="0092071B">
          <w:rPr>
            <w:rFonts w:ascii="FrankRuehl" w:hAnsi="FrankRuehl"/>
            <w:sz w:val="20"/>
            <w:rtl/>
          </w:rPr>
          <w:delText xml:space="preserve">אזלינן</w:delText>
        </w:r>
      </w:del>
      <w:r w:rsidRPr="0092071B">
        <w:rPr>
          <w:rFonts w:ascii="FrankRuehl" w:hAnsi="FrankRuehl"/>
          <w:sz w:val="20"/>
          <w:rtl/>
        </w:rPr>
        <w:t xml:space="preserve">? </w:t>
      </w:r>
      <w:r w:rsidRPr="009F47CE">
        <w:rPr>
          <w:rFonts w:ascii="FrankRuehl" w:hAnsi="FrankRuehl"/>
          <w:b/>
          <w:bCs/>
          <w:sz w:val="20"/>
          <w:rtl/>
        </w:rPr>
        <w:t>תיקו</w:t>
      </w:r>
      <w:r w:rsidRPr="0092071B">
        <w:rPr>
          <w:rFonts w:ascii="FrankRuehl" w:hAnsi="FrankRuehl"/>
          <w:sz w:val="20"/>
          <w:rtl/>
        </w:rPr>
        <w:t>.</w:t>
      </w:r>
    </w:p>
    <w:p>
      <w:pPr>
        <w:pStyle w:val="afffff8"/>
        <w:rPr>
          <w:ins w:id="90099" w:author="קלוד" w:date="2026-10-11T12:29:36Z"/>
        </w:rPr>
      </w:pPr>
      <w:ins w:id="90100" w:author="קלוד" w:date="2026-10-11T12:29:36Z">
        <w:r>
          <w:rPr>
            <w:color w:val="7B3F00"/>
          </w:rPr>
          <w:t xml:space="preserve">פרים הנשרפים שיצאו וחזרו - האם נטמאו ביציאתם</w:t>
        </w:r>
      </w:ins>
    </w:p>
    <w:p>
      <w:pPr>
        <w:pStyle w:val="38"/>
        <w:rPr>
          <w:ins w:id="100914" w:author="מנוע מכני" w:date="2026-10-11T12:04:39Z"/>
        </w:rPr>
      </w:pPr>
      <w:del w:id="100913" w:author="מנוע מכני" w:date="2026-10-11T12:04:39Z">
        <w:r w:rsidRPr="00FE1B89">
          <w:lastRenderedPageBreak/>
          <w:delText xml:space="preserve">•</w:delText>
        </w:r>
      </w:del>
      <w:r w:rsidRPr="00FE1B89">
        <w:lastRenderedPageBreak/>
        <w:t xml:space="preserve"> </w:t>
      </w:r>
      <w:r w:rsidRPr="00FE1B89">
        <w:t xml:space="preserve">בעי </w:t>
      </w:r>
      <w:ins w:id="90483" w:author="מנוע מכני" w:date="2026-10-11T12:04:39Z">
        <w:r>
          <w:t xml:space="preserve">ר"א</w:t>
        </w:r>
      </w:ins>
      <w:del w:id="90484" w:author="מנוע מכני" w:date="2026-10-11T12:04:39Z">
        <w:r w:rsidRPr="00FE1B89">
          <w:delText xml:space="preserve">רבי</w:delText>
        </w:r>
        <w:r w:rsidRPr="00FE1B89">
          <w:delText xml:space="preserve"> </w:delText>
        </w:r>
        <w:r w:rsidRPr="00FE1B89">
          <w:delText xml:space="preserve">אלעזר</w:delText>
        </w:r>
      </w:del>
      <w:r w:rsidRPr="00FE1B89">
        <w:t xml:space="preserve">:</w:t>
      </w:r>
    </w:p>
    <w:p w:rsidR="00DA63EC" w:rsidRPr="00FE1B89" w:rsidRDefault="00DA63EC" w:rsidP="00DA63EC">
      <w:pPr>
        <w:rPr>
          <w:rFonts w:ascii="FrankRuehl" w:hAnsi="FrankRuehl"/>
          <w:b/>
          <w:bCs/>
          <w:spacing w:val="-2"/>
          <w:sz w:val="20"/>
          <w:rtl/>
        </w:rPr>
      </w:pPr>
      <w:del w:id="100915" w:author="מנוע מכני" w:date="2026-10-11T12:04:39Z">
        <w:r w:rsidRPr="00FE1B89">
          <w:rPr>
            <w:rFonts w:ascii="FrankRuehl" w:hAnsi="FrankRuehl"/>
            <w:spacing w:val="-2"/>
            <w:sz w:val="20"/>
            <w:rtl/>
          </w:rPr>
          <w:delText xml:space="preserve"> </w:delText>
        </w:r>
      </w:del>
      <w:r w:rsidRPr="00FE1B89">
        <w:rPr>
          <w:rFonts w:ascii="FrankRuehl" w:hAnsi="FrankRuehl"/>
          <w:spacing w:val="-2"/>
          <w:sz w:val="20"/>
          <w:rtl/>
        </w:rPr>
        <w:t xml:space="preserve">פרים ושעירים הנשרפים שיצאו וחזרו, מהו? </w:t>
      </w:r>
      <w:ins w:id="96091" w:author="מנוע מכני" w:date="2026-10-11T12:04:39Z">
        <w:r>
          <w:rPr>
            <w:rFonts w:ascii="FrankRuehl" w:hAnsi="FrankRuehl" w:hint="cs"/>
            <w:spacing w:val="-2"/>
            <w:sz w:val="20"/>
            <w:rtl/>
          </w:rPr>
          <w:t xml:space="preserve">אם </w:t>
        </w:r>
      </w:ins>
      <w:del w:id="96092" w:author="מנוע מכני" w:date="2026-10-11T12:04:39Z">
        <w:r w:rsidRPr="00FE1B89">
          <w:rPr>
            <w:rFonts w:ascii="FrankRuehl" w:hAnsi="FrankRuehl" w:hint="cs"/>
            <w:spacing w:val="-2"/>
            <w:sz w:val="20"/>
            <w:rtl/>
          </w:rPr>
          <w:delText xml:space="preserve">אי </w:delText>
        </w:r>
      </w:del>
      <w:r w:rsidRPr="00FE1B89">
        <w:rPr>
          <w:rFonts w:ascii="FrankRuehl" w:hAnsi="FrankRuehl"/>
          <w:spacing w:val="-2"/>
          <w:sz w:val="20"/>
          <w:rtl/>
        </w:rPr>
        <w:t xml:space="preserve">כיון </w:t>
      </w:r>
      <w:ins w:id="97335" w:author="מנוע מכני" w:date="2026-10-11T12:04:39Z">
        <w:r>
          <w:rPr>
            <w:rFonts w:ascii="FrankRuehl" w:hAnsi="FrankRuehl"/>
            <w:spacing w:val="-2"/>
            <w:sz w:val="20"/>
            <w:rtl/>
          </w:rPr>
          <w:t xml:space="preserve">דיצאו</w:t>
        </w:r>
      </w:ins>
      <w:del w:id="97336" w:author="מנוע מכני" w:date="2026-10-11T12:04:39Z">
        <w:r w:rsidRPr="00FE1B89">
          <w:rPr>
            <w:rFonts w:ascii="FrankRuehl" w:hAnsi="FrankRuehl"/>
            <w:spacing w:val="-2"/>
            <w:sz w:val="20"/>
            <w:rtl/>
          </w:rPr>
          <w:delText xml:space="preserve">דנפקי</w:delText>
        </w:r>
      </w:del>
      <w:r w:rsidRPr="00FE1B89">
        <w:rPr>
          <w:rFonts w:ascii="FrankRuehl" w:hAnsi="FrankRuehl"/>
          <w:spacing w:val="-2"/>
          <w:sz w:val="20"/>
          <w:rtl/>
        </w:rPr>
        <w:t xml:space="preserve"> </w:t>
      </w:r>
      <w:ins w:id="95507" w:author="מנוע מכני" w:date="2026-10-11T12:04:39Z">
        <w:r>
          <w:rPr>
            <w:rFonts w:ascii="FrankRuehl" w:hAnsi="FrankRuehl"/>
            <w:spacing w:val="-2"/>
            <w:sz w:val="20"/>
            <w:rtl/>
          </w:rPr>
          <w:t xml:space="preserve">להם</w:t>
        </w:r>
      </w:ins>
      <w:del w:id="95508" w:author="מנוע מכני" w:date="2026-10-11T12:04:39Z">
        <w:r w:rsidRPr="00FE1B89">
          <w:rPr>
            <w:rFonts w:ascii="FrankRuehl" w:hAnsi="FrankRuehl"/>
            <w:spacing w:val="-2"/>
            <w:sz w:val="20"/>
            <w:rtl/>
          </w:rPr>
          <w:delText xml:space="preserve">להו</w:delText>
        </w:r>
      </w:del>
      <w:r w:rsidRPr="00FE1B89">
        <w:rPr>
          <w:rFonts w:ascii="FrankRuehl" w:hAnsi="FrankRuehl"/>
          <w:spacing w:val="-2"/>
          <w:sz w:val="20"/>
          <w:rtl/>
        </w:rPr>
        <w:t xml:space="preserve"> איטמו </w:t>
      </w:r>
      <w:ins w:id="95509" w:author="מנוע מכני" w:date="2026-10-11T12:04:39Z">
        <w:r>
          <w:rPr>
            <w:rFonts w:ascii="FrankRuehl" w:hAnsi="FrankRuehl"/>
            <w:spacing w:val="-2"/>
            <w:sz w:val="20"/>
            <w:rtl/>
          </w:rPr>
          <w:t xml:space="preserve">להם</w:t>
        </w:r>
      </w:ins>
      <w:del w:id="95510" w:author="מנוע מכני" w:date="2026-10-11T12:04:39Z">
        <w:r w:rsidRPr="00FE1B89">
          <w:rPr>
            <w:rFonts w:ascii="FrankRuehl" w:hAnsi="FrankRuehl"/>
            <w:spacing w:val="-2"/>
            <w:sz w:val="20"/>
            <w:rtl/>
          </w:rPr>
          <w:delText xml:space="preserve">להו</w:delText>
        </w:r>
      </w:del>
      <w:r w:rsidRPr="00FE1B89">
        <w:rPr>
          <w:rFonts w:ascii="FrankRuehl" w:hAnsi="FrankRuehl"/>
          <w:spacing w:val="-2"/>
          <w:sz w:val="20"/>
          <w:rtl/>
        </w:rPr>
        <w:t xml:space="preserve">, </w:t>
      </w:r>
    </w:p>
    <w:p w:rsidR="00DA63EC" w:rsidRDefault="00DA63EC" w:rsidP="00DA63EC">
      <w:pPr>
        <w:rPr>
          <w:rFonts w:ascii="FrankRuehl" w:hAnsi="FrankRuehl"/>
          <w:sz w:val="20"/>
          <w:rtl/>
        </w:rPr>
      </w:pPr>
      <w:r>
        <w:rPr>
          <w:rFonts w:ascii="FrankRuehl" w:hAnsi="FrankRuehl"/>
          <w:b/>
          <w:bCs/>
          <w:sz w:val="20"/>
          <w:rtl/>
        </w:rPr>
        <w:tab/>
      </w:r>
      <w:r w:rsidRPr="00E53C48">
        <w:rPr>
          <w:rFonts w:ascii="FrankRuehl" w:hAnsi="FrankRuehl"/>
          <w:b/>
          <w:bCs/>
          <w:sz w:val="20"/>
          <w:rtl/>
        </w:rPr>
        <w:t>או"ד</w:t>
      </w:r>
      <w:r w:rsidRPr="0092071B">
        <w:rPr>
          <w:rFonts w:ascii="FrankRuehl" w:hAnsi="FrankRuehl"/>
          <w:sz w:val="20"/>
          <w:rtl/>
        </w:rPr>
        <w:t xml:space="preserve"> כיון דהדור הדור? </w:t>
      </w:r>
    </w:p>
    <w:p w:rsidR="00DA63EC" w:rsidRDefault="00DA63EC" w:rsidP="00DA63EC">
      <w:pPr>
        <w:rPr>
          <w:rFonts w:ascii="FrankRuehl" w:hAnsi="FrankRuehl"/>
          <w:sz w:val="20"/>
          <w:rtl/>
        </w:rPr>
      </w:pPr>
      <w:r>
        <w:rPr>
          <w:rStyle w:val="2fb"/>
          <w:rFonts w:ascii="FrankRuehl" w:hAnsi="FrankRuehl" w:hint="cs"/>
          <w:sz w:val="20"/>
          <w:rtl/>
        </w:rPr>
        <w:t>אראב</w:t>
      </w:r>
      <w:r>
        <w:rPr>
          <w:rStyle w:val="2fb"/>
          <w:rFonts w:ascii="FrankRuehl" w:hAnsi="FrankRuehl"/>
          <w:sz w:val="20"/>
          <w:rtl/>
        </w:rPr>
        <w:t>"</w:t>
      </w:r>
      <w:r>
        <w:rPr>
          <w:rStyle w:val="2fb"/>
          <w:rFonts w:ascii="FrankRuehl" w:hAnsi="FrankRuehl" w:hint="cs"/>
          <w:sz w:val="20"/>
          <w:rtl/>
        </w:rPr>
        <w:t xml:space="preserve">מ</w:t>
      </w:r>
      <w:r>
        <w:rPr>
          <w:rFonts w:ascii="FrankRuehl" w:hAnsi="FrankRuehl" w:hint="cs"/>
          <w:sz w:val="20"/>
          <w:rtl/>
        </w:rPr>
        <w:t xml:space="preserve"> </w:t>
      </w:r>
      <w:r w:rsidRPr="0092071B">
        <w:rPr>
          <w:rFonts w:ascii="FrankRuehl" w:hAnsi="FrankRuehl"/>
          <w:sz w:val="20"/>
          <w:rtl/>
        </w:rPr>
        <w:t xml:space="preserve">ת"ש: היו סובלין אותן במוטות, הראשונים יצאו חוץ לחומת העזרה והאחרונים </w:t>
      </w:r>
      <w:r w:rsidRPr="0092071B">
        <w:rPr>
          <w:rFonts w:ascii="FrankRuehl" w:hAnsi="FrankRuehl"/>
          <w:sz w:val="20"/>
          <w:rtl/>
        </w:rPr>
        <w:t xml:space="preserve">לא</w:t>
      </w:r>
      <w:r w:rsidRPr="0092071B">
        <w:rPr>
          <w:rFonts w:ascii="FrankRuehl" w:hAnsi="FrankRuehl"/>
          <w:sz w:val="20"/>
          <w:rtl/>
        </w:rPr>
        <w:t xml:space="preserve"> יצאו, הראשונים שיצאו חוץ לחומת העזרה מטמאין בגדים, והאחרונים אין מטמאין בגדים עד שיצאו</w:t>
      </w:r>
      <w:ins w:id="95221" w:author="מנוע מכני" w:date="2026-10-11T12:04:39Z">
        <w:r>
          <w:rPr>
            <w:rFonts w:ascii="FrankRuehl" w:hAnsi="FrankRuehl"/>
            <w:sz w:val="20"/>
            <w:rtl/>
          </w:rPr>
          <w:t xml:space="preserve">,</w:t>
        </w:r>
      </w:ins>
      <w:del w:id="95222"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ins w:id="96093" w:author="מנוע מכני" w:date="2026-10-11T12:04:39Z">
        <w:r>
          <w:rPr>
            <w:rFonts w:ascii="FrankRuehl" w:hAnsi="FrankRuehl"/>
            <w:sz w:val="20"/>
            <w:rtl/>
          </w:rPr>
          <w:t xml:space="preserve">ואם </w:t>
        </w:r>
      </w:ins>
      <w:del w:id="96094" w:author="מנוע מכני" w:date="2026-10-11T12:04:39Z">
        <w:r w:rsidRPr="0092071B">
          <w:rPr>
            <w:rFonts w:ascii="FrankRuehl" w:hAnsi="FrankRuehl"/>
            <w:sz w:val="20"/>
            <w:rtl/>
          </w:rPr>
          <w:delText xml:space="preserve">ואי </w:delText>
        </w:r>
      </w:del>
      <w:r w:rsidRPr="0092071B">
        <w:rPr>
          <w:rFonts w:ascii="FrankRuehl" w:hAnsi="FrankRuehl"/>
          <w:sz w:val="20"/>
          <w:rtl/>
        </w:rPr>
        <w:t xml:space="preserve">ס"ד</w:t>
      </w:r>
      <w:r w:rsidRPr="0092071B">
        <w:rPr>
          <w:rFonts w:ascii="FrankRuehl" w:hAnsi="FrankRuehl"/>
          <w:sz w:val="20"/>
          <w:rtl/>
        </w:rPr>
        <w:t xml:space="preserve"> כיון </w:t>
      </w:r>
      <w:ins w:id="97337" w:author="מנוע מכני" w:date="2026-10-11T12:04:39Z">
        <w:r>
          <w:rPr>
            <w:rFonts w:ascii="FrankRuehl" w:hAnsi="FrankRuehl"/>
            <w:sz w:val="20"/>
            <w:rtl/>
          </w:rPr>
          <w:t xml:space="preserve">דיצאו</w:t>
        </w:r>
      </w:ins>
      <w:del w:id="97338" w:author="מנוע מכני" w:date="2026-10-11T12:04:39Z">
        <w:r w:rsidRPr="0092071B">
          <w:rPr>
            <w:rFonts w:ascii="FrankRuehl" w:hAnsi="FrankRuehl"/>
            <w:sz w:val="20"/>
            <w:rtl/>
          </w:rPr>
          <w:delText xml:space="preserve">דנפקי</w:delText>
        </w:r>
      </w:del>
      <w:r w:rsidRPr="0092071B">
        <w:rPr>
          <w:rFonts w:ascii="FrankRuehl" w:hAnsi="FrankRuehl"/>
          <w:sz w:val="20"/>
          <w:rtl/>
        </w:rPr>
        <w:t xml:space="preserve"> </w:t>
      </w:r>
      <w:ins w:id="95511" w:author="מנוע מכני" w:date="2026-10-11T12:04:39Z">
        <w:r>
          <w:rPr>
            <w:rFonts w:ascii="FrankRuehl" w:hAnsi="FrankRuehl"/>
            <w:sz w:val="20"/>
            <w:rtl/>
          </w:rPr>
          <w:t xml:space="preserve">להם</w:t>
        </w:r>
      </w:ins>
      <w:del w:id="95512" w:author="מנוע מכני" w:date="2026-10-11T12:04:39Z">
        <w:r w:rsidRPr="0092071B">
          <w:rPr>
            <w:rFonts w:ascii="FrankRuehl" w:hAnsi="FrankRuehl"/>
            <w:sz w:val="20"/>
            <w:rtl/>
          </w:rPr>
          <w:delText xml:space="preserve">להו</w:delText>
        </w:r>
      </w:del>
      <w:r w:rsidRPr="0092071B">
        <w:rPr>
          <w:rFonts w:ascii="FrankRuehl" w:hAnsi="FrankRuehl"/>
          <w:sz w:val="20"/>
          <w:rtl/>
        </w:rPr>
        <w:t xml:space="preserve"> איטמו, הנך </w:t>
      </w:r>
      <w:ins w:id="92017" w:author="מנוע מכני" w:date="2026-10-11T12:04:39Z">
        <w:r>
          <w:rPr>
            <w:rFonts w:ascii="FrankRuehl" w:hAnsi="FrankRuehl"/>
            <w:sz w:val="20"/>
            <w:rtl/>
          </w:rPr>
          <w:t xml:space="preserve">דיש</w:t>
        </w:r>
      </w:ins>
      <w:del w:id="92018" w:author="מנוע מכני" w:date="2026-10-11T12:04:39Z">
        <w:r w:rsidRPr="0092071B">
          <w:rPr>
            <w:rFonts w:ascii="FrankRuehl" w:hAnsi="FrankRuehl"/>
            <w:sz w:val="20"/>
            <w:rtl/>
          </w:rPr>
          <w:delText xml:space="preserve">דאיכא</w:delText>
        </w:r>
      </w:del>
      <w:r w:rsidRPr="0092071B">
        <w:rPr>
          <w:rFonts w:ascii="FrankRuehl" w:hAnsi="FrankRuehl"/>
          <w:sz w:val="20"/>
          <w:rtl/>
        </w:rPr>
        <w:t xml:space="preserve"> גואי </w:t>
      </w:r>
      <w:ins w:id="90313" w:author="Claude - סמנטי" w:date="2026-10-11T12:26:16Z">
        <w:r>
          <w:rPr>
            <w:rFonts w:ascii="FrankRuehl" w:hAnsi="FrankRuehl"/>
            <w:sz w:val="20"/>
            <w:rtl/>
          </w:rPr>
          <w:t xml:space="preserve">להיטמא</w:t>
        </w:r>
      </w:ins>
      <w:del w:id="90314" w:author="Claude - סמנטי" w:date="2026-10-11T12:26:16Z">
        <w:r w:rsidRPr="0092071B">
          <w:rPr>
            <w:rFonts w:ascii="FrankRuehl" w:hAnsi="FrankRuehl"/>
            <w:sz w:val="20"/>
            <w:rtl/>
          </w:rPr>
          <w:delText xml:space="preserve">ליטמא</w:delText>
        </w:r>
      </w:del>
      <w:r w:rsidRPr="0092071B">
        <w:rPr>
          <w:rFonts w:ascii="FrankRuehl" w:hAnsi="FrankRuehl"/>
          <w:sz w:val="20"/>
          <w:rtl/>
        </w:rPr>
        <w:t xml:space="preserve">!</w:t>
      </w:r>
    </w:p>
    <w:p>
      <w:pPr>
        <w:pStyle w:val="38"/>
        <w:rPr>
          <w:ins w:id="100916" w:author="מנוע מכני" w:date="2026-10-11T12:04:39Z"/>
        </w:rPr>
      </w:pPr>
      <w:del w:id="101724" w:author="מנוע מכני" w:date="2026-10-11T12:04:39Z">
        <w:r w:rsidRPr="0092071B">
          <w:delText xml:space="preserve">אמר </w:delText>
        </w:r>
      </w:del>
      <w:r w:rsidRPr="0092071B">
        <w:t xml:space="preserve">רבינא:</w:t>
      </w:r>
    </w:p>
    <w:p w:rsidR="00DA63EC" w:rsidRDefault="00DA63EC" w:rsidP="00DA63EC">
      <w:pPr>
        <w:rPr>
          <w:rFonts w:ascii="FrankRuehl" w:hAnsi="FrankRuehl"/>
          <w:sz w:val="20"/>
          <w:rtl/>
        </w:rPr>
      </w:pPr>
      <w:del w:id="100917"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ותסברא? הא בעינא ואחר יבא אל המחנה </w:t>
      </w:r>
      <w:ins w:id="92019" w:author="מנוע מכני" w:date="2026-10-11T12:04:39Z">
        <w:r>
          <w:rPr>
            <w:rFonts w:ascii="FrankRuehl" w:hAnsi="FrankRuehl"/>
            <w:sz w:val="20"/>
            <w:rtl/>
          </w:rPr>
          <w:t xml:space="preserve">ואין</w:t>
        </w:r>
      </w:ins>
      <w:del w:id="92020" w:author="מנוע מכני" w:date="2026-10-11T12:04:39Z">
        <w:r w:rsidRPr="0092071B">
          <w:rPr>
            <w:rFonts w:ascii="FrankRuehl" w:hAnsi="FrankRuehl"/>
            <w:sz w:val="20"/>
            <w:rtl/>
          </w:rPr>
          <w:delText xml:space="preserve">וליכא</w:delText>
        </w:r>
      </w:del>
      <w:r w:rsidRPr="0092071B">
        <w:rPr>
          <w:rFonts w:ascii="FrankRuehl" w:hAnsi="FrankRuehl"/>
          <w:sz w:val="20"/>
          <w:rtl/>
        </w:rPr>
        <w:t xml:space="preserve">!</w:t>
      </w:r>
    </w:p>
    <w:p>
      <w:pPr>
        <w:pStyle w:val="38"/>
        <w:rPr>
          <w:ins w:id="100918" w:author="מנוע מכני" w:date="2026-10-11T12:04:39Z"/>
        </w:rPr>
      </w:pPr>
      <w:r w:rsidRPr="0092071B">
        <w:t xml:space="preserve">אלא </w:t>
      </w:r>
      <w:ins w:id="90485" w:author="מנוע מכני" w:date="2026-10-11T12:04:39Z">
        <w:r>
          <w:t xml:space="preserve">ר"א</w:t>
        </w:r>
      </w:ins>
      <w:del w:id="90486" w:author="מנוע מכני" w:date="2026-10-11T12:04:39Z">
        <w:r w:rsidRPr="0092071B">
          <w:delText xml:space="preserve">רבי אלעזר</w:delText>
        </w:r>
      </w:del>
      <w:r w:rsidRPr="0092071B">
        <w:t xml:space="preserve"> </w:t>
      </w:r>
      <w:ins w:id="97339" w:author="מנוע מכני" w:date="2026-10-11T12:04:39Z">
        <w:r>
          <w:t xml:space="preserve">איך</w:t>
        </w:r>
      </w:ins>
      <w:del w:id="97340" w:author="מנוע מכני" w:date="2026-10-11T12:04:39Z">
        <w:r w:rsidRPr="0092071B">
          <w:delText xml:space="preserve">היכי</w:delText>
        </w:r>
      </w:del>
      <w:r w:rsidRPr="0092071B">
        <w:t xml:space="preserve"> בעי לה?</w:t>
      </w:r>
    </w:p>
    <w:p w:rsidR="00DA63EC" w:rsidRDefault="00DA63EC" w:rsidP="00DA63EC">
      <w:pPr>
        <w:rPr>
          <w:rFonts w:ascii="FrankRuehl" w:hAnsi="FrankRuehl"/>
          <w:sz w:val="20"/>
          <w:rtl/>
        </w:rPr>
      </w:pPr>
      <w:del w:id="100919"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כגון דנקיטי לה בבקולסי.</w:t>
      </w:r>
    </w:p>
    <w:p w:rsidR="00DA63EC" w:rsidRDefault="00DA63EC" w:rsidP="00DA63EC">
      <w:pPr>
        <w:rPr>
          <w:rFonts w:ascii="FrankRuehl" w:hAnsi="FrankRuehl"/>
          <w:sz w:val="20"/>
          <w:rtl/>
        </w:rPr>
      </w:pPr>
    </w:p>
    <w:p>
      <w:pPr>
        <w:pStyle w:val="afffff8"/>
        <w:rPr>
          <w:ins w:id="90097" w:author="קלוד" w:date="2026-10-11T12:29:36Z"/>
        </w:rPr>
      </w:pPr>
      <w:ins w:id="90098" w:author="קלוד" w:date="2026-10-11T12:29:36Z">
        <w:r>
          <w:rPr>
            <w:color w:val="7B3F00"/>
          </w:rPr>
          <w:t xml:space="preserve">טומאת אוכלין ומשקין בפרים ושעיר המשתלח - ר"מ ורבנן</w:t>
        </w:r>
      </w:ins>
    </w:p>
    <w:p>
      <w:pPr>
        <w:pStyle w:val="38"/>
        <w:rPr>
          <w:ins w:id="100921" w:author="מנוע מכני" w:date="2026-10-11T12:04:39Z"/>
        </w:rPr>
      </w:pPr>
      <w:del w:id="100920" w:author="מנוע מכני" w:date="2026-10-11T12:04:39Z">
        <w:r>
          <w:delText xml:space="preserve">•</w:delText>
        </w:r>
      </w:del>
      <w:r>
        <w:t xml:space="preserve"> </w:t>
      </w:r>
      <w:r w:rsidRPr="00891B40">
        <w:t>ת"ר</w:t>
      </w:r>
      <w:r w:rsidRPr="0092071B">
        <w:t>:</w:t>
      </w:r>
    </w:p>
    <w:p w:rsidR="00DA63EC" w:rsidRDefault="00DA63EC" w:rsidP="00DA63EC">
      <w:pPr>
        <w:rPr>
          <w:rFonts w:ascii="FrankRuehl" w:hAnsi="FrankRuehl"/>
          <w:sz w:val="20"/>
          <w:rtl/>
        </w:rPr>
      </w:pPr>
      <w:del w:id="100922"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פרים ופרה ושעיר המשתלח</w:t>
      </w:r>
      <w:r w:rsidRPr="00464129">
        <w:rPr>
          <w:rStyle w:val="afffff0"/>
          <w:rFonts w:hint="cs"/>
          <w:rtl/>
        </w:rPr>
        <w:t>'</w:t>
      </w:r>
      <w:r w:rsidRPr="00464129">
        <w:rPr>
          <w:rStyle w:val="afffff0"/>
          <w:rtl/>
        </w:rPr>
        <w:t xml:space="preserve"> </w:t>
      </w:r>
      <w:r w:rsidRPr="0092071B">
        <w:rPr>
          <w:rFonts w:ascii="FrankRuehl" w:hAnsi="FrankRuehl"/>
          <w:sz w:val="20"/>
          <w:rtl/>
        </w:rPr>
        <w:t xml:space="preserve">- המשלח, השורפן, והמוציאן מטמא בגדים, והן עצמן אין מטמאין בגדים אבל מטמאין אוכלין ומשקין, דברי </w:t>
      </w:r>
      <w:r w:rsidRPr="0092071B">
        <w:rPr>
          <w:rStyle w:val="2fb"/>
          <w:rFonts w:ascii="FrankRuehl" w:hAnsi="FrankRuehl"/>
          <w:sz w:val="20"/>
          <w:rtl/>
        </w:rPr>
        <w:t xml:space="preserve">ר"מ</w:t>
      </w:r>
      <w:ins w:id="95223" w:author="מנוע מכני" w:date="2026-10-11T12:04:39Z">
        <w:r>
          <w:rPr>
            <w:rFonts w:ascii="FrankRuehl" w:hAnsi="FrankRuehl"/>
            <w:sz w:val="20"/>
            <w:rtl/>
          </w:rPr>
          <w:t xml:space="preserve">,</w:t>
        </w:r>
      </w:ins>
      <w:del w:id="95224" w:author="מנוע מכני" w:date="2026-10-11T12:04:39Z">
        <w:r>
          <w:rPr>
            <w:rFonts w:ascii="FrankRuehl" w:hAnsi="FrankRuehl"/>
            <w:sz w:val="20"/>
            <w:rtl/>
          </w:rPr>
          <w:delText xml:space="preserve">;</w:delText>
        </w:r>
      </w:del>
    </w:p>
    <w:p>
      <w:pPr>
        <w:pStyle w:val="38"/>
        <w:rPr>
          <w:ins w:id="100923" w:author="מנוע מכני" w:date="2026-10-11T12:04:39Z"/>
        </w:rPr>
      </w:pPr>
      <w:r w:rsidRPr="0092071B">
        <w:t xml:space="preserve">וחכ"א:</w:t>
      </w:r>
    </w:p>
    <w:p w:rsidR="00DA63EC" w:rsidRDefault="00DA63EC" w:rsidP="00DA63EC">
      <w:pPr>
        <w:rPr>
          <w:rFonts w:ascii="FrankRuehl" w:hAnsi="FrankRuehl"/>
          <w:sz w:val="20"/>
          <w:rtl/>
        </w:rPr>
      </w:pPr>
      <w:del w:id="100924"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פרה ופרים מטמאין אוכלין ומשקין, שעיר המשתלח אינו מטמא, שהוא חי, והחי אינו מטמא אוכלין ומשקין.</w:t>
      </w:r>
    </w:p>
    <w:p w:rsidR="00DA63EC" w:rsidRDefault="00DA63EC" w:rsidP="00DA63EC">
      <w:pPr>
        <w:rPr>
          <w:rFonts w:ascii="FrankRuehl" w:hAnsi="FrankRuehl"/>
          <w:sz w:val="20"/>
          <w:rtl/>
        </w:rPr>
      </w:pPr>
      <w:r>
        <w:rPr>
          <w:rStyle w:val="2fb"/>
          <w:rFonts w:ascii="FrankRuehl" w:hAnsi="FrankRuehl" w:hint="cs"/>
          <w:sz w:val="20"/>
          <w:rtl/>
        </w:rPr>
        <w:t>לר</w:t>
      </w:r>
      <w:r>
        <w:rPr>
          <w:rStyle w:val="2fb"/>
          <w:rFonts w:ascii="FrankRuehl" w:hAnsi="FrankRuehl"/>
          <w:sz w:val="20"/>
          <w:rtl/>
        </w:rPr>
        <w:t>"</w:t>
      </w:r>
      <w:r>
        <w:rPr>
          <w:rStyle w:val="2fb"/>
          <w:rFonts w:ascii="FrankRuehl" w:hAnsi="FrankRuehl" w:hint="cs"/>
          <w:sz w:val="20"/>
          <w:rtl/>
        </w:rPr>
        <w:t>מ</w:t>
      </w:r>
      <w:r w:rsidRPr="0092071B">
        <w:rPr>
          <w:rFonts w:ascii="FrankRuehl" w:hAnsi="FrankRuehl"/>
          <w:sz w:val="20"/>
          <w:rtl/>
        </w:rPr>
        <w:t xml:space="preserve"> כדתנא דבי </w:t>
      </w:r>
      <w:r w:rsidRPr="0092071B">
        <w:rPr>
          <w:rStyle w:val="2fb"/>
          <w:rFonts w:ascii="FrankRuehl" w:hAnsi="FrankRuehl"/>
          <w:sz w:val="20"/>
          <w:rtl/>
        </w:rPr>
        <w:t xml:space="preserve">ר' ישמעאל</w:t>
      </w:r>
      <w:r>
        <w:rPr>
          <w:rFonts w:ascii="FrankRuehl" w:hAnsi="FrankRuehl" w:hint="cs"/>
          <w:sz w:val="20"/>
          <w:rtl/>
        </w:rPr>
        <w:t xml:space="preserve"> </w:t>
      </w:r>
      <w:r w:rsidRPr="0046594B">
        <w:rPr>
          <w:rStyle w:val="afffff0"/>
          <w:rFonts w:hint="cs"/>
          <w:rtl/>
        </w:rPr>
        <w:t>ד'</w:t>
      </w:r>
      <w:r w:rsidRPr="0046594B">
        <w:rPr>
          <w:rStyle w:val="afffff0"/>
          <w:rtl/>
        </w:rPr>
        <w:t>על כל זרע זרוע</w:t>
      </w:r>
      <w:r w:rsidRPr="0046594B">
        <w:rPr>
          <w:rStyle w:val="afffff0"/>
          <w:rFonts w:hint="cs"/>
          <w:rtl/>
        </w:rPr>
        <w:t>'</w:t>
      </w:r>
      <w:r w:rsidRPr="0046594B">
        <w:rPr>
          <w:rStyle w:val="afffff0"/>
          <w:rtl/>
        </w:rPr>
        <w:t xml:space="preserve"> </w:t>
      </w:r>
      <w:r w:rsidRPr="0092071B">
        <w:rPr>
          <w:rFonts w:ascii="FrankRuehl" w:hAnsi="FrankRuehl"/>
          <w:sz w:val="20"/>
          <w:rtl/>
        </w:rPr>
        <w:t xml:space="preserve">- מה זרעים שאין סופן </w:t>
      </w:r>
      <w:ins w:id="90319" w:author="Claude - סמנטי" w:date="2026-10-11T12:26:16Z">
        <w:r>
          <w:rPr>
            <w:rFonts w:ascii="FrankRuehl" w:hAnsi="FrankRuehl"/>
            <w:sz w:val="20"/>
            <w:rtl/>
          </w:rPr>
          <w:t xml:space="preserve">להיטמא</w:t>
        </w:r>
      </w:ins>
      <w:del w:id="90320" w:author="Claude - סמנטי" w:date="2026-10-11T12:26:16Z">
        <w:r w:rsidRPr="0092071B">
          <w:rPr>
            <w:rFonts w:ascii="FrankRuehl" w:hAnsi="FrankRuehl"/>
            <w:sz w:val="20"/>
            <w:rtl/>
          </w:rPr>
          <w:delText xml:space="preserve">ליטמא</w:delText>
        </w:r>
      </w:del>
      <w:r w:rsidRPr="0092071B">
        <w:rPr>
          <w:rFonts w:ascii="FrankRuehl" w:hAnsi="FrankRuehl"/>
          <w:sz w:val="20"/>
          <w:rtl/>
        </w:rPr>
        <w:t xml:space="preserve"> טומאה חמורה וצריכין הכשר, אף כל שאין סופן </w:t>
      </w:r>
      <w:ins w:id="90317" w:author="Claude - סמנטי" w:date="2026-10-11T12:26:16Z">
        <w:r>
          <w:rPr>
            <w:rFonts w:ascii="FrankRuehl" w:hAnsi="FrankRuehl"/>
            <w:sz w:val="20"/>
            <w:rtl/>
          </w:rPr>
          <w:t xml:space="preserve">להיטמא</w:t>
        </w:r>
      </w:ins>
      <w:del w:id="90318" w:author="Claude - סמנטי" w:date="2026-10-11T12:26:16Z">
        <w:r w:rsidRPr="0092071B">
          <w:rPr>
            <w:rFonts w:ascii="FrankRuehl" w:hAnsi="FrankRuehl"/>
            <w:sz w:val="20"/>
            <w:rtl/>
          </w:rPr>
          <w:delText xml:space="preserve">ליטמא</w:delText>
        </w:r>
      </w:del>
      <w:r w:rsidRPr="0092071B">
        <w:rPr>
          <w:rFonts w:ascii="FrankRuehl" w:hAnsi="FrankRuehl"/>
          <w:sz w:val="20"/>
          <w:rtl/>
        </w:rPr>
        <w:t xml:space="preserve"> טומאה חמורה צריכין הכשר, יצתה נבלת עוף טהור, שסופה </w:t>
      </w:r>
      <w:ins w:id="90315" w:author="Claude - סמנטי" w:date="2026-10-11T12:26:16Z">
        <w:r>
          <w:rPr>
            <w:rFonts w:ascii="FrankRuehl" w:hAnsi="FrankRuehl"/>
            <w:sz w:val="20"/>
            <w:rtl/>
          </w:rPr>
          <w:t xml:space="preserve">להיטמא</w:t>
        </w:r>
      </w:ins>
      <w:del w:id="90316" w:author="Claude - סמנטי" w:date="2026-10-11T12:26:16Z">
        <w:r w:rsidRPr="0092071B">
          <w:rPr>
            <w:rFonts w:ascii="FrankRuehl" w:hAnsi="FrankRuehl"/>
            <w:sz w:val="20"/>
            <w:rtl/>
          </w:rPr>
          <w:delText xml:space="preserve">ליטמא</w:delText>
        </w:r>
      </w:del>
      <w:r w:rsidRPr="0092071B">
        <w:rPr>
          <w:rFonts w:ascii="FrankRuehl" w:hAnsi="FrankRuehl"/>
          <w:sz w:val="20"/>
          <w:rtl/>
        </w:rPr>
        <w:t xml:space="preserve"> טומאה חמורה ואין צריכה הכשר</w:t>
      </w:r>
      <w:ins w:id="95225" w:author="מנוע מכני" w:date="2026-10-11T12:04:39Z">
        <w:r>
          <w:rPr>
            <w:rFonts w:ascii="FrankRuehl" w:hAnsi="FrankRuehl"/>
            <w:sz w:val="20"/>
            <w:rtl/>
          </w:rPr>
          <w:t xml:space="preserve">,</w:t>
        </w:r>
      </w:ins>
      <w:del w:id="95226" w:author="מנוע מכני" w:date="2026-10-11T12:04:39Z">
        <w:r>
          <w:rPr>
            <w:rFonts w:ascii="FrankRuehl" w:hAnsi="FrankRuehl"/>
            <w:sz w:val="20"/>
            <w:rtl/>
          </w:rPr>
          <w:delText xml:space="preserve">;</w:delText>
        </w:r>
      </w:del>
    </w:p>
    <w:p>
      <w:pPr>
        <w:pStyle w:val="38"/>
        <w:rPr>
          <w:ins w:id="100925" w:author="מנוע מכני" w:date="2026-10-11T12:04:39Z"/>
        </w:rPr>
      </w:pPr>
      <w:r w:rsidRPr="0092071B">
        <w:t xml:space="preserve">אלא</w:t>
      </w:r>
    </w:p>
    <w:p w:rsidR="00DA63EC" w:rsidRDefault="00DA63EC" w:rsidP="00DA63EC">
      <w:pPr>
        <w:rPr>
          <w:rFonts w:ascii="FrankRuehl" w:hAnsi="FrankRuehl"/>
          <w:sz w:val="20"/>
          <w:rtl/>
        </w:rPr>
      </w:pPr>
      <w:del w:id="100926"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לרבנן, </w:t>
      </w:r>
      <w:ins w:id="96095" w:author="מנוע מכני" w:date="2026-10-11T12:04:39Z">
        <w:r>
          <w:rPr>
            <w:rFonts w:ascii="FrankRuehl" w:hAnsi="FrankRuehl"/>
            <w:sz w:val="20"/>
            <w:rtl/>
          </w:rPr>
          <w:t xml:space="preserve">אם </w:t>
        </w:r>
      </w:ins>
      <w:del w:id="96096" w:author="מנוע מכני" w:date="2026-10-11T12:04:39Z">
        <w:r w:rsidRPr="0092071B">
          <w:rPr>
            <w:rFonts w:ascii="FrankRuehl" w:hAnsi="FrankRuehl"/>
            <w:sz w:val="20"/>
            <w:rtl/>
          </w:rPr>
          <w:delText xml:space="preserve">אי </w:delText>
        </w:r>
      </w:del>
      <w:ins w:id="93761" w:author="מנוע מכני" w:date="2026-10-11T12:04:39Z">
        <w:r>
          <w:rPr>
            <w:rFonts w:ascii="FrankRuehl" w:hAnsi="FrankRuehl"/>
            <w:sz w:val="20"/>
            <w:rtl/>
          </w:rPr>
          <w:t xml:space="preserve">יש</w:t>
        </w:r>
      </w:ins>
      <w:del w:id="93762" w:author="מנוע מכני" w:date="2026-10-11T12:04:39Z">
        <w:r w:rsidRPr="0092071B">
          <w:rPr>
            <w:rFonts w:ascii="FrankRuehl" w:hAnsi="FrankRuehl"/>
            <w:sz w:val="20"/>
            <w:rtl/>
          </w:rPr>
          <w:delText xml:space="preserve">אית</w:delText>
        </w:r>
      </w:del>
      <w:r w:rsidRPr="0092071B">
        <w:rPr>
          <w:rFonts w:ascii="FrankRuehl" w:hAnsi="FrankRuehl"/>
          <w:sz w:val="20"/>
          <w:rtl/>
        </w:rPr>
        <w:t xml:space="preserve"> </w:t>
      </w:r>
      <w:ins w:id="95513" w:author="מנוע מכני" w:date="2026-10-11T12:04:39Z">
        <w:r>
          <w:rPr>
            <w:rFonts w:ascii="FrankRuehl" w:hAnsi="FrankRuehl"/>
            <w:sz w:val="20"/>
            <w:rtl/>
          </w:rPr>
          <w:t xml:space="preserve">להם</w:t>
        </w:r>
      </w:ins>
      <w:del w:id="95514" w:author="מנוע מכני" w:date="2026-10-11T12:04:39Z">
        <w:r w:rsidRPr="0092071B">
          <w:rPr>
            <w:rFonts w:ascii="FrankRuehl" w:hAnsi="FrankRuehl"/>
            <w:sz w:val="20"/>
            <w:rtl/>
          </w:rPr>
          <w:delText xml:space="preserve">להו</w:delText>
        </w:r>
      </w:del>
      <w:r w:rsidRPr="0092071B">
        <w:rPr>
          <w:rFonts w:ascii="FrankRuehl" w:hAnsi="FrankRuehl"/>
          <w:sz w:val="20"/>
          <w:rtl/>
        </w:rPr>
        <w:t xml:space="preserve"> דתנא דבי </w:t>
      </w:r>
      <w:r w:rsidRPr="0092071B">
        <w:rPr>
          <w:rStyle w:val="2fb"/>
          <w:rFonts w:ascii="FrankRuehl" w:hAnsi="FrankRuehl"/>
          <w:sz w:val="20"/>
          <w:rtl/>
        </w:rPr>
        <w:t xml:space="preserve">רבי ישמעאל</w:t>
      </w:r>
      <w:r w:rsidRPr="0092071B">
        <w:rPr>
          <w:rFonts w:ascii="FrankRuehl" w:hAnsi="FrankRuehl"/>
          <w:sz w:val="20"/>
          <w:rtl/>
        </w:rPr>
        <w:t xml:space="preserve">, </w:t>
      </w:r>
      <w:ins w:id="90487" w:author="מנוע מכני" w:date="2026-10-11T12:04:39Z">
        <w:r>
          <w:rPr>
            <w:rFonts w:ascii="FrankRuehl" w:hAnsi="FrankRuehl"/>
            <w:sz w:val="20"/>
            <w:rtl/>
          </w:rPr>
          <w:t xml:space="preserve">אפי'</w:t>
        </w:r>
      </w:ins>
      <w:del w:id="90488" w:author="מנוע מכני" w:date="2026-10-11T12:04:39Z">
        <w:r w:rsidRPr="0092071B">
          <w:rPr>
            <w:rFonts w:ascii="FrankRuehl" w:hAnsi="FrankRuehl"/>
            <w:sz w:val="20"/>
            <w:rtl/>
          </w:rPr>
          <w:delText xml:space="preserve">אפילו</w:delText>
        </w:r>
      </w:del>
      <w:r w:rsidRPr="0092071B">
        <w:rPr>
          <w:rFonts w:ascii="FrankRuehl" w:hAnsi="FrankRuehl"/>
          <w:sz w:val="20"/>
          <w:rtl/>
        </w:rPr>
        <w:t xml:space="preserve"> שעיר המשתלח!</w:t>
      </w:r>
    </w:p>
    <w:p w:rsidR="00DA63EC" w:rsidRDefault="00DA63EC" w:rsidP="00DA63EC">
      <w:pPr>
        <w:rPr>
          <w:rFonts w:ascii="FrankRuehl" w:hAnsi="FrankRuehl"/>
          <w:sz w:val="20"/>
          <w:rtl/>
        </w:rPr>
      </w:pPr>
      <w:ins w:id="96097" w:author="מנוע מכני" w:date="2026-10-11T12:04:39Z">
        <w:r>
          <w:rPr>
            <w:rFonts w:ascii="FrankRuehl" w:hAnsi="FrankRuehl"/>
            <w:sz w:val="20"/>
            <w:rtl/>
          </w:rPr>
          <w:t xml:space="preserve">אם </w:t>
        </w:r>
      </w:ins>
      <w:del w:id="96098" w:author="מנוע מכני" w:date="2026-10-11T12:04:39Z">
        <w:r w:rsidRPr="0092071B">
          <w:rPr>
            <w:rFonts w:ascii="FrankRuehl" w:hAnsi="FrankRuehl"/>
            <w:sz w:val="20"/>
            <w:rtl/>
          </w:rPr>
          <w:delText xml:space="preserve">אי </w:delText>
        </w:r>
      </w:del>
      <w:ins w:id="93765" w:author="מנוע מכני" w:date="2026-10-11T12:04:39Z">
        <w:r>
          <w:rPr>
            <w:rFonts w:ascii="FrankRuehl" w:hAnsi="FrankRuehl"/>
            <w:sz w:val="20"/>
            <w:rtl/>
          </w:rPr>
          <w:t xml:space="preserve">אין</w:t>
        </w:r>
      </w:ins>
      <w:del w:id="93766" w:author="מנוע מכני" w:date="2026-10-11T12:04:39Z">
        <w:r w:rsidRPr="0092071B">
          <w:rPr>
            <w:rFonts w:ascii="FrankRuehl" w:hAnsi="FrankRuehl"/>
            <w:sz w:val="20"/>
            <w:rtl/>
          </w:rPr>
          <w:delText xml:space="preserve">לית</w:delText>
        </w:r>
      </w:del>
      <w:r w:rsidRPr="0092071B">
        <w:rPr>
          <w:rFonts w:ascii="FrankRuehl" w:hAnsi="FrankRuehl"/>
          <w:sz w:val="20"/>
          <w:rtl/>
        </w:rPr>
        <w:t xml:space="preserve"> </w:t>
      </w:r>
      <w:ins w:id="93763" w:author="מנוע מכני" w:date="2026-10-11T12:04:39Z">
        <w:r>
          <w:rPr>
            <w:rFonts w:ascii="FrankRuehl" w:hAnsi="FrankRuehl"/>
            <w:sz w:val="20"/>
            <w:rtl/>
          </w:rPr>
          <w:t xml:space="preserve">לו</w:t>
        </w:r>
      </w:ins>
      <w:del w:id="93764"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 אפי' פרה ופרים</w:t>
      </w:r>
    </w:p>
    <w:p>
      <w:pPr>
        <w:pStyle w:val="38"/>
        <w:rPr>
          <w:ins w:id="100927" w:author="מנוע מכני" w:date="2026-10-11T12:04:39Z"/>
        </w:rPr>
      </w:pPr>
      <w:r>
        <w:t>כשבא ר</w:t>
      </w:r>
      <w:r>
        <w:t>"</w:t>
      </w:r>
      <w:r>
        <w:t xml:space="preserve">ד </w:t>
      </w:r>
      <w:ins w:id="92021" w:author="מנוע מכני" w:date="2026-10-11T12:04:39Z">
        <w:r>
          <w:t xml:space="preserve">אמרו</w:t>
        </w:r>
      </w:ins>
      <w:del w:id="92022" w:author="מנוע מכני" w:date="2026-10-11T12:04:39Z">
        <w:r w:rsidRPr="0092071B">
          <w:delText xml:space="preserve">אמרי</w:delText>
        </w:r>
      </w:del>
      <w:r w:rsidRPr="0092071B">
        <w:t xml:space="preserve"> במערבא:</w:t>
      </w:r>
    </w:p>
    <w:p w:rsidR="00DA63EC" w:rsidRDefault="00DA63EC" w:rsidP="00DA63EC">
      <w:pPr>
        <w:rPr>
          <w:rFonts w:ascii="FrankRuehl" w:hAnsi="FrankRuehl"/>
          <w:sz w:val="20"/>
          <w:rtl/>
        </w:rPr>
      </w:pPr>
      <w:del w:id="100928"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צריכין הכשר טומאה ממקום אחר.</w:t>
      </w:r>
    </w:p>
    <w:p w:rsidR="00DA63EC" w:rsidRDefault="00DA63EC" w:rsidP="00DA63EC">
      <w:pPr>
        <w:rPr>
          <w:rFonts w:ascii="FrankRuehl" w:hAnsi="FrankRuehl"/>
          <w:b/>
          <w:bCs/>
          <w:sz w:val="20"/>
          <w:rtl/>
        </w:rPr>
      </w:pPr>
    </w:p>
    <w:p>
      <w:pPr>
        <w:pStyle w:val="afffff8"/>
        <w:rPr>
          <w:ins w:id="90095" w:author="קלוד" w:date="2026-10-11T12:29:36Z"/>
        </w:rPr>
      </w:pPr>
      <w:ins w:id="90096" w:author="קלוד" w:date="2026-10-11T12:29:36Z">
        <w:r>
          <w:rPr>
            <w:color w:val="7B3F00"/>
          </w:rPr>
          <w:t xml:space="preserve">מחוסר יציאה - האם כמחוסר מעשה</w:t>
        </w:r>
      </w:ins>
    </w:p>
    <w:p>
      <w:pPr>
        <w:pStyle w:val="38"/>
        <w:rPr>
          <w:ins w:id="100930" w:author="מנוע מכני" w:date="2026-10-11T12:04:39Z"/>
        </w:rPr>
      </w:pPr>
      <w:del w:id="100929" w:author="מנוע מכני" w:date="2026-10-11T12:04:39Z">
        <w:r>
          <w:delText xml:space="preserve">•</w:delText>
        </w:r>
      </w:del>
      <w:r>
        <w:t xml:space="preserve"> </w:t>
      </w:r>
      <w:r w:rsidRPr="00435194">
        <w:t>בעי ר</w:t>
      </w:r>
      <w:r>
        <w:t>"</w:t>
      </w:r>
      <w:r>
        <w:t>א</w:t>
      </w:r>
      <w:r w:rsidRPr="0092071B">
        <w:t xml:space="preserve">:</w:t>
      </w:r>
    </w:p>
    <w:p w:rsidR="00DA63EC" w:rsidRDefault="00DA63EC" w:rsidP="00DA63EC">
      <w:pPr>
        <w:rPr>
          <w:rFonts w:ascii="FrankRuehl" w:hAnsi="FrankRuehl"/>
          <w:sz w:val="20"/>
          <w:rtl/>
        </w:rPr>
      </w:pPr>
      <w:del w:id="100931"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פרים ושעירים הנשרפים מהו שיטמאו אוכלין ומשקין בפנים כבחוץ? מחוסר יציאה כמחוסר מעשה דמי או </w:t>
      </w:r>
      <w:r w:rsidRPr="0092071B">
        <w:rPr>
          <w:rFonts w:ascii="FrankRuehl" w:hAnsi="FrankRuehl"/>
          <w:sz w:val="20"/>
          <w:rtl/>
        </w:rPr>
        <w:t xml:space="preserve">לא</w:t>
      </w:r>
      <w:r w:rsidRPr="0092071B">
        <w:rPr>
          <w:rFonts w:ascii="FrankRuehl" w:hAnsi="FrankRuehl"/>
          <w:sz w:val="20"/>
          <w:rtl/>
        </w:rPr>
        <w:t xml:space="preserve">? </w:t>
      </w:r>
    </w:p>
    <w:p w:rsidR="00DA63EC" w:rsidRDefault="00DA63EC" w:rsidP="00DA63EC">
      <w:pPr>
        <w:rPr>
          <w:rFonts w:ascii="FrankRuehl" w:hAnsi="FrankRuehl"/>
          <w:sz w:val="20"/>
          <w:rtl/>
        </w:rPr>
      </w:pPr>
      <w:r>
        <w:rPr>
          <w:rFonts w:ascii="FrankRuehl" w:hAnsi="FrankRuehl"/>
          <w:sz w:val="20"/>
          <w:rtl/>
        </w:rPr>
        <w:tab/>
      </w:r>
      <w:ins w:id="96771" w:author="מנוע מכני" w:date="2026-10-11T12:04:39Z">
        <w:r>
          <w:rPr>
            <w:rFonts w:ascii="FrankRuehl" w:hAnsi="FrankRuehl"/>
            <w:sz w:val="20"/>
            <w:rtl/>
          </w:rPr>
          <w:t xml:space="preserve">אחר</w:t>
        </w:r>
      </w:ins>
      <w:del w:id="96772" w:author="מנוע מכני" w:date="2026-10-11T12:04:39Z">
        <w:r w:rsidRPr="0092071B">
          <w:rPr>
            <w:rFonts w:ascii="FrankRuehl" w:hAnsi="FrankRuehl"/>
            <w:sz w:val="20"/>
            <w:rtl/>
          </w:rPr>
          <w:delText xml:space="preserve">בתר</w:delText>
        </w:r>
      </w:del>
      <w:r w:rsidRPr="0092071B">
        <w:rPr>
          <w:rFonts w:ascii="FrankRuehl" w:hAnsi="FrankRuehl"/>
          <w:sz w:val="20"/>
          <w:rtl/>
        </w:rPr>
        <w:t xml:space="preserve"> דבעיא הדר פשטה: מחוסר יציאה כמחוסר מעשה דמי.</w:t>
      </w:r>
    </w:p>
    <w:p>
      <w:pPr>
        <w:pStyle w:val="afffff8"/>
        <w:rPr>
          <w:ins w:id="90093" w:author="קלוד" w:date="2026-10-11T12:29:36Z"/>
        </w:rPr>
      </w:pPr>
      <w:ins w:id="90094" w:author="קלוד" w:date="2026-10-11T12:29:36Z">
        <w:r>
          <w:rPr>
            <w:color w:val="7B3F00"/>
          </w:rPr>
          <w:t xml:space="preserve">נבלת עוף טהור - מחוסר קריבה כמחוסר מעשה</w:t>
        </w:r>
      </w:ins>
    </w:p>
    <w:p>
      <w:pPr>
        <w:pStyle w:val="38"/>
        <w:rPr>
          <w:ins w:id="100933" w:author="מנוע מכני" w:date="2026-10-11T12:04:39Z"/>
        </w:rPr>
      </w:pPr>
      <w:del w:id="100932" w:author="מנוע מכני" w:date="2026-10-11T12:04:39Z">
        <w:r>
          <w:delText xml:space="preserve">•</w:delText>
        </w:r>
      </w:del>
      <w:r>
        <w:t xml:space="preserve"> </w:t>
      </w:r>
      <w:r w:rsidRPr="00B86088">
        <w:t xml:space="preserve">בעא </w:t>
      </w:r>
      <w:r w:rsidRPr="00B86088">
        <w:t>ראב</w:t>
      </w:r>
      <w:r>
        <w:t>"</w:t>
      </w:r>
      <w:r w:rsidRPr="00B86088">
        <w:t>ש מרחב</w:t>
      </w:r>
      <w:r>
        <w:t>"</w:t>
      </w:r>
      <w:r w:rsidRPr="00B86088">
        <w:t>א</w:t>
      </w:r>
      <w:r w:rsidRPr="0092071B">
        <w:t xml:space="preserve">:</w:t>
      </w:r>
    </w:p>
    <w:p w:rsidR="00DA63EC" w:rsidRDefault="00DA63EC" w:rsidP="00DA63EC">
      <w:pPr>
        <w:rPr>
          <w:rFonts w:ascii="FrankRuehl" w:hAnsi="FrankRuehl"/>
          <w:sz w:val="20"/>
          <w:rtl/>
        </w:rPr>
      </w:pPr>
      <w:del w:id="100934"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נבלת עוף טהור, </w:t>
      </w:r>
      <w:r w:rsidRPr="0092071B">
        <w:rPr>
          <w:rStyle w:val="2fb"/>
          <w:rFonts w:ascii="FrankRuehl" w:hAnsi="FrankRuehl"/>
          <w:sz w:val="20"/>
          <w:rtl/>
        </w:rPr>
        <w:t xml:space="preserve">לר</w:t>
      </w:r>
      <w:r>
        <w:rPr>
          <w:rStyle w:val="2fb"/>
          <w:rFonts w:ascii="FrankRuehl" w:hAnsi="FrankRuehl"/>
          <w:sz w:val="20"/>
          <w:rtl/>
        </w:rPr>
        <w:t>"</w:t>
      </w:r>
      <w:r>
        <w:rPr>
          <w:rStyle w:val="2fb"/>
          <w:rFonts w:ascii="FrankRuehl" w:hAnsi="FrankRuehl" w:hint="cs"/>
          <w:sz w:val="20"/>
          <w:rtl/>
        </w:rPr>
        <w:t>מ</w:t>
      </w:r>
      <w:r w:rsidRPr="0092071B">
        <w:rPr>
          <w:rFonts w:ascii="FrankRuehl" w:hAnsi="FrankRuehl"/>
          <w:sz w:val="20"/>
          <w:rtl/>
        </w:rPr>
        <w:t xml:space="preserve">, מהו שיטמא בכזית? דמחתא לארעא </w:t>
      </w:r>
      <w:r w:rsidRPr="0092071B">
        <w:rPr>
          <w:rFonts w:ascii="FrankRuehl" w:hAnsi="FrankRuehl"/>
          <w:sz w:val="20"/>
          <w:rtl/>
        </w:rPr>
        <w:t xml:space="preserve">לא</w:t>
      </w:r>
      <w:r w:rsidRPr="0092071B">
        <w:rPr>
          <w:rFonts w:ascii="FrankRuehl" w:hAnsi="FrankRuehl"/>
          <w:sz w:val="20"/>
          <w:rtl/>
        </w:rPr>
        <w:t xml:space="preserve"> תיבעי לך, דנקיט בפומיה </w:t>
      </w:r>
      <w:r w:rsidRPr="0092071B">
        <w:rPr>
          <w:rFonts w:ascii="FrankRuehl" w:hAnsi="FrankRuehl"/>
          <w:sz w:val="20"/>
          <w:rtl/>
        </w:rPr>
        <w:t xml:space="preserve">לא</w:t>
      </w:r>
      <w:r w:rsidRPr="0092071B">
        <w:rPr>
          <w:rFonts w:ascii="FrankRuehl" w:hAnsi="FrankRuehl"/>
          <w:sz w:val="20"/>
          <w:rtl/>
        </w:rPr>
        <w:t xml:space="preserve"> תיבעי לך, </w:t>
      </w:r>
    </w:p>
    <w:p w:rsidR="00DA63EC" w:rsidRDefault="00DA63EC" w:rsidP="00DA63EC">
      <w:pPr>
        <w:rPr>
          <w:rFonts w:ascii="FrankRuehl" w:hAnsi="FrankRuehl"/>
          <w:sz w:val="20"/>
          <w:rtl/>
        </w:rPr>
      </w:pPr>
      <w:r>
        <w:rPr>
          <w:rFonts w:ascii="FrankRuehl" w:hAnsi="FrankRuehl"/>
          <w:sz w:val="20"/>
          <w:rtl/>
        </w:rPr>
        <w:tab/>
      </w:r>
      <w:r w:rsidRPr="0092071B">
        <w:rPr>
          <w:rFonts w:ascii="FrankRuehl" w:hAnsi="FrankRuehl"/>
          <w:sz w:val="20"/>
          <w:rtl/>
        </w:rPr>
        <w:t xml:space="preserve">כי תיבעי לך - דנקיט </w:t>
      </w:r>
      <w:ins w:id="93767" w:author="מנוע מכני" w:date="2026-10-11T12:04:39Z">
        <w:r>
          <w:rPr>
            <w:rFonts w:ascii="FrankRuehl" w:hAnsi="FrankRuehl"/>
            <w:sz w:val="20"/>
            <w:rtl/>
          </w:rPr>
          <w:t xml:space="preserve">לו</w:t>
        </w:r>
      </w:ins>
      <w:del w:id="93768" w:author="מנוע מכני" w:date="2026-10-11T12:04:39Z">
        <w:r w:rsidRPr="0092071B">
          <w:rPr>
            <w:rFonts w:ascii="FrankRuehl" w:hAnsi="FrankRuehl"/>
            <w:sz w:val="20"/>
            <w:rtl/>
          </w:rPr>
          <w:delText xml:space="preserve">ליה</w:delText>
        </w:r>
      </w:del>
      <w:r w:rsidRPr="0092071B">
        <w:rPr>
          <w:rFonts w:ascii="FrankRuehl" w:hAnsi="FrankRuehl"/>
          <w:sz w:val="20"/>
          <w:rtl/>
        </w:rPr>
        <w:t xml:space="preserve"> בידיה, מחוסר קריבה כמחוסר מעשה דמי או </w:t>
      </w:r>
      <w:r w:rsidRPr="0092071B">
        <w:rPr>
          <w:rFonts w:ascii="FrankRuehl" w:hAnsi="FrankRuehl"/>
          <w:sz w:val="20"/>
          <w:rtl/>
        </w:rPr>
        <w:t xml:space="preserve">לא</w:t>
      </w:r>
      <w:r w:rsidRPr="0092071B">
        <w:rPr>
          <w:rFonts w:ascii="FrankRuehl" w:hAnsi="FrankRuehl"/>
          <w:sz w:val="20"/>
          <w:rtl/>
        </w:rPr>
        <w:t xml:space="preserve">? </w:t>
      </w:r>
    </w:p>
    <w:p w:rsidR="00DA63EC" w:rsidRDefault="00DA63EC" w:rsidP="00DA63EC">
      <w:pPr>
        <w:pStyle w:val="afff3"/>
        <w:framePr w:wrap="around"/>
        <w:rPr>
          <w:rtl/>
        </w:rPr>
      </w:pPr>
      <w:r>
        <w:rPr>
          <w:rFonts w:hint="cs"/>
          <w:rtl/>
        </w:rPr>
        <w:t>קה:</w:t>
      </w:r>
    </w:p>
    <w:p w:rsidR="00DA63EC" w:rsidRDefault="00DA63EC" w:rsidP="00DA63EC">
      <w:pPr>
        <w:pStyle w:val="affffb"/>
        <w:rPr>
          <w:rtl/>
        </w:rPr>
      </w:pPr>
      <w:r>
        <w:rPr>
          <w:rtl/>
        </w:rPr>
        <w:t xml:space="preserve">-</w:t>
      </w:r>
      <w:ins w:id="95227" w:author="מנוע מכני" w:date="2026-10-11T12:04:39Z">
        <w:r>
          <w:rPr>
            <w:rtl/>
          </w:rPr>
          <w:t xml:space="preserve"> </w:t>
        </w:r>
      </w:ins>
      <w:del w:id="95228" w:author="מנוע מכני" w:date="2026-10-11T12:04:39Z">
        <w:r>
          <w:rPr>
            <w:rtl/>
          </w:rPr>
          <w:delText xml:space="preserve"> </w:delText>
        </w:r>
        <w:r w:rsidRPr="0092071B">
          <w:rPr>
            <w:rtl/>
          </w:rPr>
          <w:delText xml:space="preserve"> </w:delText>
        </w:r>
      </w:del>
      <w:r w:rsidRPr="0092071B">
        <w:rPr>
          <w:rtl/>
        </w:rPr>
        <w:t xml:space="preserve">מחוסר קריבה </w:t>
      </w:r>
      <w:ins w:id="92023" w:author="מנוע מכני" w:date="2026-10-11T12:04:39Z">
        <w:r>
          <w:rPr>
            <w:rtl/>
          </w:rPr>
          <w:t xml:space="preserve">לא</w:t>
        </w:r>
      </w:ins>
      <w:del w:id="92024" w:author="מנוע מכני" w:date="2026-10-11T12:04:39Z">
        <w:r w:rsidRPr="0092071B">
          <w:rPr>
            <w:rtl/>
          </w:rPr>
          <w:delText xml:space="preserve">לאו</w:delText>
        </w:r>
      </w:del>
      <w:r w:rsidRPr="0092071B">
        <w:rPr>
          <w:rtl/>
        </w:rPr>
        <w:t xml:space="preserve"> כמחוסר מעשה דמי.</w:t>
      </w:r>
    </w:p>
    <w:p>
      <w:pPr>
        <w:pStyle w:val="38"/>
        <w:rPr>
          <w:ins w:id="100936" w:author="מנוע מכני" w:date="2026-10-11T12:04:39Z"/>
        </w:rPr>
      </w:pPr>
      <w:del w:id="100935" w:author="מנוע מכני" w:date="2026-10-11T12:04:39Z">
        <w:r>
          <w:delText xml:space="preserve">•</w:delText>
        </w:r>
      </w:del>
      <w:r>
        <w:t xml:space="preserve"> </w:t>
      </w:r>
      <w:r>
        <w:t xml:space="preserve">והך</w:t>
      </w:r>
    </w:p>
    <w:p w:rsidR="00DA63EC" w:rsidRDefault="00DA63EC" w:rsidP="00DA63EC">
      <w:pPr>
        <w:rPr>
          <w:rFonts w:ascii="FrankRuehl" w:hAnsi="FrankRuehl"/>
          <w:sz w:val="20"/>
          <w:rtl/>
        </w:rPr>
      </w:pPr>
      <w:del w:id="100937" w:author="מנוע מכני" w:date="2026-10-11T12:04:39Z">
        <w:r>
          <w:rPr>
            <w:rFonts w:ascii="FrankRuehl" w:hAnsi="FrankRuehl" w:hint="cs"/>
            <w:sz w:val="20"/>
            <w:rtl/>
          </w:rPr>
          <w:delText xml:space="preserve"> </w:delText>
        </w:r>
      </w:del>
      <w:r>
        <w:rPr>
          <w:rFonts w:ascii="FrankRuehl" w:hAnsi="FrankRuehl" w:hint="cs"/>
          <w:sz w:val="20"/>
          <w:rtl/>
        </w:rPr>
        <w:t xml:space="preserve">ד</w:t>
      </w:r>
      <w:r w:rsidRPr="0092071B">
        <w:rPr>
          <w:rFonts w:ascii="FrankRuehl" w:hAnsi="FrankRuehl"/>
          <w:sz w:val="20"/>
          <w:rtl/>
        </w:rPr>
        <w:t xml:space="preserve">שלשה עשר דברים נאמרו בנבלת עוף טהור, וזה אחד מהן, </w:t>
      </w:r>
    </w:p>
    <w:p w:rsidR="00DA63EC" w:rsidRPr="00E105BC" w:rsidRDefault="00DA63EC" w:rsidP="00DA63EC">
      <w:pPr>
        <w:rPr>
          <w:rFonts w:ascii="FrankRuehl" w:hAnsi="FrankRuehl"/>
          <w:spacing w:val="-2"/>
          <w:sz w:val="20"/>
          <w:rtl/>
        </w:rPr>
      </w:pPr>
      <w:r w:rsidRPr="00E105BC">
        <w:rPr>
          <w:rFonts w:ascii="FrankRuehl" w:hAnsi="FrankRuehl"/>
          <w:spacing w:val="-2"/>
          <w:sz w:val="20"/>
          <w:rtl/>
        </w:rPr>
        <w:t xml:space="preserve">צריכה מחשבה ואין צריכה הכשר ומטמא טומאת אוכלין בכביצה</w:t>
      </w:r>
      <w:ins w:id="95229" w:author="מנוע מכני" w:date="2026-10-11T12:04:39Z">
        <w:r>
          <w:rPr>
            <w:rFonts w:ascii="FrankRuehl" w:hAnsi="FrankRuehl"/>
            <w:spacing w:val="-2"/>
            <w:sz w:val="20"/>
            <w:rtl/>
          </w:rPr>
          <w:t xml:space="preserve">,</w:t>
        </w:r>
      </w:ins>
      <w:del w:id="95230" w:author="מנוע מכני" w:date="2026-10-11T12:04:39Z">
        <w:r w:rsidRPr="00E105BC">
          <w:rPr>
            <w:rFonts w:ascii="FrankRuehl" w:hAnsi="FrankRuehl"/>
            <w:spacing w:val="-2"/>
            <w:sz w:val="20"/>
            <w:rtl/>
          </w:rPr>
          <w:delText xml:space="preserve">;</w:delText>
        </w:r>
      </w:del>
      <w:ins w:id="95231" w:author="מנוע מכני" w:date="2026-10-11T12:04:39Z">
        <w:r>
          <w:rPr>
            <w:rFonts w:ascii="FrankRuehl" w:hAnsi="FrankRuehl" w:hint="cs"/>
            <w:spacing w:val="-2"/>
            <w:sz w:val="20"/>
            <w:rtl/>
          </w:rPr>
          <w:t xml:space="preserve"> </w:t>
        </w:r>
      </w:ins>
      <w:del w:id="95232" w:author="מנוע מכני" w:date="2026-10-11T12:04:39Z">
        <w:r w:rsidRPr="00E105BC">
          <w:rPr>
            <w:rFonts w:ascii="FrankRuehl" w:hAnsi="FrankRuehl" w:hint="cs"/>
            <w:spacing w:val="-2"/>
            <w:sz w:val="20"/>
            <w:rtl/>
          </w:rPr>
          <w:delText xml:space="preserve">  </w:delText>
        </w:r>
      </w:del>
      <w:r w:rsidRPr="00E105BC">
        <w:rPr>
          <w:rFonts w:ascii="FrankRuehl" w:hAnsi="FrankRuehl" w:hint="cs"/>
          <w:spacing w:val="-2"/>
          <w:sz w:val="20"/>
          <w:rtl/>
        </w:rPr>
        <w:t xml:space="preserve">- </w:t>
      </w:r>
      <w:ins w:id="92025" w:author="מנוע מכני" w:date="2026-10-11T12:04:39Z">
        <w:r>
          <w:rPr>
            <w:rFonts w:ascii="FrankRuehl" w:hAnsi="FrankRuehl" w:hint="cs"/>
            <w:spacing w:val="-2"/>
            <w:sz w:val="20"/>
            <w:rtl/>
          </w:rPr>
          <w:t xml:space="preserve">ולא</w:t>
        </w:r>
      </w:ins>
      <w:del w:id="92026" w:author="מנוע מכני" w:date="2026-10-11T12:04:39Z">
        <w:r w:rsidRPr="00E105BC">
          <w:rPr>
            <w:rFonts w:ascii="FrankRuehl" w:hAnsi="FrankRuehl" w:hint="cs"/>
            <w:spacing w:val="-2"/>
            <w:sz w:val="20"/>
            <w:rtl/>
          </w:rPr>
          <w:delText xml:space="preserve">ולאו</w:delText>
        </w:r>
      </w:del>
      <w:r w:rsidRPr="00E105BC">
        <w:rPr>
          <w:rFonts w:ascii="FrankRuehl" w:hAnsi="FrankRuehl" w:hint="cs"/>
          <w:spacing w:val="-2"/>
          <w:sz w:val="20"/>
          <w:rtl/>
        </w:rPr>
        <w:t xml:space="preserve"> </w:t>
      </w:r>
      <w:r w:rsidRPr="00E105BC">
        <w:rPr>
          <w:rStyle w:val="2fb"/>
          <w:rFonts w:ascii="FrankRuehl" w:hAnsi="FrankRuehl" w:hint="cs"/>
          <w:spacing w:val="-2"/>
          <w:sz w:val="20"/>
          <w:rtl/>
        </w:rPr>
        <w:t xml:space="preserve">ר</w:t>
      </w:r>
      <w:r w:rsidRPr="00E105BC">
        <w:rPr>
          <w:rStyle w:val="2fb"/>
          <w:rFonts w:ascii="FrankRuehl" w:hAnsi="FrankRuehl"/>
          <w:spacing w:val="-2"/>
          <w:sz w:val="20"/>
          <w:rtl/>
        </w:rPr>
        <w:t>"</w:t>
      </w:r>
      <w:r w:rsidRPr="00E105BC">
        <w:rPr>
          <w:rStyle w:val="2fb"/>
          <w:rFonts w:ascii="FrankRuehl" w:hAnsi="FrankRuehl" w:hint="cs"/>
          <w:spacing w:val="-2"/>
          <w:sz w:val="20"/>
          <w:rtl/>
        </w:rPr>
        <w:t xml:space="preserve">מ</w:t>
      </w:r>
      <w:r w:rsidRPr="00E105BC">
        <w:rPr>
          <w:rFonts w:ascii="FrankRuehl" w:hAnsi="FrankRuehl" w:hint="cs"/>
          <w:spacing w:val="-2"/>
          <w:sz w:val="20"/>
          <w:rtl/>
        </w:rPr>
        <w:t xml:space="preserve"> היא אלא רבנן </w:t>
      </w:r>
    </w:p>
    <w:p>
      <w:pPr>
        <w:pStyle w:val="38"/>
        <w:rPr>
          <w:ins w:id="100938" w:author="מנוע מכני" w:date="2026-10-11T12:04:39Z"/>
        </w:rPr>
      </w:pPr>
      <w:r w:rsidRPr="0092071B">
        <w:t xml:space="preserve">והא </w:t>
      </w:r>
      <w:r>
        <w:t>ד</w:t>
      </w:r>
      <w:r w:rsidRPr="0092071B">
        <w:t xml:space="preserve">רישא:</w:t>
      </w:r>
    </w:p>
    <w:p w:rsidR="00DA63EC" w:rsidRDefault="00DA63EC" w:rsidP="00DA63EC">
      <w:pPr>
        <w:rPr>
          <w:rFonts w:ascii="FrankRuehl" w:hAnsi="FrankRuehl"/>
          <w:sz w:val="20"/>
          <w:rtl/>
        </w:rPr>
      </w:pPr>
      <w:del w:id="100939"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צריכה מחשבה ואין צריכה הכשר, </w:t>
      </w:r>
      <w:r>
        <w:rPr>
          <w:rFonts w:ascii="FrankRuehl" w:hAnsi="FrankRuehl" w:hint="cs"/>
          <w:sz w:val="20"/>
          <w:rtl/>
        </w:rPr>
        <w:t xml:space="preserve">אפי' </w:t>
      </w:r>
      <w:r>
        <w:rPr>
          <w:rStyle w:val="2fb"/>
          <w:rFonts w:ascii="FrankRuehl" w:hAnsi="FrankRuehl" w:hint="cs"/>
          <w:sz w:val="20"/>
          <w:rtl/>
        </w:rPr>
        <w:t xml:space="preserve">כר</w:t>
      </w:r>
      <w:r>
        <w:rPr>
          <w:rStyle w:val="2fb"/>
          <w:rFonts w:ascii="FrankRuehl" w:hAnsi="FrankRuehl"/>
          <w:sz w:val="20"/>
          <w:rtl/>
        </w:rPr>
        <w:t>"</w:t>
      </w:r>
      <w:r>
        <w:rPr>
          <w:rStyle w:val="2fb"/>
          <w:rFonts w:ascii="FrankRuehl" w:hAnsi="FrankRuehl" w:hint="cs"/>
          <w:sz w:val="20"/>
          <w:rtl/>
        </w:rPr>
        <w:t xml:space="preserve">מ</w:t>
      </w:r>
      <w:r>
        <w:rPr>
          <w:rFonts w:ascii="FrankRuehl" w:hAnsi="FrankRuehl" w:hint="cs"/>
          <w:sz w:val="20"/>
          <w:rtl/>
        </w:rPr>
        <w:t xml:space="preserve"> אפשר רישא </w:t>
      </w:r>
      <w:r>
        <w:rPr>
          <w:rStyle w:val="2fb"/>
          <w:rFonts w:ascii="FrankRuehl" w:hAnsi="FrankRuehl" w:hint="cs"/>
          <w:sz w:val="20"/>
          <w:rtl/>
        </w:rPr>
        <w:t xml:space="preserve">ר</w:t>
      </w:r>
      <w:r>
        <w:rPr>
          <w:rStyle w:val="2fb"/>
          <w:rFonts w:ascii="FrankRuehl" w:hAnsi="FrankRuehl"/>
          <w:sz w:val="20"/>
          <w:rtl/>
        </w:rPr>
        <w:t>"</w:t>
      </w:r>
      <w:r>
        <w:rPr>
          <w:rStyle w:val="2fb"/>
          <w:rFonts w:ascii="FrankRuehl" w:hAnsi="FrankRuehl" w:hint="cs"/>
          <w:sz w:val="20"/>
          <w:rtl/>
        </w:rPr>
        <w:t xml:space="preserve">מ</w:t>
      </w:r>
      <w:r>
        <w:rPr>
          <w:rFonts w:ascii="FrankRuehl" w:hAnsi="FrankRuehl" w:hint="cs"/>
          <w:sz w:val="20"/>
          <w:rtl/>
        </w:rPr>
        <w:t xml:space="preserve"> סיפא רבנן </w:t>
      </w:r>
    </w:p>
    <w:p>
      <w:pPr>
        <w:pStyle w:val="38"/>
        <w:rPr>
          <w:ins w:id="100940" w:author="מנוע מכני" w:date="2026-10-11T12:04:39Z"/>
        </w:rPr>
      </w:pPr>
      <w:r w:rsidRPr="00FE1B89">
        <w:t>והך דסיפא</w:t>
      </w:r>
      <w:r w:rsidRPr="00FE1B89">
        <w:t xml:space="preserve">:</w:t>
      </w:r>
    </w:p>
    <w:p w:rsidR="00DA63EC" w:rsidRPr="00FE1B89" w:rsidRDefault="00DA63EC" w:rsidP="00DA63EC">
      <w:pPr>
        <w:rPr>
          <w:rFonts w:ascii="FrankRuehl" w:hAnsi="FrankRuehl"/>
          <w:spacing w:val="-2"/>
          <w:sz w:val="20"/>
          <w:rtl/>
        </w:rPr>
      </w:pPr>
      <w:del w:id="100941" w:author="מנוע מכני" w:date="2026-10-11T12:04:39Z">
        <w:r w:rsidRPr="00FE1B89">
          <w:rPr>
            <w:rFonts w:ascii="FrankRuehl" w:hAnsi="FrankRuehl"/>
            <w:spacing w:val="-2"/>
            <w:sz w:val="20"/>
            <w:rtl/>
          </w:rPr>
          <w:delText xml:space="preserve"> </w:delText>
        </w:r>
      </w:del>
      <w:r w:rsidRPr="00FE1B89">
        <w:rPr>
          <w:rFonts w:ascii="FrankRuehl" w:hAnsi="FrankRuehl"/>
          <w:spacing w:val="-2"/>
          <w:sz w:val="20"/>
          <w:rtl/>
        </w:rPr>
        <w:t xml:space="preserve">שחיטתה ומליקתה מטהרת טריפתה מטומאתה</w:t>
      </w:r>
      <w:r w:rsidRPr="00FE1B89">
        <w:rPr>
          <w:rFonts w:ascii="FrankRuehl" w:hAnsi="FrankRuehl" w:hint="cs"/>
          <w:spacing w:val="-2"/>
          <w:sz w:val="20"/>
          <w:rtl/>
        </w:rPr>
        <w:t xml:space="preserve"> - </w:t>
      </w:r>
      <w:r w:rsidRPr="00FE1B89">
        <w:rPr>
          <w:rFonts w:ascii="FrankRuehl" w:hAnsi="FrankRuehl"/>
          <w:spacing w:val="-2"/>
          <w:sz w:val="20"/>
          <w:rtl/>
        </w:rPr>
        <w:t xml:space="preserve">רישא וסיפא </w:t>
      </w:r>
      <w:r w:rsidRPr="00FE1B89">
        <w:rPr>
          <w:rStyle w:val="2fb"/>
          <w:rFonts w:ascii="FrankRuehl" w:hAnsi="FrankRuehl"/>
          <w:spacing w:val="-2"/>
          <w:sz w:val="20"/>
          <w:rtl/>
        </w:rPr>
        <w:t xml:space="preserve">ר"</w:t>
      </w:r>
      <w:r w:rsidRPr="00FE1B89">
        <w:rPr>
          <w:rStyle w:val="2fb"/>
          <w:rFonts w:ascii="FrankRuehl" w:hAnsi="FrankRuehl" w:hint="cs"/>
          <w:spacing w:val="-2"/>
          <w:sz w:val="20"/>
          <w:rtl/>
        </w:rPr>
        <w:t>מ</w:t>
      </w:r>
      <w:r w:rsidRPr="00FE1B89">
        <w:rPr>
          <w:rFonts w:ascii="FrankRuehl" w:hAnsi="FrankRuehl"/>
          <w:spacing w:val="-2"/>
          <w:sz w:val="20"/>
          <w:rtl/>
        </w:rPr>
        <w:t xml:space="preserve"> </w:t>
      </w:r>
      <w:ins w:id="95671" w:author="מנוע מכני" w:date="2026-10-11T12:04:39Z">
        <w:r>
          <w:rPr>
            <w:rFonts w:ascii="FrankRuehl" w:hAnsi="FrankRuehl"/>
            <w:spacing w:val="-2"/>
            <w:sz w:val="20"/>
            <w:rtl/>
          </w:rPr>
          <w:t xml:space="preserve">ואמצעית</w:t>
        </w:r>
      </w:ins>
      <w:del w:id="95672" w:author="מנוע מכני" w:date="2026-10-11T12:04:39Z">
        <w:r w:rsidRPr="00FE1B89">
          <w:rPr>
            <w:rFonts w:ascii="FrankRuehl" w:hAnsi="FrankRuehl"/>
            <w:spacing w:val="-2"/>
            <w:sz w:val="20"/>
            <w:rtl/>
          </w:rPr>
          <w:delText xml:space="preserve">ומציעתא</w:delText>
        </w:r>
      </w:del>
      <w:r w:rsidRPr="00FE1B89">
        <w:rPr>
          <w:rFonts w:ascii="FrankRuehl" w:hAnsi="FrankRuehl"/>
          <w:spacing w:val="-2"/>
          <w:sz w:val="20"/>
          <w:rtl/>
        </w:rPr>
        <w:t xml:space="preserve"> רבנן.</w:t>
      </w:r>
    </w:p>
    <w:p>
      <w:pPr>
        <w:pStyle w:val="afffff8"/>
        <w:rPr>
          <w:ins w:id="90091" w:author="קלוד" w:date="2026-10-11T12:29:36Z"/>
        </w:rPr>
      </w:pPr>
      <w:ins w:id="90092" w:author="קלוד" w:date="2026-10-11T12:29:36Z">
        <w:r>
          <w:rPr>
            <w:color w:val="7B3F00"/>
          </w:rPr>
          <w:t xml:space="preserve">נבלת עוף טהור - האם מונין בה ראשון ושני</w:t>
        </w:r>
      </w:ins>
    </w:p>
    <w:p w:rsidR="00DA63EC" w:rsidRDefault="00DA63EC" w:rsidP="00DA63EC">
      <w:pPr>
        <w:rPr>
          <w:rFonts w:ascii="FrankRuehl" w:hAnsi="FrankRuehl"/>
          <w:sz w:val="20"/>
          <w:rtl/>
        </w:rPr>
      </w:pPr>
      <w:r>
        <w:rPr>
          <w:rFonts w:ascii="FrankRuehl" w:hAnsi="FrankRuehl"/>
          <w:sz w:val="20"/>
          <w:rtl/>
        </w:rPr>
        <w:t xml:space="preserve">• </w:t>
      </w:r>
      <w:ins w:id="90009" w:author="מנוע מכני" w:date="2026-10-11T12:04:39Z">
        <w:del w:id="101749" w:author="מנוע מכני" w:date="2026-10-11T12:04:39Z">
          <w:r>
            <w:rPr>
              <w:rFonts w:ascii="FrankRuehl" w:hAnsi="FrankRuehl" w:hint="cs"/>
              <w:sz w:val="20"/>
              <w:rtl/>
            </w:rPr>
            <w:delText xml:space="preserve">א"ל</w:delText>
          </w:r>
          <w:r>
            <w:rPr>
              <w:rFonts w:ascii="FrankRuehl" w:hAnsi="FrankRuehl" w:hint="cs"/>
              <w:sz w:val="20"/>
              <w:rtl/>
            </w:rPr>
            <w:delText xml:space="preserve"> </w:delText>
          </w:r>
        </w:del>
      </w:ins>
      <w:del w:id="90010" w:author="מנוע מכני" w:date="2026-10-11T12:04:39Z">
        <w:r>
          <w:rPr>
            <w:rFonts w:ascii="FrankRuehl" w:hAnsi="FrankRuehl" w:hint="cs"/>
            <w:sz w:val="20"/>
            <w:rtl/>
          </w:rPr>
          <w:delText xml:space="preserve">א'ל</w:delText>
        </w:r>
      </w:del>
      <w:r>
        <w:rPr>
          <w:rStyle w:val="2fb"/>
          <w:rFonts w:ascii="FrankRuehl" w:hAnsi="FrankRuehl" w:hint="cs"/>
          <w:sz w:val="20"/>
          <w:rtl/>
        </w:rPr>
        <w:t xml:space="preserve">רה</w:t>
      </w:r>
      <w:r>
        <w:rPr>
          <w:rStyle w:val="2fb"/>
          <w:rFonts w:ascii="FrankRuehl" w:hAnsi="FrankRuehl"/>
          <w:sz w:val="20"/>
          <w:rtl/>
        </w:rPr>
        <w:t>"</w:t>
      </w:r>
      <w:r>
        <w:rPr>
          <w:rStyle w:val="2fb"/>
          <w:rFonts w:ascii="FrankRuehl" w:hAnsi="FrankRuehl" w:hint="cs"/>
          <w:sz w:val="20"/>
          <w:rtl/>
        </w:rPr>
        <w:t xml:space="preserve">מ</w:t>
      </w:r>
      <w:r>
        <w:rPr>
          <w:rFonts w:ascii="FrankRuehl" w:hAnsi="FrankRuehl" w:hint="cs"/>
          <w:sz w:val="20"/>
          <w:rtl/>
        </w:rPr>
        <w:t xml:space="preserve"> </w:t>
      </w:r>
      <w:r>
        <w:rPr>
          <w:rStyle w:val="2fb"/>
          <w:rFonts w:ascii="FrankRuehl" w:hAnsi="FrankRuehl" w:hint="cs"/>
          <w:sz w:val="20"/>
          <w:rtl/>
        </w:rPr>
        <w:t xml:space="preserve">לר</w:t>
      </w:r>
      <w:r>
        <w:rPr>
          <w:rStyle w:val="2fb"/>
          <w:rFonts w:ascii="FrankRuehl" w:hAnsi="FrankRuehl"/>
          <w:sz w:val="20"/>
          <w:rtl/>
        </w:rPr>
        <w:t>"</w:t>
      </w:r>
      <w:r>
        <w:rPr>
          <w:rStyle w:val="2fb"/>
          <w:rFonts w:ascii="FrankRuehl" w:hAnsi="FrankRuehl" w:hint="cs"/>
          <w:sz w:val="20"/>
          <w:rtl/>
        </w:rPr>
        <w:t xml:space="preserve">ז</w:t>
      </w:r>
      <w:r>
        <w:rPr>
          <w:rFonts w:ascii="FrankRuehl" w:hAnsi="FrankRuehl" w:hint="cs"/>
          <w:sz w:val="20"/>
          <w:rtl/>
        </w:rPr>
        <w:t xml:space="preserve"> </w:t>
      </w:r>
      <w:r>
        <w:rPr>
          <w:rFonts w:ascii="FrankRuehl" w:hAnsi="FrankRuehl" w:hint="cs"/>
          <w:sz w:val="20"/>
          <w:rtl/>
        </w:rPr>
        <w:t xml:space="preserve">לא</w:t>
      </w:r>
      <w:r>
        <w:rPr>
          <w:rFonts w:ascii="FrankRuehl" w:hAnsi="FrankRuehl" w:hint="cs"/>
          <w:sz w:val="20"/>
          <w:rtl/>
        </w:rPr>
        <w:t xml:space="preserve"> תשב על רגלך עד שתאמר לי דבר זה</w:t>
      </w:r>
      <w:r w:rsidRPr="0092071B">
        <w:rPr>
          <w:rFonts w:ascii="FrankRuehl" w:hAnsi="FrankRuehl"/>
          <w:sz w:val="20"/>
          <w:rtl/>
        </w:rPr>
        <w:t xml:space="preserve">: נבלת עוף טהור </w:t>
      </w:r>
      <w:r w:rsidRPr="0092071B">
        <w:rPr>
          <w:rStyle w:val="2fb"/>
          <w:rFonts w:ascii="FrankRuehl" w:hAnsi="FrankRuehl"/>
          <w:sz w:val="20"/>
          <w:rtl/>
        </w:rPr>
        <w:t xml:space="preserve">לר"מ</w:t>
      </w:r>
      <w:r w:rsidRPr="0092071B">
        <w:rPr>
          <w:rFonts w:ascii="FrankRuehl" w:hAnsi="FrankRuehl"/>
          <w:sz w:val="20"/>
          <w:rtl/>
        </w:rPr>
        <w:t xml:space="preserve">, מונין לה ראשון ושני או אין מונין ראשון ושני? </w:t>
      </w:r>
    </w:p>
    <w:p>
      <w:pPr>
        <w:pStyle w:val="38"/>
        <w:rPr>
          <w:ins w:id="100942" w:author="מנוע מכני" w:date="2026-10-11T12:04:39Z"/>
        </w:rPr>
      </w:pPr>
      <w:r w:rsidRPr="0092071B">
        <w:t xml:space="preserve">א"ל</w:t>
      </w:r>
      <w:r w:rsidRPr="0092071B">
        <w:t xml:space="preserve">:</w:t>
      </w:r>
    </w:p>
    <w:p w:rsidR="00DA63EC" w:rsidRDefault="00DA63EC" w:rsidP="00DA63EC">
      <w:pPr>
        <w:rPr>
          <w:rFonts w:ascii="FrankRuehl" w:hAnsi="FrankRuehl"/>
          <w:sz w:val="20"/>
          <w:rtl/>
        </w:rPr>
      </w:pPr>
      <w:del w:id="100943"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כל </w:t>
      </w:r>
      <w:ins w:id="92027" w:author="מנוע מכני" w:date="2026-10-11T12:04:39Z">
        <w:r>
          <w:rPr>
            <w:rFonts w:ascii="FrankRuehl" w:hAnsi="FrankRuehl"/>
            <w:sz w:val="20"/>
            <w:rtl/>
          </w:rPr>
          <w:t xml:space="preserve">מקום</w:t>
        </w:r>
      </w:ins>
      <w:del w:id="92028" w:author="מנוע מכני" w:date="2026-10-11T12:04:39Z">
        <w:r w:rsidRPr="0092071B">
          <w:rPr>
            <w:rFonts w:ascii="FrankRuehl" w:hAnsi="FrankRuehl"/>
            <w:sz w:val="20"/>
            <w:rtl/>
          </w:rPr>
          <w:delText xml:space="preserve">היכא</w:delText>
        </w:r>
      </w:del>
      <w:r w:rsidRPr="0092071B">
        <w:rPr>
          <w:rFonts w:ascii="FrankRuehl" w:hAnsi="FrankRuehl"/>
          <w:sz w:val="20"/>
          <w:rtl/>
        </w:rPr>
        <w:t xml:space="preserve"> דמטמא אדם במגע - מונין בו ראשון ושני, כל </w:t>
      </w:r>
      <w:ins w:id="92029" w:author="מנוע מכני" w:date="2026-10-11T12:04:39Z">
        <w:r>
          <w:rPr>
            <w:rFonts w:ascii="FrankRuehl" w:hAnsi="FrankRuehl"/>
            <w:sz w:val="20"/>
            <w:rtl/>
          </w:rPr>
          <w:t xml:space="preserve">מקום</w:t>
        </w:r>
      </w:ins>
      <w:del w:id="92030" w:author="מנוע מכני" w:date="2026-10-11T12:04:39Z">
        <w:r w:rsidRPr="0092071B">
          <w:rPr>
            <w:rFonts w:ascii="FrankRuehl" w:hAnsi="FrankRuehl"/>
            <w:sz w:val="20"/>
            <w:rtl/>
          </w:rPr>
          <w:delText xml:space="preserve">היכא</w:delText>
        </w:r>
      </w:del>
      <w:r w:rsidRPr="0092071B">
        <w:rPr>
          <w:rFonts w:ascii="FrankRuehl" w:hAnsi="FrankRuehl"/>
          <w:sz w:val="20"/>
          <w:rtl/>
        </w:rPr>
        <w:t xml:space="preserve"> דאין מטמא אדם במגע - אין מונין בו ראשון ושני.</w:t>
      </w:r>
    </w:p>
    <w:p w:rsidR="00DA63EC" w:rsidRDefault="00DA63EC" w:rsidP="00DA63EC">
      <w:pPr>
        <w:rPr>
          <w:rFonts w:ascii="FrankRuehl" w:hAnsi="FrankRuehl"/>
          <w:sz w:val="20"/>
          <w:rtl/>
        </w:rPr>
      </w:pPr>
    </w:p>
    <w:p w:rsidR="00DA63EC" w:rsidRDefault="00DA63EC" w:rsidP="00DA63EC">
      <w:pPr>
        <w:rPr>
          <w:rFonts w:ascii="FrankRuehl" w:hAnsi="FrankRuehl"/>
          <w:sz w:val="20"/>
          <w:rtl/>
        </w:rPr>
      </w:pPr>
      <w:r>
        <w:rPr>
          <w:rFonts w:ascii="FrankRuehl" w:hAnsi="FrankRuehl"/>
          <w:sz w:val="20"/>
          <w:rtl/>
        </w:rPr>
        <w:t xml:space="preserve">• </w:t>
      </w:r>
      <w:r w:rsidRPr="00B86088">
        <w:rPr>
          <w:rFonts w:ascii="FrankRuehl" w:hAnsi="FrankRuehl" w:hint="cs"/>
          <w:b/>
          <w:bCs/>
          <w:sz w:val="20"/>
          <w:rtl/>
        </w:rPr>
        <w:t xml:space="preserve">בעא </w:t>
      </w:r>
      <w:r w:rsidRPr="00B86088">
        <w:rPr>
          <w:rStyle w:val="2fb"/>
          <w:rFonts w:ascii="FrankRuehl" w:hAnsi="FrankRuehl" w:hint="cs"/>
          <w:b/>
          <w:bCs/>
          <w:sz w:val="20"/>
          <w:rtl/>
        </w:rPr>
        <w:t xml:space="preserve">ר</w:t>
      </w:r>
      <w:r>
        <w:rPr>
          <w:rStyle w:val="2fb"/>
          <w:rFonts w:ascii="FrankRuehl" w:hAnsi="FrankRuehl"/>
          <w:b/>
          <w:bCs/>
          <w:sz w:val="20"/>
          <w:rtl/>
        </w:rPr>
        <w:t>"</w:t>
      </w:r>
      <w:r w:rsidRPr="00B86088">
        <w:rPr>
          <w:rStyle w:val="2fb"/>
          <w:rFonts w:ascii="FrankRuehl" w:hAnsi="FrankRuehl" w:hint="cs"/>
          <w:b/>
          <w:bCs/>
          <w:sz w:val="20"/>
          <w:rtl/>
        </w:rPr>
        <w:t xml:space="preserve">ז</w:t>
      </w:r>
      <w:r w:rsidRPr="00B86088">
        <w:rPr>
          <w:rFonts w:ascii="FrankRuehl" w:hAnsi="FrankRuehl" w:hint="cs"/>
          <w:b/>
          <w:bCs/>
          <w:sz w:val="20"/>
          <w:rtl/>
        </w:rPr>
        <w:t xml:space="preserve"> </w:t>
      </w:r>
      <w:r w:rsidRPr="00B86088">
        <w:rPr>
          <w:rStyle w:val="2fb"/>
          <w:rFonts w:ascii="FrankRuehl" w:hAnsi="FrankRuehl" w:hint="cs"/>
          <w:b/>
          <w:bCs/>
          <w:sz w:val="20"/>
          <w:rtl/>
        </w:rPr>
        <w:t xml:space="preserve">מראב</w:t>
      </w:r>
      <w:r>
        <w:rPr>
          <w:rStyle w:val="2fb"/>
          <w:rFonts w:ascii="FrankRuehl" w:hAnsi="FrankRuehl"/>
          <w:b/>
          <w:bCs/>
          <w:sz w:val="20"/>
          <w:rtl/>
        </w:rPr>
        <w:t>"</w:t>
      </w:r>
      <w:r w:rsidRPr="00B86088">
        <w:rPr>
          <w:rStyle w:val="2fb"/>
          <w:rFonts w:ascii="FrankRuehl" w:hAnsi="FrankRuehl" w:hint="cs"/>
          <w:b/>
          <w:bCs/>
          <w:sz w:val="20"/>
          <w:rtl/>
        </w:rPr>
        <w:t>ח</w:t>
      </w:r>
      <w:r>
        <w:rPr>
          <w:rFonts w:ascii="FrankRuehl" w:hAnsi="FrankRuehl" w:hint="cs"/>
          <w:sz w:val="20"/>
          <w:rtl/>
        </w:rPr>
        <w:t xml:space="preserve"> [</w:t>
      </w:r>
      <w:r>
        <w:rPr>
          <w:rStyle w:val="2fb"/>
          <w:rFonts w:ascii="FrankRuehl" w:hAnsi="FrankRuehl" w:hint="cs"/>
          <w:sz w:val="20"/>
          <w:rtl/>
        </w:rPr>
        <w:t xml:space="preserve">ראב</w:t>
      </w:r>
      <w:r>
        <w:rPr>
          <w:rStyle w:val="2fb"/>
          <w:rFonts w:ascii="FrankRuehl" w:hAnsi="FrankRuehl"/>
          <w:sz w:val="20"/>
          <w:rtl/>
        </w:rPr>
        <w:t>"</w:t>
      </w:r>
      <w:r>
        <w:rPr>
          <w:rStyle w:val="2fb"/>
          <w:rFonts w:ascii="FrankRuehl" w:hAnsi="FrankRuehl" w:hint="cs"/>
          <w:sz w:val="20"/>
          <w:rtl/>
        </w:rPr>
        <w:t xml:space="preserve">כ</w:t>
      </w:r>
      <w:r>
        <w:rPr>
          <w:rFonts w:ascii="FrankRuehl" w:hAnsi="FrankRuehl" w:hint="cs"/>
          <w:sz w:val="20"/>
          <w:rtl/>
        </w:rPr>
        <w:t xml:space="preserve">] </w:t>
      </w:r>
      <w:r w:rsidRPr="0092071B">
        <w:rPr>
          <w:rFonts w:ascii="FrankRuehl" w:hAnsi="FrankRuehl"/>
          <w:sz w:val="20"/>
          <w:rtl/>
        </w:rPr>
        <w:t xml:space="preserve">הא </w:t>
      </w:r>
      <w:r w:rsidRPr="0092071B">
        <w:rPr>
          <w:rFonts w:ascii="FrankRuehl" w:hAnsi="FrankRuehl"/>
          <w:sz w:val="20"/>
          <w:rtl/>
        </w:rPr>
        <w:t xml:space="preserve">דתנן</w:t>
      </w:r>
      <w:r w:rsidRPr="0092071B">
        <w:rPr>
          <w:rFonts w:ascii="FrankRuehl" w:hAnsi="FrankRuehl"/>
          <w:sz w:val="20"/>
          <w:rtl/>
        </w:rPr>
        <w:t xml:space="preserve">: חיבורי אוכלין </w:t>
      </w:r>
      <w:r w:rsidRPr="0092071B">
        <w:rPr>
          <w:rFonts w:ascii="FrankRuehl" w:hAnsi="FrankRuehl"/>
          <w:sz w:val="20"/>
          <w:rtl/>
        </w:rPr>
        <w:t xml:space="preserve">ע"י</w:t>
      </w:r>
      <w:r w:rsidRPr="0092071B">
        <w:rPr>
          <w:rFonts w:ascii="FrankRuehl" w:hAnsi="FrankRuehl"/>
          <w:sz w:val="20"/>
          <w:rtl/>
        </w:rPr>
        <w:t xml:space="preserve"> משקין - חיבור לטומאה קלה ואין חיבור לטומאה חמורה, מונין בו ראשון ושני, או אין מונין בו ראשון ושני? </w:t>
      </w:r>
    </w:p>
    <w:p>
      <w:pPr>
        <w:pStyle w:val="38"/>
        <w:rPr>
          <w:ins w:id="100944" w:author="מנוע מכני" w:date="2026-10-11T12:04:39Z"/>
        </w:rPr>
      </w:pPr>
      <w:r>
        <w:t xml:space="preserve">א"ל</w:t>
      </w:r>
      <w:r>
        <w:t xml:space="preserve">:</w:t>
      </w:r>
    </w:p>
    <w:p w:rsidR="00DA63EC" w:rsidRDefault="00DA63EC" w:rsidP="00DA63EC">
      <w:pPr>
        <w:rPr>
          <w:rFonts w:ascii="FrankRuehl" w:hAnsi="FrankRuehl"/>
          <w:sz w:val="20"/>
          <w:rtl/>
        </w:rPr>
      </w:pPr>
      <w:del w:id="100945" w:author="מנוע מכני" w:date="2026-10-11T12:04:39Z">
        <w:r>
          <w:rPr>
            <w:rFonts w:ascii="FrankRuehl" w:hAnsi="FrankRuehl"/>
            <w:sz w:val="20"/>
            <w:rtl/>
          </w:rPr>
          <w:delText xml:space="preserve"> </w:delText>
        </w:r>
      </w:del>
      <w:r>
        <w:rPr>
          <w:rFonts w:ascii="FrankRuehl" w:hAnsi="FrankRuehl"/>
          <w:sz w:val="20"/>
          <w:rtl/>
        </w:rPr>
        <w:t xml:space="preserve">כל </w:t>
      </w:r>
      <w:ins w:id="92031" w:author="מנוע מכני" w:date="2026-10-11T12:04:39Z">
        <w:r>
          <w:rPr>
            <w:rFonts w:ascii="FrankRuehl" w:hAnsi="FrankRuehl"/>
            <w:sz w:val="20"/>
            <w:rtl/>
          </w:rPr>
          <w:t xml:space="preserve">מקום</w:t>
        </w:r>
      </w:ins>
      <w:del w:id="92032" w:author="מנוע מכני" w:date="2026-10-11T12:04:39Z">
        <w:r>
          <w:rPr>
            <w:rFonts w:ascii="FrankRuehl" w:hAnsi="FrankRuehl"/>
            <w:sz w:val="20"/>
            <w:rtl/>
          </w:rPr>
          <w:delText xml:space="preserve">היכא</w:delText>
        </w:r>
      </w:del>
      <w:r>
        <w:rPr>
          <w:rFonts w:ascii="FrankRuehl" w:hAnsi="FrankRuehl"/>
          <w:sz w:val="20"/>
          <w:rtl/>
        </w:rPr>
        <w:t xml:space="preserve"> דמטמא אדם </w:t>
      </w:r>
      <w:r w:rsidRPr="0092071B">
        <w:rPr>
          <w:rFonts w:ascii="FrankRuehl" w:hAnsi="FrankRuehl"/>
          <w:sz w:val="20"/>
          <w:rtl/>
        </w:rPr>
        <w:t>מונין בו ראשון ושני, אין מטמא אדם - אין מונין בו ראשון ושני.</w:t>
      </w:r>
    </w:p>
    <w:p w:rsidR="00DA63EC" w:rsidRDefault="00DA63EC" w:rsidP="00DA63EC">
      <w:pPr>
        <w:pStyle w:val="affffd"/>
        <w:rPr>
          <w:del w:id="90158" w:author="מנוע עיצוב" w:date="2026-10-11T12:09:26Z"/>
          <w:rtl/>
        </w:rPr>
      </w:pPr>
      <w:del w:id="90157" w:author="מנוע עיצוב" w:date="2026-10-11T12:09:26Z">
        <w:r>
          <w:rPr>
            <w:rFonts w:ascii="FrankRuehl" w:hAnsi="FrankRuehl"/>
            <w:sz w:val="20"/>
            <w:rtl/>
          </w:rPr>
          <w:delText xml:space="preserve">׹</w:delText>
        </w:r>
      </w:del>
    </w:p>
    <w:p w:rsidR="00DA63EC" w:rsidRDefault="00DA63EC" w:rsidP="00DA63EC">
      <w:pPr>
        <w:pStyle w:val="affff1"/>
        <w:ind w:end="0"/>
        <w:rPr>
          <w:rtl/>
        </w:rPr>
        <w:pPrChange w:id="20151" w:author="קלוד" w:date="2026-10-11T09:07:24Z">
          <w:pPr>
            <w:pStyle w:val="affff1"/>
            <w:rPr>
              <w:rtl/>
            </w:rPr>
          </w:pPr>
        </w:pPrChange>
      </w:pPr>
      <w:ins w:id="9888" w:author="מספור קטעי משנה" w:date="2026-10-11T09:35:09Z">
        <w:r>
          <w:rPr>
            <w:rStyle w:val="MisparKeta"/>
          </w:rPr>
          <w:t xml:space="preserve">ב. </w:t>
        </w:r>
      </w:ins>
      <w:r w:rsidRPr="0092071B">
        <w:rPr>
          <w:rtl/>
        </w:rPr>
        <w:t>יצאו אלו ואלו.</w:t>
      </w:r>
    </w:p>
    <w:p>
      <w:pPr>
        <w:pStyle w:val="38"/>
        <w:rPr>
          <w:ins w:id="100946" w:author="מנוע מכני" w:date="2026-10-11T12:04:39Z"/>
        </w:rPr>
      </w:pPr>
      <w:r w:rsidRPr="0092071B">
        <w:t>מה"מ? ד</w:t>
      </w:r>
      <w:r w:rsidRPr="00891B40">
        <w:t>ת"ר</w:t>
      </w:r>
      <w:r w:rsidRPr="0092071B">
        <w:t xml:space="preserve">:</w:t>
      </w:r>
    </w:p>
    <w:p w:rsidR="00DA63EC" w:rsidRDefault="00DA63EC" w:rsidP="00DA63EC">
      <w:pPr>
        <w:rPr>
          <w:rFonts w:ascii="FrankRuehl" w:hAnsi="FrankRuehl"/>
          <w:sz w:val="20"/>
          <w:rtl/>
        </w:rPr>
      </w:pPr>
      <w:del w:id="100947"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להלן הוא אומר חוץ לג' מחנות, כאן למחנה אחת, לומר לך: כיון שיצא חוץ למחנה אחת - מטמא בגדים.</w:t>
      </w:r>
    </w:p>
    <w:p w:rsidR="00DA63EC" w:rsidRDefault="00DA63EC" w:rsidP="00DA63EC">
      <w:pPr>
        <w:rPr>
          <w:rFonts w:ascii="FrankRuehl" w:hAnsi="FrankRuehl"/>
          <w:sz w:val="20"/>
          <w:rtl/>
        </w:rPr>
      </w:pPr>
      <w:r w:rsidRPr="0092071B">
        <w:rPr>
          <w:rFonts w:ascii="FrankRuehl" w:hAnsi="FrankRuehl"/>
          <w:sz w:val="20"/>
          <w:rtl/>
        </w:rPr>
        <w:t>והיא גופה מנלן? ד</w:t>
      </w:r>
      <w:r w:rsidRPr="00891B40">
        <w:rPr>
          <w:rFonts w:ascii="FrankRuehl" w:hAnsi="FrankRuehl"/>
          <w:b/>
          <w:bCs/>
          <w:sz w:val="20"/>
          <w:rtl/>
        </w:rPr>
        <w:t>ת"ר</w:t>
      </w:r>
      <w:r w:rsidRPr="0092071B">
        <w:rPr>
          <w:rFonts w:ascii="FrankRuehl" w:hAnsi="FrankRuehl"/>
          <w:sz w:val="20"/>
          <w:rtl/>
        </w:rPr>
        <w:t>:</w:t>
      </w:r>
      <w:r w:rsidRPr="00464129">
        <w:rPr>
          <w:rStyle w:val="afffff0"/>
          <w:rtl/>
        </w:rPr>
        <w:t xml:space="preserve"> </w:t>
      </w:r>
      <w:r w:rsidRPr="00464129">
        <w:rPr>
          <w:rStyle w:val="afffff0"/>
          <w:rFonts w:hint="cs"/>
          <w:rtl/>
        </w:rPr>
        <w:t>'</w:t>
      </w:r>
      <w:ins w:id="91199" w:author="Claude - סמנטי" w:date="2026-10-11T12:26:16Z">
        <w:r>
          <w:rPr>
            <w:rStyle w:val="afffff0"/>
            <w:rtl/>
          </w:rPr>
          <w:t xml:space="preserve">וְהוֹצִיא אֶת כָּל הַפָּר אֶל מִחוּץ לַמַּחֲנֶה</w:t>
        </w:r>
      </w:ins>
      <w:del w:id="91200" w:author="Claude - סמנטי" w:date="2026-10-11T12:26:16Z">
        <w:r w:rsidRPr="00464129">
          <w:rPr>
            <w:rStyle w:val="afffff0"/>
            <w:rtl/>
          </w:rPr>
          <w:delText xml:space="preserve">והוציא את כל הפר אל מחוץ למחנה</w:delText>
        </w:r>
      </w:del>
      <w:r w:rsidRPr="00464129">
        <w:rPr>
          <w:rStyle w:val="afffff0"/>
          <w:rFonts w:hint="cs"/>
          <w:rtl/>
        </w:rPr>
        <w:t>'</w:t>
      </w:r>
      <w:r w:rsidRPr="00464129">
        <w:rPr>
          <w:rStyle w:val="afffff0"/>
          <w:rtl/>
        </w:rPr>
        <w:t xml:space="preserve"> </w:t>
      </w:r>
      <w:r w:rsidRPr="0092071B">
        <w:rPr>
          <w:rFonts w:ascii="FrankRuehl" w:hAnsi="FrankRuehl"/>
          <w:sz w:val="20"/>
          <w:rtl/>
        </w:rPr>
        <w:t>- חוץ לג' מחנות</w:t>
      </w:r>
      <w:ins w:id="95233" w:author="מנוע מכני" w:date="2026-10-11T12:04:39Z">
        <w:r>
          <w:rPr>
            <w:rFonts w:ascii="FrankRuehl" w:hAnsi="FrankRuehl"/>
            <w:sz w:val="20"/>
            <w:rtl/>
          </w:rPr>
          <w:t xml:space="preserve">,</w:t>
        </w:r>
      </w:ins>
      <w:del w:id="95234"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Pr>
          <w:rFonts w:ascii="FrankRuehl" w:hAnsi="FrankRuehl"/>
          <w:sz w:val="20"/>
          <w:rtl/>
        </w:rPr>
        <w:t xml:space="preserve">אתה אומר: חוץ לג' מחנות, או אינו אלא מחנה אחת? כשהוא אומר בפר העדה מחוץ למחנה, שאין צריך לומר, שהרי כבר נאמר: </w:t>
      </w:r>
      <w:r>
        <w:rPr>
          <w:rStyle w:val="afffff0"/>
          <w:rFonts w:ascii="FrankRuehl" w:hAnsi="FrankRuehl"/>
          <w:sz w:val="20"/>
          <w:rtl/>
          <w:rPrChange w:id="9055" w:author="מנוע פסוקים" w:date="2026-10-11T09:29:40Z">
            <w:rPr>
              <w:rFonts w:ascii="FrankRuehl" w:hAnsi="FrankRuehl"/>
              <w:sz w:val="20"/>
              <w:rtl/>
            </w:rPr>
          </w:rPrChange>
        </w:rPr>
        <w:t xml:space="preserve">כאשר שרף את הפר הראשון</w:t>
      </w:r>
      <w:r>
        <w:rPr>
          <w:rFonts w:ascii="FrankRuehl" w:hAnsi="FrankRuehl"/>
          <w:sz w:val="20"/>
          <w:rtl/>
        </w:rPr>
        <w:t xml:space="preserve">, ליתן לו מחנה שניה</w:t>
      </w:r>
      <w:ins w:id="95235" w:author="מנוע מכני" w:date="2026-10-11T12:04:39Z">
        <w:r>
          <w:rPr>
            <w:rFonts w:ascii="FrankRuehl" w:hAnsi="FrankRuehl"/>
            <w:sz w:val="20"/>
            <w:rtl/>
          </w:rPr>
          <w:t xml:space="preserve">,</w:t>
        </w:r>
      </w:ins>
      <w:del w:id="95236" w:author="מנוע מכני" w:date="2026-10-11T12:04:39Z">
        <w:r>
          <w:rPr>
            <w:rFonts w:ascii="FrankRuehl" w:hAnsi="FrankRuehl"/>
            <w:sz w:val="20"/>
            <w:rtl/>
          </w:rPr>
          <w:delText xml:space="preserve">;</w:delText>
        </w:r>
      </w:del>
    </w:p>
    <w:p w:rsidR="00DA63EC" w:rsidRDefault="00DA63EC" w:rsidP="00DA63EC">
      <w:pPr>
        <w:rPr>
          <w:rFonts w:ascii="FrankRuehl" w:hAnsi="FrankRuehl"/>
          <w:sz w:val="20"/>
          <w:rtl/>
        </w:rPr>
      </w:pPr>
      <w:r>
        <w:rPr>
          <w:rFonts w:ascii="FrankRuehl" w:hAnsi="FrankRuehl"/>
          <w:sz w:val="20"/>
          <w:rtl/>
        </w:rPr>
        <w:t xml:space="preserve">כשהוא אומר מחוץ למחנה בדשן, שאצ"ל, שהרי כבר נאמר: </w:t>
      </w:r>
      <w:r>
        <w:rPr>
          <w:rStyle w:val="afffff0"/>
          <w:rFonts w:ascii="FrankRuehl" w:hAnsi="FrankRuehl"/>
          <w:sz w:val="20"/>
          <w:rtl/>
          <w:rPrChange w:id="9056" w:author="מנוע פסוקים" w:date="2026-10-11T09:29:40Z">
            <w:rPr>
              <w:rFonts w:ascii="FrankRuehl" w:hAnsi="FrankRuehl"/>
              <w:sz w:val="20"/>
              <w:rtl/>
            </w:rPr>
          </w:rPrChange>
        </w:rPr>
        <w:t xml:space="preserve">על שפך הדשן ישרף</w:t>
      </w:r>
      <w:r>
        <w:rPr>
          <w:rFonts w:ascii="FrankRuehl" w:hAnsi="FrankRuehl"/>
          <w:sz w:val="20"/>
          <w:rtl/>
        </w:rPr>
        <w:t xml:space="preserve">, ליתן לו מחנה שלישית.</w:t>
      </w:r>
    </w:p>
    <w:p w:rsidR="00DA63EC" w:rsidRDefault="00DA63EC" w:rsidP="00DA63EC">
      <w:pPr>
        <w:rPr>
          <w:rFonts w:ascii="FrankRuehl" w:hAnsi="FrankRuehl"/>
          <w:sz w:val="20"/>
          <w:rtl/>
        </w:rPr>
      </w:pPr>
      <w:r w:rsidRPr="0092071B">
        <w:rPr>
          <w:rStyle w:val="2fb"/>
          <w:rFonts w:ascii="FrankRuehl" w:hAnsi="FrankRuehl"/>
          <w:sz w:val="20"/>
          <w:rtl/>
        </w:rPr>
        <w:t xml:space="preserve">ור"ש</w:t>
      </w:r>
      <w:r w:rsidRPr="0092071B">
        <w:rPr>
          <w:rFonts w:ascii="FrankRuehl" w:hAnsi="FrankRuehl"/>
          <w:sz w:val="20"/>
          <w:rtl/>
        </w:rPr>
        <w:t xml:space="preserve"> </w:t>
      </w:r>
      <w:ins w:id="93769" w:author="מנוע מכני" w:date="2026-10-11T12:04:39Z">
        <w:r>
          <w:rPr>
            <w:rFonts w:ascii="FrankRuehl" w:hAnsi="FrankRuehl"/>
            <w:sz w:val="20"/>
            <w:rtl/>
          </w:rPr>
          <w:t xml:space="preserve">זה</w:t>
        </w:r>
      </w:ins>
      <w:del w:id="93770" w:author="מנוע מכני" w:date="2026-10-11T12:04:39Z">
        <w:r w:rsidRPr="0092071B">
          <w:rPr>
            <w:rFonts w:ascii="FrankRuehl" w:hAnsi="FrankRuehl"/>
            <w:sz w:val="20"/>
            <w:rtl/>
          </w:rPr>
          <w:delText xml:space="preserve">האי</w:delText>
        </w:r>
      </w:del>
      <w:r w:rsidRPr="0092071B">
        <w:rPr>
          <w:rFonts w:ascii="FrankRuehl" w:hAnsi="FrankRuehl"/>
          <w:sz w:val="20"/>
          <w:rtl/>
        </w:rPr>
        <w:t xml:space="preserve"> מחוץ למחנה </w:t>
      </w:r>
      <w:ins w:id="97341" w:author="מנוע מכני" w:date="2026-10-11T12:04:39Z">
        <w:r>
          <w:rPr>
            <w:rFonts w:ascii="FrankRuehl" w:hAnsi="FrankRuehl" w:hint="cs"/>
            <w:sz w:val="20"/>
            <w:rtl/>
          </w:rPr>
          <w:t xml:space="preserve">צריך</w:t>
        </w:r>
      </w:ins>
      <w:del w:id="97342" w:author="מנוע מכני" w:date="2026-10-11T12:04:39Z">
        <w:r>
          <w:rPr>
            <w:rFonts w:ascii="FrankRuehl" w:hAnsi="FrankRuehl" w:hint="cs"/>
            <w:sz w:val="20"/>
            <w:rtl/>
          </w:rPr>
          <w:delText xml:space="preserve">מיבעי</w:delText>
        </w:r>
      </w:del>
      <w:r>
        <w:rPr>
          <w:rFonts w:ascii="FrankRuehl" w:hAnsi="FrankRuehl" w:hint="cs"/>
          <w:sz w:val="20"/>
          <w:rtl/>
        </w:rPr>
        <w:t xml:space="preserve"> </w:t>
      </w:r>
      <w:r w:rsidRPr="0092071B">
        <w:rPr>
          <w:rFonts w:ascii="FrankRuehl" w:hAnsi="FrankRuehl"/>
          <w:sz w:val="20"/>
          <w:rtl/>
        </w:rPr>
        <w:t>מה להלן חוץ לג' מחנות, אף כאן חוץ לג' מחנות</w:t>
      </w:r>
      <w:ins w:id="95237" w:author="מנוע מכני" w:date="2026-10-11T12:04:39Z">
        <w:r>
          <w:rPr>
            <w:rFonts w:ascii="FrankRuehl" w:hAnsi="FrankRuehl"/>
            <w:sz w:val="20"/>
            <w:rtl/>
          </w:rPr>
          <w:t xml:space="preserve">,</w:t>
        </w:r>
      </w:ins>
      <w:del w:id="95238" w:author="מנוע מכני" w:date="2026-10-11T12:04:39Z">
        <w:r>
          <w:rPr>
            <w:rFonts w:ascii="FrankRuehl" w:hAnsi="FrankRuehl"/>
            <w:sz w:val="20"/>
            <w:rtl/>
          </w:rPr>
          <w:delText xml:space="preserve">;</w:delText>
        </w:r>
      </w:del>
    </w:p>
    <w:p w:rsidR="00DA63EC" w:rsidRDefault="00DA63EC" w:rsidP="00DA63EC">
      <w:pPr>
        <w:pStyle w:val="afff3"/>
        <w:framePr w:wrap="around"/>
        <w:rPr>
          <w:rtl/>
        </w:rPr>
      </w:pPr>
      <w:r>
        <w:rPr>
          <w:rFonts w:hint="cs"/>
          <w:rtl/>
        </w:rPr>
        <w:t>קו.</w:t>
      </w:r>
    </w:p>
    <w:p w:rsidR="00DA63EC" w:rsidRDefault="00DA63EC" w:rsidP="00DA63EC">
      <w:pPr>
        <w:rPr>
          <w:rFonts w:ascii="FrankRuehl" w:hAnsi="FrankRuehl"/>
          <w:sz w:val="20"/>
          <w:rtl/>
        </w:rPr>
      </w:pPr>
      <w:r w:rsidRPr="0092071B">
        <w:rPr>
          <w:rFonts w:ascii="FrankRuehl" w:hAnsi="FrankRuehl"/>
          <w:sz w:val="20"/>
          <w:rtl/>
        </w:rPr>
        <w:t>ומה להלן למזרחה של ירושלים, אף כאן למזרחה של ירושלים.</w:t>
      </w:r>
    </w:p>
    <w:p>
      <w:pPr>
        <w:pStyle w:val="38"/>
        <w:rPr>
          <w:ins w:id="100948" w:author="מנוע מכני" w:date="2026-10-11T12:04:39Z"/>
        </w:rPr>
      </w:pPr>
      <w:r w:rsidRPr="0092071B">
        <w:t xml:space="preserve">אלא</w:t>
      </w:r>
    </w:p>
    <w:p w:rsidR="00DA63EC" w:rsidRDefault="00DA63EC" w:rsidP="00DA63EC">
      <w:pPr>
        <w:rPr>
          <w:rFonts w:ascii="FrankRuehl" w:hAnsi="FrankRuehl"/>
          <w:sz w:val="20"/>
          <w:rtl/>
        </w:rPr>
      </w:pPr>
      <w:del w:id="100949"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לרבנן </w:t>
      </w:r>
      <w:ins w:id="92033" w:author="מנוע מכני" w:date="2026-10-11T12:04:39Z">
        <w:r>
          <w:rPr>
            <w:rFonts w:ascii="FrankRuehl" w:hAnsi="FrankRuehl"/>
            <w:sz w:val="20"/>
            <w:rtl/>
          </w:rPr>
          <w:t xml:space="preserve">מקום</w:t>
        </w:r>
      </w:ins>
      <w:del w:id="92034" w:author="מנוע מכני" w:date="2026-10-11T12:04:39Z">
        <w:r w:rsidRPr="0092071B">
          <w:rPr>
            <w:rFonts w:ascii="FrankRuehl" w:hAnsi="FrankRuehl"/>
            <w:sz w:val="20"/>
            <w:rtl/>
          </w:rPr>
          <w:delText xml:space="preserve">היכא</w:delText>
        </w:r>
      </w:del>
      <w:r w:rsidRPr="0092071B">
        <w:rPr>
          <w:rFonts w:ascii="FrankRuehl" w:hAnsi="FrankRuehl"/>
          <w:sz w:val="20"/>
          <w:rtl/>
        </w:rPr>
        <w:t xml:space="preserve"> שריף </w:t>
      </w:r>
      <w:ins w:id="95515" w:author="מנוע מכני" w:date="2026-10-11T12:04:39Z">
        <w:r>
          <w:rPr>
            <w:rFonts w:ascii="FrankRuehl" w:hAnsi="FrankRuehl"/>
            <w:sz w:val="20"/>
            <w:rtl/>
          </w:rPr>
          <w:t xml:space="preserve">להם</w:t>
        </w:r>
      </w:ins>
      <w:del w:id="95516" w:author="מנוע מכני" w:date="2026-10-11T12:04:39Z">
        <w:r w:rsidRPr="0092071B">
          <w:rPr>
            <w:rFonts w:ascii="FrankRuehl" w:hAnsi="FrankRuehl"/>
            <w:sz w:val="20"/>
            <w:rtl/>
          </w:rPr>
          <w:delText xml:space="preserve">להו</w:delText>
        </w:r>
      </w:del>
      <w:r w:rsidRPr="0092071B">
        <w:rPr>
          <w:rFonts w:ascii="FrankRuehl" w:hAnsi="FrankRuehl"/>
          <w:sz w:val="20"/>
          <w:rtl/>
        </w:rPr>
        <w:t xml:space="preserve">? כדתניא: היכן נשרפין? לצפון ירושלים חוץ לשלש מחנות</w:t>
      </w:r>
      <w:ins w:id="95239" w:author="מנוע מכני" w:date="2026-10-11T12:04:39Z">
        <w:r>
          <w:rPr>
            <w:rFonts w:ascii="FrankRuehl" w:hAnsi="FrankRuehl"/>
            <w:sz w:val="20"/>
            <w:rtl/>
          </w:rPr>
          <w:t xml:space="preserve">,</w:t>
        </w:r>
      </w:ins>
      <w:del w:id="95240" w:author="מנוע מכני" w:date="2026-10-11T12:04:39Z">
        <w:r>
          <w:rPr>
            <w:rFonts w:ascii="FrankRuehl" w:hAnsi="FrankRuehl"/>
            <w:sz w:val="20"/>
            <w:rtl/>
          </w:rPr>
          <w:delText xml:space="preserve">;</w:delText>
        </w:r>
      </w:del>
    </w:p>
    <w:p>
      <w:pPr>
        <w:pStyle w:val="38"/>
        <w:rPr>
          <w:ins w:id="100950" w:author="מנוע מכני" w:date="2026-10-11T12:04:39Z"/>
        </w:rPr>
      </w:pPr>
      <w:r w:rsidRPr="0092071B">
        <w:t xml:space="preserve">רבי יוסי הגלילי</w:t>
      </w:r>
      <w:del w:id="101725" w:author="מנוע מכני" w:date="2026-10-11T12:04:39Z">
        <w:r w:rsidRPr="0092071B">
          <w:delText xml:space="preserve"> אומר</w:delText>
        </w:r>
      </w:del>
      <w:r w:rsidRPr="0092071B">
        <w:t xml:space="preserve">:</w:t>
      </w:r>
    </w:p>
    <w:p w:rsidR="00DA63EC" w:rsidRDefault="00DA63EC" w:rsidP="00DA63EC">
      <w:pPr>
        <w:rPr>
          <w:rFonts w:ascii="FrankRuehl" w:hAnsi="FrankRuehl"/>
          <w:sz w:val="20"/>
          <w:rtl/>
        </w:rPr>
      </w:pPr>
      <w:del w:id="100951"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אבית הדשן נשרפין.</w:t>
      </w:r>
    </w:p>
    <w:p w:rsidR="00DA63EC" w:rsidRDefault="00DA63EC" w:rsidP="00DA63EC">
      <w:pPr>
        <w:rPr>
          <w:rFonts w:ascii="FrankRuehl" w:hAnsi="FrankRuehl"/>
          <w:sz w:val="20"/>
          <w:rtl/>
        </w:rPr>
      </w:pPr>
    </w:p>
    <w:p>
      <w:pPr>
        <w:pStyle w:val="38"/>
        <w:rPr>
          <w:ins w:id="100952" w:author="מנוע מכני" w:date="2026-10-11T12:04:39Z"/>
        </w:rPr>
      </w:pPr>
      <w:r w:rsidRPr="00E105BC">
        <w:t xml:space="preserve">רבא:</w:t>
      </w:r>
    </w:p>
    <w:p w:rsidR="00DA63EC" w:rsidRPr="00E105BC" w:rsidRDefault="00DA63EC" w:rsidP="00DA63EC">
      <w:pPr>
        <w:rPr>
          <w:rFonts w:ascii="FrankRuehl" w:hAnsi="FrankRuehl"/>
          <w:spacing w:val="-2"/>
          <w:sz w:val="20"/>
          <w:rtl/>
        </w:rPr>
      </w:pPr>
      <w:del w:id="100953" w:author="מנוע מכני" w:date="2026-10-11T12:04:39Z">
        <w:r w:rsidRPr="00E105BC">
          <w:rPr>
            <w:rFonts w:ascii="FrankRuehl" w:hAnsi="FrankRuehl"/>
            <w:spacing w:val="-2"/>
            <w:sz w:val="20"/>
            <w:rtl/>
          </w:rPr>
          <w:delText xml:space="preserve"> </w:delText>
        </w:r>
      </w:del>
      <w:r w:rsidRPr="00E105BC">
        <w:rPr>
          <w:rFonts w:ascii="FrankRuehl" w:hAnsi="FrankRuehl"/>
          <w:spacing w:val="-2"/>
          <w:sz w:val="20"/>
          <w:rtl/>
        </w:rPr>
        <w:t xml:space="preserve">מאן תנא דפליג </w:t>
      </w:r>
      <w:ins w:id="93771" w:author="מנוע מכני" w:date="2026-10-11T12:04:39Z">
        <w:r>
          <w:rPr>
            <w:rFonts w:ascii="FrankRuehl" w:hAnsi="FrankRuehl"/>
            <w:spacing w:val="-2"/>
            <w:sz w:val="20"/>
            <w:rtl/>
          </w:rPr>
          <w:t xml:space="preserve">עליו</w:t>
        </w:r>
      </w:ins>
      <w:del w:id="93772" w:author="מנוע מכני" w:date="2026-10-11T12:04:39Z">
        <w:r w:rsidRPr="00E105BC">
          <w:rPr>
            <w:rFonts w:ascii="FrankRuehl" w:hAnsi="FrankRuehl"/>
            <w:spacing w:val="-2"/>
            <w:sz w:val="20"/>
            <w:rtl/>
          </w:rPr>
          <w:delText xml:space="preserve">עליה</w:delText>
        </w:r>
      </w:del>
      <w:r w:rsidRPr="00E105BC">
        <w:rPr>
          <w:rFonts w:ascii="FrankRuehl" w:hAnsi="FrankRuehl"/>
          <w:spacing w:val="-2"/>
          <w:sz w:val="20"/>
          <w:rtl/>
        </w:rPr>
        <w:t xml:space="preserve"> </w:t>
      </w:r>
      <w:r w:rsidRPr="00E105BC">
        <w:rPr>
          <w:rStyle w:val="2fb"/>
          <w:rFonts w:ascii="FrankRuehl" w:hAnsi="FrankRuehl"/>
          <w:spacing w:val="-2"/>
          <w:sz w:val="20"/>
          <w:rtl/>
        </w:rPr>
        <w:t xml:space="preserve">דר</w:t>
      </w:r>
      <w:r w:rsidRPr="00E105BC">
        <w:rPr>
          <w:rStyle w:val="2fb"/>
          <w:rFonts w:ascii="FrankRuehl" w:hAnsi="FrankRuehl" w:hint="cs"/>
          <w:spacing w:val="-2"/>
          <w:sz w:val="20"/>
          <w:rtl/>
        </w:rPr>
        <w:t>יה</w:t>
      </w:r>
      <w:r w:rsidRPr="00E105BC">
        <w:rPr>
          <w:rStyle w:val="2fb"/>
          <w:rFonts w:ascii="FrankRuehl" w:hAnsi="FrankRuehl"/>
          <w:spacing w:val="-2"/>
          <w:sz w:val="20"/>
          <w:rtl/>
        </w:rPr>
        <w:t>"</w:t>
      </w:r>
      <w:r w:rsidRPr="00E105BC">
        <w:rPr>
          <w:rStyle w:val="2fb"/>
          <w:rFonts w:ascii="FrankRuehl" w:hAnsi="FrankRuehl" w:hint="cs"/>
          <w:spacing w:val="-2"/>
          <w:sz w:val="20"/>
          <w:rtl/>
        </w:rPr>
        <w:t xml:space="preserve">ג</w:t>
      </w:r>
      <w:r w:rsidRPr="00E105BC">
        <w:rPr>
          <w:rFonts w:ascii="FrankRuehl" w:hAnsi="FrankRuehl" w:hint="cs"/>
          <w:spacing w:val="-2"/>
          <w:sz w:val="20"/>
          <w:rtl/>
        </w:rPr>
        <w:t xml:space="preserve"> </w:t>
      </w:r>
      <w:r w:rsidRPr="00E105BC">
        <w:rPr>
          <w:rFonts w:ascii="FrankRuehl" w:hAnsi="FrankRuehl"/>
          <w:spacing w:val="-2"/>
          <w:sz w:val="20"/>
          <w:rtl/>
        </w:rPr>
        <w:t>–</w:t>
      </w:r>
      <w:r w:rsidRPr="00E105BC">
        <w:rPr>
          <w:rFonts w:ascii="FrankRuehl" w:hAnsi="FrankRuehl" w:hint="cs"/>
          <w:spacing w:val="-2"/>
          <w:sz w:val="20"/>
          <w:rtl/>
        </w:rPr>
        <w:t xml:space="preserve"> </w:t>
      </w:r>
      <w:r w:rsidRPr="00E105BC">
        <w:rPr>
          <w:rStyle w:val="2fb"/>
          <w:rFonts w:ascii="FrankRuehl" w:hAnsi="FrankRuehl" w:hint="cs"/>
          <w:spacing w:val="-2"/>
          <w:sz w:val="20"/>
          <w:rtl/>
        </w:rPr>
        <w:t xml:space="preserve">ראב</w:t>
      </w:r>
      <w:r w:rsidRPr="00E105BC">
        <w:rPr>
          <w:rStyle w:val="2fb"/>
          <w:rFonts w:ascii="FrankRuehl" w:hAnsi="FrankRuehl"/>
          <w:spacing w:val="-2"/>
          <w:sz w:val="20"/>
          <w:rtl/>
        </w:rPr>
        <w:t>"</w:t>
      </w:r>
      <w:r w:rsidRPr="00E105BC">
        <w:rPr>
          <w:rStyle w:val="2fb"/>
          <w:rFonts w:ascii="FrankRuehl" w:hAnsi="FrankRuehl" w:hint="cs"/>
          <w:spacing w:val="-2"/>
          <w:sz w:val="20"/>
          <w:rtl/>
        </w:rPr>
        <w:t xml:space="preserve">י</w:t>
      </w:r>
      <w:r w:rsidRPr="00E105BC">
        <w:rPr>
          <w:rFonts w:ascii="FrankRuehl" w:hAnsi="FrankRuehl" w:hint="cs"/>
          <w:spacing w:val="-2"/>
          <w:sz w:val="20"/>
          <w:rtl/>
        </w:rPr>
        <w:t xml:space="preserve"> </w:t>
      </w:r>
      <w:r w:rsidRPr="00E105BC">
        <w:rPr>
          <w:rFonts w:ascii="FrankRuehl" w:hAnsi="FrankRuehl"/>
          <w:spacing w:val="-2"/>
          <w:sz w:val="20"/>
          <w:rtl/>
        </w:rPr>
        <w:t xml:space="preserve">היא, </w:t>
      </w:r>
      <w:r w:rsidRPr="00E105BC">
        <w:rPr>
          <w:rFonts w:ascii="FrankRuehl" w:hAnsi="FrankRuehl"/>
          <w:spacing w:val="-2"/>
          <w:sz w:val="20"/>
          <w:rtl/>
        </w:rPr>
        <w:t xml:space="preserve">דתניא</w:t>
      </w:r>
      <w:r w:rsidRPr="00E105BC">
        <w:rPr>
          <w:rFonts w:ascii="FrankRuehl" w:hAnsi="FrankRuehl"/>
          <w:spacing w:val="-2"/>
          <w:sz w:val="20"/>
          <w:rtl/>
        </w:rPr>
        <w:t xml:space="preserve">:</w:t>
      </w:r>
      <w:r w:rsidRPr="00E105BC">
        <w:rPr>
          <w:rStyle w:val="afffff0"/>
          <w:spacing w:val="-2"/>
          <w:rtl/>
        </w:rPr>
        <w:t xml:space="preserve"> </w:t>
      </w:r>
      <w:r w:rsidRPr="00E105BC">
        <w:rPr>
          <w:rStyle w:val="afffff0"/>
          <w:rFonts w:hint="cs"/>
          <w:spacing w:val="-2"/>
          <w:rtl/>
        </w:rPr>
        <w:t>'</w:t>
      </w:r>
      <w:ins w:id="91201" w:author="Claude - סמנטי" w:date="2026-10-11T12:26:16Z">
        <w:r>
          <w:rPr>
            <w:rStyle w:val="afffff0"/>
            <w:spacing w:val="-2"/>
            <w:rtl/>
          </w:rPr>
          <w:t xml:space="preserve">עַל שֶׁפֶךְ הַדֶּשֶׁן יִשָּׂרֵף</w:t>
        </w:r>
      </w:ins>
      <w:del w:id="91202" w:author="Claude - סמנטי" w:date="2026-10-11T12:26:16Z">
        <w:r w:rsidRPr="00E105BC">
          <w:rPr>
            <w:rStyle w:val="afffff0"/>
            <w:spacing w:val="-2"/>
            <w:rtl/>
          </w:rPr>
          <w:delText xml:space="preserve">על שפך הדשן ישרף</w:delText>
        </w:r>
      </w:del>
      <w:r w:rsidRPr="00E105BC">
        <w:rPr>
          <w:rStyle w:val="afffff0"/>
          <w:rFonts w:hint="cs"/>
          <w:spacing w:val="-2"/>
          <w:rtl/>
        </w:rPr>
        <w:t>'</w:t>
      </w:r>
      <w:r w:rsidRPr="00E105BC">
        <w:rPr>
          <w:rStyle w:val="afffff0"/>
          <w:spacing w:val="-2"/>
          <w:rtl/>
        </w:rPr>
        <w:t xml:space="preserve"> </w:t>
      </w:r>
      <w:r w:rsidRPr="00E105BC">
        <w:rPr>
          <w:rFonts w:ascii="FrankRuehl" w:hAnsi="FrankRuehl"/>
          <w:spacing w:val="-2"/>
          <w:sz w:val="20"/>
          <w:rtl/>
        </w:rPr>
        <w:t>- שיהא שם דשן</w:t>
      </w:r>
    </w:p>
    <w:p>
      <w:pPr>
        <w:pStyle w:val="38"/>
        <w:rPr>
          <w:ins w:id="100954" w:author="מנוע מכני" w:date="2026-10-11T12:04:39Z"/>
        </w:rPr>
      </w:pPr>
      <w:r w:rsidRPr="0092071B">
        <w:t>ר</w:t>
      </w:r>
      <w:r>
        <w:t>אב</w:t>
      </w:r>
      <w:r>
        <w:t>"</w:t>
      </w:r>
      <w:r>
        <w:t>י</w:t>
      </w:r>
      <w:r w:rsidRPr="0092071B">
        <w:t xml:space="preserve">:</w:t>
      </w:r>
    </w:p>
    <w:p w:rsidR="00DA63EC" w:rsidRDefault="00DA63EC" w:rsidP="00DA63EC">
      <w:pPr>
        <w:rPr>
          <w:rFonts w:ascii="FrankRuehl" w:hAnsi="FrankRuehl"/>
          <w:sz w:val="20"/>
          <w:rtl/>
        </w:rPr>
      </w:pPr>
      <w:del w:id="100955"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שיהא מקומו משופך.</w:t>
      </w:r>
    </w:p>
    <w:p>
      <w:pPr>
        <w:pStyle w:val="38"/>
        <w:rPr>
          <w:ins w:id="100956" w:author="מנוע מכני" w:date="2026-10-11T12:04:39Z"/>
        </w:rPr>
      </w:pPr>
      <w:r w:rsidRPr="0092071B">
        <w:t>א</w:t>
      </w:r>
      <w:r>
        <w:t>"</w:t>
      </w:r>
      <w:r>
        <w:t xml:space="preserve">ל</w:t>
      </w:r>
      <w:ins w:id="95241" w:author="מנוע מכני" w:date="2026-10-11T12:04:39Z">
        <w:r>
          <w:t xml:space="preserve"> </w:t>
        </w:r>
      </w:ins>
      <w:del w:id="95242" w:author="מנוע מכני" w:date="2026-10-11T12:04:39Z">
        <w:r>
          <w:delText xml:space="preserve"> </w:delText>
        </w:r>
        <w:r w:rsidRPr="0092071B">
          <w:delText xml:space="preserve"> </w:delText>
        </w:r>
      </w:del>
      <w:r w:rsidRPr="0092071B">
        <w:t xml:space="preserve">אביי:</w:t>
      </w:r>
    </w:p>
    <w:p w:rsidR="00DA63EC" w:rsidRDefault="00DA63EC" w:rsidP="00DA63EC">
      <w:pPr>
        <w:rPr>
          <w:rFonts w:ascii="FrankRuehl" w:hAnsi="FrankRuehl"/>
          <w:sz w:val="20"/>
          <w:rtl/>
        </w:rPr>
      </w:pPr>
      <w:del w:id="100957" w:author="מנוע מכני" w:date="2026-10-11T12:04:39Z">
        <w:r w:rsidRPr="0092071B">
          <w:rPr>
            <w:rFonts w:ascii="FrankRuehl" w:hAnsi="FrankRuehl"/>
            <w:sz w:val="20"/>
            <w:rtl/>
          </w:rPr>
          <w:delText xml:space="preserve"> </w:delText>
        </w:r>
      </w:del>
      <w:ins w:id="93773" w:author="מנוע מכני" w:date="2026-10-11T12:04:39Z">
        <w:r>
          <w:rPr>
            <w:rFonts w:ascii="FrankRuehl" w:hAnsi="FrankRuehl"/>
            <w:sz w:val="20"/>
            <w:rtl/>
          </w:rPr>
          <w:t xml:space="preserve">שמא</w:t>
        </w:r>
      </w:ins>
      <w:del w:id="93774" w:author="מנוע מכני" w:date="2026-10-11T12:04:39Z">
        <w:r w:rsidRPr="0092071B">
          <w:rPr>
            <w:rFonts w:ascii="FrankRuehl" w:hAnsi="FrankRuehl"/>
            <w:sz w:val="20"/>
            <w:rtl/>
          </w:rPr>
          <w:delText xml:space="preserve">דילמא</w:delText>
        </w:r>
      </w:del>
      <w:r w:rsidRPr="0092071B">
        <w:rPr>
          <w:rFonts w:ascii="FrankRuehl" w:hAnsi="FrankRuehl"/>
          <w:sz w:val="20"/>
          <w:rtl/>
        </w:rPr>
        <w:t xml:space="preserve"> במקומו משופך </w:t>
      </w:r>
      <w:ins w:id="92035" w:author="מנוע מכני" w:date="2026-10-11T12:04:39Z">
        <w:r>
          <w:rPr>
            <w:rFonts w:ascii="FrankRuehl" w:hAnsi="FrankRuehl"/>
            <w:sz w:val="20"/>
            <w:rtl/>
          </w:rPr>
          <w:t xml:space="preserve">חלקו</w:t>
        </w:r>
      </w:ins>
      <w:del w:id="92036" w:author="מנוע מכני" w:date="2026-10-11T12:04:39Z">
        <w:r w:rsidRPr="0092071B">
          <w:rPr>
            <w:rFonts w:ascii="FrankRuehl" w:hAnsi="FrankRuehl"/>
            <w:sz w:val="20"/>
            <w:rtl/>
          </w:rPr>
          <w:delText xml:space="preserve">פליגי</w:delText>
        </w:r>
      </w:del>
      <w:r w:rsidRPr="0092071B">
        <w:rPr>
          <w:rFonts w:ascii="FrankRuehl" w:hAnsi="FrankRuehl"/>
          <w:sz w:val="20"/>
          <w:rtl/>
        </w:rPr>
        <w:t xml:space="preserve">.</w:t>
      </w:r>
    </w:p>
    <w:p w:rsidR="00DA63EC" w:rsidRDefault="00DA63EC" w:rsidP="00DA63EC">
      <w:pPr>
        <w:rPr>
          <w:rFonts w:ascii="FrankRuehl" w:hAnsi="FrankRuehl"/>
          <w:sz w:val="20"/>
          <w:rtl/>
        </w:rPr>
      </w:pPr>
    </w:p>
    <w:p>
      <w:pPr>
        <w:pStyle w:val="afffff8"/>
        <w:rPr>
          <w:ins w:id="90089" w:author="קלוד" w:date="2026-10-11T12:29:36Z"/>
        </w:rPr>
      </w:pPr>
      <w:ins w:id="90090" w:author="קלוד" w:date="2026-10-11T12:29:36Z">
        <w:r>
          <w:rPr>
            <w:color w:val="7B3F00"/>
          </w:rPr>
          <w:t xml:space="preserve">השורף מטמא בגדים - ולא המצית ולא המסדר המערכה</w:t>
        </w:r>
      </w:ins>
    </w:p>
    <w:p>
      <w:pPr>
        <w:pStyle w:val="38"/>
        <w:rPr>
          <w:ins w:id="100959" w:author="מנוע מכני" w:date="2026-10-11T12:04:39Z"/>
        </w:rPr>
      </w:pPr>
      <w:del w:id="100958" w:author="מנוע מכני" w:date="2026-10-11T12:04:39Z">
        <w:r>
          <w:delText xml:space="preserve">•</w:delText>
        </w:r>
      </w:del>
      <w:r>
        <w:t xml:space="preserve"> </w:t>
      </w:r>
      <w:r>
        <w:t>ת</w:t>
      </w:r>
      <w:r>
        <w:t>"</w:t>
      </w:r>
      <w:r>
        <w:t>ר</w:t>
      </w:r>
      <w:r w:rsidRPr="0092071B">
        <w:t xml:space="preserve">:</w:t>
      </w:r>
    </w:p>
    <w:p w:rsidR="00DA63EC" w:rsidRDefault="00DA63EC" w:rsidP="00DA63EC">
      <w:pPr>
        <w:rPr>
          <w:rFonts w:ascii="FrankRuehl" w:hAnsi="FrankRuehl"/>
          <w:sz w:val="20"/>
          <w:rtl/>
        </w:rPr>
      </w:pPr>
      <w:del w:id="100960" w:author="מנוע מכני" w:date="2026-10-11T12:04:39Z">
        <w:r w:rsidRPr="0092071B">
          <w:rPr>
            <w:rFonts w:ascii="FrankRuehl" w:hAnsi="FrankRuehl"/>
            <w:sz w:val="20"/>
            <w:rtl/>
          </w:rPr>
          <w:delText xml:space="preserve"> </w:delText>
        </w:r>
      </w:del>
      <w:r w:rsidRPr="0092071B">
        <w:rPr>
          <w:rFonts w:ascii="FrankRuehl" w:hAnsi="FrankRuehl"/>
          <w:sz w:val="20"/>
          <w:rtl/>
        </w:rPr>
        <w:t xml:space="preserve">השורף מטמא בגדים, ולא המצית את האור, ולא המסדר את המערכה </w:t>
      </w:r>
    </w:p>
    <w:p w:rsidR="00DA63EC" w:rsidRDefault="00DA63EC" w:rsidP="00DA63EC">
      <w:pPr>
        <w:rPr>
          <w:rFonts w:ascii="FrankRuehl" w:hAnsi="FrankRuehl"/>
          <w:sz w:val="20"/>
          <w:rtl/>
        </w:rPr>
      </w:pPr>
      <w:r w:rsidRPr="0092071B">
        <w:rPr>
          <w:rFonts w:ascii="FrankRuehl" w:hAnsi="FrankRuehl"/>
          <w:sz w:val="20"/>
          <w:rtl/>
        </w:rPr>
        <w:t xml:space="preserve">ואיזהו השורף? המסייע בשעת שריפה, יכול אף משנעשו אפר מטמא בגדים? </w:t>
      </w:r>
      <w:r>
        <w:rPr>
          <w:rFonts w:ascii="FrankRuehl" w:hAnsi="FrankRuehl" w:hint="cs"/>
          <w:sz w:val="20"/>
          <w:rtl/>
        </w:rPr>
        <w:t>ת</w:t>
      </w:r>
      <w:r>
        <w:rPr>
          <w:rFonts w:ascii="FrankRuehl" w:hAnsi="FrankRuehl"/>
          <w:sz w:val="20"/>
          <w:rtl/>
        </w:rPr>
        <w:t>"</w:t>
      </w:r>
      <w:r>
        <w:rPr>
          <w:rFonts w:ascii="FrankRuehl" w:hAnsi="FrankRuehl" w:hint="cs"/>
          <w:sz w:val="20"/>
          <w:rtl/>
        </w:rPr>
        <w:t>ל</w:t>
      </w:r>
      <w:r w:rsidRPr="00464129">
        <w:rPr>
          <w:rStyle w:val="afffff0"/>
          <w:rtl/>
        </w:rPr>
        <w:t xml:space="preserve"> </w:t>
      </w:r>
      <w:r w:rsidRPr="00464129">
        <w:rPr>
          <w:rStyle w:val="afffff0"/>
          <w:rFonts w:hint="cs"/>
          <w:rtl/>
        </w:rPr>
        <w:t>'</w:t>
      </w:r>
      <w:r w:rsidRPr="00464129">
        <w:rPr>
          <w:rStyle w:val="afffff0"/>
          <w:rtl/>
        </w:rPr>
        <w:t>אותם</w:t>
      </w:r>
      <w:r w:rsidRPr="00464129">
        <w:rPr>
          <w:rStyle w:val="afffff0"/>
          <w:rFonts w:hint="cs"/>
          <w:rtl/>
        </w:rPr>
        <w:t>'</w:t>
      </w:r>
      <w:r w:rsidRPr="00464129">
        <w:rPr>
          <w:rStyle w:val="afffff0"/>
          <w:rtl/>
        </w:rPr>
        <w:t>,</w:t>
      </w:r>
      <w:r w:rsidRPr="0092071B">
        <w:rPr>
          <w:rFonts w:ascii="FrankRuehl" w:hAnsi="FrankRuehl"/>
          <w:sz w:val="20"/>
          <w:rtl/>
        </w:rPr>
        <w:t xml:space="preserve"> אותם מטמאין בגדים, ומשנעשין אפר אין מטמאין בגדים</w:t>
      </w:r>
      <w:ins w:id="95243" w:author="מנוע מכני" w:date="2026-10-11T12:04:39Z">
        <w:r>
          <w:rPr>
            <w:rFonts w:ascii="FrankRuehl" w:hAnsi="FrankRuehl"/>
            <w:sz w:val="20"/>
            <w:rtl/>
          </w:rPr>
          <w:t xml:space="preserve">,</w:t>
        </w:r>
      </w:ins>
      <w:del w:id="95244" w:author="מנוע מכני" w:date="2026-10-11T12:04:39Z">
        <w:r>
          <w:rPr>
            <w:rFonts w:ascii="FrankRuehl" w:hAnsi="FrankRuehl"/>
            <w:sz w:val="20"/>
            <w:rtl/>
          </w:rPr>
          <w:delText xml:space="preserve">;</w:delText>
        </w:r>
      </w:del>
    </w:p>
    <w:p>
      <w:pPr>
        <w:pStyle w:val="38"/>
        <w:rPr>
          <w:ins w:id="100961" w:author="מנוע מכני" w:date="2026-10-11T12:04:39Z"/>
        </w:rPr>
      </w:pPr>
      <w:r>
        <w:t>ר</w:t>
      </w:r>
      <w:r>
        <w:t>"</w:t>
      </w:r>
      <w:r>
        <w:t>ש</w:t>
      </w:r>
      <w:r w:rsidRPr="0092071B">
        <w:t>:</w:t>
      </w:r>
    </w:p>
    <w:p w:rsidR="00DA63EC" w:rsidRDefault="00DA63EC" w:rsidP="00DA63EC">
      <w:pPr>
        <w:rPr>
          <w:rFonts w:ascii="FrankRuehl" w:hAnsi="FrankRuehl"/>
          <w:sz w:val="20"/>
          <w:rtl/>
        </w:rPr>
      </w:pPr>
      <w:del w:id="100962"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אותם</w:t>
      </w:r>
      <w:r w:rsidRPr="00464129">
        <w:rPr>
          <w:rStyle w:val="afffff0"/>
          <w:rFonts w:hint="cs"/>
          <w:rtl/>
        </w:rPr>
        <w:t>'</w:t>
      </w:r>
      <w:r w:rsidRPr="00464129">
        <w:rPr>
          <w:rStyle w:val="afffff0"/>
          <w:rtl/>
        </w:rPr>
        <w:t xml:space="preserve"> </w:t>
      </w:r>
      <w:r w:rsidRPr="0092071B">
        <w:rPr>
          <w:rFonts w:ascii="FrankRuehl" w:hAnsi="FrankRuehl"/>
          <w:sz w:val="20"/>
          <w:rtl/>
        </w:rPr>
        <w:t>מטמאין בגדים, ניתך הבשר אין מטמאין בגדים.</w:t>
      </w:r>
    </w:p>
    <w:p>
      <w:pPr>
        <w:pStyle w:val="38"/>
        <w:rPr>
          <w:ins w:id="100963" w:author="מנוע מכני" w:date="2026-10-11T12:04:39Z"/>
        </w:rPr>
      </w:pPr>
      <w:r>
        <w:t xml:space="preserve">רבא:</w:t>
      </w:r>
    </w:p>
    <w:p w:rsidR="00DA63EC" w:rsidRDefault="00DA63EC" w:rsidP="00DA63EC">
      <w:pPr>
        <w:rPr>
          <w:rFonts w:ascii="FrankRuehl" w:hAnsi="FrankRuehl"/>
          <w:sz w:val="20"/>
          <w:rtl/>
        </w:rPr>
      </w:pPr>
      <w:del w:id="100964" w:author="מנוע מכני" w:date="2026-10-11T12:04:39Z">
        <w:r>
          <w:rPr>
            <w:rFonts w:ascii="FrankRuehl" w:hAnsi="FrankRuehl" w:hint="cs"/>
            <w:sz w:val="20"/>
            <w:rtl/>
          </w:rPr>
          <w:delText xml:space="preserve"> </w:delText>
        </w:r>
      </w:del>
      <w:ins w:id="92037" w:author="מנוע מכני" w:date="2026-10-11T12:04:39Z">
        <w:r>
          <w:rPr>
            <w:rFonts w:ascii="FrankRuehl" w:hAnsi="FrankRuehl"/>
            <w:b/>
            <w:bCs/>
            <w:sz w:val="20"/>
            <w:rtl/>
          </w:rPr>
          <w:t xml:space="preserve">יש</w:t>
        </w:r>
      </w:ins>
      <w:del w:id="92038" w:author="מנוע מכני" w:date="2026-10-11T12:04:39Z">
        <w:r w:rsidRPr="000B2438">
          <w:rPr>
            <w:rFonts w:ascii="FrankRuehl" w:hAnsi="FrankRuehl"/>
            <w:b/>
            <w:bCs/>
            <w:sz w:val="20"/>
            <w:rtl/>
          </w:rPr>
          <w:delText xml:space="preserve">איכא</w:delText>
        </w:r>
      </w:del>
      <w:r w:rsidRPr="000B2438">
        <w:rPr>
          <w:rFonts w:ascii="FrankRuehl" w:hAnsi="FrankRuehl"/>
          <w:b/>
          <w:bCs/>
          <w:sz w:val="20"/>
          <w:rtl/>
        </w:rPr>
        <w:t xml:space="preserve"> </w:t>
      </w:r>
      <w:ins w:id="90321" w:author="Claude - סמנטי" w:date="2026-10-11T12:26:16Z">
        <w:r>
          <w:rPr>
            <w:rFonts w:ascii="FrankRuehl" w:hAnsi="FrankRuehl"/>
            <w:b/>
            <w:bCs/>
            <w:sz w:val="20"/>
            <w:rtl/>
          </w:rPr>
          <w:t xml:space="preserve">ביניהם</w:t>
        </w:r>
      </w:ins>
      <w:del w:id="90322" w:author="Claude - סמנטי" w:date="2026-10-11T12:26:16Z">
        <w:r w:rsidRPr="000B2438">
          <w:rPr>
            <w:rFonts w:ascii="FrankRuehl" w:hAnsi="FrankRuehl"/>
            <w:b/>
            <w:bCs/>
            <w:sz w:val="20"/>
            <w:rtl/>
          </w:rPr>
          <w:delText xml:space="preserve">בינייהו</w:delText>
        </w:r>
      </w:del>
      <w:r w:rsidRPr="0092071B">
        <w:rPr>
          <w:rFonts w:ascii="FrankRuehl" w:hAnsi="FrankRuehl"/>
          <w:sz w:val="20"/>
          <w:rtl/>
        </w:rPr>
        <w:t xml:space="preserve"> דשוייה חרוכא.</w:t>
      </w:r>
      <w:r>
        <w:rPr>
          <w:rFonts w:ascii="FrankRuehl" w:hAnsi="FrankRuehl" w:hint="cs"/>
          <w:sz w:val="20"/>
          <w:rtl/>
        </w:rPr>
        <w:t xml:space="preserve">[דניתך הבשר אבל </w:t>
      </w:r>
      <w:r>
        <w:rPr>
          <w:rFonts w:ascii="FrankRuehl" w:hAnsi="FrankRuehl" w:hint="cs"/>
          <w:sz w:val="20"/>
          <w:rtl/>
        </w:rPr>
        <w:t xml:space="preserve">לא</w:t>
      </w:r>
      <w:r>
        <w:rPr>
          <w:rFonts w:ascii="FrankRuehl" w:hAnsi="FrankRuehl" w:hint="cs"/>
          <w:sz w:val="20"/>
          <w:rtl/>
        </w:rPr>
        <w:t xml:space="preserve"> נעשה אפר] </w:t>
      </w:r>
    </w:p>
    <w:p w:rsidR="00DA63EC" w:rsidRDefault="00DA63EC" w:rsidP="00DA63EC">
      <w:pPr>
        <w:pStyle w:val="Hadran"/>
        <w:rPr>
          <w:rtl/>
        </w:rPr>
        <w:pPrChange w:id="104015" w:author="Claude" w:date="2026-10-11T09:08:09Z">
          <w:pPr>
            <w:pStyle w:val="affff"/>
            <w:rPr>
              <w:rtl/>
            </w:rPr>
          </w:pPr>
        </w:pPrChange>
      </w:pPr>
      <w:r w:rsidRPr="0092071B">
        <w:rPr>
          <w:rtl/>
        </w:rPr>
        <w:t>הדרן עלך טבול יום.</w:t>
      </w:r>
    </w:p>
    <w:p w:rsidR="00DA63EC" w:rsidRDefault="00DA63EC" w:rsidP="00DA63EC">
      <w:pPr>
        <w:pStyle w:val="affffd"/>
        <w:rPr>
          <w:rtl/>
        </w:rPr>
      </w:pPr>
      <w:r>
        <w:rPr>
          <w:rFonts w:ascii="FrankRuehl" w:hAnsi="FrankRuehl"/>
          <w:sz w:val="20"/>
          <w:rtl/>
        </w:rPr>
        <w:t>׹</w:t>
      </w:r>
    </w:p>
    <w:p w:rsidR="00DA63EC" w:rsidRDefault="00DA63EC" w:rsidP="00DA63EC">
      <w:pPr>
        <w:rPr>
          <w:rFonts w:ascii="FrankRuehl" w:hAnsi="FrankRuehl"/>
          <w:sz w:val="20"/>
        </w:rPr>
      </w:pPr>
    </w:p>
    <w:p w:rsidR="00DA63EC" w:rsidRDefault="00DA63EC" w:rsidP="00DA63EC">
      <w:pPr>
        <w:pStyle w:val="affff"/>
        <w:rPr>
          <w:rtl/>
        </w:rPr>
      </w:pPr>
    </w:p>
    <w:p w:rsidR="00DA63EC" w:rsidRDefault="00DA63EC" w:rsidP="00DA63EC">
      <w:pPr>
        <w:pStyle w:val="affff"/>
        <w:rPr>
          <w:rtl/>
        </w:rPr>
      </w:pPr>
    </w:p>
    <w:p w:rsidR="00DA63EC" w:rsidRPr="00D924CE" w:rsidRDefault="00DA63EC" w:rsidP="00DA63EC">
      <w:pPr>
        <w:bidi w:val="0"/>
        <w:spacing w:after="160" w:line="259" w:lineRule="auto"/>
        <w:ind w:left="0" w:firstLine="0"/>
        <w:jc w:val="left"/>
        <w:rPr>
          <w:rFonts w:asciiTheme="minorHAnsi" w:hAnsiTheme="minorHAnsi" w:cs="Guttman Vilna"/>
          <w:b/>
          <w:bCs/>
          <w:color w:val="808080" w:themeColor="background1" w:themeShade="80"/>
          <w:sz w:val="30"/>
          <w:szCs w:val="30"/>
        </w:rPr>
      </w:pPr>
      <w:r>
        <w:rPr>
          <w:rtl/>
        </w:rPr>
        <w:br w:type="page"/>
      </w:r>
    </w:p>
    <w:p w:rsidR="00DA63EC" w:rsidRDefault="00DA63EC" w:rsidP="00DA63EC">
      <w:pPr>
        <w:pStyle w:val="afff7"/>
        <w:framePr w:wrap="around"/>
        <w:rPr>
          <w:del w:id="102993" w:author="Claude" w:date="2026-10-11T09:07:44Z"/>
          <w:rtl/>
        </w:rPr>
      </w:pPr>
      <w:del w:id="102992" w:author="Claude" w:date="2026-10-11T09:07:44Z">
        <w:r>
          <w:rPr>
            <w:rFonts w:hint="cs"/>
            <w:rtl/>
          </w:rPr>
          <w:lastRenderedPageBreak/>
          <w:delText xml:space="preserve">השוחט והמעלה </w:delText>
        </w:r>
      </w:del>
    </w:p>
    <w:p w:rsidR="00DA63EC" w:rsidRDefault="00DA63EC" w:rsidP="00DA63EC">
      <w:pPr>
        <w:pStyle w:val="afff6"/>
        <w:framePr w:wrap="around"/>
        <w:rPr>
          <w:del w:id="102991" w:author="Claude" w:date="2026-10-11T09:07:44Z"/>
          <w:rtl/>
        </w:rPr>
      </w:pPr>
      <w:del w:id="102990" w:author="Claude" w:date="2026-10-11T09:07:44Z">
        <w:r>
          <w:rPr>
            <w:rFonts w:hint="cs"/>
            <w:rtl/>
          </w:rPr>
          <w:delText xml:space="preserve">פרק שלושה עשר </w:delText>
        </w:r>
      </w:del>
    </w:p>
    <w:p>
      <w:pPr>
        <w:pStyle w:val="PetichatPerek"/>
        <w:rPr>
          <w:ins w:id="102989" w:author="Claude" w:date="2026-10-11T09:07:44Z"/>
        </w:rPr>
      </w:pPr>
      <w:ins w:id="102988" w:author="Claude" w:date="2026-10-11T09:07:44Z">
        <w:r>
          <w:rPr>
            <w:rFonts w:hint="cs"/>
            <w:rtl/>
          </w:rPr>
          <w:t xml:space="preserve">פרק שלושה עשר</w:t>
        </w:r>
        <w:r>
          <w:rPr>
            <w:rFonts w:hint="cs"/>
            <w:rtl/>
          </w:rPr>
          <w:t xml:space="preserve"> - </w:t>
        </w:r>
        <w:r>
          <w:rPr>
            <w:rFonts w:hint="cs"/>
            <w:rtl/>
          </w:rPr>
          <w:t xml:space="preserve">השוחט והמעלה</w:t>
        </w:r>
      </w:ins>
    </w:p>
    <w:p>
      <w:pPr>
        <w:pStyle w:val="MishnaBatzad"/>
        <w:rPr>
          <w:ins w:id="20462" w:author="קלוד" w:date="2026-10-11T09:07:24Z"/>
        </w:rPr>
      </w:pPr>
      <w:ins w:id="20461" w:author="קלוד" w:date="2026-10-11T09:07:24Z">
        <w:r>
          <w:t xml:space="preserve">משנה א</w:t>
        </w:r>
      </w:ins>
    </w:p>
    <w:p w:rsidR="00DA63EC" w:rsidRPr="000A334C" w:rsidRDefault="00DA63EC" w:rsidP="003B6D22">
      <w:pPr>
        <w:pStyle w:val="afff9"/>
        <w:rPr>
          <w:del w:id="20296" w:author="קלוד" w:date="2026-10-11T09:07:24Z"/>
          <w:rtl/>
        </w:rPr>
      </w:pPr>
      <w:del w:id="20295" w:author="קלוד" w:date="2026-10-11T09:07:24Z">
        <w:r w:rsidRPr="000A334C">
          <w:rPr>
            <w:rtl/>
          </w:rPr>
          <w:delText xml:space="preserve">מתני'.</w:delText>
        </w:r>
      </w:del>
    </w:p>
    <w:p w:rsidR="00DA63EC" w:rsidRPr="000A334C" w:rsidRDefault="00DA63EC" w:rsidP="003B6D22">
      <w:pPr>
        <w:pStyle w:val="afff9"/>
        <w:spacing w:before="120"/>
        <w:rPr>
          <w:rtl/>
        </w:rPr>
        <w:pPrChange w:id="90061" w:author="קלוד" w:date="2026-10-11T12:09:42Z">
          <w:pPr>
            <w:pStyle w:val="afff9"/>
          </w:pPr>
        </w:pPrChange>
      </w:pPr>
      <w:r w:rsidRPr="000A334C">
        <w:rPr>
          <w:rtl/>
        </w:rPr>
        <w:t>השוחט והמעלה בחוץ - חייב על השחיטה וחייב על העלאה;</w:t>
      </w:r>
    </w:p>
    <w:p w:rsidR="00DA63EC" w:rsidRPr="000A334C" w:rsidRDefault="00DA63EC" w:rsidP="003B6D22">
      <w:pPr>
        <w:pStyle w:val="afff9"/>
        <w:rPr>
          <w:rtl/>
        </w:rPr>
      </w:pPr>
      <w:r>
        <w:rPr>
          <w:rStyle w:val="TanaimMishna"/>
          <w:rtl/>
          <w:rPrChange w:id="20058" w:author="קלוד" w:date="2026-10-11T09:07:24Z">
            <w:rPr>
              <w:rtl/>
            </w:rPr>
          </w:rPrChange>
        </w:rPr>
        <w:t xml:space="preserve">רבי יוסי</w:t>
      </w:r>
      <w:r>
        <w:rPr>
          <w:rtl/>
        </w:rPr>
        <w:t xml:space="preserve"> הגלילי אומר</w:t>
      </w:r>
      <w:r>
        <w:rPr>
          <w:rStyle w:val="TanaimMishna"/>
          <w:rtl/>
          <w:rPrChange w:id="102885" w:author="Claude" w:date="2026-10-11T09:07:44Z">
            <w:rPr>
              <w:rtl/>
            </w:rPr>
          </w:rPrChange>
        </w:rPr>
        <w:t xml:space="preserve">:</w:t>
      </w:r>
      <w:r>
        <w:rPr>
          <w:rtl/>
        </w:rPr>
        <w:t xml:space="preserve"> שחט בפנים והעלה בחוץ, שחט בחוץ והעלה בחוץ - פטור, שלא העלה אלא דבר פסול;</w:t>
      </w:r>
    </w:p>
    <w:p w:rsidR="00DA63EC" w:rsidRPr="000A334C" w:rsidRDefault="00DA63EC" w:rsidP="003B6D22">
      <w:pPr>
        <w:pStyle w:val="afff9"/>
        <w:rPr>
          <w:rtl/>
        </w:rPr>
      </w:pPr>
      <w:r w:rsidRPr="000A334C">
        <w:rPr>
          <w:rtl/>
        </w:rPr>
        <w:t>אמרו לו: אף השוחט בפנים ומעלה בחוץ, כיון שהוציאו פסלו.</w:t>
      </w:r>
    </w:p>
    <w:p w:rsidR="00DA63EC" w:rsidRPr="000A334C" w:rsidRDefault="00DA63EC" w:rsidP="003B6D22">
      <w:pPr>
        <w:pStyle w:val="afff9"/>
        <w:rPr>
          <w:rtl/>
        </w:rPr>
      </w:pPr>
      <w:r w:rsidRPr="000A334C">
        <w:rPr>
          <w:rtl/>
        </w:rPr>
        <w:t>הטמא שאכל בין קדש טמא בין קדש טהור - חייב;</w:t>
      </w:r>
    </w:p>
    <w:p w:rsidR="00DA63EC" w:rsidRPr="000A334C" w:rsidRDefault="00DA63EC" w:rsidP="003B6D22">
      <w:pPr>
        <w:pStyle w:val="afff9"/>
        <w:rPr>
          <w:rtl/>
        </w:rPr>
      </w:pPr>
      <w:r>
        <w:rPr>
          <w:rStyle w:val="TanaimMishna"/>
          <w:rtl/>
          <w:rPrChange w:id="20059" w:author="קלוד" w:date="2026-10-11T09:07:24Z">
            <w:rPr>
              <w:rtl/>
            </w:rPr>
          </w:rPrChange>
        </w:rPr>
        <w:t xml:space="preserve">רבי יוסי</w:t>
      </w:r>
      <w:r>
        <w:rPr>
          <w:rtl/>
        </w:rPr>
        <w:t xml:space="preserve"> הגלילי אומר</w:t>
      </w:r>
      <w:r>
        <w:rPr>
          <w:rStyle w:val="TanaimMishna"/>
          <w:rtl/>
          <w:rPrChange w:id="102886" w:author="Claude" w:date="2026-10-11T09:07:44Z">
            <w:rPr>
              <w:rtl/>
            </w:rPr>
          </w:rPrChange>
        </w:rPr>
        <w:t xml:space="preserve">:</w:t>
      </w:r>
      <w:r>
        <w:rPr>
          <w:rtl/>
        </w:rPr>
        <w:t xml:space="preserve"> טמא שאכל טהור - חייב, </w:t>
      </w:r>
    </w:p>
    <w:p w:rsidR="00DA63EC" w:rsidRPr="000A334C" w:rsidRDefault="00DA63EC" w:rsidP="003B6D22">
      <w:pPr>
        <w:pStyle w:val="afff9"/>
        <w:rPr>
          <w:rtl/>
        </w:rPr>
      </w:pPr>
      <w:r w:rsidRPr="000A334C">
        <w:rPr>
          <w:rtl/>
        </w:rPr>
        <w:t>וטמא שאכל טמא - פטור, שלא אכל אלא דבר טמא;</w:t>
      </w:r>
    </w:p>
    <w:p w:rsidR="00DA63EC" w:rsidRPr="000A334C" w:rsidRDefault="00DA63EC" w:rsidP="003B6D22">
      <w:pPr>
        <w:pStyle w:val="afff9"/>
        <w:rPr>
          <w:rtl/>
        </w:rPr>
      </w:pPr>
      <w:r w:rsidRPr="000A334C">
        <w:rPr>
          <w:rtl/>
        </w:rPr>
        <w:t>אמרו לו: אף טמא שאכל את הטהור, כיון שנגע בו טמאוהו.</w:t>
      </w:r>
    </w:p>
    <w:p w:rsidR="00DA63EC" w:rsidRPr="000A334C" w:rsidRDefault="00DA63EC" w:rsidP="003B6D22">
      <w:pPr>
        <w:pStyle w:val="afff9"/>
        <w:rPr>
          <w:rtl/>
        </w:rPr>
      </w:pPr>
      <w:r w:rsidRPr="000A334C">
        <w:rPr>
          <w:rtl/>
        </w:rPr>
        <w:t>וטהור שאכל טמא - פטור, שאינו חייב אלא על טומאת הגוף.</w:t>
      </w:r>
    </w:p>
    <w:p w:rsidR="00DA63EC" w:rsidRDefault="00DA63EC" w:rsidP="00DA63EC">
      <w:pPr>
        <w:pStyle w:val="affffd"/>
        <w:rPr>
          <w:rtl/>
        </w:rPr>
      </w:pPr>
      <w:r>
        <w:rPr>
          <w:rtl/>
        </w:rPr>
        <w:t>׹</w:t>
      </w:r>
    </w:p>
    <w:p>
      <w:pPr>
        <w:pStyle w:val="afffff8"/>
        <w:rPr>
          <w:ins w:id="90087" w:author="קלוד" w:date="2026-10-11T12:29:36Z"/>
        </w:rPr>
      </w:pPr>
      <w:ins w:id="90088" w:author="קלוד" w:date="2026-10-11T12:29:36Z">
        <w:r>
          <w:rPr>
            <w:color w:val="7B3F00"/>
          </w:rPr>
          <w:t xml:space="preserve">העלאה בחוץ - עונש מ'ואל פתח' ואזהרה מ'השמר לך'</w:t>
        </w:r>
      </w:ins>
    </w:p>
    <w:p w:rsidR="00DA63EC" w:rsidRDefault="00DA63EC" w:rsidP="00DA63EC">
      <w:pPr>
        <w:tabs>
          <w:tab w:val="left" w:pos="0"/>
        </w:tabs>
        <w:rPr>
          <w:rtl/>
        </w:rPr>
      </w:pPr>
      <w:r w:rsidRPr="007F524D">
        <w:rPr>
          <w:b/>
          <w:bCs/>
          <w:rtl/>
        </w:rPr>
        <w:t>העלה</w:t>
      </w:r>
      <w:r>
        <w:rPr>
          <w:rtl/>
        </w:rPr>
        <w:t xml:space="preserve">, </w:t>
      </w:r>
      <w:r>
        <w:rPr>
          <w:b/>
          <w:bCs/>
          <w:rtl/>
        </w:rPr>
        <w:tab/>
      </w:r>
      <w:r w:rsidRPr="007F524D">
        <w:rPr>
          <w:b/>
          <w:bCs/>
          <w:rtl/>
        </w:rPr>
        <w:t>עונש</w:t>
      </w:r>
      <w:r>
        <w:rPr>
          <w:rtl/>
        </w:rPr>
        <w:t xml:space="preserve"> – </w:t>
      </w:r>
      <w:r w:rsidRPr="0046594B">
        <w:rPr>
          <w:rStyle w:val="afffff0"/>
          <w:rtl/>
        </w:rPr>
        <w:t>ד</w:t>
      </w:r>
      <w:r w:rsidRPr="0046594B">
        <w:rPr>
          <w:rStyle w:val="afffff0"/>
          <w:rFonts w:hint="cs"/>
          <w:rtl/>
        </w:rPr>
        <w:t>'</w:t>
      </w:r>
      <w:ins w:id="91203" w:author="Claude - סמנטי" w:date="2026-10-11T12:26:16Z">
        <w:r>
          <w:rPr>
            <w:rStyle w:val="afffff0"/>
            <w:rtl/>
          </w:rPr>
          <w:t xml:space="preserve">וְאֶל פֶּתַח אֹהֶל מוֹעֵד לֹא הֱבִיאוֹ</w:t>
        </w:r>
      </w:ins>
      <w:del w:id="91204" w:author="Claude - סמנטי" w:date="2026-10-11T12:26:16Z">
        <w:r w:rsidRPr="0046594B">
          <w:rPr>
            <w:rStyle w:val="afffff0"/>
            <w:rtl/>
          </w:rPr>
          <w:delText xml:space="preserve">ואל פתח אהל מועד </w:delText>
        </w:r>
        <w:r w:rsidRPr="0046594B">
          <w:rPr>
            <w:rStyle w:val="afffff0"/>
            <w:rtl/>
          </w:rPr>
          <w:delText xml:space="preserve">לא</w:delText>
        </w:r>
        <w:r w:rsidRPr="0046594B">
          <w:rPr>
            <w:rStyle w:val="afffff0"/>
            <w:rtl/>
          </w:rPr>
          <w:delText xml:space="preserve"> הביאו</w:delText>
        </w:r>
      </w:del>
      <w:r w:rsidRPr="0046594B">
        <w:rPr>
          <w:rStyle w:val="afffff0"/>
          <w:rFonts w:hint="cs"/>
          <w:rtl/>
        </w:rPr>
        <w:t>'</w:t>
      </w:r>
      <w:r w:rsidRPr="0046594B">
        <w:rPr>
          <w:rStyle w:val="afffff0"/>
          <w:rtl/>
        </w:rPr>
        <w:t>,</w:t>
      </w:r>
      <w:r>
        <w:rPr>
          <w:rtl/>
        </w:rPr>
        <w:t xml:space="preserve"> </w:t>
      </w:r>
      <w:r w:rsidRPr="007F524D">
        <w:rPr>
          <w:b/>
          <w:bCs/>
          <w:rtl/>
        </w:rPr>
        <w:t>אזהרה</w:t>
      </w:r>
      <w:r>
        <w:rPr>
          <w:rtl/>
        </w:rPr>
        <w:t xml:space="preserve"> – </w:t>
      </w:r>
      <w:r w:rsidRPr="0046594B">
        <w:rPr>
          <w:rStyle w:val="afffff0"/>
          <w:rtl/>
        </w:rPr>
        <w:t>ד</w:t>
      </w:r>
      <w:r w:rsidRPr="0046594B">
        <w:rPr>
          <w:rStyle w:val="afffff0"/>
          <w:rFonts w:hint="cs"/>
          <w:rtl/>
        </w:rPr>
        <w:t>'</w:t>
      </w:r>
      <w:r w:rsidRPr="0046594B">
        <w:rPr>
          <w:rStyle w:val="afffff0"/>
          <w:rtl/>
        </w:rPr>
        <w:t xml:space="preserve"> השמר לך פן תעלה עולותיך</w:t>
      </w:r>
      <w:r w:rsidRPr="0046594B">
        <w:rPr>
          <w:rStyle w:val="afffff0"/>
          <w:rFonts w:hint="cs"/>
          <w:rtl/>
        </w:rPr>
        <w:t>'</w:t>
      </w:r>
      <w:r w:rsidRPr="0046594B">
        <w:rPr>
          <w:rStyle w:val="afffff0"/>
          <w:rtl/>
        </w:rPr>
        <w:t>,</w:t>
      </w:r>
      <w:r>
        <w:rPr>
          <w:rtl/>
        </w:rPr>
        <w:t xml:space="preserve"> </w:t>
      </w:r>
    </w:p>
    <w:p>
      <w:pPr>
        <w:pStyle w:val="38"/>
        <w:rPr>
          <w:ins w:id="100965" w:author="מנוע מכני" w:date="2026-10-11T12:04:39Z"/>
        </w:rPr>
      </w:pPr>
      <w:r>
        <w:t>וכי הא דא</w:t>
      </w:r>
      <w:r>
        <w:t>ר</w:t>
      </w:r>
      <w:r>
        <w:t>"</w:t>
      </w:r>
      <w:r>
        <w:t>א מר</w:t>
      </w:r>
      <w:r>
        <w:t>"</w:t>
      </w:r>
      <w:r>
        <w:t>א</w:t>
      </w:r>
      <w:r>
        <w:t xml:space="preserve">:</w:t>
      </w:r>
    </w:p>
    <w:p w:rsidR="00DA63EC" w:rsidRDefault="00DA63EC" w:rsidP="00DA63EC">
      <w:pPr>
        <w:tabs>
          <w:tab w:val="left" w:pos="0"/>
        </w:tabs>
        <w:rPr>
          <w:rtl/>
        </w:rPr>
      </w:pPr>
      <w:del w:id="100966" w:author="מנוע מכני" w:date="2026-10-11T12:04:39Z">
        <w:r>
          <w:rPr>
            <w:rtl/>
          </w:rPr>
          <w:delText xml:space="preserve"> </w:delText>
        </w:r>
      </w:del>
      <w:r>
        <w:rPr>
          <w:rtl/>
        </w:rPr>
        <w:t xml:space="preserve">כל מקום שנאמר</w:t>
      </w:r>
      <w:r w:rsidRPr="00464129">
        <w:rPr>
          <w:rStyle w:val="afffff0"/>
          <w:rtl/>
        </w:rPr>
        <w:t xml:space="preserve"> </w:t>
      </w:r>
      <w:r w:rsidRPr="00464129">
        <w:rPr>
          <w:rStyle w:val="afffff0"/>
          <w:rFonts w:hint="cs"/>
          <w:rtl/>
        </w:rPr>
        <w:t>'</w:t>
      </w:r>
      <w:r w:rsidRPr="00464129">
        <w:rPr>
          <w:rStyle w:val="afffff0"/>
          <w:rtl/>
        </w:rPr>
        <w:t>השמר פן ואל</w:t>
      </w:r>
      <w:r w:rsidRPr="00464129">
        <w:rPr>
          <w:rStyle w:val="afffff0"/>
          <w:rFonts w:hint="cs"/>
          <w:rtl/>
        </w:rPr>
        <w:t>'</w:t>
      </w:r>
      <w:r w:rsidRPr="00464129">
        <w:rPr>
          <w:rStyle w:val="afffff0"/>
          <w:rtl/>
        </w:rPr>
        <w:t xml:space="preserve"> </w:t>
      </w:r>
      <w:r>
        <w:rPr>
          <w:rtl/>
        </w:rPr>
        <w:t xml:space="preserve">- אינו אלא </w:t>
      </w:r>
      <w:r>
        <w:rPr>
          <w:rtl/>
        </w:rPr>
        <w:t xml:space="preserve">לא</w:t>
      </w:r>
      <w:r>
        <w:rPr>
          <w:rtl/>
        </w:rPr>
        <w:t xml:space="preserve"> תעשה</w:t>
      </w:r>
      <w:ins w:id="95245" w:author="מנוע מכני" w:date="2026-10-11T12:04:39Z">
        <w:r>
          <w:rPr>
            <w:rtl/>
          </w:rPr>
          <w:t xml:space="preserve">,</w:t>
        </w:r>
      </w:ins>
      <w:del w:id="95246" w:author="מנוע מכני" w:date="2026-10-11T12:04:39Z">
        <w:r>
          <w:rPr>
            <w:rtl/>
          </w:rPr>
          <w:delText xml:space="preserve">;</w:delText>
        </w:r>
      </w:del>
    </w:p>
    <w:p>
      <w:pPr>
        <w:pStyle w:val="38"/>
        <w:rPr>
          <w:ins w:id="100967" w:author="מנוע מכני" w:date="2026-10-11T12:04:39Z"/>
        </w:rPr>
      </w:pPr>
      <w:r>
        <w:t xml:space="preserve">אלא</w:t>
      </w:r>
    </w:p>
    <w:p w:rsidR="00DA63EC" w:rsidRDefault="00DA63EC" w:rsidP="00DA63EC">
      <w:pPr>
        <w:tabs>
          <w:tab w:val="left" w:pos="0"/>
        </w:tabs>
        <w:rPr>
          <w:rtl/>
        </w:rPr>
      </w:pPr>
      <w:del w:id="100968" w:author="מנוע מכני" w:date="2026-10-11T12:04:39Z">
        <w:r>
          <w:rPr>
            <w:rtl/>
          </w:rPr>
          <w:delText xml:space="preserve"> </w:delText>
        </w:r>
      </w:del>
      <w:r w:rsidRPr="007F524D">
        <w:rPr>
          <w:b/>
          <w:bCs/>
          <w:rtl/>
        </w:rPr>
        <w:t>שחיטה</w:t>
      </w:r>
      <w:r>
        <w:rPr>
          <w:rtl/>
        </w:rPr>
        <w:t xml:space="preserve">, </w:t>
      </w:r>
      <w:r w:rsidRPr="007F524D">
        <w:rPr>
          <w:b/>
          <w:bCs/>
          <w:rtl/>
        </w:rPr>
        <w:t>עונש</w:t>
      </w:r>
      <w:r>
        <w:rPr>
          <w:rtl/>
        </w:rPr>
        <w:t xml:space="preserve"> </w:t>
      </w:r>
      <w:r w:rsidRPr="0046594B">
        <w:rPr>
          <w:rStyle w:val="afffff0"/>
          <w:rFonts w:hint="cs"/>
          <w:rtl/>
        </w:rPr>
        <w:t>ד'</w:t>
      </w:r>
      <w:ins w:id="91207" w:author="Claude - סמנטי" w:date="2026-10-11T12:26:16Z">
        <w:r>
          <w:rPr>
            <w:rStyle w:val="afffff0"/>
            <w:rtl/>
          </w:rPr>
          <w:t xml:space="preserve">וְאֶל פֶּתַח אֹהֶל מוֹעֵד לֹא הֱבִיאוֹ</w:t>
        </w:r>
      </w:ins>
      <w:del w:id="91208" w:author="Claude - סמנטי" w:date="2026-10-11T12:26:16Z">
        <w:r w:rsidRPr="0046594B">
          <w:rPr>
            <w:rStyle w:val="afffff0"/>
            <w:rtl/>
          </w:rPr>
          <w:delText xml:space="preserve">ואל פתח אהל מועד </w:delText>
        </w:r>
        <w:r w:rsidRPr="0046594B">
          <w:rPr>
            <w:rStyle w:val="afffff0"/>
            <w:rtl/>
          </w:rPr>
          <w:delText xml:space="preserve">לא</w:delText>
        </w:r>
        <w:r w:rsidRPr="0046594B">
          <w:rPr>
            <w:rStyle w:val="afffff0"/>
            <w:rtl/>
          </w:rPr>
          <w:delText xml:space="preserve"> הביאו</w:delText>
        </w:r>
      </w:del>
      <w:r w:rsidRPr="0046594B">
        <w:rPr>
          <w:rStyle w:val="afffff0"/>
          <w:rFonts w:hint="cs"/>
          <w:rtl/>
        </w:rPr>
        <w:t>'</w:t>
      </w:r>
      <w:r w:rsidRPr="0046594B">
        <w:rPr>
          <w:rStyle w:val="afffff0"/>
          <w:rtl/>
        </w:rPr>
        <w:t>,</w:t>
      </w:r>
      <w:ins w:id="95247" w:author="מנוע מכני" w:date="2026-10-11T12:04:39Z">
        <w:r>
          <w:rPr>
            <w:rtl/>
          </w:rPr>
          <w:t xml:space="preserve"> </w:t>
        </w:r>
      </w:ins>
      <w:del w:id="95248" w:author="מנוע מכני" w:date="2026-10-11T12:04:39Z">
        <w:r>
          <w:rPr>
            <w:rtl/>
          </w:rPr>
          <w:delText xml:space="preserve"> </w:delText>
        </w:r>
        <w:r>
          <w:rPr>
            <w:rFonts w:hint="cs"/>
            <w:rtl/>
          </w:rPr>
          <w:delText xml:space="preserve"> </w:delText>
        </w:r>
      </w:del>
      <w:r w:rsidRPr="007F524D">
        <w:rPr>
          <w:rFonts w:hint="cs"/>
          <w:b/>
          <w:bCs/>
          <w:rtl/>
        </w:rPr>
        <w:t>אזהרה</w:t>
      </w:r>
      <w:r>
        <w:rPr>
          <w:rFonts w:hint="cs"/>
          <w:rtl/>
        </w:rPr>
        <w:t xml:space="preserve"> ו'</w:t>
      </w:r>
      <w:ins w:id="91205" w:author="Claude - סמנטי" w:date="2026-10-11T12:26:16Z">
        <w:r>
          <w:rPr>
            <w:rStyle w:val="afffff0"/>
            <w:rtl/>
          </w:rPr>
          <w:t xml:space="preserve">וְלֹא יִזְבְּחוּ עוֹד</w:t>
        </w:r>
      </w:ins>
      <w:del w:id="91206" w:author="Claude - סמנטי" w:date="2026-10-11T12:26:16Z">
        <w:r>
          <w:rPr>
            <w:rtl/>
          </w:rPr>
          <w:delText xml:space="preserve">ולא יזבחו עוד</w:delText>
        </w:r>
      </w:del>
      <w:r>
        <w:rPr>
          <w:rFonts w:hint="cs"/>
          <w:rtl/>
        </w:rPr>
        <w:t>'</w:t>
      </w:r>
      <w:r>
        <w:rPr>
          <w:rtl/>
        </w:rPr>
        <w:t>.</w:t>
      </w:r>
    </w:p>
    <w:p w:rsidR="00DA63EC" w:rsidRDefault="00DA63EC" w:rsidP="00DA63EC">
      <w:pPr>
        <w:tabs>
          <w:tab w:val="left" w:pos="0"/>
        </w:tabs>
        <w:rPr>
          <w:rtl/>
        </w:rPr>
      </w:pPr>
      <w:ins w:id="93781" w:author="מנוע מכני" w:date="2026-10-11T12:04:39Z">
        <w:r>
          <w:rPr>
            <w:rtl/>
          </w:rPr>
          <w:t xml:space="preserve">זה</w:t>
        </w:r>
      </w:ins>
      <w:del w:id="93782" w:author="מנוע מכני" w:date="2026-10-11T12:04:39Z">
        <w:r>
          <w:rPr>
            <w:rtl/>
          </w:rPr>
          <w:delText xml:space="preserve">האי</w:delText>
        </w:r>
      </w:del>
      <w:r>
        <w:rPr>
          <w:rtl/>
        </w:rPr>
        <w:t xml:space="preserve"> </w:t>
      </w:r>
      <w:ins w:id="97343" w:author="מנוע מכני" w:date="2026-10-11T12:04:39Z">
        <w:r>
          <w:rPr>
            <w:rtl/>
          </w:rPr>
          <w:t xml:space="preserve">צריך</w:t>
        </w:r>
      </w:ins>
      <w:del w:id="97344" w:author="מנוע מכני" w:date="2026-10-11T12:04:39Z">
        <w:r>
          <w:rPr>
            <w:rtl/>
          </w:rPr>
          <w:delText xml:space="preserve">מיבעי</w:delText>
        </w:r>
      </w:del>
      <w:r>
        <w:rPr>
          <w:rtl/>
        </w:rPr>
        <w:t xml:space="preserve"> </w:t>
      </w:r>
      <w:ins w:id="93775" w:author="מנוע מכני" w:date="2026-10-11T12:04:39Z">
        <w:r>
          <w:rPr>
            <w:rtl/>
          </w:rPr>
          <w:t xml:space="preserve">לו</w:t>
        </w:r>
      </w:ins>
      <w:del w:id="93776" w:author="מנוע מכני" w:date="2026-10-11T12:04:39Z">
        <w:r>
          <w:rPr>
            <w:rtl/>
          </w:rPr>
          <w:delText xml:space="preserve">ליה</w:delText>
        </w:r>
      </w:del>
      <w:r>
        <w:rPr>
          <w:rtl/>
        </w:rPr>
        <w:t xml:space="preserve"> </w:t>
      </w:r>
      <w:r>
        <w:rPr>
          <w:rStyle w:val="2fb"/>
          <w:rtl/>
        </w:rPr>
        <w:t xml:space="preserve">לכדר"א</w:t>
      </w:r>
      <w:r>
        <w:rPr>
          <w:rtl/>
        </w:rPr>
        <w:t xml:space="preserve">, דמנין לזובח בהמה למרקוליס שהוא חייב? </w:t>
      </w:r>
      <w:r w:rsidRPr="0046594B">
        <w:rPr>
          <w:rStyle w:val="afffff0"/>
          <w:rtl/>
        </w:rPr>
        <w:t>ד</w:t>
      </w:r>
      <w:r w:rsidRPr="0046594B">
        <w:rPr>
          <w:rStyle w:val="afffff0"/>
          <w:rFonts w:hint="cs"/>
          <w:rtl/>
        </w:rPr>
        <w:t>'</w:t>
      </w:r>
      <w:ins w:id="91211" w:author="Claude - סמנטי" w:date="2026-10-11T12:26:16Z">
        <w:r>
          <w:rPr>
            <w:rStyle w:val="afffff0"/>
            <w:rtl/>
          </w:rPr>
          <w:t xml:space="preserve">וְלֹא יִזְבְּחוּ עוֹד אֶת זִבְחֵיהֶם</w:t>
        </w:r>
      </w:ins>
      <w:del w:id="91212" w:author="Claude - סמנטי" w:date="2026-10-11T12:26:16Z">
        <w:r w:rsidRPr="0046594B">
          <w:rPr>
            <w:rStyle w:val="afffff0"/>
            <w:rtl/>
          </w:rPr>
          <w:delText xml:space="preserve">ולא יזבחו עוד את זבחיהם</w:delText>
        </w:r>
      </w:del>
      <w:r w:rsidRPr="0046594B">
        <w:rPr>
          <w:rStyle w:val="afffff0"/>
          <w:rFonts w:hint="cs"/>
          <w:rtl/>
        </w:rPr>
        <w:t>'</w:t>
      </w:r>
      <w:r w:rsidRPr="0046594B">
        <w:rPr>
          <w:rStyle w:val="afffff0"/>
          <w:rtl/>
        </w:rPr>
        <w:t>,</w:t>
      </w:r>
      <w:r>
        <w:rPr>
          <w:rtl/>
        </w:rPr>
        <w:t xml:space="preserve"> אם אינו ענין לכדרכה, </w:t>
      </w:r>
      <w:r w:rsidRPr="0046594B">
        <w:rPr>
          <w:rStyle w:val="afffff0"/>
          <w:rtl/>
        </w:rPr>
        <w:t>ד</w:t>
      </w:r>
      <w:r w:rsidRPr="0046594B">
        <w:rPr>
          <w:rStyle w:val="afffff0"/>
          <w:rFonts w:hint="cs"/>
          <w:rtl/>
        </w:rPr>
        <w:t>'</w:t>
      </w:r>
      <w:ins w:id="91209" w:author="Claude - סמנטי" w:date="2026-10-11T12:26:16Z">
        <w:r>
          <w:rPr>
            <w:rStyle w:val="afffff0"/>
            <w:rtl/>
          </w:rPr>
          <w:t xml:space="preserve">אֵיכָה יַעַבְדוּ</w:t>
        </w:r>
      </w:ins>
      <w:del w:id="91210" w:author="Claude - סמנטי" w:date="2026-10-11T12:26:16Z">
        <w:r w:rsidRPr="0046594B">
          <w:rPr>
            <w:rStyle w:val="afffff0"/>
            <w:rtl/>
          </w:rPr>
          <w:delText xml:space="preserve">איכה יעבדו</w:delText>
        </w:r>
      </w:del>
      <w:r w:rsidRPr="0046594B">
        <w:rPr>
          <w:rStyle w:val="afffff0"/>
          <w:rFonts w:hint="cs"/>
          <w:rtl/>
        </w:rPr>
        <w:t>'</w:t>
      </w:r>
      <w:r w:rsidRPr="0046594B">
        <w:rPr>
          <w:rStyle w:val="afffff0"/>
          <w:rtl/>
        </w:rPr>
        <w:t>,</w:t>
      </w:r>
      <w:r>
        <w:rPr>
          <w:rtl/>
        </w:rPr>
        <w:t xml:space="preserve"> תנהו ענין לשלא כדרכה! </w:t>
      </w:r>
      <w:r>
        <w:rPr>
          <w:rtl/>
        </w:rPr>
        <w:br/>
        <w:t xml:space="preserve">אמר</w:t>
      </w:r>
      <w:r>
        <w:rPr>
          <w:rtl/>
        </w:rPr>
        <w:br/>
        <w:t xml:space="preserve"> </w:t>
      </w:r>
      <w:r>
        <w:rPr>
          <w:rStyle w:val="2fb"/>
          <w:rtl/>
        </w:rPr>
        <w:br/>
        <w:t xml:space="preserve">רבה</w:t>
      </w:r>
      <w:r>
        <w:rPr>
          <w:rtl/>
        </w:rPr>
        <w:br/>
        <w:t xml:space="preserve">: קרי </w:t>
      </w:r>
      <w:ins w:id="93777" w:author="מנוע מכני" w:date="2026-10-11T12:04:39Z">
        <w:r>
          <w:rPr>
            <w:rtl/>
          </w:rPr>
          <w:t xml:space="preserve">בו</w:t>
        </w:r>
      </w:ins>
      <w:del w:id="93778" w:author="מנוע מכני" w:date="2026-10-11T12:04:39Z">
        <w:r>
          <w:rPr>
            <w:rtl/>
          </w:rPr>
          <w:br/>
          <w:delText xml:space="preserve">ביה</w:delText>
        </w:r>
      </w:del>
      <w:r>
        <w:rPr>
          <w:rtl/>
        </w:rPr>
        <w:br/>
        <w:t xml:space="preserve"> ולא יזבחו וקרי </w:t>
      </w:r>
      <w:ins w:id="93779" w:author="מנוע מכני" w:date="2026-10-11T12:04:39Z">
        <w:r>
          <w:rPr>
            <w:rtl/>
          </w:rPr>
          <w:t xml:space="preserve">בו</w:t>
        </w:r>
      </w:ins>
      <w:del w:id="93780" w:author="מנוע מכני" w:date="2026-10-11T12:04:39Z">
        <w:r>
          <w:rPr>
            <w:rtl/>
          </w:rPr>
          <w:br/>
          <w:delText xml:space="preserve">ביה</w:delText>
        </w:r>
      </w:del>
      <w:r>
        <w:rPr>
          <w:rtl/>
        </w:rPr>
        <w:br/>
        <w:t xml:space="preserve"> ולא עוד.</w:t>
      </w:r>
    </w:p>
    <w:p w:rsidR="00DA63EC" w:rsidRDefault="00DA63EC" w:rsidP="00DA63EC">
      <w:pPr>
        <w:pStyle w:val="afff3"/>
        <w:framePr w:wrap="around"/>
        <w:rPr>
          <w:rtl/>
        </w:rPr>
      </w:pPr>
      <w:r>
        <w:rPr>
          <w:rFonts w:hint="cs"/>
          <w:rtl/>
        </w:rPr>
        <w:t>קו:</w:t>
      </w:r>
    </w:p>
    <w:p w:rsidR="00DA63EC" w:rsidRDefault="00DA63EC" w:rsidP="00DA63EC">
      <w:pPr>
        <w:pStyle w:val="afffff"/>
        <w:rPr>
          <w:rtl/>
        </w:rPr>
      </w:pPr>
      <w:r>
        <w:rPr>
          <w:rtl/>
        </w:rPr>
        <w:t>• אכתי מיבעי לכדתניא: עד כאן הוא מדבר בקדשים שהקדישן בשעת איסור הבמות והקריבן בשעת איסור הבמות, שהרי עונשן אמור:</w:t>
      </w:r>
      <w:r w:rsidRPr="00464129">
        <w:rPr>
          <w:rStyle w:val="afffff0"/>
          <w:rtl/>
        </w:rPr>
        <w:t xml:space="preserve"> </w:t>
      </w:r>
      <w:r w:rsidRPr="00464129">
        <w:rPr>
          <w:rStyle w:val="afffff0"/>
          <w:rFonts w:hint="cs"/>
          <w:rtl/>
        </w:rPr>
        <w:t>'</w:t>
      </w:r>
      <w:r w:rsidRPr="00464129">
        <w:rPr>
          <w:rStyle w:val="afffff0"/>
          <w:rtl/>
        </w:rPr>
        <w:t>ואל פתח אהל מועד</w:t>
      </w:r>
      <w:r w:rsidRPr="00464129">
        <w:rPr>
          <w:rStyle w:val="afffff0"/>
          <w:rFonts w:hint="cs"/>
          <w:rtl/>
        </w:rPr>
        <w:t>'</w:t>
      </w:r>
      <w:r w:rsidRPr="00464129">
        <w:rPr>
          <w:rStyle w:val="afffff0"/>
          <w:rtl/>
        </w:rPr>
        <w:t>,</w:t>
      </w:r>
      <w:r>
        <w:rPr>
          <w:rtl/>
        </w:rPr>
        <w:t xml:space="preserve"> אזהרה – </w:t>
      </w:r>
      <w:r w:rsidRPr="0046594B">
        <w:rPr>
          <w:rStyle w:val="afffff0"/>
          <w:rtl/>
        </w:rPr>
        <w:t>ד</w:t>
      </w:r>
      <w:r w:rsidRPr="0046594B">
        <w:rPr>
          <w:rStyle w:val="afffff0"/>
          <w:rFonts w:hint="cs"/>
          <w:rtl/>
        </w:rPr>
        <w:t>'</w:t>
      </w:r>
      <w:r w:rsidRPr="0046594B">
        <w:rPr>
          <w:rStyle w:val="afffff0"/>
          <w:rtl/>
        </w:rPr>
        <w:t>השמר לך פן תעלה עולותיך</w:t>
      </w:r>
      <w:r w:rsidRPr="0046594B">
        <w:rPr>
          <w:rStyle w:val="afffff0"/>
          <w:rFonts w:hint="cs"/>
          <w:rtl/>
        </w:rPr>
        <w:t>'</w:t>
      </w:r>
      <w:r w:rsidRPr="0046594B">
        <w:rPr>
          <w:rStyle w:val="afffff0"/>
          <w:rtl/>
        </w:rPr>
        <w:t>,</w:t>
      </w:r>
      <w:r>
        <w:rPr>
          <w:rtl/>
        </w:rPr>
        <w:t xml:space="preserve"> מכאן ואילך בזבחים שהקדישן בשעת היתר הבמות והקריבן בשעת איסור הבמות, שנא': </w:t>
      </w:r>
      <w:r>
        <w:rPr>
          <w:rFonts w:hint="cs"/>
          <w:rtl/>
        </w:rPr>
        <w:t>'</w:t>
      </w:r>
      <w:r>
        <w:rPr>
          <w:rStyle w:val="afffff0"/>
          <w:rtl/>
          <w:rPrChange w:id="9057" w:author="מנוע פסוקים" w:date="2026-10-11T09:29:40Z">
            <w:rPr>
              <w:rtl/>
            </w:rPr>
          </w:rPrChange>
        </w:rPr>
        <w:t xml:space="preserve">למען אשר יביאו בני ישראל את זבחיהם אשר הם זובחים</w:t>
      </w:r>
      <w:r>
        <w:rPr>
          <w:rtl/>
        </w:rPr>
        <w:t xml:space="preserve">, זבחים שהתרתי לך כבר על פני השדה, </w:t>
      </w:r>
    </w:p>
    <w:p w:rsidR="00DA63EC" w:rsidRDefault="00DA63EC" w:rsidP="00DA63EC">
      <w:pPr>
        <w:pStyle w:val="afffff"/>
        <w:rPr>
          <w:rtl/>
        </w:rPr>
      </w:pPr>
      <w:r>
        <w:rPr>
          <w:rtl/>
        </w:rPr>
        <w:tab/>
        <w:t>לומר לך: הזובח בשעת איסור הבמות, מעלה עליו הכתוב כאילו הקריב על פני השדה;</w:t>
      </w:r>
    </w:p>
    <w:p w:rsidR="00DA63EC" w:rsidRDefault="00DA63EC" w:rsidP="00DA63EC">
      <w:pPr>
        <w:pStyle w:val="afffff"/>
        <w:rPr>
          <w:rtl/>
        </w:rPr>
      </w:pPr>
      <w:r>
        <w:rPr>
          <w:rtl/>
        </w:rPr>
        <w:t>והביאום לה' - זו מצות עשה,</w:t>
      </w:r>
      <w:r w:rsidRPr="00464129">
        <w:rPr>
          <w:rStyle w:val="afffff0"/>
          <w:rtl/>
        </w:rPr>
        <w:t xml:space="preserve"> </w:t>
      </w:r>
      <w:r w:rsidRPr="00464129">
        <w:rPr>
          <w:rStyle w:val="afffff0"/>
          <w:rFonts w:hint="cs"/>
          <w:rtl/>
        </w:rPr>
        <w:t>'ו</w:t>
      </w:r>
      <w:r w:rsidRPr="00464129">
        <w:rPr>
          <w:rStyle w:val="afffff0"/>
          <w:rtl/>
        </w:rPr>
        <w:t>לא יזבחו עוד</w:t>
      </w:r>
      <w:r w:rsidRPr="00464129">
        <w:rPr>
          <w:rStyle w:val="afffff0"/>
          <w:rFonts w:hint="cs"/>
          <w:rtl/>
        </w:rPr>
        <w:t>'-</w:t>
      </w:r>
      <w:r>
        <w:rPr>
          <w:rFonts w:hint="cs"/>
          <w:rtl/>
        </w:rPr>
        <w:t xml:space="preserve"> זה לא תעשה</w:t>
      </w:r>
      <w:r>
        <w:rPr>
          <w:rtl/>
        </w:rPr>
        <w:t xml:space="preserve"> </w:t>
      </w:r>
    </w:p>
    <w:p w:rsidR="00DA63EC" w:rsidRDefault="00DA63EC" w:rsidP="00DA63EC">
      <w:pPr>
        <w:tabs>
          <w:tab w:val="left" w:pos="0"/>
        </w:tabs>
        <w:rPr>
          <w:rtl/>
        </w:rPr>
      </w:pPr>
      <w:r w:rsidRPr="003017EE">
        <w:rPr>
          <w:rStyle w:val="afffff0"/>
          <w:rFonts w:hint="cs"/>
          <w:rtl/>
        </w:rPr>
        <w:t>'</w:t>
      </w:r>
      <w:ins w:id="91213" w:author="Claude - סמנטי" w:date="2026-10-11T12:26:16Z">
        <w:r>
          <w:rPr>
            <w:rStyle w:val="afffff0"/>
            <w:rtl/>
          </w:rPr>
          <w:t xml:space="preserve">חוּקַּת עוֹלָם תִּהְיֶה זֹאת לָהֶם לְדוֹרוֹתָם</w:t>
        </w:r>
      </w:ins>
      <w:del w:id="91214" w:author="Claude - סמנטי" w:date="2026-10-11T12:26:16Z">
        <w:r w:rsidRPr="003017EE">
          <w:rPr>
            <w:rStyle w:val="afffff0"/>
            <w:rtl/>
          </w:rPr>
          <w:delText xml:space="preserve">חוקת עולם תהיה זאת להם לדורותם</w:delText>
        </w:r>
      </w:del>
      <w:r w:rsidRPr="003017EE">
        <w:rPr>
          <w:rStyle w:val="afffff0"/>
          <w:rFonts w:hint="cs"/>
          <w:rtl/>
        </w:rPr>
        <w:t>'</w:t>
      </w:r>
      <w:r w:rsidRPr="003017EE">
        <w:rPr>
          <w:rStyle w:val="afffff0"/>
          <w:rtl/>
        </w:rPr>
        <w:t>,</w:t>
      </w:r>
      <w:r>
        <w:rPr>
          <w:rtl/>
        </w:rPr>
        <w:t xml:space="preserve"> ולא אחרת להם</w:t>
      </w:r>
      <w:r>
        <w:rPr>
          <w:rFonts w:hint="cs"/>
          <w:rtl/>
        </w:rPr>
        <w:t>[שלא יהיה כרת]</w:t>
      </w:r>
      <w:r>
        <w:rPr>
          <w:rtl/>
        </w:rPr>
        <w:t xml:space="preserve">! </w:t>
      </w:r>
    </w:p>
    <w:p w:rsidR="00DA63EC" w:rsidRDefault="00DA63EC" w:rsidP="00DA63EC">
      <w:pPr>
        <w:tabs>
          <w:tab w:val="left" w:pos="0"/>
        </w:tabs>
        <w:rPr>
          <w:rtl/>
        </w:rPr>
      </w:pPr>
    </w:p>
    <w:p>
      <w:pPr>
        <w:pStyle w:val="afffff8"/>
        <w:rPr>
          <w:ins w:id="90085" w:author="קלוד" w:date="2026-10-11T12:29:36Z"/>
        </w:rPr>
      </w:pPr>
      <w:ins w:id="90086" w:author="קלוד" w:date="2026-10-11T12:29:36Z">
        <w:r>
          <w:rPr>
            <w:color w:val="7B3F00"/>
          </w:rPr>
          <w:t xml:space="preserve">אזהרה מק"ו - מקום שלא ענש הזהיר, מקום שענש כ"ש</w:t>
        </w:r>
      </w:ins>
    </w:p>
    <w:p>
      <w:pPr>
        <w:pStyle w:val="38"/>
        <w:rPr>
          <w:ins w:id="100970" w:author="מנוע מכני" w:date="2026-10-11T12:04:39Z"/>
        </w:rPr>
      </w:pPr>
      <w:del w:id="100969" w:author="מנוע מכני" w:date="2026-10-11T12:04:39Z">
        <w:r>
          <w:delText xml:space="preserve">•</w:delText>
        </w:r>
      </w:del>
      <w:r>
        <w:t xml:space="preserve"> </w:t>
      </w:r>
      <w:r>
        <w:t xml:space="preserve">אביי:</w:t>
      </w:r>
    </w:p>
    <w:p w:rsidR="00DA63EC" w:rsidRDefault="00DA63EC" w:rsidP="00DA63EC">
      <w:pPr>
        <w:tabs>
          <w:tab w:val="left" w:pos="0"/>
        </w:tabs>
        <w:rPr>
          <w:rtl/>
        </w:rPr>
      </w:pPr>
      <w:del w:id="100971" w:author="מנוע מכני" w:date="2026-10-11T12:04:39Z">
        <w:r>
          <w:rPr>
            <w:rFonts w:hint="cs"/>
            <w:rtl/>
          </w:rPr>
          <w:delText xml:space="preserve"> </w:delText>
        </w:r>
      </w:del>
      <w:r>
        <w:rPr>
          <w:rtl/>
        </w:rPr>
        <w:t xml:space="preserve">ק"ו</w:t>
      </w:r>
      <w:r>
        <w:rPr>
          <w:rtl/>
        </w:rPr>
        <w:t xml:space="preserve">, ומה במקום שלא ענש הזהיר, מקום שענש אינו דין שהזהיר.</w:t>
      </w:r>
    </w:p>
    <w:p>
      <w:pPr>
        <w:pStyle w:val="38"/>
        <w:rPr>
          <w:ins w:id="100972" w:author="מנוע מכני" w:date="2026-10-11T12:04:39Z"/>
        </w:rPr>
      </w:pPr>
      <w:del w:id="101777" w:author="מנוע מכני" w:date="2026-10-11T12:04:39Z">
        <w:r>
          <w:delText xml:space="preserve">א"ל </w:delText>
        </w:r>
      </w:del>
      <w:r>
        <w:t xml:space="preserve">רבינא לרב אשי:</w:t>
      </w:r>
    </w:p>
    <w:p w:rsidR="00DA63EC" w:rsidRDefault="00DA63EC" w:rsidP="00DA63EC">
      <w:pPr>
        <w:tabs>
          <w:tab w:val="left" w:pos="0"/>
        </w:tabs>
        <w:rPr>
          <w:rtl/>
        </w:rPr>
      </w:pPr>
      <w:del w:id="100973" w:author="מנוע מכני" w:date="2026-10-11T12:04:39Z">
        <w:r>
          <w:rPr>
            <w:rtl/>
          </w:rPr>
          <w:delText xml:space="preserve"> </w:delText>
        </w:r>
      </w:del>
      <w:r>
        <w:rPr>
          <w:rtl/>
        </w:rPr>
        <w:t xml:space="preserve">א"כ</w:t>
      </w:r>
      <w:r>
        <w:rPr>
          <w:rtl/>
        </w:rPr>
        <w:t xml:space="preserve">, </w:t>
      </w:r>
      <w:r>
        <w:rPr>
          <w:rtl/>
        </w:rPr>
        <w:t xml:space="preserve">לא</w:t>
      </w:r>
      <w:r>
        <w:rPr>
          <w:rtl/>
        </w:rPr>
        <w:t xml:space="preserve"> יאמר </w:t>
      </w:r>
      <w:ins w:id="92039" w:author="מנוע מכני" w:date="2026-10-11T12:04:39Z">
        <w:r>
          <w:rPr>
            <w:rtl/>
          </w:rPr>
          <w:t xml:space="preserve">לא</w:t>
        </w:r>
      </w:ins>
      <w:del w:id="92040" w:author="מנוע מכני" w:date="2026-10-11T12:04:39Z">
        <w:r>
          <w:rPr>
            <w:rtl/>
          </w:rPr>
          <w:delText xml:space="preserve">לאו</w:delText>
        </w:r>
      </w:del>
      <w:r>
        <w:rPr>
          <w:rtl/>
        </w:rPr>
        <w:t xml:space="preserve"> בחלב ותיתי </w:t>
      </w:r>
      <w:r>
        <w:rPr>
          <w:rtl/>
        </w:rPr>
        <w:t xml:space="preserve">ק"ו</w:t>
      </w:r>
      <w:r>
        <w:rPr>
          <w:rtl/>
        </w:rPr>
        <w:t xml:space="preserve"> מנבילה, שלא ענש הזהיר, </w:t>
      </w:r>
      <w:r>
        <w:rPr>
          <w:rFonts w:hint="cs"/>
          <w:rtl/>
        </w:rPr>
        <w:t>כ</w:t>
      </w:r>
      <w:r>
        <w:rPr>
          <w:rtl/>
        </w:rPr>
        <w:t>"</w:t>
      </w:r>
      <w:r>
        <w:rPr>
          <w:rFonts w:hint="cs"/>
          <w:rtl/>
        </w:rPr>
        <w:t xml:space="preserve">ש</w:t>
      </w:r>
      <w:r>
        <w:rPr>
          <w:rFonts w:hint="cs"/>
          <w:rtl/>
        </w:rPr>
        <w:t xml:space="preserve"> ל</w:t>
      </w:r>
      <w:r>
        <w:rPr>
          <w:rtl/>
        </w:rPr>
        <w:t xml:space="preserve">חלב שענש שהזהיר! </w:t>
      </w:r>
    </w:p>
    <w:p>
      <w:pPr>
        <w:pStyle w:val="38"/>
        <w:rPr>
          <w:ins w:id="100974" w:author="מנוע מכני" w:date="2026-10-11T12:04:39Z"/>
        </w:rPr>
      </w:pPr>
      <w:ins w:id="93785" w:author="מנוע מכני" w:date="2026-10-11T12:04:39Z">
        <w:r>
          <w:t xml:space="preserve">בא</w:t>
        </w:r>
      </w:ins>
      <w:del w:id="93786" w:author="מנוע מכני" w:date="2026-10-11T12:04:39Z">
        <w:r>
          <w:delText xml:space="preserve">אתא</w:delText>
        </w:r>
      </w:del>
      <w:r>
        <w:t xml:space="preserve"> </w:t>
      </w:r>
      <w:ins w:id="93783" w:author="מנוע מכני" w:date="2026-10-11T12:04:39Z">
        <w:r>
          <w:t xml:space="preserve">ללפניו</w:t>
        </w:r>
      </w:ins>
      <w:del w:id="93784" w:author="מנוע מכני" w:date="2026-10-11T12:04:39Z">
        <w:r>
          <w:delText xml:space="preserve">לקמיה</w:delText>
        </w:r>
      </w:del>
      <w:r>
        <w:t xml:space="preserve"> דרבא, </w:t>
      </w:r>
      <w:r>
        <w:t xml:space="preserve">א"ל</w:t>
      </w:r>
      <w:r>
        <w:t xml:space="preserve">:</w:t>
      </w:r>
    </w:p>
    <w:p w:rsidR="00DA63EC" w:rsidRDefault="00DA63EC" w:rsidP="00DA63EC">
      <w:pPr>
        <w:tabs>
          <w:tab w:val="left" w:pos="0"/>
        </w:tabs>
        <w:rPr>
          <w:rtl/>
        </w:rPr>
      </w:pPr>
      <w:del w:id="100975" w:author="מנוע מכני" w:date="2026-10-11T12:04:39Z">
        <w:r>
          <w:rPr>
            <w:rtl/>
          </w:rPr>
          <w:delText xml:space="preserve"> </w:delText>
        </w:r>
      </w:del>
      <w:r>
        <w:rPr>
          <w:rtl/>
        </w:rPr>
        <w:t xml:space="preserve">מנבלה </w:t>
      </w:r>
      <w:ins w:id="92043" w:author="מנוע מכני" w:date="2026-10-11T12:04:39Z">
        <w:r>
          <w:rPr>
            <w:rtl/>
          </w:rPr>
          <w:t xml:space="preserve">גם</w:t>
        </w:r>
      </w:ins>
      <w:del w:id="92044" w:author="מנוע מכני" w:date="2026-10-11T12:04:39Z">
        <w:r>
          <w:rPr>
            <w:rtl/>
          </w:rPr>
          <w:delText xml:space="preserve">נמי</w:delText>
        </w:r>
      </w:del>
      <w:r>
        <w:rPr>
          <w:rtl/>
        </w:rPr>
        <w:t xml:space="preserve"> </w:t>
      </w:r>
      <w:r>
        <w:rPr>
          <w:rtl/>
        </w:rPr>
        <w:t xml:space="preserve">לא</w:t>
      </w:r>
      <w:r>
        <w:rPr>
          <w:rtl/>
        </w:rPr>
        <w:t xml:space="preserve"> </w:t>
      </w:r>
      <w:ins w:id="97345" w:author="מנוע מכני" w:date="2026-10-11T12:04:39Z">
        <w:r>
          <w:rPr>
            <w:rtl/>
          </w:rPr>
          <w:t xml:space="preserve">באה</w:t>
        </w:r>
      </w:ins>
      <w:del w:id="97346" w:author="מנוע מכני" w:date="2026-10-11T12:04:39Z">
        <w:r>
          <w:rPr>
            <w:rtl/>
          </w:rPr>
          <w:delText xml:space="preserve">אתיא</w:delText>
        </w:r>
      </w:del>
      <w:r>
        <w:rPr>
          <w:rtl/>
        </w:rPr>
        <w:t xml:space="preserve">, </w:t>
      </w:r>
      <w:ins w:id="92041" w:author="מנוע מכני" w:date="2026-10-11T12:04:39Z">
        <w:r>
          <w:rPr>
            <w:rtl/>
          </w:rPr>
          <w:t xml:space="preserve">דיש</w:t>
        </w:r>
      </w:ins>
      <w:del w:id="92042" w:author="מנוע מכני" w:date="2026-10-11T12:04:39Z">
        <w:r>
          <w:rPr>
            <w:rtl/>
          </w:rPr>
          <w:delText xml:space="preserve">דאיכא</w:delText>
        </w:r>
      </w:del>
      <w:r>
        <w:rPr>
          <w:rtl/>
        </w:rPr>
        <w:t xml:space="preserve"> </w:t>
      </w:r>
      <w:ins w:id="97471" w:author="מנוע מכני" w:date="2026-10-11T12:04:39Z">
        <w:r>
          <w:rPr>
            <w:rtl/>
          </w:rPr>
          <w:t xml:space="preserve">להקשות</w:t>
        </w:r>
      </w:ins>
      <w:del w:id="97472" w:author="מנוע מכני" w:date="2026-10-11T12:04:39Z">
        <w:r>
          <w:rPr>
            <w:rtl/>
          </w:rPr>
          <w:delText xml:space="preserve">למיפרך</w:delText>
        </w:r>
      </w:del>
      <w:r>
        <w:rPr>
          <w:rtl/>
        </w:rPr>
        <w:t xml:space="preserve">: מה לנבלה שכן מטמא.</w:t>
      </w:r>
    </w:p>
    <w:p w:rsidR="00DA63EC" w:rsidRDefault="00DA63EC" w:rsidP="00DA63EC">
      <w:pPr>
        <w:tabs>
          <w:tab w:val="left" w:pos="0"/>
        </w:tabs>
        <w:rPr>
          <w:rtl/>
        </w:rPr>
      </w:pPr>
      <w:ins w:id="92045" w:author="מנוע מכני" w:date="2026-10-11T12:04:39Z">
        <w:r>
          <w:rPr>
            <w:rFonts w:hint="cs"/>
            <w:rtl/>
          </w:rPr>
          <w:t xml:space="preserve">ולא</w:t>
        </w:r>
      </w:ins>
      <w:del w:id="92046" w:author="מנוע מכני" w:date="2026-10-11T12:04:39Z">
        <w:r>
          <w:rPr>
            <w:rFonts w:hint="cs"/>
            <w:rtl/>
          </w:rPr>
          <w:delText xml:space="preserve">ולאו</w:delText>
        </w:r>
      </w:del>
      <w:r>
        <w:rPr>
          <w:rFonts w:hint="cs"/>
          <w:rtl/>
        </w:rPr>
        <w:t xml:space="preserve"> </w:t>
      </w:r>
      <w:r>
        <w:rPr>
          <w:rtl/>
        </w:rPr>
        <w:t xml:space="preserve">משרצים טמאין! </w:t>
      </w:r>
      <w:r>
        <w:rPr>
          <w:rFonts w:hint="cs"/>
          <w:rtl/>
        </w:rPr>
        <w:t>ד</w:t>
      </w:r>
      <w:r>
        <w:rPr>
          <w:rtl/>
        </w:rPr>
        <w:t>מה לשרצים טמאין שמטמאין במשהו.</w:t>
      </w:r>
    </w:p>
    <w:p w:rsidR="00DA63EC" w:rsidRDefault="00DA63EC" w:rsidP="00DA63EC">
      <w:pPr>
        <w:tabs>
          <w:tab w:val="left" w:pos="0"/>
        </w:tabs>
        <w:rPr>
          <w:rtl/>
        </w:rPr>
      </w:pPr>
      <w:ins w:id="92047" w:author="מנוע מכני" w:date="2026-10-11T12:04:39Z">
        <w:r>
          <w:rPr>
            <w:rFonts w:hint="cs"/>
            <w:rtl/>
          </w:rPr>
          <w:t xml:space="preserve">ולא</w:t>
        </w:r>
      </w:ins>
      <w:del w:id="92048" w:author="מנוע מכני" w:date="2026-10-11T12:04:39Z">
        <w:r>
          <w:rPr>
            <w:rFonts w:hint="cs"/>
            <w:rtl/>
          </w:rPr>
          <w:delText xml:space="preserve">ולאו</w:delText>
        </w:r>
      </w:del>
      <w:r>
        <w:rPr>
          <w:rFonts w:hint="cs"/>
          <w:rtl/>
        </w:rPr>
        <w:t xml:space="preserve"> </w:t>
      </w:r>
      <w:r>
        <w:rPr>
          <w:rtl/>
        </w:rPr>
        <w:t xml:space="preserve">משרצים טהורים! </w:t>
      </w:r>
      <w:r>
        <w:rPr>
          <w:rFonts w:hint="cs"/>
          <w:rtl/>
        </w:rPr>
        <w:t>ד</w:t>
      </w:r>
      <w:r>
        <w:rPr>
          <w:rtl/>
        </w:rPr>
        <w:t>מה לשרצים טהורים שאיסורן במשהו.</w:t>
      </w:r>
    </w:p>
    <w:p w:rsidR="00DA63EC" w:rsidRDefault="00DA63EC" w:rsidP="00DA63EC">
      <w:pPr>
        <w:tabs>
          <w:tab w:val="left" w:pos="0"/>
        </w:tabs>
        <w:rPr>
          <w:rtl/>
        </w:rPr>
      </w:pPr>
      <w:ins w:id="92049" w:author="מנוע מכני" w:date="2026-10-11T12:04:39Z">
        <w:r>
          <w:rPr>
            <w:rFonts w:hint="cs"/>
            <w:rtl/>
          </w:rPr>
          <w:t xml:space="preserve">ולא</w:t>
        </w:r>
      </w:ins>
      <w:del w:id="92050" w:author="מנוע מכני" w:date="2026-10-11T12:04:39Z">
        <w:r>
          <w:rPr>
            <w:rFonts w:hint="cs"/>
            <w:rtl/>
          </w:rPr>
          <w:delText xml:space="preserve">ולאו</w:delText>
        </w:r>
      </w:del>
      <w:r>
        <w:rPr>
          <w:rFonts w:hint="cs"/>
          <w:rtl/>
        </w:rPr>
        <w:t xml:space="preserve"> </w:t>
      </w:r>
      <w:r>
        <w:rPr>
          <w:rtl/>
        </w:rPr>
        <w:t>מערלה וכלאי הכרם! מה לערלה וכלאי הכרם שכן אסורין בהנאה.</w:t>
      </w:r>
    </w:p>
    <w:p w:rsidR="00DA63EC" w:rsidRDefault="00DA63EC" w:rsidP="00DA63EC">
      <w:pPr>
        <w:tabs>
          <w:tab w:val="left" w:pos="0"/>
        </w:tabs>
        <w:rPr>
          <w:rtl/>
        </w:rPr>
      </w:pPr>
      <w:ins w:id="92051" w:author="מנוע מכני" w:date="2026-10-11T12:04:39Z">
        <w:r>
          <w:rPr>
            <w:rFonts w:hint="cs"/>
            <w:rtl/>
          </w:rPr>
          <w:t xml:space="preserve">ולא</w:t>
        </w:r>
      </w:ins>
      <w:del w:id="92052" w:author="מנוע מכני" w:date="2026-10-11T12:04:39Z">
        <w:r>
          <w:rPr>
            <w:rFonts w:hint="cs"/>
            <w:rtl/>
          </w:rPr>
          <w:delText xml:space="preserve">ולאו</w:delText>
        </w:r>
      </w:del>
      <w:r>
        <w:rPr>
          <w:rFonts w:hint="cs"/>
          <w:rtl/>
        </w:rPr>
        <w:t xml:space="preserve"> </w:t>
      </w:r>
      <w:r>
        <w:rPr>
          <w:rtl/>
        </w:rPr>
        <w:t xml:space="preserve">משביעית! מה לשביעית שכן תופסת </w:t>
      </w:r>
      <w:ins w:id="96773" w:author="מנוע מכני" w:date="2026-10-11T12:04:39Z">
        <w:r>
          <w:rPr>
            <w:rtl/>
          </w:rPr>
          <w:t xml:space="preserve">ושנה</w:t>
        </w:r>
      </w:ins>
      <w:del w:id="96774" w:author="מנוע מכני" w:date="2026-10-11T12:04:39Z">
        <w:r>
          <w:rPr>
            <w:rtl/>
          </w:rPr>
          <w:delText xml:space="preserve">דמיה</w:delText>
        </w:r>
      </w:del>
      <w:r>
        <w:rPr>
          <w:rtl/>
        </w:rPr>
        <w:t xml:space="preserve">.</w:t>
      </w:r>
    </w:p>
    <w:p w:rsidR="00DA63EC" w:rsidRDefault="00DA63EC" w:rsidP="00DA63EC">
      <w:pPr>
        <w:tabs>
          <w:tab w:val="left" w:pos="0"/>
        </w:tabs>
        <w:rPr>
          <w:rtl/>
        </w:rPr>
      </w:pPr>
      <w:ins w:id="92053" w:author="מנוע מכני" w:date="2026-10-11T12:04:39Z">
        <w:r>
          <w:rPr>
            <w:rFonts w:hint="cs"/>
            <w:rtl/>
          </w:rPr>
          <w:t xml:space="preserve">ולא</w:t>
        </w:r>
      </w:ins>
      <w:del w:id="92054" w:author="מנוע מכני" w:date="2026-10-11T12:04:39Z">
        <w:r>
          <w:rPr>
            <w:rFonts w:hint="cs"/>
            <w:rtl/>
          </w:rPr>
          <w:delText xml:space="preserve">ולאו</w:delText>
        </w:r>
      </w:del>
      <w:r>
        <w:rPr>
          <w:rFonts w:hint="cs"/>
          <w:rtl/>
        </w:rPr>
        <w:t xml:space="preserve"> </w:t>
      </w:r>
      <w:r>
        <w:rPr>
          <w:rtl/>
        </w:rPr>
        <w:t xml:space="preserve">מתרומה! שכן </w:t>
      </w:r>
      <w:r>
        <w:rPr>
          <w:rtl/>
        </w:rPr>
        <w:t xml:space="preserve">לא</w:t>
      </w:r>
      <w:r>
        <w:rPr>
          <w:rtl/>
        </w:rPr>
        <w:t xml:space="preserve"> הותר מכללה.</w:t>
      </w:r>
    </w:p>
    <w:p w:rsidR="00DA63EC" w:rsidRDefault="00DA63EC" w:rsidP="00DA63EC">
      <w:pPr>
        <w:tabs>
          <w:tab w:val="left" w:pos="0"/>
        </w:tabs>
        <w:rPr>
          <w:rtl/>
        </w:rPr>
      </w:pPr>
      <w:ins w:id="92055" w:author="מנוע מכני" w:date="2026-10-11T12:04:39Z">
        <w:r>
          <w:rPr>
            <w:rtl/>
          </w:rPr>
          <w:t xml:space="preserve">מכולם</w:t>
        </w:r>
      </w:ins>
      <w:del w:id="92056" w:author="מנוע מכני" w:date="2026-10-11T12:04:39Z">
        <w:r>
          <w:rPr>
            <w:rtl/>
          </w:rPr>
          <w:delText xml:space="preserve">מכולהו</w:delText>
        </w:r>
      </w:del>
      <w:r>
        <w:rPr>
          <w:rtl/>
        </w:rPr>
        <w:t xml:space="preserve"> </w:t>
      </w:r>
      <w:ins w:id="92057" w:author="מנוע מכני" w:date="2026-10-11T12:04:39Z">
        <w:r>
          <w:rPr>
            <w:rtl/>
          </w:rPr>
          <w:t xml:space="preserve">גם</w:t>
        </w:r>
      </w:ins>
      <w:del w:id="92058" w:author="מנוע מכני" w:date="2026-10-11T12:04:39Z">
        <w:r>
          <w:rPr>
            <w:rtl/>
          </w:rPr>
          <w:delText xml:space="preserve">נמי</w:delText>
        </w:r>
      </w:del>
      <w:r>
        <w:rPr>
          <w:rtl/>
        </w:rPr>
        <w:t xml:space="preserve">, שכן </w:t>
      </w:r>
      <w:r>
        <w:rPr>
          <w:rtl/>
        </w:rPr>
        <w:t xml:space="preserve">לא</w:t>
      </w:r>
      <w:r>
        <w:rPr>
          <w:rtl/>
        </w:rPr>
        <w:t xml:space="preserve"> הותרו מכללן.</w:t>
      </w:r>
    </w:p>
    <w:p w:rsidR="00DA63EC" w:rsidRDefault="00DA63EC" w:rsidP="00DA63EC">
      <w:pPr>
        <w:tabs>
          <w:tab w:val="left" w:pos="0"/>
        </w:tabs>
        <w:rPr>
          <w:rtl/>
        </w:rPr>
      </w:pPr>
    </w:p>
    <w:p>
      <w:pPr>
        <w:pStyle w:val="afffff8"/>
        <w:rPr>
          <w:ins w:id="90083" w:author="קלוד" w:date="2026-10-11T12:29:36Z"/>
        </w:rPr>
      </w:pPr>
      <w:ins w:id="90084" w:author="קלוד" w:date="2026-10-11T12:29:36Z">
        <w:r>
          <w:rPr>
            <w:color w:val="7B3F00"/>
          </w:rPr>
          <w:t xml:space="preserve">פסח ומילה - אין מזהירין מן הדין</w:t>
        </w:r>
      </w:ins>
    </w:p>
    <w:p>
      <w:pPr>
        <w:pStyle w:val="38"/>
        <w:rPr>
          <w:ins w:id="100977" w:author="מנוע מכני" w:date="2026-10-11T12:04:39Z"/>
        </w:rPr>
      </w:pPr>
      <w:del w:id="100976" w:author="מנוע מכני" w:date="2026-10-11T12:04:39Z">
        <w:r>
          <w:delText xml:space="preserve">•</w:delText>
        </w:r>
      </w:del>
      <w:r>
        <w:t xml:space="preserve"> רבא:</w:t>
      </w:r>
    </w:p>
    <w:p w:rsidR="00DA63EC" w:rsidRDefault="00DA63EC" w:rsidP="00DA63EC">
      <w:pPr>
        <w:tabs>
          <w:tab w:val="left" w:pos="0"/>
        </w:tabs>
        <w:rPr>
          <w:rtl/>
        </w:rPr>
      </w:pPr>
      <w:del w:id="100978" w:author="מנוע מכני" w:date="2026-10-11T12:04:39Z">
        <w:r>
          <w:rPr>
            <w:rtl/>
          </w:rPr>
          <w:delText xml:space="preserve"> </w:delText>
        </w:r>
      </w:del>
      <w:r>
        <w:rPr>
          <w:rFonts w:hint="cs"/>
          <w:rtl/>
        </w:rPr>
        <w:t>הך</w:t>
      </w:r>
      <w:r>
        <w:rPr>
          <w:rtl/>
        </w:rPr>
        <w:t xml:space="preserve"> </w:t>
      </w:r>
      <w:ins w:id="95673" w:author="מנוע מכני" w:date="2026-10-11T12:04:39Z">
        <w:r>
          <w:rPr>
            <w:rtl/>
          </w:rPr>
          <w:t xml:space="preserve">קשה</w:t>
        </w:r>
      </w:ins>
      <w:del w:id="95674" w:author="מנוע מכני" w:date="2026-10-11T12:04:39Z">
        <w:r>
          <w:rPr>
            <w:rtl/>
          </w:rPr>
          <w:delText xml:space="preserve">קשיא</w:delText>
        </w:r>
      </w:del>
      <w:r>
        <w:rPr>
          <w:rtl/>
        </w:rPr>
        <w:t xml:space="preserve"> לי, הא </w:t>
      </w:r>
      <w:r>
        <w:rPr>
          <w:rtl/>
        </w:rPr>
        <w:t xml:space="preserve">דתנן</w:t>
      </w:r>
      <w:r>
        <w:rPr>
          <w:rtl/>
        </w:rPr>
        <w:t xml:space="preserve">: פסח ומילה מצות עשה, תיתי בק"ו ממותיר, שלא ענש הזהיר, פסח ומילה שענש </w:t>
      </w:r>
      <w:r>
        <w:rPr>
          <w:rFonts w:hint="cs"/>
          <w:rtl/>
        </w:rPr>
        <w:t>כ</w:t>
      </w:r>
      <w:r>
        <w:rPr>
          <w:rtl/>
        </w:rPr>
        <w:t>"</w:t>
      </w:r>
      <w:r>
        <w:rPr>
          <w:rFonts w:hint="cs"/>
          <w:rtl/>
        </w:rPr>
        <w:t xml:space="preserve">ש</w:t>
      </w:r>
      <w:r>
        <w:rPr>
          <w:rFonts w:hint="cs"/>
          <w:rtl/>
        </w:rPr>
        <w:t xml:space="preserve"> </w:t>
      </w:r>
      <w:r>
        <w:rPr>
          <w:rtl/>
        </w:rPr>
        <w:t xml:space="preserve">שהזהיר! </w:t>
      </w:r>
    </w:p>
    <w:p>
      <w:pPr>
        <w:pStyle w:val="38"/>
        <w:rPr>
          <w:ins w:id="100979" w:author="מנוע מכני" w:date="2026-10-11T12:04:39Z"/>
        </w:rPr>
      </w:pPr>
      <w:r>
        <w:t xml:space="preserve">רב אשי:</w:t>
      </w:r>
    </w:p>
    <w:p w:rsidR="00DA63EC" w:rsidRDefault="00DA63EC" w:rsidP="00DA63EC">
      <w:pPr>
        <w:tabs>
          <w:tab w:val="left" w:pos="0"/>
        </w:tabs>
        <w:rPr>
          <w:rtl/>
        </w:rPr>
      </w:pPr>
      <w:del w:id="100980" w:author="מנוע מכני" w:date="2026-10-11T12:04:39Z">
        <w:r>
          <w:rPr>
            <w:rtl/>
          </w:rPr>
          <w:delText xml:space="preserve"> </w:delText>
        </w:r>
      </w:del>
      <w:r>
        <w:rPr>
          <w:rtl/>
        </w:rPr>
        <w:t xml:space="preserve">אמריתה </w:t>
      </w:r>
      <w:ins w:id="95675" w:author="מנוע מכני" w:date="2026-10-11T12:04:39Z">
        <w:r>
          <w:rPr>
            <w:rtl/>
          </w:rPr>
          <w:t xml:space="preserve">לשמועה</w:t>
        </w:r>
      </w:ins>
      <w:del w:id="95676" w:author="מנוע מכני" w:date="2026-10-11T12:04:39Z">
        <w:r>
          <w:rPr>
            <w:rtl/>
          </w:rPr>
          <w:delText xml:space="preserve">לשמעתא</w:delText>
        </w:r>
      </w:del>
      <w:r>
        <w:rPr>
          <w:rtl/>
        </w:rPr>
        <w:t xml:space="preserve"> </w:t>
      </w:r>
      <w:r>
        <w:rPr>
          <w:rFonts w:hint="cs"/>
          <w:rtl/>
        </w:rPr>
        <w:t xml:space="preserve">לפני </w:t>
      </w:r>
      <w:r>
        <w:rPr>
          <w:rStyle w:val="2fb"/>
          <w:rFonts w:hint="cs"/>
          <w:rtl/>
        </w:rPr>
        <w:t xml:space="preserve">ר</w:t>
      </w:r>
      <w:r>
        <w:rPr>
          <w:rStyle w:val="2fb"/>
          <w:rtl/>
        </w:rPr>
        <w:t>"</w:t>
      </w:r>
      <w:r>
        <w:rPr>
          <w:rStyle w:val="2fb"/>
          <w:rFonts w:hint="cs"/>
          <w:rtl/>
        </w:rPr>
        <w:t>כ</w:t>
      </w:r>
      <w:r>
        <w:rPr>
          <w:rtl/>
        </w:rPr>
        <w:t xml:space="preserve">, ואמר לי: ממותיר </w:t>
      </w:r>
      <w:r>
        <w:rPr>
          <w:rtl/>
        </w:rPr>
        <w:t xml:space="preserve">לא</w:t>
      </w:r>
      <w:r>
        <w:rPr>
          <w:rtl/>
        </w:rPr>
        <w:t xml:space="preserve"> </w:t>
      </w:r>
      <w:ins w:id="97347" w:author="מנוע מכני" w:date="2026-10-11T12:04:39Z">
        <w:r>
          <w:rPr>
            <w:rtl/>
          </w:rPr>
          <w:t xml:space="preserve">באה</w:t>
        </w:r>
      </w:ins>
      <w:del w:id="97348" w:author="מנוע מכני" w:date="2026-10-11T12:04:39Z">
        <w:r>
          <w:rPr>
            <w:rtl/>
          </w:rPr>
          <w:delText xml:space="preserve">אתיא</w:delText>
        </w:r>
      </w:del>
      <w:r>
        <w:rPr>
          <w:rtl/>
        </w:rPr>
        <w:t xml:space="preserve">, </w:t>
      </w:r>
      <w:ins w:id="92059" w:author="מנוע מכני" w:date="2026-10-11T12:04:39Z">
        <w:r>
          <w:rPr>
            <w:rtl/>
          </w:rPr>
          <w:t xml:space="preserve">דיש</w:t>
        </w:r>
      </w:ins>
      <w:del w:id="92060" w:author="מנוע מכני" w:date="2026-10-11T12:04:39Z">
        <w:r>
          <w:rPr>
            <w:rtl/>
          </w:rPr>
          <w:delText xml:space="preserve">דאיכא</w:delText>
        </w:r>
      </w:del>
      <w:r>
        <w:rPr>
          <w:rtl/>
        </w:rPr>
        <w:t xml:space="preserve"> </w:t>
      </w:r>
      <w:ins w:id="97473" w:author="מנוע מכני" w:date="2026-10-11T12:04:39Z">
        <w:r>
          <w:rPr>
            <w:rtl/>
          </w:rPr>
          <w:t xml:space="preserve">להקשות</w:t>
        </w:r>
      </w:ins>
      <w:del w:id="97474" w:author="מנוע מכני" w:date="2026-10-11T12:04:39Z">
        <w:r>
          <w:rPr>
            <w:rtl/>
          </w:rPr>
          <w:delText xml:space="preserve">למיפרך</w:delText>
        </w:r>
      </w:del>
      <w:r>
        <w:rPr>
          <w:rtl/>
        </w:rPr>
        <w:t xml:space="preserve">: מה למותיר שכן אין לו תקנה, תאמר פסח יש לו תקנה.</w:t>
      </w:r>
    </w:p>
    <w:p w:rsidR="00DA63EC" w:rsidRDefault="00DA63EC" w:rsidP="00DA63EC">
      <w:pPr>
        <w:tabs>
          <w:tab w:val="left" w:pos="0"/>
        </w:tabs>
        <w:rPr>
          <w:rtl/>
        </w:rPr>
      </w:pPr>
      <w:r>
        <w:rPr>
          <w:rtl/>
        </w:rPr>
        <w:t xml:space="preserve">וכי מזהירין מן הדין? </w:t>
      </w:r>
      <w:ins w:id="90489" w:author="מנוע מכני" w:date="2026-10-11T12:04:39Z">
        <w:r>
          <w:rPr>
            <w:rtl/>
          </w:rPr>
          <w:t xml:space="preserve">אפי'</w:t>
        </w:r>
      </w:ins>
      <w:del w:id="90490" w:author="מנוע מכני" w:date="2026-10-11T12:04:39Z">
        <w:r>
          <w:rPr>
            <w:rtl/>
          </w:rPr>
          <w:delText xml:space="preserve">אפילו</w:delText>
        </w:r>
      </w:del>
      <w:r>
        <w:rPr>
          <w:rtl/>
        </w:rPr>
        <w:t xml:space="preserve"> </w:t>
      </w:r>
      <w:r>
        <w:rPr>
          <w:rtl/>
        </w:rPr>
        <w:t xml:space="preserve">למ"ד</w:t>
      </w:r>
      <w:r>
        <w:rPr>
          <w:rtl/>
        </w:rPr>
        <w:t xml:space="preserve"> עונשין מן הדין, אין מזהירין מן הדין! </w:t>
      </w:r>
    </w:p>
    <w:p>
      <w:pPr>
        <w:pStyle w:val="38"/>
        <w:rPr>
          <w:ins w:id="100981" w:author="מנוע מכני" w:date="2026-10-11T12:04:39Z"/>
        </w:rPr>
      </w:pPr>
      <w:r w:rsidRPr="00FE1B89">
        <w:t xml:space="preserve">אלא</w:t>
      </w:r>
    </w:p>
    <w:p w:rsidR="00DA63EC" w:rsidRPr="00FE1B89" w:rsidRDefault="00DA63EC" w:rsidP="00DA63EC">
      <w:pPr>
        <w:tabs>
          <w:tab w:val="left" w:pos="0"/>
        </w:tabs>
        <w:rPr>
          <w:spacing w:val="-2"/>
          <w:rtl/>
        </w:rPr>
      </w:pPr>
      <w:del w:id="100982" w:author="מנוע מכני" w:date="2026-10-11T12:04:39Z">
        <w:r w:rsidRPr="00FE1B89">
          <w:rPr>
            <w:spacing w:val="-2"/>
            <w:rtl/>
          </w:rPr>
          <w:delText xml:space="preserve"> </w:delText>
        </w:r>
      </w:del>
      <w:r w:rsidRPr="00FE1B89">
        <w:rPr>
          <w:rStyle w:val="2fb"/>
          <w:spacing w:val="-2"/>
          <w:rtl/>
        </w:rPr>
        <w:t xml:space="preserve">כדר</w:t>
      </w:r>
      <w:r w:rsidRPr="00FE1B89">
        <w:rPr>
          <w:rStyle w:val="2fb"/>
          <w:rFonts w:hint="cs"/>
          <w:spacing w:val="-2"/>
          <w:rtl/>
        </w:rPr>
        <w:t>י</w:t>
      </w:r>
      <w:r w:rsidRPr="00FE1B89">
        <w:rPr>
          <w:rStyle w:val="2fb"/>
          <w:spacing w:val="-2"/>
          <w:rtl/>
        </w:rPr>
        <w:t>"</w:t>
      </w:r>
      <w:r w:rsidRPr="00FE1B89">
        <w:rPr>
          <w:rStyle w:val="2fb"/>
          <w:rFonts w:hint="cs"/>
          <w:spacing w:val="-2"/>
          <w:rtl/>
        </w:rPr>
        <w:t xml:space="preserve">ו</w:t>
      </w:r>
      <w:r w:rsidRPr="00FE1B89">
        <w:rPr>
          <w:rFonts w:hint="cs"/>
          <w:spacing w:val="-2"/>
          <w:rtl/>
        </w:rPr>
        <w:t xml:space="preserve"> </w:t>
      </w:r>
      <w:ins w:id="97349" w:author="מנוע מכני" w:date="2026-10-11T12:04:39Z">
        <w:r>
          <w:rPr>
            <w:spacing w:val="-2"/>
            <w:rtl/>
          </w:rPr>
          <w:t xml:space="preserve">דבאה</w:t>
        </w:r>
      </w:ins>
      <w:del w:id="97350" w:author="מנוע מכני" w:date="2026-10-11T12:04:39Z">
        <w:r w:rsidRPr="00FE1B89">
          <w:rPr>
            <w:spacing w:val="-2"/>
            <w:rtl/>
          </w:rPr>
          <w:delText xml:space="preserve">דאתיא</w:delText>
        </w:r>
      </w:del>
      <w:r w:rsidRPr="00FE1B89">
        <w:rPr>
          <w:spacing w:val="-2"/>
          <w:rtl/>
        </w:rPr>
        <w:t xml:space="preserve"> הבאה הבאה, מה להלן </w:t>
      </w:r>
      <w:r w:rsidRPr="00FE1B89">
        <w:rPr>
          <w:spacing w:val="-2"/>
          <w:rtl/>
        </w:rPr>
        <w:t xml:space="preserve">לא</w:t>
      </w:r>
      <w:r w:rsidRPr="00FE1B89">
        <w:rPr>
          <w:spacing w:val="-2"/>
          <w:rtl/>
        </w:rPr>
        <w:t xml:space="preserve"> ענש </w:t>
      </w:r>
      <w:r w:rsidRPr="00FE1B89">
        <w:rPr>
          <w:spacing w:val="-2"/>
          <w:rtl/>
        </w:rPr>
        <w:t xml:space="preserve">אא"כ</w:t>
      </w:r>
      <w:r w:rsidRPr="00FE1B89">
        <w:rPr>
          <w:spacing w:val="-2"/>
          <w:rtl/>
        </w:rPr>
        <w:t xml:space="preserve"> הזהיר, אף כאן </w:t>
      </w:r>
      <w:r w:rsidRPr="00FE1B89">
        <w:rPr>
          <w:spacing w:val="-2"/>
          <w:rtl/>
        </w:rPr>
        <w:t xml:space="preserve">לא</w:t>
      </w:r>
      <w:r w:rsidRPr="00FE1B89">
        <w:rPr>
          <w:spacing w:val="-2"/>
          <w:rtl/>
        </w:rPr>
        <w:t xml:space="preserve"> ענש </w:t>
      </w:r>
      <w:r w:rsidRPr="00FE1B89">
        <w:rPr>
          <w:spacing w:val="-2"/>
          <w:rtl/>
        </w:rPr>
        <w:t xml:space="preserve">אא"כ</w:t>
      </w:r>
      <w:r w:rsidRPr="00FE1B89">
        <w:rPr>
          <w:spacing w:val="-2"/>
          <w:rtl/>
        </w:rPr>
        <w:t xml:space="preserve"> הזהיר.</w:t>
      </w:r>
    </w:p>
    <w:p w:rsidR="00DA63EC" w:rsidRDefault="00DA63EC" w:rsidP="00DA63EC">
      <w:pPr>
        <w:pStyle w:val="afff3"/>
        <w:framePr w:wrap="around"/>
        <w:rPr>
          <w:rtl/>
        </w:rPr>
      </w:pPr>
      <w:r>
        <w:rPr>
          <w:rFonts w:hint="cs"/>
          <w:rtl/>
        </w:rPr>
        <w:lastRenderedPageBreak/>
        <w:t>קז.</w:t>
      </w:r>
    </w:p>
    <w:p>
      <w:pPr>
        <w:pStyle w:val="38"/>
        <w:rPr>
          <w:ins w:id="100984" w:author="מנוע מכני" w:date="2026-10-11T12:04:39Z"/>
        </w:rPr>
      </w:pPr>
      <w:del w:id="100983" w:author="מנוע מכני" w:date="2026-10-11T12:04:39Z">
        <w:r>
          <w:delText xml:space="preserve">•</w:delText>
        </w:r>
      </w:del>
      <w:r>
        <w:t xml:space="preserve"> רבא:</w:t>
      </w:r>
    </w:p>
    <w:p w:rsidR="00DA63EC" w:rsidRDefault="00DA63EC" w:rsidP="00DA63EC">
      <w:pPr>
        <w:tabs>
          <w:tab w:val="left" w:pos="0"/>
        </w:tabs>
        <w:rPr>
          <w:rtl/>
        </w:rPr>
      </w:pPr>
      <w:del w:id="100985" w:author="מנוע מכני" w:date="2026-10-11T12:04:39Z">
        <w:r>
          <w:rPr>
            <w:rtl/>
          </w:rPr>
          <w:delText xml:space="preserve"> </w:delText>
        </w:r>
      </w:del>
      <w:r>
        <w:rPr>
          <w:rtl/>
        </w:rPr>
        <w:t xml:space="preserve">כדר</w:t>
      </w:r>
      <w:r>
        <w:rPr>
          <w:rFonts w:hint="cs"/>
          <w:rtl/>
        </w:rPr>
        <w:t xml:space="preserve">' </w:t>
      </w:r>
      <w:r>
        <w:rPr>
          <w:rtl/>
        </w:rPr>
        <w:t>יונה</w:t>
      </w:r>
      <w:r>
        <w:rPr>
          <w:rFonts w:hint="cs"/>
          <w:rtl/>
        </w:rPr>
        <w:t xml:space="preserve"> </w:t>
      </w:r>
      <w:ins w:id="97351" w:author="מנוע מכני" w:date="2026-10-11T12:04:39Z">
        <w:r>
          <w:rPr>
            <w:rFonts w:hint="cs"/>
            <w:rtl/>
          </w:rPr>
          <w:t xml:space="preserve">דבאה</w:t>
        </w:r>
      </w:ins>
      <w:del w:id="97352" w:author="מנוע מכני" w:date="2026-10-11T12:04:39Z">
        <w:r>
          <w:rPr>
            <w:rFonts w:hint="cs"/>
            <w:rtl/>
          </w:rPr>
          <w:delText xml:space="preserve">ד</w:delText>
        </w:r>
        <w:r>
          <w:rPr>
            <w:rtl/>
          </w:rPr>
          <w:delText xml:space="preserve">אתיא</w:delText>
        </w:r>
      </w:del>
      <w:r>
        <w:rPr>
          <w:rtl/>
        </w:rPr>
        <w:t xml:space="preserve"> שם שם, מה להלן </w:t>
      </w:r>
      <w:r>
        <w:rPr>
          <w:rtl/>
        </w:rPr>
        <w:t xml:space="preserve">לא</w:t>
      </w:r>
      <w:r>
        <w:rPr>
          <w:rtl/>
        </w:rPr>
        <w:t xml:space="preserve"> ענש אלא </w:t>
      </w:r>
      <w:r>
        <w:rPr>
          <w:rtl/>
        </w:rPr>
        <w:t xml:space="preserve">א"כ</w:t>
      </w:r>
      <w:r>
        <w:rPr>
          <w:rtl/>
        </w:rPr>
        <w:t xml:space="preserve"> הזהיר, אף כאן </w:t>
      </w:r>
    </w:p>
    <w:p w:rsidR="00DA63EC" w:rsidRDefault="00DA63EC" w:rsidP="00DA63EC">
      <w:pPr>
        <w:tabs>
          <w:tab w:val="left" w:pos="0"/>
        </w:tabs>
        <w:rPr>
          <w:rtl/>
        </w:rPr>
      </w:pPr>
      <w:r>
        <w:rPr>
          <w:rtl/>
        </w:rPr>
        <w:t xml:space="preserve">אשכחן מוקטרי פנים שהעלן לחוץ, מוקטרי חוץ שהעלן לחוץ </w:t>
      </w:r>
      <w:r>
        <w:rPr>
          <w:rStyle w:val="2fb"/>
          <w:rFonts w:hint="cs"/>
          <w:rtl/>
        </w:rPr>
        <w:t>מר</w:t>
      </w:r>
      <w:r>
        <w:rPr>
          <w:rStyle w:val="2fb"/>
          <w:rtl/>
        </w:rPr>
        <w:t>"</w:t>
      </w:r>
      <w:r>
        <w:rPr>
          <w:rStyle w:val="2fb"/>
          <w:rFonts w:hint="cs"/>
          <w:rtl/>
        </w:rPr>
        <w:t>כ</w:t>
      </w:r>
      <w:r>
        <w:rPr>
          <w:rtl/>
        </w:rPr>
        <w:t xml:space="preserve"> </w:t>
      </w:r>
      <w:r w:rsidRPr="0046594B">
        <w:rPr>
          <w:rStyle w:val="afffff0"/>
          <w:rFonts w:hint="cs"/>
          <w:rtl/>
        </w:rPr>
        <w:t>ד'</w:t>
      </w:r>
      <w:ins w:id="91215" w:author="Claude - סמנטי" w:date="2026-10-11T12:26:16Z">
        <w:r>
          <w:rPr>
            <w:rStyle w:val="afffff0"/>
            <w:rtl/>
          </w:rPr>
          <w:t xml:space="preserve">וְאֲלֵיהֶם תֹּאמַר</w:t>
        </w:r>
      </w:ins>
      <w:del w:id="91216" w:author="Claude - סמנטי" w:date="2026-10-11T12:26:16Z">
        <w:r w:rsidRPr="0046594B">
          <w:rPr>
            <w:rStyle w:val="afffff0"/>
            <w:rtl/>
          </w:rPr>
          <w:delText xml:space="preserve">ואליהם תאמר</w:delText>
        </w:r>
      </w:del>
      <w:r w:rsidRPr="0046594B">
        <w:rPr>
          <w:rStyle w:val="afffff0"/>
          <w:rFonts w:hint="cs"/>
          <w:rtl/>
        </w:rPr>
        <w:t>'</w:t>
      </w:r>
      <w:r w:rsidRPr="0046594B">
        <w:rPr>
          <w:rStyle w:val="afffff0"/>
          <w:rtl/>
        </w:rPr>
        <w:t>,</w:t>
      </w:r>
      <w:r>
        <w:rPr>
          <w:rtl/>
        </w:rPr>
        <w:t xml:space="preserve"> על הסמוכין תאמר.</w:t>
      </w:r>
    </w:p>
    <w:p>
      <w:pPr>
        <w:pStyle w:val="38"/>
        <w:rPr>
          <w:ins w:id="100986" w:author="מנוע מכני" w:date="2026-10-11T12:04:39Z"/>
        </w:rPr>
      </w:pPr>
      <w:r>
        <w:t xml:space="preserve">מתקיף רבא:</w:t>
      </w:r>
    </w:p>
    <w:p w:rsidR="00DA63EC" w:rsidRDefault="00DA63EC" w:rsidP="00DA63EC">
      <w:pPr>
        <w:tabs>
          <w:tab w:val="left" w:pos="0"/>
        </w:tabs>
        <w:rPr>
          <w:b/>
          <w:bCs/>
          <w:rtl/>
        </w:rPr>
      </w:pPr>
      <w:del w:id="100987" w:author="מנוע מכני" w:date="2026-10-11T12:04:39Z">
        <w:r>
          <w:rPr>
            <w:rtl/>
          </w:rPr>
          <w:delText xml:space="preserve"> </w:delText>
        </w:r>
      </w:del>
      <w:r>
        <w:rPr>
          <w:rtl/>
        </w:rPr>
        <w:t xml:space="preserve">מי כתיב ועליהם?</w:t>
      </w:r>
      <w:r w:rsidRPr="00464129">
        <w:rPr>
          <w:rStyle w:val="afffff0"/>
          <w:rtl/>
        </w:rPr>
        <w:t xml:space="preserve"> </w:t>
      </w:r>
      <w:r w:rsidRPr="00464129">
        <w:rPr>
          <w:rStyle w:val="afffff0"/>
          <w:rFonts w:hint="cs"/>
          <w:rtl/>
        </w:rPr>
        <w:t>'</w:t>
      </w:r>
      <w:ins w:id="91217" w:author="Claude - סמנטי" w:date="2026-10-11T12:26:16Z">
        <w:r>
          <w:rPr>
            <w:rStyle w:val="afffff0"/>
            <w:rtl/>
          </w:rPr>
          <w:t xml:space="preserve">וְאֲלֵיהֶם</w:t>
        </w:r>
      </w:ins>
      <w:del w:id="91218" w:author="Claude - סמנטי" w:date="2026-10-11T12:26:16Z">
        <w:r w:rsidRPr="00464129">
          <w:rPr>
            <w:rStyle w:val="afffff0"/>
            <w:rtl/>
          </w:rPr>
          <w:delText xml:space="preserve">ואליהם</w:delText>
        </w:r>
      </w:del>
      <w:r w:rsidRPr="00464129">
        <w:rPr>
          <w:rStyle w:val="afffff0"/>
          <w:rFonts w:hint="cs"/>
          <w:rtl/>
        </w:rPr>
        <w:t>'</w:t>
      </w:r>
      <w:r w:rsidRPr="00464129">
        <w:rPr>
          <w:rStyle w:val="afffff0"/>
          <w:rtl/>
        </w:rPr>
        <w:t xml:space="preserve"> </w:t>
      </w:r>
      <w:r>
        <w:rPr>
          <w:rtl/>
        </w:rPr>
        <w:t xml:space="preserve">כתיב! </w:t>
      </w:r>
    </w:p>
    <w:p>
      <w:pPr>
        <w:pStyle w:val="38"/>
        <w:rPr>
          <w:ins w:id="100988" w:author="מנוע מכני" w:date="2026-10-11T12:04:39Z"/>
        </w:rPr>
      </w:pPr>
      <w:r w:rsidRPr="00891B40">
        <w:t>ב.</w:t>
      </w:r>
      <w:r>
        <w:t xml:space="preserve"> </w:t>
      </w:r>
      <w:r>
        <w:t xml:space="preserve">אלא כדתנא דבי ר' ישמעאל:</w:t>
      </w:r>
    </w:p>
    <w:p w:rsidR="00DA63EC" w:rsidRDefault="00DA63EC" w:rsidP="00DA63EC">
      <w:pPr>
        <w:tabs>
          <w:tab w:val="left" w:pos="0"/>
        </w:tabs>
        <w:rPr>
          <w:b/>
          <w:bCs/>
          <w:rtl/>
        </w:rPr>
      </w:pPr>
      <w:del w:id="100989" w:author="מנוע מכני" w:date="2026-10-11T12:04:39Z">
        <w:r>
          <w:rPr>
            <w:rtl/>
          </w:rPr>
          <w:delText xml:space="preserve"> </w:delText>
        </w:r>
      </w:del>
      <w:r>
        <w:rPr>
          <w:rtl/>
        </w:rPr>
        <w:t xml:space="preserve">ואליהם תאמר - לערב פרשיות.</w:t>
      </w:r>
    </w:p>
    <w:p>
      <w:pPr>
        <w:pStyle w:val="38"/>
        <w:rPr>
          <w:ins w:id="100990" w:author="מנוע מכני" w:date="2026-10-11T12:04:39Z"/>
        </w:rPr>
      </w:pPr>
      <w:r w:rsidRPr="00891B40">
        <w:t>ג.</w:t>
      </w:r>
      <w:r>
        <w:t xml:space="preserve"> רי</w:t>
      </w:r>
      <w:r>
        <w:t>"</w:t>
      </w:r>
      <w:r>
        <w:t>ו</w:t>
      </w:r>
      <w:r>
        <w:t xml:space="preserve">:</w:t>
      </w:r>
    </w:p>
    <w:p w:rsidR="00DA63EC" w:rsidRDefault="00DA63EC" w:rsidP="00DA63EC">
      <w:pPr>
        <w:tabs>
          <w:tab w:val="left" w:pos="0"/>
        </w:tabs>
        <w:rPr>
          <w:rtl/>
        </w:rPr>
      </w:pPr>
      <w:del w:id="100991" w:author="מנוע מכני" w:date="2026-10-11T12:04:39Z">
        <w:r>
          <w:rPr>
            <w:rtl/>
          </w:rPr>
          <w:delText xml:space="preserve"> </w:delText>
        </w:r>
      </w:del>
      <w:ins w:id="97353" w:author="מנוע מכני" w:date="2026-10-11T12:04:39Z">
        <w:r>
          <w:rPr>
            <w:rtl/>
          </w:rPr>
          <w:t xml:space="preserve">באה</w:t>
        </w:r>
      </w:ins>
      <w:del w:id="97354" w:author="מנוע מכני" w:date="2026-10-11T12:04:39Z">
        <w:r>
          <w:rPr>
            <w:rtl/>
          </w:rPr>
          <w:delText xml:space="preserve">אתיא</w:delText>
        </w:r>
      </w:del>
      <w:r>
        <w:rPr>
          <w:rtl/>
        </w:rPr>
        <w:t xml:space="preserve"> הבאה הבאה, מה להלן מוקטרי חוץ, אף כאן מוקטרי חוץ.</w:t>
      </w:r>
    </w:p>
    <w:p>
      <w:pPr>
        <w:pStyle w:val="38"/>
        <w:rPr>
          <w:ins w:id="100992" w:author="מנוע מכני" w:date="2026-10-11T12:04:39Z"/>
        </w:rPr>
      </w:pPr>
      <w:r w:rsidRPr="00FE1B89">
        <w:t xml:space="preserve">מתקיף רב ביבי, </w:t>
      </w:r>
      <w:r w:rsidRPr="00FE1B89">
        <w:t>מד</w:t>
      </w:r>
      <w:r w:rsidRPr="00FE1B89">
        <w:t xml:space="preserve">תנן:</w:t>
      </w:r>
    </w:p>
    <w:p w:rsidR="00DA63EC" w:rsidRPr="00FE1B89" w:rsidRDefault="00DA63EC" w:rsidP="00DA63EC">
      <w:pPr>
        <w:tabs>
          <w:tab w:val="left" w:pos="0"/>
        </w:tabs>
        <w:rPr>
          <w:spacing w:val="-2"/>
          <w:rtl/>
        </w:rPr>
      </w:pPr>
      <w:del w:id="100993" w:author="מנוע מכני" w:date="2026-10-11T12:04:39Z">
        <w:r w:rsidRPr="00FE1B89">
          <w:rPr>
            <w:spacing w:val="-2"/>
            <w:rtl/>
          </w:rPr>
          <w:delText xml:space="preserve"> </w:delText>
        </w:r>
      </w:del>
      <w:r w:rsidRPr="00FE1B89">
        <w:rPr>
          <w:spacing w:val="-2"/>
          <w:rtl/>
        </w:rPr>
        <w:t xml:space="preserve">שלשים ושש כריתות בתורה, </w:t>
      </w:r>
      <w:r w:rsidRPr="00FE1B89">
        <w:rPr>
          <w:rFonts w:hint="cs"/>
          <w:spacing w:val="-2"/>
          <w:rtl/>
        </w:rPr>
        <w:t>ל</w:t>
      </w:r>
      <w:r w:rsidRPr="00FE1B89">
        <w:rPr>
          <w:spacing w:val="-2"/>
          <w:rtl/>
        </w:rPr>
        <w:t>"</w:t>
      </w:r>
      <w:r w:rsidRPr="00FE1B89">
        <w:rPr>
          <w:rFonts w:hint="cs"/>
          <w:spacing w:val="-2"/>
          <w:rtl/>
        </w:rPr>
        <w:t>ז הוי</w:t>
      </w:r>
      <w:r w:rsidRPr="00FE1B89">
        <w:rPr>
          <w:spacing w:val="-2"/>
          <w:rtl/>
        </w:rPr>
        <w:t xml:space="preserve">, </w:t>
      </w:r>
      <w:ins w:id="92061" w:author="מנוע מכני" w:date="2026-10-11T12:04:39Z">
        <w:r>
          <w:rPr>
            <w:spacing w:val="-2"/>
            <w:rtl/>
          </w:rPr>
          <w:t xml:space="preserve">דיש</w:t>
        </w:r>
      </w:ins>
      <w:del w:id="92062" w:author="מנוע מכני" w:date="2026-10-11T12:04:39Z">
        <w:r w:rsidRPr="00FE1B89">
          <w:rPr>
            <w:spacing w:val="-2"/>
            <w:rtl/>
          </w:rPr>
          <w:delText xml:space="preserve">דאיכא</w:delText>
        </w:r>
      </w:del>
      <w:r w:rsidRPr="00FE1B89">
        <w:rPr>
          <w:spacing w:val="-2"/>
          <w:rtl/>
        </w:rPr>
        <w:t xml:space="preserve"> המעלה והמעלה! </w:t>
      </w:r>
      <w:ins w:id="95677" w:author="מנוע מכני" w:date="2026-10-11T12:04:39Z">
        <w:r>
          <w:rPr>
            <w:b/>
            <w:bCs/>
            <w:spacing w:val="-2"/>
            <w:rtl/>
          </w:rPr>
          <w:t xml:space="preserve">קשה</w:t>
        </w:r>
      </w:ins>
      <w:del w:id="95678" w:author="מנוע מכני" w:date="2026-10-11T12:04:39Z">
        <w:r w:rsidRPr="00FE1B89">
          <w:rPr>
            <w:b/>
            <w:bCs/>
            <w:spacing w:val="-2"/>
            <w:rtl/>
          </w:rPr>
          <w:delText xml:space="preserve">קשיא</w:delText>
        </w:r>
      </w:del>
      <w:r w:rsidRPr="00FE1B89">
        <w:rPr>
          <w:spacing w:val="-2"/>
          <w:rtl/>
        </w:rPr>
        <w:t>.</w:t>
      </w:r>
    </w:p>
    <w:p w:rsidR="00DA63EC" w:rsidRDefault="00DA63EC" w:rsidP="00DA63EC">
      <w:pPr>
        <w:tabs>
          <w:tab w:val="left" w:pos="0"/>
        </w:tabs>
        <w:rPr>
          <w:rtl/>
        </w:rPr>
      </w:pPr>
    </w:p>
    <w:p>
      <w:pPr>
        <w:pStyle w:val="afffff8"/>
        <w:rPr>
          <w:ins w:id="90081" w:author="קלוד" w:date="2026-10-11T12:29:36Z"/>
        </w:rPr>
      </w:pPr>
      <w:ins w:id="90082" w:author="קלוד" w:date="2026-10-11T12:29:36Z">
        <w:r>
          <w:rPr>
            <w:color w:val="7B3F00"/>
          </w:rPr>
          <w:t xml:space="preserve">חיוב זורק בחוץ - מ'דם יחשב' או מ'או זבח'</w:t>
        </w:r>
      </w:ins>
    </w:p>
    <w:p w:rsidR="00DA63EC" w:rsidRDefault="00DA63EC" w:rsidP="00DA63EC">
      <w:pPr>
        <w:tabs>
          <w:tab w:val="left" w:pos="0"/>
        </w:tabs>
        <w:rPr>
          <w:rtl/>
        </w:rPr>
      </w:pPr>
      <w:r>
        <w:rPr>
          <w:rtl/>
        </w:rPr>
        <w:t xml:space="preserve">והדתנן: הזורק מקצת דמים בחוץ חייב, נפקא </w:t>
      </w:r>
    </w:p>
    <w:p w:rsidR="00DA63EC" w:rsidRDefault="00DA63EC" w:rsidP="00DA63EC">
      <w:pPr>
        <w:tabs>
          <w:tab w:val="left" w:pos="0"/>
        </w:tabs>
        <w:rPr>
          <w:rtl/>
        </w:rPr>
      </w:pPr>
      <w:r>
        <w:rPr>
          <w:rStyle w:val="2fb"/>
          <w:rFonts w:hint="cs"/>
          <w:rtl/>
        </w:rPr>
        <w:t>לרי</w:t>
      </w:r>
      <w:r>
        <w:rPr>
          <w:rStyle w:val="2fb"/>
          <w:rtl/>
        </w:rPr>
        <w:t>"</w:t>
      </w:r>
      <w:r>
        <w:rPr>
          <w:rStyle w:val="2fb"/>
          <w:rFonts w:hint="cs"/>
          <w:rtl/>
        </w:rPr>
        <w:t xml:space="preserve">ש</w:t>
      </w:r>
      <w:r>
        <w:rPr>
          <w:rFonts w:hint="cs"/>
          <w:rtl/>
        </w:rPr>
        <w:t xml:space="preserve">: מ'</w:t>
      </w:r>
      <w:ins w:id="91219" w:author="Claude - סמנטי" w:date="2026-10-11T12:26:16Z">
        <w:r>
          <w:rPr>
            <w:rStyle w:val="afffff0"/>
            <w:rtl/>
          </w:rPr>
          <w:t xml:space="preserve">דָּם יֵחָשֵׁב</w:t>
        </w:r>
      </w:ins>
      <w:del w:id="91220" w:author="Claude - סמנטי" w:date="2026-10-11T12:26:16Z">
        <w:r>
          <w:rPr>
            <w:rtl/>
          </w:rPr>
          <w:delText xml:space="preserve">דם יחשב</w:delText>
        </w:r>
      </w:del>
      <w:r>
        <w:rPr>
          <w:rFonts w:hint="cs"/>
          <w:rtl/>
        </w:rPr>
        <w:t>'</w:t>
      </w:r>
      <w:r>
        <w:rPr>
          <w:rtl/>
        </w:rPr>
        <w:t xml:space="preserve"> - לרבות הזורק,</w:t>
      </w:r>
    </w:p>
    <w:p>
      <w:pPr>
        <w:pStyle w:val="38"/>
        <w:rPr>
          <w:ins w:id="100994" w:author="מנוע מכני" w:date="2026-10-11T12:04:39Z"/>
        </w:rPr>
      </w:pPr>
      <w:r>
        <w:t>ר"ע:</w:t>
      </w:r>
    </w:p>
    <w:p w:rsidR="00DA63EC" w:rsidRDefault="00DA63EC" w:rsidP="00DA63EC">
      <w:pPr>
        <w:tabs>
          <w:tab w:val="left" w:pos="0"/>
        </w:tabs>
        <w:rPr>
          <w:rtl/>
        </w:rPr>
      </w:pPr>
      <w:del w:id="100995" w:author="מנוע מכני" w:date="2026-10-11T12:04:39Z">
        <w:r w:rsidRPr="00464129">
          <w:rPr>
            <w:rStyle w:val="afffff0"/>
            <w:rtl/>
          </w:rPr>
          <w:delText xml:space="preserve"> </w:delText>
        </w:r>
      </w:del>
      <w:r w:rsidRPr="00464129">
        <w:rPr>
          <w:rStyle w:val="afffff0"/>
          <w:rFonts w:hint="cs"/>
          <w:rtl/>
        </w:rPr>
        <w:t>'</w:t>
      </w:r>
      <w:ins w:id="91221" w:author="Claude - סמנטי" w:date="2026-10-11T12:26:16Z">
        <w:r>
          <w:rPr>
            <w:rStyle w:val="afffff0"/>
            <w:rtl/>
          </w:rPr>
          <w:t xml:space="preserve">אוֹ זָבַח</w:t>
        </w:r>
      </w:ins>
      <w:del w:id="91222" w:author="Claude - סמנטי" w:date="2026-10-11T12:26:16Z">
        <w:r w:rsidRPr="00464129">
          <w:rPr>
            <w:rStyle w:val="afffff0"/>
            <w:rtl/>
          </w:rPr>
          <w:delText xml:space="preserve">או זבח</w:delText>
        </w:r>
      </w:del>
      <w:r w:rsidRPr="00464129">
        <w:rPr>
          <w:rStyle w:val="afffff0"/>
          <w:rFonts w:hint="cs"/>
          <w:rtl/>
        </w:rPr>
        <w:t>'</w:t>
      </w:r>
      <w:r w:rsidRPr="00464129">
        <w:rPr>
          <w:rStyle w:val="afffff0"/>
          <w:rtl/>
        </w:rPr>
        <w:t xml:space="preserve"> </w:t>
      </w:r>
      <w:r>
        <w:rPr>
          <w:rtl/>
        </w:rPr>
        <w:t>- לרבות את הזורק.</w:t>
      </w:r>
    </w:p>
    <w:p w:rsidR="00DA63EC" w:rsidRDefault="00DA63EC" w:rsidP="00DA63EC">
      <w:pPr>
        <w:tabs>
          <w:tab w:val="left" w:pos="0"/>
        </w:tabs>
        <w:rPr>
          <w:rtl/>
        </w:rPr>
      </w:pPr>
      <w:r>
        <w:rPr>
          <w:rStyle w:val="2fb"/>
          <w:rtl/>
        </w:rPr>
        <w:t>ור</w:t>
      </w:r>
      <w:r>
        <w:rPr>
          <w:rStyle w:val="2fb"/>
          <w:rFonts w:hint="cs"/>
          <w:rtl/>
        </w:rPr>
        <w:t>י</w:t>
      </w:r>
      <w:r>
        <w:rPr>
          <w:rStyle w:val="2fb"/>
          <w:rtl/>
        </w:rPr>
        <w:t>"</w:t>
      </w:r>
      <w:r>
        <w:rPr>
          <w:rStyle w:val="2fb"/>
          <w:rFonts w:hint="cs"/>
          <w:rtl/>
        </w:rPr>
        <w:t>ש</w:t>
      </w:r>
      <w:r w:rsidRPr="00464129">
        <w:rPr>
          <w:rStyle w:val="afffff0"/>
          <w:rFonts w:hint="cs"/>
          <w:rtl/>
        </w:rPr>
        <w:t xml:space="preserve"> '</w:t>
      </w:r>
      <w:ins w:id="91223" w:author="Claude - סמנטי" w:date="2026-10-11T12:26:16Z">
        <w:r>
          <w:rPr>
            <w:rStyle w:val="afffff0"/>
            <w:rtl/>
          </w:rPr>
          <w:t xml:space="preserve">אוֹ זָבַח</w:t>
        </w:r>
      </w:ins>
      <w:del w:id="91224" w:author="Claude - סמנטי" w:date="2026-10-11T12:26:16Z">
        <w:r w:rsidRPr="00464129">
          <w:rPr>
            <w:rStyle w:val="afffff0"/>
            <w:rtl/>
          </w:rPr>
          <w:delText xml:space="preserve">או זבח</w:delText>
        </w:r>
      </w:del>
      <w:r w:rsidRPr="00464129">
        <w:rPr>
          <w:rStyle w:val="afffff0"/>
          <w:rFonts w:hint="cs"/>
          <w:rtl/>
        </w:rPr>
        <w:t>'</w:t>
      </w:r>
      <w:r w:rsidRPr="00464129">
        <w:rPr>
          <w:rStyle w:val="afffff0"/>
          <w:rtl/>
        </w:rPr>
        <w:t xml:space="preserve"> </w:t>
      </w:r>
      <w:r>
        <w:rPr>
          <w:rFonts w:hint="cs"/>
          <w:rtl/>
        </w:rPr>
        <w:t>-</w:t>
      </w:r>
      <w:r>
        <w:rPr>
          <w:rtl/>
        </w:rPr>
        <w:t>לחלק.</w:t>
      </w:r>
    </w:p>
    <w:p w:rsidR="00DA63EC" w:rsidRDefault="00DA63EC" w:rsidP="00DA63EC">
      <w:pPr>
        <w:tabs>
          <w:tab w:val="left" w:pos="0"/>
        </w:tabs>
        <w:rPr>
          <w:rtl/>
        </w:rPr>
      </w:pPr>
      <w:r>
        <w:rPr>
          <w:rStyle w:val="2fb"/>
          <w:rtl/>
        </w:rPr>
        <w:t>ור"</w:t>
      </w:r>
      <w:r>
        <w:rPr>
          <w:rStyle w:val="2fb"/>
          <w:rFonts w:hint="cs"/>
          <w:rtl/>
        </w:rPr>
        <w:t>ע</w:t>
      </w:r>
      <w:r>
        <w:rPr>
          <w:rtl/>
        </w:rPr>
        <w:t xml:space="preserve"> לחלק </w:t>
      </w:r>
      <w:r>
        <w:rPr>
          <w:rFonts w:hint="cs"/>
          <w:rtl/>
        </w:rPr>
        <w:t>-</w:t>
      </w:r>
      <w:r>
        <w:rPr>
          <w:rtl/>
        </w:rPr>
        <w:t xml:space="preserve">נפקא </w:t>
      </w:r>
      <w:r w:rsidRPr="003017EE">
        <w:rPr>
          <w:rStyle w:val="afffff0"/>
          <w:rtl/>
        </w:rPr>
        <w:t>מ</w:t>
      </w:r>
      <w:r w:rsidRPr="003017EE">
        <w:rPr>
          <w:rStyle w:val="afffff0"/>
          <w:rFonts w:hint="cs"/>
          <w:rtl/>
        </w:rPr>
        <w:t>'</w:t>
      </w:r>
      <w:ins w:id="91225" w:author="Claude - סמנטי" w:date="2026-10-11T12:26:16Z">
        <w:r>
          <w:rPr>
            <w:rStyle w:val="afffff0"/>
            <w:rtl/>
          </w:rPr>
          <w:t xml:space="preserve">לֹא יְבִיאֶנּוּ</w:t>
        </w:r>
      </w:ins>
      <w:del w:id="91226" w:author="Claude - סמנטי" w:date="2026-10-11T12:26:16Z">
        <w:r w:rsidRPr="003017EE">
          <w:rPr>
            <w:rStyle w:val="afffff0"/>
            <w:rtl/>
          </w:rPr>
          <w:delText xml:space="preserve">לא יביאנו</w:delText>
        </w:r>
      </w:del>
      <w:r w:rsidRPr="003017EE">
        <w:rPr>
          <w:rStyle w:val="afffff0"/>
          <w:rFonts w:hint="cs"/>
          <w:rtl/>
        </w:rPr>
        <w:t>'</w:t>
      </w:r>
      <w:r w:rsidRPr="003017EE">
        <w:rPr>
          <w:rStyle w:val="afffff0"/>
          <w:rtl/>
        </w:rPr>
        <w:t>.</w:t>
      </w:r>
    </w:p>
    <w:p w:rsidR="00DA63EC" w:rsidRDefault="00DA63EC" w:rsidP="00DA63EC">
      <w:pPr>
        <w:tabs>
          <w:tab w:val="left" w:pos="0"/>
        </w:tabs>
        <w:rPr>
          <w:rtl/>
        </w:rPr>
      </w:pPr>
      <w:r>
        <w:rPr>
          <w:rStyle w:val="2fb"/>
          <w:rtl/>
        </w:rPr>
        <w:t>ור</w:t>
      </w:r>
      <w:r>
        <w:rPr>
          <w:rStyle w:val="2fb"/>
          <w:rFonts w:hint="cs"/>
          <w:rtl/>
        </w:rPr>
        <w:t>י</w:t>
      </w:r>
      <w:r>
        <w:rPr>
          <w:rStyle w:val="2fb"/>
          <w:rtl/>
        </w:rPr>
        <w:t>"</w:t>
      </w:r>
      <w:r>
        <w:rPr>
          <w:rStyle w:val="2fb"/>
          <w:rFonts w:hint="cs"/>
          <w:rtl/>
        </w:rPr>
        <w:t>ש</w:t>
      </w:r>
      <w:r>
        <w:rPr>
          <w:rtl/>
        </w:rPr>
        <w:t xml:space="preserve">? ההוא </w:t>
      </w:r>
      <w:ins w:id="97355" w:author="מנוע מכני" w:date="2026-10-11T12:04:39Z">
        <w:r>
          <w:rPr>
            <w:rtl/>
          </w:rPr>
          <w:t xml:space="preserve">צריך</w:t>
        </w:r>
      </w:ins>
      <w:del w:id="97356" w:author="מנוע מכני" w:date="2026-10-11T12:04:39Z">
        <w:r>
          <w:rPr>
            <w:rtl/>
          </w:rPr>
          <w:delText xml:space="preserve">מיבעי</w:delText>
        </w:r>
      </w:del>
      <w:r>
        <w:rPr>
          <w:rtl/>
        </w:rPr>
        <w:t xml:space="preserve"> </w:t>
      </w:r>
      <w:ins w:id="93787" w:author="מנוע מכני" w:date="2026-10-11T12:04:39Z">
        <w:r>
          <w:rPr>
            <w:rtl/>
          </w:rPr>
          <w:t xml:space="preserve">לו</w:t>
        </w:r>
      </w:ins>
      <w:del w:id="93788" w:author="מנוע מכני" w:date="2026-10-11T12:04:39Z">
        <w:r>
          <w:rPr>
            <w:rtl/>
          </w:rPr>
          <w:delText xml:space="preserve">ליה</w:delText>
        </w:r>
      </w:del>
      <w:r>
        <w:rPr>
          <w:rtl/>
        </w:rPr>
        <w:t xml:space="preserve">: על השלם הוא חייב ואינו חייב על החסר.</w:t>
      </w:r>
    </w:p>
    <w:p w:rsidR="00DA63EC" w:rsidRDefault="00DA63EC" w:rsidP="00DA63EC">
      <w:pPr>
        <w:tabs>
          <w:tab w:val="left" w:pos="0"/>
        </w:tabs>
        <w:rPr>
          <w:rtl/>
        </w:rPr>
      </w:pPr>
      <w:r>
        <w:rPr>
          <w:rStyle w:val="2fb"/>
          <w:rtl/>
        </w:rPr>
        <w:t>ור"</w:t>
      </w:r>
      <w:r>
        <w:rPr>
          <w:rStyle w:val="2fb"/>
          <w:rFonts w:hint="cs"/>
          <w:rtl/>
        </w:rPr>
        <w:t>ע</w:t>
      </w:r>
      <w:r>
        <w:rPr>
          <w:rtl/>
        </w:rPr>
        <w:t xml:space="preserve"> נפקא </w:t>
      </w:r>
      <w:r w:rsidRPr="003017EE">
        <w:rPr>
          <w:rStyle w:val="afffff0"/>
          <w:rtl/>
        </w:rPr>
        <w:t>מ</w:t>
      </w:r>
      <w:r w:rsidRPr="003017EE">
        <w:rPr>
          <w:rStyle w:val="afffff0"/>
          <w:rFonts w:hint="cs"/>
          <w:rtl/>
        </w:rPr>
        <w:t>'</w:t>
      </w:r>
      <w:ins w:id="91227" w:author="Claude - סמנטי" w:date="2026-10-11T12:26:16Z">
        <w:r>
          <w:rPr>
            <w:rStyle w:val="afffff0"/>
            <w:rtl/>
          </w:rPr>
          <w:t xml:space="preserve">לַעֲשׂוֹת אוֹתוֹ</w:t>
        </w:r>
      </w:ins>
      <w:del w:id="91228" w:author="Claude - סמנטי" w:date="2026-10-11T12:26:16Z">
        <w:r w:rsidRPr="003017EE">
          <w:rPr>
            <w:rStyle w:val="afffff0"/>
            <w:rtl/>
          </w:rPr>
          <w:delText xml:space="preserve">לעשות אותו</w:delText>
        </w:r>
      </w:del>
      <w:r w:rsidRPr="003017EE">
        <w:rPr>
          <w:rStyle w:val="afffff0"/>
          <w:rFonts w:hint="cs"/>
          <w:rtl/>
        </w:rPr>
        <w:t>'</w:t>
      </w:r>
      <w:r w:rsidRPr="003017EE">
        <w:rPr>
          <w:rStyle w:val="afffff0"/>
          <w:rtl/>
        </w:rPr>
        <w:t>.</w:t>
      </w:r>
    </w:p>
    <w:p>
      <w:pPr>
        <w:pStyle w:val="38"/>
        <w:rPr>
          <w:ins w:id="100996" w:author="מנוע מכני" w:date="2026-10-11T12:04:39Z"/>
        </w:rPr>
      </w:pPr>
      <w:r>
        <w:t xml:space="preserve">ור' ישמעאל?</w:t>
      </w:r>
    </w:p>
    <w:p w:rsidR="00DA63EC" w:rsidRDefault="00DA63EC" w:rsidP="00DA63EC">
      <w:pPr>
        <w:tabs>
          <w:tab w:val="left" w:pos="0"/>
        </w:tabs>
        <w:rPr>
          <w:rtl/>
        </w:rPr>
      </w:pPr>
      <w:del w:id="100997" w:author="מנוע מכני" w:date="2026-10-11T12:04:39Z">
        <w:r>
          <w:rPr>
            <w:rtl/>
          </w:rPr>
          <w:delText xml:space="preserve"> </w:delText>
        </w:r>
      </w:del>
      <w:r>
        <w:rPr>
          <w:rtl/>
        </w:rPr>
        <w:t xml:space="preserve">חד למוקטרי פנים שחסרו והעלו בחוץ, וחד למוקטרי חוץ שחסרו והעלו בחוץ</w:t>
      </w:r>
      <w:ins w:id="95249" w:author="מנוע מכני" w:date="2026-10-11T12:04:39Z">
        <w:r>
          <w:rPr>
            <w:rtl/>
          </w:rPr>
          <w:t xml:space="preserve">,</w:t>
        </w:r>
      </w:ins>
      <w:del w:id="95250" w:author="מנוע מכני" w:date="2026-10-11T12:04:39Z">
        <w:r>
          <w:rPr>
            <w:rtl/>
          </w:rPr>
          <w:delText xml:space="preserve">;</w:delText>
        </w:r>
      </w:del>
    </w:p>
    <w:p>
      <w:pPr>
        <w:pStyle w:val="38"/>
        <w:rPr>
          <w:ins w:id="100998" w:author="מנוע מכני" w:date="2026-10-11T12:04:39Z"/>
        </w:rPr>
      </w:pPr>
      <w:r>
        <w:t xml:space="preserve">והא </w:t>
      </w:r>
      <w:r>
        <w:t xml:space="preserve">תניא</w:t>
      </w:r>
      <w:r>
        <w:t xml:space="preserve">, ר</w:t>
      </w:r>
      <w:r>
        <w:t>י</w:t>
      </w:r>
      <w:r>
        <w:t>"</w:t>
      </w:r>
      <w:r>
        <w:t>ש</w:t>
      </w:r>
      <w:r>
        <w:t xml:space="preserve">:</w:t>
      </w:r>
    </w:p>
    <w:p w:rsidR="00DA63EC" w:rsidRDefault="00DA63EC" w:rsidP="00DA63EC">
      <w:pPr>
        <w:tabs>
          <w:tab w:val="left" w:pos="0"/>
        </w:tabs>
        <w:rPr>
          <w:rtl/>
        </w:rPr>
      </w:pPr>
      <w:del w:id="100999" w:author="מנוע מכני" w:date="2026-10-11T12:04:39Z">
        <w:r>
          <w:rPr>
            <w:rtl/>
          </w:rPr>
          <w:delText xml:space="preserve"> </w:delText>
        </w:r>
      </w:del>
      <w:r>
        <w:rPr>
          <w:rtl/>
        </w:rPr>
        <w:t xml:space="preserve">יכול מוקטרי פנים שחסרו והעלו בחוץ חייב? </w:t>
      </w:r>
      <w:r>
        <w:rPr>
          <w:rtl/>
        </w:rPr>
        <w:t xml:space="preserve">ת"ל</w:t>
      </w:r>
      <w:r>
        <w:rPr>
          <w:rtl/>
        </w:rPr>
        <w:t xml:space="preserve">:</w:t>
      </w:r>
      <w:r w:rsidRPr="00464129">
        <w:rPr>
          <w:rStyle w:val="afffff0"/>
          <w:rtl/>
        </w:rPr>
        <w:t xml:space="preserve"> </w:t>
      </w:r>
      <w:r w:rsidRPr="00464129">
        <w:rPr>
          <w:rStyle w:val="afffff0"/>
          <w:rFonts w:hint="cs"/>
          <w:rtl/>
        </w:rPr>
        <w:t>'</w:t>
      </w:r>
      <w:ins w:id="91229" w:author="Claude - סמנטי" w:date="2026-10-11T12:26:16Z">
        <w:r>
          <w:rPr>
            <w:rStyle w:val="afffff0"/>
            <w:rtl/>
          </w:rPr>
          <w:t xml:space="preserve">לַעֲשׂוֹת אוֹתוֹ</w:t>
        </w:r>
      </w:ins>
      <w:del w:id="91230" w:author="Claude - סמנטי" w:date="2026-10-11T12:26:16Z">
        <w:r w:rsidRPr="00464129">
          <w:rPr>
            <w:rStyle w:val="afffff0"/>
            <w:rtl/>
          </w:rPr>
          <w:delText xml:space="preserve">לעשות אותו</w:delText>
        </w:r>
      </w:del>
      <w:r w:rsidRPr="00464129">
        <w:rPr>
          <w:rStyle w:val="afffff0"/>
          <w:rFonts w:hint="cs"/>
          <w:rtl/>
        </w:rPr>
        <w:t>'</w:t>
      </w:r>
      <w:r w:rsidRPr="00464129">
        <w:rPr>
          <w:rStyle w:val="afffff0"/>
          <w:rtl/>
        </w:rPr>
        <w:t>,</w:t>
      </w:r>
      <w:r>
        <w:rPr>
          <w:rtl/>
        </w:rPr>
        <w:t xml:space="preserve"> על השלם חייב ואינו חייב על החסר, </w:t>
      </w:r>
    </w:p>
    <w:p>
      <w:pPr>
        <w:pStyle w:val="38"/>
        <w:rPr>
          <w:ins w:id="101000" w:author="מנוע מכני" w:date="2026-10-11T12:04:39Z"/>
        </w:rPr>
      </w:pPr>
      <w:r>
        <w:t>ור</w:t>
      </w:r>
      <w:r>
        <w:t>"</w:t>
      </w:r>
      <w:r>
        <w:t>ע</w:t>
      </w:r>
      <w:r>
        <w:t xml:space="preserve">:</w:t>
      </w:r>
    </w:p>
    <w:p w:rsidR="00DA63EC" w:rsidRDefault="00DA63EC" w:rsidP="00DA63EC">
      <w:pPr>
        <w:tabs>
          <w:tab w:val="left" w:pos="0"/>
        </w:tabs>
        <w:rPr>
          <w:rtl/>
        </w:rPr>
      </w:pPr>
      <w:del w:id="101001" w:author="מנוע מכני" w:date="2026-10-11T12:04:39Z">
        <w:r>
          <w:rPr>
            <w:rtl/>
          </w:rPr>
          <w:delText xml:space="preserve"> </w:delText>
        </w:r>
      </w:del>
      <w:r>
        <w:rPr>
          <w:rtl/>
        </w:rPr>
        <w:t xml:space="preserve">מוקטרי פנים שחסרו והעלו בחוץ - חייב.</w:t>
      </w:r>
    </w:p>
    <w:p w:rsidR="00DA63EC" w:rsidRDefault="00DA63EC" w:rsidP="00DA63EC">
      <w:pPr>
        <w:tabs>
          <w:tab w:val="left" w:pos="0"/>
        </w:tabs>
        <w:rPr>
          <w:rtl/>
        </w:rPr>
      </w:pPr>
      <w:r>
        <w:rPr>
          <w:rStyle w:val="2fb"/>
          <w:rtl/>
        </w:rPr>
        <w:t>ור"</w:t>
      </w:r>
      <w:r>
        <w:rPr>
          <w:rStyle w:val="2fb"/>
          <w:rFonts w:hint="cs"/>
          <w:rtl/>
        </w:rPr>
        <w:t xml:space="preserve">ע</w:t>
      </w:r>
      <w:r>
        <w:rPr>
          <w:rFonts w:hint="cs"/>
          <w:rtl/>
        </w:rPr>
        <w:t xml:space="preserve"> </w:t>
      </w:r>
      <w:ins w:id="93789" w:author="מנוע מכני" w:date="2026-10-11T12:04:39Z">
        <w:r>
          <w:rPr>
            <w:rtl/>
          </w:rPr>
          <w:t xml:space="preserve">זה</w:t>
        </w:r>
      </w:ins>
      <w:del w:id="93790" w:author="מנוע מכני" w:date="2026-10-11T12:04:39Z">
        <w:r>
          <w:rPr>
            <w:rtl/>
          </w:rPr>
          <w:delText xml:space="preserve">האי</w:delText>
        </w:r>
      </w:del>
      <w:r w:rsidRPr="00464129">
        <w:rPr>
          <w:rStyle w:val="afffff0"/>
          <w:rtl/>
        </w:rPr>
        <w:t xml:space="preserve"> </w:t>
      </w:r>
      <w:r w:rsidRPr="00464129">
        <w:rPr>
          <w:rStyle w:val="afffff0"/>
          <w:rFonts w:hint="cs"/>
          <w:rtl/>
        </w:rPr>
        <w:t>'</w:t>
      </w:r>
      <w:ins w:id="91231" w:author="Claude - סמנטי" w:date="2026-10-11T12:26:16Z">
        <w:r>
          <w:rPr>
            <w:rStyle w:val="afffff0"/>
            <w:rtl/>
          </w:rPr>
          <w:t xml:space="preserve">דָּם יֵחָשֵׁב</w:t>
        </w:r>
      </w:ins>
      <w:del w:id="91232" w:author="Claude - סמנטי" w:date="2026-10-11T12:26:16Z">
        <w:r w:rsidRPr="00464129">
          <w:rPr>
            <w:rStyle w:val="afffff0"/>
            <w:rtl/>
          </w:rPr>
          <w:delText xml:space="preserve">דם יחשב</w:delText>
        </w:r>
      </w:del>
      <w:r w:rsidRPr="00464129">
        <w:rPr>
          <w:rStyle w:val="afffff0"/>
          <w:rFonts w:hint="cs"/>
          <w:rtl/>
        </w:rPr>
        <w:t>'</w:t>
      </w:r>
      <w:r w:rsidRPr="00464129">
        <w:rPr>
          <w:rStyle w:val="afffff0"/>
          <w:rtl/>
        </w:rPr>
        <w:t xml:space="preserve"> </w:t>
      </w:r>
      <w:r>
        <w:rPr>
          <w:rFonts w:hint="cs"/>
          <w:rtl/>
        </w:rPr>
        <w:t>-</w:t>
      </w:r>
      <w:r>
        <w:rPr>
          <w:rtl/>
        </w:rPr>
        <w:t>לרבות שחיטת העוף.</w:t>
      </w:r>
    </w:p>
    <w:p w:rsidR="00DA63EC" w:rsidRDefault="00DA63EC" w:rsidP="00DA63EC">
      <w:pPr>
        <w:tabs>
          <w:tab w:val="left" w:pos="0"/>
        </w:tabs>
        <w:rPr>
          <w:rtl/>
        </w:rPr>
      </w:pPr>
      <w:r>
        <w:rPr>
          <w:rStyle w:val="2fb"/>
          <w:rtl/>
        </w:rPr>
        <w:t>ור</w:t>
      </w:r>
      <w:r>
        <w:rPr>
          <w:rStyle w:val="2fb"/>
          <w:rFonts w:hint="cs"/>
          <w:rtl/>
        </w:rPr>
        <w:t>י</w:t>
      </w:r>
      <w:r>
        <w:rPr>
          <w:rStyle w:val="2fb"/>
          <w:rtl/>
        </w:rPr>
        <w:t>"</w:t>
      </w:r>
      <w:r>
        <w:rPr>
          <w:rStyle w:val="2fb"/>
          <w:rFonts w:hint="cs"/>
          <w:rtl/>
        </w:rPr>
        <w:t xml:space="preserve">ש</w:t>
      </w:r>
      <w:r>
        <w:rPr>
          <w:rFonts w:hint="cs"/>
          <w:rtl/>
        </w:rPr>
        <w:t xml:space="preserve">: </w:t>
      </w:r>
      <w:r>
        <w:rPr>
          <w:rtl/>
        </w:rPr>
        <w:t xml:space="preserve">נפקא </w:t>
      </w:r>
      <w:r w:rsidRPr="003017EE">
        <w:rPr>
          <w:rStyle w:val="afffff0"/>
          <w:rtl/>
        </w:rPr>
        <w:t>מ</w:t>
      </w:r>
      <w:r w:rsidRPr="003017EE">
        <w:rPr>
          <w:rStyle w:val="afffff0"/>
          <w:rFonts w:hint="cs"/>
          <w:rtl/>
        </w:rPr>
        <w:t>'</w:t>
      </w:r>
      <w:ins w:id="91233" w:author="Claude - סמנטי" w:date="2026-10-11T12:26:16Z">
        <w:r>
          <w:rPr>
            <w:rStyle w:val="afffff0"/>
            <w:rtl/>
          </w:rPr>
          <w:t xml:space="preserve">אוֹ אֲשֶׁר יִשְׁחַט</w:t>
        </w:r>
      </w:ins>
      <w:del w:id="91234" w:author="Claude - סמנטי" w:date="2026-10-11T12:26:16Z">
        <w:r w:rsidRPr="003017EE">
          <w:rPr>
            <w:rStyle w:val="afffff0"/>
            <w:rtl/>
          </w:rPr>
          <w:delText xml:space="preserve">או אשר ישחט</w:delText>
        </w:r>
      </w:del>
      <w:r w:rsidRPr="003017EE">
        <w:rPr>
          <w:rStyle w:val="afffff0"/>
          <w:rFonts w:hint="cs"/>
          <w:rtl/>
        </w:rPr>
        <w:t>'</w:t>
      </w:r>
      <w:r w:rsidRPr="003017EE">
        <w:rPr>
          <w:rStyle w:val="afffff0"/>
          <w:rtl/>
        </w:rPr>
        <w:t>.</w:t>
      </w:r>
    </w:p>
    <w:p>
      <w:pPr>
        <w:pStyle w:val="38"/>
        <w:rPr>
          <w:ins w:id="101002" w:author="מנוע מכני" w:date="2026-10-11T12:04:39Z"/>
        </w:rPr>
      </w:pPr>
      <w:r>
        <w:t>ור"</w:t>
      </w:r>
      <w:r>
        <w:t>ע:</w:t>
      </w:r>
    </w:p>
    <w:p w:rsidR="00DA63EC" w:rsidRDefault="00DA63EC" w:rsidP="00DA63EC">
      <w:pPr>
        <w:tabs>
          <w:tab w:val="left" w:pos="0"/>
        </w:tabs>
        <w:rPr>
          <w:rtl/>
        </w:rPr>
      </w:pPr>
      <w:del w:id="101003" w:author="מנוע מכני" w:date="2026-10-11T12:04:39Z">
        <w:r>
          <w:rPr>
            <w:rtl/>
          </w:rPr>
          <w:delText xml:space="preserve"> </w:delText>
        </w:r>
      </w:del>
      <w:r>
        <w:rPr>
          <w:rtl/>
        </w:rPr>
        <w:t xml:space="preserve">אמר</w:t>
      </w:r>
      <w:r>
        <w:rPr>
          <w:rtl/>
        </w:rPr>
        <w:t xml:space="preserve"> לך, ההוא </w:t>
      </w:r>
      <w:ins w:id="97357" w:author="מנוע מכני" w:date="2026-10-11T12:04:39Z">
        <w:r>
          <w:rPr>
            <w:rtl/>
          </w:rPr>
          <w:t xml:space="preserve">צריך</w:t>
        </w:r>
      </w:ins>
      <w:del w:id="97358" w:author="מנוע מכני" w:date="2026-10-11T12:04:39Z">
        <w:r>
          <w:rPr>
            <w:rtl/>
          </w:rPr>
          <w:delText xml:space="preserve">מיבעי</w:delText>
        </w:r>
      </w:del>
      <w:r>
        <w:rPr>
          <w:rtl/>
        </w:rPr>
        <w:t xml:space="preserve"> </w:t>
      </w:r>
      <w:ins w:id="93791" w:author="מנוע מכני" w:date="2026-10-11T12:04:39Z">
        <w:r>
          <w:rPr>
            <w:rtl/>
          </w:rPr>
          <w:t xml:space="preserve">לו</w:t>
        </w:r>
      </w:ins>
      <w:del w:id="93792" w:author="מנוע מכני" w:date="2026-10-11T12:04:39Z">
        <w:r>
          <w:rPr>
            <w:rtl/>
          </w:rPr>
          <w:delText xml:space="preserve">ליה</w:delText>
        </w:r>
      </w:del>
      <w:r>
        <w:rPr>
          <w:rtl/>
        </w:rPr>
        <w:t xml:space="preserve">: על השוחט הוא חייב ולא על המולק.</w:t>
      </w:r>
    </w:p>
    <w:p w:rsidR="00DA63EC" w:rsidRPr="00FE1B89" w:rsidRDefault="00DA63EC" w:rsidP="00DA63EC">
      <w:pPr>
        <w:tabs>
          <w:tab w:val="left" w:pos="0"/>
        </w:tabs>
        <w:rPr>
          <w:spacing w:val="-2"/>
          <w:rtl/>
        </w:rPr>
      </w:pPr>
      <w:r w:rsidRPr="00FE1B89">
        <w:rPr>
          <w:rStyle w:val="2fb"/>
          <w:spacing w:val="-2"/>
          <w:rtl/>
        </w:rPr>
        <w:t>ור</w:t>
      </w:r>
      <w:r w:rsidRPr="00FE1B89">
        <w:rPr>
          <w:rStyle w:val="2fb"/>
          <w:rFonts w:hint="cs"/>
          <w:spacing w:val="-2"/>
          <w:rtl/>
        </w:rPr>
        <w:t>י</w:t>
      </w:r>
      <w:r w:rsidRPr="00FE1B89">
        <w:rPr>
          <w:rStyle w:val="2fb"/>
          <w:spacing w:val="-2"/>
          <w:rtl/>
        </w:rPr>
        <w:t>"</w:t>
      </w:r>
      <w:r w:rsidRPr="00FE1B89">
        <w:rPr>
          <w:rStyle w:val="2fb"/>
          <w:rFonts w:hint="cs"/>
          <w:spacing w:val="-2"/>
          <w:rtl/>
        </w:rPr>
        <w:t xml:space="preserve">ש</w:t>
      </w:r>
      <w:r w:rsidRPr="00FE1B89">
        <w:rPr>
          <w:rFonts w:hint="cs"/>
          <w:spacing w:val="-2"/>
          <w:rtl/>
        </w:rPr>
        <w:t xml:space="preserve">: </w:t>
      </w:r>
      <w:r w:rsidRPr="00FE1B89">
        <w:rPr>
          <w:spacing w:val="-2"/>
          <w:rtl/>
        </w:rPr>
        <w:t xml:space="preserve">נפקא </w:t>
      </w:r>
      <w:r w:rsidRPr="00FE1B89">
        <w:rPr>
          <w:rStyle w:val="afffff0"/>
          <w:spacing w:val="-2"/>
          <w:rtl/>
        </w:rPr>
        <w:t>מ</w:t>
      </w:r>
      <w:r w:rsidRPr="00FE1B89">
        <w:rPr>
          <w:rStyle w:val="afffff0"/>
          <w:rFonts w:hint="cs"/>
          <w:spacing w:val="-2"/>
          <w:rtl/>
        </w:rPr>
        <w:t>'</w:t>
      </w:r>
      <w:ins w:id="91235" w:author="Claude - סמנטי" w:date="2026-10-11T12:26:16Z">
        <w:r>
          <w:rPr>
            <w:rStyle w:val="afffff0"/>
            <w:spacing w:val="-2"/>
            <w:rtl/>
          </w:rPr>
          <w:t xml:space="preserve">זֶה הַדָּבָר</w:t>
        </w:r>
      </w:ins>
      <w:del w:id="91236" w:author="Claude - סמנטי" w:date="2026-10-11T12:26:16Z">
        <w:r w:rsidRPr="00FE1B89">
          <w:rPr>
            <w:rStyle w:val="afffff0"/>
            <w:spacing w:val="-2"/>
            <w:rtl/>
          </w:rPr>
          <w:delText xml:space="preserve">זה הדבר</w:delText>
        </w:r>
      </w:del>
      <w:r w:rsidRPr="00FE1B89">
        <w:rPr>
          <w:rStyle w:val="afffff0"/>
          <w:rFonts w:hint="cs"/>
          <w:spacing w:val="-2"/>
          <w:rtl/>
        </w:rPr>
        <w:t>'</w:t>
      </w:r>
      <w:r w:rsidRPr="00FE1B89">
        <w:rPr>
          <w:rStyle w:val="afffff0"/>
          <w:spacing w:val="-2"/>
          <w:rtl/>
        </w:rPr>
        <w:t>,</w:t>
      </w:r>
      <w:r w:rsidRPr="00FE1B89">
        <w:rPr>
          <w:rFonts w:hint="cs"/>
          <w:spacing w:val="-2"/>
          <w:rtl/>
        </w:rPr>
        <w:t xml:space="preserve"> דמק'ו משחיטה היה צריך להתחייב על המליקה שדרך הכשירה בפנים </w:t>
      </w:r>
    </w:p>
    <w:p>
      <w:pPr>
        <w:pStyle w:val="38"/>
        <w:rPr>
          <w:ins w:id="101004" w:author="מנוע מכני" w:date="2026-10-11T12:04:39Z"/>
        </w:rPr>
      </w:pPr>
      <w:r>
        <w:t>ור</w:t>
      </w:r>
      <w:r>
        <w:t>"</w:t>
      </w:r>
      <w:r>
        <w:t xml:space="preserve">ע:</w:t>
      </w:r>
    </w:p>
    <w:p w:rsidR="00DA63EC" w:rsidRDefault="00DA63EC" w:rsidP="00DA63EC">
      <w:pPr>
        <w:tabs>
          <w:tab w:val="left" w:pos="0"/>
        </w:tabs>
        <w:rPr>
          <w:rtl/>
        </w:rPr>
      </w:pPr>
      <w:del w:id="101005" w:author="מנוע מכני" w:date="2026-10-11T12:04:39Z">
        <w:r>
          <w:rPr>
            <w:rFonts w:hint="cs"/>
            <w:rtl/>
          </w:rPr>
          <w:delText xml:space="preserve"> </w:delText>
        </w:r>
      </w:del>
      <w:r>
        <w:rPr>
          <w:rtl/>
        </w:rPr>
        <w:t xml:space="preserve">ההוא </w:t>
      </w:r>
      <w:ins w:id="97359" w:author="מנוע מכני" w:date="2026-10-11T12:04:39Z">
        <w:r>
          <w:rPr>
            <w:rtl/>
          </w:rPr>
          <w:t xml:space="preserve">צריך</w:t>
        </w:r>
      </w:ins>
      <w:del w:id="97360" w:author="מנוע מכני" w:date="2026-10-11T12:04:39Z">
        <w:r>
          <w:rPr>
            <w:rtl/>
          </w:rPr>
          <w:delText xml:space="preserve">מיבעי</w:delText>
        </w:r>
      </w:del>
      <w:r>
        <w:rPr>
          <w:rtl/>
        </w:rPr>
        <w:t xml:space="preserve"> </w:t>
      </w:r>
      <w:ins w:id="93793" w:author="מנוע מכני" w:date="2026-10-11T12:04:39Z">
        <w:r>
          <w:rPr>
            <w:rtl/>
          </w:rPr>
          <w:t xml:space="preserve">לו</w:t>
        </w:r>
      </w:ins>
      <w:del w:id="93794" w:author="מנוע מכני" w:date="2026-10-11T12:04:39Z">
        <w:r>
          <w:rPr>
            <w:rtl/>
          </w:rPr>
          <w:delText xml:space="preserve">ליה</w:delText>
        </w:r>
      </w:del>
      <w:r>
        <w:rPr>
          <w:rtl/>
        </w:rPr>
        <w:t xml:space="preserve"> לגז"</w:t>
      </w:r>
      <w:r>
        <w:rPr>
          <w:rFonts w:hint="cs"/>
          <w:rtl/>
        </w:rPr>
        <w:t>ש</w:t>
      </w:r>
      <w:r>
        <w:rPr>
          <w:rtl/>
        </w:rPr>
        <w:t>.</w:t>
      </w:r>
    </w:p>
    <w:p>
      <w:pPr>
        <w:pStyle w:val="afffff8"/>
        <w:rPr>
          <w:ins w:id="90079" w:author="קלוד" w:date="2026-10-11T12:29:36Z"/>
        </w:rPr>
      </w:pPr>
      <w:ins w:id="90080" w:author="קלוד" w:date="2026-10-11T12:29:36Z">
        <w:r>
          <w:rPr>
            <w:color w:val="7B3F00"/>
          </w:rPr>
          <w:t xml:space="preserve">הקומץ והמקבל בחוץ - פטור, ואין לחייב מבינייא</w:t>
        </w:r>
      </w:ins>
    </w:p>
    <w:p>
      <w:pPr>
        <w:pStyle w:val="38"/>
        <w:rPr>
          <w:ins w:id="101006" w:author="מנוע מכני" w:date="2026-10-11T12:04:39Z"/>
        </w:rPr>
      </w:pPr>
      <w:r>
        <w:t xml:space="preserve">והא </w:t>
      </w:r>
      <w:r>
        <w:t xml:space="preserve">דתנן</w:t>
      </w:r>
      <w:r>
        <w:t xml:space="preserve">:</w:t>
      </w:r>
    </w:p>
    <w:p w:rsidR="00DA63EC" w:rsidRDefault="00DA63EC" w:rsidP="00DA63EC">
      <w:pPr>
        <w:tabs>
          <w:tab w:val="left" w:pos="0"/>
        </w:tabs>
        <w:rPr>
          <w:rtl/>
        </w:rPr>
      </w:pPr>
      <w:del w:id="101007" w:author="מנוע מכני" w:date="2026-10-11T12:04:39Z">
        <w:r>
          <w:rPr>
            <w:rtl/>
          </w:rPr>
          <w:delText xml:space="preserve"> </w:delText>
        </w:r>
      </w:del>
      <w:r>
        <w:rPr>
          <w:rtl/>
        </w:rPr>
        <w:t xml:space="preserve">הקומץ והמקבל דמים בחוץ פטור, מנלן? ומהיכא תיתי דחייב? תיתי משחיטה! מה לשחיטה שכן נפסלת שלא לאוכלין בפסח.</w:t>
      </w:r>
    </w:p>
    <w:p w:rsidR="00DA63EC" w:rsidRDefault="00DA63EC" w:rsidP="00DA63EC">
      <w:pPr>
        <w:tabs>
          <w:tab w:val="left" w:pos="0"/>
        </w:tabs>
        <w:rPr>
          <w:rtl/>
        </w:rPr>
      </w:pPr>
      <w:r>
        <w:rPr>
          <w:rtl/>
        </w:rPr>
        <w:t xml:space="preserve">תיתי מזריקה! מה לזריקה שכן זר חייב </w:t>
      </w:r>
      <w:ins w:id="93795" w:author="מנוע מכני" w:date="2026-10-11T12:04:39Z">
        <w:r>
          <w:rPr>
            <w:rtl/>
          </w:rPr>
          <w:t xml:space="preserve">עליו</w:t>
        </w:r>
      </w:ins>
      <w:del w:id="93796" w:author="מנוע מכני" w:date="2026-10-11T12:04:39Z">
        <w:r>
          <w:rPr>
            <w:rtl/>
          </w:rPr>
          <w:delText xml:space="preserve">עליה</w:delText>
        </w:r>
      </w:del>
      <w:r>
        <w:rPr>
          <w:rtl/>
        </w:rPr>
        <w:t xml:space="preserve"> מיתה.</w:t>
      </w:r>
    </w:p>
    <w:p w:rsidR="00DA63EC" w:rsidRDefault="00DA63EC" w:rsidP="00DA63EC">
      <w:pPr>
        <w:pStyle w:val="afff3"/>
        <w:framePr w:wrap="around"/>
        <w:rPr>
          <w:rtl/>
        </w:rPr>
      </w:pPr>
      <w:r>
        <w:rPr>
          <w:rFonts w:hint="cs"/>
          <w:rtl/>
        </w:rPr>
        <w:t>קז:</w:t>
      </w:r>
    </w:p>
    <w:p w:rsidR="00DA63EC" w:rsidRDefault="00DA63EC" w:rsidP="00DA63EC">
      <w:pPr>
        <w:tabs>
          <w:tab w:val="left" w:pos="0"/>
        </w:tabs>
        <w:rPr>
          <w:rtl/>
        </w:rPr>
      </w:pPr>
      <w:r>
        <w:rPr>
          <w:rtl/>
        </w:rPr>
        <w:t xml:space="preserve">תיתי מבינייא! </w:t>
      </w:r>
      <w:r>
        <w:rPr>
          <w:rtl/>
        </w:rPr>
        <w:t xml:space="preserve">א"כ</w:t>
      </w:r>
      <w:r>
        <w:rPr>
          <w:rtl/>
        </w:rPr>
        <w:t xml:space="preserve">, </w:t>
      </w:r>
      <w:r>
        <w:rPr>
          <w:rtl/>
        </w:rPr>
        <w:t xml:space="preserve">לא</w:t>
      </w:r>
      <w:r>
        <w:rPr>
          <w:rtl/>
        </w:rPr>
        <w:t xml:space="preserve"> יאמר בזריקה ותיתי מבינייא</w:t>
      </w:r>
      <w:ins w:id="95251" w:author="מנוע מכני" w:date="2026-10-11T12:04:39Z">
        <w:r>
          <w:rPr>
            <w:rtl/>
          </w:rPr>
          <w:t xml:space="preserve">,</w:t>
        </w:r>
      </w:ins>
      <w:del w:id="95252" w:author="מנוע מכני" w:date="2026-10-11T12:04:39Z">
        <w:r>
          <w:rPr>
            <w:rtl/>
          </w:rPr>
          <w:delText xml:space="preserve">;</w:delText>
        </w:r>
      </w:del>
    </w:p>
    <w:p w:rsidR="00DA63EC" w:rsidRDefault="00DA63EC" w:rsidP="00DA63EC">
      <w:pPr>
        <w:tabs>
          <w:tab w:val="left" w:pos="0"/>
        </w:tabs>
        <w:rPr>
          <w:rtl/>
        </w:rPr>
      </w:pPr>
      <w:r>
        <w:rPr>
          <w:rtl/>
        </w:rPr>
        <w:t xml:space="preserve">ותיתי משחיטה, מה לשחיטה שכן נפסלת שלא לשם אוכלין בפסח</w:t>
      </w:r>
      <w:ins w:id="95253" w:author="מנוע מכני" w:date="2026-10-11T12:04:39Z">
        <w:r>
          <w:rPr>
            <w:rtl/>
          </w:rPr>
          <w:t xml:space="preserve">,</w:t>
        </w:r>
      </w:ins>
      <w:del w:id="95254" w:author="מנוע מכני" w:date="2026-10-11T12:04:39Z">
        <w:r>
          <w:rPr>
            <w:rtl/>
          </w:rPr>
          <w:delText xml:space="preserve">;</w:delText>
        </w:r>
      </w:del>
    </w:p>
    <w:p w:rsidR="00DA63EC" w:rsidRDefault="00DA63EC" w:rsidP="00DA63EC">
      <w:pPr>
        <w:tabs>
          <w:tab w:val="left" w:pos="0"/>
        </w:tabs>
        <w:rPr>
          <w:rtl/>
        </w:rPr>
      </w:pPr>
      <w:r>
        <w:rPr>
          <w:rtl/>
        </w:rPr>
        <w:t xml:space="preserve">תיתי מהעלאה, מה להעלאה שכן ישנה במנחה</w:t>
      </w:r>
      <w:ins w:id="95255" w:author="מנוע מכני" w:date="2026-10-11T12:04:39Z">
        <w:r>
          <w:rPr>
            <w:rtl/>
          </w:rPr>
          <w:t xml:space="preserve">,</w:t>
        </w:r>
      </w:ins>
      <w:del w:id="95256" w:author="מנוע מכני" w:date="2026-10-11T12:04:39Z">
        <w:r>
          <w:rPr>
            <w:rtl/>
          </w:rPr>
          <w:delText xml:space="preserve">;</w:delText>
        </w:r>
      </w:del>
    </w:p>
    <w:p w:rsidR="00DA63EC" w:rsidRDefault="00DA63EC" w:rsidP="00DA63EC">
      <w:pPr>
        <w:tabs>
          <w:tab w:val="left" w:pos="0"/>
        </w:tabs>
        <w:rPr>
          <w:rtl/>
        </w:rPr>
      </w:pPr>
      <w:r>
        <w:rPr>
          <w:rtl/>
        </w:rPr>
        <w:t xml:space="preserve">ותיתי מבינייא! </w:t>
      </w:r>
      <w:ins w:id="93797" w:author="מנוע מכני" w:date="2026-10-11T12:04:39Z">
        <w:r>
          <w:rPr>
            <w:rtl/>
          </w:rPr>
          <w:t xml:space="preserve">לכך</w:t>
        </w:r>
      </w:ins>
      <w:del w:id="93798" w:author="מנוע מכני" w:date="2026-10-11T12:04:39Z">
        <w:r>
          <w:rPr>
            <w:rtl/>
          </w:rPr>
          <w:delText xml:space="preserve">להכי</w:delText>
        </w:r>
      </w:del>
      <w:r>
        <w:rPr>
          <w:rtl/>
        </w:rPr>
        <w:t xml:space="preserve"> כתיב קרא, </w:t>
      </w:r>
      <w:ins w:id="97361" w:author="מנוע מכני" w:date="2026-10-11T12:04:39Z">
        <w:r>
          <w:rPr>
            <w:rtl/>
          </w:rPr>
          <w:t xml:space="preserve">לומר</w:t>
        </w:r>
      </w:ins>
      <w:del w:id="97362" w:author="מנוע מכני" w:date="2026-10-11T12:04:39Z">
        <w:r>
          <w:rPr>
            <w:rtl/>
          </w:rPr>
          <w:delText xml:space="preserve">למימר</w:delText>
        </w:r>
      </w:del>
      <w:r>
        <w:rPr>
          <w:rtl/>
        </w:rPr>
        <w:t xml:space="preserve"> דלא </w:t>
      </w:r>
      <w:ins w:id="93799" w:author="מנוע מכני" w:date="2026-10-11T12:04:39Z">
        <w:r>
          <w:rPr>
            <w:rtl/>
          </w:rPr>
          <w:t xml:space="preserve">בא</w:t>
        </w:r>
      </w:ins>
      <w:del w:id="93800" w:author="מנוע מכני" w:date="2026-10-11T12:04:39Z">
        <w:r>
          <w:rPr>
            <w:rtl/>
          </w:rPr>
          <w:delText xml:space="preserve">אתא</w:delText>
        </w:r>
      </w:del>
      <w:r>
        <w:rPr>
          <w:rtl/>
        </w:rPr>
        <w:t xml:space="preserve"> מבינייא.</w:t>
      </w:r>
    </w:p>
    <w:p w:rsidR="00DA63EC" w:rsidRDefault="00DA63EC" w:rsidP="00DA63EC">
      <w:pPr>
        <w:tabs>
          <w:tab w:val="left" w:pos="0"/>
        </w:tabs>
        <w:rPr>
          <w:rtl/>
        </w:rPr>
      </w:pPr>
    </w:p>
    <w:p>
      <w:pPr>
        <w:pStyle w:val="afffff8"/>
        <w:rPr>
          <w:ins w:id="90077" w:author="קלוד" w:date="2026-10-11T12:29:36Z"/>
        </w:rPr>
      </w:pPr>
      <w:ins w:id="90078" w:author="קלוד" w:date="2026-10-11T12:29:36Z">
        <w:r>
          <w:rPr>
            <w:color w:val="7B3F00"/>
          </w:rPr>
          <w:t xml:space="preserve">שחט וזרק והעלה - כמה חיובים לר"ע ולרי"ש</w:t>
        </w:r>
      </w:ins>
    </w:p>
    <w:p>
      <w:pPr>
        <w:pStyle w:val="38"/>
        <w:rPr>
          <w:ins w:id="101009" w:author="מנוע מכני" w:date="2026-10-11T12:04:39Z"/>
        </w:rPr>
      </w:pPr>
      <w:del w:id="101008" w:author="מנוע מכני" w:date="2026-10-11T12:04:39Z">
        <w:r>
          <w:delText xml:space="preserve">•</w:delText>
        </w:r>
      </w:del>
      <w:r>
        <w:t xml:space="preserve"> </w:t>
      </w:r>
      <w:r>
        <w:t>אר</w:t>
      </w:r>
      <w:r>
        <w:t>"</w:t>
      </w:r>
      <w:r>
        <w:t>א</w:t>
      </w:r>
      <w:r>
        <w:t xml:space="preserve">:</w:t>
      </w:r>
    </w:p>
    <w:p w:rsidR="00DA63EC" w:rsidRDefault="00DA63EC" w:rsidP="00DA63EC">
      <w:pPr>
        <w:tabs>
          <w:tab w:val="left" w:pos="0"/>
        </w:tabs>
        <w:rPr>
          <w:rtl/>
        </w:rPr>
      </w:pPr>
      <w:del w:id="101010" w:author="מנוע מכני" w:date="2026-10-11T12:04:39Z">
        <w:r>
          <w:rPr>
            <w:rtl/>
          </w:rPr>
          <w:delText xml:space="preserve"> </w:delText>
        </w:r>
      </w:del>
      <w:r>
        <w:rPr>
          <w:rtl/>
        </w:rPr>
        <w:t xml:space="preserve">שחט וזרק, </w:t>
      </w:r>
      <w:r>
        <w:rPr>
          <w:rStyle w:val="2fb"/>
          <w:rtl/>
        </w:rPr>
        <w:t xml:space="preserve">לר</w:t>
      </w:r>
      <w:r>
        <w:rPr>
          <w:rStyle w:val="2fb"/>
          <w:rFonts w:hint="cs"/>
          <w:rtl/>
        </w:rPr>
        <w:t>י</w:t>
      </w:r>
      <w:r>
        <w:rPr>
          <w:rStyle w:val="2fb"/>
          <w:rtl/>
        </w:rPr>
        <w:t>"</w:t>
      </w:r>
      <w:r>
        <w:rPr>
          <w:rStyle w:val="2fb"/>
          <w:rFonts w:hint="cs"/>
          <w:rtl/>
        </w:rPr>
        <w:t>ש</w:t>
      </w:r>
      <w:r>
        <w:rPr>
          <w:rtl/>
        </w:rPr>
        <w:t xml:space="preserve"> - חייב אחת, </w:t>
      </w:r>
      <w:r>
        <w:rPr>
          <w:rStyle w:val="2fb"/>
          <w:rtl/>
        </w:rPr>
        <w:t xml:space="preserve">לר"ע</w:t>
      </w:r>
      <w:r>
        <w:rPr>
          <w:rtl/>
        </w:rPr>
        <w:t xml:space="preserve"> - חייב שתים</w:t>
      </w:r>
      <w:ins w:id="95257" w:author="מנוע מכני" w:date="2026-10-11T12:04:39Z">
        <w:r>
          <w:rPr>
            <w:rtl/>
          </w:rPr>
          <w:t xml:space="preserve">,</w:t>
        </w:r>
      </w:ins>
      <w:del w:id="95258" w:author="מנוע מכני" w:date="2026-10-11T12:04:39Z">
        <w:r>
          <w:rPr>
            <w:rtl/>
          </w:rPr>
          <w:delText xml:space="preserve">;</w:delText>
        </w:r>
      </w:del>
    </w:p>
    <w:p>
      <w:pPr>
        <w:pStyle w:val="38"/>
        <w:rPr>
          <w:ins w:id="101011" w:author="מנוע מכני" w:date="2026-10-11T12:04:39Z"/>
        </w:rPr>
      </w:pPr>
      <w:r>
        <w:t xml:space="preserve">אביי:</w:t>
      </w:r>
    </w:p>
    <w:p w:rsidR="00DA63EC" w:rsidRDefault="00DA63EC" w:rsidP="00DA63EC">
      <w:pPr>
        <w:tabs>
          <w:tab w:val="left" w:pos="0"/>
        </w:tabs>
        <w:rPr>
          <w:rtl/>
        </w:rPr>
      </w:pPr>
      <w:del w:id="101012" w:author="מנוע מכני" w:date="2026-10-11T12:04:39Z">
        <w:r>
          <w:rPr>
            <w:rtl/>
          </w:rPr>
          <w:delText xml:space="preserve"> </w:delText>
        </w:r>
      </w:del>
      <w:r>
        <w:rPr>
          <w:rtl/>
        </w:rPr>
        <w:t xml:space="preserve">אפי' </w:t>
      </w:r>
      <w:r>
        <w:rPr>
          <w:rStyle w:val="2fb"/>
          <w:rFonts w:hint="cs"/>
          <w:rtl/>
        </w:rPr>
        <w:t>ל</w:t>
      </w:r>
      <w:r>
        <w:rPr>
          <w:rStyle w:val="2fb"/>
          <w:rtl/>
        </w:rPr>
        <w:t xml:space="preserve">ר"ע</w:t>
      </w:r>
      <w:r>
        <w:rPr>
          <w:rtl/>
        </w:rPr>
        <w:t xml:space="preserve"> אינו חייב אלא אחת, ד</w:t>
      </w:r>
      <w:r w:rsidRPr="00822210">
        <w:rPr>
          <w:rStyle w:val="afffff0"/>
          <w:rFonts w:hint="cs"/>
          <w:rtl/>
        </w:rPr>
        <w:t>'</w:t>
      </w:r>
      <w:r w:rsidRPr="00822210">
        <w:rPr>
          <w:rStyle w:val="afffff0"/>
          <w:rtl/>
        </w:rPr>
        <w:t>שם תעשה</w:t>
      </w:r>
      <w:r w:rsidRPr="00822210">
        <w:rPr>
          <w:rStyle w:val="afffff0"/>
          <w:rFonts w:hint="cs"/>
          <w:rtl/>
        </w:rPr>
        <w:t>'</w:t>
      </w:r>
      <w:r w:rsidRPr="00822210">
        <w:rPr>
          <w:rStyle w:val="afffff0"/>
          <w:rtl/>
        </w:rPr>
        <w:t>,</w:t>
      </w:r>
      <w:r>
        <w:rPr>
          <w:rtl/>
        </w:rPr>
        <w:t xml:space="preserve"> הכתוב עשאן לכולן עבודה אחת.</w:t>
      </w:r>
    </w:p>
    <w:p w:rsidR="00DA63EC" w:rsidRDefault="00DA63EC" w:rsidP="00DA63EC">
      <w:pPr>
        <w:tabs>
          <w:tab w:val="left" w:pos="0"/>
        </w:tabs>
        <w:rPr>
          <w:rtl/>
        </w:rPr>
      </w:pPr>
      <w:r>
        <w:rPr>
          <w:rtl/>
        </w:rPr>
        <w:t xml:space="preserve">זרק והעלה, </w:t>
      </w:r>
      <w:r>
        <w:rPr>
          <w:rStyle w:val="2fb"/>
          <w:rtl/>
        </w:rPr>
        <w:t xml:space="preserve">לר' ישמעאל</w:t>
      </w:r>
      <w:r>
        <w:rPr>
          <w:rtl/>
        </w:rPr>
        <w:t xml:space="preserve"> - חייב שתים, </w:t>
      </w:r>
      <w:r>
        <w:rPr>
          <w:rStyle w:val="2fb"/>
          <w:rtl/>
        </w:rPr>
        <w:t xml:space="preserve">לר"ע</w:t>
      </w:r>
      <w:r>
        <w:rPr>
          <w:rtl/>
        </w:rPr>
        <w:t xml:space="preserve"> - אינו חייב אלא אחת</w:t>
      </w:r>
      <w:ins w:id="95259" w:author="מנוע מכני" w:date="2026-10-11T12:04:39Z">
        <w:r>
          <w:rPr>
            <w:rtl/>
          </w:rPr>
          <w:t xml:space="preserve">,</w:t>
        </w:r>
      </w:ins>
      <w:del w:id="95260" w:author="מנוע מכני" w:date="2026-10-11T12:04:39Z">
        <w:r>
          <w:rPr>
            <w:rtl/>
          </w:rPr>
          <w:delText xml:space="preserve">;</w:delText>
        </w:r>
      </w:del>
    </w:p>
    <w:p>
      <w:pPr>
        <w:pStyle w:val="38"/>
        <w:rPr>
          <w:ins w:id="101013" w:author="מנוע מכני" w:date="2026-10-11T12:04:39Z"/>
        </w:rPr>
      </w:pPr>
      <w:r>
        <w:t xml:space="preserve">אביי:</w:t>
      </w:r>
    </w:p>
    <w:p w:rsidR="00DA63EC" w:rsidRDefault="00DA63EC" w:rsidP="00DA63EC">
      <w:pPr>
        <w:tabs>
          <w:tab w:val="left" w:pos="0"/>
        </w:tabs>
        <w:rPr>
          <w:rtl/>
        </w:rPr>
      </w:pPr>
      <w:del w:id="101014" w:author="מנוע מכני" w:date="2026-10-11T12:04:39Z">
        <w:r>
          <w:rPr>
            <w:rtl/>
          </w:rPr>
          <w:delText xml:space="preserve"> </w:delText>
        </w:r>
      </w:del>
      <w:r>
        <w:rPr>
          <w:rtl/>
        </w:rPr>
        <w:t xml:space="preserve">אפי' </w:t>
      </w:r>
      <w:r>
        <w:rPr>
          <w:rStyle w:val="2fb"/>
          <w:rFonts w:hint="cs"/>
          <w:rtl/>
        </w:rPr>
        <w:t>ל</w:t>
      </w:r>
      <w:r>
        <w:rPr>
          <w:rStyle w:val="2fb"/>
          <w:rtl/>
        </w:rPr>
        <w:t xml:space="preserve">ר"ע</w:t>
      </w:r>
      <w:r>
        <w:rPr>
          <w:rtl/>
        </w:rPr>
        <w:t xml:space="preserve"> חייב שתים, </w:t>
      </w:r>
      <w:ins w:id="93801" w:author="מנוע מכני" w:date="2026-10-11T12:04:39Z">
        <w:r>
          <w:rPr>
            <w:rtl/>
          </w:rPr>
          <w:t xml:space="preserve">לכך</w:t>
        </w:r>
      </w:ins>
      <w:del w:id="93802" w:author="מנוע מכני" w:date="2026-10-11T12:04:39Z">
        <w:r>
          <w:rPr>
            <w:rtl/>
          </w:rPr>
          <w:delText xml:space="preserve">להכי</w:delText>
        </w:r>
      </w:del>
      <w:r>
        <w:rPr>
          <w:rtl/>
        </w:rPr>
        <w:t xml:space="preserve"> פלגינהו קרא:</w:t>
      </w:r>
      <w:r w:rsidRPr="00464129">
        <w:rPr>
          <w:rStyle w:val="afffff0"/>
          <w:rtl/>
        </w:rPr>
        <w:t xml:space="preserve"> </w:t>
      </w:r>
      <w:r w:rsidRPr="00464129">
        <w:rPr>
          <w:rStyle w:val="afffff0"/>
          <w:rFonts w:hint="cs"/>
          <w:rtl/>
        </w:rPr>
        <w:t>'</w:t>
      </w:r>
      <w:r w:rsidRPr="00464129">
        <w:rPr>
          <w:rStyle w:val="afffff0"/>
          <w:rtl/>
        </w:rPr>
        <w:t>שם תעלה</w:t>
      </w:r>
      <w:r w:rsidRPr="00464129">
        <w:rPr>
          <w:rStyle w:val="afffff0"/>
          <w:rFonts w:hint="cs"/>
          <w:rtl/>
        </w:rPr>
        <w:t xml:space="preserve"> </w:t>
      </w:r>
      <w:r w:rsidRPr="00464129">
        <w:rPr>
          <w:rStyle w:val="afffff0"/>
          <w:rtl/>
        </w:rPr>
        <w:t>ושם תעשה</w:t>
      </w:r>
      <w:r w:rsidRPr="00464129">
        <w:rPr>
          <w:rStyle w:val="afffff0"/>
          <w:rFonts w:hint="cs"/>
          <w:rtl/>
        </w:rPr>
        <w:t>'</w:t>
      </w:r>
      <w:r w:rsidRPr="00464129">
        <w:rPr>
          <w:rStyle w:val="afffff0"/>
          <w:rtl/>
        </w:rPr>
        <w:t>.</w:t>
      </w:r>
    </w:p>
    <w:p w:rsidR="00DA63EC" w:rsidRDefault="00DA63EC" w:rsidP="00DA63EC">
      <w:pPr>
        <w:tabs>
          <w:tab w:val="left" w:pos="0"/>
        </w:tabs>
        <w:rPr>
          <w:rtl/>
        </w:rPr>
      </w:pPr>
      <w:del w:id="90163" w:author="מנוע מכני" w:date="2026-10-11T12:04:39Z">
        <w:r>
          <w:rPr>
            <w:rtl/>
          </w:rPr>
          <w:delText xml:space="preserve"> </w:delText>
        </w:r>
      </w:del>
      <w:r>
        <w:rPr>
          <w:rtl/>
        </w:rPr>
        <w:t xml:space="preserve">'שחט וזרק והעלה</w:t>
      </w:r>
      <w:r>
        <w:rPr>
          <w:rFonts w:hint="cs"/>
          <w:rtl/>
        </w:rPr>
        <w:t>'</w:t>
      </w:r>
      <w:r>
        <w:rPr>
          <w:rtl/>
        </w:rPr>
        <w:t xml:space="preserve"> - לדברי הכל חייב שתים.</w:t>
      </w:r>
    </w:p>
    <w:p>
      <w:pPr>
        <w:pStyle w:val="afffff8"/>
        <w:rPr>
          <w:ins w:id="90075" w:author="קלוד" w:date="2026-10-11T12:29:36Z"/>
        </w:rPr>
      </w:pPr>
      <w:ins w:id="90076" w:author="קלוד" w:date="2026-10-11T12:29:36Z">
        <w:r>
          <w:rPr>
            <w:color w:val="7B3F00"/>
          </w:rPr>
          <w:t xml:space="preserve">שחיטה בחוץ - מקום שאינו ראוי לשחיטת כל זבח</w:t>
        </w:r>
      </w:ins>
    </w:p>
    <w:p>
      <w:pPr>
        <w:pStyle w:val="38"/>
        <w:rPr>
          <w:ins w:id="101016" w:author="מנוע מכני" w:date="2026-10-11T12:04:39Z"/>
        </w:rPr>
      </w:pPr>
      <w:del w:id="101015" w:author="מנוע מכני" w:date="2026-10-11T12:04:39Z">
        <w:r>
          <w:delText xml:space="preserve">•</w:delText>
        </w:r>
      </w:del>
      <w:r>
        <w:t xml:space="preserve"> </w:t>
      </w:r>
      <w:r w:rsidRPr="00891B40">
        <w:t>ת"ר</w:t>
      </w:r>
      <w:r>
        <w:t>:</w:t>
      </w:r>
    </w:p>
    <w:p w:rsidR="00DA63EC" w:rsidRDefault="00DA63EC" w:rsidP="00DA63EC">
      <w:pPr>
        <w:tabs>
          <w:tab w:val="left" w:pos="0"/>
        </w:tabs>
        <w:rPr>
          <w:rtl/>
        </w:rPr>
      </w:pPr>
      <w:del w:id="101017" w:author="מנוע מכני" w:date="2026-10-11T12:04:39Z">
        <w:r w:rsidRPr="00A71A5E">
          <w:rPr>
            <w:rStyle w:val="afffff0"/>
            <w:rtl/>
          </w:rPr>
          <w:delText xml:space="preserve"> </w:delText>
        </w:r>
      </w:del>
      <w:r w:rsidRPr="00A71A5E">
        <w:rPr>
          <w:rStyle w:val="afffff0"/>
          <w:rFonts w:hint="cs"/>
          <w:rtl/>
        </w:rPr>
        <w:t>'</w:t>
      </w:r>
      <w:ins w:id="91237" w:author="Claude - סמנטי" w:date="2026-10-11T12:26:16Z">
        <w:r>
          <w:rPr>
            <w:rStyle w:val="afffff0"/>
            <w:rtl/>
          </w:rPr>
          <w:t xml:space="preserve">אוֹ אֲשֶׁר יִשְׁחַט מִחוּץ לַמַּחֲנֶה</w:t>
        </w:r>
      </w:ins>
      <w:del w:id="91238" w:author="Claude - סמנטי" w:date="2026-10-11T12:26:16Z">
        <w:r w:rsidRPr="00A71A5E">
          <w:rPr>
            <w:rStyle w:val="afffff0"/>
            <w:rtl/>
          </w:rPr>
          <w:delText xml:space="preserve">או אשר ישחט מחוץ למחנה</w:delText>
        </w:r>
      </w:del>
      <w:r w:rsidRPr="00A71A5E">
        <w:rPr>
          <w:rStyle w:val="afffff0"/>
          <w:rFonts w:hint="cs"/>
          <w:rtl/>
        </w:rPr>
        <w:t>'</w:t>
      </w:r>
      <w:r w:rsidRPr="00A71A5E">
        <w:rPr>
          <w:rStyle w:val="afffff0"/>
          <w:rtl/>
        </w:rPr>
        <w:t xml:space="preserve"> </w:t>
      </w:r>
      <w:r>
        <w:rPr>
          <w:rFonts w:hint="cs"/>
          <w:rtl/>
        </w:rPr>
        <w:t>ולא מחו</w:t>
      </w:r>
      <w:r>
        <w:rPr>
          <w:rtl/>
        </w:rPr>
        <w:t>ץ ל</w:t>
      </w:r>
      <w:r>
        <w:rPr>
          <w:rFonts w:hint="cs"/>
          <w:rtl/>
        </w:rPr>
        <w:t xml:space="preserve">ג' </w:t>
      </w:r>
      <w:r>
        <w:rPr>
          <w:rtl/>
        </w:rPr>
        <w:t>מחנות</w:t>
      </w:r>
      <w:r>
        <w:rPr>
          <w:rFonts w:hint="cs"/>
          <w:rtl/>
        </w:rPr>
        <w:t xml:space="preserve"> </w:t>
      </w:r>
      <w:r w:rsidRPr="0046594B">
        <w:rPr>
          <w:rStyle w:val="afffff0"/>
          <w:rFonts w:hint="cs"/>
          <w:rtl/>
        </w:rPr>
        <w:t>ד'</w:t>
      </w:r>
      <w:r w:rsidRPr="0046594B">
        <w:rPr>
          <w:rStyle w:val="afffff0"/>
          <w:rtl/>
        </w:rPr>
        <w:t>או עז במחנה</w:t>
      </w:r>
      <w:r w:rsidRPr="0046594B">
        <w:rPr>
          <w:rStyle w:val="afffff0"/>
          <w:rFonts w:hint="cs"/>
          <w:rtl/>
        </w:rPr>
        <w:t xml:space="preserve">' </w:t>
      </w:r>
      <w:r>
        <w:rPr>
          <w:rFonts w:hint="cs"/>
          <w:rtl/>
        </w:rPr>
        <w:t xml:space="preserve">במחנה אף במחנה לויה </w:t>
      </w:r>
      <w:ins w:id="96099" w:author="מנוע מכני" w:date="2026-10-11T12:04:39Z">
        <w:r>
          <w:rPr>
            <w:rtl/>
          </w:rPr>
          <w:t xml:space="preserve">אם </w:t>
        </w:r>
      </w:ins>
      <w:del w:id="96100" w:author="מנוע מכני" w:date="2026-10-11T12:04:39Z">
        <w:r>
          <w:rPr>
            <w:rtl/>
          </w:rPr>
          <w:delText xml:space="preserve">אי </w:delText>
        </w:r>
      </w:del>
      <w:r>
        <w:rPr>
          <w:rtl/>
        </w:rPr>
        <w:t xml:space="preserve">במחנה, יכול השוחט עולה בדרום יהא חייב? </w:t>
      </w:r>
    </w:p>
    <w:p>
      <w:pPr>
        <w:pStyle w:val="38"/>
        <w:rPr>
          <w:ins w:id="101018" w:author="מנוע מכני" w:date="2026-10-11T12:04:39Z"/>
        </w:rPr>
      </w:pPr>
      <w:r>
        <w:t xml:space="preserve">ת"ל</w:t>
      </w:r>
      <w:r>
        <w:t xml:space="preserve">:</w:t>
      </w:r>
    </w:p>
    <w:p w:rsidR="00DA63EC" w:rsidRDefault="00DA63EC" w:rsidP="00DA63EC">
      <w:pPr>
        <w:tabs>
          <w:tab w:val="left" w:pos="0"/>
        </w:tabs>
        <w:rPr>
          <w:rtl/>
        </w:rPr>
      </w:pPr>
      <w:del w:id="101019"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או אל מחוץ למחנה</w:t>
      </w:r>
      <w:r w:rsidRPr="00464129">
        <w:rPr>
          <w:rStyle w:val="afffff0"/>
          <w:rFonts w:hint="cs"/>
          <w:rtl/>
        </w:rPr>
        <w:t>'</w:t>
      </w:r>
      <w:r w:rsidRPr="00464129">
        <w:rPr>
          <w:rStyle w:val="afffff0"/>
          <w:rtl/>
        </w:rPr>
        <w:t>,</w:t>
      </w:r>
      <w:r>
        <w:rPr>
          <w:rtl/>
        </w:rPr>
        <w:t xml:space="preserve"> מה חוץ למחנה מיוחד שאין ראוי לשחיטת קדשים ולשחיטת כל זבח, יצא דרום שאע"פ שאין ראוי לשחיטת קדשי קדשים ראוי לשחיטת קדשים קלים.</w:t>
      </w:r>
    </w:p>
    <w:p w:rsidR="00DA63EC" w:rsidRDefault="00DA63EC" w:rsidP="00DA63EC">
      <w:pPr>
        <w:tabs>
          <w:tab w:val="left" w:pos="0"/>
        </w:tabs>
        <w:rPr>
          <w:rtl/>
        </w:rPr>
      </w:pPr>
    </w:p>
    <w:p>
      <w:pPr>
        <w:pStyle w:val="38"/>
        <w:rPr>
          <w:ins w:id="101021" w:author="מנוע מכני" w:date="2026-10-11T12:04:39Z"/>
        </w:rPr>
      </w:pPr>
      <w:del w:id="101020" w:author="מנוע מכני" w:date="2026-10-11T12:04:39Z">
        <w:r>
          <w:delText xml:space="preserve">•</w:delText>
        </w:r>
      </w:del>
      <w:r>
        <w:t xml:space="preserve"> עולא:</w:t>
      </w:r>
    </w:p>
    <w:p w:rsidR="00DA63EC" w:rsidRDefault="00DA63EC" w:rsidP="00DA63EC">
      <w:pPr>
        <w:tabs>
          <w:tab w:val="left" w:pos="0"/>
        </w:tabs>
        <w:rPr>
          <w:rtl/>
        </w:rPr>
      </w:pPr>
      <w:del w:id="101022" w:author="מנוע מכני" w:date="2026-10-11T12:04:39Z">
        <w:r>
          <w:rPr>
            <w:rtl/>
          </w:rPr>
          <w:delText xml:space="preserve"> </w:delText>
        </w:r>
      </w:del>
      <w:r>
        <w:rPr>
          <w:rtl/>
        </w:rPr>
        <w:t xml:space="preserve">השוחט על גגו של היכל - חייב, הואיל ואין ראוי לשחיטת כל זבח.</w:t>
      </w:r>
    </w:p>
    <w:p>
      <w:pPr>
        <w:pStyle w:val="38"/>
        <w:rPr>
          <w:ins w:id="101023" w:author="מנוע מכני" w:date="2026-10-11T12:04:39Z"/>
        </w:rPr>
      </w:pPr>
      <w:r>
        <w:t xml:space="preserve">מתקיף רבא:</w:t>
      </w:r>
    </w:p>
    <w:p w:rsidR="00DA63EC" w:rsidRDefault="00DA63EC" w:rsidP="00DA63EC">
      <w:pPr>
        <w:tabs>
          <w:tab w:val="left" w:pos="0"/>
        </w:tabs>
        <w:rPr>
          <w:rtl/>
        </w:rPr>
      </w:pPr>
      <w:del w:id="101024" w:author="מנוע מכני" w:date="2026-10-11T12:04:39Z">
        <w:r>
          <w:rPr>
            <w:rtl/>
          </w:rPr>
          <w:delText xml:space="preserve"> </w:delText>
        </w:r>
      </w:del>
      <w:r>
        <w:rPr>
          <w:rtl/>
        </w:rPr>
        <w:t xml:space="preserve">א"כ</w:t>
      </w:r>
      <w:r>
        <w:rPr>
          <w:rtl/>
        </w:rPr>
        <w:t xml:space="preserve">, ניכתוב </w:t>
      </w:r>
      <w:r>
        <w:rPr>
          <w:rFonts w:hint="cs"/>
          <w:rtl/>
        </w:rPr>
        <w:t>רק</w:t>
      </w:r>
      <w:r w:rsidRPr="00464129">
        <w:rPr>
          <w:rStyle w:val="afffff0"/>
          <w:rFonts w:hint="cs"/>
          <w:rtl/>
        </w:rPr>
        <w:t xml:space="preserve"> '</w:t>
      </w:r>
      <w:ins w:id="91241" w:author="Claude - סמנטי" w:date="2026-10-11T12:26:16Z">
        <w:r>
          <w:rPr>
            <w:rStyle w:val="afffff0"/>
            <w:rtl/>
          </w:rPr>
          <w:t xml:space="preserve">מִחוּץ לַמַּחֲנֶה</w:t>
        </w:r>
      </w:ins>
      <w:del w:id="91242" w:author="Claude - סמנטי" w:date="2026-10-11T12:26:16Z">
        <w:r w:rsidRPr="00464129">
          <w:rPr>
            <w:rStyle w:val="afffff0"/>
            <w:rtl/>
          </w:rPr>
          <w:delText xml:space="preserve">מחוץ למחנה</w:delText>
        </w:r>
      </w:del>
      <w:r w:rsidRPr="00464129">
        <w:rPr>
          <w:rStyle w:val="afffff0"/>
          <w:rFonts w:hint="cs"/>
          <w:rtl/>
        </w:rPr>
        <w:t>',</w:t>
      </w:r>
      <w:r>
        <w:rPr>
          <w:rtl/>
        </w:rPr>
        <w:t xml:space="preserve"> </w:t>
      </w:r>
      <w:r>
        <w:rPr>
          <w:rFonts w:hint="cs"/>
          <w:rtl/>
        </w:rPr>
        <w:t>אלא</w:t>
      </w:r>
      <w:r w:rsidRPr="00464129">
        <w:rPr>
          <w:rStyle w:val="afffff0"/>
          <w:rFonts w:hint="cs"/>
          <w:rtl/>
        </w:rPr>
        <w:t xml:space="preserve"> '</w:t>
      </w:r>
      <w:ins w:id="91239" w:author="Claude - סמנטי" w:date="2026-10-11T12:26:16Z">
        <w:r>
          <w:rPr>
            <w:rStyle w:val="afffff0"/>
            <w:rtl/>
          </w:rPr>
          <w:t xml:space="preserve">אֶל פֶּתַח אֹהֶל מוֹעֵד</w:t>
        </w:r>
      </w:ins>
      <w:del w:id="91240" w:author="Claude - סמנטי" w:date="2026-10-11T12:26:16Z">
        <w:r w:rsidRPr="00464129">
          <w:rPr>
            <w:rStyle w:val="afffff0"/>
            <w:rtl/>
          </w:rPr>
          <w:delText xml:space="preserve">אל פתח אהל מועד</w:delText>
        </w:r>
      </w:del>
      <w:r w:rsidRPr="00464129">
        <w:rPr>
          <w:rStyle w:val="afffff0"/>
          <w:rFonts w:hint="cs"/>
          <w:rtl/>
        </w:rPr>
        <w:t>'</w:t>
      </w:r>
      <w:r w:rsidRPr="00464129">
        <w:rPr>
          <w:rStyle w:val="afffff0"/>
          <w:rtl/>
        </w:rPr>
        <w:t xml:space="preserve"> </w:t>
      </w:r>
      <w:r>
        <w:rPr>
          <w:rFonts w:hint="cs"/>
          <w:rtl/>
        </w:rPr>
        <w:t>-</w:t>
      </w:r>
      <w:ins w:id="96775" w:author="מנוע מכני" w:date="2026-10-11T12:04:39Z">
        <w:r>
          <w:rPr>
            <w:rtl/>
          </w:rPr>
          <w:t xml:space="preserve">למעט</w:t>
        </w:r>
      </w:ins>
      <w:del w:id="96776" w:author="מנוע מכני" w:date="2026-10-11T12:04:39Z">
        <w:r>
          <w:rPr>
            <w:rtl/>
          </w:rPr>
          <w:delText xml:space="preserve">למעוטי</w:delText>
        </w:r>
      </w:del>
      <w:r>
        <w:rPr>
          <w:rtl/>
        </w:rPr>
        <w:t xml:space="preserve"> גגו! </w:t>
      </w:r>
    </w:p>
    <w:p w:rsidR="00DA63EC" w:rsidRDefault="00DA63EC" w:rsidP="00DA63EC">
      <w:pPr>
        <w:tabs>
          <w:tab w:val="left" w:pos="0"/>
        </w:tabs>
        <w:rPr>
          <w:rtl/>
        </w:rPr>
      </w:pPr>
      <w:r>
        <w:rPr>
          <w:rStyle w:val="2fb"/>
          <w:rtl/>
        </w:rPr>
        <w:lastRenderedPageBreak/>
        <w:t>ולרבא</w:t>
      </w:r>
      <w:r w:rsidRPr="00464129">
        <w:rPr>
          <w:rStyle w:val="afffff0"/>
          <w:rtl/>
        </w:rPr>
        <w:t xml:space="preserve"> </w:t>
      </w:r>
      <w:r w:rsidRPr="00464129">
        <w:rPr>
          <w:rStyle w:val="afffff0"/>
          <w:rFonts w:hint="cs"/>
          <w:rtl/>
        </w:rPr>
        <w:t>'</w:t>
      </w:r>
      <w:ins w:id="91245" w:author="Claude - סמנטי" w:date="2026-10-11T12:26:16Z">
        <w:r>
          <w:rPr>
            <w:rStyle w:val="afffff0"/>
            <w:rtl/>
          </w:rPr>
          <w:t xml:space="preserve">בַּמַּחֲנֶה</w:t>
        </w:r>
      </w:ins>
      <w:del w:id="91246" w:author="Claude - סמנטי" w:date="2026-10-11T12:26:16Z">
        <w:r w:rsidRPr="00464129">
          <w:rPr>
            <w:rStyle w:val="afffff0"/>
            <w:rtl/>
          </w:rPr>
          <w:delText xml:space="preserve">במחנה</w:delText>
        </w:r>
      </w:del>
      <w:r w:rsidRPr="00464129">
        <w:rPr>
          <w:rStyle w:val="afffff0"/>
          <w:rFonts w:hint="cs"/>
          <w:rtl/>
        </w:rPr>
        <w:t>'</w:t>
      </w:r>
      <w:r w:rsidRPr="00464129">
        <w:rPr>
          <w:rStyle w:val="afffff0"/>
          <w:rtl/>
        </w:rPr>
        <w:t xml:space="preserve"> </w:t>
      </w:r>
      <w:r>
        <w:rPr>
          <w:rFonts w:hint="cs"/>
          <w:rtl/>
        </w:rPr>
        <w:t>'</w:t>
      </w:r>
      <w:ins w:id="91243" w:author="Claude - סמנטי" w:date="2026-10-11T12:26:16Z">
        <w:r>
          <w:rPr>
            <w:rStyle w:val="afffff0"/>
            <w:rtl/>
          </w:rPr>
          <w:t xml:space="preserve">מִחוּץ לַמַּחֲנֶה</w:t>
        </w:r>
      </w:ins>
      <w:del w:id="91244" w:author="Claude - סמנטי" w:date="2026-10-11T12:26:16Z">
        <w:r>
          <w:rPr>
            <w:rtl/>
          </w:rPr>
          <w:delText xml:space="preserve">מחוץ למחנה</w:delText>
        </w:r>
      </w:del>
      <w:r>
        <w:rPr>
          <w:rFonts w:hint="cs"/>
          <w:rtl/>
        </w:rPr>
        <w:t>'</w:t>
      </w:r>
      <w:r>
        <w:rPr>
          <w:rtl/>
        </w:rPr>
        <w:t xml:space="preserve"> </w:t>
      </w:r>
      <w:r>
        <w:rPr>
          <w:rFonts w:hint="cs"/>
          <w:rtl/>
        </w:rPr>
        <w:t>-</w:t>
      </w:r>
      <w:r>
        <w:rPr>
          <w:rtl/>
        </w:rPr>
        <w:t xml:space="preserve"> לאתויי גגו</w:t>
      </w:r>
    </w:p>
    <w:p>
      <w:pPr>
        <w:pStyle w:val="38"/>
        <w:rPr>
          <w:ins w:id="101026" w:author="מנוע מכני" w:date="2026-10-11T12:04:39Z"/>
        </w:rPr>
      </w:pPr>
      <w:del w:id="101025" w:author="מנוע מכני" w:date="2026-10-11T12:04:39Z">
        <w:r>
          <w:delText xml:space="preserve">•</w:delText>
        </w:r>
      </w:del>
      <w:r>
        <w:t xml:space="preserve"> </w:t>
      </w:r>
      <w:del w:id="101726" w:author="מנוע מכני" w:date="2026-10-11T12:04:39Z">
        <w:r>
          <w:delText xml:space="preserve">אמר </w:delText>
        </w:r>
      </w:del>
      <w:r>
        <w:t xml:space="preserve">רב מרי:</w:t>
      </w:r>
    </w:p>
    <w:p w:rsidR="00DA63EC" w:rsidRDefault="00DA63EC" w:rsidP="00DA63EC">
      <w:pPr>
        <w:tabs>
          <w:tab w:val="left" w:pos="0"/>
        </w:tabs>
        <w:rPr>
          <w:rtl/>
        </w:rPr>
      </w:pPr>
      <w:del w:id="101027" w:author="מנוע מכני" w:date="2026-10-11T12:04:39Z">
        <w:r>
          <w:rPr>
            <w:rtl/>
          </w:rPr>
          <w:delText xml:space="preserve"> </w:delText>
        </w:r>
      </w:del>
      <w:r>
        <w:rPr>
          <w:rtl/>
        </w:rPr>
        <w:t xml:space="preserve">לאיתויי כולה בחוץ וצוארה בפנים.</w:t>
      </w:r>
      <w:r>
        <w:rPr>
          <w:rFonts w:hint="cs"/>
          <w:rtl/>
        </w:rPr>
        <w:t>[ולא להיפך]</w:t>
      </w:r>
    </w:p>
    <w:p w:rsidR="00DA63EC" w:rsidRDefault="00DA63EC" w:rsidP="00DA63EC">
      <w:pPr>
        <w:pStyle w:val="affffd"/>
        <w:rPr>
          <w:rtl/>
        </w:rPr>
      </w:pPr>
      <w:r>
        <w:rPr>
          <w:rtl/>
        </w:rPr>
        <w:t>׹</w:t>
      </w:r>
    </w:p>
    <w:p>
      <w:pPr>
        <w:pStyle w:val="afffff8"/>
        <w:rPr>
          <w:ins w:id="90073" w:author="קלוד" w:date="2026-10-11T12:29:36Z"/>
        </w:rPr>
      </w:pPr>
      <w:ins w:id="90074" w:author="קלוד" w:date="2026-10-11T12:29:36Z">
        <w:r>
          <w:rPr>
            <w:color w:val="7B3F00"/>
          </w:rPr>
          <w:t xml:space="preserve">המעלה בזמן הזה - האם קידשה לעתיד לבא</w:t>
        </w:r>
      </w:ins>
    </w:p>
    <w:p>
      <w:pPr>
        <w:pStyle w:val="38"/>
        <w:rPr>
          <w:ins w:id="101029" w:author="מנוע מכני" w:date="2026-10-11T12:04:39Z"/>
        </w:rPr>
      </w:pPr>
      <w:del w:id="101028" w:author="מנוע מכני" w:date="2026-10-11T12:04:39Z">
        <w:r w:rsidRPr="004138F5">
          <w:delText xml:space="preserve">•</w:delText>
        </w:r>
      </w:del>
      <w:r w:rsidRPr="004138F5">
        <w:t xml:space="preserve"> איתמר:</w:t>
      </w:r>
    </w:p>
    <w:p w:rsidR="00DA63EC" w:rsidRDefault="00DA63EC" w:rsidP="00DA63EC">
      <w:pPr>
        <w:tabs>
          <w:tab w:val="left" w:pos="0"/>
        </w:tabs>
        <w:rPr>
          <w:b/>
          <w:bCs/>
          <w:rtl/>
        </w:rPr>
      </w:pPr>
      <w:del w:id="101030" w:author="מנוע מכני" w:date="2026-10-11T12:04:39Z">
        <w:r w:rsidRPr="004138F5">
          <w:rPr>
            <w:b/>
            <w:bCs/>
            <w:rtl/>
          </w:rPr>
          <w:delText xml:space="preserve"> </w:delText>
        </w:r>
      </w:del>
      <w:r w:rsidRPr="004138F5">
        <w:rPr>
          <w:b/>
          <w:bCs/>
          <w:rtl/>
        </w:rPr>
        <w:t xml:space="preserve">המעלה בזמן הזה</w:t>
      </w:r>
    </w:p>
    <w:p>
      <w:pPr>
        <w:pStyle w:val="38"/>
        <w:rPr>
          <w:ins w:id="101031" w:author="מנוע מכני" w:date="2026-10-11T12:04:39Z"/>
        </w:rPr>
      </w:pPr>
      <w:r>
        <w:t>ר</w:t>
      </w:r>
      <w:r>
        <w:t>י</w:t>
      </w:r>
      <w:r>
        <w:t>"</w:t>
      </w:r>
      <w:r>
        <w:t xml:space="preserve">ו</w:t>
      </w:r>
      <w:ins w:id="95735" w:author="מנוע מכני" w:date="2026-10-11T12:04:39Z">
        <w:r>
          <w:t xml:space="preserve">:</w:t>
        </w:r>
      </w:ins>
    </w:p>
    <w:p w:rsidR="00DA63EC" w:rsidRDefault="00DA63EC" w:rsidP="00DA63EC">
      <w:pPr>
        <w:tabs>
          <w:tab w:val="left" w:pos="0"/>
        </w:tabs>
        <w:rPr>
          <w:rtl/>
        </w:rPr>
      </w:pPr>
      <w:del w:id="95736" w:author="מנוע מכני" w:date="2026-10-11T12:04:39Z">
        <w:r>
          <w:rPr>
            <w:rFonts w:hint="cs"/>
            <w:rtl/>
          </w:rPr>
          <w:delText xml:space="preserve"> :</w:delText>
        </w:r>
      </w:del>
      <w:del w:id="101032" w:author="מנוע מכני" w:date="2026-10-11T12:04:39Z">
        <w:r>
          <w:rPr>
            <w:rtl/>
          </w:rPr>
          <w:delText xml:space="preserve"> </w:delText>
        </w:r>
      </w:del>
      <w:r>
        <w:rPr>
          <w:rtl/>
        </w:rPr>
        <w:t xml:space="preserve">אמר</w:t>
      </w:r>
      <w:r>
        <w:rPr>
          <w:rtl/>
        </w:rPr>
        <w:t xml:space="preserve"> חייב, קדושה ראשונה קידשה לשעתה וקידשה לעתיד לבא</w:t>
      </w:r>
      <w:ins w:id="95261" w:author="מנוע מכני" w:date="2026-10-11T12:04:39Z">
        <w:r>
          <w:rPr>
            <w:rtl/>
          </w:rPr>
          <w:t xml:space="preserve">,</w:t>
        </w:r>
      </w:ins>
      <w:del w:id="95262" w:author="מנוע מכני" w:date="2026-10-11T12:04:39Z">
        <w:r>
          <w:rPr>
            <w:rtl/>
          </w:rPr>
          <w:delText xml:space="preserve">;</w:delText>
        </w:r>
      </w:del>
    </w:p>
    <w:p>
      <w:pPr>
        <w:pStyle w:val="38"/>
        <w:rPr>
          <w:ins w:id="101033" w:author="מנוע מכני" w:date="2026-10-11T12:04:39Z"/>
        </w:rPr>
      </w:pPr>
      <w:ins w:id="90491" w:author="מנוע מכני" w:date="2026-10-11T12:04:39Z">
        <w:r>
          <w:t xml:space="preserve">רשב"ל</w:t>
        </w:r>
      </w:ins>
      <w:del w:id="90492" w:author="מנוע מכני" w:date="2026-10-11T12:04:39Z">
        <w:r>
          <w:delText xml:space="preserve">ריש לקיש</w:delText>
        </w:r>
      </w:del>
      <w:r>
        <w:t xml:space="preserve">:</w:t>
      </w:r>
    </w:p>
    <w:p w:rsidR="00DA63EC" w:rsidRDefault="00DA63EC" w:rsidP="00DA63EC">
      <w:pPr>
        <w:tabs>
          <w:tab w:val="left" w:pos="0"/>
        </w:tabs>
        <w:rPr>
          <w:rtl/>
        </w:rPr>
      </w:pPr>
      <w:ins w:id="95263" w:author="מנוע מכני" w:date="2026-10-11T12:04:39Z">
        <w:del w:id="101034" w:author="מנוע מכני" w:date="2026-10-11T12:04:39Z">
          <w:r>
            <w:rPr>
              <w:rFonts w:hint="cs"/>
              <w:rtl/>
            </w:rPr>
            <w:delText xml:space="preserve"> </w:delText>
          </w:r>
        </w:del>
      </w:ins>
      <w:del w:id="95264" w:author="מנוע מכני" w:date="2026-10-11T12:04:39Z">
        <w:r>
          <w:rPr>
            <w:rFonts w:hint="cs"/>
            <w:rtl/>
          </w:rPr>
          <w:delText xml:space="preserve"> </w:delText>
        </w:r>
        <w:r>
          <w:rPr>
            <w:rtl/>
          </w:rPr>
          <w:delText xml:space="preserve"> </w:delText>
        </w:r>
      </w:del>
      <w:r>
        <w:rPr>
          <w:rtl/>
        </w:rPr>
        <w:t xml:space="preserve">אמר</w:t>
      </w:r>
      <w:r>
        <w:rPr>
          <w:rtl/>
        </w:rPr>
        <w:t xml:space="preserve"> פטור, קדושה ראשונה קידשה לשעתה ולא קידשה לעתיד לבא.</w:t>
      </w:r>
    </w:p>
    <w:p w:rsidR="00DA63EC" w:rsidRDefault="00DA63EC" w:rsidP="00DA63EC">
      <w:pPr>
        <w:tabs>
          <w:tab w:val="left" w:pos="0"/>
        </w:tabs>
        <w:rPr>
          <w:rtl/>
        </w:rPr>
      </w:pPr>
      <w:r>
        <w:rPr>
          <w:rtl/>
        </w:rPr>
        <w:t xml:space="preserve">נימא, </w:t>
      </w:r>
      <w:ins w:id="90323" w:author="Claude - סמנטי" w:date="2026-10-11T12:26:16Z">
        <w:r>
          <w:rPr>
            <w:rtl/>
          </w:rPr>
          <w:t xml:space="preserve">במחלוקת</w:t>
        </w:r>
      </w:ins>
      <w:del w:id="90324" w:author="Claude - סמנטי" w:date="2026-10-11T12:26:16Z">
        <w:r>
          <w:rPr>
            <w:rtl/>
          </w:rPr>
          <w:delText xml:space="preserve">דבפלוגתא</w:delText>
        </w:r>
      </w:del>
      <w:r>
        <w:rPr>
          <w:rtl/>
        </w:rPr>
        <w:t xml:space="preserve"> </w:t>
      </w:r>
      <w:r>
        <w:rPr>
          <w:rStyle w:val="2fb"/>
          <w:rtl/>
        </w:rPr>
        <w:t xml:space="preserve">דר"א</w:t>
      </w:r>
      <w:r>
        <w:rPr>
          <w:rtl/>
        </w:rPr>
        <w:t xml:space="preserve"> </w:t>
      </w:r>
      <w:r>
        <w:rPr>
          <w:rStyle w:val="2fb"/>
          <w:rtl/>
        </w:rPr>
        <w:t xml:space="preserve">ור' יהושע</w:t>
      </w:r>
      <w:r>
        <w:rPr>
          <w:rtl/>
        </w:rPr>
        <w:t xml:space="preserve"> </w:t>
      </w:r>
      <w:ins w:id="96393" w:author="מנוע מכני" w:date="2026-10-11T12:04:39Z">
        <w:r>
          <w:rPr>
            <w:rtl/>
          </w:rPr>
          <w:t xml:space="preserve">חלקו</w:t>
        </w:r>
      </w:ins>
      <w:del w:id="96394" w:author="מנוע מכני" w:date="2026-10-11T12:04:39Z">
        <w:r>
          <w:rPr>
            <w:rtl/>
          </w:rPr>
          <w:delText xml:space="preserve">קמיפלגי</w:delText>
        </w:r>
      </w:del>
      <w:ins w:id="95265" w:author="מנוע מכני" w:date="2026-10-11T12:04:39Z">
        <w:r>
          <w:rPr>
            <w:rtl/>
          </w:rPr>
          <w:t xml:space="preserve">,</w:t>
        </w:r>
      </w:ins>
      <w:del w:id="95266" w:author="מנוע מכני" w:date="2026-10-11T12:04:39Z">
        <w:r>
          <w:rPr>
            <w:rtl/>
          </w:rPr>
          <w:delText xml:space="preserve">;</w:delText>
        </w:r>
      </w:del>
    </w:p>
    <w:p>
      <w:pPr>
        <w:pStyle w:val="38"/>
        <w:rPr>
          <w:ins w:id="101035" w:author="מנוע מכני" w:date="2026-10-11T12:04:39Z"/>
        </w:rPr>
      </w:pPr>
      <w:r>
        <w:t xml:space="preserve">דתנן</w:t>
      </w:r>
      <w:r>
        <w:t xml:space="preserve">, א"ר אליעזר:</w:t>
      </w:r>
    </w:p>
    <w:p w:rsidR="00DA63EC" w:rsidRDefault="00DA63EC" w:rsidP="00DA63EC">
      <w:pPr>
        <w:tabs>
          <w:tab w:val="left" w:pos="0"/>
        </w:tabs>
        <w:rPr>
          <w:rtl/>
        </w:rPr>
      </w:pPr>
      <w:del w:id="101036" w:author="מנוע מכני" w:date="2026-10-11T12:04:39Z">
        <w:r>
          <w:rPr>
            <w:rtl/>
          </w:rPr>
          <w:delText xml:space="preserve"> </w:delText>
        </w:r>
      </w:del>
      <w:r>
        <w:rPr>
          <w:rtl/>
        </w:rPr>
        <w:t xml:space="preserve">כשהיו בונין בהיכל, היו עושים קלעים בהיכל קלעים בעזרות, </w:t>
      </w:r>
    </w:p>
    <w:p>
      <w:pPr>
        <w:pStyle w:val="38"/>
        <w:rPr>
          <w:ins w:id="101037" w:author="מנוע מכני" w:date="2026-10-11T12:04:39Z"/>
        </w:rPr>
      </w:pPr>
      <w:r>
        <w:tab/>
      </w:r>
      <w:r>
        <w:tab/>
      </w:r>
      <w:r>
        <w:tab/>
      </w:r>
      <w:del w:id="90164" w:author="מנוע מכני" w:date="2026-10-11T12:04:39Z">
        <w:r>
          <w:delText xml:space="preserve">    </w:delText>
        </w:r>
      </w:del>
      <w:r>
        <w:t xml:space="preserve">אלא</w:t>
      </w:r>
    </w:p>
    <w:p w:rsidR="00DA63EC" w:rsidRDefault="00DA63EC" w:rsidP="00DA63EC">
      <w:pPr>
        <w:tabs>
          <w:tab w:val="left" w:pos="0"/>
        </w:tabs>
        <w:rPr>
          <w:rtl/>
        </w:rPr>
      </w:pPr>
      <w:del w:id="101038" w:author="מנוע מכני" w:date="2026-10-11T12:04:39Z">
        <w:r>
          <w:rPr>
            <w:rtl/>
          </w:rPr>
          <w:delText xml:space="preserve"> </w:delText>
        </w:r>
      </w:del>
      <w:r>
        <w:rPr>
          <w:rtl/>
        </w:rPr>
        <w:t xml:space="preserve">שבהיכל בונין מבחוץ ובעזרה בונין מבפנים</w:t>
      </w:r>
      <w:ins w:id="95267" w:author="מנוע מכני" w:date="2026-10-11T12:04:39Z">
        <w:r>
          <w:rPr>
            <w:rtl/>
          </w:rPr>
          <w:t xml:space="preserve">,</w:t>
        </w:r>
      </w:ins>
      <w:del w:id="95268" w:author="מנוע מכני" w:date="2026-10-11T12:04:39Z">
        <w:r>
          <w:rPr>
            <w:rtl/>
          </w:rPr>
          <w:delText xml:space="preserve">;</w:delText>
        </w:r>
      </w:del>
    </w:p>
    <w:p>
      <w:pPr>
        <w:pStyle w:val="38"/>
        <w:rPr>
          <w:ins w:id="101039" w:author="מנוע מכני" w:date="2026-10-11T12:04:39Z"/>
        </w:rPr>
      </w:pPr>
      <w:r w:rsidRPr="00FE1B89">
        <w:t xml:space="preserve">א"ר יהושע:</w:t>
      </w:r>
    </w:p>
    <w:p w:rsidR="00DA63EC" w:rsidRPr="00FE1B89" w:rsidRDefault="00DA63EC" w:rsidP="00DA63EC">
      <w:pPr>
        <w:tabs>
          <w:tab w:val="left" w:pos="0"/>
        </w:tabs>
        <w:rPr>
          <w:spacing w:val="-2"/>
          <w:rtl/>
        </w:rPr>
      </w:pPr>
      <w:del w:id="101040" w:author="מנוע מכני" w:date="2026-10-11T12:04:39Z">
        <w:r w:rsidRPr="00FE1B89">
          <w:rPr>
            <w:spacing w:val="-2"/>
            <w:rtl/>
          </w:rPr>
          <w:delText xml:space="preserve"> </w:delText>
        </w:r>
      </w:del>
      <w:r w:rsidRPr="00FE1B89">
        <w:rPr>
          <w:spacing w:val="-2"/>
          <w:rtl/>
        </w:rPr>
        <w:t xml:space="preserve">שמעתי שהיו מקריבין </w:t>
      </w:r>
      <w:ins w:id="94031" w:author="מנוע מכני" w:date="2026-10-11T12:04:39Z">
        <w:r>
          <w:rPr>
            <w:spacing w:val="-2"/>
            <w:rtl/>
          </w:rPr>
          <w:t xml:space="preserve">אף</w:t>
        </w:r>
      </w:ins>
      <w:del w:id="94032" w:author="מנוע מכני" w:date="2026-10-11T12:04:39Z">
        <w:r w:rsidRPr="00FE1B89">
          <w:rPr>
            <w:spacing w:val="-2"/>
            <w:rtl/>
          </w:rPr>
          <w:delText xml:space="preserve">אע"פ</w:delText>
        </w:r>
      </w:del>
      <w:r w:rsidRPr="00FE1B89">
        <w:rPr>
          <w:spacing w:val="-2"/>
          <w:rtl/>
        </w:rPr>
        <w:t xml:space="preserve"> שאין בית, ואוכלים קדשי קדשים </w:t>
      </w:r>
      <w:ins w:id="94033" w:author="מנוע מכני" w:date="2026-10-11T12:04:39Z">
        <w:r>
          <w:rPr>
            <w:spacing w:val="-2"/>
            <w:rtl/>
          </w:rPr>
          <w:t xml:space="preserve">אף</w:t>
        </w:r>
      </w:ins>
      <w:del w:id="94034" w:author="מנוע מכני" w:date="2026-10-11T12:04:39Z">
        <w:r w:rsidRPr="00FE1B89">
          <w:rPr>
            <w:spacing w:val="-2"/>
            <w:rtl/>
          </w:rPr>
          <w:delText xml:space="preserve">אע"פ</w:delText>
        </w:r>
      </w:del>
      <w:r w:rsidRPr="00FE1B89">
        <w:rPr>
          <w:spacing w:val="-2"/>
          <w:rtl/>
        </w:rPr>
        <w:t xml:space="preserve"> שאין קלעים, </w:t>
      </w:r>
    </w:p>
    <w:p w:rsidR="00DA63EC" w:rsidRPr="00FE1B89" w:rsidRDefault="00DA63EC" w:rsidP="00DA63EC">
      <w:pPr>
        <w:tabs>
          <w:tab w:val="left" w:pos="0"/>
        </w:tabs>
        <w:rPr>
          <w:spacing w:val="-4"/>
          <w:rtl/>
        </w:rPr>
      </w:pPr>
      <w:r w:rsidRPr="00FE1B89">
        <w:rPr>
          <w:spacing w:val="-4"/>
          <w:rtl/>
        </w:rPr>
        <w:t>קדשים קלים ומעש"</w:t>
      </w:r>
      <w:r w:rsidRPr="00FE1B89">
        <w:rPr>
          <w:rFonts w:hint="cs"/>
          <w:spacing w:val="-4"/>
          <w:rtl/>
        </w:rPr>
        <w:t>ש</w:t>
      </w:r>
      <w:r w:rsidRPr="00FE1B89">
        <w:rPr>
          <w:spacing w:val="-4"/>
          <w:rtl/>
        </w:rPr>
        <w:t xml:space="preserve"> </w:t>
      </w:r>
      <w:ins w:id="94035" w:author="מנוע מכני" w:date="2026-10-11T12:04:39Z">
        <w:r>
          <w:rPr>
            <w:spacing w:val="-4"/>
            <w:rtl/>
          </w:rPr>
          <w:t xml:space="preserve">אף</w:t>
        </w:r>
      </w:ins>
      <w:del w:id="94036" w:author="מנוע מכני" w:date="2026-10-11T12:04:39Z">
        <w:r w:rsidRPr="00FE1B89">
          <w:rPr>
            <w:spacing w:val="-4"/>
            <w:rtl/>
          </w:rPr>
          <w:delText xml:space="preserve">אע"פ</w:delText>
        </w:r>
      </w:del>
      <w:r w:rsidRPr="00FE1B89">
        <w:rPr>
          <w:spacing w:val="-4"/>
          <w:rtl/>
        </w:rPr>
        <w:t xml:space="preserve"> שאין חומה, מפני שקדושה ראשונה קידשה לשעתה וקידשה לעת</w:t>
      </w:r>
      <w:r w:rsidRPr="00FE1B89">
        <w:rPr>
          <w:rFonts w:hint="cs"/>
          <w:spacing w:val="-4"/>
          <w:rtl/>
        </w:rPr>
        <w:t>"ל</w:t>
      </w:r>
      <w:ins w:id="95269" w:author="מנוע מכני" w:date="2026-10-11T12:04:39Z">
        <w:r>
          <w:rPr>
            <w:spacing w:val="-4"/>
            <w:rtl/>
          </w:rPr>
          <w:t xml:space="preserve">,</w:t>
        </w:r>
      </w:ins>
      <w:del w:id="95270" w:author="מנוע מכני" w:date="2026-10-11T12:04:39Z">
        <w:r w:rsidRPr="00FE1B89">
          <w:rPr>
            <w:spacing w:val="-4"/>
            <w:rtl/>
          </w:rPr>
          <w:delText xml:space="preserve">;</w:delText>
        </w:r>
      </w:del>
    </w:p>
    <w:p w:rsidR="00DA63EC" w:rsidRDefault="00DA63EC" w:rsidP="00DA63EC">
      <w:pPr>
        <w:tabs>
          <w:tab w:val="left" w:pos="0"/>
        </w:tabs>
        <w:rPr>
          <w:rtl/>
        </w:rPr>
      </w:pPr>
      <w:r>
        <w:rPr>
          <w:rtl/>
        </w:rPr>
        <w:t>לא</w:t>
      </w:r>
      <w:r>
        <w:rPr>
          <w:rFonts w:hint="cs"/>
          <w:rtl/>
        </w:rPr>
        <w:t xml:space="preserve"> בגלל </w:t>
      </w:r>
      <w:r>
        <w:rPr>
          <w:rStyle w:val="2fb"/>
          <w:rFonts w:hint="cs"/>
          <w:rtl/>
        </w:rPr>
        <w:t xml:space="preserve">דר</w:t>
      </w:r>
      <w:r>
        <w:rPr>
          <w:rStyle w:val="2fb"/>
          <w:rtl/>
        </w:rPr>
        <w:t>"</w:t>
      </w:r>
      <w:r>
        <w:rPr>
          <w:rStyle w:val="2fb"/>
          <w:rFonts w:hint="cs"/>
          <w:rtl/>
        </w:rPr>
        <w:t xml:space="preserve">א</w:t>
      </w:r>
      <w:r>
        <w:rPr>
          <w:rFonts w:hint="cs"/>
          <w:rtl/>
        </w:rPr>
        <w:t xml:space="preserve"> </w:t>
      </w:r>
      <w:ins w:id="96281" w:author="מנוע מכני" w:date="2026-10-11T12:04:39Z">
        <w:r>
          <w:rPr>
            <w:rFonts w:hint="cs"/>
            <w:rtl/>
          </w:rPr>
          <w:t xml:space="preserve">סבר</w:t>
        </w:r>
      </w:ins>
      <w:del w:id="96282" w:author="מנוע מכני" w:date="2026-10-11T12:04:39Z">
        <w:r>
          <w:rPr>
            <w:rFonts w:hint="cs"/>
            <w:rtl/>
          </w:rPr>
          <w:delText xml:space="preserve">ס</w:delText>
        </w:r>
        <w:r>
          <w:rPr>
            <w:rtl/>
          </w:rPr>
          <w:delText xml:space="preserve">"</w:delText>
        </w:r>
        <w:r>
          <w:rPr>
            <w:rFonts w:hint="cs"/>
            <w:rtl/>
          </w:rPr>
          <w:delText xml:space="preserve">ל</w:delText>
        </w:r>
      </w:del>
      <w:r>
        <w:rPr>
          <w:rFonts w:hint="cs"/>
          <w:rtl/>
        </w:rPr>
        <w:t xml:space="preserve"> דלאקידשה דאפשר </w:t>
      </w:r>
      <w:r>
        <w:rPr>
          <w:rFonts w:hint="cs"/>
          <w:rtl/>
        </w:rPr>
        <w:t xml:space="preserve">לכו</w:t>
      </w:r>
      <w:r>
        <w:rPr>
          <w:rtl/>
        </w:rPr>
        <w:t>"</w:t>
      </w:r>
      <w:r>
        <w:rPr>
          <w:rFonts w:hint="cs"/>
          <w:rtl/>
        </w:rPr>
        <w:t xml:space="preserve">ע</w:t>
      </w:r>
      <w:r>
        <w:rPr>
          <w:rFonts w:hint="cs"/>
          <w:rtl/>
        </w:rPr>
        <w:t xml:space="preserve"> קידשה גם עלת</w:t>
      </w:r>
      <w:r>
        <w:rPr>
          <w:rtl/>
        </w:rPr>
        <w:t>"</w:t>
      </w:r>
      <w:r>
        <w:rPr>
          <w:rFonts w:hint="cs"/>
          <w:rtl/>
        </w:rPr>
        <w:t xml:space="preserve">ל ומר </w:t>
      </w:r>
      <w:ins w:id="93807" w:author="מנוע מכני" w:date="2026-10-11T12:04:39Z">
        <w:r>
          <w:rPr>
            <w:rFonts w:hint="cs"/>
            <w:rtl/>
          </w:rPr>
          <w:t xml:space="preserve">מה</w:t>
        </w:r>
      </w:ins>
      <w:del w:id="93808" w:author="מנוע מכני" w:date="2026-10-11T12:04:39Z">
        <w:r>
          <w:rPr>
            <w:rFonts w:hint="cs"/>
            <w:rtl/>
          </w:rPr>
          <w:delText xml:space="preserve">מאי</w:delText>
        </w:r>
      </w:del>
      <w:r>
        <w:rPr>
          <w:rFonts w:hint="cs"/>
          <w:rtl/>
        </w:rPr>
        <w:t xml:space="preserve"> דשמיע </w:t>
      </w:r>
      <w:ins w:id="93805" w:author="מנוע מכני" w:date="2026-10-11T12:04:39Z">
        <w:r>
          <w:rPr>
            <w:rFonts w:hint="cs"/>
            <w:rtl/>
          </w:rPr>
          <w:t xml:space="preserve">לו</w:t>
        </w:r>
      </w:ins>
      <w:del w:id="93806" w:author="מנוע מכני" w:date="2026-10-11T12:04:39Z">
        <w:r>
          <w:rPr>
            <w:rFonts w:hint="cs"/>
            <w:rtl/>
          </w:rPr>
          <w:delText xml:space="preserve">ליה</w:delText>
        </w:r>
      </w:del>
      <w:r>
        <w:rPr>
          <w:rFonts w:hint="cs"/>
          <w:rtl/>
        </w:rPr>
        <w:t xml:space="preserve"> </w:t>
      </w:r>
      <w:ins w:id="93803" w:author="מנוע מכני" w:date="2026-10-11T12:04:39Z">
        <w:r>
          <w:rPr>
            <w:rFonts w:hint="cs"/>
            <w:rtl/>
          </w:rPr>
          <w:t xml:space="preserve">אומר</w:t>
        </w:r>
      </w:ins>
      <w:del w:id="93804" w:author="מנוע מכני" w:date="2026-10-11T12:04:39Z">
        <w:r>
          <w:rPr>
            <w:rFonts w:hint="cs"/>
            <w:rtl/>
          </w:rPr>
          <w:delText xml:space="preserve">קאמר</w:delText>
        </w:r>
      </w:del>
      <w:r>
        <w:rPr>
          <w:rFonts w:hint="cs"/>
          <w:rtl/>
        </w:rPr>
        <w:t xml:space="preserve"> </w:t>
      </w:r>
    </w:p>
    <w:p w:rsidR="00DA63EC" w:rsidRDefault="00DA63EC" w:rsidP="00DA63EC">
      <w:pPr>
        <w:tabs>
          <w:tab w:val="left" w:pos="0"/>
        </w:tabs>
        <w:rPr>
          <w:rtl/>
        </w:rPr>
      </w:pPr>
      <w:r>
        <w:rPr>
          <w:rFonts w:hint="cs"/>
          <w:rtl/>
        </w:rPr>
        <w:t>ו</w:t>
      </w:r>
      <w:r>
        <w:rPr>
          <w:rtl/>
        </w:rPr>
        <w:t xml:space="preserve">קלעים </w:t>
      </w:r>
      <w:r>
        <w:rPr>
          <w:rStyle w:val="2fb"/>
          <w:rtl/>
        </w:rPr>
        <w:t xml:space="preserve">לר' אליעזר</w:t>
      </w:r>
      <w:r>
        <w:rPr>
          <w:rFonts w:hint="cs"/>
          <w:rtl/>
        </w:rPr>
        <w:t>-</w:t>
      </w:r>
      <w:r>
        <w:rPr>
          <w:rtl/>
        </w:rPr>
        <w:t xml:space="preserve"> </w:t>
      </w:r>
      <w:ins w:id="90325" w:author="Claude - סמנטי" w:date="2026-10-11T12:26:16Z">
        <w:r>
          <w:rPr>
            <w:rtl/>
          </w:rPr>
          <w:t xml:space="preserve">לצניעות</w:t>
        </w:r>
      </w:ins>
      <w:del w:id="90326" w:author="Claude - סמנטי" w:date="2026-10-11T12:26:16Z">
        <w:r>
          <w:rPr>
            <w:rtl/>
          </w:rPr>
          <w:delText xml:space="preserve">לצניעותא</w:delText>
        </w:r>
      </w:del>
      <w:r>
        <w:rPr>
          <w:rtl/>
        </w:rPr>
        <w:t xml:space="preserve"> </w:t>
      </w:r>
      <w:ins w:id="93809" w:author="מנוע מכני" w:date="2026-10-11T12:04:39Z">
        <w:r>
          <w:rPr>
            <w:rtl/>
          </w:rPr>
          <w:t xml:space="preserve">סתם</w:t>
        </w:r>
      </w:ins>
      <w:del w:id="93810" w:author="מנוע מכני" w:date="2026-10-11T12:04:39Z">
        <w:r>
          <w:rPr>
            <w:rtl/>
          </w:rPr>
          <w:delText xml:space="preserve">בעלמא</w:delText>
        </w:r>
      </w:del>
      <w:r>
        <w:rPr>
          <w:rtl/>
        </w:rPr>
        <w:t xml:space="preserve">.</w:t>
      </w:r>
    </w:p>
    <w:p w:rsidR="00DA63EC" w:rsidRDefault="00DA63EC" w:rsidP="00DA63EC">
      <w:pPr>
        <w:pStyle w:val="affffd"/>
        <w:rPr>
          <w:rtl/>
        </w:rPr>
      </w:pPr>
      <w:r>
        <w:rPr>
          <w:rtl/>
        </w:rPr>
        <w:t>׹</w:t>
      </w:r>
    </w:p>
    <w:p>
      <w:pPr>
        <w:pStyle w:val="afffff8"/>
        <w:rPr>
          <w:ins w:id="90071" w:author="קלוד" w:date="2026-10-11T12:29:36Z"/>
        </w:rPr>
      </w:pPr>
      <w:ins w:id="90072" w:author="קלוד" w:date="2026-10-11T12:29:36Z">
        <w:r>
          <w:rPr>
            <w:color w:val="7B3F00"/>
          </w:rPr>
          <w:t xml:space="preserve">המעלה פחות מכזית ועצם משלימו - חיבורי עולין</w:t>
        </w:r>
      </w:ins>
    </w:p>
    <w:p>
      <w:pPr>
        <w:pStyle w:val="38"/>
        <w:rPr>
          <w:ins w:id="101042" w:author="מנוע מכני" w:date="2026-10-11T12:04:39Z"/>
        </w:rPr>
      </w:pPr>
      <w:del w:id="101041" w:author="מנוע מכני" w:date="2026-10-11T12:04:39Z">
        <w:r w:rsidRPr="00FD18FF">
          <w:delText xml:space="preserve">•</w:delText>
        </w:r>
      </w:del>
      <w:r w:rsidRPr="00FD18FF">
        <w:t xml:space="preserve"> איתמר:</w:t>
      </w:r>
    </w:p>
    <w:p w:rsidR="00DA63EC" w:rsidRDefault="00DA63EC" w:rsidP="00DA63EC">
      <w:pPr>
        <w:tabs>
          <w:tab w:val="left" w:pos="0"/>
        </w:tabs>
        <w:rPr>
          <w:rtl/>
        </w:rPr>
      </w:pPr>
      <w:del w:id="101043" w:author="מנוע מכני" w:date="2026-10-11T12:04:39Z">
        <w:r w:rsidRPr="00FD18FF">
          <w:rPr>
            <w:b/>
            <w:bCs/>
            <w:rtl/>
          </w:rPr>
          <w:delText xml:space="preserve"> </w:delText>
        </w:r>
      </w:del>
      <w:r w:rsidRPr="00FD18FF">
        <w:rPr>
          <w:b/>
          <w:bCs/>
          <w:rtl/>
        </w:rPr>
        <w:t xml:space="preserve">המעלה ואין בו כזית, ועצם משלימו לכזית </w:t>
      </w:r>
    </w:p>
    <w:p w:rsidR="00DA63EC" w:rsidRDefault="00DA63EC" w:rsidP="00DA63EC">
      <w:pPr>
        <w:tabs>
          <w:tab w:val="left" w:pos="0"/>
        </w:tabs>
        <w:rPr>
          <w:rtl/>
        </w:rPr>
      </w:pPr>
      <w:r>
        <w:rPr>
          <w:rStyle w:val="2fb"/>
          <w:rFonts w:hint="cs"/>
          <w:rtl/>
        </w:rPr>
        <w:t>לרי</w:t>
      </w:r>
      <w:r>
        <w:rPr>
          <w:rStyle w:val="2fb"/>
          <w:rtl/>
        </w:rPr>
        <w:t>"</w:t>
      </w:r>
      <w:r>
        <w:rPr>
          <w:rStyle w:val="2fb"/>
          <w:rFonts w:hint="cs"/>
          <w:rtl/>
        </w:rPr>
        <w:t>ו</w:t>
      </w:r>
      <w:r>
        <w:rPr>
          <w:rtl/>
        </w:rPr>
        <w:t xml:space="preserve"> חייב, חיבורי עולין כעולין דמי</w:t>
      </w:r>
      <w:ins w:id="95271" w:author="מנוע מכני" w:date="2026-10-11T12:04:39Z">
        <w:r>
          <w:rPr>
            <w:rtl/>
          </w:rPr>
          <w:t xml:space="preserve">,</w:t>
        </w:r>
      </w:ins>
      <w:del w:id="95272" w:author="מנוע מכני" w:date="2026-10-11T12:04:39Z">
        <w:r>
          <w:rPr>
            <w:rtl/>
          </w:rPr>
          <w:delText xml:space="preserve">;</w:delText>
        </w:r>
      </w:del>
    </w:p>
    <w:p w:rsidR="00DA63EC" w:rsidRDefault="00DA63EC" w:rsidP="00DA63EC">
      <w:pPr>
        <w:tabs>
          <w:tab w:val="left" w:pos="0"/>
        </w:tabs>
        <w:rPr>
          <w:rtl/>
        </w:rPr>
      </w:pPr>
      <w:r>
        <w:rPr>
          <w:rStyle w:val="2fb"/>
          <w:rFonts w:hint="cs"/>
          <w:rtl/>
        </w:rPr>
        <w:t>לר</w:t>
      </w:r>
      <w:r>
        <w:rPr>
          <w:rStyle w:val="2fb"/>
          <w:rtl/>
        </w:rPr>
        <w:t>"</w:t>
      </w:r>
      <w:r>
        <w:rPr>
          <w:rStyle w:val="2fb"/>
          <w:rFonts w:hint="cs"/>
          <w:rtl/>
        </w:rPr>
        <w:t xml:space="preserve">ל</w:t>
      </w:r>
      <w:r>
        <w:rPr>
          <w:rFonts w:hint="cs"/>
          <w:rtl/>
        </w:rPr>
        <w:t xml:space="preserve"> </w:t>
      </w:r>
      <w:r>
        <w:rPr>
          <w:rtl/>
        </w:rPr>
        <w:t xml:space="preserve">פטור, חיבורי עולין </w:t>
      </w:r>
      <w:ins w:id="92063" w:author="מנוע מכני" w:date="2026-10-11T12:04:39Z">
        <w:r>
          <w:rPr>
            <w:rtl/>
          </w:rPr>
          <w:t xml:space="preserve">לא</w:t>
        </w:r>
      </w:ins>
      <w:del w:id="92064" w:author="מנוע מכני" w:date="2026-10-11T12:04:39Z">
        <w:r>
          <w:rPr>
            <w:rtl/>
          </w:rPr>
          <w:delText xml:space="preserve">לאו</w:delText>
        </w:r>
      </w:del>
      <w:r>
        <w:rPr>
          <w:rtl/>
        </w:rPr>
        <w:t xml:space="preserve"> כעולין דמו.</w:t>
      </w:r>
    </w:p>
    <w:p w:rsidR="00DA63EC" w:rsidRDefault="00DA63EC" w:rsidP="00DA63EC">
      <w:pPr>
        <w:pStyle w:val="afff3"/>
        <w:framePr w:wrap="around"/>
        <w:rPr>
          <w:rtl/>
        </w:rPr>
      </w:pPr>
      <w:r>
        <w:rPr>
          <w:rFonts w:hint="cs"/>
          <w:rtl/>
        </w:rPr>
        <w:t>קח.</w:t>
      </w:r>
    </w:p>
    <w:p>
      <w:pPr>
        <w:pStyle w:val="afffff8"/>
        <w:rPr>
          <w:ins w:id="90069" w:author="קלוד" w:date="2026-10-11T12:29:36Z"/>
        </w:rPr>
      </w:pPr>
      <w:ins w:id="90070" w:author="קלוד" w:date="2026-10-11T12:29:36Z">
        <w:r>
          <w:rPr>
            <w:color w:val="7B3F00"/>
          </w:rPr>
          <w:t xml:space="preserve">ראש בן יונה - האם מלח משלימו לכזית?</w:t>
        </w:r>
      </w:ins>
    </w:p>
    <w:p>
      <w:pPr>
        <w:pStyle w:val="38"/>
        <w:rPr>
          <w:ins w:id="101045" w:author="מנוע מכני" w:date="2026-10-11T12:04:39Z"/>
        </w:rPr>
      </w:pPr>
      <w:del w:id="101044" w:author="מנוע מכני" w:date="2026-10-11T12:04:39Z">
        <w:r w:rsidRPr="00FD18FF">
          <w:delText xml:space="preserve">•</w:delText>
        </w:r>
      </w:del>
      <w:r w:rsidRPr="00FD18FF">
        <w:t xml:space="preserve"> </w:t>
      </w:r>
      <w:r w:rsidRPr="00435194">
        <w:t>בעי רבא</w:t>
      </w:r>
      <w:r>
        <w:t xml:space="preserve">:</w:t>
      </w:r>
    </w:p>
    <w:p w:rsidR="00DA63EC" w:rsidRDefault="00DA63EC" w:rsidP="00DA63EC">
      <w:pPr>
        <w:tabs>
          <w:tab w:val="left" w:pos="0"/>
        </w:tabs>
        <w:rPr>
          <w:rtl/>
        </w:rPr>
      </w:pPr>
      <w:del w:id="101046" w:author="מנוע מכני" w:date="2026-10-11T12:04:39Z">
        <w:r>
          <w:rPr>
            <w:rtl/>
          </w:rPr>
          <w:delText xml:space="preserve"> </w:delText>
        </w:r>
      </w:del>
      <w:r>
        <w:rPr>
          <w:rtl/>
        </w:rPr>
        <w:t xml:space="preserve">המעלה ראש בן יונה שאין בו כזית ומלח משלימו לכזית, מהו? </w:t>
      </w:r>
    </w:p>
    <w:p>
      <w:pPr>
        <w:pStyle w:val="38"/>
        <w:rPr>
          <w:ins w:id="101047" w:author="מנוע מכני" w:date="2026-10-11T12:04:39Z"/>
        </w:rPr>
      </w:pPr>
      <w:r>
        <w:t xml:space="preserve">א"ל</w:t>
      </w:r>
      <w:r>
        <w:t xml:space="preserve"> רבא מפרזקיא לרב אשי:</w:t>
      </w:r>
    </w:p>
    <w:p w:rsidR="00DA63EC" w:rsidRDefault="00DA63EC" w:rsidP="00DA63EC">
      <w:pPr>
        <w:tabs>
          <w:tab w:val="left" w:pos="0"/>
        </w:tabs>
        <w:rPr>
          <w:rtl/>
        </w:rPr>
      </w:pPr>
      <w:del w:id="101048" w:author="מנוע מכני" w:date="2026-10-11T12:04:39Z">
        <w:r>
          <w:rPr>
            <w:rtl/>
          </w:rPr>
          <w:delText xml:space="preserve"> </w:delText>
        </w:r>
      </w:del>
      <w:r>
        <w:rPr>
          <w:rFonts w:hint="cs"/>
          <w:rtl/>
        </w:rPr>
        <w:t>ה</w:t>
      </w:r>
      <w:r>
        <w:rPr>
          <w:rtl/>
        </w:rPr>
        <w:t xml:space="preserve">יינו </w:t>
      </w:r>
      <w:ins w:id="90327" w:author="Claude - סמנטי" w:date="2026-10-11T12:26:16Z">
        <w:r>
          <w:rPr>
            <w:rtl/>
          </w:rPr>
          <w:t xml:space="preserve">מחלוקתם</w:t>
        </w:r>
      </w:ins>
      <w:del w:id="90328" w:author="Claude - סמנטי" w:date="2026-10-11T12:26:16Z">
        <w:r>
          <w:rPr>
            <w:rtl/>
          </w:rPr>
          <w:delText xml:space="preserve">פלוגתייהו</w:delText>
        </w:r>
      </w:del>
      <w:r>
        <w:rPr>
          <w:rtl/>
        </w:rPr>
        <w:t xml:space="preserve"> </w:t>
      </w:r>
      <w:r>
        <w:rPr>
          <w:rStyle w:val="2fb"/>
          <w:rtl/>
        </w:rPr>
        <w:t xml:space="preserve">דר' יוחנן</w:t>
      </w:r>
      <w:r>
        <w:rPr>
          <w:rtl/>
        </w:rPr>
        <w:t xml:space="preserve"> </w:t>
      </w:r>
      <w:r>
        <w:rPr>
          <w:rStyle w:val="2fb"/>
          <w:rtl/>
        </w:rPr>
        <w:t xml:space="preserve">ור"ל</w:t>
      </w:r>
      <w:r>
        <w:rPr>
          <w:rtl/>
        </w:rPr>
        <w:t xml:space="preserve">, </w:t>
      </w:r>
    </w:p>
    <w:p w:rsidR="00DA63EC" w:rsidRDefault="00DA63EC" w:rsidP="00DA63EC">
      <w:pPr>
        <w:tabs>
          <w:tab w:val="left" w:pos="0"/>
        </w:tabs>
        <w:rPr>
          <w:rtl/>
        </w:rPr>
      </w:pPr>
      <w:r w:rsidRPr="003104B2">
        <w:rPr>
          <w:b/>
          <w:bCs/>
          <w:rtl/>
        </w:rPr>
        <w:t xml:space="preserve">תיבעי </w:t>
      </w:r>
      <w:r w:rsidRPr="003104B2">
        <w:rPr>
          <w:rStyle w:val="2fb"/>
          <w:b/>
          <w:bCs/>
          <w:rtl/>
        </w:rPr>
        <w:t xml:space="preserve">לר' יוחנן</w:t>
      </w:r>
      <w:r>
        <w:rPr>
          <w:rtl/>
        </w:rPr>
        <w:t xml:space="preserve">, </w:t>
      </w:r>
      <w:r>
        <w:rPr>
          <w:rFonts w:hint="cs"/>
          <w:rtl/>
        </w:rPr>
        <w:t xml:space="preserve">דווקא </w:t>
      </w:r>
      <w:ins w:id="92065" w:author="מנוע מכני" w:date="2026-10-11T12:04:39Z">
        <w:r>
          <w:rPr>
            <w:rFonts w:hint="cs"/>
            <w:rtl/>
          </w:rPr>
          <w:t xml:space="preserve">שם</w:t>
        </w:r>
      </w:ins>
      <w:del w:id="92066" w:author="מנוע מכני" w:date="2026-10-11T12:04:39Z">
        <w:r>
          <w:rPr>
            <w:rFonts w:hint="cs"/>
            <w:rtl/>
          </w:rPr>
          <w:delText xml:space="preserve">התם</w:delText>
        </w:r>
      </w:del>
      <w:r>
        <w:rPr>
          <w:rFonts w:hint="cs"/>
          <w:rtl/>
        </w:rPr>
        <w:t xml:space="preserve"> בעצם דמין בשר הוא </w:t>
      </w:r>
      <w:r>
        <w:rPr>
          <w:rFonts w:hint="cs"/>
          <w:rtl/>
        </w:rPr>
        <w:t xml:space="preserve">משא</w:t>
      </w:r>
      <w:r>
        <w:rPr>
          <w:rtl/>
        </w:rPr>
        <w:t>"</w:t>
      </w:r>
      <w:r>
        <w:rPr>
          <w:rFonts w:hint="cs"/>
          <w:rtl/>
        </w:rPr>
        <w:t xml:space="preserve">כ</w:t>
      </w:r>
      <w:r>
        <w:rPr>
          <w:rFonts w:hint="cs"/>
          <w:rtl/>
        </w:rPr>
        <w:t xml:space="preserve"> במלח </w:t>
      </w:r>
      <w:r>
        <w:rPr>
          <w:rFonts w:hint="cs"/>
          <w:rtl/>
        </w:rPr>
        <w:t xml:space="preserve">לא</w:t>
      </w:r>
      <w:r>
        <w:rPr>
          <w:rFonts w:hint="cs"/>
          <w:rtl/>
        </w:rPr>
        <w:t xml:space="preserve"> באר יונה הוא </w:t>
      </w:r>
    </w:p>
    <w:p w:rsidR="00DA63EC" w:rsidRDefault="00DA63EC" w:rsidP="00DA63EC">
      <w:pPr>
        <w:tabs>
          <w:tab w:val="left" w:pos="0"/>
        </w:tabs>
        <w:rPr>
          <w:rtl/>
        </w:rPr>
      </w:pPr>
      <w:r w:rsidRPr="003104B2">
        <w:rPr>
          <w:b/>
          <w:bCs/>
          <w:rtl/>
        </w:rPr>
        <w:t xml:space="preserve">תיבעי </w:t>
      </w:r>
      <w:r w:rsidRPr="003104B2">
        <w:rPr>
          <w:rStyle w:val="2fb"/>
          <w:b/>
          <w:bCs/>
          <w:rtl/>
        </w:rPr>
        <w:t xml:space="preserve">לר"ל</w:t>
      </w:r>
      <w:r w:rsidRPr="003104B2">
        <w:rPr>
          <w:b/>
          <w:bCs/>
          <w:rtl/>
        </w:rPr>
        <w:t xml:space="preserve">,</w:t>
      </w:r>
      <w:r>
        <w:rPr>
          <w:rtl/>
        </w:rPr>
        <w:t xml:space="preserve"> </w:t>
      </w:r>
      <w:r>
        <w:rPr>
          <w:rFonts w:hint="cs"/>
          <w:rtl/>
        </w:rPr>
        <w:t xml:space="preserve">דווקא </w:t>
      </w:r>
      <w:ins w:id="92067" w:author="מנוע מכני" w:date="2026-10-11T12:04:39Z">
        <w:r>
          <w:rPr>
            <w:rFonts w:hint="cs"/>
            <w:rtl/>
          </w:rPr>
          <w:t xml:space="preserve">שם</w:t>
        </w:r>
      </w:ins>
      <w:del w:id="92068" w:author="מנוע מכני" w:date="2026-10-11T12:04:39Z">
        <w:r>
          <w:rPr>
            <w:rFonts w:hint="cs"/>
            <w:rtl/>
          </w:rPr>
          <w:delText xml:space="preserve">התם</w:delText>
        </w:r>
      </w:del>
      <w:r>
        <w:rPr>
          <w:rFonts w:hint="cs"/>
          <w:rtl/>
        </w:rPr>
        <w:t xml:space="preserve"> </w:t>
      </w:r>
      <w:ins w:id="96101" w:author="מנוע מכני" w:date="2026-10-11T12:04:39Z">
        <w:r>
          <w:rPr>
            <w:rFonts w:hint="cs"/>
            <w:rtl/>
          </w:rPr>
          <w:t xml:space="preserve">דאם </w:t>
        </w:r>
      </w:ins>
      <w:del w:id="96102" w:author="מנוע מכני" w:date="2026-10-11T12:04:39Z">
        <w:r>
          <w:rPr>
            <w:rFonts w:hint="cs"/>
            <w:rtl/>
          </w:rPr>
          <w:delText xml:space="preserve">דאי </w:delText>
        </w:r>
      </w:del>
      <w:r>
        <w:rPr>
          <w:rFonts w:hint="cs"/>
          <w:rtl/>
        </w:rPr>
        <w:t xml:space="preserve">פריש מינה </w:t>
      </w:r>
      <w:ins w:id="92071" w:author="מנוע מכני" w:date="2026-10-11T12:04:39Z">
        <w:r>
          <w:rPr>
            <w:rFonts w:hint="cs"/>
            <w:rtl/>
          </w:rPr>
          <w:t xml:space="preserve">לא</w:t>
        </w:r>
      </w:ins>
      <w:del w:id="92072" w:author="מנוע מכני" w:date="2026-10-11T12:04:39Z">
        <w:r>
          <w:rPr>
            <w:rFonts w:hint="cs"/>
            <w:rtl/>
          </w:rPr>
          <w:delText xml:space="preserve">לאו</w:delText>
        </w:r>
      </w:del>
      <w:r>
        <w:rPr>
          <w:rFonts w:hint="cs"/>
          <w:rtl/>
        </w:rPr>
        <w:t xml:space="preserve"> מצוה לאסוקי, </w:t>
      </w:r>
      <w:r>
        <w:rPr>
          <w:rtl/>
        </w:rPr>
        <w:t xml:space="preserve">אבל </w:t>
      </w:r>
      <w:ins w:id="92069" w:author="מנוע מכני" w:date="2026-10-11T12:04:39Z">
        <w:r>
          <w:rPr>
            <w:rtl/>
          </w:rPr>
          <w:t xml:space="preserve">כאן</w:t>
        </w:r>
      </w:ins>
      <w:del w:id="92070" w:author="מנוע מכני" w:date="2026-10-11T12:04:39Z">
        <w:r>
          <w:rPr>
            <w:rtl/>
          </w:rPr>
          <w:delText xml:space="preserve">הכא</w:delText>
        </w:r>
      </w:del>
      <w:r>
        <w:rPr>
          <w:rtl/>
        </w:rPr>
        <w:t xml:space="preserve"> </w:t>
      </w:r>
      <w:ins w:id="96103" w:author="מנוע מכני" w:date="2026-10-11T12:04:39Z">
        <w:r>
          <w:rPr>
            <w:rtl/>
          </w:rPr>
          <w:t xml:space="preserve">דאם </w:t>
        </w:r>
      </w:ins>
      <w:del w:id="96104" w:author="מנוע מכני" w:date="2026-10-11T12:04:39Z">
        <w:r>
          <w:rPr>
            <w:rtl/>
          </w:rPr>
          <w:delText xml:space="preserve">דאי </w:delText>
        </w:r>
      </w:del>
      <w:r>
        <w:rPr>
          <w:rtl/>
        </w:rPr>
        <w:t xml:space="preserve">פריש מצוה לאסוקי </w:t>
      </w:r>
      <w:r>
        <w:rPr>
          <w:rtl/>
        </w:rPr>
        <w:t xml:space="preserve">לא</w:t>
      </w:r>
      <w:r>
        <w:rPr>
          <w:rtl/>
        </w:rPr>
        <w:t xml:space="preserve">, </w:t>
      </w:r>
      <w:r w:rsidRPr="00BE1D80">
        <w:rPr>
          <w:b/>
          <w:bCs/>
          <w:rtl/>
        </w:rPr>
        <w:t>או"ד</w:t>
      </w:r>
      <w:r>
        <w:rPr>
          <w:rtl/>
        </w:rPr>
        <w:t xml:space="preserve"> </w:t>
      </w:r>
      <w:r>
        <w:rPr>
          <w:rtl/>
        </w:rPr>
        <w:t xml:space="preserve">ל"ש</w:t>
      </w:r>
      <w:r>
        <w:rPr>
          <w:rtl/>
        </w:rPr>
        <w:t xml:space="preserve">? </w:t>
      </w:r>
      <w:r w:rsidRPr="009F47CE">
        <w:rPr>
          <w:b/>
          <w:bCs/>
          <w:rtl/>
        </w:rPr>
        <w:t>תיקו</w:t>
      </w:r>
      <w:r>
        <w:rPr>
          <w:rtl/>
        </w:rPr>
        <w:t>.</w:t>
      </w:r>
    </w:p>
    <w:p w:rsidR="00DA63EC" w:rsidRDefault="00DA63EC" w:rsidP="00DA63EC">
      <w:pPr>
        <w:pStyle w:val="affffd"/>
        <w:rPr>
          <w:del w:id="90160" w:author="מנוע עיצוב" w:date="2026-10-11T12:09:26Z"/>
          <w:rtl/>
        </w:rPr>
      </w:pPr>
      <w:del w:id="90159" w:author="מנוע עיצוב" w:date="2026-10-11T12:09:26Z">
        <w:r>
          <w:rPr>
            <w:rtl/>
          </w:rPr>
          <w:delText xml:space="preserve">׹</w:delText>
        </w:r>
      </w:del>
    </w:p>
    <w:p w:rsidR="00DA63EC" w:rsidRPr="003104B2" w:rsidRDefault="00DA63EC" w:rsidP="00DA63EC">
      <w:pPr>
        <w:pStyle w:val="affff1"/>
        <w:ind w:end="0"/>
        <w:rPr>
          <w:rtl/>
        </w:rPr>
        <w:pPrChange w:id="20152" w:author="קלוד" w:date="2026-10-11T09:07:24Z">
          <w:pPr>
            <w:pStyle w:val="affff1"/>
            <w:rPr>
              <w:rtl/>
            </w:rPr>
          </w:pPr>
        </w:pPrChange>
      </w:pPr>
      <w:ins w:id="9889" w:author="מספור קטעי משנה" w:date="2026-10-11T09:35:09Z">
        <w:r>
          <w:rPr>
            <w:rStyle w:val="MisparKeta"/>
          </w:rPr>
          <w:t xml:space="preserve">א. </w:t>
        </w:r>
      </w:ins>
      <w:r w:rsidRPr="003104B2">
        <w:rPr>
          <w:rtl/>
        </w:rPr>
        <w:t>ר' יוסי הגלילי אומר כו'.</w:t>
      </w:r>
    </w:p>
    <w:p w:rsidR="00DA63EC" w:rsidRDefault="00DA63EC" w:rsidP="00DA63EC">
      <w:pPr>
        <w:tabs>
          <w:tab w:val="left" w:pos="0"/>
        </w:tabs>
        <w:rPr>
          <w:rtl/>
        </w:rPr>
      </w:pPr>
      <w:r>
        <w:rPr>
          <w:rtl/>
        </w:rPr>
        <w:t xml:space="preserve">השיב </w:t>
      </w:r>
      <w:r>
        <w:rPr>
          <w:rStyle w:val="2fb"/>
          <w:rtl/>
        </w:rPr>
        <w:t xml:space="preserve">רבי</w:t>
      </w:r>
      <w:r>
        <w:rPr>
          <w:rtl/>
        </w:rPr>
        <w:t xml:space="preserve"> תחת </w:t>
      </w:r>
      <w:r>
        <w:rPr>
          <w:rStyle w:val="2fb"/>
          <w:rtl/>
        </w:rPr>
        <w:t xml:space="preserve">רבי יוסי</w:t>
      </w:r>
      <w:r>
        <w:rPr>
          <w:rtl/>
        </w:rPr>
        <w:t xml:space="preserve"> הגלילי: מה לשוחט בפנים ומעלה בחוץ שהיתה לו שעת הכושר, תאמר בשוחט חוץ ומעלה בחוץ שלא היתה לו שעת הכושר? </w:t>
      </w:r>
    </w:p>
    <w:p w:rsidR="00DA63EC" w:rsidRDefault="00DA63EC" w:rsidP="00DA63EC">
      <w:pPr>
        <w:tabs>
          <w:tab w:val="left" w:pos="0"/>
        </w:tabs>
        <w:rPr>
          <w:rtl/>
        </w:rPr>
      </w:pPr>
      <w:r>
        <w:rPr>
          <w:rtl/>
        </w:rPr>
        <w:t xml:space="preserve">השיב </w:t>
      </w:r>
      <w:r>
        <w:rPr>
          <w:rStyle w:val="2fb"/>
          <w:rtl/>
        </w:rPr>
        <w:t xml:space="preserve">ר"א</w:t>
      </w:r>
      <w:r>
        <w:rPr>
          <w:rtl/>
        </w:rPr>
        <w:t xml:space="preserve"> בר' שמעון תחת </w:t>
      </w:r>
      <w:r>
        <w:rPr>
          <w:rStyle w:val="2fb"/>
          <w:rtl/>
        </w:rPr>
        <w:t xml:space="preserve">ר"י</w:t>
      </w:r>
      <w:r>
        <w:rPr>
          <w:rtl/>
        </w:rPr>
        <w:t xml:space="preserve"> הגלילי: מה לשוחט בפנים ומעלה בחוץ שכן קודש מקבלו, תאמר בשוחט בחוץ שאין קודש מקבלו? </w:t>
      </w:r>
    </w:p>
    <w:p w:rsidR="00DA63EC" w:rsidRDefault="00DA63EC" w:rsidP="00DA63EC">
      <w:pPr>
        <w:tabs>
          <w:tab w:val="left" w:pos="0"/>
        </w:tabs>
        <w:rPr>
          <w:rtl/>
        </w:rPr>
      </w:pPr>
      <w:ins w:id="92073" w:author="מנוע מכני" w:date="2026-10-11T12:04:39Z">
        <w:r>
          <w:rPr>
            <w:rFonts w:hint="cs"/>
            <w:rtl/>
          </w:rPr>
          <w:t xml:space="preserve">ויש</w:t>
        </w:r>
      </w:ins>
      <w:del w:id="92074" w:author="מנוע מכני" w:date="2026-10-11T12:04:39Z">
        <w:r>
          <w:rPr>
            <w:rFonts w:hint="cs"/>
            <w:rtl/>
          </w:rPr>
          <w:delText xml:space="preserve">ו</w:delText>
        </w:r>
        <w:r w:rsidRPr="000B2438">
          <w:rPr>
            <w:rFonts w:hint="cs"/>
            <w:b/>
            <w:bCs/>
            <w:rtl/>
          </w:rPr>
          <w:delText xml:space="preserve">איכא</w:delText>
        </w:r>
      </w:del>
      <w:r w:rsidRPr="000B2438">
        <w:rPr>
          <w:rFonts w:hint="cs"/>
          <w:b/>
          <w:bCs/>
          <w:rtl/>
        </w:rPr>
        <w:t xml:space="preserve"> </w:t>
      </w:r>
      <w:ins w:id="90329" w:author="Claude - סמנטי" w:date="2026-10-11T12:26:16Z">
        <w:r>
          <w:rPr>
            <w:rFonts w:hint="cs"/>
            <w:b/>
            <w:bCs/>
            <w:rtl/>
          </w:rPr>
          <w:t xml:space="preserve">ביניהם</w:t>
        </w:r>
      </w:ins>
      <w:del w:id="90330" w:author="Claude - סמנטי" w:date="2026-10-11T12:26:16Z">
        <w:r w:rsidRPr="000B2438">
          <w:rPr>
            <w:rFonts w:hint="cs"/>
            <w:b/>
            <w:bCs/>
            <w:rtl/>
          </w:rPr>
          <w:delText xml:space="preserve">בנייהו</w:delText>
        </w:r>
      </w:del>
      <w:r>
        <w:rPr>
          <w:rFonts w:hint="cs"/>
          <w:rtl/>
        </w:rPr>
        <w:t xml:space="preserve">: </w:t>
      </w:r>
      <w:r>
        <w:rPr>
          <w:rStyle w:val="2fb"/>
          <w:rFonts w:hint="cs"/>
          <w:rtl/>
        </w:rPr>
        <w:t xml:space="preserve">זעירי</w:t>
      </w:r>
      <w:r>
        <w:rPr>
          <w:rFonts w:hint="cs"/>
          <w:rtl/>
        </w:rPr>
        <w:t xml:space="preserve">: ש</w:t>
      </w:r>
      <w:r>
        <w:rPr>
          <w:rtl/>
        </w:rPr>
        <w:t>חיטת לילה.</w:t>
      </w:r>
    </w:p>
    <w:p>
      <w:pPr>
        <w:pStyle w:val="38"/>
        <w:rPr>
          <w:ins w:id="101049" w:author="מנוע מכני" w:date="2026-10-11T12:04:39Z"/>
        </w:rPr>
      </w:pPr>
      <w:r>
        <w:tab/>
      </w:r>
      <w:r>
        <w:tab/>
      </w:r>
      <w:del w:id="90165" w:author="מנוע מכני" w:date="2026-10-11T12:04:39Z">
        <w:r>
          <w:delText xml:space="preserve">     </w:delText>
        </w:r>
      </w:del>
      <w:r>
        <w:t xml:space="preserve">רבה:</w:t>
      </w:r>
    </w:p>
    <w:p w:rsidR="00DA63EC" w:rsidRDefault="00DA63EC" w:rsidP="00DA63EC">
      <w:pPr>
        <w:tabs>
          <w:tab w:val="left" w:pos="0"/>
        </w:tabs>
        <w:rPr>
          <w:rtl/>
        </w:rPr>
      </w:pPr>
      <w:del w:id="101050" w:author="מנוע מכני" w:date="2026-10-11T12:04:39Z">
        <w:r>
          <w:rPr>
            <w:rtl/>
          </w:rPr>
          <w:delText xml:space="preserve"> </w:delText>
        </w:r>
      </w:del>
      <w:r>
        <w:rPr>
          <w:rtl/>
        </w:rPr>
        <w:t xml:space="preserve">קבלה בכלי חול </w:t>
      </w:r>
    </w:p>
    <w:p w:rsidR="00DA63EC" w:rsidRDefault="00DA63EC" w:rsidP="00DA63EC">
      <w:pPr>
        <w:pStyle w:val="affffd"/>
        <w:rPr>
          <w:del w:id="90162" w:author="מנוע עיצוב" w:date="2026-10-11T12:09:26Z"/>
          <w:rtl/>
        </w:rPr>
      </w:pPr>
      <w:del w:id="90161" w:author="מנוע עיצוב" w:date="2026-10-11T12:09:26Z">
        <w:r>
          <w:rPr>
            <w:rtl/>
          </w:rPr>
          <w:delText xml:space="preserve">׹</w:delText>
        </w:r>
      </w:del>
    </w:p>
    <w:p w:rsidR="00DA63EC" w:rsidRPr="003104B2" w:rsidRDefault="00DA63EC" w:rsidP="00DA63EC">
      <w:pPr>
        <w:pStyle w:val="affff1"/>
        <w:ind w:end="0"/>
        <w:rPr>
          <w:rtl/>
        </w:rPr>
        <w:pPrChange w:id="20153" w:author="קלוד" w:date="2026-10-11T09:07:24Z">
          <w:pPr>
            <w:pStyle w:val="affff1"/>
            <w:rPr>
              <w:rtl/>
            </w:rPr>
          </w:pPr>
        </w:pPrChange>
      </w:pPr>
      <w:ins w:id="9890" w:author="מספור קטעי משנה" w:date="2026-10-11T09:35:09Z">
        <w:r>
          <w:rPr>
            <w:rStyle w:val="MisparKeta"/>
          </w:rPr>
          <w:t xml:space="preserve">ב. </w:t>
        </w:r>
      </w:ins>
      <w:r w:rsidRPr="003104B2">
        <w:rPr>
          <w:rtl/>
        </w:rPr>
        <w:t xml:space="preserve">טמא שאכל בין קודש </w:t>
      </w:r>
      <w:r>
        <w:rPr>
          <w:rFonts w:hint="cs"/>
          <w:rtl/>
        </w:rPr>
        <w:t>בין טהור חייב</w:t>
      </w:r>
      <w:r w:rsidRPr="003104B2">
        <w:rPr>
          <w:rtl/>
        </w:rPr>
        <w:t>.</w:t>
      </w:r>
    </w:p>
    <w:p w:rsidR="00DA63EC" w:rsidRDefault="00DA63EC" w:rsidP="00DA63EC">
      <w:pPr>
        <w:tabs>
          <w:tab w:val="left" w:pos="0"/>
        </w:tabs>
        <w:rPr>
          <w:rtl/>
        </w:rPr>
      </w:pPr>
      <w:ins w:id="97363" w:author="מנוע מכני" w:date="2026-10-11T12:04:39Z">
        <w:r>
          <w:rPr>
            <w:rtl/>
          </w:rPr>
          <w:t xml:space="preserve">יפה</w:t>
        </w:r>
      </w:ins>
      <w:del w:id="97364" w:author="מנוע מכני" w:date="2026-10-11T12:04:39Z">
        <w:r>
          <w:rPr>
            <w:rtl/>
          </w:rPr>
          <w:delText xml:space="preserve">שפיר</w:delText>
        </w:r>
      </w:del>
      <w:r>
        <w:rPr>
          <w:rtl/>
        </w:rPr>
        <w:t xml:space="preserve"> קאמ"</w:t>
      </w:r>
      <w:r>
        <w:rPr>
          <w:rFonts w:hint="cs"/>
          <w:rtl/>
        </w:rPr>
        <w:t xml:space="preserve">ל רבנן </w:t>
      </w:r>
      <w:r>
        <w:rPr>
          <w:rStyle w:val="2fb"/>
          <w:rFonts w:hint="cs"/>
          <w:rtl/>
        </w:rPr>
        <w:t xml:space="preserve">לריה</w:t>
      </w:r>
      <w:r>
        <w:rPr>
          <w:rStyle w:val="2fb"/>
          <w:rtl/>
        </w:rPr>
        <w:t>"</w:t>
      </w:r>
      <w:r>
        <w:rPr>
          <w:rStyle w:val="2fb"/>
          <w:rFonts w:hint="cs"/>
          <w:rtl/>
        </w:rPr>
        <w:t xml:space="preserve">ג</w:t>
      </w:r>
      <w:r>
        <w:rPr>
          <w:rFonts w:hint="cs"/>
          <w:rtl/>
        </w:rPr>
        <w:t xml:space="preserve"> </w:t>
      </w:r>
    </w:p>
    <w:p>
      <w:pPr>
        <w:pStyle w:val="38"/>
        <w:rPr>
          <w:ins w:id="101051" w:author="מנוע מכני" w:date="2026-10-11T12:04:39Z"/>
        </w:rPr>
      </w:pPr>
      <w:del w:id="101727" w:author="מנוע מכני" w:date="2026-10-11T12:04:39Z">
        <w:r w:rsidRPr="00FE1B89">
          <w:delText xml:space="preserve">אמר </w:delText>
        </w:r>
      </w:del>
      <w:r w:rsidRPr="00FE1B89">
        <w:t xml:space="preserve">רבא:</w:t>
      </w:r>
    </w:p>
    <w:p w:rsidR="00DA63EC" w:rsidRPr="00FE1B89" w:rsidRDefault="00DA63EC" w:rsidP="00DA63EC">
      <w:pPr>
        <w:tabs>
          <w:tab w:val="left" w:pos="0"/>
        </w:tabs>
        <w:rPr>
          <w:spacing w:val="-6"/>
          <w:rtl/>
        </w:rPr>
      </w:pPr>
      <w:del w:id="101052" w:author="מנוע מכני" w:date="2026-10-11T12:04:39Z">
        <w:r w:rsidRPr="00FE1B89">
          <w:rPr>
            <w:spacing w:val="-6"/>
            <w:rtl/>
          </w:rPr>
          <w:delText xml:space="preserve"> </w:delText>
        </w:r>
      </w:del>
      <w:r w:rsidRPr="00FE1B89">
        <w:rPr>
          <w:spacing w:val="-6"/>
          <w:rtl/>
        </w:rPr>
        <w:t xml:space="preserve">כל </w:t>
      </w:r>
      <w:ins w:id="92075" w:author="מנוע מכני" w:date="2026-10-11T12:04:39Z">
        <w:r>
          <w:rPr>
            <w:spacing w:val="-6"/>
            <w:rtl/>
          </w:rPr>
          <w:t xml:space="preserve">מקום</w:t>
        </w:r>
      </w:ins>
      <w:del w:id="92076" w:author="מנוע מכני" w:date="2026-10-11T12:04:39Z">
        <w:r w:rsidRPr="00FE1B89">
          <w:rPr>
            <w:spacing w:val="-6"/>
            <w:rtl/>
          </w:rPr>
          <w:delText xml:space="preserve">היכא</w:delText>
        </w:r>
      </w:del>
      <w:r w:rsidRPr="00FE1B89">
        <w:rPr>
          <w:spacing w:val="-6"/>
          <w:rtl/>
        </w:rPr>
        <w:t xml:space="preserve"> דנטמא טומאת הגוף </w:t>
      </w:r>
      <w:r w:rsidRPr="00FE1B89">
        <w:rPr>
          <w:spacing w:val="-6"/>
          <w:rtl/>
        </w:rPr>
        <w:t xml:space="preserve">ואח"כ</w:t>
      </w:r>
      <w:r w:rsidRPr="00FE1B89">
        <w:rPr>
          <w:spacing w:val="-6"/>
          <w:rtl/>
        </w:rPr>
        <w:t xml:space="preserve"> מטמא בשר - </w:t>
      </w:r>
      <w:ins w:id="96449" w:author="מנוע מכני" w:date="2026-10-11T12:04:39Z">
        <w:r>
          <w:rPr>
            <w:b/>
            <w:bCs/>
            <w:spacing w:val="-6"/>
            <w:rtl/>
          </w:rPr>
          <w:t xml:space="preserve">דכו"ע</w:t>
        </w:r>
      </w:ins>
      <w:del w:id="96450" w:author="מנוע מכני" w:date="2026-10-11T12:04:39Z">
        <w:r w:rsidRPr="00FE1B89">
          <w:rPr>
            <w:b/>
            <w:bCs/>
            <w:spacing w:val="-6"/>
            <w:rtl/>
          </w:rPr>
          <w:delText xml:space="preserve">ד</w:delText>
        </w:r>
        <w:r w:rsidRPr="00FE1B89">
          <w:rPr>
            <w:rFonts w:hint="cs"/>
            <w:b/>
            <w:bCs/>
            <w:spacing w:val="-6"/>
            <w:rtl/>
          </w:rPr>
          <w:delText xml:space="preserve">ל</w:delText>
        </w:r>
        <w:r w:rsidRPr="00FE1B89">
          <w:rPr>
            <w:b/>
            <w:bCs/>
            <w:spacing w:val="-6"/>
            <w:rtl/>
          </w:rPr>
          <w:delText xml:space="preserve">כו</w:delText>
        </w:r>
        <w:r w:rsidRPr="00FE1B89">
          <w:rPr>
            <w:spacing w:val="-6"/>
            <w:rtl/>
          </w:rPr>
          <w:delText xml:space="preserve">"ע</w:delText>
        </w:r>
      </w:del>
      <w:r w:rsidRPr="00FE1B89">
        <w:rPr>
          <w:spacing w:val="-6"/>
          <w:rtl/>
        </w:rPr>
        <w:t xml:space="preserve"> דחייב, שטומאת הגוף בכרת, </w:t>
      </w:r>
    </w:p>
    <w:p>
      <w:pPr>
        <w:pStyle w:val="38"/>
        <w:rPr>
          <w:ins w:id="101053" w:author="מנוע מכני" w:date="2026-10-11T12:04:39Z"/>
        </w:rPr>
      </w:pPr>
      <w:ins w:id="92081" w:author="מנוע מכני" w:date="2026-10-11T12:04:39Z">
        <w:r>
          <w:t xml:space="preserve">וחלקו</w:t>
        </w:r>
      </w:ins>
    </w:p>
    <w:p w:rsidR="00DA63EC" w:rsidRDefault="00DA63EC" w:rsidP="00DA63EC">
      <w:pPr>
        <w:tabs>
          <w:tab w:val="left" w:pos="0"/>
        </w:tabs>
        <w:rPr>
          <w:rtl/>
        </w:rPr>
      </w:pPr>
      <w:del w:id="92082" w:author="מנוע מכני" w:date="2026-10-11T12:04:39Z">
        <w:r w:rsidRPr="005374F8">
          <w:rPr>
            <w:rFonts w:hint="cs"/>
            <w:b/>
            <w:bCs/>
            <w:rtl/>
          </w:rPr>
          <w:delText xml:space="preserve">ופ</w:delText>
        </w:r>
        <w:r w:rsidRPr="005374F8">
          <w:rPr>
            <w:b/>
            <w:bCs/>
            <w:rtl/>
          </w:rPr>
          <w:delText xml:space="preserve">ליגי</w:delText>
        </w:r>
      </w:del>
      <w:del w:id="101054" w:author="מנוע מכני" w:date="2026-10-11T12:04:39Z">
        <w:r>
          <w:rPr>
            <w:rtl/>
          </w:rPr>
          <w:delText xml:space="preserve"> </w:delText>
        </w:r>
      </w:del>
      <w:r>
        <w:rPr>
          <w:rtl/>
        </w:rPr>
        <w:t xml:space="preserve">- כשנטמא בשר </w:t>
      </w:r>
      <w:r>
        <w:rPr>
          <w:rtl/>
        </w:rPr>
        <w:t xml:space="preserve">ואח"כ</w:t>
      </w:r>
      <w:r>
        <w:rPr>
          <w:rtl/>
        </w:rPr>
        <w:t xml:space="preserve"> נטמא הגוף, ד</w:t>
      </w:r>
      <w:r>
        <w:rPr>
          <w:rFonts w:hint="cs"/>
          <w:rtl/>
        </w:rPr>
        <w:t>ל</w:t>
      </w:r>
      <w:r>
        <w:rPr>
          <w:rtl/>
        </w:rPr>
        <w:t xml:space="preserve">רבנן: </w:t>
      </w:r>
      <w:ins w:id="92077" w:author="מנוע מכני" w:date="2026-10-11T12:04:39Z">
        <w:r>
          <w:rPr>
            <w:rtl/>
          </w:rPr>
          <w:t xml:space="preserve">אומרים</w:t>
        </w:r>
      </w:ins>
      <w:del w:id="92078" w:author="מנוע מכני" w:date="2026-10-11T12:04:39Z">
        <w:r>
          <w:rPr>
            <w:rtl/>
          </w:rPr>
          <w:delText xml:space="preserve">אמרינן</w:delText>
        </w:r>
      </w:del>
      <w:r>
        <w:rPr>
          <w:rtl/>
        </w:rPr>
        <w:t xml:space="preserve"> מיגו, </w:t>
      </w:r>
      <w:r>
        <w:rPr>
          <w:rStyle w:val="2fb"/>
          <w:rtl/>
        </w:rPr>
        <w:t xml:space="preserve">ו</w:t>
      </w:r>
      <w:r>
        <w:rPr>
          <w:rStyle w:val="2fb"/>
          <w:rFonts w:hint="cs"/>
          <w:rtl/>
        </w:rPr>
        <w:t>לריה</w:t>
      </w:r>
      <w:r>
        <w:rPr>
          <w:rStyle w:val="2fb"/>
          <w:rtl/>
        </w:rPr>
        <w:t>"</w:t>
      </w:r>
      <w:r>
        <w:rPr>
          <w:rStyle w:val="2fb"/>
          <w:rFonts w:hint="cs"/>
          <w:rtl/>
        </w:rPr>
        <w:t>ג</w:t>
      </w:r>
      <w:r>
        <w:rPr>
          <w:rtl/>
        </w:rPr>
        <w:t xml:space="preserve">: </w:t>
      </w:r>
      <w:r>
        <w:rPr>
          <w:rtl/>
        </w:rPr>
        <w:t xml:space="preserve">לא</w:t>
      </w:r>
      <w:r>
        <w:rPr>
          <w:rtl/>
        </w:rPr>
        <w:t xml:space="preserve"> </w:t>
      </w:r>
      <w:ins w:id="92079" w:author="מנוע מכני" w:date="2026-10-11T12:04:39Z">
        <w:r>
          <w:rPr>
            <w:rtl/>
          </w:rPr>
          <w:t xml:space="preserve">אומרים</w:t>
        </w:r>
      </w:ins>
      <w:del w:id="92080" w:author="מנוע מכני" w:date="2026-10-11T12:04:39Z">
        <w:r>
          <w:rPr>
            <w:rtl/>
          </w:rPr>
          <w:delText xml:space="preserve">אמרינן</w:delText>
        </w:r>
      </w:del>
      <w:r>
        <w:rPr>
          <w:rtl/>
        </w:rPr>
        <w:t xml:space="preserve"> מיגו.</w:t>
      </w:r>
    </w:p>
    <w:p w:rsidR="00DA63EC" w:rsidRDefault="00DA63EC" w:rsidP="00DA63EC">
      <w:pPr>
        <w:tabs>
          <w:tab w:val="left" w:pos="0"/>
        </w:tabs>
        <w:rPr>
          <w:rtl/>
        </w:rPr>
      </w:pPr>
      <w:r>
        <w:rPr>
          <w:rStyle w:val="2fb"/>
          <w:rFonts w:hint="cs"/>
          <w:rtl/>
        </w:rPr>
        <w:t xml:space="preserve">ולרבי יוסי</w:t>
      </w:r>
      <w:r>
        <w:rPr>
          <w:rFonts w:hint="cs"/>
          <w:rtl/>
        </w:rPr>
        <w:t xml:space="preserve"> </w:t>
      </w:r>
      <w:r>
        <w:rPr>
          <w:rFonts w:hint="cs"/>
          <w:rtl/>
        </w:rPr>
        <w:t xml:space="preserve">לא</w:t>
      </w:r>
      <w:r>
        <w:rPr>
          <w:rFonts w:hint="cs"/>
          <w:rtl/>
        </w:rPr>
        <w:t xml:space="preserve"> לומדים טומאת הגוף החמורה לחול על טומאת בשר </w:t>
      </w:r>
    </w:p>
    <w:p w:rsidR="00DA63EC" w:rsidRDefault="00DA63EC" w:rsidP="00DA63EC">
      <w:pPr>
        <w:tabs>
          <w:tab w:val="left" w:pos="0"/>
        </w:tabs>
        <w:rPr>
          <w:rtl/>
        </w:rPr>
      </w:pPr>
      <w:r>
        <w:rPr>
          <w:rtl/>
        </w:rPr>
        <w:tab/>
      </w:r>
      <w:r>
        <w:rPr>
          <w:rtl/>
        </w:rPr>
        <w:tab/>
      </w:r>
      <w:r>
        <w:rPr>
          <w:rFonts w:hint="cs"/>
          <w:rtl/>
        </w:rPr>
        <w:t xml:space="preserve">דשמא טומאת בשר יותר חמורה שכן אין לה טהרה במקווה </w:t>
      </w:r>
    </w:p>
    <w:p w:rsidR="00DA63EC" w:rsidRDefault="00DA63EC" w:rsidP="00DA63EC">
      <w:pPr>
        <w:pStyle w:val="affffd"/>
        <w:rPr>
          <w:rtl/>
        </w:rPr>
      </w:pPr>
      <w:r>
        <w:rPr>
          <w:rtl/>
        </w:rPr>
        <w:t>׹</w:t>
      </w:r>
    </w:p>
    <w:p>
      <w:pPr>
        <w:pStyle w:val="MishnaBatzad"/>
        <w:rPr>
          <w:ins w:id="20464" w:author="קלוד" w:date="2026-10-11T09:07:24Z"/>
        </w:rPr>
      </w:pPr>
      <w:ins w:id="20463" w:author="קלוד" w:date="2026-10-11T09:07:24Z">
        <w:r>
          <w:t xml:space="preserve">משנה ג</w:t>
        </w:r>
      </w:ins>
    </w:p>
    <w:p w:rsidR="00DA63EC" w:rsidRPr="000A334C" w:rsidRDefault="00DA63EC" w:rsidP="003B6D22">
      <w:pPr>
        <w:pStyle w:val="afff9"/>
        <w:rPr>
          <w:del w:id="20298" w:author="קלוד" w:date="2026-10-11T09:07:24Z"/>
          <w:rtl/>
        </w:rPr>
      </w:pPr>
      <w:del w:id="20297" w:author="קלוד" w:date="2026-10-11T09:07:24Z">
        <w:r w:rsidRPr="000A334C">
          <w:rPr>
            <w:rtl/>
          </w:rPr>
          <w:delText xml:space="preserve">מתני'.</w:delText>
        </w:r>
      </w:del>
    </w:p>
    <w:p w:rsidR="00DA63EC" w:rsidRPr="000A334C" w:rsidRDefault="00DA63EC" w:rsidP="003B6D22">
      <w:pPr>
        <w:pStyle w:val="afff9"/>
        <w:spacing w:before="120"/>
        <w:rPr>
          <w:rtl/>
        </w:rPr>
        <w:pPrChange w:id="90062" w:author="קלוד" w:date="2026-10-11T12:09:42Z">
          <w:pPr>
            <w:pStyle w:val="afff9"/>
          </w:pPr>
        </w:pPrChange>
      </w:pPr>
      <w:r w:rsidRPr="000A334C">
        <w:rPr>
          <w:rtl/>
        </w:rPr>
        <w:t>חומר בשחיטה מבעלייה ובעלייה מבשחיטה.</w:t>
      </w:r>
    </w:p>
    <w:p w:rsidR="00DA63EC" w:rsidRPr="000A334C" w:rsidRDefault="00DA63EC" w:rsidP="003B6D22">
      <w:pPr>
        <w:pStyle w:val="afff9"/>
        <w:rPr>
          <w:rtl/>
        </w:rPr>
      </w:pPr>
      <w:r w:rsidRPr="000A334C">
        <w:rPr>
          <w:rtl/>
        </w:rPr>
        <w:t>חומר בשחיטה, שהשוחט להדיוט - חייב, והמעלה להדיוט - פטור;</w:t>
      </w:r>
    </w:p>
    <w:p w:rsidR="00DA63EC" w:rsidRPr="000A334C" w:rsidRDefault="00DA63EC" w:rsidP="003B6D22">
      <w:pPr>
        <w:pStyle w:val="afff9"/>
        <w:rPr>
          <w:rtl/>
        </w:rPr>
      </w:pPr>
      <w:r w:rsidRPr="000A334C">
        <w:rPr>
          <w:rtl/>
        </w:rPr>
        <w:t>חומר בעלייה, שנים שאחזו בסכין ושחטו - פטורים, אחזו באבר והעלו - חייבין.</w:t>
      </w:r>
    </w:p>
    <w:p w:rsidR="00DA63EC" w:rsidRPr="000A334C" w:rsidRDefault="00DA63EC" w:rsidP="003B6D22">
      <w:pPr>
        <w:pStyle w:val="afff9"/>
        <w:rPr>
          <w:rtl/>
        </w:rPr>
      </w:pPr>
      <w:r w:rsidRPr="000A334C">
        <w:rPr>
          <w:rtl/>
        </w:rPr>
        <w:lastRenderedPageBreak/>
        <w:t>העלה חזר והעלה וחזר והעלה</w:t>
      </w:r>
      <w:r>
        <w:rPr>
          <w:rFonts w:hint="cs"/>
          <w:rtl/>
        </w:rPr>
        <w:t xml:space="preserve"> ל</w:t>
      </w:r>
      <w:r>
        <w:rPr>
          <w:rStyle w:val="TanaimMishna"/>
          <w:rFonts w:hint="cs"/>
          <w:rtl/>
          <w:rPrChange w:id="102887" w:author="Claude" w:date="2026-10-11T09:07:44Z">
            <w:rPr>
              <w:rFonts w:hint="cs"/>
              <w:rtl/>
            </w:rPr>
          </w:rPrChange>
        </w:rPr>
        <w:t xml:space="preserve">ר</w:t>
      </w:r>
      <w:r>
        <w:rPr>
          <w:rStyle w:val="TanaimMishna"/>
          <w:rtl/>
          <w:rPrChange w:id="102888" w:author="Claude" w:date="2026-10-11T09:07:44Z">
            <w:rPr>
              <w:rtl/>
            </w:rPr>
          </w:rPrChange>
        </w:rPr>
        <w:t xml:space="preserve">"</w:t>
      </w:r>
      <w:r>
        <w:rPr>
          <w:rStyle w:val="TanaimMishna"/>
          <w:rFonts w:hint="cs"/>
          <w:rtl/>
          <w:rPrChange w:id="102889" w:author="Claude" w:date="2026-10-11T09:07:44Z">
            <w:rPr>
              <w:rFonts w:hint="cs"/>
              <w:rtl/>
            </w:rPr>
          </w:rPrChange>
        </w:rPr>
        <w:t xml:space="preserve">ש</w:t>
      </w:r>
      <w:r>
        <w:rPr>
          <w:rStyle w:val="TanaimMishna"/>
          <w:rFonts w:hint="cs"/>
          <w:rtl/>
          <w:rPrChange w:id="102890" w:author="Claude" w:date="2026-10-11T09:07:44Z">
            <w:rPr>
              <w:rFonts w:hint="cs"/>
              <w:rtl/>
            </w:rPr>
          </w:rPrChange>
        </w:rPr>
        <w:t xml:space="preserve">:</w:t>
      </w:r>
      <w:r w:rsidRPr="000A334C">
        <w:rPr>
          <w:rtl/>
        </w:rPr>
        <w:t xml:space="preserve"> - חייב על כל עלייה, </w:t>
      </w:r>
    </w:p>
    <w:p w:rsidR="00DA63EC" w:rsidRPr="000A334C" w:rsidRDefault="00DA63EC" w:rsidP="003B6D22">
      <w:pPr>
        <w:pStyle w:val="afff9"/>
        <w:rPr>
          <w:rtl/>
        </w:rPr>
      </w:pPr>
      <w:r>
        <w:rPr>
          <w:rStyle w:val="TanaimMishna"/>
          <w:rtl/>
          <w:rPrChange w:id="102891" w:author="Claude" w:date="2026-10-11T09:07:44Z">
            <w:rPr>
              <w:rtl/>
            </w:rPr>
          </w:rPrChange>
        </w:rPr>
        <w:t xml:space="preserve">ר' יוסי</w:t>
      </w:r>
      <w:r>
        <w:rPr>
          <w:rtl/>
        </w:rPr>
        <w:t xml:space="preserve"> אומר</w:t>
      </w:r>
      <w:r>
        <w:rPr>
          <w:rStyle w:val="TanaimMishna"/>
          <w:rtl/>
          <w:rPrChange w:id="102892" w:author="Claude" w:date="2026-10-11T09:07:44Z">
            <w:rPr>
              <w:rtl/>
            </w:rPr>
          </w:rPrChange>
        </w:rPr>
        <w:t xml:space="preserve">:</w:t>
      </w:r>
      <w:r>
        <w:rPr>
          <w:rtl/>
        </w:rPr>
        <w:t xml:space="preserve"> אינו חייב אלא אחת.</w:t>
      </w:r>
      <w:r w:rsidRPr="000A334C">
        <w:rPr>
          <w:rFonts w:hint="cs"/>
          <w:rtl/>
        </w:rPr>
        <w:t xml:space="preserve"> </w:t>
      </w:r>
      <w:r w:rsidRPr="000A334C">
        <w:rPr>
          <w:rtl/>
        </w:rPr>
        <w:t>ואינו חייב עד שיעלה לראש המזבח;</w:t>
      </w:r>
    </w:p>
    <w:p w:rsidR="00DA63EC" w:rsidRPr="000A334C" w:rsidRDefault="00DA63EC" w:rsidP="003B6D22">
      <w:pPr>
        <w:pStyle w:val="afff9"/>
        <w:rPr>
          <w:rtl/>
        </w:rPr>
      </w:pPr>
      <w:r>
        <w:rPr>
          <w:rStyle w:val="TanaimMishna"/>
          <w:rtl/>
          <w:rPrChange w:id="102893" w:author="Claude" w:date="2026-10-11T09:07:44Z">
            <w:rPr>
              <w:rtl/>
            </w:rPr>
          </w:rPrChange>
        </w:rPr>
        <w:t xml:space="preserve">ר"ש</w:t>
      </w:r>
      <w:r>
        <w:rPr>
          <w:rtl/>
        </w:rPr>
        <w:t xml:space="preserve"> אומר</w:t>
      </w:r>
      <w:r>
        <w:rPr>
          <w:rStyle w:val="TanaimMishna"/>
          <w:rtl/>
          <w:rPrChange w:id="102894" w:author="Claude" w:date="2026-10-11T09:07:44Z">
            <w:rPr>
              <w:rtl/>
            </w:rPr>
          </w:rPrChange>
        </w:rPr>
        <w:t xml:space="preserve">:</w:t>
      </w:r>
      <w:r>
        <w:rPr>
          <w:rtl/>
        </w:rPr>
        <w:t xml:space="preserve"> אפילו העלה על הסלע או על האבן - חייב.</w:t>
      </w:r>
    </w:p>
    <w:p w:rsidR="00DA63EC" w:rsidRDefault="00DA63EC" w:rsidP="00DA63EC">
      <w:pPr>
        <w:pStyle w:val="affffd"/>
        <w:rPr>
          <w:rtl/>
        </w:rPr>
      </w:pPr>
      <w:r>
        <w:rPr>
          <w:rtl/>
        </w:rPr>
        <w:t>׹</w:t>
      </w:r>
    </w:p>
    <w:p>
      <w:pPr>
        <w:pStyle w:val="afffff8"/>
        <w:rPr>
          <w:ins w:id="90067" w:author="קלוד" w:date="2026-10-11T12:29:36Z"/>
        </w:rPr>
      </w:pPr>
      <w:ins w:id="90068" w:author="קלוד" w:date="2026-10-11T12:29:36Z">
        <w:r>
          <w:rPr>
            <w:color w:val="7B3F00"/>
          </w:rPr>
          <w:t xml:space="preserve">המעלה להדיוט פטור - 'לה'' ו'איש איש'</w:t>
        </w:r>
      </w:ins>
    </w:p>
    <w:p w:rsidR="00DA63EC" w:rsidRDefault="00DA63EC" w:rsidP="00DA63EC">
      <w:pPr>
        <w:tabs>
          <w:tab w:val="left" w:pos="0"/>
        </w:tabs>
        <w:rPr>
          <w:rtl/>
        </w:rPr>
      </w:pPr>
      <w:r>
        <w:rPr>
          <w:rtl/>
        </w:rPr>
        <w:t>המעלה להדיוט דפטור</w:t>
      </w:r>
      <w:r>
        <w:rPr>
          <w:rFonts w:hint="cs"/>
          <w:rtl/>
        </w:rPr>
        <w:t>-</w:t>
      </w:r>
      <w:r>
        <w:rPr>
          <w:rtl/>
        </w:rPr>
        <w:t xml:space="preserve"> דלה', </w:t>
      </w:r>
      <w:r w:rsidRPr="0046594B">
        <w:rPr>
          <w:rStyle w:val="afffff0"/>
          <w:rFonts w:hint="cs"/>
          <w:rtl/>
        </w:rPr>
        <w:t xml:space="preserve">ד'איש איש' </w:t>
      </w:r>
      <w:r>
        <w:rPr>
          <w:rFonts w:hint="cs"/>
          <w:rtl/>
        </w:rPr>
        <w:t xml:space="preserve">דכתיב </w:t>
      </w:r>
      <w:ins w:id="93811" w:author="מנוע מכני" w:date="2026-10-11T12:04:39Z">
        <w:r>
          <w:rPr>
            <w:rFonts w:hint="cs"/>
            <w:rtl/>
          </w:rPr>
          <w:t xml:space="preserve">בו</w:t>
        </w:r>
      </w:ins>
      <w:del w:id="93812" w:author="מנוע מכני" w:date="2026-10-11T12:04:39Z">
        <w:r>
          <w:rPr>
            <w:rFonts w:hint="cs"/>
            <w:rtl/>
          </w:rPr>
          <w:delText xml:space="preserve">ביה</w:delText>
        </w:r>
      </w:del>
      <w:r>
        <w:rPr>
          <w:rFonts w:hint="cs"/>
          <w:rtl/>
        </w:rPr>
        <w:t xml:space="preserve"> </w:t>
      </w:r>
      <w:ins w:id="97365" w:author="מנוע מכני" w:date="2026-10-11T12:04:39Z">
        <w:r>
          <w:rPr>
            <w:rFonts w:hint="cs"/>
            <w:rtl/>
          </w:rPr>
          <w:t xml:space="preserve">צריך</w:t>
        </w:r>
      </w:ins>
      <w:del w:id="97366" w:author="מנוע מכני" w:date="2026-10-11T12:04:39Z">
        <w:r>
          <w:rPr>
            <w:rFonts w:hint="cs"/>
            <w:rtl/>
          </w:rPr>
          <w:delText xml:space="preserve">מיבעי</w:delText>
        </w:r>
      </w:del>
      <w:r>
        <w:rPr>
          <w:rFonts w:hint="cs"/>
          <w:rtl/>
        </w:rPr>
        <w:t xml:space="preserve"> לשמים שהעלו באבר חייבין</w:t>
      </w:r>
    </w:p>
    <w:p w:rsidR="00DA63EC" w:rsidRDefault="00DA63EC" w:rsidP="00DA63EC">
      <w:pPr>
        <w:tabs>
          <w:tab w:val="left" w:pos="0"/>
        </w:tabs>
        <w:rPr>
          <w:rtl/>
        </w:rPr>
      </w:pPr>
      <w:r>
        <w:rPr>
          <w:rFonts w:hint="cs"/>
          <w:rtl/>
        </w:rPr>
        <w:t>ולה' דשחיטה כתיב בה</w:t>
      </w:r>
      <w:r w:rsidRPr="00464129">
        <w:rPr>
          <w:rStyle w:val="afffff0"/>
          <w:rFonts w:hint="cs"/>
          <w:rtl/>
        </w:rPr>
        <w:t xml:space="preserve"> 'איש איש'</w:t>
      </w:r>
      <w:r w:rsidRPr="00464129">
        <w:rPr>
          <w:rStyle w:val="afffff0"/>
          <w:rtl/>
        </w:rPr>
        <w:t>.</w:t>
      </w:r>
      <w:r>
        <w:rPr>
          <w:rFonts w:hint="cs"/>
          <w:rtl/>
        </w:rPr>
        <w:t xml:space="preserve"> </w:t>
      </w:r>
      <w:ins w:id="96105" w:author="מנוע מכני" w:date="2026-10-11T12:04:39Z">
        <w:r>
          <w:rPr>
            <w:rFonts w:hint="cs"/>
            <w:rtl/>
          </w:rPr>
          <w:t xml:space="preserve">ולא צריך</w:t>
        </w:r>
      </w:ins>
      <w:del w:id="96106" w:author="מנוע מכני" w:date="2026-10-11T12:04:39Z">
        <w:r>
          <w:rPr>
            <w:rFonts w:hint="cs"/>
            <w:rtl/>
          </w:rPr>
          <w:delText xml:space="preserve">ולא בעי</w:delText>
        </w:r>
      </w:del>
      <w:r>
        <w:rPr>
          <w:rFonts w:hint="cs"/>
          <w:rtl/>
        </w:rPr>
        <w:t xml:space="preserve"> לאחזו בסכין ושחטו שנים שחייבין מ'ההוא'</w:t>
      </w:r>
    </w:p>
    <w:p w:rsidR="00DA63EC" w:rsidRDefault="00DA63EC" w:rsidP="00DA63EC">
      <w:pPr>
        <w:pStyle w:val="afff3"/>
        <w:framePr w:wrap="around"/>
        <w:rPr>
          <w:rtl/>
        </w:rPr>
      </w:pPr>
      <w:r>
        <w:rPr>
          <w:rFonts w:hint="cs"/>
          <w:rtl/>
        </w:rPr>
        <w:t>קח.</w:t>
      </w:r>
    </w:p>
    <w:p w:rsidR="00DA63EC" w:rsidRDefault="00DA63EC" w:rsidP="00DA63EC">
      <w:pPr>
        <w:tabs>
          <w:tab w:val="left" w:pos="0"/>
        </w:tabs>
        <w:rPr>
          <w:rtl/>
        </w:rPr>
      </w:pPr>
      <w:r>
        <w:rPr>
          <w:rFonts w:hint="cs"/>
          <w:rtl/>
        </w:rPr>
        <w:t>ו</w:t>
      </w:r>
      <w:r>
        <w:rPr>
          <w:rtl/>
        </w:rPr>
        <w:t xml:space="preserve">גבי העלאה </w:t>
      </w:r>
      <w:ins w:id="97367" w:author="מנוע מכני" w:date="2026-10-11T12:04:39Z">
        <w:r>
          <w:rPr>
            <w:rFonts w:hint="cs"/>
            <w:rtl/>
          </w:rPr>
          <w:t xml:space="preserve">צריך</w:t>
        </w:r>
      </w:ins>
      <w:del w:id="97368" w:author="מנוע מכני" w:date="2026-10-11T12:04:39Z">
        <w:r>
          <w:rPr>
            <w:rFonts w:hint="cs"/>
            <w:rtl/>
          </w:rPr>
          <w:delText xml:space="preserve">מיבעי</w:delText>
        </w:r>
      </w:del>
      <w:ins w:id="95273" w:author="מנוע מכני" w:date="2026-10-11T12:04:39Z">
        <w:r>
          <w:rPr>
            <w:rFonts w:hint="cs"/>
            <w:rtl/>
          </w:rPr>
          <w:t xml:space="preserve"> </w:t>
        </w:r>
      </w:ins>
      <w:del w:id="95274" w:author="מנוע מכני" w:date="2026-10-11T12:04:39Z">
        <w:r>
          <w:rPr>
            <w:rFonts w:hint="cs"/>
            <w:rtl/>
          </w:rPr>
          <w:delText xml:space="preserve"> </w:delText>
        </w:r>
        <w:r>
          <w:rPr>
            <w:rtl/>
          </w:rPr>
          <w:delText xml:space="preserve"> </w:delText>
        </w:r>
      </w:del>
      <w:ins w:id="96777" w:author="מנוע מכני" w:date="2026-10-11T12:04:39Z">
        <w:r>
          <w:rPr>
            <w:rtl/>
          </w:rPr>
          <w:t xml:space="preserve">למעט</w:t>
        </w:r>
      </w:ins>
      <w:del w:id="96778" w:author="מנוע מכני" w:date="2026-10-11T12:04:39Z">
        <w:r>
          <w:rPr>
            <w:rtl/>
          </w:rPr>
          <w:delText xml:space="preserve">למעוטי</w:delText>
        </w:r>
      </w:del>
      <w:r>
        <w:rPr>
          <w:rtl/>
        </w:rPr>
        <w:t xml:space="preserve"> שוגג, אנוס ומוטעה.</w:t>
      </w:r>
    </w:p>
    <w:p w:rsidR="00DA63EC" w:rsidRDefault="00DA63EC" w:rsidP="00DA63EC">
      <w:pPr>
        <w:tabs>
          <w:tab w:val="left" w:pos="0"/>
        </w:tabs>
        <w:rPr>
          <w:rtl/>
        </w:rPr>
      </w:pPr>
      <w:ins w:id="93813" w:author="מנוע מכני" w:date="2026-10-11T12:04:39Z">
        <w:r>
          <w:rPr>
            <w:rFonts w:hint="cs"/>
            <w:rtl/>
          </w:rPr>
          <w:t xml:space="preserve">ושני</w:t>
        </w:r>
      </w:ins>
      <w:del w:id="93814" w:author="מנוע מכני" w:date="2026-10-11T12:04:39Z">
        <w:r>
          <w:rPr>
            <w:rFonts w:hint="cs"/>
            <w:rtl/>
          </w:rPr>
          <w:delText xml:space="preserve">ותרי</w:delText>
        </w:r>
      </w:del>
      <w:r w:rsidRPr="00464129">
        <w:rPr>
          <w:rStyle w:val="afffff0"/>
          <w:rFonts w:hint="cs"/>
          <w:rtl/>
        </w:rPr>
        <w:t xml:space="preserve"> '</w:t>
      </w:r>
      <w:r w:rsidRPr="00464129">
        <w:rPr>
          <w:rStyle w:val="afffff0"/>
          <w:rtl/>
        </w:rPr>
        <w:t>ה</w:t>
      </w:r>
      <w:r w:rsidRPr="00464129">
        <w:rPr>
          <w:rStyle w:val="afffff0"/>
          <w:rFonts w:hint="cs"/>
          <w:rtl/>
        </w:rPr>
        <w:t>ה</w:t>
      </w:r>
      <w:r w:rsidRPr="00464129">
        <w:rPr>
          <w:rStyle w:val="afffff0"/>
          <w:rtl/>
        </w:rPr>
        <w:t>וא</w:t>
      </w:r>
      <w:r w:rsidRPr="00464129">
        <w:rPr>
          <w:rStyle w:val="afffff0"/>
          <w:rFonts w:hint="cs"/>
          <w:rtl/>
        </w:rPr>
        <w:t>'</w:t>
      </w:r>
      <w:r w:rsidRPr="00464129">
        <w:rPr>
          <w:rStyle w:val="afffff0"/>
          <w:rtl/>
        </w:rPr>
        <w:t xml:space="preserve"> </w:t>
      </w:r>
      <w:r>
        <w:rPr>
          <w:rtl/>
        </w:rPr>
        <w:t>כתיבי.</w:t>
      </w:r>
    </w:p>
    <w:p w:rsidR="00DA63EC" w:rsidRDefault="00DA63EC" w:rsidP="00DA63EC">
      <w:pPr>
        <w:tabs>
          <w:tab w:val="left" w:pos="0"/>
        </w:tabs>
        <w:rPr>
          <w:rtl/>
        </w:rPr>
      </w:pPr>
      <w:del w:id="90166" w:author="מנוע מכני" w:date="2026-10-11T12:04:39Z">
        <w:r>
          <w:rPr>
            <w:rtl/>
          </w:rPr>
          <w:delText xml:space="preserve"> </w:delText>
        </w:r>
      </w:del>
      <w:r>
        <w:rPr>
          <w:rtl/>
        </w:rPr>
        <w:t xml:space="preserve">'לה' </w:t>
      </w:r>
      <w:r>
        <w:rPr>
          <w:rFonts w:hint="cs"/>
          <w:rtl/>
        </w:rPr>
        <w:t>-</w:t>
      </w:r>
      <w:r>
        <w:rPr>
          <w:rtl/>
        </w:rPr>
        <w:t>להוציא שעיר המשתלח.</w:t>
      </w:r>
    </w:p>
    <w:p w:rsidR="00DA63EC" w:rsidRDefault="00DA63EC" w:rsidP="00DA63EC">
      <w:pPr>
        <w:tabs>
          <w:tab w:val="left" w:pos="0"/>
        </w:tabs>
        <w:rPr>
          <w:rtl/>
        </w:rPr>
      </w:pPr>
    </w:p>
    <w:p w:rsidR="00DA63EC" w:rsidRDefault="00DA63EC" w:rsidP="00DA63EC">
      <w:pPr>
        <w:pStyle w:val="affff1"/>
        <w:ind w:end="0"/>
        <w:rPr>
          <w:rtl/>
        </w:rPr>
        <w:pPrChange w:id="20154" w:author="קלוד" w:date="2026-10-11T09:07:24Z">
          <w:pPr>
            <w:pStyle w:val="affff1"/>
            <w:rPr>
              <w:rtl/>
            </w:rPr>
          </w:pPr>
        </w:pPrChange>
      </w:pPr>
      <w:ins w:id="9891" w:author="מספור קטעי משנה" w:date="2026-10-11T09:35:09Z">
        <w:r>
          <w:rPr>
            <w:rStyle w:val="MisparKeta"/>
          </w:rPr>
          <w:t xml:space="preserve">ג. </w:t>
        </w:r>
      </w:ins>
      <w:r>
        <w:rPr>
          <w:rtl/>
        </w:rPr>
        <w:t>חומר בהעלאה כו'.</w:t>
      </w:r>
    </w:p>
    <w:p>
      <w:pPr>
        <w:pStyle w:val="38"/>
        <w:rPr>
          <w:ins w:id="101055" w:author="מנוע מכני" w:date="2026-10-11T12:04:39Z"/>
        </w:rPr>
      </w:pPr>
      <w:r w:rsidRPr="00891B40">
        <w:t>ת"ר</w:t>
      </w:r>
      <w:r>
        <w:t>:</w:t>
      </w:r>
    </w:p>
    <w:p w:rsidR="00DA63EC" w:rsidRDefault="00DA63EC" w:rsidP="00DA63EC">
      <w:pPr>
        <w:tabs>
          <w:tab w:val="left" w:pos="0"/>
        </w:tabs>
        <w:rPr>
          <w:rtl/>
        </w:rPr>
      </w:pPr>
      <w:del w:id="101056" w:author="מנוע מכני" w:date="2026-10-11T12:04:39Z">
        <w:r w:rsidRPr="00464129">
          <w:rPr>
            <w:rStyle w:val="afffff0"/>
            <w:rtl/>
          </w:rPr>
          <w:delText xml:space="preserve"> </w:delText>
        </w:r>
      </w:del>
      <w:r w:rsidRPr="00464129">
        <w:rPr>
          <w:rStyle w:val="afffff0"/>
          <w:rFonts w:hint="cs"/>
          <w:rtl/>
        </w:rPr>
        <w:t>'</w:t>
      </w:r>
      <w:ins w:id="91247" w:author="Claude - סמנטי" w:date="2026-10-11T12:26:16Z">
        <w:r>
          <w:rPr>
            <w:rStyle w:val="afffff0"/>
            <w:rtl/>
          </w:rPr>
          <w:t xml:space="preserve">אִישׁ אִישׁ</w:t>
        </w:r>
      </w:ins>
      <w:del w:id="91248" w:author="Claude - סמנטי" w:date="2026-10-11T12:26:16Z">
        <w:r w:rsidRPr="00464129">
          <w:rPr>
            <w:rStyle w:val="afffff0"/>
            <w:rtl/>
          </w:rPr>
          <w:delText xml:space="preserve">איש איש</w:delText>
        </w:r>
      </w:del>
      <w:r w:rsidRPr="00464129">
        <w:rPr>
          <w:rStyle w:val="afffff0"/>
          <w:rFonts w:hint="cs"/>
          <w:rtl/>
        </w:rPr>
        <w:t>'</w:t>
      </w:r>
      <w:r w:rsidRPr="00464129">
        <w:rPr>
          <w:rStyle w:val="afffff0"/>
          <w:rtl/>
        </w:rPr>
        <w:t xml:space="preserve"> </w:t>
      </w:r>
      <w:r>
        <w:rPr>
          <w:rtl/>
        </w:rPr>
        <w:t xml:space="preserve">- לרבות שנים שאחזו באבר והעלו שחייבין, שיכול והלא דין הוא: ומה השוחט להדיוט שחייב - שנים שאחזו בסכין ושחטו פטורין, המעלה להדיוט שפטור – </w:t>
      </w:r>
      <w:r>
        <w:rPr>
          <w:rFonts w:hint="cs"/>
          <w:rtl/>
        </w:rPr>
        <w:t>כ</w:t>
      </w:r>
      <w:r>
        <w:rPr>
          <w:rtl/>
        </w:rPr>
        <w:t>"</w:t>
      </w:r>
      <w:r>
        <w:rPr>
          <w:rFonts w:hint="cs"/>
          <w:rtl/>
        </w:rPr>
        <w:t>ש</w:t>
      </w:r>
      <w:r>
        <w:rPr>
          <w:rtl/>
        </w:rPr>
        <w:t xml:space="preserve"> ששנים שאחזו פטורין</w:t>
      </w:r>
      <w:r>
        <w:rPr>
          <w:rFonts w:hint="cs"/>
          <w:rtl/>
        </w:rPr>
        <w:t xml:space="preserve"> </w:t>
      </w:r>
      <w:r>
        <w:rPr>
          <w:rStyle w:val="2fb"/>
          <w:rFonts w:hint="cs"/>
          <w:rtl/>
        </w:rPr>
        <w:t xml:space="preserve">לר</w:t>
      </w:r>
      <w:r>
        <w:rPr>
          <w:rStyle w:val="2fb"/>
          <w:rtl/>
        </w:rPr>
        <w:t>"</w:t>
      </w:r>
      <w:r>
        <w:rPr>
          <w:rStyle w:val="2fb"/>
          <w:rFonts w:hint="cs"/>
          <w:rtl/>
        </w:rPr>
        <w:t xml:space="preserve">ש</w:t>
      </w:r>
      <w:r>
        <w:rPr>
          <w:rFonts w:hint="cs"/>
          <w:rtl/>
        </w:rPr>
        <w:t xml:space="preserve">:</w:t>
      </w:r>
      <w:r>
        <w:rPr>
          <w:rtl/>
        </w:rPr>
        <w:t xml:space="preserve"> </w:t>
      </w:r>
      <w:r>
        <w:rPr>
          <w:rtl/>
        </w:rPr>
        <w:t xml:space="preserve">ת"ל</w:t>
      </w:r>
      <w:r>
        <w:rPr>
          <w:rtl/>
        </w:rPr>
        <w:t xml:space="preserve">: איש איש, </w:t>
      </w:r>
    </w:p>
    <w:p>
      <w:pPr>
        <w:pStyle w:val="38"/>
        <w:rPr>
          <w:ins w:id="101057" w:author="מנוע מכני" w:date="2026-10-11T12:04:39Z"/>
        </w:rPr>
      </w:pPr>
      <w:r>
        <w:t xml:space="preserve">רבי יוסי</w:t>
      </w:r>
      <w:del w:id="101728" w:author="מנוע מכני" w:date="2026-10-11T12:04:39Z">
        <w:r>
          <w:delText xml:space="preserve"> אומר</w:delText>
        </w:r>
      </w:del>
      <w:r>
        <w:t xml:space="preserve">:</w:t>
      </w:r>
    </w:p>
    <w:p w:rsidR="00DA63EC" w:rsidRDefault="00DA63EC" w:rsidP="00DA63EC">
      <w:pPr>
        <w:tabs>
          <w:tab w:val="left" w:pos="0"/>
        </w:tabs>
        <w:rPr>
          <w:rtl/>
        </w:rPr>
      </w:pPr>
      <w:del w:id="101058"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ההוא</w:t>
      </w:r>
      <w:r w:rsidRPr="00464129">
        <w:rPr>
          <w:rStyle w:val="afffff0"/>
          <w:rFonts w:hint="cs"/>
          <w:rtl/>
        </w:rPr>
        <w:t>'</w:t>
      </w:r>
      <w:r w:rsidRPr="00464129">
        <w:rPr>
          <w:rStyle w:val="afffff0"/>
          <w:rtl/>
        </w:rPr>
        <w:t xml:space="preserve"> </w:t>
      </w:r>
      <w:r>
        <w:rPr>
          <w:rtl/>
        </w:rPr>
        <w:t xml:space="preserve">- אחד ולא שנים</w:t>
      </w:r>
      <w:ins w:id="95275" w:author="מנוע מכני" w:date="2026-10-11T12:04:39Z">
        <w:r>
          <w:rPr>
            <w:rtl/>
          </w:rPr>
          <w:t xml:space="preserve">,</w:t>
        </w:r>
      </w:ins>
      <w:del w:id="95276" w:author="מנוע מכני" w:date="2026-10-11T12:04:39Z">
        <w:r>
          <w:rPr>
            <w:rtl/>
          </w:rPr>
          <w:delText xml:space="preserve">;</w:delText>
        </w:r>
      </w:del>
    </w:p>
    <w:p w:rsidR="00DA63EC" w:rsidRDefault="00DA63EC" w:rsidP="00DA63EC">
      <w:pPr>
        <w:tabs>
          <w:tab w:val="left" w:pos="0"/>
        </w:tabs>
        <w:rPr>
          <w:rtl/>
        </w:rPr>
      </w:pPr>
      <w:r>
        <w:rPr>
          <w:rFonts w:hint="cs"/>
          <w:rtl/>
        </w:rPr>
        <w:t>ו'</w:t>
      </w:r>
      <w:ins w:id="91249" w:author="Claude - סמנטי" w:date="2026-10-11T12:26:16Z">
        <w:r>
          <w:rPr>
            <w:rStyle w:val="afffff0"/>
            <w:rtl/>
          </w:rPr>
          <w:t xml:space="preserve">אִישׁ אִישׁ</w:t>
        </w:r>
      </w:ins>
      <w:del w:id="91250" w:author="Claude - סמנטי" w:date="2026-10-11T12:26:16Z">
        <w:r>
          <w:rPr>
            <w:rtl/>
          </w:rPr>
          <w:delText xml:space="preserve">איש איש</w:delText>
        </w:r>
      </w:del>
      <w:r>
        <w:rPr>
          <w:rFonts w:hint="cs"/>
          <w:rtl/>
        </w:rPr>
        <w:t>'</w:t>
      </w:r>
      <w:r>
        <w:rPr>
          <w:rtl/>
        </w:rPr>
        <w:t xml:space="preserve"> דברה תורה כלשון בני אדם.</w:t>
      </w:r>
    </w:p>
    <w:p w:rsidR="00DA63EC" w:rsidRDefault="00DA63EC" w:rsidP="00DA63EC">
      <w:pPr>
        <w:tabs>
          <w:tab w:val="left" w:pos="0"/>
        </w:tabs>
        <w:rPr>
          <w:rtl/>
        </w:rPr>
      </w:pPr>
      <w:r>
        <w:rPr>
          <w:rStyle w:val="2fb"/>
          <w:rtl/>
        </w:rPr>
        <w:t>ו</w:t>
      </w:r>
      <w:r>
        <w:rPr>
          <w:rStyle w:val="2fb"/>
          <w:rFonts w:hint="cs"/>
          <w:rtl/>
        </w:rPr>
        <w:t>ל</w:t>
      </w:r>
      <w:r>
        <w:rPr>
          <w:rStyle w:val="2fb"/>
          <w:rtl/>
        </w:rPr>
        <w:t xml:space="preserve">ר"ש</w:t>
      </w:r>
      <w:r>
        <w:rPr>
          <w:rtl/>
        </w:rPr>
        <w:t xml:space="preserve"> ההוא </w:t>
      </w:r>
      <w:ins w:id="97369" w:author="מנוע מכני" w:date="2026-10-11T12:04:39Z">
        <w:r>
          <w:rPr>
            <w:rtl/>
          </w:rPr>
          <w:t xml:space="preserve">צריך</w:t>
        </w:r>
      </w:ins>
      <w:del w:id="97370" w:author="מנוע מכני" w:date="2026-10-11T12:04:39Z">
        <w:r>
          <w:rPr>
            <w:rtl/>
          </w:rPr>
          <w:delText xml:space="preserve">מיבעי</w:delText>
        </w:r>
      </w:del>
      <w:r>
        <w:rPr>
          <w:rtl/>
        </w:rPr>
        <w:t xml:space="preserve"> </w:t>
      </w:r>
      <w:ins w:id="93815" w:author="מנוע מכני" w:date="2026-10-11T12:04:39Z">
        <w:r>
          <w:rPr>
            <w:rtl/>
          </w:rPr>
          <w:t xml:space="preserve">לו</w:t>
        </w:r>
      </w:ins>
      <w:del w:id="93816" w:author="מנוע מכני" w:date="2026-10-11T12:04:39Z">
        <w:r>
          <w:rPr>
            <w:rtl/>
          </w:rPr>
          <w:delText xml:space="preserve">ליה</w:delText>
        </w:r>
      </w:del>
      <w:r>
        <w:rPr>
          <w:rtl/>
        </w:rPr>
        <w:t xml:space="preserve"> </w:t>
      </w:r>
      <w:ins w:id="96779" w:author="מנוע מכני" w:date="2026-10-11T12:04:39Z">
        <w:r>
          <w:rPr>
            <w:rtl/>
          </w:rPr>
          <w:t xml:space="preserve">למעט</w:t>
        </w:r>
      </w:ins>
      <w:del w:id="96780" w:author="מנוע מכני" w:date="2026-10-11T12:04:39Z">
        <w:r>
          <w:rPr>
            <w:rtl/>
          </w:rPr>
          <w:delText xml:space="preserve">למעוטי</w:delText>
        </w:r>
      </w:del>
      <w:r>
        <w:rPr>
          <w:rtl/>
        </w:rPr>
        <w:t xml:space="preserve"> שוגג, אנוס, מוטעה.</w:t>
      </w:r>
    </w:p>
    <w:p>
      <w:pPr>
        <w:pStyle w:val="38"/>
        <w:rPr>
          <w:ins w:id="101059" w:author="מנוע מכני" w:date="2026-10-11T12:04:39Z"/>
        </w:rPr>
      </w:pPr>
      <w:r>
        <w:t xml:space="preserve">ורבי יוסי?</w:t>
      </w:r>
    </w:p>
    <w:p w:rsidR="00DA63EC" w:rsidRDefault="00DA63EC" w:rsidP="00DA63EC">
      <w:pPr>
        <w:tabs>
          <w:tab w:val="left" w:pos="0"/>
        </w:tabs>
        <w:rPr>
          <w:rtl/>
        </w:rPr>
      </w:pPr>
      <w:del w:id="101060" w:author="מנוע מכני" w:date="2026-10-11T12:04:39Z">
        <w:r>
          <w:rPr>
            <w:rtl/>
          </w:rPr>
          <w:delText xml:space="preserve"> </w:delText>
        </w:r>
      </w:del>
      <w:r>
        <w:rPr>
          <w:rtl/>
        </w:rPr>
        <w:t xml:space="preserve">מהוא - </w:t>
      </w:r>
      <w:r w:rsidRPr="00BE4172">
        <w:rPr>
          <w:b/>
          <w:bCs/>
          <w:rtl/>
        </w:rPr>
        <w:t>ה</w:t>
      </w:r>
      <w:r>
        <w:rPr>
          <w:rtl/>
        </w:rPr>
        <w:t>הוא.</w:t>
      </w:r>
    </w:p>
    <w:p>
      <w:pPr>
        <w:pStyle w:val="38"/>
        <w:rPr>
          <w:ins w:id="101061" w:author="מנוע מכני" w:date="2026-10-11T12:04:39Z"/>
        </w:rPr>
      </w:pPr>
      <w:r>
        <w:t xml:space="preserve">ור"ש?</w:t>
      </w:r>
    </w:p>
    <w:p w:rsidR="00DA63EC" w:rsidRDefault="00DA63EC" w:rsidP="00DA63EC">
      <w:pPr>
        <w:tabs>
          <w:tab w:val="left" w:pos="0"/>
        </w:tabs>
        <w:rPr>
          <w:rtl/>
        </w:rPr>
      </w:pPr>
      <w:del w:id="101062" w:author="מנוע מכני" w:date="2026-10-11T12:04:39Z">
        <w:r>
          <w:rPr>
            <w:rtl/>
          </w:rPr>
          <w:delText xml:space="preserve"> </w:delText>
        </w:r>
      </w:del>
      <w:r>
        <w:rPr>
          <w:rtl/>
        </w:rPr>
        <w:t xml:space="preserve">הוא </w:t>
      </w:r>
      <w:r w:rsidRPr="00BE4172">
        <w:rPr>
          <w:b/>
          <w:bCs/>
          <w:rtl/>
        </w:rPr>
        <w:t>ה</w:t>
      </w:r>
      <w:r>
        <w:rPr>
          <w:rtl/>
        </w:rPr>
        <w:t xml:space="preserve">הוא </w:t>
      </w:r>
      <w:r>
        <w:rPr>
          <w:rtl/>
        </w:rPr>
        <w:t xml:space="preserve">לא</w:t>
      </w:r>
      <w:r>
        <w:rPr>
          <w:rtl/>
        </w:rPr>
        <w:t xml:space="preserve"> דריש.</w:t>
      </w:r>
    </w:p>
    <w:p w:rsidR="00DA63EC" w:rsidRDefault="00DA63EC" w:rsidP="00DA63EC">
      <w:pPr>
        <w:tabs>
          <w:tab w:val="left" w:pos="0"/>
        </w:tabs>
        <w:rPr>
          <w:rtl/>
        </w:rPr>
      </w:pPr>
      <w:r>
        <w:rPr>
          <w:rStyle w:val="2fb"/>
          <w:rtl/>
        </w:rPr>
        <w:t xml:space="preserve">ורבי יוסי</w:t>
      </w:r>
      <w:r>
        <w:rPr>
          <w:rtl/>
        </w:rPr>
        <w:t xml:space="preserve">, מדהאי איש איש דברה תורה כלשון בני אדם, ההוא איש איש </w:t>
      </w:r>
      <w:ins w:id="92083" w:author="מנוע מכני" w:date="2026-10-11T12:04:39Z">
        <w:r>
          <w:rPr>
            <w:rtl/>
          </w:rPr>
          <w:t xml:space="preserve">גם</w:t>
        </w:r>
      </w:ins>
      <w:del w:id="92084" w:author="מנוע מכני" w:date="2026-10-11T12:04:39Z">
        <w:r>
          <w:rPr>
            <w:rtl/>
          </w:rPr>
          <w:delText xml:space="preserve">נמי</w:delText>
        </w:r>
      </w:del>
      <w:r>
        <w:rPr>
          <w:rtl/>
        </w:rPr>
        <w:t xml:space="preserve"> דברה תורה כלשון בני אדם, </w:t>
      </w:r>
    </w:p>
    <w:p w:rsidR="00DA63EC" w:rsidRDefault="00DA63EC" w:rsidP="00DA63EC">
      <w:pPr>
        <w:tabs>
          <w:tab w:val="left" w:pos="0"/>
        </w:tabs>
        <w:rPr>
          <w:rtl/>
        </w:rPr>
      </w:pPr>
      <w:r>
        <w:rPr>
          <w:rtl/>
        </w:rPr>
        <w:t>והשוחט להדיוט דחייב? נפקא מ</w:t>
      </w:r>
      <w:r>
        <w:rPr>
          <w:rFonts w:hint="cs"/>
          <w:rtl/>
        </w:rPr>
        <w:t>'</w:t>
      </w:r>
      <w:ins w:id="91251" w:author="Claude - סמנטי" w:date="2026-10-11T12:26:16Z">
        <w:r>
          <w:rPr>
            <w:rStyle w:val="afffff0"/>
            <w:rtl/>
          </w:rPr>
          <w:t xml:space="preserve">דָּם יֵחָשֵׁב לָאִישׁ הַהוּא דָּם שָׁפָךְ</w:t>
        </w:r>
      </w:ins>
      <w:del w:id="91252" w:author="Claude - סמנטי" w:date="2026-10-11T12:26:16Z">
        <w:r>
          <w:rPr>
            <w:rtl/>
          </w:rPr>
          <w:delText xml:space="preserve">דם יחשב לאיש ההוא דם שפך</w:delText>
        </w:r>
      </w:del>
      <w:r>
        <w:rPr>
          <w:rFonts w:hint="cs"/>
          <w:rtl/>
        </w:rPr>
        <w:t>'-</w:t>
      </w:r>
      <w:r>
        <w:rPr>
          <w:rtl/>
        </w:rPr>
        <w:t xml:space="preserve"> </w:t>
      </w:r>
      <w:ins w:id="90493" w:author="מנוע מכני" w:date="2026-10-11T12:04:39Z">
        <w:r>
          <w:rPr>
            <w:rtl/>
          </w:rPr>
          <w:t xml:space="preserve">ואפי'</w:t>
        </w:r>
      </w:ins>
      <w:del w:id="90494" w:author="מנוע מכני" w:date="2026-10-11T12:04:39Z">
        <w:r>
          <w:rPr>
            <w:rtl/>
          </w:rPr>
          <w:delText xml:space="preserve">ואפילו</w:delText>
        </w:r>
      </w:del>
      <w:r>
        <w:rPr>
          <w:rtl/>
        </w:rPr>
        <w:t xml:space="preserve"> השוחט לאיש.</w:t>
      </w:r>
    </w:p>
    <w:p w:rsidR="00DA63EC" w:rsidRDefault="00DA63EC" w:rsidP="00DA63EC">
      <w:pPr>
        <w:pStyle w:val="affffd"/>
        <w:rPr>
          <w:del w:id="90164" w:author="מנוע עיצוב" w:date="2026-10-11T12:09:26Z"/>
          <w:rtl/>
        </w:rPr>
      </w:pPr>
      <w:del w:id="90163" w:author="מנוע עיצוב" w:date="2026-10-11T12:09:26Z">
        <w:r>
          <w:rPr>
            <w:rtl/>
          </w:rPr>
          <w:delText xml:space="preserve">׹</w:delText>
        </w:r>
      </w:del>
    </w:p>
    <w:p w:rsidR="00DA63EC" w:rsidRDefault="00DA63EC" w:rsidP="00DA63EC">
      <w:pPr>
        <w:pStyle w:val="affff1"/>
        <w:ind w:end="0"/>
        <w:rPr>
          <w:rtl/>
        </w:rPr>
        <w:pPrChange w:id="20155" w:author="קלוד" w:date="2026-10-11T09:07:24Z">
          <w:pPr>
            <w:pStyle w:val="affff1"/>
            <w:rPr>
              <w:rtl/>
            </w:rPr>
          </w:pPr>
        </w:pPrChange>
      </w:pPr>
      <w:ins w:id="9892" w:author="מספור קטעי משנה" w:date="2026-10-11T09:35:09Z">
        <w:r>
          <w:rPr>
            <w:rStyle w:val="MisparKeta"/>
          </w:rPr>
          <w:t xml:space="preserve">ג. </w:t>
        </w:r>
      </w:ins>
      <w:r>
        <w:rPr>
          <w:rtl/>
        </w:rPr>
        <w:t>העלה וחזר והעלה כו'.</w:t>
      </w:r>
    </w:p>
    <w:p>
      <w:pPr>
        <w:pStyle w:val="38"/>
        <w:rPr>
          <w:ins w:id="101064" w:author="מנוע מכני" w:date="2026-10-11T12:04:39Z"/>
        </w:rPr>
      </w:pPr>
      <w:del w:id="101063" w:author="מנוע מכני" w:date="2026-10-11T12:04:39Z">
        <w:r w:rsidRPr="00FD18FF">
          <w:delText xml:space="preserve">•</w:delText>
        </w:r>
      </w:del>
      <w:r w:rsidRPr="00FD18FF">
        <w:t xml:space="preserve"> </w:t>
      </w:r>
      <w:r>
        <w:t>א</w:t>
      </w:r>
      <w:r>
        <w:t xml:space="preserve">ר"ל:</w:t>
      </w:r>
    </w:p>
    <w:p w:rsidR="00DA63EC" w:rsidRDefault="00DA63EC" w:rsidP="00DA63EC">
      <w:pPr>
        <w:tabs>
          <w:tab w:val="left" w:pos="0"/>
        </w:tabs>
        <w:rPr>
          <w:rtl/>
        </w:rPr>
      </w:pPr>
      <w:del w:id="101065" w:author="מנוע מכני" w:date="2026-10-11T12:04:39Z">
        <w:r>
          <w:rPr>
            <w:rtl/>
          </w:rPr>
          <w:delText xml:space="preserve"> </w:delText>
        </w:r>
      </w:del>
      <w:r>
        <w:rPr>
          <w:rtl/>
        </w:rPr>
        <w:t xml:space="preserve">מחלוקת בד' וה' אברים, דמר סבר:</w:t>
      </w:r>
      <w:r w:rsidRPr="00464129">
        <w:rPr>
          <w:rStyle w:val="afffff0"/>
          <w:rtl/>
        </w:rPr>
        <w:t xml:space="preserve"> </w:t>
      </w:r>
      <w:r w:rsidRPr="00464129">
        <w:rPr>
          <w:rStyle w:val="afffff0"/>
          <w:rFonts w:hint="cs"/>
          <w:rtl/>
        </w:rPr>
        <w:t>'</w:t>
      </w:r>
      <w:ins w:id="91253" w:author="Claude - סמנטי" w:date="2026-10-11T12:26:16Z">
        <w:r>
          <w:rPr>
            <w:rStyle w:val="afffff0"/>
            <w:rtl/>
          </w:rPr>
          <w:t xml:space="preserve">לַעֲשׂוֹת אוֹתוֹ</w:t>
        </w:r>
      </w:ins>
      <w:del w:id="91254" w:author="Claude - סמנטי" w:date="2026-10-11T12:26:16Z">
        <w:r w:rsidRPr="00464129">
          <w:rPr>
            <w:rStyle w:val="afffff0"/>
            <w:rtl/>
          </w:rPr>
          <w:delText xml:space="preserve">לעשות אותו</w:delText>
        </w:r>
      </w:del>
      <w:r w:rsidRPr="00464129">
        <w:rPr>
          <w:rStyle w:val="afffff0"/>
          <w:rFonts w:hint="cs"/>
          <w:rtl/>
        </w:rPr>
        <w:t>'</w:t>
      </w:r>
      <w:r w:rsidRPr="00464129">
        <w:rPr>
          <w:rStyle w:val="afffff0"/>
          <w:rtl/>
        </w:rPr>
        <w:t xml:space="preserve"> </w:t>
      </w:r>
      <w:r>
        <w:rPr>
          <w:rtl/>
        </w:rPr>
        <w:t>- על השלם הוא חייב ואינו חייב על החסר, א</w:t>
      </w:r>
      <w:r>
        <w:rPr>
          <w:rFonts w:hint="cs"/>
          <w:rtl/>
        </w:rPr>
        <w:t>'</w:t>
      </w:r>
      <w:r>
        <w:rPr>
          <w:rtl/>
        </w:rPr>
        <w:t>כל בהמה</w:t>
      </w:r>
      <w:r>
        <w:rPr>
          <w:rFonts w:hint="cs"/>
          <w:rtl/>
        </w:rPr>
        <w:t>'</w:t>
      </w:r>
      <w:r>
        <w:rPr>
          <w:rtl/>
        </w:rPr>
        <w:t xml:space="preserve"> כתיב</w:t>
      </w:r>
      <w:ins w:id="95277" w:author="מנוע מכני" w:date="2026-10-11T12:04:39Z">
        <w:r>
          <w:rPr>
            <w:rtl/>
          </w:rPr>
          <w:t xml:space="preserve">,</w:t>
        </w:r>
      </w:ins>
      <w:del w:id="95278" w:author="מנוע מכני" w:date="2026-10-11T12:04:39Z">
        <w:r>
          <w:rPr>
            <w:rtl/>
          </w:rPr>
          <w:delText xml:space="preserve">;</w:delText>
        </w:r>
      </w:del>
    </w:p>
    <w:p w:rsidR="00DA63EC" w:rsidRDefault="00DA63EC" w:rsidP="00DA63EC">
      <w:pPr>
        <w:tabs>
          <w:tab w:val="left" w:pos="0"/>
        </w:tabs>
        <w:rPr>
          <w:rtl/>
        </w:rPr>
      </w:pPr>
      <w:r>
        <w:rPr>
          <w:rtl/>
        </w:rPr>
        <w:t>ומר סבר: אכל אבר ואבר כתיב, אבל אבר אחד - דברי הכל אינו חייב אלא אחת.</w:t>
      </w:r>
    </w:p>
    <w:p>
      <w:pPr>
        <w:pStyle w:val="38"/>
        <w:rPr>
          <w:ins w:id="101066" w:author="מנוע מכני" w:date="2026-10-11T12:04:39Z"/>
        </w:rPr>
      </w:pPr>
      <w:r>
        <w:t>ורי</w:t>
      </w:r>
      <w:r>
        <w:t>"</w:t>
      </w:r>
      <w:r>
        <w:t>ו</w:t>
      </w:r>
      <w:r>
        <w:t xml:space="preserve">:</w:t>
      </w:r>
    </w:p>
    <w:p w:rsidR="00DA63EC" w:rsidRDefault="00DA63EC" w:rsidP="00DA63EC">
      <w:pPr>
        <w:tabs>
          <w:tab w:val="left" w:pos="0"/>
        </w:tabs>
        <w:rPr>
          <w:rtl/>
        </w:rPr>
      </w:pPr>
      <w:del w:id="101067" w:author="מנוע מכני" w:date="2026-10-11T12:04:39Z">
        <w:r>
          <w:rPr>
            <w:rtl/>
          </w:rPr>
          <w:delText xml:space="preserve"> </w:delText>
        </w:r>
      </w:del>
      <w:r>
        <w:rPr>
          <w:rtl/>
        </w:rPr>
        <w:t xml:space="preserve">מחלוקת באבר אחד, דמר סבר: מוקטרי פנים שחסרו והעלה בחוץ - חייב, ומר סבר: פטור, אבל בד' וה' איברין - דברי הכל חייב על כל אבר ואבר.</w:t>
      </w:r>
    </w:p>
    <w:p>
      <w:pPr>
        <w:pStyle w:val="38"/>
        <w:rPr>
          <w:ins w:id="101068" w:author="מנוע מכני" w:date="2026-10-11T12:04:39Z"/>
        </w:rPr>
      </w:pPr>
      <w:r>
        <w:t xml:space="preserve">ופליגא דעולא, דאמר:</w:t>
      </w:r>
    </w:p>
    <w:p w:rsidR="00DA63EC" w:rsidRDefault="00DA63EC" w:rsidP="00DA63EC">
      <w:pPr>
        <w:tabs>
          <w:tab w:val="left" w:pos="0"/>
        </w:tabs>
        <w:rPr>
          <w:rtl/>
        </w:rPr>
      </w:pPr>
      <w:del w:id="101069" w:author="מנוע מכני" w:date="2026-10-11T12:04:39Z">
        <w:r>
          <w:rPr>
            <w:rtl/>
          </w:rPr>
          <w:delText xml:space="preserve"> </w:delText>
        </w:r>
      </w:del>
      <w:r>
        <w:rPr>
          <w:rFonts w:hint="cs"/>
          <w:rtl/>
        </w:rPr>
        <w:t>ד</w:t>
      </w:r>
      <w:r w:rsidRPr="00891B40">
        <w:rPr>
          <w:b/>
          <w:bCs/>
          <w:rtl/>
        </w:rPr>
        <w:t>הכל מודים</w:t>
      </w:r>
      <w:r>
        <w:rPr>
          <w:rtl/>
        </w:rPr>
        <w:t xml:space="preserve"> במוקטרי פנים שחסרו והעלו בחוץ שחייב, </w:t>
      </w:r>
    </w:p>
    <w:p>
      <w:pPr>
        <w:pStyle w:val="38"/>
        <w:rPr>
          <w:ins w:id="101070" w:author="מנוע מכני" w:date="2026-10-11T12:04:39Z"/>
        </w:rPr>
      </w:pPr>
      <w:r>
        <w:tab/>
      </w:r>
      <w:ins w:id="92085" w:author="מנוע מכני" w:date="2026-10-11T12:04:39Z">
        <w:r>
          <w:t xml:space="preserve">וחלקו</w:t>
        </w:r>
      </w:ins>
    </w:p>
    <w:p w:rsidR="00DA63EC" w:rsidRDefault="00DA63EC" w:rsidP="00DA63EC">
      <w:pPr>
        <w:tabs>
          <w:tab w:val="left" w:pos="0"/>
        </w:tabs>
        <w:rPr>
          <w:rtl/>
        </w:rPr>
      </w:pPr>
      <w:del w:id="92086" w:author="מנוע מכני" w:date="2026-10-11T12:04:39Z">
        <w:r w:rsidRPr="005374F8">
          <w:rPr>
            <w:rFonts w:hint="cs"/>
            <w:b/>
            <w:bCs/>
            <w:rtl/>
          </w:rPr>
          <w:delText xml:space="preserve">ופליגי</w:delText>
        </w:r>
      </w:del>
      <w:del w:id="101071" w:author="מנוע מכני" w:date="2026-10-11T12:04:39Z">
        <w:r>
          <w:rPr>
            <w:rFonts w:hint="cs"/>
            <w:rtl/>
          </w:rPr>
          <w:delText xml:space="preserve"> </w:delText>
        </w:r>
      </w:del>
      <w:r>
        <w:rPr>
          <w:rtl/>
        </w:rPr>
        <w:t>במוקטרי בחוץ שחסרו והעלו בחוץ, דמר סבר: פטור, ומ"ס: חייב.</w:t>
      </w:r>
    </w:p>
    <w:p>
      <w:pPr>
        <w:pStyle w:val="38"/>
        <w:rPr>
          <w:ins w:id="101072" w:author="מנוע מכני" w:date="2026-10-11T12:04:39Z"/>
        </w:rPr>
      </w:pPr>
      <w:ins w:id="92089" w:author="מנוע מכני" w:date="2026-10-11T12:04:39Z">
        <w:r>
          <w:t xml:space="preserve">יש</w:t>
        </w:r>
      </w:ins>
      <w:del w:id="92090" w:author="מנוע מכני" w:date="2026-10-11T12:04:39Z">
        <w:r w:rsidRPr="00506A3B">
          <w:delText xml:space="preserve">איכא</w:delText>
        </w:r>
      </w:del>
      <w:r w:rsidRPr="00506A3B">
        <w:t xml:space="preserve"> </w:t>
      </w:r>
      <w:ins w:id="92087" w:author="מנוע מכני" w:date="2026-10-11T12:04:39Z">
        <w:r>
          <w:t xml:space="preserve">דאמרו</w:t>
        </w:r>
      </w:ins>
      <w:del w:id="92088" w:author="מנוע מכני" w:date="2026-10-11T12:04:39Z">
        <w:r w:rsidRPr="00506A3B">
          <w:delText xml:space="preserve">דאמרי</w:delText>
        </w:r>
      </w:del>
      <w:r>
        <w:t xml:space="preserve"> </w:t>
      </w:r>
      <w:r>
        <w:t>מ</w:t>
      </w:r>
      <w:r>
        <w:t xml:space="preserve">עולא:</w:t>
      </w:r>
    </w:p>
    <w:p w:rsidR="00DA63EC" w:rsidRDefault="00DA63EC" w:rsidP="00DA63EC">
      <w:pPr>
        <w:tabs>
          <w:tab w:val="left" w:pos="0"/>
        </w:tabs>
        <w:rPr>
          <w:rtl/>
        </w:rPr>
      </w:pPr>
      <w:del w:id="101073" w:author="מנוע מכני" w:date="2026-10-11T12:04:39Z">
        <w:r>
          <w:rPr>
            <w:rtl/>
          </w:rPr>
          <w:delText xml:space="preserve"> </w:delText>
        </w:r>
      </w:del>
      <w:r w:rsidRPr="00891B40">
        <w:rPr>
          <w:b/>
          <w:bCs/>
          <w:rtl/>
        </w:rPr>
        <w:t>הכל מודים</w:t>
      </w:r>
      <w:r>
        <w:rPr>
          <w:rtl/>
        </w:rPr>
        <w:t xml:space="preserve"> במוקטרי חוץ שחסרו והעלו בחוץ שהוא </w:t>
      </w:r>
      <w:r w:rsidRPr="00506A3B">
        <w:rPr>
          <w:b/>
          <w:bCs/>
          <w:rtl/>
        </w:rPr>
        <w:t>פטור</w:t>
      </w:r>
      <w:r>
        <w:rPr>
          <w:rtl/>
        </w:rPr>
        <w:t xml:space="preserve">, </w:t>
      </w:r>
    </w:p>
    <w:p>
      <w:pPr>
        <w:pStyle w:val="38"/>
        <w:rPr>
          <w:ins w:id="101074" w:author="מנוע מכני" w:date="2026-10-11T12:04:39Z"/>
        </w:rPr>
      </w:pPr>
      <w:r>
        <w:tab/>
      </w:r>
      <w:ins w:id="92091" w:author="מנוע מכני" w:date="2026-10-11T12:04:39Z">
        <w:r>
          <w:t xml:space="preserve">וחלקו</w:t>
        </w:r>
      </w:ins>
    </w:p>
    <w:p w:rsidR="00DA63EC" w:rsidRDefault="00DA63EC" w:rsidP="00DA63EC">
      <w:pPr>
        <w:tabs>
          <w:tab w:val="left" w:pos="0"/>
        </w:tabs>
        <w:rPr>
          <w:rtl/>
        </w:rPr>
      </w:pPr>
      <w:del w:id="92092" w:author="מנוע מכני" w:date="2026-10-11T12:04:39Z">
        <w:r w:rsidRPr="005374F8">
          <w:rPr>
            <w:rFonts w:hint="cs"/>
            <w:b/>
            <w:bCs/>
            <w:rtl/>
          </w:rPr>
          <w:delText xml:space="preserve">ופליגי</w:delText>
        </w:r>
      </w:del>
      <w:del w:id="101075" w:author="מנוע מכני" w:date="2026-10-11T12:04:39Z">
        <w:r>
          <w:rPr>
            <w:rtl/>
          </w:rPr>
          <w:delText xml:space="preserve"> </w:delText>
        </w:r>
      </w:del>
      <w:r>
        <w:rPr>
          <w:rtl/>
        </w:rPr>
        <w:t xml:space="preserve">במוקטרי פנים שחסרו והעלו בחוץ, דמ"ס: פטור, ומ"ס: חייב.</w:t>
      </w:r>
    </w:p>
    <w:p>
      <w:pPr>
        <w:pStyle w:val="38"/>
        <w:rPr>
          <w:ins w:id="101076" w:author="מנוע מכני" w:date="2026-10-11T12:04:39Z"/>
        </w:rPr>
      </w:pPr>
      <w:ins w:id="92093" w:author="מנוע מכני" w:date="2026-10-11T12:04:39Z">
        <w:r>
          <w:t xml:space="preserve">וחלקו</w:t>
        </w:r>
      </w:ins>
    </w:p>
    <w:p w:rsidR="00DA63EC" w:rsidRDefault="00DA63EC" w:rsidP="00DA63EC">
      <w:pPr>
        <w:tabs>
          <w:tab w:val="left" w:pos="0"/>
        </w:tabs>
        <w:rPr>
          <w:rtl/>
        </w:rPr>
      </w:pPr>
      <w:del w:id="92094" w:author="מנוע מכני" w:date="2026-10-11T12:04:39Z">
        <w:r w:rsidRPr="005374F8">
          <w:rPr>
            <w:b/>
            <w:bCs/>
            <w:rtl/>
          </w:rPr>
          <w:delText xml:space="preserve">ופליגי</w:delText>
        </w:r>
      </w:del>
      <w:del w:id="101077" w:author="מנוע מכני" w:date="2026-10-11T12:04:39Z">
        <w:r>
          <w:rPr>
            <w:rtl/>
          </w:rPr>
          <w:delText xml:space="preserve"> </w:delText>
        </w:r>
      </w:del>
      <w:r>
        <w:rPr>
          <w:rtl/>
        </w:rPr>
        <w:t xml:space="preserve">דאבוה </w:t>
      </w:r>
      <w:r>
        <w:rPr>
          <w:rStyle w:val="2fb"/>
          <w:rtl/>
        </w:rPr>
        <w:t xml:space="preserve">דשמואל</w:t>
      </w:r>
      <w:r>
        <w:rPr>
          <w:rtl/>
        </w:rPr>
        <w:t xml:space="preserve"> אל"</w:t>
      </w:r>
      <w:r>
        <w:rPr>
          <w:rFonts w:hint="cs"/>
          <w:rtl/>
        </w:rPr>
        <w:t xml:space="preserve">ק </w:t>
      </w:r>
      <w:r>
        <w:rPr>
          <w:rStyle w:val="2fb"/>
          <w:rtl/>
        </w:rPr>
        <w:t xml:space="preserve">דעולא</w:t>
      </w:r>
      <w:r>
        <w:rPr>
          <w:rtl/>
        </w:rPr>
        <w:t xml:space="preserve">,: כמאן מהדרינן פוקעין לגבי מזבח, דלא </w:t>
      </w:r>
      <w:r>
        <w:rPr>
          <w:rStyle w:val="2fb"/>
          <w:rtl/>
        </w:rPr>
        <w:t xml:space="preserve">כר' יוסי</w:t>
      </w:r>
      <w:r>
        <w:rPr>
          <w:rtl/>
        </w:rPr>
        <w:t xml:space="preserve">.</w:t>
      </w:r>
    </w:p>
    <w:p w:rsidR="00DA63EC" w:rsidRDefault="00DA63EC" w:rsidP="00DA63EC">
      <w:pPr>
        <w:tabs>
          <w:tab w:val="left" w:pos="0"/>
        </w:tabs>
        <w:rPr>
          <w:rtl/>
        </w:rPr>
      </w:pPr>
    </w:p>
    <w:p w:rsidR="00DA63EC" w:rsidRDefault="00DA63EC" w:rsidP="00DA63EC">
      <w:pPr>
        <w:pStyle w:val="affff1"/>
        <w:ind w:end="0"/>
        <w:rPr>
          <w:rtl/>
        </w:rPr>
        <w:pPrChange w:id="20156" w:author="קלוד" w:date="2026-10-11T09:07:24Z">
          <w:pPr>
            <w:pStyle w:val="affff1"/>
            <w:rPr>
              <w:rtl/>
            </w:rPr>
          </w:pPr>
        </w:pPrChange>
      </w:pPr>
      <w:ins w:id="9893" w:author="מספור קטעי משנה" w:date="2026-10-11T09:35:09Z">
        <w:r>
          <w:rPr>
            <w:rStyle w:val="MisparKeta"/>
          </w:rPr>
          <w:t xml:space="preserve">ג. </w:t>
        </w:r>
      </w:ins>
      <w:r>
        <w:rPr>
          <w:rtl/>
        </w:rPr>
        <w:t>ואינו חייב עד שיעלה כו'.</w:t>
      </w:r>
    </w:p>
    <w:p>
      <w:pPr>
        <w:pStyle w:val="38"/>
        <w:rPr>
          <w:ins w:id="101078" w:author="מנוע מכני" w:date="2026-10-11T12:04:39Z"/>
        </w:rPr>
      </w:pPr>
      <w:r>
        <w:t>אר</w:t>
      </w:r>
      <w:r>
        <w:t>"</w:t>
      </w:r>
      <w:r>
        <w:t>ה</w:t>
      </w:r>
      <w:r>
        <w:t xml:space="preserve">:</w:t>
      </w:r>
    </w:p>
    <w:p w:rsidR="00DA63EC" w:rsidRDefault="00DA63EC" w:rsidP="00DA63EC">
      <w:pPr>
        <w:tabs>
          <w:tab w:val="left" w:pos="0"/>
        </w:tabs>
        <w:rPr>
          <w:rtl/>
        </w:rPr>
      </w:pPr>
      <w:del w:id="101079" w:author="מנוע מכני" w:date="2026-10-11T12:04:39Z">
        <w:r>
          <w:rPr>
            <w:rtl/>
          </w:rPr>
          <w:delText xml:space="preserve"> </w:delText>
        </w:r>
      </w:del>
      <w:r>
        <w:rPr>
          <w:rtl/>
        </w:rPr>
        <w:t xml:space="preserve">מ"</w:t>
      </w:r>
      <w:r>
        <w:rPr>
          <w:rFonts w:hint="cs"/>
          <w:rtl/>
        </w:rPr>
        <w:t>ט</w:t>
      </w:r>
      <w:r>
        <w:rPr>
          <w:rtl/>
        </w:rPr>
        <w:t xml:space="preserve"> </w:t>
      </w:r>
      <w:r>
        <w:rPr>
          <w:rStyle w:val="2fb"/>
          <w:rtl/>
        </w:rPr>
        <w:t xml:space="preserve">דרבי יוסי</w:t>
      </w:r>
      <w:r>
        <w:rPr>
          <w:rtl/>
        </w:rPr>
        <w:t xml:space="preserve">? </w:t>
      </w:r>
      <w:r w:rsidRPr="0046594B">
        <w:rPr>
          <w:rStyle w:val="afffff0"/>
          <w:rtl/>
        </w:rPr>
        <w:t>ד</w:t>
      </w:r>
      <w:r w:rsidRPr="0046594B">
        <w:rPr>
          <w:rStyle w:val="afffff0"/>
          <w:rFonts w:hint="cs"/>
          <w:rtl/>
        </w:rPr>
        <w:t>'</w:t>
      </w:r>
      <w:ins w:id="91255" w:author="Claude - סמנטי" w:date="2026-10-11T12:26:16Z">
        <w:r>
          <w:rPr>
            <w:rStyle w:val="afffff0"/>
            <w:rtl/>
          </w:rPr>
          <w:t xml:space="preserve">וַיִּבֶן נֹחַ מִזְבֵּחַ לַה</w:t>
        </w:r>
      </w:ins>
      <w:del w:id="91256" w:author="Claude - סמנטי" w:date="2026-10-11T12:26:16Z">
        <w:r w:rsidRPr="0046594B">
          <w:rPr>
            <w:rStyle w:val="afffff0"/>
            <w:rtl/>
          </w:rPr>
          <w:delText xml:space="preserve">ויבן נח מזבח לה</w:delText>
        </w:r>
      </w:del>
      <w:r w:rsidRPr="0046594B">
        <w:rPr>
          <w:rStyle w:val="afffff0"/>
          <w:rtl/>
        </w:rPr>
        <w:t xml:space="preserve">'.</w:t>
      </w:r>
    </w:p>
    <w:p>
      <w:pPr>
        <w:pStyle w:val="38"/>
        <w:rPr>
          <w:ins w:id="101080" w:author="מנוע מכני" w:date="2026-10-11T12:04:39Z"/>
        </w:rPr>
      </w:pPr>
      <w:r>
        <w:t>א</w:t>
      </w:r>
      <w:r>
        <w:t>רי</w:t>
      </w:r>
      <w:r>
        <w:t>"</w:t>
      </w:r>
      <w:r>
        <w:t>ו</w:t>
      </w:r>
      <w:r>
        <w:t xml:space="preserve">:</w:t>
      </w:r>
    </w:p>
    <w:p w:rsidR="00DA63EC" w:rsidRDefault="00DA63EC" w:rsidP="00DA63EC">
      <w:pPr>
        <w:tabs>
          <w:tab w:val="left" w:pos="0"/>
        </w:tabs>
        <w:rPr>
          <w:rtl/>
        </w:rPr>
      </w:pPr>
      <w:del w:id="101081" w:author="מנוע מכני" w:date="2026-10-11T12:04:39Z">
        <w:r>
          <w:rPr>
            <w:rtl/>
          </w:rPr>
          <w:delText xml:space="preserve"> </w:delText>
        </w:r>
      </w:del>
      <w:r>
        <w:rPr>
          <w:rtl/>
        </w:rPr>
        <w:t xml:space="preserve">מ"ט</w:t>
      </w:r>
      <w:r>
        <w:rPr>
          <w:rtl/>
        </w:rPr>
        <w:t xml:space="preserve"> </w:t>
      </w:r>
      <w:r>
        <w:rPr>
          <w:rStyle w:val="2fb"/>
          <w:rtl/>
        </w:rPr>
        <w:t xml:space="preserve">דר"ש</w:t>
      </w:r>
      <w:r>
        <w:rPr>
          <w:rtl/>
        </w:rPr>
        <w:t xml:space="preserve">? </w:t>
      </w:r>
      <w:r w:rsidRPr="0046594B">
        <w:rPr>
          <w:rStyle w:val="afffff0"/>
          <w:rtl/>
        </w:rPr>
        <w:t>ד</w:t>
      </w:r>
      <w:r w:rsidRPr="0046594B">
        <w:rPr>
          <w:rStyle w:val="afffff0"/>
          <w:rFonts w:hint="cs"/>
          <w:rtl/>
        </w:rPr>
        <w:t>'</w:t>
      </w:r>
      <w:ins w:id="91257" w:author="Claude - סמנטי" w:date="2026-10-11T12:26:16Z">
        <w:r>
          <w:rPr>
            <w:rStyle w:val="afffff0"/>
            <w:rtl/>
          </w:rPr>
          <w:t xml:space="preserve">וַיִּקַּח מָנוֹחַ אֶת גְּדִי הָעִזִּים וְאֶת הַמִּנְחָה וַיַּעַל עַל הַצּוּר לַה</w:t>
        </w:r>
      </w:ins>
      <w:del w:id="91258" w:author="Claude - סמנטי" w:date="2026-10-11T12:26:16Z">
        <w:r w:rsidRPr="0046594B">
          <w:rPr>
            <w:rStyle w:val="afffff0"/>
            <w:rtl/>
          </w:rPr>
          <w:delText xml:space="preserve">ויקח מנוח את גדי העזים ואת המנחה ויעל על הצור לה</w:delText>
        </w:r>
      </w:del>
      <w:r w:rsidRPr="0046594B">
        <w:rPr>
          <w:rStyle w:val="afffff0"/>
          <w:rtl/>
        </w:rPr>
        <w:t xml:space="preserve">'.</w:t>
      </w:r>
    </w:p>
    <w:p>
      <w:pPr>
        <w:pStyle w:val="38"/>
        <w:rPr>
          <w:ins w:id="101082" w:author="מנוע מכני" w:date="2026-10-11T12:04:39Z"/>
        </w:rPr>
      </w:pPr>
      <w:r>
        <w:t>ואידך</w:t>
      </w:r>
    </w:p>
    <w:p w:rsidR="00DA63EC" w:rsidRDefault="00DA63EC" w:rsidP="00DA63EC">
      <w:pPr>
        <w:tabs>
          <w:tab w:val="left" w:pos="0"/>
        </w:tabs>
        <w:rPr>
          <w:rtl/>
        </w:rPr>
      </w:pPr>
      <w:del w:id="101083"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 xml:space="preserve">ויבן מזבח לה</w:t>
      </w:r>
      <w:r w:rsidRPr="00464129">
        <w:rPr>
          <w:rStyle w:val="afffff0"/>
          <w:rtl/>
        </w:rPr>
        <w:t xml:space="preserve">' </w:t>
      </w:r>
      <w:r>
        <w:rPr>
          <w:rtl/>
        </w:rPr>
        <w:t xml:space="preserve">ההוא גובהה </w:t>
      </w:r>
      <w:ins w:id="93817" w:author="מנוע מכני" w:date="2026-10-11T12:04:39Z">
        <w:r>
          <w:rPr>
            <w:rtl/>
          </w:rPr>
          <w:t xml:space="preserve">סתם</w:t>
        </w:r>
      </w:ins>
      <w:del w:id="93818" w:author="מנוע מכני" w:date="2026-10-11T12:04:39Z">
        <w:r>
          <w:rPr>
            <w:rtl/>
          </w:rPr>
          <w:delText xml:space="preserve">בעלמא</w:delText>
        </w:r>
      </w:del>
      <w:r>
        <w:rPr>
          <w:rtl/>
        </w:rPr>
        <w:t xml:space="preserve">.</w:t>
      </w:r>
    </w:p>
    <w:p>
      <w:pPr>
        <w:pStyle w:val="38"/>
        <w:rPr>
          <w:ins w:id="101084" w:author="מנוע מכני" w:date="2026-10-11T12:04:39Z"/>
        </w:rPr>
      </w:pPr>
      <w:r>
        <w:t>ואידך</w:t>
      </w:r>
    </w:p>
    <w:p w:rsidR="00DA63EC" w:rsidRDefault="00DA63EC" w:rsidP="00DA63EC">
      <w:pPr>
        <w:tabs>
          <w:tab w:val="left" w:pos="0"/>
        </w:tabs>
        <w:rPr>
          <w:rtl/>
        </w:rPr>
      </w:pPr>
      <w:del w:id="101085" w:author="מנוע מכני" w:date="2026-10-11T12:04:39Z">
        <w:r w:rsidRPr="00464129">
          <w:rPr>
            <w:rStyle w:val="afffff0"/>
            <w:rtl/>
          </w:rPr>
          <w:delText xml:space="preserve"> </w:delText>
        </w:r>
      </w:del>
      <w:r w:rsidRPr="00464129">
        <w:rPr>
          <w:rStyle w:val="afffff0"/>
          <w:rFonts w:hint="cs"/>
          <w:rtl/>
        </w:rPr>
        <w:t>'</w:t>
      </w:r>
      <w:ins w:id="91259" w:author="Claude - סמנטי" w:date="2026-10-11T12:26:16Z">
        <w:r>
          <w:rPr>
            <w:rStyle w:val="afffff0"/>
            <w:rtl/>
          </w:rPr>
          <w:t xml:space="preserve">וַיִּקַּח מָנוֹחַ</w:t>
        </w:r>
      </w:ins>
      <w:del w:id="91260" w:author="Claude - סמנטי" w:date="2026-10-11T12:26:16Z">
        <w:r w:rsidRPr="00464129">
          <w:rPr>
            <w:rStyle w:val="afffff0"/>
            <w:rtl/>
          </w:rPr>
          <w:delText xml:space="preserve">ויקח מנוח</w:delText>
        </w:r>
      </w:del>
      <w:r w:rsidRPr="00464129">
        <w:rPr>
          <w:rStyle w:val="afffff0"/>
          <w:rFonts w:hint="cs"/>
          <w:rtl/>
        </w:rPr>
        <w:t>'</w:t>
      </w:r>
      <w:r w:rsidRPr="00464129">
        <w:rPr>
          <w:rStyle w:val="afffff0"/>
          <w:rtl/>
        </w:rPr>
        <w:t xml:space="preserve"> </w:t>
      </w:r>
      <w:r>
        <w:rPr>
          <w:rtl/>
        </w:rPr>
        <w:t>הוראת שעה היתה.</w:t>
      </w:r>
    </w:p>
    <w:p>
      <w:pPr>
        <w:pStyle w:val="38"/>
        <w:rPr>
          <w:ins w:id="101087" w:author="מנוע מכני" w:date="2026-10-11T12:04:39Z"/>
        </w:rPr>
      </w:pPr>
      <w:del w:id="101086" w:author="מנוע מכני" w:date="2026-10-11T12:04:39Z">
        <w:r>
          <w:delText xml:space="preserve">•</w:delText>
        </w:r>
      </w:del>
      <w:r>
        <w:t xml:space="preserve"> ואב"א:</w:t>
      </w:r>
    </w:p>
    <w:p w:rsidR="00DA63EC" w:rsidRDefault="00DA63EC" w:rsidP="00DA63EC">
      <w:pPr>
        <w:tabs>
          <w:tab w:val="left" w:pos="0"/>
        </w:tabs>
        <w:rPr>
          <w:rtl/>
        </w:rPr>
      </w:pPr>
      <w:del w:id="101088" w:author="מנוע מכני" w:date="2026-10-11T12:04:39Z">
        <w:r>
          <w:rPr>
            <w:rtl/>
          </w:rPr>
          <w:delText xml:space="preserve"> </w:delText>
        </w:r>
      </w:del>
      <w:r>
        <w:rPr>
          <w:rtl/>
        </w:rPr>
        <w:t xml:space="preserve">ה"ט </w:t>
      </w:r>
      <w:r>
        <w:rPr>
          <w:rStyle w:val="2fb"/>
          <w:rtl/>
        </w:rPr>
        <w:t xml:space="preserve">דר"ש</w:t>
      </w:r>
      <w:r>
        <w:rPr>
          <w:rtl/>
        </w:rPr>
        <w:t xml:space="preserve">:</w:t>
      </w:r>
      <w:r w:rsidRPr="00464129">
        <w:rPr>
          <w:rStyle w:val="afffff0"/>
          <w:rtl/>
        </w:rPr>
        <w:t xml:space="preserve"> </w:t>
      </w:r>
      <w:r w:rsidRPr="00464129">
        <w:rPr>
          <w:rStyle w:val="afffff0"/>
          <w:rFonts w:hint="cs"/>
          <w:rtl/>
        </w:rPr>
        <w:t>'</w:t>
      </w:r>
      <w:r w:rsidRPr="00464129">
        <w:rPr>
          <w:rStyle w:val="afffff0"/>
          <w:rtl/>
        </w:rPr>
        <w:t>מזבח פתח אהל מועד</w:t>
      </w:r>
      <w:r w:rsidRPr="00464129">
        <w:rPr>
          <w:rStyle w:val="afffff0"/>
          <w:rFonts w:hint="cs"/>
          <w:rtl/>
        </w:rPr>
        <w:t>'</w:t>
      </w:r>
      <w:r w:rsidRPr="00464129">
        <w:rPr>
          <w:rStyle w:val="afffff0"/>
          <w:rtl/>
        </w:rPr>
        <w:t xml:space="preserve"> </w:t>
      </w:r>
      <w:r>
        <w:rPr>
          <w:rtl/>
        </w:rPr>
        <w:t xml:space="preserve">- ואין מזבח בבמה, </w:t>
      </w:r>
    </w:p>
    <w:p w:rsidR="00DA63EC" w:rsidRDefault="00DA63EC" w:rsidP="00DA63EC">
      <w:pPr>
        <w:tabs>
          <w:tab w:val="left" w:pos="0"/>
        </w:tabs>
        <w:rPr>
          <w:rtl/>
        </w:rPr>
      </w:pPr>
      <w:r>
        <w:rPr>
          <w:rtl/>
        </w:rPr>
        <w:tab/>
      </w:r>
      <w:r>
        <w:rPr>
          <w:rtl/>
        </w:rPr>
        <w:tab/>
        <w:t>לפיכך בשעת איסור הבמות העלה על הסלע או על האבן - חייב.</w:t>
      </w:r>
    </w:p>
    <w:p w:rsidR="00DA63EC" w:rsidRDefault="00DA63EC" w:rsidP="00DA63EC">
      <w:pPr>
        <w:tabs>
          <w:tab w:val="left" w:pos="0"/>
        </w:tabs>
        <w:rPr>
          <w:rtl/>
        </w:rPr>
      </w:pPr>
    </w:p>
    <w:p>
      <w:pPr>
        <w:pStyle w:val="afffff8"/>
        <w:rPr>
          <w:ins w:id="90065" w:author="קלוד" w:date="2026-10-11T12:29:36Z"/>
        </w:rPr>
      </w:pPr>
      <w:ins w:id="90066" w:author="קלוד" w:date="2026-10-11T12:29:36Z">
        <w:r>
          <w:rPr>
            <w:color w:val="7B3F00"/>
          </w:rPr>
          <w:t xml:space="preserve">קרן, כבש, יסוד וריבוע - האם מעכבין בבמה?</w:t>
        </w:r>
      </w:ins>
    </w:p>
    <w:p>
      <w:pPr>
        <w:pStyle w:val="38"/>
        <w:rPr>
          <w:ins w:id="101090" w:author="מנוע מכני" w:date="2026-10-11T12:04:39Z"/>
        </w:rPr>
      </w:pPr>
      <w:del w:id="101089" w:author="מנוע מכני" w:date="2026-10-11T12:04:39Z">
        <w:r>
          <w:lastRenderedPageBreak/>
          <w:delText xml:space="preserve">•</w:delText>
        </w:r>
      </w:del>
      <w:r>
        <w:lastRenderedPageBreak/>
        <w:t xml:space="preserve"> </w:t>
      </w:r>
      <w:r w:rsidRPr="00435194">
        <w:t>בעי ר</w:t>
      </w:r>
      <w:r>
        <w:t>יב</w:t>
      </w:r>
      <w:r>
        <w:t>"</w:t>
      </w:r>
      <w:r>
        <w:t>ח</w:t>
      </w:r>
      <w:r>
        <w:t xml:space="preserve">:</w:t>
      </w:r>
    </w:p>
    <w:p w:rsidR="00DA63EC" w:rsidRDefault="00DA63EC" w:rsidP="00DA63EC">
      <w:pPr>
        <w:tabs>
          <w:tab w:val="left" w:pos="0"/>
        </w:tabs>
        <w:rPr>
          <w:rtl/>
        </w:rPr>
      </w:pPr>
      <w:del w:id="101091" w:author="מנוע מכני" w:date="2026-10-11T12:04:39Z">
        <w:r>
          <w:rPr>
            <w:rtl/>
          </w:rPr>
          <w:delText xml:space="preserve"> </w:delText>
        </w:r>
      </w:del>
      <w:r>
        <w:rPr>
          <w:rtl/>
        </w:rPr>
        <w:t xml:space="preserve">קרן וכבש ויסוד וריבוע, מהו שיעכבו בבמה? </w:t>
      </w:r>
    </w:p>
    <w:p>
      <w:pPr>
        <w:pStyle w:val="38"/>
        <w:rPr>
          <w:ins w:id="101092" w:author="מנוע מכני" w:date="2026-10-11T12:04:39Z"/>
        </w:rPr>
      </w:pPr>
      <w:r>
        <w:t xml:space="preserve">א"ל</w:t>
      </w:r>
      <w:r>
        <w:t xml:space="preserve"> ר</w:t>
      </w:r>
      <w:r>
        <w:t>י</w:t>
      </w:r>
      <w:r>
        <w:t>"</w:t>
      </w:r>
      <w:r>
        <w:t xml:space="preserve">ר </w:t>
      </w:r>
      <w:r>
        <w:t xml:space="preserve">תניא</w:t>
      </w:r>
      <w:r>
        <w:t xml:space="preserve">:</w:t>
      </w:r>
    </w:p>
    <w:p w:rsidR="00DA63EC" w:rsidRDefault="00DA63EC" w:rsidP="00DA63EC">
      <w:pPr>
        <w:tabs>
          <w:tab w:val="left" w:pos="0"/>
        </w:tabs>
        <w:rPr>
          <w:rtl/>
        </w:rPr>
      </w:pPr>
      <w:del w:id="101093" w:author="מנוע מכני" w:date="2026-10-11T12:04:39Z">
        <w:r>
          <w:rPr>
            <w:rtl/>
          </w:rPr>
          <w:delText xml:space="preserve"> </w:delText>
        </w:r>
      </w:del>
      <w:r>
        <w:rPr>
          <w:rtl/>
        </w:rPr>
        <w:t xml:space="preserve">קרן וכבש וריבוע ויסוד, מעכבין בבמה גדולה ואין מעכבין בבמה קטנה.</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 xml:space="preserve">קט. </w:t>
      </w:r>
    </w:p>
    <w:p>
      <w:pPr>
        <w:pStyle w:val="MishnaBatzad"/>
        <w:rPr>
          <w:ins w:id="20466" w:author="קלוד" w:date="2026-10-11T09:07:24Z"/>
        </w:rPr>
      </w:pPr>
      <w:ins w:id="20465" w:author="קלוד" w:date="2026-10-11T09:07:24Z">
        <w:r>
          <w:t xml:space="preserve">משנה ד</w:t>
        </w:r>
      </w:ins>
    </w:p>
    <w:p w:rsidR="00DA63EC" w:rsidRPr="000A334C" w:rsidRDefault="00DA63EC" w:rsidP="003B6D22">
      <w:pPr>
        <w:pStyle w:val="afff9"/>
        <w:rPr>
          <w:del w:id="20300" w:author="קלוד" w:date="2026-10-11T09:07:24Z"/>
          <w:rtl/>
        </w:rPr>
      </w:pPr>
      <w:del w:id="20299" w:author="קלוד" w:date="2026-10-11T09:07:24Z">
        <w:r w:rsidRPr="000A334C">
          <w:rPr>
            <w:rtl/>
          </w:rPr>
          <w:delText xml:space="preserve">מתני'.</w:delText>
        </w:r>
      </w:del>
    </w:p>
    <w:p w:rsidR="00DA63EC" w:rsidRPr="000A334C" w:rsidRDefault="00DA63EC" w:rsidP="003B6D22">
      <w:pPr>
        <w:pStyle w:val="afff9"/>
        <w:spacing w:before="120"/>
        <w:rPr>
          <w:rtl/>
        </w:rPr>
        <w:pPrChange w:id="90063" w:author="קלוד" w:date="2026-10-11T12:09:42Z">
          <w:pPr>
            <w:pStyle w:val="afff9"/>
          </w:pPr>
        </w:pPrChange>
      </w:pPr>
      <w:r w:rsidRPr="000A334C">
        <w:rPr>
          <w:rtl/>
        </w:rPr>
        <w:t>אחד קדשים כשרין ואחד קדשים פסולין שהיה פסולן בקודש והקריבן בחוץ - חייב.</w:t>
      </w:r>
    </w:p>
    <w:p w:rsidR="00DA63EC" w:rsidRPr="000A334C" w:rsidRDefault="00DA63EC" w:rsidP="003B6D22">
      <w:pPr>
        <w:pStyle w:val="afff9"/>
        <w:rPr>
          <w:rtl/>
        </w:rPr>
      </w:pPr>
      <w:r w:rsidRPr="000A334C">
        <w:rPr>
          <w:rtl/>
        </w:rPr>
        <w:t>המעלה כזית מן העולה ומן האימורין בחוץ - חייב.</w:t>
      </w:r>
    </w:p>
    <w:p w:rsidR="00DA63EC" w:rsidRDefault="00DA63EC" w:rsidP="00DA63EC">
      <w:pPr>
        <w:pStyle w:val="affffd"/>
        <w:rPr>
          <w:rtl/>
        </w:rPr>
      </w:pPr>
      <w:r>
        <w:rPr>
          <w:rtl/>
        </w:rPr>
        <w:t>׹</w:t>
      </w:r>
    </w:p>
    <w:p>
      <w:pPr>
        <w:pStyle w:val="afffff8"/>
        <w:rPr>
          <w:ins w:id="90063" w:author="קלוד" w:date="2026-10-11T12:29:36Z"/>
        </w:rPr>
      </w:pPr>
      <w:ins w:id="90064" w:author="קלוד" w:date="2026-10-11T12:29:36Z">
        <w:r>
          <w:rPr>
            <w:color w:val="7B3F00"/>
          </w:rPr>
          <w:t xml:space="preserve">קדשים כשרים ופסולין - חיוב בחוץ מ'לא יביאנו'</w:t>
        </w:r>
      </w:ins>
    </w:p>
    <w:p>
      <w:pPr>
        <w:pStyle w:val="38"/>
        <w:rPr>
          <w:ins w:id="101094" w:author="מנוע מכני" w:date="2026-10-11T12:04:39Z"/>
        </w:rPr>
      </w:pPr>
      <w:r w:rsidRPr="00891B40">
        <w:t>ת"ר</w:t>
      </w:r>
      <w:r>
        <w:t>:</w:t>
      </w:r>
    </w:p>
    <w:p w:rsidR="00DA63EC" w:rsidRDefault="00DA63EC" w:rsidP="00DA63EC">
      <w:pPr>
        <w:tabs>
          <w:tab w:val="left" w:pos="0"/>
        </w:tabs>
        <w:rPr>
          <w:rtl/>
        </w:rPr>
      </w:pPr>
      <w:del w:id="101095" w:author="מנוע מכני" w:date="2026-10-11T12:04:39Z">
        <w:r w:rsidRPr="00464129">
          <w:rPr>
            <w:rStyle w:val="afffff0"/>
            <w:rtl/>
          </w:rPr>
          <w:delText xml:space="preserve"> </w:delText>
        </w:r>
      </w:del>
      <w:r w:rsidRPr="00464129">
        <w:rPr>
          <w:rStyle w:val="afffff0"/>
          <w:rFonts w:hint="cs"/>
          <w:rtl/>
        </w:rPr>
        <w:t>'</w:t>
      </w:r>
      <w:ins w:id="90331" w:author="Claude - סמנטי" w:date="2026-10-11T12:26:16Z">
        <w:r>
          <w:rPr>
            <w:rStyle w:val="afffff0"/>
            <w:rtl/>
          </w:rPr>
          <w:t xml:space="preserve">אֲשֶׁר יַעֲלֶה עוֹלָה אוֹ זָבַח</w:t>
        </w:r>
      </w:ins>
      <w:del w:id="90332" w:author="Claude - סמנטי" w:date="2026-10-11T12:26:16Z">
        <w:r w:rsidRPr="00464129">
          <w:rPr>
            <w:rStyle w:val="afffff0"/>
            <w:rtl/>
          </w:rPr>
          <w:delText xml:space="preserve">אשר יעלה עולה או זבח</w:delText>
        </w:r>
      </w:del>
      <w:r w:rsidRPr="00464129">
        <w:rPr>
          <w:rStyle w:val="afffff0"/>
          <w:rFonts w:hint="cs"/>
          <w:rtl/>
        </w:rPr>
        <w:t>'</w:t>
      </w:r>
      <w:r w:rsidRPr="00464129">
        <w:rPr>
          <w:rStyle w:val="afffff0"/>
          <w:rtl/>
        </w:rPr>
        <w:t xml:space="preserve"> </w:t>
      </w:r>
      <w:r>
        <w:rPr>
          <w:rtl/>
        </w:rPr>
        <w:t xml:space="preserve">- אין לי אלא עולה, מנין לרבות אימורי אשם ואימורי חטאת, ואימורי קדשי קדשים ואימורי קדשים קלים? </w:t>
      </w:r>
      <w:r>
        <w:rPr>
          <w:rtl/>
        </w:rPr>
        <w:t xml:space="preserve">ת"ל</w:t>
      </w:r>
      <w:r>
        <w:rPr>
          <w:rtl/>
        </w:rPr>
        <w:t xml:space="preserve">: זבח</w:t>
      </w:r>
      <w:ins w:id="95279" w:author="מנוע מכני" w:date="2026-10-11T12:04:39Z">
        <w:r>
          <w:rPr>
            <w:rtl/>
          </w:rPr>
          <w:t xml:space="preserve">,</w:t>
        </w:r>
      </w:ins>
      <w:del w:id="95280" w:author="מנוע מכני" w:date="2026-10-11T12:04:39Z">
        <w:r>
          <w:rPr>
            <w:rtl/>
          </w:rPr>
          <w:delText xml:space="preserve">;</w:delText>
        </w:r>
      </w:del>
    </w:p>
    <w:p w:rsidR="00DA63EC" w:rsidRDefault="00DA63EC" w:rsidP="00DA63EC">
      <w:pPr>
        <w:tabs>
          <w:tab w:val="left" w:pos="0"/>
        </w:tabs>
        <w:rPr>
          <w:rtl/>
        </w:rPr>
      </w:pPr>
      <w:r>
        <w:rPr>
          <w:rtl/>
        </w:rPr>
        <w:t xml:space="preserve">מנין לרבות הקומץ והלבונה והקטורת, ומנחת כהנים ומנחת כהן משיח, והמנסך שלשת לוגין יין ושלשת לוגין מים? </w:t>
      </w:r>
    </w:p>
    <w:p>
      <w:pPr>
        <w:pStyle w:val="38"/>
        <w:rPr>
          <w:ins w:id="101096" w:author="מנוע מכני" w:date="2026-10-11T12:04:39Z"/>
        </w:rPr>
      </w:pPr>
      <w:r>
        <w:tab/>
        <w:t xml:space="preserve">ת"ל</w:t>
      </w:r>
      <w:del w:id="102895" w:author="Claude" w:date="2026-10-11T09:07:44Z">
        <w:r>
          <w:delText xml:space="preserve">	</w:delText>
        </w:r>
      </w:del>
      <w:r>
        <w:t xml:space="preserve">:</w:t>
      </w:r>
    </w:p>
    <w:p w:rsidR="00DA63EC" w:rsidRDefault="00DA63EC" w:rsidP="00DA63EC">
      <w:pPr>
        <w:tabs>
          <w:tab w:val="left" w:pos="0"/>
        </w:tabs>
        <w:rPr>
          <w:rtl/>
        </w:rPr>
      </w:pPr>
      <w:del w:id="101097" w:author="מנוע מכני" w:date="2026-10-11T12:04:39Z">
        <w:r w:rsidRPr="00464129">
          <w:rPr>
            <w:rStyle w:val="afffff0"/>
            <w:rtl/>
          </w:rPr>
          <w:delText xml:space="preserve"> </w:delText>
        </w:r>
      </w:del>
      <w:r w:rsidRPr="00464129">
        <w:rPr>
          <w:rStyle w:val="afffff0"/>
          <w:rFonts w:hint="cs"/>
          <w:rtl/>
        </w:rPr>
        <w:t>'</w:t>
      </w:r>
      <w:ins w:id="91261" w:author="Claude - סמנטי" w:date="2026-10-11T12:26:16Z">
        <w:r>
          <w:rPr>
            <w:rStyle w:val="afffff0"/>
            <w:rtl/>
          </w:rPr>
          <w:t xml:space="preserve">וְאֶל פֶּתַח אֹהֶל מוֹעֵד לֹא יְבִיאֶנּוּ</w:t>
        </w:r>
      </w:ins>
      <w:del w:id="91262" w:author="Claude - סמנטי" w:date="2026-10-11T12:26:16Z">
        <w:r w:rsidRPr="00464129">
          <w:rPr>
            <w:rStyle w:val="afffff0"/>
            <w:rtl/>
          </w:rPr>
          <w:delText xml:space="preserve">ואל פתח אהל מועד </w:delText>
        </w:r>
        <w:r w:rsidRPr="00464129">
          <w:rPr>
            <w:rStyle w:val="afffff0"/>
            <w:rtl/>
          </w:rPr>
          <w:delText xml:space="preserve">לא</w:delText>
        </w:r>
        <w:r w:rsidRPr="00464129">
          <w:rPr>
            <w:rStyle w:val="afffff0"/>
            <w:rtl/>
          </w:rPr>
          <w:delText xml:space="preserve"> יביאנו</w:delText>
        </w:r>
      </w:del>
      <w:r w:rsidRPr="00464129">
        <w:rPr>
          <w:rStyle w:val="afffff0"/>
          <w:rFonts w:hint="cs"/>
          <w:rtl/>
        </w:rPr>
        <w:t>'</w:t>
      </w:r>
      <w:r w:rsidRPr="00464129">
        <w:rPr>
          <w:rStyle w:val="afffff0"/>
          <w:rtl/>
        </w:rPr>
        <w:t>,</w:t>
      </w:r>
      <w:r>
        <w:rPr>
          <w:rtl/>
        </w:rPr>
        <w:t xml:space="preserve"> כל הבא לפתח אהל מועד חייבין עליו בחוץ</w:t>
      </w:r>
      <w:ins w:id="95281" w:author="מנוע מכני" w:date="2026-10-11T12:04:39Z">
        <w:r>
          <w:rPr>
            <w:rtl/>
          </w:rPr>
          <w:t xml:space="preserve">,</w:t>
        </w:r>
      </w:ins>
      <w:del w:id="95282" w:author="מנוע מכני" w:date="2026-10-11T12:04:39Z">
        <w:r>
          <w:rPr>
            <w:rtl/>
          </w:rPr>
          <w:delText xml:space="preserve">;</w:delText>
        </w:r>
      </w:del>
    </w:p>
    <w:p w:rsidR="00DA63EC" w:rsidRDefault="00DA63EC" w:rsidP="00DA63EC">
      <w:pPr>
        <w:tabs>
          <w:tab w:val="left" w:pos="0"/>
        </w:tabs>
        <w:rPr>
          <w:rtl/>
        </w:rPr>
      </w:pPr>
      <w:r>
        <w:rPr>
          <w:rtl/>
        </w:rPr>
        <w:t xml:space="preserve">ואין לי אלא קדשים כשרים, מנין לרבות פסולין, כגון הלן, והיוצא, והטמא, ושנשחט חוץ לזמנו וחוץ למקומו, ושקבלו פסולין וזרקו את דמו, והניתנין למטה שנתנן למעלה והניתנין למעלה שנתנן למטה, והניתנין בחוץ שנתנן בפנים והניתנין בפנים שנתנן בחוץ, ופסח וחטאת שנתנן שלא לשמן, </w:t>
      </w:r>
    </w:p>
    <w:p w:rsidR="00DA63EC" w:rsidRDefault="00DA63EC" w:rsidP="00DA63EC">
      <w:pPr>
        <w:pStyle w:val="affffb"/>
        <w:rPr>
          <w:rtl/>
        </w:rPr>
      </w:pPr>
      <w:r>
        <w:rPr>
          <w:rtl/>
        </w:rPr>
        <w:t>-</w:t>
      </w:r>
      <w:r w:rsidRPr="00464129">
        <w:rPr>
          <w:rStyle w:val="afffff0"/>
          <w:rtl/>
        </w:rPr>
        <w:t xml:space="preserve"> </w:t>
      </w:r>
      <w:r w:rsidRPr="00464129">
        <w:rPr>
          <w:rStyle w:val="afffff0"/>
          <w:rFonts w:hint="cs"/>
          <w:rtl/>
        </w:rPr>
        <w:t>'</w:t>
      </w:r>
      <w:ins w:id="91263" w:author="Claude - סמנטי" w:date="2026-10-11T12:26:16Z">
        <w:r>
          <w:rPr>
            <w:rStyle w:val="afffff0"/>
            <w:rtl/>
          </w:rPr>
          <w:t xml:space="preserve">לֹא יְבִיאֶנּוּ לַעֲשׂוֹת</w:t>
        </w:r>
      </w:ins>
      <w:del w:id="91264" w:author="Claude - סמנטי" w:date="2026-10-11T12:26:16Z">
        <w:r w:rsidRPr="00464129">
          <w:rPr>
            <w:rStyle w:val="afffff0"/>
            <w:rtl/>
          </w:rPr>
          <w:delText xml:space="preserve">לא יביאנו לעשות</w:delText>
        </w:r>
      </w:del>
      <w:r w:rsidRPr="00464129">
        <w:rPr>
          <w:rStyle w:val="afffff0"/>
          <w:rFonts w:hint="cs"/>
          <w:rtl/>
        </w:rPr>
        <w:t>'</w:t>
      </w:r>
      <w:r w:rsidRPr="00464129">
        <w:rPr>
          <w:rStyle w:val="afffff0"/>
          <w:rtl/>
        </w:rPr>
        <w:t>,</w:t>
      </w:r>
      <w:r>
        <w:rPr>
          <w:rtl/>
        </w:rPr>
        <w:t xml:space="preserve"> כל המתקבל בפתח אהל מועד חייבין עליו בחוץ.</w:t>
      </w:r>
    </w:p>
    <w:p w:rsidR="00DA63EC" w:rsidRDefault="00DA63EC" w:rsidP="00DA63EC">
      <w:pPr>
        <w:pStyle w:val="affffd"/>
        <w:rPr>
          <w:del w:id="90166" w:author="מנוע עיצוב" w:date="2026-10-11T12:09:26Z"/>
          <w:rtl/>
        </w:rPr>
      </w:pPr>
      <w:del w:id="90165" w:author="מנוע עיצוב" w:date="2026-10-11T12:09:26Z">
        <w:r>
          <w:rPr>
            <w:rtl/>
          </w:rPr>
          <w:delText xml:space="preserve">׹</w:delText>
        </w:r>
      </w:del>
    </w:p>
    <w:p w:rsidR="00DA63EC" w:rsidRDefault="00DA63EC" w:rsidP="00DA63EC">
      <w:pPr>
        <w:pStyle w:val="affff1"/>
        <w:ind w:end="0"/>
        <w:rPr>
          <w:rtl/>
        </w:rPr>
        <w:pPrChange w:id="20157" w:author="קלוד" w:date="2026-10-11T09:07:24Z">
          <w:pPr>
            <w:pStyle w:val="affff1"/>
            <w:rPr>
              <w:rtl/>
            </w:rPr>
          </w:pPr>
        </w:pPrChange>
      </w:pPr>
      <w:ins w:id="9894" w:author="מספור קטעי משנה" w:date="2026-10-11T09:35:09Z">
        <w:r>
          <w:rPr>
            <w:rStyle w:val="MisparKeta"/>
          </w:rPr>
          <w:t xml:space="preserve">ג. </w:t>
        </w:r>
      </w:ins>
      <w:r>
        <w:rPr>
          <w:rtl/>
        </w:rPr>
        <w:t>המעלה כזית מן העולה כו'.</w:t>
      </w:r>
    </w:p>
    <w:p w:rsidR="00DA63EC" w:rsidRDefault="00DA63EC" w:rsidP="00DA63EC">
      <w:pPr>
        <w:tabs>
          <w:tab w:val="left" w:pos="0"/>
        </w:tabs>
        <w:rPr>
          <w:rtl/>
        </w:rPr>
      </w:pPr>
      <w:r>
        <w:rPr>
          <w:rtl/>
        </w:rPr>
        <w:t xml:space="preserve">עולה ואימוריה אין, שלמים ואימוריהן </w:t>
      </w:r>
      <w:r>
        <w:rPr>
          <w:rtl/>
        </w:rPr>
        <w:t xml:space="preserve">לא</w:t>
      </w:r>
      <w:r>
        <w:rPr>
          <w:rtl/>
        </w:rPr>
        <w:t xml:space="preserve">, </w:t>
      </w:r>
    </w:p>
    <w:p>
      <w:pPr>
        <w:pStyle w:val="38"/>
        <w:rPr>
          <w:ins w:id="101098" w:author="מנוע מכני" w:date="2026-10-11T12:04:39Z"/>
        </w:rPr>
      </w:pPr>
      <w:r>
        <w:t>תנינא להא ד</w:t>
      </w:r>
      <w:r w:rsidRPr="00891B40">
        <w:t>ת"ר</w:t>
      </w:r>
      <w:r>
        <w:t xml:space="preserve">:</w:t>
      </w:r>
    </w:p>
    <w:p w:rsidR="00DA63EC" w:rsidRDefault="00DA63EC" w:rsidP="00DA63EC">
      <w:pPr>
        <w:tabs>
          <w:tab w:val="left" w:pos="0"/>
        </w:tabs>
        <w:rPr>
          <w:rtl/>
        </w:rPr>
      </w:pPr>
      <w:del w:id="101099" w:author="מנוע מכני" w:date="2026-10-11T12:04:39Z">
        <w:r>
          <w:rPr>
            <w:rtl/>
          </w:rPr>
          <w:delText xml:space="preserve"> </w:delText>
        </w:r>
      </w:del>
      <w:r>
        <w:rPr>
          <w:rtl/>
        </w:rPr>
        <w:t xml:space="preserve">עולה ואימוריה מצטרפין לכזית להעלותן בחוץ, ולחייב עליהן משום פיגול, נותר וטמא.</w:t>
      </w:r>
    </w:p>
    <w:p w:rsidR="00DA63EC" w:rsidRDefault="00DA63EC" w:rsidP="00DA63EC">
      <w:pPr>
        <w:tabs>
          <w:tab w:val="left" w:pos="0"/>
        </w:tabs>
        <w:rPr>
          <w:rtl/>
        </w:rPr>
      </w:pPr>
      <w:r>
        <w:rPr>
          <w:rtl/>
        </w:rPr>
        <w:t xml:space="preserve">העלאת עולה דכליל אין, שלמים </w:t>
      </w:r>
      <w:r>
        <w:rPr>
          <w:rtl/>
        </w:rPr>
        <w:t xml:space="preserve">לא</w:t>
      </w:r>
      <w:r>
        <w:rPr>
          <w:rtl/>
        </w:rPr>
        <w:t xml:space="preserve">, אלא פיגול ונותר וטמא </w:t>
      </w:r>
      <w:r>
        <w:rPr>
          <w:rtl/>
        </w:rPr>
        <w:t xml:space="preserve">מ"ט</w:t>
      </w:r>
      <w:r>
        <w:rPr>
          <w:rtl/>
        </w:rPr>
        <w:t xml:space="preserve">? והא </w:t>
      </w:r>
      <w:r>
        <w:rPr>
          <w:rtl/>
        </w:rPr>
        <w:t xml:space="preserve">תנן</w:t>
      </w:r>
      <w:r>
        <w:rPr>
          <w:rtl/>
        </w:rPr>
        <w:t xml:space="preserve">: כל הפגולין מצטרפין וכל הנותרין מצטרפין, </w:t>
      </w:r>
      <w:ins w:id="95679" w:author="מנוע מכני" w:date="2026-10-11T12:04:39Z">
        <w:r>
          <w:rPr>
            <w:rtl/>
          </w:rPr>
          <w:t xml:space="preserve">קשה</w:t>
        </w:r>
      </w:ins>
      <w:del w:id="95680" w:author="מנוע מכני" w:date="2026-10-11T12:04:39Z">
        <w:r>
          <w:rPr>
            <w:rtl/>
          </w:rPr>
          <w:delText xml:space="preserve">קשיא</w:delText>
        </w:r>
      </w:del>
      <w:r>
        <w:rPr>
          <w:rtl/>
        </w:rPr>
        <w:t xml:space="preserve"> פיגול אפיגול, </w:t>
      </w:r>
      <w:ins w:id="95681" w:author="מנוע מכני" w:date="2026-10-11T12:04:39Z">
        <w:r>
          <w:rPr>
            <w:rtl/>
          </w:rPr>
          <w:t xml:space="preserve">קשה</w:t>
        </w:r>
      </w:ins>
      <w:del w:id="95682" w:author="מנוע מכני" w:date="2026-10-11T12:04:39Z">
        <w:r>
          <w:rPr>
            <w:rtl/>
          </w:rPr>
          <w:delText xml:space="preserve">קשיא</w:delText>
        </w:r>
      </w:del>
      <w:r>
        <w:rPr>
          <w:rtl/>
        </w:rPr>
        <w:t xml:space="preserve"> נותר אנותר.</w:t>
      </w:r>
    </w:p>
    <w:p w:rsidR="00DA63EC" w:rsidRDefault="00DA63EC" w:rsidP="00DA63EC">
      <w:pPr>
        <w:tabs>
          <w:tab w:val="left" w:pos="0"/>
        </w:tabs>
        <w:rPr>
          <w:rtl/>
        </w:rPr>
      </w:pPr>
      <w:r>
        <w:rPr>
          <w:rtl/>
        </w:rPr>
        <w:t xml:space="preserve">פיגול אפיגול </w:t>
      </w:r>
      <w:r>
        <w:rPr>
          <w:rtl/>
        </w:rPr>
        <w:t xml:space="preserve">ל"</w:t>
      </w:r>
      <w:r>
        <w:rPr>
          <w:rFonts w:hint="cs"/>
          <w:rtl/>
        </w:rPr>
        <w:t>ק</w:t>
      </w:r>
      <w:r>
        <w:rPr>
          <w:rtl/>
        </w:rPr>
        <w:t xml:space="preserve">: כאן בפיגול, כאן במחשבת פיגול</w:t>
      </w:r>
      <w:ins w:id="95283" w:author="מנוע מכני" w:date="2026-10-11T12:04:39Z">
        <w:r>
          <w:rPr>
            <w:rtl/>
          </w:rPr>
          <w:t xml:space="preserve">,</w:t>
        </w:r>
      </w:ins>
      <w:del w:id="95284" w:author="מנוע מכני" w:date="2026-10-11T12:04:39Z">
        <w:r>
          <w:rPr>
            <w:rtl/>
          </w:rPr>
          <w:delText xml:space="preserve">;</w:delText>
        </w:r>
      </w:del>
    </w:p>
    <w:p w:rsidR="00DA63EC" w:rsidRDefault="00DA63EC" w:rsidP="00DA63EC">
      <w:pPr>
        <w:tabs>
          <w:tab w:val="left" w:pos="0"/>
        </w:tabs>
        <w:rPr>
          <w:rtl/>
        </w:rPr>
      </w:pPr>
      <w:r>
        <w:rPr>
          <w:rtl/>
        </w:rPr>
        <w:t xml:space="preserve">נותר אנותר </w:t>
      </w:r>
      <w:r>
        <w:rPr>
          <w:rtl/>
        </w:rPr>
        <w:t xml:space="preserve">ל"</w:t>
      </w:r>
      <w:r>
        <w:rPr>
          <w:rFonts w:hint="cs"/>
          <w:rtl/>
        </w:rPr>
        <w:t>ק</w:t>
      </w:r>
      <w:r>
        <w:rPr>
          <w:rtl/>
        </w:rPr>
        <w:t xml:space="preserve">: כאן בנותר, כאן בשניתותרו עד שלא נזרק הדם, </w:t>
      </w:r>
    </w:p>
    <w:p w:rsidR="00DA63EC" w:rsidRDefault="00DA63EC" w:rsidP="00DA63EC">
      <w:pPr>
        <w:pStyle w:val="afff3"/>
        <w:framePr w:wrap="around"/>
        <w:rPr>
          <w:rtl/>
        </w:rPr>
      </w:pPr>
      <w:r>
        <w:rPr>
          <w:rFonts w:hint="cs"/>
          <w:rtl/>
        </w:rPr>
        <w:t>קט:</w:t>
      </w:r>
    </w:p>
    <w:p>
      <w:pPr>
        <w:pStyle w:val="38"/>
        <w:rPr>
          <w:ins w:id="101100" w:author="מנוע מכני" w:date="2026-10-11T12:04:39Z"/>
        </w:rPr>
      </w:pPr>
      <w:r w:rsidRPr="00FE1B89">
        <w:t>ור' יהושע היא דאמר</w:t>
      </w:r>
      <w:r w:rsidRPr="00FE1B89">
        <w:t xml:space="preserve">:</w:t>
      </w:r>
    </w:p>
    <w:p w:rsidR="00DA63EC" w:rsidRPr="00FE1B89" w:rsidRDefault="00DA63EC" w:rsidP="00DA63EC">
      <w:pPr>
        <w:tabs>
          <w:tab w:val="left" w:pos="0"/>
        </w:tabs>
        <w:rPr>
          <w:spacing w:val="-2"/>
          <w:rtl/>
        </w:rPr>
      </w:pPr>
      <w:del w:id="101101" w:author="מנוע מכני" w:date="2026-10-11T12:04:39Z">
        <w:r w:rsidRPr="00FE1B89">
          <w:rPr>
            <w:spacing w:val="-2"/>
            <w:rtl/>
          </w:rPr>
          <w:delText xml:space="preserve"> </w:delText>
        </w:r>
      </w:del>
      <w:r w:rsidRPr="00FE1B89">
        <w:rPr>
          <w:spacing w:val="-2"/>
          <w:rtl/>
        </w:rPr>
        <w:t xml:space="preserve">כל הזבחים שבתורה, שנשתייר בהן כזית בשר וכזית חלב - זורק את הדם,</w:t>
      </w:r>
    </w:p>
    <w:p w:rsidR="00DA63EC" w:rsidRDefault="00DA63EC" w:rsidP="00DA63EC">
      <w:pPr>
        <w:tabs>
          <w:tab w:val="left" w:pos="0"/>
        </w:tabs>
        <w:rPr>
          <w:rtl/>
        </w:rPr>
      </w:pPr>
      <w:r>
        <w:rPr>
          <w:rtl/>
        </w:rPr>
        <w:t xml:space="preserve">חצי זית בשר וחצי זית חלב - אינו זורק את הדם, </w:t>
      </w:r>
    </w:p>
    <w:p w:rsidR="00DA63EC" w:rsidRDefault="00DA63EC" w:rsidP="00DA63EC">
      <w:pPr>
        <w:tabs>
          <w:tab w:val="left" w:pos="0"/>
        </w:tabs>
        <w:rPr>
          <w:rtl/>
        </w:rPr>
      </w:pPr>
      <w:r>
        <w:rPr>
          <w:rtl/>
        </w:rPr>
        <w:t xml:space="preserve">ובעולה חצי זית בשר וחצי זית חלב - זורק את הדם, מפני שכולה כליל, </w:t>
      </w:r>
    </w:p>
    <w:p w:rsidR="00DA63EC" w:rsidRDefault="00DA63EC" w:rsidP="00DA63EC">
      <w:pPr>
        <w:tabs>
          <w:tab w:val="left" w:pos="0"/>
        </w:tabs>
        <w:rPr>
          <w:rtl/>
        </w:rPr>
      </w:pPr>
      <w:r>
        <w:rPr>
          <w:rtl/>
        </w:rPr>
        <w:t xml:space="preserve">ומנחה </w:t>
      </w:r>
      <w:r>
        <w:rPr>
          <w:rFonts w:hint="cs"/>
          <w:rtl/>
        </w:rPr>
        <w:t xml:space="preserve">[מנחת נסכים הבאה עם הזבח] </w:t>
      </w:r>
      <w:ins w:id="90495" w:author="מנוע מכני" w:date="2026-10-11T12:04:39Z">
        <w:r>
          <w:rPr>
            <w:rtl/>
          </w:rPr>
          <w:t xml:space="preserve">אפי'</w:t>
        </w:r>
      </w:ins>
      <w:del w:id="90496" w:author="מנוע מכני" w:date="2026-10-11T12:04:39Z">
        <w:r>
          <w:rPr>
            <w:rtl/>
          </w:rPr>
          <w:delText xml:space="preserve">אפילו</w:delText>
        </w:r>
      </w:del>
      <w:r>
        <w:rPr>
          <w:rtl/>
        </w:rPr>
        <w:t xml:space="preserve"> כולה קיימת - </w:t>
      </w:r>
      <w:r>
        <w:rPr>
          <w:rtl/>
        </w:rPr>
        <w:t xml:space="preserve">לא</w:t>
      </w:r>
      <w:r>
        <w:rPr>
          <w:rtl/>
        </w:rPr>
        <w:t xml:space="preserve"> יזרוק.</w:t>
      </w:r>
    </w:p>
    <w:p w:rsidR="00DA63EC" w:rsidRDefault="00DA63EC" w:rsidP="00DA63EC">
      <w:pPr>
        <w:pStyle w:val="affffd"/>
        <w:rPr>
          <w:rtl/>
        </w:rPr>
      </w:pPr>
      <w:r>
        <w:rPr>
          <w:rtl/>
        </w:rPr>
        <w:t>׹</w:t>
      </w:r>
    </w:p>
    <w:p>
      <w:pPr>
        <w:pStyle w:val="MishnaBatzad"/>
        <w:rPr>
          <w:ins w:id="20468" w:author="קלוד" w:date="2026-10-11T09:07:24Z"/>
        </w:rPr>
      </w:pPr>
      <w:ins w:id="20467" w:author="קלוד" w:date="2026-10-11T09:07:24Z">
        <w:r>
          <w:t xml:space="preserve">משנה ד</w:t>
        </w:r>
      </w:ins>
    </w:p>
    <w:p w:rsidR="00DA63EC" w:rsidRPr="000A334C" w:rsidRDefault="00DA63EC" w:rsidP="003B6D22">
      <w:pPr>
        <w:pStyle w:val="afff9"/>
        <w:rPr>
          <w:del w:id="20302" w:author="קלוד" w:date="2026-10-11T09:07:24Z"/>
          <w:rtl/>
        </w:rPr>
      </w:pPr>
      <w:del w:id="20301" w:author="קלוד" w:date="2026-10-11T09:07:24Z">
        <w:r w:rsidRPr="000A334C">
          <w:rPr>
            <w:rtl/>
          </w:rPr>
          <w:delText xml:space="preserve">מתני'.</w:delText>
        </w:r>
      </w:del>
    </w:p>
    <w:p w:rsidR="00DA63EC" w:rsidRPr="000A334C" w:rsidRDefault="00DA63EC" w:rsidP="003B6D22">
      <w:pPr>
        <w:pStyle w:val="afff9"/>
        <w:spacing w:before="120"/>
        <w:rPr>
          <w:rtl/>
        </w:rPr>
        <w:pPrChange w:id="90064" w:author="קלוד" w:date="2026-10-11T12:09:42Z">
          <w:pPr>
            <w:pStyle w:val="afff9"/>
          </w:pPr>
        </w:pPrChange>
      </w:pPr>
      <w:r w:rsidRPr="000A334C">
        <w:rPr>
          <w:rtl/>
        </w:rPr>
        <w:t xml:space="preserve">הקומץ, והלבונה, והקטרת, ומנחת כהנים, ומנחת כהן משיח, ומנחת נסכים, שהקריב מאחת מהן כזית בחוץ - חייב, </w:t>
      </w:r>
    </w:p>
    <w:p w:rsidR="00DA63EC" w:rsidRPr="000A334C" w:rsidRDefault="00DA63EC" w:rsidP="003B6D22">
      <w:pPr>
        <w:pStyle w:val="afff9"/>
        <w:rPr>
          <w:rtl/>
        </w:rPr>
      </w:pPr>
      <w:r>
        <w:rPr>
          <w:rtl/>
        </w:rPr>
        <w:t xml:space="preserve">	</w:t>
      </w:r>
      <w:r>
        <w:rPr>
          <w:rStyle w:val="TanaimMishna"/>
          <w:rtl/>
          <w:rPrChange w:id="102896" w:author="Claude" w:date="2026-10-11T09:07:44Z">
            <w:rPr>
              <w:rtl/>
            </w:rPr>
          </w:rPrChange>
        </w:rPr>
        <w:t xml:space="preserve">ר"א</w:t>
      </w:r>
      <w:r>
        <w:rPr>
          <w:rtl/>
        </w:rPr>
        <w:t xml:space="preserve"> פוטר, עד שיקריב את כולן.</w:t>
      </w:r>
    </w:p>
    <w:p w:rsidR="00DA63EC" w:rsidRPr="000A334C" w:rsidRDefault="00DA63EC" w:rsidP="003B6D22">
      <w:pPr>
        <w:pStyle w:val="afff9"/>
        <w:rPr>
          <w:rtl/>
        </w:rPr>
      </w:pPr>
      <w:r w:rsidRPr="000A334C">
        <w:rPr>
          <w:rtl/>
        </w:rPr>
        <w:t>וכולן שהקריב בפנים, ושייר מהן כזית והקריבו בחוץ - חייב.</w:t>
      </w:r>
    </w:p>
    <w:p w:rsidR="00DA63EC" w:rsidRPr="000A334C" w:rsidRDefault="00DA63EC" w:rsidP="003B6D22">
      <w:pPr>
        <w:pStyle w:val="afff9"/>
        <w:rPr>
          <w:rtl/>
        </w:rPr>
      </w:pPr>
      <w:r w:rsidRPr="000A334C">
        <w:rPr>
          <w:rtl/>
        </w:rPr>
        <w:t>וכולן שחסרו כל שהו והקריבו בחוץ - פטור.</w:t>
      </w:r>
    </w:p>
    <w:p w:rsidR="00DA63EC" w:rsidRPr="000A334C" w:rsidRDefault="00DA63EC" w:rsidP="003B6D22">
      <w:pPr>
        <w:pStyle w:val="afff9"/>
        <w:rPr>
          <w:rtl/>
        </w:rPr>
      </w:pPr>
      <w:r w:rsidRPr="000A334C">
        <w:rPr>
          <w:rtl/>
        </w:rPr>
        <w:t>המקריב קדשים ואימורים בחוץ - חייב.</w:t>
      </w:r>
    </w:p>
    <w:p w:rsidR="00DA63EC" w:rsidRDefault="00DA63EC" w:rsidP="00DA63EC">
      <w:pPr>
        <w:pStyle w:val="affffd"/>
        <w:rPr>
          <w:rtl/>
        </w:rPr>
      </w:pPr>
      <w:r>
        <w:rPr>
          <w:rtl/>
        </w:rPr>
        <w:t>׹</w:t>
      </w:r>
    </w:p>
    <w:p>
      <w:pPr>
        <w:pStyle w:val="afffff8"/>
        <w:rPr>
          <w:ins w:id="90061" w:author="קלוד" w:date="2026-10-11T12:29:36Z"/>
        </w:rPr>
      </w:pPr>
      <w:ins w:id="90062" w:author="קלוד" w:date="2026-10-11T12:29:36Z">
        <w:r>
          <w:rPr>
            <w:color w:val="7B3F00"/>
          </w:rPr>
          <w:t xml:space="preserve">המקטיר כזית בחוץ - חייב, חצי פרס בפנים - פטור</w:t>
        </w:r>
      </w:ins>
    </w:p>
    <w:p>
      <w:pPr>
        <w:pStyle w:val="38"/>
        <w:rPr>
          <w:ins w:id="101102" w:author="מנוע מכני" w:date="2026-10-11T12:04:39Z"/>
        </w:rPr>
      </w:pPr>
      <w:r w:rsidRPr="00891B40">
        <w:t>ת"ר</w:t>
      </w:r>
      <w:r>
        <w:t xml:space="preserve">:</w:t>
      </w:r>
    </w:p>
    <w:p w:rsidR="00DA63EC" w:rsidRDefault="00DA63EC" w:rsidP="00DA63EC">
      <w:pPr>
        <w:tabs>
          <w:tab w:val="left" w:pos="0"/>
        </w:tabs>
        <w:rPr>
          <w:rtl/>
        </w:rPr>
      </w:pPr>
      <w:del w:id="101103" w:author="מנוע מכני" w:date="2026-10-11T12:04:39Z">
        <w:r>
          <w:rPr>
            <w:rtl/>
          </w:rPr>
          <w:delText xml:space="preserve"> </w:delText>
        </w:r>
      </w:del>
      <w:r>
        <w:rPr>
          <w:rtl/>
        </w:rPr>
        <w:t xml:space="preserve">המקטיר כזית בחוץ - חייב, חצי פרס בפנים - פטור.</w:t>
      </w:r>
    </w:p>
    <w:p>
      <w:pPr>
        <w:pStyle w:val="38"/>
        <w:rPr>
          <w:ins w:id="101104" w:author="מנוע מכני" w:date="2026-10-11T12:04:39Z"/>
        </w:rPr>
      </w:pPr>
      <w:r>
        <w:tab/>
      </w:r>
      <w:r>
        <w:t>ו</w:t>
      </w:r>
      <w:r>
        <w:t xml:space="preserve">רב:</w:t>
      </w:r>
    </w:p>
    <w:p w:rsidR="00DA63EC" w:rsidRDefault="00DA63EC" w:rsidP="00DA63EC">
      <w:pPr>
        <w:tabs>
          <w:tab w:val="left" w:pos="0"/>
        </w:tabs>
        <w:rPr>
          <w:rtl/>
        </w:rPr>
      </w:pPr>
      <w:del w:id="101105" w:author="מנוע מכני" w:date="2026-10-11T12:04:39Z">
        <w:r>
          <w:rPr>
            <w:rtl/>
          </w:rPr>
          <w:delText xml:space="preserve"> </w:delText>
        </w:r>
      </w:del>
      <w:r>
        <w:rPr>
          <w:rtl/>
        </w:rPr>
        <w:t xml:space="preserve">פטור</w:t>
      </w:r>
      <w:r>
        <w:rPr>
          <w:rFonts w:hint="cs"/>
          <w:rtl/>
        </w:rPr>
        <w:t xml:space="preserve"> היינו </w:t>
      </w:r>
      <w:r>
        <w:rPr>
          <w:rtl/>
        </w:rPr>
        <w:t>פטור ציבור.</w:t>
      </w:r>
    </w:p>
    <w:p>
      <w:pPr>
        <w:pStyle w:val="38"/>
        <w:rPr>
          <w:ins w:id="101107" w:author="מנוע מכני" w:date="2026-10-11T12:04:39Z"/>
        </w:rPr>
      </w:pPr>
      <w:del w:id="101106" w:author="מנוע מכני" w:date="2026-10-11T12:04:39Z">
        <w:r>
          <w:delText xml:space="preserve">•</w:delText>
        </w:r>
      </w:del>
      <w:r>
        <w:t xml:space="preserve"> </w:t>
      </w:r>
      <w:r>
        <w:t>אר</w:t>
      </w:r>
      <w:r>
        <w:t>"</w:t>
      </w:r>
      <w:r>
        <w:t>ז</w:t>
      </w:r>
      <w:r>
        <w:t xml:space="preserve">:</w:t>
      </w:r>
    </w:p>
    <w:p w:rsidR="00DA63EC" w:rsidRDefault="00DA63EC" w:rsidP="00DA63EC">
      <w:pPr>
        <w:tabs>
          <w:tab w:val="left" w:pos="0"/>
        </w:tabs>
        <w:rPr>
          <w:b/>
          <w:bCs/>
          <w:rtl/>
        </w:rPr>
      </w:pPr>
      <w:del w:id="101108" w:author="מנוע מכני" w:date="2026-10-11T12:04:39Z">
        <w:r>
          <w:rPr>
            <w:rtl/>
          </w:rPr>
          <w:delText xml:space="preserve"> </w:delText>
        </w:r>
      </w:del>
      <w:ins w:id="96107" w:author="מנוע מכני" w:date="2026-10-11T12:04:39Z">
        <w:r>
          <w:rPr>
            <w:rtl/>
          </w:rPr>
          <w:t xml:space="preserve">אם </w:t>
        </w:r>
      </w:ins>
      <w:del w:id="96108" w:author="מנוע מכני" w:date="2026-10-11T12:04:39Z">
        <w:r>
          <w:rPr>
            <w:rtl/>
          </w:rPr>
          <w:delText xml:space="preserve">אי </w:delText>
        </w:r>
      </w:del>
      <w:ins w:id="95683" w:author="מנוע מכני" w:date="2026-10-11T12:04:39Z">
        <w:r>
          <w:rPr>
            <w:rtl/>
          </w:rPr>
          <w:t xml:space="preserve">קשה</w:t>
        </w:r>
      </w:ins>
      <w:del w:id="95684" w:author="מנוע מכני" w:date="2026-10-11T12:04:39Z">
        <w:r>
          <w:rPr>
            <w:rtl/>
          </w:rPr>
          <w:delText xml:space="preserve">קשיא</w:delText>
        </w:r>
      </w:del>
      <w:r>
        <w:rPr>
          <w:rtl/>
        </w:rPr>
        <w:t xml:space="preserve"> לי</w:t>
      </w:r>
      <w:r>
        <w:rPr>
          <w:rFonts w:hint="cs"/>
          <w:rtl/>
        </w:rPr>
        <w:t xml:space="preserve"> הך ד</w:t>
      </w:r>
      <w:r>
        <w:rPr>
          <w:rtl/>
        </w:rPr>
        <w:t xml:space="preserve">אמר </w:t>
      </w:r>
      <w:r>
        <w:rPr>
          <w:rStyle w:val="2fb"/>
          <w:rtl/>
        </w:rPr>
        <w:t xml:space="preserve">רב</w:t>
      </w:r>
      <w:r>
        <w:rPr>
          <w:rtl/>
        </w:rPr>
        <w:t xml:space="preserve"> עלה: </w:t>
      </w:r>
      <w:ins w:id="96395" w:author="מנוע מכני" w:date="2026-10-11T12:04:39Z">
        <w:r>
          <w:rPr>
            <w:rtl/>
          </w:rPr>
          <w:t xml:space="preserve">בזה</w:t>
        </w:r>
      </w:ins>
      <w:del w:id="96396" w:author="מנוע מכני" w:date="2026-10-11T12:04:39Z">
        <w:r>
          <w:rPr>
            <w:rtl/>
          </w:rPr>
          <w:delText xml:space="preserve">בהא</w:delText>
        </w:r>
      </w:del>
      <w:r>
        <w:rPr>
          <w:rtl/>
        </w:rPr>
        <w:t xml:space="preserve"> </w:t>
      </w:r>
      <w:ins w:id="90497" w:author="מנוע מכני" w:date="2026-10-11T12:04:39Z">
        <w:r>
          <w:rPr>
            <w:rtl/>
          </w:rPr>
          <w:t xml:space="preserve">אפי'</w:t>
        </w:r>
      </w:ins>
      <w:del w:id="90498" w:author="מנוע מכני" w:date="2026-10-11T12:04:39Z">
        <w:r>
          <w:rPr>
            <w:rtl/>
          </w:rPr>
          <w:delText xml:space="preserve">אפילו</w:delText>
        </w:r>
      </w:del>
      <w:r>
        <w:rPr>
          <w:rtl/>
        </w:rPr>
        <w:t xml:space="preserve"> </w:t>
      </w:r>
      <w:r>
        <w:rPr>
          <w:rStyle w:val="2fb"/>
          <w:rtl/>
        </w:rPr>
        <w:t xml:space="preserve">ר' אליעזר</w:t>
      </w:r>
      <w:r>
        <w:rPr>
          <w:rtl/>
        </w:rPr>
        <w:t xml:space="preserve"> מודה, </w:t>
      </w:r>
      <w:r>
        <w:rPr>
          <w:rFonts w:hint="cs"/>
          <w:rtl/>
        </w:rPr>
        <w:t xml:space="preserve">והא </w:t>
      </w:r>
      <w:r>
        <w:rPr>
          <w:rStyle w:val="2fb"/>
          <w:rFonts w:hint="cs"/>
          <w:rtl/>
        </w:rPr>
        <w:t xml:space="preserve">ר</w:t>
      </w:r>
      <w:r>
        <w:rPr>
          <w:rStyle w:val="2fb"/>
          <w:rtl/>
        </w:rPr>
        <w:t>"</w:t>
      </w:r>
      <w:r>
        <w:rPr>
          <w:rStyle w:val="2fb"/>
          <w:rFonts w:hint="cs"/>
          <w:rtl/>
        </w:rPr>
        <w:t xml:space="preserve">א</w:t>
      </w:r>
      <w:r>
        <w:rPr>
          <w:rFonts w:hint="cs"/>
          <w:rtl/>
        </w:rPr>
        <w:t xml:space="preserve"> </w:t>
      </w:r>
      <w:r>
        <w:rPr>
          <w:rFonts w:hint="cs"/>
          <w:rtl/>
        </w:rPr>
        <w:t xml:space="preserve">לא</w:t>
      </w:r>
      <w:r>
        <w:rPr>
          <w:rFonts w:hint="cs"/>
          <w:rtl/>
        </w:rPr>
        <w:t xml:space="preserve"> </w:t>
      </w:r>
      <w:r>
        <w:rPr>
          <w:rFonts w:hint="cs"/>
          <w:rtl/>
        </w:rPr>
        <w:t xml:space="preserve">אמר</w:t>
      </w:r>
      <w:r>
        <w:rPr>
          <w:rFonts w:hint="cs"/>
          <w:rtl/>
        </w:rPr>
        <w:t xml:space="preserve"> הקטרה </w:t>
      </w:r>
    </w:p>
    <w:p>
      <w:pPr>
        <w:pStyle w:val="38"/>
        <w:rPr>
          <w:ins w:id="101109" w:author="מנוע מכני" w:date="2026-10-11T12:04:39Z"/>
        </w:rPr>
      </w:pPr>
      <w:r w:rsidRPr="00891B40">
        <w:lastRenderedPageBreak/>
        <w:t>ב.</w:t>
      </w:r>
      <w:r>
        <w:t xml:space="preserve"> </w:t>
      </w:r>
      <w:r>
        <w:t xml:space="preserve">אמר</w:t>
      </w:r>
      <w:r>
        <w:t xml:space="preserve"> רבה:</w:t>
      </w:r>
    </w:p>
    <w:p w:rsidR="00DA63EC" w:rsidRDefault="00DA63EC" w:rsidP="00DA63EC">
      <w:pPr>
        <w:tabs>
          <w:tab w:val="left" w:pos="0"/>
        </w:tabs>
        <w:rPr>
          <w:rtl/>
        </w:rPr>
      </w:pPr>
      <w:del w:id="101110" w:author="מנוע מכני" w:date="2026-10-11T12:04:39Z">
        <w:r>
          <w:rPr>
            <w:rtl/>
          </w:rPr>
          <w:delText xml:space="preserve"> </w:delText>
        </w:r>
      </w:del>
      <w:r>
        <w:rPr>
          <w:rtl/>
        </w:rPr>
        <w:t xml:space="preserve">בהקטרה דהיכל </w:t>
      </w:r>
      <w:r>
        <w:rPr>
          <w:rtl/>
        </w:rPr>
        <w:t xml:space="preserve">כו"ע</w:t>
      </w:r>
      <w:r>
        <w:rPr>
          <w:rtl/>
        </w:rPr>
        <w:t xml:space="preserve"> </w:t>
      </w:r>
      <w:r>
        <w:rPr>
          <w:rtl/>
        </w:rPr>
        <w:t xml:space="preserve">לא</w:t>
      </w:r>
      <w:r>
        <w:rPr>
          <w:rtl/>
        </w:rPr>
        <w:t xml:space="preserve"> </w:t>
      </w:r>
      <w:ins w:id="92095" w:author="מנוע מכני" w:date="2026-10-11T12:04:39Z">
        <w:r>
          <w:rPr>
            <w:rtl/>
          </w:rPr>
          <w:t xml:space="preserve">חלקו</w:t>
        </w:r>
      </w:ins>
      <w:del w:id="92096" w:author="מנוע מכני" w:date="2026-10-11T12:04:39Z">
        <w:r>
          <w:rPr>
            <w:rtl/>
          </w:rPr>
          <w:delText xml:space="preserve">פליגי</w:delText>
        </w:r>
      </w:del>
      <w:r>
        <w:rPr>
          <w:rtl/>
        </w:rPr>
        <w:t xml:space="preserve">, </w:t>
      </w:r>
      <w:r>
        <w:rPr>
          <w:rFonts w:hint="cs"/>
          <w:rtl/>
        </w:rPr>
        <w:t>אלא</w:t>
      </w:r>
      <w:r>
        <w:rPr>
          <w:rtl/>
        </w:rPr>
        <w:t xml:space="preserve"> בהקטרה דפנים, </w:t>
      </w:r>
    </w:p>
    <w:p w:rsidR="00DA63EC" w:rsidRDefault="00DA63EC" w:rsidP="00DA63EC">
      <w:pPr>
        <w:tabs>
          <w:tab w:val="left" w:pos="0"/>
        </w:tabs>
        <w:rPr>
          <w:rtl/>
        </w:rPr>
      </w:pPr>
      <w:r>
        <w:rPr>
          <w:rtl/>
        </w:rPr>
        <w:tab/>
        <w:t xml:space="preserve">דמר סבר: מלא חפניו דוקא, ומ"ס: מלא חפניו </w:t>
      </w:r>
      <w:ins w:id="92097" w:author="מנוע מכני" w:date="2026-10-11T12:04:39Z">
        <w:r>
          <w:rPr>
            <w:rtl/>
          </w:rPr>
          <w:t xml:space="preserve">לא</w:t>
        </w:r>
      </w:ins>
      <w:del w:id="92098" w:author="מנוע מכני" w:date="2026-10-11T12:04:39Z">
        <w:r>
          <w:rPr>
            <w:rtl/>
          </w:rPr>
          <w:tab/>
          <w:delText xml:space="preserve">לאו</w:delText>
        </w:r>
      </w:del>
      <w:r>
        <w:rPr>
          <w:rtl/>
        </w:rPr>
        <w:tab/>
        <w:t xml:space="preserve"> דוקא.</w:t>
      </w:r>
    </w:p>
    <w:p>
      <w:pPr>
        <w:pStyle w:val="38"/>
        <w:rPr>
          <w:ins w:id="101111" w:author="מנוע מכני" w:date="2026-10-11T12:04:39Z"/>
        </w:rPr>
      </w:pPr>
      <w:r>
        <w:t xml:space="preserve">א"ל</w:t>
      </w:r>
      <w:r>
        <w:t xml:space="preserve"> אביי:</w:t>
      </w:r>
    </w:p>
    <w:p w:rsidR="00DA63EC" w:rsidRDefault="00DA63EC" w:rsidP="00DA63EC">
      <w:pPr>
        <w:tabs>
          <w:tab w:val="left" w:pos="0"/>
        </w:tabs>
        <w:rPr>
          <w:b/>
          <w:bCs/>
          <w:rtl/>
        </w:rPr>
      </w:pPr>
      <w:del w:id="101112" w:author="מנוע מכני" w:date="2026-10-11T12:04:39Z">
        <w:r>
          <w:rPr>
            <w:rtl/>
          </w:rPr>
          <w:delText xml:space="preserve"> </w:delText>
        </w:r>
      </w:del>
      <w:r>
        <w:rPr>
          <w:rtl/>
        </w:rPr>
        <w:t xml:space="preserve">והא כי כתיבא חוקה, בהקטרה דפנים הוא דכתיב! </w:t>
      </w:r>
    </w:p>
    <w:p>
      <w:pPr>
        <w:pStyle w:val="38"/>
        <w:rPr>
          <w:ins w:id="101113" w:author="מנוע מכני" w:date="2026-10-11T12:04:39Z"/>
        </w:rPr>
      </w:pPr>
      <w:r w:rsidRPr="00891B40">
        <w:t>ג.</w:t>
      </w:r>
      <w:r>
        <w:t xml:space="preserve"> </w:t>
      </w:r>
      <w:r>
        <w:t xml:space="preserve">אלא אביי:</w:t>
      </w:r>
    </w:p>
    <w:p w:rsidR="00DA63EC" w:rsidRDefault="00DA63EC" w:rsidP="00DA63EC">
      <w:pPr>
        <w:tabs>
          <w:tab w:val="left" w:pos="0"/>
        </w:tabs>
        <w:rPr>
          <w:rtl/>
        </w:rPr>
      </w:pPr>
      <w:del w:id="101114" w:author="מנוע מכני" w:date="2026-10-11T12:04:39Z">
        <w:r>
          <w:rPr>
            <w:rtl/>
          </w:rPr>
          <w:delText xml:space="preserve"> </w:delText>
        </w:r>
      </w:del>
      <w:r>
        <w:rPr>
          <w:rtl/>
        </w:rPr>
        <w:t xml:space="preserve">בהקטרה בפנים </w:t>
      </w:r>
      <w:r>
        <w:rPr>
          <w:rtl/>
        </w:rPr>
        <w:t xml:space="preserve">לא</w:t>
      </w:r>
      <w:r>
        <w:rPr>
          <w:rtl/>
        </w:rPr>
        <w:t xml:space="preserve"> </w:t>
      </w:r>
      <w:ins w:id="92099" w:author="מנוע מכני" w:date="2026-10-11T12:04:39Z">
        <w:r>
          <w:rPr>
            <w:rtl/>
          </w:rPr>
          <w:t xml:space="preserve">חלקו</w:t>
        </w:r>
      </w:ins>
      <w:del w:id="92100" w:author="מנוע מכני" w:date="2026-10-11T12:04:39Z">
        <w:r>
          <w:rPr>
            <w:rtl/>
          </w:rPr>
          <w:delText xml:space="preserve">פליגי</w:delText>
        </w:r>
      </w:del>
      <w:r>
        <w:rPr>
          <w:rtl/>
        </w:rPr>
        <w:t xml:space="preserve">, </w:t>
      </w:r>
      <w:ins w:id="92101" w:author="מנוע מכני" w:date="2026-10-11T12:04:39Z">
        <w:r>
          <w:rPr>
            <w:rFonts w:hint="cs"/>
            <w:b/>
            <w:bCs/>
            <w:rtl/>
          </w:rPr>
          <w:t xml:space="preserve">וחלקו</w:t>
        </w:r>
      </w:ins>
      <w:del w:id="92102" w:author="מנוע מכני" w:date="2026-10-11T12:04:39Z">
        <w:r w:rsidRPr="005374F8">
          <w:rPr>
            <w:rFonts w:hint="cs"/>
            <w:b/>
            <w:bCs/>
            <w:rtl/>
          </w:rPr>
          <w:delText xml:space="preserve">ו</w:delText>
        </w:r>
        <w:r w:rsidRPr="005374F8">
          <w:rPr>
            <w:b/>
            <w:bCs/>
            <w:rtl/>
          </w:rPr>
          <w:delText xml:space="preserve">פליגי</w:delText>
        </w:r>
      </w:del>
      <w:r>
        <w:rPr>
          <w:rtl/>
        </w:rPr>
        <w:t xml:space="preserve"> בהקטרה דחוץ, </w:t>
      </w:r>
      <w:ins w:id="96109" w:author="מנוע מכני" w:date="2026-10-11T12:04:39Z">
        <w:r>
          <w:rPr>
            <w:rFonts w:hint="cs"/>
            <w:rtl/>
          </w:rPr>
          <w:t xml:space="preserve">אם </w:t>
        </w:r>
      </w:ins>
      <w:del w:id="96110" w:author="מנוע מכני" w:date="2026-10-11T12:04:39Z">
        <w:r>
          <w:rPr>
            <w:rFonts w:hint="cs"/>
            <w:rtl/>
          </w:rPr>
          <w:delText xml:space="preserve">אי </w:delText>
        </w:r>
      </w:del>
      <w:ins w:id="97371" w:author="מנוע מכני" w:date="2026-10-11T12:04:39Z">
        <w:r>
          <w:rPr>
            <w:rtl/>
          </w:rPr>
          <w:t xml:space="preserve">למדים</w:t>
        </w:r>
      </w:ins>
      <w:del w:id="97372" w:author="מנוע מכני" w:date="2026-10-11T12:04:39Z">
        <w:r>
          <w:rPr>
            <w:rtl/>
          </w:rPr>
          <w:delText xml:space="preserve">ילפינן</w:delText>
        </w:r>
      </w:del>
      <w:r>
        <w:rPr>
          <w:rtl/>
        </w:rPr>
        <w:t xml:space="preserve"> פנים מחוץ,</w:t>
      </w:r>
      <w:r>
        <w:rPr>
          <w:rFonts w:hint="cs"/>
          <w:rtl/>
        </w:rPr>
        <w:t xml:space="preserve"> או </w:t>
      </w:r>
      <w:r>
        <w:rPr>
          <w:rFonts w:hint="cs"/>
          <w:rtl/>
        </w:rPr>
        <w:t xml:space="preserve">לא</w:t>
      </w:r>
      <w:r>
        <w:rPr>
          <w:rtl/>
        </w:rPr>
        <w:t>.</w:t>
      </w:r>
    </w:p>
    <w:p>
      <w:pPr>
        <w:pStyle w:val="38"/>
        <w:rPr>
          <w:ins w:id="101116" w:author="מנוע מכני" w:date="2026-10-11T12:04:39Z"/>
        </w:rPr>
      </w:pPr>
      <w:del w:id="101115" w:author="מנוע מכני" w:date="2026-10-11T12:04:39Z">
        <w:r>
          <w:delText xml:space="preserve">•</w:delText>
        </w:r>
      </w:del>
      <w:r>
        <w:t xml:space="preserve"> רבא:</w:t>
      </w:r>
    </w:p>
    <w:p w:rsidR="00DA63EC" w:rsidRDefault="00DA63EC" w:rsidP="00DA63EC">
      <w:pPr>
        <w:tabs>
          <w:tab w:val="left" w:pos="0"/>
        </w:tabs>
        <w:rPr>
          <w:rtl/>
        </w:rPr>
      </w:pPr>
      <w:del w:id="101117" w:author="מנוע מכני" w:date="2026-10-11T12:04:39Z">
        <w:r>
          <w:rPr>
            <w:rtl/>
          </w:rPr>
          <w:delText xml:space="preserve"> </w:delText>
        </w:r>
      </w:del>
      <w:ins w:id="93819" w:author="מנוע מכני" w:date="2026-10-11T12:04:39Z">
        <w:r>
          <w:rPr>
            <w:rtl/>
          </w:rPr>
          <w:t xml:space="preserve">עכשיו</w:t>
        </w:r>
      </w:ins>
      <w:del w:id="93820" w:author="מנוע מכני" w:date="2026-10-11T12:04:39Z">
        <w:r>
          <w:rPr>
            <w:rtl/>
          </w:rPr>
          <w:delText xml:space="preserve">השתא</w:delText>
        </w:r>
      </w:del>
      <w:r>
        <w:rPr>
          <w:rtl/>
        </w:rPr>
        <w:t xml:space="preserve"> חוץ מחוץ </w:t>
      </w:r>
      <w:r>
        <w:rPr>
          <w:rtl/>
        </w:rPr>
        <w:t xml:space="preserve">לא</w:t>
      </w:r>
      <w:r>
        <w:rPr>
          <w:rtl/>
        </w:rPr>
        <w:t xml:space="preserve"> ילפי רבנן, פנים מחוץ </w:t>
      </w:r>
      <w:ins w:id="97373" w:author="מנוע מכני" w:date="2026-10-11T12:04:39Z">
        <w:r>
          <w:rPr>
            <w:rtl/>
          </w:rPr>
          <w:t xml:space="preserve">צריך</w:t>
        </w:r>
      </w:ins>
      <w:del w:id="97374" w:author="מנוע מכני" w:date="2026-10-11T12:04:39Z">
        <w:r>
          <w:rPr>
            <w:rtl/>
          </w:rPr>
          <w:delText xml:space="preserve">מיבעי</w:delText>
        </w:r>
      </w:del>
      <w:r>
        <w:rPr>
          <w:rtl/>
        </w:rPr>
        <w:t xml:space="preserve">? </w:t>
      </w:r>
    </w:p>
    <w:p w:rsidR="00DA63EC" w:rsidRDefault="00DA63EC" w:rsidP="00DA63EC">
      <w:pPr>
        <w:tabs>
          <w:tab w:val="left" w:pos="0"/>
        </w:tabs>
        <w:rPr>
          <w:rtl/>
        </w:rPr>
      </w:pPr>
      <w:r>
        <w:rPr>
          <w:rtl/>
        </w:rPr>
        <w:t xml:space="preserve">מה היא? </w:t>
      </w:r>
      <w:r>
        <w:rPr>
          <w:rtl/>
        </w:rPr>
        <w:t xml:space="preserve">דתניא</w:t>
      </w:r>
      <w:r>
        <w:rPr>
          <w:rtl/>
        </w:rPr>
        <w:t xml:space="preserve">: יכול המעלה פחות מכזית קומץ ופחות מכזית אימורין, והמנסך פחות משלשת לוגין יין [פחות] מג' לוגין מים, יהא חייב? </w:t>
      </w:r>
      <w:r>
        <w:rPr>
          <w:rFonts w:hint="cs"/>
          <w:rtl/>
        </w:rPr>
        <w:t>ת</w:t>
      </w:r>
      <w:r>
        <w:rPr>
          <w:rtl/>
        </w:rPr>
        <w:t>"</w:t>
      </w:r>
      <w:r>
        <w:rPr>
          <w:rFonts w:hint="cs"/>
          <w:rtl/>
        </w:rPr>
        <w:t>ל</w:t>
      </w:r>
      <w:r>
        <w:rPr>
          <w:rtl/>
        </w:rPr>
        <w:t xml:space="preserve">: לעשות, על השלם חייב ואינו חייב על החסר</w:t>
      </w:r>
      <w:ins w:id="95285" w:author="מנוע מכני" w:date="2026-10-11T12:04:39Z">
        <w:r>
          <w:rPr>
            <w:rtl/>
          </w:rPr>
          <w:t xml:space="preserve">,</w:t>
        </w:r>
      </w:ins>
      <w:del w:id="95286" w:author="מנוע מכני" w:date="2026-10-11T12:04:39Z">
        <w:r>
          <w:rPr>
            <w:rtl/>
          </w:rPr>
          <w:delText xml:space="preserve">;</w:delText>
        </w:r>
      </w:del>
    </w:p>
    <w:p w:rsidR="00DA63EC" w:rsidRDefault="00DA63EC" w:rsidP="00DA63EC">
      <w:pPr>
        <w:tabs>
          <w:tab w:val="left" w:pos="0"/>
        </w:tabs>
        <w:rPr>
          <w:rtl/>
        </w:rPr>
      </w:pPr>
      <w:r>
        <w:rPr>
          <w:rtl/>
        </w:rPr>
        <w:t xml:space="preserve">והא פחות משלשת לוגין </w:t>
      </w:r>
      <w:ins w:id="93823" w:author="מנוע מכני" w:date="2026-10-11T12:04:39Z">
        <w:r>
          <w:rPr>
            <w:rtl/>
          </w:rPr>
          <w:t xml:space="preserve">דיש</w:t>
        </w:r>
      </w:ins>
      <w:del w:id="93824" w:author="מנוע מכני" w:date="2026-10-11T12:04:39Z">
        <w:r>
          <w:rPr>
            <w:rtl/>
          </w:rPr>
          <w:delText xml:space="preserve">דאית</w:delText>
        </w:r>
      </w:del>
      <w:r>
        <w:rPr>
          <w:rtl/>
        </w:rPr>
        <w:t xml:space="preserve"> </w:t>
      </w:r>
      <w:ins w:id="93821" w:author="מנוע מכני" w:date="2026-10-11T12:04:39Z">
        <w:r>
          <w:rPr>
            <w:rtl/>
          </w:rPr>
          <w:t xml:space="preserve">בהם</w:t>
        </w:r>
      </w:ins>
      <w:del w:id="93822" w:author="מנוע מכני" w:date="2026-10-11T12:04:39Z">
        <w:r>
          <w:rPr>
            <w:rtl/>
          </w:rPr>
          <w:delText xml:space="preserve">בהו</w:delText>
        </w:r>
      </w:del>
      <w:r>
        <w:rPr>
          <w:rtl/>
        </w:rPr>
        <w:t xml:space="preserve"> כמה זיתים, ולא ילפי רבנן חוץ מחוץ! </w:t>
      </w:r>
    </w:p>
    <w:p w:rsidR="00DA63EC" w:rsidRDefault="00DA63EC" w:rsidP="00DA63EC">
      <w:pPr>
        <w:pStyle w:val="afff3"/>
        <w:framePr w:wrap="around"/>
        <w:rPr>
          <w:rtl/>
        </w:rPr>
      </w:pPr>
      <w:r>
        <w:rPr>
          <w:rFonts w:hint="cs"/>
          <w:rtl/>
        </w:rPr>
        <w:t>קי.</w:t>
      </w:r>
    </w:p>
    <w:p>
      <w:pPr>
        <w:pStyle w:val="38"/>
        <w:rPr>
          <w:ins w:id="101118" w:author="מנוע מכני" w:date="2026-10-11T12:04:39Z"/>
        </w:rPr>
      </w:pPr>
      <w:r>
        <w:t xml:space="preserve">אלא </w:t>
      </w:r>
      <w:r>
        <w:t xml:space="preserve">אמר</w:t>
      </w:r>
      <w:r>
        <w:t xml:space="preserve"> רבא:</w:t>
      </w:r>
    </w:p>
    <w:p w:rsidR="00DA63EC" w:rsidRDefault="00DA63EC" w:rsidP="00DA63EC">
      <w:pPr>
        <w:tabs>
          <w:tab w:val="left" w:pos="0"/>
        </w:tabs>
        <w:rPr>
          <w:rtl/>
        </w:rPr>
      </w:pPr>
      <w:del w:id="101119" w:author="מנוע מכני" w:date="2026-10-11T12:04:39Z">
        <w:r>
          <w:rPr>
            <w:rtl/>
          </w:rPr>
          <w:delText xml:space="preserve"> </w:delText>
        </w:r>
      </w:del>
      <w:r>
        <w:rPr>
          <w:rtl/>
        </w:rPr>
        <w:t xml:space="preserve">כגון דקבעינהו שני חצאי פרס</w:t>
      </w:r>
      <w:ins w:id="95287" w:author="מנוע מכני" w:date="2026-10-11T12:04:39Z">
        <w:r>
          <w:rPr>
            <w:rtl/>
          </w:rPr>
          <w:t xml:space="preserve"> </w:t>
        </w:r>
      </w:ins>
      <w:del w:id="95288" w:author="מנוע מכני" w:date="2026-10-11T12:04:39Z">
        <w:r>
          <w:rPr>
            <w:rtl/>
          </w:rPr>
          <w:delText xml:space="preserve">  </w:delText>
        </w:r>
      </w:del>
      <w:r>
        <w:rPr>
          <w:rtl/>
        </w:rPr>
        <w:t xml:space="preserve">במנא, </w:t>
      </w:r>
      <w:ins w:id="94037" w:author="מנוע מכני" w:date="2026-10-11T12:04:39Z">
        <w:r>
          <w:rPr>
            <w:rtl/>
          </w:rPr>
          <w:t xml:space="preserve">מ"ד</w:t>
        </w:r>
      </w:ins>
      <w:del w:id="94038" w:author="מנוע מכני" w:date="2026-10-11T12:04:39Z">
        <w:r>
          <w:rPr>
            <w:rtl/>
          </w:rPr>
          <w:delText xml:space="preserve">מר סבר</w:delText>
        </w:r>
      </w:del>
      <w:r>
        <w:rPr>
          <w:rtl/>
        </w:rPr>
        <w:t xml:space="preserve">: קביעות </w:t>
      </w:r>
      <w:ins w:id="95685" w:author="מנוע מכני" w:date="2026-10-11T12:04:39Z">
        <w:r>
          <w:rPr>
            <w:rtl/>
          </w:rPr>
          <w:t xml:space="preserve">מנין</w:t>
        </w:r>
      </w:ins>
      <w:del w:id="95686" w:author="מנוע מכני" w:date="2026-10-11T12:04:39Z">
        <w:r>
          <w:rPr>
            <w:rtl/>
          </w:rPr>
          <w:delText xml:space="preserve">מנא</w:delText>
        </w:r>
      </w:del>
      <w:r>
        <w:rPr>
          <w:rtl/>
        </w:rPr>
        <w:t xml:space="preserve"> </w:t>
      </w:r>
      <w:ins w:id="92103" w:author="מנוע מכני" w:date="2026-10-11T12:04:39Z">
        <w:r>
          <w:rPr>
            <w:rtl/>
          </w:rPr>
          <w:t xml:space="preserve">דבר</w:t>
        </w:r>
      </w:ins>
      <w:del w:id="92104" w:author="מנוע מכני" w:date="2026-10-11T12:04:39Z">
        <w:r>
          <w:rPr>
            <w:rtl/>
          </w:rPr>
          <w:delText xml:space="preserve">מילתא</w:delText>
        </w:r>
      </w:del>
      <w:r>
        <w:rPr>
          <w:rtl/>
        </w:rPr>
        <w:t xml:space="preserve"> היא, ומר סבר: </w:t>
      </w:r>
      <w:ins w:id="92107" w:author="מנוע מכני" w:date="2026-10-11T12:04:39Z">
        <w:r>
          <w:rPr>
            <w:rtl/>
          </w:rPr>
          <w:t xml:space="preserve">לא</w:t>
        </w:r>
      </w:ins>
      <w:del w:id="92108" w:author="מנוע מכני" w:date="2026-10-11T12:04:39Z">
        <w:r>
          <w:rPr>
            <w:rtl/>
          </w:rPr>
          <w:delText xml:space="preserve">לאו</w:delText>
        </w:r>
      </w:del>
      <w:r>
        <w:rPr>
          <w:rtl/>
        </w:rPr>
        <w:t xml:space="preserve"> </w:t>
      </w:r>
      <w:ins w:id="92105" w:author="מנוע מכני" w:date="2026-10-11T12:04:39Z">
        <w:r>
          <w:rPr>
            <w:rtl/>
          </w:rPr>
          <w:t xml:space="preserve">דבר</w:t>
        </w:r>
      </w:ins>
      <w:del w:id="92106" w:author="מנוע מכני" w:date="2026-10-11T12:04:39Z">
        <w:r>
          <w:rPr>
            <w:rtl/>
          </w:rPr>
          <w:delText xml:space="preserve">מילתא</w:delText>
        </w:r>
      </w:del>
      <w:r>
        <w:rPr>
          <w:rtl/>
        </w:rPr>
        <w:t xml:space="preserve"> היא.</w:t>
      </w:r>
    </w:p>
    <w:p>
      <w:pPr>
        <w:pStyle w:val="38"/>
        <w:rPr>
          <w:ins w:id="101121" w:author="מנוע מכני" w:date="2026-10-11T12:04:39Z"/>
        </w:rPr>
      </w:pPr>
      <w:del w:id="101120" w:author="מנוע מכני" w:date="2026-10-11T12:04:39Z">
        <w:r>
          <w:delText xml:space="preserve">•</w:delText>
        </w:r>
      </w:del>
      <w:r>
        <w:t xml:space="preserve"> </w:t>
      </w:r>
      <w:del w:id="101729" w:author="מנוע מכני" w:date="2026-10-11T12:04:39Z">
        <w:r>
          <w:delText xml:space="preserve">אמר </w:delText>
        </w:r>
      </w:del>
      <w:r>
        <w:t xml:space="preserve">רבא, </w:t>
      </w:r>
      <w:ins w:id="93825" w:author="מנוע מכני" w:date="2026-10-11T12:04:39Z">
        <w:r>
          <w:t xml:space="preserve">עכשיו</w:t>
        </w:r>
      </w:ins>
      <w:del w:id="93826" w:author="מנוע מכני" w:date="2026-10-11T12:04:39Z">
        <w:r>
          <w:delText xml:space="preserve">השתא</w:delText>
        </w:r>
      </w:del>
      <w:r>
        <w:t xml:space="preserve"> </w:t>
      </w:r>
      <w:r>
        <w:t xml:space="preserve">למ"</w:t>
      </w:r>
      <w:r>
        <w:t>ד</w:t>
      </w:r>
      <w:r>
        <w:t xml:space="preserve">:</w:t>
      </w:r>
    </w:p>
    <w:p w:rsidR="00DA63EC" w:rsidRDefault="00DA63EC" w:rsidP="00DA63EC">
      <w:pPr>
        <w:tabs>
          <w:tab w:val="left" w:pos="0"/>
        </w:tabs>
        <w:rPr>
          <w:rtl/>
        </w:rPr>
      </w:pPr>
      <w:del w:id="101122" w:author="מנוע מכני" w:date="2026-10-11T12:04:39Z">
        <w:r>
          <w:rPr>
            <w:rtl/>
          </w:rPr>
          <w:delText xml:space="preserve"> </w:delText>
        </w:r>
      </w:del>
      <w:ins w:id="90333" w:author="Claude - סמנטי" w:date="2026-10-11T12:26:16Z">
        <w:r>
          <w:rPr>
            <w:rtl/>
          </w:rPr>
          <w:t xml:space="preserve">קביעות</w:t>
        </w:r>
      </w:ins>
      <w:del w:id="90334" w:author="Claude - סמנטי" w:date="2026-10-11T12:26:16Z">
        <w:r>
          <w:rPr>
            <w:rtl/>
          </w:rPr>
          <w:delText xml:space="preserve">קביעותא</w:delText>
        </w:r>
      </w:del>
      <w:r>
        <w:rPr>
          <w:rtl/>
        </w:rPr>
        <w:t xml:space="preserve"> </w:t>
      </w:r>
      <w:ins w:id="95687" w:author="מנוע מכני" w:date="2026-10-11T12:04:39Z">
        <w:r>
          <w:rPr>
            <w:rtl/>
          </w:rPr>
          <w:t xml:space="preserve">דמנין</w:t>
        </w:r>
      </w:ins>
      <w:del w:id="95688" w:author="מנוע מכני" w:date="2026-10-11T12:04:39Z">
        <w:r>
          <w:rPr>
            <w:rtl/>
          </w:rPr>
          <w:delText xml:space="preserve">דמנא</w:delText>
        </w:r>
      </w:del>
      <w:r>
        <w:rPr>
          <w:rtl/>
        </w:rPr>
        <w:t xml:space="preserve"> ולא כלום הוא, קבע ששה לפר, ומשך מהן ארבעה והקריבן בחוץ - חייב, שראויין לאיל</w:t>
      </w:r>
      <w:ins w:id="95289" w:author="מנוע מכני" w:date="2026-10-11T12:04:39Z">
        <w:r>
          <w:rPr>
            <w:rtl/>
          </w:rPr>
          <w:t xml:space="preserve">,</w:t>
        </w:r>
      </w:ins>
      <w:del w:id="95290" w:author="מנוע מכני" w:date="2026-10-11T12:04:39Z">
        <w:r>
          <w:rPr>
            <w:rtl/>
          </w:rPr>
          <w:delText xml:space="preserve">;</w:delText>
        </w:r>
      </w:del>
    </w:p>
    <w:p w:rsidR="00DA63EC" w:rsidRDefault="00DA63EC" w:rsidP="00DA63EC">
      <w:pPr>
        <w:tabs>
          <w:tab w:val="left" w:pos="0"/>
        </w:tabs>
        <w:rPr>
          <w:rtl/>
        </w:rPr>
      </w:pPr>
      <w:r>
        <w:rPr>
          <w:rtl/>
        </w:rPr>
        <w:t xml:space="preserve">קבע ארבעה לאיל, ומשך מהן שלשה והקריבן בחוץ - חייב, שראויין לכבש</w:t>
      </w:r>
      <w:ins w:id="95291" w:author="מנוע מכני" w:date="2026-10-11T12:04:39Z">
        <w:r>
          <w:rPr>
            <w:rtl/>
          </w:rPr>
          <w:t xml:space="preserve">,</w:t>
        </w:r>
      </w:ins>
      <w:del w:id="95292" w:author="מנוע מכני" w:date="2026-10-11T12:04:39Z">
        <w:r>
          <w:rPr>
            <w:rtl/>
          </w:rPr>
          <w:delText xml:space="preserve">;</w:delText>
        </w:r>
      </w:del>
    </w:p>
    <w:p w:rsidR="00DA63EC" w:rsidRDefault="00DA63EC" w:rsidP="00DA63EC">
      <w:pPr>
        <w:tabs>
          <w:tab w:val="left" w:pos="0"/>
        </w:tabs>
        <w:rPr>
          <w:rtl/>
        </w:rPr>
      </w:pPr>
    </w:p>
    <w:p w:rsidR="00DA63EC" w:rsidRDefault="00DA63EC" w:rsidP="00DA63EC">
      <w:pPr>
        <w:tabs>
          <w:tab w:val="left" w:pos="0"/>
        </w:tabs>
        <w:rPr>
          <w:b/>
          <w:bCs/>
          <w:rtl/>
        </w:rPr>
      </w:pPr>
      <w:r w:rsidRPr="00E819CC">
        <w:rPr>
          <w:b/>
          <w:bCs/>
          <w:rtl/>
        </w:rPr>
        <w:t>חסרו כל שהוא והקריבן בחוץ - פטור.</w:t>
      </w:r>
    </w:p>
    <w:p>
      <w:pPr>
        <w:pStyle w:val="38"/>
        <w:rPr>
          <w:ins w:id="101123" w:author="מנוע מכני" w:date="2026-10-11T12:04:39Z"/>
        </w:rPr>
      </w:pPr>
      <w:r>
        <w:t xml:space="preserve">רב אשי:</w:t>
      </w:r>
    </w:p>
    <w:p w:rsidR="00DA63EC" w:rsidRDefault="00DA63EC" w:rsidP="00DA63EC">
      <w:pPr>
        <w:tabs>
          <w:tab w:val="left" w:pos="0"/>
        </w:tabs>
        <w:rPr>
          <w:rtl/>
        </w:rPr>
      </w:pPr>
      <w:del w:id="101124" w:author="מנוע מכני" w:date="2026-10-11T12:04:39Z">
        <w:r>
          <w:rPr>
            <w:rtl/>
          </w:rPr>
          <w:delText xml:space="preserve"> </w:delText>
        </w:r>
      </w:del>
      <w:r>
        <w:rPr>
          <w:rtl/>
        </w:rPr>
        <w:t xml:space="preserve">ניסוך מהקטרה </w:t>
      </w:r>
      <w:r>
        <w:rPr>
          <w:rtl/>
        </w:rPr>
        <w:t xml:space="preserve">לא</w:t>
      </w:r>
      <w:r>
        <w:rPr>
          <w:rtl/>
        </w:rPr>
        <w:t xml:space="preserve"> ילפי רבנן </w:t>
      </w:r>
      <w:ins w:id="94039" w:author="מנוע מכני" w:date="2026-10-11T12:04:39Z">
        <w:r>
          <w:rPr>
            <w:rtl/>
          </w:rPr>
          <w:t xml:space="preserve">אף</w:t>
        </w:r>
      </w:ins>
      <w:del w:id="94040" w:author="מנוע מכני" w:date="2026-10-11T12:04:39Z">
        <w:r>
          <w:rPr>
            <w:rtl/>
          </w:rPr>
          <w:delText xml:space="preserve">א</w:delText>
        </w:r>
        <w:r>
          <w:rPr>
            <w:rFonts w:hint="cs"/>
            <w:rtl/>
          </w:rPr>
          <w:delText xml:space="preserve">ע</w:delText>
        </w:r>
        <w:r>
          <w:rPr>
            <w:rtl/>
          </w:rPr>
          <w:delText xml:space="preserve">"</w:delText>
        </w:r>
        <w:r>
          <w:rPr>
            <w:rFonts w:hint="cs"/>
            <w:rtl/>
          </w:rPr>
          <w:delText xml:space="preserve">ג</w:delText>
        </w:r>
      </w:del>
      <w:r>
        <w:rPr>
          <w:rtl/>
        </w:rPr>
        <w:t xml:space="preserve"> דחוץ מחוץ </w:t>
      </w:r>
      <w:r>
        <w:rPr>
          <w:rtl/>
        </w:rPr>
        <w:t xml:space="preserve">לא</w:t>
      </w:r>
      <w:r>
        <w:rPr>
          <w:rtl/>
        </w:rPr>
        <w:t xml:space="preserve"> ילפי, הקטרה מהקטרה ילפי </w:t>
      </w:r>
      <w:ins w:id="94041" w:author="מנוע מכני" w:date="2026-10-11T12:04:39Z">
        <w:r>
          <w:rPr>
            <w:rtl/>
          </w:rPr>
          <w:t xml:space="preserve">אף</w:t>
        </w:r>
      </w:ins>
      <w:del w:id="94042" w:author="מנוע מכני" w:date="2026-10-11T12:04:39Z">
        <w:r>
          <w:rPr>
            <w:rtl/>
          </w:rPr>
          <w:delText xml:space="preserve">אע"ג</w:delText>
        </w:r>
      </w:del>
      <w:r>
        <w:rPr>
          <w:rtl/>
        </w:rPr>
        <w:t xml:space="preserve"> דחוץ מפנים.</w:t>
      </w:r>
    </w:p>
    <w:p w:rsidR="00DA63EC" w:rsidRDefault="00DA63EC" w:rsidP="00DA63EC">
      <w:pPr>
        <w:pStyle w:val="affffd"/>
        <w:rPr>
          <w:del w:id="90168" w:author="מנוע עיצוב" w:date="2026-10-11T12:09:26Z"/>
          <w:rtl/>
        </w:rPr>
      </w:pPr>
      <w:del w:id="90167" w:author="מנוע עיצוב" w:date="2026-10-11T12:09:26Z">
        <w:r>
          <w:rPr>
            <w:rtl/>
          </w:rPr>
          <w:delText xml:space="preserve">׹</w:delText>
        </w:r>
      </w:del>
    </w:p>
    <w:p w:rsidR="00DA63EC" w:rsidRDefault="00DA63EC" w:rsidP="00DA63EC">
      <w:pPr>
        <w:pStyle w:val="affff1"/>
        <w:ind w:end="0"/>
        <w:rPr>
          <w:rtl/>
        </w:rPr>
        <w:pPrChange w:id="20158" w:author="קלוד" w:date="2026-10-11T09:07:24Z">
          <w:pPr>
            <w:pStyle w:val="affff1"/>
            <w:rPr>
              <w:rtl/>
            </w:rPr>
          </w:pPr>
        </w:pPrChange>
      </w:pPr>
      <w:ins w:id="9895" w:author="מספור קטעי משנה" w:date="2026-10-11T09:35:09Z">
        <w:r>
          <w:rPr>
            <w:rStyle w:val="MisparKeta"/>
          </w:rPr>
          <w:t xml:space="preserve">א. </w:t>
        </w:r>
      </w:ins>
      <w:r>
        <w:rPr>
          <w:rtl/>
        </w:rPr>
        <w:t>וכולן שחסרו.</w:t>
      </w:r>
    </w:p>
    <w:p>
      <w:pPr>
        <w:pStyle w:val="38"/>
        <w:rPr>
          <w:ins w:id="101126" w:author="מנוע מכני" w:date="2026-10-11T12:04:39Z"/>
        </w:rPr>
      </w:pPr>
      <w:del w:id="101125" w:author="מנוע מכני" w:date="2026-10-11T12:04:39Z">
        <w:r>
          <w:delText xml:space="preserve">•</w:delText>
        </w:r>
      </w:del>
      <w:r>
        <w:t xml:space="preserve"> </w:t>
      </w:r>
      <w:r w:rsidRPr="00435194">
        <w:t>איבעיא להו</w:t>
      </w:r>
      <w:r>
        <w:t xml:space="preserve">:</w:t>
      </w:r>
    </w:p>
    <w:p w:rsidR="00DA63EC" w:rsidRDefault="00DA63EC" w:rsidP="00DA63EC">
      <w:pPr>
        <w:tabs>
          <w:tab w:val="left" w:pos="0"/>
        </w:tabs>
        <w:rPr>
          <w:rtl/>
        </w:rPr>
      </w:pPr>
      <w:del w:id="101127" w:author="מנוע מכני" w:date="2026-10-11T12:04:39Z">
        <w:r>
          <w:rPr>
            <w:rtl/>
          </w:rPr>
          <w:delText xml:space="preserve"> </w:delText>
        </w:r>
      </w:del>
      <w:r>
        <w:rPr>
          <w:rtl/>
        </w:rPr>
        <w:t xml:space="preserve">חסרון דחוץ שמיה חסרון, או </w:t>
      </w:r>
      <w:r>
        <w:rPr>
          <w:rtl/>
        </w:rPr>
        <w:t xml:space="preserve">לא</w:t>
      </w:r>
      <w:r>
        <w:rPr>
          <w:rtl/>
        </w:rPr>
        <w:t xml:space="preserve"> שמיה חסרון? מי </w:t>
      </w:r>
      <w:ins w:id="92109" w:author="מנוע מכני" w:date="2026-10-11T12:04:39Z">
        <w:r>
          <w:rPr>
            <w:rtl/>
          </w:rPr>
          <w:t xml:space="preserve">אומרים</w:t>
        </w:r>
      </w:ins>
      <w:del w:id="92110" w:author="מנוע מכני" w:date="2026-10-11T12:04:39Z">
        <w:r>
          <w:rPr>
            <w:rtl/>
          </w:rPr>
          <w:delText xml:space="preserve">אמרינן</w:delText>
        </w:r>
      </w:del>
      <w:r>
        <w:rPr>
          <w:rtl/>
        </w:rPr>
        <w:t xml:space="preserve">: כיון </w:t>
      </w:r>
      <w:ins w:id="97375" w:author="מנוע מכני" w:date="2026-10-11T12:04:39Z">
        <w:r>
          <w:rPr>
            <w:rtl/>
          </w:rPr>
          <w:t xml:space="preserve">דיצא</w:t>
        </w:r>
      </w:ins>
      <w:del w:id="97376" w:author="מנוע מכני" w:date="2026-10-11T12:04:39Z">
        <w:r>
          <w:rPr>
            <w:rtl/>
          </w:rPr>
          <w:delText xml:space="preserve">דנפק</w:delText>
        </w:r>
      </w:del>
      <w:r>
        <w:rPr>
          <w:rtl/>
        </w:rPr>
        <w:t xml:space="preserve"> איפסלו </w:t>
      </w:r>
      <w:ins w:id="95517" w:author="מנוע מכני" w:date="2026-10-11T12:04:39Z">
        <w:r>
          <w:rPr>
            <w:rtl/>
          </w:rPr>
          <w:t xml:space="preserve">להם</w:t>
        </w:r>
      </w:ins>
      <w:del w:id="95518" w:author="מנוע מכני" w:date="2026-10-11T12:04:39Z">
        <w:r>
          <w:rPr>
            <w:rtl/>
          </w:rPr>
          <w:delText xml:space="preserve">להו</w:delText>
        </w:r>
      </w:del>
      <w:r>
        <w:rPr>
          <w:rtl/>
        </w:rPr>
        <w:t xml:space="preserve">, מה לי חסר מה לי יתר, </w:t>
      </w:r>
      <w:r w:rsidRPr="002A3150">
        <w:rPr>
          <w:b/>
          <w:bCs/>
          <w:rtl/>
        </w:rPr>
        <w:t>או"ד</w:t>
      </w:r>
      <w:r>
        <w:rPr>
          <w:rtl/>
        </w:rPr>
        <w:t xml:space="preserve"> יוצא </w:t>
      </w:r>
      <w:ins w:id="96283" w:author="מנוע מכני" w:date="2026-10-11T12:04:39Z">
        <w:r>
          <w:rPr>
            <w:rtl/>
          </w:rPr>
          <w:t xml:space="preserve">דישנו</w:t>
        </w:r>
      </w:ins>
      <w:del w:id="96284" w:author="מנוע מכני" w:date="2026-10-11T12:04:39Z">
        <w:r>
          <w:rPr>
            <w:rtl/>
          </w:rPr>
          <w:delText xml:space="preserve">דאיתיה</w:delText>
        </w:r>
      </w:del>
      <w:r>
        <w:rPr>
          <w:rtl/>
        </w:rPr>
        <w:t xml:space="preserve"> בעיניה אין, </w:t>
      </w:r>
      <w:ins w:id="96285" w:author="מנוע מכני" w:date="2026-10-11T12:04:39Z">
        <w:r>
          <w:rPr>
            <w:rtl/>
          </w:rPr>
          <w:t xml:space="preserve">דאינו</w:t>
        </w:r>
      </w:ins>
      <w:del w:id="96286" w:author="מנוע מכני" w:date="2026-10-11T12:04:39Z">
        <w:r>
          <w:rPr>
            <w:rtl/>
          </w:rPr>
          <w:delText xml:space="preserve">דליתיה</w:delText>
        </w:r>
      </w:del>
      <w:r>
        <w:rPr>
          <w:rtl/>
        </w:rPr>
        <w:t xml:space="preserve"> בעיניה </w:t>
      </w:r>
      <w:r>
        <w:rPr>
          <w:rtl/>
        </w:rPr>
        <w:t xml:space="preserve">לא</w:t>
      </w:r>
      <w:r>
        <w:rPr>
          <w:rtl/>
        </w:rPr>
        <w:t xml:space="preserve">? </w:t>
      </w:r>
    </w:p>
    <w:p>
      <w:pPr>
        <w:pStyle w:val="38"/>
        <w:rPr>
          <w:ins w:id="101128" w:author="מנוע מכני" w:date="2026-10-11T12:04:39Z"/>
        </w:rPr>
      </w:pPr>
      <w:r>
        <w:t xml:space="preserve">אביי ת"ש:</w:t>
      </w:r>
    </w:p>
    <w:p w:rsidR="00DA63EC" w:rsidRDefault="00DA63EC" w:rsidP="00DA63EC">
      <w:pPr>
        <w:tabs>
          <w:tab w:val="left" w:pos="0"/>
        </w:tabs>
        <w:rPr>
          <w:rtl/>
        </w:rPr>
      </w:pPr>
      <w:del w:id="101129" w:author="מנוע מכני" w:date="2026-10-11T12:04:39Z">
        <w:r>
          <w:rPr>
            <w:rtl/>
          </w:rPr>
          <w:delText xml:space="preserve"> </w:delText>
        </w:r>
      </w:del>
      <w:r>
        <w:rPr>
          <w:rStyle w:val="2fb"/>
          <w:rtl/>
        </w:rPr>
        <w:t xml:space="preserve">ר' אליעזר</w:t>
      </w:r>
      <w:r>
        <w:rPr>
          <w:rtl/>
        </w:rPr>
        <w:t xml:space="preserve"> פוטר, עד שיקריב את כולן.</w:t>
      </w:r>
    </w:p>
    <w:p>
      <w:pPr>
        <w:pStyle w:val="38"/>
        <w:rPr>
          <w:ins w:id="101130" w:author="מנוע מכני" w:date="2026-10-11T12:04:39Z"/>
        </w:rPr>
      </w:pPr>
      <w:del w:id="101778" w:author="מנוע מכני" w:date="2026-10-11T12:04:39Z">
        <w:r>
          <w:delText xml:space="preserve">א</w:delText>
        </w:r>
        <w:r>
          <w:delText xml:space="preserve">"</w:delText>
        </w:r>
        <w:r>
          <w:delText xml:space="preserve">ל </w:delText>
        </w:r>
      </w:del>
      <w:r>
        <w:t xml:space="preserve">רבר</w:t>
      </w:r>
      <w:r>
        <w:t>"</w:t>
      </w:r>
      <w:r>
        <w:t>ח</w:t>
      </w:r>
      <w:r>
        <w:t xml:space="preserve"> לאביי:</w:t>
      </w:r>
    </w:p>
    <w:p w:rsidR="00DA63EC" w:rsidRDefault="00DA63EC" w:rsidP="00DA63EC">
      <w:pPr>
        <w:tabs>
          <w:tab w:val="left" w:pos="0"/>
        </w:tabs>
        <w:rPr>
          <w:rtl/>
        </w:rPr>
      </w:pPr>
      <w:del w:id="101131" w:author="מנוע מכני" w:date="2026-10-11T12:04:39Z">
        <w:r>
          <w:rPr>
            <w:rtl/>
          </w:rPr>
          <w:delText xml:space="preserve"> </w:delText>
        </w:r>
      </w:del>
      <w:r>
        <w:rPr>
          <w:rStyle w:val="2fb"/>
          <w:rtl/>
        </w:rPr>
        <w:t xml:space="preserve">מדר"</w:t>
      </w:r>
      <w:r>
        <w:rPr>
          <w:rStyle w:val="2fb"/>
          <w:rFonts w:hint="cs"/>
          <w:rtl/>
        </w:rPr>
        <w:t>א</w:t>
      </w:r>
      <w:r>
        <w:rPr>
          <w:rtl/>
        </w:rPr>
        <w:t xml:space="preserve"> פשיט מר? </w:t>
      </w:r>
      <w:r>
        <w:rPr>
          <w:rtl/>
        </w:rPr>
        <w:t xml:space="preserve">אמר</w:t>
      </w:r>
      <w:r>
        <w:rPr>
          <w:rtl/>
        </w:rPr>
        <w:t xml:space="preserve"> </w:t>
      </w:r>
      <w:ins w:id="93829" w:author="מנוע מכני" w:date="2026-10-11T12:04:39Z">
        <w:r>
          <w:rPr>
            <w:rtl/>
          </w:rPr>
          <w:t xml:space="preserve">לו</w:t>
        </w:r>
      </w:ins>
      <w:del w:id="93830" w:author="מנוע מכני" w:date="2026-10-11T12:04:39Z">
        <w:r>
          <w:rPr>
            <w:rtl/>
          </w:rPr>
          <w:delText xml:space="preserve">ליה</w:delText>
        </w:r>
      </w:del>
      <w:r>
        <w:rPr>
          <w:rtl/>
        </w:rPr>
        <w:t xml:space="preserve">: בפירוש שמיע לי </w:t>
      </w:r>
      <w:ins w:id="93827" w:author="מנוע מכני" w:date="2026-10-11T12:04:39Z">
        <w:r>
          <w:rPr>
            <w:rtl/>
          </w:rPr>
          <w:t xml:space="preserve">ממנו</w:t>
        </w:r>
      </w:ins>
      <w:del w:id="93828" w:author="מנוע מכני" w:date="2026-10-11T12:04:39Z">
        <w:r>
          <w:rPr>
            <w:rtl/>
          </w:rPr>
          <w:delText xml:space="preserve">מיניה</w:delText>
        </w:r>
      </w:del>
      <w:r>
        <w:rPr>
          <w:rtl/>
        </w:rPr>
        <w:t xml:space="preserve"> </w:t>
      </w:r>
      <w:r>
        <w:rPr>
          <w:rStyle w:val="2fb"/>
          <w:rtl/>
        </w:rPr>
        <w:t xml:space="preserve">דרב</w:t>
      </w:r>
      <w:r>
        <w:rPr>
          <w:rtl/>
        </w:rPr>
        <w:t xml:space="preserve">, </w:t>
      </w:r>
    </w:p>
    <w:p w:rsidR="00DA63EC" w:rsidRDefault="00DA63EC" w:rsidP="00DA63EC">
      <w:pPr>
        <w:tabs>
          <w:tab w:val="left" w:pos="0"/>
        </w:tabs>
        <w:rPr>
          <w:rtl/>
        </w:rPr>
      </w:pPr>
      <w:r>
        <w:rPr>
          <w:rFonts w:hint="cs"/>
          <w:rtl/>
        </w:rPr>
        <w:t>ד</w:t>
      </w:r>
      <w:r>
        <w:rPr>
          <w:rtl/>
        </w:rPr>
        <w:t xml:space="preserve">עד כאן </w:t>
      </w:r>
      <w:r>
        <w:rPr>
          <w:rtl/>
        </w:rPr>
        <w:t xml:space="preserve">לא</w:t>
      </w:r>
      <w:r>
        <w:rPr>
          <w:rtl/>
        </w:rPr>
        <w:t xml:space="preserve"> </w:t>
      </w:r>
      <w:ins w:id="92111" w:author="מנוע מכני" w:date="2026-10-11T12:04:39Z">
        <w:r>
          <w:rPr>
            <w:rtl/>
          </w:rPr>
          <w:t xml:space="preserve">חלקו</w:t>
        </w:r>
      </w:ins>
      <w:del w:id="92112" w:author="מנוע מכני" w:date="2026-10-11T12:04:39Z">
        <w:r>
          <w:rPr>
            <w:rtl/>
          </w:rPr>
          <w:delText xml:space="preserve">פליגי</w:delText>
        </w:r>
      </w:del>
      <w:r>
        <w:rPr>
          <w:rtl/>
        </w:rPr>
        <w:t xml:space="preserve"> רבנן </w:t>
      </w:r>
      <w:ins w:id="93831" w:author="מנוע מכני" w:date="2026-10-11T12:04:39Z">
        <w:r>
          <w:rPr>
            <w:rtl/>
          </w:rPr>
          <w:t xml:space="preserve">עליו</w:t>
        </w:r>
      </w:ins>
      <w:del w:id="93832" w:author="מנוע מכני" w:date="2026-10-11T12:04:39Z">
        <w:r>
          <w:rPr>
            <w:rtl/>
          </w:rPr>
          <w:delText xml:space="preserve">עליה</w:delText>
        </w:r>
      </w:del>
      <w:r>
        <w:rPr>
          <w:rtl/>
        </w:rPr>
        <w:t xml:space="preserve"> </w:t>
      </w:r>
      <w:r>
        <w:rPr>
          <w:rStyle w:val="2fb"/>
          <w:rtl/>
        </w:rPr>
        <w:t xml:space="preserve">דר"</w:t>
      </w:r>
      <w:r>
        <w:rPr>
          <w:rStyle w:val="2fb"/>
          <w:rFonts w:hint="cs"/>
          <w:rtl/>
        </w:rPr>
        <w:t>א</w:t>
      </w:r>
      <w:r>
        <w:rPr>
          <w:rtl/>
        </w:rPr>
        <w:t xml:space="preserve"> אלא </w:t>
      </w:r>
      <w:ins w:id="96287" w:author="מנוע מכני" w:date="2026-10-11T12:04:39Z">
        <w:r>
          <w:rPr>
            <w:rtl/>
          </w:rPr>
          <w:t xml:space="preserve">דישנו</w:t>
        </w:r>
      </w:ins>
      <w:del w:id="96288" w:author="מנוע מכני" w:date="2026-10-11T12:04:39Z">
        <w:r>
          <w:rPr>
            <w:rtl/>
          </w:rPr>
          <w:delText xml:space="preserve">דאיתיה</w:delText>
        </w:r>
      </w:del>
      <w:r>
        <w:rPr>
          <w:rtl/>
        </w:rPr>
        <w:t xml:space="preserve"> בעיניה, אבל בחסרון מודו </w:t>
      </w:r>
      <w:ins w:id="93833" w:author="מנוע מכני" w:date="2026-10-11T12:04:39Z">
        <w:r>
          <w:rPr>
            <w:rtl/>
          </w:rPr>
          <w:t xml:space="preserve">לו</w:t>
        </w:r>
      </w:ins>
      <w:del w:id="93834" w:author="מנוע מכני" w:date="2026-10-11T12:04:39Z">
        <w:r>
          <w:rPr>
            <w:rtl/>
          </w:rPr>
          <w:delText xml:space="preserve">ליה</w:delText>
        </w:r>
      </w:del>
      <w:ins w:id="95293" w:author="מנוע מכני" w:date="2026-10-11T12:04:39Z">
        <w:r>
          <w:rPr>
            <w:rtl/>
          </w:rPr>
          <w:t xml:space="preserve">,</w:t>
        </w:r>
      </w:ins>
      <w:del w:id="95294" w:author="מנוע מכני" w:date="2026-10-11T12:04:39Z">
        <w:r>
          <w:rPr>
            <w:rtl/>
          </w:rPr>
          <w:delText xml:space="preserve">;</w:delText>
        </w:r>
      </w:del>
    </w:p>
    <w:p w:rsidR="00DA63EC" w:rsidRDefault="00DA63EC" w:rsidP="00DA63EC">
      <w:pPr>
        <w:pStyle w:val="affffb"/>
        <w:rPr>
          <w:rtl/>
        </w:rPr>
      </w:pPr>
      <w:r>
        <w:rPr>
          <w:rtl/>
        </w:rPr>
        <w:t xml:space="preserve">- </w:t>
      </w:r>
      <w:ins w:id="92113" w:author="מנוע מכני" w:date="2026-10-11T12:04:39Z">
        <w:r>
          <w:rPr>
            <w:rtl/>
          </w:rPr>
          <w:t xml:space="preserve">לא</w:t>
        </w:r>
      </w:ins>
      <w:del w:id="92114" w:author="מנוע מכני" w:date="2026-10-11T12:04:39Z">
        <w:r>
          <w:rPr>
            <w:rtl/>
          </w:rPr>
          <w:delText xml:space="preserve">לאו</w:delText>
        </w:r>
      </w:del>
      <w:r>
        <w:rPr>
          <w:rtl/>
        </w:rPr>
        <w:t xml:space="preserve"> דחסר בחוץ</w:t>
      </w:r>
      <w:r>
        <w:rPr>
          <w:rFonts w:hint="cs"/>
          <w:rtl/>
        </w:rPr>
        <w:t xml:space="preserve"> - א</w:t>
      </w:r>
      <w:r>
        <w:rPr>
          <w:rtl/>
        </w:rPr>
        <w:t>לא, דחסר בפנים.</w:t>
      </w:r>
    </w:p>
    <w:p>
      <w:pPr>
        <w:pStyle w:val="38"/>
        <w:rPr>
          <w:ins w:id="101132" w:author="מנוע מכני" w:date="2026-10-11T12:04:39Z"/>
        </w:rPr>
      </w:pPr>
      <w:r>
        <w:t xml:space="preserve">והך</w:t>
      </w:r>
    </w:p>
    <w:p w:rsidR="00DA63EC" w:rsidRDefault="00DA63EC" w:rsidP="00DA63EC">
      <w:pPr>
        <w:tabs>
          <w:tab w:val="left" w:pos="0"/>
        </w:tabs>
        <w:rPr>
          <w:rtl/>
        </w:rPr>
      </w:pPr>
      <w:del w:id="101133" w:author="מנוע מכני" w:date="2026-10-11T12:04:39Z">
        <w:r>
          <w:rPr>
            <w:rFonts w:hint="cs"/>
            <w:rtl/>
          </w:rPr>
          <w:delText xml:space="preserve"> </w:delText>
        </w:r>
      </w:del>
      <w:r>
        <w:rPr>
          <w:rFonts w:hint="cs"/>
          <w:rtl/>
        </w:rPr>
        <w:t xml:space="preserve">ד</w:t>
      </w:r>
      <w:r>
        <w:rPr>
          <w:rtl/>
        </w:rPr>
        <w:t xml:space="preserve">וכולן שחסרו והקריבן בחוץ - פטור</w:t>
      </w:r>
      <w:ins w:id="95295" w:author="מנוע מכני" w:date="2026-10-11T12:04:39Z">
        <w:r>
          <w:rPr>
            <w:rtl/>
          </w:rPr>
          <w:t xml:space="preserve">,</w:t>
        </w:r>
      </w:ins>
      <w:del w:id="95296" w:author="מנוע מכני" w:date="2026-10-11T12:04:39Z">
        <w:r>
          <w:rPr>
            <w:rtl/>
          </w:rPr>
          <w:delText xml:space="preserve">;</w:delText>
        </w:r>
      </w:del>
    </w:p>
    <w:p w:rsidR="00DA63EC" w:rsidRDefault="00DA63EC" w:rsidP="00DA63EC">
      <w:pPr>
        <w:tabs>
          <w:tab w:val="left" w:pos="0"/>
        </w:tabs>
        <w:rPr>
          <w:rtl/>
        </w:rPr>
      </w:pPr>
      <w:ins w:id="92115" w:author="מנוע מכני" w:date="2026-10-11T12:04:39Z">
        <w:r>
          <w:rPr>
            <w:rtl/>
          </w:rPr>
          <w:t xml:space="preserve">לא</w:t>
        </w:r>
      </w:ins>
      <w:del w:id="92116" w:author="מנוע מכני" w:date="2026-10-11T12:04:39Z">
        <w:r>
          <w:rPr>
            <w:rtl/>
          </w:rPr>
          <w:delText xml:space="preserve">לאו</w:delText>
        </w:r>
      </w:del>
      <w:r>
        <w:rPr>
          <w:rtl/>
        </w:rPr>
        <w:t xml:space="preserve"> דחסר בחוץ</w:t>
      </w:r>
      <w:r>
        <w:rPr>
          <w:rFonts w:hint="cs"/>
          <w:rtl/>
        </w:rPr>
        <w:t>- א</w:t>
      </w:r>
      <w:r>
        <w:rPr>
          <w:rtl/>
        </w:rPr>
        <w:t>לא, דחסר בפנים.</w:t>
      </w:r>
    </w:p>
    <w:p w:rsidR="00DA63EC" w:rsidRDefault="00DA63EC" w:rsidP="00DA63EC">
      <w:pPr>
        <w:pStyle w:val="affffd"/>
        <w:rPr>
          <w:del w:id="90170" w:author="מנוע עיצוב" w:date="2026-10-11T12:09:26Z"/>
          <w:rtl/>
        </w:rPr>
      </w:pPr>
      <w:del w:id="90169" w:author="מנוע עיצוב" w:date="2026-10-11T12:09:26Z">
        <w:r>
          <w:rPr>
            <w:rtl/>
          </w:rPr>
          <w:delText xml:space="preserve">׹</w:delText>
        </w:r>
      </w:del>
    </w:p>
    <w:p w:rsidR="00DA63EC" w:rsidRDefault="00DA63EC" w:rsidP="00DA63EC">
      <w:pPr>
        <w:pStyle w:val="affff1"/>
        <w:ind w:end="0"/>
        <w:rPr>
          <w:rtl/>
        </w:rPr>
        <w:pPrChange w:id="20159" w:author="קלוד" w:date="2026-10-11T09:07:24Z">
          <w:pPr>
            <w:pStyle w:val="affff1"/>
            <w:rPr>
              <w:rtl/>
            </w:rPr>
          </w:pPr>
        </w:pPrChange>
      </w:pPr>
      <w:ins w:id="9896" w:author="מספור קטעי משנה" w:date="2026-10-11T09:35:09Z">
        <w:r>
          <w:rPr>
            <w:rStyle w:val="MisparKeta"/>
          </w:rPr>
          <w:t xml:space="preserve">ב. </w:t>
        </w:r>
      </w:ins>
      <w:r>
        <w:rPr>
          <w:rtl/>
        </w:rPr>
        <w:t>המקריב קדשים.</w:t>
      </w:r>
    </w:p>
    <w:p>
      <w:pPr>
        <w:pStyle w:val="38"/>
        <w:rPr>
          <w:ins w:id="101134" w:author="מנוע מכני" w:date="2026-10-11T12:04:39Z"/>
        </w:rPr>
      </w:pPr>
      <w:r>
        <w:t xml:space="preserve">והך </w:t>
      </w:r>
      <w:ins w:id="92117" w:author="מנוע מכני" w:date="2026-10-11T12:04:39Z">
        <w:r>
          <w:t xml:space="preserve">דיש</w:t>
        </w:r>
      </w:ins>
      <w:del w:id="92118" w:author="מנוע מכני" w:date="2026-10-11T12:04:39Z">
        <w:r>
          <w:delText xml:space="preserve">ד</w:delText>
        </w:r>
        <w:r>
          <w:delText xml:space="preserve">איכא</w:delText>
        </w:r>
      </w:del>
      <w:r>
        <w:t xml:space="preserve"> חציצה! </w:t>
      </w:r>
      <w:r>
        <w:t xml:space="preserve">אמר</w:t>
      </w:r>
      <w:r>
        <w:t xml:space="preserve"> שמואל:</w:t>
      </w:r>
    </w:p>
    <w:p w:rsidR="00DA63EC" w:rsidRDefault="00DA63EC" w:rsidP="00DA63EC">
      <w:pPr>
        <w:tabs>
          <w:tab w:val="left" w:pos="0"/>
        </w:tabs>
        <w:rPr>
          <w:rtl/>
        </w:rPr>
      </w:pPr>
      <w:del w:id="101135" w:author="מנוע מכני" w:date="2026-10-11T12:04:39Z">
        <w:r>
          <w:rPr>
            <w:rtl/>
          </w:rPr>
          <w:delText xml:space="preserve"> </w:delText>
        </w:r>
      </w:del>
      <w:r>
        <w:rPr>
          <w:rtl/>
        </w:rPr>
        <w:t xml:space="preserve">כשהפכן.</w:t>
      </w:r>
    </w:p>
    <w:p>
      <w:pPr>
        <w:pStyle w:val="38"/>
        <w:rPr>
          <w:ins w:id="101136" w:author="מנוע מכני" w:date="2026-10-11T12:04:39Z"/>
        </w:rPr>
      </w:pPr>
      <w:r>
        <w:t>ו</w:t>
      </w:r>
      <w:r>
        <w:t>לרי</w:t>
      </w:r>
      <w:r>
        <w:t>"</w:t>
      </w:r>
      <w:r>
        <w:t>ו</w:t>
      </w:r>
      <w:r>
        <w:t xml:space="preserve">:</w:t>
      </w:r>
    </w:p>
    <w:p w:rsidR="00DA63EC" w:rsidRDefault="00DA63EC" w:rsidP="00DA63EC">
      <w:pPr>
        <w:tabs>
          <w:tab w:val="left" w:pos="0"/>
        </w:tabs>
        <w:rPr>
          <w:rtl/>
        </w:rPr>
      </w:pPr>
      <w:del w:id="101137" w:author="מנוע מכני" w:date="2026-10-11T12:04:39Z">
        <w:r>
          <w:rPr>
            <w:rtl/>
          </w:rPr>
          <w:delText xml:space="preserve"> </w:delText>
        </w:r>
      </w:del>
      <w:ins w:id="90499" w:author="מנוע מכני" w:date="2026-10-11T12:04:39Z">
        <w:r>
          <w:rPr>
            <w:rtl/>
          </w:rPr>
          <w:t xml:space="preserve">אפי'</w:t>
        </w:r>
      </w:ins>
      <w:del w:id="90500" w:author="מנוע מכני" w:date="2026-10-11T12:04:39Z">
        <w:r>
          <w:rPr>
            <w:rtl/>
          </w:rPr>
          <w:delText xml:space="preserve">אפילו</w:delText>
        </w:r>
      </w:del>
      <w:r>
        <w:rPr>
          <w:rtl/>
        </w:rPr>
        <w:t xml:space="preserve"> </w:t>
      </w:r>
      <w:ins w:id="96781" w:author="מנוע מכני" w:date="2026-10-11T12:04:39Z">
        <w:r>
          <w:rPr>
            <w:rtl/>
          </w:rPr>
          <w:t xml:space="preserve">תאמר</w:t>
        </w:r>
      </w:ins>
      <w:del w:id="96782" w:author="מנוע מכני" w:date="2026-10-11T12:04:39Z">
        <w:r>
          <w:rPr>
            <w:rtl/>
          </w:rPr>
          <w:delText xml:space="preserve">תימא</w:delText>
        </w:r>
      </w:del>
      <w:r>
        <w:rPr>
          <w:rtl/>
        </w:rPr>
        <w:t xml:space="preserve"> שלא הפכן, וה</w:t>
      </w:r>
      <w:r>
        <w:rPr>
          <w:rFonts w:hint="cs"/>
          <w:rtl/>
        </w:rPr>
        <w:t xml:space="preserve">ך </w:t>
      </w:r>
      <w:r>
        <w:rPr>
          <w:rStyle w:val="2fb"/>
          <w:rFonts w:hint="cs"/>
          <w:rtl/>
        </w:rPr>
        <w:t xml:space="preserve">דכ</w:t>
      </w:r>
      <w:r>
        <w:rPr>
          <w:rStyle w:val="2fb"/>
          <w:rtl/>
        </w:rPr>
        <w:t>ר"</w:t>
      </w:r>
      <w:r>
        <w:rPr>
          <w:rStyle w:val="2fb"/>
          <w:rFonts w:hint="cs"/>
          <w:rtl/>
        </w:rPr>
        <w:t>ש</w:t>
      </w:r>
      <w:r>
        <w:rPr>
          <w:rtl/>
        </w:rPr>
        <w:t xml:space="preserve"> היא, דאמר: </w:t>
      </w:r>
      <w:ins w:id="90501" w:author="מנוע מכני" w:date="2026-10-11T12:04:39Z">
        <w:r>
          <w:rPr>
            <w:rtl/>
          </w:rPr>
          <w:t xml:space="preserve">אפי'</w:t>
        </w:r>
      </w:ins>
      <w:del w:id="90502" w:author="מנוע מכני" w:date="2026-10-11T12:04:39Z">
        <w:r>
          <w:rPr>
            <w:rtl/>
          </w:rPr>
          <w:delText xml:space="preserve">אפילו</w:delText>
        </w:r>
      </w:del>
      <w:r>
        <w:rPr>
          <w:rtl/>
        </w:rPr>
        <w:t xml:space="preserve"> העלו על הסלע - חייב.</w:t>
      </w:r>
    </w:p>
    <w:p>
      <w:pPr>
        <w:pStyle w:val="38"/>
        <w:rPr>
          <w:ins w:id="101138" w:author="מנוע מכני" w:date="2026-10-11T12:04:39Z"/>
        </w:rPr>
      </w:pPr>
      <w:r>
        <w:t xml:space="preserve">רב</w:t>
      </w:r>
      <w:del w:id="101730" w:author="מנוע מכני" w:date="2026-10-11T12:04:39Z">
        <w:r>
          <w:delText xml:space="preserve"> אמר</w:delText>
        </w:r>
      </w:del>
      <w:r>
        <w:t xml:space="preserve">:</w:t>
      </w:r>
    </w:p>
    <w:p w:rsidR="00DA63EC" w:rsidRDefault="00DA63EC" w:rsidP="00DA63EC">
      <w:pPr>
        <w:tabs>
          <w:tab w:val="left" w:pos="0"/>
        </w:tabs>
        <w:rPr>
          <w:rtl/>
        </w:rPr>
      </w:pPr>
      <w:del w:id="101139" w:author="מנוע מכני" w:date="2026-10-11T12:04:39Z">
        <w:r>
          <w:rPr>
            <w:rtl/>
          </w:rPr>
          <w:delText xml:space="preserve"> </w:delText>
        </w:r>
      </w:del>
      <w:r>
        <w:rPr>
          <w:rtl/>
        </w:rPr>
        <w:t xml:space="preserve">מין במינו אינו חוצץ.</w:t>
      </w:r>
    </w:p>
    <w:p w:rsidR="00DA63EC" w:rsidRDefault="00DA63EC" w:rsidP="00DA63EC">
      <w:pPr>
        <w:pStyle w:val="affffd"/>
        <w:rPr>
          <w:rtl/>
        </w:rPr>
      </w:pPr>
      <w:r>
        <w:rPr>
          <w:rtl/>
        </w:rPr>
        <w:t>׹</w:t>
      </w:r>
    </w:p>
    <w:p>
      <w:pPr>
        <w:pStyle w:val="MishnaBatzad"/>
        <w:rPr>
          <w:ins w:id="20470" w:author="קלוד" w:date="2026-10-11T09:07:24Z"/>
        </w:rPr>
      </w:pPr>
      <w:ins w:id="20469" w:author="קלוד" w:date="2026-10-11T09:07:24Z">
        <w:r>
          <w:t xml:space="preserve">משנה ה</w:t>
        </w:r>
      </w:ins>
    </w:p>
    <w:p w:rsidR="00DA63EC" w:rsidRPr="000A334C" w:rsidRDefault="00DA63EC" w:rsidP="003B6D22">
      <w:pPr>
        <w:pStyle w:val="afff9"/>
        <w:rPr>
          <w:del w:id="20304" w:author="קלוד" w:date="2026-10-11T09:07:24Z"/>
          <w:rtl/>
        </w:rPr>
      </w:pPr>
      <w:del w:id="20303" w:author="קלוד" w:date="2026-10-11T09:07:24Z">
        <w:r w:rsidRPr="000A334C">
          <w:rPr>
            <w:rtl/>
          </w:rPr>
          <w:delText xml:space="preserve">מתני'.</w:delText>
        </w:r>
      </w:del>
    </w:p>
    <w:p w:rsidR="00DA63EC" w:rsidRPr="000A334C" w:rsidRDefault="00DA63EC" w:rsidP="003B6D22">
      <w:pPr>
        <w:pStyle w:val="afff9"/>
        <w:spacing w:before="120"/>
        <w:rPr>
          <w:rtl/>
        </w:rPr>
        <w:pPrChange w:id="90065" w:author="קלוד" w:date="2026-10-11T12:09:42Z">
          <w:pPr>
            <w:pStyle w:val="afff9"/>
          </w:pPr>
        </w:pPrChange>
      </w:pPr>
      <w:r w:rsidRPr="000A334C">
        <w:rPr>
          <w:rtl/>
        </w:rPr>
        <w:t>מנחה שלא נקמצה והקריבה בחוץ - פטור.</w:t>
      </w:r>
    </w:p>
    <w:p w:rsidR="00DA63EC" w:rsidRPr="000A334C" w:rsidRDefault="00DA63EC" w:rsidP="003B6D22">
      <w:pPr>
        <w:pStyle w:val="afff9"/>
        <w:rPr>
          <w:rtl/>
        </w:rPr>
      </w:pPr>
      <w:r w:rsidRPr="000A334C">
        <w:rPr>
          <w:rtl/>
        </w:rPr>
        <w:t>קמצה וחזר קומצה לתוכה והקריבו בחוץ - חייב.</w:t>
      </w:r>
    </w:p>
    <w:p w:rsidR="00DA63EC" w:rsidRDefault="00DA63EC" w:rsidP="00DA63EC">
      <w:pPr>
        <w:pStyle w:val="affffd"/>
        <w:rPr>
          <w:rtl/>
        </w:rPr>
      </w:pPr>
      <w:r>
        <w:rPr>
          <w:rtl/>
        </w:rPr>
        <w:t>׹</w:t>
      </w:r>
    </w:p>
    <w:p>
      <w:pPr>
        <w:pStyle w:val="afffff8"/>
        <w:rPr>
          <w:ins w:id="90059" w:author="קלוד" w:date="2026-10-11T12:29:36Z"/>
        </w:rPr>
      </w:pPr>
      <w:ins w:id="90060" w:author="קלוד" w:date="2026-10-11T12:29:36Z">
        <w:r>
          <w:rPr>
            <w:color w:val="7B3F00"/>
          </w:rPr>
          <w:t xml:space="preserve">שירי המנחה אינם מבטלים את הקומץ - הקטרה בשניהם</w:t>
        </w:r>
      </w:ins>
    </w:p>
    <w:p w:rsidR="00DA63EC" w:rsidRDefault="00DA63EC" w:rsidP="00DA63EC">
      <w:pPr>
        <w:tabs>
          <w:tab w:val="left" w:pos="0"/>
        </w:tabs>
        <w:rPr>
          <w:rtl/>
        </w:rPr>
      </w:pPr>
      <w:r>
        <w:rPr>
          <w:rFonts w:hint="cs"/>
          <w:rtl/>
        </w:rPr>
        <w:t>ולא מ</w:t>
      </w:r>
      <w:r>
        <w:rPr>
          <w:rtl/>
        </w:rPr>
        <w:t>בטלי שירים לקומץ.</w:t>
      </w:r>
      <w:r>
        <w:rPr>
          <w:rFonts w:hint="cs"/>
          <w:rtl/>
        </w:rPr>
        <w:t xml:space="preserve">- </w:t>
      </w:r>
      <w:r>
        <w:rPr>
          <w:rStyle w:val="2fb"/>
          <w:rFonts w:hint="cs"/>
          <w:rtl/>
        </w:rPr>
        <w:t xml:space="preserve">כר</w:t>
      </w:r>
      <w:r>
        <w:rPr>
          <w:rStyle w:val="2fb"/>
          <w:rtl/>
        </w:rPr>
        <w:t>"</w:t>
      </w:r>
      <w:r>
        <w:rPr>
          <w:rStyle w:val="2fb"/>
          <w:rFonts w:hint="cs"/>
          <w:rtl/>
        </w:rPr>
        <w:t xml:space="preserve">ז</w:t>
      </w:r>
      <w:r>
        <w:rPr>
          <w:rFonts w:hint="cs"/>
          <w:rtl/>
        </w:rPr>
        <w:t xml:space="preserve"> ד</w:t>
      </w:r>
      <w:r>
        <w:rPr>
          <w:rtl/>
        </w:rPr>
        <w:t>נאמרה הקטרה בקומץ ונאמרה הקטרה בשירים, מה הקטרת קומץ - אין קומץ מבטל חבירו, אף הקטרת שירים - אין שירים מבטלין קומץ.</w:t>
      </w:r>
    </w:p>
    <w:p w:rsidR="00DA63EC" w:rsidRDefault="00DA63EC" w:rsidP="00DA63EC">
      <w:pPr>
        <w:pStyle w:val="affffd"/>
        <w:rPr>
          <w:rtl/>
        </w:rPr>
      </w:pPr>
      <w:r>
        <w:rPr>
          <w:rtl/>
        </w:rPr>
        <w:t>׹</w:t>
      </w:r>
    </w:p>
    <w:p>
      <w:pPr>
        <w:pStyle w:val="MishnaBatzad"/>
        <w:rPr>
          <w:ins w:id="20472" w:author="קלוד" w:date="2026-10-11T09:07:24Z"/>
        </w:rPr>
      </w:pPr>
      <w:ins w:id="20471" w:author="קלוד" w:date="2026-10-11T09:07:24Z">
        <w:r>
          <w:t xml:space="preserve">משנה ו</w:t>
        </w:r>
      </w:ins>
    </w:p>
    <w:p w:rsidR="00DA63EC" w:rsidRPr="000A334C" w:rsidRDefault="00DA63EC" w:rsidP="003B6D22">
      <w:pPr>
        <w:pStyle w:val="afff9"/>
        <w:rPr>
          <w:del w:id="20306" w:author="קלוד" w:date="2026-10-11T09:07:24Z"/>
          <w:rtl/>
        </w:rPr>
      </w:pPr>
      <w:del w:id="20305" w:author="קלוד" w:date="2026-10-11T09:07:24Z">
        <w:r w:rsidRPr="000A334C">
          <w:rPr>
            <w:rtl/>
          </w:rPr>
          <w:delText xml:space="preserve">מתני'.</w:delText>
        </w:r>
      </w:del>
    </w:p>
    <w:p w:rsidR="00DA63EC" w:rsidRPr="000A334C" w:rsidRDefault="00DA63EC" w:rsidP="003B6D22">
      <w:pPr>
        <w:pStyle w:val="afff9"/>
        <w:spacing w:before="120"/>
        <w:rPr>
          <w:rtl/>
        </w:rPr>
        <w:pPrChange w:id="90066" w:author="קלוד" w:date="2026-10-11T12:09:42Z">
          <w:pPr>
            <w:pStyle w:val="afff9"/>
          </w:pPr>
        </w:pPrChange>
      </w:pPr>
      <w:r w:rsidRPr="000A334C">
        <w:rPr>
          <w:rtl/>
        </w:rPr>
        <w:lastRenderedPageBreak/>
        <w:t xml:space="preserve">הקומץ והלבונה שהקריב את אחד מהן בחוץ - חייב, </w:t>
      </w:r>
    </w:p>
    <w:p w:rsidR="00DA63EC" w:rsidRPr="000A334C" w:rsidRDefault="00DA63EC" w:rsidP="003B6D22">
      <w:pPr>
        <w:pStyle w:val="afff9"/>
        <w:rPr>
          <w:rtl/>
        </w:rPr>
      </w:pPr>
      <w:r>
        <w:rPr>
          <w:rtl/>
        </w:rPr>
        <w:t xml:space="preserve">	</w:t>
      </w:r>
      <w:r>
        <w:rPr>
          <w:rStyle w:val="TanaimMishna"/>
          <w:rtl/>
          <w:rPrChange w:id="102897" w:author="Claude" w:date="2026-10-11T09:07:44Z">
            <w:rPr>
              <w:rtl/>
            </w:rPr>
          </w:rPrChange>
        </w:rPr>
        <w:t xml:space="preserve">ר' אליעזר</w:t>
      </w:r>
      <w:r>
        <w:rPr>
          <w:rtl/>
        </w:rPr>
        <w:t xml:space="preserve"> פוטר, עד שיקריב את השני.</w:t>
      </w:r>
    </w:p>
    <w:p w:rsidR="00DA63EC" w:rsidRPr="000A334C" w:rsidRDefault="00DA63EC" w:rsidP="003B6D22">
      <w:pPr>
        <w:pStyle w:val="afff9"/>
        <w:rPr>
          <w:rtl/>
        </w:rPr>
      </w:pPr>
      <w:r w:rsidRPr="000A334C">
        <w:rPr>
          <w:rtl/>
        </w:rPr>
        <w:t>אחד בפנים ואחד בחוץ - חייב.</w:t>
      </w:r>
    </w:p>
    <w:p w:rsidR="00DA63EC" w:rsidRPr="000A334C" w:rsidRDefault="00DA63EC" w:rsidP="003B6D22">
      <w:pPr>
        <w:pStyle w:val="afff9"/>
        <w:rPr>
          <w:rtl/>
        </w:rPr>
      </w:pPr>
      <w:r w:rsidRPr="000A334C">
        <w:rPr>
          <w:rtl/>
        </w:rPr>
        <w:t xml:space="preserve">שני בזיכי לבונה שהקריב את אחד מהם בחוץ - חייב, </w:t>
      </w:r>
    </w:p>
    <w:p w:rsidR="00DA63EC" w:rsidRPr="000A334C" w:rsidRDefault="00DA63EC" w:rsidP="003B6D22">
      <w:pPr>
        <w:pStyle w:val="afff9"/>
        <w:rPr>
          <w:rtl/>
        </w:rPr>
      </w:pPr>
      <w:r>
        <w:rPr>
          <w:rtl/>
        </w:rPr>
        <w:t xml:space="preserve">	</w:t>
      </w:r>
      <w:r>
        <w:rPr>
          <w:rStyle w:val="TanaimMishna"/>
          <w:rtl/>
          <w:rPrChange w:id="102898" w:author="Claude" w:date="2026-10-11T09:07:44Z">
            <w:rPr>
              <w:rtl/>
            </w:rPr>
          </w:rPrChange>
        </w:rPr>
        <w:t xml:space="preserve">ר' אליעזר</w:t>
      </w:r>
      <w:r>
        <w:rPr>
          <w:rtl/>
        </w:rPr>
        <w:t xml:space="preserve"> פוטר, עד שיקריב את השני.</w:t>
      </w:r>
    </w:p>
    <w:p w:rsidR="00DA63EC" w:rsidRPr="000A334C" w:rsidRDefault="00DA63EC" w:rsidP="003B6D22">
      <w:pPr>
        <w:pStyle w:val="afff9"/>
        <w:rPr>
          <w:rtl/>
        </w:rPr>
      </w:pPr>
      <w:r w:rsidRPr="000A334C">
        <w:rPr>
          <w:rtl/>
        </w:rPr>
        <w:t>אחד בפנים ואחד בחוץ - חייב.</w:t>
      </w:r>
    </w:p>
    <w:p w:rsidR="00DA63EC" w:rsidRDefault="00DA63EC" w:rsidP="00DA63EC">
      <w:pPr>
        <w:pStyle w:val="affffd"/>
        <w:rPr>
          <w:rtl/>
        </w:rPr>
      </w:pPr>
      <w:r>
        <w:rPr>
          <w:rtl/>
        </w:rPr>
        <w:t>׹</w:t>
      </w:r>
    </w:p>
    <w:p>
      <w:pPr>
        <w:pStyle w:val="afffff8"/>
        <w:rPr>
          <w:ins w:id="90057" w:author="קלוד" w:date="2026-10-11T12:29:36Z"/>
        </w:rPr>
      </w:pPr>
      <w:ins w:id="90058" w:author="קלוד" w:date="2026-10-11T12:29:36Z">
        <w:r>
          <w:rPr>
            <w:color w:val="7B3F00"/>
          </w:rPr>
          <w:t xml:space="preserve">קומץ - האם מתיר כנגדו בשירים? מישרא או מקלש</w:t>
        </w:r>
      </w:ins>
    </w:p>
    <w:p>
      <w:pPr>
        <w:pStyle w:val="38"/>
        <w:rPr>
          <w:ins w:id="101140" w:author="מנוע מכני" w:date="2026-10-11T12:04:39Z"/>
        </w:rPr>
      </w:pPr>
      <w:r w:rsidRPr="00AD7B68">
        <w:t>בעי ר' יצחק נפחא</w:t>
      </w:r>
      <w:r>
        <w:t xml:space="preserve">:</w:t>
      </w:r>
    </w:p>
    <w:p w:rsidR="00DA63EC" w:rsidRDefault="00DA63EC" w:rsidP="00DA63EC">
      <w:pPr>
        <w:tabs>
          <w:tab w:val="left" w:pos="0"/>
        </w:tabs>
        <w:rPr>
          <w:rtl/>
        </w:rPr>
      </w:pPr>
      <w:del w:id="101141" w:author="מנוע מכני" w:date="2026-10-11T12:04:39Z">
        <w:r>
          <w:rPr>
            <w:rtl/>
          </w:rPr>
          <w:delText xml:space="preserve"> </w:delText>
        </w:r>
      </w:del>
      <w:r>
        <w:rPr>
          <w:rtl/>
        </w:rPr>
        <w:t xml:space="preserve">קומץ מהו שיתיר כנגדו בשירים? מישרא שרי או קלושי מיקלש? </w:t>
      </w:r>
    </w:p>
    <w:p w:rsidR="00DA63EC" w:rsidRDefault="00DA63EC" w:rsidP="00DA63EC">
      <w:pPr>
        <w:tabs>
          <w:tab w:val="left" w:pos="0"/>
        </w:tabs>
        <w:rPr>
          <w:rtl/>
        </w:rPr>
      </w:pPr>
      <w:r>
        <w:rPr>
          <w:rFonts w:hint="cs"/>
          <w:rtl/>
        </w:rPr>
        <w:t xml:space="preserve">אליבא </w:t>
      </w:r>
      <w:r>
        <w:rPr>
          <w:rStyle w:val="2fb"/>
          <w:rFonts w:hint="cs"/>
          <w:rtl/>
        </w:rPr>
        <w:t xml:space="preserve">דר</w:t>
      </w:r>
      <w:r>
        <w:rPr>
          <w:rStyle w:val="2fb"/>
          <w:rtl/>
        </w:rPr>
        <w:t>"</w:t>
      </w:r>
      <w:r>
        <w:rPr>
          <w:rStyle w:val="2fb"/>
          <w:rFonts w:hint="cs"/>
          <w:rtl/>
        </w:rPr>
        <w:t xml:space="preserve">מ</w:t>
      </w:r>
      <w:r>
        <w:rPr>
          <w:rFonts w:hint="cs"/>
          <w:rtl/>
        </w:rPr>
        <w:t xml:space="preserve"> ד</w:t>
      </w:r>
      <w:r>
        <w:rPr>
          <w:rtl/>
        </w:rPr>
        <w:t xml:space="preserve">מפגלין בחצי מתיר, מישרא שרי! </w:t>
      </w:r>
    </w:p>
    <w:p w:rsidR="00DA63EC" w:rsidRDefault="00DA63EC" w:rsidP="00DA63EC">
      <w:pPr>
        <w:tabs>
          <w:tab w:val="left" w:pos="0"/>
        </w:tabs>
        <w:rPr>
          <w:rtl/>
        </w:rPr>
      </w:pPr>
      <w:r>
        <w:rPr>
          <w:rFonts w:hint="cs"/>
          <w:rtl/>
        </w:rPr>
        <w:t>אליבא דרבנן ד</w:t>
      </w:r>
      <w:r>
        <w:rPr>
          <w:rtl/>
        </w:rPr>
        <w:t xml:space="preserve">אין מפגלין בחצי מתיר, </w:t>
      </w:r>
      <w:r>
        <w:rPr>
          <w:rtl/>
        </w:rPr>
        <w:t xml:space="preserve">לא</w:t>
      </w:r>
      <w:r>
        <w:rPr>
          <w:rtl/>
        </w:rPr>
        <w:t xml:space="preserve"> מישרא שרי ולא מקלש קליש! </w:t>
      </w:r>
    </w:p>
    <w:p w:rsidR="00DA63EC" w:rsidRDefault="00DA63EC" w:rsidP="00DA63EC">
      <w:pPr>
        <w:tabs>
          <w:tab w:val="left" w:pos="0"/>
        </w:tabs>
        <w:rPr>
          <w:rtl/>
        </w:rPr>
      </w:pPr>
      <w:r>
        <w:rPr>
          <w:rFonts w:hint="cs"/>
          <w:rtl/>
        </w:rPr>
        <w:t xml:space="preserve">אליבא </w:t>
      </w:r>
      <w:r>
        <w:rPr>
          <w:rStyle w:val="2fb"/>
          <w:rFonts w:hint="cs"/>
          <w:rtl/>
        </w:rPr>
        <w:t xml:space="preserve">דר</w:t>
      </w:r>
      <w:r>
        <w:rPr>
          <w:rStyle w:val="2fb"/>
          <w:rtl/>
        </w:rPr>
        <w:t>"</w:t>
      </w:r>
      <w:r>
        <w:rPr>
          <w:rStyle w:val="2fb"/>
          <w:rFonts w:hint="cs"/>
          <w:rtl/>
        </w:rPr>
        <w:t xml:space="preserve">א</w:t>
      </w:r>
      <w:r>
        <w:rPr>
          <w:rFonts w:hint="cs"/>
          <w:rtl/>
        </w:rPr>
        <w:t xml:space="preserve"> וכרבנן </w:t>
      </w:r>
      <w:ins w:id="92119" w:author="מנוע מכני" w:date="2026-10-11T12:04:39Z">
        <w:r>
          <w:rPr>
            <w:rFonts w:hint="cs"/>
            <w:rtl/>
          </w:rPr>
          <w:t xml:space="preserve">דכאן</w:t>
        </w:r>
      </w:ins>
      <w:del w:id="92120" w:author="מנוע מכני" w:date="2026-10-11T12:04:39Z">
        <w:r>
          <w:rPr>
            <w:rFonts w:hint="cs"/>
            <w:rtl/>
          </w:rPr>
          <w:delText xml:space="preserve">דהכא</w:delText>
        </w:r>
      </w:del>
      <w:ins w:id="95297" w:author="מנוע מכני" w:date="2026-10-11T12:04:39Z">
        <w:r>
          <w:rPr>
            <w:rFonts w:hint="cs"/>
            <w:rtl/>
          </w:rPr>
          <w:t xml:space="preserve"> </w:t>
        </w:r>
      </w:ins>
      <w:del w:id="95298" w:author="מנוע מכני" w:date="2026-10-11T12:04:39Z">
        <w:r>
          <w:rPr>
            <w:rFonts w:hint="cs"/>
            <w:rtl/>
          </w:rPr>
          <w:delText xml:space="preserve">  </w:delText>
        </w:r>
      </w:del>
      <w:ins w:id="96111" w:author="מנוע מכני" w:date="2026-10-11T12:04:39Z">
        <w:r>
          <w:rPr>
            <w:rFonts w:hint="cs"/>
            <w:rtl/>
          </w:rPr>
          <w:t xml:space="preserve">אם </w:t>
        </w:r>
      </w:ins>
      <w:del w:id="96112" w:author="מנוע מכני" w:date="2026-10-11T12:04:39Z">
        <w:r>
          <w:rPr>
            <w:rFonts w:hint="cs"/>
            <w:rtl/>
          </w:rPr>
          <w:delText xml:space="preserve">אי </w:delText>
        </w:r>
      </w:del>
      <w:r>
        <w:rPr>
          <w:rtl/>
        </w:rPr>
        <w:t xml:space="preserve">מישרא שרי או קליש מקלש? </w:t>
      </w:r>
      <w:r w:rsidRPr="009F47CE">
        <w:rPr>
          <w:b/>
          <w:bCs/>
          <w:rtl/>
        </w:rPr>
        <w:t>תיקו</w:t>
      </w:r>
      <w:r>
        <w:rPr>
          <w:rtl/>
        </w:rPr>
        <w:t>.</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קי:</w:t>
      </w:r>
    </w:p>
    <w:p>
      <w:pPr>
        <w:pStyle w:val="MishnaBatzad"/>
        <w:rPr>
          <w:ins w:id="20474" w:author="קלוד" w:date="2026-10-11T09:07:24Z"/>
        </w:rPr>
      </w:pPr>
      <w:ins w:id="20473" w:author="קלוד" w:date="2026-10-11T09:07:24Z">
        <w:r>
          <w:t xml:space="preserve">משנה ו</w:t>
        </w:r>
      </w:ins>
    </w:p>
    <w:p w:rsidR="00DA63EC" w:rsidRPr="000A334C" w:rsidRDefault="00DA63EC" w:rsidP="003B6D22">
      <w:pPr>
        <w:pStyle w:val="afff9"/>
        <w:rPr>
          <w:del w:id="20308" w:author="קלוד" w:date="2026-10-11T09:07:24Z"/>
          <w:rtl/>
        </w:rPr>
      </w:pPr>
      <w:del w:id="20307" w:author="קלוד" w:date="2026-10-11T09:07:24Z">
        <w:r w:rsidRPr="000A334C">
          <w:rPr>
            <w:rtl/>
          </w:rPr>
          <w:delText xml:space="preserve">מתני'.</w:delText>
        </w:r>
      </w:del>
    </w:p>
    <w:p w:rsidR="00DA63EC" w:rsidRPr="000A334C" w:rsidRDefault="00DA63EC" w:rsidP="003B6D22">
      <w:pPr>
        <w:pStyle w:val="afff9"/>
        <w:spacing w:before="120"/>
        <w:rPr>
          <w:rtl/>
        </w:rPr>
        <w:pPrChange w:id="90067" w:author="קלוד" w:date="2026-10-11T12:09:42Z">
          <w:pPr>
            <w:pStyle w:val="afff9"/>
          </w:pPr>
        </w:pPrChange>
      </w:pPr>
      <w:r w:rsidRPr="000A334C">
        <w:rPr>
          <w:rtl/>
        </w:rPr>
        <w:t>הזורק מקצת דם בחוץ - חייב.</w:t>
      </w:r>
    </w:p>
    <w:p w:rsidR="00DA63EC" w:rsidRPr="000A334C" w:rsidRDefault="00DA63EC" w:rsidP="003B6D22">
      <w:pPr>
        <w:pStyle w:val="afff9"/>
        <w:rPr>
          <w:rtl/>
        </w:rPr>
      </w:pPr>
      <w:r>
        <w:rPr>
          <w:rStyle w:val="TanaimMishna"/>
          <w:rtl/>
          <w:rPrChange w:id="102899" w:author="Claude" w:date="2026-10-11T09:07:44Z">
            <w:rPr>
              <w:rtl/>
            </w:rPr>
          </w:rPrChange>
        </w:rPr>
        <w:t xml:space="preserve">ר"א</w:t>
      </w:r>
      <w:r>
        <w:rPr>
          <w:rtl/>
        </w:rPr>
        <w:t xml:space="preserve"> אומר</w:t>
      </w:r>
      <w:r>
        <w:rPr>
          <w:rStyle w:val="TanaimMishna"/>
          <w:rtl/>
          <w:rPrChange w:id="102900" w:author="Claude" w:date="2026-10-11T09:07:44Z">
            <w:rPr>
              <w:rtl/>
            </w:rPr>
          </w:rPrChange>
        </w:rPr>
        <w:t xml:space="preserve">:</w:t>
      </w:r>
      <w:r>
        <w:rPr>
          <w:rtl/>
        </w:rPr>
        <w:t xml:space="preserve"> אף המנסך מי החג בחג בחוץ - חייב.</w:t>
      </w:r>
    </w:p>
    <w:p w:rsidR="00DA63EC" w:rsidRPr="000A334C" w:rsidRDefault="00DA63EC" w:rsidP="003B6D22">
      <w:pPr>
        <w:pStyle w:val="afff9"/>
        <w:rPr>
          <w:rtl/>
        </w:rPr>
      </w:pPr>
      <w:r>
        <w:rPr>
          <w:rStyle w:val="TanaimMishna"/>
          <w:rtl/>
          <w:rPrChange w:id="20060" w:author="קלוד" w:date="2026-10-11T09:07:24Z">
            <w:rPr>
              <w:rtl/>
            </w:rPr>
          </w:rPrChange>
        </w:rPr>
        <w:t xml:space="preserve">רבי נחמיה</w:t>
      </w:r>
      <w:r>
        <w:rPr>
          <w:rtl/>
        </w:rPr>
        <w:t xml:space="preserve"> אומר</w:t>
      </w:r>
      <w:r>
        <w:rPr>
          <w:rStyle w:val="TanaimMishna"/>
          <w:rtl/>
          <w:rPrChange w:id="102901" w:author="Claude" w:date="2026-10-11T09:07:44Z">
            <w:rPr>
              <w:rtl/>
            </w:rPr>
          </w:rPrChange>
        </w:rPr>
        <w:t xml:space="preserve">:</w:t>
      </w:r>
      <w:r>
        <w:rPr>
          <w:rtl/>
        </w:rPr>
        <w:t xml:space="preserve"> שירי הדם שהקריבו בחוץ - חייב.</w:t>
      </w:r>
    </w:p>
    <w:p w:rsidR="00DA63EC" w:rsidRDefault="00DA63EC" w:rsidP="00DA63EC">
      <w:pPr>
        <w:pStyle w:val="affffd"/>
        <w:rPr>
          <w:rtl/>
        </w:rPr>
      </w:pPr>
      <w:r>
        <w:rPr>
          <w:rtl/>
        </w:rPr>
        <w:t>׹</w:t>
      </w:r>
    </w:p>
    <w:p>
      <w:pPr>
        <w:pStyle w:val="afffff8"/>
        <w:rPr>
          <w:ins w:id="90055" w:author="קלוד" w:date="2026-10-11T12:29:36Z"/>
        </w:rPr>
      </w:pPr>
      <w:ins w:id="90056" w:author="קלוד" w:date="2026-10-11T12:29:36Z">
        <w:r>
          <w:rPr>
            <w:color w:val="7B3F00"/>
          </w:rPr>
          <w:t xml:space="preserve">זורק מקצת דם בחוץ - ר"א מודה בדמים</w:t>
        </w:r>
      </w:ins>
    </w:p>
    <w:p>
      <w:pPr>
        <w:pStyle w:val="38"/>
        <w:rPr>
          <w:ins w:id="101142" w:author="מנוע מכני" w:date="2026-10-11T12:04:39Z"/>
        </w:rPr>
      </w:pPr>
      <w:del w:id="101731" w:author="מנוע מכני" w:date="2026-10-11T12:04:39Z">
        <w:r>
          <w:delText xml:space="preserve">אמר </w:delText>
        </w:r>
      </w:del>
      <w:r>
        <w:t xml:space="preserve">רבא:</w:t>
      </w:r>
    </w:p>
    <w:p w:rsidR="00DA63EC" w:rsidRDefault="00DA63EC" w:rsidP="00DA63EC">
      <w:pPr>
        <w:tabs>
          <w:tab w:val="left" w:pos="0"/>
        </w:tabs>
        <w:rPr>
          <w:rtl/>
        </w:rPr>
      </w:pPr>
      <w:del w:id="101143" w:author="מנוע מכני" w:date="2026-10-11T12:04:39Z">
        <w:r>
          <w:rPr>
            <w:rtl/>
          </w:rPr>
          <w:delText xml:space="preserve"> </w:delText>
        </w:r>
      </w:del>
      <w:r>
        <w:rPr>
          <w:rtl/>
        </w:rPr>
        <w:t xml:space="preserve">ומודה </w:t>
      </w:r>
      <w:ins w:id="90503" w:author="מנוע מכני" w:date="2026-10-11T12:04:39Z">
        <w:r>
          <w:rPr>
            <w:rStyle w:val="2fb"/>
            <w:rtl/>
          </w:rPr>
          <w:t xml:space="preserve">ר"א</w:t>
        </w:r>
      </w:ins>
      <w:del w:id="90504" w:author="מנוע מכני" w:date="2026-10-11T12:04:39Z">
        <w:r>
          <w:rPr>
            <w:rtl/>
          </w:rPr>
          <w:delText xml:space="preserve">רבי אלעזר</w:delText>
        </w:r>
      </w:del>
      <w:r>
        <w:rPr>
          <w:rtl/>
        </w:rPr>
        <w:t xml:space="preserve"> בדמים</w:t>
      </w:r>
      <w:ins w:id="95299" w:author="מנוע מכני" w:date="2026-10-11T12:04:39Z">
        <w:r>
          <w:rPr>
            <w:rtl/>
          </w:rPr>
          <w:t xml:space="preserve">,</w:t>
        </w:r>
      </w:ins>
      <w:del w:id="95300" w:author="מנוע מכני" w:date="2026-10-11T12:04:39Z">
        <w:r>
          <w:rPr>
            <w:rtl/>
          </w:rPr>
          <w:delText xml:space="preserve">;</w:delText>
        </w:r>
      </w:del>
      <w:r>
        <w:rPr>
          <w:rFonts w:hint="cs"/>
          <w:rtl/>
        </w:rPr>
        <w:t xml:space="preserve"> כ</w:t>
      </w:r>
      <w:r>
        <w:rPr>
          <w:rtl/>
        </w:rPr>
        <w:t xml:space="preserve">דתניא, </w:t>
      </w:r>
      <w:r>
        <w:rPr>
          <w:rStyle w:val="2fb"/>
          <w:rtl/>
        </w:rPr>
        <w:t xml:space="preserve">ר"</w:t>
      </w:r>
      <w:r>
        <w:rPr>
          <w:rStyle w:val="2fb"/>
          <w:rFonts w:hint="cs"/>
          <w:rtl/>
        </w:rPr>
        <w:t xml:space="preserve">א</w:t>
      </w:r>
      <w:r>
        <w:rPr>
          <w:rFonts w:hint="cs"/>
          <w:rtl/>
        </w:rPr>
        <w:t xml:space="preserve"> </w:t>
      </w:r>
      <w:r>
        <w:rPr>
          <w:rStyle w:val="2fb"/>
          <w:rFonts w:hint="cs"/>
          <w:rtl/>
        </w:rPr>
        <w:t xml:space="preserve">ור</w:t>
      </w:r>
      <w:r>
        <w:rPr>
          <w:rStyle w:val="2fb"/>
          <w:rtl/>
        </w:rPr>
        <w:t>"</w:t>
      </w:r>
      <w:r>
        <w:rPr>
          <w:rStyle w:val="2fb"/>
          <w:rFonts w:hint="cs"/>
          <w:rtl/>
        </w:rPr>
        <w:t xml:space="preserve">ש</w:t>
      </w:r>
      <w:r>
        <w:rPr>
          <w:rFonts w:hint="cs"/>
          <w:rtl/>
        </w:rPr>
        <w:t xml:space="preserve"> </w:t>
      </w:r>
      <w:r>
        <w:rPr>
          <w:rtl/>
        </w:rPr>
        <w:t>אומרים: ממקום שפסק הוא מתחיל.</w:t>
      </w:r>
    </w:p>
    <w:p w:rsidR="00DA63EC" w:rsidRDefault="00DA63EC" w:rsidP="00DA63EC">
      <w:pPr>
        <w:pStyle w:val="affffd"/>
        <w:rPr>
          <w:del w:id="90172" w:author="מנוע עיצוב" w:date="2026-10-11T12:09:26Z"/>
          <w:rtl/>
        </w:rPr>
      </w:pPr>
      <w:del w:id="90171" w:author="מנוע עיצוב" w:date="2026-10-11T12:09:26Z">
        <w:r>
          <w:rPr>
            <w:rtl/>
          </w:rPr>
          <w:delText xml:space="preserve">׹</w:delText>
        </w:r>
      </w:del>
    </w:p>
    <w:p w:rsidR="00DA63EC" w:rsidRDefault="00DA63EC" w:rsidP="00DA63EC">
      <w:pPr>
        <w:pStyle w:val="affff1"/>
        <w:ind w:end="0"/>
        <w:rPr>
          <w:rtl/>
        </w:rPr>
        <w:pPrChange w:id="20160" w:author="קלוד" w:date="2026-10-11T09:07:24Z">
          <w:pPr>
            <w:pStyle w:val="affff1"/>
            <w:rPr>
              <w:rtl/>
            </w:rPr>
          </w:pPr>
        </w:pPrChange>
      </w:pPr>
      <w:ins w:id="9897" w:author="מספור קטעי משנה" w:date="2026-10-11T09:35:09Z">
        <w:r>
          <w:rPr>
            <w:rStyle w:val="MisparKeta"/>
          </w:rPr>
          <w:t xml:space="preserve">ז. </w:t>
        </w:r>
      </w:ins>
      <w:r>
        <w:rPr>
          <w:rtl/>
        </w:rPr>
        <w:t>רבי אלעזר אומר: אף המנסך מי החג [בחג] בחוץ.</w:t>
      </w:r>
    </w:p>
    <w:p>
      <w:pPr>
        <w:pStyle w:val="38"/>
        <w:rPr>
          <w:ins w:id="101144" w:author="מנוע מכני" w:date="2026-10-11T12:04:39Z"/>
        </w:rPr>
      </w:pPr>
      <w:r>
        <w:t>ארי</w:t>
      </w:r>
      <w:r>
        <w:t>"</w:t>
      </w:r>
      <w:r>
        <w:t>ו מ</w:t>
      </w:r>
      <w:r>
        <w:t xml:space="preserve">בי מנחם יודפאה:</w:t>
      </w:r>
    </w:p>
    <w:p w:rsidR="00DA63EC" w:rsidRDefault="00DA63EC" w:rsidP="00DA63EC">
      <w:pPr>
        <w:tabs>
          <w:tab w:val="left" w:pos="0"/>
        </w:tabs>
        <w:rPr>
          <w:rtl/>
        </w:rPr>
      </w:pPr>
      <w:del w:id="101145" w:author="מנוע מכני" w:date="2026-10-11T12:04:39Z">
        <w:r>
          <w:rPr>
            <w:rtl/>
          </w:rPr>
          <w:delText xml:space="preserve"> </w:delText>
        </w:r>
      </w:del>
      <w:r>
        <w:rPr>
          <w:rStyle w:val="2fb"/>
          <w:rtl/>
        </w:rPr>
        <w:t xml:space="preserve">ר"</w:t>
      </w:r>
      <w:r>
        <w:rPr>
          <w:rStyle w:val="2fb"/>
          <w:rFonts w:hint="cs"/>
          <w:rtl/>
        </w:rPr>
        <w:t xml:space="preserve">א</w:t>
      </w:r>
      <w:r>
        <w:rPr>
          <w:rFonts w:hint="cs"/>
          <w:rtl/>
        </w:rPr>
        <w:t xml:space="preserve"> בשיטת </w:t>
      </w:r>
      <w:r>
        <w:rPr>
          <w:rStyle w:val="2fb"/>
          <w:rFonts w:hint="cs"/>
          <w:rtl/>
        </w:rPr>
        <w:t xml:space="preserve">ר</w:t>
      </w:r>
      <w:r>
        <w:rPr>
          <w:rStyle w:val="2fb"/>
          <w:rtl/>
        </w:rPr>
        <w:t>"</w:t>
      </w:r>
      <w:r>
        <w:rPr>
          <w:rStyle w:val="2fb"/>
          <w:rFonts w:hint="cs"/>
          <w:rtl/>
        </w:rPr>
        <w:t xml:space="preserve">ע</w:t>
      </w:r>
      <w:r>
        <w:rPr>
          <w:rFonts w:hint="cs"/>
          <w:rtl/>
        </w:rPr>
        <w:t xml:space="preserve"> </w:t>
      </w:r>
      <w:r>
        <w:rPr>
          <w:rtl/>
        </w:rPr>
        <w:t xml:space="preserve">רבו אמרה, דאמר: ניסוך המים דאורייתא</w:t>
      </w:r>
      <w:ins w:id="95301" w:author="מנוע מכני" w:date="2026-10-11T12:04:39Z">
        <w:r>
          <w:rPr>
            <w:rtl/>
          </w:rPr>
          <w:t xml:space="preserve">,</w:t>
        </w:r>
      </w:ins>
      <w:del w:id="95302" w:author="מנוע מכני" w:date="2026-10-11T12:04:39Z">
        <w:r>
          <w:rPr>
            <w:rtl/>
          </w:rPr>
          <w:delText xml:space="preserve">;</w:delText>
        </w:r>
      </w:del>
    </w:p>
    <w:p w:rsidR="00DA63EC" w:rsidRPr="00FE1B89" w:rsidRDefault="00DA63EC" w:rsidP="00DA63EC">
      <w:pPr>
        <w:tabs>
          <w:tab w:val="left" w:pos="0"/>
        </w:tabs>
        <w:rPr>
          <w:spacing w:val="-4"/>
          <w:rtl/>
        </w:rPr>
      </w:pPr>
      <w:r w:rsidRPr="00FE1B89">
        <w:rPr>
          <w:spacing w:val="-4"/>
          <w:rtl/>
        </w:rPr>
        <w:t xml:space="preserve">דתניא</w:t>
      </w:r>
      <w:r w:rsidRPr="00FE1B89">
        <w:rPr>
          <w:spacing w:val="-4"/>
          <w:rtl/>
        </w:rPr>
        <w:t xml:space="preserve">, </w:t>
      </w:r>
      <w:ins w:id="90505" w:author="מנוע מכני" w:date="2026-10-11T12:04:39Z">
        <w:r>
          <w:rPr>
            <w:rStyle w:val="2fb"/>
            <w:spacing w:val="-4"/>
            <w:rtl/>
          </w:rPr>
          <w:t xml:space="preserve">ר"ע</w:t>
        </w:r>
      </w:ins>
      <w:del w:id="90506" w:author="מנוע מכני" w:date="2026-10-11T12:04:39Z">
        <w:r w:rsidRPr="00FE1B89">
          <w:rPr>
            <w:spacing w:val="-4"/>
            <w:rtl/>
          </w:rPr>
          <w:delText xml:space="preserve">רבי עקיבא</w:delText>
        </w:r>
      </w:del>
      <w:r w:rsidRPr="00FE1B89">
        <w:rPr>
          <w:spacing w:val="-4"/>
          <w:rtl/>
        </w:rPr>
        <w:t xml:space="preserve"> אומר ונסכיה - בשני ניסוכים הכתוב מדבר, אחד ניסוך המים ואחד ניסוך היין.</w:t>
      </w:r>
    </w:p>
    <w:p>
      <w:pPr>
        <w:pStyle w:val="38"/>
        <w:rPr>
          <w:ins w:id="101146" w:author="מנוע מכני" w:date="2026-10-11T12:04:39Z"/>
        </w:rPr>
      </w:pPr>
      <w:del w:id="101779" w:author="מנוע מכני" w:date="2026-10-11T12:04:39Z">
        <w:r>
          <w:delText xml:space="preserve">א"</w:delText>
        </w:r>
        <w:r>
          <w:delText xml:space="preserve">ל </w:delText>
        </w:r>
      </w:del>
      <w:r>
        <w:t xml:space="preserve">ר</w:t>
      </w:r>
      <w:r>
        <w:t>"</w:t>
      </w:r>
      <w:r>
        <w:t>ל לרי</w:t>
      </w:r>
      <w:r>
        <w:t>"</w:t>
      </w:r>
      <w:r>
        <w:t>ו</w:t>
      </w:r>
      <w:r>
        <w:t xml:space="preserve">:</w:t>
      </w:r>
    </w:p>
    <w:p w:rsidR="00DA63EC" w:rsidRDefault="00DA63EC" w:rsidP="00DA63EC">
      <w:pPr>
        <w:tabs>
          <w:tab w:val="left" w:pos="0"/>
        </w:tabs>
        <w:rPr>
          <w:rtl/>
        </w:rPr>
      </w:pPr>
      <w:del w:id="101147" w:author="מנוע מכני" w:date="2026-10-11T12:04:39Z">
        <w:r>
          <w:rPr>
            <w:rtl/>
          </w:rPr>
          <w:delText xml:space="preserve"> </w:delText>
        </w:r>
      </w:del>
      <w:ins w:id="96113" w:author="מנוע מכני" w:date="2026-10-11T12:04:39Z">
        <w:r>
          <w:rPr>
            <w:rtl/>
          </w:rPr>
          <w:t xml:space="preserve">אם </w:t>
        </w:r>
      </w:ins>
      <w:del w:id="96114" w:author="מנוע מכני" w:date="2026-10-11T12:04:39Z">
        <w:r>
          <w:rPr>
            <w:rtl/>
          </w:rPr>
          <w:delText xml:space="preserve">אי </w:delText>
        </w:r>
      </w:del>
      <w:r>
        <w:rPr>
          <w:rtl/>
        </w:rPr>
        <w:t xml:space="preserve">מה להלן שלשת לוגין, אף כאן שלשת לוגין, והא </w:t>
      </w:r>
      <w:r>
        <w:rPr>
          <w:rStyle w:val="2fb"/>
          <w:rtl/>
        </w:rPr>
        <w:t xml:space="preserve">ר"א</w:t>
      </w:r>
      <w:r>
        <w:rPr>
          <w:rtl/>
        </w:rPr>
        <w:t xml:space="preserve"> מי החג </w:t>
      </w:r>
      <w:ins w:id="93835" w:author="מנוע מכני" w:date="2026-10-11T12:04:39Z">
        <w:r>
          <w:rPr>
            <w:rtl/>
          </w:rPr>
          <w:t xml:space="preserve">אומר</w:t>
        </w:r>
      </w:ins>
      <w:del w:id="93836" w:author="מנוע מכני" w:date="2026-10-11T12:04:39Z">
        <w:r>
          <w:rPr>
            <w:rtl/>
          </w:rPr>
          <w:delText xml:space="preserve">קאמר</w:delText>
        </w:r>
      </w:del>
      <w:r>
        <w:rPr>
          <w:rtl/>
        </w:rPr>
        <w:t xml:space="preserve">! </w:t>
      </w:r>
    </w:p>
    <w:p w:rsidR="00DA63EC" w:rsidRDefault="00DA63EC" w:rsidP="00DA63EC">
      <w:pPr>
        <w:tabs>
          <w:tab w:val="left" w:pos="0"/>
        </w:tabs>
        <w:rPr>
          <w:rtl/>
        </w:rPr>
      </w:pPr>
      <w:ins w:id="96115" w:author="מנוע מכני" w:date="2026-10-11T12:04:39Z">
        <w:r>
          <w:rPr>
            <w:rtl/>
          </w:rPr>
          <w:t xml:space="preserve">אם </w:t>
        </w:r>
      </w:ins>
      <w:del w:id="96116" w:author="מנוע מכני" w:date="2026-10-11T12:04:39Z">
        <w:r>
          <w:rPr>
            <w:rtl/>
          </w:rPr>
          <w:delText xml:space="preserve">אי </w:delText>
        </w:r>
      </w:del>
      <w:r>
        <w:rPr>
          <w:rtl/>
        </w:rPr>
        <w:t xml:space="preserve">מה להלן בשאר ימות השנה, אף כאן בשאר ימות השנה, </w:t>
      </w:r>
      <w:r>
        <w:rPr>
          <w:rStyle w:val="2fb"/>
          <w:rtl/>
        </w:rPr>
        <w:t xml:space="preserve">ור"א</w:t>
      </w:r>
      <w:r>
        <w:rPr>
          <w:rtl/>
        </w:rPr>
        <w:t xml:space="preserve"> בחג </w:t>
      </w:r>
      <w:ins w:id="93837" w:author="מנוע מכני" w:date="2026-10-11T12:04:39Z">
        <w:r>
          <w:rPr>
            <w:rtl/>
          </w:rPr>
          <w:t xml:space="preserve">אומר</w:t>
        </w:r>
      </w:ins>
      <w:del w:id="93838" w:author="מנוע מכני" w:date="2026-10-11T12:04:39Z">
        <w:r>
          <w:rPr>
            <w:rtl/>
          </w:rPr>
          <w:delText xml:space="preserve">קאמר</w:delText>
        </w:r>
      </w:del>
      <w:r>
        <w:rPr>
          <w:rtl/>
        </w:rPr>
        <w:t xml:space="preserve">! </w:t>
      </w:r>
    </w:p>
    <w:p w:rsidR="00DA63EC" w:rsidRDefault="00DA63EC" w:rsidP="00DA63EC">
      <w:pPr>
        <w:tabs>
          <w:tab w:val="left" w:pos="0"/>
        </w:tabs>
        <w:rPr>
          <w:rtl/>
        </w:rPr>
      </w:pPr>
      <w:r>
        <w:rPr>
          <w:rtl/>
        </w:rPr>
        <w:t xml:space="preserve">אישתמיטתיה הא </w:t>
      </w:r>
      <w:r>
        <w:rPr>
          <w:rStyle w:val="2fb"/>
          <w:rtl/>
        </w:rPr>
        <w:t xml:space="preserve">דא</w:t>
      </w:r>
      <w:r>
        <w:rPr>
          <w:rStyle w:val="2fb"/>
          <w:rFonts w:hint="cs"/>
          <w:rtl/>
        </w:rPr>
        <w:t>ר</w:t>
      </w:r>
      <w:r>
        <w:rPr>
          <w:rStyle w:val="2fb"/>
          <w:rtl/>
        </w:rPr>
        <w:t>"</w:t>
      </w:r>
      <w:r>
        <w:rPr>
          <w:rStyle w:val="2fb"/>
          <w:rFonts w:hint="cs"/>
          <w:rtl/>
        </w:rPr>
        <w:t xml:space="preserve">א</w:t>
      </w:r>
      <w:r>
        <w:rPr>
          <w:rFonts w:hint="cs"/>
          <w:rtl/>
        </w:rPr>
        <w:t xml:space="preserve"> </w:t>
      </w:r>
      <w:r>
        <w:rPr>
          <w:rStyle w:val="2fb"/>
          <w:rFonts w:hint="cs"/>
          <w:rtl/>
        </w:rPr>
        <w:t xml:space="preserve">מרי</w:t>
      </w:r>
      <w:r>
        <w:rPr>
          <w:rStyle w:val="2fb"/>
          <w:rtl/>
        </w:rPr>
        <w:t>"</w:t>
      </w:r>
      <w:r>
        <w:rPr>
          <w:rStyle w:val="2fb"/>
          <w:rFonts w:hint="cs"/>
          <w:rtl/>
        </w:rPr>
        <w:t xml:space="preserve">ו</w:t>
      </w:r>
      <w:r>
        <w:rPr>
          <w:rFonts w:hint="cs"/>
          <w:rtl/>
        </w:rPr>
        <w:t xml:space="preserve"> </w:t>
      </w:r>
      <w:r>
        <w:rPr>
          <w:rStyle w:val="2fb"/>
          <w:rFonts w:hint="cs"/>
          <w:rtl/>
        </w:rPr>
        <w:t xml:space="preserve">מר</w:t>
      </w:r>
      <w:r>
        <w:rPr>
          <w:rStyle w:val="2fb"/>
          <w:rtl/>
        </w:rPr>
        <w:t>"</w:t>
      </w:r>
      <w:r>
        <w:rPr>
          <w:rStyle w:val="2fb"/>
          <w:rFonts w:hint="cs"/>
          <w:rtl/>
        </w:rPr>
        <w:t>נ</w:t>
      </w:r>
      <w:r>
        <w:rPr>
          <w:rtl/>
        </w:rPr>
        <w:t>: עשר נטיעות, ערבה, וניסוך המים הלכה למשה מסיני.</w:t>
      </w:r>
    </w:p>
    <w:p w:rsidR="00DA63EC" w:rsidRDefault="00DA63EC" w:rsidP="00DA63EC">
      <w:pPr>
        <w:pStyle w:val="affffd"/>
        <w:rPr>
          <w:rtl/>
        </w:rPr>
      </w:pPr>
      <w:r>
        <w:rPr>
          <w:rtl/>
        </w:rPr>
        <w:t>׹</w:t>
      </w:r>
    </w:p>
    <w:p>
      <w:pPr>
        <w:pStyle w:val="afffff8"/>
        <w:rPr>
          <w:ins w:id="90053" w:author="קלוד" w:date="2026-10-11T12:29:36Z"/>
        </w:rPr>
      </w:pPr>
      <w:ins w:id="90054" w:author="קלוד" w:date="2026-10-11T12:29:36Z">
        <w:r>
          <w:rPr>
            <w:color w:val="7B3F00"/>
          </w:rPr>
          <w:t xml:space="preserve">המנסך מים בחג בחוץ - ולר"ש אם מלאן לשם חג</w:t>
        </w:r>
      </w:ins>
    </w:p>
    <w:p>
      <w:pPr>
        <w:pStyle w:val="38"/>
        <w:rPr>
          <w:ins w:id="101149" w:author="מנוע מכני" w:date="2026-10-11T12:04:39Z"/>
        </w:rPr>
      </w:pPr>
      <w:del w:id="101148" w:author="מנוע מכני" w:date="2026-10-11T12:04:39Z">
        <w:r>
          <w:delText xml:space="preserve">•</w:delText>
        </w:r>
      </w:del>
      <w:r>
        <w:t xml:space="preserve"> </w:t>
      </w:r>
      <w:r>
        <w:t>ת"</w:t>
      </w:r>
      <w:r>
        <w:t>ר</w:t>
      </w:r>
      <w:r>
        <w:t xml:space="preserve">:</w:t>
      </w:r>
    </w:p>
    <w:p w:rsidR="00DA63EC" w:rsidRDefault="00DA63EC" w:rsidP="00DA63EC">
      <w:pPr>
        <w:tabs>
          <w:tab w:val="left" w:pos="0"/>
        </w:tabs>
        <w:rPr>
          <w:rtl/>
        </w:rPr>
      </w:pPr>
      <w:del w:id="101150" w:author="מנוע מכני" w:date="2026-10-11T12:04:39Z">
        <w:r>
          <w:rPr>
            <w:rtl/>
          </w:rPr>
          <w:delText xml:space="preserve"> </w:delText>
        </w:r>
      </w:del>
      <w:r>
        <w:rPr>
          <w:rtl/>
        </w:rPr>
        <w:t xml:space="preserve">המנסך שלשת לוגין מים בחג בחוץ - חייב,</w:t>
      </w:r>
      <w:ins w:id="95303" w:author="מנוע מכני" w:date="2026-10-11T12:04:39Z">
        <w:ins w:id="95305" w:author="מנוע מכני" w:date="2026-10-11T12:04:39Z">
          <w:r>
            <w:rPr>
              <w:rtl/>
            </w:rPr>
            <w:t xml:space="preserve"> </w:t>
          </w:r>
        </w:ins>
        <w:del w:id="95306" w:author="מנוע מכני" w:date="2026-10-11T12:04:39Z">
          <w:r>
            <w:rPr>
              <w:rtl/>
            </w:rPr>
            <w:delText xml:space="preserve"> </w:delText>
          </w:r>
          <w:r>
            <w:rPr>
              <w:rFonts w:hint="cs"/>
              <w:rtl/>
            </w:rPr>
            <w:delText xml:space="preserve"> </w:delText>
          </w:r>
        </w:del>
      </w:ins>
      <w:del w:id="95304" w:author="מנוע מכני" w:date="2026-10-11T12:04:39Z">
        <w:r>
          <w:rPr>
            <w:rtl/>
          </w:rPr>
          <w:delText xml:space="preserve"> </w:delText>
        </w:r>
        <w:r>
          <w:rPr>
            <w:rFonts w:hint="cs"/>
            <w:rtl/>
          </w:rPr>
          <w:delText xml:space="preserve"> </w:delText>
        </w:r>
      </w:del>
      <w:r>
        <w:rPr>
          <w:rStyle w:val="2fb"/>
          <w:rtl/>
        </w:rPr>
        <w:t>ר</w:t>
      </w:r>
      <w:r>
        <w:rPr>
          <w:rStyle w:val="2fb"/>
          <w:rFonts w:hint="cs"/>
          <w:rtl/>
        </w:rPr>
        <w:t>אבר</w:t>
      </w:r>
      <w:r>
        <w:rPr>
          <w:rStyle w:val="2fb"/>
          <w:rtl/>
        </w:rPr>
        <w:t>"</w:t>
      </w:r>
      <w:r>
        <w:rPr>
          <w:rStyle w:val="2fb"/>
          <w:rFonts w:hint="cs"/>
          <w:rtl/>
        </w:rPr>
        <w:t>ש</w:t>
      </w:r>
      <w:r>
        <w:rPr>
          <w:rtl/>
        </w:rPr>
        <w:t>: אם מלאן לשם חג - חייב.</w:t>
      </w:r>
    </w:p>
    <w:p>
      <w:pPr>
        <w:pStyle w:val="38"/>
        <w:rPr>
          <w:ins w:id="101151" w:author="מנוע מכני" w:date="2026-10-11T12:04:39Z"/>
        </w:rPr>
      </w:pPr>
      <w:ins w:id="92121" w:author="מנוע מכני" w:date="2026-10-11T12:04:39Z">
        <w:r>
          <w:t xml:space="preserve">וחלקו</w:t>
        </w:r>
      </w:ins>
      <w:del w:id="92122" w:author="מנוע מכני" w:date="2026-10-11T12:04:39Z">
        <w:r w:rsidRPr="005374F8">
          <w:delText xml:space="preserve">ופליגי</w:delText>
        </w:r>
      </w:del>
      <w:r>
        <w:t xml:space="preserve"> רנב</w:t>
      </w:r>
      <w:r>
        <w:t>"</w:t>
      </w:r>
      <w:r>
        <w:t>י</w:t>
      </w:r>
      <w:r>
        <w:t xml:space="preserve">:</w:t>
      </w:r>
    </w:p>
    <w:p w:rsidR="00DA63EC" w:rsidRDefault="00DA63EC" w:rsidP="00DA63EC">
      <w:pPr>
        <w:tabs>
          <w:tab w:val="left" w:pos="0"/>
        </w:tabs>
        <w:rPr>
          <w:rtl/>
        </w:rPr>
      </w:pPr>
      <w:del w:id="101152" w:author="מנוע מכני" w:date="2026-10-11T12:04:39Z">
        <w:r>
          <w:rPr>
            <w:rtl/>
          </w:rPr>
          <w:delText xml:space="preserve"> </w:delText>
        </w:r>
      </w:del>
      <w:r>
        <w:rPr>
          <w:rtl/>
        </w:rPr>
        <w:t xml:space="preserve">ביש שיעור במים</w:t>
      </w:r>
      <w:r>
        <w:rPr>
          <w:rFonts w:hint="cs"/>
          <w:rtl/>
        </w:rPr>
        <w:t>.</w:t>
      </w:r>
      <w:r>
        <w:rPr>
          <w:rtl/>
        </w:rPr>
        <w:t xml:space="preserve"> </w:t>
      </w:r>
    </w:p>
    <w:p>
      <w:pPr>
        <w:pStyle w:val="38"/>
        <w:rPr>
          <w:ins w:id="101153" w:author="מנוע מכני" w:date="2026-10-11T12:04:39Z"/>
        </w:rPr>
      </w:pPr>
      <w:r>
        <w:tab/>
      </w:r>
      <w:r>
        <w:t>ולר</w:t>
      </w:r>
      <w:r>
        <w:t>"</w:t>
      </w:r>
      <w:r>
        <w:t>פ</w:t>
      </w:r>
      <w:r>
        <w:t xml:space="preserve">:</w:t>
      </w:r>
    </w:p>
    <w:p w:rsidR="00DA63EC" w:rsidRDefault="00DA63EC" w:rsidP="00DA63EC">
      <w:pPr>
        <w:tabs>
          <w:tab w:val="left" w:pos="0"/>
        </w:tabs>
        <w:rPr>
          <w:rtl/>
        </w:rPr>
      </w:pPr>
      <w:del w:id="101154" w:author="מנוע מכני" w:date="2026-10-11T12:04:39Z">
        <w:r>
          <w:rPr>
            <w:rtl/>
          </w:rPr>
          <w:delText xml:space="preserve"> </w:delText>
        </w:r>
      </w:del>
      <w:r>
        <w:rPr>
          <w:rtl/>
        </w:rPr>
        <w:t xml:space="preserve">בקרבו נסכים במדבר </w:t>
      </w:r>
    </w:p>
    <w:p w:rsidR="00DA63EC" w:rsidRDefault="00DA63EC" w:rsidP="00DA63EC">
      <w:pPr>
        <w:pStyle w:val="afff3"/>
        <w:framePr w:wrap="around"/>
        <w:rPr>
          <w:rtl/>
        </w:rPr>
      </w:pPr>
      <w:r>
        <w:rPr>
          <w:rFonts w:hint="cs"/>
          <w:rtl/>
        </w:rPr>
        <w:t>קיא.</w:t>
      </w:r>
    </w:p>
    <w:p>
      <w:pPr>
        <w:pStyle w:val="38"/>
        <w:rPr>
          <w:ins w:id="101155" w:author="מנוע מכני" w:date="2026-10-11T12:04:39Z"/>
        </w:rPr>
      </w:pPr>
      <w:r>
        <w:tab/>
      </w:r>
      <w:r>
        <w:t>ול</w:t>
      </w:r>
      <w:r>
        <w:t xml:space="preserve">רבינא:</w:t>
      </w:r>
    </w:p>
    <w:p w:rsidR="00DA63EC" w:rsidRDefault="00DA63EC" w:rsidP="00DA63EC">
      <w:pPr>
        <w:tabs>
          <w:tab w:val="left" w:pos="0"/>
        </w:tabs>
        <w:rPr>
          <w:rtl/>
        </w:rPr>
      </w:pPr>
      <w:del w:id="101156" w:author="מנוע מכני" w:date="2026-10-11T12:04:39Z">
        <w:r>
          <w:rPr>
            <w:rtl/>
          </w:rPr>
          <w:delText xml:space="preserve"> </w:delText>
        </w:r>
      </w:del>
      <w:r>
        <w:rPr>
          <w:rtl/>
        </w:rPr>
        <w:t xml:space="preserve">בלמדין ניסוך המים מניסוך היין.</w:t>
      </w:r>
    </w:p>
    <w:p w:rsidR="00DA63EC" w:rsidRDefault="00DA63EC" w:rsidP="00DA63EC">
      <w:pPr>
        <w:tabs>
          <w:tab w:val="left" w:pos="0"/>
        </w:tabs>
        <w:rPr>
          <w:rtl/>
        </w:rPr>
      </w:pPr>
    </w:p>
    <w:p>
      <w:pPr>
        <w:pStyle w:val="afffff8"/>
        <w:rPr>
          <w:ins w:id="90051" w:author="קלוד" w:date="2026-10-11T12:29:36Z"/>
        </w:rPr>
      </w:pPr>
      <w:ins w:id="90052" w:author="קלוד" w:date="2026-10-11T12:29:36Z">
        <w:r>
          <w:rPr>
            <w:color w:val="7B3F00"/>
          </w:rPr>
          <w:t xml:space="preserve">המנסך יין בחוץ - חייב, ולר"ש והוא שקדשן בכלי</w:t>
        </w:r>
      </w:ins>
    </w:p>
    <w:p>
      <w:pPr>
        <w:pStyle w:val="38"/>
        <w:rPr>
          <w:ins w:id="101158" w:author="מנוע מכני" w:date="2026-10-11T12:04:39Z"/>
        </w:rPr>
      </w:pPr>
      <w:del w:id="101157" w:author="מנוע מכני" w:date="2026-10-11T12:04:39Z">
        <w:r>
          <w:delText xml:space="preserve">•</w:delText>
        </w:r>
      </w:del>
      <w:r>
        <w:t xml:space="preserve"> </w:t>
      </w:r>
      <w:r w:rsidRPr="00891B40">
        <w:t>ת"ר</w:t>
      </w:r>
      <w:r>
        <w:t xml:space="preserve">:</w:t>
      </w:r>
    </w:p>
    <w:p w:rsidR="00DA63EC" w:rsidRDefault="00DA63EC" w:rsidP="00DA63EC">
      <w:pPr>
        <w:tabs>
          <w:tab w:val="left" w:pos="0"/>
        </w:tabs>
        <w:rPr>
          <w:rtl/>
        </w:rPr>
      </w:pPr>
      <w:del w:id="101159" w:author="מנוע מכני" w:date="2026-10-11T12:04:39Z">
        <w:r>
          <w:rPr>
            <w:rtl/>
          </w:rPr>
          <w:delText xml:space="preserve"> </w:delText>
        </w:r>
      </w:del>
      <w:r>
        <w:rPr>
          <w:rtl/>
        </w:rPr>
        <w:t xml:space="preserve">המנסך שלשה לוגין יין בחוץ - חייב, </w:t>
      </w:r>
      <w:r>
        <w:rPr>
          <w:rStyle w:val="2fb"/>
          <w:rFonts w:hint="cs"/>
          <w:rtl/>
        </w:rPr>
        <w:t>ראבר</w:t>
      </w:r>
      <w:r>
        <w:rPr>
          <w:rStyle w:val="2fb"/>
          <w:rtl/>
        </w:rPr>
        <w:t>"</w:t>
      </w:r>
      <w:r>
        <w:rPr>
          <w:rStyle w:val="2fb"/>
          <w:rFonts w:hint="cs"/>
          <w:rtl/>
        </w:rPr>
        <w:t>ש</w:t>
      </w:r>
      <w:r>
        <w:rPr>
          <w:rtl/>
        </w:rPr>
        <w:t>: והוא שקדשן בכלי.</w:t>
      </w:r>
    </w:p>
    <w:p>
      <w:pPr>
        <w:pStyle w:val="38"/>
        <w:rPr>
          <w:ins w:id="101160" w:author="מנוע מכני" w:date="2026-10-11T12:04:39Z"/>
        </w:rPr>
      </w:pPr>
      <w:ins w:id="92123" w:author="מנוע מכני" w:date="2026-10-11T12:04:39Z">
        <w:r>
          <w:t xml:space="preserve">ויש</w:t>
        </w:r>
      </w:ins>
      <w:del w:id="92124" w:author="מנוע מכני" w:date="2026-10-11T12:04:39Z">
        <w:r>
          <w:delText xml:space="preserve">ו</w:delText>
        </w:r>
        <w:r w:rsidRPr="000B2438">
          <w:delText xml:space="preserve">איכא</w:delText>
        </w:r>
      </w:del>
      <w:r w:rsidRPr="000B2438">
        <w:t xml:space="preserve"> </w:t>
      </w:r>
      <w:ins w:id="90335" w:author="Claude - סמנטי" w:date="2026-10-11T12:26:16Z">
        <w:r>
          <w:t xml:space="preserve">ביניהם</w:t>
        </w:r>
      </w:ins>
      <w:del w:id="90336" w:author="Claude - סמנטי" w:date="2026-10-11T12:26:16Z">
        <w:r w:rsidRPr="000B2438">
          <w:delText xml:space="preserve">בנייהו</w:delText>
        </w:r>
      </w:del>
      <w:r>
        <w:t>- ראבר</w:t>
      </w:r>
      <w:r>
        <w:t>"</w:t>
      </w:r>
      <w:r>
        <w:t>י:</w:t>
      </w:r>
    </w:p>
    <w:p w:rsidR="00DA63EC" w:rsidRDefault="00DA63EC" w:rsidP="00DA63EC">
      <w:pPr>
        <w:tabs>
          <w:tab w:val="left" w:pos="0"/>
        </w:tabs>
        <w:rPr>
          <w:rtl/>
        </w:rPr>
      </w:pPr>
      <w:del w:id="101161" w:author="מנוע מכני" w:date="2026-10-11T12:04:39Z">
        <w:r>
          <w:rPr>
            <w:rtl/>
          </w:rPr>
          <w:delText xml:space="preserve"> </w:delText>
        </w:r>
      </w:del>
      <w:r>
        <w:rPr>
          <w:rtl/>
        </w:rPr>
        <w:t xml:space="preserve">בירוצי מידות </w:t>
      </w:r>
    </w:p>
    <w:p>
      <w:pPr>
        <w:pStyle w:val="38"/>
        <w:rPr>
          <w:ins w:id="101162" w:author="מנוע מכני" w:date="2026-10-11T12:04:39Z"/>
        </w:rPr>
      </w:pPr>
      <w:r>
        <w:t>רב</w:t>
      </w:r>
      <w:r>
        <w:t>דדר</w:t>
      </w:r>
      <w:r>
        <w:t xml:space="preserve">:</w:t>
      </w:r>
    </w:p>
    <w:p w:rsidR="00DA63EC" w:rsidRDefault="00DA63EC" w:rsidP="00DA63EC">
      <w:pPr>
        <w:tabs>
          <w:tab w:val="left" w:pos="0"/>
        </w:tabs>
        <w:rPr>
          <w:rtl/>
        </w:rPr>
      </w:pPr>
      <w:del w:id="101163" w:author="מנוע מכני" w:date="2026-10-11T12:04:39Z">
        <w:r>
          <w:rPr>
            <w:rtl/>
          </w:rPr>
          <w:delText xml:space="preserve"> </w:delText>
        </w:r>
      </w:del>
      <w:r>
        <w:rPr>
          <w:rtl/>
        </w:rPr>
        <w:t xml:space="preserve">קרבו נסכים בבמה </w:t>
      </w:r>
    </w:p>
    <w:p w:rsidR="00DA63EC" w:rsidRDefault="00DA63EC" w:rsidP="00DA63EC">
      <w:pPr>
        <w:tabs>
          <w:tab w:val="left" w:pos="0"/>
        </w:tabs>
        <w:rPr>
          <w:rtl/>
        </w:rPr>
      </w:pPr>
    </w:p>
    <w:p>
      <w:pPr>
        <w:pStyle w:val="38"/>
        <w:rPr>
          <w:ins w:id="101164" w:author="מנוע מכני" w:date="2026-10-11T12:04:39Z"/>
        </w:rPr>
      </w:pPr>
      <w:ins w:id="90337" w:author="Claude - סמנטי" w:date="2026-10-11T12:26:16Z">
        <w:r>
          <w:t xml:space="preserve">ובמחלוקת</w:t>
        </w:r>
      </w:ins>
      <w:del w:id="90338" w:author="Claude - סמנטי" w:date="2026-10-11T12:26:16Z">
        <w:r>
          <w:delText xml:space="preserve">ובפלוגתא</w:delText>
        </w:r>
      </w:del>
      <w:r>
        <w:t xml:space="preserve"> </w:t>
      </w:r>
      <w:ins w:id="93839" w:author="מנוע מכני" w:date="2026-10-11T12:04:39Z">
        <w:r>
          <w:t xml:space="preserve">דאלו</w:t>
        </w:r>
      </w:ins>
      <w:del w:id="93840" w:author="מנוע מכני" w:date="2026-10-11T12:04:39Z">
        <w:r>
          <w:delText xml:space="preserve">דהני</w:delText>
        </w:r>
      </w:del>
      <w:r>
        <w:t xml:space="preserve"> תנאי, ד</w:t>
      </w:r>
      <w:r>
        <w:t>לרבי:</w:t>
      </w:r>
    </w:p>
    <w:p w:rsidR="00DA63EC" w:rsidRDefault="00DA63EC" w:rsidP="00DA63EC">
      <w:pPr>
        <w:tabs>
          <w:tab w:val="left" w:pos="0"/>
        </w:tabs>
        <w:rPr>
          <w:rtl/>
        </w:rPr>
      </w:pPr>
      <w:del w:id="101165" w:author="מנוע מכני" w:date="2026-10-11T12:04:39Z">
        <w:r>
          <w:rPr>
            <w:rtl/>
          </w:rPr>
          <w:delText xml:space="preserve"> </w:delText>
        </w:r>
      </w:del>
      <w:r>
        <w:rPr>
          <w:rtl/>
        </w:rPr>
        <w:t xml:space="preserve">במת יחיד אינה צריכה נסכים,</w:t>
      </w:r>
      <w:ins w:id="95307" w:author="מנוע מכני" w:date="2026-10-11T12:04:39Z">
        <w:r>
          <w:rPr>
            <w:rtl/>
          </w:rPr>
          <w:t xml:space="preserve"> </w:t>
        </w:r>
      </w:ins>
      <w:del w:id="95308" w:author="מנוע מכני" w:date="2026-10-11T12:04:39Z">
        <w:r>
          <w:rPr>
            <w:rtl/>
          </w:rPr>
          <w:delText xml:space="preserve"> </w:delText>
        </w:r>
        <w:r>
          <w:rPr>
            <w:rFonts w:hint="cs"/>
            <w:rtl/>
          </w:rPr>
          <w:delText xml:space="preserve"> </w:delText>
        </w:r>
      </w:del>
      <w:r w:rsidRPr="00B93642">
        <w:rPr>
          <w:b/>
          <w:bCs/>
          <w:rtl/>
        </w:rPr>
        <w:t>וחכ</w:t>
      </w:r>
      <w:r>
        <w:rPr>
          <w:rtl/>
        </w:rPr>
        <w:t>"א: טעונה נסכים.</w:t>
      </w:r>
    </w:p>
    <w:p w:rsidR="00DA63EC" w:rsidRDefault="00DA63EC" w:rsidP="00DA63EC">
      <w:pPr>
        <w:tabs>
          <w:tab w:val="left" w:pos="0"/>
        </w:tabs>
        <w:rPr>
          <w:rtl/>
        </w:rPr>
      </w:pPr>
      <w:ins w:id="93841" w:author="מנוע מכני" w:date="2026-10-11T12:04:39Z">
        <w:r>
          <w:rPr>
            <w:rtl/>
          </w:rPr>
          <w:t xml:space="preserve">ואלו</w:t>
        </w:r>
      </w:ins>
      <w:del w:id="93842" w:author="מנוע מכני" w:date="2026-10-11T12:04:39Z">
        <w:r>
          <w:rPr>
            <w:rtl/>
          </w:rPr>
          <w:delText xml:space="preserve">והני</w:delText>
        </w:r>
      </w:del>
      <w:r>
        <w:rPr>
          <w:rtl/>
        </w:rPr>
        <w:t xml:space="preserve"> תנאי </w:t>
      </w:r>
      <w:ins w:id="93843" w:author="מנוע מכני" w:date="2026-10-11T12:04:39Z">
        <w:r>
          <w:rPr>
            <w:rtl/>
          </w:rPr>
          <w:t xml:space="preserve">כאלו</w:t>
        </w:r>
      </w:ins>
      <w:del w:id="93844" w:author="מנוע מכני" w:date="2026-10-11T12:04:39Z">
        <w:r>
          <w:rPr>
            <w:rtl/>
          </w:rPr>
          <w:delText xml:space="preserve">כהני</w:delText>
        </w:r>
      </w:del>
      <w:r>
        <w:rPr>
          <w:rtl/>
        </w:rPr>
        <w:t xml:space="preserve"> תנאי, </w:t>
      </w:r>
      <w:r>
        <w:rPr>
          <w:rtl/>
        </w:rPr>
        <w:t xml:space="preserve">דתניא</w:t>
      </w:r>
      <w:r>
        <w:rPr>
          <w:rtl/>
        </w:rPr>
        <w:t xml:space="preserve"> </w:t>
      </w:r>
      <w:r>
        <w:rPr>
          <w:rStyle w:val="2fb"/>
          <w:rFonts w:hint="cs"/>
          <w:rtl/>
        </w:rPr>
        <w:t>לרי</w:t>
      </w:r>
      <w:r>
        <w:rPr>
          <w:rStyle w:val="2fb"/>
          <w:rtl/>
        </w:rPr>
        <w:t>"</w:t>
      </w:r>
      <w:r>
        <w:rPr>
          <w:rStyle w:val="2fb"/>
          <w:rFonts w:hint="cs"/>
          <w:rtl/>
        </w:rPr>
        <w:t xml:space="preserve">ש</w:t>
      </w:r>
      <w:r>
        <w:rPr>
          <w:rFonts w:hint="cs"/>
          <w:rtl/>
        </w:rPr>
        <w:t xml:space="preserve">:</w:t>
      </w:r>
      <w:r w:rsidRPr="00464129">
        <w:rPr>
          <w:rStyle w:val="afffff0"/>
          <w:rFonts w:hint="cs"/>
          <w:rtl/>
        </w:rPr>
        <w:t xml:space="preserve"> '</w:t>
      </w:r>
      <w:ins w:id="91265" w:author="Claude - סמנטי" w:date="2026-10-11T12:26:16Z">
        <w:r>
          <w:rPr>
            <w:rStyle w:val="afffff0"/>
            <w:rtl/>
          </w:rPr>
          <w:t xml:space="preserve">כִּי תָבֹאוּ</w:t>
        </w:r>
      </w:ins>
      <w:del w:id="91266" w:author="Claude - סמנטי" w:date="2026-10-11T12:26:16Z">
        <w:r w:rsidRPr="00464129">
          <w:rPr>
            <w:rStyle w:val="afffff0"/>
            <w:rtl/>
          </w:rPr>
          <w:delText xml:space="preserve">כי תבאו</w:delText>
        </w:r>
      </w:del>
      <w:r w:rsidRPr="00464129">
        <w:rPr>
          <w:rStyle w:val="afffff0"/>
          <w:rFonts w:hint="cs"/>
          <w:rtl/>
        </w:rPr>
        <w:t>'</w:t>
      </w:r>
      <w:r w:rsidRPr="00464129">
        <w:rPr>
          <w:rStyle w:val="afffff0"/>
          <w:rtl/>
        </w:rPr>
        <w:t xml:space="preserve"> </w:t>
      </w:r>
      <w:r>
        <w:rPr>
          <w:rtl/>
        </w:rPr>
        <w:t xml:space="preserve">- להטעינה נסכים בבמה גדולה הכתוב מדבר, </w:t>
      </w:r>
    </w:p>
    <w:p w:rsidR="00DA63EC" w:rsidRDefault="00DA63EC" w:rsidP="00DA63EC">
      <w:pPr>
        <w:tabs>
          <w:tab w:val="left" w:pos="0"/>
        </w:tabs>
        <w:rPr>
          <w:rtl/>
        </w:rPr>
      </w:pPr>
      <w:r w:rsidRPr="0046594B">
        <w:rPr>
          <w:rStyle w:val="afffff0"/>
          <w:rFonts w:hint="cs"/>
          <w:rtl/>
        </w:rPr>
        <w:t>ד'</w:t>
      </w:r>
      <w:ins w:id="91267" w:author="Claude - סמנטי" w:date="2026-10-11T12:26:16Z">
        <w:r>
          <w:rPr>
            <w:rStyle w:val="afffff0"/>
            <w:rtl/>
          </w:rPr>
          <w:t xml:space="preserve">אֶל אֶרֶץ מוֹשְׁבוֹתֵיכֶם וְגוֹ</w:t>
        </w:r>
      </w:ins>
      <w:del w:id="91268" w:author="Claude - סמנטי" w:date="2026-10-11T12:26:16Z">
        <w:r w:rsidRPr="0046594B">
          <w:rPr>
            <w:rStyle w:val="afffff0"/>
            <w:rtl/>
          </w:rPr>
          <w:delText xml:space="preserve">אל ארץ מושבותיכם וגו</w:delText>
        </w:r>
      </w:del>
      <w:r w:rsidRPr="0046594B">
        <w:rPr>
          <w:rStyle w:val="afffff0"/>
          <w:rtl/>
        </w:rPr>
        <w:t xml:space="preserve">' </w:t>
      </w:r>
      <w:r>
        <w:rPr>
          <w:rtl/>
        </w:rPr>
        <w:t>אשר אני נותן לכם</w:t>
      </w:r>
      <w:r>
        <w:rPr>
          <w:rFonts w:hint="cs"/>
          <w:rtl/>
        </w:rPr>
        <w:t>'</w:t>
      </w:r>
      <w:r>
        <w:rPr>
          <w:rtl/>
        </w:rPr>
        <w:t xml:space="preserve"> הרי בבמה הנוהגת לכולכם הכתוב מדבר, </w:t>
      </w:r>
    </w:p>
    <w:p>
      <w:pPr>
        <w:pStyle w:val="38"/>
        <w:rPr>
          <w:ins w:id="101166" w:author="מנוע מכני" w:date="2026-10-11T12:04:39Z"/>
        </w:rPr>
      </w:pPr>
      <w:r>
        <w:t xml:space="preserve">ר"ע</w:t>
      </w:r>
      <w:del w:id="101732" w:author="מנוע מכני" w:date="2026-10-11T12:04:39Z">
        <w:r>
          <w:delText xml:space="preserve"> אומר</w:delText>
        </w:r>
      </w:del>
      <w:r>
        <w:t xml:space="preserve">:</w:t>
      </w:r>
    </w:p>
    <w:p w:rsidR="00DA63EC" w:rsidRDefault="00DA63EC" w:rsidP="00DA63EC">
      <w:pPr>
        <w:tabs>
          <w:tab w:val="left" w:pos="0"/>
        </w:tabs>
        <w:rPr>
          <w:rtl/>
        </w:rPr>
      </w:pPr>
      <w:del w:id="101167" w:author="מנוע מכני" w:date="2026-10-11T12:04:39Z">
        <w:r w:rsidRPr="00464129">
          <w:rPr>
            <w:rStyle w:val="afffff0"/>
            <w:rtl/>
          </w:rPr>
          <w:delText xml:space="preserve"> </w:delText>
        </w:r>
      </w:del>
      <w:r w:rsidRPr="00464129">
        <w:rPr>
          <w:rStyle w:val="afffff0"/>
          <w:rFonts w:hint="cs"/>
          <w:rtl/>
        </w:rPr>
        <w:t>'</w:t>
      </w:r>
      <w:ins w:id="91269" w:author="Claude - סמנטי" w:date="2026-10-11T12:26:16Z">
        <w:r>
          <w:rPr>
            <w:rStyle w:val="afffff0"/>
            <w:rtl/>
          </w:rPr>
          <w:t xml:space="preserve">כִּי תָבֹאוּ</w:t>
        </w:r>
      </w:ins>
      <w:del w:id="91270" w:author="Claude - סמנטי" w:date="2026-10-11T12:26:16Z">
        <w:r w:rsidRPr="00464129">
          <w:rPr>
            <w:rStyle w:val="afffff0"/>
            <w:rtl/>
          </w:rPr>
          <w:delText xml:space="preserve">כי תבאו</w:delText>
        </w:r>
      </w:del>
      <w:r w:rsidRPr="00464129">
        <w:rPr>
          <w:rStyle w:val="afffff0"/>
          <w:rFonts w:hint="cs"/>
          <w:rtl/>
        </w:rPr>
        <w:t>'</w:t>
      </w:r>
      <w:r w:rsidRPr="00464129">
        <w:rPr>
          <w:rStyle w:val="afffff0"/>
          <w:rtl/>
        </w:rPr>
        <w:t xml:space="preserve"> </w:t>
      </w:r>
      <w:r>
        <w:rPr>
          <w:rtl/>
        </w:rPr>
        <w:t xml:space="preserve">- להטעינה נסכים בבמה </w:t>
      </w:r>
      <w:r w:rsidRPr="00B93642">
        <w:rPr>
          <w:b/>
          <w:bCs/>
          <w:rtl/>
        </w:rPr>
        <w:t>קטנה</w:t>
      </w:r>
      <w:r>
        <w:rPr>
          <w:rtl/>
        </w:rPr>
        <w:t xml:space="preserve"> הכתוב מדבר, </w:t>
      </w:r>
    </w:p>
    <w:p w:rsidR="00DA63EC" w:rsidRDefault="00DA63EC" w:rsidP="00DA63EC">
      <w:pPr>
        <w:tabs>
          <w:tab w:val="left" w:pos="0"/>
        </w:tabs>
        <w:rPr>
          <w:rtl/>
        </w:rPr>
      </w:pPr>
      <w:r w:rsidRPr="0046594B">
        <w:rPr>
          <w:rStyle w:val="afffff0"/>
          <w:rFonts w:hint="cs"/>
          <w:rtl/>
        </w:rPr>
        <w:t>ד'</w:t>
      </w:r>
      <w:ins w:id="91271" w:author="Claude - סמנטי" w:date="2026-10-11T12:26:16Z">
        <w:r>
          <w:rPr>
            <w:rStyle w:val="afffff0"/>
            <w:rtl/>
          </w:rPr>
          <w:t xml:space="preserve">אֶל אֶרֶץ מוֹשְׁבוֹתֵיכֶם</w:t>
        </w:r>
      </w:ins>
      <w:del w:id="91272" w:author="Claude - סמנטי" w:date="2026-10-11T12:26:16Z">
        <w:r w:rsidRPr="0046594B">
          <w:rPr>
            <w:rStyle w:val="afffff0"/>
            <w:rtl/>
          </w:rPr>
          <w:delText xml:space="preserve">אל ארץ מושבותיכם</w:delText>
        </w:r>
      </w:del>
      <w:r w:rsidRPr="0046594B">
        <w:rPr>
          <w:rStyle w:val="afffff0"/>
          <w:rFonts w:hint="cs"/>
          <w:rtl/>
        </w:rPr>
        <w:t>'</w:t>
      </w:r>
      <w:r w:rsidRPr="0046594B">
        <w:rPr>
          <w:rStyle w:val="afffff0"/>
          <w:rtl/>
        </w:rPr>
        <w:t>,</w:t>
      </w:r>
      <w:r>
        <w:rPr>
          <w:rtl/>
        </w:rPr>
        <w:t xml:space="preserve"> הרי בבמה הנוהגת ב</w:t>
      </w:r>
      <w:r w:rsidRPr="00B93642">
        <w:rPr>
          <w:b/>
          <w:bCs/>
          <w:rtl/>
        </w:rPr>
        <w:t>כל מושבות</w:t>
      </w:r>
      <w:r>
        <w:rPr>
          <w:rtl/>
        </w:rPr>
        <w:t xml:space="preserve"> הכתוב מדבר</w:t>
      </w:r>
      <w:ins w:id="95309" w:author="מנוע מכני" w:date="2026-10-11T12:04:39Z">
        <w:r>
          <w:rPr>
            <w:rtl/>
          </w:rPr>
          <w:t xml:space="preserve">,</w:t>
        </w:r>
      </w:ins>
      <w:del w:id="95310" w:author="מנוע מכני" w:date="2026-10-11T12:04:39Z">
        <w:r>
          <w:rPr>
            <w:rtl/>
          </w:rPr>
          <w:delText xml:space="preserve">;</w:delText>
        </w:r>
      </w:del>
    </w:p>
    <w:p w:rsidR="00DA63EC" w:rsidRDefault="00DA63EC" w:rsidP="00DA63EC">
      <w:pPr>
        <w:tabs>
          <w:tab w:val="left" w:pos="0"/>
        </w:tabs>
        <w:rPr>
          <w:rtl/>
        </w:rPr>
      </w:pPr>
      <w:r>
        <w:rPr>
          <w:rtl/>
        </w:rPr>
        <w:t>כשתמצ</w:t>
      </w:r>
      <w:r>
        <w:rPr>
          <w:rFonts w:hint="cs"/>
          <w:rtl/>
        </w:rPr>
        <w:t xml:space="preserve">"ל</w:t>
      </w:r>
      <w:ins w:id="95311" w:author="מנוע מכני" w:date="2026-10-11T12:04:39Z">
        <w:r>
          <w:rPr>
            <w:rFonts w:hint="cs"/>
            <w:rtl/>
          </w:rPr>
          <w:t xml:space="preserve"> </w:t>
        </w:r>
      </w:ins>
      <w:del w:id="95312" w:author="מנוע מכני" w:date="2026-10-11T12:04:39Z">
        <w:r>
          <w:rPr>
            <w:rFonts w:hint="cs"/>
            <w:rtl/>
          </w:rPr>
          <w:delText xml:space="preserve">  </w:delText>
        </w:r>
      </w:del>
      <w:r>
        <w:rPr>
          <w:rStyle w:val="2fb"/>
          <w:rFonts w:hint="cs"/>
          <w:rtl/>
        </w:rPr>
        <w:t xml:space="preserve">לרי</w:t>
      </w:r>
      <w:r>
        <w:rPr>
          <w:rStyle w:val="2fb"/>
          <w:rtl/>
        </w:rPr>
        <w:t>"</w:t>
      </w:r>
      <w:r>
        <w:rPr>
          <w:rStyle w:val="2fb"/>
          <w:rFonts w:hint="cs"/>
          <w:rtl/>
        </w:rPr>
        <w:t>ש</w:t>
      </w:r>
      <w:r>
        <w:rPr>
          <w:rtl/>
        </w:rPr>
        <w:t xml:space="preserve">- </w:t>
      </w:r>
      <w:r>
        <w:rPr>
          <w:rtl/>
        </w:rPr>
        <w:t xml:space="preserve">לא</w:t>
      </w:r>
      <w:r>
        <w:rPr>
          <w:rtl/>
        </w:rPr>
        <w:t xml:space="preserve"> קרבו נסכים במדבר, ולדברי </w:t>
      </w:r>
      <w:r>
        <w:rPr>
          <w:rStyle w:val="2fb"/>
          <w:rtl/>
        </w:rPr>
        <w:t xml:space="preserve">ר"ע</w:t>
      </w:r>
      <w:r>
        <w:rPr>
          <w:rtl/>
        </w:rPr>
        <w:t xml:space="preserve"> - קרבו נסכים במדבר.</w:t>
      </w:r>
    </w:p>
    <w:p w:rsidR="00DA63EC" w:rsidRDefault="00DA63EC" w:rsidP="00DA63EC">
      <w:pPr>
        <w:pStyle w:val="affffd"/>
        <w:rPr>
          <w:del w:id="90174" w:author="מנוע עיצוב" w:date="2026-10-11T12:09:26Z"/>
          <w:rtl/>
        </w:rPr>
      </w:pPr>
      <w:del w:id="90173" w:author="מנוע עיצוב" w:date="2026-10-11T12:09:26Z">
        <w:r>
          <w:rPr>
            <w:rtl/>
          </w:rPr>
          <w:delText xml:space="preserve">׹</w:delText>
        </w:r>
      </w:del>
    </w:p>
    <w:p w:rsidR="00DA63EC" w:rsidRDefault="00DA63EC" w:rsidP="00DA63EC">
      <w:pPr>
        <w:pStyle w:val="affff1"/>
        <w:ind w:end="0"/>
        <w:rPr>
          <w:rtl/>
        </w:rPr>
        <w:pPrChange w:id="20161" w:author="קלוד" w:date="2026-10-11T09:07:24Z">
          <w:pPr>
            <w:pStyle w:val="affff1"/>
            <w:rPr>
              <w:rtl/>
            </w:rPr>
          </w:pPr>
        </w:pPrChange>
      </w:pPr>
      <w:ins w:id="9898" w:author="מספור קטעי משנה" w:date="2026-10-11T09:35:09Z">
        <w:r>
          <w:rPr>
            <w:rStyle w:val="MisparKeta"/>
          </w:rPr>
          <w:t xml:space="preserve">ב. </w:t>
        </w:r>
      </w:ins>
      <w:r>
        <w:rPr>
          <w:rtl/>
        </w:rPr>
        <w:lastRenderedPageBreak/>
        <w:t>רבי נחמיה אומר: שירי הדם שהקריבן בחוץ - חייב.</w:t>
      </w:r>
    </w:p>
    <w:p>
      <w:pPr>
        <w:pStyle w:val="38"/>
        <w:rPr>
          <w:ins w:id="101168" w:author="מנוע מכני" w:date="2026-10-11T12:04:39Z"/>
        </w:rPr>
      </w:pPr>
      <w:r>
        <w:t>ארי</w:t>
      </w:r>
      <w:r>
        <w:t>"</w:t>
      </w:r>
      <w:r>
        <w:t xml:space="preserve">ו</w:t>
      </w:r>
    </w:p>
    <w:p w:rsidR="00DA63EC" w:rsidRDefault="00DA63EC" w:rsidP="00DA63EC">
      <w:pPr>
        <w:tabs>
          <w:tab w:val="left" w:pos="0"/>
        </w:tabs>
        <w:rPr>
          <w:rtl/>
        </w:rPr>
      </w:pPr>
      <w:ins w:id="90073" w:author="מנוע מכני" w:date="2026-10-11T12:04:39Z">
        <w:r>
          <w:rPr>
            <w:rFonts w:hint="cs"/>
            <w:rtl/>
          </w:rPr>
          <w:t xml:space="preserve">:</w:t>
        </w:r>
        <w:r>
          <w:rPr>
            <w:rFonts w:hint="cs"/>
            <w:rtl/>
          </w:rPr>
          <w:t xml:space="preserve"> </w:t>
        </w:r>
        <w:r>
          <w:rPr>
            <w:rStyle w:val="2fb"/>
            <w:rFonts w:hint="cs"/>
            <w:rtl/>
          </w:rPr>
          <w:t xml:space="preserve">ר</w:t>
        </w:r>
      </w:ins>
      <w:del w:id="90074" w:author="מנוע מכני" w:date="2026-10-11T12:04:39Z">
        <w:r>
          <w:rPr>
            <w:rFonts w:hint="cs"/>
            <w:rtl/>
          </w:rPr>
          <w:delText xml:space="preserve">:</w:delText>
        </w:r>
        <w:r>
          <w:rPr>
            <w:rtl/>
          </w:rPr>
          <w:delText xml:space="preserve">ר</w:delText>
        </w:r>
      </w:del>
      <w:r>
        <w:rPr>
          <w:rStyle w:val="2fb"/>
          <w:rtl/>
        </w:rPr>
        <w:t xml:space="preserve">בי</w:t>
      </w:r>
      <w:r>
        <w:rPr>
          <w:rtl/>
        </w:rPr>
        <w:t xml:space="preserve"> נחמיה כדברי האומר: שיריים מעכבין.</w:t>
      </w:r>
    </w:p>
    <w:p>
      <w:pPr>
        <w:pStyle w:val="38"/>
        <w:rPr>
          <w:ins w:id="101169" w:author="מנוע מכני" w:date="2026-10-11T12:04:39Z"/>
        </w:rPr>
      </w:pPr>
      <w:r>
        <w:t xml:space="preserve">מיתיבי, רבי נחמיה</w:t>
      </w:r>
      <w:del w:id="101733" w:author="מנוע מכני" w:date="2026-10-11T12:04:39Z">
        <w:r>
          <w:delText xml:space="preserve"> אומר</w:delText>
        </w:r>
      </w:del>
      <w:r>
        <w:t xml:space="preserve">:</w:t>
      </w:r>
    </w:p>
    <w:p w:rsidR="00DA63EC" w:rsidRDefault="00DA63EC" w:rsidP="00DA63EC">
      <w:pPr>
        <w:tabs>
          <w:tab w:val="left" w:pos="0"/>
        </w:tabs>
        <w:rPr>
          <w:rtl/>
        </w:rPr>
      </w:pPr>
      <w:del w:id="101170" w:author="מנוע מכני" w:date="2026-10-11T12:04:39Z">
        <w:r>
          <w:rPr>
            <w:rtl/>
          </w:rPr>
          <w:delText xml:space="preserve"> </w:delText>
        </w:r>
      </w:del>
      <w:r>
        <w:rPr>
          <w:rtl/>
        </w:rPr>
        <w:t xml:space="preserve">שירי הדם שהקריבן בחוץ - חייב</w:t>
      </w:r>
      <w:ins w:id="95313" w:author="מנוע מכני" w:date="2026-10-11T12:04:39Z">
        <w:r>
          <w:rPr>
            <w:rtl/>
          </w:rPr>
          <w:t xml:space="preserve">,</w:t>
        </w:r>
      </w:ins>
      <w:del w:id="95314" w:author="מנוע מכני" w:date="2026-10-11T12:04:39Z">
        <w:r>
          <w:rPr>
            <w:rtl/>
          </w:rPr>
          <w:delText xml:space="preserve">;</w:delText>
        </w:r>
      </w:del>
    </w:p>
    <w:p>
      <w:pPr>
        <w:pStyle w:val="38"/>
        <w:rPr>
          <w:ins w:id="101171" w:author="מנוע מכני" w:date="2026-10-11T12:04:39Z"/>
        </w:rPr>
      </w:pPr>
      <w:r>
        <w:t xml:space="preserve">א"ל</w:t>
      </w:r>
      <w:r>
        <w:t xml:space="preserve"> ר"ע:</w:t>
      </w:r>
    </w:p>
    <w:p w:rsidR="00DA63EC" w:rsidRDefault="00DA63EC" w:rsidP="00DA63EC">
      <w:pPr>
        <w:tabs>
          <w:tab w:val="left" w:pos="0"/>
        </w:tabs>
        <w:rPr>
          <w:rtl/>
        </w:rPr>
      </w:pPr>
      <w:del w:id="101172" w:author="מנוע מכני" w:date="2026-10-11T12:04:39Z">
        <w:r>
          <w:rPr>
            <w:rtl/>
          </w:rPr>
          <w:delText xml:space="preserve"> </w:delText>
        </w:r>
      </w:del>
      <w:r>
        <w:rPr>
          <w:rtl/>
        </w:rPr>
        <w:t xml:space="preserve">והלא שירי הדם שירי מצוה הם! </w:t>
      </w:r>
    </w:p>
    <w:p>
      <w:pPr>
        <w:pStyle w:val="38"/>
        <w:rPr>
          <w:ins w:id="101173" w:author="מנוע מכני" w:date="2026-10-11T12:04:39Z"/>
        </w:rPr>
      </w:pPr>
      <w:r>
        <w:t xml:space="preserve">א"ל</w:t>
      </w:r>
      <w:r>
        <w:t xml:space="preserve">:</w:t>
      </w:r>
    </w:p>
    <w:p w:rsidR="00DA63EC" w:rsidRDefault="00DA63EC" w:rsidP="00DA63EC">
      <w:pPr>
        <w:tabs>
          <w:tab w:val="left" w:pos="0"/>
        </w:tabs>
        <w:rPr>
          <w:rtl/>
        </w:rPr>
      </w:pPr>
      <w:del w:id="101174" w:author="מנוע מכני" w:date="2026-10-11T12:04:39Z">
        <w:r>
          <w:rPr>
            <w:rtl/>
          </w:rPr>
          <w:delText xml:space="preserve"> </w:delText>
        </w:r>
      </w:del>
      <w:r>
        <w:rPr>
          <w:rtl/>
        </w:rPr>
        <w:t xml:space="preserve">איברין ופדרין יוכיחו, שהן שירי מצוה והמקריבן בחוץ - חייב</w:t>
      </w:r>
      <w:ins w:id="95315" w:author="מנוע מכני" w:date="2026-10-11T12:04:39Z">
        <w:r>
          <w:rPr>
            <w:rtl/>
          </w:rPr>
          <w:t xml:space="preserve">,</w:t>
        </w:r>
      </w:ins>
      <w:del w:id="95316" w:author="מנוע מכני" w:date="2026-10-11T12:04:39Z">
        <w:r>
          <w:rPr>
            <w:rtl/>
          </w:rPr>
          <w:delText xml:space="preserve">;</w:delText>
        </w:r>
      </w:del>
    </w:p>
    <w:p>
      <w:pPr>
        <w:pStyle w:val="38"/>
        <w:rPr>
          <w:ins w:id="101175" w:author="מנוע מכני" w:date="2026-10-11T12:04:39Z"/>
        </w:rPr>
      </w:pPr>
      <w:r>
        <w:t xml:space="preserve">א"ל</w:t>
      </w:r>
      <w:r>
        <w:t xml:space="preserve">:</w:t>
      </w:r>
    </w:p>
    <w:p w:rsidR="00DA63EC" w:rsidRDefault="00DA63EC" w:rsidP="00DA63EC">
      <w:pPr>
        <w:tabs>
          <w:tab w:val="left" w:pos="0"/>
        </w:tabs>
        <w:rPr>
          <w:rtl/>
        </w:rPr>
      </w:pPr>
      <w:del w:id="101176" w:author="מנוע מכני" w:date="2026-10-11T12:04:39Z">
        <w:r>
          <w:rPr>
            <w:rtl/>
          </w:rPr>
          <w:delText xml:space="preserve"> </w:delText>
        </w:r>
      </w:del>
      <w:r>
        <w:rPr>
          <w:rFonts w:hint="cs"/>
          <w:rtl/>
        </w:rPr>
        <w:t xml:space="preserve">דווקא </w:t>
      </w:r>
      <w:r>
        <w:rPr>
          <w:rtl/>
        </w:rPr>
        <w:t xml:space="preserve">באיברים ופדרים שהן תחלת עבודה, </w:t>
      </w:r>
      <w:r>
        <w:rPr>
          <w:rFonts w:hint="cs"/>
          <w:rtl/>
        </w:rPr>
        <w:t>משא</w:t>
      </w:r>
      <w:r>
        <w:rPr>
          <w:rtl/>
        </w:rPr>
        <w:t>"</w:t>
      </w:r>
      <w:r>
        <w:rPr>
          <w:rFonts w:hint="cs"/>
          <w:rtl/>
        </w:rPr>
        <w:t xml:space="preserve">כ</w:t>
      </w:r>
      <w:r>
        <w:rPr>
          <w:rFonts w:hint="cs"/>
          <w:rtl/>
        </w:rPr>
        <w:t xml:space="preserve"> </w:t>
      </w:r>
      <w:r>
        <w:rPr>
          <w:rtl/>
        </w:rPr>
        <w:t xml:space="preserve">בשירי הדם שאינן תחלת עבודה? ואם </w:t>
      </w:r>
      <w:ins w:id="97377" w:author="מנוע מכני" w:date="2026-10-11T12:04:39Z">
        <w:r>
          <w:rPr>
            <w:rtl/>
          </w:rPr>
          <w:t xml:space="preserve">ישנו</w:t>
        </w:r>
      </w:ins>
      <w:del w:id="97378" w:author="מנוע מכני" w:date="2026-10-11T12:04:39Z">
        <w:r>
          <w:rPr>
            <w:rtl/>
          </w:rPr>
          <w:delText xml:space="preserve">איתא</w:delText>
        </w:r>
      </w:del>
      <w:r>
        <w:rPr>
          <w:rtl/>
        </w:rPr>
        <w:t xml:space="preserve">, לימא </w:t>
      </w:r>
      <w:ins w:id="93845" w:author="מנוע מכני" w:date="2026-10-11T12:04:39Z">
        <w:r>
          <w:rPr>
            <w:rtl/>
          </w:rPr>
          <w:t xml:space="preserve">לו</w:t>
        </w:r>
      </w:ins>
      <w:del w:id="93846" w:author="מנוע מכני" w:date="2026-10-11T12:04:39Z">
        <w:r>
          <w:rPr>
            <w:rtl/>
          </w:rPr>
          <w:delText xml:space="preserve">ליה</w:delText>
        </w:r>
      </w:del>
      <w:r>
        <w:rPr>
          <w:rtl/>
        </w:rPr>
        <w:t xml:space="preserve">: </w:t>
      </w:r>
      <w:ins w:id="93847" w:author="מנוע מכני" w:date="2026-10-11T12:04:39Z">
        <w:r>
          <w:rPr>
            <w:rtl/>
          </w:rPr>
          <w:t xml:space="preserve">אלו</w:t>
        </w:r>
      </w:ins>
      <w:del w:id="93848" w:author="מנוע מכני" w:date="2026-10-11T12:04:39Z">
        <w:r>
          <w:rPr>
            <w:rtl/>
          </w:rPr>
          <w:delText xml:space="preserve">הני</w:delText>
        </w:r>
      </w:del>
      <w:r>
        <w:rPr>
          <w:rtl/>
        </w:rPr>
        <w:t xml:space="preserve"> </w:t>
      </w:r>
      <w:ins w:id="92125" w:author="מנוע מכני" w:date="2026-10-11T12:04:39Z">
        <w:r>
          <w:rPr>
            <w:rtl/>
          </w:rPr>
          <w:t xml:space="preserve">גם</w:t>
        </w:r>
      </w:ins>
      <w:del w:id="92126" w:author="מנוע מכני" w:date="2026-10-11T12:04:39Z">
        <w:r>
          <w:rPr>
            <w:rtl/>
          </w:rPr>
          <w:delText xml:space="preserve">נמי</w:delText>
        </w:r>
      </w:del>
      <w:r>
        <w:rPr>
          <w:rtl/>
        </w:rPr>
        <w:t xml:space="preserve"> מעכבי! תיובתא.</w:t>
      </w:r>
    </w:p>
    <w:p>
      <w:pPr>
        <w:pStyle w:val="38"/>
        <w:rPr>
          <w:ins w:id="101177" w:author="מנוע מכני" w:date="2026-10-11T12:04:39Z"/>
        </w:rPr>
      </w:pPr>
      <w:ins w:id="93849" w:author="מנוע מכני" w:date="2026-10-11T12:04:39Z">
        <w:r>
          <w:t xml:space="preserve">ועכשיו</w:t>
        </w:r>
      </w:ins>
      <w:del w:id="93850" w:author="מנוע מכני" w:date="2026-10-11T12:04:39Z">
        <w:r>
          <w:delText xml:space="preserve">והשתא</w:delText>
        </w:r>
      </w:del>
      <w:r>
        <w:t xml:space="preserve"> דא</w:t>
      </w:r>
      <w:r>
        <w:t>ראב</w:t>
      </w:r>
      <w:r>
        <w:t>"</w:t>
      </w:r>
      <w:r>
        <w:t>א</w:t>
      </w:r>
      <w:r>
        <w:t xml:space="preserve">:</w:t>
      </w:r>
    </w:p>
    <w:p w:rsidR="00DA63EC" w:rsidRDefault="00DA63EC" w:rsidP="00DA63EC">
      <w:pPr>
        <w:tabs>
          <w:tab w:val="left" w:pos="0"/>
        </w:tabs>
        <w:rPr>
          <w:rtl/>
        </w:rPr>
      </w:pPr>
      <w:del w:id="101178" w:author="מנוע מכני" w:date="2026-10-11T12:04:39Z">
        <w:r>
          <w:rPr>
            <w:rtl/>
          </w:rPr>
          <w:delText xml:space="preserve"> </w:delText>
        </w:r>
      </w:del>
      <w:r>
        <w:rPr>
          <w:rtl/>
        </w:rPr>
        <w:t xml:space="preserve">מחלוקת בשיריים הפנימיים, אבל בשיריים החיצונים </w:t>
      </w:r>
      <w:r>
        <w:rPr>
          <w:rFonts w:hint="cs"/>
          <w:rtl/>
        </w:rPr>
        <w:t>לכו</w:t>
      </w:r>
      <w:r>
        <w:rPr>
          <w:rtl/>
        </w:rPr>
        <w:t>"</w:t>
      </w:r>
      <w:r>
        <w:rPr>
          <w:rFonts w:hint="cs"/>
          <w:rtl/>
        </w:rPr>
        <w:t xml:space="preserve">ע</w:t>
      </w:r>
      <w:r>
        <w:rPr>
          <w:rFonts w:hint="cs"/>
          <w:rtl/>
        </w:rPr>
        <w:t xml:space="preserve"> </w:t>
      </w:r>
      <w:r>
        <w:rPr>
          <w:rtl/>
        </w:rPr>
        <w:t xml:space="preserve">לא</w:t>
      </w:r>
      <w:r>
        <w:rPr>
          <w:rtl/>
        </w:rPr>
        <w:t xml:space="preserve"> מעכבי, כי </w:t>
      </w:r>
      <w:ins w:id="93851" w:author="מנוע מכני" w:date="2026-10-11T12:04:39Z">
        <w:r>
          <w:rPr>
            <w:rtl/>
          </w:rPr>
          <w:t xml:space="preserve">אומר</w:t>
        </w:r>
      </w:ins>
      <w:del w:id="93852" w:author="מנוע מכני" w:date="2026-10-11T12:04:39Z">
        <w:r>
          <w:rPr>
            <w:rtl/>
          </w:rPr>
          <w:delText xml:space="preserve">קאמר</w:delText>
        </w:r>
      </w:del>
      <w:r>
        <w:rPr>
          <w:rtl/>
        </w:rPr>
        <w:t xml:space="preserve"> </w:t>
      </w:r>
      <w:r>
        <w:rPr>
          <w:rStyle w:val="2fb"/>
          <w:rtl/>
        </w:rPr>
        <w:t xml:space="preserve">רבי</w:t>
      </w:r>
      <w:r>
        <w:rPr>
          <w:rtl/>
        </w:rPr>
        <w:t xml:space="preserve"> נחמיה - בשיריים הפנימים, כי </w:t>
      </w:r>
      <w:r>
        <w:rPr>
          <w:rtl/>
        </w:rPr>
        <w:t xml:space="preserve">תניא</w:t>
      </w:r>
      <w:r>
        <w:rPr>
          <w:rtl/>
        </w:rPr>
        <w:t xml:space="preserve"> ההיא - בשיריים החיצונים.</w:t>
      </w:r>
    </w:p>
    <w:p w:rsidR="00DA63EC" w:rsidRDefault="00DA63EC" w:rsidP="00DA63EC">
      <w:pPr>
        <w:tabs>
          <w:tab w:val="left" w:pos="0"/>
        </w:tabs>
        <w:rPr>
          <w:rtl/>
        </w:rPr>
      </w:pPr>
      <w:ins w:id="92127" w:author="מנוע מכני" w:date="2026-10-11T12:04:39Z">
        <w:r>
          <w:rPr>
            <w:rtl/>
          </w:rPr>
          <w:t xml:space="preserve">א"כ</w:t>
        </w:r>
      </w:ins>
      <w:del w:id="92128" w:author="מנוע מכני" w:date="2026-10-11T12:04:39Z">
        <w:r>
          <w:rPr>
            <w:rtl/>
          </w:rPr>
          <w:delText xml:space="preserve">אי הכי</w:delText>
        </w:r>
      </w:del>
      <w:r>
        <w:rPr>
          <w:rtl/>
        </w:rPr>
        <w:t xml:space="preserve"> נימא </w:t>
      </w:r>
      <w:ins w:id="93855" w:author="מנוע מכני" w:date="2026-10-11T12:04:39Z">
        <w:r>
          <w:rPr>
            <w:rtl/>
          </w:rPr>
          <w:t xml:space="preserve">לו</w:t>
        </w:r>
      </w:ins>
      <w:del w:id="93856" w:author="מנוע מכני" w:date="2026-10-11T12:04:39Z">
        <w:r>
          <w:rPr>
            <w:rtl/>
          </w:rPr>
          <w:delText xml:space="preserve">ליה</w:delText>
        </w:r>
      </w:del>
      <w:r>
        <w:rPr>
          <w:rtl/>
        </w:rPr>
        <w:t xml:space="preserve"> כי </w:t>
      </w:r>
      <w:ins w:id="92129" w:author="מנוע מכני" w:date="2026-10-11T12:04:39Z">
        <w:r>
          <w:rPr>
            <w:rtl/>
          </w:rPr>
          <w:t xml:space="preserve">אמרו</w:t>
        </w:r>
      </w:ins>
      <w:del w:id="92130" w:author="מנוע מכני" w:date="2026-10-11T12:04:39Z">
        <w:r>
          <w:rPr>
            <w:rtl/>
          </w:rPr>
          <w:delText xml:space="preserve">אמרי</w:delText>
        </w:r>
      </w:del>
      <w:r>
        <w:rPr>
          <w:rtl/>
        </w:rPr>
        <w:t xml:space="preserve"> </w:t>
      </w:r>
      <w:ins w:id="97379" w:author="מנוע מכני" w:date="2026-10-11T12:04:39Z">
        <w:r>
          <w:rPr>
            <w:rtl/>
          </w:rPr>
          <w:t xml:space="preserve">אני</w:t>
        </w:r>
      </w:ins>
      <w:del w:id="97380" w:author="מנוע מכני" w:date="2026-10-11T12:04:39Z">
        <w:r>
          <w:rPr>
            <w:rtl/>
          </w:rPr>
          <w:delText xml:space="preserve">אנא</w:delText>
        </w:r>
      </w:del>
      <w:r>
        <w:rPr>
          <w:rtl/>
        </w:rPr>
        <w:t xml:space="preserve"> בפנימיים אלא לדבריו דר' עקיבא </w:t>
      </w:r>
      <w:ins w:id="93853" w:author="מנוע מכני" w:date="2026-10-11T12:04:39Z">
        <w:r>
          <w:rPr>
            <w:rtl/>
          </w:rPr>
          <w:t xml:space="preserve">אומר</w:t>
        </w:r>
      </w:ins>
      <w:del w:id="93854" w:author="מנוע מכני" w:date="2026-10-11T12:04:39Z">
        <w:r>
          <w:rPr>
            <w:rtl/>
          </w:rPr>
          <w:delText xml:space="preserve">קאמר</w:delText>
        </w:r>
      </w:del>
      <w:r>
        <w:rPr>
          <w:rtl/>
        </w:rPr>
        <w:t xml:space="preserve">.</w:t>
      </w:r>
    </w:p>
    <w:p w:rsidR="00DA63EC" w:rsidRDefault="00DA63EC" w:rsidP="00DA63EC">
      <w:pPr>
        <w:pStyle w:val="affffd"/>
        <w:rPr>
          <w:rtl/>
        </w:rPr>
      </w:pPr>
      <w:r>
        <w:rPr>
          <w:rtl/>
        </w:rPr>
        <w:t>׹</w:t>
      </w:r>
    </w:p>
    <w:p>
      <w:pPr>
        <w:pStyle w:val="MishnaBatzad"/>
        <w:rPr>
          <w:ins w:id="20476" w:author="קלוד" w:date="2026-10-11T09:07:24Z"/>
        </w:rPr>
      </w:pPr>
      <w:ins w:id="20475" w:author="קלוד" w:date="2026-10-11T09:07:24Z">
        <w:r>
          <w:t xml:space="preserve">משנה ז</w:t>
        </w:r>
      </w:ins>
    </w:p>
    <w:p w:rsidR="00DA63EC" w:rsidRPr="000A334C" w:rsidRDefault="00DA63EC" w:rsidP="003B6D22">
      <w:pPr>
        <w:pStyle w:val="afff9"/>
        <w:rPr>
          <w:del w:id="20310" w:author="קלוד" w:date="2026-10-11T09:07:24Z"/>
          <w:rtl/>
        </w:rPr>
      </w:pPr>
      <w:del w:id="20309" w:author="קלוד" w:date="2026-10-11T09:07:24Z">
        <w:r w:rsidRPr="000A334C">
          <w:rPr>
            <w:rtl/>
          </w:rPr>
          <w:delText xml:space="preserve">מתני'.</w:delText>
        </w:r>
      </w:del>
    </w:p>
    <w:p w:rsidR="00DA63EC" w:rsidRPr="000A334C" w:rsidRDefault="00DA63EC" w:rsidP="003B6D22">
      <w:pPr>
        <w:pStyle w:val="afff9"/>
        <w:spacing w:before="120"/>
        <w:rPr>
          <w:rtl/>
        </w:rPr>
        <w:pPrChange w:id="90068" w:author="קלוד" w:date="2026-10-11T12:09:42Z">
          <w:pPr>
            <w:pStyle w:val="afff9"/>
          </w:pPr>
        </w:pPrChange>
      </w:pPr>
      <w:r w:rsidRPr="000A334C">
        <w:rPr>
          <w:rtl/>
        </w:rPr>
        <w:t>המולק את העוף בפנים והעלה בחוץ - חייב, מלק בחוץ והעלה בחוץ - פטור.</w:t>
      </w:r>
    </w:p>
    <w:p w:rsidR="00DA63EC" w:rsidRDefault="00DA63EC" w:rsidP="00DA63EC">
      <w:pPr>
        <w:pStyle w:val="afff3"/>
        <w:framePr w:wrap="around"/>
        <w:rPr>
          <w:rtl/>
        </w:rPr>
      </w:pPr>
      <w:r>
        <w:rPr>
          <w:rFonts w:hint="cs"/>
          <w:rtl/>
        </w:rPr>
        <w:t>קיא:</w:t>
      </w:r>
    </w:p>
    <w:p>
      <w:pPr>
        <w:pStyle w:val="MishnaBatzad"/>
        <w:rPr>
          <w:ins w:id="20478" w:author="קלוד" w:date="2026-10-11T09:07:24Z"/>
        </w:rPr>
      </w:pPr>
      <w:ins w:id="20477" w:author="קלוד" w:date="2026-10-11T09:07:24Z">
        <w:r>
          <w:t xml:space="preserve">משנה ז</w:t>
        </w:r>
      </w:ins>
    </w:p>
    <w:p w:rsidR="00DA63EC" w:rsidRPr="000A334C" w:rsidRDefault="00DA63EC" w:rsidP="003B6D22">
      <w:pPr>
        <w:pStyle w:val="afff9"/>
        <w:rPr>
          <w:rtl/>
        </w:rPr>
      </w:pPr>
      <w:r w:rsidRPr="000A334C">
        <w:rPr>
          <w:rtl/>
        </w:rPr>
        <w:t>השוחט את העוף בפנים והעלה בחוץ - פטור, שחט בחוץ והעלה בחוץ - חייב.</w:t>
      </w:r>
    </w:p>
    <w:p w:rsidR="00DA63EC" w:rsidRPr="000A334C" w:rsidRDefault="00DA63EC" w:rsidP="003B6D22">
      <w:pPr>
        <w:pStyle w:val="afff9"/>
        <w:rPr>
          <w:rtl/>
        </w:rPr>
      </w:pPr>
      <w:r w:rsidRPr="000A334C">
        <w:rPr>
          <w:rtl/>
        </w:rPr>
        <w:t>נמצא דרך הכשירו בפנים פטורו בחוץ, דרך הכשירו מבחוץ פטורו בפנים;</w:t>
      </w:r>
    </w:p>
    <w:p w:rsidR="00DA63EC" w:rsidRPr="000A334C" w:rsidRDefault="00DA63EC" w:rsidP="003B6D22">
      <w:pPr>
        <w:pStyle w:val="afff9"/>
        <w:rPr>
          <w:rtl/>
        </w:rPr>
      </w:pPr>
      <w:r>
        <w:rPr>
          <w:rStyle w:val="TanaimMishna"/>
          <w:rtl/>
          <w:rPrChange w:id="102902" w:author="Claude" w:date="2026-10-11T09:07:44Z">
            <w:rPr>
              <w:rtl/>
            </w:rPr>
          </w:rPrChange>
        </w:rPr>
        <w:t xml:space="preserve">ר"ש</w:t>
      </w:r>
      <w:r>
        <w:rPr>
          <w:rtl/>
        </w:rPr>
        <w:t xml:space="preserve"> אומר</w:t>
      </w:r>
      <w:r>
        <w:rPr>
          <w:rStyle w:val="TanaimMishna"/>
          <w:rtl/>
          <w:rPrChange w:id="102903" w:author="Claude" w:date="2026-10-11T09:07:44Z">
            <w:rPr>
              <w:rtl/>
            </w:rPr>
          </w:rPrChange>
        </w:rPr>
        <w:t xml:space="preserve">:</w:t>
      </w:r>
      <w:r>
        <w:rPr>
          <w:rtl/>
        </w:rPr>
        <w:t xml:space="preserve"> כל שחייבין עליו בחוץ - חייבין על כיוצא בו בפנים שהעלה בחוץ, חוץ מן השוחט בפנים ומעלה בחוץ.</w:t>
      </w:r>
    </w:p>
    <w:p w:rsidR="00DA63EC" w:rsidRDefault="00DA63EC" w:rsidP="00DA63EC">
      <w:pPr>
        <w:pStyle w:val="affffd"/>
        <w:rPr>
          <w:rtl/>
        </w:rPr>
      </w:pPr>
      <w:r>
        <w:rPr>
          <w:rtl/>
        </w:rPr>
        <w:t>׹</w:t>
      </w:r>
    </w:p>
    <w:p w:rsidR="00DA63EC" w:rsidRDefault="00DA63EC" w:rsidP="00DA63EC">
      <w:pPr>
        <w:tabs>
          <w:tab w:val="left" w:pos="0"/>
        </w:tabs>
        <w:rPr>
          <w:rtl/>
        </w:rPr>
      </w:pPr>
      <w:r>
        <w:rPr>
          <w:rFonts w:hint="cs"/>
          <w:rtl/>
        </w:rPr>
        <w:t>ו</w:t>
      </w:r>
      <w:r>
        <w:rPr>
          <w:rtl/>
        </w:rPr>
        <w:t>תני: חיובו.</w:t>
      </w:r>
    </w:p>
    <w:p w:rsidR="00DA63EC" w:rsidRDefault="00DA63EC" w:rsidP="00DA63EC">
      <w:pPr>
        <w:pStyle w:val="affffd"/>
        <w:rPr>
          <w:del w:id="90176" w:author="מנוע עיצוב" w:date="2026-10-11T12:09:26Z"/>
          <w:rtl/>
        </w:rPr>
      </w:pPr>
      <w:del w:id="90175" w:author="מנוע עיצוב" w:date="2026-10-11T12:09:26Z">
        <w:r>
          <w:rPr>
            <w:rtl/>
          </w:rPr>
          <w:delText xml:space="preserve">׹</w:delText>
        </w:r>
      </w:del>
    </w:p>
    <w:p w:rsidR="00DA63EC" w:rsidRDefault="00DA63EC" w:rsidP="00DA63EC">
      <w:pPr>
        <w:pStyle w:val="affff1"/>
        <w:ind w:end="0"/>
        <w:rPr>
          <w:rtl/>
        </w:rPr>
        <w:pPrChange w:id="20162" w:author="קלוד" w:date="2026-10-11T09:07:24Z">
          <w:pPr>
            <w:pStyle w:val="affff1"/>
            <w:rPr>
              <w:rtl/>
            </w:rPr>
          </w:pPr>
        </w:pPrChange>
      </w:pPr>
      <w:ins w:id="9899" w:author="מספור קטעי משנה" w:date="2026-10-11T09:35:09Z">
        <w:r>
          <w:rPr>
            <w:rStyle w:val="MisparKeta"/>
          </w:rPr>
          <w:t xml:space="preserve">ג. </w:t>
        </w:r>
      </w:ins>
      <w:r>
        <w:rPr>
          <w:rtl/>
        </w:rPr>
        <w:t>ר"ש אומר [וכו</w:t>
      </w:r>
      <w:r w:rsidR="005608A0">
        <w:rPr>
          <w:rtl/>
        </w:rPr>
        <w:t>'</w:t>
      </w:r>
      <w:r>
        <w:rPr>
          <w:rtl/>
        </w:rPr>
        <w:t>].</w:t>
      </w:r>
    </w:p>
    <w:p w:rsidR="00DA63EC" w:rsidRDefault="00DA63EC" w:rsidP="00DA63EC">
      <w:pPr>
        <w:tabs>
          <w:tab w:val="left" w:pos="0"/>
        </w:tabs>
        <w:rPr>
          <w:rtl/>
        </w:rPr>
      </w:pPr>
      <w:r>
        <w:rPr>
          <w:rFonts w:hint="cs"/>
          <w:rtl/>
        </w:rPr>
        <w:t>ו</w:t>
      </w:r>
      <w:r>
        <w:rPr>
          <w:rtl/>
        </w:rPr>
        <w:t xml:space="preserve">אסיפא </w:t>
      </w:r>
      <w:ins w:id="97381" w:author="מנוע מכני" w:date="2026-10-11T12:04:39Z">
        <w:r>
          <w:rPr>
            <w:rtl/>
          </w:rPr>
          <w:t xml:space="preserve">עומד</w:t>
        </w:r>
      </w:ins>
      <w:del w:id="97382" w:author="מנוע מכני" w:date="2026-10-11T12:04:39Z">
        <w:r>
          <w:rPr>
            <w:rtl/>
          </w:rPr>
          <w:delText xml:space="preserve">קאי</w:delText>
        </w:r>
      </w:del>
      <w:r>
        <w:rPr>
          <w:rtl/>
        </w:rPr>
        <w:t xml:space="preserve">: </w:t>
      </w:r>
      <w:r>
        <w:rPr>
          <w:rFonts w:hint="cs"/>
          <w:rtl/>
        </w:rPr>
        <w:t>ד</w:t>
      </w:r>
      <w:r>
        <w:rPr>
          <w:rtl/>
        </w:rPr>
        <w:t xml:space="preserve">השוחט עוף בפנים והעלה בחוץ - פטור, שחט בחוץ והעלה בחוץ - חייב, </w:t>
      </w:r>
    </w:p>
    <w:p>
      <w:pPr>
        <w:pStyle w:val="38"/>
        <w:rPr>
          <w:ins w:id="101179" w:author="מנוע מכני" w:date="2026-10-11T12:04:39Z"/>
        </w:rPr>
      </w:pPr>
      <w:r>
        <w:t xml:space="preserve">ואמר </w:t>
      </w:r>
      <w:ins w:id="93857" w:author="מנוע מכני" w:date="2026-10-11T12:04:39Z">
        <w:r>
          <w:t xml:space="preserve">לו</w:t>
        </w:r>
      </w:ins>
      <w:del w:id="93858" w:author="מנוע מכני" w:date="2026-10-11T12:04:39Z">
        <w:r>
          <w:delText xml:space="preserve">ליה</w:delText>
        </w:r>
      </w:del>
      <w:r>
        <w:t xml:space="preserve"> ר"ש:</w:t>
      </w:r>
    </w:p>
    <w:p w:rsidR="00DA63EC" w:rsidRDefault="00DA63EC" w:rsidP="00DA63EC">
      <w:pPr>
        <w:tabs>
          <w:tab w:val="left" w:pos="0"/>
        </w:tabs>
        <w:rPr>
          <w:rtl/>
        </w:rPr>
      </w:pPr>
      <w:del w:id="101180" w:author="מנוע מכני" w:date="2026-10-11T12:04:39Z">
        <w:r>
          <w:rPr>
            <w:rtl/>
          </w:rPr>
          <w:delText xml:space="preserve"> </w:delText>
        </w:r>
      </w:del>
      <w:r>
        <w:rPr>
          <w:rtl/>
        </w:rPr>
        <w:t xml:space="preserve">כי </w:t>
      </w:r>
      <w:ins w:id="97387" w:author="מנוע מכני" w:date="2026-10-11T12:04:39Z">
        <w:r>
          <w:rPr>
            <w:rtl/>
          </w:rPr>
          <w:t xml:space="preserve">איך</w:t>
        </w:r>
      </w:ins>
      <w:del w:id="97388" w:author="מנוע מכני" w:date="2026-10-11T12:04:39Z">
        <w:r>
          <w:rPr>
            <w:rtl/>
          </w:rPr>
          <w:delText xml:space="preserve">היכי</w:delText>
        </w:r>
      </w:del>
      <w:r>
        <w:rPr>
          <w:rtl/>
        </w:rPr>
        <w:t xml:space="preserve"> דבחוץ </w:t>
      </w:r>
      <w:ins w:id="97383" w:author="מנוע מכני" w:date="2026-10-11T12:04:39Z">
        <w:r>
          <w:rPr>
            <w:rtl/>
          </w:rPr>
          <w:t xml:space="preserve">מחוייב</w:t>
        </w:r>
      </w:ins>
      <w:del w:id="97384" w:author="מנוע מכני" w:date="2026-10-11T12:04:39Z">
        <w:r>
          <w:rPr>
            <w:rtl/>
          </w:rPr>
          <w:delText xml:space="preserve">מיחייב</w:delText>
        </w:r>
      </w:del>
      <w:r>
        <w:rPr>
          <w:rtl/>
        </w:rPr>
        <w:t xml:space="preserve">, בפנים </w:t>
      </w:r>
      <w:ins w:id="92131" w:author="מנוע מכני" w:date="2026-10-11T12:04:39Z">
        <w:r>
          <w:rPr>
            <w:rtl/>
          </w:rPr>
          <w:t xml:space="preserve">גם</w:t>
        </w:r>
      </w:ins>
      <w:del w:id="92132" w:author="מנוע מכני" w:date="2026-10-11T12:04:39Z">
        <w:r>
          <w:rPr>
            <w:rtl/>
          </w:rPr>
          <w:delText xml:space="preserve">נמי</w:delText>
        </w:r>
      </w:del>
      <w:r>
        <w:rPr>
          <w:rtl/>
        </w:rPr>
        <w:t xml:space="preserve"> </w:t>
      </w:r>
      <w:ins w:id="97385" w:author="מנוע מכני" w:date="2026-10-11T12:04:39Z">
        <w:r>
          <w:rPr>
            <w:rtl/>
          </w:rPr>
          <w:t xml:space="preserve">מחוייב</w:t>
        </w:r>
      </w:ins>
      <w:del w:id="97386" w:author="מנוע מכני" w:date="2026-10-11T12:04:39Z">
        <w:r>
          <w:rPr>
            <w:rtl/>
          </w:rPr>
          <w:delText xml:space="preserve">מיחייב</w:delText>
        </w:r>
      </w:del>
      <w:r>
        <w:rPr>
          <w:rtl/>
        </w:rPr>
        <w:t xml:space="preserve">,</w:t>
      </w:r>
    </w:p>
    <w:p>
      <w:pPr>
        <w:pStyle w:val="38"/>
        <w:rPr>
          <w:ins w:id="101181" w:author="מנוע מכני" w:date="2026-10-11T12:04:39Z"/>
        </w:rPr>
      </w:pPr>
      <w:r>
        <w:t xml:space="preserve">הא קתני:</w:t>
      </w:r>
    </w:p>
    <w:p w:rsidR="00DA63EC" w:rsidRDefault="00DA63EC" w:rsidP="00DA63EC">
      <w:pPr>
        <w:tabs>
          <w:tab w:val="left" w:pos="0"/>
        </w:tabs>
        <w:rPr>
          <w:b/>
          <w:bCs/>
          <w:rtl/>
        </w:rPr>
      </w:pPr>
      <w:del w:id="101182" w:author="מנוע מכני" w:date="2026-10-11T12:04:39Z">
        <w:r>
          <w:rPr>
            <w:rtl/>
          </w:rPr>
          <w:delText xml:space="preserve"> </w:delText>
        </w:r>
      </w:del>
      <w:r>
        <w:rPr>
          <w:rtl/>
        </w:rPr>
        <w:t xml:space="preserve">חוץ מן השוחט בפנים והמעלה בחוץ! </w:t>
      </w:r>
    </w:p>
    <w:p>
      <w:pPr>
        <w:pStyle w:val="38"/>
        <w:rPr>
          <w:ins w:id="101183" w:author="מנוע מכני" w:date="2026-10-11T12:04:39Z"/>
        </w:rPr>
      </w:pPr>
      <w:r>
        <w:t xml:space="preserve">- </w:t>
      </w:r>
      <w:r w:rsidRPr="00891B40">
        <w:t>א.</w:t>
      </w:r>
      <w:r>
        <w:t xml:space="preserve"> ז</w:t>
      </w:r>
      <w:r>
        <w:t>עירי:</w:t>
      </w:r>
    </w:p>
    <w:p w:rsidR="00DA63EC" w:rsidRDefault="00DA63EC" w:rsidP="00DA63EC">
      <w:pPr>
        <w:pStyle w:val="affffb"/>
      </w:pPr>
      <w:del w:id="101184" w:author="מנוע מכני" w:date="2026-10-11T12:04:39Z">
        <w:r>
          <w:rPr>
            <w:rFonts w:hint="cs"/>
            <w:rtl/>
          </w:rPr>
          <w:delText xml:space="preserve"> </w:delText>
        </w:r>
      </w:del>
      <w:ins w:id="92133" w:author="מנוע מכני" w:date="2026-10-11T12:04:39Z">
        <w:r>
          <w:rPr>
            <w:rFonts w:hint="cs"/>
            <w:b/>
            <w:bCs/>
            <w:rtl/>
          </w:rPr>
          <w:t xml:space="preserve">יש</w:t>
        </w:r>
      </w:ins>
      <w:del w:id="92134" w:author="מנוע מכני" w:date="2026-10-11T12:04:39Z">
        <w:r w:rsidRPr="000B2438">
          <w:rPr>
            <w:rFonts w:hint="cs"/>
            <w:b/>
            <w:bCs/>
            <w:rtl/>
          </w:rPr>
          <w:delText xml:space="preserve">איכא</w:delText>
        </w:r>
      </w:del>
      <w:r w:rsidRPr="000B2438">
        <w:rPr>
          <w:rFonts w:hint="cs"/>
          <w:b/>
          <w:bCs/>
          <w:rtl/>
        </w:rPr>
        <w:t xml:space="preserve"> </w:t>
      </w:r>
      <w:ins w:id="90339" w:author="Claude - סמנטי" w:date="2026-10-11T12:26:16Z">
        <w:r>
          <w:rPr>
            <w:rFonts w:hint="cs"/>
            <w:b/>
            <w:bCs/>
            <w:rtl/>
          </w:rPr>
          <w:t xml:space="preserve">ביניהם</w:t>
        </w:r>
      </w:ins>
      <w:del w:id="90340" w:author="Claude - סמנטי" w:date="2026-10-11T12:26:16Z">
        <w:r w:rsidRPr="000B2438">
          <w:rPr>
            <w:rFonts w:hint="cs"/>
            <w:b/>
            <w:bCs/>
            <w:rtl/>
          </w:rPr>
          <w:delText xml:space="preserve">בנייהו</w:delText>
        </w:r>
      </w:del>
      <w:r>
        <w:rPr>
          <w:rFonts w:hint="cs"/>
          <w:rtl/>
        </w:rPr>
        <w:t>-</w:t>
      </w:r>
      <w:r>
        <w:rPr>
          <w:rtl/>
        </w:rPr>
        <w:t xml:space="preserve"> שחיטת בהמה בלילה </w:t>
      </w:r>
    </w:p>
    <w:p>
      <w:pPr>
        <w:pStyle w:val="38"/>
        <w:rPr>
          <w:ins w:id="101185" w:author="מנוע מכני" w:date="2026-10-11T12:04:39Z"/>
        </w:rPr>
      </w:pPr>
      <w:r>
        <w:t xml:space="preserve">- </w:t>
      </w:r>
      <w:r>
        <w:t>וה</w:t>
      </w:r>
      <w:r>
        <w:t>"</w:t>
      </w:r>
      <w:r>
        <w:t>ק</w:t>
      </w:r>
      <w:r>
        <w:t xml:space="preserve">:</w:t>
      </w:r>
    </w:p>
    <w:p w:rsidR="00DA63EC" w:rsidRDefault="00DA63EC" w:rsidP="00DA63EC">
      <w:pPr>
        <w:pStyle w:val="affffb"/>
        <w:rPr>
          <w:rtl/>
        </w:rPr>
      </w:pPr>
      <w:del w:id="101186" w:author="מנוע מכני" w:date="2026-10-11T12:04:39Z">
        <w:r>
          <w:rPr>
            <w:rtl/>
          </w:rPr>
          <w:delText xml:space="preserve"> </w:delText>
        </w:r>
      </w:del>
      <w:r>
        <w:rPr>
          <w:rtl/>
        </w:rPr>
        <w:t xml:space="preserve">וכן השוחט בהמה בפנים בלילה והעלה בחוץ - פטור, שחט בחוץ בלילה והעלה בחוץ - חייב</w:t>
      </w:r>
      <w:ins w:id="95317" w:author="מנוע מכני" w:date="2026-10-11T12:04:39Z">
        <w:r>
          <w:rPr>
            <w:rtl/>
          </w:rPr>
          <w:t xml:space="preserve">,</w:t>
        </w:r>
      </w:ins>
      <w:del w:id="95318" w:author="מנוע מכני" w:date="2026-10-11T12:04:39Z">
        <w:r>
          <w:rPr>
            <w:rtl/>
          </w:rPr>
          <w:delText xml:space="preserve">;</w:delText>
        </w:r>
      </w:del>
    </w:p>
    <w:p>
      <w:pPr>
        <w:pStyle w:val="38"/>
        <w:rPr>
          <w:ins w:id="101187" w:author="מנוע מכני" w:date="2026-10-11T12:04:39Z"/>
        </w:rPr>
      </w:pPr>
      <w:r>
        <w:t xml:space="preserve">ר"ש</w:t>
      </w:r>
      <w:del w:id="101734" w:author="מנוע מכני" w:date="2026-10-11T12:04:39Z">
        <w:r>
          <w:delText xml:space="preserve"> אומר</w:delText>
        </w:r>
      </w:del>
      <w:r>
        <w:t xml:space="preserve">:</w:t>
      </w:r>
    </w:p>
    <w:p w:rsidR="00DA63EC" w:rsidRDefault="00DA63EC" w:rsidP="00DA63EC">
      <w:pPr>
        <w:tabs>
          <w:tab w:val="left" w:pos="0"/>
        </w:tabs>
        <w:rPr>
          <w:b/>
          <w:bCs/>
          <w:rtl/>
        </w:rPr>
      </w:pPr>
      <w:del w:id="101188" w:author="מנוע מכני" w:date="2026-10-11T12:04:39Z">
        <w:r>
          <w:rPr>
            <w:rtl/>
          </w:rPr>
          <w:delText xml:space="preserve"> </w:delText>
        </w:r>
      </w:del>
      <w:r>
        <w:rPr>
          <w:rtl/>
        </w:rPr>
        <w:t xml:space="preserve">כל שחייבין עליו בחוץ - חייבין על כיוצא בו בפנים והעלה בחוץ, חוץ מן השוחט עוף בפנים והעלה בחוץ.</w:t>
      </w:r>
    </w:p>
    <w:p>
      <w:pPr>
        <w:pStyle w:val="38"/>
        <w:rPr>
          <w:ins w:id="101189" w:author="מנוע מכני" w:date="2026-10-11T12:04:39Z"/>
        </w:rPr>
      </w:pPr>
      <w:r w:rsidRPr="00891B40">
        <w:t>ב.</w:t>
      </w:r>
      <w:r>
        <w:t xml:space="preserve"> רבא:</w:t>
      </w:r>
    </w:p>
    <w:p w:rsidR="00DA63EC" w:rsidRDefault="00DA63EC" w:rsidP="00DA63EC">
      <w:pPr>
        <w:tabs>
          <w:tab w:val="left" w:pos="0"/>
        </w:tabs>
        <w:rPr>
          <w:rtl/>
        </w:rPr>
      </w:pPr>
      <w:del w:id="101190" w:author="מנוע מכני" w:date="2026-10-11T12:04:39Z">
        <w:r>
          <w:rPr>
            <w:rFonts w:hint="cs"/>
            <w:rtl/>
          </w:rPr>
          <w:delText xml:space="preserve"> </w:delText>
        </w:r>
      </w:del>
      <w:ins w:id="92135" w:author="מנוע מכני" w:date="2026-10-11T12:04:39Z">
        <w:r>
          <w:rPr>
            <w:rFonts w:hint="cs"/>
            <w:b/>
            <w:bCs/>
            <w:rtl/>
          </w:rPr>
          <w:t xml:space="preserve">יש</w:t>
        </w:r>
      </w:ins>
      <w:del w:id="92136" w:author="מנוע מכני" w:date="2026-10-11T12:04:39Z">
        <w:r w:rsidRPr="006C73D1">
          <w:rPr>
            <w:rFonts w:hint="cs"/>
            <w:b/>
            <w:bCs/>
            <w:rtl/>
          </w:rPr>
          <w:delText xml:space="preserve">איכא</w:delText>
        </w:r>
      </w:del>
      <w:r>
        <w:rPr>
          <w:rFonts w:hint="cs"/>
          <w:rtl/>
        </w:rPr>
        <w:t xml:space="preserve"> </w:t>
      </w:r>
      <w:ins w:id="90341" w:author="Claude - סמנטי" w:date="2026-10-11T12:26:16Z">
        <w:r>
          <w:rPr>
            <w:rFonts w:hint="cs"/>
            <w:b/>
            <w:bCs/>
            <w:rtl/>
          </w:rPr>
          <w:t xml:space="preserve">ביניהם</w:t>
        </w:r>
      </w:ins>
      <w:del w:id="90342" w:author="Claude - סמנטי" w:date="2026-10-11T12:26:16Z">
        <w:r w:rsidRPr="006C73D1">
          <w:rPr>
            <w:rFonts w:hint="cs"/>
            <w:b/>
            <w:bCs/>
            <w:rtl/>
          </w:rPr>
          <w:delText xml:space="preserve">בנייהו</w:delText>
        </w:r>
      </w:del>
      <w:r>
        <w:rPr>
          <w:rFonts w:hint="cs"/>
          <w:rtl/>
        </w:rPr>
        <w:t xml:space="preserve"> </w:t>
      </w:r>
      <w:r>
        <w:rPr>
          <w:rtl/>
        </w:rPr>
        <w:t xml:space="preserve">קבלה בכלי חול </w:t>
      </w:r>
    </w:p>
    <w:p>
      <w:pPr>
        <w:pStyle w:val="38"/>
        <w:rPr>
          <w:ins w:id="101191" w:author="מנוע מכני" w:date="2026-10-11T12:04:39Z"/>
        </w:rPr>
      </w:pPr>
      <w:del w:id="90167" w:author="מנוע מכני" w:date="2026-10-11T12:04:39Z">
        <w:r>
          <w:delText xml:space="preserve"> </w:delText>
        </w:r>
      </w:del>
      <w:r w:rsidRPr="00B86088">
        <w:t>וה"ק</w:t>
      </w:r>
      <w:r>
        <w:t xml:space="preserve">:</w:t>
      </w:r>
    </w:p>
    <w:p w:rsidR="00DA63EC" w:rsidRDefault="00DA63EC" w:rsidP="00DA63EC">
      <w:pPr>
        <w:tabs>
          <w:tab w:val="left" w:pos="0"/>
        </w:tabs>
        <w:rPr>
          <w:rtl/>
        </w:rPr>
      </w:pPr>
      <w:del w:id="101192" w:author="מנוע מכני" w:date="2026-10-11T12:04:39Z">
        <w:r>
          <w:rPr>
            <w:rtl/>
          </w:rPr>
          <w:delText xml:space="preserve"> </w:delText>
        </w:r>
      </w:del>
      <w:r>
        <w:rPr>
          <w:rtl/>
        </w:rPr>
        <w:t xml:space="preserve">וכן המקבל בכלי חול בפנים והעלה בחוץ פטור, המקבל בכלי חול בחוץ והעלה בחוץ - חייב</w:t>
      </w:r>
      <w:ins w:id="95319" w:author="מנוע מכני" w:date="2026-10-11T12:04:39Z">
        <w:r>
          <w:rPr>
            <w:rtl/>
          </w:rPr>
          <w:t xml:space="preserve">,</w:t>
        </w:r>
      </w:ins>
      <w:del w:id="95320" w:author="מנוע מכני" w:date="2026-10-11T12:04:39Z">
        <w:r>
          <w:rPr>
            <w:rtl/>
          </w:rPr>
          <w:delText xml:space="preserve">;</w:delText>
        </w:r>
      </w:del>
    </w:p>
    <w:p>
      <w:pPr>
        <w:pStyle w:val="38"/>
        <w:rPr>
          <w:ins w:id="101193" w:author="מנוע מכני" w:date="2026-10-11T12:04:39Z"/>
        </w:rPr>
      </w:pPr>
      <w:r>
        <w:t xml:space="preserve">ר"ש:</w:t>
      </w:r>
    </w:p>
    <w:p w:rsidR="00DA63EC" w:rsidRDefault="00DA63EC" w:rsidP="00DA63EC">
      <w:pPr>
        <w:tabs>
          <w:tab w:val="left" w:pos="0"/>
        </w:tabs>
        <w:rPr>
          <w:rtl/>
        </w:rPr>
      </w:pPr>
      <w:del w:id="101194" w:author="מנוע מכני" w:date="2026-10-11T12:04:39Z">
        <w:r>
          <w:rPr>
            <w:rtl/>
          </w:rPr>
          <w:delText xml:space="preserve"> </w:delText>
        </w:r>
      </w:del>
      <w:r>
        <w:rPr>
          <w:rtl/>
        </w:rPr>
        <w:t xml:space="preserve">כל שחייבין עליו בחוץ - חייבין על כיוצא בו בפנים והעלו בחוץ, </w:t>
      </w:r>
    </w:p>
    <w:p w:rsidR="00DA63EC" w:rsidRDefault="00DA63EC" w:rsidP="00DA63EC">
      <w:pPr>
        <w:tabs>
          <w:tab w:val="left" w:pos="0"/>
        </w:tabs>
        <w:rPr>
          <w:rtl/>
        </w:rPr>
      </w:pPr>
      <w:r>
        <w:rPr>
          <w:rtl/>
        </w:rPr>
        <w:tab/>
        <w:t>חוץ מן השוחט עוף בפנים והעלו בחוץ.</w:t>
      </w:r>
    </w:p>
    <w:p w:rsidR="00DA63EC" w:rsidRDefault="00DA63EC" w:rsidP="00DA63EC">
      <w:pPr>
        <w:tabs>
          <w:tab w:val="left" w:pos="0"/>
        </w:tabs>
        <w:rPr>
          <w:rtl/>
        </w:rPr>
      </w:pPr>
      <w:ins w:id="93859" w:author="מנוע מכני" w:date="2026-10-11T12:04:39Z">
        <w:r>
          <w:rPr>
            <w:rtl/>
          </w:rPr>
          <w:t xml:space="preserve">עכשיו</w:t>
        </w:r>
      </w:ins>
      <w:del w:id="93860" w:author="מנוע מכני" w:date="2026-10-11T12:04:39Z">
        <w:r>
          <w:rPr>
            <w:rtl/>
          </w:rPr>
          <w:delText xml:space="preserve">השתא</w:delText>
        </w:r>
      </w:del>
      <w:r>
        <w:rPr>
          <w:rtl/>
        </w:rPr>
        <w:t xml:space="preserve"> דתני אבוה </w:t>
      </w:r>
      <w:r>
        <w:rPr>
          <w:rStyle w:val="2fb"/>
          <w:rtl/>
        </w:rPr>
        <w:t xml:space="preserve">דשמואל</w:t>
      </w:r>
      <w:r>
        <w:rPr>
          <w:rtl/>
        </w:rPr>
        <w:t xml:space="preserve"> </w:t>
      </w:r>
      <w:r>
        <w:rPr>
          <w:rStyle w:val="2fb"/>
          <w:rtl/>
        </w:rPr>
        <w:t xml:space="preserve">בר</w:t>
      </w:r>
      <w:r>
        <w:rPr>
          <w:rStyle w:val="2fb"/>
          <w:rFonts w:hint="cs"/>
          <w:rtl/>
        </w:rPr>
        <w:t>י</w:t>
      </w:r>
      <w:r>
        <w:rPr>
          <w:rStyle w:val="2fb"/>
          <w:rtl/>
        </w:rPr>
        <w:t>"</w:t>
      </w:r>
      <w:r>
        <w:rPr>
          <w:rStyle w:val="2fb"/>
          <w:rFonts w:hint="cs"/>
          <w:rtl/>
        </w:rPr>
        <w:t>צ</w:t>
      </w:r>
      <w:r>
        <w:rPr>
          <w:rtl/>
        </w:rPr>
        <w:t xml:space="preserve">: המולק עוף בפנים והעלו בחוץ - חייב, </w:t>
      </w:r>
    </w:p>
    <w:p w:rsidR="00DA63EC" w:rsidRDefault="00DA63EC" w:rsidP="00DA63EC">
      <w:pPr>
        <w:tabs>
          <w:tab w:val="left" w:pos="0"/>
        </w:tabs>
        <w:rPr>
          <w:rtl/>
        </w:rPr>
      </w:pPr>
      <w:r>
        <w:rPr>
          <w:rtl/>
        </w:rPr>
        <w:tab/>
        <w:t xml:space="preserve">מלק בחוץ והעלה בחוץ - פטור, </w:t>
      </w:r>
      <w:r>
        <w:rPr>
          <w:rStyle w:val="2fb"/>
          <w:rtl/>
        </w:rPr>
        <w:tab/>
        <w:t xml:space="preserve">ור"ש</w:t>
      </w:r>
      <w:r>
        <w:rPr>
          <w:rtl/>
        </w:rPr>
        <w:tab/>
        <w:t xml:space="preserve"> </w:t>
      </w:r>
      <w:ins w:id="97389" w:author="מנוע מכני" w:date="2026-10-11T12:04:39Z">
        <w:r>
          <w:rPr>
            <w:rtl/>
          </w:rPr>
          <w:t xml:space="preserve">מחוייב</w:t>
        </w:r>
      </w:ins>
      <w:del w:id="97390" w:author="מנוע מכני" w:date="2026-10-11T12:04:39Z">
        <w:r>
          <w:rPr>
            <w:rtl/>
          </w:rPr>
          <w:tab/>
          <w:delText xml:space="preserve">מיחייב</w:delText>
        </w:r>
      </w:del>
      <w:r>
        <w:rPr>
          <w:rtl/>
        </w:rPr>
        <w:tab/>
        <w:t xml:space="preserve">, </w:t>
      </w:r>
    </w:p>
    <w:p>
      <w:pPr>
        <w:pStyle w:val="38"/>
        <w:rPr>
          <w:ins w:id="101195" w:author="מנוע מכני" w:date="2026-10-11T12:04:39Z"/>
        </w:rPr>
      </w:pPr>
      <w:r>
        <w:t xml:space="preserve">ר"ש </w:t>
      </w:r>
      <w:ins w:id="92137" w:author="מנוע מכני" w:date="2026-10-11T12:04:39Z">
        <w:r>
          <w:t xml:space="preserve">שם</w:t>
        </w:r>
      </w:ins>
      <w:del w:id="92138" w:author="מנוע מכני" w:date="2026-10-11T12:04:39Z">
        <w:r>
          <w:delText xml:space="preserve">התם</w:delText>
        </w:r>
      </w:del>
      <w:r>
        <w:t xml:space="preserve"> </w:t>
      </w:r>
      <w:ins w:id="97391" w:author="מנוע מכני" w:date="2026-10-11T12:04:39Z">
        <w:r>
          <w:t xml:space="preserve">עומד</w:t>
        </w:r>
      </w:ins>
      <w:del w:id="97392" w:author="מנוע מכני" w:date="2026-10-11T12:04:39Z">
        <w:r>
          <w:delText xml:space="preserve">קאי</w:delText>
        </w:r>
      </w:del>
      <w:r>
        <w:t xml:space="preserve">, ותני:</w:t>
      </w:r>
    </w:p>
    <w:p w:rsidR="00DA63EC" w:rsidRDefault="00DA63EC" w:rsidP="00DA63EC">
      <w:pPr>
        <w:tabs>
          <w:tab w:val="left" w:pos="0"/>
        </w:tabs>
        <w:rPr>
          <w:rtl/>
        </w:rPr>
      </w:pPr>
      <w:del w:id="101196" w:author="מנוע מכני" w:date="2026-10-11T12:04:39Z">
        <w:r>
          <w:rPr>
            <w:rtl/>
          </w:rPr>
          <w:delText xml:space="preserve"> </w:delText>
        </w:r>
      </w:del>
      <w:r>
        <w:rPr>
          <w:rtl/>
        </w:rPr>
        <w:t xml:space="preserve">כל שחייבין עליו בפנים והעלה בחוץ - חייבין עליו בחוץ.</w:t>
      </w:r>
    </w:p>
    <w:p w:rsidR="00DA63EC" w:rsidRDefault="00DA63EC" w:rsidP="00DA63EC">
      <w:pPr>
        <w:pStyle w:val="affffd"/>
        <w:rPr>
          <w:rtl/>
        </w:rPr>
      </w:pPr>
      <w:r>
        <w:rPr>
          <w:rtl/>
        </w:rPr>
        <w:t>׹</w:t>
      </w:r>
    </w:p>
    <w:p>
      <w:pPr>
        <w:pStyle w:val="MishnaBatzad"/>
        <w:rPr>
          <w:ins w:id="20480" w:author="קלוד" w:date="2026-10-11T09:07:24Z"/>
        </w:rPr>
      </w:pPr>
      <w:ins w:id="20479" w:author="קלוד" w:date="2026-10-11T09:07:24Z">
        <w:r>
          <w:t xml:space="preserve">משנה ח</w:t>
        </w:r>
      </w:ins>
    </w:p>
    <w:p w:rsidR="00DA63EC" w:rsidRPr="000A334C" w:rsidRDefault="00DA63EC" w:rsidP="003B6D22">
      <w:pPr>
        <w:pStyle w:val="afff9"/>
        <w:rPr>
          <w:del w:id="20312" w:author="קלוד" w:date="2026-10-11T09:07:24Z"/>
          <w:rtl/>
        </w:rPr>
      </w:pPr>
      <w:del w:id="20311" w:author="קלוד" w:date="2026-10-11T09:07:24Z">
        <w:r w:rsidRPr="000A334C">
          <w:rPr>
            <w:rtl/>
          </w:rPr>
          <w:delText xml:space="preserve">מתני'.</w:delText>
        </w:r>
      </w:del>
    </w:p>
    <w:p w:rsidR="00DA63EC" w:rsidRPr="000A334C" w:rsidRDefault="00DA63EC" w:rsidP="003B6D22">
      <w:pPr>
        <w:pStyle w:val="afff9"/>
        <w:spacing w:before="120"/>
        <w:rPr>
          <w:rtl/>
        </w:rPr>
        <w:pPrChange w:id="90069" w:author="קלוד" w:date="2026-10-11T12:09:42Z">
          <w:pPr>
            <w:pStyle w:val="afff9"/>
          </w:pPr>
        </w:pPrChange>
      </w:pPr>
      <w:r w:rsidRPr="000A334C">
        <w:rPr>
          <w:rtl/>
        </w:rPr>
        <w:t>חטאת שקבל דמה בכוס אחד, נתן בחוץ וחזר ונתן בפנים, בפנים וחזר ונתן בחוץ - חייב, שכולו ראוי בפנים.</w:t>
      </w:r>
    </w:p>
    <w:p w:rsidR="00DA63EC" w:rsidRPr="000A334C" w:rsidRDefault="00DA63EC" w:rsidP="003B6D22">
      <w:pPr>
        <w:pStyle w:val="afff9"/>
        <w:rPr>
          <w:rtl/>
        </w:rPr>
      </w:pPr>
      <w:r w:rsidRPr="000A334C">
        <w:rPr>
          <w:rtl/>
        </w:rPr>
        <w:t xml:space="preserve">קבל דמה בשתי כוסות, נתן שניהם בפנים - פטור, שניהם בחוץ - חייב, </w:t>
      </w:r>
    </w:p>
    <w:p w:rsidR="00DA63EC" w:rsidRPr="000A334C" w:rsidRDefault="00DA63EC" w:rsidP="003B6D22">
      <w:pPr>
        <w:pStyle w:val="afff9"/>
        <w:rPr>
          <w:rtl/>
        </w:rPr>
      </w:pPr>
      <w:r w:rsidRPr="000A334C">
        <w:rPr>
          <w:rtl/>
        </w:rPr>
        <w:lastRenderedPageBreak/>
        <w:t xml:space="preserve">אחד בפנים ואחד בחוץ - פטור, </w:t>
      </w:r>
    </w:p>
    <w:p w:rsidR="00DA63EC" w:rsidRPr="000A334C" w:rsidRDefault="00DA63EC" w:rsidP="003B6D22">
      <w:pPr>
        <w:pStyle w:val="afff9"/>
        <w:rPr>
          <w:rtl/>
        </w:rPr>
      </w:pPr>
      <w:r w:rsidRPr="000A334C">
        <w:rPr>
          <w:rtl/>
        </w:rPr>
        <w:t xml:space="preserve">אחד בחוץ ואחד בפנים - חייב על החיצון והפנימי מכפר, </w:t>
      </w:r>
    </w:p>
    <w:p w:rsidR="00DA63EC" w:rsidRPr="000A334C" w:rsidRDefault="00DA63EC" w:rsidP="003B6D22">
      <w:pPr>
        <w:pStyle w:val="afff9"/>
        <w:rPr>
          <w:rtl/>
        </w:rPr>
      </w:pPr>
      <w:r w:rsidRPr="000A334C">
        <w:rPr>
          <w:rtl/>
        </w:rPr>
        <w:t>למה הדבר דומה? למפריש חטאתו ואבדה והפריש אחרת תחתיה ואח"כ נמצאת הראשונה, והרי שתיהן עומדות, שחט שתיהן בפנים - פטור, שתיהן בחוץ - חייב, אחת בפנים ואחת בחוץ - פטור, אחת בחוץ ואחת בפנים - חייב על החיצונה והפנימית מכפרת;</w:t>
      </w:r>
    </w:p>
    <w:p w:rsidR="00DA63EC" w:rsidRPr="000A334C" w:rsidRDefault="00DA63EC" w:rsidP="003B6D22">
      <w:pPr>
        <w:pStyle w:val="afff9"/>
        <w:rPr>
          <w:rtl/>
        </w:rPr>
      </w:pPr>
      <w:r w:rsidRPr="000A334C">
        <w:rPr>
          <w:rtl/>
        </w:rPr>
        <w:t>כשם שדמה פוטר את בשרה, כך היא פוטרת את בשר חבירתה.</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קיב.</w:t>
      </w:r>
    </w:p>
    <w:p>
      <w:pPr>
        <w:pStyle w:val="afffff8"/>
        <w:rPr>
          <w:ins w:id="90049" w:author="קלוד" w:date="2026-10-11T12:29:36Z"/>
        </w:rPr>
      </w:pPr>
      <w:ins w:id="90050" w:author="קלוד" w:date="2026-10-11T12:29:36Z">
        <w:r>
          <w:rPr>
            <w:color w:val="7B3F00"/>
          </w:rPr>
          <w:t xml:space="preserve">חטאת בכוס אחד ובשתי כוסות - ר"נ וכוס עושה דחוי</w:t>
        </w:r>
      </w:ins>
    </w:p>
    <w:p w:rsidR="00DA63EC" w:rsidRDefault="00DA63EC" w:rsidP="00DA63EC">
      <w:pPr>
        <w:tabs>
          <w:tab w:val="left" w:pos="0"/>
        </w:tabs>
        <w:rPr>
          <w:rtl/>
        </w:rPr>
      </w:pPr>
      <w:r>
        <w:rPr>
          <w:rtl/>
        </w:rPr>
        <w:t>בחוץ וחזר ונתן בפנים, שכולו ראוי להיות בפנים,</w:t>
      </w:r>
    </w:p>
    <w:p w:rsidR="00DA63EC" w:rsidRDefault="00DA63EC" w:rsidP="00DA63EC">
      <w:pPr>
        <w:tabs>
          <w:tab w:val="left" w:pos="0"/>
        </w:tabs>
        <w:rPr>
          <w:rtl/>
        </w:rPr>
      </w:pPr>
      <w:r>
        <w:rPr>
          <w:rtl/>
        </w:rPr>
        <w:t xml:space="preserve">בפנים והעלן בחוץ </w:t>
      </w:r>
      <w:r>
        <w:rPr>
          <w:rStyle w:val="2fb"/>
          <w:rFonts w:hint="cs"/>
          <w:rtl/>
        </w:rPr>
        <w:t>כ</w:t>
      </w:r>
      <w:r>
        <w:rPr>
          <w:rStyle w:val="2fb"/>
          <w:rtl/>
        </w:rPr>
        <w:t xml:space="preserve">רבי</w:t>
      </w:r>
      <w:r>
        <w:rPr>
          <w:rtl/>
        </w:rPr>
        <w:t xml:space="preserve"> נחמיה היא, דאמר: שירי הדם שהקריבן בחוץ - חייב.</w:t>
      </w:r>
    </w:p>
    <w:p>
      <w:pPr>
        <w:pStyle w:val="38"/>
        <w:rPr>
          <w:ins w:id="101197" w:author="מנוע מכני" w:date="2026-10-11T12:04:39Z"/>
        </w:rPr>
      </w:pPr>
      <w:r>
        <w:t>והך ד</w:t>
      </w:r>
      <w:r>
        <w:t xml:space="preserve">סיפא:</w:t>
      </w:r>
    </w:p>
    <w:p w:rsidR="00DA63EC" w:rsidRDefault="00DA63EC" w:rsidP="00DA63EC">
      <w:pPr>
        <w:tabs>
          <w:tab w:val="left" w:pos="0"/>
        </w:tabs>
        <w:rPr>
          <w:rtl/>
        </w:rPr>
      </w:pPr>
      <w:del w:id="101198" w:author="מנוע מכני" w:date="2026-10-11T12:04:39Z">
        <w:r>
          <w:rPr>
            <w:rtl/>
          </w:rPr>
          <w:delText xml:space="preserve"> </w:delText>
        </w:r>
      </w:del>
      <w:r>
        <w:rPr>
          <w:rtl/>
        </w:rPr>
        <w:t xml:space="preserve">קבל דמה בשני כוסות, נתן שניהם בפנים - פטור, שניהם בחוץ - חייב, אחד בפנים ואחד בחוץ - פטור, והאמר </w:t>
      </w:r>
      <w:r>
        <w:rPr>
          <w:rStyle w:val="2fb"/>
          <w:rtl/>
        </w:rPr>
        <w:t xml:space="preserve">רבי</w:t>
      </w:r>
      <w:r>
        <w:rPr>
          <w:rtl/>
        </w:rPr>
        <w:t xml:space="preserve"> נחמיה: שירי הדם שהקריבן בחוץ - חייב! סיפא אתאן לתנא </w:t>
      </w:r>
      <w:ins w:id="95689" w:author="מנוע מכני" w:date="2026-10-11T12:04:39Z">
        <w:r>
          <w:rPr>
            <w:rtl/>
          </w:rPr>
          <w:t xml:space="preserve">ראשון</w:t>
        </w:r>
      </w:ins>
      <w:del w:id="95690" w:author="מנוע מכני" w:date="2026-10-11T12:04:39Z">
        <w:r>
          <w:rPr>
            <w:rtl/>
          </w:rPr>
          <w:delText xml:space="preserve">קמא</w:delText>
        </w:r>
      </w:del>
      <w:r>
        <w:rPr>
          <w:rtl/>
        </w:rPr>
        <w:t xml:space="preserve"> </w:t>
      </w:r>
      <w:ins w:id="90507" w:author="מנוע מכני" w:date="2026-10-11T12:04:39Z">
        <w:r>
          <w:rPr>
            <w:rStyle w:val="2fb"/>
            <w:rtl/>
          </w:rPr>
          <w:t xml:space="preserve">דר"א</w:t>
        </w:r>
      </w:ins>
      <w:del w:id="90508" w:author="מנוע מכני" w:date="2026-10-11T12:04:39Z">
        <w:r>
          <w:rPr>
            <w:rtl/>
          </w:rPr>
          <w:delText xml:space="preserve">דרבי אלעזר</w:delText>
        </w:r>
      </w:del>
      <w:r>
        <w:rPr>
          <w:rtl/>
        </w:rPr>
        <w:t xml:space="preserve"> ברבי שמעון, דאמר: כוס עושה דחוי לחבירו.</w:t>
      </w:r>
    </w:p>
    <w:p w:rsidR="00DA63EC" w:rsidRDefault="00DA63EC" w:rsidP="00DA63EC">
      <w:pPr>
        <w:pStyle w:val="affffd"/>
        <w:rPr>
          <w:del w:id="90178" w:author="מנוע עיצוב" w:date="2026-10-11T12:09:26Z"/>
          <w:rtl/>
        </w:rPr>
      </w:pPr>
      <w:del w:id="90177" w:author="מנוע עיצוב" w:date="2026-10-11T12:09:26Z">
        <w:r>
          <w:rPr>
            <w:rtl/>
          </w:rPr>
          <w:delText xml:space="preserve">׹</w:delText>
        </w:r>
      </w:del>
    </w:p>
    <w:p w:rsidR="00DA63EC" w:rsidRDefault="00DA63EC" w:rsidP="00DA63EC">
      <w:pPr>
        <w:pStyle w:val="affff1"/>
        <w:ind w:end="0"/>
        <w:rPr>
          <w:rtl/>
        </w:rPr>
        <w:pPrChange w:id="20163" w:author="קלוד" w:date="2026-10-11T09:07:24Z">
          <w:pPr>
            <w:pStyle w:val="affff1"/>
            <w:rPr>
              <w:rtl/>
            </w:rPr>
          </w:pPr>
        </w:pPrChange>
      </w:pPr>
      <w:ins w:id="9900" w:author="מספור קטעי משנה" w:date="2026-10-11T09:35:09Z">
        <w:r>
          <w:rPr>
            <w:rStyle w:val="MisparKeta"/>
          </w:rPr>
          <w:t xml:space="preserve">ב. </w:t>
        </w:r>
      </w:ins>
      <w:r>
        <w:rPr>
          <w:rFonts w:hint="cs"/>
          <w:rtl/>
        </w:rPr>
        <w:t>לה</w:t>
      </w:r>
      <w:r>
        <w:rPr>
          <w:rtl/>
        </w:rPr>
        <w:t>"</w:t>
      </w:r>
      <w:r>
        <w:rPr>
          <w:rFonts w:hint="cs"/>
          <w:rtl/>
        </w:rPr>
        <w:t>ד ל</w:t>
      </w:r>
      <w:r>
        <w:rPr>
          <w:rtl/>
        </w:rPr>
        <w:t>מפריש חטאתו ואבדה והפריש אחרת תחתיה ואח"כ נמצאת הראשונה.</w:t>
      </w:r>
    </w:p>
    <w:p>
      <w:pPr>
        <w:pStyle w:val="38"/>
        <w:rPr>
          <w:ins w:id="101199" w:author="מנוע מכני" w:date="2026-10-11T12:04:39Z"/>
        </w:rPr>
      </w:pPr>
      <w:r>
        <w:t>וכ</w:t>
      </w:r>
      <w:r>
        <w:t xml:space="preserve">רבי דאמר:</w:t>
      </w:r>
    </w:p>
    <w:p w:rsidR="00DA63EC" w:rsidRDefault="00DA63EC" w:rsidP="00DA63EC">
      <w:pPr>
        <w:tabs>
          <w:tab w:val="left" w:pos="0"/>
        </w:tabs>
        <w:rPr>
          <w:rtl/>
        </w:rPr>
      </w:pPr>
      <w:del w:id="101200" w:author="מנוע מכני" w:date="2026-10-11T12:04:39Z">
        <w:r>
          <w:rPr>
            <w:rtl/>
          </w:rPr>
          <w:delText xml:space="preserve"> </w:delText>
        </w:r>
      </w:del>
      <w:r>
        <w:rPr>
          <w:rtl/>
        </w:rPr>
        <w:t xml:space="preserve">אבודה בשעת הפרשה - מתה, </w:t>
      </w:r>
    </w:p>
    <w:p>
      <w:pPr>
        <w:pStyle w:val="38"/>
        <w:rPr>
          <w:ins w:id="101201" w:author="מנוע מכני" w:date="2026-10-11T12:04:39Z"/>
        </w:rPr>
      </w:pPr>
      <w:r>
        <w:t>וה</w:t>
      </w:r>
      <w:r>
        <w:t>"</w:t>
      </w:r>
      <w:r>
        <w:t>ק</w:t>
      </w:r>
      <w:r>
        <w:t xml:space="preserve">:</w:t>
      </w:r>
    </w:p>
    <w:p w:rsidR="00DA63EC" w:rsidRDefault="00DA63EC" w:rsidP="00DA63EC">
      <w:pPr>
        <w:tabs>
          <w:tab w:val="left" w:pos="0"/>
        </w:tabs>
        <w:rPr>
          <w:rtl/>
        </w:rPr>
      </w:pPr>
      <w:del w:id="101202" w:author="מנוע מכני" w:date="2026-10-11T12:04:39Z">
        <w:r>
          <w:rPr>
            <w:rtl/>
          </w:rPr>
          <w:delText xml:space="preserve"> </w:delText>
        </w:r>
      </w:del>
      <w:r>
        <w:rPr>
          <w:rtl/>
        </w:rPr>
        <w:t xml:space="preserve">טעמא דאבדה, הא הפריש שתי חטאות לאחריות - </w:t>
      </w:r>
      <w:ins w:id="93863" w:author="מנוע מכני" w:date="2026-10-11T12:04:39Z">
        <w:r>
          <w:rPr>
            <w:rtl/>
          </w:rPr>
          <w:t xml:space="preserve">אחת</w:t>
        </w:r>
      </w:ins>
      <w:del w:id="93864" w:author="מנוע מכני" w:date="2026-10-11T12:04:39Z">
        <w:r>
          <w:rPr>
            <w:rtl/>
          </w:rPr>
          <w:delText xml:space="preserve">חדא</w:delText>
        </w:r>
      </w:del>
      <w:r>
        <w:rPr>
          <w:rtl/>
        </w:rPr>
        <w:t xml:space="preserve"> </w:t>
      </w:r>
      <w:ins w:id="93861" w:author="מנוע מכני" w:date="2026-10-11T12:04:39Z">
        <w:r>
          <w:rPr>
            <w:rtl/>
          </w:rPr>
          <w:t xml:space="preserve">מהם</w:t>
        </w:r>
      </w:ins>
      <w:del w:id="93862" w:author="מנוע מכני" w:date="2026-10-11T12:04:39Z">
        <w:r>
          <w:rPr>
            <w:rtl/>
          </w:rPr>
          <w:delText xml:space="preserve">מינייהו</w:delText>
        </w:r>
      </w:del>
      <w:r>
        <w:rPr>
          <w:rtl/>
        </w:rPr>
        <w:t xml:space="preserve"> </w:t>
      </w:r>
      <w:ins w:id="97393" w:author="מנוע מכני" w:date="2026-10-11T12:04:39Z">
        <w:r>
          <w:rPr>
            <w:rtl/>
          </w:rPr>
          <w:t xml:space="preserve">מתחילה</w:t>
        </w:r>
      </w:ins>
      <w:del w:id="97394" w:author="מנוע מכני" w:date="2026-10-11T12:04:39Z">
        <w:r>
          <w:rPr>
            <w:rtl/>
          </w:rPr>
          <w:delText xml:space="preserve">מעיקרא</w:delText>
        </w:r>
      </w:del>
      <w:r>
        <w:rPr>
          <w:rtl/>
        </w:rPr>
        <w:t xml:space="preserve"> עולה היא, </w:t>
      </w:r>
      <w:r>
        <w:rPr>
          <w:rStyle w:val="2fb"/>
          <w:rtl/>
        </w:rPr>
        <w:t xml:space="preserve">וכדר"</w:t>
      </w:r>
      <w:r>
        <w:rPr>
          <w:rStyle w:val="2fb"/>
          <w:rFonts w:hint="cs"/>
          <w:rtl/>
        </w:rPr>
        <w:t xml:space="preserve">ה</w:t>
      </w:r>
      <w:r>
        <w:rPr>
          <w:rFonts w:hint="cs"/>
          <w:rtl/>
        </w:rPr>
        <w:t xml:space="preserve"> </w:t>
      </w:r>
      <w:r>
        <w:rPr>
          <w:rStyle w:val="2fb"/>
          <w:rFonts w:hint="cs"/>
          <w:rtl/>
        </w:rPr>
        <w:t xml:space="preserve">מרב</w:t>
      </w:r>
      <w:r>
        <w:rPr>
          <w:rtl/>
        </w:rPr>
        <w:t>: אשם שניתק לרעייה ושחטו סתם - כשר לעולה.</w:t>
      </w:r>
    </w:p>
    <w:p>
      <w:pPr>
        <w:pStyle w:val="38"/>
        <w:rPr>
          <w:ins w:id="101203" w:author="מנוע מכני" w:date="2026-10-11T12:04:39Z"/>
        </w:rPr>
      </w:pPr>
      <w:r w:rsidRPr="00B86088">
        <w:t>ו</w:t>
      </w:r>
      <w:r>
        <w:t>דחי</w:t>
      </w:r>
      <w:r w:rsidR="005608A0">
        <w:t>'</w:t>
      </w:r>
    </w:p>
    <w:p w:rsidR="00DA63EC" w:rsidRDefault="00DA63EC" w:rsidP="00DA63EC">
      <w:pPr>
        <w:tabs>
          <w:tab w:val="left" w:pos="0"/>
        </w:tabs>
        <w:rPr>
          <w:rtl/>
        </w:rPr>
      </w:pPr>
      <w:del w:id="101204" w:author="מנוע מכני" w:date="2026-10-11T12:04:39Z">
        <w:r>
          <w:rPr>
            <w:rFonts w:hint="cs"/>
            <w:rtl/>
          </w:rPr>
          <w:delText xml:space="preserve"> </w:delText>
        </w:r>
      </w:del>
      <w:ins w:id="92139" w:author="מנוע מכני" w:date="2026-10-11T12:04:39Z">
        <w:r>
          <w:rPr>
            <w:rFonts w:hint="cs"/>
            <w:rtl/>
          </w:rPr>
          <w:t xml:space="preserve">דשם</w:t>
        </w:r>
      </w:ins>
      <w:del w:id="92140" w:author="מנוע מכני" w:date="2026-10-11T12:04:39Z">
        <w:r>
          <w:rPr>
            <w:rFonts w:hint="cs"/>
            <w:rtl/>
          </w:rPr>
          <w:delText xml:space="preserve">ד</w:delText>
        </w:r>
        <w:r>
          <w:rPr>
            <w:rtl/>
          </w:rPr>
          <w:delText xml:space="preserve">התם</w:delText>
        </w:r>
      </w:del>
      <w:r>
        <w:rPr>
          <w:rtl/>
        </w:rPr>
        <w:t xml:space="preserve"> אשם זכר ועולה זכר, אבל חטאת נקבה היא! א"ר חייא מיוסתיניא: בשעיר נשיא.</w:t>
      </w:r>
    </w:p>
    <w:p w:rsidR="00DA63EC" w:rsidRDefault="00DA63EC" w:rsidP="00DA63EC">
      <w:pPr>
        <w:pStyle w:val="affffd"/>
        <w:rPr>
          <w:rtl/>
        </w:rPr>
      </w:pPr>
      <w:r>
        <w:rPr>
          <w:rtl/>
        </w:rPr>
        <w:t>׹</w:t>
      </w:r>
    </w:p>
    <w:p w:rsidR="00DA63EC" w:rsidRDefault="00DA63EC" w:rsidP="00DA63EC">
      <w:pPr>
        <w:pStyle w:val="Hadran"/>
        <w:rPr>
          <w:rtl/>
        </w:rPr>
        <w:pPrChange w:id="104016" w:author="Claude" w:date="2026-10-11T09:08:09Z">
          <w:pPr>
            <w:pStyle w:val="affff"/>
            <w:rPr>
              <w:rtl/>
            </w:rPr>
          </w:pPr>
        </w:pPrChange>
      </w:pPr>
      <w:r>
        <w:rPr>
          <w:rtl/>
        </w:rPr>
        <w:t>הדרן על</w:t>
      </w:r>
      <w:r>
        <w:rPr>
          <w:rFonts w:hint="cs"/>
          <w:rtl/>
        </w:rPr>
        <w:t xml:space="preserve">ך </w:t>
      </w:r>
      <w:r>
        <w:rPr>
          <w:rtl/>
        </w:rPr>
        <w:t>השוחט והמעלה.</w:t>
      </w:r>
    </w:p>
    <w:p w:rsidR="00DA63EC" w:rsidRDefault="00DA63EC" w:rsidP="00DA63EC">
      <w:pPr>
        <w:tabs>
          <w:tab w:val="left" w:pos="0"/>
        </w:tabs>
        <w:rPr>
          <w:rtl/>
        </w:rPr>
        <w:sectPr w:rsidR="00DA63EC" w:rsidSect="00FE1B89">
          <w:pgSz w:w="6804" w:h="11907" w:code="8"/>
          <w:pgMar w:top="284" w:right="567" w:bottom="284" w:left="567" w:header="284" w:footer="284" w:gutter="0"/>
          <w:pgNumType w:start="1"/>
          <w:cols w:space="284"/>
          <w:bidi/>
          <w:rtlGutter/>
          <w:docGrid w:linePitch="360"/>
        </w:sectPr>
      </w:pPr>
    </w:p>
    <w:p w:rsidR="00DA63EC" w:rsidRDefault="00DA63EC" w:rsidP="00DA63EC">
      <w:pPr>
        <w:pStyle w:val="afff6"/>
        <w:framePr w:wrap="around"/>
        <w:rPr>
          <w:del w:id="102997" w:author="Claude" w:date="2026-10-11T09:07:44Z"/>
          <w:rtl/>
        </w:rPr>
      </w:pPr>
      <w:del w:id="102996" w:author="Claude" w:date="2026-10-11T09:07:44Z">
        <w:r>
          <w:rPr>
            <w:rFonts w:hint="cs"/>
            <w:rtl/>
          </w:rPr>
          <w:lastRenderedPageBreak/>
          <w:delText xml:space="preserve">פרק ארבעה עשר </w:delText>
        </w:r>
      </w:del>
    </w:p>
    <w:p w:rsidR="00DA63EC" w:rsidRDefault="00DA63EC" w:rsidP="00DA63EC">
      <w:pPr>
        <w:pStyle w:val="afff7"/>
        <w:framePr w:wrap="around"/>
        <w:rPr>
          <w:del w:id="102999" w:author="Claude" w:date="2026-10-11T09:07:44Z"/>
          <w:rtl/>
        </w:rPr>
      </w:pPr>
      <w:del w:id="102998" w:author="Claude" w:date="2026-10-11T09:07:44Z">
        <w:r>
          <w:rPr>
            <w:rFonts w:hint="cs"/>
            <w:rtl/>
          </w:rPr>
          <w:delText xml:space="preserve">חטאת שנשרפה </w:delText>
        </w:r>
      </w:del>
    </w:p>
    <w:p>
      <w:pPr>
        <w:pStyle w:val="PetichatPerek"/>
        <w:rPr>
          <w:ins w:id="102995" w:author="Claude" w:date="2026-10-11T09:07:44Z"/>
        </w:rPr>
      </w:pPr>
      <w:ins w:id="102994" w:author="Claude" w:date="2026-10-11T09:07:44Z">
        <w:r>
          <w:rPr>
            <w:rFonts w:hint="cs"/>
            <w:rtl/>
          </w:rPr>
          <w:t xml:space="preserve">פרק ארבעה עשר</w:t>
        </w:r>
        <w:r>
          <w:rPr>
            <w:rFonts w:hint="cs"/>
            <w:rtl/>
          </w:rPr>
          <w:t xml:space="preserve"> - </w:t>
        </w:r>
        <w:r>
          <w:rPr>
            <w:rFonts w:hint="cs"/>
            <w:rtl/>
          </w:rPr>
          <w:t xml:space="preserve">חטאת שנשרפה</w:t>
        </w:r>
      </w:ins>
    </w:p>
    <w:p>
      <w:pPr>
        <w:pStyle w:val="MishnaBatzad"/>
        <w:rPr>
          <w:ins w:id="20482" w:author="קלוד" w:date="2026-10-11T09:07:24Z"/>
        </w:rPr>
      </w:pPr>
      <w:ins w:id="20481" w:author="קלוד" w:date="2026-10-11T09:07:24Z">
        <w:r>
          <w:t xml:space="preserve">משנה א</w:t>
        </w:r>
      </w:ins>
    </w:p>
    <w:p w:rsidR="00DA63EC" w:rsidRPr="000A334C" w:rsidRDefault="00DA63EC" w:rsidP="003B6D22">
      <w:pPr>
        <w:pStyle w:val="afff9"/>
        <w:rPr>
          <w:del w:id="20314" w:author="קלוד" w:date="2026-10-11T09:07:24Z"/>
          <w:rtl/>
        </w:rPr>
      </w:pPr>
      <w:del w:id="20313" w:author="קלוד" w:date="2026-10-11T09:07:24Z">
        <w:r w:rsidRPr="000A334C">
          <w:rPr>
            <w:rtl/>
          </w:rPr>
          <w:delText xml:space="preserve">מתני'.</w:delText>
        </w:r>
      </w:del>
    </w:p>
    <w:p w:rsidR="00DA63EC" w:rsidRPr="000A334C" w:rsidRDefault="00DA63EC" w:rsidP="003B6D22">
      <w:pPr>
        <w:pStyle w:val="afff9"/>
        <w:spacing w:before="120"/>
        <w:rPr>
          <w:rtl/>
        </w:rPr>
        <w:pPrChange w:id="90070" w:author="קלוד" w:date="2026-10-11T12:09:42Z">
          <w:pPr>
            <w:pStyle w:val="afff9"/>
          </w:pPr>
        </w:pPrChange>
      </w:pPr>
      <w:r w:rsidRPr="000A334C">
        <w:rPr>
          <w:rtl/>
        </w:rPr>
        <w:t xml:space="preserve">פרת חטאת ששרפה חוץ מגתה, וכן שעיר המשתלח שהקריב בחוץ - פטור, </w:t>
      </w:r>
    </w:p>
    <w:p w:rsidR="00DA63EC" w:rsidRPr="000A334C" w:rsidRDefault="00DA63EC" w:rsidP="003B6D22">
      <w:pPr>
        <w:pStyle w:val="afff9"/>
        <w:rPr>
          <w:rtl/>
        </w:rPr>
      </w:pPr>
      <w:r w:rsidRPr="000A334C">
        <w:rPr>
          <w:rtl/>
        </w:rPr>
        <w:t xml:space="preserve">שנאמר: </w:t>
      </w:r>
      <w:r w:rsidRPr="000A334C">
        <w:rPr>
          <w:rFonts w:hint="cs"/>
          <w:rtl/>
        </w:rPr>
        <w:t>'</w:t>
      </w:r>
      <w:r w:rsidRPr="000A334C">
        <w:rPr>
          <w:rtl/>
        </w:rPr>
        <w:t>ואל פתח אהל מועד לא הביאו</w:t>
      </w:r>
      <w:r w:rsidRPr="000A334C">
        <w:rPr>
          <w:rFonts w:hint="cs"/>
          <w:rtl/>
        </w:rPr>
        <w:t>'</w:t>
      </w:r>
      <w:r w:rsidRPr="000A334C">
        <w:rPr>
          <w:rtl/>
        </w:rPr>
        <w:t>, כל שאין ראוי לבא אל פתח אהל מועד אין חייבין עליו.</w:t>
      </w:r>
    </w:p>
    <w:p w:rsidR="00DA63EC" w:rsidRPr="000A334C" w:rsidRDefault="00DA63EC" w:rsidP="003B6D22">
      <w:pPr>
        <w:pStyle w:val="afff9"/>
        <w:rPr>
          <w:rtl/>
        </w:rPr>
      </w:pPr>
      <w:r w:rsidRPr="000A334C">
        <w:rPr>
          <w:rtl/>
        </w:rPr>
        <w:t xml:space="preserve">הרובע והנרבע, והמוקצה והנעבד, והמחיר והאתנן, והכלאים, והטריפה ויוצא דופן, שהקריבן בחוץ - פטור, </w:t>
      </w:r>
    </w:p>
    <w:p w:rsidR="00DA63EC" w:rsidRPr="000A334C" w:rsidRDefault="00DA63EC" w:rsidP="003B6D22">
      <w:pPr>
        <w:pStyle w:val="afff9"/>
        <w:rPr>
          <w:rtl/>
        </w:rPr>
      </w:pPr>
      <w:r w:rsidRPr="000A334C">
        <w:rPr>
          <w:rtl/>
        </w:rPr>
        <w:t>שנא</w:t>
      </w:r>
      <w:r w:rsidRPr="000A334C">
        <w:rPr>
          <w:rFonts w:hint="cs"/>
          <w:rtl/>
        </w:rPr>
        <w:t>'</w:t>
      </w:r>
      <w:r w:rsidRPr="000A334C">
        <w:rPr>
          <w:rtl/>
        </w:rPr>
        <w:t>: לפני משכן ה', כל שאין ראוי לבא לפני משכן ה</w:t>
      </w:r>
      <w:r w:rsidR="005608A0">
        <w:rPr>
          <w:rtl/>
        </w:rPr>
        <w:t>'</w:t>
      </w:r>
      <w:r w:rsidRPr="000A334C">
        <w:rPr>
          <w:rtl/>
        </w:rPr>
        <w:t xml:space="preserve"> אין חייבין עליו.</w:t>
      </w:r>
    </w:p>
    <w:p w:rsidR="00DA63EC" w:rsidRDefault="00DA63EC" w:rsidP="00DA63EC">
      <w:pPr>
        <w:pStyle w:val="afff3"/>
        <w:framePr w:wrap="around"/>
        <w:rPr>
          <w:rtl/>
        </w:rPr>
      </w:pPr>
      <w:r>
        <w:rPr>
          <w:rFonts w:hint="cs"/>
          <w:rtl/>
        </w:rPr>
        <w:t>קיב.</w:t>
      </w:r>
    </w:p>
    <w:p>
      <w:pPr>
        <w:pStyle w:val="MishnaBatzad"/>
        <w:rPr>
          <w:ins w:id="20484" w:author="קלוד" w:date="2026-10-11T09:07:24Z"/>
        </w:rPr>
      </w:pPr>
      <w:ins w:id="20483" w:author="קלוד" w:date="2026-10-11T09:07:24Z">
        <w:r>
          <w:t xml:space="preserve">משנה ב</w:t>
        </w:r>
      </w:ins>
    </w:p>
    <w:p w:rsidR="00DA63EC" w:rsidRPr="000A334C" w:rsidRDefault="00DA63EC" w:rsidP="003B6D22">
      <w:pPr>
        <w:pStyle w:val="afff9"/>
        <w:rPr>
          <w:rtl/>
        </w:rPr>
      </w:pPr>
      <w:r w:rsidRPr="000A334C">
        <w:rPr>
          <w:rtl/>
        </w:rPr>
        <w:t>בעלי מומין, בין בעלי מומין קבועין בין בעלי מומין עוברין שהקריבן בחוץ - פטור;</w:t>
      </w:r>
    </w:p>
    <w:p w:rsidR="00DA63EC" w:rsidRPr="000A334C" w:rsidRDefault="00DA63EC" w:rsidP="003B6D22">
      <w:pPr>
        <w:pStyle w:val="afff9"/>
        <w:rPr>
          <w:rtl/>
        </w:rPr>
      </w:pPr>
      <w:r>
        <w:rPr>
          <w:rStyle w:val="TanaimMishna"/>
          <w:rtl/>
          <w:rPrChange w:id="102904" w:author="Claude" w:date="2026-10-11T09:07:44Z">
            <w:rPr>
              <w:rtl/>
            </w:rPr>
          </w:rPrChange>
        </w:rPr>
        <w:t xml:space="preserve">ר"ש</w:t>
      </w:r>
      <w:r>
        <w:rPr>
          <w:rtl/>
        </w:rPr>
        <w:t xml:space="preserve"> אומר</w:t>
      </w:r>
      <w:r>
        <w:rPr>
          <w:rStyle w:val="TanaimMishna"/>
          <w:rtl/>
          <w:rPrChange w:id="102905" w:author="Claude" w:date="2026-10-11T09:07:44Z">
            <w:rPr>
              <w:rtl/>
            </w:rPr>
          </w:rPrChange>
        </w:rPr>
        <w:t xml:space="preserve">:</w:t>
      </w:r>
      <w:r>
        <w:rPr>
          <w:rtl/>
        </w:rPr>
        <w:t xml:space="preserve"> בעלי מומין קבועין פטור, בעלי מומין עוברין - חייב בלא תעשה.</w:t>
      </w:r>
    </w:p>
    <w:p w:rsidR="00DA63EC" w:rsidRPr="000A334C" w:rsidRDefault="00DA63EC" w:rsidP="003B6D22">
      <w:pPr>
        <w:pStyle w:val="afff9"/>
        <w:rPr>
          <w:rtl/>
        </w:rPr>
      </w:pPr>
      <w:r w:rsidRPr="000A334C">
        <w:rPr>
          <w:rtl/>
        </w:rPr>
        <w:t>תורים שלא הגיע זמנן, ובני יונה שעבר זמנן שהקריבן בחוץ - פטור;</w:t>
      </w:r>
    </w:p>
    <w:p w:rsidR="00DA63EC" w:rsidRPr="000A334C" w:rsidRDefault="00DA63EC" w:rsidP="003B6D22">
      <w:pPr>
        <w:pStyle w:val="afff9"/>
        <w:rPr>
          <w:rtl/>
        </w:rPr>
      </w:pPr>
      <w:r>
        <w:rPr>
          <w:rStyle w:val="TanaimMishna"/>
          <w:rtl/>
          <w:rPrChange w:id="102906" w:author="Claude" w:date="2026-10-11T09:07:44Z">
            <w:rPr>
              <w:rtl/>
            </w:rPr>
          </w:rPrChange>
        </w:rPr>
        <w:t xml:space="preserve">ר"ש</w:t>
      </w:r>
      <w:r>
        <w:rPr>
          <w:rtl/>
        </w:rPr>
        <w:t xml:space="preserve"> אומר</w:t>
      </w:r>
      <w:r>
        <w:rPr>
          <w:rStyle w:val="TanaimMishna"/>
          <w:rtl/>
          <w:rPrChange w:id="102907" w:author="Claude" w:date="2026-10-11T09:07:44Z">
            <w:rPr>
              <w:rtl/>
            </w:rPr>
          </w:rPrChange>
        </w:rPr>
        <w:t xml:space="preserve">:</w:t>
      </w:r>
      <w:r>
        <w:rPr>
          <w:rtl/>
        </w:rPr>
        <w:t xml:space="preserve"> בני יונה שעבר זמנן - פטור, ותורים שלא הגיע זמנן - בלא תעשה.</w:t>
      </w:r>
    </w:p>
    <w:p w:rsidR="00DA63EC" w:rsidRPr="000A334C" w:rsidRDefault="00DA63EC" w:rsidP="003B6D22">
      <w:pPr>
        <w:pStyle w:val="afff9"/>
        <w:rPr>
          <w:rtl/>
        </w:rPr>
      </w:pPr>
      <w:r w:rsidRPr="000A334C">
        <w:rPr>
          <w:rtl/>
        </w:rPr>
        <w:t xml:space="preserve">אותו ואת בנו, ומחוסר זמן פטור, </w:t>
      </w:r>
    </w:p>
    <w:p w:rsidR="00DA63EC" w:rsidRPr="000A334C" w:rsidRDefault="00DA63EC" w:rsidP="003B6D22">
      <w:pPr>
        <w:pStyle w:val="afff9"/>
        <w:rPr>
          <w:rtl/>
        </w:rPr>
      </w:pPr>
      <w:r>
        <w:rPr>
          <w:rtl/>
        </w:rPr>
        <w:t xml:space="preserve">	</w:t>
      </w:r>
      <w:r>
        <w:rPr>
          <w:rStyle w:val="TanaimMishna"/>
          <w:rtl/>
          <w:rPrChange w:id="102909" w:author="Claude" w:date="2026-10-11T09:07:44Z">
            <w:rPr>
              <w:rtl/>
            </w:rPr>
          </w:rPrChange>
        </w:rPr>
        <w:t xml:space="preserve">ר"ש</w:t>
      </w:r>
      <w:r>
        <w:rPr>
          <w:rtl/>
        </w:rPr>
        <w:t xml:space="preserve"> אומר</w:t>
      </w:r>
      <w:r>
        <w:rPr>
          <w:rStyle w:val="TanaimMishna"/>
          <w:rtl/>
          <w:rPrChange w:id="102911" w:author="Claude" w:date="2026-10-11T09:07:44Z">
            <w:rPr>
              <w:rtl/>
            </w:rPr>
          </w:rPrChange>
        </w:rPr>
        <w:t xml:space="preserve">:</w:t>
      </w:r>
      <w:r>
        <w:rPr>
          <w:rtl/>
        </w:rPr>
        <w:t xml:space="preserve"> הרי זה בלא תעשה, ש</w:t>
      </w:r>
      <w:r>
        <w:rPr>
          <w:rStyle w:val="TanaimMishna"/>
          <w:rtl/>
          <w:rPrChange w:id="102908" w:author="Claude" w:date="2026-10-11T09:07:44Z">
            <w:rPr>
              <w:rtl/>
            </w:rPr>
          </w:rPrChange>
        </w:rPr>
        <w:t xml:space="preserve">ר"ש</w:t>
      </w:r>
      <w:r>
        <w:rPr>
          <w:rtl/>
        </w:rPr>
        <w:t xml:space="preserve"> אומר</w:t>
      </w:r>
      <w:r>
        <w:rPr>
          <w:rStyle w:val="TanaimMishna"/>
          <w:rtl/>
          <w:rPrChange w:id="102910" w:author="Claude" w:date="2026-10-11T09:07:44Z">
            <w:rPr>
              <w:rtl/>
            </w:rPr>
          </w:rPrChange>
        </w:rPr>
        <w:t xml:space="preserve">:</w:t>
      </w:r>
      <w:r>
        <w:rPr>
          <w:rtl/>
        </w:rPr>
        <w:t xml:space="preserve"> כל שהוא ראוי לבא לאחר זמן - ה"ז בלא תעשה ואין בו כרת, </w:t>
      </w:r>
    </w:p>
    <w:p w:rsidR="00DA63EC" w:rsidRPr="000A334C" w:rsidRDefault="00DA63EC" w:rsidP="003B6D22">
      <w:pPr>
        <w:pStyle w:val="afff9"/>
        <w:rPr>
          <w:rtl/>
        </w:rPr>
      </w:pPr>
      <w:r w:rsidRPr="000A334C">
        <w:rPr>
          <w:rtl/>
        </w:rPr>
        <w:tab/>
        <w:t>וחכ"א: כל שאין בו כרת אין בו לא תעשה.</w:t>
      </w:r>
    </w:p>
    <w:p w:rsidR="00DA63EC" w:rsidRPr="000A334C" w:rsidRDefault="00DA63EC" w:rsidP="003B6D22">
      <w:pPr>
        <w:pStyle w:val="afff9"/>
        <w:rPr>
          <w:rtl/>
        </w:rPr>
      </w:pPr>
      <w:r w:rsidRPr="000A334C">
        <w:rPr>
          <w:rtl/>
        </w:rPr>
        <w:t>מחוסר זמן - בין בגופו בין בבעליו,</w:t>
      </w:r>
    </w:p>
    <w:p w:rsidR="00DA63EC" w:rsidRPr="000A334C" w:rsidRDefault="00DA63EC" w:rsidP="003B6D22">
      <w:pPr>
        <w:pStyle w:val="afff9"/>
        <w:rPr>
          <w:rtl/>
        </w:rPr>
      </w:pPr>
      <w:r w:rsidRPr="000A334C">
        <w:rPr>
          <w:rtl/>
        </w:rPr>
        <w:tab/>
        <w:t>איזהו מחוסר זמן בבעליו? הזב והזבה והיולדת והמצורע, שהקריבו חטאתם ואשמם בחוץ - פטורין, עולותיהן ושלמיהן בחוץ - חייבין.</w:t>
      </w:r>
    </w:p>
    <w:p w:rsidR="00DA63EC" w:rsidRPr="000A334C" w:rsidRDefault="00DA63EC" w:rsidP="003B6D22">
      <w:pPr>
        <w:pStyle w:val="afff9"/>
        <w:rPr>
          <w:rtl/>
        </w:rPr>
      </w:pPr>
      <w:r w:rsidRPr="000A334C">
        <w:rPr>
          <w:rtl/>
        </w:rPr>
        <w:t xml:space="preserve">המעלה מבשר חטאת, מבשר אשם, מבשר קדשי קדשים, מבשר קדשים קלים, ומותר העומר, ושתי הלחם, ולחם הפנים, ושירי מנחות, והיוצק, והפותת, והבולל, והמולח, והמניף, והמגיש, והמסדר את השולחן, והמטיב את הנרות, והקומץ, והמקבל דמים, בחוץ פטור, </w:t>
      </w:r>
    </w:p>
    <w:p w:rsidR="00DA63EC" w:rsidRPr="000A334C" w:rsidRDefault="00DA63EC" w:rsidP="003B6D22">
      <w:pPr>
        <w:pStyle w:val="afff9"/>
        <w:rPr>
          <w:rtl/>
        </w:rPr>
      </w:pPr>
      <w:r w:rsidRPr="000A334C">
        <w:rPr>
          <w:rtl/>
        </w:rPr>
        <w:tab/>
        <w:t xml:space="preserve">ואין חייבין עליו לא משום זרות, ולא משום טומאה, </w:t>
      </w:r>
    </w:p>
    <w:p w:rsidR="00DA63EC" w:rsidRPr="000A334C" w:rsidRDefault="00DA63EC" w:rsidP="003B6D22">
      <w:pPr>
        <w:pStyle w:val="afff9"/>
        <w:rPr>
          <w:rtl/>
        </w:rPr>
      </w:pPr>
      <w:r w:rsidRPr="000A334C">
        <w:rPr>
          <w:rtl/>
        </w:rPr>
        <w:tab/>
        <w:t>ולא משום מחוסר בגדים, ולא משום שלא רחוץ ידים ורגלים.</w:t>
      </w:r>
    </w:p>
    <w:p w:rsidR="00DA63EC" w:rsidRPr="000A334C" w:rsidRDefault="00DA63EC" w:rsidP="003B6D22">
      <w:pPr>
        <w:pStyle w:val="afff9"/>
        <w:rPr>
          <w:rtl/>
        </w:rPr>
      </w:pPr>
      <w:r w:rsidRPr="000A334C">
        <w:rPr>
          <w:rtl/>
        </w:rPr>
        <w:t>עד שלא הוקם המשכן היו הבמות מותרות, ועבודה בבכורות, ומשהוקם המשכן - נאסרו הבמות, ועבודה בכהנים;</w:t>
      </w:r>
    </w:p>
    <w:p w:rsidR="00DA63EC" w:rsidRPr="000A334C" w:rsidRDefault="00DA63EC" w:rsidP="003B6D22">
      <w:pPr>
        <w:pStyle w:val="afff9"/>
        <w:rPr>
          <w:rtl/>
        </w:rPr>
      </w:pPr>
      <w:r w:rsidRPr="000A334C">
        <w:rPr>
          <w:rtl/>
        </w:rPr>
        <w:t>קדשי קדשים נאכלין לפנים מן הקלעים, וקדשים קלים בכל מחנה ישראל.</w:t>
      </w:r>
    </w:p>
    <w:p w:rsidR="00DA63EC" w:rsidRPr="000A334C" w:rsidRDefault="00DA63EC" w:rsidP="003B6D22">
      <w:pPr>
        <w:pStyle w:val="afff9"/>
        <w:rPr>
          <w:rtl/>
        </w:rPr>
      </w:pPr>
      <w:r w:rsidRPr="000A334C">
        <w:rPr>
          <w:rtl/>
        </w:rPr>
        <w:t>באו לגלגל הותרו הבמות;</w:t>
      </w:r>
    </w:p>
    <w:p w:rsidR="00DA63EC" w:rsidRPr="000A334C" w:rsidRDefault="00DA63EC" w:rsidP="003B6D22">
      <w:pPr>
        <w:pStyle w:val="afff9"/>
        <w:rPr>
          <w:rtl/>
        </w:rPr>
      </w:pPr>
      <w:r w:rsidRPr="000A334C">
        <w:rPr>
          <w:rtl/>
        </w:rPr>
        <w:t>קדשי קדשים נאכלין לפנים מן הקלעים, וקדשים קלים בכל מקום.</w:t>
      </w:r>
    </w:p>
    <w:p w:rsidR="00DA63EC" w:rsidRPr="000A334C" w:rsidRDefault="00DA63EC" w:rsidP="003B6D22">
      <w:pPr>
        <w:pStyle w:val="afff9"/>
        <w:rPr>
          <w:rtl/>
        </w:rPr>
      </w:pPr>
      <w:r w:rsidRPr="000A334C">
        <w:rPr>
          <w:rtl/>
        </w:rPr>
        <w:t>באו לשילה נאסרו הבמות, ולא היה שם תקרה, אלא בית אבנים בלבד מלמטן והיריעות מלמעלן, והיא היתה מנוחה;</w:t>
      </w:r>
    </w:p>
    <w:p w:rsidR="00DA63EC" w:rsidRPr="000A334C" w:rsidRDefault="00DA63EC" w:rsidP="003B6D22">
      <w:pPr>
        <w:pStyle w:val="afff9"/>
        <w:rPr>
          <w:rtl/>
        </w:rPr>
      </w:pPr>
      <w:r w:rsidRPr="000A334C">
        <w:rPr>
          <w:rtl/>
        </w:rPr>
        <w:t>קדשי קדשים נאכלין לפנים מן הקלעים, וקדשים קלים ומעשר שני בכל הרואה.</w:t>
      </w:r>
    </w:p>
    <w:p w:rsidR="00DA63EC" w:rsidRPr="000A334C" w:rsidRDefault="00DA63EC" w:rsidP="003B6D22">
      <w:pPr>
        <w:pStyle w:val="afff9"/>
        <w:rPr>
          <w:rtl/>
        </w:rPr>
      </w:pPr>
      <w:r w:rsidRPr="000A334C">
        <w:rPr>
          <w:rtl/>
        </w:rPr>
        <w:t>באו לנוב וגבעון הותרו הבמות;</w:t>
      </w:r>
    </w:p>
    <w:p w:rsidR="00DA63EC" w:rsidRPr="000A334C" w:rsidRDefault="00DA63EC" w:rsidP="003B6D22">
      <w:pPr>
        <w:pStyle w:val="afff9"/>
        <w:rPr>
          <w:rtl/>
        </w:rPr>
      </w:pPr>
      <w:r w:rsidRPr="000A334C">
        <w:rPr>
          <w:rtl/>
        </w:rPr>
        <w:t>קדשי קדשים נאכלין לפנים מן הקלעים, קדשים קלים בכל ערי ישראל.</w:t>
      </w:r>
    </w:p>
    <w:p w:rsidR="00DA63EC" w:rsidRPr="000A334C" w:rsidRDefault="00DA63EC" w:rsidP="003B6D22">
      <w:pPr>
        <w:pStyle w:val="afff9"/>
        <w:rPr>
          <w:rtl/>
        </w:rPr>
      </w:pPr>
      <w:r w:rsidRPr="000A334C">
        <w:rPr>
          <w:rtl/>
        </w:rPr>
        <w:t>באו לירושלים נאסרו הבמות, ולא היה להן היתר, והיא היתה נחלה;</w:t>
      </w:r>
    </w:p>
    <w:p w:rsidR="00DA63EC" w:rsidRPr="000A334C" w:rsidRDefault="00DA63EC" w:rsidP="003B6D22">
      <w:pPr>
        <w:pStyle w:val="afff9"/>
        <w:rPr>
          <w:rtl/>
        </w:rPr>
      </w:pPr>
      <w:r w:rsidRPr="000A334C">
        <w:rPr>
          <w:rtl/>
        </w:rPr>
        <w:t>קדשי קדשים נאכלין לפנים מן הקלעים, קדשים קלים ומעשר שני לפנים מן החומה.</w:t>
      </w:r>
    </w:p>
    <w:p w:rsidR="00DA63EC" w:rsidRPr="000A334C" w:rsidRDefault="00DA63EC" w:rsidP="003B6D22">
      <w:pPr>
        <w:pStyle w:val="afff9"/>
        <w:rPr>
          <w:rtl/>
        </w:rPr>
      </w:pPr>
      <w:r w:rsidRPr="000A334C">
        <w:rPr>
          <w:rtl/>
        </w:rPr>
        <w:t>כל הקדשים שהקדישן בשעת איסור הבמות והקריבן בשעת איסור הבמות מבחוץ - הרי אלו בעשה ולא תעשה וחייבין עליו כרת;</w:t>
      </w:r>
    </w:p>
    <w:p w:rsidR="00DA63EC" w:rsidRPr="000A334C" w:rsidRDefault="00DA63EC" w:rsidP="003B6D22">
      <w:pPr>
        <w:pStyle w:val="afff9"/>
        <w:rPr>
          <w:rtl/>
        </w:rPr>
      </w:pPr>
      <w:r w:rsidRPr="000A334C">
        <w:rPr>
          <w:rtl/>
        </w:rPr>
        <w:t>הקדישן בשעת היתר הבמות והקריבן בשעת איסור הבמות בחוץ - הרי אלו בעשה ולא תעשה ואין חייבין עליהן כרת;</w:t>
      </w:r>
    </w:p>
    <w:p w:rsidR="00DA63EC" w:rsidRPr="000A334C" w:rsidRDefault="00DA63EC" w:rsidP="003B6D22">
      <w:pPr>
        <w:pStyle w:val="afff9"/>
        <w:rPr>
          <w:rtl/>
        </w:rPr>
      </w:pPr>
      <w:r w:rsidRPr="000A334C">
        <w:rPr>
          <w:rtl/>
        </w:rPr>
        <w:lastRenderedPageBreak/>
        <w:t>הקדישן בשעת איסור הבמות והקריבן בשעת היתר הבמות - הרי אלו בעשה ואין בהן לא תעשה.</w:t>
      </w:r>
    </w:p>
    <w:p w:rsidR="00DA63EC" w:rsidRPr="000A334C" w:rsidRDefault="00DA63EC" w:rsidP="003B6D22">
      <w:pPr>
        <w:pStyle w:val="afff9"/>
        <w:rPr>
          <w:rtl/>
        </w:rPr>
      </w:pPr>
      <w:r w:rsidRPr="000A334C">
        <w:rPr>
          <w:rtl/>
        </w:rPr>
        <w:t>ואלו קדשים קרבין במשכן - קדשים שהוקדשו למשכן, קרבנות ציבור קרבין במשכן, וקרבנות היחיד בבמה, קרבנות היחיד שהוקדשו למשכן - יקריבו במשכן, ואם הקריבן בבמה - פטור.</w:t>
      </w:r>
    </w:p>
    <w:p w:rsidR="00DA63EC" w:rsidRDefault="00DA63EC" w:rsidP="00DA63EC">
      <w:pPr>
        <w:pStyle w:val="afff3"/>
        <w:framePr w:wrap="around"/>
        <w:rPr>
          <w:rtl/>
        </w:rPr>
      </w:pPr>
      <w:r>
        <w:rPr>
          <w:rFonts w:hint="cs"/>
          <w:rtl/>
        </w:rPr>
        <w:t>קיג.</w:t>
      </w:r>
    </w:p>
    <w:p>
      <w:pPr>
        <w:pStyle w:val="MishnaBatzad"/>
        <w:rPr>
          <w:ins w:id="20486" w:author="קלוד" w:date="2026-10-11T09:07:24Z"/>
        </w:rPr>
      </w:pPr>
      <w:ins w:id="20485" w:author="קלוד" w:date="2026-10-11T09:07:24Z">
        <w:r>
          <w:t xml:space="preserve">משנה י</w:t>
        </w:r>
      </w:ins>
    </w:p>
    <w:p w:rsidR="00DA63EC" w:rsidRPr="000A334C" w:rsidRDefault="00DA63EC" w:rsidP="003B6D22">
      <w:pPr>
        <w:pStyle w:val="afff9"/>
        <w:rPr>
          <w:rtl/>
        </w:rPr>
      </w:pPr>
      <w:r w:rsidRPr="000A334C">
        <w:rPr>
          <w:rtl/>
        </w:rPr>
        <w:t xml:space="preserve">ומה בין במת יחיד לבמת ציבור? סמיכה ושחיטת צפון, </w:t>
      </w:r>
      <w:r w:rsidRPr="000A334C">
        <w:rPr>
          <w:rFonts w:hint="cs"/>
          <w:rtl/>
        </w:rPr>
        <w:t>ומתן סביב ותנופה והגשה</w:t>
      </w:r>
    </w:p>
    <w:p w:rsidR="00DA63EC" w:rsidRPr="000A334C" w:rsidRDefault="00DA63EC" w:rsidP="003B6D22">
      <w:pPr>
        <w:pStyle w:val="afff9"/>
        <w:rPr>
          <w:rtl/>
        </w:rPr>
      </w:pPr>
      <w:r>
        <w:rPr>
          <w:rStyle w:val="TanaimMishna"/>
          <w:rtl/>
          <w:rPrChange w:id="102912" w:author="Claude" w:date="2026-10-11T09:07:44Z">
            <w:rPr>
              <w:rtl/>
            </w:rPr>
          </w:rPrChange>
        </w:rPr>
        <w:t xml:space="preserve">ר"י</w:t>
      </w:r>
      <w:r>
        <w:rPr>
          <w:rtl/>
        </w:rPr>
        <w:t xml:space="preserve"> אומר</w:t>
      </w:r>
      <w:r>
        <w:rPr>
          <w:rStyle w:val="TanaimMishna"/>
          <w:rtl/>
          <w:rPrChange w:id="102913" w:author="Claude" w:date="2026-10-11T09:07:44Z">
            <w:rPr>
              <w:rtl/>
            </w:rPr>
          </w:rPrChange>
        </w:rPr>
        <w:t xml:space="preserve">:</w:t>
      </w:r>
      <w:r>
        <w:rPr>
          <w:rtl/>
        </w:rPr>
        <w:t xml:space="preserve"> אין מנחה בבמה, וכיהון ובגדי שרת, וכלי שרת וריח ניחוח, ומחיצה לדמים, וריחוץ ידים ורגלים;</w:t>
      </w:r>
    </w:p>
    <w:p w:rsidR="00DA63EC" w:rsidRPr="000A334C" w:rsidRDefault="00DA63EC" w:rsidP="003B6D22">
      <w:pPr>
        <w:pStyle w:val="afff9"/>
        <w:rPr>
          <w:rtl/>
        </w:rPr>
      </w:pPr>
      <w:r w:rsidRPr="000A334C">
        <w:rPr>
          <w:rtl/>
        </w:rPr>
        <w:t>אבל הזמן, הנותר והטמא - שוין בזה ובזה.</w:t>
      </w:r>
    </w:p>
    <w:p w:rsidR="00DA63EC" w:rsidRDefault="00DA63EC" w:rsidP="00DA63EC">
      <w:pPr>
        <w:pStyle w:val="affffd"/>
        <w:rPr>
          <w:rtl/>
        </w:rPr>
      </w:pPr>
      <w:r>
        <w:rPr>
          <w:rtl/>
        </w:rPr>
        <w:t>׹</w:t>
      </w:r>
    </w:p>
    <w:p>
      <w:pPr>
        <w:pStyle w:val="afffff8"/>
        <w:rPr>
          <w:ins w:id="90047" w:author="קלוד" w:date="2026-10-11T12:29:36Z"/>
        </w:rPr>
      </w:pPr>
      <w:ins w:id="90048" w:author="קלוד" w:date="2026-10-11T12:29:36Z">
        <w:r>
          <w:rPr>
            <w:color w:val="7B3F00"/>
          </w:rPr>
          <w:t xml:space="preserve">פרה ששרפה חוץ מגתה - מקום הבדוק לה</w:t>
        </w:r>
      </w:ins>
    </w:p>
    <w:p>
      <w:pPr>
        <w:pStyle w:val="38"/>
        <w:rPr>
          <w:ins w:id="101205" w:author="מנוע מכני" w:date="2026-10-11T12:04:39Z"/>
        </w:rPr>
      </w:pPr>
      <w:r w:rsidRPr="001218BA">
        <w:t>חוץ מגתה</w:t>
      </w:r>
      <w:r>
        <w:t xml:space="preserve"> א</w:t>
      </w:r>
      <w:r>
        <w:t xml:space="preserve">ר"ל:</w:t>
      </w:r>
    </w:p>
    <w:p w:rsidR="00DA63EC" w:rsidRDefault="00DA63EC" w:rsidP="00DA63EC">
      <w:pPr>
        <w:tabs>
          <w:tab w:val="left" w:pos="0"/>
        </w:tabs>
        <w:rPr>
          <w:rtl/>
        </w:rPr>
      </w:pPr>
      <w:del w:id="101206" w:author="מנוע מכני" w:date="2026-10-11T12:04:39Z">
        <w:r>
          <w:rPr>
            <w:rtl/>
          </w:rPr>
          <w:delText xml:space="preserve"> </w:delText>
        </w:r>
      </w:del>
      <w:r>
        <w:rPr>
          <w:rtl/>
        </w:rPr>
        <w:t xml:space="preserve">חוץ ממקום הבדוק לה.</w:t>
      </w:r>
    </w:p>
    <w:p>
      <w:pPr>
        <w:pStyle w:val="38"/>
        <w:rPr>
          <w:ins w:id="101207" w:author="מנוע מכני" w:date="2026-10-11T12:04:39Z"/>
        </w:rPr>
      </w:pPr>
      <w:r w:rsidRPr="00E105BC">
        <w:t xml:space="preserve">א"ל</w:t>
      </w:r>
      <w:r w:rsidRPr="00E105BC">
        <w:t xml:space="preserve"> </w:t>
      </w:r>
      <w:ins w:id="90509" w:author="מנוע מכני" w:date="2026-10-11T12:04:39Z">
        <w:r>
          <w:t xml:space="preserve">רי"ו</w:t>
        </w:r>
      </w:ins>
      <w:del w:id="90510" w:author="מנוע מכני" w:date="2026-10-11T12:04:39Z">
        <w:r w:rsidRPr="00E105BC">
          <w:delText xml:space="preserve">רבי יוחנן</w:delText>
        </w:r>
      </w:del>
      <w:r w:rsidRPr="00E105BC">
        <w:t xml:space="preserve">:</w:t>
      </w:r>
    </w:p>
    <w:p w:rsidR="00DA63EC" w:rsidRPr="00E105BC" w:rsidRDefault="00DA63EC" w:rsidP="00DA63EC">
      <w:pPr>
        <w:tabs>
          <w:tab w:val="left" w:pos="0"/>
        </w:tabs>
        <w:rPr>
          <w:spacing w:val="-2"/>
          <w:rtl/>
        </w:rPr>
      </w:pPr>
      <w:del w:id="101208" w:author="מנוע מכני" w:date="2026-10-11T12:04:39Z">
        <w:r w:rsidRPr="00E105BC">
          <w:rPr>
            <w:spacing w:val="-2"/>
            <w:rtl/>
          </w:rPr>
          <w:delText xml:space="preserve"> </w:delText>
        </w:r>
      </w:del>
      <w:r w:rsidRPr="00E105BC">
        <w:rPr>
          <w:spacing w:val="-2"/>
          <w:rtl/>
        </w:rPr>
        <w:t xml:space="preserve">והלא כל א"י בדוקה היא! אלא </w:t>
      </w:r>
      <w:r w:rsidRPr="00E105BC">
        <w:rPr>
          <w:rStyle w:val="2fb"/>
          <w:spacing w:val="-2"/>
          <w:rtl/>
        </w:rPr>
        <w:t xml:space="preserve">א</w:t>
      </w:r>
      <w:r w:rsidRPr="00E105BC">
        <w:rPr>
          <w:rStyle w:val="2fb"/>
          <w:rFonts w:hint="cs"/>
          <w:spacing w:val="-2"/>
          <w:rtl/>
        </w:rPr>
        <w:t>רי</w:t>
      </w:r>
      <w:r w:rsidRPr="00E105BC">
        <w:rPr>
          <w:rStyle w:val="2fb"/>
          <w:spacing w:val="-2"/>
          <w:rtl/>
        </w:rPr>
        <w:t>"</w:t>
      </w:r>
      <w:r w:rsidRPr="00E105BC">
        <w:rPr>
          <w:rStyle w:val="2fb"/>
          <w:rFonts w:hint="cs"/>
          <w:spacing w:val="-2"/>
          <w:rtl/>
        </w:rPr>
        <w:t>ו</w:t>
      </w:r>
      <w:r w:rsidRPr="00E105BC">
        <w:rPr>
          <w:spacing w:val="-2"/>
          <w:rtl/>
        </w:rPr>
        <w:t>: כגון ששחטה לפנים מן חומת ירושלים.</w:t>
      </w:r>
    </w:p>
    <w:p w:rsidR="00DA63EC" w:rsidRDefault="00DA63EC" w:rsidP="00DA63EC">
      <w:pPr>
        <w:tabs>
          <w:tab w:val="left" w:pos="0"/>
        </w:tabs>
        <w:rPr>
          <w:rtl/>
        </w:rPr>
      </w:pPr>
      <w:r>
        <w:rPr>
          <w:rtl/>
        </w:rPr>
        <w:t xml:space="preserve">ולוקמה כגון ששחטה חוץ לחומה שלא כנגד הפתח, </w:t>
      </w:r>
      <w:r>
        <w:rPr>
          <w:rStyle w:val="2fb"/>
          <w:rtl/>
        </w:rPr>
        <w:t xml:space="preserve">דא</w:t>
      </w:r>
      <w:r>
        <w:rPr>
          <w:rStyle w:val="2fb"/>
          <w:rFonts w:hint="cs"/>
          <w:rtl/>
        </w:rPr>
        <w:t>ראב</w:t>
      </w:r>
      <w:r>
        <w:rPr>
          <w:rStyle w:val="2fb"/>
          <w:rtl/>
        </w:rPr>
        <w:t>"</w:t>
      </w:r>
      <w:r>
        <w:rPr>
          <w:rStyle w:val="2fb"/>
          <w:rFonts w:hint="cs"/>
          <w:rtl/>
        </w:rPr>
        <w:t>א</w:t>
      </w:r>
      <w:r>
        <w:rPr>
          <w:rtl/>
        </w:rPr>
        <w:t xml:space="preserve">: שחטה שלא כנגד הפתח - פסולה, </w:t>
      </w:r>
      <w:ins w:id="96543" w:author="מנוע מכני" w:date="2026-10-11T12:04:39Z">
        <w:r>
          <w:rPr>
            <w:rtl/>
          </w:rPr>
          <w:t xml:space="preserve">ד'</w:t>
        </w:r>
      </w:ins>
      <w:del w:id="96544"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r w:rsidRPr="00464129">
        <w:rPr>
          <w:rStyle w:val="afffff0"/>
          <w:rtl/>
        </w:rPr>
        <w:t>ושחט והזה</w:t>
      </w:r>
      <w:r w:rsidRPr="00464129">
        <w:rPr>
          <w:rStyle w:val="afffff0"/>
          <w:rFonts w:hint="cs"/>
          <w:rtl/>
        </w:rPr>
        <w:t>'</w:t>
      </w:r>
      <w:r w:rsidRPr="00464129">
        <w:rPr>
          <w:rStyle w:val="afffff0"/>
          <w:rtl/>
        </w:rPr>
        <w:t>,</w:t>
      </w:r>
      <w:r>
        <w:rPr>
          <w:rtl/>
        </w:rPr>
        <w:t xml:space="preserve"> מה הזאתה כנגד הפתח, אף שחיטתה כנגד הפתח! </w:t>
      </w:r>
    </w:p>
    <w:p w:rsidR="00DA63EC" w:rsidRDefault="00DA63EC" w:rsidP="00DA63EC">
      <w:pPr>
        <w:tabs>
          <w:tab w:val="left" w:pos="0"/>
        </w:tabs>
        <w:rPr>
          <w:rtl/>
        </w:rPr>
      </w:pPr>
      <w:r>
        <w:rPr>
          <w:rtl/>
        </w:rPr>
        <w:t xml:space="preserve">וכי </w:t>
      </w:r>
      <w:ins w:id="96783" w:author="מנוע מכני" w:date="2026-10-11T12:04:39Z">
        <w:r>
          <w:rPr>
            <w:rtl/>
          </w:rPr>
          <w:t xml:space="preserve">תאמר</w:t>
        </w:r>
      </w:ins>
      <w:del w:id="96784" w:author="מנוע מכני" w:date="2026-10-11T12:04:39Z">
        <w:r>
          <w:rPr>
            <w:rtl/>
          </w:rPr>
          <w:delText xml:space="preserve">תימא</w:delText>
        </w:r>
      </w:del>
      <w:r>
        <w:rPr>
          <w:rtl/>
        </w:rPr>
        <w:t xml:space="preserve"> דלא מקיש, והא אתמר: שרפה שלא כנגד הפתח</w:t>
      </w:r>
    </w:p>
    <w:p>
      <w:pPr>
        <w:pStyle w:val="38"/>
        <w:rPr>
          <w:ins w:id="101209" w:author="מנוע מכני" w:date="2026-10-11T12:04:39Z"/>
        </w:rPr>
      </w:pPr>
      <w:r>
        <w:t>לרי</w:t>
      </w:r>
      <w:r>
        <w:t>"</w:t>
      </w:r>
      <w:r>
        <w:t>ו</w:t>
      </w:r>
      <w:r>
        <w:t xml:space="preserve"> פסולה</w:t>
      </w:r>
      <w:r>
        <w:t>:</w:t>
      </w:r>
    </w:p>
    <w:p w:rsidR="00DA63EC" w:rsidRDefault="00DA63EC" w:rsidP="00DA63EC">
      <w:pPr>
        <w:tabs>
          <w:tab w:val="left" w:pos="0"/>
        </w:tabs>
        <w:rPr>
          <w:rtl/>
        </w:rPr>
      </w:pPr>
      <w:del w:id="101210" w:author="מנוע מכני" w:date="2026-10-11T12:04:39Z">
        <w:r>
          <w:rPr>
            <w:rtl/>
          </w:rPr>
          <w:delText xml:space="preserve"> </w:delText>
        </w:r>
      </w:del>
      <w:r>
        <w:rPr>
          <w:rtl/>
        </w:rPr>
        <w:t xml:space="preserve">ושרף והזה</w:t>
      </w:r>
      <w:ins w:id="95321" w:author="מנוע מכני" w:date="2026-10-11T12:04:39Z">
        <w:r>
          <w:rPr>
            <w:rtl/>
          </w:rPr>
          <w:t xml:space="preserve">,</w:t>
        </w:r>
      </w:ins>
      <w:del w:id="95322" w:author="מנוע מכני" w:date="2026-10-11T12:04:39Z">
        <w:r>
          <w:rPr>
            <w:rtl/>
          </w:rPr>
          <w:delText xml:space="preserve">;</w:delText>
        </w:r>
      </w:del>
    </w:p>
    <w:p w:rsidR="00DA63EC" w:rsidRDefault="00DA63EC" w:rsidP="00DA63EC">
      <w:pPr>
        <w:tabs>
          <w:tab w:val="left" w:pos="0"/>
        </w:tabs>
        <w:rPr>
          <w:rtl/>
        </w:rPr>
      </w:pPr>
      <w:r>
        <w:rPr>
          <w:rStyle w:val="2fb"/>
          <w:rtl/>
        </w:rPr>
        <w:t>ו</w:t>
      </w:r>
      <w:r>
        <w:rPr>
          <w:rStyle w:val="2fb"/>
          <w:rFonts w:hint="cs"/>
          <w:rtl/>
        </w:rPr>
        <w:t>ל</w:t>
      </w:r>
      <w:r>
        <w:rPr>
          <w:rStyle w:val="2fb"/>
          <w:rtl/>
        </w:rPr>
        <w:t xml:space="preserve">רבי</w:t>
      </w:r>
      <w:r>
        <w:rPr>
          <w:rtl/>
        </w:rPr>
        <w:t xml:space="preserve"> אושעיא</w:t>
      </w:r>
      <w:r>
        <w:rPr>
          <w:rFonts w:hint="cs"/>
          <w:rtl/>
        </w:rPr>
        <w:t xml:space="preserve"> </w:t>
      </w:r>
      <w:r>
        <w:rPr>
          <w:rtl/>
        </w:rPr>
        <w:t>כשרה,</w:t>
      </w:r>
      <w:r w:rsidRPr="00464129">
        <w:rPr>
          <w:rStyle w:val="afffff0"/>
          <w:rtl/>
        </w:rPr>
        <w:t xml:space="preserve"> </w:t>
      </w:r>
      <w:r w:rsidRPr="00464129">
        <w:rPr>
          <w:rStyle w:val="afffff0"/>
          <w:rFonts w:hint="cs"/>
          <w:rtl/>
        </w:rPr>
        <w:t>'</w:t>
      </w:r>
      <w:r w:rsidRPr="00464129">
        <w:rPr>
          <w:rStyle w:val="afffff0"/>
          <w:rtl/>
        </w:rPr>
        <w:t>על פרשה ישרף</w:t>
      </w:r>
      <w:r w:rsidRPr="00464129">
        <w:rPr>
          <w:rStyle w:val="afffff0"/>
          <w:rFonts w:hint="cs"/>
          <w:rtl/>
        </w:rPr>
        <w:t>'</w:t>
      </w:r>
      <w:r w:rsidRPr="00464129">
        <w:rPr>
          <w:rStyle w:val="afffff0"/>
          <w:rtl/>
        </w:rPr>
        <w:t xml:space="preserve"> </w:t>
      </w:r>
      <w:r>
        <w:rPr>
          <w:rtl/>
        </w:rPr>
        <w:t xml:space="preserve">- מקום שפורשת למיתה שם תהא שריפתה! </w:t>
      </w:r>
    </w:p>
    <w:p>
      <w:pPr>
        <w:pStyle w:val="38"/>
        <w:rPr>
          <w:ins w:id="101211" w:author="מנוע מכני" w:date="2026-10-11T12:04:39Z"/>
        </w:rPr>
      </w:pPr>
      <w:ins w:id="92141" w:author="מנוע מכני" w:date="2026-10-11T12:04:39Z">
        <w:r>
          <w:t xml:space="preserve">אמרו</w:t>
        </w:r>
      </w:ins>
      <w:del w:id="92142" w:author="מנוע מכני" w:date="2026-10-11T12:04:39Z">
        <w:r>
          <w:delText xml:space="preserve">אמרי</w:delText>
        </w:r>
      </w:del>
      <w:r>
        <w:t xml:space="preserve">:</w:t>
      </w:r>
    </w:p>
    <w:p w:rsidR="00DA63EC" w:rsidRDefault="00DA63EC" w:rsidP="00DA63EC">
      <w:pPr>
        <w:tabs>
          <w:tab w:val="left" w:pos="0"/>
        </w:tabs>
        <w:rPr>
          <w:rtl/>
        </w:rPr>
      </w:pPr>
      <w:del w:id="101212" w:author="מנוע מכני" w:date="2026-10-11T12:04:39Z">
        <w:r>
          <w:rPr>
            <w:rtl/>
          </w:rPr>
          <w:delText xml:space="preserve"> </w:delText>
        </w:r>
      </w:del>
      <w:r>
        <w:rPr>
          <w:rtl/>
        </w:rPr>
        <w:t xml:space="preserve">לא</w:t>
      </w:r>
      <w:r>
        <w:rPr>
          <w:rtl/>
        </w:rPr>
        <w:t xml:space="preserve"> </w:t>
      </w:r>
      <w:ins w:id="97395" w:author="מנוע מכני" w:date="2026-10-11T12:04:39Z">
        <w:r>
          <w:rPr>
            <w:rtl/>
          </w:rPr>
          <w:t xml:space="preserve">צריכה</w:t>
        </w:r>
      </w:ins>
      <w:del w:id="97396" w:author="מנוע מכני" w:date="2026-10-11T12:04:39Z">
        <w:r>
          <w:rPr>
            <w:rtl/>
          </w:rPr>
          <w:delText xml:space="preserve">מיבעיא</w:delText>
        </w:r>
      </w:del>
      <w:r>
        <w:rPr>
          <w:rtl/>
        </w:rPr>
        <w:t xml:space="preserve"> </w:t>
      </w:r>
      <w:r>
        <w:rPr>
          <w:rtl/>
        </w:rPr>
        <w:t xml:space="preserve">לא</w:t>
      </w:r>
      <w:r>
        <w:rPr>
          <w:rtl/>
        </w:rPr>
        <w:t xml:space="preserve"> </w:t>
      </w:r>
      <w:ins w:id="97397" w:author="מנוע מכני" w:date="2026-10-11T12:04:39Z">
        <w:r>
          <w:rPr>
            <w:rtl/>
          </w:rPr>
          <w:t xml:space="preserve">צריכה</w:t>
        </w:r>
      </w:ins>
      <w:del w:id="97398" w:author="מנוע מכני" w:date="2026-10-11T12:04:39Z">
        <w:r>
          <w:rPr>
            <w:rtl/>
          </w:rPr>
          <w:delText xml:space="preserve">מיבעיא</w:delText>
        </w:r>
      </w:del>
      <w:r>
        <w:rPr>
          <w:rtl/>
        </w:rPr>
        <w:t xml:space="preserve"> חוץ לחומה דרחוקי רחקה, אלא אפי' לפנים מן החומה דקרובי קרבה ואימא תתכשר, </w:t>
      </w:r>
      <w:r>
        <w:rPr>
          <w:rtl/>
        </w:rPr>
        <w:t xml:space="preserve">קמ"ל</w:t>
      </w:r>
      <w:r>
        <w:rPr>
          <w:rtl/>
        </w:rPr>
        <w:t xml:space="preserve">.</w:t>
      </w:r>
    </w:p>
    <w:p w:rsidR="00DA63EC" w:rsidRDefault="00DA63EC" w:rsidP="00DA63EC">
      <w:pPr>
        <w:tabs>
          <w:tab w:val="left" w:pos="0"/>
        </w:tabs>
        <w:rPr>
          <w:rtl/>
        </w:rPr>
      </w:pPr>
    </w:p>
    <w:p>
      <w:pPr>
        <w:pStyle w:val="afffff8"/>
        <w:rPr>
          <w:ins w:id="90045" w:author="קלוד" w:date="2026-10-11T12:29:36Z"/>
        </w:rPr>
      </w:pPr>
      <w:ins w:id="90046" w:author="קלוד" w:date="2026-10-11T12:29:36Z">
        <w:r>
          <w:rPr>
            <w:color w:val="7B3F00"/>
          </w:rPr>
          <w:t xml:space="preserve">האם ירד מבול לארץ ישראל - רי"ו ור"ל</w:t>
        </w:r>
      </w:ins>
    </w:p>
    <w:p>
      <w:pPr>
        <w:pStyle w:val="38"/>
        <w:rPr>
          <w:ins w:id="101214" w:author="מנוע מכני" w:date="2026-10-11T12:04:39Z"/>
        </w:rPr>
      </w:pPr>
      <w:del w:id="101213" w:author="מנוע מכני" w:date="2026-10-11T12:04:39Z">
        <w:r>
          <w:delText xml:space="preserve">•</w:delText>
        </w:r>
      </w:del>
      <w:r>
        <w:t xml:space="preserve"> </w:t>
      </w:r>
      <w:r>
        <w:t xml:space="preserve">אמר</w:t>
      </w:r>
      <w:r>
        <w:t xml:space="preserve"> מר, </w:t>
      </w:r>
      <w:r>
        <w:t xml:space="preserve">א"ל</w:t>
      </w:r>
      <w:r>
        <w:t xml:space="preserve"> ר</w:t>
      </w:r>
      <w:r>
        <w:t>י</w:t>
      </w:r>
      <w:r>
        <w:t>"</w:t>
      </w:r>
      <w:r>
        <w:t>ו</w:t>
      </w:r>
      <w:r>
        <w:t xml:space="preserve">:</w:t>
      </w:r>
    </w:p>
    <w:p w:rsidR="00DA63EC" w:rsidRDefault="00DA63EC" w:rsidP="00DA63EC">
      <w:pPr>
        <w:tabs>
          <w:tab w:val="left" w:pos="0"/>
        </w:tabs>
        <w:rPr>
          <w:rtl/>
        </w:rPr>
      </w:pPr>
      <w:del w:id="101215" w:author="מנוע מכני" w:date="2026-10-11T12:04:39Z">
        <w:r>
          <w:rPr>
            <w:rtl/>
          </w:rPr>
          <w:delText xml:space="preserve"> </w:delText>
        </w:r>
      </w:del>
      <w:r>
        <w:rPr>
          <w:rtl/>
        </w:rPr>
        <w:t xml:space="preserve">והלא כל א"י בדוקה היא.</w:t>
      </w:r>
    </w:p>
    <w:p>
      <w:pPr>
        <w:pStyle w:val="38"/>
        <w:rPr>
          <w:ins w:id="101216" w:author="מנוע מכני" w:date="2026-10-11T12:04:39Z"/>
        </w:rPr>
      </w:pPr>
      <w:ins w:id="92143" w:author="מנוע מכני" w:date="2026-10-11T12:04:39Z">
        <w:r>
          <w:t xml:space="preserve">וחלקו</w:t>
        </w:r>
      </w:ins>
    </w:p>
    <w:p w:rsidR="00DA63EC" w:rsidRDefault="00DA63EC" w:rsidP="00DA63EC">
      <w:pPr>
        <w:tabs>
          <w:tab w:val="left" w:pos="0"/>
        </w:tabs>
        <w:rPr>
          <w:rtl/>
        </w:rPr>
      </w:pPr>
      <w:del w:id="92144" w:author="מנוע מכני" w:date="2026-10-11T12:04:39Z">
        <w:r w:rsidRPr="005374F8">
          <w:rPr>
            <w:rFonts w:hint="cs"/>
            <w:b/>
            <w:bCs/>
            <w:rtl/>
          </w:rPr>
          <w:delText xml:space="preserve">ופליגי</w:delText>
        </w:r>
      </w:del>
      <w:del w:id="101217" w:author="מנוע מכני" w:date="2026-10-11T12:04:39Z">
        <w:r>
          <w:rPr>
            <w:rFonts w:hint="cs"/>
            <w:rtl/>
          </w:rPr>
          <w:delText xml:space="preserve"> </w:delText>
        </w:r>
      </w:del>
      <w:ins w:id="96117" w:author="מנוע מכני" w:date="2026-10-11T12:04:39Z">
        <w:r>
          <w:rPr>
            <w:rFonts w:hint="cs"/>
            <w:rtl/>
          </w:rPr>
          <w:t xml:space="preserve">אם </w:t>
        </w:r>
      </w:ins>
      <w:del w:id="96118" w:author="מנוע מכני" w:date="2026-10-11T12:04:39Z">
        <w:r>
          <w:rPr>
            <w:rFonts w:hint="cs"/>
            <w:rtl/>
          </w:rPr>
          <w:delText xml:space="preserve">אי </w:delText>
        </w:r>
      </w:del>
      <w:r>
        <w:rPr>
          <w:rtl/>
        </w:rPr>
        <w:t xml:space="preserve">ירד מבול לא"י, </w:t>
      </w:r>
      <w:r>
        <w:rPr>
          <w:rFonts w:hint="cs"/>
          <w:rtl/>
        </w:rPr>
        <w:t xml:space="preserve">או </w:t>
      </w:r>
      <w:r>
        <w:rPr>
          <w:rFonts w:hint="cs"/>
          <w:rtl/>
        </w:rPr>
        <w:t xml:space="preserve">לא</w:t>
      </w:r>
      <w:r>
        <w:rPr>
          <w:rFonts w:hint="cs"/>
          <w:rtl/>
        </w:rPr>
        <w:t xml:space="preserve"> ירד</w:t>
      </w:r>
      <w:r>
        <w:rPr>
          <w:rtl/>
        </w:rPr>
        <w:t>.</w:t>
      </w:r>
    </w:p>
    <w:p w:rsidR="00DA63EC" w:rsidRDefault="00DA63EC" w:rsidP="00DA63EC">
      <w:pPr>
        <w:tabs>
          <w:tab w:val="left" w:pos="0"/>
        </w:tabs>
        <w:rPr>
          <w:rtl/>
        </w:rPr>
      </w:pPr>
      <w:r>
        <w:rPr>
          <w:rtl/>
        </w:rPr>
        <w:t>•</w:t>
      </w:r>
      <w:r>
        <w:rPr>
          <w:rFonts w:hint="cs"/>
          <w:rtl/>
        </w:rPr>
        <w:t xml:space="preserve"> </w:t>
      </w:r>
      <w:r>
        <w:rPr>
          <w:rStyle w:val="2fb"/>
          <w:rtl/>
        </w:rPr>
        <w:t xml:space="preserve">אר"נ</w:t>
      </w:r>
      <w:r>
        <w:rPr>
          <w:rtl/>
        </w:rPr>
        <w:t xml:space="preserve"> בר יצחק, ושניהם מקרא אחד דרשו:</w:t>
      </w:r>
      <w:r w:rsidRPr="00464129">
        <w:rPr>
          <w:rStyle w:val="afffff0"/>
          <w:rtl/>
        </w:rPr>
        <w:t xml:space="preserve"> </w:t>
      </w:r>
      <w:r w:rsidRPr="00464129">
        <w:rPr>
          <w:rStyle w:val="afffff0"/>
          <w:rFonts w:hint="cs"/>
          <w:rtl/>
        </w:rPr>
        <w:t>'</w:t>
      </w:r>
      <w:r w:rsidRPr="00464129">
        <w:rPr>
          <w:rStyle w:val="afffff0"/>
          <w:rtl/>
        </w:rPr>
        <w:t xml:space="preserve">בן אדם </w:t>
      </w:r>
      <w:r w:rsidRPr="00464129">
        <w:rPr>
          <w:rStyle w:val="afffff0"/>
          <w:rtl/>
        </w:rPr>
        <w:t xml:space="preserve">אמר</w:t>
      </w:r>
      <w:r w:rsidRPr="00464129">
        <w:rPr>
          <w:rStyle w:val="afffff0"/>
          <w:rtl/>
        </w:rPr>
        <w:t xml:space="preserve"> לה את ארץ </w:t>
      </w:r>
      <w:r w:rsidRPr="00464129">
        <w:rPr>
          <w:rStyle w:val="afffff0"/>
          <w:rtl/>
        </w:rPr>
        <w:t xml:space="preserve">לא</w:t>
      </w:r>
      <w:r w:rsidRPr="00464129">
        <w:rPr>
          <w:rStyle w:val="afffff0"/>
          <w:rtl/>
        </w:rPr>
        <w:t xml:space="preserve"> מטוהרה היא </w:t>
      </w:r>
      <w:r w:rsidRPr="00464129">
        <w:rPr>
          <w:rStyle w:val="afffff0"/>
          <w:rtl/>
        </w:rPr>
        <w:t xml:space="preserve">לא</w:t>
      </w:r>
      <w:r w:rsidRPr="00464129">
        <w:rPr>
          <w:rStyle w:val="afffff0"/>
          <w:rtl/>
        </w:rPr>
        <w:t xml:space="preserve"> גושמה ביום זעם</w:t>
      </w:r>
      <w:r w:rsidRPr="00464129">
        <w:rPr>
          <w:rStyle w:val="afffff0"/>
          <w:rFonts w:hint="cs"/>
          <w:rtl/>
        </w:rPr>
        <w:t>'</w:t>
      </w:r>
      <w:r w:rsidRPr="00464129">
        <w:rPr>
          <w:rStyle w:val="afffff0"/>
          <w:rtl/>
        </w:rPr>
        <w:t xml:space="preserve"> </w:t>
      </w:r>
    </w:p>
    <w:p>
      <w:pPr>
        <w:pStyle w:val="38"/>
        <w:rPr>
          <w:ins w:id="101218" w:author="מנוע מכני" w:date="2026-10-11T12:04:39Z"/>
        </w:rPr>
      </w:pPr>
      <w:ins w:id="90511" w:author="מנוע מכני" w:date="2026-10-11T12:04:39Z">
        <w:r>
          <w:t xml:space="preserve">רי"ו</w:t>
        </w:r>
      </w:ins>
      <w:del w:id="90512" w:author="מנוע מכני" w:date="2026-10-11T12:04:39Z">
        <w:r>
          <w:delText xml:space="preserve">רבי יוחנן</w:delText>
        </w:r>
      </w:del>
      <w:r>
        <w:t xml:space="preserve"> סבר:</w:t>
      </w:r>
    </w:p>
    <w:p w:rsidR="00DA63EC" w:rsidRDefault="00DA63EC" w:rsidP="00DA63EC">
      <w:pPr>
        <w:tabs>
          <w:tab w:val="left" w:pos="0"/>
        </w:tabs>
        <w:rPr>
          <w:rtl/>
        </w:rPr>
      </w:pPr>
      <w:del w:id="101219" w:author="מנוע מכני" w:date="2026-10-11T12:04:39Z">
        <w:r>
          <w:rPr>
            <w:rtl/>
          </w:rPr>
          <w:delText xml:space="preserve"> </w:delText>
        </w:r>
      </w:del>
      <w:r>
        <w:rPr>
          <w:rtl/>
        </w:rPr>
        <w:t xml:space="preserve">מתמה קרא, א"י מי </w:t>
      </w:r>
      <w:r>
        <w:rPr>
          <w:rtl/>
        </w:rPr>
        <w:t xml:space="preserve">לא</w:t>
      </w:r>
      <w:r>
        <w:rPr>
          <w:rtl/>
        </w:rPr>
        <w:t xml:space="preserve"> מטוהרה את? כלום ירדו עליך גשמים ביום זעם? </w:t>
      </w:r>
    </w:p>
    <w:p>
      <w:pPr>
        <w:pStyle w:val="38"/>
        <w:rPr>
          <w:ins w:id="101220" w:author="מנוע מכני" w:date="2026-10-11T12:04:39Z"/>
        </w:rPr>
      </w:pPr>
      <w:r>
        <w:t xml:space="preserve">ור"ל סבר:</w:t>
      </w:r>
    </w:p>
    <w:p w:rsidR="00DA63EC" w:rsidRDefault="00DA63EC" w:rsidP="00DA63EC">
      <w:pPr>
        <w:tabs>
          <w:tab w:val="left" w:pos="0"/>
        </w:tabs>
        <w:rPr>
          <w:rtl/>
        </w:rPr>
      </w:pPr>
      <w:del w:id="101221" w:author="מנוע מכני" w:date="2026-10-11T12:04:39Z">
        <w:r>
          <w:rPr>
            <w:rtl/>
          </w:rPr>
          <w:delText xml:space="preserve"> </w:delText>
        </w:r>
      </w:del>
      <w:r>
        <w:rPr>
          <w:rtl/>
        </w:rPr>
        <w:t xml:space="preserve">כפשטיה, ארץ </w:t>
      </w:r>
      <w:r>
        <w:rPr>
          <w:rtl/>
        </w:rPr>
        <w:t xml:space="preserve">לא</w:t>
      </w:r>
      <w:r>
        <w:rPr>
          <w:rtl/>
        </w:rPr>
        <w:t xml:space="preserve"> מטוהרה את, מי </w:t>
      </w:r>
      <w:r>
        <w:rPr>
          <w:rtl/>
        </w:rPr>
        <w:t xml:space="preserve">לא</w:t>
      </w:r>
      <w:r>
        <w:rPr>
          <w:rtl/>
        </w:rPr>
        <w:t xml:space="preserve"> ירדו עליך גשמים ביום זעם? </w:t>
      </w:r>
    </w:p>
    <w:p>
      <w:pPr>
        <w:pStyle w:val="38"/>
        <w:rPr>
          <w:ins w:id="101222" w:author="מנוע מכני" w:date="2026-10-11T12:04:39Z"/>
        </w:rPr>
      </w:pPr>
      <w:r>
        <w:t xml:space="preserve">איתיביה ר"ל לר' יוחנן:</w:t>
      </w:r>
    </w:p>
    <w:p w:rsidR="00DA63EC" w:rsidRDefault="00DA63EC" w:rsidP="00DA63EC">
      <w:pPr>
        <w:tabs>
          <w:tab w:val="left" w:pos="0"/>
        </w:tabs>
        <w:rPr>
          <w:rtl/>
        </w:rPr>
      </w:pPr>
      <w:del w:id="101223" w:author="מנוע מכני" w:date="2026-10-11T12:04:39Z">
        <w:r>
          <w:rPr>
            <w:rtl/>
          </w:rPr>
          <w:delText xml:space="preserve"> </w:delText>
        </w:r>
      </w:del>
      <w:r>
        <w:rPr>
          <w:rtl/>
        </w:rPr>
        <w:t xml:space="preserve">חצירות היו בירושלים בנויות על הסלע ותחתיהן חלול, מפני קבר התהום, ומביאין נשים מעוברות ויולדות ומגדלות שם בניהם לפרה, ומביאין שוורים </w:t>
      </w:r>
      <w:r w:rsidRPr="00E105BC">
        <w:rPr>
          <w:spacing w:val="-2"/>
          <w:rtl/>
        </w:rPr>
        <w:t xml:space="preserve">ועל גביהן דלתות, ותינוקות יושבין עליהן וכוסות של אבן בידן, ומלאו וישבו במקומן! </w:t>
      </w:r>
    </w:p>
    <w:p>
      <w:pPr>
        <w:pStyle w:val="38"/>
        <w:rPr>
          <w:ins w:id="101224" w:author="מנוע מכני" w:date="2026-10-11T12:04:39Z"/>
        </w:rPr>
      </w:pPr>
      <w:r>
        <w:t xml:space="preserve">- </w:t>
      </w:r>
      <w:r>
        <w:t>אר</w:t>
      </w:r>
      <w:r>
        <w:t>"</w:t>
      </w:r>
      <w:r>
        <w:t>ה בדר</w:t>
      </w:r>
      <w:r>
        <w:t>"</w:t>
      </w:r>
      <w:r>
        <w:t>י</w:t>
      </w:r>
      <w:r>
        <w:t xml:space="preserve">:</w:t>
      </w:r>
    </w:p>
    <w:p w:rsidR="00DA63EC" w:rsidRDefault="00DA63EC" w:rsidP="00DA63EC">
      <w:pPr>
        <w:pStyle w:val="affffb"/>
        <w:rPr>
          <w:rtl/>
        </w:rPr>
      </w:pPr>
      <w:del w:id="101225" w:author="מנוע מכני" w:date="2026-10-11T12:04:39Z">
        <w:r>
          <w:rPr>
            <w:rtl/>
          </w:rPr>
          <w:delText xml:space="preserve"> </w:delText>
        </w:r>
      </w:del>
      <w:r>
        <w:rPr>
          <w:rtl/>
        </w:rPr>
        <w:t xml:space="preserve">מעלה עשו בפרה.</w:t>
      </w:r>
    </w:p>
    <w:p>
      <w:pPr>
        <w:pStyle w:val="38"/>
        <w:rPr>
          <w:ins w:id="101227" w:author="מנוע מכני" w:date="2026-10-11T12:04:39Z"/>
        </w:rPr>
      </w:pPr>
      <w:del w:id="101226" w:author="מנוע מכני" w:date="2026-10-11T12:04:39Z">
        <w:r>
          <w:delText xml:space="preserve">•</w:delText>
        </w:r>
      </w:del>
      <w:r>
        <w:t xml:space="preserve"> </w:t>
      </w:r>
      <w:r>
        <w:t>איתיבי' ר</w:t>
      </w:r>
      <w:r>
        <w:t>י</w:t>
      </w:r>
      <w:r>
        <w:t>"</w:t>
      </w:r>
      <w:r>
        <w:t>ו לר</w:t>
      </w:r>
      <w:r>
        <w:t>"</w:t>
      </w:r>
      <w:r>
        <w:t>ל</w:t>
      </w:r>
      <w:r>
        <w:t xml:space="preserve">:</w:t>
      </w:r>
    </w:p>
    <w:p w:rsidR="00DA63EC" w:rsidRDefault="00DA63EC" w:rsidP="00DA63EC">
      <w:pPr>
        <w:tabs>
          <w:tab w:val="left" w:pos="0"/>
        </w:tabs>
        <w:rPr>
          <w:rtl/>
        </w:rPr>
      </w:pPr>
      <w:del w:id="101228" w:author="מנוע מכני" w:date="2026-10-11T12:04:39Z">
        <w:r>
          <w:rPr>
            <w:rtl/>
          </w:rPr>
          <w:delText xml:space="preserve"> </w:delText>
        </w:r>
      </w:del>
      <w:r>
        <w:rPr>
          <w:rtl/>
        </w:rPr>
        <w:t xml:space="preserve">פעם אחד מצאו עצמות בלשכת דיר העצים, ובקשו לגזור טומאה על ירושלים, עמד </w:t>
      </w:r>
      <w:r>
        <w:rPr>
          <w:rStyle w:val="2fb"/>
          <w:rtl/>
        </w:rPr>
        <w:t xml:space="preserve">רבי</w:t>
      </w:r>
      <w:r>
        <w:rPr>
          <w:rtl/>
        </w:rPr>
        <w:t xml:space="preserve"> יהושע על רגליו ואמר: </w:t>
      </w:r>
      <w:r>
        <w:rPr>
          <w:rtl/>
        </w:rPr>
        <w:t xml:space="preserve">לא</w:t>
      </w:r>
      <w:r>
        <w:rPr>
          <w:rtl/>
        </w:rPr>
        <w:t xml:space="preserve"> בושה וכלימה היא לנו שנגזור טומאה על עיר אבותינו? איה מתי מבול? איה מתי נבוכדנצר? </w:t>
      </w:r>
    </w:p>
    <w:p>
      <w:pPr>
        <w:pStyle w:val="38"/>
        <w:rPr>
          <w:ins w:id="101229" w:author="מנוע מכני" w:date="2026-10-11T12:04:39Z"/>
        </w:rPr>
      </w:pPr>
      <w:r w:rsidRPr="00B86088">
        <w:t>ו</w:t>
      </w:r>
      <w:r>
        <w:t>דחי</w:t>
      </w:r>
      <w:r w:rsidR="005608A0">
        <w:t>'</w:t>
      </w:r>
    </w:p>
    <w:p w:rsidR="00DA63EC" w:rsidRDefault="00DA63EC" w:rsidP="00DA63EC">
      <w:pPr>
        <w:tabs>
          <w:tab w:val="left" w:pos="0"/>
        </w:tabs>
        <w:rPr>
          <w:rtl/>
        </w:rPr>
      </w:pPr>
      <w:del w:id="101230" w:author="מנוע מכני" w:date="2026-10-11T12:04:39Z">
        <w:r>
          <w:rPr>
            <w:rFonts w:hint="cs"/>
            <w:rtl/>
          </w:rPr>
          <w:delText xml:space="preserve"> </w:delText>
        </w:r>
      </w:del>
      <w:r>
        <w:rPr>
          <w:rFonts w:hint="cs"/>
          <w:rtl/>
        </w:rPr>
        <w:t xml:space="preserve">דגם </w:t>
      </w:r>
      <w:r>
        <w:rPr>
          <w:rtl/>
        </w:rPr>
        <w:t xml:space="preserve">הרוגי נבוכדנצר </w:t>
      </w:r>
      <w:ins w:id="96397" w:author="מנוע מכני" w:date="2026-10-11T12:04:39Z">
        <w:r>
          <w:rPr>
            <w:rFonts w:hint="cs"/>
            <w:rtl/>
          </w:rPr>
          <w:t xml:space="preserve">היו</w:t>
        </w:r>
      </w:ins>
      <w:del w:id="96398" w:author="מנוע מכני" w:date="2026-10-11T12:04:39Z">
        <w:r>
          <w:rPr>
            <w:rFonts w:hint="cs"/>
            <w:rtl/>
          </w:rPr>
          <w:delText xml:space="preserve">הוו</w:delText>
        </w:r>
      </w:del>
      <w:r>
        <w:rPr>
          <w:rFonts w:hint="cs"/>
          <w:rtl/>
        </w:rPr>
        <w:t xml:space="preserve"> אלא שפינום </w:t>
      </w:r>
      <w:r>
        <w:rPr>
          <w:rFonts w:hint="cs"/>
          <w:rtl/>
        </w:rPr>
        <w:t xml:space="preserve">א</w:t>
      </w:r>
      <w:r>
        <w:rPr>
          <w:rtl/>
        </w:rPr>
        <w:t>"</w:t>
      </w:r>
      <w:r>
        <w:rPr>
          <w:rFonts w:hint="cs"/>
          <w:rtl/>
        </w:rPr>
        <w:t xml:space="preserve">כ</w:t>
      </w:r>
      <w:r>
        <w:rPr>
          <w:rFonts w:hint="cs"/>
          <w:rtl/>
        </w:rPr>
        <w:t xml:space="preserve"> גם בזה, ופינום מירושלים אבל </w:t>
      </w:r>
      <w:r>
        <w:rPr>
          <w:rFonts w:hint="cs"/>
          <w:rtl/>
        </w:rPr>
        <w:t xml:space="preserve">לא</w:t>
      </w:r>
      <w:r>
        <w:rPr>
          <w:rFonts w:hint="cs"/>
          <w:rtl/>
        </w:rPr>
        <w:t xml:space="preserve"> מכל א</w:t>
      </w:r>
      <w:r>
        <w:rPr>
          <w:rtl/>
        </w:rPr>
        <w:t>"</w:t>
      </w:r>
      <w:r>
        <w:rPr>
          <w:rFonts w:hint="cs"/>
          <w:rtl/>
        </w:rPr>
        <w:t xml:space="preserve">י </w:t>
      </w:r>
    </w:p>
    <w:p w:rsidR="00DA63EC" w:rsidRDefault="00DA63EC" w:rsidP="00DA63EC">
      <w:pPr>
        <w:pStyle w:val="afff3"/>
        <w:framePr w:wrap="around"/>
        <w:rPr>
          <w:rtl/>
        </w:rPr>
      </w:pPr>
      <w:r>
        <w:rPr>
          <w:rFonts w:hint="cs"/>
          <w:rtl/>
        </w:rPr>
        <w:t>קיג.</w:t>
      </w:r>
    </w:p>
    <w:p w:rsidR="00DA63EC" w:rsidRDefault="00DA63EC" w:rsidP="00DA63EC">
      <w:pPr>
        <w:tabs>
          <w:tab w:val="left" w:pos="0"/>
        </w:tabs>
        <w:rPr>
          <w:rtl/>
        </w:rPr>
      </w:pPr>
      <w:ins w:id="92147" w:author="מנוע מכני" w:date="2026-10-11T12:04:39Z">
        <w:r>
          <w:rPr>
            <w:b/>
            <w:bCs/>
            <w:rtl/>
          </w:rPr>
          <w:t xml:space="preserve">יש</w:t>
        </w:r>
      </w:ins>
      <w:del w:id="92148" w:author="מנוע מכני" w:date="2026-10-11T12:04:39Z">
        <w:r w:rsidRPr="00EE1ED5">
          <w:rPr>
            <w:b/>
            <w:bCs/>
            <w:rtl/>
          </w:rPr>
          <w:delText xml:space="preserve">איכא</w:delText>
        </w:r>
      </w:del>
      <w:r w:rsidRPr="00EE1ED5">
        <w:rPr>
          <w:b/>
          <w:bCs/>
          <w:rtl/>
        </w:rPr>
        <w:t xml:space="preserve"> </w:t>
      </w:r>
      <w:ins w:id="92145" w:author="מנוע מכני" w:date="2026-10-11T12:04:39Z">
        <w:r>
          <w:rPr>
            <w:b/>
            <w:bCs/>
            <w:rtl/>
          </w:rPr>
          <w:t xml:space="preserve">דאמרו</w:t>
        </w:r>
      </w:ins>
      <w:del w:id="92146" w:author="מנוע מכני" w:date="2026-10-11T12:04:39Z">
        <w:r w:rsidRPr="00EE1ED5">
          <w:rPr>
            <w:b/>
            <w:bCs/>
            <w:rtl/>
          </w:rPr>
          <w:delText xml:space="preserve">דאמרי</w:delText>
        </w:r>
      </w:del>
      <w:r w:rsidRPr="00EE1ED5">
        <w:rPr>
          <w:b/>
          <w:bCs/>
          <w:rtl/>
        </w:rPr>
        <w:t xml:space="preserve">,</w:t>
      </w:r>
      <w:r>
        <w:rPr>
          <w:rtl/>
        </w:rPr>
        <w:t xml:space="preserve"> איתיביה </w:t>
      </w:r>
      <w:r>
        <w:rPr>
          <w:rStyle w:val="2fb"/>
          <w:rtl/>
        </w:rPr>
        <w:t xml:space="preserve">ר"ל</w:t>
      </w:r>
      <w:r>
        <w:rPr>
          <w:rtl/>
        </w:rPr>
        <w:t xml:space="preserve"> </w:t>
      </w:r>
      <w:ins w:id="90513" w:author="מנוע מכני" w:date="2026-10-11T12:04:39Z">
        <w:r>
          <w:rPr>
            <w:rStyle w:val="2fb"/>
            <w:rtl/>
          </w:rPr>
          <w:t xml:space="preserve">לרי"ו</w:t>
        </w:r>
      </w:ins>
      <w:del w:id="90514" w:author="מנוע מכני" w:date="2026-10-11T12:04:39Z">
        <w:r>
          <w:rPr>
            <w:rtl/>
          </w:rPr>
          <w:delText xml:space="preserve">לרבי יוחנן</w:delText>
        </w:r>
      </w:del>
      <w:r>
        <w:rPr>
          <w:rtl/>
        </w:rPr>
        <w:t xml:space="preserve">: איה מתי מבול? איה מתי נבוכדנאצר? </w:t>
      </w:r>
      <w:ins w:id="93865" w:author="מנוע מכני" w:date="2026-10-11T12:04:39Z">
        <w:r>
          <w:rPr>
            <w:rtl/>
          </w:rPr>
          <w:t xml:space="preserve">מה</w:t>
        </w:r>
      </w:ins>
      <w:del w:id="93866" w:author="מנוע מכני" w:date="2026-10-11T12:04:39Z">
        <w:r>
          <w:rPr>
            <w:rtl/>
          </w:rPr>
          <w:delText xml:space="preserve">מאי</w:delText>
        </w:r>
      </w:del>
      <w:r>
        <w:rPr>
          <w:rtl/>
        </w:rPr>
        <w:t xml:space="preserve"> </w:t>
      </w:r>
      <w:ins w:id="92151" w:author="מנוע מכני" w:date="2026-10-11T12:04:39Z">
        <w:r>
          <w:rPr>
            <w:rtl/>
          </w:rPr>
          <w:t xml:space="preserve">לא</w:t>
        </w:r>
      </w:ins>
      <w:del w:id="92152" w:author="מנוע מכני" w:date="2026-10-11T12:04:39Z">
        <w:r>
          <w:rPr>
            <w:rtl/>
          </w:rPr>
          <w:delText xml:space="preserve">לאו</w:delText>
        </w:r>
      </w:del>
      <w:r>
        <w:rPr>
          <w:rtl/>
        </w:rPr>
        <w:t xml:space="preserve"> מדהני </w:t>
      </w:r>
      <w:ins w:id="96399" w:author="מנוע מכני" w:date="2026-10-11T12:04:39Z">
        <w:r>
          <w:rPr>
            <w:rtl/>
          </w:rPr>
          <w:t xml:space="preserve">היו</w:t>
        </w:r>
      </w:ins>
      <w:del w:id="96400" w:author="מנוע מכני" w:date="2026-10-11T12:04:39Z">
        <w:r>
          <w:rPr>
            <w:rtl/>
          </w:rPr>
          <w:delText xml:space="preserve">הוו</w:delText>
        </w:r>
      </w:del>
      <w:r>
        <w:rPr>
          <w:rtl/>
        </w:rPr>
        <w:t xml:space="preserve">, </w:t>
      </w:r>
      <w:ins w:id="93867" w:author="מנוע מכני" w:date="2026-10-11T12:04:39Z">
        <w:r>
          <w:rPr>
            <w:rtl/>
          </w:rPr>
          <w:t xml:space="preserve">אלו</w:t>
        </w:r>
      </w:ins>
      <w:del w:id="93868" w:author="מנוע מכני" w:date="2026-10-11T12:04:39Z">
        <w:r>
          <w:rPr>
            <w:rtl/>
          </w:rPr>
          <w:delText xml:space="preserve">הני</w:delText>
        </w:r>
      </w:del>
      <w:r>
        <w:rPr>
          <w:rtl/>
        </w:rPr>
        <w:t xml:space="preserve"> </w:t>
      </w:r>
      <w:ins w:id="92149" w:author="מנוע מכני" w:date="2026-10-11T12:04:39Z">
        <w:r>
          <w:rPr>
            <w:rtl/>
          </w:rPr>
          <w:t xml:space="preserve">גם</w:t>
        </w:r>
      </w:ins>
      <w:del w:id="92150" w:author="מנוע מכני" w:date="2026-10-11T12:04:39Z">
        <w:r>
          <w:rPr>
            <w:rtl/>
          </w:rPr>
          <w:delText xml:space="preserve">נמי</w:delText>
        </w:r>
      </w:del>
      <w:r>
        <w:rPr>
          <w:rtl/>
        </w:rPr>
        <w:t xml:space="preserve"> </w:t>
      </w:r>
      <w:ins w:id="96401" w:author="מנוע מכני" w:date="2026-10-11T12:04:39Z">
        <w:r>
          <w:rPr>
            <w:rtl/>
          </w:rPr>
          <w:t xml:space="preserve">היו</w:t>
        </w:r>
      </w:ins>
      <w:del w:id="96402" w:author="מנוע מכני" w:date="2026-10-11T12:04:39Z">
        <w:r>
          <w:rPr>
            <w:rtl/>
          </w:rPr>
          <w:delText xml:space="preserve">הוו</w:delText>
        </w:r>
      </w:del>
      <w:r>
        <w:rPr>
          <w:rtl/>
        </w:rPr>
        <w:t xml:space="preserve">! </w:t>
      </w:r>
      <w:r w:rsidRPr="00B86088">
        <w:rPr>
          <w:rFonts w:hint="cs"/>
          <w:b/>
          <w:bCs/>
          <w:rtl/>
        </w:rPr>
        <w:t>ו</w:t>
      </w:r>
      <w:r>
        <w:rPr>
          <w:rFonts w:hint="cs"/>
          <w:b/>
          <w:bCs/>
          <w:rtl/>
        </w:rPr>
        <w:t>דחי</w:t>
      </w:r>
      <w:r w:rsidR="005608A0">
        <w:rPr>
          <w:b/>
          <w:bCs/>
          <w:rtl/>
        </w:rPr>
        <w:t>'</w:t>
      </w:r>
      <w:r>
        <w:rPr>
          <w:rFonts w:hint="cs"/>
          <w:rtl/>
        </w:rPr>
        <w:t xml:space="preserve"> </w:t>
      </w:r>
      <w:ins w:id="92153" w:author="מנוע מכני" w:date="2026-10-11T12:04:39Z">
        <w:r>
          <w:rPr>
            <w:rFonts w:hint="cs"/>
            <w:rtl/>
          </w:rPr>
          <w:t xml:space="preserve">שהרי</w:t>
        </w:r>
      </w:ins>
      <w:del w:id="92154" w:author="מנוע מכני" w:date="2026-10-11T12:04:39Z">
        <w:r>
          <w:rPr>
            <w:rFonts w:hint="cs"/>
            <w:rtl/>
          </w:rPr>
          <w:delText xml:space="preserve">ד</w:delText>
        </w:r>
        <w:r>
          <w:rPr>
            <w:rtl/>
          </w:rPr>
          <w:delText xml:space="preserve">הא</w:delText>
        </w:r>
      </w:del>
      <w:r>
        <w:rPr>
          <w:rtl/>
        </w:rPr>
        <w:t xml:space="preserve"> </w:t>
      </w:r>
      <w:ins w:id="96289" w:author="מנוע מכני" w:date="2026-10-11T12:04:39Z">
        <w:r>
          <w:rPr>
            <w:rtl/>
          </w:rPr>
          <w:t xml:space="preserve">כדישנו</w:t>
        </w:r>
      </w:ins>
      <w:del w:id="96290" w:author="מנוע מכני" w:date="2026-10-11T12:04:39Z">
        <w:r>
          <w:rPr>
            <w:rtl/>
          </w:rPr>
          <w:delText xml:space="preserve">כדאיתיה</w:delText>
        </w:r>
      </w:del>
      <w:r>
        <w:rPr>
          <w:rtl/>
        </w:rPr>
        <w:t xml:space="preserve"> והא </w:t>
      </w:r>
      <w:ins w:id="96291" w:author="מנוע מכני" w:date="2026-10-11T12:04:39Z">
        <w:r>
          <w:rPr>
            <w:rtl/>
          </w:rPr>
          <w:t xml:space="preserve">כדישנו</w:t>
        </w:r>
      </w:ins>
      <w:del w:id="96292" w:author="מנוע מכני" w:date="2026-10-11T12:04:39Z">
        <w:r>
          <w:rPr>
            <w:rtl/>
          </w:rPr>
          <w:delText xml:space="preserve">כדאיתיה</w:delText>
        </w:r>
      </w:del>
      <w:r>
        <w:rPr>
          <w:rtl/>
        </w:rPr>
        <w:t xml:space="preserve">.</w:t>
      </w:r>
    </w:p>
    <w:p>
      <w:pPr>
        <w:pStyle w:val="38"/>
        <w:rPr>
          <w:ins w:id="101232" w:author="מנוע מכני" w:date="2026-10-11T12:04:39Z"/>
        </w:rPr>
      </w:pPr>
      <w:del w:id="101231" w:author="מנוע מכני" w:date="2026-10-11T12:04:39Z">
        <w:r>
          <w:delText xml:space="preserve">•</w:delText>
        </w:r>
      </w:del>
      <w:r>
        <w:t xml:space="preserve"> </w:t>
      </w:r>
      <w:r>
        <w:t>איתיביה:</w:t>
      </w:r>
    </w:p>
    <w:p w:rsidR="00DA63EC" w:rsidRDefault="00DA63EC" w:rsidP="00DA63EC">
      <w:pPr>
        <w:tabs>
          <w:tab w:val="left" w:pos="0"/>
        </w:tabs>
        <w:rPr>
          <w:rtl/>
        </w:rPr>
      </w:pPr>
      <w:del w:id="101233" w:author="מנוע מכני" w:date="2026-10-11T12:04:39Z">
        <w:r w:rsidRPr="00464129">
          <w:rPr>
            <w:rStyle w:val="afffff0"/>
            <w:rtl/>
          </w:rPr>
          <w:delText xml:space="preserve"> </w:delText>
        </w:r>
      </w:del>
      <w:r w:rsidRPr="00464129">
        <w:rPr>
          <w:rStyle w:val="afffff0"/>
          <w:rFonts w:hint="cs"/>
          <w:rtl/>
        </w:rPr>
        <w:t>'</w:t>
      </w:r>
      <w:ins w:id="91273" w:author="Claude - סמנטי" w:date="2026-10-11T12:26:16Z">
        <w:r>
          <w:rPr>
            <w:rStyle w:val="afffff0"/>
            <w:rtl/>
          </w:rPr>
          <w:t xml:space="preserve">מִכֹּל אֲשֶׁר בֶּחָרָבָה מֵתוּ</w:t>
        </w:r>
      </w:ins>
      <w:del w:id="91274" w:author="Claude - סמנטי" w:date="2026-10-11T12:26:16Z">
        <w:r w:rsidRPr="00464129">
          <w:rPr>
            <w:rStyle w:val="afffff0"/>
            <w:rtl/>
          </w:rPr>
          <w:delText xml:space="preserve">מכל אשר בחרבה מתו</w:delText>
        </w:r>
      </w:del>
      <w:r w:rsidRPr="00464129">
        <w:rPr>
          <w:rStyle w:val="afffff0"/>
          <w:rFonts w:hint="cs"/>
          <w:rtl/>
        </w:rPr>
        <w:t>'-</w:t>
      </w:r>
      <w:r>
        <w:rPr>
          <w:rFonts w:hint="cs"/>
          <w:rtl/>
        </w:rPr>
        <w:t xml:space="preserve"> </w:t>
      </w:r>
      <w:r>
        <w:rPr>
          <w:rtl/>
        </w:rPr>
        <w:t xml:space="preserve">בשלמא </w:t>
      </w:r>
      <w:ins w:id="93869" w:author="מנוע מכני" w:date="2026-10-11T12:04:39Z">
        <w:r>
          <w:rPr>
            <w:rtl/>
          </w:rPr>
          <w:t xml:space="preserve">לי</w:t>
        </w:r>
      </w:ins>
      <w:del w:id="93870" w:author="מנוע מכני" w:date="2026-10-11T12:04:39Z">
        <w:r>
          <w:rPr>
            <w:rtl/>
          </w:rPr>
          <w:delText xml:space="preserve">לדידי</w:delText>
        </w:r>
      </w:del>
      <w:r>
        <w:rPr>
          <w:rtl/>
        </w:rPr>
        <w:t xml:space="preserve"> דירד מבול לא"י, משום </w:t>
      </w:r>
      <w:ins w:id="93873" w:author="מנוע מכני" w:date="2026-10-11T12:04:39Z">
        <w:r>
          <w:rPr>
            <w:rtl/>
          </w:rPr>
          <w:t xml:space="preserve">כך</w:t>
        </w:r>
      </w:ins>
      <w:del w:id="93874" w:author="מנוע מכני" w:date="2026-10-11T12:04:39Z">
        <w:r>
          <w:rPr>
            <w:rtl/>
          </w:rPr>
          <w:delText xml:space="preserve">הכי</w:delText>
        </w:r>
      </w:del>
      <w:r>
        <w:rPr>
          <w:rtl/>
        </w:rPr>
        <w:t xml:space="preserve"> מתו, אלא לדידך </w:t>
      </w:r>
      <w:ins w:id="93871" w:author="מנוע מכני" w:date="2026-10-11T12:04:39Z">
        <w:r>
          <w:rPr>
            <w:rFonts w:hint="cs"/>
            <w:rtl/>
          </w:rPr>
          <w:t xml:space="preserve">מה</w:t>
        </w:r>
      </w:ins>
      <w:del w:id="93872" w:author="מנוע מכני" w:date="2026-10-11T12:04:39Z">
        <w:r>
          <w:rPr>
            <w:rFonts w:hint="cs"/>
            <w:rtl/>
          </w:rPr>
          <w:delText xml:space="preserve">מאי</w:delText>
        </w:r>
      </w:del>
      <w:r>
        <w:rPr>
          <w:rFonts w:hint="cs"/>
          <w:rtl/>
        </w:rPr>
        <w:t xml:space="preserve"> ד</w:t>
      </w:r>
      <w:r>
        <w:rPr>
          <w:rtl/>
        </w:rPr>
        <w:t xml:space="preserve">מתו? משום הבלא</w:t>
      </w:r>
      <w:ins w:id="95323" w:author="מנוע מכני" w:date="2026-10-11T12:04:39Z">
        <w:r>
          <w:rPr>
            <w:rtl/>
          </w:rPr>
          <w:t xml:space="preserve">,</w:t>
        </w:r>
      </w:ins>
      <w:del w:id="95324" w:author="מנוע מכני" w:date="2026-10-11T12:04:39Z">
        <w:r>
          <w:rPr>
            <w:rtl/>
          </w:rPr>
          <w:delText xml:space="preserve">;</w:delText>
        </w:r>
      </w:del>
    </w:p>
    <w:p>
      <w:pPr>
        <w:pStyle w:val="38"/>
        <w:rPr>
          <w:ins w:id="101234" w:author="מנוע מכני" w:date="2026-10-11T12:04:39Z"/>
        </w:rPr>
      </w:pPr>
      <w:r>
        <w:t>כדר"</w:t>
      </w:r>
      <w:r>
        <w:t xml:space="preserve">ח</w:t>
      </w:r>
      <w:ins w:id="95325" w:author="מנוע מכני" w:date="2026-10-11T12:04:39Z">
        <w:r>
          <w:t xml:space="preserve"> </w:t>
        </w:r>
      </w:ins>
      <w:del w:id="95326" w:author="מנוע מכני" w:date="2026-10-11T12:04:39Z">
        <w:r>
          <w:delText xml:space="preserve">  </w:delText>
        </w:r>
      </w:del>
      <w:r>
        <w:t xml:space="preserve">דאר</w:t>
      </w:r>
      <w:r>
        <w:t>"</w:t>
      </w:r>
      <w:r>
        <w:t>ח</w:t>
      </w:r>
      <w:r>
        <w:t xml:space="preserve">:</w:t>
      </w:r>
    </w:p>
    <w:p w:rsidR="00DA63EC" w:rsidRDefault="00DA63EC" w:rsidP="00DA63EC">
      <w:pPr>
        <w:tabs>
          <w:tab w:val="left" w:pos="0"/>
        </w:tabs>
        <w:rPr>
          <w:rtl/>
        </w:rPr>
      </w:pPr>
      <w:del w:id="101235" w:author="מנוע מכני" w:date="2026-10-11T12:04:39Z">
        <w:r>
          <w:rPr>
            <w:rtl/>
          </w:rPr>
          <w:delText xml:space="preserve"> </w:delText>
        </w:r>
      </w:del>
      <w:r>
        <w:rPr>
          <w:rtl/>
        </w:rPr>
        <w:t xml:space="preserve">ברותחין קלקלו וברותחין נידונו, דכתיב </w:t>
      </w:r>
      <w:ins w:id="92157" w:author="מנוע מכני" w:date="2026-10-11T12:04:39Z">
        <w:r>
          <w:rPr>
            <w:rtl/>
          </w:rPr>
          <w:t xml:space="preserve">כאן</w:t>
        </w:r>
      </w:ins>
      <w:del w:id="92158" w:author="מנוע מכני" w:date="2026-10-11T12:04:39Z">
        <w:r>
          <w:rPr>
            <w:rtl/>
          </w:rPr>
          <w:delText xml:space="preserve">הכא</w:delText>
        </w:r>
      </w:del>
      <w:r>
        <w:rPr>
          <w:rtl/>
        </w:rPr>
        <w:t xml:space="preserve">:</w:t>
      </w:r>
      <w:r w:rsidRPr="00464129">
        <w:rPr>
          <w:rStyle w:val="afffff0"/>
          <w:rtl/>
        </w:rPr>
        <w:t xml:space="preserve"> </w:t>
      </w:r>
      <w:r w:rsidRPr="00464129">
        <w:rPr>
          <w:rStyle w:val="afffff0"/>
          <w:rFonts w:hint="cs"/>
          <w:rtl/>
        </w:rPr>
        <w:t>'</w:t>
      </w:r>
      <w:ins w:id="91277" w:author="Claude - סמנטי" w:date="2026-10-11T12:26:16Z">
        <w:r>
          <w:rPr>
            <w:rStyle w:val="afffff0"/>
            <w:rtl/>
          </w:rPr>
          <w:t xml:space="preserve">וַיָּשׁוֹכּוּ הַמָּיִם</w:t>
        </w:r>
      </w:ins>
      <w:del w:id="91278" w:author="Claude - סמנטי" w:date="2026-10-11T12:26:16Z">
        <w:r w:rsidRPr="00464129">
          <w:rPr>
            <w:rStyle w:val="afffff0"/>
            <w:rtl/>
          </w:rPr>
          <w:delText xml:space="preserve">וישוכו המים</w:delText>
        </w:r>
      </w:del>
      <w:r w:rsidRPr="00464129">
        <w:rPr>
          <w:rStyle w:val="afffff0"/>
          <w:rFonts w:hint="cs"/>
          <w:rtl/>
        </w:rPr>
        <w:t>'</w:t>
      </w:r>
      <w:r w:rsidRPr="00464129">
        <w:rPr>
          <w:rStyle w:val="afffff0"/>
          <w:rtl/>
        </w:rPr>
        <w:t>,</w:t>
      </w:r>
      <w:r>
        <w:rPr>
          <w:rtl/>
        </w:rPr>
        <w:t xml:space="preserve"> וכתיב </w:t>
      </w:r>
      <w:ins w:id="92155" w:author="מנוע מכני" w:date="2026-10-11T12:04:39Z">
        <w:r>
          <w:rPr>
            <w:rtl/>
          </w:rPr>
          <w:t xml:space="preserve">שם</w:t>
        </w:r>
      </w:ins>
      <w:del w:id="92156" w:author="מנוע מכני" w:date="2026-10-11T12:04:39Z">
        <w:r>
          <w:rPr>
            <w:rtl/>
          </w:rPr>
          <w:delText xml:space="preserve">התם</w:delText>
        </w:r>
      </w:del>
      <w:r w:rsidRPr="00464129">
        <w:rPr>
          <w:rStyle w:val="afffff0"/>
          <w:rtl/>
        </w:rPr>
        <w:t xml:space="preserve"> </w:t>
      </w:r>
      <w:r w:rsidRPr="00464129">
        <w:rPr>
          <w:rStyle w:val="afffff0"/>
          <w:rFonts w:hint="cs"/>
          <w:rtl/>
        </w:rPr>
        <w:t>'</w:t>
      </w:r>
      <w:ins w:id="91275" w:author="Claude - סמנטי" w:date="2026-10-11T12:26:16Z">
        <w:r>
          <w:rPr>
            <w:rStyle w:val="afffff0"/>
            <w:rtl/>
          </w:rPr>
          <w:t xml:space="preserve">וַחֲמַת הַמֶּלֶךְ שָׁכָכָה</w:t>
        </w:r>
      </w:ins>
      <w:del w:id="91276" w:author="Claude - סמנטי" w:date="2026-10-11T12:26:16Z">
        <w:r w:rsidRPr="00464129">
          <w:rPr>
            <w:rStyle w:val="afffff0"/>
            <w:rtl/>
          </w:rPr>
          <w:delText xml:space="preserve">וחמת המלך שככה</w:delText>
        </w:r>
      </w:del>
      <w:r w:rsidRPr="00464129">
        <w:rPr>
          <w:rStyle w:val="afffff0"/>
          <w:rFonts w:hint="cs"/>
          <w:rtl/>
        </w:rPr>
        <w:t>'</w:t>
      </w:r>
      <w:r w:rsidRPr="00464129">
        <w:rPr>
          <w:rStyle w:val="afffff0"/>
          <w:rtl/>
        </w:rPr>
        <w:t>.</w:t>
      </w:r>
    </w:p>
    <w:p w:rsidR="00DA63EC" w:rsidRDefault="00DA63EC" w:rsidP="00DA63EC">
      <w:pPr>
        <w:tabs>
          <w:tab w:val="left" w:pos="0"/>
        </w:tabs>
        <w:rPr>
          <w:rtl/>
        </w:rPr>
      </w:pPr>
      <w:r>
        <w:rPr>
          <w:rtl/>
        </w:rPr>
        <w:t>•</w:t>
      </w:r>
      <w:r>
        <w:rPr>
          <w:rFonts w:hint="cs"/>
          <w:rtl/>
        </w:rPr>
        <w:t xml:space="preserve"> </w:t>
      </w:r>
      <w:ins w:id="92161" w:author="מנוע מכני" w:date="2026-10-11T12:04:39Z">
        <w:r>
          <w:rPr>
            <w:rtl/>
          </w:rPr>
          <w:t xml:space="preserve">יש</w:t>
        </w:r>
      </w:ins>
      <w:del w:id="92162" w:author="מנוע מכני" w:date="2026-10-11T12:04:39Z">
        <w:r>
          <w:rPr>
            <w:rtl/>
          </w:rPr>
          <w:delText xml:space="preserve">איכא</w:delText>
        </w:r>
      </w:del>
      <w:r>
        <w:rPr>
          <w:rtl/>
        </w:rPr>
        <w:t xml:space="preserve"> </w:t>
      </w:r>
      <w:ins w:id="92159" w:author="מנוע מכני" w:date="2026-10-11T12:04:39Z">
        <w:r>
          <w:rPr>
            <w:rtl/>
          </w:rPr>
          <w:t xml:space="preserve">דאמרו</w:t>
        </w:r>
      </w:ins>
      <w:del w:id="92160" w:author="מנוע מכני" w:date="2026-10-11T12:04:39Z">
        <w:r>
          <w:rPr>
            <w:rtl/>
          </w:rPr>
          <w:delText xml:space="preserve">דאמרי</w:delText>
        </w:r>
      </w:del>
      <w:r>
        <w:rPr>
          <w:rtl/>
        </w:rPr>
        <w:t xml:space="preserve">, איתיביה </w:t>
      </w:r>
      <w:r>
        <w:rPr>
          <w:rStyle w:val="2fb"/>
          <w:rtl/>
        </w:rPr>
        <w:t xml:space="preserve">ר</w:t>
      </w:r>
      <w:r>
        <w:rPr>
          <w:rStyle w:val="2fb"/>
          <w:rFonts w:hint="cs"/>
          <w:rtl/>
        </w:rPr>
        <w:t>י</w:t>
      </w:r>
      <w:r>
        <w:rPr>
          <w:rStyle w:val="2fb"/>
          <w:rtl/>
        </w:rPr>
        <w:t>"</w:t>
      </w:r>
      <w:r>
        <w:rPr>
          <w:rStyle w:val="2fb"/>
          <w:rFonts w:hint="cs"/>
          <w:rtl/>
        </w:rPr>
        <w:t xml:space="preserve">ו</w:t>
      </w:r>
      <w:r>
        <w:rPr>
          <w:rFonts w:hint="cs"/>
          <w:rtl/>
        </w:rPr>
        <w:t xml:space="preserve"> </w:t>
      </w:r>
      <w:r>
        <w:rPr>
          <w:rStyle w:val="2fb"/>
          <w:rtl/>
        </w:rPr>
        <w:t xml:space="preserve">לר"ל</w:t>
      </w:r>
      <w:r>
        <w:rPr>
          <w:rtl/>
        </w:rPr>
        <w:t xml:space="preserve">: </w:t>
      </w:r>
      <w:r>
        <w:rPr>
          <w:rFonts w:hint="cs"/>
          <w:rtl/>
        </w:rPr>
        <w:t>'</w:t>
      </w:r>
      <w:ins w:id="91279" w:author="Claude - סמנטי" w:date="2026-10-11T12:26:16Z">
        <w:r>
          <w:rPr>
            <w:rStyle w:val="afffff0"/>
            <w:rtl/>
          </w:rPr>
          <w:t xml:space="preserve">מִכֹּל אֲשֶׁר בֶּחָרָבָה מֵתוּ</w:t>
        </w:r>
      </w:ins>
      <w:del w:id="91280" w:author="Claude - סמנטי" w:date="2026-10-11T12:26:16Z">
        <w:r>
          <w:rPr>
            <w:rtl/>
          </w:rPr>
          <w:delText xml:space="preserve">מכל אשר בחרבה מתו</w:delText>
        </w:r>
      </w:del>
      <w:r>
        <w:rPr>
          <w:rFonts w:hint="cs"/>
          <w:rtl/>
        </w:rPr>
        <w:t>'</w:t>
      </w:r>
    </w:p>
    <w:p w:rsidR="00DA63EC" w:rsidRDefault="00DA63EC" w:rsidP="00DA63EC">
      <w:pPr>
        <w:tabs>
          <w:tab w:val="left" w:pos="0"/>
        </w:tabs>
        <w:rPr>
          <w:rtl/>
        </w:rPr>
      </w:pPr>
      <w:ins w:id="93875" w:author="מנוע מכני" w:date="2026-10-11T12:04:39Z">
        <w:r>
          <w:rPr>
            <w:rtl/>
          </w:rPr>
          <w:t xml:space="preserve">לי</w:t>
        </w:r>
      </w:ins>
      <w:del w:id="93876" w:author="מנוע מכני" w:date="2026-10-11T12:04:39Z">
        <w:r>
          <w:rPr>
            <w:rtl/>
          </w:rPr>
          <w:delText xml:space="preserve">לדידי</w:delText>
        </w:r>
      </w:del>
      <w:r>
        <w:rPr>
          <w:rtl/>
        </w:rPr>
        <w:t xml:space="preserve"> דלא ירד מבול לא"י, מש"</w:t>
      </w:r>
      <w:r>
        <w:rPr>
          <w:rFonts w:hint="cs"/>
          <w:rtl/>
        </w:rPr>
        <w:t>ה</w:t>
      </w:r>
      <w:r>
        <w:rPr>
          <w:rtl/>
        </w:rPr>
        <w:t xml:space="preserve"> הוי חרבה, </w:t>
      </w:r>
      <w:r>
        <w:rPr>
          <w:rFonts w:hint="cs"/>
          <w:rtl/>
        </w:rPr>
        <w:t xml:space="preserve">אבל </w:t>
      </w:r>
      <w:r>
        <w:rPr>
          <w:rtl/>
        </w:rPr>
        <w:t>לדידך חרבה</w:t>
      </w:r>
      <w:r>
        <w:rPr>
          <w:rFonts w:hint="cs"/>
          <w:rtl/>
        </w:rPr>
        <w:t xml:space="preserve"> היינו שהיתה </w:t>
      </w:r>
      <w:r>
        <w:rPr>
          <w:rtl/>
        </w:rPr>
        <w:t xml:space="preserve">חרבה </w:t>
      </w:r>
      <w:ins w:id="97399" w:author="מנוע מכני" w:date="2026-10-11T12:04:39Z">
        <w:r>
          <w:rPr>
            <w:rtl/>
          </w:rPr>
          <w:t xml:space="preserve">מתחילה</w:t>
        </w:r>
      </w:ins>
      <w:del w:id="97400" w:author="מנוע מכני" w:date="2026-10-11T12:04:39Z">
        <w:r>
          <w:rPr>
            <w:rtl/>
          </w:rPr>
          <w:delText xml:space="preserve">מעיקרא</w:delText>
        </w:r>
      </w:del>
      <w:r>
        <w:rPr>
          <w:rtl/>
        </w:rPr>
        <w:t xml:space="preserve">.</w:t>
      </w:r>
    </w:p>
    <w:p>
      <w:pPr>
        <w:pStyle w:val="38"/>
        <w:rPr>
          <w:ins w:id="101236" w:author="מנוע מכני" w:date="2026-10-11T12:04:39Z"/>
        </w:rPr>
      </w:pPr>
      <w:r>
        <w:lastRenderedPageBreak/>
        <w:t>ו</w:t>
      </w:r>
      <w:r>
        <w:t>קרי לה חרבה</w:t>
      </w:r>
      <w:r>
        <w:t xml:space="preserve"> כדר</w:t>
      </w:r>
      <w:r>
        <w:t>"</w:t>
      </w:r>
      <w:r>
        <w:t>ח</w:t>
      </w:r>
      <w:r>
        <w:t xml:space="preserve">:</w:t>
      </w:r>
    </w:p>
    <w:p w:rsidR="00DA63EC" w:rsidRDefault="00DA63EC" w:rsidP="00DA63EC">
      <w:pPr>
        <w:tabs>
          <w:tab w:val="left" w:pos="0"/>
        </w:tabs>
        <w:rPr>
          <w:rtl/>
        </w:rPr>
      </w:pPr>
      <w:del w:id="101237" w:author="מנוע מכני" w:date="2026-10-11T12:04:39Z">
        <w:r>
          <w:rPr>
            <w:rtl/>
          </w:rPr>
          <w:delText xml:space="preserve"> </w:delText>
        </w:r>
      </w:del>
      <w:r>
        <w:rPr>
          <w:rFonts w:hint="cs"/>
          <w:rtl/>
        </w:rPr>
        <w:t>ד</w:t>
      </w:r>
      <w:r>
        <w:rPr>
          <w:rtl/>
        </w:rPr>
        <w:t xml:space="preserve">בדור המבול </w:t>
      </w:r>
      <w:r>
        <w:rPr>
          <w:rtl/>
        </w:rPr>
        <w:t xml:space="preserve">לא</w:t>
      </w:r>
      <w:r>
        <w:rPr>
          <w:rtl/>
        </w:rPr>
        <w:t xml:space="preserve"> נגזרה גזרה על דגים שבים, </w:t>
      </w:r>
      <w:ins w:id="96545" w:author="מנוע מכני" w:date="2026-10-11T12:04:39Z">
        <w:r>
          <w:rPr>
            <w:rtl/>
          </w:rPr>
          <w:t xml:space="preserve">ד'</w:t>
        </w:r>
      </w:ins>
      <w:del w:id="96546" w:author="מנוע מכני" w:date="2026-10-11T12:04:39Z">
        <w:r>
          <w:rPr>
            <w:rtl/>
          </w:rPr>
          <w:delText xml:space="preserve">שנא</w:delText>
        </w:r>
        <w:r>
          <w:rPr>
            <w:rFonts w:hint="cs"/>
            <w:rtl/>
          </w:rPr>
          <w:delText xml:space="preserve">'</w:delText>
        </w:r>
        <w:r>
          <w:rPr>
            <w:rtl/>
          </w:rPr>
          <w:delText xml:space="preserve">: </w:delText>
        </w:r>
        <w:r>
          <w:rPr>
            <w:rFonts w:hint="cs"/>
            <w:rtl/>
          </w:rPr>
          <w:delText xml:space="preserve">'</w:delText>
        </w:r>
      </w:del>
      <w:r>
        <w:rPr>
          <w:rtl/>
        </w:rPr>
        <w:t>מכל אשר בחרבה מתו, ולא דגים שבים.</w:t>
      </w:r>
    </w:p>
    <w:p w:rsidR="00DA63EC" w:rsidRDefault="00DA63EC" w:rsidP="00DA63EC">
      <w:pPr>
        <w:tabs>
          <w:tab w:val="left" w:pos="0"/>
        </w:tabs>
        <w:rPr>
          <w:rtl/>
        </w:rPr>
      </w:pPr>
      <w:r>
        <w:rPr>
          <w:rtl/>
        </w:rPr>
        <w:t xml:space="preserve">למ"ד</w:t>
      </w:r>
      <w:r>
        <w:rPr>
          <w:rtl/>
        </w:rPr>
        <w:t xml:space="preserve"> </w:t>
      </w:r>
      <w:r>
        <w:rPr>
          <w:rtl/>
        </w:rPr>
        <w:t xml:space="preserve">לא</w:t>
      </w:r>
      <w:r>
        <w:rPr>
          <w:rtl/>
        </w:rPr>
        <w:t xml:space="preserve"> ירד מבול לא"י, היינו ד</w:t>
      </w:r>
      <w:r>
        <w:rPr>
          <w:rFonts w:hint="cs"/>
          <w:rtl/>
        </w:rPr>
        <w:t>היו שם זכר ונקבה דראם שלא היו יכולים להכנס לתיבה</w:t>
      </w:r>
      <w:r>
        <w:rPr>
          <w:rtl/>
        </w:rPr>
        <w:t xml:space="preserve"> </w:t>
      </w:r>
    </w:p>
    <w:p w:rsidR="00DA63EC" w:rsidRDefault="00DA63EC" w:rsidP="00DA63EC">
      <w:pPr>
        <w:tabs>
          <w:tab w:val="left" w:pos="0"/>
        </w:tabs>
        <w:rPr>
          <w:rtl/>
        </w:rPr>
      </w:pPr>
      <w:r>
        <w:rPr>
          <w:rFonts w:hint="cs"/>
          <w:rtl/>
        </w:rPr>
        <w:t>ו</w:t>
      </w:r>
      <w:r>
        <w:rPr>
          <w:rtl/>
        </w:rPr>
        <w:t xml:space="preserve">למ"ד</w:t>
      </w:r>
      <w:r>
        <w:rPr>
          <w:rtl/>
        </w:rPr>
        <w:t xml:space="preserve"> ירד, רימא </w:t>
      </w:r>
      <w:ins w:id="92163" w:author="מנוע מכני" w:date="2026-10-11T12:04:39Z">
        <w:r>
          <w:rPr>
            <w:rtl/>
          </w:rPr>
          <w:t xml:space="preserve">מקום</w:t>
        </w:r>
      </w:ins>
      <w:del w:id="92164" w:author="מנוע מכני" w:date="2026-10-11T12:04:39Z">
        <w:r>
          <w:rPr>
            <w:rtl/>
          </w:rPr>
          <w:delText xml:space="preserve">היכא</w:delText>
        </w:r>
      </w:del>
      <w:r>
        <w:rPr>
          <w:rtl/>
        </w:rPr>
        <w:t xml:space="preserve"> קם?</w:t>
      </w:r>
      <w:r>
        <w:rPr>
          <w:rFonts w:hint="cs"/>
          <w:rtl/>
        </w:rPr>
        <w:t xml:space="preserve"> ד</w:t>
      </w:r>
      <w:r>
        <w:rPr>
          <w:rtl/>
        </w:rPr>
        <w:t>גוריות הכניסו בתיבה.</w:t>
      </w:r>
    </w:p>
    <w:p>
      <w:pPr>
        <w:pStyle w:val="38"/>
        <w:rPr>
          <w:ins w:id="101238" w:author="מנוע מכני" w:date="2026-10-11T12:04:39Z"/>
        </w:rPr>
      </w:pPr>
      <w:r>
        <w:t>והאמר ר</w:t>
      </w:r>
      <w:r>
        <w:t>בב</w:t>
      </w:r>
      <w:r>
        <w:t>"</w:t>
      </w:r>
      <w:r>
        <w:t>ח</w:t>
      </w:r>
      <w:r>
        <w:t xml:space="preserve">:</w:t>
      </w:r>
    </w:p>
    <w:p w:rsidR="00DA63EC" w:rsidRDefault="00DA63EC" w:rsidP="00DA63EC">
      <w:pPr>
        <w:tabs>
          <w:tab w:val="left" w:pos="0"/>
        </w:tabs>
        <w:rPr>
          <w:rtl/>
        </w:rPr>
      </w:pPr>
      <w:del w:id="101239" w:author="מנוע מכני" w:date="2026-10-11T12:04:39Z">
        <w:r>
          <w:rPr>
            <w:rtl/>
          </w:rPr>
          <w:delText xml:space="preserve"> </w:delText>
        </w:r>
      </w:del>
      <w:ins w:id="93877" w:author="מנוע מכני" w:date="2026-10-11T12:04:39Z">
        <w:r>
          <w:rPr>
            <w:rtl/>
          </w:rPr>
          <w:t xml:space="preserve">לי</w:t>
        </w:r>
      </w:ins>
      <w:del w:id="93878" w:author="מנוע מכני" w:date="2026-10-11T12:04:39Z">
        <w:r>
          <w:rPr>
            <w:rtl/>
          </w:rPr>
          <w:delText xml:space="preserve">לדידי</w:delText>
        </w:r>
      </w:del>
      <w:r>
        <w:rPr>
          <w:rtl/>
        </w:rPr>
        <w:t xml:space="preserve"> חזי לי </w:t>
      </w:r>
      <w:r>
        <w:rPr>
          <w:rFonts w:hint="cs"/>
          <w:rtl/>
        </w:rPr>
        <w:t xml:space="preserve">ראם בן יוצו שהיה כהר תבור [ארבעים פרסה] משך צוארו- ג' פרסאות, מרבץ ראשו פרסה וחצי, וכשנתפנה סכר את הירדן </w:t>
      </w:r>
    </w:p>
    <w:p>
      <w:pPr>
        <w:pStyle w:val="38"/>
        <w:rPr>
          <w:ins w:id="101240" w:author="מנוע מכני" w:date="2026-10-11T12:04:39Z"/>
        </w:rPr>
      </w:pPr>
      <w:r>
        <w:tab/>
        <w:t xml:space="preserve">א"ר יוחנן:</w:t>
      </w:r>
    </w:p>
    <w:p w:rsidR="00DA63EC" w:rsidRDefault="00DA63EC" w:rsidP="00DA63EC">
      <w:pPr>
        <w:tabs>
          <w:tab w:val="left" w:pos="0"/>
        </w:tabs>
        <w:rPr>
          <w:rtl/>
        </w:rPr>
      </w:pPr>
      <w:del w:id="101241" w:author="מנוע מכני" w:date="2026-10-11T12:04:39Z">
        <w:r>
          <w:rPr>
            <w:rtl/>
          </w:rPr>
          <w:tab/>
          <w:delText xml:space="preserve"> </w:delText>
        </w:r>
      </w:del>
      <w:r>
        <w:rPr>
          <w:rtl/>
        </w:rPr>
        <w:tab/>
        <w:t xml:space="preserve">ראש</w:t>
      </w:r>
      <w:r>
        <w:rPr>
          <w:rFonts w:hint="cs"/>
          <w:rtl/>
        </w:rPr>
        <w:t xml:space="preserve"> חוטמו </w:t>
      </w:r>
      <w:r>
        <w:rPr>
          <w:rtl/>
        </w:rPr>
        <w:t>הכניסו לתיבה.</w:t>
      </w:r>
    </w:p>
    <w:p>
      <w:pPr>
        <w:pStyle w:val="38"/>
        <w:rPr>
          <w:ins w:id="101242" w:author="מנוע מכני" w:date="2026-10-11T12:04:39Z"/>
        </w:rPr>
      </w:pPr>
      <w:r>
        <w:t>והך דארי</w:t>
      </w:r>
      <w:r>
        <w:t>"</w:t>
      </w:r>
      <w:r>
        <w:t>ו</w:t>
      </w:r>
      <w:r>
        <w:t xml:space="preserve">:</w:t>
      </w:r>
    </w:p>
    <w:p w:rsidR="00DA63EC" w:rsidRDefault="00DA63EC" w:rsidP="00DA63EC">
      <w:pPr>
        <w:tabs>
          <w:tab w:val="left" w:pos="0"/>
        </w:tabs>
        <w:rPr>
          <w:rtl/>
        </w:rPr>
      </w:pPr>
      <w:del w:id="101243" w:author="מנוע מכני" w:date="2026-10-11T12:04:39Z">
        <w:r>
          <w:rPr>
            <w:rtl/>
          </w:rPr>
          <w:delText xml:space="preserve"> </w:delText>
        </w:r>
      </w:del>
      <w:r>
        <w:rPr>
          <w:rtl/>
        </w:rPr>
        <w:t xml:space="preserve">לא</w:t>
      </w:r>
      <w:r>
        <w:rPr>
          <w:rtl/>
        </w:rPr>
        <w:t xml:space="preserve"> ירד מבול לא"י! לדברי </w:t>
      </w:r>
      <w:r>
        <w:rPr>
          <w:rStyle w:val="2fb"/>
          <w:rtl/>
        </w:rPr>
        <w:t xml:space="preserve">ר"ל</w:t>
      </w:r>
      <w:r>
        <w:rPr>
          <w:rtl/>
        </w:rPr>
        <w:t xml:space="preserve"> </w:t>
      </w:r>
      <w:ins w:id="93879" w:author="מנוע מכני" w:date="2026-10-11T12:04:39Z">
        <w:r>
          <w:rPr>
            <w:rtl/>
          </w:rPr>
          <w:t xml:space="preserve">אומר</w:t>
        </w:r>
      </w:ins>
      <w:del w:id="93880" w:author="מנוע מכני" w:date="2026-10-11T12:04:39Z">
        <w:r>
          <w:rPr>
            <w:rtl/>
          </w:rPr>
          <w:delText xml:space="preserve">קאמר</w:delText>
        </w:r>
      </w:del>
      <w:r>
        <w:rPr>
          <w:rtl/>
        </w:rPr>
        <w:t xml:space="preserve">.</w:t>
      </w:r>
    </w:p>
    <w:p w:rsidR="00DA63EC" w:rsidRDefault="00DA63EC" w:rsidP="00DA63EC">
      <w:pPr>
        <w:tabs>
          <w:tab w:val="left" w:pos="0"/>
        </w:tabs>
        <w:rPr>
          <w:rtl/>
        </w:rPr>
      </w:pPr>
      <w:r>
        <w:rPr>
          <w:rtl/>
        </w:rPr>
        <w:t>ו</w:t>
      </w:r>
      <w:r>
        <w:rPr>
          <w:rFonts w:hint="cs"/>
          <w:rtl/>
        </w:rPr>
        <w:t xml:space="preserve">אפי' דהתיבה עולה ויורדת </w:t>
      </w:r>
      <w:r>
        <w:rPr>
          <w:rStyle w:val="2fb"/>
          <w:rFonts w:hint="cs"/>
          <w:rtl/>
        </w:rPr>
        <w:t xml:space="preserve">כדר</w:t>
      </w:r>
      <w:r>
        <w:rPr>
          <w:rStyle w:val="2fb"/>
          <w:rtl/>
        </w:rPr>
        <w:t>"</w:t>
      </w:r>
      <w:r>
        <w:rPr>
          <w:rStyle w:val="2fb"/>
          <w:rFonts w:hint="cs"/>
          <w:rtl/>
        </w:rPr>
        <w:t>ל</w:t>
      </w:r>
      <w:r>
        <w:rPr>
          <w:rtl/>
        </w:rPr>
        <w:t>: קרניו קשרו בתיבה.</w:t>
      </w:r>
    </w:p>
    <w:p w:rsidR="00DA63EC" w:rsidRDefault="00DA63EC" w:rsidP="00DA63EC">
      <w:pPr>
        <w:tabs>
          <w:tab w:val="left" w:pos="0"/>
        </w:tabs>
        <w:rPr>
          <w:rtl/>
        </w:rPr>
      </w:pPr>
      <w:r>
        <w:rPr>
          <w:rtl/>
        </w:rPr>
        <w:t>•</w:t>
      </w:r>
      <w:r>
        <w:rPr>
          <w:rFonts w:hint="cs"/>
          <w:rtl/>
        </w:rPr>
        <w:t xml:space="preserve"> </w:t>
      </w:r>
      <w:r>
        <w:rPr>
          <w:rtl/>
        </w:rPr>
        <w:t>והא</w:t>
      </w:r>
      <w:r>
        <w:rPr>
          <w:rFonts w:hint="cs"/>
          <w:rtl/>
        </w:rPr>
        <w:t>ר'ח</w:t>
      </w:r>
      <w:r>
        <w:rPr>
          <w:rtl/>
        </w:rPr>
        <w:t xml:space="preserve">: אנשי דור המבול ברותחין קלקלו וברותחין נידונו! ולטעמיך, תיבה </w:t>
      </w:r>
      <w:ins w:id="97401" w:author="מנוע מכני" w:date="2026-10-11T12:04:39Z">
        <w:r>
          <w:rPr>
            <w:rtl/>
          </w:rPr>
          <w:t xml:space="preserve">איך</w:t>
        </w:r>
      </w:ins>
      <w:del w:id="97402" w:author="מנוע מכני" w:date="2026-10-11T12:04:39Z">
        <w:r>
          <w:rPr>
            <w:rtl/>
          </w:rPr>
          <w:delText xml:space="preserve">היכי</w:delText>
        </w:r>
      </w:del>
      <w:r>
        <w:rPr>
          <w:rtl/>
        </w:rPr>
        <w:t xml:space="preserve"> סגיא! ועוד, עוג מלך הבשן </w:t>
      </w:r>
      <w:ins w:id="92165" w:author="מנוע מכני" w:date="2026-10-11T12:04:39Z">
        <w:r>
          <w:rPr>
            <w:rtl/>
          </w:rPr>
          <w:t xml:space="preserve">מקום</w:t>
        </w:r>
      </w:ins>
      <w:del w:id="92166" w:author="מנוע מכני" w:date="2026-10-11T12:04:39Z">
        <w:r>
          <w:rPr>
            <w:rtl/>
          </w:rPr>
          <w:delText xml:space="preserve">היכא</w:delText>
        </w:r>
      </w:del>
      <w:r>
        <w:rPr>
          <w:rtl/>
        </w:rPr>
        <w:t xml:space="preserve"> </w:t>
      </w:r>
      <w:ins w:id="97403" w:author="מנוע מכני" w:date="2026-10-11T12:04:39Z">
        <w:r>
          <w:rPr>
            <w:rtl/>
          </w:rPr>
          <w:t xml:space="preserve">עומד</w:t>
        </w:r>
      </w:ins>
      <w:del w:id="97404" w:author="מנוע מכני" w:date="2026-10-11T12:04:39Z">
        <w:r>
          <w:rPr>
            <w:rtl/>
          </w:rPr>
          <w:delText xml:space="preserve">קאי</w:delText>
        </w:r>
      </w:del>
      <w:r>
        <w:rPr>
          <w:rtl/>
        </w:rPr>
        <w:t xml:space="preserve">? אלא נס נעשה להם, שנצטננו בצידי התיבה.</w:t>
      </w:r>
    </w:p>
    <w:p w:rsidR="00DA63EC" w:rsidRDefault="00DA63EC" w:rsidP="00DA63EC">
      <w:pPr>
        <w:tabs>
          <w:tab w:val="left" w:pos="0"/>
        </w:tabs>
        <w:rPr>
          <w:rtl/>
        </w:rPr>
      </w:pPr>
      <w:r>
        <w:rPr>
          <w:rtl/>
        </w:rPr>
        <w:t>•</w:t>
      </w:r>
      <w:r>
        <w:rPr>
          <w:rFonts w:hint="cs"/>
          <w:rtl/>
        </w:rPr>
        <w:t xml:space="preserve"> </w:t>
      </w:r>
      <w:r>
        <w:rPr>
          <w:rStyle w:val="2fb"/>
          <w:rtl/>
        </w:rPr>
        <w:t>ולר</w:t>
      </w:r>
      <w:r>
        <w:rPr>
          <w:rStyle w:val="2fb"/>
          <w:rFonts w:hint="cs"/>
          <w:rtl/>
        </w:rPr>
        <w:t>שב</w:t>
      </w:r>
      <w:r>
        <w:rPr>
          <w:rStyle w:val="2fb"/>
          <w:rtl/>
        </w:rPr>
        <w:t>"</w:t>
      </w:r>
      <w:r>
        <w:rPr>
          <w:rStyle w:val="2fb"/>
          <w:rFonts w:hint="cs"/>
          <w:rtl/>
        </w:rPr>
        <w:t xml:space="preserve">ל</w:t>
      </w:r>
      <w:ins w:id="95327" w:author="מנוע מכני" w:date="2026-10-11T12:04:39Z">
        <w:r>
          <w:rPr>
            <w:rFonts w:hint="cs"/>
            <w:rtl/>
          </w:rPr>
          <w:t xml:space="preserve"> </w:t>
        </w:r>
      </w:ins>
      <w:del w:id="95328" w:author="מנוע מכני" w:date="2026-10-11T12:04:39Z">
        <w:r>
          <w:rPr>
            <w:rFonts w:hint="cs"/>
            <w:rtl/>
          </w:rPr>
          <w:delText xml:space="preserve"> </w:delText>
        </w:r>
        <w:r>
          <w:rPr>
            <w:rtl/>
          </w:rPr>
          <w:delText xml:space="preserve"> </w:delText>
        </w:r>
      </w:del>
      <w:r>
        <w:rPr>
          <w:rtl/>
        </w:rPr>
        <w:t xml:space="preserve">נהי </w:t>
      </w:r>
      <w:ins w:id="92167" w:author="מנוע מכני" w:date="2026-10-11T12:04:39Z">
        <w:r>
          <w:rPr>
            <w:rtl/>
          </w:rPr>
          <w:t xml:space="preserve">גם</w:t>
        </w:r>
      </w:ins>
      <w:del w:id="92168" w:author="מנוע מכני" w:date="2026-10-11T12:04:39Z">
        <w:r>
          <w:rPr>
            <w:rtl/>
          </w:rPr>
          <w:delText xml:space="preserve">נמי</w:delText>
        </w:r>
      </w:del>
      <w:r>
        <w:rPr>
          <w:rtl/>
        </w:rPr>
        <w:t xml:space="preserve"> דירד מבול לא"י, והא </w:t>
      </w:r>
      <w:r>
        <w:rPr>
          <w:rtl/>
        </w:rPr>
        <w:t xml:space="preserve">לא</w:t>
      </w:r>
      <w:r>
        <w:rPr>
          <w:rtl/>
        </w:rPr>
        <w:t xml:space="preserve"> פש! </w:t>
      </w:r>
    </w:p>
    <w:p>
      <w:pPr>
        <w:pStyle w:val="38"/>
        <w:rPr>
          <w:ins w:id="101244" w:author="מנוע מכני" w:date="2026-10-11T12:04:39Z"/>
        </w:rPr>
      </w:pPr>
      <w:r>
        <w:t xml:space="preserve">דאר"ל:</w:t>
      </w:r>
    </w:p>
    <w:p w:rsidR="00DA63EC" w:rsidRDefault="00DA63EC" w:rsidP="00DA63EC">
      <w:pPr>
        <w:tabs>
          <w:tab w:val="left" w:pos="0"/>
        </w:tabs>
        <w:rPr>
          <w:rtl/>
        </w:rPr>
      </w:pPr>
      <w:del w:id="101245" w:author="מנוע מכני" w:date="2026-10-11T12:04:39Z">
        <w:r>
          <w:rPr>
            <w:rtl/>
          </w:rPr>
          <w:delText xml:space="preserve"> </w:delText>
        </w:r>
      </w:del>
      <w:r>
        <w:rPr>
          <w:rtl/>
        </w:rPr>
        <w:t xml:space="preserve">למה נקרא שמה מצולה? שכל מתי מבול נצתללו שם</w:t>
      </w:r>
      <w:ins w:id="95329" w:author="מנוע מכני" w:date="2026-10-11T12:04:39Z">
        <w:r>
          <w:rPr>
            <w:rtl/>
          </w:rPr>
          <w:t xml:space="preserve">,</w:t>
        </w:r>
      </w:ins>
      <w:del w:id="95330" w:author="מנוע מכני" w:date="2026-10-11T12:04:39Z">
        <w:r>
          <w:rPr>
            <w:rtl/>
          </w:rPr>
          <w:delText xml:space="preserve">;</w:delText>
        </w:r>
      </w:del>
    </w:p>
    <w:p>
      <w:pPr>
        <w:pStyle w:val="38"/>
        <w:rPr>
          <w:ins w:id="101246" w:author="מנוע מכני" w:date="2026-10-11T12:04:39Z"/>
        </w:rPr>
      </w:pPr>
      <w:r>
        <w:t>ורי</w:t>
      </w:r>
      <w:r>
        <w:t>"</w:t>
      </w:r>
      <w:r>
        <w:t>ו</w:t>
      </w:r>
      <w:r>
        <w:t xml:space="preserve">:</w:t>
      </w:r>
    </w:p>
    <w:p w:rsidR="00DA63EC" w:rsidRDefault="00DA63EC" w:rsidP="00DA63EC">
      <w:pPr>
        <w:tabs>
          <w:tab w:val="left" w:pos="0"/>
        </w:tabs>
        <w:rPr>
          <w:rtl/>
        </w:rPr>
      </w:pPr>
      <w:del w:id="101247" w:author="מנוע מכני" w:date="2026-10-11T12:04:39Z">
        <w:r>
          <w:rPr>
            <w:rtl/>
          </w:rPr>
          <w:delText xml:space="preserve"> </w:delText>
        </w:r>
      </w:del>
      <w:r>
        <w:rPr>
          <w:rtl/>
        </w:rPr>
        <w:t xml:space="preserve">למה נקרא שמה שנער? שכל מתי מבול ננערו שם! אי אפשר דלא אידבקו.</w:t>
      </w:r>
    </w:p>
    <w:p>
      <w:pPr>
        <w:pStyle w:val="38"/>
        <w:rPr>
          <w:ins w:id="101249" w:author="מנוע מכני" w:date="2026-10-11T12:04:39Z"/>
        </w:rPr>
      </w:pPr>
      <w:del w:id="101248" w:author="מנוע מכני" w:date="2026-10-11T12:04:39Z">
        <w:r w:rsidRPr="00E105BC">
          <w:delText xml:space="preserve">•</w:delText>
        </w:r>
      </w:del>
      <w:r w:rsidRPr="00E105BC">
        <w:t xml:space="preserve"> </w:t>
      </w:r>
      <w:r w:rsidRPr="00E105BC">
        <w:t xml:space="preserve">א"ר אבהו:</w:t>
      </w:r>
    </w:p>
    <w:p w:rsidR="00DA63EC" w:rsidRPr="00E105BC" w:rsidRDefault="00DA63EC" w:rsidP="00DA63EC">
      <w:pPr>
        <w:tabs>
          <w:tab w:val="left" w:pos="0"/>
        </w:tabs>
        <w:rPr>
          <w:spacing w:val="-2"/>
          <w:rtl/>
        </w:rPr>
      </w:pPr>
      <w:del w:id="101250" w:author="מנוע מכני" w:date="2026-10-11T12:04:39Z">
        <w:r w:rsidRPr="00E105BC">
          <w:rPr>
            <w:spacing w:val="-2"/>
            <w:rtl/>
          </w:rPr>
          <w:delText xml:space="preserve"> </w:delText>
        </w:r>
      </w:del>
      <w:r w:rsidRPr="00E105BC">
        <w:rPr>
          <w:spacing w:val="-2"/>
          <w:rtl/>
        </w:rPr>
        <w:t xml:space="preserve">למה נקרא שמה שנער? שמנערת עשיריה.</w:t>
      </w:r>
      <w:r w:rsidRPr="00E105BC">
        <w:rPr>
          <w:rFonts w:hint="cs"/>
          <w:spacing w:val="-2"/>
          <w:rtl/>
        </w:rPr>
        <w:t xml:space="preserve"> והך דרואים שיש עד ג' דורות ולא יותר</w:t>
      </w:r>
    </w:p>
    <w:p>
      <w:pPr>
        <w:pStyle w:val="afffff8"/>
        <w:rPr>
          <w:ins w:id="90043" w:author="קלוד" w:date="2026-10-11T12:29:36Z"/>
        </w:rPr>
      </w:pPr>
      <w:ins w:id="90044" w:author="קלוד" w:date="2026-10-11T12:29:36Z">
        <w:r>
          <w:rPr>
            <w:color w:val="7B3F00"/>
          </w:rPr>
          <w:t xml:space="preserve">האוכל מעפרה של בבל - כאוכל בשר אבותיו</w:t>
        </w:r>
      </w:ins>
    </w:p>
    <w:p>
      <w:pPr>
        <w:pStyle w:val="38"/>
        <w:rPr>
          <w:ins w:id="101252" w:author="מנוע מכני" w:date="2026-10-11T12:04:39Z"/>
        </w:rPr>
      </w:pPr>
      <w:del w:id="101251" w:author="מנוע מכני" w:date="2026-10-11T12:04:39Z">
        <w:r>
          <w:delText xml:space="preserve">•</w:delText>
        </w:r>
      </w:del>
      <w:r>
        <w:t xml:space="preserve"> </w:t>
      </w:r>
      <w:r>
        <w:t xml:space="preserve">א"ר אמי:</w:t>
      </w:r>
    </w:p>
    <w:p w:rsidR="00DA63EC" w:rsidRDefault="00DA63EC" w:rsidP="00DA63EC">
      <w:pPr>
        <w:tabs>
          <w:tab w:val="left" w:pos="0"/>
        </w:tabs>
        <w:rPr>
          <w:rtl/>
        </w:rPr>
      </w:pPr>
      <w:del w:id="101253" w:author="מנוע מכני" w:date="2026-10-11T12:04:39Z">
        <w:r>
          <w:rPr>
            <w:rtl/>
          </w:rPr>
          <w:delText xml:space="preserve"> </w:delText>
        </w:r>
      </w:del>
      <w:r>
        <w:rPr>
          <w:rtl/>
        </w:rPr>
        <w:t xml:space="preserve">כל האוכל מעפרה של בבל, כאילו אוכל בשר אבותיו.</w:t>
      </w:r>
    </w:p>
    <w:p>
      <w:pPr>
        <w:pStyle w:val="38"/>
        <w:rPr>
          <w:ins w:id="101254" w:author="מנוע מכני" w:date="2026-10-11T12:04:39Z"/>
        </w:rPr>
      </w:pPr>
      <w:r w:rsidRPr="00891B40">
        <w:t>תנ"ה</w:t>
      </w:r>
      <w:r>
        <w:t xml:space="preserve">:</w:t>
      </w:r>
    </w:p>
    <w:p w:rsidR="00DA63EC" w:rsidRDefault="00DA63EC" w:rsidP="00DA63EC">
      <w:pPr>
        <w:tabs>
          <w:tab w:val="left" w:pos="0"/>
        </w:tabs>
        <w:rPr>
          <w:rtl/>
        </w:rPr>
      </w:pPr>
      <w:del w:id="101255" w:author="מנוע מכני" w:date="2026-10-11T12:04:39Z">
        <w:r>
          <w:rPr>
            <w:rtl/>
          </w:rPr>
          <w:delText xml:space="preserve"> </w:delText>
        </w:r>
      </w:del>
      <w:r>
        <w:rPr>
          <w:rtl/>
        </w:rPr>
        <w:t xml:space="preserve">כל האוכל מעפרה של בבל, כאילו אוכל בשר אבותיו</w:t>
      </w:r>
      <w:ins w:id="95331" w:author="מנוע מכני" w:date="2026-10-11T12:04:39Z">
        <w:r>
          <w:rPr>
            <w:rtl/>
          </w:rPr>
          <w:t xml:space="preserve">,</w:t>
        </w:r>
      </w:ins>
      <w:del w:id="95332" w:author="מנוע מכני" w:date="2026-10-11T12:04:39Z">
        <w:r>
          <w:rPr>
            <w:rtl/>
          </w:rPr>
          <w:delText xml:space="preserve">;</w:delText>
        </w:r>
      </w:del>
    </w:p>
    <w:p w:rsidR="00DA63EC" w:rsidRDefault="00DA63EC" w:rsidP="00DA63EC">
      <w:pPr>
        <w:tabs>
          <w:tab w:val="left" w:pos="0"/>
        </w:tabs>
        <w:rPr>
          <w:rtl/>
        </w:rPr>
      </w:pPr>
      <w:r>
        <w:rPr>
          <w:rtl/>
        </w:rPr>
        <w:t>וי"א: כאילו אוכל שקצים ורמשים</w:t>
      </w:r>
      <w:r>
        <w:rPr>
          <w:rFonts w:hint="cs"/>
          <w:rtl/>
        </w:rPr>
        <w:t xml:space="preserve"> [של מבול] </w:t>
      </w:r>
      <w:r>
        <w:rPr>
          <w:rtl/>
        </w:rPr>
        <w:t>.</w:t>
      </w:r>
    </w:p>
    <w:p w:rsidR="00DA63EC" w:rsidRDefault="00DA63EC" w:rsidP="00DA63EC">
      <w:pPr>
        <w:pStyle w:val="affffd"/>
        <w:rPr>
          <w:del w:id="90180" w:author="מנוע עיצוב" w:date="2026-10-11T12:09:26Z"/>
          <w:rtl/>
        </w:rPr>
      </w:pPr>
      <w:del w:id="90179" w:author="מנוע עיצוב" w:date="2026-10-11T12:09:26Z">
        <w:r>
          <w:rPr>
            <w:rtl/>
          </w:rPr>
          <w:delText xml:space="preserve">׹</w:delText>
        </w:r>
      </w:del>
    </w:p>
    <w:p w:rsidR="00DA63EC" w:rsidRDefault="00DA63EC" w:rsidP="00DA63EC">
      <w:pPr>
        <w:pStyle w:val="affff1"/>
        <w:ind w:end="0"/>
        <w:rPr>
          <w:rtl/>
        </w:rPr>
        <w:pPrChange w:id="20164" w:author="קלוד" w:date="2026-10-11T09:07:24Z">
          <w:pPr>
            <w:pStyle w:val="affff1"/>
            <w:rPr>
              <w:rtl/>
            </w:rPr>
          </w:pPr>
        </w:pPrChange>
      </w:pPr>
      <w:ins w:id="9901" w:author="מספור קטעי משנה" w:date="2026-10-11T09:35:09Z">
        <w:r>
          <w:rPr>
            <w:rStyle w:val="MisparKeta"/>
          </w:rPr>
          <w:t xml:space="preserve">א. </w:t>
        </w:r>
      </w:ins>
      <w:r>
        <w:rPr>
          <w:rtl/>
        </w:rPr>
        <w:t>שעיר המשתלח.</w:t>
      </w:r>
    </w:p>
    <w:p w:rsidR="00DA63EC" w:rsidRPr="00E105BC" w:rsidRDefault="00DA63EC" w:rsidP="00DA63EC">
      <w:pPr>
        <w:tabs>
          <w:tab w:val="left" w:pos="0"/>
        </w:tabs>
        <w:rPr>
          <w:spacing w:val="-4"/>
          <w:rtl/>
        </w:rPr>
      </w:pPr>
      <w:r w:rsidRPr="00E105BC">
        <w:rPr>
          <w:spacing w:val="-4"/>
          <w:rtl/>
        </w:rPr>
        <w:t xml:space="preserve">ורמינהי: או קרבן - שומע אני </w:t>
      </w:r>
      <w:ins w:id="90515" w:author="מנוע מכני" w:date="2026-10-11T12:04:39Z">
        <w:r>
          <w:rPr>
            <w:spacing w:val="-4"/>
            <w:rtl/>
          </w:rPr>
          <w:t xml:space="preserve">אפי'</w:t>
        </w:r>
      </w:ins>
      <w:del w:id="90516" w:author="מנוע מכני" w:date="2026-10-11T12:04:39Z">
        <w:r w:rsidRPr="00E105BC">
          <w:rPr>
            <w:spacing w:val="-4"/>
            <w:rtl/>
          </w:rPr>
          <w:delText xml:space="preserve">אפילו</w:delText>
        </w:r>
      </w:del>
      <w:r>
        <w:rPr>
          <w:spacing w:val="-4"/>
          <w:rtl/>
        </w:rPr>
        <w:t xml:space="preserve"> קדשי בדק הבית שנקראו קרבן, שנאמר: </w:t>
      </w:r>
      <w:r>
        <w:rPr>
          <w:rStyle w:val="afffff0"/>
          <w:spacing w:val="-4"/>
          <w:rtl/>
          <w:rPrChange w:id="9058" w:author="מנוע פסוקים" w:date="2026-10-11T09:29:40Z">
            <w:rPr>
              <w:spacing w:val="-4"/>
              <w:rtl/>
            </w:rPr>
          </w:rPrChange>
        </w:rPr>
        <w:t xml:space="preserve">ונקרב את קרבן ה</w:t>
      </w:r>
      <w:r>
        <w:rPr>
          <w:spacing w:val="-4"/>
          <w:rtl/>
        </w:rPr>
        <w:t xml:space="preserve">', </w:t>
      </w:r>
    </w:p>
    <w:p>
      <w:pPr>
        <w:pStyle w:val="38"/>
        <w:rPr>
          <w:ins w:id="101256" w:author="מנוע מכני" w:date="2026-10-11T12:04:39Z"/>
        </w:rPr>
      </w:pPr>
      <w:r>
        <w:t xml:space="preserve">ת"ל</w:t>
      </w:r>
      <w:r>
        <w:t xml:space="preserve">:</w:t>
      </w:r>
    </w:p>
    <w:p w:rsidR="00DA63EC" w:rsidRDefault="00DA63EC" w:rsidP="00DA63EC">
      <w:pPr>
        <w:tabs>
          <w:tab w:val="left" w:pos="0"/>
        </w:tabs>
        <w:rPr>
          <w:rtl/>
        </w:rPr>
      </w:pPr>
      <w:del w:id="101257" w:author="מנוע מכני" w:date="2026-10-11T12:04:39Z">
        <w:r w:rsidRPr="00464129">
          <w:rPr>
            <w:rStyle w:val="afffff0"/>
            <w:rtl/>
          </w:rPr>
          <w:delText xml:space="preserve"> </w:delText>
        </w:r>
      </w:del>
      <w:r w:rsidRPr="00464129">
        <w:rPr>
          <w:rStyle w:val="afffff0"/>
          <w:rFonts w:hint="cs"/>
          <w:rtl/>
        </w:rPr>
        <w:t>'</w:t>
      </w:r>
      <w:ins w:id="90343" w:author="Claude - סמנטי" w:date="2026-10-11T12:26:16Z">
        <w:r>
          <w:rPr>
            <w:rStyle w:val="afffff0"/>
            <w:rtl/>
          </w:rPr>
          <w:t xml:space="preserve">וְאֶל פֶּתַח אֹהֶל מוֹעֵד לֹא הֱבִיאוֹ</w:t>
        </w:r>
      </w:ins>
      <w:del w:id="90344" w:author="Claude - סמנטי" w:date="2026-10-11T12:26:16Z">
        <w:r w:rsidRPr="00464129">
          <w:rPr>
            <w:rStyle w:val="afffff0"/>
            <w:rtl/>
          </w:rPr>
          <w:delText xml:space="preserve">ואל פתח אהל מועד </w:delText>
        </w:r>
        <w:r w:rsidRPr="00464129">
          <w:rPr>
            <w:rStyle w:val="afffff0"/>
            <w:rtl/>
          </w:rPr>
          <w:delText xml:space="preserve">לא</w:delText>
        </w:r>
        <w:r w:rsidRPr="00464129">
          <w:rPr>
            <w:rStyle w:val="afffff0"/>
            <w:rtl/>
          </w:rPr>
          <w:delText xml:space="preserve"> הביאו</w:delText>
        </w:r>
      </w:del>
      <w:r w:rsidRPr="00464129">
        <w:rPr>
          <w:rStyle w:val="afffff0"/>
          <w:rFonts w:hint="cs"/>
          <w:rtl/>
        </w:rPr>
        <w:t>'</w:t>
      </w:r>
      <w:r w:rsidRPr="00464129">
        <w:rPr>
          <w:rStyle w:val="afffff0"/>
          <w:rtl/>
        </w:rPr>
        <w:t>,</w:t>
      </w:r>
      <w:r>
        <w:rPr>
          <w:rtl/>
        </w:rPr>
        <w:t xml:space="preserve"> מי שראוי לבא באה"</w:t>
      </w:r>
      <w:r>
        <w:rPr>
          <w:rFonts w:hint="cs"/>
          <w:rtl/>
        </w:rPr>
        <w:t>מ</w:t>
      </w:r>
      <w:r>
        <w:rPr>
          <w:rtl/>
        </w:rPr>
        <w:t xml:space="preserve">, יצאו קדשי בדק הבית שאינן ראוין</w:t>
      </w:r>
      <w:ins w:id="95333" w:author="מנוע מכני" w:date="2026-10-11T12:04:39Z">
        <w:r>
          <w:rPr>
            <w:rtl/>
          </w:rPr>
          <w:t xml:space="preserve">,</w:t>
        </w:r>
      </w:ins>
      <w:del w:id="95334" w:author="מנוע מכני" w:date="2026-10-11T12:04:39Z">
        <w:r>
          <w:rPr>
            <w:rtl/>
          </w:rPr>
          <w:delText xml:space="preserve">;</w:delText>
        </w:r>
      </w:del>
    </w:p>
    <w:p w:rsidR="00DA63EC" w:rsidRPr="00E105BC" w:rsidRDefault="00DA63EC" w:rsidP="00DA63EC">
      <w:pPr>
        <w:tabs>
          <w:tab w:val="left" w:pos="0"/>
        </w:tabs>
        <w:rPr>
          <w:spacing w:val="-2"/>
          <w:rtl/>
        </w:rPr>
      </w:pPr>
      <w:r w:rsidRPr="00E105BC">
        <w:rPr>
          <w:spacing w:val="-2"/>
          <w:rtl/>
        </w:rPr>
        <w:t xml:space="preserve">אוציא את אלו שאינן ראוין, ולא אוציא את שעיר המשתלח שהוא ראוי לבא אל פתח אהל מועד? </w:t>
      </w:r>
    </w:p>
    <w:p>
      <w:pPr>
        <w:pStyle w:val="38"/>
        <w:rPr>
          <w:ins w:id="101258" w:author="מנוע מכני" w:date="2026-10-11T12:04:39Z"/>
        </w:rPr>
      </w:pPr>
      <w:r w:rsidRPr="00E105BC">
        <w:t xml:space="preserve">ת"ל</w:t>
      </w:r>
      <w:r w:rsidRPr="00E105BC">
        <w:t xml:space="preserve">:</w:t>
      </w:r>
    </w:p>
    <w:p w:rsidR="00DA63EC" w:rsidRPr="00E105BC" w:rsidRDefault="00DA63EC" w:rsidP="00DA63EC">
      <w:pPr>
        <w:tabs>
          <w:tab w:val="left" w:pos="0"/>
        </w:tabs>
        <w:rPr>
          <w:spacing w:val="-4"/>
          <w:rtl/>
        </w:rPr>
      </w:pPr>
      <w:del w:id="101259" w:author="מנוע מכני" w:date="2026-10-11T12:04:39Z">
        <w:r w:rsidRPr="00E105BC">
          <w:rPr>
            <w:spacing w:val="-4"/>
            <w:rtl/>
          </w:rPr>
          <w:delText xml:space="preserve"> </w:delText>
        </w:r>
      </w:del>
      <w:r w:rsidRPr="00E105BC">
        <w:rPr>
          <w:spacing w:val="-4"/>
          <w:rtl/>
        </w:rPr>
        <w:t xml:space="preserve">לה', להוציא שעיר המשתלח שאינו מיוחד לה'! </w:t>
      </w:r>
      <w:r w:rsidRPr="00E105BC">
        <w:rPr>
          <w:rFonts w:hint="cs"/>
          <w:spacing w:val="-4"/>
          <w:rtl/>
        </w:rPr>
        <w:t>ל</w:t>
      </w:r>
      <w:r w:rsidRPr="00E105BC">
        <w:rPr>
          <w:spacing w:val="-4"/>
          <w:rtl/>
        </w:rPr>
        <w:t>"</w:t>
      </w:r>
      <w:r w:rsidRPr="00E105BC">
        <w:rPr>
          <w:rFonts w:hint="cs"/>
          <w:spacing w:val="-4"/>
          <w:rtl/>
        </w:rPr>
        <w:t>ק</w:t>
      </w:r>
      <w:r w:rsidRPr="00E105BC">
        <w:rPr>
          <w:spacing w:val="-4"/>
          <w:rtl/>
        </w:rPr>
        <w:t>: כאן קודם הגרלה, כאן לאחר הגרלה.</w:t>
      </w:r>
    </w:p>
    <w:p w:rsidR="00DA63EC" w:rsidRDefault="00DA63EC" w:rsidP="00DA63EC">
      <w:pPr>
        <w:tabs>
          <w:tab w:val="left" w:pos="0"/>
        </w:tabs>
        <w:rPr>
          <w:rtl/>
        </w:rPr>
      </w:pPr>
      <w:r>
        <w:rPr>
          <w:rtl/>
        </w:rPr>
        <w:t xml:space="preserve">אחר הגרלה </w:t>
      </w:r>
      <w:ins w:id="92169" w:author="מנוע מכני" w:date="2026-10-11T12:04:39Z">
        <w:r>
          <w:rPr>
            <w:rtl/>
          </w:rPr>
          <w:t xml:space="preserve">גם</w:t>
        </w:r>
      </w:ins>
      <w:del w:id="92170" w:author="מנוע מכני" w:date="2026-10-11T12:04:39Z">
        <w:r>
          <w:rPr>
            <w:rtl/>
          </w:rPr>
          <w:delText xml:space="preserve">נמי</w:delText>
        </w:r>
      </w:del>
      <w:r>
        <w:rPr>
          <w:rtl/>
        </w:rPr>
        <w:t xml:space="preserve"> האיכא וידוי! אלא </w:t>
      </w:r>
      <w:r>
        <w:rPr>
          <w:rtl/>
        </w:rPr>
        <w:t xml:space="preserve">אמר</w:t>
      </w:r>
      <w:r>
        <w:rPr>
          <w:rtl/>
        </w:rPr>
        <w:t xml:space="preserve"> </w:t>
      </w:r>
      <w:r>
        <w:rPr>
          <w:rStyle w:val="2fb"/>
          <w:rtl/>
        </w:rPr>
        <w:t xml:space="preserve">ר"</w:t>
      </w:r>
      <w:r>
        <w:rPr>
          <w:rStyle w:val="2fb"/>
          <w:rFonts w:hint="cs"/>
          <w:rtl/>
        </w:rPr>
        <w:t xml:space="preserve">מ</w:t>
      </w:r>
      <w:ins w:id="95335" w:author="מנוע מכני" w:date="2026-10-11T12:04:39Z">
        <w:r>
          <w:rPr>
            <w:rFonts w:hint="cs"/>
            <w:rtl/>
          </w:rPr>
          <w:t xml:space="preserve"> </w:t>
        </w:r>
      </w:ins>
      <w:del w:id="95336" w:author="מנוע מכני" w:date="2026-10-11T12:04:39Z">
        <w:r>
          <w:rPr>
            <w:rFonts w:hint="cs"/>
            <w:rtl/>
          </w:rPr>
          <w:delText xml:space="preserve"> </w:delText>
        </w:r>
        <w:r>
          <w:rPr>
            <w:rtl/>
          </w:rPr>
          <w:delText xml:space="preserve"> </w:delText>
        </w:r>
      </w:del>
      <w:r>
        <w:rPr>
          <w:rtl/>
        </w:rPr>
        <w:t xml:space="preserve">לא</w:t>
      </w:r>
      <w:r>
        <w:rPr>
          <w:rtl/>
        </w:rPr>
        <w:t xml:space="preserve"> </w:t>
      </w:r>
      <w:ins w:id="95691" w:author="מנוע מכני" w:date="2026-10-11T12:04:39Z">
        <w:r>
          <w:rPr>
            <w:rtl/>
          </w:rPr>
          <w:t xml:space="preserve">קשה</w:t>
        </w:r>
      </w:ins>
      <w:del w:id="95692" w:author="מנוע מכני" w:date="2026-10-11T12:04:39Z">
        <w:r>
          <w:rPr>
            <w:rtl/>
          </w:rPr>
          <w:delText xml:space="preserve">קשיא</w:delText>
        </w:r>
      </w:del>
      <w:r>
        <w:rPr>
          <w:rtl/>
        </w:rPr>
        <w:t xml:space="preserve">: כאן קודם וידוי, כאן לאחר וידוי.</w:t>
      </w:r>
    </w:p>
    <w:p w:rsidR="00DA63EC" w:rsidRDefault="00DA63EC" w:rsidP="00DA63EC">
      <w:pPr>
        <w:pStyle w:val="affffd"/>
        <w:rPr>
          <w:del w:id="90182" w:author="מנוע עיצוב" w:date="2026-10-11T12:09:26Z"/>
          <w:rtl/>
        </w:rPr>
      </w:pPr>
      <w:del w:id="90181" w:author="מנוע עיצוב" w:date="2026-10-11T12:09:26Z">
        <w:r>
          <w:rPr>
            <w:rtl/>
          </w:rPr>
          <w:delText xml:space="preserve">׹</w:delText>
        </w:r>
      </w:del>
    </w:p>
    <w:p w:rsidR="00DA63EC" w:rsidRDefault="00DA63EC" w:rsidP="00DA63EC">
      <w:pPr>
        <w:pStyle w:val="afff3"/>
        <w:framePr w:wrap="around"/>
        <w:rPr>
          <w:rtl/>
        </w:rPr>
      </w:pPr>
      <w:r>
        <w:rPr>
          <w:rFonts w:hint="cs"/>
          <w:rtl/>
        </w:rPr>
        <w:t>קיד.</w:t>
      </w:r>
    </w:p>
    <w:p w:rsidR="00DA63EC" w:rsidRDefault="00DA63EC" w:rsidP="00DA63EC">
      <w:pPr>
        <w:pStyle w:val="affff1"/>
        <w:ind w:end="0"/>
        <w:rPr>
          <w:rtl/>
        </w:rPr>
        <w:pPrChange w:id="20165" w:author="קלוד" w:date="2026-10-11T09:07:24Z">
          <w:pPr>
            <w:pStyle w:val="affff1"/>
            <w:rPr>
              <w:rtl/>
            </w:rPr>
          </w:pPr>
        </w:pPrChange>
      </w:pPr>
      <w:ins w:id="9902" w:author="מספור קטעי משנה" w:date="2026-10-11T09:35:09Z">
        <w:r>
          <w:rPr>
            <w:rStyle w:val="MisparKeta"/>
          </w:rPr>
          <w:t xml:space="preserve">ב. </w:t>
        </w:r>
      </w:ins>
      <w:r>
        <w:rPr>
          <w:rtl/>
        </w:rPr>
        <w:t>הרובע והנרבע.</w:t>
      </w:r>
    </w:p>
    <w:p w:rsidR="00DA63EC" w:rsidRDefault="00DA63EC" w:rsidP="00DA63EC">
      <w:pPr>
        <w:tabs>
          <w:tab w:val="left" w:pos="0"/>
        </w:tabs>
        <w:rPr>
          <w:rtl/>
        </w:rPr>
      </w:pPr>
      <w:r>
        <w:rPr>
          <w:rtl/>
        </w:rPr>
        <w:t xml:space="preserve">והא </w:t>
      </w:r>
      <w:ins w:id="92171" w:author="מנוע מכני" w:date="2026-10-11T12:04:39Z">
        <w:r>
          <w:rPr>
            <w:rtl/>
          </w:rPr>
          <w:t xml:space="preserve">גם</w:t>
        </w:r>
      </w:ins>
      <w:del w:id="92172" w:author="מנוע מכני" w:date="2026-10-11T12:04:39Z">
        <w:r>
          <w:rPr>
            <w:rtl/>
          </w:rPr>
          <w:delText xml:space="preserve">נמי</w:delText>
        </w:r>
      </w:del>
      <w:r>
        <w:rPr>
          <w:rtl/>
        </w:rPr>
        <w:t xml:space="preserve"> תיפוק לי מפתח אהל מועד! </w:t>
      </w:r>
    </w:p>
    <w:p w:rsidR="00DA63EC" w:rsidRDefault="00DA63EC" w:rsidP="00DA63EC">
      <w:pPr>
        <w:tabs>
          <w:tab w:val="left" w:pos="0"/>
        </w:tabs>
        <w:rPr>
          <w:rtl/>
        </w:rPr>
      </w:pPr>
      <w:r>
        <w:rPr>
          <w:rtl/>
        </w:rPr>
        <w:t>רובע ונרבע משכח</w:t>
      </w:r>
      <w:r>
        <w:rPr>
          <w:rFonts w:hint="cs"/>
          <w:rtl/>
        </w:rPr>
        <w:t>"ל</w:t>
      </w:r>
      <w:r>
        <w:rPr>
          <w:rtl/>
        </w:rPr>
        <w:t xml:space="preserve">, דאקדשינהו </w:t>
      </w:r>
      <w:ins w:id="97405" w:author="מנוע מכני" w:date="2026-10-11T12:04:39Z">
        <w:r>
          <w:rPr>
            <w:rtl/>
          </w:rPr>
          <w:t xml:space="preserve">מתחילה</w:t>
        </w:r>
      </w:ins>
      <w:del w:id="97406" w:author="מנוע מכני" w:date="2026-10-11T12:04:39Z">
        <w:r>
          <w:rPr>
            <w:rtl/>
          </w:rPr>
          <w:delText xml:space="preserve">מעיקרא</w:delText>
        </w:r>
      </w:del>
      <w:r>
        <w:rPr>
          <w:rtl/>
        </w:rPr>
        <w:t xml:space="preserve"> </w:t>
      </w:r>
      <w:ins w:id="92173" w:author="מנוע מכני" w:date="2026-10-11T12:04:39Z">
        <w:r>
          <w:rPr>
            <w:rtl/>
          </w:rPr>
          <w:t xml:space="preserve">ואח"כ</w:t>
        </w:r>
      </w:ins>
      <w:del w:id="92174" w:author="מנוע מכני" w:date="2026-10-11T12:04:39Z">
        <w:r>
          <w:rPr>
            <w:rtl/>
          </w:rPr>
          <w:delText xml:space="preserve">והדר</w:delText>
        </w:r>
      </w:del>
      <w:r>
        <w:rPr>
          <w:rtl/>
        </w:rPr>
        <w:t xml:space="preserve"> רבעו, אלא מוקצה ונעבד, אין אדם אוסר דבר שאינו שלו! בקדשים קלים, </w:t>
      </w:r>
    </w:p>
    <w:p>
      <w:pPr>
        <w:pStyle w:val="38"/>
        <w:rPr>
          <w:ins w:id="101260" w:author="מנוע מכני" w:date="2026-10-11T12:04:39Z"/>
        </w:rPr>
      </w:pPr>
      <w:r>
        <w:t>ואליבא דר</w:t>
      </w:r>
      <w:r>
        <w:t>יה</w:t>
      </w:r>
      <w:r>
        <w:t>"</w:t>
      </w:r>
      <w:r>
        <w:t xml:space="preserve">ג </w:t>
      </w:r>
      <w:r>
        <w:t xml:space="preserve">דאמר:</w:t>
      </w:r>
    </w:p>
    <w:p w:rsidR="00DA63EC" w:rsidRDefault="00DA63EC" w:rsidP="00DA63EC">
      <w:pPr>
        <w:tabs>
          <w:tab w:val="left" w:pos="0"/>
        </w:tabs>
        <w:rPr>
          <w:rtl/>
        </w:rPr>
      </w:pPr>
      <w:del w:id="101261" w:author="מנוע מכני" w:date="2026-10-11T12:04:39Z">
        <w:r>
          <w:rPr>
            <w:rtl/>
          </w:rPr>
          <w:delText xml:space="preserve"> </w:delText>
        </w:r>
      </w:del>
      <w:r>
        <w:rPr>
          <w:rtl/>
        </w:rPr>
        <w:t xml:space="preserve">קדשים קלים ממון בעלים הוא, </w:t>
      </w:r>
      <w:r>
        <w:rPr>
          <w:rtl/>
        </w:rPr>
        <w:t xml:space="preserve">דתניא</w:t>
      </w:r>
      <w:r>
        <w:rPr>
          <w:rtl/>
        </w:rPr>
        <w:t xml:space="preserve">:</w:t>
      </w:r>
      <w:r w:rsidRPr="00464129">
        <w:rPr>
          <w:rStyle w:val="afffff0"/>
          <w:rtl/>
        </w:rPr>
        <w:t xml:space="preserve"> </w:t>
      </w:r>
      <w:r w:rsidRPr="00464129">
        <w:rPr>
          <w:rStyle w:val="afffff0"/>
          <w:rFonts w:hint="cs"/>
          <w:rtl/>
        </w:rPr>
        <w:t>'</w:t>
      </w:r>
      <w:ins w:id="91281" w:author="Claude - סמנטי" w:date="2026-10-11T12:26:16Z">
        <w:r>
          <w:rPr>
            <w:rStyle w:val="afffff0"/>
            <w:rtl/>
          </w:rPr>
          <w:t xml:space="preserve">וּמָעֲלָה מַעַל בַּה</w:t>
        </w:r>
      </w:ins>
      <w:del w:id="91282" w:author="Claude - סמנטי" w:date="2026-10-11T12:26:16Z">
        <w:r w:rsidRPr="00464129">
          <w:rPr>
            <w:rStyle w:val="afffff0"/>
            <w:rtl/>
          </w:rPr>
          <w:delText xml:space="preserve">ומעלה מעל בה</w:delText>
        </w:r>
      </w:del>
      <w:r w:rsidRPr="00464129">
        <w:rPr>
          <w:rStyle w:val="afffff0"/>
          <w:rtl/>
        </w:rPr>
        <w:t xml:space="preserve">' </w:t>
      </w:r>
      <w:r>
        <w:rPr>
          <w:rtl/>
        </w:rPr>
        <w:t xml:space="preserve">- לרבות קדשים קלים שהן ממונו, דברי </w:t>
      </w:r>
      <w:r>
        <w:rPr>
          <w:rStyle w:val="2fb"/>
          <w:rtl/>
        </w:rPr>
        <w:t xml:space="preserve">רבי יוסי</w:t>
      </w:r>
      <w:r>
        <w:rPr>
          <w:rtl/>
        </w:rPr>
        <w:t xml:space="preserve"> הגלילי.</w:t>
      </w:r>
    </w:p>
    <w:p w:rsidR="00DA63EC" w:rsidRDefault="00DA63EC" w:rsidP="00DA63EC">
      <w:pPr>
        <w:tabs>
          <w:tab w:val="left" w:pos="0"/>
        </w:tabs>
        <w:rPr>
          <w:rtl/>
        </w:rPr>
      </w:pPr>
      <w:r>
        <w:rPr>
          <w:rtl/>
        </w:rPr>
        <w:t xml:space="preserve">הלכך רובע ונרבע - דבר ערוה, מוקצה ונעבד </w:t>
      </w:r>
      <w:r>
        <w:rPr>
          <w:rtl/>
        </w:rPr>
        <w:t xml:space="preserve">ע"ז</w:t>
      </w:r>
      <w:r>
        <w:rPr>
          <w:rtl/>
        </w:rPr>
        <w:t xml:space="preserve"> - בקדשים קלים, </w:t>
      </w:r>
    </w:p>
    <w:p w:rsidR="00DA63EC" w:rsidRDefault="00DA63EC" w:rsidP="00DA63EC">
      <w:pPr>
        <w:tabs>
          <w:tab w:val="left" w:pos="0"/>
        </w:tabs>
        <w:rPr>
          <w:rtl/>
        </w:rPr>
      </w:pPr>
      <w:r>
        <w:rPr>
          <w:rtl/>
        </w:rPr>
        <w:t xml:space="preserve">אתנן ומחיר כלאים יוצא דופן - בולדות קדשים, </w:t>
      </w:r>
      <w:ins w:id="92175" w:author="מנוע מכני" w:date="2026-10-11T12:04:39Z">
        <w:r>
          <w:rPr>
            <w:rtl/>
          </w:rPr>
          <w:t xml:space="preserve">סבר</w:t>
        </w:r>
      </w:ins>
      <w:del w:id="92176" w:author="מנוע מכני" w:date="2026-10-11T12:04:39Z">
        <w:r>
          <w:rPr>
            <w:rtl/>
          </w:rPr>
          <w:delText xml:space="preserve">קסבר</w:delText>
        </w:r>
      </w:del>
      <w:r>
        <w:rPr>
          <w:rtl/>
        </w:rPr>
        <w:t xml:space="preserve">: ולדי קדשים בהוייתן הן קדושים.</w:t>
      </w:r>
    </w:p>
    <w:p w:rsidR="00DA63EC" w:rsidRDefault="00DA63EC" w:rsidP="00DA63EC">
      <w:pPr>
        <w:pStyle w:val="affffd"/>
        <w:rPr>
          <w:del w:id="90184" w:author="מנוע עיצוב" w:date="2026-10-11T12:09:26Z"/>
          <w:rtl/>
        </w:rPr>
      </w:pPr>
      <w:del w:id="90183" w:author="מנוע עיצוב" w:date="2026-10-11T12:09:26Z">
        <w:r>
          <w:rPr>
            <w:rtl/>
          </w:rPr>
          <w:delText xml:space="preserve">׹</w:delText>
        </w:r>
      </w:del>
    </w:p>
    <w:p w:rsidR="00DA63EC" w:rsidRDefault="00DA63EC" w:rsidP="00DA63EC">
      <w:pPr>
        <w:pStyle w:val="affff1"/>
        <w:ind w:end="0"/>
        <w:rPr>
          <w:rtl/>
        </w:rPr>
        <w:pPrChange w:id="20166" w:author="קלוד" w:date="2026-10-11T09:07:24Z">
          <w:pPr>
            <w:pStyle w:val="affff1"/>
            <w:rPr>
              <w:rtl/>
            </w:rPr>
          </w:pPr>
        </w:pPrChange>
      </w:pPr>
      <w:ins w:id="9903" w:author="מספור קטעי משנה" w:date="2026-10-11T09:35:09Z">
        <w:r>
          <w:rPr>
            <w:rStyle w:val="MisparKeta"/>
          </w:rPr>
          <w:t xml:space="preserve">א. </w:t>
        </w:r>
      </w:ins>
      <w:r>
        <w:rPr>
          <w:rtl/>
        </w:rPr>
        <w:t>בעלי מומין וכו</w:t>
      </w:r>
      <w:r w:rsidR="005608A0">
        <w:rPr>
          <w:rtl/>
        </w:rPr>
        <w:t>'</w:t>
      </w:r>
      <w:r>
        <w:rPr>
          <w:rtl/>
        </w:rPr>
        <w:t xml:space="preserve"> אותו ואת בנו וכו</w:t>
      </w:r>
      <w:r w:rsidR="005608A0">
        <w:rPr>
          <w:rtl/>
        </w:rPr>
        <w:t>'</w:t>
      </w:r>
      <w:r>
        <w:rPr>
          <w:rtl/>
        </w:rPr>
        <w:t>.</w:t>
      </w:r>
    </w:p>
    <w:p w:rsidR="00DA63EC" w:rsidRDefault="00DA63EC" w:rsidP="00DA63EC">
      <w:pPr>
        <w:tabs>
          <w:tab w:val="left" w:pos="0"/>
        </w:tabs>
        <w:rPr>
          <w:rtl/>
        </w:rPr>
      </w:pPr>
      <w:r>
        <w:rPr>
          <w:rtl/>
        </w:rPr>
        <w:t xml:space="preserve">תורין </w:t>
      </w:r>
      <w:r>
        <w:rPr>
          <w:rFonts w:hint="cs"/>
          <w:rtl/>
        </w:rPr>
        <w:t xml:space="preserve">אפי </w:t>
      </w:r>
      <w:r>
        <w:rPr>
          <w:rtl/>
        </w:rPr>
        <w:t>דלא מאיסי.</w:t>
      </w:r>
      <w:r>
        <w:rPr>
          <w:rFonts w:hint="cs"/>
          <w:rtl/>
        </w:rPr>
        <w:t xml:space="preserve"> בעלי מומין אפי' דאיחזו ואידחו </w:t>
      </w:r>
    </w:p>
    <w:p w:rsidR="00DA63EC" w:rsidRDefault="00DA63EC" w:rsidP="00DA63EC">
      <w:pPr>
        <w:tabs>
          <w:tab w:val="left" w:pos="0"/>
        </w:tabs>
        <w:rPr>
          <w:rtl/>
        </w:rPr>
      </w:pPr>
      <w:r>
        <w:rPr>
          <w:rtl/>
        </w:rPr>
        <w:t xml:space="preserve">אותו ואת בנו </w:t>
      </w:r>
      <w:ins w:id="96491" w:author="מנוע מכני" w:date="2026-10-11T12:04:39Z">
        <w:r>
          <w:rPr>
            <w:rtl/>
          </w:rPr>
          <w:t xml:space="preserve">דפסול</w:t>
        </w:r>
      </w:ins>
      <w:del w:id="96492" w:author="מנוע מכני" w:date="2026-10-11T12:04:39Z">
        <w:r>
          <w:rPr>
            <w:rtl/>
          </w:rPr>
          <w:delText xml:space="preserve">דפסולא</w:delText>
        </w:r>
      </w:del>
      <w:r>
        <w:rPr>
          <w:rtl/>
        </w:rPr>
        <w:t xml:space="preserve"> </w:t>
      </w:r>
      <w:ins w:id="95693" w:author="מנוע מכני" w:date="2026-10-11T12:04:39Z">
        <w:r>
          <w:rPr>
            <w:rtl/>
          </w:rPr>
          <w:t xml:space="preserve">מעולם</w:t>
        </w:r>
      </w:ins>
      <w:del w:id="95694" w:author="מנוע מכני" w:date="2026-10-11T12:04:39Z">
        <w:r>
          <w:rPr>
            <w:rtl/>
          </w:rPr>
          <w:delText xml:space="preserve">מעלמא</w:delText>
        </w:r>
      </w:del>
      <w:r>
        <w:rPr>
          <w:rtl/>
        </w:rPr>
        <w:t xml:space="preserve"> </w:t>
      </w:r>
      <w:r>
        <w:rPr>
          <w:rFonts w:hint="cs"/>
          <w:rtl/>
        </w:rPr>
        <w:t xml:space="preserve">בא, </w:t>
      </w:r>
      <w:r>
        <w:rPr>
          <w:rtl/>
        </w:rPr>
        <w:t>צריכא.</w:t>
      </w:r>
    </w:p>
    <w:p w:rsidR="00DA63EC" w:rsidRDefault="00DA63EC" w:rsidP="00DA63EC">
      <w:pPr>
        <w:pStyle w:val="affffd"/>
        <w:rPr>
          <w:del w:id="90186" w:author="מנוע עיצוב" w:date="2026-10-11T12:09:26Z"/>
          <w:rtl/>
        </w:rPr>
      </w:pPr>
      <w:del w:id="90185" w:author="מנוע עיצוב" w:date="2026-10-11T12:09:26Z">
        <w:r>
          <w:rPr>
            <w:rtl/>
          </w:rPr>
          <w:delText xml:space="preserve">׹</w:delText>
        </w:r>
      </w:del>
    </w:p>
    <w:p w:rsidR="00DA63EC" w:rsidRDefault="00DA63EC" w:rsidP="00DA63EC">
      <w:pPr>
        <w:pStyle w:val="affff1"/>
        <w:ind w:end="0"/>
        <w:rPr>
          <w:rtl/>
        </w:rPr>
        <w:pPrChange w:id="20167" w:author="קלוד" w:date="2026-10-11T09:07:24Z">
          <w:pPr>
            <w:pStyle w:val="affff1"/>
            <w:rPr>
              <w:rtl/>
            </w:rPr>
          </w:pPr>
        </w:pPrChange>
      </w:pPr>
      <w:ins w:id="9904" w:author="מספור קטעי משנה" w:date="2026-10-11T09:35:09Z">
        <w:r>
          <w:rPr>
            <w:rStyle w:val="MisparKeta"/>
          </w:rPr>
          <w:t xml:space="preserve">ב. </w:t>
        </w:r>
      </w:ins>
      <w:r>
        <w:rPr>
          <w:rtl/>
        </w:rPr>
        <w:t>שהיה רבי שמעון אומר.</w:t>
      </w:r>
    </w:p>
    <w:p>
      <w:pPr>
        <w:pStyle w:val="38"/>
        <w:rPr>
          <w:ins w:id="101262" w:author="מנוע מכני" w:date="2026-10-11T12:04:39Z"/>
        </w:rPr>
      </w:pPr>
      <w:r w:rsidRPr="005217A0">
        <w:t xml:space="preserve">טעמא דר"ש?</w:t>
      </w:r>
    </w:p>
    <w:p w:rsidR="00DA63EC" w:rsidRDefault="00DA63EC" w:rsidP="00DA63EC">
      <w:pPr>
        <w:tabs>
          <w:tab w:val="left" w:pos="0"/>
        </w:tabs>
        <w:rPr>
          <w:rtl/>
        </w:rPr>
      </w:pPr>
      <w:del w:id="101263" w:author="מנוע מכני" w:date="2026-10-11T12:04:39Z">
        <w:r w:rsidRPr="005217A0">
          <w:rPr>
            <w:b/>
            <w:bCs/>
            <w:rtl/>
          </w:rPr>
          <w:delText xml:space="preserve"> </w:delText>
        </w:r>
      </w:del>
      <w:r>
        <w:rPr>
          <w:rStyle w:val="2fb"/>
          <w:rtl/>
        </w:rPr>
        <w:t>א</w:t>
      </w:r>
      <w:r>
        <w:rPr>
          <w:rStyle w:val="2fb"/>
          <w:rFonts w:hint="cs"/>
          <w:rtl/>
        </w:rPr>
        <w:t>ראמר</w:t>
      </w:r>
      <w:r>
        <w:rPr>
          <w:rStyle w:val="2fb"/>
          <w:rtl/>
        </w:rPr>
        <w:t>"</w:t>
      </w:r>
      <w:r>
        <w:rPr>
          <w:rStyle w:val="2fb"/>
          <w:rFonts w:hint="cs"/>
          <w:rtl/>
        </w:rPr>
        <w:t xml:space="preserve">ל</w:t>
      </w:r>
      <w:r>
        <w:rPr>
          <w:rFonts w:hint="cs"/>
          <w:rtl/>
        </w:rPr>
        <w:t xml:space="preserve"> </w:t>
      </w:r>
      <w:r w:rsidRPr="0046594B">
        <w:rPr>
          <w:rStyle w:val="afffff0"/>
          <w:rFonts w:hint="cs"/>
          <w:rtl/>
        </w:rPr>
        <w:t>ד'</w:t>
      </w:r>
      <w:ins w:id="91283" w:author="Claude - סמנטי" w:date="2026-10-11T12:26:16Z">
        <w:r>
          <w:rPr>
            <w:rStyle w:val="afffff0"/>
            <w:rtl/>
          </w:rPr>
          <w:t xml:space="preserve">לֹא תַעֲשׂוּן כְּכֹל אֲשֶׁר אֲנַחְנוּ עוֹשִׂים פֹּה הַיּוֹם</w:t>
        </w:r>
      </w:ins>
      <w:del w:id="91284" w:author="Claude - סמנטי" w:date="2026-10-11T12:26:16Z">
        <w:r w:rsidRPr="0046594B">
          <w:rPr>
            <w:rStyle w:val="afffff0"/>
            <w:rtl/>
          </w:rPr>
          <w:delText xml:space="preserve">לא תעשון ככל אשר אנחנו עושים פה היום</w:delText>
        </w:r>
      </w:del>
      <w:r w:rsidRPr="0046594B">
        <w:rPr>
          <w:rStyle w:val="afffff0"/>
          <w:rFonts w:hint="cs"/>
          <w:rtl/>
        </w:rPr>
        <w:t>'</w:t>
      </w:r>
      <w:r w:rsidRPr="0046594B">
        <w:rPr>
          <w:rStyle w:val="afffff0"/>
          <w:rtl/>
        </w:rPr>
        <w:t>,</w:t>
      </w:r>
      <w:r>
        <w:rPr>
          <w:rtl/>
        </w:rPr>
        <w:t xml:space="preserve"> </w:t>
      </w:r>
    </w:p>
    <w:p>
      <w:pPr>
        <w:pStyle w:val="38"/>
        <w:rPr>
          <w:ins w:id="101264" w:author="מנוע מכני" w:date="2026-10-11T12:04:39Z"/>
        </w:rPr>
      </w:pPr>
      <w:r>
        <w:t xml:space="preserve">אמר</w:t>
      </w:r>
      <w:r>
        <w:t xml:space="preserve"> </w:t>
      </w:r>
      <w:ins w:id="95519" w:author="מנוע מכני" w:date="2026-10-11T12:04:39Z">
        <w:r>
          <w:t xml:space="preserve">להם</w:t>
        </w:r>
      </w:ins>
      <w:del w:id="95520" w:author="מנוע מכני" w:date="2026-10-11T12:04:39Z">
        <w:r>
          <w:delText xml:space="preserve">להו</w:delText>
        </w:r>
      </w:del>
      <w:r>
        <w:t xml:space="preserve"> משה לישראל:</w:t>
      </w:r>
    </w:p>
    <w:p w:rsidR="00DA63EC" w:rsidRDefault="00DA63EC" w:rsidP="00DA63EC">
      <w:pPr>
        <w:tabs>
          <w:tab w:val="left" w:pos="0"/>
        </w:tabs>
        <w:rPr>
          <w:rtl/>
        </w:rPr>
      </w:pPr>
      <w:del w:id="101265" w:author="מנוע מכני" w:date="2026-10-11T12:04:39Z">
        <w:r>
          <w:rPr>
            <w:rtl/>
          </w:rPr>
          <w:delText xml:space="preserve"> </w:delText>
        </w:r>
      </w:del>
      <w:r>
        <w:rPr>
          <w:rtl/>
        </w:rPr>
        <w:t xml:space="preserve">כי עייליתו לארץ, ישרות תקריבו, חובות </w:t>
      </w:r>
      <w:r>
        <w:rPr>
          <w:rtl/>
        </w:rPr>
        <w:t xml:space="preserve">לא</w:t>
      </w:r>
      <w:r>
        <w:rPr>
          <w:rtl/>
        </w:rPr>
        <w:t xml:space="preserve"> תקריבו, וגלגל לגבי שילה מחוסר זמן הוא, </w:t>
      </w:r>
      <w:ins w:id="93881" w:author="מנוע מכני" w:date="2026-10-11T12:04:39Z">
        <w:r>
          <w:rPr>
            <w:rtl/>
          </w:rPr>
          <w:t xml:space="preserve">ואומר</w:t>
        </w:r>
      </w:ins>
      <w:del w:id="93882" w:author="מנוע מכני" w:date="2026-10-11T12:04:39Z">
        <w:r>
          <w:rPr>
            <w:rtl/>
          </w:rPr>
          <w:delText xml:space="preserve">וקאמר</w:delText>
        </w:r>
      </w:del>
      <w:r>
        <w:rPr>
          <w:rtl/>
        </w:rPr>
        <w:t xml:space="preserve"> </w:t>
      </w:r>
      <w:ins w:id="95521" w:author="מנוע מכני" w:date="2026-10-11T12:04:39Z">
        <w:r>
          <w:rPr>
            <w:rtl/>
          </w:rPr>
          <w:t xml:space="preserve">להם</w:t>
        </w:r>
      </w:ins>
      <w:del w:id="95522" w:author="מנוע מכני" w:date="2026-10-11T12:04:39Z">
        <w:r>
          <w:rPr>
            <w:rtl/>
          </w:rPr>
          <w:delText xml:space="preserve">להו</w:delText>
        </w:r>
      </w:del>
      <w:r>
        <w:rPr>
          <w:rtl/>
        </w:rPr>
        <w:t xml:space="preserve"> משה: </w:t>
      </w:r>
      <w:r>
        <w:rPr>
          <w:rtl/>
        </w:rPr>
        <w:t xml:space="preserve">לא</w:t>
      </w:r>
      <w:r>
        <w:rPr>
          <w:rtl/>
        </w:rPr>
        <w:t xml:space="preserve"> תעשון.</w:t>
      </w:r>
    </w:p>
    <w:p w:rsidR="00DA63EC" w:rsidRDefault="00DA63EC" w:rsidP="00DA63EC">
      <w:pPr>
        <w:pStyle w:val="afff3"/>
        <w:framePr w:wrap="around"/>
        <w:rPr>
          <w:rtl/>
        </w:rPr>
      </w:pPr>
      <w:r>
        <w:rPr>
          <w:rFonts w:hint="cs"/>
          <w:rtl/>
        </w:rPr>
        <w:lastRenderedPageBreak/>
        <w:t>קיד:</w:t>
      </w:r>
    </w:p>
    <w:p>
      <w:pPr>
        <w:pStyle w:val="38"/>
        <w:rPr>
          <w:ins w:id="101266" w:author="מנוע מכני" w:date="2026-10-11T12:04:39Z"/>
        </w:rPr>
      </w:pPr>
      <w:r>
        <w:t>ארי</w:t>
      </w:r>
      <w:r>
        <w:t>"</w:t>
      </w:r>
      <w:r>
        <w:t>ר לר</w:t>
      </w:r>
      <w:r>
        <w:t>"</w:t>
      </w:r>
      <w:r>
        <w:t>ז</w:t>
      </w:r>
      <w:r>
        <w:t xml:space="preserve">:</w:t>
      </w:r>
    </w:p>
    <w:p w:rsidR="00DA63EC" w:rsidRDefault="00DA63EC" w:rsidP="00DA63EC">
      <w:pPr>
        <w:tabs>
          <w:tab w:val="left" w:pos="0"/>
        </w:tabs>
        <w:rPr>
          <w:rtl/>
        </w:rPr>
      </w:pPr>
      <w:del w:id="101267" w:author="מנוע מכני" w:date="2026-10-11T12:04:39Z">
        <w:r>
          <w:rPr>
            <w:rtl/>
          </w:rPr>
          <w:delText xml:space="preserve"> </w:delText>
        </w:r>
      </w:del>
      <w:ins w:id="92177" w:author="מנוע מכני" w:date="2026-10-11T12:04:39Z">
        <w:r>
          <w:rPr>
            <w:rtl/>
          </w:rPr>
          <w:t xml:space="preserve">א"כ</w:t>
        </w:r>
      </w:ins>
      <w:del w:id="92178" w:author="מנוע מכני" w:date="2026-10-11T12:04:39Z">
        <w:r>
          <w:rPr>
            <w:rtl/>
          </w:rPr>
          <w:delText xml:space="preserve">אי הכי</w:delText>
        </w:r>
      </w:del>
      <w:r>
        <w:rPr>
          <w:rtl/>
        </w:rPr>
        <w:t xml:space="preserve">, מילקי </w:t>
      </w:r>
      <w:ins w:id="92179" w:author="מנוע מכני" w:date="2026-10-11T12:04:39Z">
        <w:r>
          <w:rPr>
            <w:rtl/>
          </w:rPr>
          <w:t xml:space="preserve">גם</w:t>
        </w:r>
      </w:ins>
      <w:del w:id="92180" w:author="מנוע מכני" w:date="2026-10-11T12:04:39Z">
        <w:r>
          <w:rPr>
            <w:rtl/>
          </w:rPr>
          <w:delText xml:space="preserve">נמי</w:delText>
        </w:r>
      </w:del>
      <w:r>
        <w:rPr>
          <w:rtl/>
        </w:rPr>
        <w:t xml:space="preserve"> לילקי, אלמה </w:t>
      </w:r>
      <w:r>
        <w:rPr>
          <w:rStyle w:val="2fb"/>
          <w:rtl/>
        </w:rPr>
        <w:t xml:space="preserve">א</w:t>
      </w:r>
      <w:r>
        <w:rPr>
          <w:rStyle w:val="2fb"/>
          <w:rFonts w:hint="cs"/>
          <w:rtl/>
        </w:rPr>
        <w:t>ר</w:t>
      </w:r>
      <w:r>
        <w:rPr>
          <w:rStyle w:val="2fb"/>
          <w:rtl/>
        </w:rPr>
        <w:t>"</w:t>
      </w:r>
      <w:r>
        <w:rPr>
          <w:rStyle w:val="2fb"/>
          <w:rFonts w:hint="cs"/>
          <w:rtl/>
        </w:rPr>
        <w:t>ז</w:t>
      </w:r>
      <w:r>
        <w:rPr>
          <w:rtl/>
        </w:rPr>
        <w:t xml:space="preserve">: הכתוב נתקו לעשה! </w:t>
      </w:r>
      <w:r>
        <w:rPr>
          <w:rtl/>
        </w:rPr>
        <w:t xml:space="preserve">ה"</w:t>
      </w:r>
      <w:r>
        <w:rPr>
          <w:rFonts w:hint="cs"/>
          <w:rtl/>
        </w:rPr>
        <w:t xml:space="preserve">מ</w:t>
      </w:r>
      <w:r>
        <w:rPr>
          <w:rFonts w:hint="cs"/>
          <w:rtl/>
        </w:rPr>
        <w:t xml:space="preserve"> </w:t>
      </w:r>
      <w:r>
        <w:rPr>
          <w:rtl/>
        </w:rPr>
        <w:t xml:space="preserve">לרבנן, </w:t>
      </w:r>
      <w:ins w:id="90517" w:author="מנוע מכני" w:date="2026-10-11T12:04:39Z">
        <w:r>
          <w:rPr>
            <w:rStyle w:val="2fb"/>
            <w:rtl/>
          </w:rPr>
          <w:t xml:space="preserve">לר"ש</w:t>
        </w:r>
      </w:ins>
      <w:del w:id="90518" w:author="מנוע מכני" w:date="2026-10-11T12:04:39Z">
        <w:r>
          <w:rPr>
            <w:rtl/>
          </w:rPr>
          <w:delText xml:space="preserve">לרבי שמעון</w:delText>
        </w:r>
      </w:del>
      <w:r>
        <w:rPr>
          <w:rtl/>
        </w:rPr>
        <w:t xml:space="preserve"> </w:t>
      </w:r>
      <w:ins w:id="93883" w:author="מנוע מכני" w:date="2026-10-11T12:04:39Z">
        <w:r>
          <w:rPr>
            <w:rtl/>
          </w:rPr>
          <w:t xml:space="preserve">כך</w:t>
        </w:r>
      </w:ins>
      <w:del w:id="93884" w:author="מנוע מכני" w:date="2026-10-11T12:04:39Z">
        <w:r>
          <w:rPr>
            <w:rtl/>
          </w:rPr>
          <w:delText xml:space="preserve">הכי</w:delText>
        </w:r>
      </w:del>
      <w:r>
        <w:rPr>
          <w:rtl/>
        </w:rPr>
        <w:t xml:space="preserve"> </w:t>
      </w:r>
      <w:ins w:id="92181" w:author="מנוע מכני" w:date="2026-10-11T12:04:39Z">
        <w:r>
          <w:rPr>
            <w:rtl/>
          </w:rPr>
          <w:t xml:space="preserve">גם</w:t>
        </w:r>
      </w:ins>
      <w:del w:id="92182" w:author="מנוע מכני" w:date="2026-10-11T12:04:39Z">
        <w:r>
          <w:rPr>
            <w:rtl/>
          </w:rPr>
          <w:delText xml:space="preserve">נמי</w:delText>
        </w:r>
      </w:del>
      <w:r>
        <w:rPr>
          <w:rtl/>
        </w:rPr>
        <w:t xml:space="preserve">.</w:t>
      </w:r>
    </w:p>
    <w:p>
      <w:pPr>
        <w:pStyle w:val="38"/>
        <w:rPr>
          <w:ins w:id="101269" w:author="מנוע מכני" w:date="2026-10-11T12:04:39Z"/>
        </w:rPr>
      </w:pPr>
      <w:del w:id="101268" w:author="מנוע מכני" w:date="2026-10-11T12:04:39Z">
        <w:r>
          <w:delText xml:space="preserve">•</w:delText>
        </w:r>
      </w:del>
      <w:r>
        <w:t xml:space="preserve"> </w:t>
      </w:r>
      <w:ins w:id="90519" w:author="מנוע מכני" w:date="2026-10-11T12:04:39Z">
        <w:r>
          <w:t xml:space="preserve">ר"נ</w:t>
        </w:r>
      </w:ins>
      <w:del w:id="90520" w:author="מנוע מכני" w:date="2026-10-11T12:04:39Z">
        <w:r>
          <w:delText xml:space="preserve">רב נחמן</w:delText>
        </w:r>
      </w:del>
      <w:r>
        <w:t xml:space="preserve"> בר יצחק</w:t>
      </w:r>
      <w:del w:id="101735" w:author="מנוע מכני" w:date="2026-10-11T12:04:39Z">
        <w:r>
          <w:delText xml:space="preserve"> אמר</w:delText>
        </w:r>
      </w:del>
      <w:r>
        <w:t xml:space="preserve">:</w:t>
      </w:r>
    </w:p>
    <w:p w:rsidR="00DA63EC" w:rsidRDefault="00DA63EC" w:rsidP="00DA63EC">
      <w:pPr>
        <w:tabs>
          <w:tab w:val="left" w:pos="0"/>
        </w:tabs>
        <w:rPr>
          <w:rtl/>
        </w:rPr>
      </w:pPr>
      <w:del w:id="101270" w:author="מנוע מכני" w:date="2026-10-11T12:04:39Z">
        <w:r>
          <w:rPr>
            <w:rtl/>
          </w:rPr>
          <w:delText xml:space="preserve"> </w:delText>
        </w:r>
      </w:del>
      <w:r>
        <w:rPr>
          <w:rtl/>
        </w:rPr>
        <w:t xml:space="preserve">פנים דגלגל לגבי שילה כחוץ דמי.</w:t>
      </w:r>
    </w:p>
    <w:p>
      <w:pPr>
        <w:pStyle w:val="afffff8"/>
        <w:rPr>
          <w:ins w:id="90041" w:author="קלוד" w:date="2026-10-11T12:29:36Z"/>
        </w:rPr>
      </w:pPr>
      <w:ins w:id="90042" w:author="קלוד" w:date="2026-10-11T12:29:36Z">
        <w:r>
          <w:rPr>
            <w:color w:val="7B3F00"/>
          </w:rPr>
          <w:t xml:space="preserve">טעם ר"ש - 'לא תוכל לזבוח את הפסח' בבמת יחיד</w:t>
        </w:r>
      </w:ins>
    </w:p>
    <w:p>
      <w:pPr>
        <w:pStyle w:val="38"/>
        <w:rPr>
          <w:ins w:id="101272" w:author="מנוע מכני" w:date="2026-10-11T12:04:39Z"/>
        </w:rPr>
      </w:pPr>
      <w:del w:id="101271" w:author="מנוע מכני" w:date="2026-10-11T12:04:39Z">
        <w:r>
          <w:delText xml:space="preserve">•</w:delText>
        </w:r>
      </w:del>
      <w:r>
        <w:t xml:space="preserve"> </w:t>
      </w:r>
      <w:r>
        <w:t xml:space="preserve">רבה:</w:t>
      </w:r>
    </w:p>
    <w:p w:rsidR="00DA63EC" w:rsidRDefault="00DA63EC" w:rsidP="00DA63EC">
      <w:pPr>
        <w:tabs>
          <w:tab w:val="left" w:pos="0"/>
        </w:tabs>
        <w:rPr>
          <w:rtl/>
        </w:rPr>
      </w:pPr>
      <w:del w:id="101273" w:author="מנוע מכני" w:date="2026-10-11T12:04:39Z">
        <w:r>
          <w:rPr>
            <w:rtl/>
          </w:rPr>
          <w:delText xml:space="preserve"> </w:delText>
        </w:r>
      </w:del>
      <w:r>
        <w:rPr>
          <w:rtl/>
        </w:rPr>
        <w:t xml:space="preserve">טעמיה </w:t>
      </w:r>
      <w:r>
        <w:rPr>
          <w:rStyle w:val="2fb"/>
          <w:rtl/>
        </w:rPr>
        <w:t xml:space="preserve">דר"</w:t>
      </w:r>
      <w:r>
        <w:rPr>
          <w:rStyle w:val="2fb"/>
          <w:rFonts w:hint="cs"/>
          <w:rtl/>
        </w:rPr>
        <w:t>ש</w:t>
      </w:r>
      <w:r w:rsidRPr="00464129">
        <w:rPr>
          <w:rStyle w:val="afffff0"/>
          <w:rFonts w:hint="cs"/>
          <w:rtl/>
        </w:rPr>
        <w:t xml:space="preserve"> '</w:t>
      </w:r>
      <w:ins w:id="91285" w:author="Claude - סמנטי" w:date="2026-10-11T12:26:16Z">
        <w:r>
          <w:rPr>
            <w:rStyle w:val="afffff0"/>
            <w:rFonts w:hint="cs"/>
            <w:rtl/>
          </w:rPr>
          <w:t xml:space="preserve">לֹא תוּכַל לִזְבּוֹחַ אֶת הַפֶּסַח</w:t>
        </w:r>
      </w:ins>
      <w:del w:id="91286" w:author="Claude - סמנטי" w:date="2026-10-11T12:26:16Z">
        <w:r w:rsidRPr="00464129">
          <w:rPr>
            <w:rStyle w:val="afffff0"/>
            <w:rFonts w:hint="cs"/>
            <w:rtl/>
          </w:rPr>
          <w:delText xml:space="preserve">לא תוכל לזבוח את הפסח</w:delText>
        </w:r>
      </w:del>
      <w:r w:rsidRPr="00464129">
        <w:rPr>
          <w:rStyle w:val="afffff0"/>
          <w:rFonts w:hint="cs"/>
          <w:rtl/>
        </w:rPr>
        <w:t xml:space="preserve">' </w:t>
      </w:r>
      <w:r>
        <w:rPr>
          <w:rFonts w:hint="cs"/>
          <w:rtl/>
        </w:rPr>
        <w:t>-</w:t>
      </w:r>
      <w:r>
        <w:rPr>
          <w:rtl/>
        </w:rPr>
        <w:t>במת יחיד בשעת איסור הבמות בלא תעשה</w:t>
      </w:r>
      <w:r>
        <w:rPr>
          <w:rFonts w:hint="cs"/>
          <w:rtl/>
        </w:rPr>
        <w:t>.</w:t>
      </w:r>
      <w:r>
        <w:rPr>
          <w:rtl/>
        </w:rPr>
        <w:t xml:space="preserve"> </w:t>
      </w:r>
    </w:p>
    <w:p w:rsidR="00DA63EC" w:rsidRPr="00E105BC" w:rsidRDefault="00DA63EC" w:rsidP="00DA63EC">
      <w:pPr>
        <w:tabs>
          <w:tab w:val="left" w:pos="0"/>
        </w:tabs>
        <w:rPr>
          <w:spacing w:val="-4"/>
          <w:rtl/>
        </w:rPr>
      </w:pPr>
      <w:r w:rsidRPr="00E105BC">
        <w:rPr>
          <w:rStyle w:val="afffff0"/>
          <w:rFonts w:hint="cs"/>
          <w:spacing w:val="-4"/>
          <w:rtl/>
        </w:rPr>
        <w:t>'</w:t>
      </w:r>
      <w:ins w:id="91287" w:author="Claude - סמנטי" w:date="2026-10-11T12:26:16Z">
        <w:r>
          <w:rPr>
            <w:rStyle w:val="afffff0"/>
            <w:spacing w:val="-4"/>
            <w:rtl/>
          </w:rPr>
          <w:t xml:space="preserve">בְּאַחַד שְׁעָרֶיךָ</w:t>
        </w:r>
      </w:ins>
      <w:del w:id="91288" w:author="Claude - סמנטי" w:date="2026-10-11T12:26:16Z">
        <w:r w:rsidRPr="00E105BC">
          <w:rPr>
            <w:rStyle w:val="afffff0"/>
            <w:spacing w:val="-4"/>
            <w:rtl/>
          </w:rPr>
          <w:delText xml:space="preserve">באחד שעריך</w:delText>
        </w:r>
      </w:del>
      <w:r w:rsidRPr="00E105BC">
        <w:rPr>
          <w:rStyle w:val="afffff0"/>
          <w:rFonts w:hint="cs"/>
          <w:spacing w:val="-4"/>
          <w:rtl/>
        </w:rPr>
        <w:t>'</w:t>
      </w:r>
      <w:r w:rsidRPr="00E105BC">
        <w:rPr>
          <w:rStyle w:val="afffff0"/>
          <w:spacing w:val="-4"/>
          <w:rtl/>
        </w:rPr>
        <w:t>,</w:t>
      </w:r>
      <w:r w:rsidRPr="00E105BC">
        <w:rPr>
          <w:spacing w:val="-4"/>
          <w:rtl/>
        </w:rPr>
        <w:t xml:space="preserve"> </w:t>
      </w:r>
      <w:r w:rsidRPr="00E105BC">
        <w:rPr>
          <w:spacing w:val="-4"/>
          <w:rtl/>
        </w:rPr>
        <w:t xml:space="preserve">לא</w:t>
      </w:r>
      <w:r w:rsidRPr="00E105BC">
        <w:rPr>
          <w:spacing w:val="-4"/>
          <w:rtl/>
        </w:rPr>
        <w:t xml:space="preserve"> אמרתי לך אלא בשעה שכל ישראל נכנסין בשער אחד</w:t>
      </w:r>
      <w:ins w:id="95337" w:author="מנוע מכני" w:date="2026-10-11T12:04:39Z">
        <w:r>
          <w:rPr>
            <w:spacing w:val="-4"/>
            <w:rtl/>
          </w:rPr>
          <w:t xml:space="preserve">,</w:t>
        </w:r>
      </w:ins>
      <w:del w:id="95338" w:author="מנוע מכני" w:date="2026-10-11T12:04:39Z">
        <w:r w:rsidRPr="00E105BC">
          <w:rPr>
            <w:spacing w:val="-4"/>
            <w:rtl/>
          </w:rPr>
          <w:delText xml:space="preserve">;</w:delText>
        </w:r>
      </w:del>
      <w:r w:rsidRPr="00E105BC">
        <w:rPr>
          <w:rFonts w:hint="cs"/>
          <w:spacing w:val="-4"/>
          <w:rtl/>
        </w:rPr>
        <w:t>[ולא בשעת היתר הבמות]</w:t>
      </w:r>
    </w:p>
    <w:p w:rsidR="00DA63EC" w:rsidRDefault="00DA63EC" w:rsidP="00DA63EC">
      <w:pPr>
        <w:tabs>
          <w:tab w:val="left" w:pos="0"/>
        </w:tabs>
        <w:rPr>
          <w:rtl/>
        </w:rPr>
      </w:pPr>
      <w:r>
        <w:rPr>
          <w:rFonts w:hint="cs"/>
          <w:rtl/>
        </w:rPr>
        <w:t>ו</w:t>
      </w:r>
      <w:r>
        <w:rPr>
          <w:rtl/>
        </w:rPr>
        <w:t xml:space="preserve">לאחר חצות, ובשעת היתר הבמות </w:t>
      </w:r>
      <w:ins w:id="97407" w:author="מנוע מכני" w:date="2026-10-11T12:04:39Z">
        <w:r>
          <w:rPr>
            <w:rtl/>
          </w:rPr>
          <w:t xml:space="preserve">עומד</w:t>
        </w:r>
      </w:ins>
      <w:del w:id="97408" w:author="מנוע מכני" w:date="2026-10-11T12:04:39Z">
        <w:r>
          <w:rPr>
            <w:rtl/>
          </w:rPr>
          <w:delText xml:space="preserve">קאי</w:delText>
        </w:r>
      </w:del>
      <w:r>
        <w:rPr>
          <w:rtl/>
        </w:rPr>
        <w:t xml:space="preserve">.</w:t>
      </w:r>
      <w:r>
        <w:rPr>
          <w:rFonts w:hint="cs"/>
          <w:rtl/>
        </w:rPr>
        <w:t xml:space="preserve"> ובזמן איסור במה לו והיתר במה לחבירו </w:t>
      </w:r>
    </w:p>
    <w:p w:rsidR="00DA63EC" w:rsidRDefault="00DA63EC" w:rsidP="00DA63EC">
      <w:pPr>
        <w:pStyle w:val="affffd"/>
        <w:rPr>
          <w:del w:id="90188" w:author="מנוע עיצוב" w:date="2026-10-11T12:09:26Z"/>
          <w:rtl/>
        </w:rPr>
      </w:pPr>
      <w:del w:id="90187" w:author="מנוע עיצוב" w:date="2026-10-11T12:09:26Z">
        <w:r>
          <w:rPr>
            <w:rtl/>
          </w:rPr>
          <w:delText xml:space="preserve">׹</w:delText>
        </w:r>
      </w:del>
    </w:p>
    <w:p w:rsidR="00DA63EC" w:rsidRDefault="00DA63EC" w:rsidP="00DA63EC">
      <w:pPr>
        <w:pStyle w:val="affff1"/>
        <w:ind w:end="0"/>
        <w:rPr>
          <w:rtl/>
        </w:rPr>
        <w:pPrChange w:id="20168" w:author="קלוד" w:date="2026-10-11T09:07:24Z">
          <w:pPr>
            <w:pStyle w:val="affff1"/>
            <w:rPr>
              <w:rtl/>
            </w:rPr>
          </w:pPr>
        </w:pPrChange>
      </w:pPr>
      <w:ins w:id="9905" w:author="מספור קטעי משנה" w:date="2026-10-11T09:35:09Z">
        <w:r>
          <w:rPr>
            <w:rStyle w:val="MisparKeta"/>
          </w:rPr>
          <w:t xml:space="preserve">א. </w:t>
        </w:r>
      </w:ins>
      <w:r>
        <w:rPr>
          <w:rtl/>
        </w:rPr>
        <w:t>מחוסר זמן כו'.</w:t>
      </w:r>
    </w:p>
    <w:p w:rsidR="00DA63EC" w:rsidRDefault="00DA63EC" w:rsidP="00DA63EC">
      <w:pPr>
        <w:tabs>
          <w:tab w:val="left" w:pos="0"/>
        </w:tabs>
        <w:rPr>
          <w:rtl/>
        </w:rPr>
      </w:pPr>
      <w:ins w:id="93887" w:author="מנוע מכני" w:date="2026-10-11T12:04:39Z">
        <w:r>
          <w:rPr>
            <w:rtl/>
          </w:rPr>
          <w:t xml:space="preserve">ואלו</w:t>
        </w:r>
      </w:ins>
      <w:del w:id="93888" w:author="מנוע מכני" w:date="2026-10-11T12:04:39Z">
        <w:r>
          <w:rPr>
            <w:rtl/>
          </w:rPr>
          <w:delText xml:space="preserve">והני</w:delText>
        </w:r>
      </w:del>
      <w:r>
        <w:rPr>
          <w:rtl/>
        </w:rPr>
        <w:t xml:space="preserve"> בני אשמות </w:t>
      </w:r>
      <w:ins w:id="93885" w:author="מנוע מכני" w:date="2026-10-11T12:04:39Z">
        <w:r>
          <w:rPr>
            <w:rtl/>
          </w:rPr>
          <w:t xml:space="preserve">הם</w:t>
        </w:r>
      </w:ins>
      <w:del w:id="93886" w:author="מנוע מכני" w:date="2026-10-11T12:04:39Z">
        <w:r>
          <w:rPr>
            <w:rtl/>
          </w:rPr>
          <w:delText xml:space="preserve">נינהו</w:delText>
        </w:r>
      </w:del>
      <w:r>
        <w:rPr>
          <w:rtl/>
        </w:rPr>
        <w:t xml:space="preserve">? </w:t>
      </w:r>
      <w:r>
        <w:rPr>
          <w:rtl/>
        </w:rPr>
        <w:t xml:space="preserve">אמר</w:t>
      </w:r>
      <w:r>
        <w:rPr>
          <w:rtl/>
        </w:rPr>
        <w:t xml:space="preserve"> </w:t>
      </w:r>
      <w:r>
        <w:rPr>
          <w:rStyle w:val="2fb"/>
          <w:rtl/>
        </w:rPr>
        <w:t xml:space="preserve">זעירי</w:t>
      </w:r>
      <w:r>
        <w:rPr>
          <w:rtl/>
        </w:rPr>
        <w:t xml:space="preserve">: תני מצורע </w:t>
      </w:r>
      <w:ins w:id="90345" w:author="Claude - סמנטי" w:date="2026-10-11T12:26:16Z">
        <w:r>
          <w:rPr>
            <w:rtl/>
          </w:rPr>
          <w:t xml:space="preserve">עמהם</w:t>
        </w:r>
      </w:ins>
      <w:del w:id="90346" w:author="Claude - סמנטי" w:date="2026-10-11T12:26:16Z">
        <w:r>
          <w:rPr>
            <w:rtl/>
          </w:rPr>
          <w:delText xml:space="preserve">בהדייהו</w:delText>
        </w:r>
      </w:del>
      <w:r>
        <w:rPr>
          <w:rtl/>
        </w:rPr>
        <w:t xml:space="preserve">.</w:t>
      </w:r>
    </w:p>
    <w:p w:rsidR="00DA63EC" w:rsidRDefault="00DA63EC" w:rsidP="00DA63EC">
      <w:pPr>
        <w:tabs>
          <w:tab w:val="left" w:pos="0"/>
        </w:tabs>
        <w:rPr>
          <w:rtl/>
        </w:rPr>
      </w:pPr>
      <w:r>
        <w:rPr>
          <w:rtl/>
        </w:rPr>
        <w:t>עולותיהן ושלמיהן.</w:t>
      </w:r>
    </w:p>
    <w:p w:rsidR="00DA63EC" w:rsidRDefault="00DA63EC" w:rsidP="00DA63EC">
      <w:pPr>
        <w:tabs>
          <w:tab w:val="left" w:pos="0"/>
        </w:tabs>
        <w:rPr>
          <w:rtl/>
        </w:rPr>
      </w:pPr>
      <w:ins w:id="93891" w:author="מנוע מכני" w:date="2026-10-11T12:04:39Z">
        <w:r>
          <w:rPr>
            <w:rtl/>
          </w:rPr>
          <w:t xml:space="preserve">ואלו</w:t>
        </w:r>
      </w:ins>
      <w:del w:id="93892" w:author="מנוע מכני" w:date="2026-10-11T12:04:39Z">
        <w:r>
          <w:rPr>
            <w:rtl/>
          </w:rPr>
          <w:delText xml:space="preserve">והני</w:delText>
        </w:r>
      </w:del>
      <w:r>
        <w:rPr>
          <w:rtl/>
        </w:rPr>
        <w:t xml:space="preserve"> בני שלמים </w:t>
      </w:r>
      <w:ins w:id="93889" w:author="מנוע מכני" w:date="2026-10-11T12:04:39Z">
        <w:r>
          <w:rPr>
            <w:rtl/>
          </w:rPr>
          <w:t xml:space="preserve">הם</w:t>
        </w:r>
      </w:ins>
      <w:del w:id="93890" w:author="מנוע מכני" w:date="2026-10-11T12:04:39Z">
        <w:r>
          <w:rPr>
            <w:rtl/>
          </w:rPr>
          <w:delText xml:space="preserve">נינהו</w:delText>
        </w:r>
      </w:del>
      <w:r>
        <w:rPr>
          <w:rtl/>
        </w:rPr>
        <w:t xml:space="preserve">? </w:t>
      </w:r>
      <w:r>
        <w:rPr>
          <w:rStyle w:val="2fb"/>
          <w:rtl/>
        </w:rPr>
        <w:t xml:space="preserve">א</w:t>
      </w:r>
      <w:r>
        <w:rPr>
          <w:rStyle w:val="2fb"/>
          <w:rFonts w:hint="cs"/>
          <w:rtl/>
        </w:rPr>
        <w:t>ר</w:t>
      </w:r>
      <w:r>
        <w:rPr>
          <w:rStyle w:val="2fb"/>
          <w:rtl/>
        </w:rPr>
        <w:t>"</w:t>
      </w:r>
      <w:r>
        <w:rPr>
          <w:rStyle w:val="2fb"/>
          <w:rFonts w:hint="cs"/>
          <w:rtl/>
        </w:rPr>
        <w:t>ש</w:t>
      </w:r>
      <w:r>
        <w:rPr>
          <w:rtl/>
        </w:rPr>
        <w:t xml:space="preserve"> תני: נזיר.</w:t>
      </w:r>
    </w:p>
    <w:p w:rsidR="00DA63EC" w:rsidRDefault="00DA63EC" w:rsidP="00DA63EC">
      <w:pPr>
        <w:tabs>
          <w:tab w:val="left" w:pos="0"/>
        </w:tabs>
        <w:rPr>
          <w:rtl/>
        </w:rPr>
      </w:pPr>
      <w:r>
        <w:rPr>
          <w:rStyle w:val="2fb"/>
          <w:rtl/>
        </w:rPr>
        <w:t xml:space="preserve">דזעירי</w:t>
      </w:r>
      <w:r>
        <w:rPr>
          <w:rtl/>
        </w:rPr>
        <w:t xml:space="preserve"> קבעוה תנאי, </w:t>
      </w:r>
      <w:r>
        <w:rPr>
          <w:rStyle w:val="2fb"/>
          <w:rtl/>
        </w:rPr>
        <w:t xml:space="preserve">דרב ששת</w:t>
      </w:r>
      <w:r>
        <w:rPr>
          <w:rtl/>
        </w:rPr>
        <w:t xml:space="preserve"> </w:t>
      </w:r>
      <w:r>
        <w:rPr>
          <w:rtl/>
        </w:rPr>
        <w:t xml:space="preserve">לא</w:t>
      </w:r>
      <w:r>
        <w:rPr>
          <w:rtl/>
        </w:rPr>
        <w:t xml:space="preserve"> קבעוה תנאי.</w:t>
      </w:r>
    </w:p>
    <w:p>
      <w:pPr>
        <w:pStyle w:val="afffff8"/>
        <w:rPr>
          <w:ins w:id="90039" w:author="קלוד" w:date="2026-10-11T12:29:36Z"/>
        </w:rPr>
      </w:pPr>
      <w:ins w:id="90040" w:author="קלוד" w:date="2026-10-11T12:29:36Z">
        <w:r>
          <w:rPr>
            <w:color w:val="7B3F00"/>
          </w:rPr>
          <w:t xml:space="preserve">מחוסר זמן בבעלים - פטור דווקא כשהקריב לשמו</w:t>
        </w:r>
      </w:ins>
    </w:p>
    <w:p>
      <w:pPr>
        <w:pStyle w:val="38"/>
        <w:rPr>
          <w:ins w:id="101274" w:author="מנוע מכני" w:date="2026-10-11T12:04:39Z"/>
        </w:rPr>
      </w:pPr>
      <w:r>
        <w:t>א</w:t>
      </w:r>
      <w:r>
        <w:t>ר</w:t>
      </w:r>
      <w:r>
        <w:t>"</w:t>
      </w:r>
      <w:r>
        <w:t>ח דבר</w:t>
      </w:r>
      <w:r>
        <w:t>"</w:t>
      </w:r>
      <w:r>
        <w:t>ט</w:t>
      </w:r>
      <w:r>
        <w:t xml:space="preserve">:</w:t>
      </w:r>
    </w:p>
    <w:p w:rsidR="00DA63EC" w:rsidRDefault="00DA63EC" w:rsidP="00DA63EC">
      <w:pPr>
        <w:tabs>
          <w:tab w:val="left" w:pos="0"/>
        </w:tabs>
        <w:rPr>
          <w:rtl/>
        </w:rPr>
      </w:pPr>
      <w:del w:id="101275" w:author="מנוע מכני" w:date="2026-10-11T12:04:39Z">
        <w:r>
          <w:rPr>
            <w:rtl/>
          </w:rPr>
          <w:delText xml:space="preserve"> </w:delText>
        </w:r>
      </w:del>
      <w:ins w:id="96451" w:author="מנוע מכני" w:date="2026-10-11T12:04:39Z">
        <w:r>
          <w:rPr>
            <w:rtl/>
          </w:rPr>
          <w:t xml:space="preserve">דווקא </w:t>
        </w:r>
      </w:ins>
      <w:del w:id="96452" w:author="מנוע מכני" w:date="2026-10-11T12:04:39Z">
        <w:r>
          <w:rPr>
            <w:rtl/>
          </w:rPr>
          <w:delText xml:space="preserve">לא שנו אלא </w:delText>
        </w:r>
      </w:del>
      <w:r>
        <w:rPr>
          <w:rtl/>
        </w:rPr>
        <w:t xml:space="preserve">לשמו, אבל שלא לשמו - חייב, הואיל וראוי לשלא לשמו בפנים.</w:t>
      </w:r>
    </w:p>
    <w:p>
      <w:pPr>
        <w:pStyle w:val="38"/>
        <w:rPr>
          <w:ins w:id="101609" w:author="מנוע מכני" w:date="2026-10-11T12:04:39Z"/>
        </w:rPr>
      </w:pPr>
      <w:ins w:id="92183" w:author="מנוע מכני" w:date="2026-10-11T12:04:39Z">
        <w:r>
          <w:t xml:space="preserve">א"כ</w:t>
        </w:r>
      </w:ins>
      <w:del w:id="92184" w:author="מנוע מכני" w:date="2026-10-11T12:04:39Z">
        <w:r>
          <w:delText xml:space="preserve">אי הכי</w:delText>
        </w:r>
      </w:del>
      <w:r>
        <w:t xml:space="preserve">,</w:t>
      </w:r>
    </w:p>
    <w:p w:rsidR="00DA63EC" w:rsidRDefault="00DA63EC" w:rsidP="00DA63EC">
      <w:pPr>
        <w:tabs>
          <w:tab w:val="left" w:pos="0"/>
        </w:tabs>
        <w:rPr>
          <w:rtl/>
        </w:rPr>
      </w:pPr>
      <w:del w:id="101610" w:author="מנוע מכני" w:date="2026-10-11T12:04:39Z">
        <w:r>
          <w:rPr>
            <w:rtl/>
          </w:rPr>
          <w:delText xml:space="preserve"> </w:delText>
        </w:r>
      </w:del>
      <w:r>
        <w:rPr>
          <w:rtl/>
        </w:rPr>
        <w:t xml:space="preserve">לשמו </w:t>
      </w:r>
      <w:ins w:id="92185" w:author="מנוע מכני" w:date="2026-10-11T12:04:39Z">
        <w:r>
          <w:rPr>
            <w:rtl/>
          </w:rPr>
          <w:t xml:space="preserve">גם</w:t>
        </w:r>
      </w:ins>
      <w:del w:id="92186" w:author="מנוע מכני" w:date="2026-10-11T12:04:39Z">
        <w:r>
          <w:rPr>
            <w:rtl/>
          </w:rPr>
          <w:delText xml:space="preserve">נמי</w:delText>
        </w:r>
      </w:del>
      <w:r>
        <w:rPr>
          <w:rtl/>
        </w:rPr>
        <w:t xml:space="preserve"> ניחייב, הואיל וראוי לשלא לשמו בפנים! בעי עקירה.</w:t>
      </w:r>
    </w:p>
    <w:p w:rsidR="00DA63EC" w:rsidRDefault="00DA63EC" w:rsidP="00DA63EC">
      <w:pPr>
        <w:pStyle w:val="afff3"/>
        <w:framePr w:wrap="around"/>
        <w:rPr>
          <w:rtl/>
        </w:rPr>
      </w:pPr>
      <w:r>
        <w:rPr>
          <w:rFonts w:hint="cs"/>
          <w:rtl/>
        </w:rPr>
        <w:t>קטו.</w:t>
      </w:r>
    </w:p>
    <w:p>
      <w:pPr>
        <w:pStyle w:val="38"/>
        <w:rPr>
          <w:ins w:id="101276" w:author="מנוע מכני" w:date="2026-10-11T12:04:39Z"/>
        </w:rPr>
      </w:pPr>
      <w:r>
        <w:t xml:space="preserve">מתקיף </w:t>
      </w:r>
      <w:ins w:id="90521" w:author="מנוע מכני" w:date="2026-10-11T12:04:39Z">
        <w:r>
          <w:t xml:space="preserve">ר"ה</w:t>
        </w:r>
      </w:ins>
      <w:del w:id="90522" w:author="מנוע מכני" w:date="2026-10-11T12:04:39Z">
        <w:r>
          <w:delText xml:space="preserve">רב הונא</w:delText>
        </w:r>
      </w:del>
      <w:r>
        <w:t xml:space="preserve">:</w:t>
      </w:r>
    </w:p>
    <w:p w:rsidR="00DA63EC" w:rsidRDefault="00DA63EC" w:rsidP="00DA63EC">
      <w:pPr>
        <w:tabs>
          <w:tab w:val="left" w:pos="0"/>
        </w:tabs>
        <w:rPr>
          <w:rtl/>
        </w:rPr>
      </w:pPr>
      <w:del w:id="101277" w:author="מנוע מכני" w:date="2026-10-11T12:04:39Z">
        <w:r>
          <w:rPr>
            <w:rtl/>
          </w:rPr>
          <w:delText xml:space="preserve"> </w:delText>
        </w:r>
      </w:del>
      <w:r>
        <w:rPr>
          <w:rtl/>
        </w:rPr>
        <w:t xml:space="preserve">וכי יש לך דבר שאינו כשר לשמו וכשר שלא לשמו? ולא? והרי פסח בשאר </w:t>
      </w:r>
      <w:r w:rsidRPr="00E105BC">
        <w:rPr>
          <w:spacing w:val="-2"/>
          <w:rtl/>
        </w:rPr>
        <w:t xml:space="preserve">ימות השנה, דאינו כשר לשמו וכשר שלא לשמו! פסח בשאר ימות השנה שלמים </w:t>
      </w:r>
      <w:ins w:id="93893" w:author="מנוע מכני" w:date="2026-10-11T12:04:39Z">
        <w:r>
          <w:rPr>
            <w:spacing w:val="-2"/>
            <w:rtl/>
          </w:rPr>
          <w:t xml:space="preserve">הם</w:t>
        </w:r>
      </w:ins>
      <w:del w:id="93894" w:author="מנוע מכני" w:date="2026-10-11T12:04:39Z">
        <w:r w:rsidRPr="00E105BC">
          <w:rPr>
            <w:spacing w:val="-2"/>
            <w:rtl/>
          </w:rPr>
          <w:delText xml:space="preserve">נינהו</w:delText>
        </w:r>
      </w:del>
      <w:r w:rsidRPr="00E105BC">
        <w:rPr>
          <w:spacing w:val="-2"/>
          <w:rtl/>
        </w:rPr>
        <w:t xml:space="preserve">.</w:t>
      </w:r>
    </w:p>
    <w:p>
      <w:pPr>
        <w:pStyle w:val="38"/>
        <w:rPr>
          <w:ins w:id="101278" w:author="מנוע מכני" w:date="2026-10-11T12:04:39Z"/>
        </w:rPr>
      </w:pPr>
      <w:r>
        <w:t xml:space="preserve">לימא מסייע </w:t>
      </w:r>
      <w:ins w:id="93895" w:author="מנוע מכני" w:date="2026-10-11T12:04:39Z">
        <w:r>
          <w:t xml:space="preserve">לו</w:t>
        </w:r>
      </w:ins>
      <w:del w:id="93896" w:author="מנוע מכני" w:date="2026-10-11T12:04:39Z">
        <w:r>
          <w:delText xml:space="preserve">ליה</w:delText>
        </w:r>
      </w:del>
      <w:r>
        <w:t xml:space="preserve">:</w:t>
      </w:r>
    </w:p>
    <w:p w:rsidR="00DA63EC" w:rsidRDefault="00DA63EC" w:rsidP="00DA63EC">
      <w:pPr>
        <w:tabs>
          <w:tab w:val="left" w:pos="0"/>
        </w:tabs>
        <w:rPr>
          <w:rtl/>
        </w:rPr>
      </w:pPr>
      <w:del w:id="101279" w:author="מנוע מכני" w:date="2026-10-11T12:04:39Z">
        <w:r>
          <w:rPr>
            <w:rtl/>
          </w:rPr>
          <w:delText xml:space="preserve"> </w:delText>
        </w:r>
      </w:del>
      <w:r>
        <w:rPr>
          <w:rtl/>
        </w:rPr>
        <w:t xml:space="preserve">יכול שאני מוציא אף עולת מחוסר זמן בבעלים, ואשם נזיר ואשם מצורע? </w:t>
      </w:r>
      <w:r>
        <w:rPr>
          <w:rtl/>
        </w:rPr>
        <w:t xml:space="preserve">ת"ל</w:t>
      </w:r>
      <w:r>
        <w:rPr>
          <w:rtl/>
        </w:rPr>
        <w:t xml:space="preserve">:</w:t>
      </w:r>
      <w:r w:rsidRPr="00464129">
        <w:rPr>
          <w:rStyle w:val="afffff0"/>
          <w:rtl/>
        </w:rPr>
        <w:t xml:space="preserve"> </w:t>
      </w:r>
      <w:r w:rsidRPr="00464129">
        <w:rPr>
          <w:rStyle w:val="afffff0"/>
          <w:rFonts w:hint="cs"/>
          <w:rtl/>
        </w:rPr>
        <w:t>'</w:t>
      </w:r>
      <w:ins w:id="91289" w:author="Claude - סמנטי" w:date="2026-10-11T12:26:16Z">
        <w:r>
          <w:rPr>
            <w:rStyle w:val="afffff0"/>
            <w:rtl/>
          </w:rPr>
          <w:t xml:space="preserve">שׁוֹר</w:t>
        </w:r>
      </w:ins>
      <w:del w:id="91290" w:author="Claude - סמנטי" w:date="2026-10-11T12:26:16Z">
        <w:r w:rsidRPr="00464129">
          <w:rPr>
            <w:rStyle w:val="afffff0"/>
            <w:rtl/>
          </w:rPr>
          <w:delText xml:space="preserve">שור</w:delText>
        </w:r>
      </w:del>
      <w:r w:rsidRPr="00464129">
        <w:rPr>
          <w:rStyle w:val="afffff0"/>
          <w:rFonts w:hint="cs"/>
          <w:rtl/>
        </w:rPr>
        <w:t>'</w:t>
      </w:r>
      <w:r w:rsidRPr="00464129">
        <w:rPr>
          <w:rStyle w:val="afffff0"/>
          <w:rtl/>
        </w:rPr>
        <w:t xml:space="preserve"> </w:t>
      </w:r>
      <w:r>
        <w:rPr>
          <w:rtl/>
        </w:rPr>
        <w:t xml:space="preserve">- מ"מ כשב - מ"מ, עז - מ"מ, ואילו חטאת שיירא</w:t>
      </w:r>
      <w:ins w:id="95339" w:author="מנוע מכני" w:date="2026-10-11T12:04:39Z">
        <w:r>
          <w:rPr>
            <w:rtl/>
          </w:rPr>
          <w:t xml:space="preserve">,</w:t>
        </w:r>
      </w:ins>
      <w:del w:id="95340" w:author="מנוע מכני" w:date="2026-10-11T12:04:39Z">
        <w:r>
          <w:rPr>
            <w:rtl/>
          </w:rPr>
          <w:delText xml:space="preserve">;</w:delText>
        </w:r>
      </w:del>
    </w:p>
    <w:p>
      <w:pPr>
        <w:pStyle w:val="38"/>
        <w:rPr>
          <w:ins w:id="101280" w:author="מנוע מכני" w:date="2026-10-11T12:04:39Z"/>
        </w:rPr>
      </w:pPr>
      <w:r>
        <w:t xml:space="preserve">- </w:t>
      </w:r>
      <w:r w:rsidRPr="00B86088">
        <w:t>ו</w:t>
      </w:r>
      <w:r>
        <w:t>דחי</w:t>
      </w:r>
      <w:r w:rsidR="005608A0">
        <w:t>'</w:t>
      </w:r>
    </w:p>
    <w:p w:rsidR="00DA63EC" w:rsidRDefault="00DA63EC" w:rsidP="00DA63EC">
      <w:pPr>
        <w:pStyle w:val="affffb"/>
        <w:rPr>
          <w:rtl/>
        </w:rPr>
      </w:pPr>
      <w:del w:id="101281" w:author="מנוע מכני" w:date="2026-10-11T12:04:39Z">
        <w:r>
          <w:rPr>
            <w:rFonts w:hint="cs"/>
            <w:rtl/>
          </w:rPr>
          <w:delText xml:space="preserve"> </w:delText>
        </w:r>
      </w:del>
      <w:r>
        <w:rPr>
          <w:rFonts w:hint="cs"/>
          <w:rtl/>
        </w:rPr>
        <w:t xml:space="preserve">ד</w:t>
      </w:r>
      <w:r>
        <w:rPr>
          <w:rtl/>
        </w:rPr>
        <w:t xml:space="preserve">לעולם בזמנו ושלא לשמו, </w:t>
      </w:r>
      <w:r>
        <w:rPr>
          <w:rStyle w:val="2fb"/>
          <w:rtl/>
        </w:rPr>
        <w:t xml:space="preserve">ו</w:t>
      </w:r>
      <w:r>
        <w:rPr>
          <w:rStyle w:val="2fb"/>
          <w:rFonts w:hint="cs"/>
          <w:rtl/>
        </w:rPr>
        <w:t>כ</w:t>
      </w:r>
      <w:r>
        <w:rPr>
          <w:rStyle w:val="2fb"/>
          <w:rtl/>
        </w:rPr>
        <w:t>ר"</w:t>
      </w:r>
      <w:r>
        <w:rPr>
          <w:rStyle w:val="2fb"/>
          <w:rFonts w:hint="cs"/>
          <w:rtl/>
        </w:rPr>
        <w:t>א</w:t>
      </w:r>
      <w:r>
        <w:rPr>
          <w:rtl/>
        </w:rPr>
        <w:t xml:space="preserve"> דאמר: </w:t>
      </w:r>
      <w:ins w:id="90347" w:author="Claude - סמנטי" w:date="2026-10-11T12:26:16Z">
        <w:r>
          <w:rPr>
            <w:rtl/>
          </w:rPr>
          <w:t xml:space="preserve">מקישים</w:t>
        </w:r>
      </w:ins>
      <w:del w:id="90348" w:author="Claude - סמנטי" w:date="2026-10-11T12:26:16Z">
        <w:r>
          <w:rPr>
            <w:rtl/>
          </w:rPr>
          <w:delText xml:space="preserve">מקשינן</w:delText>
        </w:r>
      </w:del>
      <w:r>
        <w:rPr>
          <w:rtl/>
        </w:rPr>
        <w:t xml:space="preserve"> אשם לחטאת, ותנא טפל וה"ה עיקר.</w:t>
      </w:r>
    </w:p>
    <w:p>
      <w:pPr>
        <w:pStyle w:val="38"/>
        <w:rPr>
          <w:ins w:id="101282" w:author="מנוע מכני" w:date="2026-10-11T12:04:39Z"/>
        </w:rPr>
      </w:pPr>
      <w:r>
        <w:t xml:space="preserve">והך</w:t>
      </w:r>
    </w:p>
    <w:p w:rsidR="00DA63EC" w:rsidRDefault="00DA63EC" w:rsidP="00DA63EC">
      <w:pPr>
        <w:tabs>
          <w:tab w:val="left" w:pos="0"/>
        </w:tabs>
        <w:rPr>
          <w:rtl/>
        </w:rPr>
      </w:pPr>
      <w:del w:id="101283" w:author="מנוע מכני" w:date="2026-10-11T12:04:39Z">
        <w:r>
          <w:rPr>
            <w:rFonts w:hint="cs"/>
            <w:rtl/>
          </w:rPr>
          <w:delText xml:space="preserve"> </w:delText>
        </w:r>
      </w:del>
      <w:r w:rsidRPr="0046594B">
        <w:rPr>
          <w:rStyle w:val="afffff0"/>
          <w:rFonts w:hint="cs"/>
          <w:rtl/>
        </w:rPr>
        <w:t xml:space="preserve">ד'</w:t>
      </w:r>
      <w:ins w:id="91291" w:author="Claude - סמנטי" w:date="2026-10-11T12:26:16Z">
        <w:r>
          <w:rPr>
            <w:rStyle w:val="afffff0"/>
            <w:rFonts w:hint="cs"/>
            <w:rtl/>
          </w:rPr>
          <w:t xml:space="preserve">וְאֶל פֶּתַח אוֹהֶל מוֹעֵד</w:t>
        </w:r>
      </w:ins>
      <w:del w:id="91292" w:author="Claude - סמנטי" w:date="2026-10-11T12:26:16Z">
        <w:r w:rsidRPr="0046594B">
          <w:rPr>
            <w:rStyle w:val="afffff0"/>
            <w:rFonts w:hint="cs"/>
            <w:rtl/>
          </w:rPr>
          <w:delText xml:space="preserve">ואל פתח אוהל מועד</w:delText>
        </w:r>
      </w:del>
      <w:r w:rsidRPr="0046594B">
        <w:rPr>
          <w:rStyle w:val="afffff0"/>
          <w:rFonts w:hint="cs"/>
          <w:rtl/>
        </w:rPr>
        <w:t xml:space="preserve">' </w:t>
      </w:r>
      <w:r>
        <w:rPr>
          <w:rFonts w:hint="cs"/>
          <w:rtl/>
        </w:rPr>
        <w:t xml:space="preserve">שאין ראוי לבוא בפתח אוהל מועד אין חייבין עליהם וממעט עולת מחוסר זמן בסופה וחטאת בין בגופה ובין בבעלים </w:t>
      </w:r>
    </w:p>
    <w:p w:rsidR="00DA63EC" w:rsidRDefault="00DA63EC" w:rsidP="00DA63EC">
      <w:pPr>
        <w:tabs>
          <w:tab w:val="left" w:pos="0"/>
        </w:tabs>
        <w:rPr>
          <w:rtl/>
        </w:rPr>
      </w:pPr>
      <w:r>
        <w:rPr>
          <w:rFonts w:hint="cs"/>
          <w:rtl/>
        </w:rPr>
        <w:t xml:space="preserve">מיירי בשלא </w:t>
      </w:r>
      <w:r>
        <w:rPr>
          <w:rtl/>
        </w:rPr>
        <w:t xml:space="preserve">לשמו, </w:t>
      </w:r>
      <w:r>
        <w:rPr>
          <w:rFonts w:hint="cs"/>
          <w:rtl/>
        </w:rPr>
        <w:t>ושייר אשם -</w:t>
      </w:r>
      <w:r>
        <w:rPr>
          <w:rStyle w:val="2fb"/>
          <w:rtl/>
        </w:rPr>
        <w:t>ו</w:t>
      </w:r>
      <w:r>
        <w:rPr>
          <w:rStyle w:val="2fb"/>
          <w:rFonts w:hint="cs"/>
          <w:rtl/>
        </w:rPr>
        <w:t>כ</w:t>
      </w:r>
      <w:r>
        <w:rPr>
          <w:rStyle w:val="2fb"/>
          <w:rtl/>
        </w:rPr>
        <w:t xml:space="preserve">ר"א</w:t>
      </w:r>
      <w:r>
        <w:rPr>
          <w:rtl/>
        </w:rPr>
        <w:t xml:space="preserve"> דמקיש אשם לחטאת, תנא עיקר וכ"ש לטפל.</w:t>
      </w:r>
    </w:p>
    <w:p>
      <w:pPr>
        <w:pStyle w:val="38"/>
        <w:rPr>
          <w:ins w:id="101284" w:author="מנוע מכני" w:date="2026-10-11T12:04:39Z"/>
        </w:rPr>
      </w:pPr>
      <w:r>
        <w:t>והך דר</w:t>
      </w:r>
      <w:r>
        <w:t>"</w:t>
      </w:r>
      <w:r>
        <w:t>ד מר</w:t>
      </w:r>
      <w:r>
        <w:t>"</w:t>
      </w:r>
      <w:r>
        <w:t>ל</w:t>
      </w:r>
      <w:r>
        <w:t xml:space="preserve">:</w:t>
      </w:r>
    </w:p>
    <w:p w:rsidR="00DA63EC" w:rsidRDefault="00DA63EC" w:rsidP="00DA63EC">
      <w:pPr>
        <w:tabs>
          <w:tab w:val="left" w:pos="0"/>
        </w:tabs>
        <w:rPr>
          <w:rtl/>
        </w:rPr>
      </w:pPr>
      <w:del w:id="101285" w:author="מנוע מכני" w:date="2026-10-11T12:04:39Z">
        <w:r>
          <w:rPr>
            <w:rtl/>
          </w:rPr>
          <w:delText xml:space="preserve"> </w:delText>
        </w:r>
      </w:del>
      <w:r>
        <w:rPr>
          <w:rtl/>
        </w:rPr>
        <w:t xml:space="preserve">יכול שאני מוציא אף עולת מחוסר זמן בבעלים, אשם נזיר ואשם מצורע </w:t>
      </w:r>
    </w:p>
    <w:p>
      <w:pPr>
        <w:pStyle w:val="38"/>
        <w:rPr>
          <w:ins w:id="101286" w:author="מנוע מכני" w:date="2026-10-11T12:04:39Z"/>
        </w:rPr>
      </w:pPr>
      <w:r>
        <w:t xml:space="preserve">רבינא:</w:t>
      </w:r>
    </w:p>
    <w:p w:rsidR="00DA63EC" w:rsidRDefault="00DA63EC" w:rsidP="00DA63EC">
      <w:pPr>
        <w:tabs>
          <w:tab w:val="left" w:pos="0"/>
        </w:tabs>
        <w:rPr>
          <w:rtl/>
        </w:rPr>
      </w:pPr>
      <w:del w:id="101287" w:author="מנוע מכני" w:date="2026-10-11T12:04:39Z">
        <w:r>
          <w:rPr>
            <w:rtl/>
          </w:rPr>
          <w:delText xml:space="preserve"> </w:delText>
        </w:r>
      </w:del>
      <w:r>
        <w:rPr>
          <w:rtl/>
        </w:rPr>
        <w:t xml:space="preserve">שור - מכל מקום, כשב - מכל מקום, עז - מכל מקום! הא </w:t>
      </w:r>
      <w:ins w:id="93897" w:author="מנוע מכני" w:date="2026-10-11T12:04:39Z">
        <w:r>
          <w:rPr>
            <w:rtl/>
          </w:rPr>
          <w:t xml:space="preserve">מה</w:t>
        </w:r>
      </w:ins>
      <w:del w:id="93898" w:author="מנוע מכני" w:date="2026-10-11T12:04:39Z">
        <w:r>
          <w:rPr>
            <w:rtl/>
          </w:rPr>
          <w:delText xml:space="preserve">מאי</w:delText>
        </w:r>
      </w:del>
      <w:r>
        <w:rPr>
          <w:rtl/>
        </w:rPr>
        <w:t xml:space="preserve"> רומיא? כדאמרת! </w:t>
      </w:r>
    </w:p>
    <w:p>
      <w:pPr>
        <w:pStyle w:val="38"/>
        <w:rPr>
          <w:ins w:id="101288" w:author="מנוע מכני" w:date="2026-10-11T12:04:39Z"/>
        </w:rPr>
      </w:pPr>
      <w:r>
        <w:t>א</w:t>
      </w:r>
      <w:r>
        <w:t>ר</w:t>
      </w:r>
      <w:r>
        <w:t>"</w:t>
      </w:r>
      <w:r>
        <w:t>נ מדתדר</w:t>
      </w:r>
      <w:r>
        <w:t>"</w:t>
      </w:r>
      <w:r>
        <w:t>ל מלוי</w:t>
      </w:r>
      <w:r>
        <w:t xml:space="preserve">:</w:t>
      </w:r>
    </w:p>
    <w:p w:rsidR="00DA63EC" w:rsidRDefault="00DA63EC" w:rsidP="00DA63EC">
      <w:pPr>
        <w:tabs>
          <w:tab w:val="left" w:pos="0"/>
        </w:tabs>
        <w:rPr>
          <w:rtl/>
        </w:rPr>
      </w:pPr>
      <w:del w:id="101289" w:author="מנוע מכני" w:date="2026-10-11T12:04:39Z">
        <w:r>
          <w:rPr>
            <w:rtl/>
          </w:rPr>
          <w:delText xml:space="preserve"> </w:delText>
        </w:r>
      </w:del>
      <w:r>
        <w:rPr>
          <w:rtl/>
        </w:rPr>
        <w:t xml:space="preserve">אשם נזיר ואשם מצורע ששחטן שלא לשמן - כשירין ולא עלו לבעלים לשום חובה, שחטן מחוסר זמן בבעלים או שהיו בני שתי שנים ושחטן - פסולין! ומשני </w:t>
      </w:r>
      <w:r>
        <w:rPr>
          <w:rStyle w:val="2fb"/>
          <w:rtl/>
        </w:rPr>
        <w:t xml:space="preserve">רב דימי</w:t>
      </w:r>
      <w:r>
        <w:rPr>
          <w:rtl/>
        </w:rPr>
        <w:t xml:space="preserve">, </w:t>
      </w:r>
      <w:r>
        <w:rPr>
          <w:rtl/>
        </w:rPr>
        <w:t xml:space="preserve">לא</w:t>
      </w:r>
      <w:r>
        <w:rPr>
          <w:rtl/>
        </w:rPr>
        <w:t xml:space="preserve"> </w:t>
      </w:r>
      <w:ins w:id="95695" w:author="מנוע מכני" w:date="2026-10-11T12:04:39Z">
        <w:r>
          <w:rPr>
            <w:rtl/>
          </w:rPr>
          <w:t xml:space="preserve">קשה</w:t>
        </w:r>
      </w:ins>
      <w:del w:id="95696" w:author="מנוע מכני" w:date="2026-10-11T12:04:39Z">
        <w:r>
          <w:rPr>
            <w:rtl/>
          </w:rPr>
          <w:delText xml:space="preserve">קשיא</w:delText>
        </w:r>
      </w:del>
      <w:r>
        <w:rPr>
          <w:rtl/>
        </w:rPr>
        <w:t xml:space="preserve">: כאן לשמו, כאן שלא לשמו.</w:t>
      </w:r>
    </w:p>
    <w:p w:rsidR="00DA63EC" w:rsidRDefault="00DA63EC" w:rsidP="00DA63EC">
      <w:pPr>
        <w:tabs>
          <w:tab w:val="left" w:pos="0"/>
        </w:tabs>
        <w:rPr>
          <w:rtl/>
        </w:rPr>
      </w:pPr>
      <w:r>
        <w:rPr>
          <w:rStyle w:val="2fb"/>
          <w:rtl/>
        </w:rPr>
        <w:t xml:space="preserve">רב אשי</w:t>
      </w:r>
      <w:r>
        <w:rPr>
          <w:rtl/>
        </w:rPr>
        <w:t xml:space="preserve"> רמי מתני' </w:t>
      </w:r>
      <w:ins w:id="90349" w:author="Claude - סמנטי" w:date="2026-10-11T12:26:16Z">
        <w:r>
          <w:rPr>
            <w:rtl/>
          </w:rPr>
          <w:t xml:space="preserve">על ברייתא</w:t>
        </w:r>
      </w:ins>
      <w:del w:id="90350" w:author="Claude - סמנטי" w:date="2026-10-11T12:26:16Z">
        <w:r>
          <w:rPr>
            <w:rtl/>
          </w:rPr>
          <w:delText xml:space="preserve">אברייתא</w:delText>
        </w:r>
      </w:del>
      <w:r>
        <w:rPr>
          <w:rtl/>
        </w:rPr>
        <w:t xml:space="preserve">, ומשני: כאן לשמו, וכאן שלא לשמו.</w:t>
      </w:r>
    </w:p>
    <w:p>
      <w:pPr>
        <w:pStyle w:val="38"/>
        <w:rPr>
          <w:ins w:id="101290" w:author="מנוע מכני" w:date="2026-10-11T12:04:39Z"/>
        </w:rPr>
      </w:pPr>
      <w:r w:rsidRPr="00B86088">
        <w:t>ו</w:t>
      </w:r>
      <w:r>
        <w:t>דחי</w:t>
      </w:r>
      <w:r w:rsidR="005608A0">
        <w:t>'</w:t>
      </w:r>
      <w:r>
        <w:t xml:space="preserve"> דאר</w:t>
      </w:r>
      <w:r>
        <w:t>"</w:t>
      </w:r>
      <w:r>
        <w:t>ה</w:t>
      </w:r>
      <w:r>
        <w:t xml:space="preserve">:</w:t>
      </w:r>
    </w:p>
    <w:p w:rsidR="00DA63EC" w:rsidRDefault="00DA63EC" w:rsidP="00DA63EC">
      <w:pPr>
        <w:tabs>
          <w:tab w:val="left" w:pos="0"/>
        </w:tabs>
        <w:rPr>
          <w:rtl/>
        </w:rPr>
      </w:pPr>
      <w:del w:id="101291" w:author="מנוע מכני" w:date="2026-10-11T12:04:39Z">
        <w:r>
          <w:rPr>
            <w:rtl/>
          </w:rPr>
          <w:delText xml:space="preserve"> </w:delText>
        </w:r>
      </w:del>
      <w:r>
        <w:rPr>
          <w:rtl/>
        </w:rPr>
        <w:t xml:space="preserve">ה</w:t>
      </w:r>
      <w:r>
        <w:rPr>
          <w:rFonts w:hint="cs"/>
          <w:rtl/>
        </w:rPr>
        <w:t>ב</w:t>
      </w:r>
      <w:r>
        <w:rPr>
          <w:rtl/>
        </w:rPr>
        <w:t>"</w:t>
      </w:r>
      <w:r>
        <w:rPr>
          <w:rFonts w:hint="cs"/>
          <w:rtl/>
        </w:rPr>
        <w:t xml:space="preserve">ע</w:t>
      </w:r>
      <w:r>
        <w:rPr>
          <w:rFonts w:hint="cs"/>
          <w:rtl/>
        </w:rPr>
        <w:t xml:space="preserve"> </w:t>
      </w:r>
      <w:r>
        <w:rPr>
          <w:rtl/>
        </w:rPr>
        <w:t xml:space="preserve">- כגון שהפריש שתי אשמות לאחריות, דחד </w:t>
      </w:r>
      <w:ins w:id="93899" w:author="מנוע מכני" w:date="2026-10-11T12:04:39Z">
        <w:r>
          <w:rPr>
            <w:rtl/>
          </w:rPr>
          <w:t xml:space="preserve">מהם</w:t>
        </w:r>
      </w:ins>
      <w:del w:id="93900" w:author="מנוע מכני" w:date="2026-10-11T12:04:39Z">
        <w:r>
          <w:rPr>
            <w:rtl/>
          </w:rPr>
          <w:delText xml:space="preserve">מינייהו</w:delText>
        </w:r>
      </w:del>
      <w:r>
        <w:rPr>
          <w:rtl/>
        </w:rPr>
        <w:t xml:space="preserve"> </w:t>
      </w:r>
      <w:ins w:id="97409" w:author="מנוע מכני" w:date="2026-10-11T12:04:39Z">
        <w:r>
          <w:rPr>
            <w:rtl/>
          </w:rPr>
          <w:t xml:space="preserve">מתחילה</w:t>
        </w:r>
      </w:ins>
      <w:del w:id="97410" w:author="מנוע מכני" w:date="2026-10-11T12:04:39Z">
        <w:r>
          <w:rPr>
            <w:rtl/>
          </w:rPr>
          <w:delText xml:space="preserve">מעיקרא</w:delText>
        </w:r>
      </w:del>
      <w:r>
        <w:rPr>
          <w:rtl/>
        </w:rPr>
        <w:t xml:space="preserve"> עולה היא, </w:t>
      </w:r>
    </w:p>
    <w:p w:rsidR="00DA63EC" w:rsidRDefault="00DA63EC" w:rsidP="00DA63EC">
      <w:pPr>
        <w:pStyle w:val="afff3"/>
        <w:framePr w:wrap="around"/>
        <w:rPr>
          <w:rtl/>
        </w:rPr>
      </w:pPr>
      <w:r>
        <w:rPr>
          <w:rFonts w:hint="cs"/>
          <w:rtl/>
        </w:rPr>
        <w:t>קטו:</w:t>
      </w:r>
    </w:p>
    <w:p>
      <w:pPr>
        <w:pStyle w:val="38"/>
        <w:rPr>
          <w:ins w:id="101292" w:author="מנוע מכני" w:date="2026-10-11T12:04:39Z"/>
        </w:rPr>
      </w:pPr>
      <w:r>
        <w:t>כדר</w:t>
      </w:r>
      <w:r>
        <w:t>"</w:t>
      </w:r>
      <w:r>
        <w:t>ה מרב</w:t>
      </w:r>
      <w:r>
        <w:t xml:space="preserve">:</w:t>
      </w:r>
    </w:p>
    <w:p w:rsidR="00DA63EC" w:rsidRDefault="00DA63EC" w:rsidP="00DA63EC">
      <w:pPr>
        <w:tabs>
          <w:tab w:val="left" w:pos="0"/>
        </w:tabs>
        <w:rPr>
          <w:rtl/>
        </w:rPr>
      </w:pPr>
      <w:del w:id="101293" w:author="מנוע מכני" w:date="2026-10-11T12:04:39Z">
        <w:r>
          <w:rPr>
            <w:rtl/>
          </w:rPr>
          <w:delText xml:space="preserve"> </w:delText>
        </w:r>
      </w:del>
      <w:r>
        <w:rPr>
          <w:rtl/>
        </w:rPr>
        <w:t xml:space="preserve">אשם שניתק לרעיה ושחטו סתם - כשר לעולה.</w:t>
      </w:r>
    </w:p>
    <w:p w:rsidR="00DA63EC" w:rsidRDefault="00DA63EC" w:rsidP="00DA63EC">
      <w:pPr>
        <w:pStyle w:val="affffd"/>
        <w:rPr>
          <w:del w:id="90190" w:author="מנוע עיצוב" w:date="2026-10-11T12:09:26Z"/>
          <w:rtl/>
        </w:rPr>
      </w:pPr>
      <w:del w:id="90189" w:author="מנוע עיצוב" w:date="2026-10-11T12:09:26Z">
        <w:r>
          <w:rPr>
            <w:rtl/>
          </w:rPr>
          <w:delText xml:space="preserve">׹</w:delText>
        </w:r>
      </w:del>
    </w:p>
    <w:p w:rsidR="00DA63EC" w:rsidRDefault="00DA63EC" w:rsidP="00DA63EC">
      <w:pPr>
        <w:pStyle w:val="affff1"/>
        <w:ind w:end="0"/>
        <w:rPr>
          <w:rtl/>
        </w:rPr>
        <w:pPrChange w:id="20169" w:author="קלוד" w:date="2026-10-11T09:07:24Z">
          <w:pPr>
            <w:pStyle w:val="affff1"/>
            <w:rPr>
              <w:rtl/>
            </w:rPr>
          </w:pPr>
        </w:pPrChange>
      </w:pPr>
      <w:ins w:id="9906" w:author="מספור קטעי משנה" w:date="2026-10-11T09:35:09Z">
        <w:r>
          <w:rPr>
            <w:rStyle w:val="MisparKeta"/>
          </w:rPr>
          <w:t xml:space="preserve">א. </w:t>
        </w:r>
      </w:ins>
      <w:r>
        <w:rPr>
          <w:rtl/>
        </w:rPr>
        <w:t>המעלה מבשר חטאת [וכו</w:t>
      </w:r>
      <w:r w:rsidR="005608A0">
        <w:rPr>
          <w:rtl/>
        </w:rPr>
        <w:t>'</w:t>
      </w:r>
      <w:r>
        <w:rPr>
          <w:rtl/>
        </w:rPr>
        <w:t>].</w:t>
      </w:r>
    </w:p>
    <w:p>
      <w:pPr>
        <w:pStyle w:val="38"/>
        <w:rPr>
          <w:ins w:id="101294" w:author="מנוע מכני" w:date="2026-10-11T12:04:39Z"/>
        </w:rPr>
      </w:pPr>
      <w:r w:rsidRPr="00891B40">
        <w:t>ת"ר</w:t>
      </w:r>
      <w:r>
        <w:t xml:space="preserve">:</w:t>
      </w:r>
    </w:p>
    <w:p w:rsidR="00DA63EC" w:rsidRDefault="00DA63EC" w:rsidP="00DA63EC">
      <w:pPr>
        <w:tabs>
          <w:tab w:val="left" w:pos="0"/>
        </w:tabs>
        <w:rPr>
          <w:rtl/>
        </w:rPr>
      </w:pPr>
      <w:del w:id="101295" w:author="מנוע מכני" w:date="2026-10-11T12:04:39Z">
        <w:r>
          <w:rPr>
            <w:rtl/>
          </w:rPr>
          <w:delText xml:space="preserve"> </w:delText>
        </w:r>
      </w:del>
      <w:r>
        <w:rPr>
          <w:rtl/>
        </w:rPr>
        <w:t xml:space="preserve">מנין למעלה מבשר חטאת, ומבשר אשם, ומבשר קדשי קדשים, ומבשר קדשים קלים, וממותר העומר, ושתי הלחם, ולחם הפנים, ושירי מנחות, שפטור? </w:t>
      </w:r>
    </w:p>
    <w:p>
      <w:pPr>
        <w:pStyle w:val="38"/>
        <w:rPr>
          <w:ins w:id="101296" w:author="מנוע מכני" w:date="2026-10-11T12:04:39Z"/>
        </w:rPr>
      </w:pPr>
      <w:r>
        <w:tab/>
        <w:t xml:space="preserve">ת"ל</w:t>
      </w:r>
      <w:del w:id="102914" w:author="Claude" w:date="2026-10-11T09:07:44Z">
        <w:r>
          <w:delText xml:space="preserve">	</w:delText>
        </w:r>
      </w:del>
      <w:r>
        <w:t xml:space="preserve">:</w:t>
      </w:r>
    </w:p>
    <w:p w:rsidR="00DA63EC" w:rsidRDefault="00DA63EC" w:rsidP="00DA63EC">
      <w:pPr>
        <w:tabs>
          <w:tab w:val="left" w:pos="0"/>
        </w:tabs>
        <w:rPr>
          <w:rtl/>
        </w:rPr>
      </w:pPr>
      <w:del w:id="101297"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עולה</w:t>
      </w:r>
      <w:r w:rsidRPr="00464129">
        <w:rPr>
          <w:rStyle w:val="afffff0"/>
          <w:rFonts w:hint="cs"/>
          <w:rtl/>
        </w:rPr>
        <w:t>'</w:t>
      </w:r>
      <w:r w:rsidRPr="00464129">
        <w:rPr>
          <w:rStyle w:val="afffff0"/>
          <w:rtl/>
        </w:rPr>
        <w:t>,</w:t>
      </w:r>
      <w:r>
        <w:rPr>
          <w:rtl/>
        </w:rPr>
        <w:t xml:space="preserve"> מה עולה שהיא ראויה להעלאה, אף כל שראויה להעלאה</w:t>
      </w:r>
      <w:ins w:id="95341" w:author="מנוע מכני" w:date="2026-10-11T12:04:39Z">
        <w:r>
          <w:rPr>
            <w:rtl/>
          </w:rPr>
          <w:t xml:space="preserve">,</w:t>
        </w:r>
      </w:ins>
      <w:del w:id="95342" w:author="מנוע מכני" w:date="2026-10-11T12:04:39Z">
        <w:r>
          <w:rPr>
            <w:rtl/>
          </w:rPr>
          <w:delText xml:space="preserve">;</w:delText>
        </w:r>
      </w:del>
    </w:p>
    <w:p w:rsidR="00DA63EC" w:rsidRDefault="00DA63EC" w:rsidP="00DA63EC">
      <w:pPr>
        <w:tabs>
          <w:tab w:val="left" w:pos="0"/>
        </w:tabs>
        <w:rPr>
          <w:rtl/>
        </w:rPr>
      </w:pPr>
      <w:r>
        <w:rPr>
          <w:rtl/>
        </w:rPr>
        <w:t xml:space="preserve">מנין שאף היוצק, והבולל, והפותת, והמולח, והמניף, והמגיש, והמסדר השלחן, והמטיב את הנרות, והקומץ, והמקבל בחוץ, שפטור? </w:t>
      </w:r>
    </w:p>
    <w:p>
      <w:pPr>
        <w:pStyle w:val="38"/>
        <w:rPr>
          <w:ins w:id="101298" w:author="מנוע מכני" w:date="2026-10-11T12:04:39Z"/>
        </w:rPr>
      </w:pPr>
      <w:r>
        <w:tab/>
        <w:t xml:space="preserve">ת"ל</w:t>
      </w:r>
      <w:del w:id="102915" w:author="Claude" w:date="2026-10-11T09:07:44Z">
        <w:r>
          <w:delText xml:space="preserve">	</w:delText>
        </w:r>
      </w:del>
      <w:r>
        <w:t xml:space="preserve">:</w:t>
      </w:r>
    </w:p>
    <w:p w:rsidR="00DA63EC" w:rsidRDefault="00DA63EC" w:rsidP="00DA63EC">
      <w:pPr>
        <w:tabs>
          <w:tab w:val="left" w:pos="0"/>
        </w:tabs>
        <w:rPr>
          <w:rtl/>
        </w:rPr>
      </w:pPr>
      <w:del w:id="101299" w:author="מנוע מכני" w:date="2026-10-11T12:04:39Z">
        <w:r w:rsidRPr="00464129">
          <w:rPr>
            <w:rStyle w:val="afffff0"/>
            <w:rtl/>
          </w:rPr>
          <w:delText xml:space="preserve"> </w:delText>
        </w:r>
      </w:del>
      <w:r w:rsidRPr="00464129">
        <w:rPr>
          <w:rStyle w:val="afffff0"/>
          <w:rFonts w:hint="cs"/>
          <w:rtl/>
        </w:rPr>
        <w:t>'</w:t>
      </w:r>
      <w:ins w:id="91293" w:author="Claude - סמנטי" w:date="2026-10-11T12:26:16Z">
        <w:r>
          <w:rPr>
            <w:rStyle w:val="afffff0"/>
            <w:rtl/>
          </w:rPr>
          <w:t xml:space="preserve">אֲשֶׁר יַעֲלֶה עוֹלָה אוֹ זָבַח</w:t>
        </w:r>
      </w:ins>
      <w:del w:id="91294" w:author="Claude - סמנטי" w:date="2026-10-11T12:26:16Z">
        <w:r w:rsidRPr="00464129">
          <w:rPr>
            <w:rStyle w:val="afffff0"/>
            <w:rtl/>
          </w:rPr>
          <w:delText xml:space="preserve">אשר יעלה עולה או זבח</w:delText>
        </w:r>
      </w:del>
      <w:r w:rsidRPr="00464129">
        <w:rPr>
          <w:rStyle w:val="afffff0"/>
          <w:rFonts w:hint="cs"/>
          <w:rtl/>
        </w:rPr>
        <w:t>'</w:t>
      </w:r>
      <w:r w:rsidRPr="00464129">
        <w:rPr>
          <w:rStyle w:val="afffff0"/>
          <w:rtl/>
        </w:rPr>
        <w:t>,</w:t>
      </w:r>
      <w:r>
        <w:rPr>
          <w:rtl/>
        </w:rPr>
        <w:t xml:space="preserve"> מה העלאה שהיא גמר עבודה, אף כל שהוא גמר עבודה.</w:t>
      </w:r>
    </w:p>
    <w:p w:rsidR="00DA63EC" w:rsidRDefault="00DA63EC" w:rsidP="00DA63EC">
      <w:pPr>
        <w:pStyle w:val="affffd"/>
        <w:rPr>
          <w:del w:id="90192" w:author="מנוע עיצוב" w:date="2026-10-11T12:09:26Z"/>
          <w:rtl/>
        </w:rPr>
      </w:pPr>
      <w:del w:id="90191" w:author="מנוע עיצוב" w:date="2026-10-11T12:09:26Z">
        <w:r>
          <w:rPr>
            <w:rtl/>
          </w:rPr>
          <w:delText xml:space="preserve">׹</w:delText>
        </w:r>
      </w:del>
    </w:p>
    <w:p w:rsidR="00DA63EC" w:rsidRPr="00103CBD" w:rsidRDefault="00DA63EC" w:rsidP="00DA63EC">
      <w:pPr>
        <w:pStyle w:val="affff1"/>
        <w:ind w:end="0"/>
        <w:rPr>
          <w:rtl/>
        </w:rPr>
        <w:pPrChange w:id="20170" w:author="קלוד" w:date="2026-10-11T09:07:24Z">
          <w:pPr>
            <w:pStyle w:val="affff1"/>
            <w:rPr>
              <w:rtl/>
            </w:rPr>
          </w:pPr>
        </w:pPrChange>
      </w:pPr>
      <w:ins w:id="9907" w:author="מספור קטעי משנה" w:date="2026-10-11T09:35:09Z">
        <w:r>
          <w:rPr>
            <w:rStyle w:val="MisparKeta"/>
          </w:rPr>
          <w:t xml:space="preserve">ב. </w:t>
        </w:r>
      </w:ins>
      <w:r w:rsidRPr="00103CBD">
        <w:rPr>
          <w:rtl/>
        </w:rPr>
        <w:t>עד שלא הוקם המשכן [</w:t>
      </w:r>
      <w:r>
        <w:rPr>
          <w:rtl/>
        </w:rPr>
        <w:t>וכו</w:t>
      </w:r>
      <w:r w:rsidR="005608A0">
        <w:rPr>
          <w:rtl/>
        </w:rPr>
        <w:t>'</w:t>
      </w:r>
      <w:r w:rsidRPr="00103CBD">
        <w:rPr>
          <w:rtl/>
        </w:rPr>
        <w:t>].</w:t>
      </w:r>
    </w:p>
    <w:p w:rsidR="00DA63EC" w:rsidRDefault="00DA63EC" w:rsidP="00DA63EC">
      <w:pPr>
        <w:tabs>
          <w:tab w:val="left" w:pos="0"/>
        </w:tabs>
        <w:rPr>
          <w:rtl/>
        </w:rPr>
      </w:pPr>
      <w:r>
        <w:rPr>
          <w:rFonts w:hint="cs"/>
          <w:rtl/>
        </w:rPr>
        <w:t xml:space="preserve">ישב </w:t>
      </w:r>
      <w:r>
        <w:rPr>
          <w:rStyle w:val="2fb"/>
          <w:rFonts w:hint="cs"/>
          <w:rtl/>
        </w:rPr>
        <w:t xml:space="preserve">רהבר</w:t>
      </w:r>
      <w:r>
        <w:rPr>
          <w:rStyle w:val="2fb"/>
          <w:rtl/>
        </w:rPr>
        <w:t>"</w:t>
      </w:r>
      <w:r>
        <w:rPr>
          <w:rStyle w:val="2fb"/>
          <w:rFonts w:hint="cs"/>
          <w:rtl/>
        </w:rPr>
        <w:t xml:space="preserve">ק</w:t>
      </w:r>
      <w:r>
        <w:rPr>
          <w:rFonts w:hint="cs"/>
          <w:rtl/>
        </w:rPr>
        <w:t xml:space="preserve"> לפני </w:t>
      </w:r>
      <w:r>
        <w:rPr>
          <w:rStyle w:val="2fb"/>
          <w:rFonts w:hint="cs"/>
          <w:rtl/>
        </w:rPr>
        <w:t xml:space="preserve">ר</w:t>
      </w:r>
      <w:r>
        <w:rPr>
          <w:rStyle w:val="2fb"/>
          <w:rtl/>
        </w:rPr>
        <w:t>"</w:t>
      </w:r>
      <w:r>
        <w:rPr>
          <w:rStyle w:val="2fb"/>
          <w:rFonts w:hint="cs"/>
          <w:rtl/>
        </w:rPr>
        <w:t xml:space="preserve">ח</w:t>
      </w:r>
      <w:r>
        <w:rPr>
          <w:rFonts w:hint="cs"/>
          <w:rtl/>
        </w:rPr>
        <w:t xml:space="preserve"> וקרי '</w:t>
      </w:r>
      <w:ins w:id="91295" w:author="Claude - סמנטי" w:date="2026-10-11T12:26:16Z">
        <w:r>
          <w:rPr>
            <w:rStyle w:val="afffff0"/>
            <w:rtl/>
          </w:rPr>
          <w:t xml:space="preserve">וַיִּשְׁלַח אֶת נַעֲרֵי בְּנֵי יִשְׂרָאֵל</w:t>
        </w:r>
      </w:ins>
      <w:del w:id="91296" w:author="Claude - סמנטי" w:date="2026-10-11T12:26:16Z">
        <w:r>
          <w:rPr>
            <w:rtl/>
          </w:rPr>
          <w:delText xml:space="preserve">וישלח את נערי בני ישראל</w:delText>
        </w:r>
      </w:del>
      <w:r>
        <w:rPr>
          <w:rFonts w:hint="cs"/>
          <w:rtl/>
        </w:rPr>
        <w:t>'</w:t>
      </w:r>
      <w:ins w:id="95343" w:author="מנוע מכני" w:date="2026-10-11T12:04:39Z">
        <w:r>
          <w:rPr>
            <w:rtl/>
          </w:rPr>
          <w:t xml:space="preserve">,</w:t>
        </w:r>
      </w:ins>
      <w:del w:id="95344" w:author="מנוע מכני" w:date="2026-10-11T12:04:39Z">
        <w:r>
          <w:rPr>
            <w:rtl/>
          </w:rPr>
          <w:delText xml:space="preserve">;</w:delText>
        </w:r>
      </w:del>
    </w:p>
    <w:p>
      <w:pPr>
        <w:pStyle w:val="38"/>
        <w:rPr>
          <w:ins w:id="101300" w:author="מנוע מכני" w:date="2026-10-11T12:04:39Z"/>
        </w:rPr>
      </w:pPr>
      <w:r>
        <w:t xml:space="preserve">א"ל</w:t>
      </w:r>
      <w:r>
        <w:t xml:space="preserve">, </w:t>
      </w:r>
      <w:ins w:id="93901" w:author="מנוע מכני" w:date="2026-10-11T12:04:39Z">
        <w:r>
          <w:t xml:space="preserve">כך</w:t>
        </w:r>
      </w:ins>
      <w:del w:id="93902" w:author="מנוע מכני" w:date="2026-10-11T12:04:39Z">
        <w:r>
          <w:delText xml:space="preserve">הכי</w:delText>
        </w:r>
      </w:del>
      <w:r>
        <w:t xml:space="preserve"> </w:t>
      </w:r>
      <w:r>
        <w:t xml:space="preserve">אמר</w:t>
      </w:r>
      <w:r>
        <w:t xml:space="preserve"> ר' אסי:</w:t>
      </w:r>
    </w:p>
    <w:p w:rsidR="00DA63EC" w:rsidRDefault="00DA63EC" w:rsidP="00DA63EC">
      <w:pPr>
        <w:tabs>
          <w:tab w:val="left" w:pos="0"/>
        </w:tabs>
        <w:rPr>
          <w:rtl/>
        </w:rPr>
      </w:pPr>
      <w:del w:id="101301" w:author="מנוע מכני" w:date="2026-10-11T12:04:39Z">
        <w:r>
          <w:rPr>
            <w:rtl/>
          </w:rPr>
          <w:delText xml:space="preserve"> </w:delText>
        </w:r>
      </w:del>
      <w:r>
        <w:rPr>
          <w:rtl/>
        </w:rPr>
        <w:t xml:space="preserve">ופסקו</w:t>
      </w:r>
      <w:ins w:id="95345" w:author="מנוע מכני" w:date="2026-10-11T12:04:39Z">
        <w:r>
          <w:rPr>
            <w:rtl/>
          </w:rPr>
          <w:t xml:space="preserve">,</w:t>
        </w:r>
      </w:ins>
      <w:del w:id="95346" w:author="מנוע מכני" w:date="2026-10-11T12:04:39Z">
        <w:r>
          <w:rPr>
            <w:rtl/>
          </w:rPr>
          <w:delText xml:space="preserve">;</w:delText>
        </w:r>
      </w:del>
    </w:p>
    <w:p w:rsidR="00DA63EC" w:rsidRDefault="00DA63EC" w:rsidP="00DA63EC">
      <w:pPr>
        <w:tabs>
          <w:tab w:val="left" w:pos="0"/>
        </w:tabs>
        <w:rPr>
          <w:rtl/>
        </w:rPr>
      </w:pPr>
      <w:r>
        <w:rPr>
          <w:rtl/>
        </w:rPr>
        <w:lastRenderedPageBreak/>
        <w:t>סבר ל</w:t>
      </w:r>
      <w:r>
        <w:rPr>
          <w:rFonts w:hint="cs"/>
          <w:rtl/>
        </w:rPr>
        <w:t xml:space="preserve">הקשות ממתני'</w:t>
      </w:r>
      <w:ins w:id="95347" w:author="מנוע מכני" w:date="2026-10-11T12:04:39Z">
        <w:r>
          <w:rPr>
            <w:rFonts w:hint="cs"/>
            <w:rtl/>
          </w:rPr>
          <w:t xml:space="preserve"> </w:t>
        </w:r>
      </w:ins>
      <w:del w:id="95348" w:author="מנוע מכני" w:date="2026-10-11T12:04:39Z">
        <w:r>
          <w:rPr>
            <w:rFonts w:hint="cs"/>
            <w:rtl/>
          </w:rPr>
          <w:delText xml:space="preserve">  </w:delText>
        </w:r>
      </w:del>
      <w:r>
        <w:rPr>
          <w:rFonts w:hint="cs"/>
          <w:rtl/>
        </w:rPr>
        <w:t xml:space="preserve">שמע דאמר </w:t>
      </w:r>
      <w:r>
        <w:rPr>
          <w:rStyle w:val="2fb"/>
          <w:rFonts w:hint="cs"/>
          <w:rtl/>
        </w:rPr>
        <w:t xml:space="preserve">מראב</w:t>
      </w:r>
      <w:r>
        <w:rPr>
          <w:rStyle w:val="2fb"/>
          <w:rtl/>
        </w:rPr>
        <w:t>"</w:t>
      </w:r>
      <w:r>
        <w:rPr>
          <w:rStyle w:val="2fb"/>
          <w:rFonts w:hint="cs"/>
          <w:rtl/>
        </w:rPr>
        <w:t>א</w:t>
      </w:r>
      <w:r>
        <w:rPr>
          <w:rtl/>
        </w:rPr>
        <w:t xml:space="preserve">: עולה שהקריבו ישראל במדבר - אינה טעונה הפשט וניתוח, אותביה ברייתא דשויא בכולהו, דתני': עד שלא הוקם המשכן - הבמות מותרות, ועבודה בבכורות, והכל כשירין להקריב בהמה חיה ועוף, זכרים ונקבות, תמימין ובעלי מומין, טהורין אבל </w:t>
      </w:r>
      <w:r>
        <w:rPr>
          <w:rtl/>
        </w:rPr>
        <w:t xml:space="preserve">לא</w:t>
      </w:r>
      <w:r>
        <w:rPr>
          <w:rtl/>
        </w:rPr>
        <w:t xml:space="preserve"> טמאין, והכל קרבו עולות, ועולה שהקריבו ישראל במדבר - טעונה הפשט וניתוח, ונכרים בזמן הזה רשאין לעשות כן! </w:t>
      </w:r>
    </w:p>
    <w:p>
      <w:pPr>
        <w:pStyle w:val="38"/>
        <w:rPr>
          <w:ins w:id="101302" w:author="מנוע מכני" w:date="2026-10-11T12:04:39Z"/>
        </w:rPr>
      </w:pPr>
      <w:r>
        <w:t xml:space="preserve">תנאי היא, </w:t>
      </w:r>
      <w:r>
        <w:t xml:space="preserve">דתניא</w:t>
      </w:r>
      <w:r>
        <w:t xml:space="preserve">:</w:t>
      </w:r>
    </w:p>
    <w:p w:rsidR="00DA63EC" w:rsidRDefault="00DA63EC" w:rsidP="00DA63EC">
      <w:pPr>
        <w:tabs>
          <w:tab w:val="left" w:pos="0"/>
        </w:tabs>
        <w:rPr>
          <w:rtl/>
        </w:rPr>
      </w:pPr>
      <w:del w:id="101303" w:author="מנוע מכני" w:date="2026-10-11T12:04:39Z">
        <w:r w:rsidRPr="00464129">
          <w:rPr>
            <w:rStyle w:val="afffff0"/>
            <w:rtl/>
          </w:rPr>
          <w:delText xml:space="preserve"> </w:delText>
        </w:r>
      </w:del>
      <w:r w:rsidRPr="00464129">
        <w:rPr>
          <w:rStyle w:val="afffff0"/>
          <w:rFonts w:hint="cs"/>
          <w:rtl/>
        </w:rPr>
        <w:t>'</w:t>
      </w:r>
      <w:ins w:id="91297" w:author="Claude - סמנטי" w:date="2026-10-11T12:26:16Z">
        <w:r>
          <w:rPr>
            <w:rStyle w:val="afffff0"/>
            <w:rtl/>
          </w:rPr>
          <w:t xml:space="preserve">וְגַם הַכֹּהֲנִים הַנִּגָּשִׁים אֶל ה</w:t>
        </w:r>
      </w:ins>
      <w:del w:id="91298" w:author="Claude - סמנטי" w:date="2026-10-11T12:26:16Z">
        <w:r w:rsidRPr="00464129">
          <w:rPr>
            <w:rStyle w:val="afffff0"/>
            <w:rtl/>
          </w:rPr>
          <w:delText xml:space="preserve">וגם הכהנים הנגשים אל ה</w:delText>
        </w:r>
      </w:del>
      <w:r w:rsidR="005608A0">
        <w:rPr>
          <w:rStyle w:val="afffff0"/>
          <w:rtl/>
        </w:rPr>
        <w:t>'</w:t>
      </w:r>
      <w:r w:rsidRPr="00464129">
        <w:rPr>
          <w:rStyle w:val="afffff0"/>
          <w:rtl/>
        </w:rPr>
        <w:t xml:space="preserve"> יתקדשו</w:t>
      </w:r>
      <w:r w:rsidRPr="00464129">
        <w:rPr>
          <w:rStyle w:val="afffff0"/>
          <w:rFonts w:hint="cs"/>
          <w:rtl/>
        </w:rPr>
        <w:t>'</w:t>
      </w:r>
      <w:r w:rsidRPr="00464129">
        <w:rPr>
          <w:rStyle w:val="afffff0"/>
          <w:rtl/>
        </w:rPr>
        <w:t xml:space="preserve"> </w:t>
      </w:r>
    </w:p>
    <w:p w:rsidR="00DA63EC" w:rsidRDefault="00DA63EC" w:rsidP="00DA63EC">
      <w:pPr>
        <w:tabs>
          <w:tab w:val="left" w:pos="0"/>
        </w:tabs>
        <w:rPr>
          <w:rtl/>
        </w:rPr>
      </w:pPr>
      <w:r>
        <w:rPr>
          <w:rStyle w:val="2fb"/>
          <w:rFonts w:hint="cs"/>
          <w:rtl/>
        </w:rPr>
        <w:t>ריב</w:t>
      </w:r>
      <w:r>
        <w:rPr>
          <w:rStyle w:val="2fb"/>
          <w:rtl/>
        </w:rPr>
        <w:t>"</w:t>
      </w:r>
      <w:r>
        <w:rPr>
          <w:rStyle w:val="2fb"/>
          <w:rFonts w:hint="cs"/>
          <w:rtl/>
        </w:rPr>
        <w:t>ק</w:t>
      </w:r>
      <w:r>
        <w:rPr>
          <w:rtl/>
        </w:rPr>
        <w:t xml:space="preserve"> זו פרישות בכורות, </w:t>
      </w:r>
      <w:r>
        <w:rPr>
          <w:rStyle w:val="2fb"/>
          <w:rtl/>
        </w:rPr>
        <w:t xml:space="preserve">רבי</w:t>
      </w:r>
      <w:r>
        <w:rPr>
          <w:rtl/>
        </w:rPr>
        <w:t xml:space="preserve"> אומר: זו פרישות נדב ואביהוא.</w:t>
      </w:r>
    </w:p>
    <w:p w:rsidR="00DA63EC" w:rsidRDefault="00DA63EC" w:rsidP="00DA63EC">
      <w:pPr>
        <w:tabs>
          <w:tab w:val="left" w:pos="0"/>
        </w:tabs>
        <w:rPr>
          <w:rtl/>
        </w:rPr>
      </w:pPr>
      <w:r>
        <w:rPr>
          <w:rtl/>
        </w:rPr>
        <w:t xml:space="preserve">למ"ד</w:t>
      </w:r>
      <w:r>
        <w:rPr>
          <w:rtl/>
        </w:rPr>
        <w:t xml:space="preserve"> זו פרישות נדב ואביהוא, </w:t>
      </w:r>
      <w:r w:rsidRPr="0046594B">
        <w:rPr>
          <w:rStyle w:val="afffff0"/>
          <w:rFonts w:hint="cs"/>
          <w:rtl/>
        </w:rPr>
        <w:t>ד'</w:t>
      </w:r>
      <w:ins w:id="91299" w:author="Claude - סמנטי" w:date="2026-10-11T12:26:16Z">
        <w:r>
          <w:rPr>
            <w:rStyle w:val="afffff0"/>
            <w:rtl/>
          </w:rPr>
          <w:t xml:space="preserve">הוּא אֲשֶׁר דִּבֶּר ה</w:t>
        </w:r>
      </w:ins>
      <w:del w:id="91300" w:author="Claude - סמנטי" w:date="2026-10-11T12:26:16Z">
        <w:r w:rsidRPr="0046594B">
          <w:rPr>
            <w:rStyle w:val="afffff0"/>
            <w:rtl/>
          </w:rPr>
          <w:delText xml:space="preserve">הוא אשר דבר ה</w:delText>
        </w:r>
      </w:del>
      <w:r w:rsidR="005608A0">
        <w:rPr>
          <w:rStyle w:val="afffff0"/>
          <w:rtl/>
        </w:rPr>
        <w:t>'</w:t>
      </w:r>
      <w:r w:rsidRPr="0046594B">
        <w:rPr>
          <w:rStyle w:val="afffff0"/>
          <w:rtl/>
        </w:rPr>
        <w:t xml:space="preserve"> לאמר בקרובי אקדש</w:t>
      </w:r>
      <w:r w:rsidRPr="0046594B">
        <w:rPr>
          <w:rStyle w:val="afffff0"/>
          <w:rFonts w:hint="cs"/>
          <w:rtl/>
        </w:rPr>
        <w:t>'</w:t>
      </w:r>
      <w:r w:rsidRPr="0046594B">
        <w:rPr>
          <w:rStyle w:val="afffff0"/>
          <w:rtl/>
        </w:rPr>
        <w:t>,</w:t>
      </w:r>
      <w:r>
        <w:rPr>
          <w:rtl/>
        </w:rPr>
        <w:t xml:space="preserve"> </w:t>
      </w:r>
    </w:p>
    <w:p w:rsidR="00DA63EC" w:rsidRDefault="00DA63EC" w:rsidP="00DA63EC">
      <w:pPr>
        <w:tabs>
          <w:tab w:val="left" w:pos="0"/>
        </w:tabs>
        <w:rPr>
          <w:rtl/>
        </w:rPr>
      </w:pPr>
      <w:r>
        <w:rPr>
          <w:rtl/>
        </w:rPr>
        <w:t xml:space="preserve">למ"ד</w:t>
      </w:r>
      <w:r>
        <w:rPr>
          <w:rtl/>
        </w:rPr>
        <w:t xml:space="preserve"> זו פרישות בכורות, </w:t>
      </w:r>
      <w:r>
        <w:rPr>
          <w:rFonts w:hint="cs"/>
          <w:rtl/>
        </w:rPr>
        <w:t xml:space="preserve">רמיזא </w:t>
      </w:r>
      <w:r w:rsidRPr="0046594B">
        <w:rPr>
          <w:rStyle w:val="afffff0"/>
          <w:rFonts w:hint="cs"/>
          <w:rtl/>
        </w:rPr>
        <w:t>ד'</w:t>
      </w:r>
      <w:ins w:id="91301" w:author="Claude - סמנטי" w:date="2026-10-11T12:26:16Z">
        <w:r>
          <w:rPr>
            <w:rStyle w:val="afffff0"/>
            <w:rtl/>
          </w:rPr>
          <w:t xml:space="preserve">וְנוֹעַדְתִּי שָׁמָּה לִבְנֵי יִשְׂרָאֵל וְנִקְדַּשׁ בִּכְבוֹדִי</w:t>
        </w:r>
      </w:ins>
      <w:del w:id="91302" w:author="Claude - סמנטי" w:date="2026-10-11T12:26:16Z">
        <w:r w:rsidRPr="0046594B">
          <w:rPr>
            <w:rStyle w:val="afffff0"/>
            <w:rtl/>
          </w:rPr>
          <w:delText xml:space="preserve">ונועדתי שמה לבני ישראל ונקדש בכבודי</w:delText>
        </w:r>
      </w:del>
      <w:r w:rsidRPr="0046594B">
        <w:rPr>
          <w:rStyle w:val="afffff0"/>
          <w:rFonts w:hint="cs"/>
          <w:rtl/>
        </w:rPr>
        <w:t>'</w:t>
      </w:r>
      <w:r w:rsidRPr="0046594B">
        <w:rPr>
          <w:rStyle w:val="afffff0"/>
          <w:rtl/>
        </w:rPr>
        <w:t>,</w:t>
      </w:r>
      <w:r>
        <w:rPr>
          <w:rtl/>
        </w:rPr>
        <w:t xml:space="preserve"> אל תקרי בכבודי אלא במכובדיי, </w:t>
      </w:r>
    </w:p>
    <w:p w:rsidR="00DA63EC" w:rsidRDefault="00DA63EC" w:rsidP="00DA63EC">
      <w:pPr>
        <w:tabs>
          <w:tab w:val="left" w:pos="0"/>
        </w:tabs>
        <w:rPr>
          <w:rtl/>
        </w:rPr>
      </w:pPr>
      <w:r>
        <w:rPr>
          <w:rtl/>
        </w:rPr>
        <w:t xml:space="preserve">דבר זה </w:t>
      </w:r>
      <w:r>
        <w:rPr>
          <w:rtl/>
        </w:rPr>
        <w:t xml:space="preserve">אמר</w:t>
      </w:r>
      <w:r>
        <w:rPr>
          <w:rtl/>
        </w:rPr>
        <w:t xml:space="preserve"> </w:t>
      </w:r>
      <w:r>
        <w:rPr>
          <w:rtl/>
        </w:rPr>
        <w:t xml:space="preserve">הק</w:t>
      </w:r>
      <w:r>
        <w:rPr>
          <w:rFonts w:hint="cs"/>
          <w:rtl/>
        </w:rPr>
        <w:t>ב</w:t>
      </w:r>
      <w:r>
        <w:rPr>
          <w:rtl/>
        </w:rPr>
        <w:t>"</w:t>
      </w:r>
      <w:r>
        <w:rPr>
          <w:rFonts w:hint="cs"/>
          <w:rtl/>
        </w:rPr>
        <w:t xml:space="preserve">ה</w:t>
      </w:r>
      <w:r>
        <w:rPr>
          <w:rFonts w:hint="cs"/>
          <w:rtl/>
        </w:rPr>
        <w:t xml:space="preserve"> </w:t>
      </w:r>
      <w:r>
        <w:rPr>
          <w:rtl/>
        </w:rPr>
        <w:t xml:space="preserve">למשה ולא ידעו עד שמתו בני אהרן, כיון שמתו בני אהרן, </w:t>
      </w:r>
      <w:r>
        <w:rPr>
          <w:rtl/>
        </w:rPr>
        <w:t xml:space="preserve">א"ל</w:t>
      </w:r>
      <w:r>
        <w:rPr>
          <w:rtl/>
        </w:rPr>
        <w:t xml:space="preserve">: אהרן אחי, </w:t>
      </w:r>
      <w:r>
        <w:rPr>
          <w:rtl/>
        </w:rPr>
        <w:t xml:space="preserve">לא</w:t>
      </w:r>
      <w:r>
        <w:rPr>
          <w:rtl/>
        </w:rPr>
        <w:t xml:space="preserve"> מתו בניך אלא להקדיש שמו של </w:t>
      </w:r>
      <w:r>
        <w:rPr>
          <w:rtl/>
        </w:rPr>
        <w:t xml:space="preserve">הק</w:t>
      </w:r>
      <w:r>
        <w:rPr>
          <w:rFonts w:hint="cs"/>
          <w:rtl/>
        </w:rPr>
        <w:t>ב</w:t>
      </w:r>
      <w:r>
        <w:rPr>
          <w:rtl/>
        </w:rPr>
        <w:t>"</w:t>
      </w:r>
      <w:r>
        <w:rPr>
          <w:rFonts w:hint="cs"/>
          <w:rtl/>
        </w:rPr>
        <w:t>ה</w:t>
      </w:r>
      <w:r>
        <w:rPr>
          <w:rtl/>
        </w:rPr>
        <w:t xml:space="preserve">, כיון שידע אהרן שבניו ידועי מקום הן, שתק וקבל שכר, </w:t>
      </w:r>
      <w:ins w:id="96547" w:author="מנוע מכני" w:date="2026-10-11T12:04:39Z">
        <w:r>
          <w:rPr>
            <w:rtl/>
          </w:rPr>
          <w:t xml:space="preserve">ד'</w:t>
        </w:r>
      </w:ins>
      <w:del w:id="96548"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ins w:id="91303" w:author="Claude - סמנטי" w:date="2026-10-11T12:26:16Z">
        <w:r>
          <w:rPr>
            <w:rStyle w:val="afffff0"/>
            <w:rtl/>
          </w:rPr>
          <w:t xml:space="preserve">וַיִּדּוֹם אַהֲרֹן</w:t>
        </w:r>
      </w:ins>
      <w:del w:id="91304" w:author="Claude - סמנטי" w:date="2026-10-11T12:26:16Z">
        <w:r w:rsidRPr="00464129">
          <w:rPr>
            <w:rStyle w:val="afffff0"/>
            <w:rtl/>
          </w:rPr>
          <w:delText xml:space="preserve">וידום אהרן</w:delText>
        </w:r>
      </w:del>
      <w:r w:rsidRPr="00464129">
        <w:rPr>
          <w:rStyle w:val="afffff0"/>
          <w:rFonts w:hint="cs"/>
          <w:rtl/>
        </w:rPr>
        <w:t>'</w:t>
      </w:r>
      <w:r w:rsidRPr="00464129">
        <w:rPr>
          <w:rStyle w:val="afffff0"/>
          <w:rtl/>
        </w:rPr>
        <w:t>.</w:t>
      </w:r>
    </w:p>
    <w:p w:rsidR="00DA63EC" w:rsidRDefault="00DA63EC" w:rsidP="00DA63EC">
      <w:pPr>
        <w:tabs>
          <w:tab w:val="left" w:pos="0"/>
        </w:tabs>
        <w:rPr>
          <w:rtl/>
        </w:rPr>
      </w:pPr>
      <w:r>
        <w:rPr>
          <w:rtl/>
        </w:rPr>
        <w:t>וכן בדוד אומר:</w:t>
      </w:r>
      <w:r w:rsidRPr="00464129">
        <w:rPr>
          <w:rStyle w:val="afffff0"/>
          <w:rtl/>
        </w:rPr>
        <w:t xml:space="preserve"> </w:t>
      </w:r>
      <w:r w:rsidRPr="00464129">
        <w:rPr>
          <w:rStyle w:val="afffff0"/>
          <w:rFonts w:hint="cs"/>
          <w:rtl/>
        </w:rPr>
        <w:t>'</w:t>
      </w:r>
      <w:ins w:id="91305" w:author="Claude - סמנטי" w:date="2026-10-11T12:26:16Z">
        <w:r>
          <w:rPr>
            <w:rStyle w:val="afffff0"/>
            <w:rtl/>
          </w:rPr>
          <w:t xml:space="preserve">דּוֹם לַה</w:t>
        </w:r>
      </w:ins>
      <w:del w:id="91306" w:author="Claude - סמנטי" w:date="2026-10-11T12:26:16Z">
        <w:r w:rsidRPr="00464129">
          <w:rPr>
            <w:rStyle w:val="afffff0"/>
            <w:rtl/>
          </w:rPr>
          <w:delText xml:space="preserve">דום לה</w:delText>
        </w:r>
      </w:del>
      <w:r w:rsidRPr="00464129">
        <w:rPr>
          <w:rStyle w:val="afffff0"/>
          <w:rtl/>
        </w:rPr>
        <w:t xml:space="preserve">' </w:t>
      </w:r>
      <w:r>
        <w:rPr>
          <w:rtl/>
        </w:rPr>
        <w:t>והתחולל לו</w:t>
      </w:r>
      <w:r>
        <w:rPr>
          <w:rFonts w:hint="cs"/>
          <w:rtl/>
        </w:rPr>
        <w:t>'</w:t>
      </w:r>
      <w:r>
        <w:rPr>
          <w:rtl/>
        </w:rPr>
        <w:t xml:space="preserve">, </w:t>
      </w:r>
      <w:ins w:id="94043" w:author="מנוע מכני" w:date="2026-10-11T12:04:39Z">
        <w:r>
          <w:rPr>
            <w:rtl/>
          </w:rPr>
          <w:t xml:space="preserve">אף</w:t>
        </w:r>
      </w:ins>
      <w:del w:id="94044" w:author="מנוע מכני" w:date="2026-10-11T12:04:39Z">
        <w:r>
          <w:rPr>
            <w:rtl/>
          </w:rPr>
          <w:delText xml:space="preserve">אע"פ</w:delText>
        </w:r>
      </w:del>
      <w:r>
        <w:rPr>
          <w:rtl/>
        </w:rPr>
        <w:t xml:space="preserve"> שמפיל לך חללים חללים את שתוק.</w:t>
      </w:r>
    </w:p>
    <w:p w:rsidR="00DA63EC" w:rsidRDefault="00DA63EC" w:rsidP="00DA63EC">
      <w:pPr>
        <w:tabs>
          <w:tab w:val="left" w:pos="0"/>
        </w:tabs>
        <w:rPr>
          <w:rtl/>
        </w:rPr>
      </w:pPr>
      <w:r>
        <w:rPr>
          <w:rtl/>
        </w:rPr>
        <w:t>וכן בשלמה אומר:</w:t>
      </w:r>
      <w:r w:rsidRPr="00A71A5E">
        <w:rPr>
          <w:rStyle w:val="afffff0"/>
          <w:rtl/>
        </w:rPr>
        <w:t xml:space="preserve"> </w:t>
      </w:r>
      <w:r w:rsidRPr="00A71A5E">
        <w:rPr>
          <w:rStyle w:val="afffff0"/>
          <w:rFonts w:hint="cs"/>
          <w:rtl/>
        </w:rPr>
        <w:t>'</w:t>
      </w:r>
      <w:ins w:id="91307" w:author="Claude - סמנטי" w:date="2026-10-11T12:26:16Z">
        <w:r>
          <w:rPr>
            <w:rStyle w:val="afffff0"/>
            <w:rtl/>
          </w:rPr>
          <w:t xml:space="preserve">עֵת לַחֲשׁוֹת וְעֵת לְדַבֵּר</w:t>
        </w:r>
      </w:ins>
      <w:del w:id="91308" w:author="Claude - סמנטי" w:date="2026-10-11T12:26:16Z">
        <w:r w:rsidRPr="00A71A5E">
          <w:rPr>
            <w:rStyle w:val="afffff0"/>
            <w:rtl/>
          </w:rPr>
          <w:delText xml:space="preserve">עת לחשות ועת לדבר</w:delText>
        </w:r>
      </w:del>
      <w:r w:rsidRPr="00A71A5E">
        <w:rPr>
          <w:rStyle w:val="afffff0"/>
          <w:rFonts w:hint="cs"/>
          <w:rtl/>
        </w:rPr>
        <w:t>'</w:t>
      </w:r>
      <w:r w:rsidRPr="00A71A5E">
        <w:rPr>
          <w:rStyle w:val="afffff0"/>
          <w:rtl/>
        </w:rPr>
        <w:t>,</w:t>
      </w:r>
      <w:r>
        <w:rPr>
          <w:rtl/>
        </w:rPr>
        <w:t xml:space="preserve"> פעמים ששותק ומקבל שכר על השתיקה, פעמים מדבר ומקבל שכר על הדבור.</w:t>
      </w:r>
    </w:p>
    <w:p>
      <w:pPr>
        <w:pStyle w:val="38"/>
        <w:rPr>
          <w:ins w:id="101304" w:author="מנוע מכני" w:date="2026-10-11T12:04:39Z"/>
        </w:rPr>
      </w:pPr>
      <w:r>
        <w:t>והיינו דא</w:t>
      </w:r>
      <w:r>
        <w:t>רחב</w:t>
      </w:r>
      <w:r>
        <w:t>"</w:t>
      </w:r>
      <w:r>
        <w:t>א מרי</w:t>
      </w:r>
      <w:r>
        <w:t>"</w:t>
      </w:r>
      <w:r>
        <w:t>ו</w:t>
      </w:r>
      <w:r>
        <w:t>:</w:t>
      </w:r>
    </w:p>
    <w:p w:rsidR="00DA63EC" w:rsidRDefault="00DA63EC" w:rsidP="00DA63EC">
      <w:pPr>
        <w:tabs>
          <w:tab w:val="left" w:pos="0"/>
        </w:tabs>
        <w:rPr>
          <w:rtl/>
        </w:rPr>
      </w:pPr>
      <w:del w:id="101305"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נורא אלהים ממקדשך</w:t>
      </w:r>
      <w:r w:rsidRPr="00464129">
        <w:rPr>
          <w:rStyle w:val="afffff0"/>
          <w:rFonts w:hint="cs"/>
          <w:rtl/>
        </w:rPr>
        <w:t>'</w:t>
      </w:r>
      <w:r w:rsidRPr="00464129">
        <w:rPr>
          <w:rStyle w:val="afffff0"/>
          <w:rtl/>
        </w:rPr>
        <w:t xml:space="preserve"> </w:t>
      </w:r>
      <w:r>
        <w:rPr>
          <w:rtl/>
        </w:rPr>
        <w:t xml:space="preserve">אל תיקרי ממקדשך אלא ממקודשיך, בשעה שעושה </w:t>
      </w:r>
      <w:r>
        <w:rPr>
          <w:rtl/>
        </w:rPr>
        <w:t xml:space="preserve">הק</w:t>
      </w:r>
      <w:r>
        <w:rPr>
          <w:rFonts w:hint="cs"/>
          <w:rtl/>
        </w:rPr>
        <w:t>ב</w:t>
      </w:r>
      <w:r>
        <w:rPr>
          <w:rtl/>
        </w:rPr>
        <w:t>"</w:t>
      </w:r>
      <w:r>
        <w:rPr>
          <w:rFonts w:hint="cs"/>
          <w:rtl/>
        </w:rPr>
        <w:t xml:space="preserve">ה</w:t>
      </w:r>
      <w:r>
        <w:rPr>
          <w:rFonts w:hint="cs"/>
          <w:rtl/>
        </w:rPr>
        <w:t xml:space="preserve"> </w:t>
      </w:r>
      <w:r>
        <w:rPr>
          <w:rtl/>
        </w:rPr>
        <w:t>דין בקדושיו, מתיירא ומתעלה ומתהלל.</w:t>
      </w:r>
    </w:p>
    <w:p>
      <w:pPr>
        <w:pStyle w:val="38"/>
        <w:rPr>
          <w:ins w:id="101306" w:author="מנוע מכני" w:date="2026-10-11T12:04:39Z"/>
        </w:rPr>
      </w:pPr>
      <w:r>
        <w:t xml:space="preserve">אלא</w:t>
      </w:r>
    </w:p>
    <w:p w:rsidR="00DA63EC" w:rsidRDefault="00DA63EC" w:rsidP="00DA63EC">
      <w:pPr>
        <w:tabs>
          <w:tab w:val="left" w:pos="0"/>
        </w:tabs>
        <w:rPr>
          <w:rtl/>
        </w:rPr>
      </w:pPr>
      <w:del w:id="101307" w:author="מנוע מכני" w:date="2026-10-11T12:04:39Z">
        <w:r>
          <w:rPr>
            <w:rtl/>
          </w:rPr>
          <w:delText xml:space="preserve"> </w:delText>
        </w:r>
      </w:del>
      <w:ins w:id="95697" w:author="מנוע מכני" w:date="2026-10-11T12:04:39Z">
        <w:r>
          <w:rPr>
            <w:rtl/>
          </w:rPr>
          <w:t xml:space="preserve">קשה</w:t>
        </w:r>
      </w:ins>
      <w:del w:id="95698" w:author="מנוע מכני" w:date="2026-10-11T12:04:39Z">
        <w:r>
          <w:rPr>
            <w:rtl/>
          </w:rPr>
          <w:delText xml:space="preserve">קשיא</w:delText>
        </w:r>
      </w:del>
      <w:r>
        <w:rPr>
          <w:rtl/>
        </w:rPr>
        <w:t xml:space="preserve"> עולה! </w:t>
      </w:r>
      <w:ins w:id="93903" w:author="מנוע מכני" w:date="2026-10-11T12:04:39Z">
        <w:r>
          <w:rPr>
            <w:rtl/>
          </w:rPr>
          <w:t xml:space="preserve">שני</w:t>
        </w:r>
      </w:ins>
      <w:del w:id="93904" w:author="מנוע מכני" w:date="2026-10-11T12:04:39Z">
        <w:r>
          <w:rPr>
            <w:rtl/>
          </w:rPr>
          <w:delText xml:space="preserve">תרי</w:delText>
        </w:r>
      </w:del>
      <w:r>
        <w:rPr>
          <w:rtl/>
        </w:rPr>
        <w:t xml:space="preserve"> תנאי היא</w:t>
      </w:r>
      <w:ins w:id="95349" w:author="מנוע מכני" w:date="2026-10-11T12:04:39Z">
        <w:r>
          <w:rPr>
            <w:rtl/>
          </w:rPr>
          <w:t xml:space="preserve">,</w:t>
        </w:r>
      </w:ins>
      <w:del w:id="95350" w:author="מנוע מכני" w:date="2026-10-11T12:04:39Z">
        <w:r>
          <w:rPr>
            <w:rtl/>
          </w:rPr>
          <w:delText xml:space="preserve">;</w:delText>
        </w:r>
      </w:del>
    </w:p>
    <w:p>
      <w:pPr>
        <w:pStyle w:val="38"/>
        <w:rPr>
          <w:ins w:id="101308" w:author="מנוע מכני" w:date="2026-10-11T12:04:39Z"/>
        </w:rPr>
      </w:pPr>
      <w:r>
        <w:t xml:space="preserve">דתניא</w:t>
      </w:r>
      <w:r>
        <w:t xml:space="preserve">, ר' ישמעאל</w:t>
      </w:r>
      <w:del w:id="101736" w:author="מנוע מכני" w:date="2026-10-11T12:04:39Z">
        <w:r>
          <w:delText xml:space="preserve"> אומר</w:delText>
        </w:r>
      </w:del>
      <w:r>
        <w:t xml:space="preserve">:</w:t>
      </w:r>
    </w:p>
    <w:p w:rsidR="00DA63EC" w:rsidRDefault="00DA63EC" w:rsidP="00DA63EC">
      <w:pPr>
        <w:tabs>
          <w:tab w:val="left" w:pos="0"/>
        </w:tabs>
        <w:rPr>
          <w:rtl/>
        </w:rPr>
      </w:pPr>
      <w:del w:id="101309" w:author="מנוע מכני" w:date="2026-10-11T12:04:39Z">
        <w:r>
          <w:rPr>
            <w:rtl/>
          </w:rPr>
          <w:delText xml:space="preserve"> </w:delText>
        </w:r>
      </w:del>
      <w:r>
        <w:rPr>
          <w:rtl/>
        </w:rPr>
        <w:t xml:space="preserve">כללות נאמרו בסיני, ופרטות באהל מועד</w:t>
      </w:r>
      <w:ins w:id="95351" w:author="מנוע מכני" w:date="2026-10-11T12:04:39Z">
        <w:r>
          <w:rPr>
            <w:rtl/>
          </w:rPr>
          <w:t xml:space="preserve">,</w:t>
        </w:r>
      </w:ins>
      <w:del w:id="95352" w:author="מנוע מכני" w:date="2026-10-11T12:04:39Z">
        <w:r>
          <w:rPr>
            <w:rtl/>
          </w:rPr>
          <w:delText xml:space="preserve">;</w:delText>
        </w:r>
      </w:del>
    </w:p>
    <w:p>
      <w:pPr>
        <w:pStyle w:val="38"/>
        <w:rPr>
          <w:ins w:id="101310" w:author="מנוע מכני" w:date="2026-10-11T12:04:39Z"/>
        </w:rPr>
      </w:pPr>
      <w:r>
        <w:t xml:space="preserve">ר"ע</w:t>
      </w:r>
      <w:del w:id="101737" w:author="מנוע מכני" w:date="2026-10-11T12:04:39Z">
        <w:r>
          <w:delText xml:space="preserve"> אומר</w:delText>
        </w:r>
      </w:del>
      <w:r>
        <w:t xml:space="preserve">:</w:t>
      </w:r>
    </w:p>
    <w:p w:rsidR="00DA63EC" w:rsidRDefault="00DA63EC" w:rsidP="00DA63EC">
      <w:pPr>
        <w:tabs>
          <w:tab w:val="left" w:pos="0"/>
        </w:tabs>
        <w:rPr>
          <w:rtl/>
        </w:rPr>
      </w:pPr>
      <w:del w:id="101311" w:author="מנוע מכני" w:date="2026-10-11T12:04:39Z">
        <w:r>
          <w:rPr>
            <w:rtl/>
          </w:rPr>
          <w:delText xml:space="preserve"> </w:delText>
        </w:r>
      </w:del>
      <w:r>
        <w:rPr>
          <w:rtl/>
        </w:rPr>
        <w:t xml:space="preserve">כללות ופרטות נאמרו בסיני, ונשנו באהל מועד, ונשתלשו בערבות מואב.</w:t>
      </w:r>
    </w:p>
    <w:p w:rsidR="00DA63EC" w:rsidRDefault="00DA63EC" w:rsidP="00DA63EC">
      <w:pPr>
        <w:pStyle w:val="affffd"/>
        <w:rPr>
          <w:rtl/>
        </w:rPr>
      </w:pPr>
      <w:r>
        <w:rPr>
          <w:rtl/>
        </w:rPr>
        <w:t>׹</w:t>
      </w:r>
    </w:p>
    <w:p>
      <w:pPr>
        <w:pStyle w:val="afffff8"/>
        <w:rPr>
          <w:ins w:id="90037" w:author="קלוד" w:date="2026-10-11T12:29:36Z"/>
        </w:rPr>
      </w:pPr>
      <w:ins w:id="90038" w:author="קלוד" w:date="2026-10-11T12:29:36Z">
        <w:r>
          <w:rPr>
            <w:color w:val="7B3F00"/>
          </w:rPr>
          <w:t xml:space="preserve">הכל כשירין להקריב קודם המשכן - ובעלי מומין</w:t>
        </w:r>
      </w:ins>
    </w:p>
    <w:p>
      <w:pPr>
        <w:pStyle w:val="38"/>
        <w:rPr>
          <w:ins w:id="101313" w:author="מנוע מכני" w:date="2026-10-11T12:04:39Z"/>
        </w:rPr>
      </w:pPr>
      <w:del w:id="101312" w:author="מנוע מכני" w:date="2026-10-11T12:04:39Z">
        <w:r>
          <w:delText xml:space="preserve">•</w:delText>
        </w:r>
      </w:del>
      <w:r>
        <w:t xml:space="preserve"> </w:t>
      </w:r>
      <w:r>
        <w:t xml:space="preserve">אמר</w:t>
      </w:r>
      <w:r>
        <w:t xml:space="preserve"> מר:</w:t>
      </w:r>
    </w:p>
    <w:p w:rsidR="00DA63EC" w:rsidRDefault="00DA63EC" w:rsidP="00DA63EC">
      <w:pPr>
        <w:tabs>
          <w:tab w:val="left" w:pos="0"/>
        </w:tabs>
        <w:rPr>
          <w:rtl/>
        </w:rPr>
      </w:pPr>
      <w:del w:id="101314" w:author="מנוע מכני" w:date="2026-10-11T12:04:39Z">
        <w:r>
          <w:rPr>
            <w:rtl/>
          </w:rPr>
          <w:delText xml:space="preserve"> </w:delText>
        </w:r>
      </w:del>
      <w:r>
        <w:rPr>
          <w:rtl/>
        </w:rPr>
        <w:t xml:space="preserve">הכל כשירין להקריב.</w:t>
      </w:r>
    </w:p>
    <w:p>
      <w:pPr>
        <w:pStyle w:val="38"/>
        <w:rPr>
          <w:ins w:id="101315" w:author="מנוע מכני" w:date="2026-10-11T12:04:39Z"/>
        </w:rPr>
      </w:pPr>
      <w:r>
        <w:t>מר</w:t>
      </w:r>
      <w:r>
        <w:t>"</w:t>
      </w:r>
      <w:r>
        <w:t>ה</w:t>
      </w:r>
      <w:r>
        <w:t xml:space="preserve">:</w:t>
      </w:r>
    </w:p>
    <w:p w:rsidR="00DA63EC" w:rsidRDefault="00DA63EC" w:rsidP="00DA63EC">
      <w:pPr>
        <w:tabs>
          <w:tab w:val="left" w:pos="0"/>
        </w:tabs>
        <w:rPr>
          <w:rtl/>
        </w:rPr>
      </w:pPr>
      <w:del w:id="101316" w:author="מנוע מכני" w:date="2026-10-11T12:04:39Z">
        <w:r>
          <w:rPr>
            <w:rtl/>
          </w:rPr>
          <w:delText xml:space="preserve"> </w:delText>
        </w:r>
      </w:del>
      <w:r w:rsidRPr="0046594B">
        <w:rPr>
          <w:rStyle w:val="afffff0"/>
          <w:rFonts w:hint="cs"/>
          <w:rtl/>
        </w:rPr>
        <w:t>ד'</w:t>
      </w:r>
      <w:ins w:id="91309" w:author="Claude - סמנטי" w:date="2026-10-11T12:26:16Z">
        <w:r>
          <w:rPr>
            <w:rStyle w:val="afffff0"/>
            <w:rtl/>
          </w:rPr>
          <w:t xml:space="preserve">וַיִּבֶן נֹחַ מִזְבֵּחַ לַה</w:t>
        </w:r>
      </w:ins>
      <w:del w:id="91310" w:author="Claude - סמנטי" w:date="2026-10-11T12:26:16Z">
        <w:r w:rsidRPr="0046594B">
          <w:rPr>
            <w:rStyle w:val="afffff0"/>
            <w:rtl/>
          </w:rPr>
          <w:delText xml:space="preserve">ויבן נח מזבח לה</w:delText>
        </w:r>
      </w:del>
      <w:r w:rsidRPr="0046594B">
        <w:rPr>
          <w:rStyle w:val="afffff0"/>
          <w:rtl/>
        </w:rPr>
        <w:t xml:space="preserve">' ויקח מכל הבהמה הטהורה ומכל עוף הטהור</w:t>
      </w:r>
      <w:r w:rsidRPr="0046594B">
        <w:rPr>
          <w:rStyle w:val="afffff0"/>
          <w:rFonts w:hint="cs"/>
          <w:rtl/>
        </w:rPr>
        <w:t>'</w:t>
      </w:r>
      <w:r>
        <w:rPr>
          <w:rtl/>
        </w:rPr>
        <w:t xml:space="preserve">, בהמה - כמשמעו, חיה בכלל בהמה, זכרים ונקבות, תמימין ובעלי מומין, </w:t>
      </w:r>
    </w:p>
    <w:p w:rsidR="00DA63EC" w:rsidRDefault="00DA63EC" w:rsidP="00DA63EC">
      <w:pPr>
        <w:pStyle w:val="afff3"/>
        <w:framePr w:wrap="around"/>
        <w:rPr>
          <w:rtl/>
        </w:rPr>
      </w:pPr>
      <w:r>
        <w:rPr>
          <w:rFonts w:hint="cs"/>
          <w:rtl/>
        </w:rPr>
        <w:t>קטז.</w:t>
      </w:r>
    </w:p>
    <w:p w:rsidR="00DA63EC" w:rsidRDefault="00DA63EC" w:rsidP="00DA63EC">
      <w:pPr>
        <w:tabs>
          <w:tab w:val="left" w:pos="0"/>
        </w:tabs>
        <w:rPr>
          <w:rtl/>
        </w:rPr>
      </w:pPr>
      <w:r>
        <w:rPr>
          <w:rtl/>
        </w:rPr>
        <w:t>לאפוקי מחוסר אבר דלא.</w:t>
      </w:r>
    </w:p>
    <w:p>
      <w:pPr>
        <w:pStyle w:val="38"/>
        <w:rPr>
          <w:ins w:id="101318" w:author="מנוע מכני" w:date="2026-10-11T12:04:39Z"/>
        </w:rPr>
      </w:pPr>
      <w:del w:id="101317" w:author="מנוע מכני" w:date="2026-10-11T12:04:39Z">
        <w:r>
          <w:delText xml:space="preserve">•</w:delText>
        </w:r>
      </w:del>
      <w:r>
        <w:t xml:space="preserve"> </w:t>
      </w:r>
      <w:r>
        <w:t xml:space="preserve">א"ר אלעזר:</w:t>
      </w:r>
    </w:p>
    <w:p w:rsidR="00DA63EC" w:rsidRDefault="00DA63EC" w:rsidP="00DA63EC">
      <w:pPr>
        <w:tabs>
          <w:tab w:val="left" w:pos="0"/>
        </w:tabs>
        <w:rPr>
          <w:rtl/>
        </w:rPr>
      </w:pPr>
      <w:del w:id="101319" w:author="מנוע מכני" w:date="2026-10-11T12:04:39Z">
        <w:r>
          <w:rPr>
            <w:rtl/>
          </w:rPr>
          <w:delText xml:space="preserve"> </w:delText>
        </w:r>
      </w:del>
      <w:r>
        <w:rPr>
          <w:rtl/>
        </w:rPr>
        <w:t xml:space="preserve">מנין למחוסר אבר שנאסר לבני נח? </w:t>
      </w:r>
      <w:r>
        <w:rPr>
          <w:rtl/>
        </w:rPr>
        <w:t xml:space="preserve">ת"ל</w:t>
      </w:r>
      <w:r>
        <w:rPr>
          <w:rtl/>
        </w:rPr>
        <w:t xml:space="preserve">:</w:t>
      </w:r>
      <w:r w:rsidRPr="00464129">
        <w:rPr>
          <w:rStyle w:val="afffff0"/>
          <w:rtl/>
        </w:rPr>
        <w:t xml:space="preserve"> </w:t>
      </w:r>
      <w:r w:rsidRPr="00464129">
        <w:rPr>
          <w:rStyle w:val="afffff0"/>
          <w:rFonts w:hint="cs"/>
          <w:rtl/>
        </w:rPr>
        <w:t>'</w:t>
      </w:r>
      <w:ins w:id="91311" w:author="Claude - סמנטי" w:date="2026-10-11T12:26:16Z">
        <w:r>
          <w:rPr>
            <w:rStyle w:val="afffff0"/>
            <w:rtl/>
          </w:rPr>
          <w:t xml:space="preserve">וּמִכָּל הָחַי מִכָּל בָּשָׂר</w:t>
        </w:r>
      </w:ins>
      <w:del w:id="91312" w:author="Claude - סמנטי" w:date="2026-10-11T12:26:16Z">
        <w:r w:rsidRPr="00464129">
          <w:rPr>
            <w:rStyle w:val="afffff0"/>
            <w:rtl/>
          </w:rPr>
          <w:delText xml:space="preserve">ומכל החי מכל בשר</w:delText>
        </w:r>
      </w:del>
      <w:r w:rsidRPr="00464129">
        <w:rPr>
          <w:rStyle w:val="afffff0"/>
          <w:rFonts w:hint="cs"/>
          <w:rtl/>
        </w:rPr>
        <w:t>'</w:t>
      </w:r>
      <w:r w:rsidRPr="00464129">
        <w:rPr>
          <w:rStyle w:val="afffff0"/>
          <w:rtl/>
        </w:rPr>
        <w:t>,</w:t>
      </w:r>
      <w:r>
        <w:rPr>
          <w:rtl/>
        </w:rPr>
        <w:t xml:space="preserve"> </w:t>
      </w:r>
    </w:p>
    <w:p w:rsidR="00DA63EC" w:rsidRDefault="00DA63EC" w:rsidP="00DA63EC">
      <w:pPr>
        <w:tabs>
          <w:tab w:val="left" w:pos="0"/>
        </w:tabs>
        <w:rPr>
          <w:rtl/>
        </w:rPr>
      </w:pPr>
      <w:r>
        <w:rPr>
          <w:rtl/>
        </w:rPr>
        <w:t>אמרה תורה: הבא בהמה שחיין ראשי איברין שלה.</w:t>
      </w:r>
    </w:p>
    <w:p w:rsidR="00DA63EC" w:rsidRDefault="00DA63EC" w:rsidP="00DA63EC">
      <w:pPr>
        <w:tabs>
          <w:tab w:val="left" w:pos="0"/>
        </w:tabs>
        <w:rPr>
          <w:rtl/>
        </w:rPr>
      </w:pPr>
      <w:ins w:id="96785" w:author="מנוע מכני" w:date="2026-10-11T12:04:39Z">
        <w:r>
          <w:rPr>
            <w:rFonts w:hint="cs"/>
            <w:rtl/>
          </w:rPr>
          <w:t xml:space="preserve">ולמעט</w:t>
        </w:r>
      </w:ins>
      <w:del w:id="96786" w:author="מנוע מכני" w:date="2026-10-11T12:04:39Z">
        <w:r>
          <w:rPr>
            <w:rFonts w:hint="cs"/>
            <w:rtl/>
          </w:rPr>
          <w:delText xml:space="preserve">ו</w:delText>
        </w:r>
        <w:r>
          <w:rPr>
            <w:rtl/>
          </w:rPr>
          <w:delText xml:space="preserve">למעוטי</w:delText>
        </w:r>
      </w:del>
      <w:r>
        <w:rPr>
          <w:rtl/>
        </w:rPr>
        <w:t xml:space="preserve"> טריפה</w:t>
      </w:r>
      <w:r>
        <w:rPr>
          <w:rFonts w:hint="cs"/>
          <w:rtl/>
        </w:rPr>
        <w:t>-</w:t>
      </w:r>
      <w:r>
        <w:rPr>
          <w:rtl/>
        </w:rPr>
        <w:t xml:space="preserve"> מלחיות זרע נפקא.</w:t>
      </w:r>
    </w:p>
    <w:p>
      <w:pPr>
        <w:pStyle w:val="38"/>
        <w:rPr>
          <w:ins w:id="101320" w:author="מנוע מכני" w:date="2026-10-11T12:04:39Z"/>
        </w:rPr>
      </w:pPr>
      <w:r>
        <w:t xml:space="preserve">ואפי' </w:t>
      </w:r>
      <w:r>
        <w:t xml:space="preserve">למ"ד</w:t>
      </w:r>
      <w:r>
        <w:t xml:space="preserve">:</w:t>
      </w:r>
    </w:p>
    <w:p w:rsidR="00DA63EC" w:rsidRDefault="00DA63EC" w:rsidP="00DA63EC">
      <w:pPr>
        <w:tabs>
          <w:tab w:val="left" w:pos="0"/>
        </w:tabs>
        <w:rPr>
          <w:rtl/>
        </w:rPr>
      </w:pPr>
      <w:del w:id="101321" w:author="מנוע מכני" w:date="2026-10-11T12:04:39Z">
        <w:r>
          <w:rPr>
            <w:rtl/>
          </w:rPr>
          <w:delText xml:space="preserve"> </w:delText>
        </w:r>
      </w:del>
      <w:r>
        <w:rPr>
          <w:rtl/>
        </w:rPr>
        <w:t xml:space="preserve">טריפה יולדת, </w:t>
      </w:r>
      <w:r>
        <w:rPr>
          <w:rFonts w:hint="cs"/>
          <w:rtl/>
        </w:rPr>
        <w:t xml:space="preserve">אמר</w:t>
      </w:r>
      <w:r>
        <w:rPr>
          <w:rFonts w:hint="cs"/>
          <w:rtl/>
        </w:rPr>
        <w:t xml:space="preserve"> קרא</w:t>
      </w:r>
      <w:r w:rsidRPr="00464129">
        <w:rPr>
          <w:rStyle w:val="afffff0"/>
          <w:rFonts w:hint="cs"/>
          <w:rtl/>
        </w:rPr>
        <w:t xml:space="preserve"> '</w:t>
      </w:r>
      <w:ins w:id="91313" w:author="Claude - סמנטי" w:date="2026-10-11T12:26:16Z">
        <w:r>
          <w:rPr>
            <w:rStyle w:val="afffff0"/>
            <w:rFonts w:hint="cs"/>
            <w:rtl/>
          </w:rPr>
          <w:t xml:space="preserve">אִתָּךְ</w:t>
        </w:r>
      </w:ins>
      <w:del w:id="91314" w:author="Claude - סמנטי" w:date="2026-10-11T12:26:16Z">
        <w:r w:rsidRPr="00464129">
          <w:rPr>
            <w:rStyle w:val="afffff0"/>
            <w:rFonts w:hint="cs"/>
            <w:rtl/>
          </w:rPr>
          <w:delText xml:space="preserve">אתך</w:delText>
        </w:r>
      </w:del>
      <w:r w:rsidRPr="00464129">
        <w:rPr>
          <w:rStyle w:val="afffff0"/>
          <w:rFonts w:hint="cs"/>
          <w:rtl/>
        </w:rPr>
        <w:t xml:space="preserve">' </w:t>
      </w:r>
      <w:r>
        <w:rPr>
          <w:rtl/>
        </w:rPr>
        <w:t>בדומין לך.</w:t>
      </w:r>
    </w:p>
    <w:p w:rsidR="00DA63EC" w:rsidRDefault="00DA63EC" w:rsidP="00DA63EC">
      <w:pPr>
        <w:tabs>
          <w:tab w:val="left" w:pos="0"/>
        </w:tabs>
        <w:rPr>
          <w:rtl/>
        </w:rPr>
      </w:pPr>
      <w:r>
        <w:rPr>
          <w:rFonts w:hint="cs"/>
          <w:rtl/>
        </w:rPr>
        <w:t xml:space="preserve">ונח </w:t>
      </w:r>
      <w:ins w:id="96293" w:author="מנוע מכני" w:date="2026-10-11T12:04:39Z">
        <w:r>
          <w:rPr>
            <w:rFonts w:hint="cs"/>
            <w:rtl/>
          </w:rPr>
          <w:t xml:space="preserve">גופו</w:t>
        </w:r>
      </w:ins>
      <w:del w:id="96294" w:author="מנוע מכני" w:date="2026-10-11T12:04:39Z">
        <w:r>
          <w:rPr>
            <w:rFonts w:hint="cs"/>
            <w:rtl/>
          </w:rPr>
          <w:delText xml:space="preserve">גופיה</w:delText>
        </w:r>
      </w:del>
      <w:r>
        <w:rPr>
          <w:rFonts w:hint="cs"/>
          <w:rtl/>
        </w:rPr>
        <w:t xml:space="preserve"> שלם היה </w:t>
      </w:r>
      <w:r w:rsidRPr="0046594B">
        <w:rPr>
          <w:rStyle w:val="afffff0"/>
          <w:rFonts w:hint="cs"/>
          <w:rtl/>
        </w:rPr>
        <w:t xml:space="preserve">ד'</w:t>
      </w:r>
      <w:ins w:id="91315" w:author="Claude - סמנטי" w:date="2026-10-11T12:26:16Z">
        <w:r>
          <w:rPr>
            <w:rStyle w:val="afffff0"/>
            <w:rFonts w:hint="cs"/>
            <w:rtl/>
          </w:rPr>
          <w:t xml:space="preserve">תָּמִים</w:t>
        </w:r>
      </w:ins>
      <w:del w:id="91316" w:author="Claude - סמנטי" w:date="2026-10-11T12:26:16Z">
        <w:r w:rsidRPr="0046594B">
          <w:rPr>
            <w:rStyle w:val="afffff0"/>
            <w:rFonts w:hint="cs"/>
            <w:rtl/>
          </w:rPr>
          <w:delText xml:space="preserve">תמים</w:delText>
        </w:r>
      </w:del>
      <w:r w:rsidRPr="0046594B">
        <w:rPr>
          <w:rStyle w:val="afffff0"/>
          <w:rFonts w:hint="cs"/>
          <w:rtl/>
        </w:rPr>
        <w:t xml:space="preserve">' </w:t>
      </w:r>
      <w:r>
        <w:rPr>
          <w:rFonts w:hint="cs"/>
          <w:rtl/>
        </w:rPr>
        <w:t xml:space="preserve">כתיב </w:t>
      </w:r>
      <w:ins w:id="93905" w:author="מנוע מכני" w:date="2026-10-11T12:04:39Z">
        <w:r>
          <w:rPr>
            <w:rFonts w:hint="cs"/>
            <w:rtl/>
          </w:rPr>
          <w:t xml:space="preserve">בו</w:t>
        </w:r>
      </w:ins>
      <w:del w:id="93906" w:author="מנוע מכני" w:date="2026-10-11T12:04:39Z">
        <w:r>
          <w:rPr>
            <w:rFonts w:hint="cs"/>
            <w:rtl/>
          </w:rPr>
          <w:delText xml:space="preserve">ביה</w:delText>
        </w:r>
      </w:del>
      <w:r>
        <w:rPr>
          <w:rFonts w:hint="cs"/>
          <w:rtl/>
        </w:rPr>
        <w:t xml:space="preserve"> ומה שהיה תמים במעשיו כבר כתב צדיק'</w:t>
      </w:r>
    </w:p>
    <w:p>
      <w:pPr>
        <w:pStyle w:val="38"/>
        <w:rPr>
          <w:ins w:id="101322" w:author="מנוע מכני" w:date="2026-10-11T12:04:39Z"/>
        </w:rPr>
      </w:pPr>
      <w:r>
        <w:t xml:space="preserve">ולא אמרי'</w:t>
      </w:r>
    </w:p>
    <w:p w:rsidR="00DA63EC" w:rsidRDefault="00DA63EC" w:rsidP="00DA63EC">
      <w:pPr>
        <w:tabs>
          <w:tab w:val="left" w:pos="0"/>
        </w:tabs>
        <w:rPr>
          <w:rtl/>
        </w:rPr>
      </w:pPr>
      <w:del w:id="101323" w:author="מנוע מכני" w:date="2026-10-11T12:04:39Z">
        <w:r>
          <w:rPr>
            <w:rFonts w:hint="cs"/>
            <w:rtl/>
          </w:rPr>
          <w:delText xml:space="preserve"> </w:delText>
        </w:r>
      </w:del>
      <w:r>
        <w:rPr>
          <w:rFonts w:hint="cs"/>
          <w:rtl/>
        </w:rPr>
        <w:t xml:space="preserve">ד</w:t>
      </w:r>
      <w:r>
        <w:rPr>
          <w:rtl/>
        </w:rPr>
        <w:t xml:space="preserve">תמים בדרכיו, צדיק במעשיו! </w:t>
      </w:r>
    </w:p>
    <w:p w:rsidR="00DA63EC" w:rsidRDefault="00DA63EC" w:rsidP="00DA63EC">
      <w:pPr>
        <w:pStyle w:val="affffb"/>
      </w:pPr>
      <w:r>
        <w:rPr>
          <w:rtl/>
        </w:rPr>
        <w:t xml:space="preserve">- </w:t>
      </w:r>
      <w:ins w:id="96119" w:author="מנוע מכני" w:date="2026-10-11T12:04:39Z">
        <w:r>
          <w:rPr>
            <w:rFonts w:hint="cs"/>
            <w:rtl/>
          </w:rPr>
          <w:t xml:space="preserve">דאם </w:t>
        </w:r>
      </w:ins>
      <w:del w:id="96120" w:author="מנוע מכני" w:date="2026-10-11T12:04:39Z">
        <w:r>
          <w:rPr>
            <w:rFonts w:hint="cs"/>
            <w:rtl/>
          </w:rPr>
          <w:delText xml:space="preserve">דאי </w:delText>
        </w:r>
      </w:del>
      <w:r>
        <w:rPr>
          <w:rFonts w:hint="cs"/>
          <w:rtl/>
        </w:rPr>
        <w:t xml:space="preserve">נח טריפה היה </w:t>
      </w:r>
      <w:r>
        <w:rPr>
          <w:rtl/>
        </w:rPr>
        <w:t xml:space="preserve">מי </w:t>
      </w:r>
      <w:ins w:id="93907" w:author="מנוע מכני" w:date="2026-10-11T12:04:39Z">
        <w:r>
          <w:rPr>
            <w:rtl/>
          </w:rPr>
          <w:t xml:space="preserve">אומר</w:t>
        </w:r>
      </w:ins>
      <w:del w:id="93908" w:author="מנוע מכני" w:date="2026-10-11T12:04:39Z">
        <w:r>
          <w:rPr>
            <w:rtl/>
          </w:rPr>
          <w:delText xml:space="preserve">קאמר</w:delText>
        </w:r>
      </w:del>
      <w:r>
        <w:rPr>
          <w:rtl/>
        </w:rPr>
        <w:t xml:space="preserve"> </w:t>
      </w:r>
      <w:ins w:id="93909" w:author="מנוע מכני" w:date="2026-10-11T12:04:39Z">
        <w:r>
          <w:rPr>
            <w:rtl/>
          </w:rPr>
          <w:t xml:space="preserve">לו</w:t>
        </w:r>
      </w:ins>
      <w:del w:id="93910" w:author="מנוע מכני" w:date="2026-10-11T12:04:39Z">
        <w:r>
          <w:rPr>
            <w:rtl/>
          </w:rPr>
          <w:delText xml:space="preserve">ליה</w:delText>
        </w:r>
      </w:del>
      <w:r>
        <w:rPr>
          <w:rtl/>
        </w:rPr>
        <w:t xml:space="preserve"> לנח דכוותך </w:t>
      </w:r>
      <w:ins w:id="97411" w:author="מנוע מכני" w:date="2026-10-11T12:04:39Z">
        <w:r>
          <w:rPr>
            <w:rtl/>
          </w:rPr>
          <w:t xml:space="preserve">נכנס</w:t>
        </w:r>
      </w:ins>
      <w:del w:id="97412" w:author="מנוע מכני" w:date="2026-10-11T12:04:39Z">
        <w:r>
          <w:rPr>
            <w:rtl/>
          </w:rPr>
          <w:delText xml:space="preserve">עייל</w:delText>
        </w:r>
      </w:del>
      <w:r>
        <w:rPr>
          <w:rtl/>
        </w:rPr>
        <w:t xml:space="preserve">, שלמים </w:t>
      </w:r>
      <w:r>
        <w:rPr>
          <w:rtl/>
        </w:rPr>
        <w:t xml:space="preserve">לא</w:t>
      </w:r>
      <w:r>
        <w:rPr>
          <w:rtl/>
        </w:rPr>
        <w:t xml:space="preserve"> תעייל? </w:t>
      </w:r>
    </w:p>
    <w:p w:rsidR="00DA63EC" w:rsidRDefault="00DA63EC" w:rsidP="00DA63EC">
      <w:pPr>
        <w:pStyle w:val="affffb"/>
        <w:rPr>
          <w:rtl/>
        </w:rPr>
      </w:pPr>
      <w:r>
        <w:rPr>
          <w:rtl/>
        </w:rPr>
        <w:t xml:space="preserve">- ומאחר דנפקא </w:t>
      </w:r>
      <w:r w:rsidRPr="003017EE">
        <w:rPr>
          <w:rStyle w:val="afffff0"/>
          <w:rtl/>
        </w:rPr>
        <w:t>מ</w:t>
      </w:r>
      <w:r w:rsidRPr="003017EE">
        <w:rPr>
          <w:rStyle w:val="afffff0"/>
          <w:rFonts w:hint="cs"/>
          <w:rtl/>
        </w:rPr>
        <w:t>'</w:t>
      </w:r>
      <w:ins w:id="90353" w:author="Claude - סמנטי" w:date="2026-10-11T12:26:16Z">
        <w:r>
          <w:rPr>
            <w:rStyle w:val="afffff0"/>
            <w:rtl/>
          </w:rPr>
          <w:t xml:space="preserve">אִתָּךְ</w:t>
        </w:r>
      </w:ins>
      <w:del w:id="90354" w:author="Claude - סמנטי" w:date="2026-10-11T12:26:16Z">
        <w:r w:rsidRPr="003017EE">
          <w:rPr>
            <w:rStyle w:val="afffff0"/>
            <w:rtl/>
          </w:rPr>
          <w:delText xml:space="preserve">אתך</w:delText>
        </w:r>
      </w:del>
      <w:r w:rsidRPr="003017EE">
        <w:rPr>
          <w:rStyle w:val="afffff0"/>
          <w:rFonts w:hint="cs"/>
          <w:rtl/>
        </w:rPr>
        <w:t>'</w:t>
      </w:r>
      <w:r w:rsidRPr="003017EE">
        <w:rPr>
          <w:rStyle w:val="afffff0"/>
          <w:rtl/>
        </w:rPr>
        <w:t>,</w:t>
      </w:r>
      <w:r w:rsidRPr="00464129">
        <w:rPr>
          <w:rStyle w:val="afffff0"/>
          <w:rtl/>
        </w:rPr>
        <w:t xml:space="preserve"> </w:t>
      </w:r>
      <w:r w:rsidRPr="00464129">
        <w:rPr>
          <w:rStyle w:val="afffff0"/>
          <w:rFonts w:hint="cs"/>
          <w:rtl/>
        </w:rPr>
        <w:t>'</w:t>
      </w:r>
      <w:ins w:id="90351" w:author="Claude - סמנטי" w:date="2026-10-11T12:26:16Z">
        <w:r>
          <w:rPr>
            <w:rStyle w:val="afffff0"/>
            <w:rtl/>
          </w:rPr>
          <w:t xml:space="preserve">לְחַיּוֹת זֶרַע</w:t>
        </w:r>
      </w:ins>
      <w:del w:id="90352" w:author="Claude - סמנטי" w:date="2026-10-11T12:26:16Z">
        <w:r w:rsidRPr="00464129">
          <w:rPr>
            <w:rStyle w:val="afffff0"/>
            <w:rtl/>
          </w:rPr>
          <w:delText xml:space="preserve">לחיות זרע</w:delText>
        </w:r>
      </w:del>
      <w:r w:rsidRPr="00464129">
        <w:rPr>
          <w:rStyle w:val="afffff0"/>
          <w:rFonts w:hint="cs"/>
          <w:rtl/>
        </w:rPr>
        <w:t>'</w:t>
      </w:r>
      <w:r w:rsidRPr="00464129">
        <w:rPr>
          <w:rStyle w:val="afffff0"/>
          <w:rtl/>
        </w:rPr>
        <w:t xml:space="preserve"> </w:t>
      </w:r>
      <w:r>
        <w:rPr>
          <w:rFonts w:hint="cs"/>
          <w:rtl/>
        </w:rPr>
        <w:t>קמ</w:t>
      </w:r>
      <w:r>
        <w:rPr>
          <w:rtl/>
        </w:rPr>
        <w:t>"</w:t>
      </w:r>
      <w:r>
        <w:rPr>
          <w:rFonts w:hint="cs"/>
          <w:rtl/>
        </w:rPr>
        <w:t xml:space="preserve">ל</w:t>
      </w:r>
      <w:r>
        <w:rPr>
          <w:rFonts w:hint="cs"/>
          <w:rtl/>
        </w:rPr>
        <w:t xml:space="preserve"> דלא לצוותא </w:t>
      </w:r>
      <w:ins w:id="93911" w:author="מנוע מכני" w:date="2026-10-11T12:04:39Z">
        <w:r>
          <w:rPr>
            <w:rFonts w:hint="cs"/>
            <w:rtl/>
          </w:rPr>
          <w:t xml:space="preserve">סתם</w:t>
        </w:r>
      </w:ins>
      <w:del w:id="93912" w:author="מנוע מכני" w:date="2026-10-11T12:04:39Z">
        <w:r>
          <w:rPr>
            <w:rFonts w:hint="cs"/>
            <w:rtl/>
          </w:rPr>
          <w:delText xml:space="preserve">בעלמא</w:delText>
        </w:r>
      </w:del>
      <w:r>
        <w:rPr>
          <w:rFonts w:hint="cs"/>
          <w:rtl/>
        </w:rPr>
        <w:t xml:space="preserve"> כזקן וסריס אלא להחיות </w:t>
      </w:r>
    </w:p>
    <w:p w:rsidR="00DA63EC" w:rsidRDefault="00DA63EC" w:rsidP="00DA63EC">
      <w:pPr>
        <w:pStyle w:val="affffd"/>
        <w:rPr>
          <w:del w:id="90194" w:author="מנוע עיצוב" w:date="2026-10-11T12:09:26Z"/>
          <w:rtl/>
        </w:rPr>
      </w:pPr>
      <w:del w:id="90193" w:author="מנוע עיצוב" w:date="2026-10-11T12:09:26Z">
        <w:r>
          <w:rPr>
            <w:rtl/>
          </w:rPr>
          <w:delText xml:space="preserve">׹</w:delText>
        </w:r>
      </w:del>
    </w:p>
    <w:p w:rsidR="00DA63EC" w:rsidRDefault="00DA63EC" w:rsidP="00DA63EC">
      <w:pPr>
        <w:pStyle w:val="affff1"/>
        <w:ind w:end="0"/>
        <w:rPr>
          <w:rtl/>
        </w:rPr>
        <w:pPrChange w:id="20171" w:author="קלוד" w:date="2026-10-11T09:07:24Z">
          <w:pPr>
            <w:pStyle w:val="affff1"/>
            <w:rPr>
              <w:rtl/>
            </w:rPr>
          </w:pPr>
        </w:pPrChange>
      </w:pPr>
      <w:ins w:id="9908" w:author="מספור קטעי משנה" w:date="2026-10-11T09:35:09Z">
        <w:r>
          <w:rPr>
            <w:rStyle w:val="MisparKeta"/>
          </w:rPr>
          <w:t xml:space="preserve">א. </w:t>
        </w:r>
      </w:ins>
      <w:r>
        <w:rPr>
          <w:rtl/>
        </w:rPr>
        <w:t>טהורין אבל לא טמאין.</w:t>
      </w:r>
    </w:p>
    <w:p w:rsidR="00DA63EC" w:rsidRDefault="00DA63EC" w:rsidP="00DA63EC">
      <w:pPr>
        <w:tabs>
          <w:tab w:val="left" w:pos="0"/>
        </w:tabs>
        <w:rPr>
          <w:rtl/>
        </w:rPr>
      </w:pPr>
      <w:r>
        <w:rPr>
          <w:rtl/>
        </w:rPr>
        <w:t xml:space="preserve">ומי </w:t>
      </w:r>
      <w:ins w:id="96403" w:author="מנוע מכני" w:date="2026-10-11T12:04:39Z">
        <w:r>
          <w:rPr>
            <w:rtl/>
          </w:rPr>
          <w:t xml:space="preserve">היו</w:t>
        </w:r>
      </w:ins>
      <w:del w:id="96404" w:author="מנוע מכני" w:date="2026-10-11T12:04:39Z">
        <w:r>
          <w:rPr>
            <w:rtl/>
          </w:rPr>
          <w:delText xml:space="preserve">הוו</w:delText>
        </w:r>
      </w:del>
      <w:r>
        <w:rPr>
          <w:rtl/>
        </w:rPr>
        <w:t xml:space="preserve"> טמאין וטהורין בההיא </w:t>
      </w:r>
      <w:ins w:id="90355" w:author="Claude - סמנטי" w:date="2026-10-11T12:26:16Z">
        <w:r>
          <w:rPr>
            <w:rtl/>
          </w:rPr>
          <w:t xml:space="preserve">שעה</w:t>
        </w:r>
      </w:ins>
      <w:del w:id="90356" w:author="Claude - סמנטי" w:date="2026-10-11T12:26:16Z">
        <w:r>
          <w:rPr>
            <w:rtl/>
          </w:rPr>
          <w:delText xml:space="preserve">שעתא</w:delText>
        </w:r>
      </w:del>
      <w:r>
        <w:rPr>
          <w:rtl/>
        </w:rPr>
        <w:t xml:space="preserve">? </w:t>
      </w:r>
      <w:r>
        <w:rPr>
          <w:rStyle w:val="2fb"/>
          <w:rtl/>
        </w:rPr>
        <w:t xml:space="preserve">א</w:t>
      </w:r>
      <w:r>
        <w:rPr>
          <w:rStyle w:val="2fb"/>
          <w:rFonts w:hint="cs"/>
          <w:rtl/>
        </w:rPr>
        <w:t>רשב</w:t>
      </w:r>
      <w:r>
        <w:rPr>
          <w:rStyle w:val="2fb"/>
          <w:rtl/>
        </w:rPr>
        <w:t>"</w:t>
      </w:r>
      <w:r>
        <w:rPr>
          <w:rStyle w:val="2fb"/>
          <w:rFonts w:hint="cs"/>
          <w:rtl/>
        </w:rPr>
        <w:t xml:space="preserve">נ</w:t>
      </w:r>
      <w:r>
        <w:rPr>
          <w:rFonts w:hint="cs"/>
          <w:rtl/>
        </w:rPr>
        <w:t xml:space="preserve"> </w:t>
      </w:r>
      <w:r>
        <w:rPr>
          <w:rStyle w:val="2fb"/>
          <w:rFonts w:hint="cs"/>
          <w:rtl/>
        </w:rPr>
        <w:t xml:space="preserve">מרי</w:t>
      </w:r>
      <w:r>
        <w:rPr>
          <w:rStyle w:val="2fb"/>
          <w:rtl/>
        </w:rPr>
        <w:t>"</w:t>
      </w:r>
      <w:r>
        <w:rPr>
          <w:rStyle w:val="2fb"/>
          <w:rFonts w:hint="cs"/>
          <w:rtl/>
        </w:rPr>
        <w:t>ונ</w:t>
      </w:r>
      <w:r>
        <w:rPr>
          <w:rtl/>
        </w:rPr>
        <w:t>: מאותן שלא נעבדה בהן עבירה.</w:t>
      </w:r>
    </w:p>
    <w:p>
      <w:pPr>
        <w:pStyle w:val="38"/>
        <w:rPr>
          <w:ins w:id="101324" w:author="מנוע מכני" w:date="2026-10-11T12:04:39Z"/>
        </w:rPr>
      </w:pPr>
      <w:r>
        <w:t>וכדר</w:t>
      </w:r>
      <w:r>
        <w:t>"</w:t>
      </w:r>
      <w:r>
        <w:t>ח</w:t>
      </w:r>
      <w:r>
        <w:t xml:space="preserve">:</w:t>
      </w:r>
    </w:p>
    <w:p w:rsidR="00DA63EC" w:rsidRDefault="00DA63EC" w:rsidP="00DA63EC">
      <w:pPr>
        <w:tabs>
          <w:tab w:val="left" w:pos="0"/>
        </w:tabs>
        <w:rPr>
          <w:rtl/>
        </w:rPr>
      </w:pPr>
      <w:del w:id="101325" w:author="מנוע מכני" w:date="2026-10-11T12:04:39Z">
        <w:r>
          <w:rPr>
            <w:rtl/>
          </w:rPr>
          <w:delText xml:space="preserve"> </w:delText>
        </w:r>
      </w:del>
      <w:r>
        <w:rPr>
          <w:rFonts w:hint="cs"/>
          <w:rtl/>
        </w:rPr>
        <w:t>ד</w:t>
      </w:r>
      <w:r>
        <w:rPr>
          <w:rtl/>
        </w:rPr>
        <w:t>העבירן לפני התיבה, כל שהתיבה קולטת - בידוע שהוא טהור, אין התיבה קולטתן - בידוע שהן טמאין.</w:t>
      </w:r>
    </w:p>
    <w:p w:rsidR="00DA63EC" w:rsidRDefault="00DA63EC" w:rsidP="00DA63EC">
      <w:pPr>
        <w:tabs>
          <w:tab w:val="left" w:pos="0"/>
        </w:tabs>
        <w:rPr>
          <w:rtl/>
        </w:rPr>
      </w:pPr>
      <w:r>
        <w:rPr>
          <w:rStyle w:val="2fb"/>
          <w:rFonts w:hint="cs"/>
          <w:rtl/>
        </w:rPr>
        <w:t>ר</w:t>
      </w:r>
      <w:r>
        <w:rPr>
          <w:rStyle w:val="2fb"/>
          <w:rtl/>
        </w:rPr>
        <w:t>"</w:t>
      </w:r>
      <w:r>
        <w:rPr>
          <w:rStyle w:val="2fb"/>
          <w:rFonts w:hint="cs"/>
          <w:rtl/>
        </w:rPr>
        <w:t>א</w:t>
      </w:r>
      <w:r>
        <w:rPr>
          <w:rtl/>
        </w:rPr>
        <w:t xml:space="preserve"> </w:t>
      </w:r>
      <w:r w:rsidRPr="003017EE">
        <w:rPr>
          <w:rStyle w:val="afffff0"/>
          <w:rFonts w:hint="cs"/>
          <w:rtl/>
        </w:rPr>
        <w:t>מ'</w:t>
      </w:r>
      <w:ins w:id="91317" w:author="Claude - סמנטי" w:date="2026-10-11T12:26:16Z">
        <w:r>
          <w:rPr>
            <w:rStyle w:val="afffff0"/>
            <w:rtl/>
          </w:rPr>
          <w:t xml:space="preserve">וְהַבָּאִים זָכָר וּנְקֵבָה</w:t>
        </w:r>
      </w:ins>
      <w:del w:id="91318" w:author="Claude - סמנטי" w:date="2026-10-11T12:26:16Z">
        <w:r w:rsidRPr="003017EE">
          <w:rPr>
            <w:rStyle w:val="afffff0"/>
            <w:rtl/>
          </w:rPr>
          <w:delText xml:space="preserve">והבאים זכר ונקבה</w:delText>
        </w:r>
      </w:del>
      <w:r w:rsidRPr="003017EE">
        <w:rPr>
          <w:rStyle w:val="afffff0"/>
          <w:rFonts w:hint="cs"/>
          <w:rtl/>
        </w:rPr>
        <w:t>'</w:t>
      </w:r>
      <w:r w:rsidRPr="003017EE">
        <w:rPr>
          <w:rStyle w:val="afffff0"/>
          <w:rtl/>
        </w:rPr>
        <w:t>,</w:t>
      </w:r>
      <w:r>
        <w:rPr>
          <w:rtl/>
        </w:rPr>
        <w:t xml:space="preserve"> הבאין מאליהן.</w:t>
      </w:r>
    </w:p>
    <w:p w:rsidR="00DA63EC" w:rsidRDefault="00DA63EC" w:rsidP="00DA63EC">
      <w:pPr>
        <w:tabs>
          <w:tab w:val="left" w:pos="0"/>
        </w:tabs>
        <w:rPr>
          <w:rtl/>
        </w:rPr>
      </w:pPr>
    </w:p>
    <w:p>
      <w:pPr>
        <w:pStyle w:val="afffff8"/>
        <w:rPr>
          <w:ins w:id="90035" w:author="קלוד" w:date="2026-10-11T12:29:36Z"/>
        </w:rPr>
      </w:pPr>
      <w:ins w:id="90036" w:author="קלוד" w:date="2026-10-11T12:29:36Z">
        <w:r>
          <w:rPr>
            <w:color w:val="7B3F00"/>
          </w:rPr>
          <w:t xml:space="preserve">בני נח - האם הקריבו שלמים?</w:t>
        </w:r>
      </w:ins>
    </w:p>
    <w:p>
      <w:pPr>
        <w:pStyle w:val="38"/>
        <w:rPr>
          <w:ins w:id="101327" w:author="מנוע מכני" w:date="2026-10-11T12:04:39Z"/>
        </w:rPr>
      </w:pPr>
      <w:del w:id="101326" w:author="מנוע מכני" w:date="2026-10-11T12:04:39Z">
        <w:r>
          <w:delText xml:space="preserve">•</w:delText>
        </w:r>
      </w:del>
      <w:r>
        <w:t xml:space="preserve"> </w:t>
      </w:r>
      <w:r>
        <w:t xml:space="preserve">אמר</w:t>
      </w:r>
      <w:r>
        <w:t xml:space="preserve"> מר:</w:t>
      </w:r>
    </w:p>
    <w:p w:rsidR="00DA63EC" w:rsidRDefault="00DA63EC" w:rsidP="00DA63EC">
      <w:pPr>
        <w:tabs>
          <w:tab w:val="left" w:pos="0"/>
        </w:tabs>
        <w:rPr>
          <w:rtl/>
        </w:rPr>
      </w:pPr>
      <w:del w:id="101328" w:author="מנוע מכני" w:date="2026-10-11T12:04:39Z">
        <w:r>
          <w:rPr>
            <w:rtl/>
          </w:rPr>
          <w:delText xml:space="preserve"> </w:delText>
        </w:r>
      </w:del>
      <w:r>
        <w:rPr>
          <w:rtl/>
        </w:rPr>
        <w:t xml:space="preserve">והכל קרבו עולות.</w:t>
      </w:r>
    </w:p>
    <w:p w:rsidR="00DA63EC" w:rsidRDefault="00DA63EC" w:rsidP="00DA63EC">
      <w:pPr>
        <w:tabs>
          <w:tab w:val="left" w:pos="0"/>
        </w:tabs>
        <w:rPr>
          <w:rtl/>
        </w:rPr>
      </w:pPr>
      <w:r>
        <w:rPr>
          <w:rtl/>
        </w:rPr>
        <w:t xml:space="preserve">עולות אין, שלמים </w:t>
      </w:r>
      <w:r>
        <w:rPr>
          <w:rtl/>
        </w:rPr>
        <w:t xml:space="preserve">לא</w:t>
      </w:r>
      <w:r>
        <w:rPr>
          <w:rtl/>
        </w:rPr>
        <w:t xml:space="preserve">? וה</w:t>
      </w:r>
      <w:r>
        <w:rPr>
          <w:rFonts w:hint="cs"/>
          <w:rtl/>
        </w:rPr>
        <w:t xml:space="preserve">ך </w:t>
      </w:r>
      <w:r w:rsidRPr="0046594B">
        <w:rPr>
          <w:rStyle w:val="afffff0"/>
          <w:rFonts w:hint="cs"/>
          <w:rtl/>
        </w:rPr>
        <w:t>ד'</w:t>
      </w:r>
      <w:ins w:id="91319" w:author="Claude - סמנטי" w:date="2026-10-11T12:26:16Z">
        <w:r>
          <w:rPr>
            <w:rStyle w:val="afffff0"/>
            <w:rtl/>
          </w:rPr>
          <w:t xml:space="preserve">וַיִּזְבְּחוּ זְבָחִים שְׁלָמִים לַה</w:t>
        </w:r>
      </w:ins>
      <w:del w:id="91320" w:author="Claude - סמנטי" w:date="2026-10-11T12:26:16Z">
        <w:r w:rsidRPr="0046594B">
          <w:rPr>
            <w:rStyle w:val="afffff0"/>
            <w:rtl/>
          </w:rPr>
          <w:delText xml:space="preserve">ויזבחו זבחים שלמים לה</w:delText>
        </w:r>
      </w:del>
      <w:r w:rsidRPr="0046594B">
        <w:rPr>
          <w:rStyle w:val="afffff0"/>
          <w:rtl/>
        </w:rPr>
        <w:t xml:space="preserve">' פרים</w:t>
      </w:r>
      <w:r w:rsidRPr="0046594B">
        <w:rPr>
          <w:rStyle w:val="afffff0"/>
          <w:rFonts w:hint="cs"/>
          <w:rtl/>
        </w:rPr>
        <w:t>'</w:t>
      </w:r>
      <w:r>
        <w:rPr>
          <w:rtl/>
        </w:rPr>
        <w:t xml:space="preserve"> אלא אימא: הכל קרבו עולות </w:t>
      </w:r>
    </w:p>
    <w:p w:rsidR="00DA63EC" w:rsidRDefault="00DA63EC" w:rsidP="00DA63EC">
      <w:pPr>
        <w:pStyle w:val="affffb"/>
      </w:pPr>
      <w:r>
        <w:rPr>
          <w:rtl/>
        </w:rPr>
        <w:t xml:space="preserve">- </w:t>
      </w:r>
      <w:r>
        <w:rPr>
          <w:rFonts w:hint="cs"/>
          <w:rtl/>
        </w:rPr>
        <w:t>ע</w:t>
      </w:r>
      <w:r>
        <w:rPr>
          <w:rtl/>
        </w:rPr>
        <w:t xml:space="preserve">ולות אין, שלמים </w:t>
      </w:r>
      <w:r>
        <w:rPr>
          <w:rtl/>
        </w:rPr>
        <w:t xml:space="preserve">לא</w:t>
      </w:r>
      <w:r>
        <w:rPr>
          <w:rtl/>
        </w:rPr>
        <w:t xml:space="preserve">! כמ"ד: </w:t>
      </w:r>
      <w:r>
        <w:rPr>
          <w:rtl/>
        </w:rPr>
        <w:t xml:space="preserve">לא</w:t>
      </w:r>
      <w:r>
        <w:rPr>
          <w:rtl/>
        </w:rPr>
        <w:t xml:space="preserve"> קרבו שלמים בני נח, </w:t>
      </w:r>
    </w:p>
    <w:p w:rsidR="00DA63EC" w:rsidRDefault="00DA63EC" w:rsidP="00DA63EC">
      <w:pPr>
        <w:pStyle w:val="affffb"/>
        <w:rPr>
          <w:rtl/>
        </w:rPr>
      </w:pPr>
      <w:r>
        <w:rPr>
          <w:rtl/>
        </w:rPr>
        <w:lastRenderedPageBreak/>
        <w:t xml:space="preserve">- דאיתמר: </w:t>
      </w:r>
      <w:r>
        <w:rPr>
          <w:rStyle w:val="2fb"/>
          <w:rtl/>
        </w:rPr>
        <w:lastRenderedPageBreak/>
        <w:t xml:space="preserve">ר"א</w:t>
      </w:r>
      <w:r>
        <w:rPr>
          <w:rtl/>
        </w:rPr>
        <w:lastRenderedPageBreak/>
        <w:t xml:space="preserve"> </w:t>
      </w:r>
      <w:r>
        <w:rPr>
          <w:rStyle w:val="2fb"/>
          <w:rtl/>
        </w:rPr>
        <w:lastRenderedPageBreak/>
        <w:t xml:space="preserve">ור' יוסי</w:t>
      </w:r>
      <w:r>
        <w:rPr>
          <w:rtl/>
        </w:rPr>
        <w:lastRenderedPageBreak/>
        <w:t xml:space="preserve"> בר חנינא, חד </w:t>
      </w:r>
      <w:r>
        <w:rPr>
          <w:rtl/>
        </w:rPr>
        <w:lastRenderedPageBreak/>
        <w:t xml:space="preserve">אמר</w:t>
      </w:r>
      <w:r>
        <w:rPr>
          <w:rtl/>
        </w:rPr>
        <w:lastRenderedPageBreak/>
        <w:t xml:space="preserve">: קרבו [שלמים בני נח], וחד </w:t>
      </w:r>
      <w:r>
        <w:rPr>
          <w:rtl/>
        </w:rPr>
        <w:lastRenderedPageBreak/>
        <w:t xml:space="preserve">אמר</w:t>
      </w:r>
      <w:r>
        <w:rPr>
          <w:rtl/>
        </w:rPr>
        <w:lastRenderedPageBreak/>
        <w:t xml:space="preserve">: </w:t>
      </w:r>
      <w:r>
        <w:rPr>
          <w:rtl/>
        </w:rPr>
        <w:lastRenderedPageBreak/>
        <w:t xml:space="preserve">לא</w:t>
      </w:r>
      <w:r>
        <w:rPr>
          <w:rtl/>
        </w:rPr>
        <w:lastRenderedPageBreak/>
        <w:t xml:space="preserve"> קרבו.</w:t>
      </w:r>
    </w:p>
    <w:p>
      <w:pPr>
        <w:pStyle w:val="38"/>
        <w:rPr>
          <w:ins w:id="101329" w:author="מנוע מכני" w:date="2026-10-11T12:04:39Z"/>
        </w:rPr>
      </w:pPr>
      <w:r>
        <w:t>ל</w:t>
      </w:r>
      <w:r>
        <w:t xml:space="preserve">מ"ד</w:t>
      </w:r>
      <w:r>
        <w:t xml:space="preserve">:</w:t>
      </w:r>
    </w:p>
    <w:p w:rsidR="00DA63EC" w:rsidRDefault="00DA63EC" w:rsidP="00DA63EC">
      <w:pPr>
        <w:tabs>
          <w:tab w:val="left" w:pos="0"/>
        </w:tabs>
        <w:rPr>
          <w:rtl/>
        </w:rPr>
      </w:pPr>
      <w:del w:id="101330" w:author="מנוע מכני" w:date="2026-10-11T12:04:39Z">
        <w:r>
          <w:rPr>
            <w:rtl/>
          </w:rPr>
          <w:delText xml:space="preserve"> </w:delText>
        </w:r>
      </w:del>
      <w:r>
        <w:rPr>
          <w:rtl/>
        </w:rPr>
        <w:t xml:space="preserve">קרבו שלמים בני נח? </w:t>
      </w:r>
      <w:r w:rsidRPr="0046594B">
        <w:rPr>
          <w:rStyle w:val="afffff0"/>
          <w:rtl/>
        </w:rPr>
        <w:t>ד</w:t>
      </w:r>
      <w:r w:rsidRPr="0046594B">
        <w:rPr>
          <w:rStyle w:val="afffff0"/>
          <w:rFonts w:hint="cs"/>
          <w:rtl/>
        </w:rPr>
        <w:t>'</w:t>
      </w:r>
      <w:ins w:id="91321" w:author="Claude - סמנטי" w:date="2026-10-11T12:26:16Z">
        <w:r>
          <w:rPr>
            <w:rStyle w:val="afffff0"/>
            <w:rtl/>
          </w:rPr>
          <w:t xml:space="preserve">וְהֶבֶל הֵבִיא גַם הוּא מִבְּכוֹרוֹת צֹאנוֹ וּמֵחֶלְבֵיהֶן</w:t>
        </w:r>
      </w:ins>
      <w:del w:id="91322" w:author="Claude - סמנטי" w:date="2026-10-11T12:26:16Z">
        <w:r w:rsidRPr="0046594B">
          <w:rPr>
            <w:rStyle w:val="afffff0"/>
            <w:rtl/>
          </w:rPr>
          <w:delText xml:space="preserve">והבל הביא גם הוא מבכורות צאנו ומחלביהן</w:delText>
        </w:r>
      </w:del>
      <w:r w:rsidRPr="0046594B">
        <w:rPr>
          <w:rStyle w:val="afffff0"/>
          <w:rFonts w:hint="cs"/>
          <w:rtl/>
        </w:rPr>
        <w:t>'</w:t>
      </w:r>
      <w:r w:rsidRPr="0046594B">
        <w:rPr>
          <w:rStyle w:val="afffff0"/>
          <w:rtl/>
        </w:rPr>
        <w:t>,</w:t>
      </w:r>
      <w:r>
        <w:rPr>
          <w:rtl/>
        </w:rPr>
        <w:t xml:space="preserve"> איזהו דבר שחלבו קרב לגבי מזבח ואין כולו קרב לגבי מזבח? הוי אומר: זה שלמים.</w:t>
      </w:r>
    </w:p>
    <w:p w:rsidR="00DA63EC" w:rsidRDefault="00DA63EC" w:rsidP="00DA63EC">
      <w:pPr>
        <w:tabs>
          <w:tab w:val="left" w:pos="0"/>
        </w:tabs>
        <w:rPr>
          <w:rtl/>
        </w:rPr>
      </w:pPr>
      <w:r>
        <w:rPr>
          <w:rFonts w:hint="cs"/>
          <w:rtl/>
        </w:rPr>
        <w:t>ול</w:t>
      </w:r>
      <w:r>
        <w:rPr>
          <w:rtl/>
        </w:rPr>
        <w:t xml:space="preserve">מ"ד</w:t>
      </w:r>
      <w:r>
        <w:rPr>
          <w:rtl/>
        </w:rPr>
        <w:t xml:space="preserve">: </w:t>
      </w:r>
      <w:r>
        <w:rPr>
          <w:rtl/>
        </w:rPr>
        <w:t xml:space="preserve">לא</w:t>
      </w:r>
      <w:r>
        <w:rPr>
          <w:rtl/>
        </w:rPr>
        <w:t xml:space="preserve"> קרבו? </w:t>
      </w:r>
      <w:r w:rsidRPr="0046594B">
        <w:rPr>
          <w:rStyle w:val="afffff0"/>
          <w:rtl/>
        </w:rPr>
        <w:t>ד</w:t>
      </w:r>
      <w:r w:rsidRPr="0046594B">
        <w:rPr>
          <w:rStyle w:val="afffff0"/>
          <w:rFonts w:hint="cs"/>
          <w:rtl/>
        </w:rPr>
        <w:t>'</w:t>
      </w:r>
      <w:ins w:id="91323" w:author="Claude - סמנטי" w:date="2026-10-11T12:26:16Z">
        <w:r>
          <w:rPr>
            <w:rStyle w:val="afffff0"/>
            <w:rtl/>
          </w:rPr>
          <w:t xml:space="preserve">עוּרִי צָפוֹן וּבוֹאִי תֵימָן</w:t>
        </w:r>
      </w:ins>
      <w:del w:id="91324" w:author="Claude - סמנטי" w:date="2026-10-11T12:26:16Z">
        <w:r w:rsidRPr="0046594B">
          <w:rPr>
            <w:rStyle w:val="afffff0"/>
            <w:rtl/>
          </w:rPr>
          <w:delText xml:space="preserve">עורי צפון ובואי תימן</w:delText>
        </w:r>
      </w:del>
      <w:r w:rsidRPr="0046594B">
        <w:rPr>
          <w:rStyle w:val="afffff0"/>
          <w:rFonts w:hint="cs"/>
          <w:rtl/>
        </w:rPr>
        <w:t>'</w:t>
      </w:r>
      <w:r w:rsidRPr="0046594B">
        <w:rPr>
          <w:rStyle w:val="afffff0"/>
          <w:rtl/>
        </w:rPr>
        <w:t>,</w:t>
      </w:r>
      <w:r>
        <w:rPr>
          <w:rtl/>
        </w:rPr>
        <w:t xml:space="preserve"> תתנער אומה שמעשיה בצפון ותבוא אומה שמעשיה בצפון ובדרום.</w:t>
      </w:r>
    </w:p>
    <w:p w:rsidR="00DA63EC" w:rsidRDefault="00DA63EC" w:rsidP="00DA63EC">
      <w:pPr>
        <w:tabs>
          <w:tab w:val="left" w:pos="0"/>
        </w:tabs>
        <w:rPr>
          <w:rtl/>
        </w:rPr>
      </w:pPr>
      <w:r>
        <w:rPr>
          <w:rtl/>
        </w:rPr>
        <w:t>ו</w:t>
      </w:r>
      <w:r>
        <w:rPr>
          <w:rFonts w:hint="cs"/>
          <w:rtl/>
        </w:rPr>
        <w:t>ל</w:t>
      </w:r>
      <w:r>
        <w:rPr>
          <w:rtl/>
        </w:rPr>
        <w:t>מר:</w:t>
      </w:r>
      <w:r w:rsidRPr="00464129">
        <w:rPr>
          <w:rStyle w:val="afffff0"/>
          <w:rtl/>
        </w:rPr>
        <w:t xml:space="preserve"> </w:t>
      </w:r>
      <w:r w:rsidRPr="00464129">
        <w:rPr>
          <w:rStyle w:val="afffff0"/>
          <w:rFonts w:hint="cs"/>
          <w:rtl/>
        </w:rPr>
        <w:t>'</w:t>
      </w:r>
      <w:ins w:id="91325" w:author="Claude - סמנטי" w:date="2026-10-11T12:26:16Z">
        <w:r>
          <w:rPr>
            <w:rStyle w:val="afffff0"/>
            <w:rtl/>
          </w:rPr>
          <w:t xml:space="preserve">וּמֵחֶלְבֵיהֶן</w:t>
        </w:r>
      </w:ins>
      <w:del w:id="91326" w:author="Claude - סמנטי" w:date="2026-10-11T12:26:16Z">
        <w:r w:rsidRPr="00464129">
          <w:rPr>
            <w:rStyle w:val="afffff0"/>
            <w:rtl/>
          </w:rPr>
          <w:delText xml:space="preserve">ומחלביהן</w:delText>
        </w:r>
      </w:del>
      <w:r w:rsidRPr="00464129">
        <w:rPr>
          <w:rStyle w:val="afffff0"/>
          <w:rFonts w:hint="cs"/>
          <w:rtl/>
        </w:rPr>
        <w:t>'-</w:t>
      </w:r>
      <w:r>
        <w:rPr>
          <w:rtl/>
        </w:rPr>
        <w:t xml:space="preserve">משמניהן [</w:t>
      </w:r>
      <w:ins w:id="93913" w:author="מנוע מכני" w:date="2026-10-11T12:04:39Z">
        <w:r>
          <w:rPr>
            <w:rtl/>
          </w:rPr>
          <w:t xml:space="preserve">שלהם</w:t>
        </w:r>
      </w:ins>
      <w:del w:id="93914" w:author="מנוע מכני" w:date="2026-10-11T12:04:39Z">
        <w:r>
          <w:rPr>
            <w:rtl/>
          </w:rPr>
          <w:delText xml:space="preserve">דידהו</w:delText>
        </w:r>
      </w:del>
      <w:r>
        <w:rPr>
          <w:rtl/>
        </w:rPr>
        <w:t xml:space="preserve">].</w:t>
      </w:r>
    </w:p>
    <w:p w:rsidR="00DA63EC" w:rsidRDefault="00DA63EC" w:rsidP="00DA63EC">
      <w:pPr>
        <w:tabs>
          <w:tab w:val="left" w:pos="0"/>
        </w:tabs>
        <w:rPr>
          <w:rtl/>
        </w:rPr>
      </w:pPr>
      <w:r>
        <w:rPr>
          <w:rtl/>
        </w:rPr>
        <w:t>ו</w:t>
      </w:r>
      <w:r>
        <w:rPr>
          <w:rFonts w:hint="cs"/>
          <w:rtl/>
        </w:rPr>
        <w:t>ל</w:t>
      </w:r>
      <w:r>
        <w:rPr>
          <w:rtl/>
        </w:rPr>
        <w:t>מר:</w:t>
      </w:r>
      <w:r w:rsidRPr="00464129">
        <w:rPr>
          <w:rStyle w:val="afffff0"/>
          <w:rtl/>
        </w:rPr>
        <w:t xml:space="preserve"> </w:t>
      </w:r>
      <w:r w:rsidRPr="00464129">
        <w:rPr>
          <w:rStyle w:val="afffff0"/>
          <w:rFonts w:hint="cs"/>
          <w:rtl/>
        </w:rPr>
        <w:t>'</w:t>
      </w:r>
      <w:ins w:id="91327" w:author="Claude - סמנטי" w:date="2026-10-11T12:26:16Z">
        <w:r>
          <w:rPr>
            <w:rStyle w:val="afffff0"/>
            <w:rtl/>
          </w:rPr>
          <w:t xml:space="preserve">עוּרִי צָפוֹן</w:t>
        </w:r>
      </w:ins>
      <w:del w:id="91328" w:author="Claude - סמנטי" w:date="2026-10-11T12:26:16Z">
        <w:r w:rsidRPr="00464129">
          <w:rPr>
            <w:rStyle w:val="afffff0"/>
            <w:rtl/>
          </w:rPr>
          <w:delText xml:space="preserve">עורי צפון</w:delText>
        </w:r>
      </w:del>
      <w:r w:rsidRPr="00464129">
        <w:rPr>
          <w:rStyle w:val="afffff0"/>
          <w:rFonts w:hint="cs"/>
          <w:rtl/>
        </w:rPr>
        <w:t xml:space="preserve">' </w:t>
      </w:r>
      <w:r>
        <w:rPr>
          <w:rtl/>
        </w:rPr>
        <w:t>ההוא בקיבוץ גליות הוא דכתיב.</w:t>
      </w:r>
    </w:p>
    <w:p>
      <w:pPr>
        <w:pStyle w:val="38"/>
        <w:rPr>
          <w:ins w:id="101331" w:author="מנוע מכני" w:date="2026-10-11T12:04:39Z"/>
        </w:rPr>
      </w:pPr>
      <w:r w:rsidRPr="00E105BC">
        <w:t>וה</w:t>
      </w:r>
      <w:r w:rsidRPr="00E105BC">
        <w:t>ך</w:t>
      </w:r>
      <w:r w:rsidRPr="00E105BC">
        <w:t xml:space="preserve">:</w:t>
      </w:r>
    </w:p>
    <w:p w:rsidR="00DA63EC" w:rsidRPr="00E105BC" w:rsidRDefault="00DA63EC" w:rsidP="00DA63EC">
      <w:pPr>
        <w:tabs>
          <w:tab w:val="left" w:pos="0"/>
        </w:tabs>
        <w:rPr>
          <w:spacing w:val="-4"/>
          <w:rtl/>
        </w:rPr>
      </w:pPr>
      <w:del w:id="101332" w:author="מנוע מכני" w:date="2026-10-11T12:04:39Z">
        <w:r w:rsidRPr="00E105BC">
          <w:rPr>
            <w:spacing w:val="-4"/>
            <w:rtl/>
          </w:rPr>
          <w:delText xml:space="preserve"> </w:delText>
        </w:r>
      </w:del>
      <w:r w:rsidRPr="00E105BC">
        <w:rPr>
          <w:rStyle w:val="afffff0"/>
          <w:rFonts w:hint="cs"/>
          <w:spacing w:val="-4"/>
          <w:rtl/>
        </w:rPr>
        <w:t>ד'</w:t>
      </w:r>
      <w:ins w:id="91329" w:author="Claude - סמנטי" w:date="2026-10-11T12:26:16Z">
        <w:r>
          <w:rPr>
            <w:rStyle w:val="afffff0"/>
            <w:spacing w:val="-4"/>
            <w:rtl/>
          </w:rPr>
          <w:t xml:space="preserve">וַיֹּאמֶר מֹשֶׁה גַּם אַתָּה תִּתֵּן בְּיָדֵינוּ זְבָחִים וְעוֹלוֹת וְעָשִׂינוּ לַה</w:t>
        </w:r>
      </w:ins>
      <w:del w:id="91330" w:author="Claude - סמנטי" w:date="2026-10-11T12:26:16Z">
        <w:r w:rsidRPr="00E105BC">
          <w:rPr>
            <w:rStyle w:val="afffff0"/>
            <w:spacing w:val="-4"/>
            <w:rtl/>
          </w:rPr>
          <w:delText xml:space="preserve">ויאמר משה גם אתה תתן בידינו זבחים ועולות ועשינו לה</w:delText>
        </w:r>
      </w:del>
      <w:r w:rsidRPr="00E105BC">
        <w:rPr>
          <w:rStyle w:val="afffff0"/>
          <w:spacing w:val="-4"/>
          <w:rtl/>
        </w:rPr>
        <w:t xml:space="preserve">' אלהינו!</w:t>
      </w:r>
      <w:r w:rsidRPr="00E105BC">
        <w:rPr>
          <w:spacing w:val="-4"/>
          <w:rtl/>
        </w:rPr>
        <w:t xml:space="preserve"> זבחים לאכילה, ועולות להקרבה.</w:t>
      </w:r>
    </w:p>
    <w:p>
      <w:pPr>
        <w:pStyle w:val="38"/>
        <w:rPr>
          <w:ins w:id="101333" w:author="מנוע מכני" w:date="2026-10-11T12:04:39Z"/>
        </w:rPr>
      </w:pPr>
      <w:r>
        <w:t>וה</w:t>
      </w:r>
      <w:r>
        <w:t>ך</w:t>
      </w:r>
    </w:p>
    <w:p w:rsidR="00DA63EC" w:rsidRDefault="00DA63EC" w:rsidP="00DA63EC">
      <w:pPr>
        <w:tabs>
          <w:tab w:val="left" w:pos="0"/>
        </w:tabs>
        <w:rPr>
          <w:rtl/>
        </w:rPr>
      </w:pPr>
      <w:del w:id="101334" w:author="מנוע מכני" w:date="2026-10-11T12:04:39Z">
        <w:r>
          <w:rPr>
            <w:rtl/>
          </w:rPr>
          <w:delText xml:space="preserve"> </w:delText>
        </w:r>
      </w:del>
      <w:r>
        <w:rPr>
          <w:rFonts w:hint="cs"/>
          <w:rtl/>
        </w:rPr>
        <w:t>ד'</w:t>
      </w:r>
      <w:r>
        <w:rPr>
          <w:rStyle w:val="afffff0"/>
          <w:rtl/>
          <w:rPrChange w:id="9059" w:author="מנוע פסוקים" w:date="2026-10-11T09:29:40Z">
            <w:rPr>
              <w:rtl/>
            </w:rPr>
          </w:rPrChange>
        </w:rPr>
        <w:t xml:space="preserve">ויקח יתרו חותן משה עולה וזבחים</w:t>
      </w:r>
      <w:r>
        <w:rPr>
          <w:rtl/>
        </w:rPr>
        <w:t xml:space="preserve">! ההוא לאחר מתן תורה הוא דכתיב.</w:t>
      </w:r>
    </w:p>
    <w:p w:rsidR="00DA63EC" w:rsidRDefault="00DA63EC" w:rsidP="00DA63EC">
      <w:pPr>
        <w:tabs>
          <w:tab w:val="left" w:pos="0"/>
        </w:tabs>
        <w:rPr>
          <w:rtl/>
        </w:rPr>
      </w:pPr>
      <w:r>
        <w:rPr>
          <w:rtl/>
        </w:rPr>
        <w:t xml:space="preserve">הניחא </w:t>
      </w:r>
      <w:r>
        <w:rPr>
          <w:rtl/>
        </w:rPr>
        <w:t xml:space="preserve">למ"ד</w:t>
      </w:r>
      <w:r>
        <w:rPr>
          <w:rtl/>
        </w:rPr>
        <w:t xml:space="preserve">:</w:t>
      </w:r>
      <w:r>
        <w:rPr>
          <w:rFonts w:hint="cs"/>
          <w:rtl/>
        </w:rPr>
        <w:t xml:space="preserve"> </w:t>
      </w:r>
      <w:r>
        <w:rPr>
          <w:rtl/>
        </w:rPr>
        <w:t>יתרו אחר מתן תורה היה,</w:t>
      </w:r>
    </w:p>
    <w:p>
      <w:pPr>
        <w:pStyle w:val="38"/>
        <w:rPr>
          <w:ins w:id="101335" w:author="מנוע מכני" w:date="2026-10-11T12:04:39Z"/>
        </w:rPr>
      </w:pPr>
      <w:r>
        <w:t xml:space="preserve">ואפי' </w:t>
      </w:r>
      <w:r>
        <w:t xml:space="preserve">למ"ד</w:t>
      </w:r>
      <w:r>
        <w:t xml:space="preserve">:</w:t>
      </w:r>
    </w:p>
    <w:p w:rsidR="00DA63EC" w:rsidRDefault="00DA63EC" w:rsidP="00DA63EC">
      <w:pPr>
        <w:tabs>
          <w:tab w:val="left" w:pos="0"/>
        </w:tabs>
        <w:rPr>
          <w:rtl/>
        </w:rPr>
      </w:pPr>
      <w:del w:id="101336" w:author="מנוע מכני" w:date="2026-10-11T12:04:39Z">
        <w:r>
          <w:rPr>
            <w:rtl/>
          </w:rPr>
          <w:delText xml:space="preserve"> </w:delText>
        </w:r>
      </w:del>
      <w:r>
        <w:rPr>
          <w:rtl/>
        </w:rPr>
        <w:t xml:space="preserve">יתרו קודם מתן תורה היה, </w:t>
      </w:r>
      <w:ins w:id="93915" w:author="מנוע מכני" w:date="2026-10-11T12:04:39Z">
        <w:r>
          <w:rPr>
            <w:rtl/>
          </w:rPr>
          <w:t xml:space="preserve">מה</w:t>
        </w:r>
      </w:ins>
      <w:del w:id="93916" w:author="מנוע מכני" w:date="2026-10-11T12:04:39Z">
        <w:r>
          <w:rPr>
            <w:rtl/>
          </w:rPr>
          <w:delText xml:space="preserve">מאי</w:delText>
        </w:r>
      </w:del>
      <w:r>
        <w:rPr>
          <w:rtl/>
        </w:rPr>
        <w:t xml:space="preserve"> </w:t>
      </w:r>
      <w:ins w:id="92187" w:author="מנוע מכני" w:date="2026-10-11T12:04:39Z">
        <w:r>
          <w:rPr>
            <w:rtl/>
          </w:rPr>
          <w:t xml:space="preserve">יש</w:t>
        </w:r>
      </w:ins>
      <w:del w:id="92188" w:author="מנוע מכני" w:date="2026-10-11T12:04:39Z">
        <w:r>
          <w:rPr>
            <w:rtl/>
          </w:rPr>
          <w:delText xml:space="preserve">איכא</w:delText>
        </w:r>
      </w:del>
      <w:r>
        <w:rPr>
          <w:rtl/>
        </w:rPr>
        <w:t xml:space="preserve"> </w:t>
      </w:r>
      <w:ins w:id="97413" w:author="מנוע מכני" w:date="2026-10-11T12:04:39Z">
        <w:r>
          <w:rPr>
            <w:rtl/>
          </w:rPr>
          <w:t xml:space="preserve">לומר</w:t>
        </w:r>
      </w:ins>
      <w:del w:id="97414" w:author="מנוע מכני" w:date="2026-10-11T12:04:39Z">
        <w:r>
          <w:rPr>
            <w:rtl/>
          </w:rPr>
          <w:delText xml:space="preserve">למימר</w:delText>
        </w:r>
      </w:del>
      <w:r>
        <w:rPr>
          <w:rtl/>
        </w:rPr>
        <w:t xml:space="preserve">? </w:t>
      </w:r>
    </w:p>
    <w:p w:rsidR="00DA63EC" w:rsidRPr="00E105BC" w:rsidRDefault="00DA63EC" w:rsidP="00DA63EC">
      <w:pPr>
        <w:tabs>
          <w:tab w:val="left" w:pos="0"/>
        </w:tabs>
        <w:rPr>
          <w:spacing w:val="-6"/>
          <w:rtl/>
        </w:rPr>
      </w:pPr>
      <w:r w:rsidRPr="00E105BC">
        <w:rPr>
          <w:spacing w:val="-6"/>
          <w:rtl/>
        </w:rPr>
        <w:t xml:space="preserve">דאיתמר: בני </w:t>
      </w:r>
      <w:r w:rsidRPr="00E105BC">
        <w:rPr>
          <w:rStyle w:val="2fb"/>
          <w:spacing w:val="-6"/>
          <w:rtl/>
        </w:rPr>
        <w:t xml:space="preserve">ר"</w:t>
      </w:r>
      <w:r w:rsidRPr="00E105BC">
        <w:rPr>
          <w:rStyle w:val="2fb"/>
          <w:rFonts w:hint="cs"/>
          <w:spacing w:val="-6"/>
          <w:rtl/>
        </w:rPr>
        <w:t xml:space="preserve">ח</w:t>
      </w:r>
      <w:r w:rsidRPr="00E105BC">
        <w:rPr>
          <w:rFonts w:hint="cs"/>
          <w:spacing w:val="-6"/>
          <w:rtl/>
        </w:rPr>
        <w:t xml:space="preserve"> </w:t>
      </w:r>
      <w:r w:rsidRPr="00E105BC">
        <w:rPr>
          <w:rStyle w:val="2fb"/>
          <w:rFonts w:hint="cs"/>
          <w:spacing w:val="-6"/>
          <w:rtl/>
        </w:rPr>
        <w:t xml:space="preserve">וריב</w:t>
      </w:r>
      <w:r w:rsidRPr="00E105BC">
        <w:rPr>
          <w:rStyle w:val="2fb"/>
          <w:spacing w:val="-6"/>
          <w:rtl/>
        </w:rPr>
        <w:t>"</w:t>
      </w:r>
      <w:r w:rsidRPr="00E105BC">
        <w:rPr>
          <w:rStyle w:val="2fb"/>
          <w:rFonts w:hint="cs"/>
          <w:spacing w:val="-6"/>
          <w:rtl/>
        </w:rPr>
        <w:t>ל</w:t>
      </w:r>
      <w:r w:rsidRPr="00E105BC">
        <w:rPr>
          <w:spacing w:val="-6"/>
          <w:rtl/>
        </w:rPr>
        <w:t xml:space="preserve"> חד </w:t>
      </w:r>
      <w:r w:rsidRPr="00E105BC">
        <w:rPr>
          <w:spacing w:val="-6"/>
          <w:rtl/>
        </w:rPr>
        <w:t xml:space="preserve">אמר</w:t>
      </w:r>
      <w:r w:rsidRPr="00E105BC">
        <w:rPr>
          <w:spacing w:val="-6"/>
          <w:rtl/>
        </w:rPr>
        <w:t xml:space="preserve">: יתרו קודם מתן תורה היה, וחד </w:t>
      </w:r>
      <w:r w:rsidRPr="00E105BC">
        <w:rPr>
          <w:spacing w:val="-6"/>
          <w:rtl/>
        </w:rPr>
        <w:t xml:space="preserve">אמר</w:t>
      </w:r>
      <w:r w:rsidRPr="00E105BC">
        <w:rPr>
          <w:spacing w:val="-6"/>
          <w:rtl/>
        </w:rPr>
        <w:t xml:space="preserve">: יתרו אחר מתן תורה היה! </w:t>
      </w:r>
    </w:p>
    <w:p>
      <w:pPr>
        <w:pStyle w:val="38"/>
        <w:rPr>
          <w:ins w:id="101337" w:author="מנוע מכני" w:date="2026-10-11T12:04:39Z"/>
        </w:rPr>
      </w:pPr>
      <w:r>
        <w:t xml:space="preserve">למ"ד</w:t>
      </w:r>
      <w:r>
        <w:t xml:space="preserve">:</w:t>
      </w:r>
    </w:p>
    <w:p w:rsidR="00DA63EC" w:rsidRDefault="00DA63EC" w:rsidP="00DA63EC">
      <w:pPr>
        <w:tabs>
          <w:tab w:val="left" w:pos="0"/>
        </w:tabs>
        <w:rPr>
          <w:rtl/>
        </w:rPr>
      </w:pPr>
      <w:del w:id="101338" w:author="מנוע מכני" w:date="2026-10-11T12:04:39Z">
        <w:r>
          <w:rPr>
            <w:rtl/>
          </w:rPr>
          <w:delText xml:space="preserve"> </w:delText>
        </w:r>
      </w:del>
      <w:r>
        <w:rPr>
          <w:rtl/>
        </w:rPr>
        <w:t xml:space="preserve">יתרו קודם מתן תורה היה, </w:t>
      </w:r>
      <w:ins w:id="92189" w:author="מנוע מכני" w:date="2026-10-11T12:04:39Z">
        <w:r>
          <w:rPr>
            <w:rtl/>
          </w:rPr>
          <w:t xml:space="preserve">סבר</w:t>
        </w:r>
      </w:ins>
      <w:del w:id="92190" w:author="מנוע מכני" w:date="2026-10-11T12:04:39Z">
        <w:r>
          <w:rPr>
            <w:rtl/>
          </w:rPr>
          <w:delText xml:space="preserve">קסבר</w:delText>
        </w:r>
      </w:del>
      <w:r>
        <w:rPr>
          <w:rtl/>
        </w:rPr>
        <w:t xml:space="preserve">: שלמים הקריבו בני נח.</w:t>
      </w:r>
    </w:p>
    <w:p>
      <w:pPr>
        <w:pStyle w:val="afffff8"/>
        <w:rPr>
          <w:ins w:id="90033" w:author="קלוד" w:date="2026-10-11T12:29:36Z"/>
        </w:rPr>
      </w:pPr>
      <w:ins w:id="90034" w:author="קלוד" w:date="2026-10-11T12:29:36Z">
        <w:r>
          <w:rPr>
            <w:color w:val="7B3F00"/>
          </w:rPr>
          <w:t xml:space="preserve">יתרו - מה שמועה שמע ובא ונתגייר</w:t>
        </w:r>
      </w:ins>
    </w:p>
    <w:p>
      <w:pPr>
        <w:pStyle w:val="38"/>
        <w:rPr>
          <w:ins w:id="101339" w:author="מנוע מכני" w:date="2026-10-11T12:04:39Z"/>
        </w:rPr>
      </w:pPr>
      <w:r>
        <w:t xml:space="preserve">כתנאי:</w:t>
      </w:r>
    </w:p>
    <w:p w:rsidR="00DA63EC" w:rsidRDefault="00DA63EC" w:rsidP="00DA63EC">
      <w:pPr>
        <w:tabs>
          <w:tab w:val="left" w:pos="0"/>
        </w:tabs>
        <w:rPr>
          <w:rtl/>
        </w:rPr>
      </w:pPr>
      <w:del w:id="101340" w:author="מנוע מכני" w:date="2026-10-11T12:04:39Z">
        <w:r>
          <w:rPr>
            <w:rtl/>
          </w:rPr>
          <w:delText xml:space="preserve"> </w:delText>
        </w:r>
      </w:del>
      <w:r>
        <w:rPr>
          <w:rtl/>
        </w:rPr>
        <w:t xml:space="preserve">וישמע יתרו כהן מדין - מה שמועה שמע ובא ונתגייר? </w:t>
      </w:r>
      <w:r>
        <w:rPr>
          <w:rStyle w:val="2fb"/>
          <w:rtl/>
        </w:rPr>
        <w:t xml:space="preserve">ר' יהושע</w:t>
      </w:r>
      <w:r>
        <w:rPr>
          <w:rtl/>
        </w:rPr>
        <w:t xml:space="preserve"> אומר: מלחמת עמלק שמע, שהרי כתיב בצדו: </w:t>
      </w:r>
      <w:r>
        <w:rPr>
          <w:rStyle w:val="afffff0"/>
          <w:rtl/>
          <w:rPrChange w:id="9060" w:author="מנוע פסוקים" w:date="2026-10-11T09:29:40Z">
            <w:rPr>
              <w:rtl/>
            </w:rPr>
          </w:rPrChange>
        </w:rPr>
        <w:t xml:space="preserve">ויחלש יהושע את עמלק ואת עמו לפי חרב</w:t>
      </w:r>
      <w:ins w:id="95353" w:author="מנוע מכני" w:date="2026-10-11T12:04:39Z">
        <w:r>
          <w:rPr>
            <w:rtl/>
          </w:rPr>
          <w:t xml:space="preserve">,</w:t>
        </w:r>
      </w:ins>
      <w:del w:id="95354" w:author="מנוע מכני" w:date="2026-10-11T12:04:39Z">
        <w:r>
          <w:rPr>
            <w:rtl/>
          </w:rPr>
          <w:delText xml:space="preserve">;</w:delText>
        </w:r>
      </w:del>
    </w:p>
    <w:p>
      <w:pPr>
        <w:pStyle w:val="38"/>
        <w:rPr>
          <w:ins w:id="101342" w:author="מנוע מכני" w:date="2026-10-11T12:04:39Z"/>
        </w:rPr>
      </w:pPr>
      <w:del w:id="101341" w:author="מנוע מכני" w:date="2026-10-11T12:04:39Z">
        <w:r>
          <w:delText xml:space="preserve">•</w:delText>
        </w:r>
      </w:del>
      <w:r>
        <w:t xml:space="preserve"> </w:t>
      </w:r>
      <w:r>
        <w:t xml:space="preserve">ר"א המודעי</w:t>
      </w:r>
      <w:del w:id="101738" w:author="מנוע מכני" w:date="2026-10-11T12:04:39Z">
        <w:r>
          <w:delText xml:space="preserve"> אומר</w:delText>
        </w:r>
      </w:del>
      <w:r>
        <w:t xml:space="preserve">:</w:t>
      </w:r>
    </w:p>
    <w:p w:rsidR="00DA63EC" w:rsidRDefault="00DA63EC" w:rsidP="00DA63EC">
      <w:pPr>
        <w:tabs>
          <w:tab w:val="left" w:pos="0"/>
        </w:tabs>
        <w:rPr>
          <w:rtl/>
        </w:rPr>
      </w:pPr>
      <w:del w:id="101343" w:author="מנוע מכני" w:date="2026-10-11T12:04:39Z">
        <w:r>
          <w:rPr>
            <w:rtl/>
          </w:rPr>
          <w:delText xml:space="preserve"> </w:delText>
        </w:r>
      </w:del>
      <w:r>
        <w:rPr>
          <w:rtl/>
        </w:rPr>
        <w:t xml:space="preserve">מתן תורה שמע ובא, שכשניתנה תורה לישראל היה קולו הולך מסוף העולם ועד סופו, וכל מלכי עובדי כוכבים אחזתן רעדה בהיכליהן ואמרו שירה, שנאמר: </w:t>
      </w:r>
      <w:r>
        <w:rPr>
          <w:rStyle w:val="afffff0"/>
          <w:rtl/>
          <w:rPrChange w:id="9061" w:author="מנוע פסוקים" w:date="2026-10-11T09:29:40Z">
            <w:rPr>
              <w:rtl/>
            </w:rPr>
          </w:rPrChange>
        </w:rPr>
        <w:t xml:space="preserve">ובהיכלו כולו אומר כבוד</w:t>
      </w:r>
      <w:r>
        <w:rPr>
          <w:rFonts w:hint="cs"/>
          <w:rtl/>
        </w:rPr>
        <w:t>'</w:t>
      </w:r>
      <w:r>
        <w:rPr>
          <w:rtl/>
        </w:rPr>
        <w:t>, נתקבצו כולם אצל בלעם הרשע ואמרו לו: מה קול ההמון אשר שמענו, שמא מבול בא לעולם?</w:t>
      </w:r>
      <w:r w:rsidRPr="00464129">
        <w:rPr>
          <w:rStyle w:val="afffff0"/>
          <w:rtl/>
        </w:rPr>
        <w:t xml:space="preserve"> </w:t>
      </w:r>
      <w:r w:rsidRPr="00464129">
        <w:rPr>
          <w:rStyle w:val="afffff0"/>
          <w:rFonts w:hint="cs"/>
          <w:rtl/>
        </w:rPr>
        <w:t xml:space="preserve">'ה'</w:t>
      </w:r>
      <w:r w:rsidRPr="00464129">
        <w:rPr>
          <w:rStyle w:val="afffff0"/>
          <w:rFonts w:hint="cs"/>
          <w:rtl/>
        </w:rPr>
        <w:t xml:space="preserve"> למבול ישב</w:t>
      </w:r>
      <w:r w:rsidRPr="00464129">
        <w:rPr>
          <w:rStyle w:val="afffff0"/>
          <w:rFonts w:hint="cs"/>
          <w:rtl/>
        </w:rPr>
        <w:t xml:space="preserve">'</w:t>
      </w:r>
    </w:p>
    <w:p>
      <w:pPr>
        <w:pStyle w:val="38"/>
        <w:rPr>
          <w:ins w:id="101344" w:author="מנוע מכני" w:date="2026-10-11T12:04:39Z"/>
        </w:rPr>
      </w:pPr>
      <w:r>
        <w:t xml:space="preserve">אמר</w:t>
      </w:r>
      <w:r>
        <w:t xml:space="preserve"> להם:</w:t>
      </w:r>
    </w:p>
    <w:p w:rsidR="00DA63EC" w:rsidRDefault="00DA63EC" w:rsidP="00DA63EC">
      <w:pPr>
        <w:tabs>
          <w:tab w:val="left" w:pos="0"/>
        </w:tabs>
        <w:rPr>
          <w:rtl/>
        </w:rPr>
      </w:pPr>
      <w:del w:id="101345" w:author="מנוע מכני" w:date="2026-10-11T12:04:39Z">
        <w:r w:rsidRPr="00464129">
          <w:rPr>
            <w:rStyle w:val="afffff0"/>
            <w:rtl/>
          </w:rPr>
          <w:delText xml:space="preserve"> </w:delText>
        </w:r>
      </w:del>
      <w:r w:rsidRPr="00464129">
        <w:rPr>
          <w:rStyle w:val="afffff0"/>
          <w:rFonts w:hint="cs"/>
          <w:rtl/>
        </w:rPr>
        <w:t>'</w:t>
      </w:r>
      <w:ins w:id="91331" w:author="Claude - סמנטי" w:date="2026-10-11T12:26:16Z">
        <w:r>
          <w:rPr>
            <w:rStyle w:val="afffff0"/>
            <w:rtl/>
          </w:rPr>
          <w:t xml:space="preserve">וַיֵּשֶׁב ה</w:t>
        </w:r>
      </w:ins>
      <w:del w:id="91332" w:author="Claude - סמנטי" w:date="2026-10-11T12:26:16Z">
        <w:r w:rsidRPr="00464129">
          <w:rPr>
            <w:rStyle w:val="afffff0"/>
            <w:rtl/>
          </w:rPr>
          <w:delText xml:space="preserve">וישב ה</w:delText>
        </w:r>
      </w:del>
      <w:r w:rsidR="005608A0">
        <w:rPr>
          <w:rStyle w:val="afffff0"/>
          <w:rtl/>
        </w:rPr>
        <w:t>'</w:t>
      </w:r>
      <w:r w:rsidRPr="00464129">
        <w:rPr>
          <w:rStyle w:val="afffff0"/>
          <w:rtl/>
        </w:rPr>
        <w:t xml:space="preserve"> מלך לעולם</w:t>
      </w:r>
      <w:r w:rsidRPr="00464129">
        <w:rPr>
          <w:rStyle w:val="afffff0"/>
          <w:rFonts w:hint="cs"/>
          <w:rtl/>
        </w:rPr>
        <w:t>'</w:t>
      </w:r>
      <w:r w:rsidRPr="00464129">
        <w:rPr>
          <w:rStyle w:val="afffff0"/>
          <w:rtl/>
        </w:rPr>
        <w:t>,</w:t>
      </w:r>
      <w:r>
        <w:rPr>
          <w:rtl/>
        </w:rPr>
        <w:t xml:space="preserve"> כבר נשבע הקדוש ברוך הוא שאינו מביא מבול לעולם, </w:t>
      </w:r>
    </w:p>
    <w:p>
      <w:pPr>
        <w:pStyle w:val="38"/>
        <w:rPr>
          <w:ins w:id="101346" w:author="מנוע מכני" w:date="2026-10-11T12:04:39Z"/>
        </w:rPr>
      </w:pPr>
      <w:r>
        <w:t xml:space="preserve">אמרו לו:</w:t>
      </w:r>
    </w:p>
    <w:p w:rsidR="00DA63EC" w:rsidRDefault="00DA63EC" w:rsidP="00DA63EC">
      <w:pPr>
        <w:tabs>
          <w:tab w:val="left" w:pos="0"/>
        </w:tabs>
        <w:rPr>
          <w:rtl/>
        </w:rPr>
      </w:pPr>
      <w:del w:id="101347" w:author="מנוע מכני" w:date="2026-10-11T12:04:39Z">
        <w:r>
          <w:rPr>
            <w:rtl/>
          </w:rPr>
          <w:delText xml:space="preserve"> </w:delText>
        </w:r>
      </w:del>
      <w:r>
        <w:rPr>
          <w:rtl/>
        </w:rPr>
        <w:t xml:space="preserve">מבול של מים אינו מביא, אבל מבול של אש מביא? שנא'</w:t>
      </w:r>
      <w:ins w:id="91333" w:author="Claude - סמנטי" w:date="2026-10-11T12:26:16Z">
        <w:r>
          <w:rPr>
            <w:rStyle w:val="afffff0"/>
            <w:rtl/>
          </w:rPr>
          <w:t xml:space="preserve">: כִּי בָאֵשׁ ה</w:t>
        </w:r>
      </w:ins>
      <w:del w:id="91334" w:author="Claude - סמנטי" w:date="2026-10-11T12:26:16Z">
        <w:r>
          <w:rPr>
            <w:rtl/>
          </w:rPr>
          <w:delText xml:space="preserve">: כי</w:delText>
        </w:r>
        <w:r>
          <w:rPr>
            <w:rtl/>
          </w:rPr>
          <w:delText xml:space="preserve"> </w:delText>
        </w:r>
        <w:r>
          <w:rPr>
            <w:rtl/>
          </w:rPr>
          <w:delText xml:space="preserve">באש ה</w:delText>
        </w:r>
      </w:del>
      <w:ins w:id="95355" w:author="מנוע מכני" w:date="2026-10-11T12:04:39Z"/>
      <w:del w:id="95356" w:author="מנוע מכני" w:date="2026-10-11T12:04:39Z">
        <w:r>
          <w:rPr>
            <w:rtl/>
          </w:rPr>
          <w:delText xml:space="preserve">  </w:delText>
        </w:r>
      </w:del>
      <w:r w:rsidR="005608A0">
        <w:rPr>
          <w:rtl/>
        </w:rPr>
        <w:t>'</w:t>
      </w:r>
      <w:r>
        <w:rPr>
          <w:rtl/>
        </w:rPr>
        <w:t xml:space="preserve"> נשפט! </w:t>
      </w:r>
    </w:p>
    <w:p>
      <w:pPr>
        <w:pStyle w:val="38"/>
        <w:rPr>
          <w:ins w:id="101348" w:author="מנוע מכני" w:date="2026-10-11T12:04:39Z"/>
        </w:rPr>
      </w:pPr>
      <w:r>
        <w:t xml:space="preserve">אמר</w:t>
      </w:r>
      <w:r>
        <w:t xml:space="preserve"> להן:</w:t>
      </w:r>
    </w:p>
    <w:p w:rsidR="00DA63EC" w:rsidRDefault="00DA63EC" w:rsidP="00DA63EC">
      <w:pPr>
        <w:tabs>
          <w:tab w:val="left" w:pos="0"/>
        </w:tabs>
        <w:rPr>
          <w:rtl/>
        </w:rPr>
      </w:pPr>
      <w:del w:id="101349" w:author="מנוע מכני" w:date="2026-10-11T12:04:39Z">
        <w:r>
          <w:rPr>
            <w:rtl/>
          </w:rPr>
          <w:delText xml:space="preserve"> </w:delText>
        </w:r>
      </w:del>
      <w:r>
        <w:rPr>
          <w:rtl/>
        </w:rPr>
        <w:t xml:space="preserve">כבר נשבע שאינו משחית כל בשר, </w:t>
      </w:r>
    </w:p>
    <w:p w:rsidR="00DA63EC" w:rsidRDefault="00DA63EC" w:rsidP="00DA63EC">
      <w:pPr>
        <w:tabs>
          <w:tab w:val="left" w:pos="0"/>
        </w:tabs>
        <w:rPr>
          <w:rtl/>
        </w:rPr>
      </w:pPr>
      <w:r>
        <w:rPr>
          <w:rtl/>
        </w:rPr>
        <w:t xml:space="preserve">ומה קול ההמון הזה ששמענו? </w:t>
      </w:r>
      <w:r>
        <w:rPr>
          <w:rtl/>
        </w:rPr>
        <w:t xml:space="preserve">אמר</w:t>
      </w:r>
      <w:r>
        <w:rPr>
          <w:rtl/>
        </w:rPr>
        <w:t xml:space="preserve"> להם: חמדה טובה יש לו בבית גנזיו שהיתה גנוזה אצלו תתקע"ד דורות קודם שנברא העולם, וביקש ליתנה לבניו, שנאמר: ה</w:t>
      </w:r>
      <w:r w:rsidR="005608A0">
        <w:rPr>
          <w:rtl/>
        </w:rPr>
        <w:t>'</w:t>
      </w:r>
      <w:r>
        <w:rPr>
          <w:rtl/>
        </w:rPr>
        <w:t xml:space="preserve"> עוז לעמו יתן, [מיד] פתחו כולם ואמרו: ה</w:t>
      </w:r>
      <w:r w:rsidR="005608A0">
        <w:rPr>
          <w:rtl/>
        </w:rPr>
        <w:t>'</w:t>
      </w:r>
      <w:r>
        <w:rPr>
          <w:rtl/>
        </w:rPr>
        <w:t xml:space="preserve"> יברך את עמו בשלום</w:t>
      </w:r>
      <w:ins w:id="95357" w:author="מנוע מכני" w:date="2026-10-11T12:04:39Z">
        <w:r>
          <w:rPr>
            <w:rtl/>
          </w:rPr>
          <w:t xml:space="preserve">,</w:t>
        </w:r>
      </w:ins>
      <w:del w:id="95358" w:author="מנוע מכני" w:date="2026-10-11T12:04:39Z">
        <w:r>
          <w:rPr>
            <w:rtl/>
          </w:rPr>
          <w:delText xml:space="preserve">;</w:delText>
        </w:r>
      </w:del>
    </w:p>
    <w:p>
      <w:pPr>
        <w:pStyle w:val="38"/>
        <w:rPr>
          <w:ins w:id="101351" w:author="מנוע מכני" w:date="2026-10-11T12:04:39Z"/>
        </w:rPr>
      </w:pPr>
      <w:del w:id="101350" w:author="מנוע מכני" w:date="2026-10-11T12:04:39Z">
        <w:r>
          <w:delText xml:space="preserve">•</w:delText>
        </w:r>
      </w:del>
      <w:r>
        <w:t xml:space="preserve"> </w:t>
      </w:r>
      <w:r>
        <w:t xml:space="preserve">ר"א</w:t>
      </w:r>
      <w:del w:id="101739" w:author="מנוע מכני" w:date="2026-10-11T12:04:39Z">
        <w:r>
          <w:delText xml:space="preserve"> אומר</w:delText>
        </w:r>
      </w:del>
      <w:r>
        <w:t xml:space="preserve">:</w:t>
      </w:r>
    </w:p>
    <w:p w:rsidR="00DA63EC" w:rsidRDefault="00DA63EC" w:rsidP="00DA63EC">
      <w:pPr>
        <w:tabs>
          <w:tab w:val="left" w:pos="0"/>
        </w:tabs>
        <w:rPr>
          <w:rtl/>
        </w:rPr>
      </w:pPr>
      <w:del w:id="101352" w:author="מנוע מכני" w:date="2026-10-11T12:04:39Z">
        <w:r>
          <w:rPr>
            <w:rtl/>
          </w:rPr>
          <w:delText xml:space="preserve"> </w:delText>
        </w:r>
      </w:del>
      <w:r>
        <w:rPr>
          <w:rtl/>
        </w:rPr>
        <w:t xml:space="preserve">קריעת ים סוף שמע ובא, שנא': ויהי כשמוע כל מלכי האמורי, ואף רחב הזונה אמרה לשלוחי יהושע: </w:t>
      </w:r>
      <w:r>
        <w:rPr>
          <w:rStyle w:val="afffff0"/>
          <w:rtl/>
          <w:rPrChange w:id="9062" w:author="מנוע פסוקים" w:date="2026-10-11T09:29:40Z">
            <w:rPr>
              <w:rtl/>
            </w:rPr>
          </w:rPrChange>
        </w:rPr>
        <w:t xml:space="preserve">כי שמענו את אשר הוביש ה</w:t>
      </w:r>
      <w:r>
        <w:rPr>
          <w:rStyle w:val="afffff0"/>
          <w:rtl/>
          <w:rPrChange w:id="9063" w:author="מנוע פסוקים" w:date="2026-10-11T09:29:40Z">
            <w:rPr>
              <w:rtl/>
            </w:rPr>
          </w:rPrChange>
        </w:rPr>
        <w:t xml:space="preserve">'</w:t>
      </w:r>
      <w:r>
        <w:rPr>
          <w:rStyle w:val="afffff0"/>
          <w:rtl/>
          <w:rPrChange w:id="9064" w:author="מנוע פסוקים" w:date="2026-10-11T09:29:40Z">
            <w:rPr>
              <w:rtl/>
            </w:rPr>
          </w:rPrChange>
        </w:rPr>
        <w:t xml:space="preserve"> את מי ים סוף</w:t>
      </w:r>
      <w:r>
        <w:rPr>
          <w:rtl/>
        </w:rPr>
        <w:t xml:space="preserve">.</w:t>
      </w:r>
    </w:p>
    <w:p w:rsidR="00DA63EC" w:rsidRDefault="00DA63EC" w:rsidP="00DA63EC">
      <w:pPr>
        <w:tabs>
          <w:tab w:val="left" w:pos="0"/>
        </w:tabs>
        <w:rPr>
          <w:rtl/>
        </w:rPr>
      </w:pPr>
      <w:ins w:id="92191" w:author="מנוע מכני" w:date="2026-10-11T12:04:39Z">
        <w:r>
          <w:rPr>
            <w:rFonts w:hint="cs"/>
            <w:rtl/>
          </w:rPr>
          <w:t xml:space="preserve">שם</w:t>
        </w:r>
      </w:ins>
      <w:del w:id="92192" w:author="מנוע מכני" w:date="2026-10-11T12:04:39Z">
        <w:r>
          <w:rPr>
            <w:rFonts w:hint="cs"/>
            <w:rtl/>
          </w:rPr>
          <w:delText xml:space="preserve">התם</w:delText>
        </w:r>
      </w:del>
      <w:r>
        <w:rPr>
          <w:rFonts w:hint="cs"/>
          <w:rtl/>
        </w:rPr>
        <w:t xml:space="preserve"> </w:t>
      </w:r>
      <w:r w:rsidRPr="0046594B">
        <w:rPr>
          <w:rStyle w:val="afffff0"/>
          <w:rFonts w:hint="cs"/>
          <w:rtl/>
        </w:rPr>
        <w:t>ד'</w:t>
      </w:r>
      <w:ins w:id="91335" w:author="Claude - סמנטי" w:date="2026-10-11T12:26:16Z">
        <w:r>
          <w:rPr>
            <w:rStyle w:val="afffff0"/>
            <w:rtl/>
          </w:rPr>
          <w:t xml:space="preserve">וְלֹא הָיָה בָם עוֹד רוּחַ</w:t>
        </w:r>
      </w:ins>
      <w:del w:id="91336" w:author="Claude - סמנטי" w:date="2026-10-11T12:26:16Z">
        <w:r w:rsidRPr="0046594B">
          <w:rPr>
            <w:rStyle w:val="afffff0"/>
            <w:rtl/>
          </w:rPr>
          <w:delText xml:space="preserve">ולא היה בם עוד רוח</w:delText>
        </w:r>
      </w:del>
      <w:r w:rsidRPr="0046594B">
        <w:rPr>
          <w:rStyle w:val="afffff0"/>
          <w:rFonts w:hint="cs"/>
          <w:rtl/>
        </w:rPr>
        <w:t>'</w:t>
      </w:r>
      <w:r w:rsidRPr="0046594B">
        <w:rPr>
          <w:rStyle w:val="afffff0"/>
          <w:rtl/>
        </w:rPr>
        <w:t>,</w:t>
      </w:r>
      <w:r>
        <w:rPr>
          <w:rtl/>
        </w:rPr>
        <w:t xml:space="preserve"> </w:t>
      </w:r>
      <w:ins w:id="92193" w:author="מנוע מכני" w:date="2026-10-11T12:04:39Z">
        <w:r>
          <w:rPr>
            <w:rtl/>
          </w:rPr>
          <w:t xml:space="preserve">וכאן</w:t>
        </w:r>
      </w:ins>
      <w:del w:id="92194" w:author="מנוע מכני" w:date="2026-10-11T12:04:39Z">
        <w:r>
          <w:rPr>
            <w:rtl/>
          </w:rPr>
          <w:delText xml:space="preserve">ו</w:delText>
        </w:r>
        <w:r>
          <w:rPr>
            <w:rFonts w:hint="cs"/>
            <w:rtl/>
          </w:rPr>
          <w:delText xml:space="preserve">הכא</w:delText>
        </w:r>
      </w:del>
      <w:r>
        <w:rPr>
          <w:rFonts w:hint="cs"/>
          <w:rtl/>
        </w:rPr>
        <w:t xml:space="preserve"> דלא </w:t>
      </w:r>
      <w:r>
        <w:rPr>
          <w:rtl/>
        </w:rPr>
        <w:t xml:space="preserve">קמה עוד רוח באיש? </w:t>
      </w:r>
      <w:ins w:id="90523" w:author="מנוע מכני" w:date="2026-10-11T12:04:39Z">
        <w:r>
          <w:rPr>
            <w:rtl/>
          </w:rPr>
          <w:t xml:space="preserve">דאפי'</w:t>
        </w:r>
      </w:ins>
      <w:del w:id="90524" w:author="מנוע מכני" w:date="2026-10-11T12:04:39Z">
        <w:r>
          <w:rPr>
            <w:rtl/>
          </w:rPr>
          <w:delText xml:space="preserve">דאפילו</w:delText>
        </w:r>
      </w:del>
      <w:r>
        <w:rPr>
          <w:rtl/>
        </w:rPr>
        <w:t xml:space="preserve"> אקשויי </w:t>
      </w:r>
      <w:ins w:id="92195" w:author="מנוע מכני" w:date="2026-10-11T12:04:39Z">
        <w:r>
          <w:rPr>
            <w:rtl/>
          </w:rPr>
          <w:t xml:space="preserve">גם</w:t>
        </w:r>
      </w:ins>
      <w:del w:id="92196" w:author="מנוע מכני" w:date="2026-10-11T12:04:39Z">
        <w:r>
          <w:rPr>
            <w:rtl/>
          </w:rPr>
          <w:delText xml:space="preserve">נמי</w:delText>
        </w:r>
      </w:del>
      <w:r>
        <w:rPr>
          <w:rtl/>
        </w:rPr>
        <w:t xml:space="preserve"> </w:t>
      </w:r>
      <w:r>
        <w:rPr>
          <w:rtl/>
        </w:rPr>
        <w:t xml:space="preserve">לא</w:t>
      </w:r>
      <w:r>
        <w:rPr>
          <w:rtl/>
        </w:rPr>
        <w:t xml:space="preserve"> אקשו.</w:t>
      </w:r>
    </w:p>
    <w:p w:rsidR="00DA63EC" w:rsidRDefault="00DA63EC" w:rsidP="00DA63EC">
      <w:pPr>
        <w:pStyle w:val="afff3"/>
        <w:framePr w:wrap="around"/>
        <w:rPr>
          <w:rtl/>
        </w:rPr>
      </w:pPr>
      <w:r>
        <w:rPr>
          <w:rFonts w:hint="cs"/>
          <w:rtl/>
        </w:rPr>
        <w:t>קטז:</w:t>
      </w:r>
    </w:p>
    <w:p w:rsidR="00DA63EC" w:rsidRDefault="00DA63EC" w:rsidP="00DA63EC">
      <w:pPr>
        <w:tabs>
          <w:tab w:val="left" w:pos="0"/>
        </w:tabs>
        <w:rPr>
          <w:rtl/>
        </w:rPr>
      </w:pPr>
      <w:ins w:id="95699" w:author="מנוע מכני" w:date="2026-10-11T12:04:39Z">
        <w:r>
          <w:rPr>
            <w:rtl/>
          </w:rPr>
          <w:t xml:space="preserve">ומנין</w:t>
        </w:r>
      </w:ins>
      <w:del w:id="95700" w:author="מנוע מכני" w:date="2026-10-11T12:04:39Z">
        <w:r>
          <w:rPr>
            <w:rtl/>
          </w:rPr>
          <w:delText xml:space="preserve">ומנא</w:delText>
        </w:r>
      </w:del>
      <w:r>
        <w:rPr>
          <w:rtl/>
        </w:rPr>
        <w:t xml:space="preserve"> ידעה? דאמר מר: אין לך כל שר ונגיד שלא בא על רחב הזונה.</w:t>
      </w:r>
    </w:p>
    <w:p>
      <w:pPr>
        <w:pStyle w:val="38"/>
        <w:rPr>
          <w:ins w:id="101353" w:author="מנוע מכני" w:date="2026-10-11T12:04:39Z"/>
        </w:rPr>
      </w:pPr>
      <w:r>
        <w:t xml:space="preserve">אמרו:</w:t>
      </w:r>
    </w:p>
    <w:p w:rsidR="00DA63EC" w:rsidRDefault="00DA63EC" w:rsidP="00DA63EC">
      <w:pPr>
        <w:tabs>
          <w:tab w:val="left" w:pos="0"/>
        </w:tabs>
        <w:rPr>
          <w:rtl/>
        </w:rPr>
      </w:pPr>
      <w:del w:id="101354" w:author="מנוע מכני" w:date="2026-10-11T12:04:39Z">
        <w:r>
          <w:rPr>
            <w:rtl/>
          </w:rPr>
          <w:delText xml:space="preserve"> </w:delText>
        </w:r>
      </w:del>
      <w:r>
        <w:rPr>
          <w:rtl/>
        </w:rPr>
        <w:t xml:space="preserve">בת י' שנים היתה כשיצאו ישראל ממצרים, וזנתה [כל] מ' שנה שהיו ישראל במדבר, אחר נ' שנה נתגיירה, אמרה: יהא מחול לי בשכר חבל חלון ופשתים.</w:t>
      </w:r>
    </w:p>
    <w:p w:rsidR="00DA63EC" w:rsidRDefault="00DA63EC" w:rsidP="00DA63EC">
      <w:pPr>
        <w:pStyle w:val="affffd"/>
        <w:rPr>
          <w:del w:id="90196" w:author="מנוע עיצוב" w:date="2026-10-11T12:09:26Z"/>
          <w:rtl/>
        </w:rPr>
      </w:pPr>
      <w:del w:id="90195" w:author="מנוע עיצוב" w:date="2026-10-11T12:09:26Z">
        <w:r>
          <w:rPr>
            <w:rtl/>
          </w:rPr>
          <w:delText xml:space="preserve">׹</w:delText>
        </w:r>
      </w:del>
    </w:p>
    <w:p w:rsidR="00DA63EC" w:rsidRDefault="00DA63EC" w:rsidP="00DA63EC">
      <w:pPr>
        <w:pStyle w:val="affff1"/>
        <w:ind w:end="0"/>
        <w:rPr>
          <w:rtl/>
        </w:rPr>
        <w:pPrChange w:id="20172" w:author="קלוד" w:date="2026-10-11T09:07:24Z">
          <w:pPr>
            <w:pStyle w:val="affff1"/>
            <w:rPr>
              <w:rtl/>
            </w:rPr>
          </w:pPr>
        </w:pPrChange>
      </w:pPr>
      <w:ins w:id="9909" w:author="מספור קטעי משנה" w:date="2026-10-11T09:35:09Z">
        <w:r>
          <w:rPr>
            <w:rStyle w:val="MisparKeta"/>
          </w:rPr>
          <w:t xml:space="preserve">א. </w:t>
        </w:r>
      </w:ins>
      <w:r>
        <w:rPr>
          <w:rtl/>
        </w:rPr>
        <w:t>אמר מר: ועובדי כוכבים בזמן הזה רשאין לעשות כן.</w:t>
      </w:r>
    </w:p>
    <w:p w:rsidR="00DA63EC" w:rsidRDefault="00DA63EC" w:rsidP="00DA63EC">
      <w:pPr>
        <w:tabs>
          <w:tab w:val="left" w:pos="0"/>
        </w:tabs>
        <w:rPr>
          <w:rtl/>
        </w:rPr>
      </w:pPr>
      <w:r>
        <w:rPr>
          <w:rtl/>
        </w:rPr>
        <w:t>ד</w:t>
      </w:r>
      <w:r w:rsidRPr="00891B40">
        <w:rPr>
          <w:b/>
          <w:bCs/>
          <w:rtl/>
        </w:rPr>
        <w:t>ת"ר</w:t>
      </w:r>
      <w:r>
        <w:rPr>
          <w:rtl/>
        </w:rPr>
        <w:t>:</w:t>
      </w:r>
      <w:r w:rsidRPr="00464129">
        <w:rPr>
          <w:rStyle w:val="afffff0"/>
          <w:rtl/>
        </w:rPr>
        <w:t xml:space="preserve"> </w:t>
      </w:r>
      <w:r w:rsidRPr="00464129">
        <w:rPr>
          <w:rStyle w:val="afffff0"/>
          <w:rFonts w:hint="cs"/>
          <w:rtl/>
        </w:rPr>
        <w:t>'</w:t>
      </w:r>
      <w:ins w:id="91337" w:author="Claude - סמנטי" w:date="2026-10-11T12:26:16Z">
        <w:r>
          <w:rPr>
            <w:rStyle w:val="afffff0"/>
            <w:rtl/>
          </w:rPr>
          <w:t xml:space="preserve">דַּבֵּר אֶל בְּנֵי יִשְׂרָאֵל</w:t>
        </w:r>
      </w:ins>
      <w:del w:id="91338" w:author="Claude - סמנטי" w:date="2026-10-11T12:26:16Z">
        <w:r w:rsidRPr="00464129">
          <w:rPr>
            <w:rStyle w:val="afffff0"/>
            <w:rtl/>
          </w:rPr>
          <w:delText xml:space="preserve">דבר אל בני ישראל</w:delText>
        </w:r>
      </w:del>
      <w:r w:rsidRPr="00464129">
        <w:rPr>
          <w:rStyle w:val="afffff0"/>
          <w:rFonts w:hint="cs"/>
          <w:rtl/>
        </w:rPr>
        <w:t>'</w:t>
      </w:r>
      <w:r w:rsidRPr="00464129">
        <w:rPr>
          <w:rStyle w:val="afffff0"/>
          <w:rtl/>
        </w:rPr>
        <w:t xml:space="preserve"> </w:t>
      </w:r>
      <w:r>
        <w:rPr>
          <w:rtl/>
        </w:rPr>
        <w:t xml:space="preserve">- בני ישראל מצווין על שחוטי חוץ, ואין העובדי כוכבים מצווין על שחוטי חוץ, לפיכך כל אחד ואחד בונה לו במה לעצמו ומקריב </w:t>
      </w:r>
      <w:ins w:id="93917" w:author="מנוע מכני" w:date="2026-10-11T12:04:39Z">
        <w:r>
          <w:rPr>
            <w:rtl/>
          </w:rPr>
          <w:t xml:space="preserve">עליו</w:t>
        </w:r>
      </w:ins>
      <w:del w:id="93918" w:author="מנוע מכני" w:date="2026-10-11T12:04:39Z">
        <w:r>
          <w:rPr>
            <w:rtl/>
          </w:rPr>
          <w:delText xml:space="preserve">עליה</w:delText>
        </w:r>
      </w:del>
      <w:r>
        <w:rPr>
          <w:rtl/>
        </w:rPr>
        <w:t xml:space="preserve"> כל מה שירצה.</w:t>
      </w:r>
    </w:p>
    <w:p>
      <w:pPr>
        <w:pStyle w:val="38"/>
        <w:rPr>
          <w:ins w:id="101356" w:author="מנוע מכני" w:date="2026-10-11T12:04:39Z"/>
        </w:rPr>
      </w:pPr>
      <w:del w:id="101355" w:author="מנוע מכני" w:date="2026-10-11T12:04:39Z">
        <w:r>
          <w:delText xml:space="preserve">•</w:delText>
        </w:r>
      </w:del>
      <w:r>
        <w:t xml:space="preserve"> </w:t>
      </w:r>
      <w:r>
        <w:t xml:space="preserve">א"ר יעקב בר אחא </w:t>
      </w:r>
      <w:r>
        <w:t xml:space="preserve">אמר</w:t>
      </w:r>
      <w:r>
        <w:t xml:space="preserve"> רב אסי:</w:t>
      </w:r>
    </w:p>
    <w:p w:rsidR="00DA63EC" w:rsidRDefault="00DA63EC" w:rsidP="00DA63EC">
      <w:pPr>
        <w:tabs>
          <w:tab w:val="left" w:pos="0"/>
        </w:tabs>
        <w:rPr>
          <w:rtl/>
        </w:rPr>
      </w:pPr>
      <w:del w:id="101357" w:author="מנוע מכני" w:date="2026-10-11T12:04:39Z">
        <w:r>
          <w:rPr>
            <w:rtl/>
          </w:rPr>
          <w:delText xml:space="preserve"> </w:delText>
        </w:r>
      </w:del>
      <w:r>
        <w:rPr>
          <w:rtl/>
        </w:rPr>
        <w:t xml:space="preserve">אסור לסייען ולעשות שליחותן.</w:t>
      </w:r>
    </w:p>
    <w:p>
      <w:pPr>
        <w:pStyle w:val="afffff8"/>
        <w:rPr>
          <w:ins w:id="90031" w:author="קלוד" w:date="2026-10-11T12:29:36Z"/>
        </w:rPr>
      </w:pPr>
      <w:ins w:id="90032" w:author="קלוד" w:date="2026-10-11T12:29:36Z">
        <w:r>
          <w:rPr>
            <w:color w:val="7B3F00"/>
          </w:rPr>
          <w:t xml:space="preserve">נכרי שמקריב - אסור לסייעו, ומותר להורותו</w:t>
        </w:r>
      </w:ins>
    </w:p>
    <w:p>
      <w:pPr>
        <w:pStyle w:val="38"/>
        <w:rPr>
          <w:ins w:id="101358" w:author="מנוע מכני" w:date="2026-10-11T12:04:39Z"/>
        </w:rPr>
      </w:pPr>
      <w:r>
        <w:t xml:space="preserve">רבה:</w:t>
      </w:r>
    </w:p>
    <w:p w:rsidR="00DA63EC" w:rsidRDefault="00DA63EC" w:rsidP="00DA63EC">
      <w:pPr>
        <w:tabs>
          <w:tab w:val="left" w:pos="0"/>
        </w:tabs>
        <w:rPr>
          <w:rtl/>
        </w:rPr>
      </w:pPr>
      <w:del w:id="101359" w:author="מנוע מכני" w:date="2026-10-11T12:04:39Z">
        <w:r>
          <w:rPr>
            <w:rtl/>
          </w:rPr>
          <w:delText xml:space="preserve"> </w:delText>
        </w:r>
      </w:del>
      <w:r>
        <w:rPr>
          <w:rtl/>
        </w:rPr>
        <w:t xml:space="preserve">ולאורינהו [</w:t>
      </w:r>
      <w:ins w:id="95523" w:author="מנוע מכני" w:date="2026-10-11T12:04:39Z">
        <w:r>
          <w:rPr>
            <w:rtl/>
          </w:rPr>
          <w:t xml:space="preserve">להם</w:t>
        </w:r>
      </w:ins>
      <w:del w:id="95524" w:author="מנוע מכני" w:date="2026-10-11T12:04:39Z">
        <w:r>
          <w:rPr>
            <w:rtl/>
          </w:rPr>
          <w:delText xml:space="preserve">להו</w:delText>
        </w:r>
      </w:del>
      <w:r>
        <w:rPr>
          <w:rtl/>
        </w:rPr>
        <w:t xml:space="preserve">] שרי, כי הא דאיפרא הורמיז </w:t>
      </w:r>
      <w:ins w:id="90357" w:author="Claude - סמנטי" w:date="2026-10-11T12:26:16Z">
        <w:r>
          <w:rPr>
            <w:rtl/>
          </w:rPr>
          <w:t xml:space="preserve">אמו</w:t>
        </w:r>
      </w:ins>
      <w:del w:id="90358" w:author="Claude - סמנטי" w:date="2026-10-11T12:26:16Z">
        <w:r>
          <w:rPr>
            <w:rtl/>
          </w:rPr>
          <w:delText xml:space="preserve">אימיה</w:delText>
        </w:r>
      </w:del>
      <w:r>
        <w:rPr>
          <w:rtl/>
        </w:rPr>
        <w:t xml:space="preserve"> דשבור מלכא שדרה קורבנא </w:t>
      </w:r>
      <w:r>
        <w:rPr>
          <w:rStyle w:val="2fb"/>
          <w:rtl/>
        </w:rPr>
        <w:t xml:space="preserve">לרבא</w:t>
      </w:r>
      <w:r>
        <w:rPr>
          <w:rtl/>
        </w:rPr>
        <w:t xml:space="preserve">, שלחה </w:t>
      </w:r>
      <w:ins w:id="93919" w:author="מנוע מכני" w:date="2026-10-11T12:04:39Z">
        <w:r>
          <w:rPr>
            <w:rtl/>
          </w:rPr>
          <w:t xml:space="preserve">לו</w:t>
        </w:r>
      </w:ins>
      <w:del w:id="93920" w:author="מנוע מכני" w:date="2026-10-11T12:04:39Z">
        <w:r>
          <w:rPr>
            <w:rtl/>
          </w:rPr>
          <w:delText xml:space="preserve">ליה</w:delText>
        </w:r>
      </w:del>
      <w:r>
        <w:rPr>
          <w:rtl/>
        </w:rPr>
        <w:t xml:space="preserve">: אסקוה ניהליה לשם שמים, </w:t>
      </w:r>
    </w:p>
    <w:p>
      <w:pPr>
        <w:pStyle w:val="38"/>
        <w:rPr>
          <w:ins w:id="101360" w:author="מנוע מכני" w:date="2026-10-11T12:04:39Z"/>
        </w:rPr>
      </w:pPr>
      <w:r>
        <w:t>א</w:t>
      </w:r>
      <w:r>
        <w:t>"</w:t>
      </w:r>
      <w:r>
        <w:t xml:space="preserve">ל</w:t>
      </w:r>
      <w:r>
        <w:t xml:space="preserve"> ר</w:t>
      </w:r>
      <w:r>
        <w:t>"</w:t>
      </w:r>
      <w:r>
        <w:t>ס ולראב</w:t>
      </w:r>
      <w:r>
        <w:t>"</w:t>
      </w:r>
      <w:r>
        <w:t>ה</w:t>
      </w:r>
      <w:r>
        <w:t xml:space="preserve">:</w:t>
      </w:r>
    </w:p>
    <w:p w:rsidR="00DA63EC" w:rsidRDefault="00DA63EC" w:rsidP="00DA63EC">
      <w:pPr>
        <w:tabs>
          <w:tab w:val="left" w:pos="0"/>
        </w:tabs>
        <w:rPr>
          <w:rtl/>
        </w:rPr>
      </w:pPr>
      <w:del w:id="101361" w:author="מנוע מכני" w:date="2026-10-11T12:04:39Z">
        <w:r>
          <w:rPr>
            <w:rtl/>
          </w:rPr>
          <w:delText xml:space="preserve"> </w:delText>
        </w:r>
      </w:del>
      <w:r>
        <w:rPr>
          <w:rtl/>
        </w:rPr>
        <w:t xml:space="preserve">זילו ודברו </w:t>
      </w:r>
      <w:ins w:id="93921" w:author="מנוע מכני" w:date="2026-10-11T12:04:39Z">
        <w:r>
          <w:rPr>
            <w:rtl/>
          </w:rPr>
          <w:t xml:space="preserve">שני</w:t>
        </w:r>
      </w:ins>
      <w:del w:id="93922" w:author="מנוע מכני" w:date="2026-10-11T12:04:39Z">
        <w:r>
          <w:rPr>
            <w:rtl/>
          </w:rPr>
          <w:delText xml:space="preserve">תרי</w:delText>
        </w:r>
      </w:del>
      <w:r>
        <w:rPr>
          <w:rtl/>
        </w:rPr>
        <w:t xml:space="preserve"> עולמי גולאי, וחזו </w:t>
      </w:r>
      <w:ins w:id="92197" w:author="מנוע מכני" w:date="2026-10-11T12:04:39Z">
        <w:r>
          <w:rPr>
            <w:rtl/>
          </w:rPr>
          <w:t xml:space="preserve">מקום</w:t>
        </w:r>
      </w:ins>
      <w:del w:id="92198" w:author="מנוע מכני" w:date="2026-10-11T12:04:39Z">
        <w:r>
          <w:rPr>
            <w:rtl/>
          </w:rPr>
          <w:delText xml:space="preserve">היכא</w:delText>
        </w:r>
      </w:del>
      <w:r>
        <w:rPr>
          <w:rtl/>
        </w:rPr>
        <w:t xml:space="preserve"> דמסקא ימא שירטון, ושקלו ציבי חדתי ואפיקו נורא ממרא </w:t>
      </w:r>
      <w:ins w:id="90359" w:author="Claude - סמנטי" w:date="2026-10-11T12:26:16Z">
        <w:r>
          <w:rPr>
            <w:rtl/>
          </w:rPr>
          <w:t xml:space="preserve">חדשה</w:t>
        </w:r>
      </w:ins>
      <w:del w:id="90360" w:author="Claude - סמנטי" w:date="2026-10-11T12:26:16Z">
        <w:r>
          <w:rPr>
            <w:rtl/>
          </w:rPr>
          <w:delText xml:space="preserve">חדתא</w:delText>
        </w:r>
      </w:del>
      <w:r>
        <w:rPr>
          <w:rtl/>
        </w:rPr>
        <w:t xml:space="preserve">, ואסקוה ניהליה לשם שמים.</w:t>
      </w:r>
    </w:p>
    <w:p>
      <w:pPr>
        <w:pStyle w:val="38"/>
        <w:rPr>
          <w:ins w:id="101362" w:author="מנוע מכני" w:date="2026-10-11T12:04:39Z"/>
        </w:rPr>
      </w:pPr>
      <w:r w:rsidRPr="00E105BC">
        <w:t xml:space="preserve">א"ל</w:t>
      </w:r>
      <w:r w:rsidRPr="00E105BC">
        <w:t xml:space="preserve"> אביי:</w:t>
      </w:r>
    </w:p>
    <w:p w:rsidR="00DA63EC" w:rsidRPr="00E105BC" w:rsidRDefault="00DA63EC" w:rsidP="00DA63EC">
      <w:pPr>
        <w:tabs>
          <w:tab w:val="left" w:pos="0"/>
        </w:tabs>
        <w:rPr>
          <w:spacing w:val="-4"/>
          <w:rtl/>
        </w:rPr>
      </w:pPr>
      <w:del w:id="101363" w:author="מנוע מכני" w:date="2026-10-11T12:04:39Z">
        <w:r w:rsidRPr="00E105BC">
          <w:rPr>
            <w:spacing w:val="-4"/>
            <w:rtl/>
          </w:rPr>
          <w:delText xml:space="preserve"> </w:delText>
        </w:r>
      </w:del>
      <w:r w:rsidRPr="00E105BC">
        <w:rPr>
          <w:rStyle w:val="2fb"/>
          <w:spacing w:val="-4"/>
          <w:rtl/>
        </w:rPr>
        <w:t xml:space="preserve">כר"א</w:t>
      </w:r>
      <w:r w:rsidRPr="00E105BC">
        <w:rPr>
          <w:spacing w:val="-4"/>
          <w:rtl/>
        </w:rPr>
        <w:t xml:space="preserve"> בן שמוע</w:t>
      </w:r>
      <w:r w:rsidRPr="00E105BC">
        <w:rPr>
          <w:rFonts w:hint="cs"/>
          <w:spacing w:val="-4"/>
          <w:rtl/>
        </w:rPr>
        <w:t xml:space="preserve"> ד</w:t>
      </w:r>
      <w:r w:rsidRPr="00E105BC">
        <w:rPr>
          <w:spacing w:val="-4"/>
          <w:rtl/>
        </w:rPr>
        <w:t>מה מזבח שלא ישתמש בו הדיוט, אף עצים שלא ישתמש בהן הדיוט.</w:t>
      </w:r>
    </w:p>
    <w:p w:rsidR="00DA63EC" w:rsidRDefault="00DA63EC" w:rsidP="00DA63EC">
      <w:pPr>
        <w:tabs>
          <w:tab w:val="left" w:pos="0"/>
        </w:tabs>
        <w:rPr>
          <w:rtl/>
        </w:rPr>
      </w:pPr>
      <w:r>
        <w:rPr>
          <w:rtl/>
        </w:rPr>
        <w:t xml:space="preserve">והא מודה </w:t>
      </w:r>
      <w:r>
        <w:rPr>
          <w:rStyle w:val="2fb"/>
          <w:rtl/>
        </w:rPr>
        <w:t xml:space="preserve">ר"א</w:t>
      </w:r>
      <w:r>
        <w:rPr>
          <w:rtl/>
        </w:rPr>
        <w:t xml:space="preserve"> בן שמוע בבמה! </w:t>
      </w:r>
      <w:r>
        <w:rPr>
          <w:rtl/>
        </w:rPr>
        <w:t xml:space="preserve">דתניא</w:t>
      </w:r>
      <w:r>
        <w:rPr>
          <w:rtl/>
        </w:rPr>
        <w:t xml:space="preserve">, כתוב אחד אומר: </w:t>
      </w:r>
      <w:r>
        <w:rPr>
          <w:rStyle w:val="afffff0"/>
          <w:rtl/>
          <w:rPrChange w:id="9065" w:author="מנוע פסוקים" w:date="2026-10-11T09:29:40Z">
            <w:rPr>
              <w:rtl/>
            </w:rPr>
          </w:rPrChange>
        </w:rPr>
        <w:t xml:space="preserve">ויתן דוד לארנן במקום שקלי זהב משקל שש מאות</w:t>
      </w:r>
      <w:r>
        <w:rPr>
          <w:rtl/>
        </w:rPr>
        <w:t xml:space="preserve"> וגו', וכתיב: </w:t>
      </w:r>
      <w:r>
        <w:rPr>
          <w:rStyle w:val="afffff0"/>
          <w:rtl/>
          <w:rPrChange w:id="9066" w:author="מנוע פסוקים" w:date="2026-10-11T09:29:40Z">
            <w:rPr>
              <w:rtl/>
            </w:rPr>
          </w:rPrChange>
        </w:rPr>
        <w:t xml:space="preserve">ויקן דוד את הגרן ואת הבקר בכסף שקלים חמשים</w:t>
      </w:r>
      <w:r>
        <w:rPr>
          <w:rtl/>
        </w:rPr>
        <w:t xml:space="preserve">, </w:t>
      </w:r>
    </w:p>
    <w:p>
      <w:pPr>
        <w:pStyle w:val="38"/>
        <w:rPr>
          <w:ins w:id="101364" w:author="מנוע מכני" w:date="2026-10-11T12:04:39Z"/>
        </w:rPr>
      </w:pPr>
      <w:r>
        <w:t xml:space="preserve">הא כיצד?</w:t>
      </w:r>
    </w:p>
    <w:p w:rsidR="00DA63EC" w:rsidRDefault="00DA63EC" w:rsidP="00DA63EC">
      <w:pPr>
        <w:tabs>
          <w:tab w:val="left" w:pos="0"/>
        </w:tabs>
        <w:rPr>
          <w:rtl/>
        </w:rPr>
      </w:pPr>
      <w:del w:id="101365" w:author="מנוע מכני" w:date="2026-10-11T12:04:39Z">
        <w:r>
          <w:rPr>
            <w:rtl/>
          </w:rPr>
          <w:delText xml:space="preserve"> </w:delText>
        </w:r>
      </w:del>
      <w:r>
        <w:rPr>
          <w:rtl/>
        </w:rPr>
        <w:t xml:space="preserve">גובה מכל שבט ושבט חמשים שהן ששת מאות</w:t>
      </w:r>
      <w:ins w:id="95359" w:author="מנוע מכני" w:date="2026-10-11T12:04:39Z">
        <w:r>
          <w:rPr>
            <w:rtl/>
          </w:rPr>
          <w:t xml:space="preserve">,</w:t>
        </w:r>
      </w:ins>
      <w:del w:id="95360" w:author="מנוע מכני" w:date="2026-10-11T12:04:39Z">
        <w:r>
          <w:rPr>
            <w:rtl/>
          </w:rPr>
          <w:delText xml:space="preserve">;</w:delText>
        </w:r>
      </w:del>
    </w:p>
    <w:p>
      <w:pPr>
        <w:pStyle w:val="38"/>
        <w:rPr>
          <w:ins w:id="101366" w:author="מנוע מכני" w:date="2026-10-11T12:04:39Z"/>
        </w:rPr>
      </w:pPr>
      <w:r>
        <w:lastRenderedPageBreak/>
        <w:t xml:space="preserve">רבי מאבא יוסי בן דוסתאי:</w:t>
      </w:r>
    </w:p>
    <w:p w:rsidR="00DA63EC" w:rsidRDefault="00DA63EC" w:rsidP="00DA63EC">
      <w:pPr>
        <w:tabs>
          <w:tab w:val="left" w:pos="0"/>
        </w:tabs>
        <w:rPr>
          <w:rtl/>
        </w:rPr>
      </w:pPr>
      <w:del w:id="101367" w:author="מנוע מכני" w:date="2026-10-11T12:04:39Z">
        <w:r>
          <w:rPr>
            <w:rtl/>
          </w:rPr>
          <w:lastRenderedPageBreak/>
          <w:delText xml:space="preserve"> </w:delText>
        </w:r>
      </w:del>
      <w:r>
        <w:rPr>
          <w:rtl/>
        </w:rPr>
        <w:lastRenderedPageBreak/>
        <w:t xml:space="preserve">בקר [ועצים] ומקום מזבח בנ', וכל הבית כולו בשש מאות</w:t>
      </w:r>
      <w:ins w:id="95361" w:author="מנוע מכני" w:date="2026-10-11T12:04:39Z">
        <w:r>
          <w:rPr>
            <w:rtl/>
          </w:rPr>
          <w:t xml:space="preserve">,</w:t>
        </w:r>
      </w:ins>
      <w:del w:id="95362" w:author="מנוע מכני" w:date="2026-10-11T12:04:39Z">
        <w:r>
          <w:rPr>
            <w:rtl/>
          </w:rPr>
          <w:lastRenderedPageBreak/>
          <w:delText xml:space="preserve">;</w:delText>
        </w:r>
      </w:del>
    </w:p>
    <w:p>
      <w:pPr>
        <w:pStyle w:val="38"/>
        <w:rPr>
          <w:ins w:id="101368" w:author="מנוע מכני" w:date="2026-10-11T12:04:39Z"/>
        </w:rPr>
      </w:pPr>
      <w:r>
        <w:t xml:space="preserve">ר"א בן שמוע</w:t>
      </w:r>
      <w:del w:id="101740" w:author="מנוע מכני" w:date="2026-10-11T12:04:39Z">
        <w:r>
          <w:delText xml:space="preserve"> אומר</w:delText>
        </w:r>
      </w:del>
      <w:r>
        <w:t xml:space="preserve">:</w:t>
      </w:r>
    </w:p>
    <w:p w:rsidR="00DA63EC" w:rsidRDefault="00DA63EC" w:rsidP="00DA63EC">
      <w:pPr>
        <w:tabs>
          <w:tab w:val="left" w:pos="0"/>
        </w:tabs>
        <w:rPr>
          <w:rtl/>
        </w:rPr>
      </w:pPr>
      <w:del w:id="101369" w:author="מנוע מכני" w:date="2026-10-11T12:04:39Z">
        <w:r>
          <w:rPr>
            <w:rtl/>
          </w:rPr>
          <w:delText xml:space="preserve"> </w:delText>
        </w:r>
      </w:del>
      <w:r>
        <w:rPr>
          <w:rtl/>
        </w:rPr>
        <w:t xml:space="preserve">בקר ועצים ומקום מזבח בנ', וכל הבית כולו בשש מאות, ד</w:t>
      </w:r>
      <w:r>
        <w:rPr>
          <w:rFonts w:hint="cs"/>
          <w:rtl/>
        </w:rPr>
        <w:t>'</w:t>
      </w:r>
      <w:r>
        <w:rPr>
          <w:rStyle w:val="afffff0"/>
          <w:rtl/>
          <w:rPrChange w:id="9067" w:author="מנוע פסוקים" w:date="2026-10-11T09:29:40Z">
            <w:rPr>
              <w:rtl/>
            </w:rPr>
          </w:rPrChange>
        </w:rPr>
        <w:t xml:space="preserve">ויאמר ארונה אל דוד יקח ויעל אדוני המלך הטוב בעיניו ראה הבקר לעולה והמוריגים וכלי הבקר לעצים</w:t>
      </w:r>
      <w:r>
        <w:rPr>
          <w:rtl/>
        </w:rPr>
        <w:t xml:space="preserve">! </w:t>
      </w:r>
      <w:r>
        <w:rPr>
          <w:rStyle w:val="2fb"/>
          <w:rtl/>
        </w:rPr>
        <w:t xml:space="preserve">ורבא</w:t>
      </w:r>
      <w:r>
        <w:rPr>
          <w:rtl/>
        </w:rPr>
        <w:t xml:space="preserve">? </w:t>
      </w:r>
      <w:r>
        <w:rPr>
          <w:rtl/>
        </w:rPr>
        <w:t xml:space="preserve">אמר</w:t>
      </w:r>
      <w:r>
        <w:rPr>
          <w:rtl/>
        </w:rPr>
        <w:t xml:space="preserve"> לך: </w:t>
      </w:r>
      <w:ins w:id="92199" w:author="מנוע מכני" w:date="2026-10-11T12:04:39Z">
        <w:r>
          <w:rPr>
            <w:rtl/>
          </w:rPr>
          <w:t xml:space="preserve">שם</w:t>
        </w:r>
      </w:ins>
      <w:del w:id="92200" w:author="מנוע מכני" w:date="2026-10-11T12:04:39Z">
        <w:r>
          <w:rPr>
            <w:rtl/>
          </w:rPr>
          <w:delText xml:space="preserve">התם</w:delText>
        </w:r>
      </w:del>
      <w:r>
        <w:rPr>
          <w:rtl/>
        </w:rPr>
        <w:t xml:space="preserve"> </w:t>
      </w:r>
      <w:ins w:id="92201" w:author="מנוע מכני" w:date="2026-10-11T12:04:39Z">
        <w:r>
          <w:rPr>
            <w:rtl/>
          </w:rPr>
          <w:t xml:space="preserve">גם</w:t>
        </w:r>
      </w:ins>
      <w:del w:id="92202" w:author="מנוע מכני" w:date="2026-10-11T12:04:39Z">
        <w:r>
          <w:rPr>
            <w:rtl/>
          </w:rPr>
          <w:delText xml:space="preserve">נמי</w:delText>
        </w:r>
      </w:del>
      <w:r>
        <w:rPr>
          <w:rtl/>
        </w:rPr>
        <w:t xml:space="preserve"> בחדתי.</w:t>
      </w:r>
    </w:p>
    <w:p>
      <w:pPr>
        <w:pStyle w:val="38"/>
        <w:rPr>
          <w:ins w:id="101370" w:author="מנוע מכני" w:date="2026-10-11T12:04:39Z"/>
        </w:rPr>
      </w:pPr>
      <w:r>
        <w:t>מוריגים</w:t>
      </w:r>
      <w:r>
        <w:t xml:space="preserve">- </w:t>
      </w:r>
      <w:r>
        <w:t xml:space="preserve">עולא:</w:t>
      </w:r>
    </w:p>
    <w:p w:rsidR="00DA63EC" w:rsidRDefault="00DA63EC" w:rsidP="00DA63EC">
      <w:pPr>
        <w:tabs>
          <w:tab w:val="left" w:pos="0"/>
        </w:tabs>
        <w:rPr>
          <w:rtl/>
        </w:rPr>
      </w:pPr>
      <w:del w:id="101371" w:author="מנוע מכני" w:date="2026-10-11T12:04:39Z">
        <w:r>
          <w:rPr>
            <w:rtl/>
          </w:rPr>
          <w:delText xml:space="preserve"> </w:delText>
        </w:r>
      </w:del>
      <w:r>
        <w:rPr>
          <w:rtl/>
        </w:rPr>
        <w:t xml:space="preserve">מטה של טורבל.</w:t>
      </w:r>
      <w:r>
        <w:rPr>
          <w:rFonts w:hint="cs"/>
          <w:rtl/>
        </w:rPr>
        <w:t xml:space="preserve"> עיזא דקרקסא דדיישן דישאי</w:t>
      </w:r>
    </w:p>
    <w:p w:rsidR="00DA63EC" w:rsidRDefault="00DA63EC" w:rsidP="00DA63EC">
      <w:pPr>
        <w:tabs>
          <w:tab w:val="left" w:pos="0"/>
        </w:tabs>
        <w:rPr>
          <w:rtl/>
        </w:rPr>
      </w:pPr>
      <w:r>
        <w:rPr>
          <w:rtl/>
        </w:rPr>
        <w:t>•</w:t>
      </w:r>
      <w:r>
        <w:rPr>
          <w:rFonts w:hint="cs"/>
          <w:rtl/>
        </w:rPr>
        <w:t xml:space="preserve"> </w:t>
      </w:r>
      <w:r>
        <w:rPr>
          <w:rStyle w:val="2fb"/>
          <w:rtl/>
        </w:rPr>
        <w:t xml:space="preserve">אביי</w:t>
      </w:r>
      <w:r>
        <w:rPr>
          <w:rtl/>
        </w:rPr>
        <w:t xml:space="preserve">:</w:t>
      </w:r>
      <w:r w:rsidRPr="003017EE">
        <w:rPr>
          <w:rStyle w:val="afffff0"/>
          <w:rFonts w:hint="cs"/>
          <w:rtl/>
        </w:rPr>
        <w:t>'</w:t>
      </w:r>
      <w:ins w:id="91339" w:author="Claude - סמנטי" w:date="2026-10-11T12:26:16Z">
        <w:r>
          <w:rPr>
            <w:rStyle w:val="afffff0"/>
            <w:rtl/>
          </w:rPr>
          <w:t xml:space="preserve">הִנֵּה שַׂמְתִּיךָ לְמוֹרַג חָרוּץ חָדָשׁ בַּעַל פִּיפִיּוֹת</w:t>
        </w:r>
      </w:ins>
      <w:del w:id="91340" w:author="Claude - סמנטי" w:date="2026-10-11T12:26:16Z">
        <w:r w:rsidRPr="003017EE">
          <w:rPr>
            <w:rStyle w:val="afffff0"/>
            <w:rtl/>
          </w:rPr>
          <w:delText xml:space="preserve">הנה שמתיך למורג חרוץ חדש בעל פיפיות</w:delText>
        </w:r>
      </w:del>
      <w:r w:rsidRPr="003017EE">
        <w:rPr>
          <w:rStyle w:val="afffff0"/>
          <w:rFonts w:hint="cs"/>
          <w:rtl/>
        </w:rPr>
        <w:t>'</w:t>
      </w:r>
      <w:r w:rsidRPr="003017EE">
        <w:rPr>
          <w:rStyle w:val="afffff0"/>
          <w:rtl/>
        </w:rPr>
        <w:t>.</w:t>
      </w:r>
    </w:p>
    <w:p>
      <w:pPr>
        <w:pStyle w:val="afffff8"/>
        <w:rPr>
          <w:ins w:id="90029" w:author="קלוד" w:date="2026-10-11T12:29:36Z"/>
        </w:rPr>
      </w:pPr>
      <w:ins w:id="90030" w:author="קלוד" w:date="2026-10-11T12:29:36Z">
        <w:r>
          <w:rPr>
            <w:color w:val="7B3F00"/>
          </w:rPr>
          <w:t xml:space="preserve">מקום מזבח בגורן ארנן - חמשים כסף או שש מאות זהב</w:t>
        </w:r>
      </w:ins>
    </w:p>
    <w:p w:rsidR="00DA63EC" w:rsidRDefault="00DA63EC" w:rsidP="00DA63EC">
      <w:pPr>
        <w:tabs>
          <w:tab w:val="left" w:pos="0"/>
        </w:tabs>
        <w:rPr>
          <w:rtl/>
        </w:rPr>
      </w:pPr>
      <w:r>
        <w:rPr>
          <w:rtl/>
        </w:rPr>
        <w:t xml:space="preserve">מקרי </w:t>
      </w:r>
      <w:ins w:id="93923" w:author="מנוע מכני" w:date="2026-10-11T12:04:39Z">
        <w:r>
          <w:rPr>
            <w:rtl/>
          </w:rPr>
          <w:t xml:space="preserve">לו</w:t>
        </w:r>
      </w:ins>
      <w:del w:id="93924" w:author="מנוע מכני" w:date="2026-10-11T12:04:39Z">
        <w:r>
          <w:rPr>
            <w:rtl/>
          </w:rPr>
          <w:delText xml:space="preserve">ליה</w:delText>
        </w:r>
      </w:del>
      <w:r>
        <w:rPr>
          <w:rtl/>
        </w:rPr>
        <w:t xml:space="preserve"> </w:t>
      </w:r>
      <w:r>
        <w:rPr>
          <w:rStyle w:val="2fb"/>
          <w:rtl/>
        </w:rPr>
        <w:t xml:space="preserve">רבא</w:t>
      </w:r>
      <w:r>
        <w:rPr>
          <w:rtl/>
        </w:rPr>
        <w:t xml:space="preserve"> לבריה ורמי קראי אהדדי, כתיב: ויתן דוד לארנן וגו', </w:t>
      </w:r>
    </w:p>
    <w:p>
      <w:pPr>
        <w:pStyle w:val="38"/>
        <w:rPr>
          <w:ins w:id="101372" w:author="מנוע מכני" w:date="2026-10-11T12:04:39Z"/>
        </w:rPr>
      </w:pPr>
      <w:r>
        <w:t xml:space="preserve">וכתיב:</w:t>
      </w:r>
    </w:p>
    <w:p w:rsidR="00DA63EC" w:rsidRDefault="00DA63EC" w:rsidP="00DA63EC">
      <w:pPr>
        <w:tabs>
          <w:tab w:val="left" w:pos="0"/>
        </w:tabs>
        <w:rPr>
          <w:rtl/>
        </w:rPr>
      </w:pPr>
      <w:del w:id="101373" w:author="מנוע מכני" w:date="2026-10-11T12:04:39Z">
        <w:r>
          <w:rPr>
            <w:rtl/>
          </w:rPr>
          <w:delText xml:space="preserve"> </w:delText>
        </w:r>
      </w:del>
      <w:r>
        <w:rPr>
          <w:rtl/>
        </w:rPr>
        <w:t xml:space="preserve">ויקן דוד וגו', הא כיצד? גובה מכל שבט ושבט חמשים שהן שש מאות.</w:t>
      </w:r>
    </w:p>
    <w:p w:rsidR="00DA63EC" w:rsidRDefault="00DA63EC" w:rsidP="00DA63EC">
      <w:pPr>
        <w:tabs>
          <w:tab w:val="left" w:pos="0"/>
        </w:tabs>
        <w:rPr>
          <w:rtl/>
        </w:rPr>
      </w:pPr>
      <w:r>
        <w:rPr>
          <w:rtl/>
        </w:rPr>
        <w:t xml:space="preserve">ואכתי קשיין אהדדי, </w:t>
      </w:r>
      <w:ins w:id="92203" w:author="מנוע מכני" w:date="2026-10-11T12:04:39Z">
        <w:r>
          <w:rPr>
            <w:rtl/>
          </w:rPr>
          <w:t xml:space="preserve">שם</w:t>
        </w:r>
      </w:ins>
      <w:del w:id="92204" w:author="מנוע מכני" w:date="2026-10-11T12:04:39Z">
        <w:r>
          <w:rPr>
            <w:rtl/>
          </w:rPr>
          <w:delText xml:space="preserve">התם</w:delText>
        </w:r>
      </w:del>
      <w:r>
        <w:rPr>
          <w:rtl/>
        </w:rPr>
        <w:t xml:space="preserve"> כסף, </w:t>
      </w:r>
      <w:ins w:id="92205" w:author="מנוע מכני" w:date="2026-10-11T12:04:39Z">
        <w:r>
          <w:rPr>
            <w:rtl/>
          </w:rPr>
          <w:t xml:space="preserve">כאן</w:t>
        </w:r>
      </w:ins>
      <w:del w:id="92206" w:author="מנוע מכני" w:date="2026-10-11T12:04:39Z">
        <w:r>
          <w:rPr>
            <w:rtl/>
          </w:rPr>
          <w:delText xml:space="preserve">הכא</w:delText>
        </w:r>
      </w:del>
      <w:r>
        <w:rPr>
          <w:rtl/>
        </w:rPr>
        <w:t xml:space="preserve"> זהב! אלא </w:t>
      </w:r>
      <w:r>
        <w:rPr>
          <w:rtl/>
        </w:rPr>
        <w:t xml:space="preserve">ה"ק</w:t>
      </w:r>
      <w:r>
        <w:rPr>
          <w:rtl/>
        </w:rPr>
        <w:t xml:space="preserve">: גובה כסף במשקל שש מאות זהב.</w:t>
      </w:r>
    </w:p>
    <w:p w:rsidR="00DA63EC" w:rsidRDefault="00DA63EC" w:rsidP="00DA63EC">
      <w:pPr>
        <w:pStyle w:val="affffd"/>
        <w:rPr>
          <w:del w:id="90198" w:author="מנוע עיצוב" w:date="2026-10-11T12:09:26Z"/>
          <w:rtl/>
        </w:rPr>
      </w:pPr>
      <w:del w:id="90197" w:author="מנוע עיצוב" w:date="2026-10-11T12:09:26Z">
        <w:r>
          <w:rPr>
            <w:rtl/>
          </w:rPr>
          <w:delText xml:space="preserve">׹</w:delText>
        </w:r>
      </w:del>
    </w:p>
    <w:p w:rsidR="00DA63EC" w:rsidRDefault="00DA63EC" w:rsidP="00DA63EC">
      <w:pPr>
        <w:pStyle w:val="affff1"/>
        <w:ind w:end="0"/>
        <w:rPr>
          <w:rtl/>
        </w:rPr>
        <w:pPrChange w:id="20173" w:author="קלוד" w:date="2026-10-11T09:07:24Z">
          <w:pPr>
            <w:pStyle w:val="affff1"/>
            <w:rPr>
              <w:rtl/>
            </w:rPr>
          </w:pPr>
        </w:pPrChange>
      </w:pPr>
      <w:ins w:id="9910" w:author="מספור קטעי משנה" w:date="2026-10-11T09:35:09Z">
        <w:r>
          <w:rPr>
            <w:rStyle w:val="MisparKeta"/>
          </w:rPr>
          <w:t xml:space="preserve">ב. </w:t>
        </w:r>
      </w:ins>
      <w:r>
        <w:rPr>
          <w:rtl/>
        </w:rPr>
        <w:t>קדשים קלים נאכלים [בכל מחנה ישראל].</w:t>
      </w:r>
    </w:p>
    <w:p>
      <w:pPr>
        <w:pStyle w:val="38"/>
        <w:rPr>
          <w:ins w:id="101374" w:author="מנוע מכני" w:date="2026-10-11T12:04:39Z"/>
        </w:rPr>
      </w:pPr>
      <w:r>
        <w:t>א</w:t>
      </w:r>
      <w:r>
        <w:t>ר</w:t>
      </w:r>
      <w:r>
        <w:t>"</w:t>
      </w:r>
      <w:r>
        <w:t>ה</w:t>
      </w:r>
      <w:r>
        <w:t xml:space="preserve">:</w:t>
      </w:r>
    </w:p>
    <w:p w:rsidR="00DA63EC" w:rsidRDefault="00DA63EC" w:rsidP="00DA63EC">
      <w:pPr>
        <w:tabs>
          <w:tab w:val="left" w:pos="0"/>
        </w:tabs>
        <w:rPr>
          <w:rtl/>
        </w:rPr>
      </w:pPr>
      <w:del w:id="101375" w:author="מנוע מכני" w:date="2026-10-11T12:04:39Z">
        <w:r>
          <w:rPr>
            <w:rtl/>
          </w:rPr>
          <w:delText xml:space="preserve"> </w:delText>
        </w:r>
      </w:del>
      <w:r>
        <w:rPr>
          <w:rtl/>
        </w:rPr>
        <w:t xml:space="preserve">בכל מקומות ישראל, אבל מחנה </w:t>
      </w:r>
      <w:r>
        <w:rPr>
          <w:rtl/>
        </w:rPr>
        <w:t xml:space="preserve">לא</w:t>
      </w:r>
      <w:r>
        <w:rPr>
          <w:rtl/>
        </w:rPr>
        <w:t xml:space="preserve"> הוי.</w:t>
      </w:r>
    </w:p>
    <w:p>
      <w:pPr>
        <w:pStyle w:val="38"/>
        <w:rPr>
          <w:ins w:id="101376" w:author="מנוע מכני" w:date="2026-10-11T12:04:39Z"/>
        </w:rPr>
      </w:pPr>
      <w:r w:rsidRPr="00E105BC">
        <w:t>איתיביה ר"נ לר"</w:t>
      </w:r>
      <w:r w:rsidRPr="00E105BC">
        <w:t>ה</w:t>
      </w:r>
      <w:r w:rsidRPr="00E105BC">
        <w:t xml:space="preserve">:</w:t>
      </w:r>
    </w:p>
    <w:p w:rsidR="00DA63EC" w:rsidRPr="00E105BC" w:rsidRDefault="00DA63EC" w:rsidP="00DA63EC">
      <w:pPr>
        <w:tabs>
          <w:tab w:val="left" w:pos="0"/>
        </w:tabs>
        <w:rPr>
          <w:spacing w:val="-6"/>
          <w:rtl/>
        </w:rPr>
      </w:pPr>
      <w:del w:id="101377" w:author="מנוע מכני" w:date="2026-10-11T12:04:39Z">
        <w:r w:rsidRPr="00E105BC">
          <w:rPr>
            <w:spacing w:val="-6"/>
            <w:rtl/>
          </w:rPr>
          <w:delText xml:space="preserve"> </w:delText>
        </w:r>
      </w:del>
      <w:r w:rsidRPr="00E105BC">
        <w:rPr>
          <w:spacing w:val="-6"/>
          <w:rtl/>
        </w:rPr>
        <w:t xml:space="preserve">ומחנות במדבר </w:t>
      </w:r>
      <w:r w:rsidRPr="00E105BC">
        <w:rPr>
          <w:spacing w:val="-6"/>
          <w:rtl/>
        </w:rPr>
        <w:t xml:space="preserve">לא</w:t>
      </w:r>
      <w:r w:rsidRPr="00E105BC">
        <w:rPr>
          <w:spacing w:val="-6"/>
          <w:rtl/>
        </w:rPr>
        <w:t xml:space="preserve"> </w:t>
      </w:r>
      <w:ins w:id="95701" w:author="מנוע מכני" w:date="2026-10-11T12:04:39Z">
        <w:r>
          <w:rPr>
            <w:spacing w:val="-6"/>
            <w:rtl/>
          </w:rPr>
          <w:t xml:space="preserve">היה</w:t>
        </w:r>
      </w:ins>
      <w:del w:id="95702" w:author="מנוע מכני" w:date="2026-10-11T12:04:39Z">
        <w:r w:rsidRPr="00E105BC">
          <w:rPr>
            <w:spacing w:val="-6"/>
            <w:rtl/>
          </w:rPr>
          <w:delText xml:space="preserve">הואי</w:delText>
        </w:r>
      </w:del>
      <w:r w:rsidRPr="00E105BC">
        <w:rPr>
          <w:spacing w:val="-6"/>
          <w:rtl/>
        </w:rPr>
        <w:t xml:space="preserve">? והא </w:t>
      </w:r>
      <w:r w:rsidRPr="00E105BC">
        <w:rPr>
          <w:spacing w:val="-6"/>
          <w:rtl/>
        </w:rPr>
        <w:t xml:space="preserve">תניא</w:t>
      </w:r>
      <w:r w:rsidRPr="00E105BC">
        <w:rPr>
          <w:spacing w:val="-6"/>
          <w:rtl/>
        </w:rPr>
        <w:t xml:space="preserve">: כשם שמחנה במדבר כך מחנה בירושלים, </w:t>
      </w:r>
    </w:p>
    <w:p w:rsidR="00DA63EC" w:rsidRDefault="00DA63EC" w:rsidP="00DA63EC">
      <w:pPr>
        <w:tabs>
          <w:tab w:val="left" w:pos="0"/>
        </w:tabs>
        <w:rPr>
          <w:rtl/>
        </w:rPr>
      </w:pPr>
      <w:r>
        <w:rPr>
          <w:rtl/>
        </w:rPr>
        <w:t>מירושלים להר הבית מחנה ישראל, מהר הבית לשער נקנור מחנה לויה, מכאן ואילך מחנה שכינה, והן הן קלעים שבמדבר! אלא אימא: בכל מקום מחנה ישראל.</w:t>
      </w:r>
    </w:p>
    <w:p w:rsidR="00DA63EC" w:rsidRDefault="00DA63EC" w:rsidP="00DA63EC">
      <w:pPr>
        <w:tabs>
          <w:tab w:val="left" w:pos="0"/>
        </w:tabs>
        <w:rPr>
          <w:rtl/>
        </w:rPr>
      </w:pPr>
      <w:r>
        <w:rPr>
          <w:rtl/>
        </w:rPr>
        <w:t xml:space="preserve">פשיטא! מהו </w:t>
      </w:r>
      <w:ins w:id="96787" w:author="מנוע מכני" w:date="2026-10-11T12:04:39Z">
        <w:r>
          <w:rPr>
            <w:rtl/>
          </w:rPr>
          <w:t xml:space="preserve">דתאמר</w:t>
        </w:r>
      </w:ins>
      <w:del w:id="96788" w:author="מנוע מכני" w:date="2026-10-11T12:04:39Z">
        <w:r>
          <w:rPr>
            <w:rtl/>
          </w:rPr>
          <w:delText xml:space="preserve">דתימא</w:delText>
        </w:r>
      </w:del>
      <w:r>
        <w:rPr>
          <w:rtl/>
        </w:rPr>
        <w:t xml:space="preserve"> איפסלו ביוצא, </w:t>
      </w:r>
      <w:r>
        <w:rPr>
          <w:rtl/>
        </w:rPr>
        <w:t xml:space="preserve">קמ"ל</w:t>
      </w:r>
      <w:r>
        <w:rPr>
          <w:rtl/>
        </w:rPr>
        <w:t xml:space="preserve">.</w:t>
      </w:r>
    </w:p>
    <w:p>
      <w:pPr>
        <w:pStyle w:val="38"/>
        <w:rPr>
          <w:ins w:id="101378" w:author="מנוע מכני" w:date="2026-10-11T12:04:39Z"/>
        </w:rPr>
      </w:pPr>
      <w:r>
        <w:t>ו</w:t>
      </w:r>
      <w:r>
        <w:t xml:space="preserve">הך</w:t>
      </w:r>
    </w:p>
    <w:p w:rsidR="00DA63EC" w:rsidRDefault="00DA63EC" w:rsidP="00DA63EC">
      <w:pPr>
        <w:tabs>
          <w:tab w:val="left" w:pos="0"/>
        </w:tabs>
        <w:rPr>
          <w:rtl/>
        </w:rPr>
      </w:pPr>
      <w:del w:id="101379" w:author="מנוע מכני" w:date="2026-10-11T12:04:39Z">
        <w:r>
          <w:rPr>
            <w:rFonts w:hint="cs"/>
            <w:rtl/>
          </w:rPr>
          <w:delText xml:space="preserve"> </w:delText>
        </w:r>
      </w:del>
      <w:r w:rsidRPr="0046594B">
        <w:rPr>
          <w:rStyle w:val="afffff0"/>
          <w:rFonts w:hint="cs"/>
          <w:rtl/>
        </w:rPr>
        <w:t>ד'</w:t>
      </w:r>
      <w:ins w:id="91341" w:author="Claude - סמנטי" w:date="2026-10-11T12:26:16Z">
        <w:r>
          <w:rPr>
            <w:rStyle w:val="afffff0"/>
            <w:rtl/>
          </w:rPr>
          <w:t xml:space="preserve">וְנָסַע אֹהֶל מוֹעֵד</w:t>
        </w:r>
      </w:ins>
      <w:del w:id="91342" w:author="Claude - סמנטי" w:date="2026-10-11T12:26:16Z">
        <w:r w:rsidRPr="0046594B">
          <w:rPr>
            <w:rStyle w:val="afffff0"/>
            <w:rtl/>
          </w:rPr>
          <w:delText xml:space="preserve">ונסע אהל מועד</w:delText>
        </w:r>
      </w:del>
      <w:r w:rsidRPr="0046594B">
        <w:rPr>
          <w:rStyle w:val="afffff0"/>
          <w:rFonts w:hint="cs"/>
          <w:rtl/>
        </w:rPr>
        <w:t>'</w:t>
      </w:r>
      <w:r w:rsidRPr="0046594B">
        <w:rPr>
          <w:rStyle w:val="afffff0"/>
          <w:rtl/>
        </w:rPr>
        <w:t>,</w:t>
      </w:r>
      <w:r>
        <w:rPr>
          <w:rtl/>
        </w:rPr>
        <w:t xml:space="preserve"> </w:t>
      </w:r>
      <w:ins w:id="94045" w:author="מנוע מכני" w:date="2026-10-11T12:04:39Z">
        <w:r>
          <w:rPr>
            <w:rtl/>
          </w:rPr>
          <w:t xml:space="preserve">אף</w:t>
        </w:r>
      </w:ins>
      <w:del w:id="94046" w:author="מנוע מכני" w:date="2026-10-11T12:04:39Z">
        <w:r>
          <w:rPr>
            <w:rtl/>
          </w:rPr>
          <w:delText xml:space="preserve">אע"פ</w:delText>
        </w:r>
      </w:del>
      <w:r>
        <w:rPr>
          <w:rtl/>
        </w:rPr>
        <w:t xml:space="preserve"> שנסע אהל מועד הוא.</w:t>
      </w:r>
    </w:p>
    <w:p>
      <w:pPr>
        <w:pStyle w:val="38"/>
        <w:rPr>
          <w:ins w:id="101381" w:author="מנוע מכני" w:date="2026-10-11T12:04:39Z"/>
        </w:rPr>
      </w:pPr>
      <w:del w:id="101380" w:author="מנוע מכני" w:date="2026-10-11T12:04:39Z">
        <w:r>
          <w:delText xml:space="preserve">•</w:delText>
        </w:r>
      </w:del>
      <w:r>
        <w:t xml:space="preserve"> </w:t>
      </w:r>
      <w:r>
        <w:t xml:space="preserve">תניא</w:t>
      </w:r>
      <w:r>
        <w:t xml:space="preserve">, רשב"י</w:t>
      </w:r>
      <w:del w:id="101741" w:author="מנוע מכני" w:date="2026-10-11T12:04:39Z">
        <w:r>
          <w:delText xml:space="preserve"> אומר</w:delText>
        </w:r>
      </w:del>
      <w:r>
        <w:t xml:space="preserve">:</w:t>
      </w:r>
    </w:p>
    <w:p w:rsidR="00DA63EC" w:rsidRDefault="00DA63EC" w:rsidP="00DA63EC">
      <w:pPr>
        <w:tabs>
          <w:tab w:val="left" w:pos="0"/>
        </w:tabs>
        <w:rPr>
          <w:rtl/>
        </w:rPr>
      </w:pPr>
      <w:del w:id="101382" w:author="מנוע מכני" w:date="2026-10-11T12:04:39Z">
        <w:r>
          <w:rPr>
            <w:rtl/>
          </w:rPr>
          <w:delText xml:space="preserve"> </w:delText>
        </w:r>
      </w:del>
      <w:r>
        <w:rPr>
          <w:rtl/>
        </w:rPr>
        <w:t xml:space="preserve">עוד אחרת היתה וחיל עזרת נשים היא, ולא היו עונשין </w:t>
      </w:r>
      <w:ins w:id="93925" w:author="מנוע מכני" w:date="2026-10-11T12:04:39Z">
        <w:r>
          <w:rPr>
            <w:rtl/>
          </w:rPr>
          <w:t xml:space="preserve">עליו</w:t>
        </w:r>
      </w:ins>
      <w:del w:id="93926" w:author="מנוע מכני" w:date="2026-10-11T12:04:39Z">
        <w:r>
          <w:rPr>
            <w:rtl/>
          </w:rPr>
          <w:delText xml:space="preserve">עליה</w:delText>
        </w:r>
      </w:del>
      <w:r>
        <w:rPr>
          <w:rtl/>
        </w:rPr>
        <w:t xml:space="preserve">, ובשילה </w:t>
      </w:r>
      <w:r>
        <w:rPr>
          <w:rtl/>
        </w:rPr>
        <w:t xml:space="preserve">לא</w:t>
      </w:r>
      <w:r>
        <w:rPr>
          <w:rtl/>
        </w:rPr>
        <w:t xml:space="preserve"> היו אלא שני מחנות בלבד.</w:t>
      </w:r>
    </w:p>
    <w:p w:rsidR="00DA63EC" w:rsidRDefault="00DA63EC" w:rsidP="00DA63EC">
      <w:pPr>
        <w:pStyle w:val="afff3"/>
        <w:framePr w:wrap="around"/>
        <w:rPr>
          <w:rtl/>
        </w:rPr>
      </w:pPr>
      <w:r>
        <w:rPr>
          <w:rFonts w:hint="cs"/>
          <w:rtl/>
        </w:rPr>
        <w:t>קיז.</w:t>
      </w:r>
    </w:p>
    <w:p>
      <w:pPr>
        <w:pStyle w:val="afffff8"/>
        <w:rPr>
          <w:ins w:id="90027" w:author="קלוד" w:date="2026-10-11T12:29:36Z"/>
        </w:rPr>
      </w:pPr>
      <w:ins w:id="90028" w:author="קלוד" w:date="2026-10-11T12:29:36Z">
        <w:r>
          <w:rPr>
            <w:color w:val="7B3F00"/>
          </w:rPr>
          <w:t xml:space="preserve">כמה מחנות היו בשילה - רבה ורבא</w:t>
        </w:r>
      </w:ins>
    </w:p>
    <w:p>
      <w:pPr>
        <w:pStyle w:val="38"/>
        <w:rPr>
          <w:ins w:id="101383" w:author="מנוע מכני" w:date="2026-10-11T12:04:39Z"/>
        </w:rPr>
      </w:pPr>
      <w:r>
        <w:t xml:space="preserve">רבה:</w:t>
      </w:r>
    </w:p>
    <w:p w:rsidR="00DA63EC" w:rsidRDefault="00DA63EC" w:rsidP="00DA63EC">
      <w:pPr>
        <w:tabs>
          <w:tab w:val="left" w:pos="0"/>
        </w:tabs>
        <w:rPr>
          <w:rtl/>
        </w:rPr>
      </w:pPr>
      <w:del w:id="101384" w:author="מנוע מכני" w:date="2026-10-11T12:04:39Z">
        <w:r>
          <w:rPr>
            <w:rtl/>
          </w:rPr>
          <w:delText xml:space="preserve"> </w:delText>
        </w:r>
      </w:del>
      <w:ins w:id="97415" w:author="מנוע מכני" w:date="2026-10-11T12:04:39Z">
        <w:r>
          <w:rPr>
            <w:rtl/>
          </w:rPr>
          <w:t xml:space="preserve">מסתבר</w:t>
        </w:r>
      </w:ins>
      <w:del w:id="97416" w:author="מנוע מכני" w:date="2026-10-11T12:04:39Z">
        <w:r>
          <w:rPr>
            <w:rtl/>
          </w:rPr>
          <w:delText xml:space="preserve">מסתברא</w:delText>
        </w:r>
      </w:del>
      <w:r>
        <w:rPr>
          <w:rtl/>
        </w:rPr>
        <w:t xml:space="preserve"> דמחנה לויה </w:t>
      </w:r>
      <w:ins w:id="95703" w:author="מנוע מכני" w:date="2026-10-11T12:04:39Z">
        <w:r>
          <w:rPr>
            <w:rtl/>
          </w:rPr>
          <w:t xml:space="preserve">היה</w:t>
        </w:r>
      </w:ins>
      <w:del w:id="95704" w:author="מנוע מכני" w:date="2026-10-11T12:04:39Z">
        <w:r>
          <w:rPr>
            <w:rtl/>
          </w:rPr>
          <w:delText xml:space="preserve">הואי</w:delText>
        </w:r>
      </w:del>
      <w:r>
        <w:rPr>
          <w:rtl/>
        </w:rPr>
        <w:t xml:space="preserve">, </w:t>
      </w:r>
      <w:ins w:id="96121" w:author="מנוע מכני" w:date="2026-10-11T12:04:39Z">
        <w:r>
          <w:rPr>
            <w:rtl/>
          </w:rPr>
          <w:t xml:space="preserve">דאם </w:t>
        </w:r>
      </w:ins>
      <w:del w:id="96122" w:author="מנוע מכני" w:date="2026-10-11T12:04:39Z">
        <w:r>
          <w:rPr>
            <w:rtl/>
          </w:rPr>
          <w:delText xml:space="preserve">דאי </w:delText>
        </w:r>
      </w:del>
      <w:r>
        <w:rPr>
          <w:rFonts w:hint="cs"/>
          <w:rtl/>
        </w:rPr>
        <w:t xml:space="preserve">לא</w:t>
      </w:r>
      <w:r>
        <w:rPr>
          <w:rFonts w:hint="cs"/>
          <w:rtl/>
        </w:rPr>
        <w:t xml:space="preserve"> </w:t>
      </w:r>
      <w:r>
        <w:rPr>
          <w:rtl/>
        </w:rPr>
        <w:t>נמצאו זבין וטמאי מתים משתלחין חוץ למחנה אחת, והתורה אמרה:</w:t>
      </w:r>
      <w:r w:rsidRPr="00464129">
        <w:rPr>
          <w:rStyle w:val="afffff0"/>
          <w:rtl/>
        </w:rPr>
        <w:t xml:space="preserve"> </w:t>
      </w:r>
      <w:r w:rsidRPr="00464129">
        <w:rPr>
          <w:rStyle w:val="afffff0"/>
          <w:rFonts w:hint="cs"/>
          <w:rtl/>
        </w:rPr>
        <w:t>'</w:t>
      </w:r>
      <w:ins w:id="91343" w:author="Claude - סמנטי" w:date="2026-10-11T12:26:16Z">
        <w:r>
          <w:rPr>
            <w:rStyle w:val="afffff0"/>
            <w:rtl/>
          </w:rPr>
          <w:t xml:space="preserve">וְלֹא יְטַמְּאוּ אֶת מַחֲנֵיהֶם</w:t>
        </w:r>
      </w:ins>
      <w:del w:id="91344" w:author="Claude - סמנטי" w:date="2026-10-11T12:26:16Z">
        <w:r w:rsidRPr="00464129">
          <w:rPr>
            <w:rStyle w:val="afffff0"/>
            <w:rtl/>
          </w:rPr>
          <w:delText xml:space="preserve">ולא יטמאו את מחניהם</w:delText>
        </w:r>
      </w:del>
      <w:r w:rsidRPr="00464129">
        <w:rPr>
          <w:rStyle w:val="afffff0"/>
          <w:rFonts w:hint="cs"/>
          <w:rtl/>
        </w:rPr>
        <w:t>'</w:t>
      </w:r>
      <w:r w:rsidRPr="00464129">
        <w:rPr>
          <w:rStyle w:val="afffff0"/>
          <w:rtl/>
        </w:rPr>
        <w:t>,</w:t>
      </w:r>
      <w:r>
        <w:rPr>
          <w:rtl/>
        </w:rPr>
        <w:t xml:space="preserve"> תן מחנה לזה ומחנה לזה.</w:t>
      </w:r>
    </w:p>
    <w:p>
      <w:pPr>
        <w:pStyle w:val="38"/>
        <w:rPr>
          <w:ins w:id="101385" w:author="מנוע מכני" w:date="2026-10-11T12:04:39Z"/>
        </w:rPr>
      </w:pPr>
      <w:r>
        <w:t xml:space="preserve">א"ל</w:t>
      </w:r>
      <w:r>
        <w:t xml:space="preserve"> רבא:</w:t>
      </w:r>
    </w:p>
    <w:p w:rsidR="00DA63EC" w:rsidRDefault="00DA63EC" w:rsidP="00DA63EC">
      <w:pPr>
        <w:tabs>
          <w:tab w:val="left" w:pos="0"/>
        </w:tabs>
        <w:rPr>
          <w:rtl/>
        </w:rPr>
      </w:pPr>
      <w:del w:id="101386" w:author="מנוע מכני" w:date="2026-10-11T12:04:39Z">
        <w:r>
          <w:rPr>
            <w:rtl/>
          </w:rPr>
          <w:delText xml:space="preserve"> </w:delText>
        </w:r>
      </w:del>
      <w:r>
        <w:rPr>
          <w:rtl/>
        </w:rPr>
        <w:t xml:space="preserve">אלא </w:t>
      </w:r>
      <w:ins w:id="93927" w:author="מנוע מכני" w:date="2026-10-11T12:04:39Z">
        <w:r>
          <w:rPr>
            <w:rtl/>
          </w:rPr>
          <w:t xml:space="preserve">מה</w:t>
        </w:r>
      </w:ins>
      <w:del w:id="93928" w:author="מנוע מכני" w:date="2026-10-11T12:04:39Z">
        <w:r>
          <w:rPr>
            <w:rtl/>
          </w:rPr>
          <w:delText xml:space="preserve">מאי</w:delText>
        </w:r>
      </w:del>
      <w:r>
        <w:rPr>
          <w:rtl/>
        </w:rPr>
        <w:t xml:space="preserve">? מחנה ישראל </w:t>
      </w:r>
      <w:r>
        <w:rPr>
          <w:rtl/>
        </w:rPr>
        <w:t xml:space="preserve">לא</w:t>
      </w:r>
      <w:r>
        <w:rPr>
          <w:rtl/>
        </w:rPr>
        <w:t xml:space="preserve"> </w:t>
      </w:r>
      <w:ins w:id="95705" w:author="מנוע מכני" w:date="2026-10-11T12:04:39Z">
        <w:r>
          <w:rPr>
            <w:rtl/>
          </w:rPr>
          <w:t xml:space="preserve">היה</w:t>
        </w:r>
      </w:ins>
      <w:del w:id="95706" w:author="מנוע מכני" w:date="2026-10-11T12:04:39Z">
        <w:r>
          <w:rPr>
            <w:rtl/>
          </w:rPr>
          <w:delText xml:space="preserve">הואי</w:delText>
        </w:r>
      </w:del>
      <w:r>
        <w:rPr>
          <w:rtl/>
        </w:rPr>
        <w:t xml:space="preserve">, נמצאו זבין ומצורעין משתלחין למקום אחד, והתורה אמרה:</w:t>
      </w:r>
      <w:r w:rsidRPr="00464129">
        <w:rPr>
          <w:rStyle w:val="afffff0"/>
          <w:rtl/>
        </w:rPr>
        <w:t xml:space="preserve"> </w:t>
      </w:r>
      <w:r w:rsidRPr="00464129">
        <w:rPr>
          <w:rStyle w:val="afffff0"/>
          <w:rFonts w:hint="cs"/>
          <w:rtl/>
        </w:rPr>
        <w:t>'</w:t>
      </w:r>
      <w:ins w:id="91345" w:author="Claude - סמנטי" w:date="2026-10-11T12:26:16Z">
        <w:r>
          <w:rPr>
            <w:rStyle w:val="afffff0"/>
            <w:rtl/>
          </w:rPr>
          <w:t xml:space="preserve">בָּדָד יֵשֵׁב</w:t>
        </w:r>
      </w:ins>
      <w:del w:id="91346" w:author="Claude - סמנטי" w:date="2026-10-11T12:26:16Z">
        <w:r w:rsidRPr="00464129">
          <w:rPr>
            <w:rStyle w:val="afffff0"/>
            <w:rtl/>
          </w:rPr>
          <w:delText xml:space="preserve">בדד ישב</w:delText>
        </w:r>
      </w:del>
      <w:r w:rsidRPr="00464129">
        <w:rPr>
          <w:rStyle w:val="afffff0"/>
          <w:rFonts w:hint="cs"/>
          <w:rtl/>
        </w:rPr>
        <w:t>'</w:t>
      </w:r>
      <w:r w:rsidRPr="00464129">
        <w:rPr>
          <w:rStyle w:val="afffff0"/>
          <w:rtl/>
        </w:rPr>
        <w:t>,</w:t>
      </w:r>
      <w:r>
        <w:rPr>
          <w:rtl/>
        </w:rPr>
        <w:t xml:space="preserve"> שלא ישב טמא אחר עמו! </w:t>
      </w:r>
    </w:p>
    <w:p>
      <w:pPr>
        <w:pStyle w:val="38"/>
        <w:rPr>
          <w:ins w:id="101387" w:author="מנוע מכני" w:date="2026-10-11T12:04:39Z"/>
        </w:rPr>
      </w:pPr>
      <w:r>
        <w:t xml:space="preserve">אלא</w:t>
      </w:r>
    </w:p>
    <w:p w:rsidR="00DA63EC" w:rsidRDefault="00DA63EC" w:rsidP="00DA63EC">
      <w:pPr>
        <w:tabs>
          <w:tab w:val="left" w:pos="0"/>
        </w:tabs>
        <w:rPr>
          <w:rtl/>
        </w:rPr>
      </w:pPr>
      <w:del w:id="101388" w:author="מנוע מכני" w:date="2026-10-11T12:04:39Z">
        <w:r>
          <w:rPr>
            <w:rtl/>
          </w:rPr>
          <w:delText xml:space="preserve"> </w:delText>
        </w:r>
      </w:del>
      <w:r>
        <w:rPr>
          <w:rtl/>
        </w:rPr>
        <w:t xml:space="preserve">לעולם </w:t>
      </w:r>
      <w:ins w:id="92207" w:author="מנוע מכני" w:date="2026-10-11T12:04:39Z">
        <w:r>
          <w:rPr>
            <w:rtl/>
          </w:rPr>
          <w:t xml:space="preserve">כולם</w:t>
        </w:r>
      </w:ins>
      <w:del w:id="92208" w:author="מנוע מכני" w:date="2026-10-11T12:04:39Z">
        <w:r>
          <w:rPr>
            <w:rtl/>
          </w:rPr>
          <w:delText xml:space="preserve">כולהו</w:delText>
        </w:r>
      </w:del>
      <w:r>
        <w:rPr>
          <w:rtl/>
        </w:rPr>
        <w:t xml:space="preserve"> </w:t>
      </w:r>
      <w:ins w:id="93929" w:author="מנוע מכני" w:date="2026-10-11T12:04:39Z">
        <w:r>
          <w:rPr>
            <w:rtl/>
          </w:rPr>
          <w:t xml:space="preserve">שלושה</w:t>
        </w:r>
      </w:ins>
      <w:del w:id="93930" w:author="מנוע מכני" w:date="2026-10-11T12:04:39Z">
        <w:r>
          <w:rPr>
            <w:rtl/>
          </w:rPr>
          <w:delText xml:space="preserve">תלתא</w:delText>
        </w:r>
      </w:del>
      <w:r>
        <w:rPr>
          <w:rtl/>
        </w:rPr>
        <w:t xml:space="preserve"> </w:t>
      </w:r>
      <w:ins w:id="96405" w:author="מנוע מכני" w:date="2026-10-11T12:04:39Z">
        <w:r>
          <w:rPr>
            <w:rtl/>
          </w:rPr>
          <w:t xml:space="preserve">היו</w:t>
        </w:r>
      </w:ins>
      <w:del w:id="96406" w:author="מנוע מכני" w:date="2026-10-11T12:04:39Z">
        <w:r>
          <w:rPr>
            <w:rtl/>
          </w:rPr>
          <w:delText xml:space="preserve">הוו</w:delText>
        </w:r>
      </w:del>
      <w:r>
        <w:rPr>
          <w:rtl/>
        </w:rPr>
        <w:t xml:space="preserve">, ו</w:t>
      </w:r>
      <w:r>
        <w:rPr>
          <w:rFonts w:hint="cs"/>
          <w:rtl/>
        </w:rPr>
        <w:t>הך</w:t>
      </w:r>
      <w:r>
        <w:rPr>
          <w:rtl/>
        </w:rPr>
        <w:t xml:space="preserve"> </w:t>
      </w:r>
      <w:r>
        <w:rPr>
          <w:rFonts w:hint="cs"/>
          <w:rtl/>
        </w:rPr>
        <w:t>ד</w:t>
      </w:r>
      <w:r>
        <w:rPr>
          <w:rtl/>
        </w:rPr>
        <w:t>לא היו אלא שתי מחנות? לקליטה.</w:t>
      </w:r>
    </w:p>
    <w:p>
      <w:pPr>
        <w:pStyle w:val="38"/>
        <w:rPr>
          <w:ins w:id="101389" w:author="מנוע מכני" w:date="2026-10-11T12:04:39Z"/>
        </w:rPr>
      </w:pPr>
      <w:r>
        <w:t xml:space="preserve">מכלל</w:t>
      </w:r>
    </w:p>
    <w:p w:rsidR="00DA63EC" w:rsidRDefault="00DA63EC" w:rsidP="00DA63EC">
      <w:pPr>
        <w:tabs>
          <w:tab w:val="left" w:pos="0"/>
        </w:tabs>
        <w:rPr>
          <w:rtl/>
        </w:rPr>
      </w:pPr>
      <w:del w:id="101390" w:author="מנוע מכני" w:date="2026-10-11T12:04:39Z">
        <w:r>
          <w:rPr>
            <w:rtl/>
          </w:rPr>
          <w:delText xml:space="preserve"> </w:delText>
        </w:r>
      </w:del>
      <w:r>
        <w:rPr>
          <w:rtl/>
        </w:rPr>
        <w:t xml:space="preserve">דבמדבר </w:t>
      </w:r>
      <w:ins w:id="95707" w:author="מנוע מכני" w:date="2026-10-11T12:04:39Z">
        <w:r>
          <w:rPr>
            <w:rtl/>
          </w:rPr>
          <w:t xml:space="preserve">היה</w:t>
        </w:r>
      </w:ins>
      <w:del w:id="95708" w:author="מנוע מכני" w:date="2026-10-11T12:04:39Z">
        <w:r>
          <w:rPr>
            <w:rtl/>
          </w:rPr>
          <w:delText xml:space="preserve">הואי</w:delText>
        </w:r>
      </w:del>
      <w:r>
        <w:rPr>
          <w:rtl/>
        </w:rPr>
        <w:t xml:space="preserve"> קלטה מחנה לויה</w:t>
      </w:r>
    </w:p>
    <w:p>
      <w:pPr>
        <w:pStyle w:val="38"/>
        <w:rPr>
          <w:ins w:id="101391" w:author="מנוע מכני" w:date="2026-10-11T12:04:39Z"/>
        </w:rPr>
      </w:pPr>
      <w:r>
        <w:t xml:space="preserve">והך </w:t>
      </w:r>
      <w:r>
        <w:t xml:space="preserve">ד</w:t>
      </w:r>
      <w:r>
        <w:t xml:space="preserve">תניא</w:t>
      </w:r>
      <w:r>
        <w:t xml:space="preserve">:</w:t>
      </w:r>
    </w:p>
    <w:p w:rsidR="00DA63EC" w:rsidRDefault="00DA63EC" w:rsidP="00DA63EC">
      <w:pPr>
        <w:tabs>
          <w:tab w:val="left" w:pos="0"/>
        </w:tabs>
        <w:rPr>
          <w:rtl/>
        </w:rPr>
      </w:pPr>
      <w:del w:id="101392" w:author="מנוע מכני" w:date="2026-10-11T12:04:39Z">
        <w:r w:rsidRPr="00464129">
          <w:rPr>
            <w:rStyle w:val="afffff0"/>
            <w:rtl/>
          </w:rPr>
          <w:delText xml:space="preserve"> </w:delText>
        </w:r>
      </w:del>
      <w:r w:rsidRPr="00464129">
        <w:rPr>
          <w:rStyle w:val="afffff0"/>
          <w:rFonts w:hint="cs"/>
          <w:rtl/>
        </w:rPr>
        <w:t>'</w:t>
      </w:r>
      <w:ins w:id="91349" w:author="Claude - סמנטי" w:date="2026-10-11T12:26:16Z">
        <w:r>
          <w:rPr>
            <w:rStyle w:val="afffff0"/>
            <w:rtl/>
          </w:rPr>
          <w:t xml:space="preserve">וְשַׂמְתִּי לְךָ</w:t>
        </w:r>
      </w:ins>
      <w:del w:id="91350" w:author="Claude - סמנטי" w:date="2026-10-11T12:26:16Z">
        <w:r w:rsidRPr="00464129">
          <w:rPr>
            <w:rStyle w:val="afffff0"/>
            <w:rtl/>
          </w:rPr>
          <w:delText xml:space="preserve">ושמתי לך</w:delText>
        </w:r>
      </w:del>
      <w:r w:rsidRPr="00464129">
        <w:rPr>
          <w:rStyle w:val="afffff0"/>
          <w:rFonts w:hint="cs"/>
          <w:rtl/>
        </w:rPr>
        <w:t>'</w:t>
      </w:r>
      <w:r w:rsidRPr="00464129">
        <w:rPr>
          <w:rStyle w:val="afffff0"/>
          <w:rtl/>
        </w:rPr>
        <w:t xml:space="preserve"> </w:t>
      </w:r>
      <w:r>
        <w:rPr>
          <w:rtl/>
        </w:rPr>
        <w:t>- מקום בחייך,</w:t>
      </w:r>
      <w:r w:rsidRPr="00464129">
        <w:rPr>
          <w:rStyle w:val="afffff0"/>
          <w:rtl/>
        </w:rPr>
        <w:t xml:space="preserve"> </w:t>
      </w:r>
      <w:r w:rsidRPr="00464129">
        <w:rPr>
          <w:rStyle w:val="afffff0"/>
          <w:rFonts w:hint="cs"/>
          <w:rtl/>
        </w:rPr>
        <w:t>'</w:t>
      </w:r>
      <w:r w:rsidRPr="00464129">
        <w:rPr>
          <w:rStyle w:val="afffff0"/>
          <w:rtl/>
        </w:rPr>
        <w:t>מקום</w:t>
      </w:r>
      <w:r w:rsidRPr="00464129">
        <w:rPr>
          <w:rStyle w:val="afffff0"/>
          <w:rFonts w:hint="cs"/>
          <w:rtl/>
        </w:rPr>
        <w:t>'</w:t>
      </w:r>
      <w:r w:rsidRPr="00464129">
        <w:rPr>
          <w:rStyle w:val="afffff0"/>
          <w:rtl/>
        </w:rPr>
        <w:t xml:space="preserve"> </w:t>
      </w:r>
      <w:r>
        <w:rPr>
          <w:rtl/>
        </w:rPr>
        <w:t>- מקומך,</w:t>
      </w:r>
      <w:r w:rsidRPr="00464129">
        <w:rPr>
          <w:rStyle w:val="afffff0"/>
          <w:rtl/>
        </w:rPr>
        <w:t xml:space="preserve"> </w:t>
      </w:r>
      <w:r w:rsidRPr="00464129">
        <w:rPr>
          <w:rStyle w:val="afffff0"/>
          <w:rFonts w:hint="cs"/>
          <w:rtl/>
        </w:rPr>
        <w:t>'</w:t>
      </w:r>
      <w:ins w:id="91347" w:author="Claude - סמנטי" w:date="2026-10-11T12:26:16Z">
        <w:r>
          <w:rPr>
            <w:rStyle w:val="afffff0"/>
            <w:rtl/>
          </w:rPr>
          <w:t xml:space="preserve">אֲשֶׁר יָנוּס שָׁמָּה</w:t>
        </w:r>
      </w:ins>
      <w:del w:id="91348" w:author="Claude - סמנטי" w:date="2026-10-11T12:26:16Z">
        <w:r w:rsidRPr="00464129">
          <w:rPr>
            <w:rStyle w:val="afffff0"/>
            <w:rtl/>
          </w:rPr>
          <w:delText xml:space="preserve">אשר ינוס שמה</w:delText>
        </w:r>
      </w:del>
      <w:r w:rsidRPr="00464129">
        <w:rPr>
          <w:rStyle w:val="afffff0"/>
          <w:rFonts w:hint="cs"/>
          <w:rtl/>
        </w:rPr>
        <w:t>'</w:t>
      </w:r>
      <w:r w:rsidRPr="00464129">
        <w:rPr>
          <w:rStyle w:val="afffff0"/>
          <w:rtl/>
        </w:rPr>
        <w:t xml:space="preserve"> </w:t>
      </w:r>
      <w:r>
        <w:rPr>
          <w:rtl/>
        </w:rPr>
        <w:t xml:space="preserve">- מלמד שמגלין במדבר, </w:t>
      </w:r>
      <w:r>
        <w:rPr>
          <w:rFonts w:hint="cs"/>
          <w:rtl/>
        </w:rPr>
        <w:t>-</w:t>
      </w:r>
      <w:r>
        <w:rPr>
          <w:rtl/>
        </w:rPr>
        <w:t xml:space="preserve"> למחנה לויה.</w:t>
      </w:r>
    </w:p>
    <w:p>
      <w:pPr>
        <w:pStyle w:val="38"/>
        <w:rPr>
          <w:ins w:id="101393" w:author="מנוע מכני" w:date="2026-10-11T12:04:39Z"/>
        </w:rPr>
      </w:pPr>
      <w:r>
        <w:tab/>
        <w:t xml:space="preserve">מכאן אמרו:</w:t>
      </w:r>
    </w:p>
    <w:p w:rsidR="00DA63EC" w:rsidRDefault="00DA63EC" w:rsidP="00DA63EC">
      <w:pPr>
        <w:tabs>
          <w:tab w:val="left" w:pos="0"/>
        </w:tabs>
        <w:rPr>
          <w:rtl/>
        </w:rPr>
      </w:pPr>
      <w:del w:id="101394" w:author="מנוע מכני" w:date="2026-10-11T12:04:39Z">
        <w:r>
          <w:rPr>
            <w:rtl/>
          </w:rPr>
          <w:tab/>
          <w:delText xml:space="preserve"> </w:delText>
        </w:r>
      </w:del>
      <w:r>
        <w:rPr>
          <w:rtl/>
        </w:rPr>
        <w:tab/>
        <w:t xml:space="preserve">בן לוי שהרג - גולה מפלך לפלך, ואם גלה לפלכו - פלכו קולטו.</w:t>
      </w:r>
    </w:p>
    <w:p>
      <w:pPr>
        <w:pStyle w:val="38"/>
        <w:rPr>
          <w:ins w:id="101395" w:author="מנוע מכני" w:date="2026-10-11T12:04:39Z"/>
        </w:rPr>
      </w:pPr>
      <w:r>
        <w:t xml:space="preserve">- </w:t>
      </w:r>
      <w:r>
        <w:t>כראבדר</w:t>
      </w:r>
      <w:r>
        <w:t>"</w:t>
      </w:r>
      <w:r>
        <w:t>א:</w:t>
      </w:r>
    </w:p>
    <w:p w:rsidR="00DA63EC" w:rsidRDefault="00DA63EC" w:rsidP="00DA63EC">
      <w:pPr>
        <w:pStyle w:val="affffb"/>
        <w:rPr>
          <w:rtl/>
        </w:rPr>
      </w:pPr>
      <w:del w:id="101396" w:author="מנוע מכני" w:date="2026-10-11T12:04:39Z">
        <w:r w:rsidRPr="00464129">
          <w:rPr>
            <w:rStyle w:val="afffff0"/>
            <w:rtl/>
          </w:rPr>
          <w:delText xml:space="preserve"> </w:delText>
        </w:r>
      </w:del>
      <w:r w:rsidRPr="00464129">
        <w:rPr>
          <w:rStyle w:val="afffff0"/>
          <w:rFonts w:hint="cs"/>
          <w:rtl/>
        </w:rPr>
        <w:t>'</w:t>
      </w:r>
      <w:ins w:id="91351" w:author="Claude - סמנטי" w:date="2026-10-11T12:26:16Z">
        <w:r>
          <w:rPr>
            <w:rStyle w:val="afffff0"/>
            <w:rtl/>
          </w:rPr>
          <w:t xml:space="preserve">כִּי בְעִיר מִקְלָטוֹ יֵשֵׁב</w:t>
        </w:r>
      </w:ins>
      <w:del w:id="91352" w:author="Claude - סמנטי" w:date="2026-10-11T12:26:16Z">
        <w:r w:rsidRPr="00464129">
          <w:rPr>
            <w:rStyle w:val="afffff0"/>
            <w:rtl/>
          </w:rPr>
          <w:delText xml:space="preserve">כי בעיר מקלטו ישב</w:delText>
        </w:r>
      </w:del>
      <w:r w:rsidRPr="00464129">
        <w:rPr>
          <w:rStyle w:val="afffff0"/>
          <w:rFonts w:hint="cs"/>
          <w:rtl/>
        </w:rPr>
        <w:t>'</w:t>
      </w:r>
      <w:r w:rsidRPr="00464129">
        <w:rPr>
          <w:rStyle w:val="afffff0"/>
          <w:rtl/>
        </w:rPr>
        <w:t>,</w:t>
      </w:r>
      <w:r>
        <w:rPr>
          <w:rtl/>
        </w:rPr>
        <w:t xml:space="preserve"> עיר שקלטתו כבר.</w:t>
      </w:r>
    </w:p>
    <w:p w:rsidR="00DA63EC" w:rsidRDefault="00DA63EC" w:rsidP="00DA63EC">
      <w:pPr>
        <w:pStyle w:val="affffd"/>
        <w:rPr>
          <w:del w:id="90200" w:author="מנוע עיצוב" w:date="2026-10-11T12:09:26Z"/>
          <w:rtl/>
        </w:rPr>
      </w:pPr>
      <w:del w:id="90199" w:author="מנוע עיצוב" w:date="2026-10-11T12:09:26Z">
        <w:r>
          <w:rPr>
            <w:rtl/>
          </w:rPr>
          <w:delText xml:space="preserve">׹</w:delText>
        </w:r>
      </w:del>
    </w:p>
    <w:p w:rsidR="00DA63EC" w:rsidRDefault="00DA63EC" w:rsidP="00DA63EC">
      <w:pPr>
        <w:pStyle w:val="affff1"/>
        <w:ind w:end="0"/>
        <w:rPr>
          <w:rtl/>
        </w:rPr>
        <w:pPrChange w:id="20174" w:author="קלוד" w:date="2026-10-11T09:07:24Z">
          <w:pPr>
            <w:pStyle w:val="affff1"/>
            <w:rPr>
              <w:rtl/>
            </w:rPr>
          </w:pPr>
        </w:pPrChange>
      </w:pPr>
      <w:ins w:id="9911" w:author="מספור קטעי משנה" w:date="2026-10-11T09:35:09Z">
        <w:r>
          <w:rPr>
            <w:rStyle w:val="MisparKeta"/>
          </w:rPr>
          <w:t xml:space="preserve">א. </w:t>
        </w:r>
      </w:ins>
      <w:r>
        <w:rPr>
          <w:rtl/>
        </w:rPr>
        <w:t>באו לגלגל.</w:t>
      </w:r>
    </w:p>
    <w:p>
      <w:pPr>
        <w:pStyle w:val="38"/>
        <w:rPr>
          <w:ins w:id="101397" w:author="מנוע מכני" w:date="2026-10-11T12:04:39Z"/>
        </w:rPr>
      </w:pPr>
      <w:r w:rsidRPr="00891B40">
        <w:t>ת"ר</w:t>
      </w:r>
      <w:r>
        <w:t xml:space="preserve">:</w:t>
      </w:r>
    </w:p>
    <w:p w:rsidR="00DA63EC" w:rsidRDefault="00DA63EC" w:rsidP="00DA63EC">
      <w:pPr>
        <w:tabs>
          <w:tab w:val="left" w:pos="0"/>
        </w:tabs>
        <w:rPr>
          <w:rtl/>
        </w:rPr>
      </w:pPr>
      <w:del w:id="101398" w:author="מנוע מכני" w:date="2026-10-11T12:04:39Z">
        <w:r>
          <w:rPr>
            <w:rtl/>
          </w:rPr>
          <w:delText xml:space="preserve"> </w:delText>
        </w:r>
      </w:del>
      <w:r>
        <w:rPr>
          <w:rStyle w:val="2fb"/>
          <w:rFonts w:hint="cs"/>
          <w:rtl/>
        </w:rPr>
        <w:t>לר</w:t>
      </w:r>
      <w:r>
        <w:rPr>
          <w:rStyle w:val="2fb"/>
          <w:rtl/>
        </w:rPr>
        <w:t>"</w:t>
      </w:r>
      <w:r>
        <w:rPr>
          <w:rStyle w:val="2fb"/>
          <w:rFonts w:hint="cs"/>
          <w:rtl/>
        </w:rPr>
        <w:t xml:space="preserve">מ</w:t>
      </w:r>
      <w:r>
        <w:rPr>
          <w:rFonts w:hint="cs"/>
          <w:rtl/>
        </w:rPr>
        <w:t xml:space="preserve">: </w:t>
      </w:r>
      <w:r>
        <w:rPr>
          <w:rtl/>
        </w:rPr>
        <w:t xml:space="preserve">כל נידר ונידב היה קרב בבמה, שאין נידר ונידב אין קרב בבמה, מנחה ונזירות קריבין בבמה, </w:t>
      </w:r>
    </w:p>
    <w:p>
      <w:pPr>
        <w:pStyle w:val="38"/>
        <w:rPr>
          <w:ins w:id="101399" w:author="מנוע מכני" w:date="2026-10-11T12:04:39Z"/>
        </w:rPr>
      </w:pPr>
      <w:r>
        <w:tab/>
        <w:t xml:space="preserve">וחכ"א:</w:t>
      </w:r>
    </w:p>
    <w:p w:rsidR="00DA63EC" w:rsidRDefault="00DA63EC" w:rsidP="00DA63EC">
      <w:pPr>
        <w:tabs>
          <w:tab w:val="left" w:pos="0"/>
        </w:tabs>
        <w:rPr>
          <w:rtl/>
        </w:rPr>
      </w:pPr>
      <w:del w:id="101400" w:author="מנוע מכני" w:date="2026-10-11T12:04:39Z">
        <w:r>
          <w:rPr>
            <w:rtl/>
          </w:rPr>
          <w:tab/>
          <w:delText xml:space="preserve"> </w:delText>
        </w:r>
      </w:del>
      <w:r>
        <w:rPr>
          <w:rtl/>
        </w:rPr>
        <w:tab/>
        <w:t xml:space="preserve">לא</w:t>
      </w:r>
      <w:r>
        <w:rPr>
          <w:rtl/>
        </w:rPr>
        <w:tab/>
        <w:t xml:space="preserve"> קרבו יחיד אלא עולות ושלמים בלבד</w:t>
      </w:r>
      <w:ins w:id="95363" w:author="מנוע מכני" w:date="2026-10-11T12:04:39Z">
        <w:r>
          <w:rPr>
            <w:rtl/>
          </w:rPr>
          <w:t xml:space="preserve">,</w:t>
        </w:r>
      </w:ins>
      <w:del w:id="95364" w:author="מנוע מכני" w:date="2026-10-11T12:04:39Z">
        <w:r>
          <w:rPr>
            <w:rtl/>
          </w:rPr>
          <w:tab/>
          <w:delText xml:space="preserve">;</w:delText>
        </w:r>
      </w:del>
    </w:p>
    <w:p>
      <w:pPr>
        <w:pStyle w:val="38"/>
        <w:rPr>
          <w:ins w:id="101401" w:author="מנוע מכני" w:date="2026-10-11T12:04:39Z"/>
        </w:rPr>
      </w:pPr>
      <w:r>
        <w:t>ר"</w:t>
      </w:r>
      <w:r>
        <w:t>י</w:t>
      </w:r>
      <w:r>
        <w:t xml:space="preserve">:</w:t>
      </w:r>
    </w:p>
    <w:p w:rsidR="00DA63EC" w:rsidRDefault="00DA63EC" w:rsidP="00DA63EC">
      <w:pPr>
        <w:tabs>
          <w:tab w:val="left" w:pos="0"/>
        </w:tabs>
        <w:rPr>
          <w:rtl/>
        </w:rPr>
      </w:pPr>
      <w:del w:id="101402" w:author="מנוע מכני" w:date="2026-10-11T12:04:39Z">
        <w:r>
          <w:rPr>
            <w:rtl/>
          </w:rPr>
          <w:delText xml:space="preserve"> </w:delText>
        </w:r>
      </w:del>
      <w:r>
        <w:rPr>
          <w:rtl/>
        </w:rPr>
        <w:t xml:space="preserve">כל שהצבור והיחיד מקריבין באהל מועד שבמדבר - מקריבין באהל מועד שבגלגל, </w:t>
      </w:r>
    </w:p>
    <w:p w:rsidR="00DA63EC" w:rsidRDefault="00DA63EC" w:rsidP="00DA63EC">
      <w:pPr>
        <w:tabs>
          <w:tab w:val="left" w:pos="0"/>
        </w:tabs>
        <w:rPr>
          <w:rtl/>
        </w:rPr>
      </w:pPr>
      <w:r>
        <w:rPr>
          <w:rtl/>
        </w:rPr>
        <w:tab/>
        <w:t xml:space="preserve">אהל מועד שבמדבר </w:t>
      </w:r>
      <w:r>
        <w:rPr>
          <w:rtl/>
        </w:rPr>
        <w:tab/>
        <w:t xml:space="preserve">לא</w:t>
      </w:r>
      <w:r>
        <w:rPr>
          <w:rtl/>
        </w:rPr>
        <w:tab/>
        <w:t xml:space="preserve"> היו במות מותרות, אהל מועד שבגלגל היו הבמות מותרות</w:t>
      </w:r>
      <w:ins w:id="95365" w:author="מנוע מכני" w:date="2026-10-11T12:04:39Z">
        <w:r>
          <w:rPr>
            <w:rtl/>
          </w:rPr>
          <w:t xml:space="preserve">,</w:t>
        </w:r>
      </w:ins>
      <w:del w:id="95366" w:author="מנוע מכני" w:date="2026-10-11T12:04:39Z">
        <w:r>
          <w:rPr>
            <w:rtl/>
          </w:rPr>
          <w:tab/>
          <w:delText xml:space="preserve">;</w:delText>
        </w:r>
      </w:del>
    </w:p>
    <w:p w:rsidR="00DA63EC" w:rsidRDefault="00DA63EC" w:rsidP="00DA63EC">
      <w:pPr>
        <w:tabs>
          <w:tab w:val="left" w:pos="0"/>
        </w:tabs>
        <w:rPr>
          <w:rtl/>
        </w:rPr>
      </w:pPr>
      <w:r>
        <w:rPr>
          <w:rtl/>
        </w:rPr>
        <w:t xml:space="preserve">ובמתו שבראש גגו </w:t>
      </w:r>
      <w:r>
        <w:rPr>
          <w:rtl/>
        </w:rPr>
        <w:t xml:space="preserve">לא</w:t>
      </w:r>
      <w:r>
        <w:rPr>
          <w:rtl/>
        </w:rPr>
        <w:t xml:space="preserve"> היה מקריב </w:t>
      </w:r>
      <w:ins w:id="93931" w:author="מנוע מכני" w:date="2026-10-11T12:04:39Z">
        <w:r>
          <w:rPr>
            <w:rtl/>
          </w:rPr>
          <w:t xml:space="preserve">עליו</w:t>
        </w:r>
      </w:ins>
      <w:del w:id="93932" w:author="מנוע מכני" w:date="2026-10-11T12:04:39Z">
        <w:r>
          <w:rPr>
            <w:rtl/>
          </w:rPr>
          <w:delText xml:space="preserve">עליה</w:delText>
        </w:r>
      </w:del>
      <w:r>
        <w:rPr>
          <w:rtl/>
        </w:rPr>
        <w:t xml:space="preserve"> אלא עולה ושלמים</w:t>
      </w:r>
      <w:ins w:id="95367" w:author="מנוע מכני" w:date="2026-10-11T12:04:39Z">
        <w:r>
          <w:rPr>
            <w:rtl/>
          </w:rPr>
          <w:t xml:space="preserve">,</w:t>
        </w:r>
      </w:ins>
      <w:del w:id="95368" w:author="מנוע מכני" w:date="2026-10-11T12:04:39Z">
        <w:r>
          <w:rPr>
            <w:rtl/>
          </w:rPr>
          <w:delText xml:space="preserve">;</w:delText>
        </w:r>
      </w:del>
    </w:p>
    <w:p>
      <w:pPr>
        <w:pStyle w:val="38"/>
        <w:rPr>
          <w:ins w:id="101403" w:author="מנוע מכני" w:date="2026-10-11T12:04:39Z"/>
        </w:rPr>
      </w:pPr>
      <w:r>
        <w:t xml:space="preserve">וחכ"א:</w:t>
      </w:r>
    </w:p>
    <w:p w:rsidR="00DA63EC" w:rsidRDefault="00DA63EC" w:rsidP="00DA63EC">
      <w:pPr>
        <w:tabs>
          <w:tab w:val="left" w:pos="0"/>
        </w:tabs>
        <w:rPr>
          <w:rtl/>
        </w:rPr>
      </w:pPr>
      <w:del w:id="101404" w:author="מנוע מכני" w:date="2026-10-11T12:04:39Z">
        <w:r>
          <w:rPr>
            <w:rtl/>
          </w:rPr>
          <w:delText xml:space="preserve"> </w:delText>
        </w:r>
      </w:del>
      <w:r>
        <w:rPr>
          <w:rtl/>
        </w:rPr>
        <w:t xml:space="preserve">כל שהצבור מקריבין באהל מועד שבמדבר - מקריבין באהל מועד שבגלגל, וכאן וכאן </w:t>
      </w:r>
      <w:r>
        <w:rPr>
          <w:rtl/>
        </w:rPr>
        <w:t xml:space="preserve">לא</w:t>
      </w:r>
      <w:r>
        <w:rPr>
          <w:rtl/>
        </w:rPr>
        <w:t xml:space="preserve"> קרבו יחיד אלא עולה ושלמים בלבד</w:t>
      </w:r>
      <w:ins w:id="95369" w:author="מנוע מכני" w:date="2026-10-11T12:04:39Z">
        <w:r>
          <w:rPr>
            <w:rtl/>
          </w:rPr>
          <w:t xml:space="preserve">,</w:t>
        </w:r>
      </w:ins>
      <w:del w:id="95370" w:author="מנוע מכני" w:date="2026-10-11T12:04:39Z">
        <w:r>
          <w:rPr>
            <w:rtl/>
          </w:rPr>
          <w:delText xml:space="preserve">;</w:delText>
        </w:r>
      </w:del>
    </w:p>
    <w:p w:rsidR="00DA63EC" w:rsidRDefault="00DA63EC" w:rsidP="00DA63EC">
      <w:pPr>
        <w:pStyle w:val="afff3"/>
        <w:framePr w:wrap="around"/>
        <w:rPr>
          <w:rtl/>
        </w:rPr>
      </w:pPr>
      <w:r>
        <w:rPr>
          <w:rFonts w:hint="cs"/>
          <w:rtl/>
        </w:rPr>
        <w:t>קיז:</w:t>
      </w:r>
    </w:p>
    <w:p>
      <w:pPr>
        <w:pStyle w:val="38"/>
        <w:rPr>
          <w:ins w:id="101406" w:author="מנוע מכני" w:date="2026-10-11T12:04:39Z"/>
        </w:rPr>
      </w:pPr>
      <w:del w:id="101405" w:author="מנוע מכני" w:date="2026-10-11T12:04:39Z">
        <w:r>
          <w:delText xml:space="preserve">•</w:delText>
        </w:r>
      </w:del>
      <w:r>
        <w:t xml:space="preserve"> </w:t>
      </w:r>
      <w:r>
        <w:t xml:space="preserve">ר' שמעון</w:t>
      </w:r>
      <w:del w:id="101742" w:author="מנוע מכני" w:date="2026-10-11T12:04:39Z">
        <w:r>
          <w:delText xml:space="preserve"> אומר</w:delText>
        </w:r>
      </w:del>
      <w:r>
        <w:t xml:space="preserve">:</w:t>
      </w:r>
    </w:p>
    <w:p w:rsidR="00DA63EC" w:rsidRDefault="00DA63EC" w:rsidP="00DA63EC">
      <w:pPr>
        <w:tabs>
          <w:tab w:val="left" w:pos="0"/>
        </w:tabs>
        <w:rPr>
          <w:rtl/>
        </w:rPr>
      </w:pPr>
      <w:del w:id="101407" w:author="מנוע מכני" w:date="2026-10-11T12:04:39Z">
        <w:r>
          <w:rPr>
            <w:rtl/>
          </w:rPr>
          <w:delText xml:space="preserve"> </w:delText>
        </w:r>
      </w:del>
      <w:r>
        <w:rPr>
          <w:rtl/>
        </w:rPr>
        <w:t xml:space="preserve">אף צבור </w:t>
      </w:r>
      <w:r>
        <w:rPr>
          <w:rtl/>
        </w:rPr>
        <w:t xml:space="preserve">לא</w:t>
      </w:r>
      <w:r>
        <w:rPr>
          <w:rtl/>
        </w:rPr>
        <w:t xml:space="preserve"> הקריבו אלא פסחים</w:t>
      </w:r>
      <w:ins w:id="95371" w:author="מנוע מכני" w:date="2026-10-11T12:04:39Z">
        <w:r>
          <w:rPr>
            <w:rtl/>
          </w:rPr>
          <w:t xml:space="preserve"> </w:t>
        </w:r>
      </w:ins>
      <w:del w:id="95372" w:author="מנוע מכני" w:date="2026-10-11T12:04:39Z">
        <w:r>
          <w:rPr>
            <w:rtl/>
          </w:rPr>
          <w:delText xml:space="preserve">  </w:delText>
        </w:r>
      </w:del>
      <w:r>
        <w:rPr>
          <w:rtl/>
        </w:rPr>
        <w:t xml:space="preserve">וחובות שקבוע להן זמן.</w:t>
      </w:r>
    </w:p>
    <w:p w:rsidR="00DA63EC" w:rsidRDefault="00DA63EC" w:rsidP="00DA63EC">
      <w:pPr>
        <w:tabs>
          <w:tab w:val="left" w:pos="0"/>
        </w:tabs>
        <w:rPr>
          <w:rtl/>
        </w:rPr>
      </w:pPr>
      <w:r>
        <w:rPr>
          <w:rFonts w:hint="cs"/>
          <w:rtl/>
        </w:rPr>
        <w:t xml:space="preserve">טעמא </w:t>
      </w:r>
      <w:r>
        <w:rPr>
          <w:rStyle w:val="2fb"/>
          <w:rFonts w:hint="cs"/>
          <w:rtl/>
        </w:rPr>
        <w:t xml:space="preserve">דר</w:t>
      </w:r>
      <w:r>
        <w:rPr>
          <w:rStyle w:val="2fb"/>
          <w:rtl/>
        </w:rPr>
        <w:t>"</w:t>
      </w:r>
      <w:r>
        <w:rPr>
          <w:rStyle w:val="2fb"/>
          <w:rFonts w:hint="cs"/>
          <w:rtl/>
        </w:rPr>
        <w:t xml:space="preserve">מ</w:t>
      </w:r>
      <w:r>
        <w:rPr>
          <w:rFonts w:hint="cs"/>
          <w:rtl/>
        </w:rPr>
        <w:t xml:space="preserve"> </w:t>
      </w:r>
      <w:r w:rsidRPr="0046594B">
        <w:rPr>
          <w:rStyle w:val="afffff0"/>
          <w:rFonts w:hint="cs"/>
          <w:rtl/>
        </w:rPr>
        <w:t>ד'</w:t>
      </w:r>
      <w:ins w:id="91353" w:author="Claude - סמנטי" w:date="2026-10-11T12:26:16Z">
        <w:r>
          <w:rPr>
            <w:rStyle w:val="afffff0"/>
            <w:rtl/>
          </w:rPr>
          <w:t xml:space="preserve">לֹא תַעֲשׂוּן כְּכֹל אֲשֶׁר אֲנַחְנוּ עוֹשִׂים פֹּה הַיּוֹם</w:t>
        </w:r>
      </w:ins>
      <w:del w:id="91354" w:author="Claude - סמנטי" w:date="2026-10-11T12:26:16Z">
        <w:r w:rsidRPr="0046594B">
          <w:rPr>
            <w:rStyle w:val="afffff0"/>
            <w:rtl/>
          </w:rPr>
          <w:delText xml:space="preserve">לא תעשון ככל אשר אנחנו עושים פה היום</w:delText>
        </w:r>
      </w:del>
      <w:r w:rsidRPr="0046594B">
        <w:rPr>
          <w:rStyle w:val="afffff0"/>
          <w:rFonts w:hint="cs"/>
          <w:rtl/>
        </w:rPr>
        <w:t>'</w:t>
      </w:r>
      <w:r w:rsidRPr="0046594B">
        <w:rPr>
          <w:rStyle w:val="afffff0"/>
          <w:rtl/>
        </w:rPr>
        <w:t>,</w:t>
      </w:r>
      <w:r>
        <w:rPr>
          <w:rtl/>
        </w:rPr>
        <w:t xml:space="preserve"> </w:t>
      </w:r>
    </w:p>
    <w:p>
      <w:pPr>
        <w:pStyle w:val="38"/>
        <w:rPr>
          <w:ins w:id="101408" w:author="מנוע מכני" w:date="2026-10-11T12:04:39Z"/>
        </w:rPr>
      </w:pPr>
      <w:r>
        <w:t xml:space="preserve">אמר</w:t>
      </w:r>
      <w:r>
        <w:t xml:space="preserve"> להן משה לישראל:</w:t>
      </w:r>
    </w:p>
    <w:p w:rsidR="00DA63EC" w:rsidRDefault="00DA63EC" w:rsidP="00DA63EC">
      <w:pPr>
        <w:tabs>
          <w:tab w:val="left" w:pos="0"/>
        </w:tabs>
        <w:rPr>
          <w:rtl/>
        </w:rPr>
      </w:pPr>
      <w:del w:id="101409" w:author="מנוע מכני" w:date="2026-10-11T12:04:39Z">
        <w:r>
          <w:rPr>
            <w:rtl/>
          </w:rPr>
          <w:delText xml:space="preserve"> </w:delText>
        </w:r>
      </w:del>
      <w:r>
        <w:rPr>
          <w:rtl/>
        </w:rPr>
        <w:t xml:space="preserve">כי עייליתו לארץ, ישרות תקריבו, חובות </w:t>
      </w:r>
      <w:r>
        <w:rPr>
          <w:rtl/>
        </w:rPr>
        <w:t xml:space="preserve">לא</w:t>
      </w:r>
      <w:r>
        <w:rPr>
          <w:rtl/>
        </w:rPr>
        <w:t xml:space="preserve"> תקריבו, מנחות ונזירות ישרות </w:t>
      </w:r>
      <w:ins w:id="93933" w:author="מנוע מכני" w:date="2026-10-11T12:04:39Z">
        <w:r>
          <w:rPr>
            <w:rtl/>
          </w:rPr>
          <w:t xml:space="preserve">הם</w:t>
        </w:r>
      </w:ins>
      <w:del w:id="93934" w:author="מנוע מכני" w:date="2026-10-11T12:04:39Z">
        <w:r>
          <w:rPr>
            <w:rtl/>
          </w:rPr>
          <w:delText xml:space="preserve">נינהו</w:delText>
        </w:r>
      </w:del>
      <w:r>
        <w:rPr>
          <w:rtl/>
        </w:rPr>
        <w:t xml:space="preserve">.</w:t>
      </w:r>
    </w:p>
    <w:p>
      <w:pPr>
        <w:pStyle w:val="38"/>
        <w:rPr>
          <w:ins w:id="101410" w:author="מנוע מכני" w:date="2026-10-11T12:04:39Z"/>
        </w:rPr>
      </w:pPr>
      <w:r>
        <w:t xml:space="preserve">ורבנן?</w:t>
      </w:r>
    </w:p>
    <w:p w:rsidR="00DA63EC" w:rsidRDefault="00DA63EC" w:rsidP="00DA63EC">
      <w:pPr>
        <w:tabs>
          <w:tab w:val="left" w:pos="0"/>
        </w:tabs>
        <w:rPr>
          <w:rtl/>
        </w:rPr>
      </w:pPr>
      <w:del w:id="101411" w:author="מנוע מכני" w:date="2026-10-11T12:04:39Z">
        <w:r>
          <w:rPr>
            <w:rtl/>
          </w:rPr>
          <w:delText xml:space="preserve"> </w:delText>
        </w:r>
      </w:del>
      <w:r>
        <w:rPr>
          <w:rtl/>
        </w:rPr>
        <w:t xml:space="preserve">אין מנחה בבמה, נזירות חובות </w:t>
      </w:r>
      <w:ins w:id="93935" w:author="מנוע מכני" w:date="2026-10-11T12:04:39Z">
        <w:r>
          <w:rPr>
            <w:rtl/>
          </w:rPr>
          <w:t xml:space="preserve">הם</w:t>
        </w:r>
      </w:ins>
      <w:del w:id="93936" w:author="מנוע מכני" w:date="2026-10-11T12:04:39Z">
        <w:r>
          <w:rPr>
            <w:rtl/>
          </w:rPr>
          <w:delText xml:space="preserve">נינהו</w:delText>
        </w:r>
      </w:del>
      <w:r>
        <w:rPr>
          <w:rtl/>
        </w:rPr>
        <w:t xml:space="preserve">.</w:t>
      </w:r>
    </w:p>
    <w:p>
      <w:pPr>
        <w:pStyle w:val="38"/>
        <w:rPr>
          <w:ins w:id="101413" w:author="מנוע מכני" w:date="2026-10-11T12:04:39Z"/>
        </w:rPr>
      </w:pPr>
      <w:del w:id="101412" w:author="מנוע מכני" w:date="2026-10-11T12:04:39Z">
        <w:r>
          <w:lastRenderedPageBreak/>
          <w:delText xml:space="preserve">•</w:delText>
        </w:r>
      </w:del>
      <w:r>
        <w:t xml:space="preserve"> </w:t>
      </w:r>
      <w:r>
        <w:t xml:space="preserve">שמואל:</w:t>
      </w:r>
    </w:p>
    <w:p w:rsidR="00DA63EC" w:rsidRDefault="00DA63EC" w:rsidP="00DA63EC">
      <w:pPr>
        <w:tabs>
          <w:tab w:val="left" w:pos="0"/>
        </w:tabs>
        <w:rPr>
          <w:rtl/>
        </w:rPr>
      </w:pPr>
      <w:del w:id="101414" w:author="מנוע מכני" w:date="2026-10-11T12:04:39Z">
        <w:r>
          <w:rPr>
            <w:rtl/>
          </w:rPr>
          <w:delText xml:space="preserve"> </w:delText>
        </w:r>
      </w:del>
      <w:r>
        <w:rPr>
          <w:rtl/>
        </w:rPr>
        <w:t xml:space="preserve">מחלוקת בעולה ושלמים, אבל בחטאת ואשם - דברי הכל חובות </w:t>
      </w:r>
      <w:ins w:id="93937" w:author="מנוע מכני" w:date="2026-10-11T12:04:39Z">
        <w:r>
          <w:rPr>
            <w:rtl/>
          </w:rPr>
          <w:t xml:space="preserve">הם</w:t>
        </w:r>
      </w:ins>
      <w:del w:id="93938" w:author="מנוע מכני" w:date="2026-10-11T12:04:39Z">
        <w:r>
          <w:rPr>
            <w:rtl/>
          </w:rPr>
          <w:delText xml:space="preserve">נינהו</w:delText>
        </w:r>
      </w:del>
      <w:r>
        <w:rPr>
          <w:rtl/>
        </w:rPr>
        <w:t xml:space="preserve"> ולא קרבי.</w:t>
      </w:r>
    </w:p>
    <w:p w:rsidR="00DA63EC" w:rsidRDefault="00DA63EC" w:rsidP="00DA63EC">
      <w:pPr>
        <w:pStyle w:val="affffd"/>
        <w:rPr>
          <w:rtl/>
        </w:rPr>
      </w:pPr>
      <w:r>
        <w:rPr>
          <w:rtl/>
        </w:rPr>
        <w:t>׹</w:t>
      </w:r>
    </w:p>
    <w:p>
      <w:pPr>
        <w:pStyle w:val="afffff8"/>
        <w:rPr>
          <w:ins w:id="90025" w:author="קלוד" w:date="2026-10-11T12:29:36Z"/>
        </w:rPr>
      </w:pPr>
      <w:ins w:id="90026" w:author="קלוד" w:date="2026-10-11T12:29:36Z">
        <w:r>
          <w:rPr>
            <w:color w:val="7B3F00"/>
          </w:rPr>
          <w:t xml:space="preserve">טעם חכמים - 'איש הישר בעיניו יעשה'</w:t>
        </w:r>
      </w:ins>
    </w:p>
    <w:p>
      <w:pPr>
        <w:pStyle w:val="38"/>
        <w:rPr>
          <w:ins w:id="101415" w:author="מנוע מכני" w:date="2026-10-11T12:04:39Z"/>
        </w:rPr>
      </w:pPr>
      <w:r w:rsidRPr="00D03985">
        <w:t xml:space="preserve">אמר</w:t>
      </w:r>
      <w:r w:rsidRPr="00D03985">
        <w:t xml:space="preserve"> מר, וחכמים</w:t>
      </w:r>
      <w:del w:id="101743" w:author="מנוע מכני" w:date="2026-10-11T12:04:39Z">
        <w:r w:rsidRPr="00D03985">
          <w:delText xml:space="preserve"> אומרים</w:delText>
        </w:r>
      </w:del>
      <w:r w:rsidRPr="00D03985">
        <w:t xml:space="preserve">:</w:t>
      </w:r>
    </w:p>
    <w:p w:rsidR="00DA63EC" w:rsidRDefault="00DA63EC" w:rsidP="00DA63EC">
      <w:pPr>
        <w:tabs>
          <w:tab w:val="left" w:pos="0"/>
        </w:tabs>
        <w:rPr>
          <w:b/>
          <w:bCs/>
          <w:rtl/>
        </w:rPr>
      </w:pPr>
      <w:del w:id="101416" w:author="מנוע מכני" w:date="2026-10-11T12:04:39Z">
        <w:r w:rsidRPr="00D03985">
          <w:rPr>
            <w:b/>
            <w:bCs/>
            <w:rtl/>
          </w:rPr>
          <w:delText xml:space="preserve"> </w:delText>
        </w:r>
      </w:del>
      <w:r w:rsidRPr="00D03985">
        <w:rPr>
          <w:b/>
          <w:bCs/>
          <w:rtl/>
        </w:rPr>
        <w:t xml:space="preserve">כל שהצבור מקריבין באהל </w:t>
      </w:r>
      <w:r>
        <w:rPr>
          <w:b/>
          <w:bCs/>
          <w:rtl/>
        </w:rPr>
        <w:t>וכו</w:t>
      </w:r>
      <w:r w:rsidR="005608A0">
        <w:rPr>
          <w:b/>
          <w:bCs/>
          <w:rtl/>
        </w:rPr>
        <w:t>'</w:t>
      </w:r>
      <w:r w:rsidRPr="00D03985">
        <w:rPr>
          <w:b/>
          <w:bCs/>
          <w:rtl/>
        </w:rPr>
        <w:t>.</w:t>
      </w:r>
    </w:p>
    <w:p w:rsidR="00DA63EC" w:rsidRDefault="00DA63EC" w:rsidP="00DA63EC">
      <w:pPr>
        <w:tabs>
          <w:tab w:val="left" w:pos="0"/>
        </w:tabs>
        <w:rPr>
          <w:rtl/>
        </w:rPr>
      </w:pPr>
      <w:ins w:id="90365" w:author="Claude - סמנטי" w:date="2026-10-11T12:26:16Z">
        <w:r>
          <w:rPr>
            <w:rtl/>
          </w:rPr>
          <w:t xml:space="preserve">טעמם</w:t>
        </w:r>
      </w:ins>
      <w:del w:id="90366" w:author="Claude - סמנטי" w:date="2026-10-11T12:26:16Z">
        <w:r>
          <w:rPr>
            <w:rtl/>
          </w:rPr>
          <w:delText xml:space="preserve">טעמייהו</w:delText>
        </w:r>
      </w:del>
      <w:r>
        <w:rPr>
          <w:rtl/>
        </w:rPr>
        <w:t xml:space="preserve"> דרבנן</w:t>
      </w:r>
      <w:r>
        <w:rPr>
          <w:rFonts w:hint="cs"/>
          <w:rtl/>
        </w:rPr>
        <w:t xml:space="preserve"> </w:t>
      </w:r>
      <w:r w:rsidRPr="0046594B">
        <w:rPr>
          <w:rStyle w:val="afffff0"/>
          <w:rFonts w:hint="cs"/>
          <w:rtl/>
        </w:rPr>
        <w:t>ד'</w:t>
      </w:r>
      <w:ins w:id="90363" w:author="Claude - סמנטי" w:date="2026-10-11T12:26:16Z">
        <w:r>
          <w:rPr>
            <w:rStyle w:val="afffff0"/>
            <w:rtl/>
          </w:rPr>
          <w:t xml:space="preserve">אִישׁ הַיָּשָׁר בְּעֵינָיו יַעֲשֶׂה</w:t>
        </w:r>
      </w:ins>
      <w:del w:id="90364" w:author="Claude - סמנטי" w:date="2026-10-11T12:26:16Z">
        <w:r w:rsidRPr="0046594B">
          <w:rPr>
            <w:rStyle w:val="afffff0"/>
            <w:rtl/>
          </w:rPr>
          <w:delText xml:space="preserve">איש הישר בעיניו יעשה</w:delText>
        </w:r>
      </w:del>
      <w:r w:rsidRPr="0046594B">
        <w:rPr>
          <w:rStyle w:val="afffff0"/>
          <w:rFonts w:hint="cs"/>
          <w:rtl/>
        </w:rPr>
        <w:t>'</w:t>
      </w:r>
      <w:r w:rsidRPr="0046594B">
        <w:rPr>
          <w:rStyle w:val="afffff0"/>
          <w:rtl/>
        </w:rPr>
        <w:t>,</w:t>
      </w:r>
      <w:r>
        <w:rPr>
          <w:rtl/>
        </w:rPr>
        <w:t xml:space="preserve"> איש - ישרות הוא </w:t>
      </w:r>
      <w:ins w:id="90361" w:author="Claude - סמנטי" w:date="2026-10-11T12:26:16Z">
        <w:r>
          <w:rPr>
            <w:rtl/>
          </w:rPr>
          <w:t xml:space="preserve">שיקרב</w:t>
        </w:r>
      </w:ins>
      <w:del w:id="90362" w:author="Claude - סמנטי" w:date="2026-10-11T12:26:16Z">
        <w:r>
          <w:rPr>
            <w:rtl/>
          </w:rPr>
          <w:delText xml:space="preserve">דליקרוב</w:delText>
        </w:r>
      </w:del>
      <w:r>
        <w:rPr>
          <w:rtl/>
        </w:rPr>
        <w:t xml:space="preserve">, חובות </w:t>
      </w:r>
      <w:r>
        <w:rPr>
          <w:rtl/>
        </w:rPr>
        <w:t xml:space="preserve">לא</w:t>
      </w:r>
      <w:r>
        <w:rPr>
          <w:rtl/>
        </w:rPr>
        <w:t xml:space="preserve"> ליקרוב, וצבור - אפי' חובות ליקרוב.</w:t>
      </w:r>
    </w:p>
    <w:p w:rsidR="00DA63EC" w:rsidRDefault="00DA63EC" w:rsidP="00DA63EC">
      <w:pPr>
        <w:pStyle w:val="afff3"/>
        <w:framePr w:wrap="around"/>
        <w:rPr>
          <w:rtl/>
        </w:rPr>
      </w:pPr>
      <w:r>
        <w:rPr>
          <w:rFonts w:hint="cs"/>
          <w:rtl/>
        </w:rPr>
        <w:t>קיח.</w:t>
      </w:r>
    </w:p>
    <w:p>
      <w:pPr>
        <w:pStyle w:val="38"/>
        <w:rPr>
          <w:ins w:id="101417" w:author="מנוע מכני" w:date="2026-10-11T12:04:39Z"/>
        </w:rPr>
      </w:pPr>
      <w:r>
        <w:t>ור</w:t>
      </w:r>
      <w:r>
        <w:t>"</w:t>
      </w:r>
      <w:r>
        <w:t xml:space="preserve">י </w:t>
      </w:r>
      <w:r>
        <w:t xml:space="preserve">אמר</w:t>
      </w:r>
      <w:r>
        <w:t xml:space="preserve"> לך:</w:t>
      </w:r>
    </w:p>
    <w:p w:rsidR="00DA63EC" w:rsidRDefault="00DA63EC" w:rsidP="00DA63EC">
      <w:pPr>
        <w:tabs>
          <w:tab w:val="left" w:pos="0"/>
        </w:tabs>
        <w:rPr>
          <w:rtl/>
        </w:rPr>
      </w:pPr>
      <w:del w:id="101418" w:author="מנוע מכני" w:date="2026-10-11T12:04:39Z">
        <w:r>
          <w:rPr>
            <w:rtl/>
          </w:rPr>
          <w:delText xml:space="preserve"> </w:delText>
        </w:r>
      </w:del>
      <w:r>
        <w:rPr>
          <w:rtl/>
        </w:rPr>
        <w:t xml:space="preserve">כי כתיב הישר</w:t>
      </w:r>
      <w:ins w:id="95373" w:author="מנוע מכני" w:date="2026-10-11T12:04:39Z">
        <w:r>
          <w:rPr>
            <w:rtl/>
          </w:rPr>
          <w:t xml:space="preserve"> </w:t>
        </w:r>
      </w:ins>
      <w:del w:id="95374" w:author="מנוע מכני" w:date="2026-10-11T12:04:39Z">
        <w:r>
          <w:rPr>
            <w:rtl/>
          </w:rPr>
          <w:delText xml:space="preserve">  </w:delText>
        </w:r>
      </w:del>
      <w:r>
        <w:rPr>
          <w:rtl/>
        </w:rPr>
        <w:t xml:space="preserve">הוא דכתיב, אבל בבמה גדולה - </w:t>
      </w:r>
      <w:ins w:id="90525" w:author="מנוע מכני" w:date="2026-10-11T12:04:39Z">
        <w:r>
          <w:rPr>
            <w:rtl/>
          </w:rPr>
          <w:t xml:space="preserve">אפי'</w:t>
        </w:r>
      </w:ins>
      <w:del w:id="90526" w:author="מנוע מכני" w:date="2026-10-11T12:04:39Z">
        <w:r>
          <w:rPr>
            <w:rtl/>
          </w:rPr>
          <w:delText xml:space="preserve">אפילו</w:delText>
        </w:r>
      </w:del>
      <w:r>
        <w:rPr>
          <w:rtl/>
        </w:rPr>
        <w:t xml:space="preserve"> חובות </w:t>
      </w:r>
      <w:ins w:id="92209" w:author="מנוע מכני" w:date="2026-10-11T12:04:39Z">
        <w:r>
          <w:rPr>
            <w:rtl/>
          </w:rPr>
          <w:t xml:space="preserve">גם</w:t>
        </w:r>
      </w:ins>
      <w:del w:id="92210" w:author="מנוע מכני" w:date="2026-10-11T12:04:39Z">
        <w:r>
          <w:rPr>
            <w:rtl/>
          </w:rPr>
          <w:delText xml:space="preserve">נמי</w:delText>
        </w:r>
      </w:del>
      <w:r>
        <w:rPr>
          <w:rtl/>
        </w:rPr>
        <w:t xml:space="preserve"> ליקרוב.</w:t>
      </w:r>
    </w:p>
    <w:p>
      <w:pPr>
        <w:pStyle w:val="38"/>
        <w:rPr>
          <w:ins w:id="101419" w:author="מנוע מכני" w:date="2026-10-11T12:04:39Z"/>
        </w:rPr>
      </w:pPr>
      <w:r>
        <w:t xml:space="preserve">והך</w:t>
      </w:r>
    </w:p>
    <w:p w:rsidR="00DA63EC" w:rsidRDefault="00DA63EC" w:rsidP="00DA63EC">
      <w:pPr>
        <w:tabs>
          <w:tab w:val="left" w:pos="0"/>
        </w:tabs>
        <w:rPr>
          <w:rtl/>
        </w:rPr>
      </w:pPr>
      <w:del w:id="101420" w:author="מנוע מכני" w:date="2026-10-11T12:04:39Z">
        <w:r>
          <w:rPr>
            <w:rFonts w:hint="cs"/>
            <w:rtl/>
          </w:rPr>
          <w:delText xml:space="preserve"> </w:delText>
        </w:r>
      </w:del>
      <w:r>
        <w:rPr>
          <w:rFonts w:hint="cs"/>
          <w:rtl/>
        </w:rPr>
        <w:t xml:space="preserve">ד</w:t>
      </w:r>
      <w:r>
        <w:rPr>
          <w:rtl/>
        </w:rPr>
        <w:t xml:space="preserve">איש, </w:t>
      </w:r>
      <w:ins w:id="92211" w:author="מנוע מכני" w:date="2026-10-11T12:04:39Z">
        <w:r>
          <w:rPr>
            <w:rtl/>
          </w:rPr>
          <w:t xml:space="preserve">לא</w:t>
        </w:r>
      </w:ins>
      <w:del w:id="92212" w:author="מנוע מכני" w:date="2026-10-11T12:04:39Z">
        <w:r>
          <w:rPr>
            <w:rtl/>
          </w:rPr>
          <w:delText xml:space="preserve">לאו</w:delText>
        </w:r>
      </w:del>
      <w:r>
        <w:rPr>
          <w:rtl/>
        </w:rPr>
        <w:t xml:space="preserve"> למימרא, דאיש ישרות הוא </w:t>
      </w:r>
      <w:ins w:id="90367" w:author="Claude - סמנטי" w:date="2026-10-11T12:26:16Z">
        <w:r>
          <w:rPr>
            <w:rtl/>
          </w:rPr>
          <w:t xml:space="preserve">שיקרב</w:t>
        </w:r>
      </w:ins>
      <w:del w:id="90368" w:author="Claude - סמנטי" w:date="2026-10-11T12:26:16Z">
        <w:r>
          <w:rPr>
            <w:rtl/>
          </w:rPr>
          <w:delText xml:space="preserve">דליקרוב</w:delText>
        </w:r>
      </w:del>
      <w:r>
        <w:rPr>
          <w:rtl/>
        </w:rPr>
        <w:t xml:space="preserve">, הא חובות </w:t>
      </w:r>
      <w:r>
        <w:rPr>
          <w:rtl/>
        </w:rPr>
        <w:t xml:space="preserve">לא</w:t>
      </w:r>
      <w:r>
        <w:rPr>
          <w:rtl/>
        </w:rPr>
        <w:t xml:space="preserve"> ליקרוב! כי כתיב איש - להכשיר את הזר.</w:t>
      </w:r>
    </w:p>
    <w:p w:rsidR="00DA63EC" w:rsidRPr="00E105BC" w:rsidRDefault="00DA63EC" w:rsidP="00DA63EC">
      <w:pPr>
        <w:tabs>
          <w:tab w:val="left" w:pos="0"/>
        </w:tabs>
        <w:rPr>
          <w:spacing w:val="-2"/>
          <w:rtl/>
        </w:rPr>
      </w:pPr>
      <w:r>
        <w:rPr>
          <w:spacing w:val="-2"/>
          <w:rtl/>
        </w:rPr>
        <w:t xml:space="preserve">זר מוזרק </w:t>
      </w:r>
      <w:r>
        <w:rPr>
          <w:rStyle w:val="afffff0"/>
          <w:spacing w:val="-2"/>
          <w:rtl/>
          <w:rPrChange w:id="9068" w:author="מנוע פסוקים" w:date="2026-10-11T09:29:40Z">
            <w:rPr>
              <w:spacing w:val="-2"/>
              <w:rtl/>
            </w:rPr>
          </w:rPrChange>
        </w:rPr>
        <w:t xml:space="preserve">הכהן את הדם על מזבח ה</w:t>
      </w:r>
      <w:r w:rsidR="005608A0">
        <w:rPr>
          <w:spacing w:val="-2"/>
          <w:rtl/>
        </w:rPr>
        <w:t>'</w:t>
      </w:r>
      <w:r w:rsidRPr="00E105BC">
        <w:rPr>
          <w:spacing w:val="-2"/>
          <w:rtl/>
        </w:rPr>
        <w:t xml:space="preserve"> נפקא! מהו </w:t>
      </w:r>
      <w:ins w:id="96789" w:author="מנוע מכני" w:date="2026-10-11T12:04:39Z">
        <w:r>
          <w:rPr>
            <w:spacing w:val="-2"/>
            <w:rtl/>
          </w:rPr>
          <w:t xml:space="preserve">דתאמר</w:t>
        </w:r>
      </w:ins>
      <w:del w:id="96790" w:author="מנוע מכני" w:date="2026-10-11T12:04:39Z">
        <w:r w:rsidRPr="00E105BC">
          <w:rPr>
            <w:spacing w:val="-2"/>
            <w:rtl/>
          </w:rPr>
          <w:delText xml:space="preserve">דתימא</w:delText>
        </w:r>
      </w:del>
      <w:r w:rsidRPr="00E105BC">
        <w:rPr>
          <w:spacing w:val="-2"/>
          <w:rtl/>
        </w:rPr>
        <w:t xml:space="preserve"> </w:t>
      </w:r>
      <w:ins w:id="90369" w:author="Claude - סמנטי" w:date="2026-10-11T12:26:16Z">
        <w:r>
          <w:rPr>
            <w:spacing w:val="-2"/>
            <w:rtl/>
          </w:rPr>
          <w:t xml:space="preserve">יצטרך</w:t>
        </w:r>
      </w:ins>
      <w:del w:id="90370" w:author="Claude - סמנטי" w:date="2026-10-11T12:26:16Z">
        <w:r w:rsidRPr="00E105BC">
          <w:rPr>
            <w:spacing w:val="-2"/>
            <w:rtl/>
          </w:rPr>
          <w:delText xml:space="preserve">ליבעי</w:delText>
        </w:r>
      </w:del>
      <w:r w:rsidRPr="00E105BC">
        <w:rPr>
          <w:spacing w:val="-2"/>
          <w:rtl/>
        </w:rPr>
        <w:t xml:space="preserve"> קדוש בכורות </w:t>
      </w:r>
      <w:ins w:id="97417" w:author="מנוע מכני" w:date="2026-10-11T12:04:39Z">
        <w:r>
          <w:rPr>
            <w:spacing w:val="-2"/>
            <w:rtl/>
          </w:rPr>
          <w:t xml:space="preserve">כמתחילה</w:t>
        </w:r>
      </w:ins>
      <w:del w:id="97418" w:author="מנוע מכני" w:date="2026-10-11T12:04:39Z">
        <w:r w:rsidRPr="00E105BC">
          <w:rPr>
            <w:spacing w:val="-2"/>
            <w:rtl/>
          </w:rPr>
          <w:delText xml:space="preserve">כמעיקרא</w:delText>
        </w:r>
      </w:del>
      <w:r w:rsidRPr="00E105BC">
        <w:rPr>
          <w:spacing w:val="-2"/>
          <w:rtl/>
        </w:rPr>
        <w:t xml:space="preserve">,</w:t>
      </w:r>
      <w:r w:rsidRPr="00E105BC">
        <w:rPr>
          <w:rFonts w:hint="cs"/>
          <w:spacing w:val="-2"/>
          <w:rtl/>
        </w:rPr>
        <w:t xml:space="preserve"> </w:t>
      </w:r>
      <w:r w:rsidRPr="00E105BC">
        <w:rPr>
          <w:rFonts w:hint="cs"/>
          <w:spacing w:val="-2"/>
          <w:rtl/>
        </w:rPr>
        <w:t xml:space="preserve">קמ</w:t>
      </w:r>
      <w:r w:rsidRPr="00E105BC">
        <w:rPr>
          <w:spacing w:val="-2"/>
          <w:rtl/>
        </w:rPr>
        <w:t>"</w:t>
      </w:r>
      <w:r w:rsidRPr="00E105BC">
        <w:rPr>
          <w:rFonts w:hint="cs"/>
          <w:spacing w:val="-2"/>
          <w:rtl/>
        </w:rPr>
        <w:t>ל</w:t>
      </w:r>
    </w:p>
    <w:p w:rsidR="00DA63EC" w:rsidRDefault="00DA63EC" w:rsidP="00DA63EC">
      <w:pPr>
        <w:tabs>
          <w:tab w:val="left" w:pos="0"/>
        </w:tabs>
        <w:rPr>
          <w:rtl/>
        </w:rPr>
      </w:pPr>
      <w:r>
        <w:rPr>
          <w:rtl/>
        </w:rPr>
        <w:t xml:space="preserve">חכמים היינו תנא </w:t>
      </w:r>
      <w:ins w:id="95709" w:author="מנוע מכני" w:date="2026-10-11T12:04:39Z">
        <w:r>
          <w:rPr>
            <w:rtl/>
          </w:rPr>
          <w:t xml:space="preserve">ראשון</w:t>
        </w:r>
      </w:ins>
      <w:del w:id="95710" w:author="מנוע מכני" w:date="2026-10-11T12:04:39Z">
        <w:r>
          <w:rPr>
            <w:rtl/>
          </w:rPr>
          <w:delText xml:space="preserve">קמא</w:delText>
        </w:r>
      </w:del>
      <w:r>
        <w:rPr>
          <w:rtl/>
        </w:rPr>
        <w:t xml:space="preserve">! </w:t>
      </w:r>
      <w:r>
        <w:rPr>
          <w:rStyle w:val="2fb"/>
          <w:rtl/>
        </w:rPr>
        <w:t xml:space="preserve">א</w:t>
      </w:r>
      <w:r>
        <w:rPr>
          <w:rStyle w:val="2fb"/>
          <w:rFonts w:hint="cs"/>
          <w:rtl/>
        </w:rPr>
        <w:t>ר</w:t>
      </w:r>
      <w:r>
        <w:rPr>
          <w:rStyle w:val="2fb"/>
          <w:rtl/>
        </w:rPr>
        <w:t>"</w:t>
      </w:r>
      <w:r>
        <w:rPr>
          <w:rStyle w:val="2fb"/>
          <w:rFonts w:hint="cs"/>
          <w:rtl/>
        </w:rPr>
        <w:t>פ</w:t>
      </w:r>
      <w:r>
        <w:rPr>
          <w:rtl/>
        </w:rPr>
        <w:t xml:space="preserve">: קרבו נסכים במדבר </w:t>
      </w:r>
      <w:ins w:id="92213" w:author="מנוע מכני" w:date="2026-10-11T12:04:39Z">
        <w:r>
          <w:rPr>
            <w:b/>
            <w:bCs/>
            <w:rtl/>
          </w:rPr>
          <w:t xml:space="preserve">יש</w:t>
        </w:r>
      </w:ins>
      <w:del w:id="92214" w:author="מנוע מכני" w:date="2026-10-11T12:04:39Z">
        <w:r w:rsidRPr="000B2438">
          <w:rPr>
            <w:b/>
            <w:bCs/>
            <w:rtl/>
          </w:rPr>
          <w:delText xml:space="preserve">איכא</w:delText>
        </w:r>
      </w:del>
      <w:r w:rsidRPr="000B2438">
        <w:rPr>
          <w:b/>
          <w:bCs/>
          <w:rtl/>
        </w:rPr>
        <w:t xml:space="preserve"> </w:t>
      </w:r>
      <w:ins w:id="90371" w:author="Claude - סמנטי" w:date="2026-10-11T12:26:16Z">
        <w:r>
          <w:rPr>
            <w:b/>
            <w:bCs/>
            <w:rtl/>
          </w:rPr>
          <w:t xml:space="preserve">ביניהם</w:t>
        </w:r>
      </w:ins>
      <w:del w:id="90372" w:author="Claude - סמנטי" w:date="2026-10-11T12:26:16Z">
        <w:r w:rsidRPr="000B2438">
          <w:rPr>
            <w:b/>
            <w:bCs/>
            <w:rtl/>
          </w:rPr>
          <w:delText xml:space="preserve">בינייהו</w:delText>
        </w:r>
      </w:del>
      <w:r>
        <w:rPr>
          <w:rtl/>
        </w:rPr>
        <w:t>.</w:t>
      </w:r>
    </w:p>
    <w:p w:rsidR="00DA63EC" w:rsidRDefault="00DA63EC" w:rsidP="00DA63EC">
      <w:pPr>
        <w:pStyle w:val="affffd"/>
        <w:rPr>
          <w:del w:id="90202" w:author="מנוע עיצוב" w:date="2026-10-11T12:09:26Z"/>
          <w:rtl/>
        </w:rPr>
      </w:pPr>
      <w:del w:id="90201" w:author="מנוע עיצוב" w:date="2026-10-11T12:09:26Z">
        <w:r>
          <w:rPr>
            <w:rtl/>
          </w:rPr>
          <w:delText xml:space="preserve">׹</w:delText>
        </w:r>
      </w:del>
    </w:p>
    <w:p w:rsidR="00DA63EC" w:rsidRDefault="00DA63EC" w:rsidP="00DA63EC">
      <w:pPr>
        <w:pStyle w:val="affff1"/>
        <w:ind w:end="0"/>
        <w:rPr>
          <w:rtl/>
        </w:rPr>
        <w:pPrChange w:id="20175" w:author="קלוד" w:date="2026-10-11T09:07:24Z">
          <w:pPr>
            <w:pStyle w:val="affff1"/>
            <w:rPr>
              <w:rtl/>
            </w:rPr>
          </w:pPr>
        </w:pPrChange>
      </w:pPr>
      <w:ins w:id="9912" w:author="מספור קטעי משנה" w:date="2026-10-11T09:35:09Z">
        <w:r>
          <w:rPr>
            <w:rStyle w:val="MisparKeta"/>
          </w:rPr>
          <w:t xml:space="preserve">ב. </w:t>
        </w:r>
      </w:ins>
      <w:r>
        <w:rPr>
          <w:rtl/>
        </w:rPr>
        <w:t>אמר מר, רבי שמעון אומר וכו</w:t>
      </w:r>
      <w:r w:rsidR="005608A0">
        <w:rPr>
          <w:rtl/>
        </w:rPr>
        <w:t>'</w:t>
      </w:r>
      <w:r>
        <w:rPr>
          <w:rtl/>
        </w:rPr>
        <w:t>.</w:t>
      </w:r>
    </w:p>
    <w:p w:rsidR="00DA63EC" w:rsidRDefault="00DA63EC" w:rsidP="00DA63EC">
      <w:pPr>
        <w:tabs>
          <w:tab w:val="left" w:pos="0"/>
        </w:tabs>
        <w:rPr>
          <w:rtl/>
        </w:rPr>
      </w:pPr>
      <w:r>
        <w:rPr>
          <w:rFonts w:hint="cs"/>
          <w:rtl/>
        </w:rPr>
        <w:t xml:space="preserve">וטעמא </w:t>
      </w:r>
      <w:r w:rsidRPr="0046594B">
        <w:rPr>
          <w:rStyle w:val="afffff0"/>
          <w:rFonts w:hint="cs"/>
          <w:rtl/>
        </w:rPr>
        <w:t>ד'</w:t>
      </w:r>
      <w:r w:rsidRPr="0046594B">
        <w:rPr>
          <w:rStyle w:val="afffff0"/>
          <w:rtl/>
        </w:rPr>
        <w:t>ויעשו בני ישראל את הפסח בגלגל</w:t>
      </w:r>
      <w:r w:rsidRPr="0046594B">
        <w:rPr>
          <w:rStyle w:val="afffff0"/>
          <w:rFonts w:hint="cs"/>
          <w:rtl/>
        </w:rPr>
        <w:t>'</w:t>
      </w:r>
      <w:r w:rsidRPr="0046594B">
        <w:rPr>
          <w:rStyle w:val="afffff0"/>
          <w:rtl/>
        </w:rPr>
        <w:t>,</w:t>
      </w:r>
      <w:r>
        <w:rPr>
          <w:rFonts w:hint="cs"/>
          <w:rtl/>
        </w:rPr>
        <w:t xml:space="preserve"> ו</w:t>
      </w:r>
      <w:r>
        <w:rPr>
          <w:rtl/>
        </w:rPr>
        <w:t xml:space="preserve">הא </w:t>
      </w:r>
      <w:r>
        <w:rPr>
          <w:rtl/>
        </w:rPr>
        <w:t xml:space="preserve">קמ"ל</w:t>
      </w:r>
      <w:r>
        <w:rPr>
          <w:rtl/>
        </w:rPr>
        <w:t xml:space="preserve">, דחובות כעין פסח הוא דקרב, הא </w:t>
      </w:r>
      <w:ins w:id="92215" w:author="מנוע מכני" w:date="2026-10-11T12:04:39Z">
        <w:r>
          <w:rPr>
            <w:rtl/>
          </w:rPr>
          <w:t xml:space="preserve">לא</w:t>
        </w:r>
      </w:ins>
      <w:del w:id="92216" w:author="מנוע מכני" w:date="2026-10-11T12:04:39Z">
        <w:r>
          <w:rPr>
            <w:rtl/>
          </w:rPr>
          <w:delText xml:space="preserve">לאו</w:delText>
        </w:r>
      </w:del>
      <w:r>
        <w:rPr>
          <w:rtl/>
        </w:rPr>
        <w:t xml:space="preserve"> כעין פסח </w:t>
      </w:r>
      <w:r>
        <w:rPr>
          <w:rtl/>
        </w:rPr>
        <w:t xml:space="preserve">לא</w:t>
      </w:r>
      <w:r>
        <w:rPr>
          <w:rtl/>
        </w:rPr>
        <w:t xml:space="preserve"> קרב.</w:t>
      </w:r>
    </w:p>
    <w:p>
      <w:pPr>
        <w:pStyle w:val="38"/>
        <w:rPr>
          <w:ins w:id="101421" w:author="מנוע מכני" w:date="2026-10-11T12:04:39Z"/>
        </w:rPr>
      </w:pPr>
      <w:r>
        <w:t xml:space="preserve">ואידך</w:t>
      </w:r>
    </w:p>
    <w:p w:rsidR="00DA63EC" w:rsidRDefault="00DA63EC" w:rsidP="00DA63EC">
      <w:pPr>
        <w:tabs>
          <w:tab w:val="left" w:pos="0"/>
        </w:tabs>
        <w:rPr>
          <w:rtl/>
        </w:rPr>
      </w:pPr>
      <w:del w:id="101422" w:author="מנוע מכני" w:date="2026-10-11T12:04:39Z">
        <w:r>
          <w:rPr>
            <w:rtl/>
          </w:rPr>
          <w:delText xml:space="preserve"> </w:delText>
        </w:r>
      </w:del>
      <w:ins w:id="97419" w:author="מנוע מכני" w:date="2026-10-11T12:04:39Z">
        <w:r>
          <w:rPr>
            <w:rtl/>
          </w:rPr>
          <w:t xml:space="preserve">צריך</w:t>
        </w:r>
      </w:ins>
      <w:del w:id="97420" w:author="מנוע מכני" w:date="2026-10-11T12:04:39Z">
        <w:r>
          <w:rPr>
            <w:rtl/>
          </w:rPr>
          <w:delText xml:space="preserve">מיבעי</w:delText>
        </w:r>
      </w:del>
      <w:ins w:id="95375" w:author="מנוע מכני" w:date="2026-10-11T12:04:39Z">
        <w:r>
          <w:rPr>
            <w:rtl/>
          </w:rPr>
          <w:t xml:space="preserve"> </w:t>
        </w:r>
      </w:ins>
      <w:del w:id="95376" w:author="מנוע מכני" w:date="2026-10-11T12:04:39Z">
        <w:r>
          <w:rPr>
            <w:rtl/>
          </w:rPr>
          <w:delText xml:space="preserve"> </w:delText>
        </w:r>
        <w:r>
          <w:rPr>
            <w:rFonts w:hint="cs"/>
            <w:rtl/>
          </w:rPr>
          <w:delText xml:space="preserve"> </w:delText>
        </w:r>
      </w:del>
      <w:r>
        <w:rPr>
          <w:rStyle w:val="2fb"/>
          <w:rFonts w:hint="cs"/>
          <w:rtl/>
        </w:rPr>
        <w:t xml:space="preserve">לכדרי</w:t>
      </w:r>
      <w:r>
        <w:rPr>
          <w:rStyle w:val="2fb"/>
          <w:rtl/>
        </w:rPr>
        <w:t>"</w:t>
      </w:r>
      <w:r>
        <w:rPr>
          <w:rStyle w:val="2fb"/>
          <w:rFonts w:hint="cs"/>
          <w:rtl/>
        </w:rPr>
        <w:t xml:space="preserve">ו</w:t>
      </w:r>
      <w:r>
        <w:rPr>
          <w:rFonts w:hint="cs"/>
          <w:rtl/>
        </w:rPr>
        <w:t xml:space="preserve"> </w:t>
      </w:r>
      <w:r>
        <w:rPr>
          <w:rStyle w:val="2fb"/>
          <w:rFonts w:hint="cs"/>
          <w:rtl/>
        </w:rPr>
        <w:t xml:space="preserve">מ</w:t>
      </w:r>
      <w:r>
        <w:rPr>
          <w:rStyle w:val="2fb"/>
          <w:rtl/>
        </w:rPr>
        <w:t xml:space="preserve">רבי</w:t>
      </w:r>
      <w:r>
        <w:rPr>
          <w:rtl/>
        </w:rPr>
        <w:t xml:space="preserve"> בנאה: ערל מקבל הזאה.</w:t>
      </w:r>
    </w:p>
    <w:p>
      <w:pPr>
        <w:pStyle w:val="38"/>
        <w:rPr>
          <w:ins w:id="101423" w:author="מנוע מכני" w:date="2026-10-11T12:04:39Z"/>
        </w:rPr>
      </w:pPr>
      <w:r>
        <w:t xml:space="preserve">תני תנא </w:t>
      </w:r>
      <w:ins w:id="93939" w:author="מנוע מכני" w:date="2026-10-11T12:04:39Z">
        <w:r>
          <w:t xml:space="preserve">לפניו</w:t>
        </w:r>
      </w:ins>
      <w:del w:id="93940" w:author="מנוע מכני" w:date="2026-10-11T12:04:39Z">
        <w:r>
          <w:delText xml:space="preserve">קמיה</w:delText>
        </w:r>
      </w:del>
      <w:r>
        <w:t xml:space="preserve"> דר</w:t>
      </w:r>
      <w:r>
        <w:t>אב</w:t>
      </w:r>
      <w:r>
        <w:t>"</w:t>
      </w:r>
      <w:r>
        <w:t>א</w:t>
      </w:r>
      <w:r>
        <w:t xml:space="preserve">:</w:t>
      </w:r>
    </w:p>
    <w:p w:rsidR="00DA63EC" w:rsidRDefault="00DA63EC" w:rsidP="00DA63EC">
      <w:pPr>
        <w:tabs>
          <w:tab w:val="left" w:pos="0"/>
        </w:tabs>
        <w:rPr>
          <w:rtl/>
        </w:rPr>
      </w:pPr>
      <w:del w:id="101424" w:author="מנוע מכני" w:date="2026-10-11T12:04:39Z">
        <w:r>
          <w:rPr>
            <w:rtl/>
          </w:rPr>
          <w:delText xml:space="preserve"> </w:delText>
        </w:r>
      </w:del>
      <w:r>
        <w:rPr>
          <w:rtl/>
        </w:rPr>
        <w:t xml:space="preserve">אין בין במה גדולה לבמה קטנה אלא פסח וחובות הקבוע להן זמן.</w:t>
      </w:r>
    </w:p>
    <w:p>
      <w:pPr>
        <w:pStyle w:val="38"/>
        <w:rPr>
          <w:ins w:id="101425" w:author="מנוע מכני" w:date="2026-10-11T12:04:39Z"/>
        </w:rPr>
      </w:pPr>
      <w:r>
        <w:t xml:space="preserve">א"ל</w:t>
      </w:r>
      <w:r>
        <w:t xml:space="preserve">, תתרגם מתניתך:</w:t>
      </w:r>
    </w:p>
    <w:p w:rsidR="00DA63EC" w:rsidRDefault="00DA63EC" w:rsidP="00DA63EC">
      <w:pPr>
        <w:tabs>
          <w:tab w:val="left" w:pos="0"/>
        </w:tabs>
        <w:rPr>
          <w:rtl/>
        </w:rPr>
      </w:pPr>
      <w:del w:id="101426" w:author="מנוע מכני" w:date="2026-10-11T12:04:39Z">
        <w:r>
          <w:rPr>
            <w:rtl/>
          </w:rPr>
          <w:delText xml:space="preserve"> </w:delText>
        </w:r>
      </w:del>
      <w:r>
        <w:rPr>
          <w:rtl/>
        </w:rPr>
        <w:t xml:space="preserve">בעולת חובה, </w:t>
      </w:r>
      <w:ins w:id="92217" w:author="מנוע מכני" w:date="2026-10-11T12:04:39Z">
        <w:r>
          <w:rPr>
            <w:rtl/>
          </w:rPr>
          <w:t xml:space="preserve">דיש</w:t>
        </w:r>
      </w:ins>
      <w:del w:id="92218" w:author="מנוע מכני" w:date="2026-10-11T12:04:39Z">
        <w:r>
          <w:rPr>
            <w:rtl/>
          </w:rPr>
          <w:delText xml:space="preserve">דאיכא</w:delText>
        </w:r>
      </w:del>
      <w:r>
        <w:rPr>
          <w:rtl/>
        </w:rPr>
        <w:t xml:space="preserve"> עולת נדבה, </w:t>
      </w:r>
      <w:ins w:id="96123" w:author="מנוע מכני" w:date="2026-10-11T12:04:39Z">
        <w:r>
          <w:rPr>
            <w:rtl/>
          </w:rPr>
          <w:t xml:space="preserve">דאם </w:t>
        </w:r>
      </w:ins>
      <w:del w:id="96124" w:author="מנוע מכני" w:date="2026-10-11T12:04:39Z">
        <w:r>
          <w:rPr>
            <w:rtl/>
          </w:rPr>
          <w:delText xml:space="preserve">דאי </w:delText>
        </w:r>
      </w:del>
      <w:r>
        <w:rPr>
          <w:rtl/>
        </w:rPr>
        <w:t xml:space="preserve">חטאת יחיד הוא, </w:t>
      </w:r>
      <w:r>
        <w:rPr>
          <w:rFonts w:hint="cs"/>
          <w:rtl/>
        </w:rPr>
        <w:t xml:space="preserve">אין </w:t>
      </w:r>
      <w:r>
        <w:rPr>
          <w:rtl/>
        </w:rPr>
        <w:t xml:space="preserve">חובות דקבע </w:t>
      </w:r>
      <w:ins w:id="93941" w:author="מנוע מכני" w:date="2026-10-11T12:04:39Z">
        <w:r>
          <w:rPr>
            <w:rtl/>
          </w:rPr>
          <w:t xml:space="preserve">לו</w:t>
        </w:r>
      </w:ins>
      <w:del w:id="93942" w:author="מנוע מכני" w:date="2026-10-11T12:04:39Z">
        <w:r>
          <w:rPr>
            <w:rtl/>
          </w:rPr>
          <w:delText xml:space="preserve">ליה</w:delText>
        </w:r>
      </w:del>
      <w:r>
        <w:rPr>
          <w:rtl/>
        </w:rPr>
        <w:t xml:space="preserve"> זמן </w:t>
      </w:r>
    </w:p>
    <w:p w:rsidR="00DA63EC" w:rsidRDefault="00DA63EC" w:rsidP="00DA63EC">
      <w:pPr>
        <w:tabs>
          <w:tab w:val="left" w:pos="0"/>
        </w:tabs>
        <w:rPr>
          <w:rtl/>
        </w:rPr>
      </w:pPr>
      <w:r>
        <w:rPr>
          <w:rFonts w:hint="cs"/>
          <w:rtl/>
        </w:rPr>
        <w:t xml:space="preserve">ולא העמיד במנחת חובה אפי' </w:t>
      </w:r>
      <w:ins w:id="92219" w:author="מנוע מכני" w:date="2026-10-11T12:04:39Z">
        <w:r>
          <w:rPr>
            <w:rFonts w:hint="cs"/>
            <w:rtl/>
          </w:rPr>
          <w:t xml:space="preserve">דיש</w:t>
        </w:r>
      </w:ins>
      <w:del w:id="92220" w:author="מנוע מכני" w:date="2026-10-11T12:04:39Z">
        <w:r>
          <w:rPr>
            <w:rFonts w:hint="cs"/>
            <w:rtl/>
          </w:rPr>
          <w:delText xml:space="preserve">דאיכא</w:delText>
        </w:r>
      </w:del>
      <w:r>
        <w:rPr>
          <w:rFonts w:hint="cs"/>
          <w:rtl/>
        </w:rPr>
        <w:t xml:space="preserve"> חביתין דסבר דאין מנחה בבמה</w:t>
      </w:r>
    </w:p>
    <w:p w:rsidR="00DA63EC" w:rsidRDefault="00DA63EC" w:rsidP="00DA63EC">
      <w:pPr>
        <w:tabs>
          <w:tab w:val="left" w:pos="0"/>
        </w:tabs>
        <w:rPr>
          <w:rtl/>
        </w:rPr>
      </w:pPr>
    </w:p>
    <w:p w:rsidR="00DA63EC" w:rsidRDefault="00DA63EC" w:rsidP="00DA63EC">
      <w:pPr>
        <w:pStyle w:val="affff1"/>
        <w:ind w:end="0"/>
        <w:rPr>
          <w:rtl/>
        </w:rPr>
        <w:pPrChange w:id="20176" w:author="קלוד" w:date="2026-10-11T09:07:24Z">
          <w:pPr>
            <w:pStyle w:val="affff1"/>
            <w:rPr>
              <w:rtl/>
            </w:rPr>
          </w:pPr>
        </w:pPrChange>
      </w:pPr>
      <w:ins w:id="9913" w:author="מספור קטעי משנה" w:date="2026-10-11T09:35:09Z">
        <w:r>
          <w:rPr>
            <w:rStyle w:val="MisparKeta"/>
          </w:rPr>
          <w:t xml:space="preserve">ד. </w:t>
        </w:r>
      </w:ins>
      <w:r>
        <w:rPr>
          <w:rtl/>
        </w:rPr>
        <w:t>באו לשילה וכו</w:t>
      </w:r>
      <w:r w:rsidR="005608A0">
        <w:rPr>
          <w:rtl/>
        </w:rPr>
        <w:t>'</w:t>
      </w:r>
      <w:r>
        <w:rPr>
          <w:rtl/>
        </w:rPr>
        <w:t>.</w:t>
      </w:r>
    </w:p>
    <w:p>
      <w:pPr>
        <w:pStyle w:val="38"/>
        <w:rPr>
          <w:ins w:id="101427" w:author="מנוע מכני" w:date="2026-10-11T12:04:39Z"/>
        </w:rPr>
      </w:pPr>
      <w:r w:rsidRPr="00FE1B89">
        <w:t>מה</w:t>
      </w:r>
      <w:r w:rsidRPr="00FE1B89">
        <w:t>"</w:t>
      </w:r>
      <w:r w:rsidRPr="00FE1B89">
        <w:t>מ ארחב</w:t>
      </w:r>
      <w:r w:rsidRPr="00FE1B89">
        <w:t>"</w:t>
      </w:r>
      <w:r w:rsidRPr="00FE1B89">
        <w:t>א מרי</w:t>
      </w:r>
      <w:r w:rsidRPr="00FE1B89">
        <w:t>"</w:t>
      </w:r>
      <w:r w:rsidRPr="00FE1B89">
        <w:t>ו</w:t>
      </w:r>
      <w:r w:rsidRPr="00FE1B89">
        <w:t>:</w:t>
      </w:r>
    </w:p>
    <w:p w:rsidR="00DA63EC" w:rsidRPr="00FE1B89" w:rsidRDefault="00DA63EC" w:rsidP="00DA63EC">
      <w:pPr>
        <w:tabs>
          <w:tab w:val="left" w:pos="0"/>
        </w:tabs>
        <w:rPr>
          <w:spacing w:val="-2"/>
          <w:rtl/>
        </w:rPr>
      </w:pPr>
      <w:del w:id="101428" w:author="מנוע מכני" w:date="2026-10-11T12:04:39Z">
        <w:r w:rsidRPr="00FE1B89">
          <w:rPr>
            <w:rStyle w:val="afffff0"/>
            <w:spacing w:val="-2"/>
            <w:rtl/>
          </w:rPr>
          <w:delText xml:space="preserve"> </w:delText>
        </w:r>
      </w:del>
      <w:r w:rsidRPr="00FE1B89">
        <w:rPr>
          <w:rStyle w:val="afffff0"/>
          <w:rFonts w:hint="cs"/>
          <w:spacing w:val="-2"/>
          <w:rtl/>
        </w:rPr>
        <w:t>'</w:t>
      </w:r>
      <w:r w:rsidRPr="00FE1B89">
        <w:rPr>
          <w:rStyle w:val="afffff0"/>
          <w:spacing w:val="-2"/>
          <w:rtl/>
        </w:rPr>
        <w:t>ותביאהו בית ה</w:t>
      </w:r>
      <w:r w:rsidR="005608A0">
        <w:rPr>
          <w:rStyle w:val="afffff0"/>
          <w:spacing w:val="-2"/>
          <w:rtl/>
        </w:rPr>
        <w:t>'</w:t>
      </w:r>
      <w:r w:rsidRPr="00FE1B89">
        <w:rPr>
          <w:rStyle w:val="afffff0"/>
          <w:spacing w:val="-2"/>
          <w:rtl/>
        </w:rPr>
        <w:t xml:space="preserve"> שילה</w:t>
      </w:r>
      <w:r w:rsidRPr="00FE1B89">
        <w:rPr>
          <w:rStyle w:val="afffff0"/>
          <w:rFonts w:hint="cs"/>
          <w:spacing w:val="-2"/>
          <w:rtl/>
        </w:rPr>
        <w:t>'</w:t>
      </w:r>
      <w:r w:rsidRPr="00FE1B89">
        <w:rPr>
          <w:rStyle w:val="afffff0"/>
          <w:spacing w:val="-2"/>
          <w:rtl/>
        </w:rPr>
        <w:t>,</w:t>
      </w:r>
      <w:r w:rsidRPr="00FE1B89">
        <w:rPr>
          <w:spacing w:val="-2"/>
          <w:rtl/>
        </w:rPr>
        <w:t xml:space="preserve"> וכתוב אחד אומר:</w:t>
      </w:r>
      <w:r w:rsidRPr="00FE1B89">
        <w:rPr>
          <w:rStyle w:val="afffff0"/>
          <w:spacing w:val="-2"/>
          <w:rtl/>
        </w:rPr>
        <w:t xml:space="preserve"> </w:t>
      </w:r>
      <w:r w:rsidRPr="00FE1B89">
        <w:rPr>
          <w:rStyle w:val="afffff0"/>
          <w:rFonts w:hint="cs"/>
          <w:spacing w:val="-2"/>
          <w:rtl/>
        </w:rPr>
        <w:t>'</w:t>
      </w:r>
      <w:r w:rsidRPr="00FE1B89">
        <w:rPr>
          <w:rStyle w:val="afffff0"/>
          <w:spacing w:val="-2"/>
          <w:rtl/>
        </w:rPr>
        <w:t>ויטש משכן שילה אהל שכן באדם</w:t>
      </w:r>
      <w:r w:rsidRPr="00FE1B89">
        <w:rPr>
          <w:rStyle w:val="afffff0"/>
          <w:rFonts w:hint="cs"/>
          <w:spacing w:val="-2"/>
          <w:rtl/>
        </w:rPr>
        <w:t>'</w:t>
      </w:r>
      <w:r w:rsidRPr="00FE1B89">
        <w:rPr>
          <w:rStyle w:val="afffff0"/>
          <w:spacing w:val="-2"/>
          <w:rtl/>
        </w:rPr>
        <w:t>,</w:t>
      </w:r>
      <w:r w:rsidRPr="00FE1B89">
        <w:rPr>
          <w:spacing w:val="-2"/>
          <w:rtl/>
        </w:rPr>
        <w:t xml:space="preserve"> </w:t>
      </w:r>
    </w:p>
    <w:p>
      <w:pPr>
        <w:pStyle w:val="38"/>
        <w:rPr>
          <w:ins w:id="101429" w:author="מנוע מכני" w:date="2026-10-11T12:04:39Z"/>
        </w:rPr>
      </w:pPr>
      <w:r>
        <w:t>וכתיב:</w:t>
      </w:r>
    </w:p>
    <w:p w:rsidR="00DA63EC" w:rsidRDefault="00DA63EC" w:rsidP="00DA63EC">
      <w:pPr>
        <w:tabs>
          <w:tab w:val="left" w:pos="0"/>
        </w:tabs>
        <w:rPr>
          <w:rtl/>
        </w:rPr>
      </w:pPr>
      <w:del w:id="101430" w:author="מנוע מכני" w:date="2026-10-11T12:04:39Z">
        <w:r w:rsidRPr="00464129">
          <w:rPr>
            <w:rStyle w:val="afffff0"/>
            <w:rtl/>
          </w:rPr>
          <w:delText xml:space="preserve"> </w:delText>
        </w:r>
      </w:del>
      <w:r w:rsidRPr="00464129">
        <w:rPr>
          <w:rStyle w:val="afffff0"/>
          <w:rFonts w:hint="cs"/>
          <w:rtl/>
        </w:rPr>
        <w:t>'</w:t>
      </w:r>
      <w:ins w:id="91355" w:author="Claude - סמנטי" w:date="2026-10-11T12:26:16Z">
        <w:r>
          <w:rPr>
            <w:rStyle w:val="afffff0"/>
            <w:rtl/>
          </w:rPr>
          <w:t xml:space="preserve">וַיִּמְאַס בְּאֹהֶל יוֹסֵף וּבְשֵׁבֶט אֶפְרַיִם לֹא בָחָר</w:t>
        </w:r>
      </w:ins>
      <w:del w:id="91356" w:author="Claude - סמנטי" w:date="2026-10-11T12:26:16Z">
        <w:r w:rsidRPr="00464129">
          <w:rPr>
            <w:rStyle w:val="afffff0"/>
            <w:rtl/>
          </w:rPr>
          <w:delText xml:space="preserve">וימאס באהל יוסף ובשבט אפרים </w:delText>
        </w:r>
        <w:r w:rsidRPr="00464129">
          <w:rPr>
            <w:rStyle w:val="afffff0"/>
            <w:rtl/>
          </w:rPr>
          <w:delText xml:space="preserve">לא</w:delText>
        </w:r>
        <w:r w:rsidRPr="00464129">
          <w:rPr>
            <w:rStyle w:val="afffff0"/>
            <w:rtl/>
          </w:rPr>
          <w:delText xml:space="preserve"> בחר</w:delText>
        </w:r>
      </w:del>
      <w:r w:rsidRPr="00464129">
        <w:rPr>
          <w:rStyle w:val="afffff0"/>
          <w:rFonts w:hint="cs"/>
          <w:rtl/>
        </w:rPr>
        <w:t>'</w:t>
      </w:r>
      <w:r w:rsidRPr="00464129">
        <w:rPr>
          <w:rStyle w:val="afffff0"/>
          <w:rtl/>
        </w:rPr>
        <w:t>,</w:t>
      </w:r>
      <w:r>
        <w:rPr>
          <w:rtl/>
        </w:rPr>
        <w:t xml:space="preserve"> </w:t>
      </w:r>
    </w:p>
    <w:p>
      <w:pPr>
        <w:pStyle w:val="38"/>
        <w:rPr>
          <w:ins w:id="101431" w:author="מנוע מכני" w:date="2026-10-11T12:04:39Z"/>
        </w:rPr>
      </w:pPr>
      <w:r>
        <w:t xml:space="preserve">הא כיצד?</w:t>
      </w:r>
    </w:p>
    <w:p w:rsidR="00DA63EC" w:rsidRDefault="00DA63EC" w:rsidP="00DA63EC">
      <w:pPr>
        <w:tabs>
          <w:tab w:val="left" w:pos="0"/>
        </w:tabs>
        <w:rPr>
          <w:rtl/>
        </w:rPr>
      </w:pPr>
      <w:del w:id="101432" w:author="מנוע מכני" w:date="2026-10-11T12:04:39Z">
        <w:r>
          <w:rPr>
            <w:rtl/>
          </w:rPr>
          <w:delText xml:space="preserve"> </w:delText>
        </w:r>
      </w:del>
      <w:r>
        <w:rPr>
          <w:rtl/>
        </w:rPr>
        <w:t xml:space="preserve">לא</w:t>
      </w:r>
      <w:r>
        <w:rPr>
          <w:rtl/>
        </w:rPr>
        <w:t xml:space="preserve"> היתה שם תקרה, אלא אבנים מלמטן ויריעות מלמעלן, והיא היתה מנוחה.</w:t>
      </w:r>
    </w:p>
    <w:p w:rsidR="00DA63EC" w:rsidRDefault="00DA63EC" w:rsidP="00DA63EC">
      <w:pPr>
        <w:pStyle w:val="affff1"/>
        <w:rPr>
          <w:rtl/>
        </w:rPr>
      </w:pPr>
    </w:p>
    <w:p w:rsidR="00DA63EC" w:rsidRDefault="00DA63EC" w:rsidP="00DA63EC">
      <w:pPr>
        <w:pStyle w:val="affff1"/>
        <w:ind w:end="0"/>
        <w:rPr>
          <w:rtl/>
        </w:rPr>
        <w:pPrChange w:id="20177" w:author="קלוד" w:date="2026-10-11T09:07:24Z">
          <w:pPr>
            <w:pStyle w:val="affff1"/>
            <w:rPr>
              <w:rtl/>
            </w:rPr>
          </w:pPr>
        </w:pPrChange>
      </w:pPr>
      <w:ins w:id="9914" w:author="מספור קטעי משנה" w:date="2026-10-11T09:35:09Z">
        <w:r>
          <w:rPr>
            <w:rStyle w:val="MisparKeta"/>
          </w:rPr>
          <w:t xml:space="preserve">ה. </w:t>
        </w:r>
      </w:ins>
      <w:r>
        <w:rPr>
          <w:rtl/>
        </w:rPr>
        <w:t>קדשי קדשים.</w:t>
      </w:r>
    </w:p>
    <w:p w:rsidR="00DA63EC" w:rsidRDefault="00DA63EC" w:rsidP="00DA63EC">
      <w:pPr>
        <w:tabs>
          <w:tab w:val="left" w:pos="0"/>
        </w:tabs>
        <w:rPr>
          <w:rtl/>
        </w:rPr>
      </w:pPr>
      <w:r>
        <w:rPr>
          <w:rFonts w:hint="cs"/>
          <w:rtl/>
        </w:rPr>
        <w:t>מד</w:t>
      </w:r>
      <w:r>
        <w:rPr>
          <w:rtl/>
        </w:rPr>
        <w:t>א"ר אושעיא, ד</w:t>
      </w:r>
      <w:r>
        <w:rPr>
          <w:rFonts w:hint="cs"/>
          <w:rtl/>
        </w:rPr>
        <w:t>'</w:t>
      </w:r>
      <w:r>
        <w:rPr>
          <w:rStyle w:val="afffff0"/>
          <w:rtl/>
          <w:rPrChange w:id="9069" w:author="מנוע פסוקים" w:date="2026-10-11T09:29:40Z">
            <w:rPr>
              <w:rtl/>
            </w:rPr>
          </w:rPrChange>
        </w:rPr>
        <w:t xml:space="preserve">השמר לך פן תעלה עולותיך בכל מקום אשר תראה</w:t>
      </w:r>
      <w:r>
        <w:rPr>
          <w:rtl/>
        </w:rPr>
        <w:t xml:space="preserve">, בכל מקום אשר תראה אי אתה מעלה, אבל אתה אוכל בכל מקום שאתה רואה.</w:t>
      </w:r>
    </w:p>
    <w:p>
      <w:pPr>
        <w:pStyle w:val="38"/>
        <w:rPr>
          <w:ins w:id="101433" w:author="מנוע מכני" w:date="2026-10-11T12:04:39Z"/>
        </w:rPr>
      </w:pPr>
      <w:r>
        <w:t xml:space="preserve">אימא:</w:t>
      </w:r>
    </w:p>
    <w:p w:rsidR="00DA63EC" w:rsidRDefault="00DA63EC" w:rsidP="00DA63EC">
      <w:pPr>
        <w:tabs>
          <w:tab w:val="left" w:pos="0"/>
        </w:tabs>
        <w:rPr>
          <w:rtl/>
        </w:rPr>
      </w:pPr>
      <w:del w:id="101434" w:author="מנוע מכני" w:date="2026-10-11T12:04:39Z">
        <w:r>
          <w:rPr>
            <w:rtl/>
          </w:rPr>
          <w:delText xml:space="preserve"> </w:delText>
        </w:r>
      </w:del>
      <w:r>
        <w:rPr>
          <w:rtl/>
        </w:rPr>
        <w:t xml:space="preserve">בכל מקום שאתה רואה אי אתה מעלה, אבל אתה זובח בכל מקום שתראה! </w:t>
      </w:r>
    </w:p>
    <w:p>
      <w:pPr>
        <w:pStyle w:val="38"/>
        <w:rPr>
          <w:ins w:id="101435" w:author="מנוע מכני" w:date="2026-10-11T12:04:39Z"/>
        </w:rPr>
      </w:pPr>
      <w:r>
        <w:t xml:space="preserve">א"ר ינאי, </w:t>
      </w:r>
      <w:r>
        <w:t xml:space="preserve">אמר</w:t>
      </w:r>
      <w:r>
        <w:t xml:space="preserve"> קרא:</w:t>
      </w:r>
    </w:p>
    <w:p w:rsidR="00DA63EC" w:rsidRDefault="00DA63EC" w:rsidP="00DA63EC">
      <w:pPr>
        <w:tabs>
          <w:tab w:val="left" w:pos="0"/>
        </w:tabs>
        <w:rPr>
          <w:rtl/>
        </w:rPr>
      </w:pPr>
      <w:del w:id="101436" w:author="מנוע מכני" w:date="2026-10-11T12:04:39Z">
        <w:r>
          <w:rPr>
            <w:rtl/>
          </w:rPr>
          <w:delText xml:space="preserve"> </w:delText>
        </w:r>
      </w:del>
      <w:r>
        <w:rPr>
          <w:rtl/>
        </w:rPr>
        <w:t xml:space="preserve">שם תעלה</w:t>
      </w:r>
      <w:r>
        <w:rPr>
          <w:rFonts w:hint="cs"/>
          <w:rtl/>
        </w:rPr>
        <w:t xml:space="preserve"> </w:t>
      </w:r>
      <w:r>
        <w:rPr>
          <w:rtl/>
        </w:rPr>
        <w:t>ושם תעשה.</w:t>
      </w:r>
    </w:p>
    <w:p w:rsidR="00DA63EC" w:rsidRDefault="00DA63EC" w:rsidP="00DA63EC">
      <w:pPr>
        <w:pStyle w:val="afff3"/>
        <w:framePr w:wrap="around"/>
        <w:rPr>
          <w:rtl/>
        </w:rPr>
      </w:pPr>
      <w:r>
        <w:rPr>
          <w:rFonts w:hint="cs"/>
          <w:rtl/>
        </w:rPr>
        <w:t>קיח:</w:t>
      </w:r>
    </w:p>
    <w:p>
      <w:pPr>
        <w:pStyle w:val="afffff8"/>
        <w:rPr>
          <w:ins w:id="90023" w:author="קלוד" w:date="2026-10-11T12:29:36Z"/>
        </w:rPr>
      </w:pPr>
      <w:ins w:id="90024" w:author="קלוד" w:date="2026-10-11T12:29:36Z">
        <w:r>
          <w:rPr>
            <w:color w:val="7B3F00"/>
          </w:rPr>
          <w:t xml:space="preserve">תאנת שילה - מקום שמתאנחים על אכילת קדשים</w:t>
        </w:r>
      </w:ins>
    </w:p>
    <w:p>
      <w:pPr>
        <w:pStyle w:val="38"/>
        <w:rPr>
          <w:ins w:id="101438" w:author="מנוע מכני" w:date="2026-10-11T12:04:39Z"/>
        </w:rPr>
      </w:pPr>
      <w:del w:id="101437" w:author="מנוע מכני" w:date="2026-10-11T12:04:39Z">
        <w:r>
          <w:delText xml:space="preserve">•</w:delText>
        </w:r>
      </w:del>
      <w:r>
        <w:t xml:space="preserve"> </w:t>
      </w:r>
      <w:r>
        <w:t>ר</w:t>
      </w:r>
      <w:r>
        <w:t>אב</w:t>
      </w:r>
      <w:r>
        <w:t>"</w:t>
      </w:r>
      <w:r>
        <w:t>ח</w:t>
      </w:r>
      <w:r>
        <w:t>:</w:t>
      </w:r>
    </w:p>
    <w:p w:rsidR="00DA63EC" w:rsidRDefault="00DA63EC" w:rsidP="00DA63EC">
      <w:pPr>
        <w:tabs>
          <w:tab w:val="left" w:pos="0"/>
        </w:tabs>
        <w:rPr>
          <w:rtl/>
        </w:rPr>
      </w:pPr>
      <w:del w:id="101439"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ולו תאנת שילה</w:t>
      </w:r>
      <w:r w:rsidRPr="00464129">
        <w:rPr>
          <w:rStyle w:val="afffff0"/>
          <w:rFonts w:hint="cs"/>
          <w:rtl/>
        </w:rPr>
        <w:t>'</w:t>
      </w:r>
      <w:r w:rsidRPr="00464129">
        <w:rPr>
          <w:rStyle w:val="afffff0"/>
          <w:rtl/>
        </w:rPr>
        <w:t>,</w:t>
      </w:r>
      <w:r>
        <w:rPr>
          <w:rtl/>
        </w:rPr>
        <w:t xml:space="preserve"> מקום שכל הרואה אותו מתאנח עליו על אכילת קדשים שלו.</w:t>
      </w:r>
    </w:p>
    <w:p>
      <w:pPr>
        <w:pStyle w:val="38"/>
        <w:rPr>
          <w:ins w:id="101441" w:author="מנוע מכני" w:date="2026-10-11T12:04:39Z"/>
        </w:rPr>
      </w:pPr>
      <w:del w:id="101440" w:author="מנוע מכני" w:date="2026-10-11T12:04:39Z">
        <w:r>
          <w:delText xml:space="preserve">•</w:delText>
        </w:r>
      </w:del>
      <w:r>
        <w:t xml:space="preserve"> </w:t>
      </w:r>
      <w:r>
        <w:t>רבי אבהו:</w:t>
      </w:r>
    </w:p>
    <w:p w:rsidR="00DA63EC" w:rsidRDefault="00DA63EC" w:rsidP="00DA63EC">
      <w:pPr>
        <w:tabs>
          <w:tab w:val="left" w:pos="0"/>
        </w:tabs>
        <w:rPr>
          <w:rtl/>
        </w:rPr>
      </w:pPr>
      <w:del w:id="101442" w:author="מנוע מכני" w:date="2026-10-11T12:04:39Z">
        <w:r w:rsidRPr="00464129">
          <w:rPr>
            <w:rStyle w:val="afffff0"/>
            <w:rtl/>
          </w:rPr>
          <w:delText xml:space="preserve"> </w:delText>
        </w:r>
      </w:del>
      <w:r w:rsidRPr="00464129">
        <w:rPr>
          <w:rStyle w:val="afffff0"/>
          <w:rFonts w:hint="cs"/>
          <w:rtl/>
        </w:rPr>
        <w:t>'</w:t>
      </w:r>
      <w:ins w:id="91357" w:author="Claude - סמנטי" w:date="2026-10-11T12:26:16Z">
        <w:r>
          <w:rPr>
            <w:rStyle w:val="afffff0"/>
            <w:rtl/>
          </w:rPr>
          <w:t xml:space="preserve">בֵּן פֹּרָת יוֹסֵף בֵּן פֹּרָת עֲלֵי עָיִן</w:t>
        </w:r>
      </w:ins>
      <w:del w:id="91358" w:author="Claude - סמנטי" w:date="2026-10-11T12:26:16Z">
        <w:r w:rsidRPr="00464129">
          <w:rPr>
            <w:rStyle w:val="afffff0"/>
            <w:rtl/>
          </w:rPr>
          <w:delText xml:space="preserve">בן פרת יוסף בן פרת עלי עין</w:delText>
        </w:r>
      </w:del>
      <w:r w:rsidRPr="00464129">
        <w:rPr>
          <w:rStyle w:val="afffff0"/>
          <w:rFonts w:hint="cs"/>
          <w:rtl/>
        </w:rPr>
        <w:t>'</w:t>
      </w:r>
      <w:r w:rsidRPr="00464129">
        <w:rPr>
          <w:rStyle w:val="afffff0"/>
          <w:rtl/>
        </w:rPr>
        <w:t>,</w:t>
      </w:r>
      <w:r>
        <w:rPr>
          <w:rtl/>
        </w:rPr>
        <w:t xml:space="preserve"> עין שלא רצתה לזון וליהנות מדבר שאינו שלו, תזכה ותאכל כמלא עיניה.</w:t>
      </w:r>
    </w:p>
    <w:p>
      <w:pPr>
        <w:pStyle w:val="38"/>
        <w:rPr>
          <w:ins w:id="101444" w:author="מנוע מכני" w:date="2026-10-11T12:04:39Z"/>
        </w:rPr>
      </w:pPr>
      <w:del w:id="101443" w:author="מנוע מכני" w:date="2026-10-11T12:04:39Z">
        <w:r w:rsidRPr="00FE1B89">
          <w:delText xml:space="preserve">•</w:delText>
        </w:r>
      </w:del>
      <w:r w:rsidRPr="00FE1B89">
        <w:t xml:space="preserve"> ריב</w:t>
      </w:r>
      <w:r w:rsidRPr="00FE1B89">
        <w:t>"</w:t>
      </w:r>
      <w:r w:rsidRPr="00FE1B89">
        <w:t>ח</w:t>
      </w:r>
      <w:r w:rsidRPr="00FE1B89">
        <w:t>:</w:t>
      </w:r>
    </w:p>
    <w:p w:rsidR="00DA63EC" w:rsidRPr="00FE1B89" w:rsidRDefault="00DA63EC" w:rsidP="00DA63EC">
      <w:pPr>
        <w:tabs>
          <w:tab w:val="left" w:pos="0"/>
        </w:tabs>
        <w:rPr>
          <w:spacing w:val="-2"/>
          <w:rtl/>
        </w:rPr>
      </w:pPr>
      <w:del w:id="101445" w:author="מנוע מכני" w:date="2026-10-11T12:04:39Z">
        <w:r w:rsidRPr="00FE1B89">
          <w:rPr>
            <w:rStyle w:val="afffff0"/>
            <w:spacing w:val="-2"/>
            <w:rtl/>
          </w:rPr>
          <w:delText xml:space="preserve"> </w:delText>
        </w:r>
      </w:del>
      <w:r w:rsidRPr="00FE1B89">
        <w:rPr>
          <w:rStyle w:val="afffff0"/>
          <w:rFonts w:hint="cs"/>
          <w:spacing w:val="-2"/>
          <w:rtl/>
        </w:rPr>
        <w:t>'</w:t>
      </w:r>
      <w:ins w:id="91359" w:author="Claude - סמנטי" w:date="2026-10-11T12:26:16Z">
        <w:r>
          <w:rPr>
            <w:rStyle w:val="afffff0"/>
            <w:spacing w:val="-2"/>
            <w:rtl/>
          </w:rPr>
          <w:t xml:space="preserve">וּרְצוֹן שׁוֹכְנִי סְנֶה</w:t>
        </w:r>
      </w:ins>
      <w:del w:id="91360" w:author="Claude - סמנטי" w:date="2026-10-11T12:26:16Z">
        <w:r w:rsidRPr="00FE1B89">
          <w:rPr>
            <w:rStyle w:val="afffff0"/>
            <w:spacing w:val="-2"/>
            <w:rtl/>
          </w:rPr>
          <w:delText xml:space="preserve">ורצון שוכני סנה</w:delText>
        </w:r>
      </w:del>
      <w:r w:rsidRPr="00FE1B89">
        <w:rPr>
          <w:rStyle w:val="afffff0"/>
          <w:rFonts w:hint="cs"/>
          <w:spacing w:val="-2"/>
          <w:rtl/>
        </w:rPr>
        <w:t>'</w:t>
      </w:r>
      <w:r w:rsidRPr="00FE1B89">
        <w:rPr>
          <w:rStyle w:val="afffff0"/>
          <w:spacing w:val="-2"/>
          <w:rtl/>
        </w:rPr>
        <w:t>,</w:t>
      </w:r>
      <w:r w:rsidRPr="00FE1B89">
        <w:rPr>
          <w:spacing w:val="-2"/>
          <w:rtl/>
        </w:rPr>
        <w:t xml:space="preserve"> עין שלא רצתה ליהנות מדבר שאינו שלו, תזכה ותאכל בין השנואין.</w:t>
      </w:r>
    </w:p>
    <w:p>
      <w:pPr>
        <w:pStyle w:val="afffff8"/>
        <w:rPr>
          <w:ins w:id="90021" w:author="קלוד" w:date="2026-10-11T12:29:36Z"/>
        </w:rPr>
      </w:pPr>
      <w:ins w:id="90022" w:author="קלוד" w:date="2026-10-11T12:29:36Z">
        <w:r>
          <w:rPr>
            <w:color w:val="7B3F00"/>
          </w:rPr>
          <w:t xml:space="preserve">קדשים קלים בשילה - 'רואה' כולו או מקצתו</w:t>
        </w:r>
      </w:ins>
    </w:p>
    <w:p>
      <w:pPr>
        <w:pStyle w:val="38"/>
        <w:rPr>
          <w:ins w:id="101446" w:author="מנוע מכני" w:date="2026-10-11T12:04:39Z"/>
        </w:rPr>
      </w:pPr>
      <w:r>
        <w:t xml:space="preserve">תנא:</w:t>
      </w:r>
    </w:p>
    <w:p w:rsidR="00DA63EC" w:rsidRDefault="00DA63EC" w:rsidP="00DA63EC">
      <w:pPr>
        <w:tabs>
          <w:tab w:val="left" w:pos="0"/>
        </w:tabs>
        <w:rPr>
          <w:rtl/>
        </w:rPr>
      </w:pPr>
      <w:del w:id="101447" w:author="מנוע מכני" w:date="2026-10-11T12:04:39Z">
        <w:r>
          <w:rPr>
            <w:rtl/>
          </w:rPr>
          <w:delText xml:space="preserve"> </w:delText>
        </w:r>
      </w:del>
      <w:r>
        <w:rPr>
          <w:rtl/>
        </w:rPr>
        <w:t xml:space="preserve">רואה שאמרו - רואה כולו, ולא המפסיק בינו לבינו.</w:t>
      </w:r>
    </w:p>
    <w:p>
      <w:pPr>
        <w:pStyle w:val="38"/>
        <w:rPr>
          <w:ins w:id="101449" w:author="מנוע מכני" w:date="2026-10-11T12:04:39Z"/>
        </w:rPr>
      </w:pPr>
      <w:del w:id="101448" w:author="מנוע מכני" w:date="2026-10-11T12:04:39Z">
        <w:r>
          <w:delText xml:space="preserve">•</w:delText>
        </w:r>
      </w:del>
      <w:r>
        <w:t xml:space="preserve"> </w:t>
      </w:r>
      <w:del w:id="101780" w:author="מנוע מכני" w:date="2026-10-11T12:04:39Z">
        <w:r>
          <w:delText xml:space="preserve">א</w:delText>
        </w:r>
        <w:r>
          <w:delText xml:space="preserve">"</w:delText>
        </w:r>
        <w:r>
          <w:delText xml:space="preserve">ל </w:delText>
        </w:r>
      </w:del>
      <w:r>
        <w:t xml:space="preserve">רשב</w:t>
      </w:r>
      <w:r>
        <w:t>"</w:t>
      </w:r>
      <w:r>
        <w:t>א</w:t>
      </w:r>
      <w:r>
        <w:t xml:space="preserve"> לר' אלעזר:</w:t>
      </w:r>
    </w:p>
    <w:p w:rsidR="00DA63EC" w:rsidRDefault="00DA63EC" w:rsidP="00DA63EC">
      <w:pPr>
        <w:tabs>
          <w:tab w:val="left" w:pos="0"/>
        </w:tabs>
        <w:rPr>
          <w:rtl/>
        </w:rPr>
      </w:pPr>
      <w:del w:id="101450" w:author="מנוע מכני" w:date="2026-10-11T12:04:39Z">
        <w:r>
          <w:rPr>
            <w:rtl/>
          </w:rPr>
          <w:delText xml:space="preserve"> </w:delText>
        </w:r>
      </w:del>
      <w:r>
        <w:rPr>
          <w:rtl/>
        </w:rPr>
        <w:t xml:space="preserve">אסברא לך, כגון בי כנישתא דמעון.</w:t>
      </w:r>
    </w:p>
    <w:p>
      <w:pPr>
        <w:pStyle w:val="38"/>
        <w:rPr>
          <w:ins w:id="101451" w:author="מנוע מכני" w:date="2026-10-11T12:04:39Z"/>
        </w:rPr>
      </w:pPr>
      <w:r>
        <w:t>אר</w:t>
      </w:r>
      <w:r>
        <w:t>"</w:t>
      </w:r>
      <w:r>
        <w:t>פ</w:t>
      </w:r>
      <w:r>
        <w:t xml:space="preserve">:</w:t>
      </w:r>
    </w:p>
    <w:p w:rsidR="00DA63EC" w:rsidRDefault="00DA63EC" w:rsidP="00DA63EC">
      <w:pPr>
        <w:tabs>
          <w:tab w:val="left" w:pos="0"/>
        </w:tabs>
        <w:rPr>
          <w:rtl/>
        </w:rPr>
      </w:pPr>
      <w:del w:id="101452" w:author="מנוע מכני" w:date="2026-10-11T12:04:39Z">
        <w:r>
          <w:rPr>
            <w:rtl/>
          </w:rPr>
          <w:delText xml:space="preserve"> </w:delText>
        </w:r>
      </w:del>
      <w:r>
        <w:rPr>
          <w:rtl/>
        </w:rPr>
        <w:t xml:space="preserve">רואה שאמרו - </w:t>
      </w:r>
      <w:r>
        <w:rPr>
          <w:rtl/>
        </w:rPr>
        <w:t xml:space="preserve">לא</w:t>
      </w:r>
      <w:r>
        <w:rPr>
          <w:rtl/>
        </w:rPr>
        <w:t xml:space="preserve"> רואה כולו אלא רואה מקצתו.</w:t>
      </w:r>
    </w:p>
    <w:p w:rsidR="00DA63EC" w:rsidRDefault="00DA63EC" w:rsidP="00DA63EC">
      <w:pPr>
        <w:tabs>
          <w:tab w:val="left" w:pos="0"/>
        </w:tabs>
        <w:rPr>
          <w:rtl/>
        </w:rPr>
      </w:pPr>
    </w:p>
    <w:p>
      <w:pPr>
        <w:pStyle w:val="38"/>
        <w:rPr>
          <w:ins w:id="101454" w:author="מנוע מכני" w:date="2026-10-11T12:04:39Z"/>
        </w:rPr>
      </w:pPr>
      <w:del w:id="101453" w:author="מנוע מכני" w:date="2026-10-11T12:04:39Z">
        <w:r>
          <w:delText xml:space="preserve">•</w:delText>
        </w:r>
      </w:del>
      <w:r>
        <w:t xml:space="preserve"> </w:t>
      </w:r>
      <w:r w:rsidRPr="00AD7B68">
        <w:t xml:space="preserve">בעי </w:t>
      </w:r>
      <w:ins w:id="90527" w:author="מנוע מכני" w:date="2026-10-11T12:04:39Z">
        <w:r>
          <w:t xml:space="preserve">ר"פ</w:t>
        </w:r>
      </w:ins>
      <w:del w:id="90528" w:author="מנוע מכני" w:date="2026-10-11T12:04:39Z">
        <w:r w:rsidRPr="00AD7B68">
          <w:delText xml:space="preserve">רב</w:delText>
        </w:r>
        <w:r>
          <w:delText xml:space="preserve"> פפא</w:delText>
        </w:r>
      </w:del>
      <w:r>
        <w:t xml:space="preserve">:</w:t>
      </w:r>
    </w:p>
    <w:p w:rsidR="00DA63EC" w:rsidRDefault="00DA63EC" w:rsidP="00DA63EC">
      <w:pPr>
        <w:tabs>
          <w:tab w:val="left" w:pos="0"/>
        </w:tabs>
        <w:rPr>
          <w:rtl/>
        </w:rPr>
      </w:pPr>
      <w:del w:id="101455" w:author="מנוע מכני" w:date="2026-10-11T12:04:39Z">
        <w:r>
          <w:rPr>
            <w:rtl/>
          </w:rPr>
          <w:delText xml:space="preserve"> </w:delText>
        </w:r>
      </w:del>
      <w:r>
        <w:rPr>
          <w:rtl/>
        </w:rPr>
        <w:t xml:space="preserve">עומד ורואה, יושב ואינו רואה, </w:t>
      </w:r>
      <w:ins w:id="93943" w:author="מנוע מכני" w:date="2026-10-11T12:04:39Z">
        <w:r>
          <w:rPr>
            <w:rtl/>
          </w:rPr>
          <w:t xml:space="preserve">מה</w:t>
        </w:r>
      </w:ins>
      <w:del w:id="93944" w:author="מנוע מכני" w:date="2026-10-11T12:04:39Z">
        <w:r>
          <w:rPr>
            <w:rtl/>
          </w:rPr>
          <w:delText xml:space="preserve">מאי</w:delText>
        </w:r>
      </w:del>
      <w:r>
        <w:rPr>
          <w:rtl/>
        </w:rPr>
        <w:t xml:space="preserve">? </w:t>
      </w:r>
    </w:p>
    <w:p>
      <w:pPr>
        <w:pStyle w:val="38"/>
        <w:rPr>
          <w:ins w:id="101456" w:author="מנוע מכני" w:date="2026-10-11T12:04:39Z"/>
        </w:rPr>
      </w:pPr>
      <w:r w:rsidRPr="00AD7B68">
        <w:t>בעי ר'</w:t>
      </w:r>
      <w:r>
        <w:t xml:space="preserve"> ירמיה:</w:t>
      </w:r>
    </w:p>
    <w:p w:rsidR="00DA63EC" w:rsidRDefault="00DA63EC" w:rsidP="00DA63EC">
      <w:pPr>
        <w:tabs>
          <w:tab w:val="left" w:pos="0"/>
        </w:tabs>
        <w:rPr>
          <w:rtl/>
        </w:rPr>
      </w:pPr>
      <w:del w:id="101457" w:author="מנוע מכני" w:date="2026-10-11T12:04:39Z">
        <w:r>
          <w:rPr>
            <w:rtl/>
          </w:rPr>
          <w:delText xml:space="preserve"> </w:delText>
        </w:r>
      </w:del>
      <w:r>
        <w:rPr>
          <w:rtl/>
        </w:rPr>
        <w:t xml:space="preserve">עומד על גבי הנחל ורואה, בתוך הנחל ואינו רואה, </w:t>
      </w:r>
      <w:ins w:id="93945" w:author="מנוע מכני" w:date="2026-10-11T12:04:39Z">
        <w:r>
          <w:rPr>
            <w:rtl/>
          </w:rPr>
          <w:t xml:space="preserve">מה</w:t>
        </w:r>
      </w:ins>
      <w:del w:id="93946" w:author="מנוע מכני" w:date="2026-10-11T12:04:39Z">
        <w:r>
          <w:rPr>
            <w:rtl/>
          </w:rPr>
          <w:delText xml:space="preserve">מאי</w:delText>
        </w:r>
      </w:del>
      <w:r>
        <w:rPr>
          <w:rtl/>
        </w:rPr>
        <w:t xml:space="preserve">? </w:t>
      </w:r>
      <w:r w:rsidRPr="009F47CE">
        <w:rPr>
          <w:b/>
          <w:bCs/>
          <w:rtl/>
        </w:rPr>
        <w:t>תיקו</w:t>
      </w:r>
      <w:r>
        <w:rPr>
          <w:rtl/>
        </w:rPr>
        <w:t>.</w:t>
      </w:r>
    </w:p>
    <w:p>
      <w:pPr>
        <w:pStyle w:val="afffff8"/>
        <w:rPr>
          <w:ins w:id="90019" w:author="קלוד" w:date="2026-10-11T12:29:36Z"/>
        </w:rPr>
      </w:pPr>
      <w:ins w:id="90020" w:author="קלוד" w:date="2026-10-11T12:29:36Z">
        <w:r>
          <w:rPr>
            <w:color w:val="7B3F00"/>
          </w:rPr>
          <w:t xml:space="preserve">שכינה בשילה, נוב וגבעון - בחלקו של בנימין</w:t>
        </w:r>
      </w:ins>
    </w:p>
    <w:p>
      <w:pPr>
        <w:pStyle w:val="38"/>
        <w:rPr>
          <w:ins w:id="101611" w:author="מנוע מכני" w:date="2026-10-11T12:04:39Z"/>
        </w:rPr>
      </w:pPr>
      <w:r>
        <w:t xml:space="preserve">כשבא ר' דימי </w:t>
      </w:r>
      <w:r>
        <w:t xml:space="preserve">אמר</w:t>
      </w:r>
      <w:r>
        <w:t xml:space="preserve"> רבי,</w:t>
      </w:r>
    </w:p>
    <w:p w:rsidR="00DA63EC" w:rsidRDefault="00DA63EC" w:rsidP="00DA63EC">
      <w:pPr>
        <w:tabs>
          <w:tab w:val="left" w:pos="0"/>
        </w:tabs>
        <w:rPr>
          <w:rtl/>
        </w:rPr>
      </w:pPr>
      <w:del w:id="101612" w:author="מנוע מכני" w:date="2026-10-11T12:04:39Z">
        <w:r>
          <w:rPr>
            <w:rtl/>
          </w:rPr>
          <w:delText xml:space="preserve"> </w:delText>
        </w:r>
      </w:del>
      <w:r>
        <w:rPr>
          <w:rtl/>
        </w:rPr>
        <w:t xml:space="preserve">בשלשה מקומות שרתה שכינה על ישראל: בשילה, ונוב וגבעון, ובית עולמים, ובכולן </w:t>
      </w:r>
      <w:r>
        <w:rPr>
          <w:rtl/>
        </w:rPr>
        <w:t xml:space="preserve">לא</w:t>
      </w:r>
      <w:r>
        <w:rPr>
          <w:rtl/>
        </w:rPr>
        <w:t xml:space="preserve"> שרתה אלא בחלק בנימין, </w:t>
      </w:r>
      <w:ins w:id="96549" w:author="מנוע מכני" w:date="2026-10-11T12:04:39Z">
        <w:r>
          <w:rPr>
            <w:rtl/>
          </w:rPr>
          <w:t xml:space="preserve">ד'</w:t>
        </w:r>
      </w:ins>
      <w:del w:id="96550" w:author="מנוע מכני" w:date="2026-10-11T12:04:39Z">
        <w:r>
          <w:rPr>
            <w:rtl/>
          </w:rPr>
          <w:delText xml:space="preserve">שנא</w:delText>
        </w:r>
        <w:r>
          <w:rPr>
            <w:rFonts w:hint="cs"/>
            <w:rtl/>
          </w:rPr>
          <w:delText xml:space="preserve">'</w:delText>
        </w:r>
        <w:r>
          <w:rPr>
            <w:rtl/>
          </w:rPr>
          <w:delText xml:space="preserve">:</w:delText>
        </w:r>
        <w:r w:rsidRPr="00464129">
          <w:rPr>
            <w:rStyle w:val="afffff0"/>
            <w:rtl/>
          </w:rPr>
          <w:delText xml:space="preserve"> </w:delText>
        </w:r>
        <w:r w:rsidRPr="00464129">
          <w:rPr>
            <w:rStyle w:val="afffff0"/>
            <w:rFonts w:hint="cs"/>
            <w:rtl/>
          </w:rPr>
          <w:delText xml:space="preserve">'</w:delText>
        </w:r>
      </w:del>
      <w:ins w:id="91361" w:author="Claude - סמנטי" w:date="2026-10-11T12:26:16Z">
        <w:r>
          <w:rPr>
            <w:rStyle w:val="afffff0"/>
            <w:rtl/>
          </w:rPr>
          <w:t xml:space="preserve">חוֹפֵף עָלָיו כָּל הַיּוֹם</w:t>
        </w:r>
      </w:ins>
      <w:del w:id="91362" w:author="Claude - סמנטי" w:date="2026-10-11T12:26:16Z">
        <w:r w:rsidRPr="00464129">
          <w:rPr>
            <w:rStyle w:val="afffff0"/>
            <w:rtl/>
          </w:rPr>
          <w:delText xml:space="preserve">חופף עליו כל היום</w:delText>
        </w:r>
      </w:del>
      <w:r w:rsidRPr="00464129">
        <w:rPr>
          <w:rStyle w:val="afffff0"/>
          <w:rFonts w:hint="cs"/>
          <w:rtl/>
        </w:rPr>
        <w:t>'</w:t>
      </w:r>
      <w:r w:rsidRPr="00464129">
        <w:rPr>
          <w:rStyle w:val="afffff0"/>
          <w:rtl/>
        </w:rPr>
        <w:t>,</w:t>
      </w:r>
      <w:r>
        <w:rPr>
          <w:rtl/>
        </w:rPr>
        <w:t xml:space="preserve"> כל חפיפות </w:t>
      </w:r>
      <w:r>
        <w:rPr>
          <w:rtl/>
        </w:rPr>
        <w:t xml:space="preserve">לא</w:t>
      </w:r>
      <w:r>
        <w:rPr>
          <w:rtl/>
        </w:rPr>
        <w:t xml:space="preserve"> יהו אלא בחלקו של בנימין.</w:t>
      </w:r>
    </w:p>
    <w:p w:rsidR="00DA63EC" w:rsidRDefault="00DA63EC" w:rsidP="00DA63EC">
      <w:pPr>
        <w:tabs>
          <w:tab w:val="left" w:pos="0"/>
        </w:tabs>
        <w:rPr>
          <w:rtl/>
        </w:rPr>
      </w:pPr>
      <w:r>
        <w:rPr>
          <w:rtl/>
        </w:rPr>
        <w:lastRenderedPageBreak/>
        <w:t>כ</w:t>
      </w:r>
      <w:r>
        <w:rPr>
          <w:rFonts w:hint="cs"/>
          <w:rtl/>
        </w:rPr>
        <w:t xml:space="preserve">שהלך </w:t>
      </w:r>
      <w:r>
        <w:rPr>
          <w:rStyle w:val="2fb"/>
          <w:rtl/>
        </w:rPr>
        <w:t xml:space="preserve">אביי</w:t>
      </w:r>
      <w:r>
        <w:rPr>
          <w:rtl/>
        </w:rPr>
        <w:t xml:space="preserve"> אמרה </w:t>
      </w:r>
      <w:r>
        <w:rPr>
          <w:rFonts w:hint="cs"/>
          <w:rtl/>
        </w:rPr>
        <w:t xml:space="preserve">לפני </w:t>
      </w:r>
      <w:r>
        <w:rPr>
          <w:rStyle w:val="2fb"/>
          <w:rtl/>
        </w:rPr>
        <w:t xml:space="preserve">רב יוסף</w:t>
      </w:r>
      <w:r>
        <w:rPr>
          <w:rtl/>
        </w:rPr>
        <w:t xml:space="preserve">, </w:t>
      </w:r>
      <w:r>
        <w:rPr>
          <w:rtl/>
        </w:rPr>
        <w:t xml:space="preserve">אמר</w:t>
      </w:r>
      <w:r>
        <w:rPr>
          <w:rtl/>
        </w:rPr>
        <w:t xml:space="preserve">: חד ברא </w:t>
      </w:r>
      <w:ins w:id="96407" w:author="מנוע מכני" w:date="2026-10-11T12:04:39Z">
        <w:r>
          <w:rPr>
            <w:rtl/>
          </w:rPr>
          <w:t xml:space="preserve">היה</w:t>
        </w:r>
      </w:ins>
      <w:del w:id="96408" w:author="מנוע מכני" w:date="2026-10-11T12:04:39Z">
        <w:r>
          <w:rPr>
            <w:rtl/>
          </w:rPr>
          <w:delText xml:space="preserve">הוה</w:delText>
        </w:r>
      </w:del>
      <w:r>
        <w:rPr>
          <w:rtl/>
        </w:rPr>
        <w:t xml:space="preserve"> </w:t>
      </w:r>
      <w:ins w:id="93947" w:author="מנוע מכני" w:date="2026-10-11T12:04:39Z">
        <w:r>
          <w:rPr>
            <w:rtl/>
          </w:rPr>
          <w:t xml:space="preserve">לו</w:t>
        </w:r>
      </w:ins>
      <w:del w:id="93948" w:author="מנוע מכני" w:date="2026-10-11T12:04:39Z">
        <w:r>
          <w:rPr>
            <w:rtl/>
          </w:rPr>
          <w:delText xml:space="preserve">ליה</w:delText>
        </w:r>
      </w:del>
      <w:r>
        <w:rPr>
          <w:rtl/>
        </w:rPr>
        <w:t xml:space="preserve"> לכייליל ולא מיתקן, </w:t>
      </w:r>
    </w:p>
    <w:p w:rsidR="00DA63EC" w:rsidRDefault="00DA63EC" w:rsidP="00DA63EC">
      <w:pPr>
        <w:tabs>
          <w:tab w:val="left" w:pos="0"/>
        </w:tabs>
        <w:rPr>
          <w:rtl/>
        </w:rPr>
      </w:pPr>
      <w:r>
        <w:rPr>
          <w:rtl/>
        </w:rPr>
        <w:tab/>
        <w:t>והכתיב:</w:t>
      </w:r>
      <w:r w:rsidRPr="00464129">
        <w:rPr>
          <w:rStyle w:val="afffff0"/>
          <w:rtl/>
        </w:rPr>
        <w:t xml:space="preserve"> </w:t>
      </w:r>
      <w:r w:rsidRPr="00464129">
        <w:rPr>
          <w:rStyle w:val="afffff0"/>
          <w:rFonts w:hint="cs"/>
          <w:rtl/>
        </w:rPr>
        <w:t>'</w:t>
      </w:r>
      <w:r w:rsidRPr="00464129">
        <w:rPr>
          <w:rStyle w:val="afffff0"/>
          <w:rtl/>
        </w:rPr>
        <w:t>ויטש משכן שילה</w:t>
      </w:r>
      <w:r w:rsidRPr="00464129">
        <w:rPr>
          <w:rStyle w:val="afffff0"/>
          <w:rFonts w:hint="cs"/>
          <w:rtl/>
        </w:rPr>
        <w:t>'</w:t>
      </w:r>
      <w:r w:rsidRPr="00464129">
        <w:rPr>
          <w:rStyle w:val="afffff0"/>
          <w:rtl/>
        </w:rPr>
        <w:t>,</w:t>
      </w:r>
      <w:r>
        <w:rPr>
          <w:rtl/>
        </w:rPr>
        <w:t xml:space="preserve"> וכתיב:</w:t>
      </w:r>
      <w:r w:rsidRPr="00464129">
        <w:rPr>
          <w:rStyle w:val="afffff0"/>
          <w:rtl/>
        </w:rPr>
        <w:t xml:space="preserve"> </w:t>
      </w:r>
      <w:r w:rsidRPr="00464129">
        <w:rPr>
          <w:rStyle w:val="afffff0"/>
          <w:rFonts w:hint="cs"/>
          <w:rtl/>
        </w:rPr>
        <w:t>'</w:t>
      </w:r>
      <w:ins w:id="91363" w:author="Claude - סמנטי" w:date="2026-10-11T12:26:16Z">
        <w:r>
          <w:rPr>
            <w:rStyle w:val="afffff0"/>
            <w:rtl/>
          </w:rPr>
          <w:t xml:space="preserve">וַיִּמְאַס בְּאֹהֶל יוֹסֵף וּבְשֵׁבֶט אֶפְרַיִם לֹא בָחָר</w:t>
        </w:r>
      </w:ins>
      <w:del w:id="91364" w:author="Claude - סמנטי" w:date="2026-10-11T12:26:16Z">
        <w:r w:rsidRPr="00464129">
          <w:rPr>
            <w:rStyle w:val="afffff0"/>
            <w:rtl/>
          </w:rPr>
          <w:delText xml:space="preserve">וימאס באהל יוסף ובשבט אפרים </w:delText>
        </w:r>
        <w:r w:rsidRPr="00464129">
          <w:rPr>
            <w:rStyle w:val="afffff0"/>
            <w:rtl/>
          </w:rPr>
          <w:delText xml:space="preserve">לא</w:delText>
        </w:r>
        <w:r w:rsidRPr="00464129">
          <w:rPr>
            <w:rStyle w:val="afffff0"/>
            <w:rtl/>
          </w:rPr>
          <w:delText xml:space="preserve"> בחר</w:delText>
        </w:r>
      </w:del>
      <w:r w:rsidRPr="00464129">
        <w:rPr>
          <w:rStyle w:val="afffff0"/>
          <w:rFonts w:hint="cs"/>
          <w:rtl/>
        </w:rPr>
        <w:t>'</w:t>
      </w:r>
      <w:r w:rsidRPr="00464129">
        <w:rPr>
          <w:rStyle w:val="afffff0"/>
          <w:rtl/>
        </w:rPr>
        <w:t>.</w:t>
      </w:r>
    </w:p>
    <w:p>
      <w:pPr>
        <w:pStyle w:val="38"/>
        <w:rPr>
          <w:ins w:id="101458" w:author="מנוע מכני" w:date="2026-10-11T12:04:39Z"/>
        </w:rPr>
      </w:pPr>
      <w:r>
        <w:t xml:space="preserve">רב אדא:</w:t>
      </w:r>
    </w:p>
    <w:p w:rsidR="00DA63EC" w:rsidRDefault="00DA63EC" w:rsidP="00DA63EC">
      <w:pPr>
        <w:tabs>
          <w:tab w:val="left" w:pos="0"/>
        </w:tabs>
        <w:rPr>
          <w:rtl/>
        </w:rPr>
      </w:pPr>
      <w:del w:id="101459" w:author="מנוע מכני" w:date="2026-10-11T12:04:39Z">
        <w:r>
          <w:rPr>
            <w:rtl/>
          </w:rPr>
          <w:delText xml:space="preserve"> </w:delText>
        </w:r>
      </w:del>
      <w:ins w:id="93953" w:author="מנוע מכני" w:date="2026-10-11T12:04:39Z">
        <w:r>
          <w:rPr>
            <w:rtl/>
          </w:rPr>
          <w:t xml:space="preserve">מה</w:t>
        </w:r>
      </w:ins>
      <w:del w:id="93954" w:author="מנוע מכני" w:date="2026-10-11T12:04:39Z">
        <w:r>
          <w:rPr>
            <w:rtl/>
          </w:rPr>
          <w:delText xml:space="preserve">מאי</w:delText>
        </w:r>
      </w:del>
      <w:r>
        <w:rPr>
          <w:rtl/>
        </w:rPr>
        <w:t xml:space="preserve"> </w:t>
      </w:r>
      <w:ins w:id="95711" w:author="מנוע מכני" w:date="2026-10-11T12:04:39Z">
        <w:r>
          <w:rPr>
            <w:rtl/>
          </w:rPr>
          <w:t xml:space="preserve">קשה</w:t>
        </w:r>
      </w:ins>
      <w:del w:id="95712" w:author="מנוע מכני" w:date="2026-10-11T12:04:39Z">
        <w:r>
          <w:rPr>
            <w:rtl/>
          </w:rPr>
          <w:delText xml:space="preserve">קשיא</w:delText>
        </w:r>
      </w:del>
      <w:r>
        <w:rPr>
          <w:rtl/>
        </w:rPr>
        <w:t xml:space="preserve"> </w:t>
      </w:r>
      <w:ins w:id="93951" w:author="מנוע מכני" w:date="2026-10-11T12:04:39Z">
        <w:r>
          <w:rPr>
            <w:rtl/>
          </w:rPr>
          <w:t xml:space="preserve">לו</w:t>
        </w:r>
      </w:ins>
      <w:del w:id="93952" w:author="מנוע מכני" w:date="2026-10-11T12:04:39Z">
        <w:r>
          <w:rPr>
            <w:rtl/>
          </w:rPr>
          <w:delText xml:space="preserve">ליה</w:delText>
        </w:r>
      </w:del>
      <w:r>
        <w:rPr>
          <w:rtl/>
        </w:rPr>
        <w:t xml:space="preserve">? </w:t>
      </w:r>
      <w:ins w:id="93949" w:author="מנוע מכני" w:date="2026-10-11T12:04:39Z">
        <w:r>
          <w:rPr>
            <w:rtl/>
          </w:rPr>
          <w:t xml:space="preserve">שמא</w:t>
        </w:r>
      </w:ins>
      <w:del w:id="93950" w:author="מנוע מכני" w:date="2026-10-11T12:04:39Z">
        <w:r>
          <w:rPr>
            <w:rtl/>
          </w:rPr>
          <w:delText xml:space="preserve">דלמא</w:delText>
        </w:r>
      </w:del>
      <w:r>
        <w:rPr>
          <w:rtl/>
        </w:rPr>
        <w:t xml:space="preserve"> שכינה בחלק בנימין וסנהדרי גדולה בחלק יוסף, מדמצינו בבית עולמים דשכינה בחלקו של בנימין וסנהדרין בחלק יהודה! </w:t>
      </w:r>
    </w:p>
    <w:p>
      <w:pPr>
        <w:pStyle w:val="38"/>
        <w:rPr>
          <w:ins w:id="101460" w:author="מנוע מכני" w:date="2026-10-11T12:04:39Z"/>
        </w:rPr>
      </w:pPr>
      <w:r>
        <w:t xml:space="preserve">אמר</w:t>
      </w:r>
      <w:r>
        <w:t xml:space="preserve"> </w:t>
      </w:r>
      <w:ins w:id="93957" w:author="מנוע מכני" w:date="2026-10-11T12:04:39Z">
        <w:r>
          <w:t xml:space="preserve">לו</w:t>
        </w:r>
      </w:ins>
      <w:del w:id="93958" w:author="מנוע מכני" w:date="2026-10-11T12:04:39Z">
        <w:r>
          <w:delText xml:space="preserve">ליה</w:delText>
        </w:r>
      </w:del>
      <w:r>
        <w:t xml:space="preserve">:</w:t>
      </w:r>
    </w:p>
    <w:p w:rsidR="00DA63EC" w:rsidRDefault="00DA63EC" w:rsidP="00DA63EC">
      <w:pPr>
        <w:tabs>
          <w:tab w:val="left" w:pos="0"/>
        </w:tabs>
        <w:rPr>
          <w:rtl/>
        </w:rPr>
      </w:pPr>
      <w:del w:id="101461" w:author="מנוע מכני" w:date="2026-10-11T12:04:39Z">
        <w:r>
          <w:rPr>
            <w:rtl/>
          </w:rPr>
          <w:delText xml:space="preserve"> </w:delText>
        </w:r>
      </w:del>
      <w:ins w:id="93959" w:author="מנוע מכני" w:date="2026-10-11T12:04:39Z">
        <w:r>
          <w:rPr>
            <w:rtl/>
          </w:rPr>
          <w:t xml:space="preserve">כך</w:t>
        </w:r>
      </w:ins>
      <w:del w:id="93960" w:author="מנוע מכני" w:date="2026-10-11T12:04:39Z">
        <w:r>
          <w:rPr>
            <w:rtl/>
          </w:rPr>
          <w:delText xml:space="preserve">הכי</w:delText>
        </w:r>
      </w:del>
      <w:r>
        <w:rPr>
          <w:rtl/>
        </w:rPr>
        <w:t xml:space="preserve"> </w:t>
      </w:r>
      <w:ins w:id="93955" w:author="מנוע מכני" w:date="2026-10-11T12:04:39Z">
        <w:r>
          <w:rPr>
            <w:rtl/>
          </w:rPr>
          <w:t xml:space="preserve">עכשיו</w:t>
        </w:r>
      </w:ins>
      <w:del w:id="93956" w:author="מנוע מכני" w:date="2026-10-11T12:04:39Z">
        <w:r>
          <w:rPr>
            <w:rtl/>
          </w:rPr>
          <w:delText xml:space="preserve">השתא</w:delText>
        </w:r>
      </w:del>
      <w:r>
        <w:rPr>
          <w:rtl/>
        </w:rPr>
        <w:t xml:space="preserve">, </w:t>
      </w:r>
      <w:ins w:id="92221" w:author="מנוע מכני" w:date="2026-10-11T12:04:39Z">
        <w:r>
          <w:rPr>
            <w:rtl/>
          </w:rPr>
          <w:t xml:space="preserve">שם</w:t>
        </w:r>
      </w:ins>
      <w:del w:id="92222" w:author="מנוע מכני" w:date="2026-10-11T12:04:39Z">
        <w:r>
          <w:rPr>
            <w:rtl/>
          </w:rPr>
          <w:delText xml:space="preserve">התם</w:delText>
        </w:r>
      </w:del>
      <w:r>
        <w:rPr>
          <w:rtl/>
        </w:rPr>
        <w:t xml:space="preserve"> מיקרבן נחלות גבי הדדי, </w:t>
      </w:r>
      <w:ins w:id="92223" w:author="מנוע מכני" w:date="2026-10-11T12:04:39Z">
        <w:r>
          <w:rPr>
            <w:rtl/>
          </w:rPr>
          <w:t xml:space="preserve">כאן</w:t>
        </w:r>
      </w:ins>
      <w:del w:id="92224" w:author="מנוע מכני" w:date="2026-10-11T12:04:39Z">
        <w:r>
          <w:rPr>
            <w:rtl/>
          </w:rPr>
          <w:delText xml:space="preserve">הכא</w:delText>
        </w:r>
      </w:del>
      <w:r>
        <w:rPr>
          <w:rtl/>
        </w:rPr>
        <w:t xml:space="preserve"> מי מקרבן? </w:t>
      </w:r>
      <w:ins w:id="92225" w:author="מנוע מכני" w:date="2026-10-11T12:04:39Z">
        <w:r>
          <w:rPr>
            <w:rtl/>
          </w:rPr>
          <w:t xml:space="preserve">כאן</w:t>
        </w:r>
      </w:ins>
      <w:del w:id="92226" w:author="מנוע מכני" w:date="2026-10-11T12:04:39Z">
        <w:r>
          <w:rPr>
            <w:rtl/>
          </w:rPr>
          <w:delText xml:space="preserve">הכא</w:delText>
        </w:r>
      </w:del>
      <w:r>
        <w:rPr>
          <w:rtl/>
        </w:rPr>
        <w:t xml:space="preserve"> </w:t>
      </w:r>
      <w:ins w:id="92227" w:author="מנוע מכני" w:date="2026-10-11T12:04:39Z">
        <w:r>
          <w:rPr>
            <w:rtl/>
          </w:rPr>
          <w:t xml:space="preserve">גם</w:t>
        </w:r>
      </w:ins>
      <w:del w:id="92228" w:author="מנוע מכני" w:date="2026-10-11T12:04:39Z">
        <w:r>
          <w:rPr>
            <w:rtl/>
          </w:rPr>
          <w:delText xml:space="preserve">נמי</w:delText>
        </w:r>
      </w:del>
      <w:r>
        <w:rPr>
          <w:rtl/>
        </w:rPr>
        <w:t xml:space="preserve"> מקרבן, </w:t>
      </w:r>
    </w:p>
    <w:p w:rsidR="00DA63EC" w:rsidRDefault="00DA63EC" w:rsidP="00DA63EC">
      <w:pPr>
        <w:tabs>
          <w:tab w:val="left" w:pos="0"/>
        </w:tabs>
        <w:rPr>
          <w:rtl/>
        </w:rPr>
      </w:pPr>
      <w:r>
        <w:rPr>
          <w:rtl/>
        </w:rPr>
        <w:t>•</w:t>
      </w:r>
      <w:r>
        <w:rPr>
          <w:rFonts w:hint="cs"/>
          <w:rtl/>
        </w:rPr>
        <w:t xml:space="preserve"> </w:t>
      </w:r>
      <w:r>
        <w:rPr>
          <w:rStyle w:val="2fb"/>
          <w:rFonts w:hint="cs"/>
          <w:rtl/>
        </w:rPr>
        <w:t xml:space="preserve">כדרחב</w:t>
      </w:r>
      <w:r>
        <w:rPr>
          <w:rStyle w:val="2fb"/>
          <w:rtl/>
        </w:rPr>
        <w:t>"</w:t>
      </w:r>
      <w:r>
        <w:rPr>
          <w:rStyle w:val="2fb"/>
          <w:rFonts w:hint="cs"/>
          <w:rtl/>
        </w:rPr>
        <w:t>ח</w:t>
      </w:r>
      <w:r>
        <w:rPr>
          <w:rtl/>
        </w:rPr>
        <w:t xml:space="preserve">: רצועה היתה יוצאת מחלקו של יהודה ונכנסת לחלקו של בנימין ובה היה מזבח בנוי, והיה בנימין הצדיק מצטער </w:t>
      </w:r>
      <w:ins w:id="93961" w:author="מנוע מכני" w:date="2026-10-11T12:04:39Z">
        <w:r>
          <w:rPr>
            <w:rtl/>
          </w:rPr>
          <w:t xml:space="preserve">עליו</w:t>
        </w:r>
      </w:ins>
      <w:del w:id="93962" w:author="מנוע מכני" w:date="2026-10-11T12:04:39Z">
        <w:r>
          <w:rPr>
            <w:rtl/>
          </w:rPr>
          <w:delText xml:space="preserve">עליה</w:delText>
        </w:r>
      </w:del>
      <w:r>
        <w:rPr>
          <w:rtl/>
        </w:rPr>
        <w:t xml:space="preserve"> לבלעה, </w:t>
      </w:r>
    </w:p>
    <w:p w:rsidR="00DA63EC" w:rsidRDefault="00DA63EC" w:rsidP="00DA63EC">
      <w:pPr>
        <w:tabs>
          <w:tab w:val="left" w:pos="0"/>
        </w:tabs>
        <w:rPr>
          <w:rtl/>
        </w:rPr>
      </w:pPr>
      <w:r>
        <w:rPr>
          <w:rtl/>
        </w:rPr>
        <w:t xml:space="preserve">ה"נ</w:t>
      </w:r>
      <w:r>
        <w:rPr>
          <w:rtl/>
        </w:rPr>
        <w:t xml:space="preserve"> רצועה היתה יוצאת מחלקו של יוסף לחלקו של בנימין, והיינו דכתיב: תאנת שילה.</w:t>
      </w:r>
    </w:p>
    <w:p>
      <w:pPr>
        <w:pStyle w:val="38"/>
        <w:rPr>
          <w:ins w:id="101462" w:author="מנוע מכני" w:date="2026-10-11T12:04:39Z"/>
        </w:rPr>
      </w:pPr>
      <w:r w:rsidRPr="00FE1B89">
        <w:t>כתנאי:</w:t>
      </w:r>
    </w:p>
    <w:p w:rsidR="00DA63EC" w:rsidRPr="00FE1B89" w:rsidRDefault="00DA63EC" w:rsidP="00DA63EC">
      <w:pPr>
        <w:tabs>
          <w:tab w:val="left" w:pos="0"/>
        </w:tabs>
        <w:rPr>
          <w:spacing w:val="-4"/>
          <w:rtl/>
        </w:rPr>
      </w:pPr>
      <w:del w:id="101463" w:author="מנוע מכני" w:date="2026-10-11T12:04:39Z">
        <w:r w:rsidRPr="00FE1B89">
          <w:rPr>
            <w:rStyle w:val="afffff0"/>
            <w:spacing w:val="-4"/>
            <w:rtl/>
          </w:rPr>
          <w:delText xml:space="preserve"> </w:delText>
        </w:r>
      </w:del>
      <w:r w:rsidRPr="00FE1B89">
        <w:rPr>
          <w:rStyle w:val="afffff0"/>
          <w:rFonts w:hint="cs"/>
          <w:spacing w:val="-4"/>
          <w:rtl/>
        </w:rPr>
        <w:t>'</w:t>
      </w:r>
      <w:ins w:id="91369" w:author="Claude - סמנטי" w:date="2026-10-11T12:26:16Z">
        <w:r>
          <w:rPr>
            <w:rStyle w:val="afffff0"/>
            <w:spacing w:val="-4"/>
            <w:rtl/>
          </w:rPr>
          <w:t xml:space="preserve">חוֹפֵף עָלָיו</w:t>
        </w:r>
      </w:ins>
      <w:del w:id="91370" w:author="Claude - סמנטי" w:date="2026-10-11T12:26:16Z">
        <w:r w:rsidRPr="00FE1B89">
          <w:rPr>
            <w:rStyle w:val="afffff0"/>
            <w:spacing w:val="-4"/>
            <w:rtl/>
          </w:rPr>
          <w:delText xml:space="preserve">חופף עליו</w:delText>
        </w:r>
      </w:del>
      <w:r w:rsidRPr="00FE1B89">
        <w:rPr>
          <w:rStyle w:val="afffff0"/>
          <w:rFonts w:hint="cs"/>
          <w:spacing w:val="-4"/>
          <w:rtl/>
        </w:rPr>
        <w:t>'</w:t>
      </w:r>
      <w:r w:rsidRPr="00FE1B89">
        <w:rPr>
          <w:rStyle w:val="afffff0"/>
          <w:spacing w:val="-4"/>
          <w:rtl/>
        </w:rPr>
        <w:t xml:space="preserve"> </w:t>
      </w:r>
      <w:r w:rsidRPr="00FE1B89">
        <w:rPr>
          <w:spacing w:val="-4"/>
          <w:rtl/>
        </w:rPr>
        <w:t>זה מקדש ראשון,</w:t>
      </w:r>
      <w:r w:rsidRPr="00FE1B89">
        <w:rPr>
          <w:rFonts w:hint="cs"/>
          <w:spacing w:val="-4"/>
          <w:rtl/>
        </w:rPr>
        <w:t>'</w:t>
      </w:r>
      <w:ins w:id="91367" w:author="Claude - סמנטי" w:date="2026-10-11T12:26:16Z">
        <w:r>
          <w:rPr>
            <w:rStyle w:val="afffff0"/>
            <w:spacing w:val="-4"/>
            <w:rtl/>
          </w:rPr>
          <w:t xml:space="preserve">כָּל הַיּוֹם</w:t>
        </w:r>
      </w:ins>
      <w:del w:id="91368" w:author="Claude - סמנטי" w:date="2026-10-11T12:26:16Z">
        <w:r w:rsidRPr="00FE1B89">
          <w:rPr>
            <w:spacing w:val="-4"/>
            <w:rtl/>
          </w:rPr>
          <w:delText xml:space="preserve">כל היום</w:delText>
        </w:r>
      </w:del>
      <w:r w:rsidRPr="00FE1B89">
        <w:rPr>
          <w:rFonts w:hint="cs"/>
          <w:spacing w:val="-4"/>
          <w:rtl/>
        </w:rPr>
        <w:t>'</w:t>
      </w:r>
      <w:r w:rsidRPr="00FE1B89">
        <w:rPr>
          <w:spacing w:val="-4"/>
          <w:rtl/>
        </w:rPr>
        <w:t xml:space="preserve"> - זה מקדש שני,</w:t>
      </w:r>
      <w:r w:rsidRPr="00FE1B89">
        <w:rPr>
          <w:rStyle w:val="afffff0"/>
          <w:spacing w:val="-4"/>
          <w:rtl/>
        </w:rPr>
        <w:t xml:space="preserve"> </w:t>
      </w:r>
      <w:r w:rsidRPr="00FE1B89">
        <w:rPr>
          <w:rStyle w:val="afffff0"/>
          <w:rFonts w:hint="cs"/>
          <w:spacing w:val="-4"/>
          <w:rtl/>
        </w:rPr>
        <w:t>'</w:t>
      </w:r>
      <w:ins w:id="91365" w:author="Claude - סמנטי" w:date="2026-10-11T12:26:16Z">
        <w:r>
          <w:rPr>
            <w:rStyle w:val="afffff0"/>
            <w:spacing w:val="-4"/>
            <w:rtl/>
          </w:rPr>
          <w:t xml:space="preserve">וּבֵין כְּתֵיפָיו שָׁכֵן</w:t>
        </w:r>
      </w:ins>
      <w:del w:id="91366" w:author="Claude - סמנטי" w:date="2026-10-11T12:26:16Z">
        <w:r w:rsidRPr="00FE1B89">
          <w:rPr>
            <w:rStyle w:val="afffff0"/>
            <w:spacing w:val="-4"/>
            <w:rtl/>
          </w:rPr>
          <w:delText xml:space="preserve">ובין כתיפיו שכן</w:delText>
        </w:r>
      </w:del>
      <w:r w:rsidRPr="00FE1B89">
        <w:rPr>
          <w:rStyle w:val="afffff0"/>
          <w:rFonts w:hint="cs"/>
          <w:spacing w:val="-4"/>
          <w:rtl/>
        </w:rPr>
        <w:t>'</w:t>
      </w:r>
      <w:r w:rsidRPr="00FE1B89">
        <w:rPr>
          <w:rStyle w:val="afffff0"/>
          <w:spacing w:val="-4"/>
          <w:rtl/>
        </w:rPr>
        <w:t xml:space="preserve"> </w:t>
      </w:r>
      <w:r w:rsidRPr="00FE1B89">
        <w:rPr>
          <w:spacing w:val="-4"/>
          <w:rtl/>
        </w:rPr>
        <w:t xml:space="preserve">- אלו ימות המשיח</w:t>
      </w:r>
      <w:ins w:id="95377" w:author="מנוע מכני" w:date="2026-10-11T12:04:39Z">
        <w:r>
          <w:rPr>
            <w:spacing w:val="-4"/>
            <w:rtl/>
          </w:rPr>
          <w:t xml:space="preserve">,</w:t>
        </w:r>
      </w:ins>
      <w:del w:id="95378" w:author="מנוע מכני" w:date="2026-10-11T12:04:39Z">
        <w:r w:rsidRPr="00FE1B89">
          <w:rPr>
            <w:spacing w:val="-4"/>
            <w:rtl/>
          </w:rPr>
          <w:delText xml:space="preserve">;</w:delText>
        </w:r>
      </w:del>
    </w:p>
    <w:p>
      <w:pPr>
        <w:pStyle w:val="38"/>
        <w:rPr>
          <w:ins w:id="101464" w:author="מנוע מכני" w:date="2026-10-11T12:04:39Z"/>
        </w:rPr>
      </w:pPr>
      <w:r>
        <w:t>רבי</w:t>
      </w:r>
      <w:r>
        <w:t>:</w:t>
      </w:r>
    </w:p>
    <w:p w:rsidR="00DA63EC" w:rsidRDefault="00DA63EC" w:rsidP="00DA63EC">
      <w:pPr>
        <w:tabs>
          <w:tab w:val="left" w:pos="0"/>
        </w:tabs>
        <w:rPr>
          <w:rtl/>
        </w:rPr>
      </w:pPr>
      <w:del w:id="101465" w:author="מנוע מכני" w:date="2026-10-11T12:04:39Z">
        <w:r w:rsidRPr="00464129">
          <w:rPr>
            <w:rStyle w:val="afffff0"/>
            <w:rtl/>
          </w:rPr>
          <w:delText xml:space="preserve"> </w:delText>
        </w:r>
      </w:del>
      <w:r w:rsidRPr="00464129">
        <w:rPr>
          <w:rStyle w:val="afffff0"/>
          <w:rFonts w:hint="cs"/>
          <w:rtl/>
        </w:rPr>
        <w:t>'</w:t>
      </w:r>
      <w:ins w:id="91375" w:author="Claude - סמנטי" w:date="2026-10-11T12:26:16Z">
        <w:r>
          <w:rPr>
            <w:rStyle w:val="afffff0"/>
            <w:rtl/>
          </w:rPr>
          <w:t xml:space="preserve">חוֹפֵף עָלָיו</w:t>
        </w:r>
      </w:ins>
      <w:del w:id="91376" w:author="Claude - סמנטי" w:date="2026-10-11T12:26:16Z">
        <w:r w:rsidRPr="00464129">
          <w:rPr>
            <w:rStyle w:val="afffff0"/>
            <w:rtl/>
          </w:rPr>
          <w:delText xml:space="preserve">חופף עליו</w:delText>
        </w:r>
      </w:del>
      <w:r w:rsidRPr="00464129">
        <w:rPr>
          <w:rStyle w:val="afffff0"/>
          <w:rFonts w:hint="cs"/>
          <w:rtl/>
        </w:rPr>
        <w:t>'</w:t>
      </w:r>
      <w:r w:rsidRPr="00464129">
        <w:rPr>
          <w:rStyle w:val="afffff0"/>
          <w:rtl/>
        </w:rPr>
        <w:t xml:space="preserve"> </w:t>
      </w:r>
      <w:r>
        <w:rPr>
          <w:rtl/>
        </w:rPr>
        <w:t>- זה העולם הזה,</w:t>
      </w:r>
      <w:r w:rsidRPr="00464129">
        <w:rPr>
          <w:rStyle w:val="afffff0"/>
          <w:rtl/>
        </w:rPr>
        <w:t xml:space="preserve"> </w:t>
      </w:r>
      <w:r w:rsidRPr="00464129">
        <w:rPr>
          <w:rStyle w:val="afffff0"/>
          <w:rFonts w:hint="cs"/>
          <w:rtl/>
        </w:rPr>
        <w:t>'</w:t>
      </w:r>
      <w:ins w:id="91373" w:author="Claude - סמנטי" w:date="2026-10-11T12:26:16Z">
        <w:r>
          <w:rPr>
            <w:rStyle w:val="afffff0"/>
            <w:rtl/>
          </w:rPr>
          <w:t xml:space="preserve">כָּל הַיּוֹם</w:t>
        </w:r>
      </w:ins>
      <w:del w:id="91374" w:author="Claude - סמנטי" w:date="2026-10-11T12:26:16Z">
        <w:r w:rsidRPr="00464129">
          <w:rPr>
            <w:rStyle w:val="afffff0"/>
            <w:rtl/>
          </w:rPr>
          <w:delText xml:space="preserve">כל היום</w:delText>
        </w:r>
      </w:del>
      <w:r w:rsidRPr="00464129">
        <w:rPr>
          <w:rStyle w:val="afffff0"/>
          <w:rFonts w:hint="cs"/>
          <w:rtl/>
        </w:rPr>
        <w:t>'</w:t>
      </w:r>
      <w:r w:rsidRPr="00464129">
        <w:rPr>
          <w:rStyle w:val="afffff0"/>
          <w:rtl/>
        </w:rPr>
        <w:t xml:space="preserve"> </w:t>
      </w:r>
      <w:r>
        <w:rPr>
          <w:rtl/>
        </w:rPr>
        <w:t>- אלו ימות המשיח,</w:t>
      </w:r>
      <w:r w:rsidRPr="00464129">
        <w:rPr>
          <w:rStyle w:val="afffff0"/>
          <w:rtl/>
        </w:rPr>
        <w:t xml:space="preserve"> </w:t>
      </w:r>
      <w:r w:rsidRPr="00464129">
        <w:rPr>
          <w:rStyle w:val="afffff0"/>
          <w:rFonts w:hint="cs"/>
          <w:rtl/>
        </w:rPr>
        <w:t>'</w:t>
      </w:r>
      <w:ins w:id="91371" w:author="Claude - סמנטי" w:date="2026-10-11T12:26:16Z">
        <w:r>
          <w:rPr>
            <w:rStyle w:val="afffff0"/>
            <w:rtl/>
          </w:rPr>
          <w:t xml:space="preserve">וּבֵין כְּתֵיפָיו שָׁכֵן</w:t>
        </w:r>
      </w:ins>
      <w:del w:id="91372" w:author="Claude - סמנטי" w:date="2026-10-11T12:26:16Z">
        <w:r w:rsidRPr="00464129">
          <w:rPr>
            <w:rStyle w:val="afffff0"/>
            <w:rtl/>
          </w:rPr>
          <w:delText xml:space="preserve">ובין כתיפיו שכן</w:delText>
        </w:r>
      </w:del>
      <w:r w:rsidRPr="00464129">
        <w:rPr>
          <w:rStyle w:val="afffff0"/>
          <w:rFonts w:hint="cs"/>
          <w:rtl/>
        </w:rPr>
        <w:t>'</w:t>
      </w:r>
      <w:r w:rsidRPr="00464129">
        <w:rPr>
          <w:rStyle w:val="afffff0"/>
          <w:rtl/>
        </w:rPr>
        <w:t xml:space="preserve"> </w:t>
      </w:r>
      <w:r>
        <w:rPr>
          <w:rtl/>
        </w:rPr>
        <w:t>- זה העו</w:t>
      </w:r>
      <w:r>
        <w:rPr>
          <w:rFonts w:hint="cs"/>
          <w:rtl/>
        </w:rPr>
        <w:t>ה</w:t>
      </w:r>
      <w:r>
        <w:rPr>
          <w:rtl/>
        </w:rPr>
        <w:t>"</w:t>
      </w:r>
      <w:r>
        <w:rPr>
          <w:rFonts w:hint="cs"/>
          <w:rtl/>
        </w:rPr>
        <w:t>ב</w:t>
      </w:r>
      <w:r>
        <w:rPr>
          <w:rtl/>
        </w:rPr>
        <w:t>.</w:t>
      </w:r>
    </w:p>
    <w:p w:rsidR="00DA63EC" w:rsidRDefault="00DA63EC" w:rsidP="00DA63EC">
      <w:pPr>
        <w:tabs>
          <w:tab w:val="left" w:pos="0"/>
        </w:tabs>
        <w:rPr>
          <w:rtl/>
        </w:rPr>
      </w:pPr>
    </w:p>
    <w:p>
      <w:pPr>
        <w:pStyle w:val="afffff8"/>
        <w:rPr>
          <w:ins w:id="90017" w:author="קלוד" w:date="2026-10-11T12:29:36Z"/>
        </w:rPr>
      </w:pPr>
      <w:ins w:id="90018" w:author="קלוד" w:date="2026-10-11T12:29:36Z">
        <w:r>
          <w:rPr>
            <w:color w:val="7B3F00"/>
          </w:rPr>
          <w:t xml:space="preserve">ימי אהל מועד - במדבר, גלגל, נוב וגבעון ושילה</w:t>
        </w:r>
      </w:ins>
    </w:p>
    <w:p>
      <w:pPr>
        <w:pStyle w:val="38"/>
        <w:rPr>
          <w:ins w:id="101467" w:author="מנוע מכני" w:date="2026-10-11T12:04:39Z"/>
        </w:rPr>
      </w:pPr>
      <w:del w:id="101466" w:author="מנוע מכני" w:date="2026-10-11T12:04:39Z">
        <w:r>
          <w:delText xml:space="preserve">•</w:delText>
        </w:r>
      </w:del>
      <w:r>
        <w:t xml:space="preserve"> </w:t>
      </w:r>
      <w:r w:rsidRPr="00891B40">
        <w:t>ת"ר</w:t>
      </w:r>
      <w:r>
        <w:t xml:space="preserve">:</w:t>
      </w:r>
    </w:p>
    <w:p w:rsidR="00DA63EC" w:rsidRDefault="00DA63EC" w:rsidP="00DA63EC">
      <w:pPr>
        <w:tabs>
          <w:tab w:val="left" w:pos="0"/>
        </w:tabs>
        <w:rPr>
          <w:rtl/>
        </w:rPr>
      </w:pPr>
      <w:del w:id="101468" w:author="מנוע מכני" w:date="2026-10-11T12:04:39Z">
        <w:r>
          <w:rPr>
            <w:rtl/>
          </w:rPr>
          <w:delText xml:space="preserve"> </w:delText>
        </w:r>
      </w:del>
      <w:r>
        <w:rPr>
          <w:rtl/>
        </w:rPr>
        <w:t xml:space="preserve">ימי אהל מועד שבמדבר - ארבעים שנה חסר אחת, </w:t>
      </w:r>
    </w:p>
    <w:p w:rsidR="00DA63EC" w:rsidRDefault="00DA63EC" w:rsidP="00DA63EC">
      <w:pPr>
        <w:tabs>
          <w:tab w:val="left" w:pos="0"/>
        </w:tabs>
        <w:rPr>
          <w:rtl/>
        </w:rPr>
      </w:pPr>
      <w:r>
        <w:rPr>
          <w:rtl/>
        </w:rPr>
        <w:t xml:space="preserve">ימי אהל מועד שבגלגל - ארבע עשרה, ז' שכבשו וז' שחלקו, </w:t>
      </w:r>
    </w:p>
    <w:p w:rsidR="00DA63EC" w:rsidRDefault="00DA63EC" w:rsidP="00DA63EC">
      <w:pPr>
        <w:tabs>
          <w:tab w:val="left" w:pos="0"/>
        </w:tabs>
        <w:rPr>
          <w:rtl/>
        </w:rPr>
      </w:pPr>
      <w:r>
        <w:rPr>
          <w:rtl/>
        </w:rPr>
        <w:t xml:space="preserve">ימי אהל מועד שבנוב וגבעון - חמשים ושבע, </w:t>
      </w:r>
    </w:p>
    <w:p w:rsidR="00DA63EC" w:rsidRDefault="00DA63EC" w:rsidP="00DA63EC">
      <w:pPr>
        <w:tabs>
          <w:tab w:val="left" w:pos="0"/>
        </w:tabs>
        <w:rPr>
          <w:rtl/>
        </w:rPr>
      </w:pPr>
      <w:r>
        <w:rPr>
          <w:rtl/>
        </w:rPr>
        <w:t>נשתיירו לשילה ג' מאות ושבעים חסר אחת.</w:t>
      </w:r>
    </w:p>
    <w:p w:rsidR="00DA63EC" w:rsidRDefault="00DA63EC" w:rsidP="00DA63EC">
      <w:pPr>
        <w:tabs>
          <w:tab w:val="left" w:pos="0"/>
        </w:tabs>
        <w:rPr>
          <w:rtl/>
        </w:rPr>
      </w:pPr>
      <w:r>
        <w:rPr>
          <w:rtl/>
        </w:rPr>
        <w:t>ימי אהל מועד שבמדבר ארבעים חסר אחת.</w:t>
      </w:r>
      <w:r>
        <w:rPr>
          <w:rFonts w:hint="cs"/>
          <w:rtl/>
        </w:rPr>
        <w:t xml:space="preserve"> ד</w:t>
      </w:r>
      <w:r>
        <w:rPr>
          <w:rtl/>
        </w:rPr>
        <w:t>שנה ראשונה עשה משה את המשכן, שניה - הוקם המשכן ושלח משה מרגלים.</w:t>
      </w:r>
    </w:p>
    <w:p w:rsidR="00DA63EC" w:rsidRDefault="00DA63EC" w:rsidP="00DA63EC">
      <w:pPr>
        <w:tabs>
          <w:tab w:val="left" w:pos="0"/>
        </w:tabs>
        <w:rPr>
          <w:rtl/>
        </w:rPr>
      </w:pPr>
      <w:r>
        <w:rPr>
          <w:rtl/>
        </w:rPr>
        <w:t>שבגלגל ארבע עשרה, שבע שכבשו ושבע שחלקו.</w:t>
      </w:r>
    </w:p>
    <w:p w:rsidR="00DA63EC" w:rsidRDefault="00DA63EC" w:rsidP="00DA63EC">
      <w:pPr>
        <w:tabs>
          <w:tab w:val="left" w:pos="0"/>
        </w:tabs>
        <w:rPr>
          <w:rtl/>
        </w:rPr>
      </w:pPr>
      <w:r>
        <w:rPr>
          <w:rFonts w:hint="cs"/>
          <w:rtl/>
        </w:rPr>
        <w:t>מד</w:t>
      </w:r>
      <w:r>
        <w:rPr>
          <w:rtl/>
        </w:rPr>
        <w:t>אמר כלב:</w:t>
      </w:r>
      <w:r w:rsidRPr="00464129">
        <w:rPr>
          <w:rStyle w:val="afffff0"/>
          <w:rtl/>
        </w:rPr>
        <w:t xml:space="preserve"> </w:t>
      </w:r>
      <w:r w:rsidRPr="00464129">
        <w:rPr>
          <w:rStyle w:val="afffff0"/>
          <w:rFonts w:hint="cs"/>
          <w:rtl/>
        </w:rPr>
        <w:t>'</w:t>
      </w:r>
      <w:ins w:id="91377" w:author="Claude - סמנטי" w:date="2026-10-11T12:26:16Z">
        <w:r>
          <w:rPr>
            <w:rStyle w:val="afffff0"/>
            <w:rtl/>
          </w:rPr>
          <w:t xml:space="preserve">בֶּן אַרְבָּעִים שָׁנָה אָנֹכִי בִּשְׁלוֹחַ מֹשֶׁה עֶבֶד ה</w:t>
        </w:r>
      </w:ins>
      <w:del w:id="91378" w:author="Claude - סמנטי" w:date="2026-10-11T12:26:16Z">
        <w:r w:rsidRPr="00464129">
          <w:rPr>
            <w:rStyle w:val="afffff0"/>
            <w:rtl/>
          </w:rPr>
          <w:delText xml:space="preserve">בן ארבעים שנה אנכי בשלוח משה עבד ה</w:delText>
        </w:r>
      </w:del>
      <w:r w:rsidR="005608A0">
        <w:rPr>
          <w:rStyle w:val="afffff0"/>
          <w:rtl/>
        </w:rPr>
        <w:t>'</w:t>
      </w:r>
      <w:r w:rsidRPr="00464129">
        <w:rPr>
          <w:rStyle w:val="afffff0"/>
          <w:rtl/>
        </w:rPr>
        <w:t xml:space="preserve"> אותי מקדש ברנע לרגל את הארץ ואשיב אותו דבר כאשר עם לבבי</w:t>
      </w:r>
      <w:r w:rsidRPr="00464129">
        <w:rPr>
          <w:rStyle w:val="afffff0"/>
          <w:rFonts w:hint="cs"/>
          <w:rtl/>
        </w:rPr>
        <w:t>'</w:t>
      </w:r>
      <w:r w:rsidRPr="00464129">
        <w:rPr>
          <w:rStyle w:val="afffff0"/>
          <w:rtl/>
        </w:rPr>
        <w:t>,</w:t>
      </w:r>
      <w:r>
        <w:rPr>
          <w:rtl/>
        </w:rPr>
        <w:t xml:space="preserve"> </w:t>
      </w:r>
    </w:p>
    <w:p>
      <w:pPr>
        <w:pStyle w:val="38"/>
        <w:rPr>
          <w:ins w:id="101469" w:author="מנוע מכני" w:date="2026-10-11T12:04:39Z"/>
        </w:rPr>
      </w:pPr>
      <w:r>
        <w:t>וכתיב:</w:t>
      </w:r>
    </w:p>
    <w:p w:rsidR="00DA63EC" w:rsidRDefault="00DA63EC" w:rsidP="00DA63EC">
      <w:pPr>
        <w:tabs>
          <w:tab w:val="left" w:pos="0"/>
        </w:tabs>
        <w:rPr>
          <w:rtl/>
        </w:rPr>
      </w:pPr>
      <w:del w:id="101470" w:author="מנוע מכני" w:date="2026-10-11T12:04:39Z">
        <w:r w:rsidRPr="00464129">
          <w:rPr>
            <w:rStyle w:val="afffff0"/>
            <w:rtl/>
          </w:rPr>
          <w:delText xml:space="preserve"> </w:delText>
        </w:r>
      </w:del>
      <w:r w:rsidRPr="00464129">
        <w:rPr>
          <w:rStyle w:val="afffff0"/>
          <w:rFonts w:hint="cs"/>
          <w:rtl/>
        </w:rPr>
        <w:t>'</w:t>
      </w:r>
      <w:ins w:id="91379" w:author="Claude - סמנטי" w:date="2026-10-11T12:26:16Z">
        <w:r>
          <w:rPr>
            <w:rStyle w:val="afffff0"/>
            <w:rtl/>
          </w:rPr>
          <w:t xml:space="preserve">וְעַתָּה הִנֵּה אָנֹכִי הַיּוֹם בֶּן חָמֵשׁ וּשְׁמוֹנִים שָׁנָה</w:t>
        </w:r>
      </w:ins>
      <w:del w:id="91380" w:author="Claude - סמנטי" w:date="2026-10-11T12:26:16Z">
        <w:r w:rsidRPr="00464129">
          <w:rPr>
            <w:rStyle w:val="afffff0"/>
            <w:rtl/>
          </w:rPr>
          <w:delText xml:space="preserve">ועתה הנה אנכי היום בן חמש ושמונים שנה</w:delText>
        </w:r>
      </w:del>
      <w:r w:rsidRPr="00464129">
        <w:rPr>
          <w:rStyle w:val="afffff0"/>
          <w:rFonts w:hint="cs"/>
          <w:rtl/>
        </w:rPr>
        <w:t>'</w:t>
      </w:r>
      <w:r w:rsidRPr="00464129">
        <w:rPr>
          <w:rStyle w:val="afffff0"/>
          <w:rtl/>
        </w:rPr>
        <w:t>,</w:t>
      </w:r>
      <w:r>
        <w:rPr>
          <w:rtl/>
        </w:rPr>
        <w:t xml:space="preserve"> </w:t>
      </w:r>
    </w:p>
    <w:p w:rsidR="00DA63EC" w:rsidRDefault="00DA63EC" w:rsidP="00DA63EC">
      <w:pPr>
        <w:tabs>
          <w:tab w:val="left" w:pos="0"/>
        </w:tabs>
        <w:rPr>
          <w:rtl/>
        </w:rPr>
      </w:pPr>
      <w:r>
        <w:rPr>
          <w:rFonts w:hint="cs"/>
          <w:rtl/>
        </w:rPr>
        <w:t>כשעבר לירדן היה בן שבעים ושמונה ו</w:t>
      </w:r>
      <w:r>
        <w:rPr>
          <w:rtl/>
        </w:rPr>
        <w:t>אמר: בן חמש ושמונים שנה, הרי שבע שכבשו.</w:t>
      </w:r>
    </w:p>
    <w:p w:rsidR="00DA63EC" w:rsidRDefault="00DA63EC" w:rsidP="00DA63EC">
      <w:pPr>
        <w:tabs>
          <w:tab w:val="left" w:pos="0"/>
        </w:tabs>
        <w:rPr>
          <w:rtl/>
        </w:rPr>
      </w:pPr>
      <w:r w:rsidRPr="006943DC">
        <w:rPr>
          <w:b/>
          <w:bCs/>
          <w:rtl/>
        </w:rPr>
        <w:t>ושבע שחלקו מנלן</w:t>
      </w:r>
      <w:r>
        <w:rPr>
          <w:rtl/>
        </w:rPr>
        <w:t xml:space="preserve">? </w:t>
      </w:r>
      <w:r>
        <w:rPr>
          <w:rFonts w:hint="cs"/>
          <w:rtl/>
        </w:rPr>
        <w:t>אב</w:t>
      </w:r>
      <w:r>
        <w:rPr>
          <w:rtl/>
        </w:rPr>
        <w:t>"</w:t>
      </w:r>
      <w:r>
        <w:rPr>
          <w:rFonts w:hint="cs"/>
          <w:rtl/>
        </w:rPr>
        <w:t>א</w:t>
      </w:r>
      <w:r>
        <w:rPr>
          <w:rtl/>
        </w:rPr>
        <w:t xml:space="preserve">: מדשבע שכבשו, שבע </w:t>
      </w:r>
      <w:ins w:id="92229" w:author="מנוע מכני" w:date="2026-10-11T12:04:39Z">
        <w:r>
          <w:rPr>
            <w:rtl/>
          </w:rPr>
          <w:t xml:space="preserve">גם</w:t>
        </w:r>
      </w:ins>
      <w:del w:id="92230" w:author="מנוע מכני" w:date="2026-10-11T12:04:39Z">
        <w:r>
          <w:rPr>
            <w:rtl/>
          </w:rPr>
          <w:delText xml:space="preserve">נמי</w:delText>
        </w:r>
      </w:del>
      <w:r>
        <w:rPr>
          <w:rtl/>
        </w:rPr>
        <w:t xml:space="preserve"> שחלקו</w:t>
      </w:r>
      <w:ins w:id="95379" w:author="מנוע מכני" w:date="2026-10-11T12:04:39Z">
        <w:r>
          <w:rPr>
            <w:rtl/>
          </w:rPr>
          <w:t xml:space="preserve">,</w:t>
        </w:r>
      </w:ins>
      <w:del w:id="95380" w:author="מנוע מכני" w:date="2026-10-11T12:04:39Z">
        <w:r>
          <w:rPr>
            <w:rtl/>
          </w:rPr>
          <w:delText xml:space="preserve">;</w:delText>
        </w:r>
      </w:del>
    </w:p>
    <w:p>
      <w:pPr>
        <w:pStyle w:val="38"/>
        <w:rPr>
          <w:ins w:id="101471" w:author="מנוע מכני" w:date="2026-10-11T12:04:39Z"/>
        </w:rPr>
      </w:pPr>
      <w:r>
        <w:t xml:space="preserve">ואב"א:</w:t>
      </w:r>
    </w:p>
    <w:p w:rsidR="00DA63EC" w:rsidRDefault="00DA63EC" w:rsidP="00DA63EC">
      <w:pPr>
        <w:tabs>
          <w:tab w:val="left" w:pos="0"/>
        </w:tabs>
        <w:rPr>
          <w:rtl/>
        </w:rPr>
      </w:pPr>
      <w:del w:id="101472" w:author="מנוע מכני" w:date="2026-10-11T12:04:39Z">
        <w:r>
          <w:rPr>
            <w:rtl/>
          </w:rPr>
          <w:delText xml:space="preserve"> </w:delText>
        </w:r>
      </w:del>
      <w:r>
        <w:rPr>
          <w:rtl/>
        </w:rPr>
        <w:t xml:space="preserve">מדלא משכחת לה </w:t>
      </w:r>
      <w:r>
        <w:rPr>
          <w:rStyle w:val="afffff0"/>
          <w:rtl/>
          <w:rPrChange w:id="9070" w:author="מנוע פסוקים" w:date="2026-10-11T09:29:40Z">
            <w:rPr>
              <w:rtl/>
            </w:rPr>
          </w:rPrChange>
        </w:rPr>
        <w:t xml:space="preserve">בארבע עשרה שנה אחר אשר הוכתה העיר</w:t>
      </w:r>
      <w:r>
        <w:rPr>
          <w:rtl/>
        </w:rPr>
        <w:t xml:space="preserve">.</w:t>
      </w:r>
    </w:p>
    <w:p w:rsidR="00DA63EC" w:rsidRDefault="00DA63EC" w:rsidP="00DA63EC">
      <w:pPr>
        <w:tabs>
          <w:tab w:val="left" w:pos="0"/>
        </w:tabs>
        <w:rPr>
          <w:rtl/>
        </w:rPr>
      </w:pPr>
    </w:p>
    <w:p w:rsidR="00DA63EC" w:rsidRDefault="00DA63EC" w:rsidP="00DA63EC">
      <w:pPr>
        <w:tabs>
          <w:tab w:val="left" w:pos="0"/>
        </w:tabs>
        <w:rPr>
          <w:b/>
          <w:bCs/>
          <w:rtl/>
        </w:rPr>
      </w:pPr>
      <w:r w:rsidRPr="006943DC">
        <w:rPr>
          <w:b/>
          <w:bCs/>
          <w:rtl/>
        </w:rPr>
        <w:t>אהל מועד שבנוב וגבעון חמשים ושבע.</w:t>
      </w:r>
    </w:p>
    <w:p w:rsidR="00DA63EC" w:rsidRDefault="00DA63EC" w:rsidP="00DA63EC">
      <w:pPr>
        <w:tabs>
          <w:tab w:val="left" w:pos="0"/>
        </w:tabs>
        <w:rPr>
          <w:rtl/>
        </w:rPr>
      </w:pPr>
      <w:r w:rsidRPr="003017EE">
        <w:rPr>
          <w:rStyle w:val="afffff0"/>
          <w:rFonts w:hint="cs"/>
          <w:rtl/>
        </w:rPr>
        <w:t>מ'</w:t>
      </w:r>
      <w:ins w:id="91381" w:author="Claude - סמנטי" w:date="2026-10-11T12:26:16Z">
        <w:r>
          <w:rPr>
            <w:rStyle w:val="afffff0"/>
            <w:rtl/>
          </w:rPr>
          <w:t xml:space="preserve">וַיְהִי כְהַזְכִּירוֹ אֶת אֲרוֹן הָאֱלֹהִים</w:t>
        </w:r>
      </w:ins>
      <w:del w:id="91382" w:author="Claude - סמנטי" w:date="2026-10-11T12:26:16Z">
        <w:r w:rsidRPr="003017EE">
          <w:rPr>
            <w:rStyle w:val="afffff0"/>
            <w:rtl/>
          </w:rPr>
          <w:delText xml:space="preserve">ויהי כהזכירו את ארון האלהים</w:delText>
        </w:r>
      </w:del>
      <w:r w:rsidRPr="003017EE">
        <w:rPr>
          <w:rStyle w:val="afffff0"/>
          <w:rFonts w:hint="cs"/>
          <w:rtl/>
        </w:rPr>
        <w:t>'</w:t>
      </w:r>
      <w:r w:rsidRPr="003017EE">
        <w:rPr>
          <w:rStyle w:val="afffff0"/>
          <w:rtl/>
        </w:rPr>
        <w:t>,</w:t>
      </w:r>
      <w:r>
        <w:rPr>
          <w:rtl/>
        </w:rPr>
        <w:t xml:space="preserve"> ותנא: כשמת עלי הכהן חרבה שילה ובאו לנוב, </w:t>
      </w:r>
    </w:p>
    <w:p w:rsidR="00DA63EC" w:rsidRDefault="00DA63EC" w:rsidP="00DA63EC">
      <w:pPr>
        <w:tabs>
          <w:tab w:val="left" w:pos="0"/>
        </w:tabs>
        <w:rPr>
          <w:rtl/>
        </w:rPr>
      </w:pPr>
      <w:r>
        <w:rPr>
          <w:rtl/>
        </w:rPr>
        <w:t xml:space="preserve">כשמת </w:t>
      </w:r>
      <w:r>
        <w:rPr>
          <w:rStyle w:val="2fb"/>
          <w:rtl/>
        </w:rPr>
        <w:t xml:space="preserve">שמואל</w:t>
      </w:r>
      <w:r>
        <w:rPr>
          <w:rtl/>
        </w:rPr>
        <w:t xml:space="preserve"> הרמתי חרבה נוב ובאו לגבעון, </w:t>
      </w:r>
    </w:p>
    <w:p>
      <w:pPr>
        <w:pStyle w:val="38"/>
        <w:rPr>
          <w:ins w:id="101473" w:author="מנוע מכני" w:date="2026-10-11T12:04:39Z"/>
        </w:rPr>
      </w:pPr>
      <w:r>
        <w:t>וכתיב:</w:t>
      </w:r>
    </w:p>
    <w:p w:rsidR="00DA63EC" w:rsidRDefault="00DA63EC" w:rsidP="00DA63EC">
      <w:pPr>
        <w:tabs>
          <w:tab w:val="left" w:pos="0"/>
        </w:tabs>
        <w:rPr>
          <w:rtl/>
        </w:rPr>
      </w:pPr>
      <w:del w:id="101474" w:author="מנוע מכני" w:date="2026-10-11T12:04:39Z">
        <w:r w:rsidRPr="00464129">
          <w:rPr>
            <w:rStyle w:val="afffff0"/>
            <w:rtl/>
          </w:rPr>
          <w:delText xml:space="preserve"> </w:delText>
        </w:r>
      </w:del>
      <w:r w:rsidRPr="00464129">
        <w:rPr>
          <w:rStyle w:val="afffff0"/>
          <w:rFonts w:hint="cs"/>
          <w:rtl/>
        </w:rPr>
        <w:t>'</w:t>
      </w:r>
      <w:ins w:id="91383" w:author="Claude - סמנטי" w:date="2026-10-11T12:26:16Z">
        <w:r>
          <w:rPr>
            <w:rStyle w:val="afffff0"/>
            <w:rtl/>
          </w:rPr>
          <w:t xml:space="preserve">וַיְהִי מִיּוֹם שֶׁבֶת הָאָרוֹן בְּקִרְיַת יְעָרִים וַיִּרְבּוּ הַיָּמִים וַיִּהְיוּ עֶשְׂרִים שָׁנָה וַיִּנָּהוּ כָּל בֵּית יִשְׂרָאֵל אַחֲרֵי ה</w:t>
        </w:r>
      </w:ins>
      <w:del w:id="91384" w:author="Claude - סמנטי" w:date="2026-10-11T12:26:16Z">
        <w:r w:rsidRPr="00464129">
          <w:rPr>
            <w:rStyle w:val="afffff0"/>
            <w:rtl/>
          </w:rPr>
          <w:delText xml:space="preserve">ויהי מיום שבת הארון בקרית יערים וירבו הימים ויהיו עשרים שנה וינהו כל בית ישראל אחרי ה</w:delText>
        </w:r>
      </w:del>
      <w:r w:rsidRPr="00464129">
        <w:rPr>
          <w:rStyle w:val="afffff0"/>
          <w:rtl/>
        </w:rPr>
        <w:t xml:space="preserve">',</w:t>
      </w:r>
      <w:r>
        <w:rPr>
          <w:rtl/>
        </w:rPr>
        <w:t xml:space="preserve"> </w:t>
      </w:r>
      <w:ins w:id="93963" w:author="מנוע מכני" w:date="2026-10-11T12:04:39Z">
        <w:r>
          <w:rPr>
            <w:rtl/>
          </w:rPr>
          <w:t xml:space="preserve">אלו</w:t>
        </w:r>
      </w:ins>
      <w:del w:id="93964" w:author="מנוע מכני" w:date="2026-10-11T12:04:39Z">
        <w:r>
          <w:rPr>
            <w:rtl/>
          </w:rPr>
          <w:delText xml:space="preserve">הני</w:delText>
        </w:r>
      </w:del>
      <w:r>
        <w:rPr>
          <w:rtl/>
        </w:rPr>
        <w:t xml:space="preserve"> עשרים שנה, </w:t>
      </w:r>
    </w:p>
    <w:p w:rsidR="00DA63EC" w:rsidRPr="00FE1B89" w:rsidRDefault="00DA63EC" w:rsidP="00DA63EC">
      <w:pPr>
        <w:tabs>
          <w:tab w:val="left" w:pos="0"/>
        </w:tabs>
        <w:rPr>
          <w:spacing w:val="-2"/>
          <w:rtl/>
        </w:rPr>
      </w:pPr>
      <w:r w:rsidRPr="00FE1B89">
        <w:rPr>
          <w:spacing w:val="-2"/>
          <w:rtl/>
        </w:rPr>
        <w:t xml:space="preserve">עשר שנה שמלך </w:t>
      </w:r>
      <w:r w:rsidRPr="00FE1B89">
        <w:rPr>
          <w:rStyle w:val="2fb"/>
          <w:spacing w:val="-2"/>
          <w:rtl/>
        </w:rPr>
        <w:t xml:space="preserve">שמואל</w:t>
      </w:r>
      <w:r w:rsidRPr="00FE1B89">
        <w:rPr>
          <w:spacing w:val="-2"/>
          <w:rtl/>
        </w:rPr>
        <w:t xml:space="preserve"> בעצמו, ושנה שמלך </w:t>
      </w:r>
      <w:r w:rsidRPr="00FE1B89">
        <w:rPr>
          <w:rStyle w:val="2fb"/>
          <w:spacing w:val="-2"/>
          <w:rtl/>
        </w:rPr>
        <w:t xml:space="preserve">שמואל</w:t>
      </w:r>
      <w:r w:rsidRPr="00FE1B89">
        <w:rPr>
          <w:spacing w:val="-2"/>
          <w:rtl/>
        </w:rPr>
        <w:t xml:space="preserve"> ושאול, ושתים שמלך שאול, ושבע דדוד, </w:t>
      </w:r>
    </w:p>
    <w:p w:rsidR="00DA63EC" w:rsidRDefault="00DA63EC" w:rsidP="00DA63EC">
      <w:pPr>
        <w:pStyle w:val="afff3"/>
        <w:framePr w:wrap="around"/>
        <w:rPr>
          <w:rtl/>
        </w:rPr>
      </w:pPr>
      <w:r>
        <w:rPr>
          <w:rFonts w:hint="cs"/>
          <w:rtl/>
        </w:rPr>
        <w:t>קיט</w:t>
      </w:r>
    </w:p>
    <w:p w:rsidR="00DA63EC" w:rsidRDefault="00DA63EC" w:rsidP="00DA63EC">
      <w:pPr>
        <w:pStyle w:val="afffff"/>
        <w:rPr>
          <w:rtl/>
        </w:rPr>
      </w:pPr>
      <w:r w:rsidRPr="0046594B">
        <w:rPr>
          <w:rtl/>
        </w:rPr>
        <w:t>ד</w:t>
      </w:r>
      <w:r w:rsidRPr="0046594B">
        <w:rPr>
          <w:rFonts w:hint="cs"/>
          <w:rtl/>
        </w:rPr>
        <w:t>'</w:t>
      </w:r>
      <w:r>
        <w:rPr>
          <w:rStyle w:val="afffff0"/>
          <w:rtl/>
          <w:rPrChange w:id="9071" w:author="מנוע פסוקים" w:date="2026-10-11T09:29:40Z">
            <w:rPr>
              <w:rtl/>
            </w:rPr>
          </w:rPrChange>
        </w:rPr>
        <w:t xml:space="preserve">והימים אשר מלך דוד על ישראל</w:t>
      </w:r>
      <w:r>
        <w:rPr>
          <w:rtl/>
        </w:rPr>
        <w:t xml:space="preserve"> מ' </w:t>
      </w:r>
      <w:r>
        <w:rPr>
          <w:rtl/>
        </w:rPr>
        <w:t xml:space="preserve">שנה בחברון מלך ז' שנים [וגו'], </w:t>
      </w:r>
    </w:p>
    <w:p w:rsidR="00DA63EC" w:rsidRDefault="00DA63EC" w:rsidP="00DA63EC">
      <w:pPr>
        <w:tabs>
          <w:tab w:val="left" w:pos="0"/>
        </w:tabs>
        <w:rPr>
          <w:rtl/>
        </w:rPr>
      </w:pPr>
      <w:r>
        <w:rPr>
          <w:rtl/>
        </w:rPr>
        <w:t>ובשלמה כתיב</w:t>
      </w:r>
      <w:r w:rsidRPr="00464129">
        <w:rPr>
          <w:rStyle w:val="afffff0"/>
          <w:rtl/>
        </w:rPr>
        <w:t xml:space="preserve"> </w:t>
      </w:r>
      <w:r w:rsidRPr="00464129">
        <w:rPr>
          <w:rStyle w:val="afffff0"/>
          <w:rFonts w:hint="cs"/>
          <w:rtl/>
        </w:rPr>
        <w:t>'</w:t>
      </w:r>
      <w:r w:rsidRPr="00464129">
        <w:rPr>
          <w:rStyle w:val="afffff0"/>
          <w:rtl/>
        </w:rPr>
        <w:t>ויחל לבנותו בשנת ארבע למלכותו</w:t>
      </w:r>
      <w:r w:rsidRPr="00464129">
        <w:rPr>
          <w:rStyle w:val="afffff0"/>
          <w:rFonts w:hint="cs"/>
          <w:rtl/>
        </w:rPr>
        <w:t>'</w:t>
      </w:r>
      <w:r w:rsidRPr="00464129">
        <w:rPr>
          <w:rStyle w:val="afffff0"/>
          <w:rtl/>
        </w:rPr>
        <w:t>,</w:t>
      </w:r>
      <w:r>
        <w:rPr>
          <w:rtl/>
        </w:rPr>
        <w:t xml:space="preserve"> נשתיירו לשילה </w:t>
      </w:r>
      <w:r>
        <w:rPr>
          <w:rFonts w:hint="cs"/>
          <w:rtl/>
        </w:rPr>
        <w:t>שס</w:t>
      </w:r>
      <w:r>
        <w:rPr>
          <w:rtl/>
        </w:rPr>
        <w:t>"</w:t>
      </w:r>
      <w:r>
        <w:rPr>
          <w:rFonts w:hint="cs"/>
          <w:rtl/>
        </w:rPr>
        <w:t>ט</w:t>
      </w:r>
    </w:p>
    <w:p w:rsidR="00DA63EC" w:rsidRDefault="00DA63EC" w:rsidP="00DA63EC">
      <w:pPr>
        <w:pStyle w:val="affffd"/>
        <w:rPr>
          <w:del w:id="90204" w:author="מנוע עיצוב" w:date="2026-10-11T12:09:26Z"/>
          <w:rtl/>
        </w:rPr>
      </w:pPr>
      <w:del w:id="90203" w:author="מנוע עיצוב" w:date="2026-10-11T12:09:26Z">
        <w:r>
          <w:rPr>
            <w:rtl/>
          </w:rPr>
          <w:delText xml:space="preserve">׹</w:delText>
        </w:r>
      </w:del>
    </w:p>
    <w:p w:rsidR="00DA63EC" w:rsidRPr="006943DC" w:rsidRDefault="00DA63EC" w:rsidP="00DA63EC">
      <w:pPr>
        <w:pStyle w:val="affff1"/>
        <w:ind w:end="0"/>
        <w:rPr>
          <w:rtl/>
        </w:rPr>
        <w:pPrChange w:id="20178" w:author="קלוד" w:date="2026-10-11T09:07:24Z">
          <w:pPr>
            <w:pStyle w:val="affff1"/>
            <w:rPr>
              <w:rtl/>
            </w:rPr>
          </w:pPr>
        </w:pPrChange>
      </w:pPr>
      <w:ins w:id="9915" w:author="מספור קטעי משנה" w:date="2026-10-11T09:35:09Z">
        <w:r>
          <w:rPr>
            <w:rStyle w:val="MisparKeta"/>
          </w:rPr>
          <w:t xml:space="preserve">ד. </w:t>
        </w:r>
      </w:ins>
      <w:r w:rsidRPr="006943DC">
        <w:rPr>
          <w:rtl/>
        </w:rPr>
        <w:t>באו לנוב וגבעון [</w:t>
      </w:r>
      <w:r>
        <w:rPr>
          <w:rtl/>
        </w:rPr>
        <w:t>וכו</w:t>
      </w:r>
      <w:r w:rsidR="005608A0">
        <w:rPr>
          <w:rtl/>
        </w:rPr>
        <w:t>'</w:t>
      </w:r>
      <w:r w:rsidRPr="006943DC">
        <w:rPr>
          <w:rtl/>
        </w:rPr>
        <w:t>].</w:t>
      </w:r>
    </w:p>
    <w:p>
      <w:pPr>
        <w:pStyle w:val="38"/>
        <w:rPr>
          <w:ins w:id="101475" w:author="מנוע מכני" w:date="2026-10-11T12:04:39Z"/>
        </w:rPr>
      </w:pPr>
      <w:r>
        <w:t>מ</w:t>
      </w:r>
      <w:r>
        <w:t>ד</w:t>
      </w:r>
      <w:r w:rsidRPr="00891B40">
        <w:t>ת"ר</w:t>
      </w:r>
      <w:r>
        <w:t>:</w:t>
      </w:r>
    </w:p>
    <w:p w:rsidR="00DA63EC" w:rsidRDefault="00DA63EC" w:rsidP="00DA63EC">
      <w:pPr>
        <w:tabs>
          <w:tab w:val="left" w:pos="0"/>
        </w:tabs>
        <w:rPr>
          <w:rtl/>
        </w:rPr>
      </w:pPr>
      <w:del w:id="101476" w:author="מנוע מכני" w:date="2026-10-11T12:04:39Z">
        <w:r w:rsidRPr="00464129">
          <w:rPr>
            <w:rStyle w:val="afffff0"/>
            <w:rtl/>
          </w:rPr>
          <w:delText xml:space="preserve"> </w:delText>
        </w:r>
      </w:del>
      <w:r w:rsidRPr="00464129">
        <w:rPr>
          <w:rStyle w:val="afffff0"/>
          <w:rFonts w:hint="cs"/>
          <w:rtl/>
        </w:rPr>
        <w:t>'</w:t>
      </w:r>
      <w:ins w:id="91385" w:author="Claude - סמנטי" w:date="2026-10-11T12:26:16Z">
        <w:r>
          <w:rPr>
            <w:rStyle w:val="afffff0"/>
            <w:rtl/>
          </w:rPr>
          <w:t xml:space="preserve">כִּי לֹא בָאתֶם עַד עָתָּה אֶל הַמְּנוּחָה וְאֶל הַנַּחֲלָה</w:t>
        </w:r>
      </w:ins>
      <w:del w:id="91386" w:author="Claude - סמנטי" w:date="2026-10-11T12:26:16Z">
        <w:r w:rsidRPr="00464129">
          <w:rPr>
            <w:rStyle w:val="afffff0"/>
            <w:rtl/>
          </w:rPr>
          <w:delText xml:space="preserve">כי </w:delText>
        </w:r>
        <w:r w:rsidRPr="00464129">
          <w:rPr>
            <w:rStyle w:val="afffff0"/>
            <w:rtl/>
          </w:rPr>
          <w:delText xml:space="preserve">לא</w:delText>
        </w:r>
        <w:r w:rsidRPr="00464129">
          <w:rPr>
            <w:rStyle w:val="afffff0"/>
            <w:rtl/>
          </w:rPr>
          <w:delText xml:space="preserve"> באתם עד עתה אל המנוחה ואל הנחלה</w:delText>
        </w:r>
      </w:del>
      <w:r w:rsidRPr="00464129">
        <w:rPr>
          <w:rStyle w:val="afffff0"/>
          <w:rFonts w:hint="cs"/>
          <w:rtl/>
        </w:rPr>
        <w:t>'</w:t>
      </w:r>
      <w:r w:rsidRPr="00464129">
        <w:rPr>
          <w:rStyle w:val="afffff0"/>
          <w:rtl/>
        </w:rPr>
        <w:t>,</w:t>
      </w:r>
      <w:r>
        <w:rPr>
          <w:rtl/>
        </w:rPr>
        <w:t xml:space="preserve"> </w:t>
      </w:r>
    </w:p>
    <w:p w:rsidR="00DA63EC" w:rsidRDefault="00DA63EC" w:rsidP="00DA63EC">
      <w:pPr>
        <w:tabs>
          <w:tab w:val="left" w:pos="0"/>
        </w:tabs>
        <w:rPr>
          <w:rtl/>
        </w:rPr>
      </w:pPr>
      <w:r>
        <w:rPr>
          <w:rtl/>
        </w:rPr>
        <w:t>אל המנוחה - זו שילה, נחלה - זו ירושלי', למה חלקן? כדי ליתן היתר בין זה לזה.</w:t>
      </w:r>
    </w:p>
    <w:p>
      <w:pPr>
        <w:pStyle w:val="afffff8"/>
        <w:rPr>
          <w:ins w:id="90015" w:author="קלוד" w:date="2026-10-11T12:29:36Z"/>
        </w:rPr>
      </w:pPr>
      <w:ins w:id="90016" w:author="קלוד" w:date="2026-10-11T12:29:36Z">
        <w:r>
          <w:rPr>
            <w:color w:val="7B3F00"/>
          </w:rPr>
          <w:t xml:space="preserve">מעשר שני בנוב וגבעון - שם שם מארון</w:t>
        </w:r>
      </w:ins>
    </w:p>
    <w:p>
      <w:pPr>
        <w:pStyle w:val="38"/>
        <w:rPr>
          <w:ins w:id="101478" w:author="מנוע מכני" w:date="2026-10-11T12:04:39Z"/>
        </w:rPr>
      </w:pPr>
      <w:del w:id="101477" w:author="מנוע מכני" w:date="2026-10-11T12:04:39Z">
        <w:r>
          <w:delText xml:space="preserve">•</w:delText>
        </w:r>
      </w:del>
      <w:r>
        <w:t xml:space="preserve"> </w:t>
      </w:r>
      <w:del w:id="101781" w:author="מנוע מכני" w:date="2026-10-11T12:04:39Z">
        <w:r>
          <w:delText xml:space="preserve">א"ל </w:delText>
        </w:r>
      </w:del>
      <w:r>
        <w:t xml:space="preserve">ר"</w:t>
      </w:r>
      <w:r>
        <w:t>ל לרי</w:t>
      </w:r>
      <w:r>
        <w:t>"</w:t>
      </w:r>
      <w:r>
        <w:t>ו</w:t>
      </w:r>
      <w:r>
        <w:t xml:space="preserve">:</w:t>
      </w:r>
    </w:p>
    <w:p w:rsidR="00DA63EC" w:rsidRDefault="00DA63EC" w:rsidP="00DA63EC">
      <w:pPr>
        <w:tabs>
          <w:tab w:val="left" w:pos="0"/>
        </w:tabs>
        <w:rPr>
          <w:rtl/>
        </w:rPr>
      </w:pPr>
      <w:del w:id="101479" w:author="מנוע מכני" w:date="2026-10-11T12:04:39Z">
        <w:r>
          <w:rPr>
            <w:rtl/>
          </w:rPr>
          <w:delText xml:space="preserve"> </w:delText>
        </w:r>
      </w:del>
      <w:r>
        <w:rPr>
          <w:rtl/>
        </w:rPr>
        <w:t xml:space="preserve">מעשר שני </w:t>
      </w:r>
      <w:ins w:id="92231" w:author="מנוע מכני" w:date="2026-10-11T12:04:39Z">
        <w:r>
          <w:rPr>
            <w:rtl/>
          </w:rPr>
          <w:t xml:space="preserve">גם</w:t>
        </w:r>
      </w:ins>
      <w:del w:id="92232" w:author="מנוע מכני" w:date="2026-10-11T12:04:39Z">
        <w:r>
          <w:rPr>
            <w:rtl/>
          </w:rPr>
          <w:delText xml:space="preserve">נמי</w:delText>
        </w:r>
      </w:del>
      <w:r>
        <w:rPr>
          <w:rtl/>
        </w:rPr>
        <w:t xml:space="preserve"> </w:t>
      </w:r>
      <w:ins w:id="96791" w:author="מנוע מכני" w:date="2026-10-11T12:04:39Z">
        <w:r>
          <w:rPr>
            <w:rtl/>
          </w:rPr>
          <w:t xml:space="preserve">ישנה</w:t>
        </w:r>
      </w:ins>
      <w:del w:id="96792" w:author="מנוע מכני" w:date="2026-10-11T12:04:39Z">
        <w:r>
          <w:rPr>
            <w:rtl/>
          </w:rPr>
          <w:delText xml:space="preserve">ליתני</w:delText>
        </w:r>
      </w:del>
      <w:r>
        <w:rPr>
          <w:rtl/>
        </w:rPr>
        <w:t xml:space="preserve">! </w:t>
      </w:r>
      <w:r>
        <w:rPr>
          <w:rtl/>
        </w:rPr>
        <w:t xml:space="preserve">א"ל</w:t>
      </w:r>
      <w:r>
        <w:rPr>
          <w:rtl/>
        </w:rPr>
        <w:t xml:space="preserve">:</w:t>
      </w:r>
      <w:r w:rsidRPr="00464129">
        <w:rPr>
          <w:rStyle w:val="afffff0"/>
          <w:rtl/>
        </w:rPr>
        <w:t xml:space="preserve"> </w:t>
      </w:r>
      <w:r w:rsidRPr="00464129">
        <w:rPr>
          <w:rStyle w:val="afffff0"/>
          <w:rFonts w:hint="cs"/>
          <w:rtl/>
        </w:rPr>
        <w:t>'</w:t>
      </w:r>
      <w:r w:rsidRPr="00464129">
        <w:rPr>
          <w:rStyle w:val="afffff0"/>
          <w:rtl/>
        </w:rPr>
        <w:t>מעשר</w:t>
      </w:r>
      <w:r w:rsidRPr="00464129">
        <w:rPr>
          <w:rStyle w:val="afffff0"/>
          <w:rFonts w:hint="cs"/>
          <w:rtl/>
        </w:rPr>
        <w:t>'</w:t>
      </w:r>
      <w:r w:rsidRPr="00464129">
        <w:rPr>
          <w:rStyle w:val="afffff0"/>
          <w:rtl/>
        </w:rPr>
        <w:t xml:space="preserve"> </w:t>
      </w:r>
      <w:r>
        <w:rPr>
          <w:rtl/>
        </w:rPr>
        <w:t xml:space="preserve">- שם שם מארון ילפי, כיון דארון </w:t>
      </w:r>
      <w:r>
        <w:rPr>
          <w:rtl/>
        </w:rPr>
        <w:t xml:space="preserve">לא</w:t>
      </w:r>
      <w:r>
        <w:rPr>
          <w:rtl/>
        </w:rPr>
        <w:t xml:space="preserve"> </w:t>
      </w:r>
      <w:ins w:id="96409" w:author="מנוע מכני" w:date="2026-10-11T12:04:39Z">
        <w:r>
          <w:rPr>
            <w:rtl/>
          </w:rPr>
          <w:t xml:space="preserve">היה</w:t>
        </w:r>
      </w:ins>
      <w:del w:id="96410" w:author="מנוע מכני" w:date="2026-10-11T12:04:39Z">
        <w:r>
          <w:rPr>
            <w:rtl/>
          </w:rPr>
          <w:delText xml:space="preserve">הוה</w:delText>
        </w:r>
      </w:del>
      <w:r>
        <w:rPr>
          <w:rtl/>
        </w:rPr>
        <w:t xml:space="preserve">, מעשר </w:t>
      </w:r>
      <w:ins w:id="92233" w:author="מנוע מכני" w:date="2026-10-11T12:04:39Z">
        <w:r>
          <w:rPr>
            <w:rtl/>
          </w:rPr>
          <w:t xml:space="preserve">גם</w:t>
        </w:r>
      </w:ins>
      <w:del w:id="92234" w:author="מנוע מכני" w:date="2026-10-11T12:04:39Z">
        <w:r>
          <w:rPr>
            <w:rtl/>
          </w:rPr>
          <w:delText xml:space="preserve">נמי</w:delText>
        </w:r>
      </w:del>
      <w:r>
        <w:rPr>
          <w:rtl/>
        </w:rPr>
        <w:t xml:space="preserve"> </w:t>
      </w:r>
      <w:r>
        <w:rPr>
          <w:rtl/>
        </w:rPr>
        <w:t xml:space="preserve">לא</w:t>
      </w:r>
      <w:r>
        <w:rPr>
          <w:rtl/>
        </w:rPr>
        <w:t xml:space="preserve"> </w:t>
      </w:r>
      <w:ins w:id="95713" w:author="מנוע מכני" w:date="2026-10-11T12:04:39Z">
        <w:r>
          <w:rPr>
            <w:rtl/>
          </w:rPr>
          <w:t xml:space="preserve">היה</w:t>
        </w:r>
      </w:ins>
      <w:del w:id="95714" w:author="מנוע מכני" w:date="2026-10-11T12:04:39Z">
        <w:r>
          <w:rPr>
            <w:rtl/>
          </w:rPr>
          <w:delText xml:space="preserve">הואי</w:delText>
        </w:r>
      </w:del>
      <w:r>
        <w:rPr>
          <w:rtl/>
        </w:rPr>
        <w:t xml:space="preserve">.</w:t>
      </w:r>
    </w:p>
    <w:p>
      <w:pPr>
        <w:pStyle w:val="38"/>
        <w:rPr>
          <w:ins w:id="101480" w:author="מנוע מכני" w:date="2026-10-11T12:04:39Z"/>
        </w:rPr>
      </w:pPr>
      <w:r>
        <w:t xml:space="preserve">והך</w:t>
      </w:r>
    </w:p>
    <w:p w:rsidR="00DA63EC" w:rsidRDefault="00DA63EC" w:rsidP="00DA63EC">
      <w:pPr>
        <w:tabs>
          <w:tab w:val="left" w:pos="0"/>
        </w:tabs>
        <w:rPr>
          <w:rtl/>
        </w:rPr>
      </w:pPr>
      <w:del w:id="101481" w:author="מנוע מכני" w:date="2026-10-11T12:04:39Z">
        <w:r>
          <w:rPr>
            <w:rFonts w:hint="cs"/>
            <w:rtl/>
          </w:rPr>
          <w:delText xml:space="preserve"> </w:delText>
        </w:r>
      </w:del>
      <w:r>
        <w:rPr>
          <w:rFonts w:hint="cs"/>
          <w:rtl/>
        </w:rPr>
        <w:t xml:space="preserve">ד</w:t>
      </w:r>
      <w:r>
        <w:rPr>
          <w:rtl/>
        </w:rPr>
        <w:t xml:space="preserve">פסח וקדשים </w:t>
      </w:r>
      <w:ins w:id="92235" w:author="מנוע מכני" w:date="2026-10-11T12:04:39Z">
        <w:r>
          <w:rPr>
            <w:rtl/>
          </w:rPr>
          <w:t xml:space="preserve">גם</w:t>
        </w:r>
      </w:ins>
      <w:del w:id="92236" w:author="מנוע מכני" w:date="2026-10-11T12:04:39Z">
        <w:r>
          <w:rPr>
            <w:rtl/>
          </w:rPr>
          <w:delText xml:space="preserve">נמי</w:delText>
        </w:r>
      </w:del>
      <w:r>
        <w:rPr>
          <w:rtl/>
        </w:rPr>
        <w:t xml:space="preserve"> דשם שם מארון ילפי, דכיון דארון </w:t>
      </w:r>
      <w:r>
        <w:rPr>
          <w:rtl/>
        </w:rPr>
        <w:t xml:space="preserve">לא</w:t>
      </w:r>
      <w:r>
        <w:rPr>
          <w:rtl/>
        </w:rPr>
        <w:t xml:space="preserve"> </w:t>
      </w:r>
      <w:ins w:id="96411" w:author="מנוע מכני" w:date="2026-10-11T12:04:39Z">
        <w:r>
          <w:rPr>
            <w:rtl/>
          </w:rPr>
          <w:t xml:space="preserve">היה</w:t>
        </w:r>
      </w:ins>
      <w:del w:id="96412" w:author="מנוע מכני" w:date="2026-10-11T12:04:39Z">
        <w:r>
          <w:rPr>
            <w:rtl/>
          </w:rPr>
          <w:delText xml:space="preserve">הוה</w:delText>
        </w:r>
      </w:del>
      <w:r>
        <w:rPr>
          <w:rtl/>
        </w:rPr>
        <w:t xml:space="preserve"> </w:t>
      </w:r>
      <w:ins w:id="97421" w:author="מנוע מכני" w:date="2026-10-11T12:04:39Z">
        <w:r>
          <w:rPr>
            <w:rtl/>
          </w:rPr>
          <w:t xml:space="preserve">הם</w:t>
        </w:r>
      </w:ins>
      <w:del w:id="97422" w:author="מנוע מכני" w:date="2026-10-11T12:04:39Z">
        <w:r>
          <w:rPr>
            <w:rtl/>
          </w:rPr>
          <w:delText xml:space="preserve">אינהו</w:delText>
        </w:r>
      </w:del>
      <w:r>
        <w:rPr>
          <w:rtl/>
        </w:rPr>
        <w:t xml:space="preserve"> </w:t>
      </w:r>
      <w:ins w:id="92237" w:author="מנוע מכני" w:date="2026-10-11T12:04:39Z">
        <w:r>
          <w:rPr>
            <w:rtl/>
          </w:rPr>
          <w:t xml:space="preserve">גם</w:t>
        </w:r>
      </w:ins>
      <w:del w:id="92238" w:author="מנוע מכני" w:date="2026-10-11T12:04:39Z">
        <w:r>
          <w:rPr>
            <w:rtl/>
          </w:rPr>
          <w:delText xml:space="preserve">נמי</w:delText>
        </w:r>
      </w:del>
      <w:r>
        <w:rPr>
          <w:rtl/>
        </w:rPr>
        <w:t xml:space="preserve"> </w:t>
      </w:r>
      <w:r>
        <w:rPr>
          <w:rtl/>
        </w:rPr>
        <w:t xml:space="preserve">לא</w:t>
      </w:r>
      <w:r>
        <w:rPr>
          <w:rtl/>
        </w:rPr>
        <w:t xml:space="preserve"> </w:t>
      </w:r>
      <w:ins w:id="96413" w:author="מנוע מכני" w:date="2026-10-11T12:04:39Z">
        <w:r>
          <w:rPr>
            <w:rtl/>
          </w:rPr>
          <w:t xml:space="preserve">היו</w:t>
        </w:r>
      </w:ins>
      <w:del w:id="96414" w:author="מנוע מכני" w:date="2026-10-11T12:04:39Z">
        <w:r>
          <w:rPr>
            <w:rtl/>
          </w:rPr>
          <w:delText xml:space="preserve">הוו</w:delText>
        </w:r>
      </w:del>
      <w:r>
        <w:rPr>
          <w:rtl/>
        </w:rPr>
        <w:t xml:space="preserve">! </w:t>
      </w:r>
    </w:p>
    <w:p>
      <w:pPr>
        <w:pStyle w:val="38"/>
        <w:rPr>
          <w:ins w:id="101482" w:author="מנוע מכני" w:date="2026-10-11T12:04:39Z"/>
        </w:rPr>
      </w:pPr>
      <w:r>
        <w:t xml:space="preserve">א"ל</w:t>
      </w:r>
      <w:r>
        <w:t xml:space="preserve">:</w:t>
      </w:r>
    </w:p>
    <w:p w:rsidR="00DA63EC" w:rsidRDefault="00DA63EC" w:rsidP="00DA63EC">
      <w:pPr>
        <w:tabs>
          <w:tab w:val="left" w:pos="0"/>
        </w:tabs>
        <w:rPr>
          <w:rtl/>
        </w:rPr>
      </w:pPr>
      <w:del w:id="101483" w:author="מנוע מכני" w:date="2026-10-11T12:04:39Z">
        <w:r>
          <w:rPr>
            <w:rtl/>
          </w:rPr>
          <w:delText xml:space="preserve"> </w:delText>
        </w:r>
      </w:del>
      <w:r>
        <w:rPr>
          <w:rtl/>
        </w:rPr>
        <w:t xml:space="preserve">הא מני? </w:t>
      </w:r>
      <w:r>
        <w:rPr>
          <w:rStyle w:val="2fb"/>
          <w:rtl/>
        </w:rPr>
        <w:t xml:space="preserve">ר"ש</w:t>
      </w:r>
      <w:r>
        <w:rPr>
          <w:rtl/>
        </w:rPr>
        <w:t xml:space="preserve"> היא, דאף צבור </w:t>
      </w:r>
      <w:r>
        <w:rPr>
          <w:rtl/>
        </w:rPr>
        <w:t xml:space="preserve">לא</w:t>
      </w:r>
      <w:r>
        <w:rPr>
          <w:rtl/>
        </w:rPr>
        <w:t xml:space="preserve"> הקריבו אלא פסח וחובות הקבוע להן זמן, אבל חובות שאין קבוע להם זמן </w:t>
      </w:r>
      <w:ins w:id="92239" w:author="מנוע מכני" w:date="2026-10-11T12:04:39Z">
        <w:r>
          <w:rPr>
            <w:rtl/>
          </w:rPr>
          <w:t xml:space="preserve">כאן</w:t>
        </w:r>
      </w:ins>
      <w:del w:id="92240" w:author="מנוע מכני" w:date="2026-10-11T12:04:39Z">
        <w:r>
          <w:rPr>
            <w:rtl/>
          </w:rPr>
          <w:delText xml:space="preserve">הכא</w:delText>
        </w:r>
      </w:del>
      <w:r>
        <w:rPr>
          <w:rtl/>
        </w:rPr>
        <w:t xml:space="preserve"> </w:t>
      </w:r>
      <w:ins w:id="92241" w:author="מנוע מכני" w:date="2026-10-11T12:04:39Z">
        <w:r>
          <w:rPr>
            <w:rtl/>
          </w:rPr>
          <w:t xml:space="preserve">וכאן</w:t>
        </w:r>
      </w:ins>
      <w:del w:id="92242" w:author="מנוע מכני" w:date="2026-10-11T12:04:39Z">
        <w:r>
          <w:rPr>
            <w:rtl/>
          </w:rPr>
          <w:delText xml:space="preserve">והכא</w:delText>
        </w:r>
      </w:del>
      <w:r>
        <w:rPr>
          <w:rtl/>
        </w:rPr>
        <w:t xml:space="preserve"> </w:t>
      </w:r>
      <w:r>
        <w:rPr>
          <w:rtl/>
        </w:rPr>
        <w:t xml:space="preserve">לא</w:t>
      </w:r>
      <w:r>
        <w:rPr>
          <w:rtl/>
        </w:rPr>
        <w:t xml:space="preserve"> קרב, מעשר בהמה חובות שאין קבוע להן זמן הוא, </w:t>
      </w:r>
      <w:ins w:id="97423" w:author="מנוע מכני" w:date="2026-10-11T12:04:39Z">
        <w:r>
          <w:rPr>
            <w:rtl/>
          </w:rPr>
          <w:t xml:space="preserve">והוקש</w:t>
        </w:r>
      </w:ins>
      <w:del w:id="97424" w:author="מנוע מכני" w:date="2026-10-11T12:04:39Z">
        <w:r>
          <w:rPr>
            <w:rtl/>
          </w:rPr>
          <w:delText xml:space="preserve">ואיתקש</w:delText>
        </w:r>
      </w:del>
      <w:r>
        <w:rPr>
          <w:rtl/>
        </w:rPr>
        <w:t xml:space="preserve"> מעשר דגן למעשר בהמה.</w:t>
      </w:r>
    </w:p>
    <w:p>
      <w:pPr>
        <w:pStyle w:val="38"/>
        <w:rPr>
          <w:ins w:id="101484" w:author="מנוע מכני" w:date="2026-10-11T12:04:39Z"/>
        </w:rPr>
      </w:pPr>
      <w:r>
        <w:t>מכלל דלר"</w:t>
      </w:r>
      <w:r>
        <w:t xml:space="preserve">י </w:t>
      </w:r>
      <w:r>
        <w:t>קרב</w:t>
      </w:r>
      <w:r>
        <w:t xml:space="preserve"> דהאראב</w:t>
      </w:r>
      <w:r>
        <w:t>"</w:t>
      </w:r>
      <w:r>
        <w:t>מ</w:t>
      </w:r>
      <w:r>
        <w:t xml:space="preserve">:</w:t>
      </w:r>
    </w:p>
    <w:p w:rsidR="00DA63EC" w:rsidRDefault="00DA63EC" w:rsidP="00DA63EC">
      <w:pPr>
        <w:tabs>
          <w:tab w:val="left" w:pos="0"/>
        </w:tabs>
        <w:rPr>
          <w:rtl/>
        </w:rPr>
      </w:pPr>
      <w:del w:id="101485" w:author="מנוע מכני" w:date="2026-10-11T12:04:39Z">
        <w:r>
          <w:rPr>
            <w:rtl/>
          </w:rPr>
          <w:delText xml:space="preserve"> </w:delText>
        </w:r>
      </w:del>
      <w:r>
        <w:rPr>
          <w:rtl/>
        </w:rPr>
        <w:t xml:space="preserve">מעשר שני ומעשר בהמה נאכלין בנוב וגבעון לדברי </w:t>
      </w:r>
      <w:r>
        <w:rPr>
          <w:rStyle w:val="2fb"/>
          <w:rtl/>
        </w:rPr>
        <w:t xml:space="preserve">ר"</w:t>
      </w:r>
      <w:r>
        <w:rPr>
          <w:rStyle w:val="2fb"/>
          <w:rFonts w:hint="cs"/>
          <w:rtl/>
        </w:rPr>
        <w:t>י</w:t>
      </w:r>
    </w:p>
    <w:p w:rsidR="00DA63EC" w:rsidRDefault="00DA63EC" w:rsidP="00DA63EC">
      <w:pPr>
        <w:tabs>
          <w:tab w:val="left" w:pos="0"/>
        </w:tabs>
        <w:rPr>
          <w:rtl/>
        </w:rPr>
      </w:pPr>
      <w:r>
        <w:rPr>
          <w:rtl/>
        </w:rPr>
        <w:lastRenderedPageBreak/>
        <w:t xml:space="preserve">והא בעי בירה! </w:t>
      </w:r>
      <w:ins w:id="92243" w:author="מנוע מכני" w:date="2026-10-11T12:04:39Z">
        <w:r>
          <w:rPr>
            <w:rtl/>
          </w:rPr>
          <w:t xml:space="preserve">ולא</w:t>
        </w:r>
      </w:ins>
      <w:del w:id="92244" w:author="מנוע מכני" w:date="2026-10-11T12:04:39Z">
        <w:r>
          <w:rPr>
            <w:rtl/>
          </w:rPr>
          <w:lastRenderedPageBreak/>
          <w:delText xml:space="preserve">ולאו</w:delText>
        </w:r>
      </w:del>
      <w:r>
        <w:rPr>
          <w:rtl/>
        </w:rPr>
        <w:lastRenderedPageBreak/>
        <w:t xml:space="preserve"> תני </w:t>
      </w:r>
      <w:r>
        <w:rPr>
          <w:rStyle w:val="2fb"/>
          <w:rtl/>
        </w:rPr>
        <w:lastRenderedPageBreak/>
        <w:t xml:space="preserve">רב יוסף</w:t>
      </w:r>
      <w:r>
        <w:rPr>
          <w:rtl/>
        </w:rPr>
        <w:lastRenderedPageBreak/>
        <w:t xml:space="preserve">, שלש בירות הן: שילה, ונוב וגבעון, ובית עולמים?</w:t>
      </w:r>
    </w:p>
    <w:p w:rsidR="00DA63EC" w:rsidRDefault="00DA63EC" w:rsidP="00DA63EC">
      <w:pPr>
        <w:tabs>
          <w:tab w:val="left" w:pos="0"/>
        </w:tabs>
        <w:rPr>
          <w:rtl/>
        </w:rPr>
      </w:pPr>
      <w:r>
        <w:rPr>
          <w:rtl/>
        </w:rPr>
        <w:t xml:space="preserve">הוא תני לה והוא </w:t>
      </w:r>
      <w:r>
        <w:rPr>
          <w:rtl/>
        </w:rPr>
        <w:t xml:space="preserve">אמר</w:t>
      </w:r>
      <w:r>
        <w:rPr>
          <w:rtl/>
        </w:rPr>
        <w:t xml:space="preserve"> לה: לאכילת מעשר שני ואליב' </w:t>
      </w:r>
      <w:ins w:id="90529" w:author="מנוע מכני" w:date="2026-10-11T12:04:39Z">
        <w:r>
          <w:rPr>
            <w:rStyle w:val="2fb"/>
            <w:rtl/>
          </w:rPr>
          <w:t xml:space="preserve">דר"י</w:t>
        </w:r>
      </w:ins>
      <w:del w:id="90530" w:author="מנוע מכני" w:date="2026-10-11T12:04:39Z">
        <w:r>
          <w:rPr>
            <w:rtl/>
          </w:rPr>
          <w:delText xml:space="preserve">דרבי יהודה</w:delText>
        </w:r>
      </w:del>
      <w:r>
        <w:rPr>
          <w:rtl/>
        </w:rPr>
        <w:t xml:space="preserve">.</w:t>
      </w:r>
    </w:p>
    <w:p w:rsidR="00DA63EC" w:rsidRDefault="00DA63EC" w:rsidP="00DA63EC">
      <w:pPr>
        <w:tabs>
          <w:tab w:val="left" w:pos="0"/>
        </w:tabs>
        <w:rPr>
          <w:rtl/>
        </w:rPr>
      </w:pPr>
    </w:p>
    <w:p w:rsidR="00DA63EC" w:rsidRDefault="00DA63EC" w:rsidP="00DA63EC">
      <w:pPr>
        <w:pStyle w:val="affff1"/>
        <w:ind w:end="0"/>
        <w:rPr>
          <w:rtl/>
        </w:rPr>
        <w:pPrChange w:id="20179" w:author="קלוד" w:date="2026-10-11T09:07:24Z">
          <w:pPr>
            <w:pStyle w:val="affff1"/>
            <w:rPr>
              <w:rtl/>
            </w:rPr>
          </w:pPr>
        </w:pPrChange>
      </w:pPr>
      <w:r>
        <w:rPr>
          <w:rtl/>
        </w:rPr>
        <w:t>באו לירושלים [וכו</w:t>
      </w:r>
      <w:r w:rsidR="005608A0">
        <w:rPr>
          <w:rtl/>
        </w:rPr>
        <w:t>'</w:t>
      </w:r>
      <w:r>
        <w:rPr>
          <w:rtl/>
        </w:rPr>
        <w:t>].</w:t>
      </w:r>
    </w:p>
    <w:p>
      <w:pPr>
        <w:pStyle w:val="38"/>
        <w:rPr>
          <w:ins w:id="101486" w:author="מנוע מכני" w:date="2026-10-11T12:04:39Z"/>
        </w:rPr>
      </w:pPr>
      <w:r w:rsidRPr="00891B40">
        <w:t>ת"ר</w:t>
      </w:r>
      <w:r>
        <w:t xml:space="preserve">:</w:t>
      </w:r>
    </w:p>
    <w:p w:rsidR="00DA63EC" w:rsidRDefault="00DA63EC" w:rsidP="00DA63EC">
      <w:pPr>
        <w:tabs>
          <w:tab w:val="left" w:pos="0"/>
        </w:tabs>
        <w:rPr>
          <w:rtl/>
        </w:rPr>
      </w:pPr>
      <w:del w:id="101487" w:author="מנוע מכני" w:date="2026-10-11T12:04:39Z">
        <w:r>
          <w:rPr>
            <w:rtl/>
          </w:rPr>
          <w:delText xml:space="preserve"> </w:delText>
        </w:r>
      </w:del>
      <w:r>
        <w:rPr>
          <w:rtl/>
        </w:rPr>
        <w:tab/>
      </w:r>
      <w:r w:rsidRPr="006943DC">
        <w:rPr>
          <w:rStyle w:val="2fb"/>
          <w:rFonts w:hint="cs"/>
          <w:b/>
          <w:bCs/>
          <w:rtl/>
        </w:rPr>
        <w:t>לר</w:t>
      </w:r>
      <w:r>
        <w:rPr>
          <w:rStyle w:val="2fb"/>
          <w:b/>
          <w:bCs/>
          <w:rtl/>
        </w:rPr>
        <w:t>"</w:t>
      </w:r>
      <w:r w:rsidRPr="006943DC">
        <w:rPr>
          <w:rStyle w:val="2fb"/>
          <w:rFonts w:hint="cs"/>
          <w:b/>
          <w:bCs/>
          <w:rtl/>
        </w:rPr>
        <w:t>י</w:t>
      </w:r>
      <w:r>
        <w:rPr>
          <w:rFonts w:hint="cs"/>
          <w:rtl/>
        </w:rPr>
        <w:t>:</w:t>
      </w:r>
      <w:r w:rsidRPr="00464129">
        <w:rPr>
          <w:rStyle w:val="afffff0"/>
          <w:rFonts w:hint="cs"/>
          <w:rtl/>
        </w:rPr>
        <w:t xml:space="preserve"> '</w:t>
      </w:r>
      <w:ins w:id="91391" w:author="Claude - סמנטי" w:date="2026-10-11T12:26:16Z">
        <w:r>
          <w:rPr>
            <w:rStyle w:val="afffff0"/>
            <w:rtl/>
          </w:rPr>
          <w:t xml:space="preserve">כִּי לֹא בָאתֶם עַד עָתָּה אֶל הַמְּנוּחָה וְאֶל הַנַּחֲלָה</w:t>
        </w:r>
      </w:ins>
      <w:del w:id="91392" w:author="Claude - סמנטי" w:date="2026-10-11T12:26:16Z">
        <w:r w:rsidRPr="00464129">
          <w:rPr>
            <w:rStyle w:val="afffff0"/>
            <w:rtl/>
          </w:rPr>
          <w:delText xml:space="preserve">כי </w:delText>
        </w:r>
        <w:r w:rsidRPr="00464129">
          <w:rPr>
            <w:rStyle w:val="afffff0"/>
            <w:rtl/>
          </w:rPr>
          <w:delText xml:space="preserve">לא</w:delText>
        </w:r>
        <w:r w:rsidRPr="00464129">
          <w:rPr>
            <w:rStyle w:val="afffff0"/>
            <w:rtl/>
          </w:rPr>
          <w:delText xml:space="preserve"> באתם עד עתה אל המנוחה ואל הנחלה</w:delText>
        </w:r>
      </w:del>
      <w:r w:rsidRPr="00464129">
        <w:rPr>
          <w:rStyle w:val="afffff0"/>
          <w:rFonts w:hint="cs"/>
          <w:rtl/>
        </w:rPr>
        <w:t>'</w:t>
      </w:r>
      <w:r w:rsidRPr="00464129">
        <w:rPr>
          <w:rStyle w:val="afffff0"/>
          <w:rtl/>
        </w:rPr>
        <w:t>,</w:t>
      </w:r>
      <w:r>
        <w:rPr>
          <w:rtl/>
        </w:rPr>
        <w:t xml:space="preserve"> מנוחה - זו שילה, נחלה - זו ירושלים, ואומר:</w:t>
      </w:r>
      <w:r w:rsidRPr="00464129">
        <w:rPr>
          <w:rStyle w:val="afffff0"/>
          <w:rtl/>
        </w:rPr>
        <w:t xml:space="preserve"> </w:t>
      </w:r>
      <w:r w:rsidRPr="00464129">
        <w:rPr>
          <w:rStyle w:val="afffff0"/>
          <w:rFonts w:hint="cs"/>
          <w:rtl/>
        </w:rPr>
        <w:t>'</w:t>
      </w:r>
      <w:ins w:id="91389" w:author="Claude - סמנטי" w:date="2026-10-11T12:26:16Z">
        <w:r>
          <w:rPr>
            <w:rStyle w:val="afffff0"/>
            <w:rtl/>
          </w:rPr>
          <w:t xml:space="preserve">הָיְתָה לִּי נַחֲלָתִי כְּאַרְיֵה בַיָּעַר</w:t>
        </w:r>
      </w:ins>
      <w:del w:id="91390" w:author="Claude - סמנטי" w:date="2026-10-11T12:26:16Z">
        <w:r w:rsidRPr="00464129">
          <w:rPr>
            <w:rStyle w:val="afffff0"/>
            <w:rtl/>
          </w:rPr>
          <w:delText xml:space="preserve">היתה לי נחלתי כאריה ביער</w:delText>
        </w:r>
      </w:del>
      <w:r w:rsidRPr="00464129">
        <w:rPr>
          <w:rStyle w:val="afffff0"/>
          <w:rFonts w:hint="cs"/>
          <w:rtl/>
        </w:rPr>
        <w:t>'</w:t>
      </w:r>
      <w:r w:rsidRPr="00464129">
        <w:rPr>
          <w:rStyle w:val="afffff0"/>
          <w:rtl/>
        </w:rPr>
        <w:t>,</w:t>
      </w:r>
      <w:r>
        <w:rPr>
          <w:rtl/>
        </w:rPr>
        <w:t xml:space="preserve"> ואומר:</w:t>
      </w:r>
      <w:r w:rsidRPr="00464129">
        <w:rPr>
          <w:rStyle w:val="afffff0"/>
          <w:rtl/>
        </w:rPr>
        <w:t xml:space="preserve"> </w:t>
      </w:r>
      <w:r w:rsidRPr="00464129">
        <w:rPr>
          <w:rStyle w:val="afffff0"/>
          <w:rFonts w:hint="cs"/>
          <w:rtl/>
        </w:rPr>
        <w:t>'</w:t>
      </w:r>
      <w:ins w:id="91387" w:author="Claude - סמנטי" w:date="2026-10-11T12:26:16Z">
        <w:r>
          <w:rPr>
            <w:rStyle w:val="afffff0"/>
            <w:rtl/>
          </w:rPr>
          <w:t xml:space="preserve">הַעַיִט צָבוּעַ נַחֲלָתִי לִי הַעַיִט סָבִיב עָלֶיהָ</w:t>
        </w:r>
      </w:ins>
      <w:del w:id="91388" w:author="Claude - סמנטי" w:date="2026-10-11T12:26:16Z">
        <w:r w:rsidRPr="00464129">
          <w:rPr>
            <w:rStyle w:val="afffff0"/>
            <w:rtl/>
          </w:rPr>
          <w:delText xml:space="preserve">העיט צבוע נחלתי לי העיט סביב עליה</w:delText>
        </w:r>
      </w:del>
      <w:r w:rsidRPr="00464129">
        <w:rPr>
          <w:rStyle w:val="afffff0"/>
          <w:rFonts w:hint="cs"/>
          <w:rtl/>
        </w:rPr>
        <w:t>'</w:t>
      </w:r>
      <w:r w:rsidRPr="00464129">
        <w:rPr>
          <w:rStyle w:val="afffff0"/>
          <w:rtl/>
        </w:rPr>
        <w:t>,</w:t>
      </w:r>
      <w:r>
        <w:rPr>
          <w:rtl/>
        </w:rPr>
        <w:t xml:space="preserve"> </w:t>
      </w:r>
    </w:p>
    <w:p>
      <w:pPr>
        <w:pStyle w:val="38"/>
        <w:rPr>
          <w:ins w:id="101488" w:author="מנוע מכני" w:date="2026-10-11T12:04:39Z"/>
        </w:rPr>
      </w:pPr>
      <w:r>
        <w:tab/>
      </w:r>
      <w:r w:rsidRPr="006943DC">
        <w:t xml:space="preserve">ר"ש</w:t>
      </w:r>
      <w:ins w:id="95737" w:author="מנוע מכני" w:date="2026-10-11T12:04:39Z">
        <w:r>
          <w:t xml:space="preserve">:</w:t>
        </w:r>
      </w:ins>
    </w:p>
    <w:p w:rsidR="00DA63EC" w:rsidRDefault="00DA63EC" w:rsidP="00DA63EC">
      <w:pPr>
        <w:tabs>
          <w:tab w:val="left" w:pos="0"/>
        </w:tabs>
        <w:rPr>
          <w:rtl/>
        </w:rPr>
      </w:pPr>
      <w:del w:id="95738" w:author="מנוע מכני" w:date="2026-10-11T12:04:39Z">
        <w:r w:rsidRPr="006943DC">
          <w:rPr>
            <w:b/>
            <w:bCs/>
            <w:rtl/>
          </w:rPr>
          <w:delText xml:space="preserve"> :</w:delText>
        </w:r>
      </w:del>
      <w:del w:id="101489"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מנוחה</w:t>
      </w:r>
      <w:r w:rsidRPr="00464129">
        <w:rPr>
          <w:rStyle w:val="afffff0"/>
          <w:rFonts w:hint="cs"/>
          <w:rtl/>
        </w:rPr>
        <w:t>'</w:t>
      </w:r>
      <w:r w:rsidRPr="00464129">
        <w:rPr>
          <w:rStyle w:val="afffff0"/>
          <w:rtl/>
        </w:rPr>
        <w:t xml:space="preserve"> </w:t>
      </w:r>
      <w:r>
        <w:rPr>
          <w:rtl/>
        </w:rPr>
        <w:t>- זו ירושלים,</w:t>
      </w:r>
      <w:r w:rsidRPr="00464129">
        <w:rPr>
          <w:rStyle w:val="afffff0"/>
          <w:rtl/>
        </w:rPr>
        <w:t xml:space="preserve"> </w:t>
      </w:r>
      <w:r w:rsidRPr="00464129">
        <w:rPr>
          <w:rStyle w:val="afffff0"/>
          <w:rFonts w:hint="cs"/>
          <w:rtl/>
        </w:rPr>
        <w:t>'</w:t>
      </w:r>
      <w:r w:rsidRPr="00464129">
        <w:rPr>
          <w:rStyle w:val="afffff0"/>
          <w:rtl/>
        </w:rPr>
        <w:t>נחלה</w:t>
      </w:r>
      <w:r w:rsidRPr="00464129">
        <w:rPr>
          <w:rStyle w:val="afffff0"/>
          <w:rFonts w:hint="cs"/>
          <w:rtl/>
        </w:rPr>
        <w:t>'</w:t>
      </w:r>
      <w:r w:rsidRPr="00464129">
        <w:rPr>
          <w:rStyle w:val="afffff0"/>
          <w:rtl/>
        </w:rPr>
        <w:t xml:space="preserve"> </w:t>
      </w:r>
      <w:r>
        <w:rPr>
          <w:rtl/>
        </w:rPr>
        <w:t>- זו שילה, ואומר:</w:t>
      </w:r>
      <w:r w:rsidRPr="00464129">
        <w:rPr>
          <w:rStyle w:val="afffff0"/>
          <w:rtl/>
        </w:rPr>
        <w:t xml:space="preserve"> </w:t>
      </w:r>
      <w:r w:rsidRPr="00464129">
        <w:rPr>
          <w:rStyle w:val="afffff0"/>
          <w:rFonts w:hint="cs"/>
          <w:rtl/>
        </w:rPr>
        <w:t>'</w:t>
      </w:r>
      <w:ins w:id="91393" w:author="Claude - סמנטי" w:date="2026-10-11T12:26:16Z">
        <w:r>
          <w:rPr>
            <w:rStyle w:val="afffff0"/>
            <w:rtl/>
          </w:rPr>
          <w:t xml:space="preserve">זֹאת מְנוּחָתִי עֲדֵי עַד פֹּה אֵשֵׁב כִּי אִוִּיתִיהָ</w:t>
        </w:r>
      </w:ins>
      <w:del w:id="91394" w:author="Claude - סמנטי" w:date="2026-10-11T12:26:16Z">
        <w:r w:rsidRPr="00464129">
          <w:rPr>
            <w:rStyle w:val="afffff0"/>
            <w:rtl/>
          </w:rPr>
          <w:delText xml:space="preserve">זאת מנוחתי עדי עד פה אשב כי אויתיה</w:delText>
        </w:r>
      </w:del>
      <w:r w:rsidRPr="00464129">
        <w:rPr>
          <w:rStyle w:val="afffff0"/>
          <w:rFonts w:hint="cs"/>
          <w:rtl/>
        </w:rPr>
        <w:t>'</w:t>
      </w:r>
      <w:r w:rsidRPr="00464129">
        <w:rPr>
          <w:rStyle w:val="afffff0"/>
          <w:rtl/>
        </w:rPr>
        <w:t>,</w:t>
      </w:r>
      <w:r>
        <w:rPr>
          <w:rtl/>
        </w:rPr>
        <w:t xml:space="preserve"> ואומר: </w:t>
      </w:r>
      <w:r>
        <w:rPr>
          <w:rStyle w:val="afffff0"/>
          <w:rtl/>
          <w:rPrChange w:id="9072" w:author="מנוע פסוקים" w:date="2026-10-11T09:29:40Z">
            <w:rPr>
              <w:rtl/>
            </w:rPr>
          </w:rPrChange>
        </w:rPr>
        <w:t xml:space="preserve">כי בחר ה</w:t>
      </w:r>
      <w:r>
        <w:rPr>
          <w:rStyle w:val="afffff0"/>
          <w:rtl/>
          <w:rPrChange w:id="9073" w:author="מנוע פסוקים" w:date="2026-10-11T09:29:40Z">
            <w:rPr>
              <w:rtl/>
            </w:rPr>
          </w:rPrChange>
        </w:rPr>
        <w:t xml:space="preserve">'</w:t>
      </w:r>
      <w:r>
        <w:rPr>
          <w:rStyle w:val="afffff0"/>
          <w:rtl/>
          <w:rPrChange w:id="9074" w:author="מנוע פסוקים" w:date="2026-10-11T09:29:40Z">
            <w:rPr>
              <w:rtl/>
            </w:rPr>
          </w:rPrChange>
        </w:rPr>
        <w:t xml:space="preserve"> בציון אוה למושב לו</w:t>
      </w:r>
      <w:r>
        <w:rPr>
          <w:rtl/>
        </w:rPr>
        <w:t xml:space="preserve">.</w:t>
      </w:r>
    </w:p>
    <w:p>
      <w:pPr>
        <w:pStyle w:val="38"/>
        <w:rPr>
          <w:ins w:id="101490" w:author="מנוע מכני" w:date="2026-10-11T12:04:39Z"/>
        </w:rPr>
      </w:pPr>
      <w:r>
        <w:t xml:space="preserve">למ"ד</w:t>
      </w:r>
      <w:r>
        <w:t xml:space="preserve">:</w:t>
      </w:r>
    </w:p>
    <w:p w:rsidR="00DA63EC" w:rsidRDefault="00DA63EC" w:rsidP="00DA63EC">
      <w:pPr>
        <w:tabs>
          <w:tab w:val="left" w:pos="0"/>
        </w:tabs>
        <w:rPr>
          <w:rtl/>
        </w:rPr>
      </w:pPr>
      <w:del w:id="101491" w:author="מנוע מכני" w:date="2026-10-11T12:04:39Z">
        <w:r w:rsidRPr="00464129">
          <w:rPr>
            <w:rStyle w:val="afffff0"/>
            <w:rtl/>
          </w:rPr>
          <w:delText xml:space="preserve"> </w:delText>
        </w:r>
      </w:del>
      <w:r w:rsidRPr="00464129">
        <w:rPr>
          <w:rStyle w:val="afffff0"/>
          <w:rFonts w:hint="cs"/>
          <w:rtl/>
        </w:rPr>
        <w:t>'</w:t>
      </w:r>
      <w:r w:rsidRPr="00464129">
        <w:rPr>
          <w:rStyle w:val="afffff0"/>
          <w:rtl/>
        </w:rPr>
        <w:t>מנוחה</w:t>
      </w:r>
      <w:r w:rsidRPr="00464129">
        <w:rPr>
          <w:rStyle w:val="afffff0"/>
          <w:rFonts w:hint="cs"/>
          <w:rtl/>
        </w:rPr>
        <w:t>'</w:t>
      </w:r>
      <w:r w:rsidRPr="00464129">
        <w:rPr>
          <w:rStyle w:val="afffff0"/>
          <w:rtl/>
        </w:rPr>
        <w:t xml:space="preserve"> </w:t>
      </w:r>
      <w:r>
        <w:rPr>
          <w:rtl/>
        </w:rPr>
        <w:t xml:space="preserve">- זו שילה, היינו </w:t>
      </w:r>
      <w:r w:rsidRPr="0046594B">
        <w:rPr>
          <w:rStyle w:val="afffff0"/>
          <w:rtl/>
        </w:rPr>
        <w:t>ד</w:t>
      </w:r>
      <w:r w:rsidRPr="0046594B">
        <w:rPr>
          <w:rStyle w:val="afffff0"/>
          <w:rFonts w:hint="cs"/>
          <w:rtl/>
        </w:rPr>
        <w:t>'</w:t>
      </w:r>
      <w:ins w:id="91395" w:author="Claude - סמנטי" w:date="2026-10-11T12:26:16Z">
        <w:r>
          <w:rPr>
            <w:rStyle w:val="afffff0"/>
            <w:rtl/>
          </w:rPr>
          <w:t xml:space="preserve">אֶל הַמְּנוּחָה וְאֶל הַנַּחֲלָה</w:t>
        </w:r>
      </w:ins>
      <w:del w:id="91396" w:author="Claude - סמנטי" w:date="2026-10-11T12:26:16Z">
        <w:r w:rsidRPr="0046594B">
          <w:rPr>
            <w:rStyle w:val="afffff0"/>
            <w:rtl/>
          </w:rPr>
          <w:delText xml:space="preserve">אל המנוחה ואל הנחלה</w:delText>
        </w:r>
      </w:del>
      <w:r w:rsidRPr="0046594B">
        <w:rPr>
          <w:rStyle w:val="afffff0"/>
          <w:rFonts w:hint="cs"/>
          <w:rtl/>
        </w:rPr>
        <w:t>'</w:t>
      </w:r>
      <w:r w:rsidRPr="0046594B">
        <w:rPr>
          <w:rStyle w:val="afffff0"/>
          <w:rtl/>
        </w:rPr>
        <w:t>,</w:t>
      </w:r>
      <w:r>
        <w:rPr>
          <w:rtl/>
        </w:rPr>
        <w:t xml:space="preserve"> </w:t>
      </w:r>
    </w:p>
    <w:p w:rsidR="00DA63EC" w:rsidRDefault="00DA63EC" w:rsidP="00DA63EC">
      <w:pPr>
        <w:tabs>
          <w:tab w:val="left" w:pos="0"/>
        </w:tabs>
        <w:rPr>
          <w:rtl/>
        </w:rPr>
      </w:pPr>
      <w:r>
        <w:rPr>
          <w:rFonts w:hint="cs"/>
          <w:rtl/>
        </w:rPr>
        <w:t>ו</w:t>
      </w:r>
      <w:r>
        <w:rPr>
          <w:rtl/>
        </w:rPr>
        <w:t xml:space="preserve">למ"ד</w:t>
      </w:r>
      <w:r>
        <w:rPr>
          <w:rtl/>
        </w:rPr>
        <w:t xml:space="preserve">: מנוחה - זו ירושלים, נחלה - זו שילה, </w:t>
      </w:r>
      <w:r>
        <w:rPr>
          <w:rFonts w:hint="cs"/>
          <w:rtl/>
        </w:rPr>
        <w:t>ה</w:t>
      </w:r>
      <w:r>
        <w:rPr>
          <w:rtl/>
        </w:rPr>
        <w:t>"</w:t>
      </w:r>
      <w:r>
        <w:rPr>
          <w:rFonts w:hint="cs"/>
          <w:rtl/>
        </w:rPr>
        <w:t>ק</w:t>
      </w:r>
      <w:r>
        <w:rPr>
          <w:rtl/>
        </w:rPr>
        <w:t xml:space="preserve">: </w:t>
      </w:r>
      <w:r>
        <w:rPr>
          <w:rtl/>
        </w:rPr>
        <w:t xml:space="preserve">לא</w:t>
      </w:r>
      <w:r>
        <w:rPr>
          <w:rtl/>
        </w:rPr>
        <w:t xml:space="preserve"> </w:t>
      </w:r>
      <w:ins w:id="97425" w:author="מנוע מכני" w:date="2026-10-11T12:04:39Z">
        <w:r>
          <w:rPr>
            <w:rtl/>
          </w:rPr>
          <w:t xml:space="preserve">צריכה</w:t>
        </w:r>
      </w:ins>
      <w:del w:id="97426" w:author="מנוע מכני" w:date="2026-10-11T12:04:39Z">
        <w:r>
          <w:rPr>
            <w:rtl/>
          </w:rPr>
          <w:delText xml:space="preserve">מיבעיא</w:delText>
        </w:r>
      </w:del>
      <w:r>
        <w:rPr>
          <w:rtl/>
        </w:rPr>
        <w:t xml:space="preserve"> מנוחה דלא מטיתו, אלא </w:t>
      </w:r>
      <w:ins w:id="90531" w:author="מנוע מכני" w:date="2026-10-11T12:04:39Z">
        <w:r>
          <w:rPr>
            <w:rtl/>
          </w:rPr>
          <w:t xml:space="preserve">אפי'</w:t>
        </w:r>
      </w:ins>
      <w:del w:id="90532" w:author="מנוע מכני" w:date="2026-10-11T12:04:39Z">
        <w:r>
          <w:rPr>
            <w:rtl/>
          </w:rPr>
          <w:delText xml:space="preserve">אפילו</w:delText>
        </w:r>
      </w:del>
      <w:r>
        <w:rPr>
          <w:rtl/>
        </w:rPr>
        <w:t xml:space="preserve"> לנחלה </w:t>
      </w:r>
      <w:ins w:id="92245" w:author="מנוע מכני" w:date="2026-10-11T12:04:39Z">
        <w:r>
          <w:rPr>
            <w:rtl/>
          </w:rPr>
          <w:t xml:space="preserve">גם</w:t>
        </w:r>
      </w:ins>
      <w:del w:id="92246" w:author="מנוע מכני" w:date="2026-10-11T12:04:39Z">
        <w:r>
          <w:rPr>
            <w:rtl/>
          </w:rPr>
          <w:delText xml:space="preserve">נמי</w:delText>
        </w:r>
      </w:del>
      <w:r>
        <w:rPr>
          <w:rtl/>
        </w:rPr>
        <w:t xml:space="preserve"> </w:t>
      </w:r>
      <w:r>
        <w:rPr>
          <w:rtl/>
        </w:rPr>
        <w:t xml:space="preserve">לא</w:t>
      </w:r>
      <w:r>
        <w:rPr>
          <w:rtl/>
        </w:rPr>
        <w:t xml:space="preserve"> מטיתו.</w:t>
      </w:r>
    </w:p>
    <w:p w:rsidR="00DA63EC" w:rsidRDefault="00DA63EC" w:rsidP="00DA63EC">
      <w:pPr>
        <w:tabs>
          <w:tab w:val="left" w:pos="0"/>
        </w:tabs>
        <w:rPr>
          <w:rtl/>
        </w:rPr>
      </w:pPr>
      <w:r>
        <w:rPr>
          <w:rtl/>
        </w:rPr>
        <w:t>•</w:t>
      </w:r>
      <w:r>
        <w:rPr>
          <w:rFonts w:hint="cs"/>
          <w:rtl/>
        </w:rPr>
        <w:t xml:space="preserve"> </w:t>
      </w:r>
      <w:r>
        <w:rPr>
          <w:rStyle w:val="2fb"/>
          <w:rtl/>
        </w:rPr>
        <w:t>ת</w:t>
      </w:r>
      <w:r>
        <w:rPr>
          <w:rStyle w:val="2fb"/>
          <w:rFonts w:hint="cs"/>
          <w:rtl/>
        </w:rPr>
        <w:t>דרי</w:t>
      </w:r>
      <w:r>
        <w:rPr>
          <w:rStyle w:val="2fb"/>
          <w:rtl/>
        </w:rPr>
        <w:t>"</w:t>
      </w:r>
      <w:r>
        <w:rPr>
          <w:rStyle w:val="2fb"/>
          <w:rFonts w:hint="cs"/>
          <w:rtl/>
        </w:rPr>
        <w:t>ש</w:t>
      </w:r>
      <w:r>
        <w:rPr>
          <w:rtl/>
        </w:rPr>
        <w:t xml:space="preserve">: זו וזו שילה, </w:t>
      </w:r>
      <w:ins w:id="90533" w:author="מנוע מכני" w:date="2026-10-11T12:04:39Z">
        <w:r>
          <w:rPr>
            <w:rStyle w:val="2fb"/>
            <w:rtl/>
          </w:rPr>
          <w:t xml:space="preserve">ר"ש</w:t>
        </w:r>
      </w:ins>
      <w:del w:id="90534" w:author="מנוע מכני" w:date="2026-10-11T12:04:39Z">
        <w:r>
          <w:rPr>
            <w:rtl/>
          </w:rPr>
          <w:delText xml:space="preserve">רבי שמעון</w:delText>
        </w:r>
      </w:del>
      <w:r>
        <w:rPr>
          <w:rtl/>
        </w:rPr>
        <w:t xml:space="preserve"> בן יוחי אומר: זו וזו ירושלים.</w:t>
      </w:r>
    </w:p>
    <w:p w:rsidR="00DA63EC" w:rsidRDefault="00DA63EC" w:rsidP="00DA63EC">
      <w:pPr>
        <w:pStyle w:val="afff3"/>
        <w:framePr w:wrap="around"/>
        <w:rPr>
          <w:rtl/>
        </w:rPr>
      </w:pPr>
      <w:r>
        <w:rPr>
          <w:rFonts w:hint="cs"/>
          <w:rtl/>
        </w:rPr>
        <w:t>קיט:</w:t>
      </w:r>
    </w:p>
    <w:p>
      <w:pPr>
        <w:pStyle w:val="38"/>
        <w:rPr>
          <w:ins w:id="101492" w:author="מנוע מכני" w:date="2026-10-11T12:04:39Z"/>
        </w:rPr>
      </w:pPr>
      <w:r>
        <w:t>למ</w:t>
      </w:r>
      <w:r>
        <w:t>"</w:t>
      </w:r>
      <w:r>
        <w:t>ד</w:t>
      </w:r>
      <w:r>
        <w:t xml:space="preserve">:</w:t>
      </w:r>
    </w:p>
    <w:p w:rsidR="00DA63EC" w:rsidRDefault="00DA63EC" w:rsidP="00DA63EC">
      <w:pPr>
        <w:tabs>
          <w:tab w:val="left" w:pos="0"/>
        </w:tabs>
        <w:rPr>
          <w:rtl/>
        </w:rPr>
      </w:pPr>
      <w:del w:id="101493" w:author="מנוע מכני" w:date="2026-10-11T12:04:39Z">
        <w:r>
          <w:rPr>
            <w:rtl/>
          </w:rPr>
          <w:delText xml:space="preserve"> </w:delText>
        </w:r>
      </w:del>
      <w:r>
        <w:rPr>
          <w:rtl/>
        </w:rPr>
        <w:t xml:space="preserve">מנוחה - זו</w:t>
      </w:r>
      <w:ins w:id="95381" w:author="מנוע מכני" w:date="2026-10-11T12:04:39Z">
        <w:r>
          <w:rPr>
            <w:rtl/>
          </w:rPr>
          <w:t xml:space="preserve"> </w:t>
        </w:r>
      </w:ins>
      <w:del w:id="95382" w:author="מנוע מכני" w:date="2026-10-11T12:04:39Z">
        <w:r>
          <w:rPr>
            <w:rtl/>
          </w:rPr>
          <w:delText xml:space="preserve">  </w:delText>
        </w:r>
      </w:del>
      <w:r>
        <w:rPr>
          <w:rtl/>
        </w:rPr>
        <w:t xml:space="preserve">שילה, נחלה - זו ירושלים, </w:t>
      </w:r>
      <w:r>
        <w:rPr>
          <w:rtl/>
        </w:rPr>
        <w:t xml:space="preserve">א"</w:t>
      </w:r>
      <w:r>
        <w:rPr>
          <w:rFonts w:hint="cs"/>
          <w:rtl/>
        </w:rPr>
        <w:t>נ</w:t>
      </w:r>
      <w:r>
        <w:rPr>
          <w:rtl/>
        </w:rPr>
        <w:t xml:space="preserve"> היינו </w:t>
      </w:r>
      <w:r w:rsidRPr="0046594B">
        <w:rPr>
          <w:rStyle w:val="afffff0"/>
          <w:rtl/>
        </w:rPr>
        <w:t>ד</w:t>
      </w:r>
      <w:r w:rsidRPr="0046594B">
        <w:rPr>
          <w:rStyle w:val="afffff0"/>
          <w:rFonts w:hint="cs"/>
          <w:rtl/>
        </w:rPr>
        <w:t>'</w:t>
      </w:r>
      <w:ins w:id="91397" w:author="Claude - סמנטי" w:date="2026-10-11T12:26:16Z">
        <w:r>
          <w:rPr>
            <w:rStyle w:val="afffff0"/>
            <w:rtl/>
          </w:rPr>
          <w:t xml:space="preserve">אֶל הַמְּנוּחָה וְאֶל הַנַּחֲלָה</w:t>
        </w:r>
      </w:ins>
      <w:del w:id="91398" w:author="Claude - סמנטי" w:date="2026-10-11T12:26:16Z">
        <w:r w:rsidRPr="0046594B">
          <w:rPr>
            <w:rStyle w:val="afffff0"/>
            <w:rtl/>
          </w:rPr>
          <w:delText xml:space="preserve">אל המנוחה ואל הנחלה</w:delText>
        </w:r>
      </w:del>
      <w:r w:rsidRPr="0046594B">
        <w:rPr>
          <w:rStyle w:val="afffff0"/>
          <w:rFonts w:hint="cs"/>
          <w:rtl/>
        </w:rPr>
        <w:t>'</w:t>
      </w:r>
      <w:r w:rsidRPr="0046594B">
        <w:rPr>
          <w:rStyle w:val="afffff0"/>
          <w:rtl/>
        </w:rPr>
        <w:t>,</w:t>
      </w:r>
      <w:r>
        <w:rPr>
          <w:rtl/>
        </w:rPr>
        <w:t xml:space="preserve"> </w:t>
      </w:r>
    </w:p>
    <w:p>
      <w:pPr>
        <w:pStyle w:val="38"/>
        <w:rPr>
          <w:ins w:id="101494" w:author="מנוע מכני" w:date="2026-10-11T12:04:39Z"/>
        </w:rPr>
      </w:pPr>
      <w:r>
        <w:t xml:space="preserve">אלא </w:t>
      </w:r>
      <w:r>
        <w:t xml:space="preserve">למ"</w:t>
      </w:r>
      <w:r>
        <w:t>ד</w:t>
      </w:r>
      <w:r>
        <w:t xml:space="preserve">:</w:t>
      </w:r>
    </w:p>
    <w:p w:rsidR="00DA63EC" w:rsidRDefault="00DA63EC" w:rsidP="00DA63EC">
      <w:pPr>
        <w:tabs>
          <w:tab w:val="left" w:pos="0"/>
        </w:tabs>
        <w:rPr>
          <w:rtl/>
        </w:rPr>
      </w:pPr>
      <w:del w:id="101495" w:author="מנוע מכני" w:date="2026-10-11T12:04:39Z">
        <w:r>
          <w:rPr>
            <w:rtl/>
          </w:rPr>
          <w:delText xml:space="preserve"> </w:delText>
        </w:r>
      </w:del>
      <w:r>
        <w:rPr>
          <w:rtl/>
        </w:rPr>
        <w:t xml:space="preserve">זו וזו שילה או זו וזו ירושלים, מנוחה - נחלה </w:t>
      </w:r>
      <w:ins w:id="97427" w:author="מנוע מכני" w:date="2026-10-11T12:04:39Z">
        <w:r>
          <w:rPr>
            <w:rtl/>
          </w:rPr>
          <w:t xml:space="preserve">צריך</w:t>
        </w:r>
      </w:ins>
      <w:del w:id="97428" w:author="מנוע מכני" w:date="2026-10-11T12:04:39Z">
        <w:r>
          <w:rPr>
            <w:rtl/>
          </w:rPr>
          <w:delText xml:space="preserve">מיבעי</w:delText>
        </w:r>
      </w:del>
      <w:r>
        <w:rPr>
          <w:rtl/>
        </w:rPr>
        <w:t xml:space="preserve"> </w:t>
      </w:r>
      <w:ins w:id="93965" w:author="מנוע מכני" w:date="2026-10-11T12:04:39Z">
        <w:r>
          <w:rPr>
            <w:rtl/>
          </w:rPr>
          <w:t xml:space="preserve">לו</w:t>
        </w:r>
      </w:ins>
      <w:del w:id="93966" w:author="מנוע מכני" w:date="2026-10-11T12:04:39Z">
        <w:r>
          <w:rPr>
            <w:rtl/>
          </w:rPr>
          <w:delText xml:space="preserve">ליה</w:delText>
        </w:r>
      </w:del>
      <w:r>
        <w:rPr>
          <w:rtl/>
        </w:rPr>
        <w:t xml:space="preserve">! </w:t>
      </w:r>
      <w:ins w:id="95715" w:author="מנוע מכני" w:date="2026-10-11T12:04:39Z">
        <w:r>
          <w:rPr>
            <w:rtl/>
          </w:rPr>
          <w:t xml:space="preserve">קשה</w:t>
        </w:r>
      </w:ins>
      <w:del w:id="95716" w:author="מנוע מכני" w:date="2026-10-11T12:04:39Z">
        <w:r>
          <w:rPr>
            <w:rtl/>
          </w:rPr>
          <w:delText xml:space="preserve">קשיא</w:delText>
        </w:r>
      </w:del>
      <w:r>
        <w:rPr>
          <w:rtl/>
        </w:rPr>
        <w:t xml:space="preserve">.</w:t>
      </w:r>
    </w:p>
    <w:p w:rsidR="00DA63EC" w:rsidRDefault="00DA63EC" w:rsidP="00DA63EC">
      <w:pPr>
        <w:tabs>
          <w:tab w:val="left" w:pos="0"/>
        </w:tabs>
        <w:rPr>
          <w:rtl/>
        </w:rPr>
      </w:pPr>
    </w:p>
    <w:p w:rsidR="00DA63EC" w:rsidRDefault="00DA63EC" w:rsidP="00DA63EC">
      <w:pPr>
        <w:tabs>
          <w:tab w:val="left" w:pos="0"/>
        </w:tabs>
        <w:rPr>
          <w:rtl/>
        </w:rPr>
      </w:pPr>
      <w:r>
        <w:rPr>
          <w:rtl/>
        </w:rPr>
        <w:t xml:space="preserve">בשלמא </w:t>
      </w:r>
      <w:r>
        <w:rPr>
          <w:rtl/>
        </w:rPr>
        <w:t xml:space="preserve">למ"ד</w:t>
      </w:r>
      <w:r>
        <w:rPr>
          <w:rtl/>
        </w:rPr>
        <w:t xml:space="preserve">: זו וזו שילה,</w:t>
      </w:r>
      <w:r w:rsidRPr="00464129">
        <w:rPr>
          <w:rStyle w:val="afffff0"/>
          <w:rtl/>
        </w:rPr>
        <w:t xml:space="preserve"> </w:t>
      </w:r>
      <w:r w:rsidRPr="00464129">
        <w:rPr>
          <w:rStyle w:val="afffff0"/>
          <w:rFonts w:hint="cs"/>
          <w:rtl/>
        </w:rPr>
        <w:t>'</w:t>
      </w:r>
      <w:r w:rsidRPr="00464129">
        <w:rPr>
          <w:rStyle w:val="afffff0"/>
          <w:rtl/>
        </w:rPr>
        <w:t>מנוחה</w:t>
      </w:r>
      <w:r w:rsidRPr="00464129">
        <w:rPr>
          <w:rStyle w:val="afffff0"/>
          <w:rFonts w:hint="cs"/>
          <w:rtl/>
        </w:rPr>
        <w:t>'</w:t>
      </w:r>
      <w:r w:rsidRPr="00464129">
        <w:rPr>
          <w:rStyle w:val="afffff0"/>
          <w:rtl/>
        </w:rPr>
        <w:t xml:space="preserve"> </w:t>
      </w:r>
      <w:r>
        <w:rPr>
          <w:rtl/>
        </w:rPr>
        <w:t xml:space="preserve">- דנחו מכיבוש, </w:t>
      </w:r>
      <w:r>
        <w:rPr>
          <w:rFonts w:hint="cs"/>
          <w:rtl/>
        </w:rPr>
        <w:t>ו</w:t>
      </w:r>
      <w:r>
        <w:rPr>
          <w:rtl/>
        </w:rPr>
        <w:t>נחלה</w:t>
      </w:r>
      <w:r>
        <w:rPr>
          <w:rFonts w:hint="cs"/>
          <w:rtl/>
        </w:rPr>
        <w:t xml:space="preserve"> </w:t>
      </w:r>
      <w:r>
        <w:rPr>
          <w:rtl/>
        </w:rPr>
        <w:t xml:space="preserve">דפלגו </w:t>
      </w:r>
      <w:ins w:id="92247" w:author="מנוע מכני" w:date="2026-10-11T12:04:39Z">
        <w:r>
          <w:rPr>
            <w:rtl/>
          </w:rPr>
          <w:t xml:space="preserve">שם</w:t>
        </w:r>
      </w:ins>
      <w:del w:id="92248" w:author="מנוע מכני" w:date="2026-10-11T12:04:39Z">
        <w:r>
          <w:rPr>
            <w:rtl/>
          </w:rPr>
          <w:delText xml:space="preserve">התם</w:delText>
        </w:r>
      </w:del>
      <w:r>
        <w:rPr>
          <w:rtl/>
        </w:rPr>
        <w:t xml:space="preserve"> נחלות, </w:t>
      </w:r>
    </w:p>
    <w:p w:rsidR="00DA63EC" w:rsidRDefault="00DA63EC" w:rsidP="00DA63EC">
      <w:pPr>
        <w:pStyle w:val="afffff"/>
        <w:rPr>
          <w:rtl/>
        </w:rPr>
      </w:pPr>
      <w:r>
        <w:rPr>
          <w:rtl/>
        </w:rPr>
        <w:t>ד</w:t>
      </w:r>
      <w:r>
        <w:rPr>
          <w:rFonts w:hint="cs"/>
          <w:rtl/>
        </w:rPr>
        <w:t>'</w:t>
      </w:r>
      <w:r>
        <w:rPr>
          <w:rtl/>
        </w:rPr>
        <w:t xml:space="preserve">ויחלק להם יהושע ויפל להם גורל בשילה על פי ה', </w:t>
      </w:r>
    </w:p>
    <w:p>
      <w:pPr>
        <w:pStyle w:val="38"/>
        <w:rPr>
          <w:ins w:id="101496" w:author="מנוע מכני" w:date="2026-10-11T12:04:39Z"/>
        </w:rPr>
      </w:pPr>
      <w:r>
        <w:t xml:space="preserve">אלא </w:t>
      </w:r>
      <w:r>
        <w:t xml:space="preserve">למ"ד</w:t>
      </w:r>
      <w:r>
        <w:t xml:space="preserve">:</w:t>
      </w:r>
    </w:p>
    <w:p w:rsidR="00DA63EC" w:rsidRDefault="00DA63EC" w:rsidP="00DA63EC">
      <w:pPr>
        <w:tabs>
          <w:tab w:val="left" w:pos="0"/>
        </w:tabs>
        <w:rPr>
          <w:rtl/>
        </w:rPr>
      </w:pPr>
      <w:del w:id="101497" w:author="מנוע מכני" w:date="2026-10-11T12:04:39Z">
        <w:r>
          <w:rPr>
            <w:rtl/>
          </w:rPr>
          <w:delText xml:space="preserve"> </w:delText>
        </w:r>
      </w:del>
      <w:r>
        <w:rPr>
          <w:rtl/>
        </w:rPr>
        <w:t xml:space="preserve">זו וזו ירושלים, נחלה - נחלת עולמים,</w:t>
      </w:r>
      <w:r w:rsidRPr="00464129">
        <w:rPr>
          <w:rStyle w:val="afffff0"/>
          <w:rtl/>
        </w:rPr>
        <w:t xml:space="preserve"> </w:t>
      </w:r>
      <w:r w:rsidRPr="00464129">
        <w:rPr>
          <w:rStyle w:val="afffff0"/>
          <w:rFonts w:hint="cs"/>
          <w:rtl/>
        </w:rPr>
        <w:t>'</w:t>
      </w:r>
      <w:r w:rsidRPr="00464129">
        <w:rPr>
          <w:rStyle w:val="afffff0"/>
          <w:rtl/>
        </w:rPr>
        <w:t>מנוחה</w:t>
      </w:r>
      <w:r w:rsidRPr="00464129">
        <w:rPr>
          <w:rStyle w:val="afffff0"/>
          <w:rFonts w:hint="cs"/>
          <w:rtl/>
        </w:rPr>
        <w:t>'</w:t>
      </w:r>
      <w:r w:rsidRPr="00464129">
        <w:rPr>
          <w:rStyle w:val="afffff0"/>
          <w:rtl/>
        </w:rPr>
        <w:t xml:space="preserve"> </w:t>
      </w:r>
      <w:r>
        <w:rPr>
          <w:rFonts w:hint="cs"/>
          <w:rtl/>
        </w:rPr>
        <w:t xml:space="preserve">זה </w:t>
      </w:r>
      <w:r>
        <w:rPr>
          <w:rtl/>
        </w:rPr>
        <w:t xml:space="preserve">מנוחת ארון, </w:t>
      </w:r>
      <w:r w:rsidRPr="0046594B">
        <w:rPr>
          <w:rStyle w:val="afffff0"/>
          <w:rFonts w:hint="cs"/>
          <w:rtl/>
        </w:rPr>
        <w:t>ד'</w:t>
      </w:r>
      <w:r w:rsidRPr="0046594B">
        <w:rPr>
          <w:rStyle w:val="afffff0"/>
          <w:rtl/>
        </w:rPr>
        <w:t>ויהי כנוח הארון</w:t>
      </w:r>
      <w:r w:rsidRPr="0046594B">
        <w:rPr>
          <w:rStyle w:val="afffff0"/>
          <w:rFonts w:hint="cs"/>
          <w:rtl/>
        </w:rPr>
        <w:t>'</w:t>
      </w:r>
      <w:r w:rsidRPr="0046594B">
        <w:rPr>
          <w:rStyle w:val="afffff0"/>
          <w:rtl/>
        </w:rPr>
        <w:t>.</w:t>
      </w:r>
    </w:p>
    <w:p>
      <w:pPr>
        <w:pStyle w:val="38"/>
        <w:rPr>
          <w:ins w:id="101498" w:author="מנוע מכני" w:date="2026-10-11T12:04:39Z"/>
        </w:rPr>
      </w:pPr>
      <w:r>
        <w:t xml:space="preserve">למ"ד</w:t>
      </w:r>
      <w:r>
        <w:t xml:space="preserve">:</w:t>
      </w:r>
    </w:p>
    <w:p w:rsidR="00DA63EC" w:rsidRDefault="00DA63EC" w:rsidP="00DA63EC">
      <w:pPr>
        <w:tabs>
          <w:tab w:val="left" w:pos="0"/>
        </w:tabs>
        <w:rPr>
          <w:rtl/>
        </w:rPr>
      </w:pPr>
      <w:del w:id="101499" w:author="מנוע מכני" w:date="2026-10-11T12:04:39Z">
        <w:r>
          <w:rPr>
            <w:rtl/>
          </w:rPr>
          <w:delText xml:space="preserve"> </w:delText>
        </w:r>
      </w:del>
      <w:r>
        <w:rPr>
          <w:rtl/>
        </w:rPr>
        <w:t xml:space="preserve">זו וזו ירושלים, אבל שילה שריא במות, היינו </w:t>
      </w:r>
      <w:r w:rsidRPr="0046594B">
        <w:rPr>
          <w:rStyle w:val="afffff0"/>
          <w:rtl/>
        </w:rPr>
        <w:t>ד</w:t>
      </w:r>
      <w:r w:rsidRPr="0046594B">
        <w:rPr>
          <w:rStyle w:val="afffff0"/>
          <w:rFonts w:hint="cs"/>
          <w:rtl/>
        </w:rPr>
        <w:t>'</w:t>
      </w:r>
      <w:ins w:id="91399" w:author="Claude - סמנטי" w:date="2026-10-11T12:26:16Z">
        <w:r>
          <w:rPr>
            <w:rStyle w:val="afffff0"/>
            <w:rtl/>
          </w:rPr>
          <w:t xml:space="preserve">וַיִּקַּח מָנוֹחַ אֶת גְּדִי הָעִזִּים וְאֶת הַמִּנְחָה וַיַּעַל עַל הַצּוּר לַה</w:t>
        </w:r>
      </w:ins>
      <w:del w:id="91400" w:author="Claude - סמנטי" w:date="2026-10-11T12:26:16Z">
        <w:r w:rsidRPr="0046594B">
          <w:rPr>
            <w:rStyle w:val="afffff0"/>
            <w:rtl/>
          </w:rPr>
          <w:delText xml:space="preserve">ויקח מנוח את גדי העזים ואת המנחה ויעל על הצור לה</w:delText>
        </w:r>
      </w:del>
      <w:r w:rsidRPr="0046594B">
        <w:rPr>
          <w:rStyle w:val="afffff0"/>
          <w:rtl/>
        </w:rPr>
        <w:t xml:space="preserve">',</w:t>
      </w:r>
      <w:r>
        <w:rPr>
          <w:rtl/>
        </w:rPr>
        <w:t xml:space="preserve"> </w:t>
      </w:r>
    </w:p>
    <w:p>
      <w:pPr>
        <w:pStyle w:val="38"/>
        <w:rPr>
          <w:ins w:id="101500" w:author="מנוע מכני" w:date="2026-10-11T12:04:39Z"/>
        </w:rPr>
      </w:pPr>
      <w:r>
        <w:t xml:space="preserve">אלא </w:t>
      </w:r>
      <w:r>
        <w:t xml:space="preserve">למ"ד</w:t>
      </w:r>
      <w:r>
        <w:t xml:space="preserve">:</w:t>
      </w:r>
    </w:p>
    <w:p w:rsidR="00DA63EC" w:rsidRDefault="00DA63EC" w:rsidP="00DA63EC">
      <w:pPr>
        <w:tabs>
          <w:tab w:val="left" w:pos="0"/>
        </w:tabs>
        <w:rPr>
          <w:rtl/>
        </w:rPr>
      </w:pPr>
      <w:del w:id="101501" w:author="מנוע מכני" w:date="2026-10-11T12:04:39Z">
        <w:r>
          <w:rPr>
            <w:rtl/>
          </w:rPr>
          <w:delText xml:space="preserve"> </w:delText>
        </w:r>
      </w:del>
      <w:r>
        <w:rPr>
          <w:rtl/>
        </w:rPr>
        <w:t xml:space="preserve">זו וזו שילה, ובמות </w:t>
      </w:r>
      <w:ins w:id="96415" w:author="מנוע מכני" w:date="2026-10-11T12:04:39Z">
        <w:r>
          <w:rPr>
            <w:rtl/>
          </w:rPr>
          <w:t xml:space="preserve">היה</w:t>
        </w:r>
      </w:ins>
      <w:del w:id="96416" w:author="מנוע מכני" w:date="2026-10-11T12:04:39Z">
        <w:r>
          <w:rPr>
            <w:rtl/>
          </w:rPr>
          <w:delText xml:space="preserve">הוה</w:delText>
        </w:r>
      </w:del>
      <w:r>
        <w:rPr>
          <w:rtl/>
        </w:rPr>
        <w:t xml:space="preserve"> אסירן, </w:t>
      </w:r>
      <w:r>
        <w:rPr>
          <w:rFonts w:hint="cs"/>
          <w:rtl/>
        </w:rPr>
        <w:t>הך</w:t>
      </w:r>
      <w:r w:rsidRPr="00464129">
        <w:rPr>
          <w:rStyle w:val="afffff0"/>
          <w:rFonts w:hint="cs"/>
          <w:rtl/>
        </w:rPr>
        <w:t xml:space="preserve"> '</w:t>
      </w:r>
      <w:ins w:id="91401" w:author="Claude - סמנטי" w:date="2026-10-11T12:26:16Z">
        <w:r>
          <w:rPr>
            <w:rStyle w:val="afffff0"/>
            <w:rtl/>
          </w:rPr>
          <w:t xml:space="preserve">וַיִּקַּח מָנוֹחַ</w:t>
        </w:r>
      </w:ins>
      <w:del w:id="91402" w:author="Claude - סמנטי" w:date="2026-10-11T12:26:16Z">
        <w:r w:rsidRPr="00464129">
          <w:rPr>
            <w:rStyle w:val="afffff0"/>
            <w:rtl/>
          </w:rPr>
          <w:delText xml:space="preserve">ויקח מנוח</w:delText>
        </w:r>
      </w:del>
      <w:r w:rsidRPr="00464129">
        <w:rPr>
          <w:rStyle w:val="afffff0"/>
          <w:rFonts w:hint="cs"/>
          <w:rtl/>
        </w:rPr>
        <w:t>'-</w:t>
      </w:r>
      <w:r>
        <w:rPr>
          <w:rtl/>
        </w:rPr>
        <w:t xml:space="preserve"> הוראת שעה היתה.</w:t>
      </w:r>
    </w:p>
    <w:p w:rsidR="00DA63EC" w:rsidRDefault="00DA63EC" w:rsidP="00DA63EC">
      <w:pPr>
        <w:tabs>
          <w:tab w:val="left" w:pos="0"/>
        </w:tabs>
        <w:rPr>
          <w:rtl/>
        </w:rPr>
      </w:pPr>
      <w:r>
        <w:rPr>
          <w:rtl/>
        </w:rPr>
        <w:t xml:space="preserve">תנא דבי </w:t>
      </w:r>
      <w:r>
        <w:rPr>
          <w:rStyle w:val="2fb"/>
          <w:rtl/>
        </w:rPr>
        <w:t xml:space="preserve">רבי ישמעאל</w:t>
      </w:r>
      <w:r>
        <w:rPr>
          <w:rtl/>
        </w:rPr>
        <w:t xml:space="preserve"> </w:t>
      </w:r>
      <w:r>
        <w:rPr>
          <w:rStyle w:val="2fb"/>
          <w:rtl/>
        </w:rPr>
        <w:t xml:space="preserve">כר</w:t>
      </w:r>
      <w:r>
        <w:rPr>
          <w:rStyle w:val="2fb"/>
          <w:rFonts w:hint="cs"/>
          <w:rtl/>
        </w:rPr>
        <w:t>שב</w:t>
      </w:r>
      <w:r>
        <w:rPr>
          <w:rStyle w:val="2fb"/>
          <w:rtl/>
        </w:rPr>
        <w:t>"</w:t>
      </w:r>
      <w:r>
        <w:rPr>
          <w:rStyle w:val="2fb"/>
          <w:rFonts w:hint="cs"/>
          <w:rtl/>
        </w:rPr>
        <w:t xml:space="preserve">י</w:t>
      </w:r>
      <w:r>
        <w:rPr>
          <w:rFonts w:hint="cs"/>
          <w:rtl/>
        </w:rPr>
        <w:t xml:space="preserve"> </w:t>
      </w:r>
      <w:r>
        <w:rPr>
          <w:rtl/>
        </w:rPr>
        <w:t xml:space="preserve">דאמר: זו וזו ירושלים, וסימניך: משכי </w:t>
      </w:r>
      <w:ins w:id="97429" w:author="מנוע מכני" w:date="2026-10-11T12:04:39Z">
        <w:r>
          <w:rPr>
            <w:rtl/>
          </w:rPr>
          <w:t xml:space="preserve">אדם</w:t>
        </w:r>
      </w:ins>
      <w:del w:id="97430" w:author="מנוע מכני" w:date="2026-10-11T12:04:39Z">
        <w:r>
          <w:rPr>
            <w:rtl/>
          </w:rPr>
          <w:delText xml:space="preserve">גברא</w:delText>
        </w:r>
      </w:del>
      <w:r>
        <w:rPr>
          <w:rtl/>
        </w:rPr>
        <w:t xml:space="preserve"> </w:t>
      </w:r>
      <w:ins w:id="92249" w:author="מנוע מכני" w:date="2026-10-11T12:04:39Z">
        <w:r>
          <w:rPr>
            <w:rtl/>
          </w:rPr>
          <w:t xml:space="preserve">לאנשים</w:t>
        </w:r>
      </w:ins>
      <w:del w:id="92250" w:author="מנוע מכני" w:date="2026-10-11T12:04:39Z">
        <w:r>
          <w:rPr>
            <w:rtl/>
          </w:rPr>
          <w:delText xml:space="preserve">לגברי</w:delText>
        </w:r>
      </w:del>
      <w:r>
        <w:rPr>
          <w:rtl/>
        </w:rPr>
        <w:t xml:space="preserve">.</w:t>
      </w:r>
    </w:p>
    <w:p w:rsidR="00DA63EC" w:rsidRDefault="00DA63EC" w:rsidP="00DA63EC">
      <w:pPr>
        <w:pStyle w:val="affffd"/>
        <w:rPr>
          <w:del w:id="90206" w:author="מנוע עיצוב" w:date="2026-10-11T12:09:26Z"/>
          <w:rtl/>
        </w:rPr>
      </w:pPr>
      <w:del w:id="90205" w:author="מנוע עיצוב" w:date="2026-10-11T12:09:26Z">
        <w:r>
          <w:rPr>
            <w:rtl/>
          </w:rPr>
          <w:delText xml:space="preserve">׹</w:delText>
        </w:r>
      </w:del>
    </w:p>
    <w:p w:rsidR="00DA63EC" w:rsidRPr="004E1CB5" w:rsidRDefault="00DA63EC" w:rsidP="00DA63EC">
      <w:pPr>
        <w:pStyle w:val="affff1"/>
        <w:ind w:end="0"/>
        <w:rPr>
          <w:rtl/>
        </w:rPr>
        <w:pPrChange w:id="20180" w:author="קלוד" w:date="2026-10-11T09:07:24Z">
          <w:pPr>
            <w:pStyle w:val="affff1"/>
            <w:rPr>
              <w:rtl/>
            </w:rPr>
          </w:pPr>
        </w:pPrChange>
      </w:pPr>
      <w:ins w:id="9916" w:author="מספור קטעי משנה" w:date="2026-10-11T09:35:09Z">
        <w:r>
          <w:rPr>
            <w:rStyle w:val="MisparKeta"/>
          </w:rPr>
          <w:t xml:space="preserve">א. </w:t>
        </w:r>
      </w:ins>
      <w:r w:rsidRPr="004E1CB5">
        <w:rPr>
          <w:rtl/>
        </w:rPr>
        <w:t>כל הקדשים [</w:t>
      </w:r>
      <w:r>
        <w:rPr>
          <w:rtl/>
        </w:rPr>
        <w:t>וכו</w:t>
      </w:r>
      <w:r w:rsidR="005608A0">
        <w:rPr>
          <w:rtl/>
        </w:rPr>
        <w:t>'</w:t>
      </w:r>
      <w:r w:rsidRPr="004E1CB5">
        <w:rPr>
          <w:rtl/>
        </w:rPr>
        <w:t>].</w:t>
      </w:r>
    </w:p>
    <w:p>
      <w:pPr>
        <w:pStyle w:val="38"/>
        <w:rPr>
          <w:ins w:id="101502" w:author="מנוע מכני" w:date="2026-10-11T12:04:39Z"/>
        </w:rPr>
      </w:pPr>
      <w:r>
        <w:t>אר</w:t>
      </w:r>
      <w:r>
        <w:t>"</w:t>
      </w:r>
      <w:r>
        <w:t>כ</w:t>
      </w:r>
      <w:r>
        <w:t xml:space="preserve">:</w:t>
      </w:r>
    </w:p>
    <w:p w:rsidR="00DA63EC" w:rsidRDefault="00DA63EC" w:rsidP="00DA63EC">
      <w:pPr>
        <w:tabs>
          <w:tab w:val="left" w:pos="0"/>
        </w:tabs>
        <w:rPr>
          <w:rtl/>
        </w:rPr>
      </w:pPr>
      <w:del w:id="101503" w:author="מנוע מכני" w:date="2026-10-11T12:04:39Z">
        <w:r>
          <w:rPr>
            <w:rtl/>
          </w:rPr>
          <w:delText xml:space="preserve"> </w:delText>
        </w:r>
      </w:del>
      <w:r>
        <w:rPr>
          <w:rFonts w:hint="cs"/>
          <w:rtl/>
        </w:rPr>
        <w:t xml:space="preserve">דווקא </w:t>
      </w:r>
      <w:r>
        <w:rPr>
          <w:rtl/>
        </w:rPr>
        <w:t xml:space="preserve">בשחיטה, אבל בהעלאה – </w:t>
      </w:r>
      <w:r>
        <w:rPr>
          <w:rFonts w:hint="cs"/>
          <w:rtl/>
        </w:rPr>
        <w:t xml:space="preserve">חייב גם </w:t>
      </w:r>
      <w:r>
        <w:rPr>
          <w:rtl/>
        </w:rPr>
        <w:t xml:space="preserve">כרת</w:t>
      </w:r>
      <w:ins w:id="95383" w:author="מנוע מכני" w:date="2026-10-11T12:04:39Z">
        <w:r>
          <w:rPr>
            <w:rtl/>
          </w:rPr>
          <w:t xml:space="preserve"> </w:t>
        </w:r>
      </w:ins>
      <w:del w:id="95384" w:author="מנוע מכני" w:date="2026-10-11T12:04:39Z">
        <w:r>
          <w:rPr>
            <w:rtl/>
          </w:rPr>
          <w:delText xml:space="preserve"> </w:delText>
        </w:r>
        <w:r>
          <w:rPr>
            <w:rFonts w:hint="cs"/>
            <w:rtl/>
          </w:rPr>
          <w:delText xml:space="preserve"> </w:delText>
        </w:r>
      </w:del>
      <w:r w:rsidRPr="0046594B">
        <w:rPr>
          <w:rStyle w:val="afffff0"/>
          <w:rFonts w:hint="cs"/>
          <w:rtl/>
        </w:rPr>
        <w:t>ד'</w:t>
      </w:r>
      <w:ins w:id="91403" w:author="Claude - סמנטי" w:date="2026-10-11T12:26:16Z">
        <w:r>
          <w:rPr>
            <w:rStyle w:val="afffff0"/>
            <w:rtl/>
          </w:rPr>
          <w:t xml:space="preserve">וְאֲלֵיהֶם תֹּאמַר</w:t>
        </w:r>
      </w:ins>
      <w:del w:id="91404" w:author="Claude - סמנטי" w:date="2026-10-11T12:26:16Z">
        <w:r w:rsidRPr="0046594B">
          <w:rPr>
            <w:rStyle w:val="afffff0"/>
            <w:rtl/>
          </w:rPr>
          <w:delText xml:space="preserve">ואליהם תאמר</w:delText>
        </w:r>
      </w:del>
      <w:r w:rsidRPr="0046594B">
        <w:rPr>
          <w:rStyle w:val="afffff0"/>
          <w:rFonts w:hint="cs"/>
          <w:rtl/>
        </w:rPr>
        <w:t>'</w:t>
      </w:r>
      <w:r w:rsidRPr="0046594B">
        <w:rPr>
          <w:rStyle w:val="afffff0"/>
          <w:rtl/>
        </w:rPr>
        <w:t>,</w:t>
      </w:r>
      <w:r>
        <w:rPr>
          <w:rtl/>
        </w:rPr>
        <w:t xml:space="preserve"> על הסמוכין תאמר.</w:t>
      </w:r>
    </w:p>
    <w:p>
      <w:pPr>
        <w:pStyle w:val="38"/>
        <w:rPr>
          <w:ins w:id="101505" w:author="מנוע מכני" w:date="2026-10-11T12:04:39Z"/>
        </w:rPr>
      </w:pPr>
      <w:del w:id="101504" w:author="מנוע מכני" w:date="2026-10-11T12:04:39Z">
        <w:r>
          <w:delText xml:space="preserve">•</w:delText>
        </w:r>
      </w:del>
      <w:r w:rsidRPr="004E1CB5">
        <w:t xml:space="preserve"> </w:t>
      </w:r>
      <w:r w:rsidRPr="004E1CB5">
        <w:t>מתקיף רבה:</w:t>
      </w:r>
    </w:p>
    <w:p w:rsidR="00DA63EC" w:rsidRDefault="00DA63EC" w:rsidP="00DA63EC">
      <w:pPr>
        <w:tabs>
          <w:tab w:val="left" w:pos="0"/>
        </w:tabs>
        <w:rPr>
          <w:rtl/>
        </w:rPr>
      </w:pPr>
      <w:del w:id="101506" w:author="מנוע מכני" w:date="2026-10-11T12:04:39Z">
        <w:r>
          <w:rPr>
            <w:rtl/>
          </w:rPr>
          <w:delText xml:space="preserve"> </w:delText>
        </w:r>
      </w:del>
      <w:r>
        <w:rPr>
          <w:rtl/>
        </w:rPr>
        <w:t xml:space="preserve">מי כתיב ועליהם תאמר?</w:t>
      </w:r>
      <w:r w:rsidRPr="00464129">
        <w:rPr>
          <w:rStyle w:val="afffff0"/>
          <w:rtl/>
        </w:rPr>
        <w:t xml:space="preserve"> </w:t>
      </w:r>
      <w:r w:rsidRPr="00464129">
        <w:rPr>
          <w:rStyle w:val="afffff0"/>
          <w:rFonts w:hint="cs"/>
          <w:rtl/>
        </w:rPr>
        <w:t>'</w:t>
      </w:r>
      <w:ins w:id="91405" w:author="Claude - סמנטי" w:date="2026-10-11T12:26:16Z">
        <w:r>
          <w:rPr>
            <w:rStyle w:val="afffff0"/>
            <w:rtl/>
          </w:rPr>
          <w:t xml:space="preserve">אֲלֵיהֶם</w:t>
        </w:r>
      </w:ins>
      <w:del w:id="91406" w:author="Claude - סמנטי" w:date="2026-10-11T12:26:16Z">
        <w:r w:rsidRPr="00464129">
          <w:rPr>
            <w:rStyle w:val="afffff0"/>
            <w:rtl/>
          </w:rPr>
          <w:delText xml:space="preserve">אליהם</w:delText>
        </w:r>
      </w:del>
      <w:r w:rsidRPr="00464129">
        <w:rPr>
          <w:rStyle w:val="afffff0"/>
          <w:rFonts w:hint="cs"/>
          <w:rtl/>
        </w:rPr>
        <w:t>'</w:t>
      </w:r>
      <w:r w:rsidRPr="00464129">
        <w:rPr>
          <w:rStyle w:val="afffff0"/>
          <w:rtl/>
        </w:rPr>
        <w:t xml:space="preserve"> </w:t>
      </w:r>
      <w:r>
        <w:rPr>
          <w:rtl/>
        </w:rPr>
        <w:t xml:space="preserve">כתיב </w:t>
      </w:r>
    </w:p>
    <w:p>
      <w:pPr>
        <w:pStyle w:val="38"/>
        <w:rPr>
          <w:ins w:id="101613" w:author="מנוע מכני" w:date="2026-10-11T12:04:39Z"/>
        </w:rPr>
      </w:pPr>
      <w:r w:rsidRPr="004E1CB5">
        <w:t>ועוד</w:t>
      </w:r>
      <w:r>
        <w:t xml:space="preserve"> </w:t>
      </w:r>
      <w:r>
        <w:t xml:space="preserve">תניא</w:t>
      </w:r>
      <w:r>
        <w:t xml:space="preserve">,</w:t>
      </w:r>
    </w:p>
    <w:p w:rsidR="00DA63EC" w:rsidRDefault="00DA63EC" w:rsidP="00DA63EC">
      <w:pPr>
        <w:tabs>
          <w:tab w:val="left" w:pos="0"/>
        </w:tabs>
        <w:rPr>
          <w:rtl/>
        </w:rPr>
      </w:pPr>
      <w:del w:id="101614" w:author="מנוע מכני" w:date="2026-10-11T12:04:39Z">
        <w:r>
          <w:rPr>
            <w:rtl/>
          </w:rPr>
          <w:delText xml:space="preserve"> </w:delText>
        </w:r>
      </w:del>
      <w:r>
        <w:rPr>
          <w:rtl/>
        </w:rPr>
        <w:t xml:space="preserve">ארבעה כללות היה </w:t>
      </w:r>
      <w:ins w:id="90535" w:author="מנוע מכני" w:date="2026-10-11T12:04:39Z">
        <w:r>
          <w:rPr>
            <w:rStyle w:val="2fb"/>
            <w:rtl/>
          </w:rPr>
          <w:t xml:space="preserve">ר"ש</w:t>
        </w:r>
      </w:ins>
      <w:del w:id="90536" w:author="מנוע מכני" w:date="2026-10-11T12:04:39Z">
        <w:r>
          <w:rPr>
            <w:rtl/>
          </w:rPr>
          <w:delText xml:space="preserve">רבי שמעון</w:delText>
        </w:r>
      </w:del>
      <w:r>
        <w:rPr>
          <w:rtl/>
        </w:rPr>
        <w:t xml:space="preserve"> אומר בקדשים: </w:t>
      </w:r>
    </w:p>
    <w:p w:rsidR="00DA63EC" w:rsidRDefault="00DA63EC" w:rsidP="00DA63EC">
      <w:pPr>
        <w:tabs>
          <w:tab w:val="left" w:pos="0"/>
        </w:tabs>
        <w:rPr>
          <w:rtl/>
        </w:rPr>
      </w:pPr>
      <w:r>
        <w:rPr>
          <w:rtl/>
        </w:rPr>
        <w:t xml:space="preserve">הקדישן בשעת איסור הבמות ושחט והעלה בשעת איסור הבמות בחוץ </w:t>
      </w:r>
    </w:p>
    <w:p w:rsidR="00DA63EC" w:rsidRDefault="00DA63EC" w:rsidP="00DA63EC">
      <w:pPr>
        <w:tabs>
          <w:tab w:val="left" w:pos="0"/>
        </w:tabs>
        <w:rPr>
          <w:rtl/>
        </w:rPr>
      </w:pPr>
      <w:r>
        <w:rPr>
          <w:rtl/>
        </w:rPr>
        <w:tab/>
        <w:t xml:space="preserve">- הרי הן בעשה ולא תעשה ויש בהן כרת, </w:t>
      </w:r>
    </w:p>
    <w:p w:rsidR="00DA63EC" w:rsidRDefault="00DA63EC" w:rsidP="00DA63EC">
      <w:pPr>
        <w:tabs>
          <w:tab w:val="left" w:pos="0"/>
        </w:tabs>
        <w:rPr>
          <w:rtl/>
        </w:rPr>
      </w:pPr>
      <w:r>
        <w:rPr>
          <w:rtl/>
        </w:rPr>
        <w:t xml:space="preserve">הקדישן בשעת היתר הבמות ושחט והעלה בשעת איסור הבמות </w:t>
      </w:r>
    </w:p>
    <w:p w:rsidR="00DA63EC" w:rsidRDefault="00DA63EC" w:rsidP="00DA63EC">
      <w:pPr>
        <w:tabs>
          <w:tab w:val="left" w:pos="0"/>
        </w:tabs>
        <w:rPr>
          <w:rtl/>
        </w:rPr>
      </w:pPr>
      <w:r>
        <w:rPr>
          <w:rtl/>
        </w:rPr>
        <w:tab/>
        <w:t xml:space="preserve">- הרי הן בעשה ולא תעשה ואין בהן כרת, </w:t>
      </w:r>
    </w:p>
    <w:p w:rsidR="00DA63EC" w:rsidRDefault="00DA63EC" w:rsidP="00DA63EC">
      <w:pPr>
        <w:tabs>
          <w:tab w:val="left" w:pos="0"/>
        </w:tabs>
        <w:rPr>
          <w:rtl/>
        </w:rPr>
      </w:pPr>
      <w:r>
        <w:rPr>
          <w:rtl/>
        </w:rPr>
        <w:t xml:space="preserve">הקדישן בשעת איסור הבמות ושחט והעלה בחוץ בשעת היתר הבמות </w:t>
      </w:r>
    </w:p>
    <w:p w:rsidR="00DA63EC" w:rsidRDefault="00DA63EC" w:rsidP="00DA63EC">
      <w:pPr>
        <w:tabs>
          <w:tab w:val="left" w:pos="0"/>
        </w:tabs>
        <w:rPr>
          <w:rtl/>
        </w:rPr>
      </w:pPr>
      <w:r>
        <w:rPr>
          <w:rtl/>
        </w:rPr>
        <w:tab/>
        <w:t xml:space="preserve">- הרי הן בעשה ואין בהן בלא תעשה, </w:t>
      </w:r>
    </w:p>
    <w:p w:rsidR="00DA63EC" w:rsidRDefault="00DA63EC" w:rsidP="00DA63EC">
      <w:pPr>
        <w:tabs>
          <w:tab w:val="left" w:pos="0"/>
        </w:tabs>
        <w:rPr>
          <w:rtl/>
        </w:rPr>
      </w:pPr>
      <w:r>
        <w:rPr>
          <w:rtl/>
        </w:rPr>
        <w:t xml:space="preserve">הקדישן בשעת היתר הבמות ושחט והעלה בשעת היתר הבמות - פטור מכלום, </w:t>
      </w:r>
    </w:p>
    <w:p w:rsidR="00DA63EC" w:rsidRDefault="00DA63EC" w:rsidP="00DA63EC">
      <w:pPr>
        <w:tabs>
          <w:tab w:val="left" w:pos="0"/>
        </w:tabs>
        <w:rPr>
          <w:b/>
          <w:bCs/>
          <w:rtl/>
        </w:rPr>
      </w:pPr>
      <w:r w:rsidRPr="004E1CB5">
        <w:rPr>
          <w:b/>
          <w:bCs/>
          <w:rtl/>
        </w:rPr>
        <w:t xml:space="preserve">תיובתא </w:t>
      </w:r>
      <w:ins w:id="90537" w:author="מנוע מכני" w:date="2026-10-11T12:04:39Z">
        <w:r>
          <w:rPr>
            <w:rStyle w:val="2fb"/>
            <w:b/>
            <w:bCs/>
            <w:rtl/>
          </w:rPr>
          <w:t xml:space="preserve">דר"כ</w:t>
        </w:r>
      </w:ins>
      <w:del w:id="90538" w:author="מנוע מכני" w:date="2026-10-11T12:04:39Z">
        <w:r w:rsidRPr="004E1CB5">
          <w:rPr>
            <w:b/>
            <w:bCs/>
            <w:rtl/>
          </w:rPr>
          <w:delText xml:space="preserve">דרב כהנא</w:delText>
        </w:r>
      </w:del>
      <w:r w:rsidRPr="004E1CB5">
        <w:rPr>
          <w:b/>
          <w:bCs/>
          <w:rtl/>
        </w:rPr>
        <w:t xml:space="preserve">! תיובתא.</w:t>
      </w:r>
    </w:p>
    <w:p w:rsidR="00DA63EC" w:rsidRDefault="00DA63EC" w:rsidP="00DA63EC">
      <w:pPr>
        <w:pStyle w:val="affffd"/>
        <w:rPr>
          <w:del w:id="90208" w:author="מנוע עיצוב" w:date="2026-10-11T12:09:26Z"/>
          <w:rtl/>
        </w:rPr>
      </w:pPr>
      <w:del w:id="90207" w:author="מנוע עיצוב" w:date="2026-10-11T12:09:26Z">
        <w:r>
          <w:rPr>
            <w:rtl/>
          </w:rPr>
          <w:delText xml:space="preserve">׹</w:delText>
        </w:r>
      </w:del>
    </w:p>
    <w:p w:rsidR="00DA63EC" w:rsidRDefault="00DA63EC" w:rsidP="00DA63EC">
      <w:pPr>
        <w:pStyle w:val="affff1"/>
        <w:ind w:end="0"/>
        <w:rPr>
          <w:rtl/>
        </w:rPr>
        <w:pPrChange w:id="20181" w:author="קלוד" w:date="2026-10-11T09:07:24Z">
          <w:pPr>
            <w:pStyle w:val="affff1"/>
            <w:rPr>
              <w:rtl/>
            </w:rPr>
          </w:pPr>
        </w:pPrChange>
      </w:pPr>
      <w:ins w:id="9917" w:author="מספור קטעי משנה" w:date="2026-10-11T09:35:09Z">
        <w:r>
          <w:rPr>
            <w:rStyle w:val="MisparKeta"/>
          </w:rPr>
          <w:t xml:space="preserve">ב. </w:t>
        </w:r>
      </w:ins>
      <w:r>
        <w:rPr>
          <w:rtl/>
        </w:rPr>
        <w:t>ואלו קדשים [וכו</w:t>
      </w:r>
      <w:r w:rsidR="005608A0">
        <w:rPr>
          <w:rtl/>
        </w:rPr>
        <w:t>'</w:t>
      </w:r>
      <w:r>
        <w:rPr>
          <w:rtl/>
        </w:rPr>
        <w:t>].</w:t>
      </w:r>
    </w:p>
    <w:p w:rsidR="00DA63EC" w:rsidRDefault="00DA63EC" w:rsidP="00DA63EC">
      <w:pPr>
        <w:tabs>
          <w:tab w:val="left" w:pos="0"/>
        </w:tabs>
        <w:rPr>
          <w:rtl/>
        </w:rPr>
      </w:pPr>
      <w:r>
        <w:rPr>
          <w:rtl/>
        </w:rPr>
        <w:t>סמיכה, ד</w:t>
      </w:r>
      <w:r>
        <w:rPr>
          <w:rFonts w:hint="cs"/>
          <w:rtl/>
        </w:rPr>
        <w:t>'</w:t>
      </w:r>
      <w:ins w:id="91407" w:author="Claude - סמנטי" w:date="2026-10-11T12:26:16Z">
        <w:r>
          <w:rPr>
            <w:rStyle w:val="afffff0"/>
            <w:rtl/>
          </w:rPr>
          <w:t xml:space="preserve">לִפְנֵי ה</w:t>
        </w:r>
      </w:ins>
      <w:del w:id="91408" w:author="Claude - סמנטי" w:date="2026-10-11T12:26:16Z">
        <w:r>
          <w:rPr>
            <w:rtl/>
          </w:rPr>
          <w:delText xml:space="preserve">לפני ה</w:delText>
        </w:r>
      </w:del>
      <w:r w:rsidR="005608A0">
        <w:rPr>
          <w:rtl/>
        </w:rPr>
        <w:t>'</w:t>
      </w:r>
      <w:r>
        <w:rPr>
          <w:rtl/>
        </w:rPr>
        <w:t xml:space="preserve"> וסמך.</w:t>
      </w:r>
    </w:p>
    <w:p w:rsidR="00DA63EC" w:rsidRDefault="00DA63EC" w:rsidP="00DA63EC">
      <w:pPr>
        <w:tabs>
          <w:tab w:val="left" w:pos="0"/>
        </w:tabs>
        <w:rPr>
          <w:rtl/>
        </w:rPr>
      </w:pPr>
      <w:r>
        <w:rPr>
          <w:rtl/>
        </w:rPr>
        <w:t xml:space="preserve">שחיטת צפון, </w:t>
      </w:r>
      <w:r w:rsidRPr="0046594B">
        <w:rPr>
          <w:rStyle w:val="afffff0"/>
          <w:rtl/>
        </w:rPr>
        <w:t>ד</w:t>
      </w:r>
      <w:r w:rsidRPr="0046594B">
        <w:rPr>
          <w:rStyle w:val="afffff0"/>
          <w:rFonts w:hint="cs"/>
          <w:rtl/>
        </w:rPr>
        <w:t>'</w:t>
      </w:r>
      <w:ins w:id="91409" w:author="Claude - סמנטי" w:date="2026-10-11T12:26:16Z">
        <w:r>
          <w:rPr>
            <w:rStyle w:val="afffff0"/>
            <w:rtl/>
          </w:rPr>
          <w:t xml:space="preserve">צָפוֹנָה לִפְנֵי ה</w:t>
        </w:r>
      </w:ins>
      <w:del w:id="91410" w:author="Claude - סמנטי" w:date="2026-10-11T12:26:16Z">
        <w:r w:rsidRPr="0046594B">
          <w:rPr>
            <w:rStyle w:val="afffff0"/>
            <w:rtl/>
          </w:rPr>
          <w:delText xml:space="preserve">צפונה לפני ה</w:delText>
        </w:r>
      </w:del>
      <w:r w:rsidRPr="0046594B">
        <w:rPr>
          <w:rStyle w:val="afffff0"/>
          <w:rtl/>
        </w:rPr>
        <w:t xml:space="preserve">'.</w:t>
      </w:r>
    </w:p>
    <w:p w:rsidR="00DA63EC" w:rsidRDefault="00DA63EC" w:rsidP="00DA63EC">
      <w:pPr>
        <w:tabs>
          <w:tab w:val="left" w:pos="0"/>
        </w:tabs>
        <w:rPr>
          <w:rtl/>
        </w:rPr>
      </w:pPr>
      <w:r>
        <w:rPr>
          <w:rtl/>
        </w:rPr>
        <w:t xml:space="preserve">מתנות סביב, </w:t>
      </w:r>
      <w:r w:rsidRPr="0046594B">
        <w:rPr>
          <w:rStyle w:val="afffff0"/>
          <w:rtl/>
        </w:rPr>
        <w:t>ד</w:t>
      </w:r>
      <w:r w:rsidRPr="0046594B">
        <w:rPr>
          <w:rStyle w:val="afffff0"/>
          <w:rFonts w:hint="cs"/>
          <w:rtl/>
        </w:rPr>
        <w:t>'</w:t>
      </w:r>
      <w:r w:rsidRPr="0046594B">
        <w:rPr>
          <w:rStyle w:val="afffff0"/>
          <w:rtl/>
        </w:rPr>
        <w:t>וזרק על המזבח סביב</w:t>
      </w:r>
      <w:r w:rsidRPr="0046594B">
        <w:rPr>
          <w:rStyle w:val="afffff0"/>
          <w:rFonts w:hint="cs"/>
          <w:rtl/>
        </w:rPr>
        <w:t>'</w:t>
      </w:r>
      <w:r w:rsidRPr="0046594B">
        <w:rPr>
          <w:rStyle w:val="afffff0"/>
          <w:rtl/>
        </w:rPr>
        <w:t xml:space="preserve"> </w:t>
      </w:r>
    </w:p>
    <w:p w:rsidR="00DA63EC" w:rsidRDefault="00DA63EC" w:rsidP="00DA63EC">
      <w:pPr>
        <w:tabs>
          <w:tab w:val="left" w:pos="0"/>
        </w:tabs>
        <w:rPr>
          <w:rtl/>
        </w:rPr>
      </w:pPr>
      <w:r>
        <w:rPr>
          <w:rtl/>
        </w:rPr>
        <w:t xml:space="preserve">תנופה, </w:t>
      </w:r>
      <w:r w:rsidRPr="0046594B">
        <w:rPr>
          <w:rStyle w:val="afffff0"/>
          <w:rFonts w:hint="cs"/>
          <w:rtl/>
        </w:rPr>
        <w:t>ד'</w:t>
      </w:r>
      <w:r w:rsidRPr="0046594B">
        <w:rPr>
          <w:rStyle w:val="afffff0"/>
          <w:rtl/>
        </w:rPr>
        <w:t xml:space="preserve">והניף הכהן לפני ה</w:t>
      </w:r>
      <w:r w:rsidRPr="0046594B">
        <w:rPr>
          <w:rStyle w:val="afffff0"/>
          <w:rtl/>
        </w:rPr>
        <w:t xml:space="preserve">'.</w:t>
      </w:r>
    </w:p>
    <w:p w:rsidR="00DA63EC" w:rsidRDefault="00DA63EC" w:rsidP="00DA63EC">
      <w:pPr>
        <w:tabs>
          <w:tab w:val="left" w:pos="0"/>
        </w:tabs>
        <w:rPr>
          <w:rtl/>
        </w:rPr>
      </w:pPr>
      <w:r>
        <w:rPr>
          <w:rtl/>
        </w:rPr>
        <w:t xml:space="preserve">הגשה, </w:t>
      </w:r>
      <w:r w:rsidRPr="0046594B">
        <w:rPr>
          <w:rStyle w:val="afffff0"/>
          <w:rtl/>
        </w:rPr>
        <w:t>ד</w:t>
      </w:r>
      <w:r w:rsidRPr="0046594B">
        <w:rPr>
          <w:rStyle w:val="afffff0"/>
          <w:rFonts w:hint="cs"/>
          <w:rtl/>
        </w:rPr>
        <w:t>'</w:t>
      </w:r>
      <w:ins w:id="91411" w:author="Claude - סמנטי" w:date="2026-10-11T12:26:16Z">
        <w:r>
          <w:rPr>
            <w:rStyle w:val="afffff0"/>
            <w:rtl/>
          </w:rPr>
          <w:t xml:space="preserve">וְהִגִּישָׁהּ אֶל הַמִּזְבֵּחַ</w:t>
        </w:r>
      </w:ins>
      <w:del w:id="91412" w:author="Claude - סמנטי" w:date="2026-10-11T12:26:16Z">
        <w:r w:rsidRPr="0046594B">
          <w:rPr>
            <w:rStyle w:val="afffff0"/>
            <w:rtl/>
          </w:rPr>
          <w:delText xml:space="preserve">והגישה אל המזבח</w:delText>
        </w:r>
      </w:del>
      <w:r w:rsidRPr="0046594B">
        <w:rPr>
          <w:rStyle w:val="afffff0"/>
          <w:rFonts w:hint="cs"/>
          <w:rtl/>
        </w:rPr>
        <w:t>'</w:t>
      </w:r>
      <w:r w:rsidRPr="0046594B">
        <w:rPr>
          <w:rStyle w:val="afffff0"/>
          <w:rtl/>
        </w:rPr>
        <w:t>.</w:t>
      </w:r>
    </w:p>
    <w:p w:rsidR="00DA63EC" w:rsidRDefault="00DA63EC" w:rsidP="00DA63EC">
      <w:pPr>
        <w:pStyle w:val="affffd"/>
        <w:rPr>
          <w:del w:id="90210" w:author="מנוע עיצוב" w:date="2026-10-11T12:09:26Z"/>
          <w:rtl/>
        </w:rPr>
      </w:pPr>
      <w:del w:id="90209" w:author="מנוע עיצוב" w:date="2026-10-11T12:09:26Z">
        <w:r>
          <w:rPr>
            <w:rtl/>
          </w:rPr>
          <w:delText xml:space="preserve">׹</w:delText>
        </w:r>
      </w:del>
    </w:p>
    <w:p w:rsidR="00DA63EC" w:rsidRDefault="00DA63EC" w:rsidP="00DA63EC">
      <w:pPr>
        <w:pStyle w:val="affff1"/>
        <w:ind w:end="0"/>
        <w:rPr>
          <w:rtl/>
        </w:rPr>
        <w:pPrChange w:id="20182" w:author="קלוד" w:date="2026-10-11T09:07:24Z">
          <w:pPr>
            <w:pStyle w:val="affff1"/>
            <w:rPr>
              <w:rtl/>
            </w:rPr>
          </w:pPr>
        </w:pPrChange>
      </w:pPr>
      <w:ins w:id="9918" w:author="מספור קטעי משנה" w:date="2026-10-11T09:35:09Z">
        <w:r>
          <w:rPr>
            <w:rStyle w:val="MisparKeta"/>
          </w:rPr>
          <w:t xml:space="preserve">ב. </w:t>
        </w:r>
      </w:ins>
      <w:r>
        <w:rPr>
          <w:rtl/>
        </w:rPr>
        <w:lastRenderedPageBreak/>
        <w:t>רבי יהודה אומר: אין מנחה בבמה.</w:t>
      </w:r>
    </w:p>
    <w:p>
      <w:pPr>
        <w:pStyle w:val="38"/>
        <w:rPr>
          <w:ins w:id="101507" w:author="מנוע מכני" w:date="2026-10-11T12:04:39Z"/>
        </w:rPr>
      </w:pPr>
      <w:del w:id="101744" w:author="מנוע מכני" w:date="2026-10-11T12:04:39Z">
        <w:r>
          <w:delText xml:space="preserve">אמר </w:delText>
        </w:r>
      </w:del>
      <w:r>
        <w:t xml:space="preserve">רב ששת:</w:t>
      </w:r>
    </w:p>
    <w:p w:rsidR="00DA63EC" w:rsidRDefault="00DA63EC" w:rsidP="00DA63EC">
      <w:pPr>
        <w:tabs>
          <w:tab w:val="left" w:pos="0"/>
        </w:tabs>
        <w:rPr>
          <w:rtl/>
        </w:rPr>
      </w:pPr>
      <w:del w:id="101508" w:author="מנוע מכני" w:date="2026-10-11T12:04:39Z">
        <w:r>
          <w:rPr>
            <w:rtl/>
          </w:rPr>
          <w:delText xml:space="preserve"> </w:delText>
        </w:r>
      </w:del>
      <w:r>
        <w:rPr>
          <w:rtl/>
        </w:rPr>
        <w:t xml:space="preserve">לדברי האומר יש מנחה בבמה - יש עופות בבמה, </w:t>
      </w:r>
    </w:p>
    <w:p w:rsidR="00DA63EC" w:rsidRDefault="00DA63EC" w:rsidP="00DA63EC">
      <w:pPr>
        <w:tabs>
          <w:tab w:val="left" w:pos="0"/>
        </w:tabs>
        <w:rPr>
          <w:rtl/>
        </w:rPr>
      </w:pPr>
      <w:r>
        <w:rPr>
          <w:rtl/>
        </w:rPr>
        <w:tab/>
        <w:t>לדברי האומר אין מנחה בבמה - אין עופות בבמה, זבחים - ולא מנחות, ולא עופות.</w:t>
      </w:r>
    </w:p>
    <w:p w:rsidR="00DA63EC" w:rsidRDefault="00DA63EC" w:rsidP="00DA63EC">
      <w:pPr>
        <w:tabs>
          <w:tab w:val="left" w:pos="0"/>
        </w:tabs>
        <w:rPr>
          <w:rtl/>
        </w:rPr>
      </w:pPr>
      <w:r>
        <w:rPr>
          <w:rtl/>
        </w:rPr>
        <w:t xml:space="preserve">וכהן, </w:t>
      </w:r>
      <w:r w:rsidRPr="0046594B">
        <w:rPr>
          <w:rStyle w:val="afffff0"/>
          <w:rtl/>
        </w:rPr>
        <w:t>ד</w:t>
      </w:r>
      <w:r w:rsidRPr="0046594B">
        <w:rPr>
          <w:rStyle w:val="afffff0"/>
          <w:rFonts w:hint="cs"/>
          <w:rtl/>
        </w:rPr>
        <w:t>'</w:t>
      </w:r>
      <w:ins w:id="91413" w:author="Claude - סמנטי" w:date="2026-10-11T12:26:16Z">
        <w:r>
          <w:rPr>
            <w:rStyle w:val="afffff0"/>
            <w:rtl/>
          </w:rPr>
          <w:t xml:space="preserve">וְזָרַק הַכֹּהֵן</w:t>
        </w:r>
      </w:ins>
      <w:del w:id="91414" w:author="Claude - סמנטי" w:date="2026-10-11T12:26:16Z">
        <w:r w:rsidRPr="0046594B">
          <w:rPr>
            <w:rStyle w:val="afffff0"/>
            <w:rtl/>
          </w:rPr>
          <w:delText xml:space="preserve">וזרק הכהן</w:delText>
        </w:r>
      </w:del>
      <w:r w:rsidRPr="0046594B">
        <w:rPr>
          <w:rStyle w:val="afffff0"/>
          <w:rFonts w:hint="cs"/>
          <w:rtl/>
        </w:rPr>
        <w:t>'</w:t>
      </w:r>
      <w:r w:rsidRPr="0046594B">
        <w:rPr>
          <w:rStyle w:val="afffff0"/>
          <w:rtl/>
        </w:rPr>
        <w:t>.</w:t>
      </w:r>
    </w:p>
    <w:p w:rsidR="00DA63EC" w:rsidRDefault="00DA63EC" w:rsidP="00DA63EC">
      <w:pPr>
        <w:tabs>
          <w:tab w:val="left" w:pos="0"/>
        </w:tabs>
        <w:rPr>
          <w:rtl/>
        </w:rPr>
      </w:pPr>
      <w:r>
        <w:rPr>
          <w:rtl/>
        </w:rPr>
        <w:t>בגדי שרת,</w:t>
      </w:r>
      <w:r w:rsidRPr="00464129">
        <w:rPr>
          <w:rStyle w:val="afffff0"/>
          <w:rtl/>
        </w:rPr>
        <w:t xml:space="preserve"> </w:t>
      </w:r>
      <w:r w:rsidRPr="00464129">
        <w:rPr>
          <w:rStyle w:val="afffff0"/>
          <w:rFonts w:hint="cs"/>
          <w:rtl/>
        </w:rPr>
        <w:t>'</w:t>
      </w:r>
      <w:ins w:id="91415" w:author="Claude - סמנטי" w:date="2026-10-11T12:26:16Z">
        <w:r>
          <w:rPr>
            <w:rStyle w:val="afffff0"/>
            <w:rtl/>
          </w:rPr>
          <w:t xml:space="preserve">לְשָׁרֵת בַּקֹּדֶשׁ</w:t>
        </w:r>
      </w:ins>
      <w:del w:id="91416" w:author="Claude - סמנטי" w:date="2026-10-11T12:26:16Z">
        <w:r w:rsidRPr="00464129">
          <w:rPr>
            <w:rStyle w:val="afffff0"/>
            <w:rtl/>
          </w:rPr>
          <w:delText xml:space="preserve">לשרת בקדש</w:delText>
        </w:r>
      </w:del>
      <w:r w:rsidRPr="00464129">
        <w:rPr>
          <w:rStyle w:val="afffff0"/>
          <w:rFonts w:hint="cs"/>
          <w:rtl/>
        </w:rPr>
        <w:t>'</w:t>
      </w:r>
      <w:r w:rsidRPr="00464129">
        <w:rPr>
          <w:rStyle w:val="afffff0"/>
          <w:rtl/>
        </w:rPr>
        <w:t>.</w:t>
      </w:r>
    </w:p>
    <w:p w:rsidR="00DA63EC" w:rsidRDefault="00DA63EC" w:rsidP="00DA63EC">
      <w:pPr>
        <w:tabs>
          <w:tab w:val="left" w:pos="0"/>
        </w:tabs>
        <w:rPr>
          <w:rtl/>
        </w:rPr>
      </w:pPr>
      <w:r>
        <w:rPr>
          <w:rtl/>
        </w:rPr>
        <w:t>וכלי שרת,</w:t>
      </w:r>
      <w:r w:rsidRPr="00464129">
        <w:rPr>
          <w:rStyle w:val="afffff0"/>
          <w:rtl/>
        </w:rPr>
        <w:t xml:space="preserve"> </w:t>
      </w:r>
      <w:r w:rsidRPr="00464129">
        <w:rPr>
          <w:rStyle w:val="afffff0"/>
          <w:rFonts w:hint="cs"/>
          <w:rtl/>
        </w:rPr>
        <w:t>'</w:t>
      </w:r>
      <w:ins w:id="91417" w:author="Claude - סמנטי" w:date="2026-10-11T12:26:16Z">
        <w:r>
          <w:rPr>
            <w:rStyle w:val="afffff0"/>
            <w:rtl/>
          </w:rPr>
          <w:t xml:space="preserve">אֲשֶׁר יְשָׁרְתוּ בָם בַּקּוֹדֶשׁ</w:t>
        </w:r>
      </w:ins>
      <w:del w:id="91418" w:author="Claude - סמנטי" w:date="2026-10-11T12:26:16Z">
        <w:r w:rsidRPr="00464129">
          <w:rPr>
            <w:rStyle w:val="afffff0"/>
            <w:rtl/>
          </w:rPr>
          <w:delText xml:space="preserve">אשר ישרתו בם בקודש</w:delText>
        </w:r>
      </w:del>
      <w:r w:rsidRPr="00464129">
        <w:rPr>
          <w:rStyle w:val="afffff0"/>
          <w:rFonts w:hint="cs"/>
          <w:rtl/>
        </w:rPr>
        <w:t>'</w:t>
      </w:r>
      <w:r w:rsidRPr="00464129">
        <w:rPr>
          <w:rStyle w:val="afffff0"/>
          <w:rtl/>
        </w:rPr>
        <w:t>.</w:t>
      </w:r>
    </w:p>
    <w:p w:rsidR="00DA63EC" w:rsidRDefault="00DA63EC" w:rsidP="00DA63EC">
      <w:pPr>
        <w:tabs>
          <w:tab w:val="left" w:pos="0"/>
        </w:tabs>
        <w:rPr>
          <w:rtl/>
        </w:rPr>
      </w:pPr>
      <w:r>
        <w:rPr>
          <w:rtl/>
        </w:rPr>
        <w:t>לריח ניחוח,</w:t>
      </w:r>
      <w:r w:rsidRPr="00464129">
        <w:rPr>
          <w:rStyle w:val="afffff0"/>
          <w:rtl/>
        </w:rPr>
        <w:t xml:space="preserve"> </w:t>
      </w:r>
      <w:r w:rsidRPr="00464129">
        <w:rPr>
          <w:rStyle w:val="afffff0"/>
          <w:rFonts w:hint="cs"/>
          <w:rtl/>
        </w:rPr>
        <w:t>'</w:t>
      </w:r>
      <w:ins w:id="91419" w:author="Claude - סמנטי" w:date="2026-10-11T12:26:16Z">
        <w:r>
          <w:rPr>
            <w:rStyle w:val="afffff0"/>
            <w:rtl/>
          </w:rPr>
          <w:t xml:space="preserve">לְרֵיחַ נִיחוֹחַ לַה</w:t>
        </w:r>
      </w:ins>
      <w:del w:id="91420" w:author="Claude - סמנטי" w:date="2026-10-11T12:26:16Z">
        <w:r w:rsidRPr="00464129">
          <w:rPr>
            <w:rStyle w:val="afffff0"/>
            <w:rtl/>
          </w:rPr>
          <w:delText xml:space="preserve">לריח ניחוח לה</w:delText>
        </w:r>
      </w:del>
      <w:r w:rsidRPr="00464129">
        <w:rPr>
          <w:rStyle w:val="afffff0"/>
          <w:rtl/>
        </w:rPr>
        <w:t xml:space="preserve">'.</w:t>
      </w:r>
    </w:p>
    <w:p w:rsidR="00DA63EC" w:rsidRDefault="00DA63EC" w:rsidP="00DA63EC">
      <w:pPr>
        <w:tabs>
          <w:tab w:val="left" w:pos="0"/>
        </w:tabs>
        <w:rPr>
          <w:rtl/>
        </w:rPr>
      </w:pPr>
      <w:r>
        <w:rPr>
          <w:rtl/>
        </w:rPr>
        <w:t xml:space="preserve">מחיצה בדמים, </w:t>
      </w:r>
      <w:r w:rsidRPr="0046594B">
        <w:rPr>
          <w:rStyle w:val="afffff0"/>
          <w:rtl/>
        </w:rPr>
        <w:t>ד</w:t>
      </w:r>
      <w:r w:rsidRPr="0046594B">
        <w:rPr>
          <w:rStyle w:val="afffff0"/>
          <w:rFonts w:hint="cs"/>
          <w:rtl/>
        </w:rPr>
        <w:t>'</w:t>
      </w:r>
      <w:ins w:id="91421" w:author="Claude - סמנטי" w:date="2026-10-11T12:26:16Z">
        <w:r>
          <w:rPr>
            <w:rStyle w:val="afffff0"/>
            <w:rtl/>
          </w:rPr>
          <w:t xml:space="preserve">וְהָיְתָה הָרֶשֶׁת עַד חֲצִי הַמִּזְבֵּחַ</w:t>
        </w:r>
      </w:ins>
      <w:del w:id="91422" w:author="Claude - סמנטי" w:date="2026-10-11T12:26:16Z">
        <w:r w:rsidRPr="0046594B">
          <w:rPr>
            <w:rStyle w:val="afffff0"/>
            <w:rtl/>
          </w:rPr>
          <w:delText xml:space="preserve">והיתה הרשת עד חצי המזבח</w:delText>
        </w:r>
      </w:del>
      <w:r w:rsidRPr="0046594B">
        <w:rPr>
          <w:rStyle w:val="afffff0"/>
          <w:rFonts w:hint="cs"/>
          <w:rtl/>
        </w:rPr>
        <w:t>'</w:t>
      </w:r>
      <w:r w:rsidRPr="0046594B">
        <w:rPr>
          <w:rStyle w:val="afffff0"/>
          <w:rtl/>
        </w:rPr>
        <w:t>.</w:t>
      </w:r>
    </w:p>
    <w:p w:rsidR="00DA63EC" w:rsidRDefault="00DA63EC" w:rsidP="00DA63EC">
      <w:pPr>
        <w:tabs>
          <w:tab w:val="left" w:pos="0"/>
        </w:tabs>
        <w:rPr>
          <w:rtl/>
        </w:rPr>
      </w:pPr>
      <w:r>
        <w:rPr>
          <w:rtl/>
        </w:rPr>
        <w:t xml:space="preserve">ריחוץ ידים, </w:t>
      </w:r>
      <w:r w:rsidRPr="0046594B">
        <w:rPr>
          <w:rStyle w:val="afffff0"/>
          <w:rtl/>
        </w:rPr>
        <w:t>ד</w:t>
      </w:r>
      <w:r w:rsidRPr="0046594B">
        <w:rPr>
          <w:rStyle w:val="afffff0"/>
          <w:rFonts w:hint="cs"/>
          <w:rtl/>
        </w:rPr>
        <w:t>'</w:t>
      </w:r>
      <w:ins w:id="91423" w:author="Claude - סמנטי" w:date="2026-10-11T12:26:16Z">
        <w:r>
          <w:rPr>
            <w:rStyle w:val="afffff0"/>
            <w:rtl/>
          </w:rPr>
          <w:t xml:space="preserve">וּבְקָרְבָתָם אֶל הַמִּזְבֵּחַ יִרְחָצוּ</w:t>
        </w:r>
      </w:ins>
      <w:del w:id="91424" w:author="Claude - סמנטי" w:date="2026-10-11T12:26:16Z">
        <w:r w:rsidRPr="0046594B">
          <w:rPr>
            <w:rStyle w:val="afffff0"/>
            <w:rtl/>
          </w:rPr>
          <w:delText xml:space="preserve">ובקרבתם אל המזבח ירחצו</w:delText>
        </w:r>
      </w:del>
      <w:r w:rsidRPr="0046594B">
        <w:rPr>
          <w:rStyle w:val="afffff0"/>
          <w:rFonts w:hint="cs"/>
          <w:rtl/>
        </w:rPr>
        <w:t>'</w:t>
      </w:r>
      <w:r w:rsidRPr="0046594B">
        <w:rPr>
          <w:rStyle w:val="afffff0"/>
          <w:rtl/>
        </w:rPr>
        <w:t>.</w:t>
      </w:r>
    </w:p>
    <w:p>
      <w:pPr>
        <w:pStyle w:val="afffff8"/>
        <w:rPr>
          <w:ins w:id="90013" w:author="קלוד" w:date="2026-10-11T12:29:36Z"/>
        </w:rPr>
      </w:pPr>
      <w:ins w:id="90014" w:author="קלוד" w:date="2026-10-11T12:29:36Z">
        <w:r>
          <w:rPr>
            <w:color w:val="7B3F00"/>
          </w:rPr>
          <w:t xml:space="preserve">קדשי במה קטנה בבמה גדולה - האם יש חיצוי</w:t>
        </w:r>
      </w:ins>
    </w:p>
    <w:p>
      <w:pPr>
        <w:pStyle w:val="38"/>
        <w:rPr>
          <w:ins w:id="101510" w:author="מנוע מכני" w:date="2026-10-11T12:04:39Z"/>
        </w:rPr>
      </w:pPr>
      <w:del w:id="101509" w:author="מנוע מכני" w:date="2026-10-11T12:04:39Z">
        <w:r>
          <w:delText xml:space="preserve">•</w:delText>
        </w:r>
      </w:del>
      <w:r>
        <w:t xml:space="preserve"> ארב</w:t>
      </w:r>
      <w:r>
        <w:t>"</w:t>
      </w:r>
      <w:r>
        <w:t>ח</w:t>
      </w:r>
      <w:r>
        <w:t xml:space="preserve">:</w:t>
      </w:r>
    </w:p>
    <w:p w:rsidR="00DA63EC" w:rsidRDefault="00DA63EC" w:rsidP="00DA63EC">
      <w:pPr>
        <w:tabs>
          <w:tab w:val="left" w:pos="0"/>
        </w:tabs>
        <w:rPr>
          <w:rtl/>
        </w:rPr>
      </w:pPr>
      <w:del w:id="101511" w:author="מנוע מכני" w:date="2026-10-11T12:04:39Z">
        <w:r>
          <w:rPr>
            <w:rtl/>
          </w:rPr>
          <w:delText xml:space="preserve"> </w:delText>
        </w:r>
      </w:del>
      <w:r>
        <w:rPr>
          <w:rFonts w:hint="cs"/>
          <w:rtl/>
        </w:rPr>
        <w:t>דווקא</w:t>
      </w:r>
      <w:r>
        <w:rPr>
          <w:rtl/>
        </w:rPr>
        <w:t xml:space="preserve"> בקדשי במה קטנה והקריבום בבמה קטנה, </w:t>
      </w:r>
    </w:p>
    <w:p w:rsidR="00DA63EC" w:rsidRDefault="00DA63EC" w:rsidP="00DA63EC">
      <w:pPr>
        <w:tabs>
          <w:tab w:val="left" w:pos="0"/>
        </w:tabs>
        <w:rPr>
          <w:rtl/>
        </w:rPr>
      </w:pPr>
      <w:r>
        <w:rPr>
          <w:rtl/>
        </w:rPr>
        <w:tab/>
        <w:t>אבל בקדשי במה קטנה דקרבינהו בבמה גדולה - יש חיצוי.</w:t>
      </w:r>
    </w:p>
    <w:p>
      <w:pPr>
        <w:pStyle w:val="38"/>
        <w:rPr>
          <w:ins w:id="101512" w:author="מנוע מכני" w:date="2026-10-11T12:04:39Z"/>
        </w:rPr>
      </w:pPr>
      <w:ins w:id="97431" w:author="מנוע מכני" w:date="2026-10-11T12:04:39Z">
        <w:r>
          <w:t xml:space="preserve">מקשה</w:t>
        </w:r>
      </w:ins>
      <w:del w:id="97432" w:author="מנוע מכני" w:date="2026-10-11T12:04:39Z">
        <w:r>
          <w:delText xml:space="preserve">מותיב</w:delText>
        </w:r>
      </w:del>
      <w:r>
        <w:t xml:space="preserve"> רבה:</w:t>
      </w:r>
    </w:p>
    <w:p w:rsidR="00DA63EC" w:rsidRDefault="00DA63EC" w:rsidP="00DA63EC">
      <w:pPr>
        <w:tabs>
          <w:tab w:val="left" w:pos="0"/>
        </w:tabs>
        <w:rPr>
          <w:rtl/>
        </w:rPr>
      </w:pPr>
      <w:del w:id="101513" w:author="מנוע מכני" w:date="2026-10-11T12:04:39Z">
        <w:r>
          <w:rPr>
            <w:rtl/>
          </w:rPr>
          <w:delText xml:space="preserve"> </w:delText>
        </w:r>
      </w:del>
      <w:r>
        <w:rPr>
          <w:rtl/>
        </w:rPr>
        <w:t xml:space="preserve">חזה ושוק תרומת לחמי תודה - נוהגין בקדשי במה גדולה ואין נוהגין בקדשי במה קטנה! אימא: נוהגין בבמה גדולה ואין נוהגין בבמה קטנה.</w:t>
      </w:r>
    </w:p>
    <w:p>
      <w:pPr>
        <w:pStyle w:val="38"/>
        <w:rPr>
          <w:ins w:id="101515" w:author="מנוע מכני" w:date="2026-10-11T12:04:39Z"/>
        </w:rPr>
      </w:pPr>
      <w:del w:id="101514" w:author="מנוע מכני" w:date="2026-10-11T12:04:39Z">
        <w:r>
          <w:delText xml:space="preserve">•</w:delText>
        </w:r>
      </w:del>
      <w:r>
        <w:t xml:space="preserve"> א</w:t>
      </w:r>
      <w:r>
        <w:t>"</w:t>
      </w:r>
      <w:r>
        <w:t>ד מרב</w:t>
      </w:r>
      <w:r>
        <w:t>"</w:t>
      </w:r>
      <w:r>
        <w:t>ח</w:t>
      </w:r>
      <w:r>
        <w:t xml:space="preserve">:</w:t>
      </w:r>
    </w:p>
    <w:p w:rsidR="00DA63EC" w:rsidRDefault="00DA63EC" w:rsidP="00DA63EC">
      <w:pPr>
        <w:tabs>
          <w:tab w:val="left" w:pos="0"/>
        </w:tabs>
        <w:rPr>
          <w:rtl/>
        </w:rPr>
      </w:pPr>
      <w:del w:id="101516" w:author="מנוע מכני" w:date="2026-10-11T12:04:39Z">
        <w:r>
          <w:rPr>
            <w:rtl/>
          </w:rPr>
          <w:delText xml:space="preserve"> </w:delText>
        </w:r>
      </w:del>
      <w:r>
        <w:rPr>
          <w:rFonts w:hint="cs"/>
          <w:rtl/>
        </w:rPr>
        <w:t>דווקא</w:t>
      </w:r>
      <w:r>
        <w:rPr>
          <w:rtl/>
        </w:rPr>
        <w:t xml:space="preserve"> בקדשי במה גדולה והקריבן בבמה גדולה, אבל בקדשי במה קטנה, </w:t>
      </w:r>
      <w:ins w:id="94047" w:author="מנוע מכני" w:date="2026-10-11T12:04:39Z">
        <w:r>
          <w:rPr>
            <w:rtl/>
          </w:rPr>
          <w:t xml:space="preserve">אף</w:t>
        </w:r>
      </w:ins>
      <w:del w:id="94048" w:author="מנוע מכני" w:date="2026-10-11T12:04:39Z">
        <w:r>
          <w:rPr>
            <w:rtl/>
          </w:rPr>
          <w:delText xml:space="preserve">אע"ג</w:delText>
        </w:r>
      </w:del>
      <w:r>
        <w:rPr>
          <w:rtl/>
        </w:rPr>
        <w:t xml:space="preserve"> דקרבינהו בבמה גדולה - אין חיצוי.</w:t>
      </w:r>
    </w:p>
    <w:p w:rsidR="00DA63EC" w:rsidRDefault="00DA63EC" w:rsidP="00DA63EC">
      <w:pPr>
        <w:tabs>
          <w:tab w:val="left" w:pos="0"/>
        </w:tabs>
        <w:rPr>
          <w:rtl/>
        </w:rPr>
      </w:pPr>
      <w:r>
        <w:rPr>
          <w:rFonts w:hint="cs"/>
          <w:rtl/>
        </w:rPr>
        <w:t>ו</w:t>
      </w:r>
      <w:r>
        <w:rPr>
          <w:rtl/>
        </w:rPr>
        <w:t xml:space="preserve">מסייע </w:t>
      </w:r>
      <w:ins w:id="93967" w:author="מנוע מכני" w:date="2026-10-11T12:04:39Z">
        <w:r>
          <w:rPr>
            <w:rtl/>
          </w:rPr>
          <w:t xml:space="preserve">לו</w:t>
        </w:r>
      </w:ins>
      <w:del w:id="93968" w:author="מנוע מכני" w:date="2026-10-11T12:04:39Z">
        <w:r>
          <w:rPr>
            <w:rtl/>
          </w:rPr>
          <w:delText xml:space="preserve">ליה</w:delText>
        </w:r>
      </w:del>
      <w:r>
        <w:rPr>
          <w:rtl/>
        </w:rPr>
        <w:t xml:space="preserve">: חזה ושוק ותרומת לחמי תודה - נוהגין בקדשי במה גדולה ואין נוהגין בקדשי במה קטנה! אימא: נוהגין בבמה גדולה ואין נוהגין בבמה קטנה.</w:t>
      </w:r>
    </w:p>
    <w:p>
      <w:pPr>
        <w:pStyle w:val="38"/>
        <w:rPr>
          <w:ins w:id="101517" w:author="מנוע מכני" w:date="2026-10-11T12:04:39Z"/>
        </w:rPr>
      </w:pPr>
      <w:r>
        <w:t>ופליגא דר"</w:t>
      </w:r>
      <w:r>
        <w:t>א</w:t>
      </w:r>
      <w:r>
        <w:t xml:space="preserve">:</w:t>
      </w:r>
    </w:p>
    <w:p w:rsidR="00DA63EC" w:rsidRDefault="00DA63EC" w:rsidP="00DA63EC">
      <w:pPr>
        <w:tabs>
          <w:tab w:val="left" w:pos="0"/>
        </w:tabs>
        <w:rPr>
          <w:rtl/>
        </w:rPr>
      </w:pPr>
      <w:del w:id="101518" w:author="מנוע מכני" w:date="2026-10-11T12:04:39Z">
        <w:r>
          <w:rPr>
            <w:rtl/>
          </w:rPr>
          <w:delText xml:space="preserve"> </w:delText>
        </w:r>
      </w:del>
      <w:r>
        <w:rPr>
          <w:rtl/>
        </w:rPr>
        <w:t xml:space="preserve">עולת במת יחיד שהכניסה בפנים - קלטוה מחיצות לכל דבר.</w:t>
      </w:r>
    </w:p>
    <w:p w:rsidR="00DA63EC" w:rsidRDefault="00DA63EC" w:rsidP="00DA63EC">
      <w:pPr>
        <w:pStyle w:val="affffd"/>
        <w:rPr>
          <w:rtl/>
        </w:rPr>
      </w:pPr>
      <w:r>
        <w:rPr>
          <w:rtl/>
        </w:rPr>
        <w:t>׹</w:t>
      </w:r>
    </w:p>
    <w:p w:rsidR="00DA63EC" w:rsidRDefault="00DA63EC" w:rsidP="00DA63EC">
      <w:pPr>
        <w:pStyle w:val="afff3"/>
        <w:framePr w:wrap="around"/>
        <w:rPr>
          <w:rtl/>
        </w:rPr>
      </w:pPr>
      <w:r>
        <w:rPr>
          <w:rFonts w:hint="cs"/>
          <w:rtl/>
        </w:rPr>
        <w:t>קכ.</w:t>
      </w:r>
    </w:p>
    <w:p>
      <w:pPr>
        <w:pStyle w:val="afffff8"/>
        <w:rPr>
          <w:ins w:id="90011" w:author="קלוד" w:date="2026-10-11T12:29:36Z"/>
        </w:rPr>
      </w:pPr>
      <w:ins w:id="90012" w:author="קלוד" w:date="2026-10-11T12:29:36Z">
        <w:r>
          <w:rPr>
            <w:color w:val="7B3F00"/>
          </w:rPr>
          <w:t xml:space="preserve">עולת במת יחיד שהכניסה לפנים והוציאה - קלטה מחיצה</w:t>
        </w:r>
      </w:ins>
    </w:p>
    <w:p>
      <w:pPr>
        <w:pStyle w:val="38"/>
        <w:rPr>
          <w:ins w:id="101519" w:author="מנוע מכני" w:date="2026-10-11T12:04:39Z"/>
        </w:rPr>
      </w:pPr>
      <w:r w:rsidRPr="00435194">
        <w:t>בעי רבי</w:t>
      </w:r>
      <w:r>
        <w:t xml:space="preserve"> </w:t>
      </w:r>
      <w:r w:rsidRPr="00963558">
        <w:t>זירא</w:t>
      </w:r>
      <w:r>
        <w:t xml:space="preserve">:</w:t>
      </w:r>
    </w:p>
    <w:p w:rsidR="00DA63EC" w:rsidRDefault="00DA63EC" w:rsidP="00DA63EC">
      <w:pPr>
        <w:tabs>
          <w:tab w:val="left" w:pos="0"/>
        </w:tabs>
        <w:rPr>
          <w:rtl/>
        </w:rPr>
      </w:pPr>
      <w:del w:id="101520" w:author="מנוע מכני" w:date="2026-10-11T12:04:39Z">
        <w:r>
          <w:rPr>
            <w:rtl/>
          </w:rPr>
          <w:delText xml:space="preserve"> </w:delText>
        </w:r>
      </w:del>
      <w:r>
        <w:rPr>
          <w:rtl/>
        </w:rPr>
        <w:t xml:space="preserve">עולת במת יחיד</w:t>
      </w:r>
      <w:r>
        <w:rPr>
          <w:rFonts w:hint="cs"/>
          <w:rtl/>
        </w:rPr>
        <w:t xml:space="preserve"> </w:t>
      </w:r>
      <w:r>
        <w:rPr>
          <w:rtl/>
        </w:rPr>
        <w:t xml:space="preserve">שהכניסה לפנים והוציאה לחוץ, מהו? מי אמרי': כיון דעיילא קלטה לה </w:t>
      </w:r>
      <w:ins w:id="90373" w:author="Claude - סמנטי" w:date="2026-10-11T12:26:16Z">
        <w:r>
          <w:rPr>
            <w:rtl/>
          </w:rPr>
          <w:t xml:space="preserve">מחיצה</w:t>
        </w:r>
      </w:ins>
      <w:del w:id="90374" w:author="Claude - סמנטי" w:date="2026-10-11T12:26:16Z">
        <w:r>
          <w:rPr>
            <w:rtl/>
          </w:rPr>
          <w:delText xml:space="preserve">מחיצתא</w:delText>
        </w:r>
      </w:del>
      <w:r>
        <w:rPr>
          <w:rtl/>
        </w:rPr>
        <w:t xml:space="preserve">, </w:t>
      </w:r>
      <w:r w:rsidRPr="00BE1D80">
        <w:rPr>
          <w:b/>
          <w:bCs/>
          <w:rtl/>
        </w:rPr>
        <w:t>או"ד</w:t>
      </w:r>
      <w:r>
        <w:rPr>
          <w:rtl/>
        </w:rPr>
        <w:t xml:space="preserve"> כיון דהדר הדר? </w:t>
      </w:r>
    </w:p>
    <w:p w:rsidR="00DA63EC" w:rsidRDefault="00DA63EC" w:rsidP="00DA63EC">
      <w:pPr>
        <w:tabs>
          <w:tab w:val="left" w:pos="0"/>
        </w:tabs>
        <w:rPr>
          <w:rtl/>
        </w:rPr>
      </w:pPr>
      <w:r>
        <w:rPr>
          <w:rFonts w:hint="cs"/>
          <w:b/>
          <w:bCs/>
          <w:rtl/>
        </w:rPr>
        <w:t xml:space="preserve">ואין זה בפלוגתת </w:t>
      </w:r>
      <w:r>
        <w:rPr>
          <w:rStyle w:val="2fb"/>
          <w:rFonts w:hint="cs"/>
          <w:b/>
          <w:bCs/>
          <w:rtl/>
        </w:rPr>
        <w:t xml:space="preserve">רבה</w:t>
      </w:r>
      <w:r>
        <w:rPr>
          <w:rFonts w:hint="cs"/>
          <w:b/>
          <w:bCs/>
          <w:rtl/>
        </w:rPr>
        <w:t xml:space="preserve"> </w:t>
      </w:r>
      <w:r>
        <w:rPr>
          <w:rStyle w:val="2fb"/>
          <w:rFonts w:hint="cs"/>
          <w:b/>
          <w:bCs/>
          <w:rtl/>
        </w:rPr>
        <w:t xml:space="preserve">ורב יוסף</w:t>
      </w:r>
      <w:r>
        <w:rPr>
          <w:rFonts w:hint="cs"/>
          <w:b/>
          <w:bCs/>
          <w:rtl/>
        </w:rPr>
        <w:t xml:space="preserve"> </w:t>
      </w:r>
    </w:p>
    <w:p>
      <w:pPr>
        <w:pStyle w:val="38"/>
        <w:rPr>
          <w:ins w:id="101521" w:author="מנוע מכני" w:date="2026-10-11T12:04:39Z"/>
        </w:rPr>
      </w:pPr>
      <w:r>
        <w:t xml:space="preserve">דתנן</w:t>
      </w:r>
      <w:r>
        <w:t xml:space="preserve">:</w:t>
      </w:r>
    </w:p>
    <w:p w:rsidR="00DA63EC" w:rsidRDefault="00DA63EC" w:rsidP="00DA63EC">
      <w:pPr>
        <w:tabs>
          <w:tab w:val="left" w:pos="0"/>
        </w:tabs>
        <w:rPr>
          <w:rtl/>
        </w:rPr>
      </w:pPr>
      <w:del w:id="101522" w:author="מנוע מכני" w:date="2026-10-11T12:04:39Z">
        <w:r>
          <w:rPr>
            <w:rtl/>
          </w:rPr>
          <w:delText xml:space="preserve"> </w:delText>
        </w:r>
      </w:del>
      <w:r>
        <w:rPr>
          <w:rtl/>
        </w:rPr>
        <w:t xml:space="preserve">קדשי קדשים ששחטן בדרום - מועלין בהן, </w:t>
      </w:r>
    </w:p>
    <w:p w:rsidR="00DA63EC" w:rsidRDefault="00DA63EC" w:rsidP="00DA63EC">
      <w:pPr>
        <w:tabs>
          <w:tab w:val="left" w:pos="0"/>
        </w:tabs>
        <w:rPr>
          <w:rtl/>
        </w:rPr>
      </w:pPr>
      <w:r>
        <w:rPr>
          <w:rtl/>
        </w:rPr>
        <w:t>ו</w:t>
      </w:r>
      <w:r w:rsidRPr="00435194">
        <w:rPr>
          <w:b/>
          <w:bCs/>
          <w:rtl/>
        </w:rPr>
        <w:t>איבעיא להו</w:t>
      </w:r>
      <w:r>
        <w:rPr>
          <w:rtl/>
        </w:rPr>
        <w:t xml:space="preserve">: ירדו מהו שיעלו? </w:t>
      </w:r>
      <w:r>
        <w:rPr>
          <w:rStyle w:val="2fb"/>
          <w:rtl/>
        </w:rPr>
        <w:t xml:space="preserve">רבה</w:t>
      </w:r>
      <w:r>
        <w:rPr>
          <w:rtl/>
        </w:rPr>
        <w:t xml:space="preserve"> </w:t>
      </w:r>
      <w:r>
        <w:rPr>
          <w:rtl/>
        </w:rPr>
        <w:t xml:space="preserve">אמר</w:t>
      </w:r>
      <w:r>
        <w:rPr>
          <w:rtl/>
        </w:rPr>
        <w:t xml:space="preserve">: </w:t>
      </w:r>
      <w:r>
        <w:rPr>
          <w:rtl/>
        </w:rPr>
        <w:t xml:space="preserve">לא</w:t>
      </w:r>
      <w:r>
        <w:rPr>
          <w:rtl/>
        </w:rPr>
        <w:t xml:space="preserve"> יעלו, </w:t>
      </w:r>
      <w:r>
        <w:rPr>
          <w:rStyle w:val="2fb"/>
          <w:rtl/>
        </w:rPr>
        <w:t xml:space="preserve">ורב יוסף</w:t>
      </w:r>
      <w:r>
        <w:rPr>
          <w:rtl/>
        </w:rPr>
        <w:t xml:space="preserve"> </w:t>
      </w:r>
      <w:r>
        <w:rPr>
          <w:rtl/>
        </w:rPr>
        <w:t xml:space="preserve">אמר</w:t>
      </w:r>
      <w:r>
        <w:rPr>
          <w:rtl/>
        </w:rPr>
        <w:t xml:space="preserve">: יעלו! ת</w:t>
      </w:r>
    </w:p>
    <w:p w:rsidR="00DA63EC" w:rsidRDefault="00DA63EC" w:rsidP="00DA63EC">
      <w:pPr>
        <w:tabs>
          <w:tab w:val="left" w:pos="0"/>
        </w:tabs>
        <w:rPr>
          <w:b/>
          <w:bCs/>
          <w:rtl/>
        </w:rPr>
      </w:pPr>
      <w:r>
        <w:rPr>
          <w:rFonts w:hint="cs"/>
          <w:b/>
          <w:bCs/>
          <w:rtl/>
        </w:rPr>
        <w:t>ד</w:t>
      </w:r>
      <w:r w:rsidRPr="00963558">
        <w:rPr>
          <w:b/>
          <w:bCs/>
          <w:rtl/>
        </w:rPr>
        <w:t xml:space="preserve">תיבעי </w:t>
      </w:r>
      <w:r w:rsidRPr="00963558">
        <w:rPr>
          <w:rStyle w:val="2fb"/>
          <w:b/>
          <w:bCs/>
          <w:rtl/>
        </w:rPr>
        <w:t xml:space="preserve">לרבה</w:t>
      </w:r>
      <w:r>
        <w:rPr>
          <w:rtl/>
        </w:rPr>
        <w:t xml:space="preserve">, </w:t>
      </w:r>
      <w:r>
        <w:rPr>
          <w:rFonts w:hint="cs"/>
          <w:rtl/>
        </w:rPr>
        <w:t xml:space="preserve">דווקא במזבח דחזי </w:t>
      </w:r>
      <w:ins w:id="93969" w:author="מנוע מכני" w:date="2026-10-11T12:04:39Z">
        <w:r>
          <w:rPr>
            <w:rFonts w:hint="cs"/>
            <w:rtl/>
          </w:rPr>
          <w:t xml:space="preserve">לו</w:t>
        </w:r>
      </w:ins>
      <w:del w:id="93970" w:author="מנוע מכני" w:date="2026-10-11T12:04:39Z">
        <w:r>
          <w:rPr>
            <w:rFonts w:hint="cs"/>
            <w:rtl/>
          </w:rPr>
          <w:delText xml:space="preserve">ליה</w:delText>
        </w:r>
      </w:del>
      <w:r>
        <w:rPr>
          <w:rFonts w:hint="cs"/>
          <w:rtl/>
        </w:rPr>
        <w:t xml:space="preserve"> מקדש אבח מחיצה </w:t>
      </w:r>
      <w:ins w:id="94049" w:author="מנוע מכני" w:date="2026-10-11T12:04:39Z">
        <w:r>
          <w:rPr>
            <w:rFonts w:hint="cs"/>
            <w:rtl/>
          </w:rPr>
          <w:t xml:space="preserve">אף</w:t>
        </w:r>
      </w:ins>
      <w:del w:id="94050" w:author="מנוע מכני" w:date="2026-10-11T12:04:39Z">
        <w:r>
          <w:rPr>
            <w:rFonts w:hint="cs"/>
            <w:rtl/>
          </w:rPr>
          <w:delText xml:space="preserve">אע</w:delText>
        </w:r>
        <w:r>
          <w:rPr>
            <w:rtl/>
          </w:rPr>
          <w:delText xml:space="preserve">"</w:delText>
        </w:r>
        <w:r>
          <w:rPr>
            <w:rFonts w:hint="cs"/>
            <w:rtl/>
          </w:rPr>
          <w:delText xml:space="preserve">ג</w:delText>
        </w:r>
      </w:del>
      <w:r>
        <w:rPr>
          <w:rFonts w:hint="cs"/>
          <w:rtl/>
        </w:rPr>
        <w:t xml:space="preserve"> </w:t>
      </w:r>
      <w:r>
        <w:rPr>
          <w:rtl/>
        </w:rPr>
        <w:t xml:space="preserve">דלא חזי </w:t>
      </w:r>
      <w:ins w:id="93971" w:author="מנוע מכני" w:date="2026-10-11T12:04:39Z">
        <w:r>
          <w:rPr>
            <w:rtl/>
          </w:rPr>
          <w:t xml:space="preserve">לו</w:t>
        </w:r>
      </w:ins>
      <w:del w:id="93972" w:author="מנוע מכני" w:date="2026-10-11T12:04:39Z">
        <w:r>
          <w:rPr>
            <w:rtl/>
          </w:rPr>
          <w:delText xml:space="preserve">ליה</w:delText>
        </w:r>
      </w:del>
      <w:r>
        <w:rPr>
          <w:rtl/>
        </w:rPr>
        <w:t xml:space="preserve"> קלטה, </w:t>
      </w:r>
    </w:p>
    <w:p w:rsidR="00DA63EC" w:rsidRDefault="00DA63EC" w:rsidP="00DA63EC">
      <w:pPr>
        <w:tabs>
          <w:tab w:val="left" w:pos="0"/>
        </w:tabs>
        <w:rPr>
          <w:b/>
          <w:bCs/>
          <w:rtl/>
        </w:rPr>
      </w:pPr>
      <w:r w:rsidRPr="00963558">
        <w:rPr>
          <w:b/>
          <w:bCs/>
          <w:rtl/>
        </w:rPr>
        <w:t xml:space="preserve">או"ד</w:t>
      </w:r>
      <w:r w:rsidRPr="00963558">
        <w:rPr>
          <w:b/>
          <w:bCs/>
          <w:rtl/>
        </w:rPr>
        <w:t xml:space="preserve"> אפי' </w:t>
      </w:r>
      <w:r w:rsidRPr="00963558">
        <w:rPr>
          <w:rStyle w:val="2fb"/>
          <w:b/>
          <w:bCs/>
          <w:rtl/>
        </w:rPr>
        <w:t xml:space="preserve">לרב יוסף</w:t>
      </w:r>
      <w:r>
        <w:rPr>
          <w:rtl/>
        </w:rPr>
        <w:t xml:space="preserve">, </w:t>
      </w:r>
      <w:r>
        <w:rPr>
          <w:rFonts w:hint="cs"/>
          <w:rtl/>
        </w:rPr>
        <w:t>דווקא</w:t>
      </w:r>
      <w:r>
        <w:rPr>
          <w:rtl/>
        </w:rPr>
        <w:t xml:space="preserve"> </w:t>
      </w:r>
      <w:ins w:id="92251" w:author="מנוע מכני" w:date="2026-10-11T12:04:39Z">
        <w:r>
          <w:rPr>
            <w:rtl/>
          </w:rPr>
          <w:t xml:space="preserve">שם</w:t>
        </w:r>
      </w:ins>
      <w:del w:id="92252" w:author="מנוע מכני" w:date="2026-10-11T12:04:39Z">
        <w:r>
          <w:rPr>
            <w:rtl/>
          </w:rPr>
          <w:delText xml:space="preserve">התם</w:delText>
        </w:r>
      </w:del>
      <w:r>
        <w:rPr>
          <w:rtl/>
        </w:rPr>
        <w:t xml:space="preserve"> דחד מקום הוא, אבל </w:t>
      </w:r>
      <w:ins w:id="92253" w:author="מנוע מכני" w:date="2026-10-11T12:04:39Z">
        <w:r>
          <w:rPr>
            <w:rtl/>
          </w:rPr>
          <w:t xml:space="preserve">כאן</w:t>
        </w:r>
      </w:ins>
      <w:del w:id="92254" w:author="מנוע מכני" w:date="2026-10-11T12:04:39Z">
        <w:r>
          <w:rPr>
            <w:rtl/>
          </w:rPr>
          <w:delText xml:space="preserve">הכא</w:delText>
        </w:r>
      </w:del>
      <w:r>
        <w:rPr>
          <w:rtl/>
        </w:rPr>
        <w:t xml:space="preserve"> </w:t>
      </w:r>
      <w:ins w:id="93975" w:author="מנוע מכני" w:date="2026-10-11T12:04:39Z">
        <w:r>
          <w:rPr>
            <w:rtl/>
          </w:rPr>
          <w:t xml:space="preserve">דשני</w:t>
        </w:r>
      </w:ins>
      <w:del w:id="93976" w:author="מנוע מכני" w:date="2026-10-11T12:04:39Z">
        <w:r>
          <w:rPr>
            <w:rtl/>
          </w:rPr>
          <w:delText xml:space="preserve">דתרי</w:delText>
        </w:r>
      </w:del>
      <w:r>
        <w:rPr>
          <w:rtl/>
        </w:rPr>
        <w:t xml:space="preserve"> מקומות </w:t>
      </w:r>
      <w:ins w:id="93973" w:author="מנוע מכני" w:date="2026-10-11T12:04:39Z">
        <w:r>
          <w:rPr>
            <w:rtl/>
          </w:rPr>
          <w:t xml:space="preserve">הם</w:t>
        </w:r>
      </w:ins>
      <w:del w:id="93974" w:author="מנוע מכני" w:date="2026-10-11T12:04:39Z">
        <w:r>
          <w:rPr>
            <w:rtl/>
          </w:rPr>
          <w:delText xml:space="preserve">נינהו</w:delText>
        </w:r>
      </w:del>
      <w:r>
        <w:rPr>
          <w:rtl/>
        </w:rPr>
        <w:t xml:space="preserve"> </w:t>
      </w:r>
      <w:r>
        <w:rPr>
          <w:rtl/>
        </w:rPr>
        <w:t xml:space="preserve">לא</w:t>
      </w:r>
      <w:r>
        <w:rPr>
          <w:rtl/>
        </w:rPr>
        <w:t xml:space="preserve">, </w:t>
      </w:r>
    </w:p>
    <w:p w:rsidR="00DA63EC" w:rsidRDefault="00DA63EC" w:rsidP="00DA63EC">
      <w:pPr>
        <w:tabs>
          <w:tab w:val="left" w:pos="0"/>
        </w:tabs>
        <w:rPr>
          <w:rtl/>
        </w:rPr>
      </w:pPr>
      <w:r>
        <w:rPr>
          <w:b/>
          <w:bCs/>
          <w:rtl/>
        </w:rPr>
        <w:tab/>
      </w:r>
      <w:r w:rsidRPr="00BE1D80">
        <w:rPr>
          <w:b/>
          <w:bCs/>
          <w:rtl/>
        </w:rPr>
        <w:t>או"ד</w:t>
      </w:r>
      <w:r>
        <w:rPr>
          <w:rtl/>
        </w:rPr>
        <w:t xml:space="preserve"> </w:t>
      </w:r>
      <w:r>
        <w:rPr>
          <w:rtl/>
        </w:rPr>
        <w:t xml:space="preserve">לא</w:t>
      </w:r>
      <w:r>
        <w:rPr>
          <w:rtl/>
        </w:rPr>
        <w:t xml:space="preserve"> שנא? </w:t>
      </w:r>
      <w:r w:rsidRPr="009F47CE">
        <w:rPr>
          <w:b/>
          <w:bCs/>
          <w:rtl/>
        </w:rPr>
        <w:t>תיקו</w:t>
      </w:r>
      <w:r>
        <w:rPr>
          <w:rtl/>
        </w:rPr>
        <w:t>.</w:t>
      </w:r>
    </w:p>
    <w:p w:rsidR="00DA63EC" w:rsidRDefault="00DA63EC" w:rsidP="00DA63EC">
      <w:pPr>
        <w:tabs>
          <w:tab w:val="left" w:pos="0"/>
        </w:tabs>
        <w:rPr>
          <w:rtl/>
        </w:rPr>
      </w:pPr>
    </w:p>
    <w:p w:rsidR="00DA63EC" w:rsidRDefault="00DA63EC" w:rsidP="00DA63EC">
      <w:pPr>
        <w:tabs>
          <w:tab w:val="left" w:pos="0"/>
        </w:tabs>
        <w:rPr>
          <w:rtl/>
        </w:rPr>
      </w:pPr>
      <w:ins w:id="92255" w:author="מנוע מכני" w:date="2026-10-11T12:04:39Z">
        <w:r>
          <w:rPr>
            <w:rtl/>
          </w:rPr>
          <w:t xml:space="preserve">דבר</w:t>
        </w:r>
      </w:ins>
      <w:del w:id="92256" w:author="מנוע מכני" w:date="2026-10-11T12:04:39Z">
        <w:r>
          <w:rPr>
            <w:rtl/>
          </w:rPr>
          <w:delText xml:space="preserve">מילתא</w:delText>
        </w:r>
      </w:del>
      <w:r>
        <w:rPr>
          <w:rtl/>
        </w:rPr>
        <w:t xml:space="preserve"> דפשיטא </w:t>
      </w:r>
      <w:ins w:id="93977" w:author="מנוע מכני" w:date="2026-10-11T12:04:39Z">
        <w:r>
          <w:rPr>
            <w:rtl/>
          </w:rPr>
          <w:t xml:space="preserve">לו</w:t>
        </w:r>
      </w:ins>
      <w:del w:id="93978" w:author="מנוע מכני" w:date="2026-10-11T12:04:39Z">
        <w:r>
          <w:rPr>
            <w:rtl/>
          </w:rPr>
          <w:delText xml:space="preserve">ליה</w:delText>
        </w:r>
      </w:del>
      <w:r>
        <w:rPr>
          <w:rtl/>
        </w:rPr>
        <w:t xml:space="preserve"> </w:t>
      </w:r>
      <w:r>
        <w:rPr>
          <w:rStyle w:val="2fb"/>
          <w:rtl/>
        </w:rPr>
        <w:t xml:space="preserve">לרבה</w:t>
      </w:r>
      <w:r>
        <w:rPr>
          <w:rtl/>
        </w:rPr>
        <w:t xml:space="preserve"> בחד גיסא </w:t>
      </w:r>
      <w:r>
        <w:rPr>
          <w:rStyle w:val="2fb"/>
          <w:rtl/>
        </w:rPr>
        <w:t xml:space="preserve">ולרב יוסף</w:t>
      </w:r>
      <w:r>
        <w:rPr>
          <w:rtl/>
        </w:rPr>
        <w:t xml:space="preserve"> בחד גיסא </w:t>
      </w:r>
      <w:ins w:id="97433" w:author="מנוע מכני" w:date="2026-10-11T12:04:39Z">
        <w:r>
          <w:rPr>
            <w:rtl/>
          </w:rPr>
          <w:t xml:space="preserve">צריך</w:t>
        </w:r>
      </w:ins>
      <w:del w:id="97434" w:author="מנוע מכני" w:date="2026-10-11T12:04:39Z">
        <w:r>
          <w:rPr>
            <w:rtl/>
          </w:rPr>
          <w:delText xml:space="preserve">מיבעי</w:delText>
        </w:r>
      </w:del>
      <w:r>
        <w:rPr>
          <w:rtl/>
        </w:rPr>
        <w:t xml:space="preserve"> </w:t>
      </w:r>
      <w:ins w:id="93979" w:author="מנוע מכני" w:date="2026-10-11T12:04:39Z">
        <w:r>
          <w:rPr>
            <w:rtl/>
          </w:rPr>
          <w:t xml:space="preserve">לו</w:t>
        </w:r>
      </w:ins>
      <w:del w:id="93980" w:author="מנוע מכני" w:date="2026-10-11T12:04:39Z">
        <w:r>
          <w:rPr>
            <w:rtl/>
          </w:rPr>
          <w:delText xml:space="preserve">ליה</w:delText>
        </w:r>
      </w:del>
      <w:r>
        <w:rPr>
          <w:rtl/>
        </w:rPr>
        <w:t xml:space="preserve"> </w:t>
      </w:r>
      <w:r>
        <w:rPr>
          <w:rStyle w:val="2fb"/>
          <w:rtl/>
        </w:rPr>
        <w:t xml:space="preserve">לרבי ינאי</w:t>
      </w:r>
      <w:r>
        <w:rPr>
          <w:rtl/>
        </w:rPr>
        <w:t xml:space="preserve">, </w:t>
      </w:r>
    </w:p>
    <w:p>
      <w:pPr>
        <w:pStyle w:val="afffff8"/>
        <w:rPr>
          <w:ins w:id="90009" w:author="קלוד" w:date="2026-10-11T12:29:36Z"/>
        </w:rPr>
      </w:pPr>
      <w:ins w:id="90010" w:author="קלוד" w:date="2026-10-11T12:29:36Z">
        <w:r>
          <w:rPr>
            <w:color w:val="7B3F00"/>
          </w:rPr>
          <w:t xml:space="preserve">אברי עולת במת יחיד שעלו וירדו - האם יעלו</w:t>
        </w:r>
      </w:ins>
    </w:p>
    <w:p>
      <w:pPr>
        <w:pStyle w:val="38"/>
        <w:rPr>
          <w:ins w:id="101523" w:author="מנוע מכני" w:date="2026-10-11T12:04:39Z"/>
        </w:rPr>
      </w:pPr>
      <w:r>
        <w:t>ד</w:t>
      </w:r>
      <w:r w:rsidRPr="00435194">
        <w:t>בעי רבי</w:t>
      </w:r>
      <w:r>
        <w:t xml:space="preserve"> ינאי:</w:t>
      </w:r>
    </w:p>
    <w:p w:rsidR="00DA63EC" w:rsidRDefault="00DA63EC" w:rsidP="00DA63EC">
      <w:pPr>
        <w:tabs>
          <w:tab w:val="left" w:pos="0"/>
        </w:tabs>
        <w:rPr>
          <w:rtl/>
        </w:rPr>
      </w:pPr>
      <w:del w:id="101524" w:author="מנוע מכני" w:date="2026-10-11T12:04:39Z">
        <w:r>
          <w:rPr>
            <w:rtl/>
          </w:rPr>
          <w:delText xml:space="preserve"> </w:delText>
        </w:r>
      </w:del>
      <w:r>
        <w:rPr>
          <w:rtl/>
        </w:rPr>
        <w:t xml:space="preserve">אברי עולת במת יחיד שעלו למזבח וירדו, מהו? </w:t>
      </w:r>
      <w:ins w:id="92257" w:author="מנוע מכני" w:date="2026-10-11T12:04:39Z">
        <w:r>
          <w:rPr>
            <w:rtl/>
          </w:rPr>
          <w:t xml:space="preserve">מקום</w:t>
        </w:r>
      </w:ins>
      <w:del w:id="92258" w:author="מנוע מכני" w:date="2026-10-11T12:04:39Z">
        <w:r>
          <w:rPr>
            <w:rtl/>
          </w:rPr>
          <w:delText xml:space="preserve">היכא</w:delText>
        </w:r>
      </w:del>
      <w:r>
        <w:rPr>
          <w:rtl/>
        </w:rPr>
        <w:t xml:space="preserve"> דלא משלה בהן האור, </w:t>
      </w:r>
      <w:r>
        <w:rPr>
          <w:rtl/>
        </w:rPr>
        <w:t xml:space="preserve">לא</w:t>
      </w:r>
      <w:r>
        <w:rPr>
          <w:rtl/>
        </w:rPr>
        <w:t xml:space="preserve"> תיבעי לך, כי תיבעי לך - </w:t>
      </w:r>
      <w:ins w:id="92259" w:author="מנוע מכני" w:date="2026-10-11T12:04:39Z">
        <w:r>
          <w:rPr>
            <w:rtl/>
          </w:rPr>
          <w:t xml:space="preserve">מקום</w:t>
        </w:r>
      </w:ins>
      <w:del w:id="92260" w:author="מנוע מכני" w:date="2026-10-11T12:04:39Z">
        <w:r>
          <w:rPr>
            <w:rtl/>
          </w:rPr>
          <w:delText xml:space="preserve">היכא</w:delText>
        </w:r>
      </w:del>
      <w:r>
        <w:rPr>
          <w:rtl/>
        </w:rPr>
        <w:t xml:space="preserve"> דמשלה בהן האור, </w:t>
      </w:r>
      <w:ins w:id="93981" w:author="מנוע מכני" w:date="2026-10-11T12:04:39Z">
        <w:r>
          <w:rPr>
            <w:rtl/>
          </w:rPr>
          <w:t xml:space="preserve">מה</w:t>
        </w:r>
      </w:ins>
      <w:del w:id="93982" w:author="מנוע מכני" w:date="2026-10-11T12:04:39Z">
        <w:r>
          <w:rPr>
            <w:rtl/>
          </w:rPr>
          <w:delText xml:space="preserve">מאי</w:delText>
        </w:r>
      </w:del>
      <w:r>
        <w:rPr>
          <w:rtl/>
        </w:rPr>
        <w:t xml:space="preserve">? </w:t>
      </w:r>
      <w:r w:rsidRPr="009F47CE">
        <w:rPr>
          <w:b/>
          <w:bCs/>
          <w:rtl/>
        </w:rPr>
        <w:t>תיקו</w:t>
      </w:r>
      <w:r>
        <w:rPr>
          <w:rtl/>
        </w:rPr>
        <w:t>.</w:t>
      </w:r>
    </w:p>
    <w:p>
      <w:pPr>
        <w:pStyle w:val="afffff8"/>
        <w:rPr>
          <w:ins w:id="90007" w:author="קלוד" w:date="2026-10-11T12:29:36Z"/>
        </w:rPr>
      </w:pPr>
      <w:ins w:id="90008" w:author="קלוד" w:date="2026-10-11T12:29:36Z">
        <w:r>
          <w:rPr>
            <w:color w:val="7B3F00"/>
          </w:rPr>
          <w:t xml:space="preserve">שחיטת לילה בבמת יחיד - כשרה או פסולה</w:t>
        </w:r>
      </w:ins>
    </w:p>
    <w:p>
      <w:pPr>
        <w:pStyle w:val="38"/>
        <w:rPr>
          <w:ins w:id="101525" w:author="מנוע מכני" w:date="2026-10-11T12:04:39Z"/>
        </w:rPr>
      </w:pPr>
      <w:r w:rsidRPr="00F243B7">
        <w:t>איתמר</w:t>
      </w:r>
      <w:r>
        <w:t xml:space="preserve">:</w:t>
      </w:r>
    </w:p>
    <w:p w:rsidR="00DA63EC" w:rsidRDefault="00DA63EC" w:rsidP="00DA63EC">
      <w:pPr>
        <w:tabs>
          <w:tab w:val="left" w:pos="0"/>
        </w:tabs>
        <w:rPr>
          <w:rtl/>
        </w:rPr>
      </w:pPr>
      <w:del w:id="101526" w:author="מנוע מכני" w:date="2026-10-11T12:04:39Z">
        <w:r>
          <w:rPr>
            <w:rtl/>
          </w:rPr>
          <w:delText xml:space="preserve"> </w:delText>
        </w:r>
      </w:del>
      <w:r>
        <w:rPr>
          <w:rtl/>
        </w:rPr>
        <w:t xml:space="preserve">שחיטת לילה בבמת יחיד - </w:t>
      </w:r>
      <w:r>
        <w:rPr>
          <w:rStyle w:val="2fb"/>
          <w:rtl/>
        </w:rPr>
        <w:t xml:space="preserve">רב</w:t>
      </w:r>
      <w:r>
        <w:rPr>
          <w:rtl/>
        </w:rPr>
        <w:t xml:space="preserve"> </w:t>
      </w:r>
      <w:r>
        <w:rPr>
          <w:rStyle w:val="2fb"/>
          <w:rtl/>
        </w:rPr>
        <w:t xml:space="preserve">ושמואל</w:t>
      </w:r>
      <w:r>
        <w:rPr>
          <w:rtl/>
        </w:rPr>
        <w:t xml:space="preserve">, חד </w:t>
      </w:r>
      <w:r>
        <w:rPr>
          <w:rtl/>
        </w:rPr>
        <w:t xml:space="preserve">אמר</w:t>
      </w:r>
      <w:r>
        <w:rPr>
          <w:rtl/>
        </w:rPr>
        <w:t xml:space="preserve">: כשרה, וחד </w:t>
      </w:r>
      <w:r>
        <w:rPr>
          <w:rtl/>
        </w:rPr>
        <w:t xml:space="preserve">אמר</w:t>
      </w:r>
      <w:r>
        <w:rPr>
          <w:rtl/>
        </w:rPr>
        <w:t xml:space="preserve">: פסולה</w:t>
      </w:r>
      <w:ins w:id="95385" w:author="מנוע מכני" w:date="2026-10-11T12:04:39Z">
        <w:r>
          <w:rPr>
            <w:rtl/>
          </w:rPr>
          <w:t xml:space="preserve">,</w:t>
        </w:r>
      </w:ins>
      <w:del w:id="95386" w:author="מנוע מכני" w:date="2026-10-11T12:04:39Z">
        <w:r>
          <w:rPr>
            <w:rtl/>
          </w:rPr>
          <w:delText xml:space="preserve">;</w:delText>
        </w:r>
      </w:del>
    </w:p>
    <w:p w:rsidR="00DA63EC" w:rsidRDefault="00DA63EC" w:rsidP="00DA63EC">
      <w:pPr>
        <w:tabs>
          <w:tab w:val="left" w:pos="0"/>
        </w:tabs>
        <w:rPr>
          <w:rtl/>
        </w:rPr>
      </w:pPr>
      <w:r>
        <w:rPr>
          <w:rFonts w:hint="cs"/>
          <w:rtl/>
        </w:rPr>
        <w:t xml:space="preserve">ופליגא </w:t>
      </w:r>
      <w:r>
        <w:rPr>
          <w:rStyle w:val="2fb"/>
          <w:rFonts w:hint="cs"/>
          <w:rtl/>
        </w:rPr>
        <w:t xml:space="preserve">בדר</w:t>
      </w:r>
      <w:r>
        <w:rPr>
          <w:rStyle w:val="2fb"/>
          <w:rtl/>
        </w:rPr>
        <w:t>"</w:t>
      </w:r>
      <w:r>
        <w:rPr>
          <w:rStyle w:val="2fb"/>
          <w:rFonts w:hint="cs"/>
          <w:rtl/>
        </w:rPr>
        <w:t xml:space="preserve">א</w:t>
      </w:r>
      <w:r>
        <w:rPr>
          <w:rFonts w:hint="cs"/>
          <w:rtl/>
        </w:rPr>
        <w:t xml:space="preserve"> ד</w:t>
      </w:r>
      <w:r>
        <w:rPr>
          <w:rtl/>
        </w:rPr>
        <w:t>רמי קראי אהדדי,</w:t>
      </w:r>
      <w:r w:rsidRPr="00464129">
        <w:rPr>
          <w:rStyle w:val="afffff0"/>
          <w:rtl/>
        </w:rPr>
        <w:t xml:space="preserve"> </w:t>
      </w:r>
      <w:r w:rsidRPr="00464129">
        <w:rPr>
          <w:rStyle w:val="afffff0"/>
          <w:rFonts w:hint="cs"/>
          <w:rtl/>
        </w:rPr>
        <w:t>'</w:t>
      </w:r>
      <w:ins w:id="91425" w:author="Claude - סמנטי" w:date="2026-10-11T12:26:16Z">
        <w:r>
          <w:rPr>
            <w:rStyle w:val="afffff0"/>
            <w:rtl/>
          </w:rPr>
          <w:t xml:space="preserve">וַיֹּאמֶר בְּגַדְתֶּם גֹּלּוּ אֵלַי הַיּוֹם אֶבֶן גְּדוֹלָה</w:t>
        </w:r>
      </w:ins>
      <w:del w:id="91426" w:author="Claude - סמנטי" w:date="2026-10-11T12:26:16Z">
        <w:r w:rsidRPr="00464129">
          <w:rPr>
            <w:rStyle w:val="afffff0"/>
            <w:rtl/>
          </w:rPr>
          <w:delText xml:space="preserve">ויאמר בגדתם גלו אלי היום אבן גדולה</w:delText>
        </w:r>
      </w:del>
      <w:r w:rsidRPr="00464129">
        <w:rPr>
          <w:rStyle w:val="afffff0"/>
          <w:rFonts w:hint="cs"/>
          <w:rtl/>
        </w:rPr>
        <w:t>'</w:t>
      </w:r>
      <w:r w:rsidRPr="00464129">
        <w:rPr>
          <w:rStyle w:val="afffff0"/>
          <w:rtl/>
        </w:rPr>
        <w:t>,</w:t>
      </w:r>
      <w:r>
        <w:rPr>
          <w:rtl/>
        </w:rPr>
        <w:t xml:space="preserve"> </w:t>
      </w:r>
    </w:p>
    <w:p>
      <w:pPr>
        <w:pStyle w:val="38"/>
        <w:rPr>
          <w:ins w:id="101527" w:author="מנוע מכני" w:date="2026-10-11T12:04:39Z"/>
        </w:rPr>
      </w:pPr>
      <w:r>
        <w:t xml:space="preserve">וכתיב:</w:t>
      </w:r>
    </w:p>
    <w:p w:rsidR="00DA63EC" w:rsidRDefault="00DA63EC" w:rsidP="00DA63EC">
      <w:pPr>
        <w:tabs>
          <w:tab w:val="left" w:pos="0"/>
        </w:tabs>
        <w:rPr>
          <w:rtl/>
        </w:rPr>
      </w:pPr>
      <w:del w:id="101528" w:author="מנוע מכני" w:date="2026-10-11T12:04:39Z">
        <w:r>
          <w:rPr>
            <w:rtl/>
          </w:rPr>
          <w:delText xml:space="preserve"> </w:delText>
        </w:r>
      </w:del>
      <w:r>
        <w:rPr>
          <w:rStyle w:val="afffff0"/>
          <w:rtl/>
          <w:rPrChange w:id="9075" w:author="מנוע פסוקים" w:date="2026-10-11T09:29:40Z">
            <w:rPr>
              <w:rtl/>
            </w:rPr>
          </w:rPrChange>
        </w:rPr>
        <w:t xml:space="preserve">ויאמר שאול פוצו בעם ואמרתם להם הגישו אלי איש שורו ואיש שיהו ושחטתם בזה ואכלתם ולא תחטאו</w:t>
      </w:r>
      <w:r>
        <w:rPr>
          <w:rtl/>
        </w:rPr>
        <w:t xml:space="preserve"> לה' לאכול על </w:t>
      </w:r>
      <w:r>
        <w:rPr>
          <w:rStyle w:val="afffff0"/>
          <w:rtl/>
          <w:rPrChange w:id="9076" w:author="מנוע פסוקים" w:date="2026-10-11T09:29:40Z">
            <w:rPr>
              <w:rtl/>
            </w:rPr>
          </w:rPrChange>
        </w:rPr>
        <w:t xml:space="preserve">הדם ויגישו כל העם איש שורו בידו הלילה וישחטו שם</w:t>
      </w:r>
      <w:r>
        <w:rPr>
          <w:rtl/>
        </w:rPr>
        <w:t xml:space="preserve">! מר משני: כאן בחולין, כאן בקדשים</w:t>
      </w:r>
      <w:ins w:id="95387" w:author="מנוע מכני" w:date="2026-10-11T12:04:39Z">
        <w:r>
          <w:rPr>
            <w:rtl/>
          </w:rPr>
          <w:t xml:space="preserve">,</w:t>
        </w:r>
      </w:ins>
      <w:del w:id="95388" w:author="מנוע מכני" w:date="2026-10-11T12:04:39Z">
        <w:r>
          <w:rPr>
            <w:rtl/>
          </w:rPr>
          <w:delText xml:space="preserve">;</w:delText>
        </w:r>
      </w:del>
    </w:p>
    <w:p w:rsidR="00DA63EC" w:rsidRDefault="00DA63EC" w:rsidP="00DA63EC">
      <w:pPr>
        <w:tabs>
          <w:tab w:val="left" w:pos="0"/>
        </w:tabs>
        <w:rPr>
          <w:rtl/>
        </w:rPr>
      </w:pPr>
      <w:r>
        <w:rPr>
          <w:rtl/>
        </w:rPr>
        <w:tab/>
        <w:t>ומר משני: כאן בקדשי במה גדולה, כאן בקדשי במה קטנה.</w:t>
      </w:r>
    </w:p>
    <w:p>
      <w:pPr>
        <w:pStyle w:val="afffff8"/>
        <w:rPr>
          <w:ins w:id="90005" w:author="קלוד" w:date="2026-10-11T12:29:36Z"/>
        </w:rPr>
      </w:pPr>
      <w:ins w:id="90006" w:author="קלוד" w:date="2026-10-11T12:29:36Z">
        <w:r>
          <w:rPr>
            <w:color w:val="7B3F00"/>
          </w:rPr>
          <w:t xml:space="preserve">עולת במת יחיד - האם טעונה הפשט וניתוח</w:t>
        </w:r>
      </w:ins>
    </w:p>
    <w:p>
      <w:pPr>
        <w:pStyle w:val="38"/>
        <w:rPr>
          <w:ins w:id="101530" w:author="מנוע מכני" w:date="2026-10-11T12:04:39Z"/>
        </w:rPr>
      </w:pPr>
      <w:del w:id="101529" w:author="מנוע מכני" w:date="2026-10-11T12:04:39Z">
        <w:r w:rsidRPr="00F243B7">
          <w:delText xml:space="preserve">•</w:delText>
        </w:r>
      </w:del>
      <w:r w:rsidRPr="00F243B7">
        <w:t xml:space="preserve"> </w:t>
      </w:r>
      <w:r w:rsidRPr="00F243B7">
        <w:t xml:space="preserve">איתמר:</w:t>
      </w:r>
    </w:p>
    <w:p w:rsidR="00DA63EC" w:rsidRDefault="00DA63EC" w:rsidP="00DA63EC">
      <w:pPr>
        <w:tabs>
          <w:tab w:val="left" w:pos="0"/>
        </w:tabs>
        <w:rPr>
          <w:rtl/>
        </w:rPr>
      </w:pPr>
      <w:del w:id="101531" w:author="מנוע מכני" w:date="2026-10-11T12:04:39Z">
        <w:r w:rsidRPr="00F243B7">
          <w:rPr>
            <w:b/>
            <w:bCs/>
            <w:rtl/>
          </w:rPr>
          <w:delText xml:space="preserve"> </w:delText>
        </w:r>
      </w:del>
      <w:r w:rsidRPr="00F243B7">
        <w:rPr>
          <w:b/>
          <w:bCs/>
          <w:rtl/>
        </w:rPr>
        <w:t xml:space="preserve">עולת במת יחיד</w:t>
      </w:r>
      <w:r>
        <w:rPr>
          <w:rtl/>
        </w:rPr>
        <w:t xml:space="preserve"> </w:t>
      </w:r>
      <w:r>
        <w:rPr>
          <w:rStyle w:val="2fb"/>
          <w:rtl/>
        </w:rPr>
        <w:t xml:space="preserve">רב</w:t>
      </w:r>
      <w:r>
        <w:rPr>
          <w:rtl/>
        </w:rPr>
        <w:t xml:space="preserve">: אין טעונה הפשט וניתוח, </w:t>
      </w:r>
      <w:r>
        <w:rPr>
          <w:rStyle w:val="2fb"/>
          <w:rtl/>
        </w:rPr>
        <w:t xml:space="preserve">ור</w:t>
      </w:r>
      <w:r>
        <w:rPr>
          <w:rStyle w:val="2fb"/>
          <w:rFonts w:hint="cs"/>
          <w:rtl/>
        </w:rPr>
        <w:t>י</w:t>
      </w:r>
      <w:r>
        <w:rPr>
          <w:rStyle w:val="2fb"/>
          <w:rtl/>
        </w:rPr>
        <w:t>"</w:t>
      </w:r>
      <w:r>
        <w:rPr>
          <w:rStyle w:val="2fb"/>
          <w:rFonts w:hint="cs"/>
          <w:rtl/>
        </w:rPr>
        <w:t>ו</w:t>
      </w:r>
      <w:r>
        <w:rPr>
          <w:rtl/>
        </w:rPr>
        <w:t xml:space="preserve">: טעונה הפשט וניתוח</w:t>
      </w:r>
      <w:ins w:id="95389" w:author="מנוע מכני" w:date="2026-10-11T12:04:39Z">
        <w:r>
          <w:rPr>
            <w:rtl/>
          </w:rPr>
          <w:t xml:space="preserve">,</w:t>
        </w:r>
      </w:ins>
      <w:del w:id="95390" w:author="מנוע מכני" w:date="2026-10-11T12:04:39Z">
        <w:r>
          <w:rPr>
            <w:rtl/>
          </w:rPr>
          <w:delText xml:space="preserve">;</w:delText>
        </w:r>
      </w:del>
    </w:p>
    <w:p>
      <w:pPr>
        <w:pStyle w:val="38"/>
        <w:rPr>
          <w:ins w:id="101532" w:author="מנוע מכני" w:date="2026-10-11T12:04:39Z"/>
        </w:rPr>
      </w:pPr>
      <w:ins w:id="92261" w:author="מנוע מכני" w:date="2026-10-11T12:04:39Z">
        <w:r>
          <w:t xml:space="preserve">וחלקו</w:t>
        </w:r>
      </w:ins>
      <w:del w:id="92262" w:author="מנוע מכני" w:date="2026-10-11T12:04:39Z">
        <w:r w:rsidRPr="005374F8">
          <w:delText xml:space="preserve">ו</w:delText>
        </w:r>
        <w:r w:rsidRPr="005374F8">
          <w:delText xml:space="preserve">פליגי</w:delText>
        </w:r>
      </w:del>
      <w:r>
        <w:t xml:space="preserve"> בדריה</w:t>
      </w:r>
      <w:r>
        <w:t>"</w:t>
      </w:r>
      <w:r>
        <w:t>ג</w:t>
      </w:r>
      <w:r>
        <w:t xml:space="preserve">:</w:t>
      </w:r>
    </w:p>
    <w:p w:rsidR="00DA63EC" w:rsidRDefault="00DA63EC" w:rsidP="00DA63EC">
      <w:pPr>
        <w:tabs>
          <w:tab w:val="left" w:pos="0"/>
        </w:tabs>
        <w:rPr>
          <w:rtl/>
        </w:rPr>
      </w:pPr>
      <w:del w:id="101533" w:author="מנוע מכני" w:date="2026-10-11T12:04:39Z">
        <w:r>
          <w:rPr>
            <w:rtl/>
          </w:rPr>
          <w:delText xml:space="preserve"> </w:delText>
        </w:r>
      </w:del>
      <w:r>
        <w:rPr>
          <w:rFonts w:hint="cs"/>
          <w:rtl/>
        </w:rPr>
        <w:t>ד</w:t>
      </w:r>
      <w:r>
        <w:rPr>
          <w:rtl/>
        </w:rPr>
        <w:t>עולה שהקריבו ישראל במדבר - אין טעונה הפשט וניתוח, שאין הפשט וניתוח אלא מאהל מועד ואילך,</w:t>
      </w:r>
    </w:p>
    <w:p>
      <w:pPr>
        <w:pStyle w:val="38"/>
        <w:rPr>
          <w:ins w:id="101534" w:author="מנוע מכני" w:date="2026-10-11T12:04:39Z"/>
        </w:rPr>
      </w:pPr>
      <w:del w:id="90168" w:author="מנוע מכני" w:date="2026-10-11T12:04:39Z">
        <w:r>
          <w:tab/>
          <w:delText xml:space="preserve"> </w:delText>
        </w:r>
      </w:del>
      <w:ins w:id="94051" w:author="מנוע מכני" w:date="2026-10-11T12:04:39Z">
        <w:r>
          <w:t xml:space="preserve">מ"ד</w:t>
        </w:r>
      </w:ins>
      <w:del w:id="94052" w:author="מנוע מכני" w:date="2026-10-11T12:04:39Z">
        <w:r>
          <w:tab/>
          <w:delText xml:space="preserve">מר סבר</w:delText>
        </w:r>
      </w:del>
      <w:del w:id="102916" w:author="Claude" w:date="2026-10-11T09:07:44Z">
        <w:r>
          <w:delText xml:space="preserve">	</w:delText>
        </w:r>
      </w:del>
      <w:r>
        <w:t xml:space="preserve">:</w:t>
      </w:r>
    </w:p>
    <w:p w:rsidR="00DA63EC" w:rsidRDefault="00DA63EC" w:rsidP="00DA63EC">
      <w:pPr>
        <w:tabs>
          <w:tab w:val="left" w:pos="0"/>
        </w:tabs>
        <w:rPr>
          <w:rtl/>
        </w:rPr>
      </w:pPr>
      <w:del w:id="101535" w:author="מנוע מכני" w:date="2026-10-11T12:04:39Z">
        <w:r>
          <w:rPr>
            <w:rtl/>
          </w:rPr>
          <w:tab/>
          <w:delText xml:space="preserve"> </w:delText>
        </w:r>
      </w:del>
      <w:r>
        <w:rPr>
          <w:rtl/>
        </w:rPr>
        <w:tab/>
        <w:t xml:space="preserve">מאהל מועד ואילך </w:t>
      </w:r>
      <w:r>
        <w:rPr>
          <w:rtl/>
        </w:rPr>
        <w:tab/>
        <w:t xml:space="preserve">לא</w:t>
      </w:r>
      <w:r>
        <w:rPr>
          <w:rtl/>
        </w:rPr>
        <w:tab/>
        <w:t xml:space="preserve"> שנא במה גדולה ולא שנא במה קטנה</w:t>
      </w:r>
      <w:ins w:id="95391" w:author="מנוע מכני" w:date="2026-10-11T12:04:39Z">
        <w:r>
          <w:rPr>
            <w:rtl/>
          </w:rPr>
          <w:t xml:space="preserve">,</w:t>
        </w:r>
      </w:ins>
      <w:del w:id="95392" w:author="מנוע מכני" w:date="2026-10-11T12:04:39Z">
        <w:r>
          <w:rPr>
            <w:rtl/>
          </w:rPr>
          <w:tab/>
          <w:delText xml:space="preserve">;</w:delText>
        </w:r>
      </w:del>
    </w:p>
    <w:p w:rsidR="00DA63EC" w:rsidRDefault="00DA63EC" w:rsidP="00DA63EC">
      <w:pPr>
        <w:tabs>
          <w:tab w:val="left" w:pos="0"/>
        </w:tabs>
        <w:rPr>
          <w:rtl/>
        </w:rPr>
      </w:pPr>
      <w:r>
        <w:rPr>
          <w:rtl/>
        </w:rPr>
        <w:tab/>
        <w:t xml:space="preserve">ומר סבר: בבמה גדולה אין, בבמה קטנה </w:t>
      </w:r>
      <w:r>
        <w:rPr>
          <w:rtl/>
        </w:rPr>
        <w:tab/>
        <w:t xml:space="preserve">לא</w:t>
      </w:r>
      <w:r>
        <w:rPr>
          <w:rtl/>
        </w:rPr>
        <w:tab/>
        <w:t xml:space="preserve">.</w:t>
      </w:r>
    </w:p>
    <w:p>
      <w:pPr>
        <w:pStyle w:val="afffff8"/>
        <w:rPr>
          <w:ins w:id="90003" w:author="קלוד" w:date="2026-10-11T12:29:36Z"/>
        </w:rPr>
      </w:pPr>
      <w:ins w:id="90004" w:author="קלוד" w:date="2026-10-11T12:29:36Z">
        <w:r>
          <w:rPr>
            <w:color w:val="7B3F00"/>
          </w:rPr>
          <w:t xml:space="preserve">ההבדלים בין במה גדולה לבמה קטנה</w:t>
        </w:r>
      </w:ins>
    </w:p>
    <w:p w:rsidR="00DA63EC" w:rsidRDefault="00DA63EC" w:rsidP="00DA63EC">
      <w:pPr>
        <w:tabs>
          <w:tab w:val="left" w:pos="0"/>
        </w:tabs>
        <w:rPr>
          <w:rtl/>
        </w:rPr>
      </w:pPr>
      <w:r>
        <w:rPr>
          <w:rtl/>
        </w:rPr>
        <w:t>•</w:t>
      </w:r>
      <w:r>
        <w:rPr>
          <w:rFonts w:hint="cs"/>
          <w:rtl/>
        </w:rPr>
        <w:t xml:space="preserve"> </w:t>
      </w:r>
      <w:r>
        <w:rPr>
          <w:rtl/>
        </w:rPr>
        <w:t>ת"</w:t>
      </w:r>
      <w:r>
        <w:rPr>
          <w:rFonts w:hint="cs"/>
          <w:rtl/>
        </w:rPr>
        <w:t xml:space="preserve">כ </w:t>
      </w:r>
      <w:r>
        <w:rPr>
          <w:rStyle w:val="2fb"/>
          <w:rFonts w:hint="cs"/>
          <w:rtl/>
        </w:rPr>
        <w:t xml:space="preserve">דרי</w:t>
      </w:r>
      <w:r>
        <w:rPr>
          <w:rStyle w:val="2fb"/>
          <w:rtl/>
        </w:rPr>
        <w:t>"</w:t>
      </w:r>
      <w:r>
        <w:rPr>
          <w:rStyle w:val="2fb"/>
          <w:rFonts w:hint="cs"/>
          <w:rtl/>
        </w:rPr>
        <w:t xml:space="preserve">ו</w:t>
      </w:r>
      <w:r>
        <w:rPr>
          <w:rFonts w:hint="cs"/>
          <w:rtl/>
        </w:rPr>
        <w:t xml:space="preserve"> </w:t>
      </w:r>
      <w:r>
        <w:rPr>
          <w:rtl/>
        </w:rPr>
        <w:t xml:space="preserve">דברים שבין במה גדולה לבמה קטנה: </w:t>
      </w:r>
    </w:p>
    <w:p w:rsidR="00DA63EC" w:rsidRDefault="00DA63EC" w:rsidP="00DA63EC">
      <w:pPr>
        <w:tabs>
          <w:tab w:val="left" w:pos="0"/>
        </w:tabs>
        <w:rPr>
          <w:rtl/>
        </w:rPr>
      </w:pPr>
      <w:r>
        <w:rPr>
          <w:rtl/>
        </w:rPr>
        <w:t xml:space="preserve">קרן וכבש ויסוד וריבוע בבמה גדולה, ואין קרן ויסוד וכבש וריבוע בבמה קטנה</w:t>
      </w:r>
      <w:ins w:id="95393" w:author="מנוע מכני" w:date="2026-10-11T12:04:39Z">
        <w:r>
          <w:rPr>
            <w:rtl/>
          </w:rPr>
          <w:t xml:space="preserve">,</w:t>
        </w:r>
      </w:ins>
      <w:del w:id="95394" w:author="מנוע מכני" w:date="2026-10-11T12:04:39Z">
        <w:r>
          <w:rPr>
            <w:rtl/>
          </w:rPr>
          <w:delText xml:space="preserve">;</w:delText>
        </w:r>
      </w:del>
    </w:p>
    <w:p w:rsidR="00DA63EC" w:rsidRDefault="00DA63EC" w:rsidP="00DA63EC">
      <w:pPr>
        <w:tabs>
          <w:tab w:val="left" w:pos="0"/>
        </w:tabs>
        <w:rPr>
          <w:rtl/>
        </w:rPr>
      </w:pPr>
      <w:r>
        <w:rPr>
          <w:rtl/>
        </w:rPr>
        <w:lastRenderedPageBreak/>
        <w:t xml:space="preserve">כיור וכנו בבמה גדולה, ואין כיור וכנו בבמה קטנה</w:t>
      </w:r>
      <w:ins w:id="95395" w:author="מנוע מכני" w:date="2026-10-11T12:04:39Z">
        <w:r>
          <w:rPr>
            <w:rtl/>
          </w:rPr>
          <w:t xml:space="preserve">,</w:t>
        </w:r>
      </w:ins>
      <w:del w:id="95396" w:author="מנוע מכני" w:date="2026-10-11T12:04:39Z">
        <w:r>
          <w:rPr>
            <w:rtl/>
          </w:rPr>
          <w:lastRenderedPageBreak/>
          <w:delText xml:space="preserve">;</w:delText>
        </w:r>
      </w:del>
    </w:p>
    <w:p w:rsidR="00DA63EC" w:rsidRDefault="00DA63EC" w:rsidP="00DA63EC">
      <w:pPr>
        <w:tabs>
          <w:tab w:val="left" w:pos="0"/>
        </w:tabs>
        <w:rPr>
          <w:rtl/>
        </w:rPr>
      </w:pPr>
      <w:r>
        <w:rPr>
          <w:rtl/>
        </w:rPr>
        <w:t xml:space="preserve">חזה ושוק בבמה גדולה, ואין חזה ושוק בבמה קטנה</w:t>
      </w:r>
      <w:ins w:id="95397" w:author="מנוע מכני" w:date="2026-10-11T12:04:39Z">
        <w:r>
          <w:rPr>
            <w:rtl/>
          </w:rPr>
          <w:t xml:space="preserve">,</w:t>
        </w:r>
      </w:ins>
      <w:del w:id="95398" w:author="מנוע מכני" w:date="2026-10-11T12:04:39Z">
        <w:r>
          <w:rPr>
            <w:rtl/>
          </w:rPr>
          <w:delText xml:space="preserve">;</w:delText>
        </w:r>
      </w:del>
    </w:p>
    <w:p w:rsidR="00DA63EC" w:rsidRDefault="00DA63EC" w:rsidP="00DA63EC">
      <w:pPr>
        <w:tabs>
          <w:tab w:val="left" w:pos="0"/>
        </w:tabs>
        <w:rPr>
          <w:rtl/>
        </w:rPr>
      </w:pPr>
      <w:r>
        <w:rPr>
          <w:rtl/>
        </w:rPr>
        <w:t>•</w:t>
      </w:r>
      <w:r>
        <w:rPr>
          <w:rFonts w:hint="cs"/>
          <w:rtl/>
        </w:rPr>
        <w:t xml:space="preserve"> </w:t>
      </w:r>
      <w:r w:rsidRPr="00E21AF8">
        <w:rPr>
          <w:b/>
          <w:bCs/>
          <w:rtl/>
        </w:rPr>
        <w:t>דברים ששוותה במה גדולה לבמה קטנה:</w:t>
      </w:r>
      <w:r>
        <w:rPr>
          <w:rtl/>
        </w:rPr>
        <w:t xml:space="preserve"> </w:t>
      </w:r>
    </w:p>
    <w:p w:rsidR="00DA63EC" w:rsidRDefault="00DA63EC" w:rsidP="00DA63EC">
      <w:pPr>
        <w:tabs>
          <w:tab w:val="left" w:pos="0"/>
        </w:tabs>
        <w:rPr>
          <w:rtl/>
        </w:rPr>
      </w:pPr>
      <w:r>
        <w:rPr>
          <w:rtl/>
        </w:rPr>
        <w:t xml:space="preserve">שחיטה בבמה גדולה וקטנה, הפשט וניתוח בגדולה וקטנה, </w:t>
      </w:r>
    </w:p>
    <w:p w:rsidR="00DA63EC" w:rsidRDefault="00DA63EC" w:rsidP="00DA63EC">
      <w:pPr>
        <w:tabs>
          <w:tab w:val="left" w:pos="0"/>
        </w:tabs>
        <w:rPr>
          <w:rtl/>
        </w:rPr>
      </w:pPr>
      <w:r>
        <w:rPr>
          <w:rtl/>
        </w:rPr>
        <w:t>דם מתיר ומפגל בגדולה וקטנה, מומין וזמן בגדולה וקטנה.</w:t>
      </w:r>
    </w:p>
    <w:p w:rsidR="00DA63EC" w:rsidRDefault="00DA63EC" w:rsidP="00DA63EC">
      <w:pPr>
        <w:tabs>
          <w:tab w:val="left" w:pos="0"/>
        </w:tabs>
        <w:rPr>
          <w:rtl/>
        </w:rPr>
      </w:pPr>
      <w:r>
        <w:rPr>
          <w:rtl/>
        </w:rPr>
        <w:t>אבל נותר והזמן והטמא - שוין בזה ובזה.</w:t>
      </w:r>
    </w:p>
    <w:p w:rsidR="00DA63EC" w:rsidRDefault="00DA63EC" w:rsidP="00DA63EC">
      <w:pPr>
        <w:tabs>
          <w:tab w:val="left" w:pos="0"/>
        </w:tabs>
        <w:rPr>
          <w:rtl/>
        </w:rPr>
      </w:pPr>
    </w:p>
    <w:p>
      <w:pPr>
        <w:pStyle w:val="afffff8"/>
        <w:rPr>
          <w:ins w:id="90001" w:author="קלוד" w:date="2026-10-11T12:29:36Z"/>
        </w:rPr>
      </w:pPr>
      <w:ins w:id="90002" w:author="קלוד" w:date="2026-10-11T12:29:36Z">
        <w:r>
          <w:rPr>
            <w:color w:val="7B3F00"/>
          </w:rPr>
          <w:t xml:space="preserve">זמן בבמה קטנה - כבמה גדולה מ'זאת תורת זבח השלמים'</w:t>
        </w:r>
      </w:ins>
    </w:p>
    <w:p>
      <w:pPr>
        <w:pStyle w:val="38"/>
        <w:rPr>
          <w:ins w:id="101537" w:author="מנוע מכני" w:date="2026-10-11T12:04:39Z"/>
        </w:rPr>
      </w:pPr>
      <w:del w:id="101536" w:author="מנוע מכני" w:date="2026-10-11T12:04:39Z">
        <w:r>
          <w:delText xml:space="preserve">•</w:delText>
        </w:r>
      </w:del>
      <w:r>
        <w:t xml:space="preserve"> </w:t>
      </w:r>
      <w:r w:rsidRPr="00891B40">
        <w:t>ת"ר</w:t>
      </w:r>
      <w:r>
        <w:t xml:space="preserve">:</w:t>
      </w:r>
    </w:p>
    <w:p w:rsidR="00DA63EC" w:rsidRDefault="00DA63EC" w:rsidP="00DA63EC">
      <w:pPr>
        <w:tabs>
          <w:tab w:val="left" w:pos="0"/>
        </w:tabs>
      </w:pPr>
      <w:del w:id="101538" w:author="מנוע מכני" w:date="2026-10-11T12:04:39Z">
        <w:r>
          <w:rPr>
            <w:rtl/>
          </w:rPr>
          <w:delText xml:space="preserve"> </w:delText>
        </w:r>
      </w:del>
      <w:r>
        <w:rPr>
          <w:rtl/>
        </w:rPr>
        <w:t xml:space="preserve">מנין לעשות זמן בבמה קטנה כבמה גדולה? </w:t>
      </w:r>
    </w:p>
    <w:p w:rsidR="00DA63EC" w:rsidRDefault="00DA63EC" w:rsidP="00DA63EC">
      <w:pPr>
        <w:tabs>
          <w:tab w:val="left" w:pos="0"/>
        </w:tabs>
        <w:rPr>
          <w:rtl/>
        </w:rPr>
      </w:pPr>
      <w:ins w:id="92263" w:author="מנוע מכני" w:date="2026-10-11T12:04:39Z">
        <w:r>
          <w:rPr>
            <w:rtl/>
          </w:rPr>
          <w:t xml:space="preserve">שהרי</w:t>
        </w:r>
      </w:ins>
      <w:del w:id="92264" w:author="מנוע מכני" w:date="2026-10-11T12:04:39Z">
        <w:r>
          <w:rPr>
            <w:rtl/>
          </w:rPr>
          <w:delText xml:space="preserve">דהא</w:delText>
        </w:r>
      </w:del>
      <w:r>
        <w:rPr>
          <w:rtl/>
        </w:rPr>
        <w:t xml:space="preserve"> אמרה תורה: </w:t>
      </w:r>
      <w:ins w:id="96793" w:author="מנוע מכני" w:date="2026-10-11T12:04:39Z">
        <w:r>
          <w:rPr>
            <w:rtl/>
          </w:rPr>
          <w:t xml:space="preserve">לנו</w:t>
        </w:r>
      </w:ins>
      <w:del w:id="96794" w:author="מנוע מכני" w:date="2026-10-11T12:04:39Z">
        <w:r>
          <w:rPr>
            <w:rtl/>
          </w:rPr>
          <w:delText xml:space="preserve">לן</w:delText>
        </w:r>
      </w:del>
      <w:r>
        <w:rPr>
          <w:rtl/>
        </w:rPr>
        <w:t xml:space="preserve"> ישרף ויוצא ישרף, מה יוצא כשר בבמה, אף </w:t>
      </w:r>
      <w:ins w:id="96795" w:author="מנוע מכני" w:date="2026-10-11T12:04:39Z">
        <w:r>
          <w:rPr>
            <w:rtl/>
          </w:rPr>
          <w:t xml:space="preserve">לנו</w:t>
        </w:r>
      </w:ins>
      <w:del w:id="96796" w:author="מנוע מכני" w:date="2026-10-11T12:04:39Z">
        <w:r>
          <w:rPr>
            <w:rtl/>
          </w:rPr>
          <w:delText xml:space="preserve">לן</w:delText>
        </w:r>
      </w:del>
      <w:r>
        <w:rPr>
          <w:rtl/>
        </w:rPr>
        <w:t xml:space="preserve"> כשר בבמה? </w:t>
      </w:r>
    </w:p>
    <w:p w:rsidR="00DA63EC" w:rsidRDefault="00DA63EC" w:rsidP="00DA63EC">
      <w:pPr>
        <w:pStyle w:val="afff3"/>
        <w:framePr w:wrap="around"/>
        <w:rPr>
          <w:rtl/>
        </w:rPr>
      </w:pPr>
      <w:r>
        <w:rPr>
          <w:rFonts w:hint="cs"/>
          <w:rtl/>
        </w:rPr>
        <w:t>קכ.</w:t>
      </w:r>
    </w:p>
    <w:p w:rsidR="00DA63EC" w:rsidRDefault="00DA63EC" w:rsidP="00DA63EC">
      <w:pPr>
        <w:tabs>
          <w:tab w:val="left" w:pos="0"/>
        </w:tabs>
        <w:rPr>
          <w:rtl/>
        </w:rPr>
      </w:pPr>
      <w:ins w:id="92265" w:author="מנוע מכני" w:date="2026-10-11T12:04:39Z">
        <w:r>
          <w:rPr>
            <w:rtl/>
          </w:rPr>
          <w:t xml:space="preserve">ולא</w:t>
        </w:r>
      </w:ins>
      <w:del w:id="92266" w:author="מנוע מכני" w:date="2026-10-11T12:04:39Z">
        <w:r>
          <w:rPr>
            <w:rtl/>
          </w:rPr>
          <w:delText xml:space="preserve">ולאו</w:delText>
        </w:r>
      </w:del>
      <w:r>
        <w:rPr>
          <w:rtl/>
        </w:rPr>
        <w:t xml:space="preserve"> </w:t>
      </w:r>
      <w:r>
        <w:rPr>
          <w:rtl/>
        </w:rPr>
        <w:t xml:space="preserve">ק"ו</w:t>
      </w:r>
      <w:r>
        <w:rPr>
          <w:rtl/>
        </w:rPr>
        <w:t xml:space="preserve"> הוא מעופות שאין המום פוסל בהן - זמן פוסל בהן, </w:t>
      </w:r>
    </w:p>
    <w:p w:rsidR="00DA63EC" w:rsidRDefault="00DA63EC" w:rsidP="00DA63EC">
      <w:pPr>
        <w:tabs>
          <w:tab w:val="left" w:pos="0"/>
        </w:tabs>
        <w:rPr>
          <w:rtl/>
        </w:rPr>
      </w:pPr>
      <w:r>
        <w:rPr>
          <w:rtl/>
        </w:rPr>
        <w:tab/>
        <w:t xml:space="preserve">קדשי במה קטנה שהמום פוסל בהן - אינו דין שזמן פוסל בהן! </w:t>
      </w:r>
    </w:p>
    <w:p w:rsidR="00DA63EC" w:rsidRDefault="00DA63EC" w:rsidP="00DA63EC">
      <w:pPr>
        <w:tabs>
          <w:tab w:val="left" w:pos="0"/>
        </w:tabs>
        <w:rPr>
          <w:rtl/>
        </w:rPr>
      </w:pPr>
      <w:r>
        <w:rPr>
          <w:rtl/>
        </w:rPr>
        <w:tab/>
        <w:t xml:space="preserve">מה לעופות שכן אין הזר כשר בהן, תאמר בבמה קטנה שהזר כשר בה, </w:t>
      </w:r>
      <w:r>
        <w:rPr>
          <w:rtl/>
        </w:rPr>
        <w:tab/>
        <w:t xml:space="preserve">לא</w:t>
      </w:r>
      <w:r>
        <w:rPr>
          <w:rtl/>
        </w:rPr>
        <w:tab/>
        <w:t xml:space="preserve"> יהא זמן פסול בה? </w:t>
      </w:r>
      <w:r>
        <w:rPr>
          <w:rtl/>
        </w:rPr>
        <w:tab/>
        <w:t xml:space="preserve">ת"ל</w:t>
      </w:r>
      <w:del w:id="102917" w:author="Claude" w:date="2026-10-11T09:07:44Z">
        <w:r>
          <w:rPr>
            <w:rtl/>
          </w:rPr>
          <w:delText xml:space="preserve">	</w:delText>
        </w:r>
      </w:del>
      <w:r>
        <w:rPr>
          <w:rtl/>
        </w:rPr>
        <w:t xml:space="preserve">:</w:t>
      </w:r>
      <w:r w:rsidRPr="00464129">
        <w:rPr>
          <w:rStyle w:val="afffff0"/>
          <w:rtl/>
        </w:rPr>
        <w:t xml:space="preserve"> </w:t>
      </w:r>
      <w:r w:rsidRPr="00464129">
        <w:rPr>
          <w:rStyle w:val="afffff0"/>
          <w:rFonts w:hint="cs"/>
          <w:rtl/>
        </w:rPr>
        <w:t>'</w:t>
      </w:r>
      <w:ins w:id="91427" w:author="Claude - סמנטי" w:date="2026-10-11T12:26:16Z">
        <w:r>
          <w:rPr>
            <w:rStyle w:val="afffff0"/>
            <w:rtl/>
          </w:rPr>
          <w:t xml:space="preserve">וְזֹאת תּוֹרַת זֶבַח הַשְּׁלָמִים</w:t>
        </w:r>
      </w:ins>
      <w:del w:id="91428" w:author="Claude - סמנטי" w:date="2026-10-11T12:26:16Z">
        <w:r w:rsidRPr="00464129">
          <w:rPr>
            <w:rStyle w:val="afffff0"/>
            <w:rtl/>
          </w:rPr>
          <w:delText xml:space="preserve">וזאת תורת זבח השלמים</w:delText>
        </w:r>
      </w:del>
      <w:r w:rsidRPr="00464129">
        <w:rPr>
          <w:rStyle w:val="afffff0"/>
          <w:rFonts w:hint="cs"/>
          <w:rtl/>
        </w:rPr>
        <w:t>'</w:t>
      </w:r>
      <w:r w:rsidRPr="00464129">
        <w:rPr>
          <w:rStyle w:val="afffff0"/>
          <w:rtl/>
        </w:rPr>
        <w:t>,</w:t>
      </w:r>
      <w:r>
        <w:rPr>
          <w:rtl/>
        </w:rPr>
        <w:t xml:space="preserve"> לעשות זמן במה קטנה כזמן במה גדולה.</w:t>
      </w:r>
    </w:p>
    <w:p w:rsidR="004D68F4" w:rsidRDefault="00DA63EC" w:rsidP="004D68F4">
      <w:pPr>
        <w:pStyle w:val="Hadran"/>
        <w:rPr>
          <w:rtl/>
        </w:rPr>
        <w:pPrChange w:id="104017" w:author="Claude" w:date="2026-10-11T09:08:09Z">
          <w:pPr>
            <w:pStyle w:val="affff"/>
            <w:rPr>
              <w:rtl/>
            </w:rPr>
          </w:pPr>
        </w:pPrChange>
      </w:pPr>
      <w:r>
        <w:rPr>
          <w:rtl/>
        </w:rPr>
        <w:t xml:space="preserve">הדרן עלך פרת חטאת </w:t>
      </w:r>
    </w:p>
    <w:p w:rsidR="00DA63EC" w:rsidRDefault="00DA63EC" w:rsidP="004D68F4">
      <w:pPr>
        <w:pStyle w:val="affff"/>
        <w:rPr>
          <w:rtl/>
        </w:rPr>
      </w:pPr>
      <w:r>
        <w:rPr>
          <w:rtl/>
        </w:rPr>
        <w:t>וסליקא לה מסכת זבחים.</w:t>
      </w:r>
    </w:p>
    <w:p w:rsidR="00DA63EC" w:rsidRDefault="00DA63EC" w:rsidP="00DA63EC">
      <w:pPr>
        <w:tabs>
          <w:tab w:val="left" w:pos="0"/>
        </w:tabs>
        <w:rPr>
          <w:rtl/>
        </w:rPr>
        <w:sectPr w:rsidR="00DA63EC" w:rsidSect="00FE1B89">
          <w:pgSz w:w="6804" w:h="11907" w:code="8"/>
          <w:pgMar w:top="284" w:right="567" w:bottom="284" w:left="567" w:header="284" w:footer="284" w:gutter="0"/>
          <w:pgNumType w:start="1"/>
          <w:cols w:space="284"/>
          <w:bidi/>
          <w:rtlGutter/>
          <w:docGrid w:linePitch="360"/>
        </w:sectPr>
      </w:pPr>
    </w:p>
    <w:sectPr w:rsidR="00413009" w:rsidSect="00FE1B89">
      <w:headerReference w:type="default" r:id="rId20"/>
      <w:pgSz w:w="6804" w:h="11907" w:code="8"/>
      <w:pgMar w:top="284" w:right="567" w:bottom="284" w:left="567" w:header="284" w:footer="284" w:gutter="0"/>
      <w:pgNumType w:start="1"/>
      <w:cols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1708" w:rsidRDefault="00F41708" w:rsidP="003B6D22">
      <w:pPr>
        <w:spacing w:line="240" w:lineRule="auto"/>
      </w:pPr>
      <w:r>
        <w:separator/>
      </w:r>
    </w:p>
  </w:endnote>
  <w:endnote w:type="continuationSeparator" w:id="0">
    <w:p w:rsidR="00F41708" w:rsidRDefault="00F41708" w:rsidP="003B6D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ontbitDavid">
    <w:panose1 w:val="02020603050405020304"/>
    <w:charset w:val="00"/>
    <w:family w:val="roman"/>
    <w:pitch w:val="variable"/>
    <w:sig w:usb0="80000827" w:usb1="5000004A" w:usb2="00000020" w:usb3="00000000" w:csb0="00000021"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 Fontov Regular">
    <w:panose1 w:val="02020803050405020304"/>
    <w:charset w:val="00"/>
    <w:family w:val="roman"/>
    <w:pitch w:val="variable"/>
    <w:sig w:usb0="00000803" w:usb1="50000000" w:usb2="00000000" w:usb3="00000000" w:csb0="00000021" w:csb1="00000000"/>
  </w:font>
  <w:font w:name="BA Franknatan Regular">
    <w:panose1 w:val="02020803050405020304"/>
    <w:charset w:val="00"/>
    <w:family w:val="roman"/>
    <w:pitch w:val="variable"/>
    <w:sig w:usb0="00000803" w:usb1="50000000" w:usb2="00000000" w:usb3="00000000" w:csb0="00000021" w:csb1="00000000"/>
  </w:font>
  <w:font w:name="BA Franknatan Decor">
    <w:panose1 w:val="02020803050405020304"/>
    <w:charset w:val="00"/>
    <w:family w:val="roman"/>
    <w:pitch w:val="variable"/>
    <w:sig w:usb0="00000803" w:usb1="5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AFF" w:usb1="C0007843" w:usb2="00000009" w:usb3="00000000" w:csb0="000001FF" w:csb1="00000000"/>
  </w:font>
  <w:font w:name="FrankRuehl">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A0002AEF" w:usb1="4000207B" w:usb2="00000000" w:usb3="00000000" w:csb0="000001FF" w:csb1="00000000"/>
  </w:font>
  <w:font w:name="Guttman Vilna">
    <w:panose1 w:val="02010401010101010101"/>
    <w:charset w:val="B1"/>
    <w:family w:val="auto"/>
    <w:pitch w:val="variable"/>
    <w:sig w:usb0="00000801" w:usb1="40000000" w:usb2="00000000" w:usb3="00000000" w:csb0="00000020" w:csb1="00000000"/>
  </w:font>
  <w:font w:name="BA Vilna Bold">
    <w:panose1 w:val="02020803050405020304"/>
    <w:charset w:val="00"/>
    <w:family w:val="roman"/>
    <w:pitch w:val="variable"/>
    <w:sig w:usb0="00000803" w:usb1="5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b Fontext">
    <w:altName w:val="Times New Roman"/>
    <w:charset w:val="00"/>
    <w:family w:val="roman"/>
    <w:pitch w:val="variable"/>
    <w:sig w:usb0="80000827" w:usb1="5000004A" w:usb2="00000000" w:usb3="00000000" w:csb0="00000021" w:csb1="00000000"/>
  </w:font>
  <w:font w:name="BA חניכי הישיבות">
    <w:panose1 w:val="02020803050405020304"/>
    <w:charset w:val="00"/>
    <w:family w:val="roman"/>
    <w:pitch w:val="variable"/>
    <w:sig w:usb0="80000823" w:usb1="50002042" w:usb2="0000000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Pr="003B6D22" w:rsidRDefault="00D11AE6" w:rsidP="003B6D22">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74314277"/>
      <w:docPartObj>
        <w:docPartGallery w:val="Page Numbers (Bottom of Page)"/>
        <w:docPartUnique/>
      </w:docPartObj>
    </w:sdtPr>
    <w:sdtEndPr>
      <w:rPr>
        <w:cs/>
      </w:rPr>
    </w:sdtEndPr>
    <w:sdtContent>
      <w:p w:rsidR="00D11AE6" w:rsidRDefault="00D11AE6" w:rsidP="00FE1B89">
        <w:pPr>
          <w:pStyle w:val="a9"/>
          <w:jc w:val="right"/>
        </w:pPr>
        <w:r>
          <w:fldChar w:fldCharType="begin"/>
        </w:r>
        <w:r>
          <w:rPr>
            <w:rtl/>
            <w:cs/>
          </w:rPr>
          <w:instrText>PAGE   \* MERGEFORMAT</w:instrText>
        </w:r>
        <w:r>
          <w:fldChar w:fldCharType="separate"/>
        </w:r>
        <w:r w:rsidRPr="00B117B3">
          <w:rPr>
            <w:noProof/>
            <w:rtl/>
            <w:lang w:val="he-IL"/>
          </w:rPr>
          <w:t>108</w:t>
        </w:r>
        <w:r>
          <w:fldChar w:fldCharType="end"/>
        </w:r>
      </w:p>
    </w:sdtContent>
  </w:sdt>
  <w:p w:rsidR="00D11AE6" w:rsidRDefault="00D11AE6" w:rsidP="00FE1B89">
    <w:pPr>
      <w:pStyle w:val="a9"/>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Default="00D11AE6" w:rsidP="00F54815">
    <w:pPr>
      <w:pStyle w:val="a9"/>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23683808"/>
      <w:docPartObj>
        <w:docPartGallery w:val="Page Numbers (Bottom of Page)"/>
        <w:docPartUnique/>
      </w:docPartObj>
    </w:sdtPr>
    <w:sdtEndPr>
      <w:rPr>
        <w:cs/>
      </w:rPr>
    </w:sdtEndPr>
    <w:sdtContent>
      <w:p w:rsidR="00D11AE6" w:rsidRDefault="00D11AE6" w:rsidP="00FE1B89">
        <w:pPr>
          <w:pStyle w:val="a9"/>
          <w:jc w:val="right"/>
        </w:pPr>
        <w:r>
          <w:fldChar w:fldCharType="begin"/>
        </w:r>
        <w:r>
          <w:rPr>
            <w:rtl/>
            <w:cs/>
          </w:rPr>
          <w:instrText>PAGE   \* MERGEFORMAT</w:instrText>
        </w:r>
        <w:r>
          <w:fldChar w:fldCharType="separate"/>
        </w:r>
        <w:r w:rsidRPr="000A334C">
          <w:rPr>
            <w:noProof/>
            <w:rtl/>
            <w:lang w:val="he-IL"/>
          </w:rPr>
          <w:t>30</w:t>
        </w:r>
        <w:r>
          <w:fldChar w:fldCharType="end"/>
        </w:r>
      </w:p>
    </w:sdtContent>
  </w:sdt>
  <w:p w:rsidR="00D11AE6" w:rsidRDefault="00D11AE6" w:rsidP="00FE1B89">
    <w:pPr>
      <w:pStyle w:val="a9"/>
      <w:jc w:val="right"/>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Default="00D11AE6" w:rsidP="00F5284E">
    <w:pPr>
      <w:pStyle w:val="a9"/>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354072671"/>
      <w:docPartObj>
        <w:docPartGallery w:val="Page Numbers (Bottom of Page)"/>
        <w:docPartUnique/>
      </w:docPartObj>
    </w:sdtPr>
    <w:sdtEndPr>
      <w:rPr>
        <w:cs/>
      </w:rPr>
    </w:sdtEndPr>
    <w:sdtContent>
      <w:p w:rsidR="00D11AE6" w:rsidRDefault="00D11AE6" w:rsidP="00FE1B89">
        <w:pPr>
          <w:pStyle w:val="a9"/>
          <w:jc w:val="right"/>
        </w:pPr>
        <w:r>
          <w:fldChar w:fldCharType="begin"/>
        </w:r>
        <w:r>
          <w:rPr>
            <w:rtl/>
            <w:cs/>
          </w:rPr>
          <w:instrText>PAGE   \* MERGEFORMAT</w:instrText>
        </w:r>
        <w:r>
          <w:fldChar w:fldCharType="separate"/>
        </w:r>
        <w:r w:rsidRPr="000A334C">
          <w:rPr>
            <w:noProof/>
            <w:rtl/>
            <w:lang w:val="he-IL"/>
          </w:rPr>
          <w:t>8</w:t>
        </w:r>
        <w:r>
          <w:fldChar w:fldCharType="end"/>
        </w:r>
      </w:p>
    </w:sdtContent>
  </w:sdt>
  <w:p w:rsidR="00D11AE6" w:rsidRDefault="00D11AE6" w:rsidP="00FE1B89">
    <w:pPr>
      <w:pStyle w:val="a9"/>
      <w:jc w:val="right"/>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Pr="00C80FEA" w:rsidRDefault="00D11AE6" w:rsidP="00C80FE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1708" w:rsidRDefault="00F41708" w:rsidP="003B6D22">
      <w:pPr>
        <w:spacing w:line="240" w:lineRule="auto"/>
      </w:pPr>
      <w:r>
        <w:separator/>
      </w:r>
    </w:p>
  </w:footnote>
  <w:footnote w:type="continuationSeparator" w:id="0">
    <w:p w:rsidR="00F41708" w:rsidRDefault="00F41708" w:rsidP="003B6D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Pr="00F03756" w:rsidRDefault="00D11AE6" w:rsidP="00FE1B89">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Fonts w:ascii="BA Tefilot Regular" w:hAnsi="BA Tefilot Regular" w:cs="BA Tefilot Regular"/>
        <w:b/>
        <w:bCs/>
        <w:color w:val="808080" w:themeColor="background1" w:themeShade="80"/>
        <w:spacing w:val="10"/>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D11AE6" w:rsidRPr="003D23F5" w:rsidRDefault="00D11AE6" w:rsidP="00FE1B89">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b/>
        <w:bCs/>
        <w:rtl/>
      </w:rPr>
    </w:pPr>
    <w:r w:rsidRPr="003D23F5">
      <w:rPr>
        <w:b/>
        <w:bCs/>
        <w:rtl/>
      </w:rPr>
      <w:fldChar w:fldCharType="begin"/>
    </w:r>
    <w:r w:rsidRPr="003D23F5">
      <w:rPr>
        <w:b/>
        <w:bCs/>
        <w:rtl/>
      </w:rPr>
      <w:instrText xml:space="preserve"> </w:instrText>
    </w:r>
    <w:r w:rsidRPr="003D23F5">
      <w:rPr>
        <w:b/>
        <w:bCs/>
      </w:rPr>
      <w:instrText>STYLEREF</w:instrText>
    </w:r>
    <w:r w:rsidRPr="003D23F5">
      <w:rPr>
        <w:b/>
        <w:bCs/>
        <w:rtl/>
      </w:rPr>
      <w:instrText xml:space="preserve">  פרק  \* </w:instrText>
    </w:r>
    <w:r w:rsidRPr="003D23F5">
      <w:rPr>
        <w:b/>
        <w:bCs/>
      </w:rPr>
      <w:instrText xml:space="preserve">MERGEFORMAT </w:instrText>
    </w:r>
    <w:r w:rsidRPr="003D23F5">
      <w:rPr>
        <w:b/>
        <w:bCs/>
        <w:rtl/>
      </w:rPr>
      <w:fldChar w:fldCharType="separate"/>
    </w:r>
    <w:r w:rsidR="00075780" w:rsidRPr="00075780">
      <w:rPr>
        <w:noProof/>
        <w:rtl/>
      </w:rPr>
      <w:t>פרק ראשון</w:t>
    </w:r>
    <w:r w:rsidRPr="003D23F5">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end"/>
    </w:r>
    <w:r w:rsidRPr="003D23F5">
      <w:rPr>
        <w:b/>
        <w:bCs/>
        <w:rtl/>
      </w:rPr>
      <w:tab/>
    </w:r>
    <w:r w:rsidRPr="003D23F5">
      <w:rPr>
        <w:rtl/>
      </w:rPr>
      <w:fldChar w:fldCharType="begin"/>
    </w:r>
    <w:r w:rsidRPr="003D23F5">
      <w:rPr>
        <w:rtl/>
      </w:rPr>
      <w:instrText xml:space="preserve"> </w:instrText>
    </w:r>
    <w:r w:rsidRPr="003D23F5">
      <w:rPr>
        <w:rFonts w:hint="cs"/>
      </w:rPr>
      <w:instrText>STYLEREF</w:instrText>
    </w:r>
    <w:r w:rsidRPr="003D23F5">
      <w:rPr>
        <w:rFonts w:hint="cs"/>
        <w:rtl/>
      </w:rPr>
      <w:instrText xml:space="preserve">  מסכת  \* </w:instrText>
    </w:r>
    <w:r w:rsidRPr="003D23F5">
      <w:rPr>
        <w:rFonts w:hint="cs"/>
      </w:rPr>
      <w:instrText>MERGEFORMAT</w:instrText>
    </w:r>
    <w:r w:rsidRPr="003D23F5">
      <w:instrText xml:space="preserve"> </w:instrText>
    </w:r>
    <w:r w:rsidRPr="003D23F5">
      <w:rPr>
        <w:rtl/>
      </w:rPr>
      <w:fldChar w:fldCharType="separate"/>
    </w:r>
    <w:r w:rsidR="00075780" w:rsidRPr="00075780">
      <w:rPr>
        <w:b/>
        <w:bCs/>
        <w:noProof/>
        <w:rtl/>
      </w:rPr>
      <w:t>זבחים</w:t>
    </w:r>
    <w:r w:rsidRPr="003D23F5">
      <w:rPr>
        <w:rtl/>
      </w:rPr>
      <w:fldChar w:fldCharType="end"/>
    </w:r>
    <w:r w:rsidRPr="003D23F5">
      <w:rPr>
        <w:rFonts w:ascii="Cambria" w:hAnsi="Cambria" w:hint="cs"/>
        <w:b/>
        <w:bCs/>
        <w:color w:val="A6A6A6" w:themeColor="background1" w:themeShade="A6"/>
        <w:rtl/>
      </w:rPr>
      <w:t xml:space="preserve"> </w:t>
    </w:r>
    <w:r w:rsidRPr="003D23F5">
      <w:rPr>
        <w:b/>
        <w:bCs/>
        <w:rtl/>
      </w:rPr>
      <w:tab/>
    </w:r>
    <w:r w:rsidRPr="003D23F5">
      <w:rPr>
        <w:b/>
        <w:bCs/>
        <w:rtl/>
      </w:rPr>
      <w:fldChar w:fldCharType="begin"/>
    </w:r>
    <w:r w:rsidRPr="003D23F5">
      <w:rPr>
        <w:b/>
        <w:bCs/>
        <w:rtl/>
      </w:rPr>
      <w:instrText xml:space="preserve"> </w:instrText>
    </w:r>
    <w:r w:rsidRPr="003D23F5">
      <w:rPr>
        <w:b/>
        <w:bCs/>
      </w:rPr>
      <w:instrText>STYLEREF  "</w:instrText>
    </w:r>
    <w:r w:rsidRPr="003D23F5">
      <w:rPr>
        <w:b/>
        <w:bCs/>
        <w:rtl/>
      </w:rPr>
      <w:instrText xml:space="preserve">פרק שם"  \* </w:instrText>
    </w:r>
    <w:r w:rsidRPr="003D23F5">
      <w:rPr>
        <w:b/>
        <w:bCs/>
      </w:rPr>
      <w:instrText xml:space="preserve">MERGEFORMAT </w:instrText>
    </w:r>
    <w:r w:rsidRPr="003D23F5">
      <w:rPr>
        <w:b/>
        <w:bCs/>
        <w:rtl/>
      </w:rPr>
      <w:fldChar w:fldCharType="separate"/>
    </w:r>
    <w:r w:rsidR="00075780" w:rsidRPr="00075780">
      <w:rPr>
        <w:noProof/>
        <w:rtl/>
      </w:rPr>
      <w:t>כל</w:t>
    </w:r>
    <w:r w:rsidR="00075780">
      <w:rPr>
        <w:b/>
        <w:bCs/>
        <w:noProof/>
        <w:rtl/>
      </w:rPr>
      <w:t xml:space="preserve"> הזבחים</w:t>
    </w:r>
    <w:r w:rsidRPr="003D23F5">
      <w:rPr>
        <w:b/>
        <w:bCs/>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Default="00D11AE6" w:rsidP="00FE1B89">
    <w:pPr>
      <w:spacing w:line="240" w:lineRule="auto"/>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D11AE6" w:rsidRDefault="00D11AE6" w:rsidP="00FE1B89">
    <w:pPr>
      <w:pStyle w:val="a7"/>
      <w:pBdr>
        <w:bottom w:val="double" w:sz="4" w:space="1" w:color="A6A6A6" w:themeColor="background1" w:themeShade="A6"/>
      </w:pBdr>
      <w:tabs>
        <w:tab w:val="clear" w:pos="4153"/>
        <w:tab w:val="clear" w:pos="8306"/>
        <w:tab w:val="left" w:pos="2551"/>
        <w:tab w:val="right" w:pos="10603"/>
      </w:tabs>
      <w:spacing w:after="240" w:line="240" w:lineRule="exact"/>
      <w:ind w:left="0" w:firstLine="0"/>
    </w:pPr>
    <w:r w:rsidRPr="003B6D22">
      <w:rPr>
        <w:b/>
        <w:bCs/>
        <w:sz w:val="16"/>
        <w:szCs w:val="18"/>
        <w:rtl/>
      </w:rPr>
      <w:fldChar w:fldCharType="begin"/>
    </w:r>
    <w:r w:rsidRPr="003B6D22">
      <w:rPr>
        <w:b/>
        <w:bCs/>
        <w:sz w:val="16"/>
        <w:szCs w:val="18"/>
        <w:rtl/>
      </w:rPr>
      <w:instrText xml:space="preserve"> </w:instrText>
    </w:r>
    <w:r w:rsidRPr="003B6D22">
      <w:rPr>
        <w:b/>
        <w:bCs/>
        <w:sz w:val="16"/>
        <w:szCs w:val="18"/>
      </w:rPr>
      <w:instrText>STYLEREF  "</w:instrText>
    </w:r>
    <w:r w:rsidRPr="003B6D22">
      <w:rPr>
        <w:b/>
        <w:bCs/>
        <w:sz w:val="16"/>
        <w:szCs w:val="18"/>
        <w:rtl/>
      </w:rPr>
      <w:instrText xml:space="preserve">פרק שם"  \* </w:instrText>
    </w:r>
    <w:r w:rsidRPr="003B6D22">
      <w:rPr>
        <w:b/>
        <w:bCs/>
        <w:sz w:val="16"/>
        <w:szCs w:val="18"/>
      </w:rPr>
      <w:instrText>MERGEFORMAT</w:instrText>
    </w:r>
    <w:r w:rsidRPr="003B6D22">
      <w:rPr>
        <w:b/>
        <w:bCs/>
        <w:sz w:val="16"/>
        <w:szCs w:val="18"/>
        <w:rtl/>
      </w:rPr>
      <w:instrText xml:space="preserve"> </w:instrText>
    </w:r>
    <w:r w:rsidRPr="003B6D22">
      <w:rPr>
        <w:b/>
        <w:bCs/>
        <w:sz w:val="16"/>
        <w:szCs w:val="18"/>
        <w:rtl/>
      </w:rPr>
      <w:fldChar w:fldCharType="separate"/>
    </w:r>
    <w:r w:rsidR="00075780" w:rsidRPr="00075780">
      <w:rPr>
        <w:noProof/>
        <w:sz w:val="16"/>
        <w:szCs w:val="18"/>
        <w:rtl/>
      </w:rPr>
      <w:t>כל</w:t>
    </w:r>
    <w:r w:rsidR="00075780">
      <w:rPr>
        <w:b/>
        <w:bCs/>
        <w:noProof/>
        <w:sz w:val="16"/>
        <w:szCs w:val="18"/>
        <w:rtl/>
      </w:rPr>
      <w:t xml:space="preserve"> הזבחים</w:t>
    </w:r>
    <w:r w:rsidRPr="003B6D22">
      <w:rPr>
        <w:b/>
        <w:bCs/>
        <w:sz w:val="16"/>
        <w:szCs w:val="18"/>
        <w:rtl/>
      </w:rPr>
      <w:fldChar w:fldCharType="end"/>
    </w:r>
    <w:r w:rsidRPr="003B6D22">
      <w:rPr>
        <w:rFonts w:hint="cs"/>
        <w:b/>
        <w:bCs/>
        <w:sz w:val="16"/>
        <w:szCs w:val="18"/>
        <w:rtl/>
      </w:rPr>
      <w:t xml:space="preserve">: </w:t>
    </w:r>
    <w:r w:rsidRPr="003B6D22">
      <w:rPr>
        <w:b/>
        <w:bCs/>
        <w:sz w:val="16"/>
        <w:szCs w:val="18"/>
        <w:rtl/>
      </w:rPr>
      <w:fldChar w:fldCharType="begin"/>
    </w:r>
    <w:r w:rsidRPr="003B6D22">
      <w:rPr>
        <w:b/>
        <w:bCs/>
        <w:sz w:val="16"/>
        <w:szCs w:val="18"/>
        <w:rtl/>
      </w:rPr>
      <w:instrText xml:space="preserve"> </w:instrText>
    </w:r>
    <w:r w:rsidRPr="003B6D22">
      <w:rPr>
        <w:rFonts w:hint="cs"/>
        <w:b/>
        <w:bCs/>
        <w:sz w:val="16"/>
        <w:szCs w:val="18"/>
      </w:rPr>
      <w:instrText>STYLEREF</w:instrText>
    </w:r>
    <w:r w:rsidRPr="003B6D22">
      <w:rPr>
        <w:rFonts w:hint="cs"/>
        <w:b/>
        <w:bCs/>
        <w:sz w:val="16"/>
        <w:szCs w:val="18"/>
        <w:rtl/>
      </w:rPr>
      <w:instrText xml:space="preserve">  "דפים בפרק ב"  \* </w:instrText>
    </w:r>
    <w:r w:rsidRPr="003B6D22">
      <w:rPr>
        <w:rFonts w:hint="cs"/>
        <w:b/>
        <w:bCs/>
        <w:sz w:val="16"/>
        <w:szCs w:val="18"/>
      </w:rPr>
      <w:instrText>MERGEFORMAT</w:instrText>
    </w:r>
    <w:r w:rsidRPr="003B6D22">
      <w:rPr>
        <w:b/>
        <w:bCs/>
        <w:sz w:val="16"/>
        <w:szCs w:val="18"/>
        <w:rtl/>
      </w:rPr>
      <w:instrText xml:space="preserve"> </w:instrText>
    </w:r>
    <w:r w:rsidR="00075780">
      <w:rPr>
        <w:b/>
        <w:bCs/>
        <w:sz w:val="16"/>
        <w:szCs w:val="18"/>
        <w:rtl/>
      </w:rPr>
      <w:fldChar w:fldCharType="separate"/>
    </w:r>
    <w:r w:rsidR="00075780">
      <w:rPr>
        <w:b/>
        <w:bCs/>
        <w:noProof/>
        <w:sz w:val="16"/>
        <w:szCs w:val="18"/>
        <w:rtl/>
      </w:rPr>
      <w:t>(טו: לא:)</w:t>
    </w:r>
    <w:r w:rsidRPr="003B6D22">
      <w:rPr>
        <w:b/>
        <w:bCs/>
        <w:sz w:val="16"/>
        <w:szCs w:val="18"/>
        <w:rtl/>
      </w:rPr>
      <w:fldChar w:fldCharType="end"/>
    </w:r>
    <w:r w:rsidRPr="003B6D22">
      <w:rPr>
        <w:b/>
        <w:bCs/>
        <w:sz w:val="16"/>
        <w:szCs w:val="18"/>
        <w:rtl/>
      </w:rPr>
      <w:tab/>
    </w:r>
    <w:r w:rsidRPr="003B6D22">
      <w:rPr>
        <w:b/>
        <w:bCs/>
        <w:sz w:val="16"/>
        <w:szCs w:val="18"/>
        <w:rtl/>
      </w:rPr>
      <w:fldChar w:fldCharType="begin"/>
    </w:r>
    <w:r w:rsidRPr="003B6D22">
      <w:rPr>
        <w:b/>
        <w:bCs/>
        <w:sz w:val="16"/>
        <w:szCs w:val="18"/>
        <w:rtl/>
      </w:rPr>
      <w:instrText xml:space="preserve"> </w:instrText>
    </w:r>
    <w:r w:rsidRPr="003B6D22">
      <w:rPr>
        <w:b/>
        <w:bCs/>
        <w:sz w:val="16"/>
        <w:szCs w:val="18"/>
      </w:rPr>
      <w:instrText>STYLEREF</w:instrText>
    </w:r>
    <w:r w:rsidRPr="003B6D22">
      <w:rPr>
        <w:b/>
        <w:bCs/>
        <w:sz w:val="16"/>
        <w:szCs w:val="18"/>
        <w:rtl/>
      </w:rPr>
      <w:instrText xml:space="preserve">  מסכת  \* </w:instrText>
    </w:r>
    <w:r w:rsidRPr="003B6D22">
      <w:rPr>
        <w:b/>
        <w:bCs/>
        <w:sz w:val="16"/>
        <w:szCs w:val="18"/>
      </w:rPr>
      <w:instrText>MERGEFORMAT</w:instrText>
    </w:r>
    <w:r w:rsidRPr="003B6D22">
      <w:rPr>
        <w:b/>
        <w:bCs/>
        <w:sz w:val="16"/>
        <w:szCs w:val="18"/>
        <w:rtl/>
      </w:rPr>
      <w:instrText xml:space="preserve"> </w:instrText>
    </w:r>
    <w:r w:rsidRPr="003B6D22">
      <w:rPr>
        <w:b/>
        <w:bCs/>
        <w:sz w:val="16"/>
        <w:szCs w:val="18"/>
        <w:rtl/>
      </w:rPr>
      <w:fldChar w:fldCharType="separate"/>
    </w:r>
    <w:r w:rsidR="00075780">
      <w:rPr>
        <w:b/>
        <w:bCs/>
        <w:noProof/>
        <w:sz w:val="16"/>
        <w:szCs w:val="18"/>
        <w:rtl/>
      </w:rPr>
      <w:t>זבחים</w:t>
    </w:r>
    <w:r w:rsidRPr="003B6D22">
      <w:rPr>
        <w:b/>
        <w:bCs/>
        <w:sz w:val="16"/>
        <w:szCs w:val="18"/>
        <w:rtl/>
      </w:rPr>
      <w:fldChar w:fldCharType="end"/>
    </w:r>
    <w:r w:rsidRPr="003B6D22">
      <w:rPr>
        <w:b/>
        <w:bCs/>
        <w:sz w:val="16"/>
        <w:szCs w:val="18"/>
        <w:rtl/>
      </w:rPr>
      <w:tab/>
    </w:r>
    <w:r w:rsidRPr="003B6D22">
      <w:rPr>
        <w:b/>
        <w:bCs/>
        <w:sz w:val="16"/>
        <w:szCs w:val="18"/>
        <w:rtl/>
      </w:rPr>
      <w:fldChar w:fldCharType="begin"/>
    </w:r>
    <w:r w:rsidRPr="003B6D22">
      <w:rPr>
        <w:b/>
        <w:bCs/>
        <w:sz w:val="16"/>
        <w:szCs w:val="18"/>
        <w:rtl/>
      </w:rPr>
      <w:instrText xml:space="preserve"> </w:instrText>
    </w:r>
    <w:r w:rsidRPr="003B6D22">
      <w:rPr>
        <w:b/>
        <w:bCs/>
        <w:sz w:val="16"/>
        <w:szCs w:val="18"/>
      </w:rPr>
      <w:instrText>STYLEREF</w:instrText>
    </w:r>
    <w:r w:rsidRPr="003B6D22">
      <w:rPr>
        <w:b/>
        <w:bCs/>
        <w:sz w:val="16"/>
        <w:szCs w:val="18"/>
        <w:rtl/>
      </w:rPr>
      <w:instrText xml:space="preserve">  פרק  \* </w:instrText>
    </w:r>
    <w:r w:rsidRPr="003B6D22">
      <w:rPr>
        <w:b/>
        <w:bCs/>
        <w:sz w:val="16"/>
        <w:szCs w:val="18"/>
      </w:rPr>
      <w:instrText xml:space="preserve">MERGEFORMAT </w:instrText>
    </w:r>
    <w:r w:rsidRPr="003B6D22">
      <w:rPr>
        <w:b/>
        <w:bCs/>
        <w:sz w:val="16"/>
        <w:szCs w:val="18"/>
        <w:rtl/>
      </w:rPr>
      <w:fldChar w:fldCharType="separate"/>
    </w:r>
    <w:r w:rsidR="00075780" w:rsidRPr="00075780">
      <w:rPr>
        <w:noProof/>
        <w:sz w:val="16"/>
        <w:szCs w:val="18"/>
        <w:rtl/>
      </w:rPr>
      <w:t>פרק שני</w:t>
    </w:r>
    <w:r w:rsidRPr="003B6D22">
      <w:rPr>
        <w:b/>
        <w:bCs/>
        <w:sz w:val="16"/>
        <w:szCs w:val="18"/>
        <w:rtl/>
      </w:rPr>
      <w:fldChar w:fldCharType="end"/>
    </w:r>
    <w:r w:rsidRPr="003B6D22">
      <w:rPr>
        <w:rFonts w:hint="cs"/>
        <w:b/>
        <w:bCs/>
        <w:sz w:val="16"/>
        <w:szCs w:val="18"/>
        <w:rtl/>
      </w:rPr>
      <w:t xml:space="preserve"> </w:t>
    </w:r>
    <w:r w:rsidRPr="003B6D22">
      <w:rPr>
        <w:b/>
        <w:bCs/>
        <w:sz w:val="16"/>
        <w:szCs w:val="18"/>
        <w:rtl/>
      </w:rPr>
      <w:fldChar w:fldCharType="begin"/>
    </w:r>
    <w:r w:rsidRPr="003B6D22">
      <w:rPr>
        <w:b/>
        <w:bCs/>
        <w:sz w:val="16"/>
        <w:szCs w:val="18"/>
        <w:rtl/>
      </w:rPr>
      <w:instrText xml:space="preserve"> </w:instrText>
    </w:r>
    <w:r w:rsidRPr="003B6D22">
      <w:rPr>
        <w:rFonts w:hint="cs"/>
        <w:b/>
        <w:bCs/>
        <w:sz w:val="16"/>
        <w:szCs w:val="18"/>
      </w:rPr>
      <w:instrText>STYLEREF</w:instrText>
    </w:r>
    <w:r w:rsidRPr="003B6D22">
      <w:rPr>
        <w:rFonts w:hint="cs"/>
        <w:b/>
        <w:bCs/>
        <w:sz w:val="16"/>
        <w:szCs w:val="18"/>
        <w:rtl/>
      </w:rPr>
      <w:instrText xml:space="preserve">  "דף בצד"  \* </w:instrText>
    </w:r>
    <w:r w:rsidRPr="003B6D22">
      <w:rPr>
        <w:rFonts w:hint="cs"/>
        <w:b/>
        <w:bCs/>
        <w:sz w:val="16"/>
        <w:szCs w:val="18"/>
      </w:rPr>
      <w:instrText>MERGEFORMAT</w:instrText>
    </w:r>
    <w:r w:rsidRPr="003B6D22">
      <w:rPr>
        <w:b/>
        <w:bCs/>
        <w:sz w:val="16"/>
        <w:szCs w:val="18"/>
        <w:rtl/>
      </w:rPr>
      <w:instrText xml:space="preserve"> </w:instrText>
    </w:r>
    <w:r w:rsidRPr="003B6D22">
      <w:rPr>
        <w:b/>
        <w:bCs/>
        <w:sz w:val="16"/>
        <w:szCs w:val="18"/>
        <w:rtl/>
      </w:rPr>
      <w:fldChar w:fldCharType="separate"/>
    </w:r>
    <w:r w:rsidR="00075780">
      <w:rPr>
        <w:b/>
        <w:bCs/>
        <w:noProof/>
        <w:sz w:val="16"/>
        <w:szCs w:val="18"/>
        <w:rtl/>
      </w:rPr>
      <w:t>יט.</w:t>
    </w:r>
    <w:r w:rsidRPr="003B6D22">
      <w:rPr>
        <w:b/>
        <w:bCs/>
        <w:sz w:val="16"/>
        <w:szCs w:val="18"/>
        <w:rtl/>
      </w:rP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Pr="00F03756" w:rsidRDefault="00D11AE6" w:rsidP="00FE1B89">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Fonts w:ascii="BA Tefilot Regular" w:hAnsi="BA Tefilot Regular" w:cs="BA Tefilot Regular"/>
        <w:b/>
        <w:bCs/>
        <w:color w:val="808080" w:themeColor="background1" w:themeShade="80"/>
        <w:spacing w:val="10"/>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D11AE6" w:rsidRPr="003D23F5" w:rsidRDefault="00D11AE6" w:rsidP="00FE1B89">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b/>
        <w:bCs/>
        <w:rtl/>
      </w:rPr>
    </w:pPr>
    <w:r w:rsidRPr="003D23F5">
      <w:rPr>
        <w:b/>
        <w:bCs/>
        <w:rtl/>
      </w:rPr>
      <w:fldChar w:fldCharType="begin"/>
    </w:r>
    <w:r w:rsidRPr="003D23F5">
      <w:rPr>
        <w:b/>
        <w:bCs/>
        <w:rtl/>
      </w:rPr>
      <w:instrText xml:space="preserve"> </w:instrText>
    </w:r>
    <w:r w:rsidRPr="003D23F5">
      <w:rPr>
        <w:b/>
        <w:bCs/>
      </w:rPr>
      <w:instrText>STYLEREF</w:instrText>
    </w:r>
    <w:r w:rsidRPr="003D23F5">
      <w:rPr>
        <w:b/>
        <w:bCs/>
        <w:rtl/>
      </w:rPr>
      <w:instrText xml:space="preserve">  פרק  \* </w:instrText>
    </w:r>
    <w:r w:rsidRPr="003D23F5">
      <w:rPr>
        <w:b/>
        <w:bCs/>
      </w:rPr>
      <w:instrText xml:space="preserve">MERGEFORMAT </w:instrText>
    </w:r>
    <w:r w:rsidRPr="003D23F5">
      <w:rPr>
        <w:b/>
        <w:bCs/>
        <w:rtl/>
      </w:rPr>
      <w:fldChar w:fldCharType="separate"/>
    </w:r>
    <w:r w:rsidR="00075780" w:rsidRPr="00075780">
      <w:rPr>
        <w:noProof/>
        <w:rtl/>
      </w:rPr>
      <w:t>פרק תשיעי</w:t>
    </w:r>
    <w:r w:rsidRPr="003D23F5">
      <w:rPr>
        <w:b/>
        <w:bCs/>
        <w:rtl/>
      </w:rPr>
      <w:fldChar w:fldCharType="end"/>
    </w:r>
    <w:r w:rsidRPr="003D23F5">
      <w:rPr>
        <w:b/>
        <w:bCs/>
        <w:rtl/>
      </w:rPr>
      <w:tab/>
    </w:r>
    <w:r w:rsidRPr="003D23F5">
      <w:rPr>
        <w:rtl/>
      </w:rPr>
      <w:fldChar w:fldCharType="begin"/>
    </w:r>
    <w:r w:rsidRPr="003D23F5">
      <w:rPr>
        <w:rtl/>
      </w:rPr>
      <w:instrText xml:space="preserve"> </w:instrText>
    </w:r>
    <w:r w:rsidRPr="003D23F5">
      <w:rPr>
        <w:rFonts w:hint="cs"/>
      </w:rPr>
      <w:instrText>STYLEREF</w:instrText>
    </w:r>
    <w:r w:rsidRPr="003D23F5">
      <w:rPr>
        <w:rFonts w:hint="cs"/>
        <w:rtl/>
      </w:rPr>
      <w:instrText xml:space="preserve">  מסכת  \* </w:instrText>
    </w:r>
    <w:r w:rsidRPr="003D23F5">
      <w:rPr>
        <w:rFonts w:hint="cs"/>
      </w:rPr>
      <w:instrText>MERGEFORMAT</w:instrText>
    </w:r>
    <w:r w:rsidRPr="003D23F5">
      <w:instrText xml:space="preserve"> </w:instrText>
    </w:r>
    <w:r w:rsidRPr="003D23F5">
      <w:rPr>
        <w:rtl/>
      </w:rPr>
      <w:fldChar w:fldCharType="separate"/>
    </w:r>
    <w:r w:rsidR="00075780" w:rsidRPr="00075780">
      <w:rPr>
        <w:b/>
        <w:bCs/>
        <w:noProof/>
        <w:rtl/>
      </w:rPr>
      <w:t>זבחים</w:t>
    </w:r>
    <w:r w:rsidRPr="003D23F5">
      <w:rPr>
        <w:rtl/>
      </w:rPr>
      <w:fldChar w:fldCharType="end"/>
    </w:r>
    <w:r w:rsidRPr="003D23F5">
      <w:rPr>
        <w:rFonts w:ascii="Cambria" w:hAnsi="Cambria" w:hint="cs"/>
        <w:b/>
        <w:bCs/>
        <w:color w:val="A6A6A6" w:themeColor="background1" w:themeShade="A6"/>
        <w:rtl/>
      </w:rPr>
      <w:t xml:space="preserve"> </w:t>
    </w:r>
    <w:r w:rsidRPr="003D23F5">
      <w:rPr>
        <w:b/>
        <w:bCs/>
        <w:rtl/>
      </w:rPr>
      <w:tab/>
    </w:r>
    <w:r w:rsidRPr="003D23F5">
      <w:rPr>
        <w:b/>
        <w:bCs/>
        <w:rtl/>
      </w:rPr>
      <w:fldChar w:fldCharType="begin"/>
    </w:r>
    <w:r w:rsidRPr="003D23F5">
      <w:rPr>
        <w:b/>
        <w:bCs/>
        <w:rtl/>
      </w:rPr>
      <w:instrText xml:space="preserve"> </w:instrText>
    </w:r>
    <w:r w:rsidRPr="003D23F5">
      <w:rPr>
        <w:b/>
        <w:bCs/>
      </w:rPr>
      <w:instrText>STYLEREF  "</w:instrText>
    </w:r>
    <w:r w:rsidRPr="003D23F5">
      <w:rPr>
        <w:b/>
        <w:bCs/>
        <w:rtl/>
      </w:rPr>
      <w:instrText xml:space="preserve">פרק שם"  \* </w:instrText>
    </w:r>
    <w:r w:rsidRPr="003D23F5">
      <w:rPr>
        <w:b/>
        <w:bCs/>
      </w:rPr>
      <w:instrText xml:space="preserve">MERGEFORMAT </w:instrText>
    </w:r>
    <w:r w:rsidRPr="003D23F5">
      <w:rPr>
        <w:b/>
        <w:bCs/>
        <w:rtl/>
      </w:rPr>
      <w:fldChar w:fldCharType="separate"/>
    </w:r>
    <w:r w:rsidR="00075780" w:rsidRPr="00075780">
      <w:rPr>
        <w:noProof/>
        <w:rtl/>
      </w:rPr>
      <w:t>המזבח</w:t>
    </w:r>
    <w:r w:rsidR="00075780">
      <w:rPr>
        <w:b/>
        <w:bCs/>
        <w:noProof/>
        <w:rtl/>
      </w:rPr>
      <w:t xml:space="preserve"> מקדש</w:t>
    </w:r>
    <w:r w:rsidRPr="003D23F5">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  "</w:instrText>
    </w:r>
    <w:r>
      <w:rPr>
        <w:rFonts w:hint="cs"/>
        <w:b/>
        <w:bCs/>
        <w:rtl/>
      </w:rPr>
      <w:instrText xml:space="preserve">דף בצד"  \* </w:instrText>
    </w:r>
    <w:r>
      <w:rPr>
        <w:rFonts w:hint="cs"/>
        <w:b/>
        <w:bCs/>
      </w:rPr>
      <w:instrText>MERGEFORMAT</w:instrText>
    </w:r>
    <w:r>
      <w:rPr>
        <w:b/>
        <w:bCs/>
        <w:rtl/>
      </w:rPr>
      <w:instrText xml:space="preserve"> </w:instrText>
    </w:r>
    <w:r>
      <w:rPr>
        <w:b/>
        <w:bCs/>
        <w:rtl/>
      </w:rPr>
      <w:fldChar w:fldCharType="separate"/>
    </w:r>
    <w:r w:rsidR="00075780">
      <w:rPr>
        <w:b/>
        <w:bCs/>
        <w:noProof/>
        <w:rtl/>
      </w:rPr>
      <w:t>פח:</w:t>
    </w:r>
    <w:r>
      <w:rPr>
        <w:b/>
        <w:bCs/>
        <w:rtl/>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Default="00D11AE6" w:rsidP="00FE1B89">
    <w:pPr>
      <w:spacing w:line="240" w:lineRule="auto"/>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D11AE6" w:rsidRDefault="00D11AE6" w:rsidP="00FE1B89">
    <w:pPr>
      <w:pStyle w:val="a7"/>
      <w:pBdr>
        <w:bottom w:val="double" w:sz="4" w:space="1" w:color="A6A6A6" w:themeColor="background1" w:themeShade="A6"/>
      </w:pBdr>
      <w:tabs>
        <w:tab w:val="clear" w:pos="4153"/>
        <w:tab w:val="clear" w:pos="8306"/>
        <w:tab w:val="left" w:pos="2551"/>
        <w:tab w:val="right" w:pos="10603"/>
      </w:tabs>
      <w:spacing w:after="240" w:line="240" w:lineRule="exact"/>
      <w:ind w:left="0" w:firstLine="0"/>
    </w:pP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sidR="00075780" w:rsidRPr="00075780">
      <w:rPr>
        <w:noProof/>
        <w:rtl/>
      </w:rPr>
      <w:t>ראשית</w:t>
    </w:r>
    <w:r w:rsidR="00075780">
      <w:rPr>
        <w:b/>
        <w:bCs/>
        <w:noProof/>
        <w:rtl/>
      </w:rPr>
      <w:t xml:space="preserve"> הגז</w:t>
    </w:r>
    <w:r>
      <w:rPr>
        <w:b/>
        <w:bCs/>
        <w:rtl/>
      </w:rPr>
      <w:fldChar w:fldCharType="end"/>
    </w:r>
    <w:r w:rsidRPr="003D23F5">
      <w:rPr>
        <w:rFonts w:hint="cs"/>
        <w:b/>
        <w:bCs/>
        <w:rtl/>
      </w:rPr>
      <w:t xml:space="preserve"> </w:t>
    </w:r>
    <w:r w:rsidRPr="00723922">
      <w:rPr>
        <w:b/>
        <w:bCs/>
        <w:color w:val="A6A6A6" w:themeColor="background1" w:themeShade="A6"/>
        <w:rtl/>
      </w:rPr>
      <w:fldChar w:fldCharType="begin"/>
    </w:r>
    <w:r w:rsidRPr="00723922">
      <w:rPr>
        <w:b/>
        <w:bCs/>
        <w:color w:val="A6A6A6" w:themeColor="background1" w:themeShade="A6"/>
        <w:rtl/>
      </w:rPr>
      <w:instrText xml:space="preserve"> </w:instrText>
    </w:r>
    <w:r w:rsidRPr="00723922">
      <w:rPr>
        <w:b/>
        <w:bCs/>
        <w:color w:val="A6A6A6" w:themeColor="background1" w:themeShade="A6"/>
      </w:rPr>
      <w:instrText>STYLEREF</w:instrText>
    </w:r>
    <w:r w:rsidRPr="00723922">
      <w:rPr>
        <w:b/>
        <w:bCs/>
        <w:color w:val="A6A6A6" w:themeColor="background1" w:themeShade="A6"/>
        <w:rtl/>
      </w:rPr>
      <w:instrText xml:space="preserve">  "דפים בפרק ב"  \* </w:instrText>
    </w:r>
    <w:r w:rsidRPr="00723922">
      <w:rPr>
        <w:b/>
        <w:bCs/>
        <w:color w:val="A6A6A6" w:themeColor="background1" w:themeShade="A6"/>
      </w:rPr>
      <w:instrText>MERGEFORMAT</w:instrText>
    </w:r>
    <w:r w:rsidRPr="00723922">
      <w:rPr>
        <w:b/>
        <w:bCs/>
        <w:color w:val="A6A6A6" w:themeColor="background1" w:themeShade="A6"/>
        <w:rtl/>
      </w:rPr>
      <w:instrText xml:space="preserve"> </w:instrText>
    </w:r>
    <w:r w:rsidRPr="00723922">
      <w:rPr>
        <w:b/>
        <w:bCs/>
        <w:color w:val="A6A6A6" w:themeColor="background1" w:themeShade="A6"/>
        <w:rtl/>
      </w:rPr>
      <w:fldChar w:fldCharType="separate"/>
    </w:r>
    <w:r w:rsidR="00075780">
      <w:rPr>
        <w:b/>
        <w:bCs/>
        <w:noProof/>
        <w:color w:val="A6A6A6" w:themeColor="background1" w:themeShade="A6"/>
        <w:rtl/>
      </w:rPr>
      <w:t>קלה.- קלח:</w:t>
    </w:r>
    <w:r w:rsidRPr="00723922">
      <w:rPr>
        <w:b/>
        <w:bCs/>
        <w:color w:val="A6A6A6" w:themeColor="background1" w:themeShade="A6"/>
        <w:rtl/>
      </w:rPr>
      <w:fldChar w:fldCharType="end"/>
    </w:r>
    <w:r>
      <w:rPr>
        <w:b/>
        <w:bCs/>
        <w:rtl/>
      </w:rPr>
      <w:tab/>
    </w:r>
    <w:r>
      <w:rPr>
        <w:b/>
        <w:bCs/>
        <w:rtl/>
      </w:rPr>
      <w:fldChar w:fldCharType="begin"/>
    </w:r>
    <w:r>
      <w:rPr>
        <w:b/>
        <w:bCs/>
        <w:rtl/>
      </w:rPr>
      <w:instrText xml:space="preserve"> </w:instrText>
    </w:r>
    <w:r>
      <w:rPr>
        <w:b/>
        <w:bCs/>
      </w:rPr>
      <w:instrText>STYLEREF</w:instrText>
    </w:r>
    <w:r>
      <w:rPr>
        <w:b/>
        <w:bCs/>
        <w:rtl/>
      </w:rPr>
      <w:instrText xml:space="preserve">  מסכת  \* </w:instrText>
    </w:r>
    <w:r>
      <w:rPr>
        <w:b/>
        <w:bCs/>
      </w:rPr>
      <w:instrText>MERGEFORMAT</w:instrText>
    </w:r>
    <w:r>
      <w:rPr>
        <w:b/>
        <w:bCs/>
        <w:rtl/>
      </w:rPr>
      <w:instrText xml:space="preserve"> </w:instrText>
    </w:r>
    <w:r>
      <w:rPr>
        <w:b/>
        <w:bCs/>
        <w:rtl/>
      </w:rPr>
      <w:fldChar w:fldCharType="separate"/>
    </w:r>
    <w:r w:rsidR="00075780">
      <w:rPr>
        <w:b/>
        <w:bCs/>
        <w:noProof/>
        <w:rtl/>
      </w:rPr>
      <w:t>חולין</w:t>
    </w:r>
    <w:r>
      <w:rPr>
        <w:b/>
        <w:bCs/>
        <w:rtl/>
      </w:rPr>
      <w:fldChar w:fldCharType="end"/>
    </w:r>
    <w:r>
      <w:rPr>
        <w:b/>
        <w:bCs/>
        <w:rtl/>
      </w:rPr>
      <w:tab/>
    </w:r>
    <w:r w:rsidRPr="003D23F5">
      <w:rPr>
        <w:b/>
        <w:bCs/>
        <w:rtl/>
      </w:rPr>
      <w:fldChar w:fldCharType="begin"/>
    </w:r>
    <w:r w:rsidRPr="003D23F5">
      <w:rPr>
        <w:b/>
        <w:bCs/>
        <w:rtl/>
      </w:rPr>
      <w:instrText xml:space="preserve"> </w:instrText>
    </w:r>
    <w:r w:rsidRPr="003D23F5">
      <w:rPr>
        <w:b/>
        <w:bCs/>
      </w:rPr>
      <w:instrText>STYLEREF</w:instrText>
    </w:r>
    <w:r w:rsidRPr="003D23F5">
      <w:rPr>
        <w:b/>
        <w:bCs/>
        <w:rtl/>
      </w:rPr>
      <w:instrText xml:space="preserve">  פרק  \* </w:instrText>
    </w:r>
    <w:r w:rsidRPr="003D23F5">
      <w:rPr>
        <w:b/>
        <w:bCs/>
      </w:rPr>
      <w:instrText xml:space="preserve">MERGEFORMAT </w:instrText>
    </w:r>
    <w:r w:rsidRPr="003D23F5">
      <w:rPr>
        <w:b/>
        <w:bCs/>
        <w:rtl/>
      </w:rPr>
      <w:fldChar w:fldCharType="separate"/>
    </w:r>
    <w:r w:rsidR="00075780" w:rsidRPr="00075780">
      <w:rPr>
        <w:noProof/>
        <w:rtl/>
      </w:rPr>
      <w:t>פרק אחד</w:t>
    </w:r>
    <w:r w:rsidR="00075780">
      <w:rPr>
        <w:b/>
        <w:bCs/>
        <w:noProof/>
        <w:rtl/>
      </w:rPr>
      <w:t xml:space="preserve"> עשר</w:t>
    </w:r>
    <w:r w:rsidRPr="003D23F5">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"דף בצד"  \* </w:instrText>
    </w:r>
    <w:r>
      <w:rPr>
        <w:rFonts w:hint="cs"/>
        <w:b/>
        <w:bCs/>
      </w:rPr>
      <w:instrText>MERGEFORMAT</w:instrText>
    </w:r>
    <w:r>
      <w:rPr>
        <w:b/>
        <w:bCs/>
        <w:rtl/>
      </w:rPr>
      <w:instrText xml:space="preserve"> </w:instrText>
    </w:r>
    <w:r>
      <w:rPr>
        <w:b/>
        <w:bCs/>
        <w:rtl/>
      </w:rPr>
      <w:fldChar w:fldCharType="separate"/>
    </w:r>
    <w:r w:rsidR="00075780">
      <w:rPr>
        <w:b/>
        <w:bCs/>
        <w:noProof/>
        <w:rtl/>
      </w:rPr>
      <w:t>קלח.</w:t>
    </w:r>
    <w:r>
      <w:rPr>
        <w:b/>
        <w:bCs/>
        <w:rtl/>
      </w:rPr>
      <w:fldChar w:fldCharType="end"/>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Pr="00F03756" w:rsidRDefault="00D11AE6" w:rsidP="00FE1B89">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Fonts w:ascii="BA Tefilot Regular" w:hAnsi="BA Tefilot Regular" w:cs="BA Tefilot Regular"/>
        <w:b/>
        <w:bCs/>
        <w:color w:val="808080" w:themeColor="background1" w:themeShade="80"/>
        <w:spacing w:val="10"/>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D11AE6" w:rsidRPr="003D23F5" w:rsidRDefault="00D11AE6" w:rsidP="00FE1B89">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b/>
        <w:bCs/>
        <w:rtl/>
      </w:rPr>
    </w:pPr>
    <w:r w:rsidRPr="003D23F5">
      <w:rPr>
        <w:b/>
        <w:bCs/>
        <w:rtl/>
      </w:rPr>
      <w:fldChar w:fldCharType="begin"/>
    </w:r>
    <w:r w:rsidRPr="003D23F5">
      <w:rPr>
        <w:b/>
        <w:bCs/>
        <w:rtl/>
      </w:rPr>
      <w:instrText xml:space="preserve"> </w:instrText>
    </w:r>
    <w:r w:rsidRPr="003D23F5">
      <w:rPr>
        <w:b/>
        <w:bCs/>
      </w:rPr>
      <w:instrText>STYLEREF</w:instrText>
    </w:r>
    <w:r w:rsidRPr="003D23F5">
      <w:rPr>
        <w:b/>
        <w:bCs/>
        <w:rtl/>
      </w:rPr>
      <w:instrText xml:space="preserve">  פרק  \* </w:instrText>
    </w:r>
    <w:r w:rsidRPr="003D23F5">
      <w:rPr>
        <w:b/>
        <w:bCs/>
      </w:rPr>
      <w:instrText xml:space="preserve">MERGEFORMAT </w:instrText>
    </w:r>
    <w:r w:rsidRPr="003D23F5">
      <w:rPr>
        <w:b/>
        <w:bCs/>
        <w:rtl/>
      </w:rPr>
      <w:fldChar w:fldCharType="separate"/>
    </w:r>
    <w:r w:rsidR="00075780">
      <w:rPr>
        <w:b/>
        <w:bCs/>
        <w:noProof/>
        <w:rtl/>
      </w:rPr>
      <w:t>פרק ארבעה עשר</w:t>
    </w:r>
    <w:r w:rsidRPr="003D23F5">
      <w:rPr>
        <w:b/>
        <w:bCs/>
        <w:rtl/>
      </w:rPr>
      <w:fldChar w:fldCharType="end"/>
    </w:r>
    <w:r w:rsidRPr="003D23F5">
      <w:rPr>
        <w:b/>
        <w:bCs/>
        <w:rtl/>
      </w:rPr>
      <w:tab/>
    </w:r>
    <w:r w:rsidRPr="003D23F5">
      <w:rPr>
        <w:rtl/>
      </w:rPr>
      <w:fldChar w:fldCharType="begin"/>
    </w:r>
    <w:r w:rsidRPr="003D23F5">
      <w:rPr>
        <w:rtl/>
      </w:rPr>
      <w:instrText xml:space="preserve"> </w:instrText>
    </w:r>
    <w:r w:rsidRPr="003D23F5">
      <w:rPr>
        <w:rFonts w:hint="cs"/>
      </w:rPr>
      <w:instrText>STYLEREF</w:instrText>
    </w:r>
    <w:r w:rsidRPr="003D23F5">
      <w:rPr>
        <w:rFonts w:hint="cs"/>
        <w:rtl/>
      </w:rPr>
      <w:instrText xml:space="preserve">  מסכת  \* </w:instrText>
    </w:r>
    <w:r w:rsidRPr="003D23F5">
      <w:rPr>
        <w:rFonts w:hint="cs"/>
      </w:rPr>
      <w:instrText>MERGEFORMAT</w:instrText>
    </w:r>
    <w:r w:rsidRPr="003D23F5">
      <w:instrText xml:space="preserve"> </w:instrText>
    </w:r>
    <w:r w:rsidRPr="003D23F5">
      <w:rPr>
        <w:rtl/>
      </w:rPr>
      <w:fldChar w:fldCharType="separate"/>
    </w:r>
    <w:r w:rsidR="00075780">
      <w:rPr>
        <w:noProof/>
        <w:rtl/>
      </w:rPr>
      <w:t>זבחים</w:t>
    </w:r>
    <w:r w:rsidRPr="003D23F5">
      <w:rPr>
        <w:rtl/>
      </w:rPr>
      <w:fldChar w:fldCharType="end"/>
    </w:r>
    <w:r w:rsidRPr="003D23F5">
      <w:rPr>
        <w:rFonts w:ascii="Cambria" w:hAnsi="Cambria" w:hint="cs"/>
        <w:b/>
        <w:bCs/>
        <w:color w:val="A6A6A6" w:themeColor="background1" w:themeShade="A6"/>
        <w:rtl/>
      </w:rPr>
      <w:t xml:space="preserve"> </w:t>
    </w:r>
    <w:r w:rsidRPr="003D23F5">
      <w:rPr>
        <w:b/>
        <w:bCs/>
        <w:rtl/>
      </w:rPr>
      <w:tab/>
    </w:r>
    <w:r w:rsidRPr="003D23F5">
      <w:rPr>
        <w:b/>
        <w:bCs/>
        <w:rtl/>
      </w:rPr>
      <w:fldChar w:fldCharType="begin"/>
    </w:r>
    <w:r w:rsidRPr="003D23F5">
      <w:rPr>
        <w:b/>
        <w:bCs/>
        <w:rtl/>
      </w:rPr>
      <w:instrText xml:space="preserve"> </w:instrText>
    </w:r>
    <w:r w:rsidRPr="003D23F5">
      <w:rPr>
        <w:b/>
        <w:bCs/>
      </w:rPr>
      <w:instrText>STYLEREF  "</w:instrText>
    </w:r>
    <w:r w:rsidRPr="003D23F5">
      <w:rPr>
        <w:b/>
        <w:bCs/>
        <w:rtl/>
      </w:rPr>
      <w:instrText xml:space="preserve">פרק שם"  \* </w:instrText>
    </w:r>
    <w:r w:rsidRPr="003D23F5">
      <w:rPr>
        <w:b/>
        <w:bCs/>
      </w:rPr>
      <w:instrText xml:space="preserve">MERGEFORMAT </w:instrText>
    </w:r>
    <w:r w:rsidRPr="003D23F5">
      <w:rPr>
        <w:b/>
        <w:bCs/>
        <w:rtl/>
      </w:rPr>
      <w:fldChar w:fldCharType="separate"/>
    </w:r>
    <w:r w:rsidR="00075780">
      <w:rPr>
        <w:b/>
        <w:bCs/>
        <w:noProof/>
        <w:rtl/>
      </w:rPr>
      <w:t>חטאת שנשרפה</w:t>
    </w:r>
    <w:r w:rsidRPr="003D23F5">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  "</w:instrText>
    </w:r>
    <w:r>
      <w:rPr>
        <w:rFonts w:hint="cs"/>
        <w:b/>
        <w:bCs/>
        <w:rtl/>
      </w:rPr>
      <w:instrText xml:space="preserve">דף בצד"  \* </w:instrText>
    </w:r>
    <w:r>
      <w:rPr>
        <w:rFonts w:hint="cs"/>
        <w:b/>
        <w:bCs/>
      </w:rPr>
      <w:instrText>MERGEFORMAT</w:instrText>
    </w:r>
    <w:r>
      <w:rPr>
        <w:b/>
        <w:bCs/>
        <w:rtl/>
      </w:rPr>
      <w:instrText xml:space="preserve"> </w:instrText>
    </w:r>
    <w:r>
      <w:rPr>
        <w:b/>
        <w:bCs/>
        <w:rtl/>
      </w:rPr>
      <w:fldChar w:fldCharType="separate"/>
    </w:r>
    <w:r w:rsidR="00075780">
      <w:rPr>
        <w:b/>
        <w:bCs/>
        <w:noProof/>
        <w:rtl/>
      </w:rPr>
      <w:t>קכ.</w:t>
    </w:r>
    <w:r>
      <w:rPr>
        <w:b/>
        <w:bCs/>
        <w:rt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Pr="00F03756" w:rsidRDefault="00D11AE6" w:rsidP="00FE1B89">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Fonts w:ascii="BA Tefilot Regular" w:hAnsi="BA Tefilot Regular" w:cs="BA Tefilot Regular"/>
        <w:b/>
        <w:bCs/>
        <w:color w:val="808080" w:themeColor="background1" w:themeShade="80"/>
        <w:spacing w:val="10"/>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D11AE6" w:rsidRPr="003D23F5" w:rsidRDefault="00D11AE6" w:rsidP="00FE1B89">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b/>
        <w:bCs/>
        <w:rtl/>
      </w:rPr>
    </w:pPr>
    <w:r w:rsidRPr="003D23F5">
      <w:rPr>
        <w:b/>
        <w:bCs/>
        <w:rtl/>
      </w:rPr>
      <w:fldChar w:fldCharType="begin"/>
    </w:r>
    <w:r w:rsidRPr="003D23F5">
      <w:rPr>
        <w:b/>
        <w:bCs/>
        <w:rtl/>
      </w:rPr>
      <w:instrText xml:space="preserve"> </w:instrText>
    </w:r>
    <w:r w:rsidRPr="003D23F5">
      <w:rPr>
        <w:b/>
        <w:bCs/>
      </w:rPr>
      <w:instrText>STYLEREF</w:instrText>
    </w:r>
    <w:r w:rsidRPr="003D23F5">
      <w:rPr>
        <w:b/>
        <w:bCs/>
        <w:rtl/>
      </w:rPr>
      <w:instrText xml:space="preserve">  פרק  \* </w:instrText>
    </w:r>
    <w:r w:rsidRPr="003D23F5">
      <w:rPr>
        <w:b/>
        <w:bCs/>
      </w:rPr>
      <w:instrText xml:space="preserve">MERGEFORMAT </w:instrText>
    </w:r>
    <w:r w:rsidRPr="003D23F5">
      <w:rPr>
        <w:b/>
        <w:bCs/>
        <w:rtl/>
      </w:rPr>
      <w:fldChar w:fldCharType="separate"/>
    </w:r>
    <w:r w:rsidR="00075780">
      <w:rPr>
        <w:b/>
        <w:bCs/>
        <w:noProof/>
        <w:rtl/>
      </w:rPr>
      <w:t>פרק שלושה עשר</w:t>
    </w:r>
    <w:r w:rsidRPr="003D23F5">
      <w:rPr>
        <w:b/>
        <w:bCs/>
        <w:rtl/>
      </w:rPr>
      <w:fldChar w:fldCharType="end"/>
    </w:r>
    <w:r w:rsidRPr="003D23F5">
      <w:rPr>
        <w:b/>
        <w:bCs/>
        <w:rtl/>
      </w:rPr>
      <w:tab/>
    </w:r>
    <w:r w:rsidRPr="003D23F5">
      <w:rPr>
        <w:rtl/>
      </w:rPr>
      <w:fldChar w:fldCharType="begin"/>
    </w:r>
    <w:r w:rsidRPr="003D23F5">
      <w:rPr>
        <w:rtl/>
      </w:rPr>
      <w:instrText xml:space="preserve"> </w:instrText>
    </w:r>
    <w:r w:rsidRPr="003D23F5">
      <w:rPr>
        <w:rFonts w:hint="cs"/>
      </w:rPr>
      <w:instrText>STYLEREF</w:instrText>
    </w:r>
    <w:r w:rsidRPr="003D23F5">
      <w:rPr>
        <w:rFonts w:hint="cs"/>
        <w:rtl/>
      </w:rPr>
      <w:instrText xml:space="preserve">  מסכת  \* </w:instrText>
    </w:r>
    <w:r w:rsidRPr="003D23F5">
      <w:rPr>
        <w:rFonts w:hint="cs"/>
      </w:rPr>
      <w:instrText>MERGEFORMAT</w:instrText>
    </w:r>
    <w:r w:rsidRPr="003D23F5">
      <w:instrText xml:space="preserve"> </w:instrText>
    </w:r>
    <w:r w:rsidRPr="003D23F5">
      <w:rPr>
        <w:rtl/>
      </w:rPr>
      <w:fldChar w:fldCharType="separate"/>
    </w:r>
    <w:r w:rsidR="00075780" w:rsidRPr="00075780">
      <w:rPr>
        <w:b/>
        <w:bCs/>
        <w:noProof/>
        <w:rtl/>
      </w:rPr>
      <w:t>מנחות</w:t>
    </w:r>
    <w:r w:rsidRPr="003D23F5">
      <w:rPr>
        <w:rtl/>
      </w:rPr>
      <w:fldChar w:fldCharType="end"/>
    </w:r>
    <w:r w:rsidRPr="003D23F5">
      <w:rPr>
        <w:rFonts w:ascii="Cambria" w:hAnsi="Cambria" w:hint="cs"/>
        <w:b/>
        <w:bCs/>
        <w:color w:val="A6A6A6" w:themeColor="background1" w:themeShade="A6"/>
        <w:rtl/>
      </w:rPr>
      <w:t xml:space="preserve"> </w:t>
    </w:r>
    <w:r w:rsidRPr="003D23F5">
      <w:rPr>
        <w:b/>
        <w:bCs/>
        <w:rtl/>
      </w:rPr>
      <w:tab/>
    </w:r>
    <w:r w:rsidRPr="003D23F5">
      <w:rPr>
        <w:b/>
        <w:bCs/>
        <w:rtl/>
      </w:rPr>
      <w:fldChar w:fldCharType="begin"/>
    </w:r>
    <w:r w:rsidRPr="003D23F5">
      <w:rPr>
        <w:b/>
        <w:bCs/>
        <w:rtl/>
      </w:rPr>
      <w:instrText xml:space="preserve"> </w:instrText>
    </w:r>
    <w:r w:rsidRPr="003D23F5">
      <w:rPr>
        <w:b/>
        <w:bCs/>
      </w:rPr>
      <w:instrText>STYLEREF  "</w:instrText>
    </w:r>
    <w:r w:rsidRPr="003D23F5">
      <w:rPr>
        <w:b/>
        <w:bCs/>
        <w:rtl/>
      </w:rPr>
      <w:instrText xml:space="preserve">פרק שם"  \* </w:instrText>
    </w:r>
    <w:r w:rsidRPr="003D23F5">
      <w:rPr>
        <w:b/>
        <w:bCs/>
      </w:rPr>
      <w:instrText xml:space="preserve">MERGEFORMAT </w:instrText>
    </w:r>
    <w:r w:rsidRPr="003D23F5">
      <w:rPr>
        <w:b/>
        <w:bCs/>
        <w:rtl/>
      </w:rPr>
      <w:fldChar w:fldCharType="separate"/>
    </w:r>
    <w:r w:rsidR="00075780">
      <w:rPr>
        <w:b/>
        <w:bCs/>
        <w:noProof/>
        <w:rtl/>
      </w:rPr>
      <w:t>הרי עלי עשרון</w:t>
    </w:r>
    <w:r w:rsidRPr="003D23F5">
      <w:rPr>
        <w:b/>
        <w:bCs/>
        <w:rt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AE6" w:rsidRDefault="00D11AE6" w:rsidP="00FE1B89">
    <w:pPr>
      <w:spacing w:line="240" w:lineRule="auto"/>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D11AE6" w:rsidRDefault="00D11AE6" w:rsidP="00FE1B89">
    <w:pPr>
      <w:pStyle w:val="a7"/>
      <w:pBdr>
        <w:bottom w:val="double" w:sz="4" w:space="1" w:color="A6A6A6" w:themeColor="background1" w:themeShade="A6"/>
      </w:pBdr>
      <w:tabs>
        <w:tab w:val="clear" w:pos="4153"/>
        <w:tab w:val="clear" w:pos="8306"/>
        <w:tab w:val="right" w:pos="10603"/>
      </w:tabs>
      <w:spacing w:after="240" w:line="240" w:lineRule="exact"/>
      <w:ind w:left="0" w:firstLine="0"/>
    </w:pPr>
    <w:r>
      <w:rPr>
        <w:b/>
        <w:bCs/>
        <w:rtl/>
      </w:rPr>
      <w:fldChar w:fldCharType="begin"/>
    </w:r>
    <w:r>
      <w:rPr>
        <w:b/>
        <w:bCs/>
        <w:rtl/>
      </w:rPr>
      <w:instrText xml:space="preserve"> </w:instrText>
    </w:r>
    <w:r>
      <w:rPr>
        <w:rFonts w:hint="cs"/>
        <w:b/>
        <w:bCs/>
      </w:rPr>
      <w:instrText>STYLEREF  "</w:instrText>
    </w:r>
    <w:r>
      <w:rPr>
        <w:rFonts w:hint="cs"/>
        <w:b/>
        <w:bCs/>
        <w:rtl/>
      </w:rPr>
      <w:instrText xml:space="preserve">דפים בפרק ב"  \* </w:instrText>
    </w:r>
    <w:r>
      <w:rPr>
        <w:rFonts w:hint="cs"/>
        <w:b/>
        <w:bCs/>
      </w:rPr>
      <w:instrText>MERGEFORMAT</w:instrText>
    </w:r>
    <w:r>
      <w:rPr>
        <w:b/>
        <w:bCs/>
        <w:rtl/>
      </w:rPr>
      <w:instrText xml:space="preserve"> </w:instrText>
    </w:r>
    <w:r>
      <w:rPr>
        <w:b/>
        <w:bCs/>
        <w:rtl/>
      </w:rPr>
      <w:fldChar w:fldCharType="separate"/>
    </w:r>
    <w:r w:rsidR="00075780">
      <w:rPr>
        <w:b/>
        <w:bCs/>
        <w:noProof/>
        <w:rtl/>
      </w:rPr>
      <w:t>קלו:- קמב.</w:t>
    </w:r>
    <w:r>
      <w:rPr>
        <w:b/>
        <w:bCs/>
        <w:rtl/>
      </w:rPr>
      <w:fldChar w:fldCharType="end"/>
    </w:r>
    <w:r>
      <w:rPr>
        <w:rtl/>
      </w:rPr>
      <w:tab/>
    </w:r>
    <w:r>
      <w:rPr>
        <w:rtl/>
      </w:rPr>
      <w:fldChar w:fldCharType="begin"/>
    </w:r>
    <w:r>
      <w:rPr>
        <w:rtl/>
      </w:rPr>
      <w:instrText xml:space="preserve"> </w:instrText>
    </w:r>
    <w:r>
      <w:instrText>STYLEREF</w:instrText>
    </w:r>
    <w:r>
      <w:rPr>
        <w:rtl/>
      </w:rPr>
      <w:instrText xml:space="preserve">  "פרק שם"  \* </w:instrText>
    </w:r>
    <w:r>
      <w:instrText>MERGEFORMAT</w:instrText>
    </w:r>
    <w:r>
      <w:rPr>
        <w:rtl/>
      </w:rPr>
      <w:instrText xml:space="preserve"> </w:instrText>
    </w:r>
    <w:r>
      <w:rPr>
        <w:rtl/>
      </w:rPr>
      <w:fldChar w:fldCharType="separate"/>
    </w:r>
    <w:r w:rsidR="00075780">
      <w:rPr>
        <w:noProof/>
        <w:rtl/>
      </w:rPr>
      <w:t>שילוח הקן</w:t>
    </w:r>
    <w:r>
      <w:rPr>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03EB2"/>
    <w:multiLevelType w:val="hybridMultilevel"/>
    <w:tmpl w:val="AC5CDB82"/>
    <w:lvl w:ilvl="0" w:tplc="99280F88">
      <w:start w:val="2"/>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445FD"/>
    <w:multiLevelType w:val="hybridMultilevel"/>
    <w:tmpl w:val="4C0CD36A"/>
    <w:lvl w:ilvl="0" w:tplc="1D8E2974">
      <w:start w:val="2"/>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33B2A"/>
    <w:multiLevelType w:val="hybridMultilevel"/>
    <w:tmpl w:val="C352A0F4"/>
    <w:lvl w:ilvl="0" w:tplc="BA96B59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34844"/>
    <w:multiLevelType w:val="hybridMultilevel"/>
    <w:tmpl w:val="A4967808"/>
    <w:lvl w:ilvl="0" w:tplc="22CC40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780466"/>
    <w:multiLevelType w:val="hybridMultilevel"/>
    <w:tmpl w:val="9A02AAF0"/>
    <w:lvl w:ilvl="0" w:tplc="4AF2905C">
      <w:numFmt w:val="bullet"/>
      <w:lvlText w:val="-"/>
      <w:lvlJc w:val="left"/>
      <w:pPr>
        <w:ind w:left="720" w:hanging="360"/>
      </w:pPr>
      <w:rPr>
        <w:rFonts w:ascii="BA Franknatan Regular" w:eastAsiaTheme="minorHAnsi" w:hAnsi="BA Franknatan Regular" w:cs="BA Franknatan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9708F"/>
    <w:multiLevelType w:val="hybridMultilevel"/>
    <w:tmpl w:val="2B943F26"/>
    <w:lvl w:ilvl="0" w:tplc="F5987136">
      <w:start w:val="5"/>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765D47"/>
    <w:multiLevelType w:val="hybridMultilevel"/>
    <w:tmpl w:val="586A6806"/>
    <w:lvl w:ilvl="0" w:tplc="0E36A70E">
      <w:start w:val="4"/>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501F77"/>
    <w:multiLevelType w:val="hybridMultilevel"/>
    <w:tmpl w:val="FEDCCFDC"/>
    <w:lvl w:ilvl="0" w:tplc="E7402CDA">
      <w:start w:val="2"/>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920025"/>
    <w:multiLevelType w:val="hybridMultilevel"/>
    <w:tmpl w:val="238E84D4"/>
    <w:lvl w:ilvl="0" w:tplc="9D92698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64033A"/>
    <w:multiLevelType w:val="hybridMultilevel"/>
    <w:tmpl w:val="580678B2"/>
    <w:lvl w:ilvl="0" w:tplc="06AA2BC4">
      <w:start w:val="2"/>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8D0D60"/>
    <w:multiLevelType w:val="hybridMultilevel"/>
    <w:tmpl w:val="5F940FB6"/>
    <w:lvl w:ilvl="0" w:tplc="F4609C5A">
      <w:start w:val="2"/>
      <w:numFmt w:val="bullet"/>
      <w:lvlText w:val="-"/>
      <w:lvlJc w:val="left"/>
      <w:pPr>
        <w:ind w:left="720" w:hanging="360"/>
      </w:pPr>
      <w:rPr>
        <w:rFonts w:ascii="BA Franknatan Decor" w:eastAsiaTheme="minorHAnsi" w:hAnsi="BA Franknatan Decor" w:cs="BA Franknatan Deco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90C4FA3"/>
    <w:multiLevelType w:val="hybridMultilevel"/>
    <w:tmpl w:val="9CDE618A"/>
    <w:lvl w:ilvl="0" w:tplc="843EAFC2">
      <w:start w:val="6"/>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46386"/>
    <w:multiLevelType w:val="hybridMultilevel"/>
    <w:tmpl w:val="743C926A"/>
    <w:lvl w:ilvl="0" w:tplc="F8C0933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C3AEE"/>
    <w:multiLevelType w:val="hybridMultilevel"/>
    <w:tmpl w:val="53600844"/>
    <w:lvl w:ilvl="0" w:tplc="AB38F8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D1188"/>
    <w:multiLevelType w:val="hybridMultilevel"/>
    <w:tmpl w:val="EDC40418"/>
    <w:lvl w:ilvl="0" w:tplc="6DB084EC">
      <w:start w:val="20"/>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D12F97"/>
    <w:multiLevelType w:val="hybridMultilevel"/>
    <w:tmpl w:val="ED126E88"/>
    <w:lvl w:ilvl="0" w:tplc="D848E5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601A11"/>
    <w:multiLevelType w:val="hybridMultilevel"/>
    <w:tmpl w:val="90C2C7EA"/>
    <w:lvl w:ilvl="0" w:tplc="11AA080A">
      <w:start w:val="4"/>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376C03"/>
    <w:multiLevelType w:val="hybridMultilevel"/>
    <w:tmpl w:val="F2C054EA"/>
    <w:lvl w:ilvl="0" w:tplc="CFB28864">
      <w:start w:val="4"/>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09779D"/>
    <w:multiLevelType w:val="hybridMultilevel"/>
    <w:tmpl w:val="1B7021A2"/>
    <w:lvl w:ilvl="0" w:tplc="1B76C59A">
      <w:numFmt w:val="bullet"/>
      <w:lvlText w:val="-"/>
      <w:lvlJc w:val="left"/>
      <w:pPr>
        <w:ind w:left="720" w:hanging="360"/>
      </w:pPr>
      <w:rPr>
        <w:rFonts w:asciiTheme="minorHAnsi" w:eastAsiaTheme="minorHAnsi" w:hAnsiTheme="minorHAnsi"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FD5B32"/>
    <w:multiLevelType w:val="hybridMultilevel"/>
    <w:tmpl w:val="61D80E86"/>
    <w:lvl w:ilvl="0" w:tplc="5D5AB4CA">
      <w:start w:val="2"/>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031F68"/>
    <w:multiLevelType w:val="hybridMultilevel"/>
    <w:tmpl w:val="D1F2D7E8"/>
    <w:lvl w:ilvl="0" w:tplc="5B4624FA">
      <w:start w:val="7"/>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70080C"/>
    <w:multiLevelType w:val="hybridMultilevel"/>
    <w:tmpl w:val="BD8E67BC"/>
    <w:lvl w:ilvl="0" w:tplc="1AD0097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A273FC"/>
    <w:multiLevelType w:val="hybridMultilevel"/>
    <w:tmpl w:val="DB4A1EDA"/>
    <w:lvl w:ilvl="0" w:tplc="FA621B12">
      <w:start w:val="5"/>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234E40"/>
    <w:multiLevelType w:val="hybridMultilevel"/>
    <w:tmpl w:val="14CA0A4E"/>
    <w:lvl w:ilvl="0" w:tplc="B6C2D6DC">
      <w:start w:val="11"/>
      <w:numFmt w:val="bullet"/>
      <w:pStyle w:val="a2"/>
      <w:lvlText w:val="-"/>
      <w:lvlJc w:val="left"/>
      <w:pPr>
        <w:ind w:left="501"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25" w15:restartNumberingAfterBreak="0">
    <w:nsid w:val="71B75BCA"/>
    <w:multiLevelType w:val="hybridMultilevel"/>
    <w:tmpl w:val="324ACEF0"/>
    <w:lvl w:ilvl="0" w:tplc="6C72DD34">
      <w:start w:val="4"/>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5A214A"/>
    <w:multiLevelType w:val="hybridMultilevel"/>
    <w:tmpl w:val="F300D142"/>
    <w:lvl w:ilvl="0" w:tplc="9F0ACA7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277D59"/>
    <w:multiLevelType w:val="hybridMultilevel"/>
    <w:tmpl w:val="A7E21354"/>
    <w:lvl w:ilvl="0" w:tplc="78E6834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553D53"/>
    <w:multiLevelType w:val="hybridMultilevel"/>
    <w:tmpl w:val="565C7964"/>
    <w:lvl w:ilvl="0" w:tplc="B33A2E8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9"/>
  </w:num>
  <w:num w:numId="3">
    <w:abstractNumId w:val="0"/>
  </w:num>
  <w:num w:numId="4">
    <w:abstractNumId w:val="2"/>
  </w:num>
  <w:num w:numId="5">
    <w:abstractNumId w:val="22"/>
  </w:num>
  <w:num w:numId="6">
    <w:abstractNumId w:val="8"/>
  </w:num>
  <w:num w:numId="7">
    <w:abstractNumId w:val="14"/>
  </w:num>
  <w:num w:numId="8">
    <w:abstractNumId w:val="16"/>
  </w:num>
  <w:num w:numId="9">
    <w:abstractNumId w:val="1"/>
  </w:num>
  <w:num w:numId="10">
    <w:abstractNumId w:val="26"/>
  </w:num>
  <w:num w:numId="11">
    <w:abstractNumId w:val="28"/>
  </w:num>
  <w:num w:numId="12">
    <w:abstractNumId w:val="20"/>
  </w:num>
  <w:num w:numId="13">
    <w:abstractNumId w:val="6"/>
  </w:num>
  <w:num w:numId="14">
    <w:abstractNumId w:val="25"/>
  </w:num>
  <w:num w:numId="15">
    <w:abstractNumId w:val="15"/>
  </w:num>
  <w:num w:numId="16">
    <w:abstractNumId w:val="12"/>
  </w:num>
  <w:num w:numId="17">
    <w:abstractNumId w:val="21"/>
  </w:num>
  <w:num w:numId="18">
    <w:abstractNumId w:val="23"/>
  </w:num>
  <w:num w:numId="19">
    <w:abstractNumId w:val="27"/>
  </w:num>
  <w:num w:numId="20">
    <w:abstractNumId w:val="9"/>
  </w:num>
  <w:num w:numId="21">
    <w:abstractNumId w:val="17"/>
  </w:num>
  <w:num w:numId="22">
    <w:abstractNumId w:val="5"/>
  </w:num>
  <w:num w:numId="23">
    <w:abstractNumId w:val="3"/>
  </w:num>
  <w:num w:numId="24">
    <w:abstractNumId w:val="7"/>
  </w:num>
  <w:num w:numId="25">
    <w:abstractNumId w:val="18"/>
  </w:num>
  <w:num w:numId="26">
    <w:abstractNumId w:val="13"/>
  </w:num>
  <w:num w:numId="27">
    <w:abstractNumId w:val="10"/>
  </w:num>
  <w:num w:numId="28">
    <w:abstractNumId w:val="4"/>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trackChanges/>
  <w:zoom w:percent="133"/>
  <w:defaultTabStop w:val="720"/>
  <w:trackRevision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3EC"/>
    <w:rsid w:val="00022782"/>
    <w:rsid w:val="00075780"/>
    <w:rsid w:val="000A3C6A"/>
    <w:rsid w:val="00145732"/>
    <w:rsid w:val="00155C49"/>
    <w:rsid w:val="001575E9"/>
    <w:rsid w:val="00170467"/>
    <w:rsid w:val="00226970"/>
    <w:rsid w:val="002E6608"/>
    <w:rsid w:val="00347852"/>
    <w:rsid w:val="003B6D22"/>
    <w:rsid w:val="003F0FB3"/>
    <w:rsid w:val="003F3420"/>
    <w:rsid w:val="00413009"/>
    <w:rsid w:val="004D68F4"/>
    <w:rsid w:val="0050507C"/>
    <w:rsid w:val="005423CB"/>
    <w:rsid w:val="005608A0"/>
    <w:rsid w:val="00563AC1"/>
    <w:rsid w:val="005E0F3F"/>
    <w:rsid w:val="006B0F15"/>
    <w:rsid w:val="00722D2D"/>
    <w:rsid w:val="008273C2"/>
    <w:rsid w:val="009201BB"/>
    <w:rsid w:val="00922D16"/>
    <w:rsid w:val="00A14B67"/>
    <w:rsid w:val="00A722C2"/>
    <w:rsid w:val="00A76943"/>
    <w:rsid w:val="00B014A2"/>
    <w:rsid w:val="00B15372"/>
    <w:rsid w:val="00B378C1"/>
    <w:rsid w:val="00B50033"/>
    <w:rsid w:val="00B755DE"/>
    <w:rsid w:val="00C177D2"/>
    <w:rsid w:val="00C33D0E"/>
    <w:rsid w:val="00C75802"/>
    <w:rsid w:val="00C80FEA"/>
    <w:rsid w:val="00C94CEB"/>
    <w:rsid w:val="00D11AE6"/>
    <w:rsid w:val="00DA63EC"/>
    <w:rsid w:val="00E105BC"/>
    <w:rsid w:val="00E20134"/>
    <w:rsid w:val="00E36B08"/>
    <w:rsid w:val="00E573C1"/>
    <w:rsid w:val="00EC2024"/>
    <w:rsid w:val="00F41708"/>
    <w:rsid w:val="00F5284E"/>
    <w:rsid w:val="00F54815"/>
    <w:rsid w:val="00F9294A"/>
    <w:rsid w:val="00FE1B89"/>
    <w:rsid w:val="00FE34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56645A"/>
  <w15:chartTrackingRefBased/>
  <w15:docId w15:val="{600CE7D5-8303-4495-A281-29FCB767A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50CEB"/>
    <w:pPr>
      <w:bidi/>
      <w:spacing w:after="0" w:line="220" w:lineRule="exact"/>
      <w:jc w:val="both"/>
    </w:pPr>
    <w:rPr>
      <w:rFonts w:ascii="BA Fontov Regular" w:hAnsi="BA Fontov Regular" w:cs="FrankRuehl"/>
      <w:sz w:val="18"/>
      <w:szCs w:val="18"/>
    </w:rPr>
  </w:style>
  <w:style w:type="paragraph" w:styleId="1">
    <w:name w:val="heading 1"/>
    <w:aliases w:val="100,0.7 דחוס"/>
    <w:basedOn w:val="a3"/>
    <w:next w:val="a3"/>
    <w:link w:val="10"/>
    <w:uiPriority w:val="9"/>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1">
    <w:name w:val="heading 2"/>
    <w:aliases w:val="וילנא 0.5,2,98"/>
    <w:basedOn w:val="a3"/>
    <w:next w:val="a3"/>
    <w:link w:val="22"/>
    <w:uiPriority w:val="9"/>
    <w:unhideWhenUsed/>
    <w:pPr>
      <w:keepNext/>
      <w:outlineLvl w:val="1"/>
    </w:pPr>
    <w:rPr>
      <w:rFonts w:ascii="David" w:hAnsi="David"/>
      <w:b/>
      <w:bCs/>
      <w:w w:val="92"/>
    </w:rPr>
  </w:style>
  <w:style w:type="paragraph" w:styleId="31">
    <w:name w:val="heading 3"/>
    <w:basedOn w:val="a3"/>
    <w:next w:val="a3"/>
    <w:link w:val="32"/>
    <w:unhideWhenUsed/>
    <w:qFormat/>
    <w:pPr>
      <w:keepNext/>
      <w:outlineLvl w:val="2"/>
    </w:pPr>
    <w:rPr>
      <w:rFonts w:ascii="David" w:hAnsi="David"/>
      <w:w w:val="92"/>
    </w:rPr>
  </w:style>
  <w:style w:type="paragraph" w:styleId="41">
    <w:name w:val="heading 4"/>
    <w:basedOn w:val="a3"/>
    <w:next w:val="a3"/>
    <w:link w:val="42"/>
    <w:uiPriority w:val="9"/>
    <w:unhideWhenUsed/>
    <w:qFormat/>
    <w:pPr>
      <w:keepNext/>
      <w:outlineLvl w:val="3"/>
    </w:pPr>
    <w:rPr>
      <w:rFonts w:ascii="David" w:hAnsi="David"/>
      <w:b/>
      <w:bCs/>
      <w:w w:val="92"/>
    </w:rPr>
  </w:style>
  <w:style w:type="paragraph" w:styleId="51">
    <w:name w:val="heading 5"/>
    <w:basedOn w:val="a3"/>
    <w:next w:val="a3"/>
    <w:link w:val="52"/>
    <w:uiPriority w:val="9"/>
    <w:unhideWhenUsed/>
    <w:qFormat/>
    <w:pPr>
      <w:keepNext/>
      <w:outlineLvl w:val="4"/>
    </w:pPr>
    <w:rPr>
      <w:rFonts w:ascii="David" w:hAnsi="David"/>
      <w:w w:val="92"/>
      <w:sz w:val="32"/>
    </w:rPr>
  </w:style>
  <w:style w:type="paragraph" w:styleId="6">
    <w:name w:val="heading 6"/>
    <w:basedOn w:val="a3"/>
    <w:next w:val="a3"/>
    <w:link w:val="60"/>
    <w:uiPriority w:val="9"/>
    <w:unhideWhenUsed/>
    <w:qFormat/>
    <w:pPr>
      <w:keepNext/>
      <w:outlineLvl w:val="5"/>
    </w:pPr>
    <w:rPr>
      <w:rFonts w:ascii="David" w:hAnsi="David"/>
      <w:b/>
      <w:bCs/>
      <w:w w:val="92"/>
      <w:sz w:val="32"/>
    </w:rPr>
  </w:style>
  <w:style w:type="paragraph" w:styleId="7">
    <w:name w:val="heading 7"/>
    <w:basedOn w:val="a3"/>
    <w:next w:val="a3"/>
    <w:link w:val="70"/>
    <w:uiPriority w:val="9"/>
    <w:unhideWhenUsed/>
    <w:qFormat/>
    <w:pPr>
      <w:keepNext/>
      <w:jc w:val="center"/>
      <w:outlineLvl w:val="6"/>
    </w:pPr>
    <w:rPr>
      <w:rFonts w:cs="Guttman Vilna"/>
      <w:bCs/>
      <w:w w:val="92"/>
      <w:szCs w:val="30"/>
    </w:rPr>
  </w:style>
  <w:style w:type="paragraph" w:styleId="8">
    <w:name w:val="heading 8"/>
    <w:basedOn w:val="a3"/>
    <w:next w:val="a3"/>
    <w:link w:val="80"/>
    <w:uiPriority w:val="9"/>
    <w:unhideWhenUsed/>
    <w:qFormat/>
    <w:pPr>
      <w:keepNext/>
      <w:ind w:left="720"/>
      <w:outlineLvl w:val="7"/>
    </w:pPr>
    <w:rPr>
      <w:rFonts w:ascii="David" w:hAnsi="David"/>
      <w:w w:val="92"/>
    </w:rPr>
  </w:style>
  <w:style w:type="paragraph" w:styleId="9">
    <w:name w:val="heading 9"/>
    <w:basedOn w:val="a3"/>
    <w:next w:val="a3"/>
    <w:link w:val="90"/>
    <w:uiPriority w:val="9"/>
    <w:unhideWhenUsed/>
    <w:qFormat/>
    <w:pPr>
      <w:keepNext/>
      <w:jc w:val="center"/>
      <w:outlineLvl w:val="8"/>
    </w:pPr>
    <w:rPr>
      <w:rFonts w:ascii="David" w:hAnsi="David"/>
      <w:b/>
      <w:bCs/>
      <w:sz w:val="30"/>
      <w:szCs w:val="30"/>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כותרת 1 תו"/>
    <w:aliases w:val="100 תו,0.7 דחוס תו"/>
    <w:basedOn w:val="a4"/>
    <w:link w:val="1"/>
    <w:uiPriority w:val="9"/>
    <w:rPr>
      <w:rFonts w:asciiTheme="majorHAnsi" w:eastAsiaTheme="majorEastAsia" w:hAnsiTheme="majorHAnsi" w:cstheme="majorBidi"/>
      <w:color w:val="2E74B5" w:themeColor="accent1" w:themeShade="BF"/>
      <w:sz w:val="32"/>
      <w:szCs w:val="32"/>
    </w:rPr>
  </w:style>
  <w:style w:type="character" w:customStyle="1" w:styleId="22">
    <w:name w:val="כותרת 2 תו"/>
    <w:aliases w:val="וילנא 0.5 תו,2 תו,98 תו"/>
    <w:basedOn w:val="a4"/>
    <w:link w:val="21"/>
    <w:uiPriority w:val="9"/>
    <w:rPr>
      <w:rFonts w:ascii="David" w:hAnsi="David" w:cs="David"/>
      <w:b/>
      <w:bCs/>
      <w:w w:val="92"/>
      <w:sz w:val="18"/>
      <w:szCs w:val="32"/>
    </w:rPr>
  </w:style>
  <w:style w:type="character" w:customStyle="1" w:styleId="32">
    <w:name w:val="כותרת 3 תו"/>
    <w:basedOn w:val="a4"/>
    <w:link w:val="31"/>
    <w:rPr>
      <w:rFonts w:ascii="David" w:hAnsi="David" w:cs="David"/>
      <w:w w:val="92"/>
      <w:sz w:val="18"/>
      <w:szCs w:val="32"/>
    </w:rPr>
  </w:style>
  <w:style w:type="character" w:customStyle="1" w:styleId="42">
    <w:name w:val="כותרת 4 תו"/>
    <w:basedOn w:val="a4"/>
    <w:link w:val="41"/>
    <w:uiPriority w:val="9"/>
    <w:rPr>
      <w:rFonts w:ascii="David" w:hAnsi="David" w:cs="David"/>
      <w:b/>
      <w:bCs/>
      <w:w w:val="92"/>
      <w:sz w:val="18"/>
      <w:szCs w:val="32"/>
    </w:rPr>
  </w:style>
  <w:style w:type="character" w:customStyle="1" w:styleId="52">
    <w:name w:val="כותרת 5 תו"/>
    <w:basedOn w:val="a4"/>
    <w:link w:val="51"/>
    <w:uiPriority w:val="9"/>
    <w:rPr>
      <w:rFonts w:ascii="David" w:hAnsi="David" w:cs="David"/>
      <w:w w:val="92"/>
      <w:sz w:val="32"/>
      <w:szCs w:val="32"/>
    </w:rPr>
  </w:style>
  <w:style w:type="character" w:customStyle="1" w:styleId="60">
    <w:name w:val="כותרת 6 תו"/>
    <w:basedOn w:val="a4"/>
    <w:link w:val="6"/>
    <w:uiPriority w:val="9"/>
    <w:rPr>
      <w:rFonts w:ascii="David" w:hAnsi="David" w:cs="David"/>
      <w:b/>
      <w:bCs/>
      <w:w w:val="92"/>
      <w:sz w:val="32"/>
      <w:szCs w:val="32"/>
    </w:rPr>
  </w:style>
  <w:style w:type="character" w:customStyle="1" w:styleId="70">
    <w:name w:val="כותרת 7 תו"/>
    <w:basedOn w:val="a4"/>
    <w:link w:val="7"/>
    <w:uiPriority w:val="9"/>
    <w:rPr>
      <w:rFonts w:cs="Guttman Vilna"/>
      <w:bCs/>
      <w:w w:val="92"/>
      <w:sz w:val="18"/>
      <w:szCs w:val="30"/>
    </w:rPr>
  </w:style>
  <w:style w:type="character" w:customStyle="1" w:styleId="80">
    <w:name w:val="כותרת 8 תו"/>
    <w:basedOn w:val="a4"/>
    <w:link w:val="8"/>
    <w:uiPriority w:val="9"/>
    <w:rPr>
      <w:rFonts w:ascii="David" w:hAnsi="David" w:cs="David"/>
      <w:w w:val="92"/>
      <w:sz w:val="18"/>
      <w:szCs w:val="32"/>
    </w:rPr>
  </w:style>
  <w:style w:type="character" w:customStyle="1" w:styleId="90">
    <w:name w:val="כותרת 9 תו"/>
    <w:basedOn w:val="a4"/>
    <w:link w:val="9"/>
    <w:uiPriority w:val="9"/>
    <w:rPr>
      <w:rFonts w:ascii="David" w:hAnsi="David" w:cs="David"/>
      <w:b/>
      <w:bCs/>
      <w:sz w:val="30"/>
      <w:szCs w:val="30"/>
    </w:rPr>
  </w:style>
  <w:style w:type="paragraph" w:styleId="a7">
    <w:name w:val="header"/>
    <w:basedOn w:val="a3"/>
    <w:link w:val="a8"/>
    <w:uiPriority w:val="99"/>
    <w:unhideWhenUsed/>
    <w:rsid w:val="009962C1"/>
    <w:pPr>
      <w:tabs>
        <w:tab w:val="center" w:pos="4153"/>
        <w:tab w:val="right" w:pos="8306"/>
      </w:tabs>
      <w:spacing w:after="120" w:line="320" w:lineRule="exact"/>
    </w:pPr>
    <w:rPr>
      <w:rFonts w:cs="Guttman Vilna"/>
    </w:rPr>
  </w:style>
  <w:style w:type="character" w:customStyle="1" w:styleId="a8">
    <w:name w:val="כותרת עליונה תו"/>
    <w:basedOn w:val="a4"/>
    <w:link w:val="a7"/>
    <w:uiPriority w:val="99"/>
    <w:rsid w:val="009962C1"/>
    <w:rPr>
      <w:rFonts w:cs="Guttman Vilna"/>
      <w:sz w:val="20"/>
      <w:szCs w:val="20"/>
    </w:rPr>
  </w:style>
  <w:style w:type="paragraph" w:styleId="a9">
    <w:name w:val="footer"/>
    <w:basedOn w:val="a3"/>
    <w:link w:val="aa"/>
    <w:uiPriority w:val="99"/>
    <w:unhideWhenUsed/>
    <w:pPr>
      <w:tabs>
        <w:tab w:val="center" w:pos="4153"/>
        <w:tab w:val="right" w:pos="8306"/>
      </w:tabs>
      <w:spacing w:line="240" w:lineRule="auto"/>
    </w:pPr>
  </w:style>
  <w:style w:type="character" w:customStyle="1" w:styleId="aa">
    <w:name w:val="כותרת תחתונה תו"/>
    <w:basedOn w:val="a4"/>
    <w:link w:val="a9"/>
    <w:uiPriority w:val="99"/>
  </w:style>
  <w:style w:type="paragraph" w:styleId="a2">
    <w:name w:val="List Paragraph"/>
    <w:basedOn w:val="a3"/>
    <w:link w:val="ab"/>
    <w:autoRedefine/>
    <w:uiPriority w:val="34"/>
    <w:qFormat/>
    <w:rsid w:val="00641113"/>
    <w:pPr>
      <w:numPr>
        <w:numId w:val="29"/>
      </w:numPr>
      <w:tabs>
        <w:tab w:val="left" w:pos="0"/>
        <w:tab w:val="left" w:pos="283"/>
        <w:tab w:val="center" w:pos="2835"/>
      </w:tabs>
      <w:contextualSpacing/>
    </w:pPr>
    <w:rPr>
      <w:rFonts w:ascii="BA Franknatan Regular" w:hAnsi="BA Franknatan Regular"/>
    </w:rPr>
  </w:style>
  <w:style w:type="character" w:customStyle="1" w:styleId="ab">
    <w:name w:val="פיסקת רשימה תו"/>
    <w:basedOn w:val="a4"/>
    <w:link w:val="a2"/>
    <w:uiPriority w:val="34"/>
    <w:rsid w:val="00641113"/>
    <w:rPr>
      <w:rFonts w:ascii="BA Franknatan Regular" w:hAnsi="BA Franknatan Regular" w:cs="BA Franknatan Regular"/>
      <w:spacing w:val="4"/>
      <w:sz w:val="18"/>
      <w:szCs w:val="18"/>
    </w:rPr>
  </w:style>
  <w:style w:type="paragraph" w:styleId="ac">
    <w:name w:val="Balloon Text"/>
    <w:basedOn w:val="a3"/>
    <w:link w:val="ad"/>
    <w:uiPriority w:val="99"/>
    <w:unhideWhenUsed/>
    <w:pPr>
      <w:spacing w:line="240" w:lineRule="auto"/>
    </w:pPr>
    <w:rPr>
      <w:rFonts w:ascii="Tahoma" w:hAnsi="Tahoma" w:cs="Tahoma"/>
    </w:rPr>
  </w:style>
  <w:style w:type="character" w:customStyle="1" w:styleId="ad">
    <w:name w:val="טקסט בלונים תו"/>
    <w:basedOn w:val="a4"/>
    <w:link w:val="ac"/>
    <w:uiPriority w:val="99"/>
    <w:rPr>
      <w:rFonts w:ascii="Tahoma" w:hAnsi="Tahoma" w:cs="Tahoma"/>
      <w:sz w:val="18"/>
      <w:szCs w:val="18"/>
    </w:rPr>
  </w:style>
  <w:style w:type="table" w:styleId="ae">
    <w:name w:val="Table Grid"/>
    <w:basedOn w:val="a5"/>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ubtle Emphasis"/>
    <w:basedOn w:val="a4"/>
    <w:uiPriority w:val="19"/>
    <w:qFormat/>
    <w:rPr>
      <w:i/>
      <w:iCs/>
      <w:color w:val="808080" w:themeColor="text1" w:themeTint="7F"/>
    </w:rPr>
  </w:style>
  <w:style w:type="table" w:styleId="af0">
    <w:name w:val="Light Grid"/>
    <w:basedOn w:val="a5"/>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1">
    <w:name w:val="Subtitle"/>
    <w:basedOn w:val="a3"/>
    <w:next w:val="a3"/>
    <w:link w:val="af2"/>
    <w:uiPriority w:val="11"/>
    <w:qFormat/>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2">
    <w:name w:val="כותרת משנה תו"/>
    <w:basedOn w:val="a4"/>
    <w:link w:val="af1"/>
    <w:uiPriority w:val="11"/>
    <w:rPr>
      <w:rFonts w:asciiTheme="majorHAnsi" w:eastAsiaTheme="majorEastAsia" w:hAnsiTheme="majorHAnsi" w:cstheme="majorBidi"/>
      <w:i/>
      <w:iCs/>
      <w:color w:val="5B9BD5" w:themeColor="accent1"/>
      <w:spacing w:val="15"/>
      <w:w w:val="92"/>
      <w:sz w:val="24"/>
      <w:szCs w:val="24"/>
    </w:rPr>
  </w:style>
  <w:style w:type="table" w:styleId="af3">
    <w:name w:val="Light Shading"/>
    <w:basedOn w:val="a5"/>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4">
    <w:name w:val="Body Text"/>
    <w:basedOn w:val="a3"/>
    <w:link w:val="af5"/>
    <w:uiPriority w:val="99"/>
    <w:unhideWhenUsed/>
    <w:rPr>
      <w:rFonts w:ascii="David" w:hAnsi="David"/>
      <w:w w:val="92"/>
    </w:rPr>
  </w:style>
  <w:style w:type="character" w:customStyle="1" w:styleId="af5">
    <w:name w:val="גוף טקסט תו"/>
    <w:basedOn w:val="a4"/>
    <w:link w:val="af4"/>
    <w:uiPriority w:val="99"/>
    <w:rPr>
      <w:rFonts w:ascii="David" w:hAnsi="David" w:cs="David"/>
      <w:w w:val="92"/>
      <w:sz w:val="18"/>
      <w:szCs w:val="32"/>
    </w:rPr>
  </w:style>
  <w:style w:type="paragraph" w:styleId="23">
    <w:name w:val="Body Text 2"/>
    <w:basedOn w:val="a3"/>
    <w:link w:val="24"/>
    <w:uiPriority w:val="99"/>
    <w:unhideWhenUsed/>
    <w:rPr>
      <w:rFonts w:ascii="David" w:hAnsi="David"/>
      <w:w w:val="92"/>
    </w:rPr>
  </w:style>
  <w:style w:type="character" w:customStyle="1" w:styleId="24">
    <w:name w:val="גוף טקסט 2 תו"/>
    <w:basedOn w:val="a4"/>
    <w:link w:val="23"/>
    <w:uiPriority w:val="99"/>
    <w:rPr>
      <w:rFonts w:ascii="David" w:hAnsi="David" w:cs="David"/>
      <w:w w:val="92"/>
      <w:sz w:val="18"/>
      <w:szCs w:val="32"/>
    </w:rPr>
  </w:style>
  <w:style w:type="paragraph" w:styleId="af6">
    <w:name w:val="Body Text Indent"/>
    <w:basedOn w:val="a3"/>
    <w:link w:val="af7"/>
    <w:uiPriority w:val="99"/>
    <w:unhideWhenUsed/>
    <w:pPr>
      <w:ind w:left="2160" w:firstLine="720"/>
    </w:pPr>
    <w:rPr>
      <w:rFonts w:ascii="David" w:hAnsi="David"/>
      <w:w w:val="92"/>
    </w:rPr>
  </w:style>
  <w:style w:type="character" w:customStyle="1" w:styleId="af7">
    <w:name w:val="כניסה בגוף טקסט תו"/>
    <w:basedOn w:val="a4"/>
    <w:link w:val="af6"/>
    <w:uiPriority w:val="99"/>
    <w:rPr>
      <w:rFonts w:ascii="David" w:hAnsi="David" w:cs="David"/>
      <w:w w:val="92"/>
      <w:sz w:val="18"/>
      <w:szCs w:val="32"/>
    </w:rPr>
  </w:style>
  <w:style w:type="paragraph" w:styleId="33">
    <w:name w:val="Body Text 3"/>
    <w:basedOn w:val="a3"/>
    <w:link w:val="34"/>
    <w:uiPriority w:val="99"/>
    <w:unhideWhenUsed/>
    <w:rPr>
      <w:rFonts w:ascii="David" w:hAnsi="David"/>
      <w:w w:val="92"/>
    </w:rPr>
  </w:style>
  <w:style w:type="character" w:customStyle="1" w:styleId="34">
    <w:name w:val="גוף טקסט 3 תו"/>
    <w:basedOn w:val="a4"/>
    <w:link w:val="33"/>
    <w:uiPriority w:val="99"/>
    <w:rPr>
      <w:rFonts w:ascii="David" w:hAnsi="David" w:cs="David"/>
      <w:w w:val="92"/>
      <w:sz w:val="18"/>
      <w:szCs w:val="32"/>
    </w:rPr>
  </w:style>
  <w:style w:type="paragraph" w:styleId="25">
    <w:name w:val="Body Text Indent 2"/>
    <w:basedOn w:val="a3"/>
    <w:link w:val="26"/>
    <w:uiPriority w:val="99"/>
    <w:unhideWhenUsed/>
    <w:pPr>
      <w:ind w:left="720"/>
    </w:pPr>
    <w:rPr>
      <w:rFonts w:ascii="David" w:hAnsi="David"/>
      <w:w w:val="92"/>
    </w:rPr>
  </w:style>
  <w:style w:type="character" w:customStyle="1" w:styleId="26">
    <w:name w:val="כניסה בגוף טקסט 2 תו"/>
    <w:basedOn w:val="a4"/>
    <w:link w:val="25"/>
    <w:uiPriority w:val="99"/>
    <w:rPr>
      <w:rFonts w:ascii="David" w:hAnsi="David" w:cs="David"/>
      <w:w w:val="92"/>
      <w:sz w:val="18"/>
      <w:szCs w:val="32"/>
    </w:rPr>
  </w:style>
  <w:style w:type="paragraph" w:styleId="35">
    <w:name w:val="Body Text Indent 3"/>
    <w:basedOn w:val="a3"/>
    <w:link w:val="36"/>
    <w:uiPriority w:val="99"/>
    <w:unhideWhenUsed/>
    <w:pPr>
      <w:ind w:firstLine="720"/>
    </w:pPr>
    <w:rPr>
      <w:rFonts w:ascii="David" w:hAnsi="David"/>
      <w:w w:val="92"/>
    </w:rPr>
  </w:style>
  <w:style w:type="character" w:customStyle="1" w:styleId="36">
    <w:name w:val="כניסה בגוף טקסט 3 תו"/>
    <w:basedOn w:val="a4"/>
    <w:link w:val="35"/>
    <w:uiPriority w:val="99"/>
    <w:rPr>
      <w:rFonts w:ascii="David" w:hAnsi="David" w:cs="David"/>
      <w:w w:val="92"/>
      <w:sz w:val="18"/>
      <w:szCs w:val="32"/>
    </w:rPr>
  </w:style>
  <w:style w:type="character" w:styleId="af8">
    <w:name w:val="Placeholder Text"/>
    <w:basedOn w:val="a4"/>
    <w:uiPriority w:val="99"/>
    <w:semiHidden/>
    <w:rPr>
      <w:color w:val="808080"/>
    </w:rPr>
  </w:style>
  <w:style w:type="character" w:styleId="af9">
    <w:name w:val="line number"/>
    <w:basedOn w:val="a4"/>
    <w:uiPriority w:val="99"/>
    <w:semiHidden/>
    <w:unhideWhenUsed/>
  </w:style>
  <w:style w:type="paragraph" w:styleId="afa">
    <w:name w:val="TOC Heading"/>
    <w:basedOn w:val="1"/>
    <w:next w:val="a3"/>
    <w:uiPriority w:val="39"/>
    <w:unhideWhenUsed/>
    <w:qFormat/>
    <w:pPr>
      <w:pageBreakBefore w:val="0"/>
      <w:outlineLvl w:val="9"/>
    </w:pPr>
    <w:rPr>
      <w:rtl/>
      <w:cs/>
    </w:rPr>
  </w:style>
  <w:style w:type="paragraph" w:styleId="TOC1">
    <w:name w:val="toc 1"/>
    <w:basedOn w:val="a3"/>
    <w:next w:val="a3"/>
    <w:autoRedefine/>
    <w:uiPriority w:val="39"/>
    <w:unhideWhenUsed/>
    <w:pPr>
      <w:spacing w:after="100"/>
    </w:pPr>
  </w:style>
  <w:style w:type="paragraph" w:styleId="TOC2">
    <w:name w:val="toc 2"/>
    <w:basedOn w:val="a3"/>
    <w:next w:val="a3"/>
    <w:autoRedefine/>
    <w:uiPriority w:val="39"/>
    <w:unhideWhenUsed/>
    <w:pPr>
      <w:spacing w:after="100"/>
      <w:ind w:left="220"/>
    </w:pPr>
  </w:style>
  <w:style w:type="character" w:styleId="Hyperlink">
    <w:name w:val="Hyperlink"/>
    <w:basedOn w:val="a4"/>
    <w:uiPriority w:val="99"/>
    <w:unhideWhenUsed/>
    <w:rPr>
      <w:color w:val="0563C1" w:themeColor="hyperlink"/>
      <w:u w:val="single"/>
    </w:rPr>
  </w:style>
  <w:style w:type="character" w:styleId="afb">
    <w:name w:val="annotation reference"/>
    <w:uiPriority w:val="99"/>
    <w:rPr>
      <w:sz w:val="16"/>
      <w:szCs w:val="16"/>
    </w:rPr>
  </w:style>
  <w:style w:type="paragraph" w:styleId="afc">
    <w:name w:val="annotation text"/>
    <w:basedOn w:val="a3"/>
    <w:link w:val="afd"/>
    <w:uiPriority w:val="99"/>
    <w:pPr>
      <w:spacing w:line="240" w:lineRule="auto"/>
    </w:pPr>
    <w:rPr>
      <w:rFonts w:ascii="Times New Roman" w:eastAsia="Times New Roman" w:hAnsi="Times New Roman" w:cs="Times New Roman"/>
    </w:rPr>
  </w:style>
  <w:style w:type="character" w:customStyle="1" w:styleId="afd">
    <w:name w:val="טקסט הערה תו"/>
    <w:basedOn w:val="a4"/>
    <w:link w:val="afc"/>
    <w:uiPriority w:val="99"/>
    <w:rPr>
      <w:rFonts w:ascii="Times New Roman" w:eastAsia="Times New Roman" w:hAnsi="Times New Roman" w:cs="Times New Roman"/>
      <w:sz w:val="20"/>
      <w:szCs w:val="20"/>
    </w:rPr>
  </w:style>
  <w:style w:type="paragraph" w:styleId="afe">
    <w:name w:val="annotation subject"/>
    <w:basedOn w:val="afc"/>
    <w:next w:val="afc"/>
    <w:link w:val="aff"/>
    <w:uiPriority w:val="99"/>
    <w:rPr>
      <w:b/>
      <w:bCs/>
    </w:rPr>
  </w:style>
  <w:style w:type="character" w:customStyle="1" w:styleId="aff">
    <w:name w:val="נושא הערה תו"/>
    <w:basedOn w:val="afd"/>
    <w:link w:val="afe"/>
    <w:uiPriority w:val="99"/>
    <w:rPr>
      <w:rFonts w:ascii="Times New Roman" w:eastAsia="Times New Roman" w:hAnsi="Times New Roman" w:cs="Times New Roman"/>
      <w:b/>
      <w:bCs/>
      <w:sz w:val="20"/>
      <w:szCs w:val="20"/>
    </w:rPr>
  </w:style>
  <w:style w:type="character" w:styleId="aff0">
    <w:name w:val="Emphasis"/>
    <w:qFormat/>
    <w:rPr>
      <w:rFonts w:cs="David"/>
      <w:i/>
      <w:iCs w:val="0"/>
      <w:w w:val="96"/>
      <w:szCs w:val="32"/>
    </w:rPr>
  </w:style>
  <w:style w:type="paragraph" w:styleId="aff1">
    <w:name w:val="caption"/>
    <w:basedOn w:val="a3"/>
    <w:next w:val="a3"/>
    <w:uiPriority w:val="35"/>
    <w:unhideWhenUsed/>
    <w:qFormat/>
    <w:pPr>
      <w:spacing w:after="200" w:line="240" w:lineRule="auto"/>
    </w:pPr>
    <w:rPr>
      <w:i/>
      <w:iCs/>
      <w:color w:val="44546A" w:themeColor="text2"/>
    </w:rPr>
  </w:style>
  <w:style w:type="paragraph" w:styleId="aff2">
    <w:name w:val="table of figures"/>
    <w:basedOn w:val="a3"/>
    <w:next w:val="a3"/>
    <w:uiPriority w:val="99"/>
    <w:semiHidden/>
    <w:unhideWhenUsed/>
  </w:style>
  <w:style w:type="character" w:styleId="aff3">
    <w:name w:val="page number"/>
    <w:basedOn w:val="a4"/>
  </w:style>
  <w:style w:type="paragraph" w:styleId="aff4">
    <w:name w:val="footnote text"/>
    <w:basedOn w:val="a3"/>
    <w:link w:val="aff5"/>
    <w:uiPriority w:val="99"/>
    <w:unhideWhenUsed/>
    <w:pPr>
      <w:spacing w:line="240" w:lineRule="auto"/>
    </w:pPr>
  </w:style>
  <w:style w:type="character" w:customStyle="1" w:styleId="aff5">
    <w:name w:val="טקסט הערת שוליים תו"/>
    <w:basedOn w:val="a4"/>
    <w:link w:val="aff4"/>
    <w:uiPriority w:val="99"/>
    <w:rPr>
      <w:rFonts w:cs="David"/>
      <w:sz w:val="20"/>
      <w:szCs w:val="20"/>
    </w:rPr>
  </w:style>
  <w:style w:type="character" w:styleId="aff6">
    <w:name w:val="footnote reference"/>
    <w:basedOn w:val="a4"/>
    <w:uiPriority w:val="99"/>
    <w:semiHidden/>
    <w:unhideWhenUsed/>
    <w:rPr>
      <w:vertAlign w:val="superscript"/>
    </w:rPr>
  </w:style>
  <w:style w:type="character" w:customStyle="1" w:styleId="37">
    <w:name w:val="סגנון 3"/>
    <w:basedOn w:val="a4"/>
    <w:uiPriority w:val="1"/>
    <w:qFormat/>
  </w:style>
  <w:style w:type="paragraph" w:customStyle="1" w:styleId="04">
    <w:name w:val="0.4."/>
    <w:basedOn w:val="21"/>
    <w:link w:val="040"/>
    <w:rsid w:val="00EE7482"/>
    <w:rPr>
      <w:bCs w:val="0"/>
      <w:spacing w:val="-8"/>
      <w:sz w:val="32"/>
    </w:rPr>
  </w:style>
  <w:style w:type="character" w:customStyle="1" w:styleId="040">
    <w:name w:val="0.4. תו"/>
    <w:basedOn w:val="a4"/>
    <w:link w:val="04"/>
    <w:rsid w:val="00BE1DB3"/>
    <w:rPr>
      <w:rFonts w:ascii="David" w:hAnsi="David" w:cs="FontbitDavid"/>
      <w:b/>
      <w:spacing w:val="-8"/>
      <w:w w:val="92"/>
      <w:sz w:val="32"/>
    </w:rPr>
  </w:style>
  <w:style w:type="paragraph" w:customStyle="1" w:styleId="-04">
    <w:name w:val="טאב-  0.4"/>
    <w:basedOn w:val="a2"/>
    <w:link w:val="-040"/>
    <w:qFormat/>
    <w:pPr>
      <w:numPr>
        <w:numId w:val="1"/>
      </w:numPr>
    </w:pPr>
    <w:rPr>
      <w:spacing w:val="-8"/>
      <w:sz w:val="32"/>
    </w:rPr>
  </w:style>
  <w:style w:type="character" w:customStyle="1" w:styleId="-040">
    <w:name w:val="טאב-  0.4 תו"/>
    <w:basedOn w:val="ab"/>
    <w:link w:val="-04"/>
    <w:rPr>
      <w:rFonts w:ascii="BA Fontov Regular" w:hAnsi="BA Fontov Regular" w:cs="BA Fontov Regular"/>
      <w:b w:val="0"/>
      <w:bCs w:val="0"/>
      <w:spacing w:val="-8"/>
      <w:sz w:val="32"/>
      <w:szCs w:val="18"/>
    </w:rPr>
  </w:style>
  <w:style w:type="paragraph" w:customStyle="1" w:styleId="02">
    <w:name w:val="0.2 וילנא"/>
    <w:basedOn w:val="a3"/>
    <w:link w:val="020"/>
    <w:rPr>
      <w:rFonts w:ascii="David" w:hAnsi="David" w:cs="Guttman Vilna"/>
      <w:b/>
      <w:bCs/>
      <w:spacing w:val="-4"/>
      <w:sz w:val="30"/>
      <w:szCs w:val="30"/>
    </w:rPr>
  </w:style>
  <w:style w:type="character" w:customStyle="1" w:styleId="020">
    <w:name w:val="0.2 וילנא תו"/>
    <w:basedOn w:val="a4"/>
    <w:link w:val="02"/>
    <w:rPr>
      <w:rFonts w:ascii="David" w:hAnsi="David" w:cs="Guttman Vilna"/>
      <w:b/>
      <w:bCs/>
      <w:spacing w:val="-4"/>
      <w:sz w:val="30"/>
      <w:szCs w:val="30"/>
    </w:rPr>
  </w:style>
  <w:style w:type="paragraph" w:styleId="aff7">
    <w:name w:val="Document Map"/>
    <w:basedOn w:val="a3"/>
    <w:link w:val="aff8"/>
    <w:uiPriority w:val="99"/>
    <w:semiHidden/>
    <w:unhideWhenUsed/>
    <w:pPr>
      <w:spacing w:line="240" w:lineRule="auto"/>
    </w:pPr>
    <w:rPr>
      <w:rFonts w:ascii="Tahoma" w:eastAsia="Times New Roman" w:hAnsi="Tahoma" w:cs="Tahoma"/>
      <w:spacing w:val="-10"/>
      <w:sz w:val="16"/>
      <w:szCs w:val="16"/>
    </w:rPr>
  </w:style>
  <w:style w:type="character" w:customStyle="1" w:styleId="aff8">
    <w:name w:val="מפת מסמך תו"/>
    <w:basedOn w:val="a4"/>
    <w:link w:val="aff7"/>
    <w:uiPriority w:val="99"/>
    <w:semiHidden/>
    <w:rPr>
      <w:rFonts w:ascii="Tahoma" w:eastAsia="Times New Roman" w:hAnsi="Tahoma" w:cs="Tahoma"/>
      <w:spacing w:val="-10"/>
      <w:sz w:val="16"/>
      <w:szCs w:val="16"/>
    </w:rPr>
  </w:style>
  <w:style w:type="paragraph" w:customStyle="1" w:styleId="aff9">
    <w:name w:val="הערת שוליים מ''מ"/>
    <w:basedOn w:val="aff4"/>
    <w:link w:val="affa"/>
    <w:autoRedefine/>
    <w:qFormat/>
    <w:pPr>
      <w:spacing w:line="360" w:lineRule="auto"/>
    </w:pPr>
    <w:rPr>
      <w:rFonts w:ascii="David" w:hAnsi="David" w:cs="Guttman Vilna"/>
      <w:bCs/>
      <w:spacing w:val="-10"/>
      <w:position w:val="8"/>
      <w:szCs w:val="26"/>
    </w:rPr>
  </w:style>
  <w:style w:type="character" w:customStyle="1" w:styleId="affa">
    <w:name w:val="הערת שוליים מ''מ תו"/>
    <w:basedOn w:val="aff5"/>
    <w:link w:val="aff9"/>
    <w:rPr>
      <w:rFonts w:ascii="David" w:hAnsi="David" w:cs="Guttman Vilna"/>
      <w:bCs/>
      <w:spacing w:val="-10"/>
      <w:position w:val="8"/>
      <w:sz w:val="20"/>
      <w:szCs w:val="26"/>
    </w:rPr>
  </w:style>
  <w:style w:type="paragraph" w:customStyle="1" w:styleId="affb">
    <w:name w:val="הערת שוליים"/>
    <w:basedOn w:val="aff4"/>
    <w:autoRedefine/>
    <w:qFormat/>
    <w:pPr>
      <w:spacing w:line="360" w:lineRule="auto"/>
    </w:pPr>
    <w:rPr>
      <w:rFonts w:ascii="David" w:hAnsi="David" w:cs="Guttman Vilna"/>
      <w:bCs/>
      <w:position w:val="8"/>
      <w:sz w:val="22"/>
      <w:szCs w:val="26"/>
    </w:rPr>
  </w:style>
  <w:style w:type="paragraph" w:customStyle="1" w:styleId="affc">
    <w:name w:val="הערת שולייים"/>
    <w:basedOn w:val="aff4"/>
    <w:link w:val="affd"/>
    <w:autoRedefine/>
    <w:qFormat/>
    <w:pPr>
      <w:spacing w:line="360" w:lineRule="auto"/>
      <w:jc w:val="left"/>
    </w:pPr>
    <w:rPr>
      <w:rFonts w:ascii="David" w:hAnsi="David" w:cs="Guttman Vilna"/>
      <w:bCs/>
      <w:position w:val="8"/>
      <w:sz w:val="32"/>
      <w:szCs w:val="26"/>
    </w:rPr>
  </w:style>
  <w:style w:type="character" w:customStyle="1" w:styleId="affd">
    <w:name w:val="הערת שולייים תו"/>
    <w:basedOn w:val="a4"/>
    <w:link w:val="affc"/>
    <w:rPr>
      <w:rFonts w:ascii="David" w:hAnsi="David" w:cs="Guttman Vilna"/>
      <w:bCs/>
      <w:position w:val="8"/>
      <w:sz w:val="32"/>
      <w:szCs w:val="26"/>
    </w:rPr>
  </w:style>
  <w:style w:type="paragraph" w:customStyle="1" w:styleId="affe">
    <w:name w:val="רגיל ורווח"/>
    <w:basedOn w:val="a3"/>
    <w:link w:val="afff"/>
    <w:rsid w:val="0065593E"/>
    <w:pPr>
      <w:spacing w:after="200" w:line="300" w:lineRule="exact"/>
    </w:pPr>
  </w:style>
  <w:style w:type="character" w:customStyle="1" w:styleId="afff">
    <w:name w:val="רגיל ורווח תו"/>
    <w:basedOn w:val="a4"/>
    <w:link w:val="affe"/>
    <w:rsid w:val="0065593E"/>
    <w:rPr>
      <w:rFonts w:ascii="BA Fontov Regular" w:hAnsi="BA Fontov Regular" w:cs="BA Fontov Regular"/>
      <w:sz w:val="18"/>
      <w:szCs w:val="18"/>
    </w:rPr>
  </w:style>
  <w:style w:type="paragraph" w:customStyle="1" w:styleId="afff0">
    <w:name w:val="רגיל אדום"/>
    <w:basedOn w:val="a3"/>
    <w:rPr>
      <w:color w:val="FF0000"/>
    </w:rPr>
  </w:style>
  <w:style w:type="paragraph" w:customStyle="1" w:styleId="afff1">
    <w:name w:val="דף"/>
    <w:basedOn w:val="a3"/>
    <w:qFormat/>
    <w:rPr>
      <w:rFonts w:ascii="David" w:hAnsi="David" w:cs="Guttman Vilna"/>
      <w:b/>
      <w:bCs/>
      <w:color w:val="0070C0"/>
      <w:sz w:val="32"/>
      <w:szCs w:val="30"/>
    </w:rPr>
  </w:style>
  <w:style w:type="paragraph" w:customStyle="1" w:styleId="afff2">
    <w:name w:val="כוכבים"/>
    <w:basedOn w:val="a3"/>
    <w:rsid w:val="00BE4B9A"/>
    <w:pPr>
      <w:spacing w:before="40" w:after="40"/>
      <w:jc w:val="center"/>
    </w:pPr>
    <w:rPr>
      <w:rFonts w:ascii="Guttman Vilna" w:hAnsi="Guttman Vilna" w:cs="Arial"/>
      <w:bCs/>
      <w:color w:val="A6A6A6" w:themeColor="background1" w:themeShade="A6"/>
      <w:sz w:val="24"/>
      <w:szCs w:val="30"/>
    </w:rPr>
  </w:style>
  <w:style w:type="paragraph" w:customStyle="1" w:styleId="afff3">
    <w:name w:val="דף בצד"/>
    <w:basedOn w:val="afff1"/>
    <w:link w:val="afff4"/>
    <w:qFormat/>
    <w:rsid w:val="00F07436"/>
    <w:pPr>
      <w:framePr w:h="510" w:hRule="exact" w:hSpace="113" w:wrap="around" w:vAnchor="text" w:hAnchor="page" w:xAlign="outside" w:y="1"/>
      <w:spacing w:line="300" w:lineRule="exact"/>
    </w:pPr>
    <w:rPr>
      <w:rFonts w:ascii="BA Vilna Bold" w:hAnsi="BA Vilna Bold" w:cs="BA Vilna Bold"/>
      <w:b w:val="0"/>
      <w:bCs w:val="0"/>
      <w:color w:val="auto"/>
      <w:szCs w:val="18"/>
    </w:rPr>
  </w:style>
  <w:style w:type="paragraph" w:customStyle="1" w:styleId="afff5">
    <w:name w:val="מסכת"/>
    <w:basedOn w:val="a3"/>
    <w:rsid w:val="00C75C85"/>
    <w:pPr>
      <w:framePr w:h="340" w:hRule="exact" w:hSpace="181" w:wrap="around" w:vAnchor="page" w:hAnchor="text" w:xAlign="right" w:yAlign="bottom"/>
      <w:jc w:val="center"/>
    </w:pPr>
    <w:rPr>
      <w:color w:val="FF0000"/>
    </w:rPr>
  </w:style>
  <w:style w:type="paragraph" w:customStyle="1" w:styleId="afff6">
    <w:name w:val="פרק"/>
    <w:basedOn w:val="a3"/>
    <w:rsid w:val="00E0640E"/>
    <w:pPr>
      <w:framePr w:h="284" w:hRule="exact" w:hSpace="181" w:wrap="around" w:vAnchor="page" w:hAnchor="text" w:xAlign="center" w:yAlign="bottom"/>
      <w:spacing w:line="240" w:lineRule="auto"/>
    </w:pPr>
    <w:rPr>
      <w:color w:val="FF0000"/>
      <w:szCs w:val="12"/>
    </w:rPr>
  </w:style>
  <w:style w:type="paragraph" w:customStyle="1" w:styleId="afff7">
    <w:name w:val="פרק שם"/>
    <w:basedOn w:val="a3"/>
    <w:rsid w:val="002A37F6"/>
    <w:pPr>
      <w:framePr w:h="227" w:hRule="exact" w:hSpace="181" w:wrap="around" w:vAnchor="page" w:hAnchor="text" w:yAlign="bottom"/>
      <w:spacing w:line="240" w:lineRule="auto"/>
    </w:pPr>
    <w:rPr>
      <w:color w:val="FF0000"/>
      <w:sz w:val="24"/>
      <w:szCs w:val="12"/>
    </w:rPr>
  </w:style>
  <w:style w:type="paragraph" w:customStyle="1" w:styleId="afff8">
    <w:name w:val="דפים בפרק ב"/>
    <w:basedOn w:val="a3"/>
    <w:rsid w:val="00081C57"/>
    <w:pPr>
      <w:framePr w:h="284" w:hRule="exact" w:hSpace="181" w:wrap="around" w:vAnchor="page" w:hAnchor="page" w:x="2836" w:yAlign="bottom"/>
      <w:spacing w:after="60" w:line="300" w:lineRule="exact"/>
    </w:pPr>
    <w:rPr>
      <w:color w:val="FF0000"/>
      <w:szCs w:val="24"/>
    </w:rPr>
  </w:style>
  <w:style w:type="paragraph" w:customStyle="1" w:styleId="afff9">
    <w:name w:val="משניות"/>
    <w:basedOn w:val="a3"/>
    <w:link w:val="afffa"/>
    <w:qFormat/>
    <w:rsid w:val="00550CEB"/>
    <w:pPr>
      <w:shd w:val="clear" w:color="auto" w:fill="F2F2F2" w:themeFill="background1" w:themeFillShade="F2"/>
    </w:pPr>
    <w:rPr>
      <w:rFonts w:cs="BA Vilna Bold"/>
      <w:spacing w:val="4"/>
      <w:sz w:val="22"/>
      <w:szCs w:val="22"/>
    </w:rPr>
  </w:style>
  <w:style w:type="character" w:customStyle="1" w:styleId="afffa">
    <w:name w:val="משניות תו"/>
    <w:basedOn w:val="a4"/>
    <w:link w:val="afff9"/>
    <w:rsid w:val="00550CEB"/>
    <w:rPr>
      <w:rFonts w:ascii="BA Fontov Regular" w:hAnsi="BA Fontov Regular" w:cs="BA Vilna Bold"/>
      <w:spacing w:val="4"/>
      <w:sz w:val="22"/>
      <w:szCs w:val="22"/>
      <w:shd w:val="clear" w:color="auto" w:fill="F2F2F2" w:themeFill="background1" w:themeFillShade="F2"/>
    </w:rPr>
  </w:style>
  <w:style w:type="paragraph" w:customStyle="1" w:styleId="afffb">
    <w:name w:val="דעות"/>
    <w:basedOn w:val="a3"/>
    <w:rsid w:val="00225E70"/>
    <w:pPr>
      <w:tabs>
        <w:tab w:val="right" w:pos="4677"/>
        <w:tab w:val="left" w:pos="4961"/>
      </w:tabs>
      <w:spacing w:after="50"/>
      <w:ind w:firstLine="720"/>
      <w:contextualSpacing/>
    </w:pPr>
  </w:style>
  <w:style w:type="paragraph" w:styleId="afffc">
    <w:name w:val="Intense Quote"/>
    <w:basedOn w:val="a3"/>
    <w:next w:val="a3"/>
    <w:link w:val="afffd"/>
    <w:uiPriority w:val="30"/>
    <w:qFormat/>
    <w:rsid w:val="0030418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d">
    <w:name w:val="ציטוט חזק תו"/>
    <w:basedOn w:val="a4"/>
    <w:link w:val="afffc"/>
    <w:uiPriority w:val="30"/>
    <w:rsid w:val="00304181"/>
    <w:rPr>
      <w:rFonts w:cs="David"/>
      <w:i/>
      <w:iCs/>
      <w:color w:val="5B9BD5" w:themeColor="accent1"/>
      <w:szCs w:val="32"/>
    </w:rPr>
  </w:style>
  <w:style w:type="character" w:customStyle="1" w:styleId="afffe">
    <w:name w:val="מודגש"/>
    <w:basedOn w:val="a4"/>
    <w:uiPriority w:val="1"/>
    <w:rsid w:val="0053560A"/>
    <w:rPr>
      <w:bCs/>
    </w:rPr>
  </w:style>
  <w:style w:type="paragraph" w:customStyle="1" w:styleId="affff">
    <w:name w:val="הדרן עלך"/>
    <w:basedOn w:val="a3"/>
    <w:link w:val="affff0"/>
    <w:qFormat/>
    <w:rsid w:val="00A7522A"/>
    <w:pPr>
      <w:jc w:val="center"/>
    </w:pPr>
    <w:rPr>
      <w:rFonts w:ascii="Guttman Vilna" w:hAnsi="Guttman Vilna" w:cs="Guttman Vilna"/>
      <w:b/>
      <w:bCs/>
      <w:color w:val="808080" w:themeColor="background1" w:themeShade="80"/>
      <w:sz w:val="30"/>
      <w:szCs w:val="30"/>
    </w:rPr>
  </w:style>
  <w:style w:type="character" w:customStyle="1" w:styleId="affff0">
    <w:name w:val="הדרן עלך תו"/>
    <w:basedOn w:val="a4"/>
    <w:link w:val="affff"/>
    <w:rsid w:val="00A7522A"/>
    <w:rPr>
      <w:rFonts w:ascii="Guttman Vilna" w:hAnsi="Guttman Vilna" w:cs="Guttman Vilna"/>
      <w:b/>
      <w:bCs/>
      <w:color w:val="808080" w:themeColor="background1" w:themeShade="80"/>
      <w:sz w:val="30"/>
      <w:szCs w:val="30"/>
    </w:rPr>
  </w:style>
  <w:style w:type="paragraph" w:customStyle="1" w:styleId="27">
    <w:name w:val="כולל 2"/>
    <w:basedOn w:val="affe"/>
    <w:link w:val="28"/>
    <w:qFormat/>
    <w:rsid w:val="009B1D73"/>
    <w:pPr>
      <w:spacing w:line="360" w:lineRule="exact"/>
    </w:pPr>
    <w:rPr>
      <w:rFonts w:ascii="Fb Fontext" w:hAnsi="Fb Fontext"/>
      <w:spacing w:val="-4"/>
    </w:rPr>
  </w:style>
  <w:style w:type="character" w:customStyle="1" w:styleId="28">
    <w:name w:val="כולל 2 תו"/>
    <w:basedOn w:val="afff"/>
    <w:link w:val="27"/>
    <w:rsid w:val="009B1D73"/>
    <w:rPr>
      <w:rFonts w:ascii="Fb Fontext" w:hAnsi="Fb Fontext" w:cs="FontbitDavid"/>
      <w:spacing w:val="-4"/>
      <w:sz w:val="32"/>
      <w:szCs w:val="32"/>
    </w:rPr>
  </w:style>
  <w:style w:type="paragraph" w:customStyle="1" w:styleId="affff1">
    <w:name w:val="ד''ה משנה"/>
    <w:basedOn w:val="a3"/>
    <w:link w:val="affff2"/>
    <w:qFormat/>
    <w:rsid w:val="00F52F0B"/>
    <w:pPr>
      <w:spacing w:before="120"/>
      <w:ind w:end="320"/>
      <w:contextualSpacing/>
      <w:jc w:val="center"/>
    </w:pPr>
    <w:rPr>
      <w:rFonts w:cs="BA Vilna Bold"/>
      <w:sz w:val="22"/>
      <w:szCs w:val="22"/>
    </w:rPr>
  </w:style>
  <w:style w:type="character" w:customStyle="1" w:styleId="affff2">
    <w:name w:val="ד''ה משנה תו"/>
    <w:basedOn w:val="a4"/>
    <w:link w:val="affff1"/>
    <w:rsid w:val="00F52F0B"/>
    <w:rPr>
      <w:rFonts w:ascii="BA Fontov Regular" w:hAnsi="BA Fontov Regular" w:cs="BA Vilna Bold"/>
      <w:sz w:val="22"/>
      <w:szCs w:val="22"/>
    </w:rPr>
  </w:style>
  <w:style w:type="paragraph" w:customStyle="1" w:styleId="affff3">
    <w:name w:val="מבואה"/>
    <w:basedOn w:val="a3"/>
    <w:link w:val="affff4"/>
    <w:qFormat/>
    <w:rsid w:val="00903DDC"/>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4">
    <w:name w:val="מבואה תו"/>
    <w:basedOn w:val="a4"/>
    <w:link w:val="affff3"/>
    <w:rsid w:val="00903DDC"/>
    <w:rPr>
      <w:rFonts w:ascii="David" w:eastAsia="Times New Roman" w:hAnsi="David" w:cs="David"/>
      <w:b/>
      <w:bCs/>
      <w:color w:val="A6A6A6" w:themeColor="background1" w:themeShade="A6"/>
      <w:sz w:val="20"/>
      <w:szCs w:val="20"/>
    </w:rPr>
  </w:style>
  <w:style w:type="paragraph" w:customStyle="1" w:styleId="affff5">
    <w:name w:val="טור הערות לאוקמי"/>
    <w:basedOn w:val="aff4"/>
    <w:link w:val="affff6"/>
    <w:qFormat/>
    <w:rsid w:val="00C57C22"/>
    <w:pPr>
      <w:ind w:left="113" w:hanging="113"/>
    </w:pPr>
    <w:rPr>
      <w:szCs w:val="24"/>
    </w:rPr>
  </w:style>
  <w:style w:type="character" w:customStyle="1" w:styleId="affff6">
    <w:name w:val="טור הערות לאוקמי תו"/>
    <w:basedOn w:val="aff5"/>
    <w:link w:val="affff5"/>
    <w:rsid w:val="00C57C22"/>
    <w:rPr>
      <w:rFonts w:cs="FontbitDavid"/>
      <w:sz w:val="20"/>
      <w:szCs w:val="24"/>
    </w:rPr>
  </w:style>
  <w:style w:type="paragraph" w:styleId="affff7">
    <w:name w:val="Body Text First Indent"/>
    <w:basedOn w:val="af4"/>
    <w:link w:val="affff8"/>
    <w:uiPriority w:val="99"/>
    <w:semiHidden/>
    <w:unhideWhenUsed/>
    <w:rsid w:val="00527CDE"/>
    <w:pPr>
      <w:spacing w:line="360" w:lineRule="exact"/>
      <w:ind w:firstLine="360"/>
    </w:pPr>
    <w:rPr>
      <w:rFonts w:asciiTheme="minorHAnsi" w:hAnsiTheme="minorHAnsi"/>
      <w:w w:val="100"/>
      <w:sz w:val="22"/>
    </w:rPr>
  </w:style>
  <w:style w:type="character" w:customStyle="1" w:styleId="affff8">
    <w:name w:val="כניסת שורה ראשונה בגוף טקסט תו"/>
    <w:basedOn w:val="af5"/>
    <w:link w:val="affff7"/>
    <w:uiPriority w:val="99"/>
    <w:semiHidden/>
    <w:rsid w:val="00527CDE"/>
    <w:rPr>
      <w:rFonts w:ascii="David" w:hAnsi="David" w:cs="FontbitDavid"/>
      <w:w w:val="92"/>
      <w:sz w:val="18"/>
      <w:szCs w:val="32"/>
    </w:rPr>
  </w:style>
  <w:style w:type="paragraph" w:customStyle="1" w:styleId="021">
    <w:name w:val="0.2 משנה"/>
    <w:basedOn w:val="afff9"/>
    <w:link w:val="022"/>
    <w:qFormat/>
    <w:rsid w:val="00604C64"/>
    <w:rPr>
      <w:b/>
      <w:spacing w:val="-4"/>
      <w:sz w:val="22"/>
      <w:szCs w:val="22"/>
    </w:rPr>
  </w:style>
  <w:style w:type="paragraph" w:customStyle="1" w:styleId="041">
    <w:name w:val="0.4משנה"/>
    <w:basedOn w:val="021"/>
    <w:link w:val="042"/>
    <w:qFormat/>
    <w:rsid w:val="003E2C5D"/>
    <w:rPr>
      <w:spacing w:val="-8"/>
    </w:rPr>
  </w:style>
  <w:style w:type="character" w:customStyle="1" w:styleId="022">
    <w:name w:val="0.2 משנה תו"/>
    <w:basedOn w:val="afffa"/>
    <w:link w:val="021"/>
    <w:rsid w:val="00604C64"/>
    <w:rPr>
      <w:rFonts w:ascii="BA Fontov Regular" w:hAnsi="BA Fontov Regular" w:cs="Guttman Vilna"/>
      <w:b/>
      <w:bCs w:val="0"/>
      <w:spacing w:val="-4"/>
      <w:sz w:val="18"/>
      <w:szCs w:val="20"/>
      <w:shd w:val="clear" w:color="auto" w:fill="F2F2F2" w:themeFill="background1" w:themeFillShade="F2"/>
    </w:rPr>
  </w:style>
  <w:style w:type="character" w:customStyle="1" w:styleId="042">
    <w:name w:val="0.4משנה תו"/>
    <w:basedOn w:val="022"/>
    <w:link w:val="041"/>
    <w:rsid w:val="003E2C5D"/>
    <w:rPr>
      <w:rFonts w:ascii="BA Fontov Regular" w:hAnsi="BA Fontov Regular" w:cs="Guttman Vilna"/>
      <w:b/>
      <w:bCs w:val="0"/>
      <w:spacing w:val="-8"/>
      <w:sz w:val="18"/>
      <w:szCs w:val="20"/>
      <w:shd w:val="clear" w:color="auto" w:fill="F2F2F2" w:themeFill="background1" w:themeFillShade="F2"/>
    </w:rPr>
  </w:style>
  <w:style w:type="paragraph" w:customStyle="1" w:styleId="01">
    <w:name w:val="0.1 משנה"/>
    <w:basedOn w:val="afff9"/>
    <w:link w:val="010"/>
    <w:qFormat/>
    <w:rsid w:val="00136ECB"/>
    <w:rPr>
      <w:rFonts w:asciiTheme="minorHAnsi" w:hAnsiTheme="minorHAnsi"/>
      <w:b/>
      <w:sz w:val="22"/>
      <w:szCs w:val="22"/>
    </w:rPr>
  </w:style>
  <w:style w:type="paragraph" w:customStyle="1" w:styleId="03">
    <w:name w:val="0.3 משנה"/>
    <w:basedOn w:val="01"/>
    <w:link w:val="030"/>
    <w:qFormat/>
    <w:rsid w:val="009F7E1C"/>
    <w:rPr>
      <w:rFonts w:ascii="Fb Fontext" w:hAnsi="Fb Fontext"/>
      <w:b w:val="0"/>
      <w:spacing w:val="-8"/>
      <w:sz w:val="22"/>
      <w:szCs w:val="22"/>
    </w:rPr>
  </w:style>
  <w:style w:type="character" w:customStyle="1" w:styleId="010">
    <w:name w:val="0.1 משנה תו"/>
    <w:basedOn w:val="afffa"/>
    <w:link w:val="01"/>
    <w:rsid w:val="00136ECB"/>
    <w:rPr>
      <w:rFonts w:ascii="BA Fontov Regular" w:hAnsi="BA Fontov Regular" w:cs="Guttman Vilna"/>
      <w:b/>
      <w:bCs w:val="0"/>
      <w:spacing w:val="4"/>
      <w:sz w:val="20"/>
      <w:szCs w:val="18"/>
      <w:shd w:val="clear" w:color="auto" w:fill="F2F2F2" w:themeFill="background1" w:themeFillShade="F2"/>
    </w:rPr>
  </w:style>
  <w:style w:type="character" w:customStyle="1" w:styleId="030">
    <w:name w:val="0.3 משנה תו"/>
    <w:basedOn w:val="010"/>
    <w:link w:val="03"/>
    <w:rsid w:val="009F7E1C"/>
    <w:rPr>
      <w:rFonts w:ascii="Fb Fontext" w:hAnsi="Fb Fontext" w:cs="Guttman Vilna"/>
      <w:b w:val="0"/>
      <w:bCs w:val="0"/>
      <w:spacing w:val="-8"/>
      <w:sz w:val="20"/>
      <w:szCs w:val="18"/>
      <w:shd w:val="clear" w:color="auto" w:fill="F2F2F2" w:themeFill="background1" w:themeFillShade="F2"/>
    </w:rPr>
  </w:style>
  <w:style w:type="paragraph" w:customStyle="1" w:styleId="11">
    <w:name w:val="סגנון1"/>
    <w:basedOn w:val="03"/>
    <w:link w:val="12"/>
    <w:qFormat/>
    <w:rsid w:val="009F7E1C"/>
  </w:style>
  <w:style w:type="character" w:customStyle="1" w:styleId="12">
    <w:name w:val="סגנון1 תו"/>
    <w:basedOn w:val="030"/>
    <w:link w:val="11"/>
    <w:rsid w:val="009F7E1C"/>
    <w:rPr>
      <w:rFonts w:ascii="Fb Fontext" w:hAnsi="Fb Fontext" w:cs="Guttman Vilna"/>
      <w:b w:val="0"/>
      <w:bCs w:val="0"/>
      <w:spacing w:val="-8"/>
      <w:sz w:val="20"/>
      <w:szCs w:val="18"/>
      <w:shd w:val="clear" w:color="auto" w:fill="F2F2F2" w:themeFill="background1" w:themeFillShade="F2"/>
    </w:rPr>
  </w:style>
  <w:style w:type="paragraph" w:customStyle="1" w:styleId="affff9">
    <w:name w:val="משנה"/>
    <w:basedOn w:val="a3"/>
    <w:link w:val="affffa"/>
    <w:qFormat/>
    <w:rsid w:val="009F7E1C"/>
    <w:pPr>
      <w:contextualSpacing/>
    </w:pPr>
    <w:rPr>
      <w:rFonts w:asciiTheme="minorHAnsi" w:hAnsiTheme="minorHAnsi" w:cs="Guttman Vilna"/>
      <w:b/>
      <w:bCs/>
      <w:sz w:val="30"/>
      <w:szCs w:val="30"/>
    </w:rPr>
  </w:style>
  <w:style w:type="character" w:customStyle="1" w:styleId="affffa">
    <w:name w:val="משנה תו"/>
    <w:basedOn w:val="a4"/>
    <w:link w:val="affff9"/>
    <w:rsid w:val="009F7E1C"/>
    <w:rPr>
      <w:rFonts w:cs="Guttman Vilna"/>
      <w:b/>
      <w:bCs/>
      <w:sz w:val="30"/>
      <w:szCs w:val="30"/>
    </w:rPr>
  </w:style>
  <w:style w:type="paragraph" w:customStyle="1" w:styleId="--01">
    <w:name w:val="כ--01"/>
    <w:basedOn w:val="a3"/>
    <w:link w:val="--010"/>
    <w:qFormat/>
    <w:rsid w:val="00684B9C"/>
    <w:pPr>
      <w:tabs>
        <w:tab w:val="center" w:pos="2835"/>
      </w:tabs>
    </w:pPr>
    <w:rPr>
      <w:rFonts w:cs="BA Franknatan Regular"/>
      <w:spacing w:val="2"/>
    </w:rPr>
  </w:style>
  <w:style w:type="paragraph" w:customStyle="1" w:styleId="-01">
    <w:name w:val="כ-0.1"/>
    <w:basedOn w:val="--01"/>
    <w:link w:val="-010"/>
    <w:qFormat/>
    <w:rsid w:val="00684B9C"/>
    <w:rPr>
      <w:spacing w:val="-2"/>
    </w:rPr>
  </w:style>
  <w:style w:type="character" w:customStyle="1" w:styleId="--010">
    <w:name w:val="כ--01 תו"/>
    <w:basedOn w:val="a4"/>
    <w:link w:val="--01"/>
    <w:rsid w:val="00684B9C"/>
    <w:rPr>
      <w:rFonts w:ascii="BA Fontov Regular" w:hAnsi="BA Fontov Regular" w:cs="BA Franknatan Regular"/>
      <w:spacing w:val="2"/>
      <w:sz w:val="18"/>
      <w:szCs w:val="18"/>
    </w:rPr>
  </w:style>
  <w:style w:type="paragraph" w:customStyle="1" w:styleId="0">
    <w:name w:val="כ. 0"/>
    <w:basedOn w:val="--01"/>
    <w:link w:val="00"/>
    <w:qFormat/>
    <w:rsid w:val="00684B9C"/>
  </w:style>
  <w:style w:type="character" w:customStyle="1" w:styleId="-010">
    <w:name w:val="כ-0.1 תו"/>
    <w:basedOn w:val="--010"/>
    <w:link w:val="-01"/>
    <w:rsid w:val="00684B9C"/>
    <w:rPr>
      <w:rFonts w:ascii="BA Fontov Regular" w:hAnsi="BA Fontov Regular" w:cs="BA Franknatan Regular"/>
      <w:spacing w:val="-2"/>
      <w:sz w:val="18"/>
      <w:szCs w:val="18"/>
    </w:rPr>
  </w:style>
  <w:style w:type="character" w:customStyle="1" w:styleId="00">
    <w:name w:val="כ. 0 תו"/>
    <w:basedOn w:val="--010"/>
    <w:link w:val="0"/>
    <w:rsid w:val="00684B9C"/>
    <w:rPr>
      <w:rFonts w:ascii="BA Fontov Regular" w:hAnsi="BA Fontov Regular" w:cs="BA Franknatan Regular"/>
      <w:spacing w:val="2"/>
      <w:sz w:val="18"/>
      <w:szCs w:val="18"/>
    </w:rPr>
  </w:style>
  <w:style w:type="paragraph" w:customStyle="1" w:styleId="affffb">
    <w:name w:val="פיסקת תשובה"/>
    <w:basedOn w:val="a3"/>
    <w:link w:val="affffc"/>
    <w:qFormat/>
    <w:rsid w:val="000828F8"/>
    <w:pPr>
      <w:tabs>
        <w:tab w:val="left" w:pos="0"/>
        <w:tab w:val="center" w:pos="2835"/>
      </w:tabs>
      <w:ind w:left="397" w:hanging="113"/>
    </w:pPr>
    <w:rPr>
      <w:rFonts w:ascii="FrankRuehl" w:hAnsi="FrankRuehl"/>
      <w:sz w:val="20"/>
    </w:rPr>
  </w:style>
  <w:style w:type="character" w:customStyle="1" w:styleId="affffc">
    <w:name w:val="פיסקת תשובה תו"/>
    <w:basedOn w:val="a4"/>
    <w:link w:val="affffb"/>
    <w:rsid w:val="000828F8"/>
    <w:rPr>
      <w:rFonts w:ascii="FrankRuehl" w:hAnsi="FrankRuehl" w:cs="FrankRuehl"/>
      <w:sz w:val="20"/>
      <w:szCs w:val="20"/>
    </w:rPr>
  </w:style>
  <w:style w:type="paragraph" w:customStyle="1" w:styleId="affffd">
    <w:name w:val="חציצה"/>
    <w:basedOn w:val="a3"/>
    <w:link w:val="affffe"/>
    <w:qFormat/>
    <w:rsid w:val="0032286F"/>
    <w:pPr>
      <w:spacing w:before="40"/>
      <w:jc w:val="center"/>
    </w:pPr>
    <w:rPr>
      <w:rFonts w:ascii="BA חניכי הישיבות" w:hAnsi="BA חניכי הישיבות" w:cs="BA חניכי הישיבות"/>
      <w:bCs/>
      <w:color w:val="A6A6A6" w:themeColor="background1" w:themeShade="A6"/>
      <w:sz w:val="24"/>
    </w:rPr>
  </w:style>
  <w:style w:type="character" w:customStyle="1" w:styleId="affffe">
    <w:name w:val="חציצה תו"/>
    <w:basedOn w:val="a4"/>
    <w:link w:val="affffd"/>
    <w:rsid w:val="0032286F"/>
    <w:rPr>
      <w:rFonts w:ascii="BA חניכי הישיבות" w:hAnsi="BA חניכי הישיבות" w:cs="BA חניכי הישיבות"/>
      <w:bCs/>
      <w:color w:val="A6A6A6" w:themeColor="background1" w:themeShade="A6"/>
      <w:sz w:val="24"/>
      <w:szCs w:val="20"/>
    </w:rPr>
  </w:style>
  <w:style w:type="paragraph" w:customStyle="1" w:styleId="afffff">
    <w:name w:val="פסוק"/>
    <w:basedOn w:val="a3"/>
    <w:link w:val="afffff0"/>
    <w:qFormat/>
    <w:rsid w:val="00550CEB"/>
    <w:pPr>
      <w:tabs>
        <w:tab w:val="center" w:pos="2835"/>
      </w:tabs>
    </w:pPr>
    <w:rPr>
      <w:rFonts w:ascii="BA Franknatan Decor" w:hAnsi="BA Franknatan Decor" w:cs="BA TM • Tzlotana"/>
      <w:szCs w:val="16"/>
    </w:rPr>
  </w:style>
  <w:style w:type="character" w:customStyle="1" w:styleId="afffff0">
    <w:name w:val="פסוק תו"/>
    <w:basedOn w:val="a4"/>
    <w:link w:val="afffff"/>
    <w:rsid w:val="00550CEB"/>
    <w:rPr>
      <w:rFonts w:ascii="BA Franknatan Decor" w:hAnsi="BA Franknatan Decor" w:cs="BA TM • Tzlotana"/>
      <w:sz w:val="18"/>
      <w:szCs w:val="16"/>
    </w:rPr>
  </w:style>
  <w:style w:type="paragraph" w:customStyle="1" w:styleId="afffff1">
    <w:name w:val="רווח לפני"/>
    <w:basedOn w:val="a3"/>
    <w:next w:val="afffff2"/>
    <w:link w:val="afffff3"/>
    <w:qFormat/>
    <w:rsid w:val="00791111"/>
    <w:pPr>
      <w:spacing w:before="60"/>
    </w:pPr>
    <w:rPr>
      <w:rFonts w:ascii="FrankRuehl" w:hAnsi="FrankRuehl"/>
      <w:sz w:val="16"/>
    </w:rPr>
  </w:style>
  <w:style w:type="character" w:customStyle="1" w:styleId="afffff3">
    <w:name w:val="רווח לפני תו"/>
    <w:basedOn w:val="a4"/>
    <w:link w:val="afffff1"/>
    <w:rsid w:val="00791111"/>
    <w:rPr>
      <w:rFonts w:ascii="FrankRuehl" w:hAnsi="FrankRuehl" w:cs="FrankRuehl"/>
      <w:sz w:val="16"/>
      <w:szCs w:val="18"/>
    </w:rPr>
  </w:style>
  <w:style w:type="paragraph" w:customStyle="1" w:styleId="afffff4">
    <w:name w:val="אמוראים"/>
    <w:basedOn w:val="a3"/>
    <w:link w:val="afffff5"/>
    <w:qFormat/>
    <w:rsid w:val="00791111"/>
    <w:rPr>
      <w:rFonts w:ascii="FrankRuehl" w:hAnsi="FrankRuehl" w:cs="BA Vilna Regular"/>
      <w:spacing w:val="4"/>
      <w:sz w:val="16"/>
      <w:szCs w:val="12"/>
    </w:rPr>
  </w:style>
  <w:style w:type="paragraph" w:customStyle="1" w:styleId="afffff6">
    <w:name w:val="אות בודדת"/>
    <w:basedOn w:val="a3"/>
    <w:link w:val="afffff7"/>
    <w:qFormat/>
    <w:rsid w:val="00791111"/>
    <w:rPr>
      <w:rFonts w:ascii="FrankRuehl" w:hAnsi="FrankRuehl" w:cs="PFT_Frank"/>
      <w:b/>
      <w:bCs/>
      <w:sz w:val="13"/>
      <w:szCs w:val="13"/>
    </w:rPr>
  </w:style>
  <w:style w:type="character" w:customStyle="1" w:styleId="afffff5">
    <w:name w:val="אמוראים תו"/>
    <w:basedOn w:val="a4"/>
    <w:link w:val="afffff4"/>
    <w:rsid w:val="00791111"/>
    <w:rPr>
      <w:rFonts w:ascii="FrankRuehl" w:hAnsi="FrankRuehl" w:cs="BA Vilna Regular"/>
      <w:spacing w:val="4"/>
      <w:sz w:val="16"/>
      <w:szCs w:val="12"/>
    </w:rPr>
  </w:style>
  <w:style w:type="paragraph" w:customStyle="1" w:styleId="afffff8">
    <w:name w:val="נושא"/>
    <w:basedOn w:val="a3"/>
    <w:link w:val="afffff9"/>
    <w:qFormat/>
    <w:rsid w:val="00791111"/>
    <w:pPr>
      <w:spacing w:before="120"/>
      <w:jc w:val="center"/>
      <w:outlineLvl w:val="1"/>
    </w:pPr>
    <w:rPr>
      <w:rFonts w:ascii="David" w:hAnsi="David" w:cs="BA TM • Vilna Extra-Bold"/>
      <w:b/>
      <w:color w:val="000000" w:themeColor="text1"/>
      <w:spacing w:val="4"/>
      <w:sz w:val="16"/>
      <w:shd w:val="clear" w:color="auto" w:fill="FFFFFF" w:themeFill="background1"/>
    </w:rPr>
  </w:style>
  <w:style w:type="character" w:customStyle="1" w:styleId="afffff7">
    <w:name w:val="אות בודדת תו"/>
    <w:basedOn w:val="a4"/>
    <w:link w:val="afffff6"/>
    <w:rsid w:val="00791111"/>
    <w:rPr>
      <w:rFonts w:ascii="FrankRuehl" w:hAnsi="FrankRuehl" w:cs="PFT_Frank"/>
      <w:b/>
      <w:bCs/>
      <w:sz w:val="13"/>
      <w:szCs w:val="13"/>
    </w:rPr>
  </w:style>
  <w:style w:type="character" w:customStyle="1" w:styleId="afffff9">
    <w:name w:val="נושא תו"/>
    <w:basedOn w:val="a4"/>
    <w:link w:val="afffff8"/>
    <w:rsid w:val="00791111"/>
    <w:rPr>
      <w:rFonts w:ascii="David" w:hAnsi="David" w:cs="BA TM • Vilna Extra-Bold"/>
      <w:b/>
      <w:color w:val="000000" w:themeColor="text1"/>
      <w:spacing w:val="4"/>
      <w:sz w:val="16"/>
      <w:szCs w:val="18"/>
    </w:rPr>
  </w:style>
  <w:style w:type="paragraph" w:customStyle="1" w:styleId="afffffa">
    <w:name w:val="תנאי משנה"/>
    <w:basedOn w:val="afff9"/>
    <w:link w:val="afffffb"/>
    <w:qFormat/>
    <w:rsid w:val="00791111"/>
    <w:rPr>
      <w:rFonts w:ascii="Fb Fontext" w:hAnsi="Fb Fontext"/>
      <w:sz w:val="18"/>
      <w:szCs w:val="18"/>
      <w:shd w:val="clear" w:color="auto" w:fill="F2F2F2" w:themeFill="background1" w:themeFillShade="F2"/>
    </w:rPr>
  </w:style>
  <w:style w:type="character" w:customStyle="1" w:styleId="afffffb">
    <w:name w:val="תנאי משנה תו"/>
    <w:basedOn w:val="afffa"/>
    <w:link w:val="afffffa"/>
    <w:rsid w:val="00791111"/>
    <w:rPr>
      <w:rFonts w:ascii="Fb Fontext" w:hAnsi="Fb Fontext" w:cs="BA Vilna Bold"/>
      <w:spacing w:val="4"/>
      <w:sz w:val="18"/>
      <w:szCs w:val="18"/>
      <w:shd w:val="clear" w:color="auto" w:fill="F2F2F2" w:themeFill="background1" w:themeFillShade="F2"/>
    </w:rPr>
  </w:style>
  <w:style w:type="character" w:customStyle="1" w:styleId="afff4">
    <w:name w:val="דף בצד תו"/>
    <w:basedOn w:val="a4"/>
    <w:link w:val="afff3"/>
    <w:rsid w:val="00F07436"/>
    <w:rPr>
      <w:rFonts w:ascii="BA Vilna Bold" w:hAnsi="BA Vilna Bold" w:cs="BA Vilna Bold"/>
      <w:sz w:val="32"/>
      <w:szCs w:val="18"/>
    </w:rPr>
  </w:style>
  <w:style w:type="paragraph" w:customStyle="1" w:styleId="afffffc">
    <w:name w:val="הסבר ורקע"/>
    <w:basedOn w:val="afffff1"/>
    <w:link w:val="afffffd"/>
    <w:qFormat/>
    <w:rsid w:val="00791111"/>
    <w:pPr>
      <w:spacing w:before="0"/>
    </w:pPr>
    <w:rPr>
      <w:sz w:val="12"/>
      <w:szCs w:val="14"/>
    </w:rPr>
  </w:style>
  <w:style w:type="character" w:customStyle="1" w:styleId="afffffd">
    <w:name w:val="הסבר ורקע תו"/>
    <w:basedOn w:val="afffff3"/>
    <w:link w:val="afffffc"/>
    <w:rsid w:val="00791111"/>
    <w:rPr>
      <w:rFonts w:ascii="FrankRuehl" w:hAnsi="FrankRuehl" w:cs="FrankRuehl"/>
      <w:sz w:val="12"/>
      <w:szCs w:val="14"/>
    </w:rPr>
  </w:style>
  <w:style w:type="paragraph" w:customStyle="1" w:styleId="38">
    <w:name w:val="חלון 3"/>
    <w:basedOn w:val="a3"/>
    <w:link w:val="39"/>
    <w:autoRedefine/>
    <w:qFormat/>
    <w:rsid w:val="00910E40"/>
    <w:pPr>
      <w:framePr w:wrap="notBeside" w:vAnchor="text" w:hAnchor="text" w:x="3460" w:y="1"/>
    </w:pPr>
    <w:rPr>
      <w:rFonts w:ascii="BA TM • Vilna Extra-Bold" w:hAnsi="BA TM • Vilna Extra-Bold" w:cs="BA TM • Vilna Extra-Bold"/>
      <w:color w:val="767171" w:themeColor="background2" w:themeShade="80"/>
      <w:sz w:val="14"/>
      <w:szCs w:val="14"/>
    </w:rPr>
  </w:style>
  <w:style w:type="character" w:customStyle="1" w:styleId="39">
    <w:name w:val="חלון 3 תו"/>
    <w:basedOn w:val="a4"/>
    <w:link w:val="38"/>
    <w:rsid w:val="00910E40"/>
    <w:rPr>
      <w:rFonts w:ascii="BA TM • Vilna Extra-Bold" w:hAnsi="BA TM • Vilna Extra-Bold" w:cs="BA TM • Vilna Extra-Bold"/>
      <w:color w:val="767171" w:themeColor="background2" w:themeShade="80"/>
      <w:sz w:val="14"/>
      <w:szCs w:val="14"/>
    </w:rPr>
  </w:style>
  <w:style w:type="character" w:customStyle="1" w:styleId="afffffe">
    <w:name w:val="הסבר"/>
    <w:basedOn w:val="a4"/>
    <w:uiPriority w:val="1"/>
    <w:qFormat/>
    <w:rsid w:val="00F07436"/>
    <w:rPr>
      <w:sz w:val="13"/>
      <w:szCs w:val="13"/>
    </w:rPr>
  </w:style>
  <w:style w:type="paragraph" w:styleId="afffff2">
    <w:name w:val="List"/>
    <w:basedOn w:val="a3"/>
    <w:uiPriority w:val="99"/>
    <w:semiHidden/>
    <w:unhideWhenUsed/>
    <w:rsid w:val="00791111"/>
    <w:pPr>
      <w:ind w:left="283" w:hanging="283"/>
      <w:contextualSpacing/>
    </w:pPr>
  </w:style>
  <w:style w:type="paragraph" w:styleId="affffff">
    <w:name w:val="Revision"/>
    <w:hidden/>
    <w:uiPriority w:val="99"/>
    <w:semiHidden/>
    <w:rsid w:val="00A20FCF"/>
    <w:pPr>
      <w:spacing w:after="0" w:line="240" w:lineRule="auto"/>
    </w:pPr>
    <w:rPr>
      <w:rFonts w:ascii="BA Fontov Regular" w:hAnsi="BA Fontov Regular" w:cs="FrankRuehl"/>
      <w:sz w:val="18"/>
      <w:szCs w:val="18"/>
    </w:rPr>
  </w:style>
  <w:style w:type="numbering" w:styleId="111111">
    <w:name w:val="Outline List 2"/>
    <w:basedOn w:val="a6"/>
    <w:uiPriority w:val="99"/>
    <w:semiHidden/>
    <w:unhideWhenUsed/>
    <w:rsid w:val="009A7B4D"/>
    <w:pPr>
      <w:numPr>
        <w:numId w:val="30"/>
      </w:numPr>
    </w:pPr>
  </w:style>
  <w:style w:type="numbering" w:styleId="1ai">
    <w:name w:val="Outline List 1"/>
    <w:basedOn w:val="a6"/>
    <w:uiPriority w:val="99"/>
    <w:semiHidden/>
    <w:unhideWhenUsed/>
    <w:rsid w:val="009A7B4D"/>
    <w:pPr>
      <w:numPr>
        <w:numId w:val="31"/>
      </w:numPr>
    </w:pPr>
  </w:style>
  <w:style w:type="character" w:styleId="FollowedHyperlink">
    <w:name w:val="FollowedHyperlink"/>
    <w:basedOn w:val="a4"/>
    <w:uiPriority w:val="99"/>
    <w:semiHidden/>
    <w:unhideWhenUsed/>
    <w:rsid w:val="009A7B4D"/>
    <w:rPr>
      <w:color w:val="954F72" w:themeColor="followedHyperlink"/>
      <w:u w:val="single"/>
    </w:rPr>
  </w:style>
  <w:style w:type="character" w:styleId="HTMLCite">
    <w:name w:val="HTML Cite"/>
    <w:basedOn w:val="a4"/>
    <w:uiPriority w:val="99"/>
    <w:semiHidden/>
    <w:unhideWhenUsed/>
    <w:rsid w:val="009A7B4D"/>
    <w:rPr>
      <w:i/>
      <w:iCs/>
    </w:rPr>
  </w:style>
  <w:style w:type="character" w:styleId="HTMLCode">
    <w:name w:val="HTML Code"/>
    <w:basedOn w:val="a4"/>
    <w:uiPriority w:val="99"/>
    <w:semiHidden/>
    <w:unhideWhenUsed/>
    <w:rsid w:val="009A7B4D"/>
    <w:rPr>
      <w:rFonts w:ascii="Consolas" w:hAnsi="Consolas"/>
      <w:sz w:val="20"/>
      <w:szCs w:val="20"/>
    </w:rPr>
  </w:style>
  <w:style w:type="character" w:styleId="HTMLDefinition">
    <w:name w:val="HTML Definition"/>
    <w:basedOn w:val="a4"/>
    <w:uiPriority w:val="99"/>
    <w:semiHidden/>
    <w:unhideWhenUsed/>
    <w:rsid w:val="009A7B4D"/>
    <w:rPr>
      <w:i/>
      <w:iCs/>
    </w:rPr>
  </w:style>
  <w:style w:type="character" w:styleId="HTMLVariable">
    <w:name w:val="HTML Variable"/>
    <w:basedOn w:val="a4"/>
    <w:uiPriority w:val="99"/>
    <w:semiHidden/>
    <w:unhideWhenUsed/>
    <w:rsid w:val="009A7B4D"/>
    <w:rPr>
      <w:i/>
      <w:iCs/>
    </w:rPr>
  </w:style>
  <w:style w:type="paragraph" w:styleId="HTML">
    <w:name w:val="HTML Preformatted"/>
    <w:basedOn w:val="a3"/>
    <w:link w:val="HTML0"/>
    <w:uiPriority w:val="99"/>
    <w:semiHidden/>
    <w:unhideWhenUsed/>
    <w:rsid w:val="009A7B4D"/>
    <w:pPr>
      <w:spacing w:line="240" w:lineRule="auto"/>
    </w:pPr>
    <w:rPr>
      <w:rFonts w:ascii="Consolas" w:hAnsi="Consolas"/>
      <w:sz w:val="20"/>
      <w:szCs w:val="20"/>
    </w:rPr>
  </w:style>
  <w:style w:type="character" w:customStyle="1" w:styleId="HTML0">
    <w:name w:val="HTML מעוצב מראש תו"/>
    <w:basedOn w:val="a4"/>
    <w:link w:val="HTML"/>
    <w:uiPriority w:val="99"/>
    <w:semiHidden/>
    <w:rsid w:val="009A7B4D"/>
    <w:rPr>
      <w:rFonts w:ascii="Consolas" w:hAnsi="Consolas" w:cs="FrankRuehl"/>
      <w:sz w:val="20"/>
      <w:szCs w:val="20"/>
    </w:rPr>
  </w:style>
  <w:style w:type="paragraph" w:styleId="Index1">
    <w:name w:val="index 1"/>
    <w:basedOn w:val="a3"/>
    <w:next w:val="a3"/>
    <w:autoRedefine/>
    <w:uiPriority w:val="99"/>
    <w:semiHidden/>
    <w:unhideWhenUsed/>
    <w:rsid w:val="009A7B4D"/>
    <w:pPr>
      <w:spacing w:line="240" w:lineRule="auto"/>
      <w:ind w:left="180" w:hanging="180"/>
    </w:pPr>
  </w:style>
  <w:style w:type="paragraph" w:styleId="Index2">
    <w:name w:val="index 2"/>
    <w:basedOn w:val="a3"/>
    <w:next w:val="a3"/>
    <w:autoRedefine/>
    <w:uiPriority w:val="99"/>
    <w:semiHidden/>
    <w:unhideWhenUsed/>
    <w:rsid w:val="009A7B4D"/>
    <w:pPr>
      <w:spacing w:line="240" w:lineRule="auto"/>
      <w:ind w:left="360" w:hanging="180"/>
    </w:pPr>
  </w:style>
  <w:style w:type="paragraph" w:styleId="Index3">
    <w:name w:val="index 3"/>
    <w:basedOn w:val="a3"/>
    <w:next w:val="a3"/>
    <w:autoRedefine/>
    <w:uiPriority w:val="99"/>
    <w:semiHidden/>
    <w:unhideWhenUsed/>
    <w:rsid w:val="009A7B4D"/>
    <w:pPr>
      <w:spacing w:line="240" w:lineRule="auto"/>
      <w:ind w:left="540" w:hanging="180"/>
    </w:pPr>
  </w:style>
  <w:style w:type="paragraph" w:styleId="Index4">
    <w:name w:val="index 4"/>
    <w:basedOn w:val="a3"/>
    <w:next w:val="a3"/>
    <w:autoRedefine/>
    <w:uiPriority w:val="99"/>
    <w:semiHidden/>
    <w:unhideWhenUsed/>
    <w:rsid w:val="009A7B4D"/>
    <w:pPr>
      <w:spacing w:line="240" w:lineRule="auto"/>
      <w:ind w:left="720" w:hanging="180"/>
    </w:pPr>
  </w:style>
  <w:style w:type="paragraph" w:styleId="Index5">
    <w:name w:val="index 5"/>
    <w:basedOn w:val="a3"/>
    <w:next w:val="a3"/>
    <w:autoRedefine/>
    <w:uiPriority w:val="99"/>
    <w:semiHidden/>
    <w:unhideWhenUsed/>
    <w:rsid w:val="009A7B4D"/>
    <w:pPr>
      <w:spacing w:line="240" w:lineRule="auto"/>
      <w:ind w:left="900" w:hanging="180"/>
    </w:pPr>
  </w:style>
  <w:style w:type="paragraph" w:styleId="Index6">
    <w:name w:val="index 6"/>
    <w:basedOn w:val="a3"/>
    <w:next w:val="a3"/>
    <w:autoRedefine/>
    <w:uiPriority w:val="99"/>
    <w:semiHidden/>
    <w:unhideWhenUsed/>
    <w:rsid w:val="009A7B4D"/>
    <w:pPr>
      <w:spacing w:line="240" w:lineRule="auto"/>
      <w:ind w:left="1080" w:hanging="180"/>
    </w:pPr>
  </w:style>
  <w:style w:type="paragraph" w:styleId="Index7">
    <w:name w:val="index 7"/>
    <w:basedOn w:val="a3"/>
    <w:next w:val="a3"/>
    <w:autoRedefine/>
    <w:uiPriority w:val="99"/>
    <w:semiHidden/>
    <w:unhideWhenUsed/>
    <w:rsid w:val="009A7B4D"/>
    <w:pPr>
      <w:spacing w:line="240" w:lineRule="auto"/>
      <w:ind w:left="1260" w:hanging="180"/>
    </w:pPr>
  </w:style>
  <w:style w:type="paragraph" w:styleId="Index8">
    <w:name w:val="index 8"/>
    <w:basedOn w:val="a3"/>
    <w:next w:val="a3"/>
    <w:autoRedefine/>
    <w:uiPriority w:val="99"/>
    <w:semiHidden/>
    <w:unhideWhenUsed/>
    <w:rsid w:val="009A7B4D"/>
    <w:pPr>
      <w:spacing w:line="240" w:lineRule="auto"/>
      <w:ind w:left="1440" w:hanging="180"/>
    </w:pPr>
  </w:style>
  <w:style w:type="paragraph" w:styleId="Index9">
    <w:name w:val="index 9"/>
    <w:basedOn w:val="a3"/>
    <w:next w:val="a3"/>
    <w:autoRedefine/>
    <w:uiPriority w:val="99"/>
    <w:semiHidden/>
    <w:unhideWhenUsed/>
    <w:rsid w:val="009A7B4D"/>
    <w:pPr>
      <w:spacing w:line="240" w:lineRule="auto"/>
      <w:ind w:left="1620" w:hanging="180"/>
    </w:pPr>
  </w:style>
  <w:style w:type="paragraph" w:styleId="NormalWeb">
    <w:name w:val="Normal (Web)"/>
    <w:basedOn w:val="a3"/>
    <w:uiPriority w:val="99"/>
    <w:semiHidden/>
    <w:unhideWhenUsed/>
    <w:rsid w:val="009A7B4D"/>
    <w:rPr>
      <w:rFonts w:ascii="Times New Roman" w:hAnsi="Times New Roman" w:cs="Times New Roman"/>
      <w:sz w:val="24"/>
      <w:szCs w:val="24"/>
    </w:rPr>
  </w:style>
  <w:style w:type="paragraph" w:styleId="TOC3">
    <w:name w:val="toc 3"/>
    <w:basedOn w:val="a3"/>
    <w:next w:val="a3"/>
    <w:autoRedefine/>
    <w:uiPriority w:val="39"/>
    <w:semiHidden/>
    <w:unhideWhenUsed/>
    <w:rsid w:val="009A7B4D"/>
    <w:pPr>
      <w:spacing w:after="100"/>
      <w:ind w:left="360"/>
    </w:pPr>
  </w:style>
  <w:style w:type="paragraph" w:styleId="TOC4">
    <w:name w:val="toc 4"/>
    <w:basedOn w:val="a3"/>
    <w:next w:val="a3"/>
    <w:autoRedefine/>
    <w:uiPriority w:val="39"/>
    <w:semiHidden/>
    <w:unhideWhenUsed/>
    <w:rsid w:val="009A7B4D"/>
    <w:pPr>
      <w:spacing w:after="100"/>
      <w:ind w:left="540"/>
    </w:pPr>
  </w:style>
  <w:style w:type="paragraph" w:styleId="TOC5">
    <w:name w:val="toc 5"/>
    <w:basedOn w:val="a3"/>
    <w:next w:val="a3"/>
    <w:autoRedefine/>
    <w:uiPriority w:val="39"/>
    <w:semiHidden/>
    <w:unhideWhenUsed/>
    <w:rsid w:val="009A7B4D"/>
    <w:pPr>
      <w:spacing w:after="100"/>
      <w:ind w:left="720"/>
    </w:pPr>
  </w:style>
  <w:style w:type="paragraph" w:styleId="TOC6">
    <w:name w:val="toc 6"/>
    <w:basedOn w:val="a3"/>
    <w:next w:val="a3"/>
    <w:autoRedefine/>
    <w:uiPriority w:val="39"/>
    <w:semiHidden/>
    <w:unhideWhenUsed/>
    <w:rsid w:val="009A7B4D"/>
    <w:pPr>
      <w:spacing w:after="100"/>
      <w:ind w:left="900"/>
    </w:pPr>
  </w:style>
  <w:style w:type="paragraph" w:styleId="TOC7">
    <w:name w:val="toc 7"/>
    <w:basedOn w:val="a3"/>
    <w:next w:val="a3"/>
    <w:autoRedefine/>
    <w:uiPriority w:val="39"/>
    <w:semiHidden/>
    <w:unhideWhenUsed/>
    <w:rsid w:val="009A7B4D"/>
    <w:pPr>
      <w:spacing w:after="100"/>
      <w:ind w:left="1080"/>
    </w:pPr>
  </w:style>
  <w:style w:type="paragraph" w:styleId="TOC8">
    <w:name w:val="toc 8"/>
    <w:basedOn w:val="a3"/>
    <w:next w:val="a3"/>
    <w:autoRedefine/>
    <w:uiPriority w:val="39"/>
    <w:semiHidden/>
    <w:unhideWhenUsed/>
    <w:rsid w:val="009A7B4D"/>
    <w:pPr>
      <w:spacing w:after="100"/>
      <w:ind w:left="1260"/>
    </w:pPr>
  </w:style>
  <w:style w:type="paragraph" w:styleId="TOC9">
    <w:name w:val="toc 9"/>
    <w:basedOn w:val="a3"/>
    <w:next w:val="a3"/>
    <w:autoRedefine/>
    <w:uiPriority w:val="39"/>
    <w:semiHidden/>
    <w:unhideWhenUsed/>
    <w:rsid w:val="009A7B4D"/>
    <w:pPr>
      <w:spacing w:after="100"/>
      <w:ind w:left="1440"/>
    </w:pPr>
  </w:style>
  <w:style w:type="character" w:styleId="affffff0">
    <w:name w:val="Unresolved Mention"/>
    <w:basedOn w:val="a4"/>
    <w:uiPriority w:val="99"/>
    <w:semiHidden/>
    <w:unhideWhenUsed/>
    <w:rsid w:val="009A7B4D"/>
    <w:rPr>
      <w:color w:val="605E5C"/>
      <w:shd w:val="clear" w:color="auto" w:fill="E1DFDD"/>
    </w:rPr>
  </w:style>
  <w:style w:type="table" w:styleId="-1">
    <w:name w:val="Table 3D effects 1"/>
    <w:basedOn w:val="a5"/>
    <w:uiPriority w:val="99"/>
    <w:semiHidden/>
    <w:unhideWhenUsed/>
    <w:rsid w:val="009A7B4D"/>
    <w:pPr>
      <w:bidi/>
      <w:spacing w:after="0" w:line="220" w:lineRule="exact"/>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
    <w:name w:val="Table 3D effects 2"/>
    <w:basedOn w:val="a5"/>
    <w:uiPriority w:val="99"/>
    <w:semiHidden/>
    <w:unhideWhenUsed/>
    <w:rsid w:val="009A7B4D"/>
    <w:pPr>
      <w:bidi/>
      <w:spacing w:after="0" w:line="220" w:lineRule="exact"/>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3D effects 3"/>
    <w:basedOn w:val="a5"/>
    <w:uiPriority w:val="99"/>
    <w:semiHidden/>
    <w:unhideWhenUsed/>
    <w:rsid w:val="009A7B4D"/>
    <w:pPr>
      <w:bidi/>
      <w:spacing w:after="0" w:line="220" w:lineRule="exact"/>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f1">
    <w:name w:val="Bibliography"/>
    <w:basedOn w:val="a3"/>
    <w:next w:val="a3"/>
    <w:uiPriority w:val="37"/>
    <w:semiHidden/>
    <w:unhideWhenUsed/>
    <w:rsid w:val="009A7B4D"/>
  </w:style>
  <w:style w:type="paragraph" w:styleId="affffff2">
    <w:name w:val="Salutation"/>
    <w:basedOn w:val="a3"/>
    <w:next w:val="a3"/>
    <w:link w:val="affffff3"/>
    <w:uiPriority w:val="99"/>
    <w:semiHidden/>
    <w:unhideWhenUsed/>
    <w:rsid w:val="009A7B4D"/>
  </w:style>
  <w:style w:type="character" w:customStyle="1" w:styleId="affffff3">
    <w:name w:val="ברכה תו"/>
    <w:basedOn w:val="a4"/>
    <w:link w:val="affffff2"/>
    <w:uiPriority w:val="99"/>
    <w:semiHidden/>
    <w:rsid w:val="009A7B4D"/>
    <w:rPr>
      <w:rFonts w:ascii="BA Fontov Regular" w:hAnsi="BA Fontov Regular" w:cs="FrankRuehl"/>
      <w:sz w:val="18"/>
      <w:szCs w:val="18"/>
    </w:rPr>
  </w:style>
  <w:style w:type="character" w:styleId="HTML1">
    <w:name w:val="HTML Sample"/>
    <w:basedOn w:val="a4"/>
    <w:uiPriority w:val="99"/>
    <w:semiHidden/>
    <w:unhideWhenUsed/>
    <w:rsid w:val="009A7B4D"/>
    <w:rPr>
      <w:rFonts w:ascii="Consolas" w:hAnsi="Consolas"/>
      <w:sz w:val="24"/>
      <w:szCs w:val="24"/>
    </w:rPr>
  </w:style>
  <w:style w:type="character" w:styleId="affffff4">
    <w:name w:val="Intense Emphasis"/>
    <w:basedOn w:val="a4"/>
    <w:uiPriority w:val="21"/>
    <w:qFormat/>
    <w:rsid w:val="009A7B4D"/>
    <w:rPr>
      <w:i/>
      <w:iCs/>
      <w:color w:val="5B9BD5" w:themeColor="accent1"/>
    </w:rPr>
  </w:style>
  <w:style w:type="character" w:styleId="affffff5">
    <w:name w:val="Mention"/>
    <w:basedOn w:val="a4"/>
    <w:uiPriority w:val="99"/>
    <w:semiHidden/>
    <w:unhideWhenUsed/>
    <w:rsid w:val="009A7B4D"/>
    <w:rPr>
      <w:color w:val="2B579A"/>
      <w:shd w:val="clear" w:color="auto" w:fill="E1DFDD"/>
    </w:rPr>
  </w:style>
  <w:style w:type="character" w:styleId="-">
    <w:name w:val="Smart Hyperlink"/>
    <w:basedOn w:val="a4"/>
    <w:uiPriority w:val="99"/>
    <w:semiHidden/>
    <w:unhideWhenUsed/>
    <w:rsid w:val="009A7B4D"/>
    <w:rPr>
      <w:u w:val="dotted"/>
    </w:rPr>
  </w:style>
  <w:style w:type="paragraph" w:styleId="affffff6">
    <w:name w:val="List Continue"/>
    <w:basedOn w:val="a3"/>
    <w:uiPriority w:val="99"/>
    <w:semiHidden/>
    <w:unhideWhenUsed/>
    <w:rsid w:val="009A7B4D"/>
    <w:pPr>
      <w:spacing w:after="120"/>
      <w:ind w:left="283"/>
      <w:contextualSpacing/>
    </w:pPr>
  </w:style>
  <w:style w:type="paragraph" w:styleId="29">
    <w:name w:val="List Continue 2"/>
    <w:basedOn w:val="a3"/>
    <w:uiPriority w:val="99"/>
    <w:semiHidden/>
    <w:unhideWhenUsed/>
    <w:rsid w:val="009A7B4D"/>
    <w:pPr>
      <w:spacing w:after="120"/>
      <w:ind w:left="566"/>
      <w:contextualSpacing/>
    </w:pPr>
  </w:style>
  <w:style w:type="paragraph" w:styleId="3a">
    <w:name w:val="List Continue 3"/>
    <w:basedOn w:val="a3"/>
    <w:uiPriority w:val="99"/>
    <w:semiHidden/>
    <w:unhideWhenUsed/>
    <w:rsid w:val="009A7B4D"/>
    <w:pPr>
      <w:spacing w:after="120"/>
      <w:ind w:left="849"/>
      <w:contextualSpacing/>
    </w:pPr>
  </w:style>
  <w:style w:type="paragraph" w:styleId="43">
    <w:name w:val="List Continue 4"/>
    <w:basedOn w:val="a3"/>
    <w:uiPriority w:val="99"/>
    <w:semiHidden/>
    <w:unhideWhenUsed/>
    <w:rsid w:val="009A7B4D"/>
    <w:pPr>
      <w:spacing w:after="120"/>
      <w:ind w:left="1132"/>
      <w:contextualSpacing/>
    </w:pPr>
  </w:style>
  <w:style w:type="paragraph" w:styleId="53">
    <w:name w:val="List Continue 5"/>
    <w:basedOn w:val="a3"/>
    <w:uiPriority w:val="99"/>
    <w:semiHidden/>
    <w:unhideWhenUsed/>
    <w:rsid w:val="009A7B4D"/>
    <w:pPr>
      <w:spacing w:after="120"/>
      <w:ind w:left="1415"/>
      <w:contextualSpacing/>
    </w:pPr>
  </w:style>
  <w:style w:type="character" w:styleId="affffff7">
    <w:name w:val="Intense Reference"/>
    <w:basedOn w:val="a4"/>
    <w:uiPriority w:val="32"/>
    <w:qFormat/>
    <w:rsid w:val="009A7B4D"/>
    <w:rPr>
      <w:b/>
      <w:bCs/>
      <w:smallCaps/>
      <w:color w:val="5B9BD5" w:themeColor="accent1"/>
      <w:spacing w:val="5"/>
    </w:rPr>
  </w:style>
  <w:style w:type="character" w:styleId="affffff8">
    <w:name w:val="endnote reference"/>
    <w:basedOn w:val="a4"/>
    <w:uiPriority w:val="99"/>
    <w:semiHidden/>
    <w:unhideWhenUsed/>
    <w:rsid w:val="009A7B4D"/>
    <w:rPr>
      <w:vertAlign w:val="superscript"/>
    </w:rPr>
  </w:style>
  <w:style w:type="character" w:styleId="affffff9">
    <w:name w:val="Subtle Reference"/>
    <w:basedOn w:val="a4"/>
    <w:uiPriority w:val="31"/>
    <w:qFormat/>
    <w:rsid w:val="009A7B4D"/>
    <w:rPr>
      <w:smallCaps/>
      <w:color w:val="5A5A5A" w:themeColor="text1" w:themeTint="A5"/>
    </w:rPr>
  </w:style>
  <w:style w:type="table" w:styleId="-10">
    <w:name w:val="Light Shading Accent 1"/>
    <w:basedOn w:val="a5"/>
    <w:uiPriority w:val="60"/>
    <w:semiHidden/>
    <w:unhideWhenUsed/>
    <w:rsid w:val="009A7B4D"/>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0">
    <w:name w:val="Light Shading Accent 2"/>
    <w:basedOn w:val="a5"/>
    <w:uiPriority w:val="60"/>
    <w:semiHidden/>
    <w:unhideWhenUsed/>
    <w:rsid w:val="009A7B4D"/>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0">
    <w:name w:val="Light Shading Accent 3"/>
    <w:basedOn w:val="a5"/>
    <w:uiPriority w:val="60"/>
    <w:semiHidden/>
    <w:unhideWhenUsed/>
    <w:rsid w:val="009A7B4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5"/>
    <w:uiPriority w:val="60"/>
    <w:semiHidden/>
    <w:unhideWhenUsed/>
    <w:rsid w:val="009A7B4D"/>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5"/>
    <w:uiPriority w:val="60"/>
    <w:semiHidden/>
    <w:unhideWhenUsed/>
    <w:rsid w:val="009A7B4D"/>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5"/>
    <w:uiPriority w:val="60"/>
    <w:semiHidden/>
    <w:unhideWhenUsed/>
    <w:rsid w:val="009A7B4D"/>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0">
    <w:name w:val="Medium Shading 2 Accent 4"/>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Shading 1"/>
    <w:basedOn w:val="a5"/>
    <w:uiPriority w:val="63"/>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5"/>
    <w:uiPriority w:val="63"/>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5"/>
    <w:uiPriority w:val="63"/>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5"/>
    <w:uiPriority w:val="63"/>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5"/>
    <w:uiPriority w:val="63"/>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5"/>
    <w:uiPriority w:val="63"/>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fffffa">
    <w:name w:val="Colorful Shading"/>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affffffb">
    <w:name w:val="Strong"/>
    <w:basedOn w:val="a4"/>
    <w:qFormat/>
    <w:rsid w:val="009A7B4D"/>
    <w:rPr>
      <w:b/>
      <w:bCs/>
    </w:rPr>
  </w:style>
  <w:style w:type="paragraph" w:styleId="affffffc">
    <w:name w:val="Signature"/>
    <w:basedOn w:val="a3"/>
    <w:link w:val="affffffd"/>
    <w:uiPriority w:val="99"/>
    <w:semiHidden/>
    <w:unhideWhenUsed/>
    <w:rsid w:val="009A7B4D"/>
    <w:pPr>
      <w:spacing w:line="240" w:lineRule="auto"/>
      <w:ind w:left="4252"/>
    </w:pPr>
  </w:style>
  <w:style w:type="character" w:customStyle="1" w:styleId="affffffd">
    <w:name w:val="חתימה תו"/>
    <w:basedOn w:val="a4"/>
    <w:link w:val="affffffc"/>
    <w:uiPriority w:val="99"/>
    <w:semiHidden/>
    <w:rsid w:val="009A7B4D"/>
    <w:rPr>
      <w:rFonts w:ascii="BA Fontov Regular" w:hAnsi="BA Fontov Regular" w:cs="FrankRuehl"/>
      <w:sz w:val="18"/>
      <w:szCs w:val="18"/>
    </w:rPr>
  </w:style>
  <w:style w:type="paragraph" w:styleId="affffffe">
    <w:name w:val="E-mail Signature"/>
    <w:basedOn w:val="a3"/>
    <w:link w:val="afffffff"/>
    <w:uiPriority w:val="99"/>
    <w:semiHidden/>
    <w:unhideWhenUsed/>
    <w:rsid w:val="009A7B4D"/>
    <w:pPr>
      <w:spacing w:line="240" w:lineRule="auto"/>
    </w:pPr>
  </w:style>
  <w:style w:type="character" w:customStyle="1" w:styleId="afffffff">
    <w:name w:val="חתימת דואר אלקטרוני תו"/>
    <w:basedOn w:val="a4"/>
    <w:link w:val="affffffe"/>
    <w:uiPriority w:val="99"/>
    <w:semiHidden/>
    <w:rsid w:val="009A7B4D"/>
    <w:rPr>
      <w:rFonts w:ascii="BA Fontov Regular" w:hAnsi="BA Fontov Regular" w:cs="FrankRuehl"/>
      <w:sz w:val="18"/>
      <w:szCs w:val="18"/>
    </w:rPr>
  </w:style>
  <w:style w:type="table" w:styleId="afffffff0">
    <w:name w:val="Table Elegant"/>
    <w:basedOn w:val="a5"/>
    <w:uiPriority w:val="99"/>
    <w:semiHidden/>
    <w:unhideWhenUsed/>
    <w:rsid w:val="009A7B4D"/>
    <w:pPr>
      <w:bidi/>
      <w:spacing w:after="0" w:line="220" w:lineRule="exac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ff1">
    <w:name w:val="Table Professional"/>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4">
    <w:name w:val="Table Subtle 1"/>
    <w:basedOn w:val="a5"/>
    <w:uiPriority w:val="99"/>
    <w:semiHidden/>
    <w:unhideWhenUsed/>
    <w:rsid w:val="009A7B4D"/>
    <w:pPr>
      <w:bidi/>
      <w:spacing w:after="0" w:line="220" w:lineRule="exact"/>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5"/>
    <w:uiPriority w:val="99"/>
    <w:semiHidden/>
    <w:unhideWhenUsed/>
    <w:rsid w:val="009A7B4D"/>
    <w:pPr>
      <w:bidi/>
      <w:spacing w:after="0" w:line="220" w:lineRule="exact"/>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f2">
    <w:name w:val="Table Contemporary"/>
    <w:basedOn w:val="a5"/>
    <w:uiPriority w:val="99"/>
    <w:semiHidden/>
    <w:unhideWhenUsed/>
    <w:rsid w:val="009A7B4D"/>
    <w:pPr>
      <w:bidi/>
      <w:spacing w:after="0" w:line="220" w:lineRule="exac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5">
    <w:name w:val="Table Simple 1"/>
    <w:basedOn w:val="a5"/>
    <w:uiPriority w:val="99"/>
    <w:semiHidden/>
    <w:unhideWhenUsed/>
    <w:rsid w:val="009A7B4D"/>
    <w:pPr>
      <w:bidi/>
      <w:spacing w:after="0" w:line="220" w:lineRule="exac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c">
    <w:name w:val="Table Simple 2"/>
    <w:basedOn w:val="a5"/>
    <w:uiPriority w:val="99"/>
    <w:semiHidden/>
    <w:unhideWhenUsed/>
    <w:rsid w:val="009A7B4D"/>
    <w:pPr>
      <w:bidi/>
      <w:spacing w:after="0" w:line="220" w:lineRule="exact"/>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6">
    <w:name w:val="Table Colorful 1"/>
    <w:basedOn w:val="a5"/>
    <w:uiPriority w:val="99"/>
    <w:semiHidden/>
    <w:unhideWhenUsed/>
    <w:rsid w:val="009A7B4D"/>
    <w:pPr>
      <w:bidi/>
      <w:spacing w:after="0" w:line="22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5"/>
    <w:uiPriority w:val="99"/>
    <w:semiHidden/>
    <w:unhideWhenUsed/>
    <w:rsid w:val="009A7B4D"/>
    <w:pPr>
      <w:bidi/>
      <w:spacing w:after="0" w:line="220" w:lineRule="exact"/>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5"/>
    <w:uiPriority w:val="99"/>
    <w:semiHidden/>
    <w:unhideWhenUsed/>
    <w:rsid w:val="009A7B4D"/>
    <w:pPr>
      <w:bidi/>
      <w:spacing w:after="0" w:line="220" w:lineRule="exact"/>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lassic 1"/>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d">
    <w:name w:val="Table Classic 3"/>
    <w:basedOn w:val="a5"/>
    <w:uiPriority w:val="99"/>
    <w:semiHidden/>
    <w:unhideWhenUsed/>
    <w:rsid w:val="009A7B4D"/>
    <w:pPr>
      <w:bidi/>
      <w:spacing w:after="0" w:line="220" w:lineRule="exact"/>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5"/>
    <w:uiPriority w:val="99"/>
    <w:semiHidden/>
    <w:unhideWhenUsed/>
    <w:rsid w:val="009A7B4D"/>
    <w:pPr>
      <w:bidi/>
      <w:spacing w:after="0" w:line="220" w:lineRule="exact"/>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Plain Table 1"/>
    <w:basedOn w:val="a5"/>
    <w:uiPriority w:val="41"/>
    <w:rsid w:val="009A7B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
    <w:name w:val="Plain Table 2"/>
    <w:basedOn w:val="a5"/>
    <w:uiPriority w:val="42"/>
    <w:rsid w:val="009A7B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e">
    <w:name w:val="Plain Table 3"/>
    <w:basedOn w:val="a5"/>
    <w:uiPriority w:val="43"/>
    <w:rsid w:val="009A7B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5">
    <w:name w:val="Plain Table 4"/>
    <w:basedOn w:val="a5"/>
    <w:uiPriority w:val="44"/>
    <w:rsid w:val="009A7B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4">
    <w:name w:val="Plain Table 5"/>
    <w:basedOn w:val="a5"/>
    <w:uiPriority w:val="45"/>
    <w:rsid w:val="009A7B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9">
    <w:name w:val="Table Web 1"/>
    <w:basedOn w:val="a5"/>
    <w:uiPriority w:val="99"/>
    <w:semiHidden/>
    <w:unhideWhenUsed/>
    <w:rsid w:val="009A7B4D"/>
    <w:pPr>
      <w:bidi/>
      <w:spacing w:after="0" w:line="220" w:lineRule="exact"/>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0">
    <w:name w:val="Table Web 2"/>
    <w:basedOn w:val="a5"/>
    <w:uiPriority w:val="99"/>
    <w:semiHidden/>
    <w:unhideWhenUsed/>
    <w:rsid w:val="009A7B4D"/>
    <w:pPr>
      <w:bidi/>
      <w:spacing w:after="0" w:line="220" w:lineRule="exact"/>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5"/>
    <w:uiPriority w:val="99"/>
    <w:semiHidden/>
    <w:unhideWhenUsed/>
    <w:rsid w:val="009A7B4D"/>
    <w:pPr>
      <w:bidi/>
      <w:spacing w:after="0" w:line="220" w:lineRule="exact"/>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a">
    <w:name w:val="List Table 1 Light"/>
    <w:basedOn w:val="a5"/>
    <w:uiPriority w:val="46"/>
    <w:rsid w:val="009A7B4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5"/>
    <w:uiPriority w:val="46"/>
    <w:rsid w:val="009A7B4D"/>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0">
    <w:name w:val="List Table 1 Light Accent 2"/>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0">
    <w:name w:val="List Table 1 Light Accent 3"/>
    <w:basedOn w:val="a5"/>
    <w:uiPriority w:val="46"/>
    <w:rsid w:val="009A7B4D"/>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0">
    <w:name w:val="List Table 1 Light Accent 4"/>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0">
    <w:name w:val="List Table 1 Light Accent 5"/>
    <w:basedOn w:val="a5"/>
    <w:uiPriority w:val="46"/>
    <w:rsid w:val="009A7B4D"/>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0">
    <w:name w:val="List Table 1 Light Accent 6"/>
    <w:basedOn w:val="a5"/>
    <w:uiPriority w:val="46"/>
    <w:rsid w:val="009A7B4D"/>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1">
    <w:name w:val="List Table 2"/>
    <w:basedOn w:val="a5"/>
    <w:uiPriority w:val="47"/>
    <w:rsid w:val="009A7B4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5"/>
    <w:uiPriority w:val="47"/>
    <w:rsid w:val="009A7B4D"/>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0">
    <w:name w:val="List Table 2 Accent 2"/>
    <w:basedOn w:val="a5"/>
    <w:uiPriority w:val="47"/>
    <w:rsid w:val="009A7B4D"/>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List Table 2 Accent 3"/>
    <w:basedOn w:val="a5"/>
    <w:uiPriority w:val="47"/>
    <w:rsid w:val="009A7B4D"/>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List Table 2 Accent 4"/>
    <w:basedOn w:val="a5"/>
    <w:uiPriority w:val="47"/>
    <w:rsid w:val="009A7B4D"/>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List Table 2 Accent 5"/>
    <w:basedOn w:val="a5"/>
    <w:uiPriority w:val="47"/>
    <w:rsid w:val="009A7B4D"/>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0">
    <w:name w:val="List Table 2 Accent 6"/>
    <w:basedOn w:val="a5"/>
    <w:uiPriority w:val="47"/>
    <w:rsid w:val="009A7B4D"/>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0">
    <w:name w:val="List Table 3"/>
    <w:basedOn w:val="a5"/>
    <w:uiPriority w:val="48"/>
    <w:rsid w:val="009A7B4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5"/>
    <w:uiPriority w:val="48"/>
    <w:rsid w:val="009A7B4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
    <w:name w:val="List Table 3 Accent 2"/>
    <w:basedOn w:val="a5"/>
    <w:uiPriority w:val="48"/>
    <w:rsid w:val="009A7B4D"/>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
    <w:name w:val="List Table 3 Accent 3"/>
    <w:basedOn w:val="a5"/>
    <w:uiPriority w:val="48"/>
    <w:rsid w:val="009A7B4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
    <w:name w:val="List Table 3 Accent 4"/>
    <w:basedOn w:val="a5"/>
    <w:uiPriority w:val="48"/>
    <w:rsid w:val="009A7B4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
    <w:name w:val="List Table 3 Accent 5"/>
    <w:basedOn w:val="a5"/>
    <w:uiPriority w:val="48"/>
    <w:rsid w:val="009A7B4D"/>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
    <w:name w:val="List Table 3 Accent 6"/>
    <w:basedOn w:val="a5"/>
    <w:uiPriority w:val="48"/>
    <w:rsid w:val="009A7B4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6">
    <w:name w:val="List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5">
    <w:name w:val="List Table 5 Dark"/>
    <w:basedOn w:val="a5"/>
    <w:uiPriority w:val="50"/>
    <w:rsid w:val="009A7B4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5"/>
    <w:uiPriority w:val="50"/>
    <w:rsid w:val="009A7B4D"/>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5"/>
    <w:uiPriority w:val="50"/>
    <w:rsid w:val="009A7B4D"/>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5"/>
    <w:uiPriority w:val="50"/>
    <w:rsid w:val="009A7B4D"/>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5"/>
    <w:uiPriority w:val="50"/>
    <w:rsid w:val="009A7B4D"/>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5"/>
    <w:uiPriority w:val="50"/>
    <w:rsid w:val="009A7B4D"/>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5"/>
    <w:uiPriority w:val="50"/>
    <w:rsid w:val="009A7B4D"/>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5"/>
    <w:uiPriority w:val="51"/>
    <w:rsid w:val="009A7B4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1">
    <w:name w:val="List Table 7 Colorful"/>
    <w:basedOn w:val="a5"/>
    <w:uiPriority w:val="52"/>
    <w:rsid w:val="009A7B4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5"/>
    <w:uiPriority w:val="52"/>
    <w:rsid w:val="009A7B4D"/>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5"/>
    <w:uiPriority w:val="52"/>
    <w:rsid w:val="009A7B4D"/>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5"/>
    <w:uiPriority w:val="52"/>
    <w:rsid w:val="009A7B4D"/>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5"/>
    <w:uiPriority w:val="52"/>
    <w:rsid w:val="009A7B4D"/>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5"/>
    <w:uiPriority w:val="52"/>
    <w:rsid w:val="009A7B4D"/>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5"/>
    <w:uiPriority w:val="52"/>
    <w:rsid w:val="009A7B4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b">
    <w:name w:val="Grid Table 1 Light"/>
    <w:basedOn w:val="a5"/>
    <w:uiPriority w:val="46"/>
    <w:rsid w:val="009A7B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5"/>
    <w:uiPriority w:val="46"/>
    <w:rsid w:val="009A7B4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1">
    <w:name w:val="Grid Table 1 Light Accent 2"/>
    <w:basedOn w:val="a5"/>
    <w:uiPriority w:val="46"/>
    <w:rsid w:val="009A7B4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1">
    <w:name w:val="Grid Table 1 Light Accent 3"/>
    <w:basedOn w:val="a5"/>
    <w:uiPriority w:val="46"/>
    <w:rsid w:val="009A7B4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1">
    <w:name w:val="Grid Table 1 Light Accent 4"/>
    <w:basedOn w:val="a5"/>
    <w:uiPriority w:val="46"/>
    <w:rsid w:val="009A7B4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1">
    <w:name w:val="Grid Table 1 Light Accent 5"/>
    <w:basedOn w:val="a5"/>
    <w:uiPriority w:val="46"/>
    <w:rsid w:val="009A7B4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1">
    <w:name w:val="Grid Table 1 Light Accent 6"/>
    <w:basedOn w:val="a5"/>
    <w:uiPriority w:val="46"/>
    <w:rsid w:val="009A7B4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2">
    <w:name w:val="Grid Table 2"/>
    <w:basedOn w:val="a5"/>
    <w:uiPriority w:val="47"/>
    <w:rsid w:val="009A7B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5"/>
    <w:uiPriority w:val="47"/>
    <w:rsid w:val="009A7B4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1">
    <w:name w:val="Grid Table 2 Accent 2"/>
    <w:basedOn w:val="a5"/>
    <w:uiPriority w:val="47"/>
    <w:rsid w:val="009A7B4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1">
    <w:name w:val="Grid Table 2 Accent 3"/>
    <w:basedOn w:val="a5"/>
    <w:uiPriority w:val="47"/>
    <w:rsid w:val="009A7B4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Grid Table 2 Accent 4"/>
    <w:basedOn w:val="a5"/>
    <w:uiPriority w:val="47"/>
    <w:rsid w:val="009A7B4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1">
    <w:name w:val="Grid Table 2 Accent 5"/>
    <w:basedOn w:val="a5"/>
    <w:uiPriority w:val="47"/>
    <w:rsid w:val="009A7B4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1">
    <w:name w:val="Grid Table 2 Accent 6"/>
    <w:basedOn w:val="a5"/>
    <w:uiPriority w:val="47"/>
    <w:rsid w:val="009A7B4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1">
    <w:name w:val="Grid Table 3"/>
    <w:basedOn w:val="a5"/>
    <w:uiPriority w:val="48"/>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5"/>
    <w:uiPriority w:val="48"/>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0">
    <w:name w:val="Grid Table 3 Accent 2"/>
    <w:basedOn w:val="a5"/>
    <w:uiPriority w:val="48"/>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0">
    <w:name w:val="Grid Table 3 Accent 3"/>
    <w:basedOn w:val="a5"/>
    <w:uiPriority w:val="48"/>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0">
    <w:name w:val="Grid Table 3 Accent 4"/>
    <w:basedOn w:val="a5"/>
    <w:uiPriority w:val="48"/>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0">
    <w:name w:val="Grid Table 3 Accent 5"/>
    <w:basedOn w:val="a5"/>
    <w:uiPriority w:val="48"/>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0">
    <w:name w:val="Grid Table 3 Accent 6"/>
    <w:basedOn w:val="a5"/>
    <w:uiPriority w:val="48"/>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7">
    <w:name w:val="Grid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Grid Table 5 Dark"/>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2">
    <w:name w:val="Grid Table 6 Colorful"/>
    <w:basedOn w:val="a5"/>
    <w:uiPriority w:val="51"/>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Grid Table 7 Colorful"/>
    <w:basedOn w:val="a5"/>
    <w:uiPriority w:val="52"/>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5"/>
    <w:uiPriority w:val="52"/>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5"/>
    <w:uiPriority w:val="52"/>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5"/>
    <w:uiPriority w:val="52"/>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5"/>
    <w:uiPriority w:val="52"/>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5"/>
    <w:uiPriority w:val="52"/>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5"/>
    <w:uiPriority w:val="52"/>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fffff3">
    <w:name w:val="Block Text"/>
    <w:basedOn w:val="a3"/>
    <w:uiPriority w:val="99"/>
    <w:semiHidden/>
    <w:unhideWhenUsed/>
    <w:rsid w:val="009A7B4D"/>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afffffff4">
    <w:name w:val="endnote text"/>
    <w:basedOn w:val="a3"/>
    <w:link w:val="afffffff5"/>
    <w:uiPriority w:val="99"/>
    <w:semiHidden/>
    <w:unhideWhenUsed/>
    <w:rsid w:val="009A7B4D"/>
    <w:pPr>
      <w:spacing w:line="240" w:lineRule="auto"/>
    </w:pPr>
    <w:rPr>
      <w:sz w:val="20"/>
      <w:szCs w:val="20"/>
    </w:rPr>
  </w:style>
  <w:style w:type="character" w:customStyle="1" w:styleId="afffffff5">
    <w:name w:val="טקסט הערת סיום תו"/>
    <w:basedOn w:val="a4"/>
    <w:link w:val="afffffff4"/>
    <w:uiPriority w:val="99"/>
    <w:semiHidden/>
    <w:rsid w:val="009A7B4D"/>
    <w:rPr>
      <w:rFonts w:ascii="BA Fontov Regular" w:hAnsi="BA Fontov Regular" w:cs="FrankRuehl"/>
      <w:sz w:val="20"/>
      <w:szCs w:val="20"/>
    </w:rPr>
  </w:style>
  <w:style w:type="paragraph" w:styleId="afffffff6">
    <w:name w:val="macro"/>
    <w:link w:val="afffffff7"/>
    <w:uiPriority w:val="99"/>
    <w:semiHidden/>
    <w:unhideWhenUsed/>
    <w:rsid w:val="009A7B4D"/>
    <w:pPr>
      <w:tabs>
        <w:tab w:val="left" w:pos="480"/>
        <w:tab w:val="left" w:pos="960"/>
        <w:tab w:val="left" w:pos="1440"/>
        <w:tab w:val="left" w:pos="1920"/>
        <w:tab w:val="left" w:pos="2400"/>
        <w:tab w:val="left" w:pos="2880"/>
        <w:tab w:val="left" w:pos="3360"/>
        <w:tab w:val="left" w:pos="3840"/>
        <w:tab w:val="left" w:pos="4320"/>
      </w:tabs>
      <w:bidi/>
      <w:spacing w:after="0" w:line="220" w:lineRule="exact"/>
      <w:jc w:val="both"/>
    </w:pPr>
    <w:rPr>
      <w:rFonts w:ascii="Consolas" w:hAnsi="Consolas" w:cs="FrankRuehl"/>
      <w:sz w:val="20"/>
      <w:szCs w:val="20"/>
    </w:rPr>
  </w:style>
  <w:style w:type="character" w:customStyle="1" w:styleId="afffffff7">
    <w:name w:val="טקסט מאקרו תו"/>
    <w:basedOn w:val="a4"/>
    <w:link w:val="afffffff6"/>
    <w:uiPriority w:val="99"/>
    <w:semiHidden/>
    <w:rsid w:val="009A7B4D"/>
    <w:rPr>
      <w:rFonts w:ascii="Consolas" w:hAnsi="Consolas" w:cs="FrankRuehl"/>
      <w:sz w:val="20"/>
      <w:szCs w:val="20"/>
    </w:rPr>
  </w:style>
  <w:style w:type="paragraph" w:styleId="afffffff8">
    <w:name w:val="Plain Text"/>
    <w:basedOn w:val="a3"/>
    <w:link w:val="afffffff9"/>
    <w:uiPriority w:val="99"/>
    <w:semiHidden/>
    <w:unhideWhenUsed/>
    <w:rsid w:val="009A7B4D"/>
    <w:pPr>
      <w:spacing w:line="240" w:lineRule="auto"/>
    </w:pPr>
    <w:rPr>
      <w:rFonts w:ascii="Consolas" w:hAnsi="Consolas"/>
      <w:sz w:val="21"/>
      <w:szCs w:val="21"/>
    </w:rPr>
  </w:style>
  <w:style w:type="character" w:customStyle="1" w:styleId="afffffff9">
    <w:name w:val="טקסט רגיל תו"/>
    <w:basedOn w:val="a4"/>
    <w:link w:val="afffffff8"/>
    <w:uiPriority w:val="99"/>
    <w:semiHidden/>
    <w:rsid w:val="009A7B4D"/>
    <w:rPr>
      <w:rFonts w:ascii="Consolas" w:hAnsi="Consolas" w:cs="FrankRuehl"/>
      <w:sz w:val="21"/>
      <w:szCs w:val="21"/>
    </w:rPr>
  </w:style>
  <w:style w:type="character" w:styleId="afffffffa">
    <w:name w:val="Book Title"/>
    <w:basedOn w:val="a4"/>
    <w:uiPriority w:val="33"/>
    <w:qFormat/>
    <w:rsid w:val="009A7B4D"/>
    <w:rPr>
      <w:b/>
      <w:bCs/>
      <w:i/>
      <w:iCs/>
      <w:spacing w:val="5"/>
    </w:rPr>
  </w:style>
  <w:style w:type="paragraph" w:styleId="afffffffb">
    <w:name w:val="index heading"/>
    <w:basedOn w:val="a3"/>
    <w:next w:val="Index1"/>
    <w:uiPriority w:val="99"/>
    <w:semiHidden/>
    <w:unhideWhenUsed/>
    <w:rsid w:val="009A7B4D"/>
    <w:rPr>
      <w:rFonts w:asciiTheme="majorHAnsi" w:eastAsiaTheme="majorEastAsia" w:hAnsiTheme="majorHAnsi" w:cstheme="majorBidi"/>
      <w:b/>
      <w:bCs/>
    </w:rPr>
  </w:style>
  <w:style w:type="paragraph" w:styleId="afffffffc">
    <w:name w:val="Note Heading"/>
    <w:basedOn w:val="a3"/>
    <w:next w:val="a3"/>
    <w:link w:val="afffffffd"/>
    <w:uiPriority w:val="99"/>
    <w:semiHidden/>
    <w:unhideWhenUsed/>
    <w:rsid w:val="009A7B4D"/>
    <w:pPr>
      <w:spacing w:line="240" w:lineRule="auto"/>
    </w:pPr>
  </w:style>
  <w:style w:type="character" w:customStyle="1" w:styleId="afffffffd">
    <w:name w:val="כותרת הערות תו"/>
    <w:basedOn w:val="a4"/>
    <w:link w:val="afffffffc"/>
    <w:uiPriority w:val="99"/>
    <w:semiHidden/>
    <w:rsid w:val="009A7B4D"/>
    <w:rPr>
      <w:rFonts w:ascii="BA Fontov Regular" w:hAnsi="BA Fontov Regular" w:cs="FrankRuehl"/>
      <w:sz w:val="18"/>
      <w:szCs w:val="18"/>
    </w:rPr>
  </w:style>
  <w:style w:type="paragraph" w:styleId="afffffffe">
    <w:name w:val="Title"/>
    <w:basedOn w:val="a3"/>
    <w:next w:val="a3"/>
    <w:link w:val="affffffff"/>
    <w:qFormat/>
    <w:rsid w:val="009A7B4D"/>
    <w:pPr>
      <w:spacing w:line="240" w:lineRule="auto"/>
      <w:contextualSpacing/>
    </w:pPr>
    <w:rPr>
      <w:rFonts w:asciiTheme="majorHAnsi" w:eastAsiaTheme="majorEastAsia" w:hAnsiTheme="majorHAnsi" w:cstheme="majorBidi"/>
      <w:spacing w:val="-10"/>
      <w:kern w:val="28"/>
      <w:sz w:val="56"/>
      <w:szCs w:val="56"/>
    </w:rPr>
  </w:style>
  <w:style w:type="character" w:customStyle="1" w:styleId="affffffff">
    <w:name w:val="כותרת טקסט תו"/>
    <w:basedOn w:val="a4"/>
    <w:link w:val="afffffffe"/>
    <w:rsid w:val="009A7B4D"/>
    <w:rPr>
      <w:rFonts w:asciiTheme="majorHAnsi" w:eastAsiaTheme="majorEastAsia" w:hAnsiTheme="majorHAnsi" w:cstheme="majorBidi"/>
      <w:spacing w:val="-10"/>
      <w:kern w:val="28"/>
      <w:sz w:val="56"/>
      <w:szCs w:val="56"/>
    </w:rPr>
  </w:style>
  <w:style w:type="paragraph" w:styleId="affffffff0">
    <w:name w:val="Message Header"/>
    <w:basedOn w:val="a3"/>
    <w:link w:val="affffffff1"/>
    <w:uiPriority w:val="99"/>
    <w:semiHidden/>
    <w:unhideWhenUsed/>
    <w:rsid w:val="009A7B4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ffff1">
    <w:name w:val="כותרת עליונה של הודעה תו"/>
    <w:basedOn w:val="a4"/>
    <w:link w:val="affffffff0"/>
    <w:uiPriority w:val="99"/>
    <w:semiHidden/>
    <w:rsid w:val="009A7B4D"/>
    <w:rPr>
      <w:rFonts w:asciiTheme="majorHAnsi" w:eastAsiaTheme="majorEastAsia" w:hAnsiTheme="majorHAnsi" w:cstheme="majorBidi"/>
      <w:sz w:val="24"/>
      <w:szCs w:val="24"/>
      <w:shd w:val="pct20" w:color="auto" w:fill="auto"/>
    </w:rPr>
  </w:style>
  <w:style w:type="paragraph" w:styleId="affffffff2">
    <w:name w:val="toa heading"/>
    <w:basedOn w:val="a3"/>
    <w:next w:val="a3"/>
    <w:uiPriority w:val="99"/>
    <w:semiHidden/>
    <w:unhideWhenUsed/>
    <w:rsid w:val="009A7B4D"/>
    <w:pPr>
      <w:spacing w:before="120"/>
    </w:pPr>
    <w:rPr>
      <w:rFonts w:asciiTheme="majorHAnsi" w:eastAsiaTheme="majorEastAsia" w:hAnsiTheme="majorHAnsi" w:cstheme="majorBidi"/>
      <w:b/>
      <w:bCs/>
      <w:sz w:val="24"/>
      <w:szCs w:val="24"/>
    </w:rPr>
  </w:style>
  <w:style w:type="paragraph" w:styleId="affffffff3">
    <w:name w:val="Normal Indent"/>
    <w:basedOn w:val="a3"/>
    <w:uiPriority w:val="99"/>
    <w:semiHidden/>
    <w:unhideWhenUsed/>
    <w:rsid w:val="009A7B4D"/>
    <w:pPr>
      <w:ind w:left="720"/>
    </w:pPr>
  </w:style>
  <w:style w:type="paragraph" w:styleId="2f3">
    <w:name w:val="Body Text First Indent 2"/>
    <w:basedOn w:val="af6"/>
    <w:link w:val="2f4"/>
    <w:uiPriority w:val="99"/>
    <w:semiHidden/>
    <w:unhideWhenUsed/>
    <w:rsid w:val="009A7B4D"/>
    <w:pPr>
      <w:ind w:left="360" w:firstLine="360"/>
    </w:pPr>
    <w:rPr>
      <w:rFonts w:ascii="BA Fontov Regular" w:hAnsi="BA Fontov Regular"/>
      <w:w w:val="100"/>
    </w:rPr>
  </w:style>
  <w:style w:type="character" w:customStyle="1" w:styleId="2f4">
    <w:name w:val="כניסת שורה ראשונה בגוף טקסט 2 תו"/>
    <w:basedOn w:val="af7"/>
    <w:link w:val="2f3"/>
    <w:uiPriority w:val="99"/>
    <w:semiHidden/>
    <w:rsid w:val="009A7B4D"/>
    <w:rPr>
      <w:rFonts w:ascii="BA Fontov Regular" w:hAnsi="BA Fontov Regular" w:cs="FrankRuehl"/>
      <w:w w:val="92"/>
      <w:sz w:val="18"/>
      <w:szCs w:val="18"/>
    </w:rPr>
  </w:style>
  <w:style w:type="paragraph" w:styleId="HTML2">
    <w:name w:val="HTML Address"/>
    <w:basedOn w:val="a3"/>
    <w:link w:val="HTML3"/>
    <w:uiPriority w:val="99"/>
    <w:semiHidden/>
    <w:unhideWhenUsed/>
    <w:rsid w:val="009A7B4D"/>
    <w:pPr>
      <w:spacing w:line="240" w:lineRule="auto"/>
    </w:pPr>
    <w:rPr>
      <w:i/>
      <w:iCs/>
    </w:rPr>
  </w:style>
  <w:style w:type="character" w:customStyle="1" w:styleId="HTML3">
    <w:name w:val="כתובת HTML תו"/>
    <w:basedOn w:val="a4"/>
    <w:link w:val="HTML2"/>
    <w:uiPriority w:val="99"/>
    <w:semiHidden/>
    <w:rsid w:val="009A7B4D"/>
    <w:rPr>
      <w:rFonts w:ascii="BA Fontov Regular" w:hAnsi="BA Fontov Regular" w:cs="FrankRuehl"/>
      <w:i/>
      <w:iCs/>
      <w:sz w:val="18"/>
      <w:szCs w:val="18"/>
    </w:rPr>
  </w:style>
  <w:style w:type="paragraph" w:styleId="affffffff4">
    <w:name w:val="envelope address"/>
    <w:basedOn w:val="a3"/>
    <w:uiPriority w:val="99"/>
    <w:semiHidden/>
    <w:unhideWhenUsed/>
    <w:rsid w:val="009A7B4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fffffff5">
    <w:name w:val="envelope return"/>
    <w:basedOn w:val="a3"/>
    <w:uiPriority w:val="99"/>
    <w:semiHidden/>
    <w:unhideWhenUsed/>
    <w:rsid w:val="009A7B4D"/>
    <w:pPr>
      <w:spacing w:line="240" w:lineRule="auto"/>
    </w:pPr>
    <w:rPr>
      <w:rFonts w:asciiTheme="majorHAnsi" w:eastAsiaTheme="majorEastAsia" w:hAnsiTheme="majorHAnsi" w:cstheme="majorBidi"/>
      <w:sz w:val="20"/>
      <w:szCs w:val="20"/>
    </w:rPr>
  </w:style>
  <w:style w:type="paragraph" w:styleId="affffffff6">
    <w:name w:val="No Spacing"/>
    <w:uiPriority w:val="1"/>
    <w:qFormat/>
    <w:rsid w:val="009A7B4D"/>
    <w:pPr>
      <w:bidi/>
      <w:spacing w:after="0" w:line="240" w:lineRule="auto"/>
      <w:jc w:val="both"/>
    </w:pPr>
    <w:rPr>
      <w:rFonts w:ascii="BA Fontov Regular" w:hAnsi="BA Fontov Regular" w:cs="FrankRuehl"/>
      <w:sz w:val="18"/>
      <w:szCs w:val="18"/>
    </w:rPr>
  </w:style>
  <w:style w:type="numbering" w:styleId="a1">
    <w:name w:val="Outline List 3"/>
    <w:basedOn w:val="a6"/>
    <w:uiPriority w:val="99"/>
    <w:semiHidden/>
    <w:unhideWhenUsed/>
    <w:rsid w:val="009A7B4D"/>
    <w:pPr>
      <w:numPr>
        <w:numId w:val="32"/>
      </w:numPr>
    </w:pPr>
  </w:style>
  <w:style w:type="character" w:styleId="HTML4">
    <w:name w:val="HTML Typewriter"/>
    <w:basedOn w:val="a4"/>
    <w:uiPriority w:val="99"/>
    <w:semiHidden/>
    <w:unhideWhenUsed/>
    <w:rsid w:val="009A7B4D"/>
    <w:rPr>
      <w:rFonts w:ascii="Consolas" w:hAnsi="Consolas"/>
      <w:sz w:val="20"/>
      <w:szCs w:val="20"/>
    </w:rPr>
  </w:style>
  <w:style w:type="character" w:styleId="HTML5">
    <w:name w:val="HTML Keyboard"/>
    <w:basedOn w:val="a4"/>
    <w:uiPriority w:val="99"/>
    <w:semiHidden/>
    <w:unhideWhenUsed/>
    <w:rsid w:val="009A7B4D"/>
    <w:rPr>
      <w:rFonts w:ascii="Consolas" w:hAnsi="Consolas"/>
      <w:sz w:val="20"/>
      <w:szCs w:val="20"/>
    </w:rPr>
  </w:style>
  <w:style w:type="table" w:styleId="affffffff7">
    <w:name w:val="Table Theme"/>
    <w:basedOn w:val="a5"/>
    <w:uiPriority w:val="99"/>
    <w:semiHidden/>
    <w:unhideWhenUsed/>
    <w:rsid w:val="009A7B4D"/>
    <w:pPr>
      <w:bidi/>
      <w:spacing w:after="0" w:line="22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8">
    <w:name w:val="Closing"/>
    <w:basedOn w:val="a3"/>
    <w:link w:val="affffffff9"/>
    <w:uiPriority w:val="99"/>
    <w:semiHidden/>
    <w:unhideWhenUsed/>
    <w:rsid w:val="009A7B4D"/>
    <w:pPr>
      <w:spacing w:line="240" w:lineRule="auto"/>
      <w:ind w:left="4252"/>
    </w:pPr>
  </w:style>
  <w:style w:type="character" w:customStyle="1" w:styleId="affffffff9">
    <w:name w:val="סיום תו"/>
    <w:basedOn w:val="a4"/>
    <w:link w:val="affffffff8"/>
    <w:uiPriority w:val="99"/>
    <w:semiHidden/>
    <w:rsid w:val="009A7B4D"/>
    <w:rPr>
      <w:rFonts w:ascii="BA Fontov Regular" w:hAnsi="BA Fontov Regular" w:cs="FrankRuehl"/>
      <w:sz w:val="18"/>
      <w:szCs w:val="18"/>
    </w:rPr>
  </w:style>
  <w:style w:type="table" w:styleId="1c">
    <w:name w:val="Table Columns 1"/>
    <w:basedOn w:val="a5"/>
    <w:uiPriority w:val="99"/>
    <w:semiHidden/>
    <w:unhideWhenUsed/>
    <w:rsid w:val="009A7B4D"/>
    <w:pPr>
      <w:bidi/>
      <w:spacing w:after="0" w:line="220" w:lineRule="exact"/>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5"/>
    <w:uiPriority w:val="99"/>
    <w:semiHidden/>
    <w:unhideWhenUsed/>
    <w:rsid w:val="009A7B4D"/>
    <w:pPr>
      <w:bidi/>
      <w:spacing w:after="0" w:line="220" w:lineRule="exact"/>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Columns 3"/>
    <w:basedOn w:val="a5"/>
    <w:uiPriority w:val="99"/>
    <w:semiHidden/>
    <w:unhideWhenUsed/>
    <w:rsid w:val="009A7B4D"/>
    <w:pPr>
      <w:bidi/>
      <w:spacing w:after="0" w:line="220" w:lineRule="exact"/>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5"/>
    <w:uiPriority w:val="99"/>
    <w:semiHidden/>
    <w:unhideWhenUsed/>
    <w:rsid w:val="009A7B4D"/>
    <w:pPr>
      <w:bidi/>
      <w:spacing w:after="0" w:line="220" w:lineRule="exact"/>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uiPriority w:val="99"/>
    <w:semiHidden/>
    <w:unhideWhenUsed/>
    <w:rsid w:val="009A7B4D"/>
    <w:pPr>
      <w:bidi/>
      <w:spacing w:after="0" w:line="220" w:lineRule="exac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fffa">
    <w:name w:val="Quote"/>
    <w:basedOn w:val="a3"/>
    <w:next w:val="a3"/>
    <w:link w:val="affffffffb"/>
    <w:uiPriority w:val="29"/>
    <w:qFormat/>
    <w:rsid w:val="009A7B4D"/>
    <w:pPr>
      <w:spacing w:before="200" w:after="160"/>
      <w:ind w:left="864" w:right="864"/>
      <w:jc w:val="center"/>
    </w:pPr>
    <w:rPr>
      <w:i/>
      <w:iCs/>
      <w:color w:val="404040" w:themeColor="text1" w:themeTint="BF"/>
    </w:rPr>
  </w:style>
  <w:style w:type="character" w:customStyle="1" w:styleId="affffffffb">
    <w:name w:val="ציטוט תו"/>
    <w:basedOn w:val="a4"/>
    <w:link w:val="affffffffa"/>
    <w:uiPriority w:val="29"/>
    <w:rsid w:val="009A7B4D"/>
    <w:rPr>
      <w:rFonts w:ascii="BA Fontov Regular" w:hAnsi="BA Fontov Regular" w:cs="FrankRuehl"/>
      <w:i/>
      <w:iCs/>
      <w:color w:val="404040" w:themeColor="text1" w:themeTint="BF"/>
      <w:sz w:val="18"/>
      <w:szCs w:val="18"/>
    </w:rPr>
  </w:style>
  <w:style w:type="character" w:styleId="affffffffc">
    <w:name w:val="Smart Link"/>
    <w:basedOn w:val="a4"/>
    <w:uiPriority w:val="99"/>
    <w:semiHidden/>
    <w:unhideWhenUsed/>
    <w:rsid w:val="009A7B4D"/>
    <w:rPr>
      <w:color w:val="0000FF"/>
      <w:u w:val="single"/>
      <w:shd w:val="clear" w:color="auto" w:fill="F3F2F1"/>
    </w:rPr>
  </w:style>
  <w:style w:type="character" w:styleId="HTML6">
    <w:name w:val="HTML Acronym"/>
    <w:basedOn w:val="a4"/>
    <w:uiPriority w:val="99"/>
    <w:semiHidden/>
    <w:unhideWhenUsed/>
    <w:rsid w:val="009A7B4D"/>
  </w:style>
  <w:style w:type="paragraph" w:styleId="2f6">
    <w:name w:val="List 2"/>
    <w:basedOn w:val="a3"/>
    <w:uiPriority w:val="99"/>
    <w:semiHidden/>
    <w:unhideWhenUsed/>
    <w:rsid w:val="009A7B4D"/>
    <w:pPr>
      <w:ind w:left="566" w:hanging="283"/>
      <w:contextualSpacing/>
    </w:pPr>
  </w:style>
  <w:style w:type="paragraph" w:styleId="3f3">
    <w:name w:val="List 3"/>
    <w:basedOn w:val="a3"/>
    <w:uiPriority w:val="99"/>
    <w:semiHidden/>
    <w:unhideWhenUsed/>
    <w:rsid w:val="009A7B4D"/>
    <w:pPr>
      <w:ind w:left="849" w:hanging="283"/>
      <w:contextualSpacing/>
    </w:pPr>
  </w:style>
  <w:style w:type="paragraph" w:styleId="49">
    <w:name w:val="List 4"/>
    <w:basedOn w:val="a3"/>
    <w:uiPriority w:val="99"/>
    <w:semiHidden/>
    <w:unhideWhenUsed/>
    <w:rsid w:val="009A7B4D"/>
    <w:pPr>
      <w:ind w:left="1132" w:hanging="283"/>
      <w:contextualSpacing/>
    </w:pPr>
  </w:style>
  <w:style w:type="paragraph" w:styleId="58">
    <w:name w:val="List 5"/>
    <w:basedOn w:val="a3"/>
    <w:uiPriority w:val="99"/>
    <w:semiHidden/>
    <w:unhideWhenUsed/>
    <w:rsid w:val="009A7B4D"/>
    <w:pPr>
      <w:ind w:left="1415" w:hanging="283"/>
      <w:contextualSpacing/>
    </w:pPr>
  </w:style>
  <w:style w:type="table" w:styleId="affffffffd">
    <w:name w:val="Light List"/>
    <w:basedOn w:val="a5"/>
    <w:uiPriority w:val="61"/>
    <w:semiHidden/>
    <w:unhideWhenUsed/>
    <w:rsid w:val="009A7B4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5"/>
    <w:uiPriority w:val="61"/>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2">
    <w:name w:val="Light List Accent 2"/>
    <w:basedOn w:val="a5"/>
    <w:uiPriority w:val="61"/>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2">
    <w:name w:val="Light List Accent 3"/>
    <w:basedOn w:val="a5"/>
    <w:uiPriority w:val="61"/>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2">
    <w:name w:val="Light List Accent 4"/>
    <w:basedOn w:val="a5"/>
    <w:uiPriority w:val="61"/>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1">
    <w:name w:val="Light List Accent 5"/>
    <w:basedOn w:val="a5"/>
    <w:uiPriority w:val="61"/>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1">
    <w:name w:val="Light List Accent 6"/>
    <w:basedOn w:val="a5"/>
    <w:uiPriority w:val="61"/>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1d">
    <w:name w:val="Table List 1"/>
    <w:basedOn w:val="a5"/>
    <w:uiPriority w:val="99"/>
    <w:semiHidden/>
    <w:unhideWhenUsed/>
    <w:rsid w:val="009A7B4D"/>
    <w:pPr>
      <w:bidi/>
      <w:spacing w:after="0" w:line="220" w:lineRule="exact"/>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5"/>
    <w:uiPriority w:val="99"/>
    <w:semiHidden/>
    <w:unhideWhenUsed/>
    <w:rsid w:val="009A7B4D"/>
    <w:pPr>
      <w:bidi/>
      <w:spacing w:after="0" w:line="220" w:lineRule="exact"/>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4">
    <w:name w:val="Table List 3"/>
    <w:basedOn w:val="a5"/>
    <w:uiPriority w:val="99"/>
    <w:semiHidden/>
    <w:unhideWhenUsed/>
    <w:rsid w:val="009A7B4D"/>
    <w:pPr>
      <w:bidi/>
      <w:spacing w:after="0" w:line="220" w:lineRule="exact"/>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5"/>
    <w:uiPriority w:val="99"/>
    <w:semiHidden/>
    <w:unhideWhenUsed/>
    <w:rsid w:val="009A7B4D"/>
    <w:pPr>
      <w:bidi/>
      <w:spacing w:after="0" w:line="220" w:lineRule="exact"/>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e">
    <w:name w:val="Medium Lis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2">
    <w:name w:val="Medium List 1 Accent 2"/>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2">
    <w:name w:val="Medium List 1 Accent 3"/>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2">
    <w:name w:val="Medium List 1 Accent 4"/>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2">
    <w:name w:val="Medium List 1 Accent 5"/>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2">
    <w:name w:val="Medium List 1 Accent 6"/>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8">
    <w:name w:val="Medium Lis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ffffffffe">
    <w:name w:val="Dark List"/>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3">
    <w:name w:val="Dark List Accent 2"/>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
    <w:name w:val="List Number"/>
    <w:basedOn w:val="a3"/>
    <w:uiPriority w:val="99"/>
    <w:semiHidden/>
    <w:unhideWhenUsed/>
    <w:rsid w:val="009A7B4D"/>
    <w:pPr>
      <w:numPr>
        <w:numId w:val="33"/>
      </w:numPr>
      <w:contextualSpacing/>
    </w:pPr>
  </w:style>
  <w:style w:type="paragraph" w:styleId="2">
    <w:name w:val="List Number 2"/>
    <w:basedOn w:val="a3"/>
    <w:uiPriority w:val="99"/>
    <w:semiHidden/>
    <w:unhideWhenUsed/>
    <w:rsid w:val="009A7B4D"/>
    <w:pPr>
      <w:numPr>
        <w:numId w:val="34"/>
      </w:numPr>
      <w:contextualSpacing/>
    </w:pPr>
  </w:style>
  <w:style w:type="paragraph" w:styleId="3">
    <w:name w:val="List Number 3"/>
    <w:basedOn w:val="a3"/>
    <w:uiPriority w:val="99"/>
    <w:semiHidden/>
    <w:unhideWhenUsed/>
    <w:rsid w:val="009A7B4D"/>
    <w:pPr>
      <w:numPr>
        <w:numId w:val="35"/>
      </w:numPr>
      <w:contextualSpacing/>
    </w:pPr>
  </w:style>
  <w:style w:type="paragraph" w:styleId="4">
    <w:name w:val="List Number 4"/>
    <w:basedOn w:val="a3"/>
    <w:uiPriority w:val="99"/>
    <w:semiHidden/>
    <w:unhideWhenUsed/>
    <w:rsid w:val="009A7B4D"/>
    <w:pPr>
      <w:numPr>
        <w:numId w:val="36"/>
      </w:numPr>
      <w:contextualSpacing/>
    </w:pPr>
  </w:style>
  <w:style w:type="paragraph" w:styleId="5">
    <w:name w:val="List Number 5"/>
    <w:basedOn w:val="a3"/>
    <w:uiPriority w:val="99"/>
    <w:semiHidden/>
    <w:unhideWhenUsed/>
    <w:rsid w:val="009A7B4D"/>
    <w:pPr>
      <w:numPr>
        <w:numId w:val="37"/>
      </w:numPr>
      <w:contextualSpacing/>
    </w:pPr>
  </w:style>
  <w:style w:type="paragraph" w:styleId="a0">
    <w:name w:val="List Bullet"/>
    <w:basedOn w:val="a3"/>
    <w:uiPriority w:val="99"/>
    <w:semiHidden/>
    <w:unhideWhenUsed/>
    <w:rsid w:val="009A7B4D"/>
    <w:pPr>
      <w:numPr>
        <w:numId w:val="38"/>
      </w:numPr>
      <w:contextualSpacing/>
    </w:pPr>
  </w:style>
  <w:style w:type="paragraph" w:styleId="20">
    <w:name w:val="List Bullet 2"/>
    <w:basedOn w:val="a3"/>
    <w:uiPriority w:val="99"/>
    <w:semiHidden/>
    <w:unhideWhenUsed/>
    <w:rsid w:val="009A7B4D"/>
    <w:pPr>
      <w:numPr>
        <w:numId w:val="39"/>
      </w:numPr>
      <w:contextualSpacing/>
    </w:pPr>
  </w:style>
  <w:style w:type="paragraph" w:styleId="30">
    <w:name w:val="List Bullet 3"/>
    <w:basedOn w:val="a3"/>
    <w:uiPriority w:val="99"/>
    <w:semiHidden/>
    <w:unhideWhenUsed/>
    <w:rsid w:val="009A7B4D"/>
    <w:pPr>
      <w:numPr>
        <w:numId w:val="40"/>
      </w:numPr>
      <w:contextualSpacing/>
    </w:pPr>
  </w:style>
  <w:style w:type="paragraph" w:styleId="40">
    <w:name w:val="List Bullet 4"/>
    <w:basedOn w:val="a3"/>
    <w:uiPriority w:val="99"/>
    <w:semiHidden/>
    <w:unhideWhenUsed/>
    <w:rsid w:val="009A7B4D"/>
    <w:pPr>
      <w:numPr>
        <w:numId w:val="41"/>
      </w:numPr>
      <w:contextualSpacing/>
    </w:pPr>
  </w:style>
  <w:style w:type="paragraph" w:styleId="50">
    <w:name w:val="List Bullet 5"/>
    <w:basedOn w:val="a3"/>
    <w:uiPriority w:val="99"/>
    <w:semiHidden/>
    <w:unhideWhenUsed/>
    <w:rsid w:val="009A7B4D"/>
    <w:pPr>
      <w:numPr>
        <w:numId w:val="42"/>
      </w:numPr>
      <w:contextualSpacing/>
    </w:pPr>
  </w:style>
  <w:style w:type="table" w:styleId="afffffffff">
    <w:name w:val="Colorful List"/>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3">
    <w:name w:val="Colorful List Accent 5"/>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3">
    <w:name w:val="Colorful List Accent 6"/>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afffffffff0">
    <w:name w:val="table of authorities"/>
    <w:basedOn w:val="a3"/>
    <w:next w:val="a3"/>
    <w:uiPriority w:val="99"/>
    <w:semiHidden/>
    <w:unhideWhenUsed/>
    <w:rsid w:val="009A7B4D"/>
    <w:pPr>
      <w:ind w:left="180" w:hanging="180"/>
    </w:pPr>
  </w:style>
  <w:style w:type="table" w:styleId="-15">
    <w:name w:val="Light Grid Accent 1"/>
    <w:basedOn w:val="a5"/>
    <w:uiPriority w:val="62"/>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5">
    <w:name w:val="Light Grid Accent 2"/>
    <w:basedOn w:val="a5"/>
    <w:uiPriority w:val="62"/>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5">
    <w:name w:val="Light Grid Accent 3"/>
    <w:basedOn w:val="a5"/>
    <w:uiPriority w:val="62"/>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5">
    <w:name w:val="Light Grid Accent 4"/>
    <w:basedOn w:val="a5"/>
    <w:uiPriority w:val="62"/>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4">
    <w:name w:val="Light Grid Accent 5"/>
    <w:basedOn w:val="a5"/>
    <w:uiPriority w:val="62"/>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4">
    <w:name w:val="Light Grid Accent 6"/>
    <w:basedOn w:val="a5"/>
    <w:uiPriority w:val="62"/>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Grid 1 Accent 1"/>
    <w:basedOn w:val="a5"/>
    <w:uiPriority w:val="67"/>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f">
    <w:name w:val="Medium Grid 1"/>
    <w:basedOn w:val="a5"/>
    <w:uiPriority w:val="67"/>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3">
    <w:name w:val="Medium Grid 1 Accent 2"/>
    <w:basedOn w:val="a5"/>
    <w:uiPriority w:val="67"/>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3">
    <w:name w:val="Medium Grid 1 Accent 3"/>
    <w:basedOn w:val="a5"/>
    <w:uiPriority w:val="67"/>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3">
    <w:name w:val="Medium Grid 1 Accent 4"/>
    <w:basedOn w:val="a5"/>
    <w:uiPriority w:val="67"/>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3">
    <w:name w:val="Medium Grid 1 Accent 5"/>
    <w:basedOn w:val="a5"/>
    <w:uiPriority w:val="67"/>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3">
    <w:name w:val="Medium Grid 1 Accent 6"/>
    <w:basedOn w:val="a5"/>
    <w:uiPriority w:val="67"/>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9">
    <w:name w:val="Medium Grid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3">
    <w:name w:val="Medium Grid 2 Accent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3">
    <w:name w:val="Medium Grid 2 Accent 3"/>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2">
    <w:name w:val="Medium Grid 2 Accent 4"/>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3">
    <w:name w:val="Medium Grid 2 Accent 5"/>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3">
    <w:name w:val="Medium Grid 2 Accent 6"/>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f5">
    <w:name w:val="Medium Grid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1">
    <w:name w:val="Medium Grid 3 Accent 2"/>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1">
    <w:name w:val="Medium Grid 3 Accent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1">
    <w:name w:val="Medium Grid 3 Accent 4"/>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1">
    <w:name w:val="Medium Grid 3 Accent 5"/>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1">
    <w:name w:val="Medium Grid 3 Accent 6"/>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f0">
    <w:name w:val="Table Grid 1"/>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a">
    <w:name w:val="Table Grid 2"/>
    <w:basedOn w:val="a5"/>
    <w:uiPriority w:val="99"/>
    <w:semiHidden/>
    <w:unhideWhenUsed/>
    <w:rsid w:val="009A7B4D"/>
    <w:pPr>
      <w:bidi/>
      <w:spacing w:after="0" w:line="220" w:lineRule="exact"/>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6">
    <w:name w:val="Table Grid 3"/>
    <w:basedOn w:val="a5"/>
    <w:uiPriority w:val="99"/>
    <w:semiHidden/>
    <w:unhideWhenUsed/>
    <w:rsid w:val="009A7B4D"/>
    <w:pPr>
      <w:bidi/>
      <w:spacing w:after="0" w:line="220" w:lineRule="exact"/>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5"/>
    <w:uiPriority w:val="99"/>
    <w:semiHidden/>
    <w:unhideWhenUsed/>
    <w:rsid w:val="009A7B4D"/>
    <w:pPr>
      <w:bidi/>
      <w:spacing w:after="0" w:line="220" w:lineRule="exact"/>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5"/>
    <w:uiPriority w:val="99"/>
    <w:semiHidden/>
    <w:unhideWhenUsed/>
    <w:rsid w:val="009A7B4D"/>
    <w:pPr>
      <w:bidi/>
      <w:spacing w:after="0" w:line="220" w:lineRule="exact"/>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9A7B4D"/>
    <w:pPr>
      <w:bidi/>
      <w:spacing w:after="0" w:line="220" w:lineRule="exac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1">
    <w:name w:val="Grid Table Light"/>
    <w:basedOn w:val="a5"/>
    <w:uiPriority w:val="40"/>
    <w:rsid w:val="009A7B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ffffffff2">
    <w:name w:val="Colorful Grid"/>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6">
    <w:name w:val="Colorful Grid Accent 2"/>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6">
    <w:name w:val="Colorful Grid Accent 3"/>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ffffff3">
    <w:name w:val="Date"/>
    <w:basedOn w:val="a3"/>
    <w:next w:val="a3"/>
    <w:link w:val="afffffffff4"/>
    <w:uiPriority w:val="99"/>
    <w:semiHidden/>
    <w:unhideWhenUsed/>
    <w:rsid w:val="009A7B4D"/>
  </w:style>
  <w:style w:type="character" w:customStyle="1" w:styleId="afffffffff4">
    <w:name w:val="תאריך תו"/>
    <w:basedOn w:val="a4"/>
    <w:link w:val="afffffffff3"/>
    <w:uiPriority w:val="99"/>
    <w:semiHidden/>
    <w:rsid w:val="009A7B4D"/>
    <w:rPr>
      <w:rFonts w:ascii="BA Fontov Regular" w:hAnsi="BA Fontov Regular" w:cs="FrankRuehl"/>
      <w:sz w:val="18"/>
      <w:szCs w:val="18"/>
    </w:rPr>
  </w:style>
  <w:style w:type="character" w:styleId="Hashtag">
    <w:name w:val="Hashtag"/>
    <w:basedOn w:val="a4"/>
    <w:uiPriority w:val="99"/>
    <w:semiHidden/>
    <w:unhideWhenUsed/>
    <w:rsid w:val="009A7B4D"/>
    <w:rPr>
      <w:color w:val="2B579A"/>
      <w:shd w:val="clear" w:color="auto" w:fill="E1DFDD"/>
    </w:rPr>
  </w:style>
  <w:style w:type="character" w:customStyle="1" w:styleId="2fb">
    <w:name w:val="אמוראים תו 2"/>
    <w:basedOn w:val="afffff5"/>
    <w:uiPriority w:val="1"/>
    <w:qFormat/>
    <w:rsid w:val="0055675F"/>
    <w:rPr>
      <w:rFonts w:ascii="FrankRuehl" w:hAnsi="FrankRuehl" w:cs="BA Vilna Regular"/>
      <w:spacing w:val="4"/>
      <w:sz w:val="16"/>
      <w:szCs w:val="12"/>
    </w:rPr>
  </w:style>
  <w:style w:type="character" w:customStyle="1" w:styleId="MisparKeta">
    <w:name w:val="מספר קטע"/>
    <w:basedOn w:val="a4"/>
    <w:uiPriority w:val="1"/>
    <w:qFormat/>
    <w:rPr>
      <w:rFonts w:cs="BA Vilna Bold"/>
      <w:bCs/>
      <w:color w:val="7A5A14"/>
      <w:szCs w:val="14"/>
    </w:rPr>
  </w:style>
  <w:style w:type="character" w:customStyle="1" w:styleId="NoseMishna">
    <w:name w:val="נושא משנה"/>
    <w:basedOn w:val="a4"/>
    <w:uiPriority w:val="1"/>
    <w:qFormat/>
    <w:rPr>
      <w:rFonts w:cs="BA TM • Vilna Extra-Bold"/>
      <w:spacing w:val="4"/>
      <w:sz w:val="22"/>
      <w:szCs w:val="22"/>
    </w:rPr>
  </w:style>
  <w:style w:type="character" w:customStyle="1" w:styleId="TanaimMishna">
    <w:name w:val="תנאי המשנה"/>
    <w:basedOn w:val="a4"/>
    <w:uiPriority w:val="1"/>
    <w:qFormat/>
    <w:rPr>
      <w:rFonts w:ascii="BA Vilna Bold" w:hAnsi="BA Vilna Bold" w:cs="BA Vilna Bold"/>
      <w:b/>
      <w:bCs/>
      <w:spacing w:val="4"/>
      <w:sz w:val="18"/>
      <w:szCs w:val="18"/>
    </w:rPr>
  </w:style>
  <w:style w:type="character" w:customStyle="1" w:styleId="HesberMishna">
    <w:name w:val="הסבר במשנה"/>
    <w:basedOn w:val="a4"/>
    <w:uiPriority w:val="1"/>
    <w:qFormat/>
    <w:rPr>
      <w:rFonts w:ascii="Fb Fontext" w:hAnsi="Fb Fontext" w:cs="FrankRuehl"/>
      <w:sz w:val="16"/>
      <w:szCs w:val="16"/>
    </w:rPr>
  </w:style>
  <w:style w:type="paragraph" w:customStyle="1" w:styleId="MishnaBatzad">
    <w:name w:val="משנה בצד"/>
    <w:basedOn w:val="a3"/>
    <w:qFormat/>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paragraph" w:customStyle="1" w:styleId="PetichatPerek">
    <w:name w:val="פתיחת פרק"/>
    <w:basedOn w:val="a3"/>
    <w:next w:val="a3"/>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3"/>
    <w:next w:val="a3"/>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eader" Target="header3.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2781</TotalTime>
  <Pages>461</Pages>
  <Words>163485</Words>
  <Characters>817425</Characters>
  <Application>Microsoft Office Word</Application>
  <DocSecurity>0</DocSecurity>
  <Lines>6811</Lines>
  <Paragraphs>1957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978953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m7654301@gmail.com</cp:lastModifiedBy>
  <cp:revision>19</cp:revision>
  <cp:lastPrinted>2021-05-19T07:28:00Z</cp:lastPrinted>
  <dcterms:created xsi:type="dcterms:W3CDTF">2021-03-23T05:19:00Z</dcterms:created>
  <dcterms:modified xsi:type="dcterms:W3CDTF">2021-05-19T07:29:00Z</dcterms:modified>
</cp:coreProperties>
</file>